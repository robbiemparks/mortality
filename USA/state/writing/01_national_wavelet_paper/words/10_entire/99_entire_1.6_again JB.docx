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77777777" w:rsidR="00DC265F" w:rsidRPr="004E0482" w:rsidRDefault="00DC265F" w:rsidP="00B3245F">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B3245F">
      <w:pPr>
        <w:spacing w:after="0" w:line="480" w:lineRule="auto"/>
        <w:rPr>
          <w:rFonts w:ascii="Times New Roman" w:hAnsi="Times New Roman"/>
          <w:color w:val="000000" w:themeColor="text1"/>
          <w:sz w:val="24"/>
          <w:szCs w:val="24"/>
        </w:rPr>
      </w:pPr>
    </w:p>
    <w:p w14:paraId="749EF0D9" w14:textId="4EDB2A31"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lang w:val="it-IT"/>
        </w:rPr>
        <w:t>Ralf Toumi</w:t>
      </w:r>
      <w:r w:rsidR="00060CA5">
        <w:rPr>
          <w:rFonts w:ascii="Times New Roman" w:hAnsi="Times New Roman"/>
          <w:color w:val="000000" w:themeColor="text1"/>
          <w:sz w:val="24"/>
          <w:szCs w:val="24"/>
          <w:vertAlign w:val="superscript"/>
          <w:lang w:val="it-IT"/>
        </w:rPr>
        <w:t>3</w:t>
      </w:r>
      <w:r w:rsidRPr="004E0482">
        <w:rPr>
          <w:rFonts w:ascii="Times New Roman" w:hAnsi="Times New Roman"/>
          <w:color w:val="000000" w:themeColor="text1"/>
          <w:sz w:val="24"/>
          <w:szCs w:val="24"/>
          <w:lang w:val="it-IT"/>
        </w:rPr>
        <w:t>, Majid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B3245F">
      <w:pPr>
        <w:spacing w:after="0" w:line="480" w:lineRule="auto"/>
        <w:rPr>
          <w:rFonts w:ascii="Times New Roman" w:hAnsi="Times New Roman"/>
          <w:color w:val="000000" w:themeColor="text1"/>
          <w:sz w:val="24"/>
          <w:szCs w:val="24"/>
          <w:lang w:val="it-IT"/>
        </w:rPr>
      </w:pPr>
    </w:p>
    <w:p w14:paraId="32AF1ED8"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27103328" w14:textId="79CD48D0" w:rsidR="00DC265F" w:rsidRPr="004E0482" w:rsidRDefault="00833790" w:rsidP="00B3245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B3245F">
      <w:pPr>
        <w:spacing w:after="0" w:line="480" w:lineRule="auto"/>
        <w:rPr>
          <w:rFonts w:ascii="Times New Roman" w:hAnsi="Times New Roman"/>
          <w:color w:val="000000" w:themeColor="text1"/>
          <w:sz w:val="24"/>
          <w:szCs w:val="24"/>
        </w:rPr>
      </w:pPr>
    </w:p>
    <w:p w14:paraId="6B2C0AA4"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 M Parks: robbie.parks@imperial.ac.uk</w:t>
      </w:r>
    </w:p>
    <w:p w14:paraId="13A12DD7" w14:textId="5819DEE9"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r w:rsidR="00CA086B" w:rsidRPr="004412C7">
        <w:rPr>
          <w:rFonts w:ascii="Times New Roman" w:hAnsi="Times New Roman"/>
          <w:sz w:val="24"/>
          <w:szCs w:val="24"/>
        </w:rPr>
        <w:t>j.e.bennett@imperial.ac.uk</w:t>
      </w:r>
    </w:p>
    <w:p w14:paraId="2968591D"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Ralf Toumi: r.toumi@imperial.ac.uk</w:t>
      </w:r>
    </w:p>
    <w:p w14:paraId="232F765E"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lang w:val="it-IT"/>
        </w:rPr>
        <w:t xml:space="preserve">Majid Ezzati: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B3245F">
      <w:pPr>
        <w:spacing w:after="0" w:line="480" w:lineRule="auto"/>
        <w:rPr>
          <w:rFonts w:ascii="Times New Roman" w:hAnsi="Times New Roman"/>
          <w:color w:val="000000" w:themeColor="text1"/>
          <w:sz w:val="24"/>
          <w:szCs w:val="24"/>
        </w:rPr>
      </w:pPr>
    </w:p>
    <w:p w14:paraId="2547D212"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Majid Ezzati</w:t>
      </w:r>
    </w:p>
    <w:p w14:paraId="35003B0E"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B3245F">
      <w:pPr>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5BE6D457" w14:textId="400DA3D8" w:rsidR="000474A7" w:rsidRPr="00C24564" w:rsidRDefault="00DC265F" w:rsidP="00B3245F">
      <w:pPr>
        <w:rPr>
          <w:rFonts w:ascii="Times New Roman" w:hAnsi="Times New Roman"/>
          <w:b/>
          <w:color w:val="000000" w:themeColor="text1"/>
          <w:sz w:val="24"/>
          <w:szCs w:val="24"/>
        </w:rPr>
      </w:pPr>
      <w:r w:rsidRPr="00C24564">
        <w:rPr>
          <w:rFonts w:ascii="Times New Roman" w:hAnsi="Times New Roman"/>
          <w:b/>
          <w:color w:val="000000" w:themeColor="text1"/>
          <w:sz w:val="24"/>
          <w:szCs w:val="24"/>
        </w:rPr>
        <w:lastRenderedPageBreak/>
        <w:t>[[[to be written after the rest of paper is complete, the standalone opening/abstract paragraph]]]</w:t>
      </w:r>
    </w:p>
    <w:p w14:paraId="6653700E" w14:textId="77777777" w:rsidR="00DC265F" w:rsidRPr="004E0482" w:rsidRDefault="00DC265F" w:rsidP="00B3245F">
      <w:pPr>
        <w:rPr>
          <w:rFonts w:ascii="Times New Roman" w:hAnsi="Times New Roman"/>
          <w:color w:val="000000" w:themeColor="text1"/>
          <w:sz w:val="24"/>
          <w:szCs w:val="24"/>
        </w:rPr>
      </w:pPr>
    </w:p>
    <w:p w14:paraId="1EFFB7F5" w14:textId="04B6C8F8" w:rsidR="006F297A" w:rsidRPr="004E0482" w:rsidRDefault="006F297A" w:rsidP="006F297A">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It is well-established that disease and death rates vary throughout the year, and in temperate climates there tend to be more deaths in winter than in summer.</w:t>
      </w:r>
      <w:commentRangeStart w:id="0"/>
      <w:r w:rsidRPr="004E048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dXJscz48L3JlY29yZD48L0NpdGU+PC9FbmROb3RlPgB=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dXJscz48L3JlY29yZD48L0NpdGU+PC9FbmROb3RlPgB=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1-4</w:t>
      </w:r>
      <w:r w:rsidRPr="004E0482">
        <w:rPr>
          <w:rFonts w:ascii="Times New Roman" w:hAnsi="Times New Roman"/>
          <w:color w:val="000000" w:themeColor="text1"/>
          <w:sz w:val="24"/>
          <w:szCs w:val="24"/>
        </w:rPr>
        <w:fldChar w:fldCharType="end"/>
      </w:r>
      <w:commentRangeEnd w:id="0"/>
      <w:r w:rsidR="00FE02E4">
        <w:rPr>
          <w:rStyle w:val="CommentReference"/>
          <w:rFonts w:asciiTheme="minorHAnsi" w:eastAsiaTheme="minorHAnsi" w:hAnsiTheme="minorHAnsi" w:cstheme="minorBidi"/>
        </w:rPr>
        <w:commentReference w:id="0"/>
      </w:r>
      <w:r w:rsidRPr="004E0482">
        <w:rPr>
          <w:rFonts w:ascii="Times New Roman" w:hAnsi="Times New Roman"/>
          <w:color w:val="000000" w:themeColor="text1"/>
          <w:sz w:val="24"/>
          <w:szCs w:val="24"/>
        </w:rPr>
        <w:t xml:space="preserve"> Less has been done on how the seasonal patterns of mortality are similar versus distinct in relation to age and sex.</w:t>
      </w:r>
      <w:r w:rsidRPr="004E0482">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5-8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Further, i</w:t>
      </w:r>
      <w:r w:rsidRPr="004E0482">
        <w:rPr>
          <w:rFonts w:ascii="Times New Roman" w:hAnsi="Times New Roman"/>
          <w:color w:val="000000" w:themeColor="text1"/>
          <w:sz w:val="24"/>
          <w:szCs w:val="24"/>
        </w:rPr>
        <w:t>n a large country like the USA, which possesses distinct climate regions, not only average annual death rates vary throughout the country, but also the seasonality of mortality itself may vary geographically, due to localised weather</w:t>
      </w:r>
      <w:r>
        <w:rPr>
          <w:rFonts w:ascii="Times New Roman" w:hAnsi="Times New Roman"/>
          <w:color w:val="000000" w:themeColor="text1"/>
          <w:sz w:val="24"/>
          <w:szCs w:val="24"/>
        </w:rPr>
        <w:t xml:space="preserve"> patterns</w:t>
      </w:r>
      <w:r w:rsidRPr="004E0482">
        <w:rPr>
          <w:rFonts w:ascii="Times New Roman" w:hAnsi="Times New Roman"/>
          <w:color w:val="000000" w:themeColor="text1"/>
          <w:sz w:val="24"/>
          <w:szCs w:val="24"/>
        </w:rPr>
        <w:t>, as well variations in measures such as heating,</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air conditioning, and healthcare which can reduce the adverse effects of warm and cold weather.</w:t>
      </w:r>
      <w:r w:rsidR="007560D4" w:rsidRPr="004E0482">
        <w:rPr>
          <w:rFonts w:ascii="Times New Roman" w:hAnsi="Times New Roman"/>
          <w:color w:val="000000" w:themeColor="text1"/>
          <w:sz w:val="24"/>
          <w:szCs w:val="24"/>
        </w:rPr>
        <w:fldChar w:fldCharType="begin"/>
      </w:r>
      <w:r w:rsidR="009334A8">
        <w:rPr>
          <w:rFonts w:ascii="Times New Roman" w:hAnsi="Times New Roman"/>
          <w:color w:val="000000" w:themeColor="text1"/>
          <w:sz w:val="24"/>
          <w:szCs w:val="24"/>
        </w:rPr>
        <w:instrText xml:space="preserve"> ADDIN EN.CITE &lt;EndNote&gt;&lt;Cite&gt;&lt;Author&gt;Davis&lt;/Author&gt;&lt;Year&gt;2004&lt;/Year&gt;&lt;RecNum&gt;569&lt;/RecNum&gt;&lt;DisplayText&gt;&lt;style face="superscript"&gt;9,10&lt;/style&gt;&lt;/DisplayText&gt;&lt;record&gt;&lt;rec-number&gt;569&lt;/rec-number&gt;&lt;foreign-keys&gt;&lt;key app="EN" db-id="t0tw0zzvgt0wf4erero5steu5rx5tpas22wa" timestamp="1480429716"&gt;569&lt;/key&gt;&lt;/foreign-keys&gt;&lt;ref-type name="Journal Article"&gt;17&lt;/ref-type&gt;&lt;contributors&gt;&lt;authors&gt;&lt;author&gt;Davis, Robert E&lt;/author&gt;&lt;author&gt;Knappenberger, Paul C&lt;/author&gt;&lt;author&gt;Michaels, Patrick J&lt;/author&gt;&lt;author&gt;Novicoff, Wendy M&lt;/author&gt;&lt;/authors&gt;&lt;/contributors&gt;&lt;titles&gt;&lt;title&gt;Seasonality of climate-human mortality relationships in US cities and impacts of climate change&lt;/title&gt;&lt;secondary-title&gt;Climate Research&lt;/secondary-title&gt;&lt;/titles&gt;&lt;periodical&gt;&lt;full-title&gt;Climate Research&lt;/full-title&gt;&lt;/periodical&gt;&lt;pages&gt;61-76&lt;/pages&gt;&lt;volume&gt;26&lt;/volume&gt;&lt;number&gt;1&lt;/number&gt;&lt;dates&gt;&lt;year&gt;2004&lt;/year&gt;&lt;/dates&gt;&lt;isbn&gt;0936-577X&lt;/isbn&gt;&lt;urls&gt;&lt;/urls&gt;&lt;/record&gt;&lt;/Cite&gt;&lt;Cite&gt;&lt;Author&gt;Kalkstein&lt;/Author&gt;&lt;Year&gt;2013&lt;/Year&gt;&lt;RecNum&gt;440&lt;/RecNum&gt;&lt;record&gt;&lt;rec-number&gt;440&lt;/rec-number&gt;&lt;foreign-keys&gt;&lt;key app="EN" db-id="t0tw0zzvgt0wf4erero5steu5rx5tpas22wa" timestamp="1480015840"&gt;440&lt;/key&gt;&lt;/foreign-keys&gt;&lt;ref-type name="Journal Article"&gt;17&lt;/ref-type&gt;&lt;contributors&gt;&lt;authors&gt;&lt;author&gt;Kalkstein, Adam J&lt;/author&gt;&lt;/authors&gt;&lt;/contributors&gt;&lt;titles&gt;&lt;title&gt;Regional similarities in seasonal mortality across the United States: an examination of 28 metropolitan statistical areas&lt;/title&gt;&lt;secondary-title&gt;PloS one&lt;/secondary-title&gt;&lt;/titles&gt;&lt;periodical&gt;&lt;full-title&gt;Plos One&lt;/full-title&gt;&lt;/periodical&gt;&lt;pages&gt;e63971&lt;/pages&gt;&lt;volume&gt;8&lt;/volume&gt;&lt;number&gt;5&lt;/number&gt;&lt;dates&gt;&lt;year&gt;2013&lt;/year&gt;&lt;/dates&gt;&lt;isbn&gt;1932-6203&lt;/isbn&gt;&lt;urls&gt;&lt;/urls&gt;&lt;/record&gt;&lt;/Cite&gt;&lt;/EndNote&gt;</w:instrText>
      </w:r>
      <w:r w:rsidR="007560D4"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9,10</w:t>
      </w:r>
      <w:r w:rsidR="007560D4"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Further, the presence and extent of seasonal variation in mortality may itself </w:t>
      </w:r>
      <w:r>
        <w:rPr>
          <w:rFonts w:ascii="Times New Roman" w:hAnsi="Times New Roman"/>
          <w:color w:val="000000" w:themeColor="text1"/>
          <w:sz w:val="24"/>
          <w:szCs w:val="24"/>
        </w:rPr>
        <w:t>change over time</w:t>
      </w:r>
      <w:r w:rsidRPr="004E0482">
        <w:rPr>
          <w:rFonts w:ascii="Times New Roman" w:hAnsi="Times New Roman"/>
          <w:color w:val="000000" w:themeColor="text1"/>
          <w:sz w:val="24"/>
          <w:szCs w:val="24"/>
        </w:rPr>
        <w:t xml:space="preserve">, due to </w:t>
      </w:r>
      <w:r>
        <w:rPr>
          <w:rFonts w:ascii="Times New Roman" w:hAnsi="Times New Roman"/>
          <w:color w:val="000000" w:themeColor="text1"/>
          <w:sz w:val="24"/>
          <w:szCs w:val="24"/>
        </w:rPr>
        <w:t>changes</w:t>
      </w:r>
      <w:r w:rsidRPr="004E0482">
        <w:rPr>
          <w:rFonts w:ascii="Times New Roman" w:hAnsi="Times New Roman"/>
          <w:color w:val="000000" w:themeColor="text1"/>
          <w:sz w:val="24"/>
          <w:szCs w:val="24"/>
        </w:rPr>
        <w:t xml:space="preserve"> in weather regimes, lifestyle, technology, and healthcare.</w:t>
      </w:r>
      <w:commentRangeStart w:id="1"/>
      <w:r w:rsidRPr="00A2556E">
        <w:rPr>
          <w:rFonts w:ascii="Times New Roman" w:hAnsi="Times New Roman"/>
          <w:color w:val="000000" w:themeColor="text1"/>
          <w:sz w:val="24"/>
          <w:szCs w:val="24"/>
          <w:highlight w:val="yellow"/>
        </w:rPr>
        <w:fldChar w:fldCharType="begin"/>
      </w:r>
      <w:r w:rsidR="009334A8" w:rsidRPr="00A2556E">
        <w:rPr>
          <w:rFonts w:ascii="Times New Roman" w:hAnsi="Times New Roman"/>
          <w:color w:val="000000" w:themeColor="text1"/>
          <w:sz w:val="24"/>
          <w:szCs w:val="24"/>
          <w:highlight w:val="yellow"/>
        </w:rPr>
        <w:instrText xml:space="preserve"> ADDIN EN.CITE &lt;EndNote&gt;&lt;Cite&gt;&lt;Author&gt;Barreca&lt;/Author&gt;&lt;Year&gt;2016&lt;/Year&gt;&lt;RecNum&gt;265&lt;/RecNum&gt;&lt;DisplayText&gt;&lt;style face="superscript"&gt;11&lt;/style&gt;&lt;/DisplayText&gt;&lt;record&gt;&lt;rec-number&gt;265&lt;/rec-number&gt;&lt;foreign-keys&gt;&lt;key app="EN" db-id="t0tw0zzvgt0wf4erero5steu5rx5tpas22wa" timestamp="1476194336"&gt;265&lt;/key&gt;&lt;/foreign-keys&gt;&lt;ref-type name="Journal Article"&gt;17&lt;/ref-type&gt;&lt;contributors&gt;&lt;authors&gt;&lt;author&gt;Alan Barreca&lt;/author&gt;&lt;author&gt;Karen Clay&lt;/author&gt;&lt;author&gt;Olivier Deschenes&lt;/author&gt;&lt;author&gt;Michael Greenstone&lt;/author&gt;&lt;author&gt;Joseph S. Shapiro&lt;/author&gt;&lt;/authors&gt;&lt;/contributors&gt;&lt;titles&gt;&lt;title&gt;Adapting to Climate Change: The Remarkable Decline in the US Temperature-Mortality Relationship over the Twentieth Century&lt;/title&gt;&lt;secondary-title&gt;Journal of Political Economy&lt;/secondary-title&gt;&lt;/titles&gt;&lt;periodical&gt;&lt;full-title&gt;Journal of Political Economy&lt;/full-title&gt;&lt;/periodical&gt;&lt;pages&gt;105-159&lt;/pages&gt;&lt;volume&gt;124&lt;/volume&gt;&lt;number&gt;1&lt;/number&gt;&lt;dates&gt;&lt;year&gt;2016&lt;/year&gt;&lt;/dates&gt;&lt;urls&gt;&lt;related-urls&gt;&lt;url&gt;http://www.journals.uchicago.edu/doi/abs/10.1086/684582&lt;/url&gt;&lt;/related-urls&gt;&lt;/urls&gt;&lt;electronic-resource-num&gt;doi:10.1086/684582&lt;/electronic-resource-num&gt;&lt;/record&gt;&lt;/Cite&gt;&lt;/EndNote&gt;</w:instrText>
      </w:r>
      <w:r w:rsidRPr="00A2556E">
        <w:rPr>
          <w:rFonts w:ascii="Times New Roman" w:hAnsi="Times New Roman"/>
          <w:color w:val="000000" w:themeColor="text1"/>
          <w:sz w:val="24"/>
          <w:szCs w:val="24"/>
          <w:highlight w:val="yellow"/>
        </w:rPr>
        <w:fldChar w:fldCharType="separate"/>
      </w:r>
      <w:r w:rsidR="009334A8" w:rsidRPr="00A2556E">
        <w:rPr>
          <w:rFonts w:ascii="Times New Roman" w:hAnsi="Times New Roman"/>
          <w:noProof/>
          <w:color w:val="000000" w:themeColor="text1"/>
          <w:sz w:val="24"/>
          <w:szCs w:val="24"/>
          <w:highlight w:val="yellow"/>
          <w:vertAlign w:val="superscript"/>
        </w:rPr>
        <w:t>11</w:t>
      </w:r>
      <w:r w:rsidRPr="00A2556E">
        <w:rPr>
          <w:rFonts w:ascii="Times New Roman" w:hAnsi="Times New Roman"/>
          <w:color w:val="000000" w:themeColor="text1"/>
          <w:sz w:val="24"/>
          <w:szCs w:val="24"/>
          <w:highlight w:val="yellow"/>
        </w:rPr>
        <w:fldChar w:fldCharType="end"/>
      </w:r>
      <w:commentRangeEnd w:id="1"/>
      <w:r w:rsidR="00FE02E4">
        <w:rPr>
          <w:rStyle w:val="CommentReference"/>
          <w:rFonts w:asciiTheme="minorHAnsi" w:eastAsiaTheme="minorHAnsi" w:hAnsiTheme="minorHAnsi" w:cstheme="minorBidi"/>
        </w:rPr>
        <w:commentReference w:id="1"/>
      </w:r>
      <w:r w:rsidRPr="004E0482">
        <w:rPr>
          <w:rFonts w:ascii="Times New Roman" w:hAnsi="Times New Roman"/>
          <w:color w:val="000000" w:themeColor="text1"/>
          <w:sz w:val="24"/>
          <w:szCs w:val="24"/>
        </w:rPr>
        <w:t xml:space="preserve"> A thorough understanding </w:t>
      </w:r>
      <w:ins w:id="2" w:author="umahx99" w:date="2016-12-19T23:53:00Z">
        <w:r w:rsidR="00FE02E4">
          <w:rPr>
            <w:rFonts w:ascii="Times New Roman" w:hAnsi="Times New Roman"/>
            <w:color w:val="000000" w:themeColor="text1"/>
            <w:sz w:val="24"/>
            <w:szCs w:val="24"/>
          </w:rPr>
          <w:t xml:space="preserve">of </w:t>
        </w:r>
      </w:ins>
      <w:r w:rsidRPr="004E0482">
        <w:rPr>
          <w:rFonts w:ascii="Times New Roman" w:hAnsi="Times New Roman"/>
          <w:color w:val="000000" w:themeColor="text1"/>
          <w:sz w:val="24"/>
          <w:szCs w:val="24"/>
        </w:rPr>
        <w:t>the long-term dynamics of seasonality</w:t>
      </w:r>
      <w:r>
        <w:rPr>
          <w:rFonts w:ascii="Times New Roman" w:hAnsi="Times New Roman"/>
          <w:color w:val="000000" w:themeColor="text1"/>
          <w:sz w:val="24"/>
          <w:szCs w:val="24"/>
        </w:rPr>
        <w:t xml:space="preserve"> of mortality</w:t>
      </w:r>
      <w:r w:rsidRPr="004E0482">
        <w:rPr>
          <w:rFonts w:ascii="Times New Roman" w:hAnsi="Times New Roman"/>
          <w:color w:val="000000" w:themeColor="text1"/>
          <w:sz w:val="24"/>
          <w:szCs w:val="24"/>
        </w:rPr>
        <w:t xml:space="preserve">, and its geographical and demographic patterns, is needed to identify at-risk groups, plan responses for current situation and under changing climate conditions. </w:t>
      </w:r>
    </w:p>
    <w:p w14:paraId="0577B1A6" w14:textId="77777777" w:rsidR="000474A7" w:rsidRPr="004E0482" w:rsidRDefault="000474A7" w:rsidP="00B3245F">
      <w:pPr>
        <w:spacing w:line="480" w:lineRule="auto"/>
        <w:rPr>
          <w:rFonts w:ascii="Times New Roman" w:hAnsi="Times New Roman"/>
          <w:color w:val="000000" w:themeColor="text1"/>
          <w:sz w:val="24"/>
          <w:szCs w:val="24"/>
        </w:rPr>
      </w:pPr>
    </w:p>
    <w:p w14:paraId="538898BA" w14:textId="5E1DBA4E"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including the US, have examined seasonality of death rates.</w:t>
      </w:r>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cHQiPjQtOCwxMCwxMi0yMjwvc3R5bGU+PC9EaXNwbGF5VGV4dD48cmVjb3JkPjxyZWMtbnVtYmVy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ZT48QXV0aG9yPlJvZ290PC9BdXRob3I+PFllYXI+MTk3NjwvWWVhcj48UmVjTnVtPjU2ODwvUmVj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b3JkPjwvQ2l0ZT48Q2l0ZT48QXV0aG9yPkRhdmlzPC9BdXRob3I+PFllYXI+MjAwMjwvWWVhcj48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</w:fldData>
        </w:fldChar>
      </w:r>
      <w:r w:rsidR="00A0468A">
        <w:rPr>
          <w:rFonts w:ascii="Times New Roman" w:hAnsi="Times New Roman"/>
          <w:color w:val="000000" w:themeColor="text1"/>
          <w:sz w:val="24"/>
          <w:szCs w:val="24"/>
        </w:rPr>
        <w:instrText xml:space="preserve"> ADDIN EN.CITE </w:instrText>
      </w:r>
      <w:r w:rsidR="00A0468A">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cHQiPjQtOCwxMCwxMi0yMjwvc3R5bGU+PC9EaXNwbGF5VGV4dD48cmVjb3JkPjxyZWMtbnVtYmVy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ZT48QXV0aG9yPlJvZ290PC9BdXRob3I+PFllYXI+MTk3NjwvWWVhcj48UmVjTnVtPjU2ODwvUmVj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b3JkPjwvQ2l0ZT48Q2l0ZT48QXV0aG9yPkRhdmlzPC9BdXRob3I+PFllYXI+MjAwMjwvWWVhcj48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</w:fldData>
        </w:fldChar>
      </w:r>
      <w:r w:rsidR="00A0468A">
        <w:rPr>
          <w:rFonts w:ascii="Times New Roman" w:hAnsi="Times New Roman"/>
          <w:color w:val="000000" w:themeColor="text1"/>
          <w:sz w:val="24"/>
          <w:szCs w:val="24"/>
        </w:rPr>
        <w:instrText xml:space="preserve"> ADDIN EN.CITE.DATA </w:instrText>
      </w:r>
      <w:r w:rsidR="00A0468A">
        <w:rPr>
          <w:rFonts w:ascii="Times New Roman" w:hAnsi="Times New Roman"/>
          <w:color w:val="000000" w:themeColor="text1"/>
          <w:sz w:val="24"/>
          <w:szCs w:val="24"/>
        </w:rPr>
      </w:r>
      <w:r w:rsidR="00A0468A">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A0468A" w:rsidRPr="00A0468A">
        <w:rPr>
          <w:rFonts w:ascii="Times New Roman" w:hAnsi="Times New Roman"/>
          <w:noProof/>
          <w:color w:val="000000" w:themeColor="text1"/>
          <w:sz w:val="24"/>
          <w:szCs w:val="24"/>
          <w:vertAlign w:val="superscript"/>
        </w:rPr>
        <w:t>4-8,10,12-22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The </w:t>
      </w:r>
      <w:r w:rsidR="00554FDB">
        <w:rPr>
          <w:rFonts w:ascii="Times New Roman" w:hAnsi="Times New Roman"/>
          <w:color w:val="000000" w:themeColor="text1"/>
          <w:sz w:val="24"/>
          <w:szCs w:val="24"/>
        </w:rPr>
        <w:t>length of time</w:t>
      </w:r>
      <w:r w:rsidRPr="004E0482">
        <w:rPr>
          <w:rFonts w:ascii="Times New Roman" w:hAnsi="Times New Roman"/>
          <w:color w:val="000000" w:themeColor="text1"/>
          <w:sz w:val="24"/>
          <w:szCs w:val="24"/>
        </w:rPr>
        <w:t xml:space="preserve"> covered by these studies have ranged from a few years to 50 years. Regardless of duration, the methods used in these works – ranging from simple</w:t>
      </w:r>
      <w:r w:rsidR="00F84E6D">
        <w:rPr>
          <w:rFonts w:ascii="Times New Roman" w:hAnsi="Times New Roman"/>
          <w:color w:val="000000" w:themeColor="text1"/>
          <w:sz w:val="24"/>
          <w:szCs w:val="24"/>
        </w:rPr>
        <w:t xml:space="preserve"> trend </w:t>
      </w:r>
      <w:r w:rsidRPr="004E0482">
        <w:rPr>
          <w:rFonts w:ascii="Times New Roman" w:hAnsi="Times New Roman"/>
          <w:color w:val="000000" w:themeColor="text1"/>
          <w:sz w:val="24"/>
          <w:szCs w:val="24"/>
        </w:rPr>
        <w:t xml:space="preserve"> moving average </w:t>
      </w:r>
      <w:r w:rsidRPr="004E0482">
        <w:rPr>
          <w:rFonts w:ascii="Times New Roman" w:hAnsi="Times New Roman"/>
          <w:color w:val="000000" w:themeColor="text1"/>
          <w:sz w:val="24"/>
          <w:szCs w:val="24"/>
        </w:rPr>
        <w:fldChar w:fldCharType="begin"/>
      </w:r>
      <w:r w:rsidR="009334A8">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face="superscript"&gt;7,12&lt;/style&gt;&lt;/DisplayText&gt;&lt;record&gt;&lt;rec-number&gt;355&lt;/rec-number&gt;&lt;foreign-keys&gt;&lt;key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7,12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cHQiPjUsNiwxNCwxNSwxOSwyMTwvc3R5bGU+PC9EaXNwbGF5VGV4dD48cmVjb3JkPjxyZWMtbnVt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cHQiPjUsNiwxNCwxNSwxOSwyMTwvc3R5bGU+PC9EaXNwbGF5VGV4dD48cmVjb3JkPjxyZWMtbnVt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5,6,14,15,19,21</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the dynamics of seasonality over time; many also require a-priori assumptions on how frequently (e.g., every 12 months versus another frequency) the repeated death rate pattern occurs. Few of the previous studies have analysed seasonality by age and sex,</w:t>
      </w:r>
      <w:r w:rsidRPr="004E0482">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5-8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 and their seasonality, vary for popu</w:t>
      </w:r>
      <w:r w:rsidR="00AB01A1">
        <w:rPr>
          <w:rFonts w:ascii="Times New Roman" w:hAnsi="Times New Roman"/>
          <w:color w:val="000000" w:themeColor="text1"/>
          <w:sz w:val="24"/>
          <w:szCs w:val="24"/>
        </w:rPr>
        <w:t>lation subgroups.</w:t>
      </w:r>
      <w:r w:rsidR="005B11E3">
        <w:rPr>
          <w:rFonts w:ascii="Times New Roman" w:hAnsi="Times New Roman"/>
          <w:color w:val="000000" w:themeColor="text1"/>
          <w:sz w:val="24"/>
          <w:szCs w:val="24"/>
        </w:rPr>
        <w:t xml:space="preserve"> Similarly, few studies have analysed seasonality for a comprehensive set of subnational units,</w:t>
      </w:r>
      <w:r w:rsidR="00E553D2">
        <w:rPr>
          <w:rFonts w:ascii="Times New Roman" w:hAnsi="Times New Roman"/>
          <w:color w:val="000000" w:themeColor="text1"/>
          <w:sz w:val="24"/>
          <w:szCs w:val="24"/>
        </w:rPr>
        <w:fldChar w:fldCharType="begin">
          <w:fldData xml:space="preserve">PEVuZE5vdGU+PENpdGU+PEF1dGhvcj5SYXU8L0F1dGhvcj48WWVhcj4yMDAzPC9ZZWFyPjxSZWNO
dW0+Mjg4PC9SZWNOdW0+PERpc3BsYXlUZXh0PjxzdHlsZSBmYWNlPSJzdXBlcnNjcmlwdCI+Ni04
PC9zdHlsZT48L0Rpc3BsYXlUZXh0PjxyZWNvcmQ+PHJlYy1udW1iZXI+Mjg4PC9yZWMtbnVtYmVy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NDM1LTk4NzE8L2lzYm4+PHVybHM+PC91cmxzPjwvcmVjb3JkPjwvQ2l0ZT48Q2l0ZT48QXV0aG9y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PEVuZE5vdGU+PENpdGU+PEF1dGhvcj5SYXU8L0F1dGhvcj48WWVhcj4yMDAzPC9ZZWFyPjxSZWNO
dW0+Mjg4PC9SZWNOdW0+PERpc3BsYXlUZXh0PjxzdHlsZSBmYWNlPSJzdXBlcnNjcmlwdCI+Ni04
PC9zdHlsZT48L0Rpc3BsYXlUZXh0PjxyZWNvcmQ+PHJlYy1udW1iZXI+Mjg4PC9yZWMtbnVtYmVy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NDM1LTk4NzE8L2lzYm4+PHVybHM+PC91cmxzPjwvcmVjb3JkPjwvQ2l0ZT48Q2l0ZT48QXV0aG9y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00E553D2">
        <w:rPr>
          <w:rFonts w:ascii="Times New Roman" w:hAnsi="Times New Roman"/>
          <w:color w:val="000000" w:themeColor="text1"/>
          <w:sz w:val="24"/>
          <w:szCs w:val="24"/>
        </w:rPr>
      </w:r>
      <w:r w:rsidR="00E553D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6-8</w:t>
      </w:r>
      <w:r w:rsidR="00E553D2">
        <w:rPr>
          <w:rFonts w:ascii="Times New Roman" w:hAnsi="Times New Roman"/>
          <w:color w:val="000000" w:themeColor="text1"/>
          <w:sz w:val="24"/>
          <w:szCs w:val="24"/>
        </w:rPr>
        <w:fldChar w:fldCharType="end"/>
      </w:r>
      <w:r w:rsidR="005B11E3">
        <w:rPr>
          <w:rFonts w:ascii="Times New Roman" w:hAnsi="Times New Roman"/>
          <w:color w:val="000000" w:themeColor="text1"/>
          <w:sz w:val="24"/>
          <w:szCs w:val="24"/>
        </w:rPr>
        <w:t xml:space="preserve"> and none</w:t>
      </w:r>
      <w:r w:rsidR="0048630A">
        <w:rPr>
          <w:rFonts w:ascii="Times New Roman" w:hAnsi="Times New Roman"/>
          <w:color w:val="000000" w:themeColor="text1"/>
          <w:sz w:val="24"/>
          <w:szCs w:val="24"/>
        </w:rPr>
        <w:t xml:space="preserve"> has </w:t>
      </w:r>
      <w:r w:rsidR="005B11E3">
        <w:rPr>
          <w:rFonts w:ascii="Times New Roman" w:hAnsi="Times New Roman"/>
          <w:color w:val="000000" w:themeColor="text1"/>
          <w:sz w:val="24"/>
          <w:szCs w:val="24"/>
        </w:rPr>
        <w:t>also done so by geography</w:t>
      </w:r>
      <w:r w:rsidRPr="005B11E3">
        <w:rPr>
          <w:rFonts w:ascii="Times New Roman" w:hAnsi="Times New Roman"/>
          <w:color w:val="000000" w:themeColor="text1"/>
          <w:sz w:val="24"/>
          <w:szCs w:val="24"/>
        </w:rPr>
        <w:t>, even though both temperature and the health effects of cold and warm temperature vary geographically.</w:t>
      </w:r>
      <w:r w:rsidRPr="005B11E3">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aXB0Ij4yMywyNDwvc3R5bGU+PC9EaXNwbGF5VGV4dD48cmVjb3JkPjxyZWMtbnVtYmVyPjI4PC9y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==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aXB0Ij4yMywyNDwvc3R5bGU+PC9EaXNwbGF5VGV4dD48cmVjb3JkPjxyZWMtbnVtYmVyPjI4PC9y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==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5B11E3">
        <w:rPr>
          <w:rFonts w:ascii="Times New Roman" w:hAnsi="Times New Roman"/>
          <w:color w:val="000000" w:themeColor="text1"/>
          <w:sz w:val="24"/>
          <w:szCs w:val="24"/>
        </w:rPr>
      </w:r>
      <w:r w:rsidRPr="005B11E3">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23,24</w:t>
      </w:r>
      <w:r w:rsidRPr="005B11E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used wavelet analytical techniques that have been used to study the dynamics of weather phenomena</w:t>
      </w:r>
      <w:r w:rsidRPr="004E0482">
        <w:rPr>
          <w:rFonts w:ascii="Times New Roman" w:hAnsi="Times New Roman"/>
          <w:color w:val="000000" w:themeColor="text1"/>
          <w:sz w:val="24"/>
          <w:szCs w:val="24"/>
        </w:rPr>
        <w:fldChar w:fldCharType="begin"/>
      </w:r>
      <w:r w:rsidR="009334A8">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face="superscript"&gt;25&lt;/style&gt;&lt;/DisplayText&gt;&lt;record&gt;&lt;rec-number&gt;631&lt;/rec-number&gt;&lt;foreign-keys&gt;&lt;key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25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Pr="004E0482">
        <w:rPr>
          <w:rFonts w:ascii="Times New Roman" w:hAnsi="Times New Roman"/>
          <w:color w:val="000000" w:themeColor="text1"/>
          <w:sz w:val="24"/>
          <w:szCs w:val="24"/>
        </w:rPr>
        <w:fldChar w:fldCharType="begin"/>
      </w:r>
      <w:r w:rsidR="009334A8">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face="superscript"&gt;26&lt;/style&gt;&lt;/DisplayText&gt;&lt;record&gt;&lt;rec-number&gt;444&lt;/rec-number&gt;&lt;foreign-keys&gt;&lt;key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comprehensively characterise the demographic, spatial and temporal patterns of mortality seasonality in the entire USA from 1982 to 2013.</w:t>
      </w:r>
    </w:p>
    <w:p w14:paraId="694DFBF2" w14:textId="77777777" w:rsidR="009A082B" w:rsidRPr="004E0482" w:rsidRDefault="009A082B" w:rsidP="00B3245F">
      <w:pPr>
        <w:spacing w:after="0" w:line="480" w:lineRule="auto"/>
        <w:rPr>
          <w:rFonts w:ascii="Times New Roman" w:hAnsi="Times New Roman"/>
          <w:color w:val="000000" w:themeColor="text1"/>
          <w:sz w:val="24"/>
          <w:szCs w:val="24"/>
        </w:rPr>
      </w:pPr>
    </w:p>
    <w:p w14:paraId="08415499" w14:textId="32005194" w:rsidR="00857C52" w:rsidRPr="004278AA" w:rsidRDefault="00B922F3" w:rsidP="00B3245F">
      <w:pPr>
        <w:spacing w:line="480" w:lineRule="auto"/>
        <w:rPr>
          <w:rFonts w:ascii="Times New Roman" w:hAnsi="Times New Roman"/>
          <w:sz w:val="24"/>
          <w:szCs w:val="24"/>
        </w:rPr>
      </w:pPr>
      <w:r w:rsidRPr="004278AA">
        <w:rPr>
          <w:rFonts w:ascii="Times New Roman" w:hAnsi="Times New Roman"/>
          <w:sz w:val="24"/>
          <w:szCs w:val="24"/>
        </w:rPr>
        <w:fldChar w:fldCharType="begin"/>
      </w:r>
      <w:r w:rsidRPr="004278AA">
        <w:rPr>
          <w:rFonts w:ascii="Times New Roman" w:hAnsi="Times New Roman"/>
          <w:sz w:val="24"/>
          <w:szCs w:val="24"/>
        </w:rPr>
        <w:instrText xml:space="preserve"> REF _Ref468358535 \h </w:instrText>
      </w:r>
      <w:r w:rsidR="00E87703" w:rsidRPr="004278AA">
        <w:rPr>
          <w:rFonts w:ascii="Times New Roman" w:hAnsi="Times New Roman"/>
          <w:sz w:val="24"/>
          <w:szCs w:val="24"/>
        </w:rPr>
        <w:instrText xml:space="preserve"> \* MERGEFORMAT </w:instrText>
      </w:r>
      <w:r w:rsidRPr="004278AA">
        <w:rPr>
          <w:rFonts w:ascii="Times New Roman" w:hAnsi="Times New Roman"/>
          <w:sz w:val="24"/>
          <w:szCs w:val="24"/>
        </w:rPr>
      </w:r>
      <w:r w:rsidRPr="004278AA">
        <w:rPr>
          <w:rFonts w:ascii="Times New Roman" w:hAnsi="Times New Roman"/>
          <w:sz w:val="24"/>
          <w:szCs w:val="24"/>
        </w:rPr>
        <w:fldChar w:fldCharType="separate"/>
      </w:r>
      <w:r w:rsidRPr="004278AA">
        <w:rPr>
          <w:rFonts w:ascii="Times New Roman" w:hAnsi="Times New Roman"/>
          <w:sz w:val="24"/>
          <w:szCs w:val="24"/>
        </w:rPr>
        <w:t xml:space="preserve">Figure </w:t>
      </w:r>
      <w:r w:rsidRPr="004278AA">
        <w:rPr>
          <w:rFonts w:ascii="Times New Roman" w:hAnsi="Times New Roman"/>
          <w:noProof/>
          <w:sz w:val="24"/>
          <w:szCs w:val="24"/>
        </w:rPr>
        <w:t>1</w:t>
      </w:r>
      <w:r w:rsidRPr="004278AA">
        <w:rPr>
          <w:rFonts w:ascii="Times New Roman" w:hAnsi="Times New Roman"/>
          <w:sz w:val="24"/>
          <w:szCs w:val="24"/>
        </w:rPr>
        <w:fldChar w:fldCharType="end"/>
      </w:r>
      <w:r w:rsidR="00E87703" w:rsidRPr="004278AA">
        <w:rPr>
          <w:rFonts w:ascii="Times New Roman" w:hAnsi="Times New Roman"/>
          <w:sz w:val="24"/>
          <w:szCs w:val="24"/>
        </w:rPr>
        <w:t>A</w:t>
      </w:r>
      <w:r w:rsidR="000562C9" w:rsidRPr="004278AA">
        <w:rPr>
          <w:rFonts w:ascii="Times New Roman" w:hAnsi="Times New Roman"/>
          <w:sz w:val="24"/>
          <w:szCs w:val="24"/>
        </w:rPr>
        <w:t xml:space="preserve"> </w:t>
      </w:r>
      <w:r w:rsidR="002C5FB9" w:rsidRPr="004278AA">
        <w:rPr>
          <w:rFonts w:ascii="Times New Roman" w:hAnsi="Times New Roman"/>
          <w:sz w:val="24"/>
          <w:szCs w:val="24"/>
        </w:rPr>
        <w:t>shows that</w:t>
      </w:r>
      <w:ins w:id="3" w:author="umahx99" w:date="2016-12-20T04:30:00Z">
        <w:r w:rsidR="00C11923">
          <w:rPr>
            <w:rFonts w:ascii="Times New Roman" w:hAnsi="Times New Roman"/>
            <w:sz w:val="24"/>
            <w:szCs w:val="24"/>
          </w:rPr>
          <w:t xml:space="preserve"> in males</w:t>
        </w:r>
      </w:ins>
      <w:r w:rsidR="002C5FB9" w:rsidRPr="004278AA">
        <w:rPr>
          <w:rFonts w:ascii="Times New Roman" w:hAnsi="Times New Roman"/>
          <w:sz w:val="24"/>
          <w:szCs w:val="24"/>
        </w:rPr>
        <w:t xml:space="preserve"> all but the 35-44 year olds possessed a </w:t>
      </w:r>
      <w:ins w:id="4" w:author="umahx99" w:date="2016-12-20T00:06:00Z">
        <w:r w:rsidR="0000414E">
          <w:rPr>
            <w:rFonts w:ascii="Times New Roman" w:hAnsi="Times New Roman"/>
            <w:sz w:val="24"/>
            <w:szCs w:val="24"/>
          </w:rPr>
          <w:t xml:space="preserve">statistically </w:t>
        </w:r>
      </w:ins>
      <w:r w:rsidR="002C5FB9" w:rsidRPr="004278AA">
        <w:rPr>
          <w:rFonts w:ascii="Times New Roman" w:hAnsi="Times New Roman"/>
          <w:sz w:val="24"/>
          <w:szCs w:val="24"/>
        </w:rPr>
        <w:t>significant 12-month seasonality</w:t>
      </w:r>
      <w:del w:id="5" w:author="umahx99" w:date="2016-12-20T04:30:00Z">
        <w:r w:rsidR="002C5FB9" w:rsidRPr="004278AA" w:rsidDel="00C11923">
          <w:rPr>
            <w:rFonts w:ascii="Times New Roman" w:hAnsi="Times New Roman"/>
            <w:sz w:val="24"/>
            <w:szCs w:val="24"/>
          </w:rPr>
          <w:delText xml:space="preserve"> in males</w:delText>
        </w:r>
      </w:del>
      <w:r w:rsidR="002C5FB9" w:rsidRPr="004278AA">
        <w:rPr>
          <w:rFonts w:ascii="Times New Roman" w:hAnsi="Times New Roman"/>
          <w:sz w:val="24"/>
          <w:szCs w:val="24"/>
        </w:rPr>
        <w:t xml:space="preserve">. </w:t>
      </w:r>
      <w:r w:rsidR="003179A2" w:rsidRPr="004278AA">
        <w:rPr>
          <w:rFonts w:ascii="Times New Roman" w:hAnsi="Times New Roman"/>
          <w:sz w:val="24"/>
          <w:szCs w:val="24"/>
        </w:rPr>
        <w:t>Instead, t</w:t>
      </w:r>
      <w:r w:rsidR="002C5FB9" w:rsidRPr="004278AA">
        <w:rPr>
          <w:rFonts w:ascii="Times New Roman" w:hAnsi="Times New Roman"/>
          <w:sz w:val="24"/>
          <w:szCs w:val="24"/>
        </w:rPr>
        <w:t>he 35-44 group instead displa</w:t>
      </w:r>
      <w:r w:rsidR="003179A2" w:rsidRPr="004278AA">
        <w:rPr>
          <w:rFonts w:ascii="Times New Roman" w:hAnsi="Times New Roman"/>
          <w:sz w:val="24"/>
          <w:szCs w:val="24"/>
        </w:rPr>
        <w:t xml:space="preserve">yed </w:t>
      </w:r>
      <w:commentRangeStart w:id="6"/>
      <w:r w:rsidR="003179A2" w:rsidRPr="004278AA">
        <w:rPr>
          <w:rFonts w:ascii="Times New Roman" w:hAnsi="Times New Roman"/>
          <w:sz w:val="24"/>
          <w:szCs w:val="24"/>
        </w:rPr>
        <w:t>significant seasonality</w:t>
      </w:r>
      <w:r w:rsidR="002C5FB9" w:rsidRPr="004278AA">
        <w:rPr>
          <w:rFonts w:ascii="Times New Roman" w:hAnsi="Times New Roman"/>
          <w:sz w:val="24"/>
          <w:szCs w:val="24"/>
        </w:rPr>
        <w:t xml:space="preserve"> at 6 months</w:t>
      </w:r>
      <w:commentRangeEnd w:id="6"/>
      <w:r w:rsidR="009236C0">
        <w:rPr>
          <w:rStyle w:val="CommentReference"/>
          <w:rFonts w:asciiTheme="minorHAnsi" w:eastAsiaTheme="minorHAnsi" w:hAnsiTheme="minorHAnsi" w:cstheme="minorBidi"/>
        </w:rPr>
        <w:commentReference w:id="6"/>
      </w:r>
      <w:r w:rsidR="002C5FB9" w:rsidRPr="004278AA">
        <w:rPr>
          <w:rFonts w:ascii="Times New Roman" w:hAnsi="Times New Roman"/>
          <w:sz w:val="24"/>
          <w:szCs w:val="24"/>
        </w:rPr>
        <w:t>. A significant 6-month period of seasonality was also evident in 5-14, 25-34, 45-54 year olds, in addition to the 12-month seasonality present.</w:t>
      </w:r>
      <w:r w:rsidR="00940052" w:rsidRPr="004278AA">
        <w:rPr>
          <w:rFonts w:ascii="Times New Roman" w:hAnsi="Times New Roman"/>
          <w:sz w:val="24"/>
          <w:szCs w:val="24"/>
        </w:rPr>
        <w:t xml:space="preserve"> </w:t>
      </w:r>
      <w:r w:rsidR="00E87703" w:rsidRPr="004278AA">
        <w:rPr>
          <w:rFonts w:ascii="Times New Roman" w:hAnsi="Times New Roman"/>
          <w:sz w:val="24"/>
          <w:szCs w:val="24"/>
        </w:rPr>
        <w:fldChar w:fldCharType="begin"/>
      </w:r>
      <w:r w:rsidR="00E87703" w:rsidRPr="004278AA">
        <w:rPr>
          <w:rFonts w:ascii="Times New Roman" w:hAnsi="Times New Roman"/>
          <w:sz w:val="24"/>
          <w:szCs w:val="24"/>
        </w:rPr>
        <w:instrText xml:space="preserve"> REF _Ref468358535 \h </w:instrText>
      </w:r>
      <w:r w:rsidR="00C67F19" w:rsidRPr="004278AA">
        <w:rPr>
          <w:rFonts w:ascii="Times New Roman" w:hAnsi="Times New Roman"/>
          <w:sz w:val="24"/>
          <w:szCs w:val="24"/>
        </w:rPr>
        <w:instrText xml:space="preserve"> \* MERGEFORMAT </w:instrText>
      </w:r>
      <w:r w:rsidR="00E87703" w:rsidRPr="004278AA">
        <w:rPr>
          <w:rFonts w:ascii="Times New Roman" w:hAnsi="Times New Roman"/>
          <w:sz w:val="24"/>
          <w:szCs w:val="24"/>
        </w:rPr>
      </w:r>
      <w:r w:rsidR="00E87703" w:rsidRPr="004278AA">
        <w:rPr>
          <w:rFonts w:ascii="Times New Roman" w:hAnsi="Times New Roman"/>
          <w:sz w:val="24"/>
          <w:szCs w:val="24"/>
        </w:rPr>
        <w:fldChar w:fldCharType="separate"/>
      </w:r>
      <w:r w:rsidR="00E87703" w:rsidRPr="004278AA">
        <w:rPr>
          <w:rFonts w:ascii="Times New Roman" w:hAnsi="Times New Roman"/>
          <w:sz w:val="24"/>
          <w:szCs w:val="24"/>
        </w:rPr>
        <w:t xml:space="preserve">Figure </w:t>
      </w:r>
      <w:r w:rsidR="00E87703" w:rsidRPr="004278AA">
        <w:rPr>
          <w:rFonts w:ascii="Times New Roman" w:hAnsi="Times New Roman"/>
          <w:noProof/>
          <w:sz w:val="24"/>
          <w:szCs w:val="24"/>
        </w:rPr>
        <w:t>1</w:t>
      </w:r>
      <w:r w:rsidR="00E87703" w:rsidRPr="004278AA">
        <w:rPr>
          <w:rFonts w:ascii="Times New Roman" w:hAnsi="Times New Roman"/>
          <w:sz w:val="24"/>
          <w:szCs w:val="24"/>
        </w:rPr>
        <w:fldChar w:fldCharType="end"/>
      </w:r>
      <w:r w:rsidR="00E87703" w:rsidRPr="004278AA">
        <w:rPr>
          <w:rFonts w:ascii="Times New Roman" w:hAnsi="Times New Roman"/>
          <w:sz w:val="24"/>
          <w:szCs w:val="24"/>
        </w:rPr>
        <w:t>B</w:t>
      </w:r>
      <w:r w:rsidR="002C5FB9" w:rsidRPr="004278AA">
        <w:rPr>
          <w:rFonts w:ascii="Times New Roman" w:hAnsi="Times New Roman"/>
          <w:sz w:val="24"/>
          <w:szCs w:val="24"/>
        </w:rPr>
        <w:t xml:space="preserve"> illustrates that women, contrasting with the male groups, demonstrated no significant 12-month seasonality in younger age groups (5-14,15-24,25-34 year olds). </w:t>
      </w:r>
      <w:r w:rsidR="00063A79" w:rsidRPr="004278AA">
        <w:rPr>
          <w:rFonts w:ascii="Times New Roman" w:hAnsi="Times New Roman"/>
          <w:sz w:val="24"/>
          <w:szCs w:val="24"/>
        </w:rPr>
        <w:t>A</w:t>
      </w:r>
      <w:r w:rsidR="002C5FB9" w:rsidRPr="004278AA">
        <w:rPr>
          <w:rFonts w:ascii="Times New Roman" w:hAnsi="Times New Roman"/>
          <w:sz w:val="24"/>
          <w:szCs w:val="24"/>
        </w:rPr>
        <w:t xml:space="preserve"> constant 6-month seasonality was present in 5-14, 25-34, 35-44, and 45-54 age groups.</w:t>
      </w:r>
      <w:r w:rsidR="00940052" w:rsidRPr="004278AA">
        <w:rPr>
          <w:rFonts w:ascii="Times New Roman" w:hAnsi="Times New Roman"/>
          <w:sz w:val="24"/>
          <w:szCs w:val="24"/>
        </w:rPr>
        <w:t xml:space="preserve"> 0-4 </w:t>
      </w:r>
      <w:r w:rsidR="00E07717" w:rsidRPr="004278AA">
        <w:rPr>
          <w:rFonts w:ascii="Times New Roman" w:hAnsi="Times New Roman"/>
          <w:sz w:val="24"/>
          <w:szCs w:val="24"/>
        </w:rPr>
        <w:t xml:space="preserve">years </w:t>
      </w:r>
      <w:r w:rsidR="00940052" w:rsidRPr="004278AA">
        <w:rPr>
          <w:rFonts w:ascii="Times New Roman" w:hAnsi="Times New Roman"/>
          <w:sz w:val="24"/>
          <w:szCs w:val="24"/>
        </w:rPr>
        <w:t>in both sexes</w:t>
      </w:r>
      <w:r w:rsidR="00E07717" w:rsidRPr="004278AA">
        <w:rPr>
          <w:rFonts w:ascii="Times New Roman" w:hAnsi="Times New Roman"/>
          <w:sz w:val="24"/>
          <w:szCs w:val="24"/>
        </w:rPr>
        <w:t xml:space="preserve">, and </w:t>
      </w:r>
      <w:del w:id="7" w:author="umahx99" w:date="2016-12-20T00:01:00Z">
        <w:r w:rsidR="00E07717" w:rsidRPr="004278AA" w:rsidDel="00EB6D5E">
          <w:rPr>
            <w:rFonts w:ascii="Times New Roman" w:hAnsi="Times New Roman"/>
            <w:sz w:val="24"/>
            <w:szCs w:val="24"/>
          </w:rPr>
          <w:delText xml:space="preserve">for </w:delText>
        </w:r>
      </w:del>
      <w:r w:rsidR="00E07717" w:rsidRPr="004278AA">
        <w:rPr>
          <w:rFonts w:ascii="Times New Roman" w:hAnsi="Times New Roman"/>
          <w:sz w:val="24"/>
          <w:szCs w:val="24"/>
        </w:rPr>
        <w:t>15-24</w:t>
      </w:r>
      <w:ins w:id="8" w:author="umahx99" w:date="2016-12-20T00:01:00Z">
        <w:r w:rsidR="00EB6D5E">
          <w:rPr>
            <w:rFonts w:ascii="Times New Roman" w:hAnsi="Times New Roman"/>
            <w:sz w:val="24"/>
            <w:szCs w:val="24"/>
          </w:rPr>
          <w:t xml:space="preserve"> in</w:t>
        </w:r>
      </w:ins>
      <w:r w:rsidR="00940052" w:rsidRPr="004278AA">
        <w:rPr>
          <w:rFonts w:ascii="Times New Roman" w:hAnsi="Times New Roman"/>
          <w:sz w:val="24"/>
          <w:szCs w:val="24"/>
        </w:rPr>
        <w:t xml:space="preserve"> </w:t>
      </w:r>
      <w:r w:rsidR="00E07717" w:rsidRPr="004278AA">
        <w:rPr>
          <w:rFonts w:ascii="Times New Roman" w:hAnsi="Times New Roman"/>
          <w:sz w:val="24"/>
          <w:szCs w:val="24"/>
        </w:rPr>
        <w:t xml:space="preserve">women, </w:t>
      </w:r>
      <w:r w:rsidR="0002565E" w:rsidRPr="004278AA">
        <w:rPr>
          <w:rFonts w:ascii="Times New Roman" w:hAnsi="Times New Roman"/>
          <w:sz w:val="24"/>
          <w:szCs w:val="24"/>
        </w:rPr>
        <w:t xml:space="preserve">exhibited notable behaviour, as the time series began with significant 12-month seasonality, which then disappeared in the second half of each. </w:t>
      </w:r>
    </w:p>
    <w:p w14:paraId="12562EB8" w14:textId="77777777" w:rsidR="0071189E" w:rsidRPr="004278AA" w:rsidRDefault="0071189E" w:rsidP="00B3245F">
      <w:pPr>
        <w:spacing w:line="480" w:lineRule="auto"/>
        <w:rPr>
          <w:rFonts w:ascii="Times New Roman" w:hAnsi="Times New Roman"/>
          <w:sz w:val="24"/>
          <w:szCs w:val="24"/>
        </w:rPr>
      </w:pPr>
    </w:p>
    <w:p w14:paraId="2817DA1E" w14:textId="0F0F69BF" w:rsidR="00975FF9" w:rsidRPr="004278AA" w:rsidDel="00B62118" w:rsidRDefault="00A96F0F" w:rsidP="00B3245F">
      <w:pPr>
        <w:spacing w:line="480" w:lineRule="auto"/>
        <w:rPr>
          <w:del w:id="9" w:author="umahx99" w:date="2016-12-20T04:37:00Z"/>
          <w:rFonts w:ascii="Times New Roman" w:hAnsi="Times New Roman"/>
          <w:sz w:val="24"/>
          <w:szCs w:val="24"/>
        </w:rPr>
      </w:pPr>
      <w:del w:id="10" w:author="umahx99" w:date="2016-12-20T00:10:00Z">
        <w:r w:rsidRPr="004278AA" w:rsidDel="001E50A3">
          <w:rPr>
            <w:rFonts w:ascii="Times New Roman" w:hAnsi="Times New Roman"/>
            <w:sz w:val="24"/>
            <w:szCs w:val="24"/>
          </w:rPr>
          <w:delText xml:space="preserve">The results of </w:delText>
        </w:r>
        <w:r w:rsidR="00752EE1" w:rsidDel="001E50A3">
          <w:rPr>
            <w:rFonts w:ascii="Times New Roman" w:hAnsi="Times New Roman"/>
            <w:sz w:val="24"/>
            <w:szCs w:val="24"/>
          </w:rPr>
          <w:delText>the</w:delText>
        </w:r>
      </w:del>
      <w:ins w:id="11" w:author="umahx99" w:date="2016-12-20T00:10:00Z">
        <w:r w:rsidR="001E50A3">
          <w:rPr>
            <w:rFonts w:ascii="Times New Roman" w:hAnsi="Times New Roman"/>
            <w:sz w:val="24"/>
            <w:szCs w:val="24"/>
          </w:rPr>
          <w:t>We used</w:t>
        </w:r>
      </w:ins>
      <w:r w:rsidR="00752EE1">
        <w:rPr>
          <w:rFonts w:ascii="Times New Roman" w:hAnsi="Times New Roman"/>
          <w:sz w:val="24"/>
          <w:szCs w:val="24"/>
        </w:rPr>
        <w:t xml:space="preserve"> centre of gravity analysis</w:t>
      </w:r>
      <w:r w:rsidRPr="004278AA">
        <w:rPr>
          <w:rFonts w:ascii="Times New Roman" w:hAnsi="Times New Roman"/>
          <w:sz w:val="24"/>
          <w:szCs w:val="24"/>
        </w:rPr>
        <w:t xml:space="preserve"> </w:t>
      </w:r>
      <w:ins w:id="12" w:author="umahx99" w:date="2016-12-20T00:10:00Z">
        <w:r w:rsidR="001E50A3">
          <w:rPr>
            <w:rFonts w:ascii="Times New Roman" w:hAnsi="Times New Roman"/>
            <w:sz w:val="24"/>
            <w:szCs w:val="24"/>
          </w:rPr>
          <w:t xml:space="preserve">to determine the months in which </w:t>
        </w:r>
      </w:ins>
      <w:ins w:id="13" w:author="umahx99" w:date="2016-12-20T00:11:00Z">
        <w:r w:rsidR="001E50A3">
          <w:rPr>
            <w:rFonts w:ascii="Times New Roman" w:hAnsi="Times New Roman"/>
            <w:sz w:val="24"/>
            <w:szCs w:val="24"/>
          </w:rPr>
          <w:t>maximum and</w:t>
        </w:r>
      </w:ins>
      <w:ins w:id="14" w:author="umahx99" w:date="2016-12-20T00:12:00Z">
        <w:r w:rsidR="001E50A3">
          <w:rPr>
            <w:rFonts w:ascii="Times New Roman" w:hAnsi="Times New Roman"/>
            <w:sz w:val="24"/>
            <w:szCs w:val="24"/>
          </w:rPr>
          <w:t xml:space="preserve"> </w:t>
        </w:r>
      </w:ins>
      <w:ins w:id="15" w:author="umahx99" w:date="2016-12-20T00:11:00Z">
        <w:r w:rsidR="001E50A3">
          <w:rPr>
            <w:rFonts w:ascii="Times New Roman" w:hAnsi="Times New Roman"/>
            <w:sz w:val="24"/>
            <w:szCs w:val="24"/>
          </w:rPr>
          <w:t xml:space="preserve">minimum </w:t>
        </w:r>
      </w:ins>
      <w:ins w:id="16" w:author="umahx99" w:date="2016-12-20T00:12:00Z">
        <w:r w:rsidR="001E50A3">
          <w:rPr>
            <w:rFonts w:ascii="Times New Roman" w:hAnsi="Times New Roman"/>
            <w:sz w:val="24"/>
            <w:szCs w:val="24"/>
          </w:rPr>
          <w:t>mortality</w:t>
        </w:r>
      </w:ins>
      <w:ins w:id="17" w:author="umahx99" w:date="2016-12-20T00:11:00Z">
        <w:r w:rsidR="001E50A3">
          <w:rPr>
            <w:rFonts w:ascii="Times New Roman" w:hAnsi="Times New Roman"/>
            <w:sz w:val="24"/>
            <w:szCs w:val="24"/>
          </w:rPr>
          <w:t xml:space="preserve"> rates occurred; the results </w:t>
        </w:r>
      </w:ins>
      <w:r w:rsidRPr="004278AA">
        <w:rPr>
          <w:rFonts w:ascii="Times New Roman" w:hAnsi="Times New Roman"/>
          <w:sz w:val="24"/>
          <w:szCs w:val="24"/>
        </w:rPr>
        <w:t>are plotted</w:t>
      </w:r>
      <w:r w:rsidR="002C5FB9" w:rsidRPr="004278AA">
        <w:rPr>
          <w:rFonts w:ascii="Times New Roman" w:hAnsi="Times New Roman"/>
          <w:sz w:val="24"/>
          <w:szCs w:val="24"/>
        </w:rPr>
        <w:t xml:space="preserve"> in</w:t>
      </w:r>
      <w:r w:rsidR="00F911E8" w:rsidRPr="004278AA">
        <w:rPr>
          <w:rFonts w:ascii="Times New Roman" w:hAnsi="Times New Roman"/>
          <w:sz w:val="24"/>
          <w:szCs w:val="24"/>
        </w:rPr>
        <w:t xml:space="preserve"> </w:t>
      </w:r>
      <w:commentRangeStart w:id="18"/>
      <w:r w:rsidR="00F911E8" w:rsidRPr="004278AA">
        <w:rPr>
          <w:rFonts w:ascii="Times New Roman" w:hAnsi="Times New Roman"/>
          <w:sz w:val="24"/>
          <w:szCs w:val="24"/>
        </w:rPr>
        <w:fldChar w:fldCharType="begin"/>
      </w:r>
      <w:r w:rsidR="00F911E8" w:rsidRPr="004278AA">
        <w:rPr>
          <w:rFonts w:ascii="Times New Roman" w:hAnsi="Times New Roman"/>
          <w:sz w:val="24"/>
          <w:szCs w:val="24"/>
        </w:rPr>
        <w:instrText xml:space="preserve"> REF _Ref468360164 \h  \* MERGEFORMAT </w:instrText>
      </w:r>
      <w:r w:rsidR="00F911E8" w:rsidRPr="004278AA">
        <w:rPr>
          <w:rFonts w:ascii="Times New Roman" w:hAnsi="Times New Roman"/>
          <w:sz w:val="24"/>
          <w:szCs w:val="24"/>
        </w:rPr>
      </w:r>
      <w:r w:rsidR="00F911E8" w:rsidRPr="004278AA">
        <w:rPr>
          <w:rFonts w:ascii="Times New Roman" w:hAnsi="Times New Roman"/>
          <w:sz w:val="24"/>
          <w:szCs w:val="24"/>
        </w:rPr>
        <w:fldChar w:fldCharType="separate"/>
      </w:r>
      <w:r w:rsidR="00600EE4" w:rsidRPr="004278AA">
        <w:rPr>
          <w:rFonts w:ascii="Times New Roman" w:hAnsi="Times New Roman"/>
          <w:sz w:val="24"/>
          <w:szCs w:val="24"/>
        </w:rPr>
        <w:t>f</w:t>
      </w:r>
      <w:r w:rsidR="00F911E8" w:rsidRPr="004278AA">
        <w:rPr>
          <w:rFonts w:ascii="Times New Roman" w:hAnsi="Times New Roman"/>
          <w:sz w:val="24"/>
          <w:szCs w:val="24"/>
        </w:rPr>
        <w:t xml:space="preserve">igure </w:t>
      </w:r>
      <w:r w:rsidR="00F911E8" w:rsidRPr="004278AA">
        <w:rPr>
          <w:rFonts w:ascii="Times New Roman" w:hAnsi="Times New Roman"/>
          <w:noProof/>
          <w:sz w:val="24"/>
          <w:szCs w:val="24"/>
        </w:rPr>
        <w:t>2</w:t>
      </w:r>
      <w:r w:rsidR="00F911E8" w:rsidRPr="004278AA">
        <w:rPr>
          <w:rFonts w:ascii="Times New Roman" w:hAnsi="Times New Roman"/>
          <w:sz w:val="24"/>
          <w:szCs w:val="24"/>
        </w:rPr>
        <w:fldChar w:fldCharType="end"/>
      </w:r>
      <w:commentRangeEnd w:id="18"/>
      <w:r w:rsidR="001E50A3">
        <w:rPr>
          <w:rStyle w:val="CommentReference"/>
          <w:rFonts w:asciiTheme="minorHAnsi" w:eastAsiaTheme="minorHAnsi" w:hAnsiTheme="minorHAnsi" w:cstheme="minorBidi"/>
        </w:rPr>
        <w:commentReference w:id="18"/>
      </w:r>
      <w:r w:rsidR="00E30382" w:rsidRPr="004278AA">
        <w:rPr>
          <w:rFonts w:ascii="Times New Roman" w:hAnsi="Times New Roman"/>
          <w:sz w:val="24"/>
          <w:szCs w:val="24"/>
        </w:rPr>
        <w:t xml:space="preserve"> and </w:t>
      </w:r>
      <w:r w:rsidR="000E084E">
        <w:rPr>
          <w:rFonts w:ascii="Times New Roman" w:hAnsi="Times New Roman"/>
          <w:sz w:val="24"/>
          <w:szCs w:val="24"/>
        </w:rPr>
        <w:t xml:space="preserve">summarised </w:t>
      </w:r>
      <w:r w:rsidR="00E30382" w:rsidRPr="004278AA">
        <w:rPr>
          <w:rFonts w:ascii="Times New Roman" w:hAnsi="Times New Roman"/>
          <w:sz w:val="24"/>
          <w:szCs w:val="24"/>
        </w:rPr>
        <w:t>in table 1</w:t>
      </w:r>
      <w:r w:rsidR="0096284F">
        <w:rPr>
          <w:rFonts w:ascii="Times New Roman" w:hAnsi="Times New Roman"/>
          <w:sz w:val="24"/>
          <w:szCs w:val="24"/>
        </w:rPr>
        <w:t xml:space="preserve">. </w:t>
      </w:r>
      <w:r w:rsidR="00D31264">
        <w:rPr>
          <w:rFonts w:ascii="Times New Roman" w:hAnsi="Times New Roman"/>
          <w:sz w:val="24"/>
          <w:szCs w:val="24"/>
        </w:rPr>
        <w:t xml:space="preserve">Men </w:t>
      </w:r>
      <w:r w:rsidR="002C5FB9" w:rsidRPr="004278AA">
        <w:rPr>
          <w:rFonts w:ascii="Times New Roman" w:hAnsi="Times New Roman"/>
          <w:sz w:val="24"/>
          <w:szCs w:val="24"/>
        </w:rPr>
        <w:t>45</w:t>
      </w:r>
      <w:r w:rsidR="001B6E57">
        <w:rPr>
          <w:rFonts w:ascii="Times New Roman" w:hAnsi="Times New Roman"/>
          <w:sz w:val="24"/>
          <w:szCs w:val="24"/>
        </w:rPr>
        <w:t>-54</w:t>
      </w:r>
      <w:r w:rsidR="002C5FB9" w:rsidRPr="004278AA">
        <w:rPr>
          <w:rFonts w:ascii="Times New Roman" w:hAnsi="Times New Roman"/>
          <w:sz w:val="24"/>
          <w:szCs w:val="24"/>
        </w:rPr>
        <w:t xml:space="preserve"> </w:t>
      </w:r>
      <w:r w:rsidR="0007673F" w:rsidRPr="004278AA">
        <w:rPr>
          <w:rFonts w:ascii="Times New Roman" w:hAnsi="Times New Roman"/>
          <w:sz w:val="24"/>
          <w:szCs w:val="24"/>
        </w:rPr>
        <w:t xml:space="preserve">years and above </w:t>
      </w:r>
      <w:r w:rsidR="00D31264">
        <w:rPr>
          <w:rFonts w:ascii="Times New Roman" w:hAnsi="Times New Roman"/>
          <w:sz w:val="24"/>
          <w:szCs w:val="24"/>
        </w:rPr>
        <w:t xml:space="preserve">and women 35-44 years and above </w:t>
      </w:r>
      <w:r w:rsidR="00D64A46">
        <w:rPr>
          <w:rFonts w:ascii="Times New Roman" w:hAnsi="Times New Roman"/>
          <w:sz w:val="24"/>
          <w:szCs w:val="24"/>
        </w:rPr>
        <w:t xml:space="preserve">exhibited </w:t>
      </w:r>
      <w:r w:rsidR="002C5FB9" w:rsidRPr="004278AA">
        <w:rPr>
          <w:rFonts w:ascii="Times New Roman" w:hAnsi="Times New Roman"/>
          <w:sz w:val="24"/>
          <w:szCs w:val="24"/>
        </w:rPr>
        <w:t>a</w:t>
      </w:r>
      <w:r w:rsidR="004E7E7C" w:rsidRPr="004278AA">
        <w:rPr>
          <w:rFonts w:ascii="Times New Roman" w:hAnsi="Times New Roman"/>
          <w:sz w:val="24"/>
          <w:szCs w:val="24"/>
        </w:rPr>
        <w:t xml:space="preserve"> maximum mortality in the January/February</w:t>
      </w:r>
      <w:r w:rsidR="002A70F9" w:rsidRPr="004278AA">
        <w:rPr>
          <w:rFonts w:ascii="Times New Roman" w:hAnsi="Times New Roman"/>
          <w:sz w:val="24"/>
          <w:szCs w:val="24"/>
        </w:rPr>
        <w:t xml:space="preserve">, </w:t>
      </w:r>
      <w:r w:rsidR="002C5FB9" w:rsidRPr="004278AA">
        <w:rPr>
          <w:rFonts w:ascii="Times New Roman" w:hAnsi="Times New Roman"/>
          <w:sz w:val="24"/>
          <w:szCs w:val="24"/>
        </w:rPr>
        <w:t>with a minimum i</w:t>
      </w:r>
      <w:r w:rsidR="004E7E7C" w:rsidRPr="004278AA">
        <w:rPr>
          <w:rFonts w:ascii="Times New Roman" w:hAnsi="Times New Roman"/>
          <w:sz w:val="24"/>
          <w:szCs w:val="24"/>
        </w:rPr>
        <w:t xml:space="preserve">n </w:t>
      </w:r>
      <w:r w:rsidR="00D71354" w:rsidRPr="004278AA">
        <w:rPr>
          <w:rFonts w:ascii="Times New Roman" w:hAnsi="Times New Roman"/>
          <w:sz w:val="24"/>
          <w:szCs w:val="24"/>
        </w:rPr>
        <w:t>July/August</w:t>
      </w:r>
      <w:r w:rsidR="00FB1825" w:rsidRPr="004278AA">
        <w:rPr>
          <w:rFonts w:ascii="Times New Roman" w:hAnsi="Times New Roman"/>
          <w:sz w:val="24"/>
          <w:szCs w:val="24"/>
        </w:rPr>
        <w:t>.</w:t>
      </w:r>
      <w:ins w:id="19" w:author="umahx99" w:date="2016-12-20T04:37:00Z">
        <w:r w:rsidR="00B62118">
          <w:rPr>
            <w:rFonts w:ascii="Times New Roman" w:hAnsi="Times New Roman"/>
            <w:sz w:val="24"/>
            <w:szCs w:val="24"/>
          </w:rPr>
          <w:t xml:space="preserve"> </w:t>
        </w:r>
      </w:ins>
    </w:p>
    <w:p w14:paraId="5753A1AE" w14:textId="77777777" w:rsidR="00365562" w:rsidRPr="004278AA" w:rsidDel="00B62118" w:rsidRDefault="00365562" w:rsidP="00B3245F">
      <w:pPr>
        <w:spacing w:line="480" w:lineRule="auto"/>
        <w:rPr>
          <w:del w:id="20" w:author="umahx99" w:date="2016-12-20T04:37:00Z"/>
          <w:rFonts w:ascii="Times New Roman" w:hAnsi="Times New Roman"/>
          <w:sz w:val="24"/>
          <w:szCs w:val="24"/>
        </w:rPr>
      </w:pPr>
    </w:p>
    <w:p w14:paraId="4B7BC55B" w14:textId="194F1793" w:rsidR="002C5FB9" w:rsidRPr="004278AA" w:rsidRDefault="002A70F9" w:rsidP="00B3245F">
      <w:pPr>
        <w:spacing w:line="480" w:lineRule="auto"/>
        <w:rPr>
          <w:rFonts w:ascii="Times New Roman" w:hAnsi="Times New Roman"/>
          <w:sz w:val="24"/>
          <w:szCs w:val="24"/>
        </w:rPr>
      </w:pPr>
      <w:r w:rsidRPr="004278AA">
        <w:rPr>
          <w:rFonts w:ascii="Times New Roman" w:hAnsi="Times New Roman"/>
          <w:sz w:val="24"/>
          <w:szCs w:val="24"/>
        </w:rPr>
        <w:t>T</w:t>
      </w:r>
      <w:r w:rsidR="002C5FB9" w:rsidRPr="004278AA">
        <w:rPr>
          <w:rFonts w:ascii="Times New Roman" w:hAnsi="Times New Roman"/>
          <w:sz w:val="24"/>
          <w:szCs w:val="24"/>
        </w:rPr>
        <w:t>he converse was true for younger men who possessed significant 12-month seasonality (5-14, 25-34, 25-34), where the peak of mo</w:t>
      </w:r>
      <w:r w:rsidR="00CE64B3" w:rsidRPr="004278AA">
        <w:rPr>
          <w:rFonts w:ascii="Times New Roman" w:hAnsi="Times New Roman"/>
          <w:sz w:val="24"/>
          <w:szCs w:val="24"/>
        </w:rPr>
        <w:t>rtality occurred in June/July</w:t>
      </w:r>
      <w:r w:rsidR="002C5FB9" w:rsidRPr="004278AA">
        <w:rPr>
          <w:rFonts w:ascii="Times New Roman" w:hAnsi="Times New Roman"/>
          <w:sz w:val="24"/>
          <w:szCs w:val="24"/>
        </w:rPr>
        <w:t>, with the minimum in the winter (December/January). The timing of 0-4 year olds for both sexes followed the same pattern as each other,</w:t>
      </w:r>
      <w:r w:rsidR="00AD3DC6" w:rsidRPr="004278AA">
        <w:rPr>
          <w:rFonts w:ascii="Times New Roman" w:hAnsi="Times New Roman"/>
          <w:sz w:val="24"/>
          <w:szCs w:val="24"/>
        </w:rPr>
        <w:t xml:space="preserve"> with maximum mortality in February and minimum in August,</w:t>
      </w:r>
      <w:r w:rsidR="002C5FB9" w:rsidRPr="004278AA">
        <w:rPr>
          <w:rFonts w:ascii="Times New Roman" w:hAnsi="Times New Roman"/>
          <w:sz w:val="24"/>
          <w:szCs w:val="24"/>
        </w:rPr>
        <w:t xml:space="preserve"> indicating no significant difference between sexes at that stage in life.</w:t>
      </w:r>
    </w:p>
    <w:p w14:paraId="1C831676" w14:textId="77777777" w:rsidR="00820F50" w:rsidRPr="004278AA" w:rsidRDefault="00820F50" w:rsidP="00B3245F">
      <w:pPr>
        <w:spacing w:line="480" w:lineRule="auto"/>
        <w:rPr>
          <w:rFonts w:ascii="Times New Roman" w:hAnsi="Times New Roman"/>
          <w:sz w:val="24"/>
          <w:szCs w:val="24"/>
        </w:rPr>
      </w:pPr>
    </w:p>
    <w:p w14:paraId="552EB403" w14:textId="6B003495" w:rsidR="002C5FB9" w:rsidRPr="004278AA" w:rsidRDefault="002C5FB9" w:rsidP="00B3245F">
      <w:pPr>
        <w:spacing w:line="480" w:lineRule="auto"/>
        <w:rPr>
          <w:rFonts w:ascii="Times New Roman" w:hAnsi="Times New Roman"/>
          <w:sz w:val="24"/>
          <w:szCs w:val="24"/>
        </w:rPr>
      </w:pPr>
      <w:r w:rsidRPr="004278AA">
        <w:rPr>
          <w:rFonts w:ascii="Times New Roman" w:hAnsi="Times New Roman"/>
          <w:sz w:val="24"/>
          <w:szCs w:val="24"/>
        </w:rPr>
        <w:t>For the national age-sex groups which demonstrated significant 12-month seasonality, we were interested in how the difference between maximum and minimum mortality within a year had changed from 1982 to 2013. We fitted a linear regression to the seasonal excess (the percentage difference between</w:t>
      </w:r>
      <w:ins w:id="21" w:author="umahx99" w:date="2016-12-20T00:17:00Z">
        <w:r w:rsidR="00E352E4">
          <w:rPr>
            <w:rFonts w:ascii="Times New Roman" w:hAnsi="Times New Roman"/>
            <w:sz w:val="24"/>
            <w:szCs w:val="24"/>
          </w:rPr>
          <w:t xml:space="preserve"> the months with</w:t>
        </w:r>
      </w:ins>
      <w:r w:rsidRPr="004278AA">
        <w:rPr>
          <w:rFonts w:ascii="Times New Roman" w:hAnsi="Times New Roman"/>
          <w:sz w:val="24"/>
          <w:szCs w:val="24"/>
        </w:rPr>
        <w:t xml:space="preserve"> maximum and minimum mortality within a year) against year for </w:t>
      </w:r>
      <w:ins w:id="22" w:author="umahx99" w:date="2016-12-20T00:18:00Z">
        <w:r w:rsidR="00E352E4">
          <w:rPr>
            <w:rFonts w:ascii="Times New Roman" w:hAnsi="Times New Roman"/>
            <w:sz w:val="24"/>
            <w:szCs w:val="24"/>
          </w:rPr>
          <w:t xml:space="preserve">each of </w:t>
        </w:r>
      </w:ins>
      <w:r w:rsidRPr="004278AA">
        <w:rPr>
          <w:rFonts w:ascii="Times New Roman" w:hAnsi="Times New Roman"/>
          <w:sz w:val="24"/>
          <w:szCs w:val="24"/>
        </w:rPr>
        <w:t>the significant age-sex groups. The results, plotted in</w:t>
      </w:r>
      <w:r w:rsidR="00600EE4" w:rsidRPr="004278AA">
        <w:rPr>
          <w:rFonts w:ascii="Times New Roman" w:hAnsi="Times New Roman"/>
          <w:sz w:val="24"/>
          <w:szCs w:val="24"/>
        </w:rPr>
        <w:t xml:space="preserve"> </w:t>
      </w:r>
      <w:r w:rsidR="00600EE4" w:rsidRPr="004278AA">
        <w:rPr>
          <w:rFonts w:ascii="Times New Roman" w:hAnsi="Times New Roman"/>
          <w:sz w:val="24"/>
          <w:szCs w:val="24"/>
        </w:rPr>
        <w:fldChar w:fldCharType="begin"/>
      </w:r>
      <w:r w:rsidR="00600EE4" w:rsidRPr="004278AA">
        <w:rPr>
          <w:rFonts w:ascii="Times New Roman" w:hAnsi="Times New Roman"/>
          <w:sz w:val="24"/>
          <w:szCs w:val="24"/>
        </w:rPr>
        <w:instrText xml:space="preserve"> REF _Ref468360496 \h  \* MERGEFORMAT </w:instrText>
      </w:r>
      <w:r w:rsidR="00600EE4" w:rsidRPr="004278AA">
        <w:rPr>
          <w:rFonts w:ascii="Times New Roman" w:hAnsi="Times New Roman"/>
          <w:sz w:val="24"/>
          <w:szCs w:val="24"/>
        </w:rPr>
      </w:r>
      <w:r w:rsidR="00600EE4" w:rsidRPr="004278AA">
        <w:rPr>
          <w:rFonts w:ascii="Times New Roman" w:hAnsi="Times New Roman"/>
          <w:sz w:val="24"/>
          <w:szCs w:val="24"/>
        </w:rPr>
        <w:fldChar w:fldCharType="separate"/>
      </w:r>
      <w:r w:rsidR="00600EE4" w:rsidRPr="004278AA">
        <w:rPr>
          <w:rFonts w:ascii="Times New Roman" w:hAnsi="Times New Roman"/>
          <w:sz w:val="24"/>
          <w:szCs w:val="24"/>
        </w:rPr>
        <w:t xml:space="preserve">figure </w:t>
      </w:r>
      <w:r w:rsidR="00600EE4" w:rsidRPr="004278AA">
        <w:rPr>
          <w:rFonts w:ascii="Times New Roman" w:hAnsi="Times New Roman"/>
          <w:noProof/>
          <w:sz w:val="24"/>
          <w:szCs w:val="24"/>
        </w:rPr>
        <w:t>3</w:t>
      </w:r>
      <w:r w:rsidR="00600EE4" w:rsidRPr="004278AA">
        <w:rPr>
          <w:rFonts w:ascii="Times New Roman" w:hAnsi="Times New Roman"/>
          <w:sz w:val="24"/>
          <w:szCs w:val="24"/>
        </w:rPr>
        <w:fldChar w:fldCharType="end"/>
      </w:r>
      <w:r w:rsidR="000920C6" w:rsidRPr="004278AA">
        <w:rPr>
          <w:rFonts w:ascii="Times New Roman" w:hAnsi="Times New Roman"/>
          <w:sz w:val="24"/>
          <w:szCs w:val="24"/>
        </w:rPr>
        <w:t xml:space="preserve"> and summarised in table 2</w:t>
      </w:r>
      <w:r w:rsidRPr="004278AA">
        <w:rPr>
          <w:rFonts w:ascii="Times New Roman" w:hAnsi="Times New Roman"/>
          <w:sz w:val="24"/>
          <w:szCs w:val="24"/>
        </w:rPr>
        <w:t>, demonstrate that older groups (45 and older</w:t>
      </w:r>
      <w:r w:rsidR="001D20EA" w:rsidRPr="004278AA">
        <w:rPr>
          <w:rFonts w:ascii="Times New Roman" w:hAnsi="Times New Roman"/>
          <w:sz w:val="24"/>
          <w:szCs w:val="24"/>
        </w:rPr>
        <w:t xml:space="preserve">, except for 45-54 </w:t>
      </w:r>
      <w:r w:rsidR="00BA2E2C" w:rsidRPr="004278AA">
        <w:rPr>
          <w:rFonts w:ascii="Times New Roman" w:hAnsi="Times New Roman"/>
          <w:sz w:val="24"/>
          <w:szCs w:val="24"/>
        </w:rPr>
        <w:t xml:space="preserve">(8.8% to 4.8%) </w:t>
      </w:r>
      <w:r w:rsidR="001D20EA" w:rsidRPr="004278AA">
        <w:rPr>
          <w:rFonts w:ascii="Times New Roman" w:hAnsi="Times New Roman"/>
          <w:sz w:val="24"/>
          <w:szCs w:val="24"/>
        </w:rPr>
        <w:t>m</w:t>
      </w:r>
      <w:r w:rsidR="00D773DD" w:rsidRPr="004278AA">
        <w:rPr>
          <w:rFonts w:ascii="Times New Roman" w:hAnsi="Times New Roman"/>
          <w:sz w:val="24"/>
          <w:szCs w:val="24"/>
        </w:rPr>
        <w:t>en</w:t>
      </w:r>
      <w:r w:rsidRPr="004278AA">
        <w:rPr>
          <w:rFonts w:ascii="Times New Roman" w:hAnsi="Times New Roman"/>
          <w:sz w:val="24"/>
          <w:szCs w:val="24"/>
        </w:rPr>
        <w:t>) in both sexes have exhibited no significant change in seasonal excess. Younger age groups, particularly 5-14</w:t>
      </w:r>
      <w:r w:rsidR="00BA2E2C" w:rsidRPr="004278AA">
        <w:rPr>
          <w:rFonts w:ascii="Times New Roman" w:hAnsi="Times New Roman"/>
          <w:sz w:val="24"/>
          <w:szCs w:val="24"/>
        </w:rPr>
        <w:t xml:space="preserve"> (</w:t>
      </w:r>
      <w:r w:rsidR="00CB2B62" w:rsidRPr="004278AA">
        <w:rPr>
          <w:rFonts w:ascii="Times New Roman" w:hAnsi="Times New Roman"/>
          <w:sz w:val="24"/>
          <w:szCs w:val="24"/>
        </w:rPr>
        <w:t>39.2%</w:t>
      </w:r>
      <w:r w:rsidR="00981FCD" w:rsidRPr="004278AA">
        <w:rPr>
          <w:rFonts w:ascii="Times New Roman" w:hAnsi="Times New Roman"/>
          <w:sz w:val="24"/>
          <w:szCs w:val="24"/>
        </w:rPr>
        <w:t xml:space="preserve"> to</w:t>
      </w:r>
      <w:r w:rsidR="00CB2B62" w:rsidRPr="004278AA">
        <w:rPr>
          <w:rFonts w:ascii="Times New Roman" w:hAnsi="Times New Roman"/>
          <w:sz w:val="24"/>
          <w:szCs w:val="24"/>
        </w:rPr>
        <w:t xml:space="preserve"> 12.6%</w:t>
      </w:r>
      <w:r w:rsidR="00BA2E2C" w:rsidRPr="004278AA">
        <w:rPr>
          <w:rFonts w:ascii="Times New Roman" w:hAnsi="Times New Roman"/>
          <w:sz w:val="24"/>
          <w:szCs w:val="24"/>
        </w:rPr>
        <w:t>)</w:t>
      </w:r>
      <w:r w:rsidRPr="004278AA">
        <w:rPr>
          <w:rFonts w:ascii="Times New Roman" w:hAnsi="Times New Roman"/>
          <w:sz w:val="24"/>
          <w:szCs w:val="24"/>
        </w:rPr>
        <w:t>, 15-24</w:t>
      </w:r>
      <w:r w:rsidR="00BA2E2C" w:rsidRPr="004278AA">
        <w:rPr>
          <w:rFonts w:ascii="Times New Roman" w:hAnsi="Times New Roman"/>
          <w:sz w:val="24"/>
          <w:szCs w:val="24"/>
        </w:rPr>
        <w:t xml:space="preserve"> (</w:t>
      </w:r>
      <w:r w:rsidR="006A2543" w:rsidRPr="004278AA">
        <w:rPr>
          <w:rFonts w:ascii="Times New Roman" w:hAnsi="Times New Roman"/>
          <w:sz w:val="24"/>
          <w:szCs w:val="24"/>
        </w:rPr>
        <w:t>37.1%</w:t>
      </w:r>
      <w:r w:rsidR="00981FCD" w:rsidRPr="004278AA">
        <w:rPr>
          <w:rFonts w:ascii="Times New Roman" w:hAnsi="Times New Roman"/>
          <w:sz w:val="24"/>
          <w:szCs w:val="24"/>
        </w:rPr>
        <w:t xml:space="preserve"> to </w:t>
      </w:r>
      <w:r w:rsidR="006A2543" w:rsidRPr="004278AA">
        <w:rPr>
          <w:rFonts w:ascii="Times New Roman" w:hAnsi="Times New Roman"/>
          <w:sz w:val="24"/>
          <w:szCs w:val="24"/>
        </w:rPr>
        <w:t>12.5%</w:t>
      </w:r>
      <w:r w:rsidR="00BA2E2C" w:rsidRPr="004278AA">
        <w:rPr>
          <w:rFonts w:ascii="Times New Roman" w:hAnsi="Times New Roman"/>
          <w:sz w:val="24"/>
          <w:szCs w:val="24"/>
        </w:rPr>
        <w:t>)</w:t>
      </w:r>
      <w:r w:rsidRPr="004278AA">
        <w:rPr>
          <w:rFonts w:ascii="Times New Roman" w:hAnsi="Times New Roman"/>
          <w:sz w:val="24"/>
          <w:szCs w:val="24"/>
        </w:rPr>
        <w:t>, 25-34</w:t>
      </w:r>
      <w:r w:rsidR="00BA2E2C" w:rsidRPr="004278AA">
        <w:rPr>
          <w:rFonts w:ascii="Times New Roman" w:hAnsi="Times New Roman"/>
          <w:sz w:val="24"/>
          <w:szCs w:val="24"/>
        </w:rPr>
        <w:t xml:space="preserve"> (</w:t>
      </w:r>
      <w:r w:rsidR="009B07E8" w:rsidRPr="004278AA">
        <w:rPr>
          <w:rFonts w:ascii="Times New Roman" w:hAnsi="Times New Roman"/>
          <w:sz w:val="24"/>
          <w:szCs w:val="24"/>
        </w:rPr>
        <w:t xml:space="preserve">14.6% </w:t>
      </w:r>
      <w:r w:rsidR="00981FCD" w:rsidRPr="004278AA">
        <w:rPr>
          <w:rFonts w:ascii="Times New Roman" w:hAnsi="Times New Roman"/>
          <w:sz w:val="24"/>
          <w:szCs w:val="24"/>
        </w:rPr>
        <w:t xml:space="preserve">to </w:t>
      </w:r>
      <w:r w:rsidR="009B07E8" w:rsidRPr="004278AA">
        <w:rPr>
          <w:rFonts w:ascii="Times New Roman" w:hAnsi="Times New Roman"/>
          <w:sz w:val="24"/>
          <w:szCs w:val="24"/>
        </w:rPr>
        <w:t>7.3%</w:t>
      </w:r>
      <w:r w:rsidR="00BA2E2C" w:rsidRPr="004278AA">
        <w:rPr>
          <w:rFonts w:ascii="Times New Roman" w:hAnsi="Times New Roman"/>
          <w:sz w:val="24"/>
          <w:szCs w:val="24"/>
        </w:rPr>
        <w:t>)</w:t>
      </w:r>
      <w:r w:rsidRPr="004278AA">
        <w:rPr>
          <w:rFonts w:ascii="Times New Roman" w:hAnsi="Times New Roman"/>
          <w:sz w:val="24"/>
          <w:szCs w:val="24"/>
        </w:rPr>
        <w:t xml:space="preserve"> men, exhibit a </w:t>
      </w:r>
      <w:r w:rsidR="00B13E9E" w:rsidRPr="004278AA">
        <w:rPr>
          <w:rFonts w:ascii="Times New Roman" w:hAnsi="Times New Roman"/>
          <w:sz w:val="24"/>
          <w:szCs w:val="24"/>
        </w:rPr>
        <w:t xml:space="preserve">statistically </w:t>
      </w:r>
      <w:r w:rsidRPr="004278AA">
        <w:rPr>
          <w:rFonts w:ascii="Times New Roman" w:hAnsi="Times New Roman"/>
          <w:sz w:val="24"/>
          <w:szCs w:val="24"/>
        </w:rPr>
        <w:t xml:space="preserve">significant decline of seasonality during the </w:t>
      </w:r>
      <w:r w:rsidR="00793D6E" w:rsidRPr="004278AA">
        <w:rPr>
          <w:rFonts w:ascii="Times New Roman" w:hAnsi="Times New Roman"/>
          <w:sz w:val="24"/>
          <w:szCs w:val="24"/>
        </w:rPr>
        <w:t>period of study</w:t>
      </w:r>
      <w:r w:rsidR="00B13E9E" w:rsidRPr="004278AA">
        <w:rPr>
          <w:rFonts w:ascii="Times New Roman" w:hAnsi="Times New Roman"/>
          <w:sz w:val="24"/>
          <w:szCs w:val="24"/>
        </w:rPr>
        <w:t>.</w:t>
      </w:r>
    </w:p>
    <w:p w14:paraId="33EF8EAD" w14:textId="77777777" w:rsidR="00857C52" w:rsidRPr="004278AA" w:rsidRDefault="00857C52" w:rsidP="00B3245F">
      <w:pPr>
        <w:spacing w:line="480" w:lineRule="auto"/>
        <w:rPr>
          <w:rFonts w:ascii="Times New Roman" w:hAnsi="Times New Roman"/>
          <w:sz w:val="24"/>
          <w:szCs w:val="24"/>
        </w:rPr>
      </w:pPr>
    </w:p>
    <w:p w14:paraId="2634D1DE" w14:textId="4E624F30" w:rsidR="002C5FB9" w:rsidRPr="004278AA" w:rsidRDefault="002C5FB9" w:rsidP="00B3245F">
      <w:pPr>
        <w:spacing w:line="480" w:lineRule="auto"/>
        <w:rPr>
          <w:rFonts w:ascii="Times New Roman" w:hAnsi="Times New Roman"/>
          <w:sz w:val="24"/>
          <w:szCs w:val="24"/>
        </w:rPr>
      </w:pPr>
      <w:r w:rsidRPr="004278AA">
        <w:rPr>
          <w:rFonts w:ascii="Times New Roman" w:hAnsi="Times New Roman"/>
          <w:sz w:val="24"/>
          <w:szCs w:val="24"/>
        </w:rPr>
        <w:t>The national data were subdivided geographically by climate region, as described by the National Oceanic and Atmospheric Administration (NOAA).</w:t>
      </w:r>
      <w:r w:rsidR="00F6757E">
        <w:rPr>
          <w:rFonts w:ascii="Times New Roman" w:hAnsi="Times New Roman"/>
          <w:sz w:val="24"/>
          <w:szCs w:val="24"/>
        </w:rPr>
        <w:fldChar w:fldCharType="begin"/>
      </w:r>
      <w:r w:rsidR="00F6757E">
        <w:rPr>
          <w:rFonts w:ascii="Times New Roman" w:hAnsi="Times New Roman"/>
          <w:sz w:val="24"/>
          <w:szCs w:val="24"/>
        </w:rPr>
        <w:instrText xml:space="preserve"> ADDIN EN.CITE &lt;EndNote&gt;&lt;Cite&gt;&lt;Author&gt;Karl&lt;/Author&gt;&lt;Year&gt;1984&lt;/Year&gt;&lt;RecNum&gt;454&lt;/RecNum&gt;&lt;DisplayText&gt;&lt;style face="superscript"&gt;27&lt;/style&gt;&lt;/DisplayText&gt;&lt;record&gt;&lt;rec-number&gt;454&lt;/rec-number&gt;&lt;foreign-keys&gt;&lt;key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00F6757E">
        <w:rPr>
          <w:rFonts w:ascii="Times New Roman" w:hAnsi="Times New Roman"/>
          <w:sz w:val="24"/>
          <w:szCs w:val="24"/>
        </w:rPr>
        <w:fldChar w:fldCharType="separate"/>
      </w:r>
      <w:r w:rsidR="00F6757E" w:rsidRPr="00F6757E">
        <w:rPr>
          <w:rFonts w:ascii="Times New Roman" w:hAnsi="Times New Roman"/>
          <w:noProof/>
          <w:sz w:val="24"/>
          <w:szCs w:val="24"/>
          <w:vertAlign w:val="superscript"/>
        </w:rPr>
        <w:t>27</w:t>
      </w:r>
      <w:r w:rsidR="00F6757E">
        <w:rPr>
          <w:rFonts w:ascii="Times New Roman" w:hAnsi="Times New Roman"/>
          <w:sz w:val="24"/>
          <w:szCs w:val="24"/>
        </w:rPr>
        <w:fldChar w:fldCharType="end"/>
      </w:r>
      <w:r w:rsidRPr="004278AA">
        <w:rPr>
          <w:rFonts w:ascii="Times New Roman" w:hAnsi="Times New Roman"/>
          <w:sz w:val="24"/>
          <w:szCs w:val="24"/>
        </w:rPr>
        <w:t xml:space="preserve"> </w:t>
      </w:r>
      <w:ins w:id="23" w:author="umahx99" w:date="2016-12-20T00:23:00Z">
        <w:r w:rsidR="00230977">
          <w:rPr>
            <w:rFonts w:ascii="Times New Roman" w:hAnsi="Times New Roman"/>
            <w:sz w:val="24"/>
            <w:szCs w:val="24"/>
          </w:rPr>
          <w:t>In addition</w:t>
        </w:r>
      </w:ins>
      <w:ins w:id="24" w:author="umahx99" w:date="2016-12-20T00:24:00Z">
        <w:r w:rsidR="00230977">
          <w:rPr>
            <w:rFonts w:ascii="Times New Roman" w:hAnsi="Times New Roman"/>
            <w:sz w:val="24"/>
            <w:szCs w:val="24"/>
          </w:rPr>
          <w:t>,</w:t>
        </w:r>
      </w:ins>
      <w:ins w:id="25" w:author="umahx99" w:date="2016-12-20T00:23:00Z">
        <w:r w:rsidR="00230977">
          <w:rPr>
            <w:rFonts w:ascii="Times New Roman" w:hAnsi="Times New Roman"/>
            <w:sz w:val="24"/>
            <w:szCs w:val="24"/>
          </w:rPr>
          <w:t xml:space="preserve"> </w:t>
        </w:r>
      </w:ins>
      <w:ins w:id="26" w:author="umahx99" w:date="2016-12-20T00:24:00Z">
        <w:r w:rsidR="00230977" w:rsidRPr="004278AA">
          <w:rPr>
            <w:rFonts w:ascii="Times New Roman" w:hAnsi="Times New Roman"/>
            <w:sz w:val="24"/>
            <w:szCs w:val="24"/>
          </w:rPr>
          <w:t xml:space="preserve">Hawaii was included in the West region, and Alaska in the Northwest region for the analysis. </w:t>
        </w:r>
      </w:ins>
      <w:r w:rsidR="006758D4">
        <w:rPr>
          <w:rFonts w:ascii="Times New Roman" w:hAnsi="Times New Roman"/>
          <w:sz w:val="24"/>
          <w:szCs w:val="24"/>
        </w:rPr>
        <w:t xml:space="preserve">Results of a sub-national centre of gravity analysis are plotted on </w:t>
      </w:r>
      <w:r w:rsidR="006C0352" w:rsidRPr="004278AA">
        <w:rPr>
          <w:rFonts w:ascii="Times New Roman" w:hAnsi="Times New Roman"/>
          <w:sz w:val="24"/>
          <w:szCs w:val="24"/>
        </w:rPr>
        <w:t xml:space="preserve">figure 4. </w:t>
      </w:r>
      <w:commentRangeStart w:id="27"/>
      <w:r w:rsidR="006758D4">
        <w:rPr>
          <w:rFonts w:ascii="Times New Roman" w:hAnsi="Times New Roman"/>
          <w:sz w:val="24"/>
          <w:szCs w:val="24"/>
        </w:rPr>
        <w:t xml:space="preserve">This was performed </w:t>
      </w:r>
      <w:r w:rsidR="006758D4" w:rsidRPr="004278AA">
        <w:rPr>
          <w:rFonts w:ascii="Times New Roman" w:hAnsi="Times New Roman"/>
          <w:sz w:val="24"/>
          <w:szCs w:val="24"/>
        </w:rPr>
        <w:t xml:space="preserve">for groups which demonstrated significant </w:t>
      </w:r>
      <w:r w:rsidR="006758D4">
        <w:rPr>
          <w:rFonts w:ascii="Times New Roman" w:hAnsi="Times New Roman"/>
          <w:sz w:val="24"/>
          <w:szCs w:val="24"/>
        </w:rPr>
        <w:t>national 12-month seasonality</w:t>
      </w:r>
      <w:r w:rsidR="006758D4" w:rsidRPr="004278AA">
        <w:rPr>
          <w:rFonts w:ascii="Times New Roman" w:hAnsi="Times New Roman"/>
          <w:sz w:val="24"/>
          <w:szCs w:val="24"/>
        </w:rPr>
        <w:t xml:space="preserve">. </w:t>
      </w:r>
      <w:commentRangeEnd w:id="27"/>
      <w:r w:rsidR="00D0645F">
        <w:rPr>
          <w:rStyle w:val="CommentReference"/>
          <w:rFonts w:asciiTheme="minorHAnsi" w:eastAsiaTheme="minorHAnsi" w:hAnsiTheme="minorHAnsi" w:cstheme="minorBidi"/>
        </w:rPr>
        <w:commentReference w:id="27"/>
      </w:r>
      <w:r w:rsidR="006758D4" w:rsidRPr="004278AA">
        <w:rPr>
          <w:rFonts w:ascii="Times New Roman" w:hAnsi="Times New Roman"/>
          <w:sz w:val="24"/>
          <w:szCs w:val="24"/>
        </w:rPr>
        <w:t xml:space="preserve">The results of this are plotted as maps </w:t>
      </w:r>
      <w:del w:id="28" w:author="umahx99" w:date="2016-12-20T00:24:00Z">
        <w:r w:rsidR="006758D4" w:rsidRPr="004278AA" w:rsidDel="00230977">
          <w:rPr>
            <w:rFonts w:ascii="Times New Roman" w:hAnsi="Times New Roman"/>
            <w:sz w:val="24"/>
            <w:szCs w:val="24"/>
          </w:rPr>
          <w:delText xml:space="preserve">on </w:delText>
        </w:r>
      </w:del>
      <w:ins w:id="29" w:author="umahx99" w:date="2016-12-20T00:24:00Z">
        <w:r w:rsidR="00230977">
          <w:rPr>
            <w:rFonts w:ascii="Times New Roman" w:hAnsi="Times New Roman"/>
            <w:sz w:val="24"/>
            <w:szCs w:val="24"/>
          </w:rPr>
          <w:t xml:space="preserve">in </w:t>
        </w:r>
        <w:proofErr w:type="gramStart"/>
        <w:r w:rsidR="00230977">
          <w:rPr>
            <w:rFonts w:ascii="Times New Roman" w:hAnsi="Times New Roman"/>
            <w:sz w:val="24"/>
            <w:szCs w:val="24"/>
          </w:rPr>
          <w:t>Figure ?</w:t>
        </w:r>
        <w:proofErr w:type="gramEnd"/>
        <w:r w:rsidR="00230977" w:rsidRPr="004278AA">
          <w:rPr>
            <w:rFonts w:ascii="Times New Roman" w:hAnsi="Times New Roman"/>
            <w:sz w:val="24"/>
            <w:szCs w:val="24"/>
          </w:rPr>
          <w:t xml:space="preserve"> </w:t>
        </w:r>
      </w:ins>
      <w:del w:id="30" w:author="umahx99" w:date="2016-12-20T00:24:00Z">
        <w:r w:rsidRPr="004278AA" w:rsidDel="00230977">
          <w:rPr>
            <w:rFonts w:ascii="Times New Roman" w:hAnsi="Times New Roman"/>
            <w:sz w:val="24"/>
            <w:szCs w:val="24"/>
          </w:rPr>
          <w:delText xml:space="preserve">Hawaii was included in the West region, and Alaska in the Northwest region for </w:delText>
        </w:r>
        <w:r w:rsidR="00184548" w:rsidRPr="004278AA" w:rsidDel="00230977">
          <w:rPr>
            <w:rFonts w:ascii="Times New Roman" w:hAnsi="Times New Roman"/>
            <w:sz w:val="24"/>
            <w:szCs w:val="24"/>
          </w:rPr>
          <w:delText>the analysis</w:delText>
        </w:r>
        <w:r w:rsidR="003324A5" w:rsidRPr="004278AA" w:rsidDel="00230977">
          <w:rPr>
            <w:rFonts w:ascii="Times New Roman" w:hAnsi="Times New Roman"/>
            <w:sz w:val="24"/>
            <w:szCs w:val="24"/>
          </w:rPr>
          <w:delText>.</w:delText>
        </w:r>
        <w:r w:rsidRPr="004278AA" w:rsidDel="00230977">
          <w:rPr>
            <w:rFonts w:ascii="Times New Roman" w:hAnsi="Times New Roman"/>
            <w:sz w:val="24"/>
            <w:szCs w:val="24"/>
          </w:rPr>
          <w:delText xml:space="preserve"> </w:delText>
        </w:r>
      </w:del>
      <w:r w:rsidRPr="004278AA">
        <w:rPr>
          <w:rFonts w:ascii="Times New Roman" w:hAnsi="Times New Roman"/>
          <w:sz w:val="24"/>
          <w:szCs w:val="24"/>
        </w:rPr>
        <w:t>The subnational patterns are con</w:t>
      </w:r>
      <w:r w:rsidR="003324A5" w:rsidRPr="004278AA">
        <w:rPr>
          <w:rFonts w:ascii="Times New Roman" w:hAnsi="Times New Roman"/>
          <w:sz w:val="24"/>
          <w:szCs w:val="24"/>
        </w:rPr>
        <w:t>s</w:t>
      </w:r>
      <w:r w:rsidR="004233BA" w:rsidRPr="004278AA">
        <w:rPr>
          <w:rFonts w:ascii="Times New Roman" w:hAnsi="Times New Roman"/>
          <w:sz w:val="24"/>
          <w:szCs w:val="24"/>
        </w:rPr>
        <w:t>istent with the national values</w:t>
      </w:r>
      <w:r w:rsidR="009F5D95" w:rsidRPr="004278AA">
        <w:rPr>
          <w:rFonts w:ascii="Times New Roman" w:hAnsi="Times New Roman"/>
          <w:sz w:val="24"/>
          <w:szCs w:val="24"/>
        </w:rPr>
        <w:t xml:space="preserve">, indicating </w:t>
      </w:r>
      <w:r w:rsidR="00EC42D2" w:rsidRPr="004278AA">
        <w:rPr>
          <w:rFonts w:ascii="Times New Roman" w:hAnsi="Times New Roman"/>
          <w:sz w:val="24"/>
          <w:szCs w:val="24"/>
        </w:rPr>
        <w:t xml:space="preserve">the timing of maximum and minimum mortality is </w:t>
      </w:r>
      <w:r w:rsidR="00593BFA" w:rsidRPr="004278AA">
        <w:rPr>
          <w:rFonts w:ascii="Times New Roman" w:hAnsi="Times New Roman"/>
          <w:sz w:val="24"/>
          <w:szCs w:val="24"/>
        </w:rPr>
        <w:t>l</w:t>
      </w:r>
      <w:r w:rsidR="00242781" w:rsidRPr="004278AA">
        <w:rPr>
          <w:rFonts w:ascii="Times New Roman" w:hAnsi="Times New Roman"/>
          <w:sz w:val="24"/>
          <w:szCs w:val="24"/>
        </w:rPr>
        <w:t>argely independent of geography</w:t>
      </w:r>
      <w:r w:rsidR="00BE2134" w:rsidRPr="004278AA">
        <w:rPr>
          <w:rFonts w:ascii="Times New Roman" w:hAnsi="Times New Roman"/>
          <w:sz w:val="24"/>
          <w:szCs w:val="24"/>
        </w:rPr>
        <w:t>.</w:t>
      </w:r>
      <w:r w:rsidR="002208C6" w:rsidRPr="004278AA">
        <w:rPr>
          <w:rFonts w:ascii="Times New Roman" w:hAnsi="Times New Roman"/>
          <w:sz w:val="24"/>
          <w:szCs w:val="24"/>
        </w:rPr>
        <w:t xml:space="preserve"> </w:t>
      </w:r>
    </w:p>
    <w:p w14:paraId="195B1677" w14:textId="53A155E9" w:rsidR="00665CC1" w:rsidRPr="004278AA" w:rsidRDefault="00665CC1" w:rsidP="00B3245F">
      <w:pPr>
        <w:keepNext/>
        <w:spacing w:line="480" w:lineRule="auto"/>
        <w:rPr>
          <w:rFonts w:ascii="Times New Roman" w:hAnsi="Times New Roman"/>
          <w:sz w:val="24"/>
          <w:szCs w:val="24"/>
        </w:rPr>
      </w:pPr>
    </w:p>
    <w:p w14:paraId="75D9DF51" w14:textId="1B9DC807" w:rsidR="00803355" w:rsidRPr="004278AA" w:rsidRDefault="00242781" w:rsidP="00B3245F">
      <w:pPr>
        <w:spacing w:after="0" w:line="480" w:lineRule="auto"/>
        <w:rPr>
          <w:rFonts w:ascii="Times New Roman" w:hAnsi="Times New Roman"/>
          <w:sz w:val="24"/>
          <w:szCs w:val="24"/>
        </w:rPr>
      </w:pPr>
      <w:r w:rsidRPr="004278AA">
        <w:rPr>
          <w:rFonts w:ascii="Times New Roman" w:hAnsi="Times New Roman"/>
          <w:sz w:val="24"/>
          <w:szCs w:val="24"/>
        </w:rPr>
        <w:t>In sensitivity analyses, our results were robust to analytical choices</w:t>
      </w:r>
      <w:r w:rsidR="00650681" w:rsidRPr="004278AA">
        <w:rPr>
          <w:rFonts w:ascii="Times New Roman" w:hAnsi="Times New Roman"/>
          <w:sz w:val="24"/>
          <w:szCs w:val="24"/>
        </w:rPr>
        <w:t xml:space="preserve">: </w:t>
      </w:r>
      <w:ins w:id="31" w:author="umahx99" w:date="2016-12-20T04:35:00Z">
        <w:r w:rsidR="00B62118">
          <w:rPr>
            <w:rFonts w:ascii="Times New Roman" w:hAnsi="Times New Roman"/>
            <w:sz w:val="24"/>
            <w:szCs w:val="24"/>
          </w:rPr>
          <w:t>c</w:t>
        </w:r>
      </w:ins>
      <w:del w:id="32" w:author="umahx99" w:date="2016-12-20T04:35:00Z">
        <w:r w:rsidR="00650681" w:rsidRPr="004278AA" w:rsidDel="00B62118">
          <w:rPr>
            <w:rFonts w:ascii="Times New Roman" w:hAnsi="Times New Roman"/>
            <w:sz w:val="24"/>
            <w:szCs w:val="24"/>
          </w:rPr>
          <w:delText>C</w:delText>
        </w:r>
      </w:del>
      <w:r w:rsidR="00650681" w:rsidRPr="004278AA">
        <w:rPr>
          <w:rFonts w:ascii="Times New Roman" w:hAnsi="Times New Roman"/>
          <w:sz w:val="24"/>
          <w:szCs w:val="24"/>
        </w:rPr>
        <w:t>omparing the average power spectra in the national wavelet analysis to a red- instead of white-noise spectrum did not result in any differen</w:t>
      </w:r>
      <w:ins w:id="33" w:author="umahx99" w:date="2016-12-20T04:36:00Z">
        <w:r w:rsidR="00B62118">
          <w:rPr>
            <w:rFonts w:ascii="Times New Roman" w:hAnsi="Times New Roman"/>
            <w:sz w:val="24"/>
            <w:szCs w:val="24"/>
          </w:rPr>
          <w:t>ces</w:t>
        </w:r>
      </w:ins>
      <w:del w:id="34" w:author="umahx99" w:date="2016-12-20T04:36:00Z">
        <w:r w:rsidR="00650681" w:rsidRPr="004278AA" w:rsidDel="00B62118">
          <w:rPr>
            <w:rFonts w:ascii="Times New Roman" w:hAnsi="Times New Roman"/>
            <w:sz w:val="24"/>
            <w:szCs w:val="24"/>
          </w:rPr>
          <w:delText>t</w:delText>
        </w:r>
      </w:del>
      <w:ins w:id="35" w:author="umahx99" w:date="2016-12-20T04:36:00Z">
        <w:r w:rsidR="00B62118">
          <w:rPr>
            <w:rFonts w:ascii="Times New Roman" w:hAnsi="Times New Roman"/>
            <w:sz w:val="24"/>
            <w:szCs w:val="24"/>
          </w:rPr>
          <w:t xml:space="preserve"> in the</w:t>
        </w:r>
      </w:ins>
      <w:r w:rsidR="00650681" w:rsidRPr="004278AA">
        <w:rPr>
          <w:rFonts w:ascii="Times New Roman" w:hAnsi="Times New Roman"/>
          <w:sz w:val="24"/>
          <w:szCs w:val="24"/>
        </w:rPr>
        <w:t xml:space="preserve"> significan</w:t>
      </w:r>
      <w:ins w:id="36" w:author="umahx99" w:date="2016-12-20T04:36:00Z">
        <w:r w:rsidR="00B62118">
          <w:rPr>
            <w:rFonts w:ascii="Times New Roman" w:hAnsi="Times New Roman"/>
            <w:sz w:val="24"/>
            <w:szCs w:val="24"/>
          </w:rPr>
          <w:t>ce</w:t>
        </w:r>
      </w:ins>
      <w:del w:id="37" w:author="umahx99" w:date="2016-12-20T04:36:00Z">
        <w:r w:rsidR="00650681" w:rsidRPr="004278AA" w:rsidDel="00B62118">
          <w:rPr>
            <w:rFonts w:ascii="Times New Roman" w:hAnsi="Times New Roman"/>
            <w:sz w:val="24"/>
            <w:szCs w:val="24"/>
          </w:rPr>
          <w:delText>t</w:delText>
        </w:r>
      </w:del>
      <w:ins w:id="38" w:author="umahx99" w:date="2016-12-20T04:37:00Z">
        <w:r w:rsidR="00B62118">
          <w:rPr>
            <w:rFonts w:ascii="Times New Roman" w:hAnsi="Times New Roman"/>
            <w:sz w:val="24"/>
            <w:szCs w:val="24"/>
          </w:rPr>
          <w:t xml:space="preserve"> of</w:t>
        </w:r>
      </w:ins>
      <w:r w:rsidR="00650681" w:rsidRPr="004278AA">
        <w:rPr>
          <w:rFonts w:ascii="Times New Roman" w:hAnsi="Times New Roman"/>
          <w:sz w:val="24"/>
          <w:szCs w:val="24"/>
        </w:rPr>
        <w:t xml:space="preserve"> 12-month seasonality</w:t>
      </w:r>
      <w:r w:rsidR="00717527" w:rsidRPr="004278AA">
        <w:rPr>
          <w:rFonts w:ascii="Times New Roman" w:hAnsi="Times New Roman"/>
          <w:sz w:val="24"/>
          <w:szCs w:val="24"/>
        </w:rPr>
        <w:t>.</w:t>
      </w:r>
      <w:r w:rsidR="003B29FF" w:rsidRPr="004278AA">
        <w:rPr>
          <w:rFonts w:ascii="Times New Roman" w:hAnsi="Times New Roman"/>
          <w:sz w:val="24"/>
          <w:szCs w:val="24"/>
        </w:rPr>
        <w:t xml:space="preserve"> </w:t>
      </w:r>
      <w:commentRangeStart w:id="39"/>
      <w:r w:rsidR="003B29FF" w:rsidRPr="004278AA">
        <w:rPr>
          <w:rFonts w:ascii="Times New Roman" w:hAnsi="Times New Roman"/>
          <w:sz w:val="24"/>
          <w:szCs w:val="24"/>
        </w:rPr>
        <w:t xml:space="preserve">Using death counts instead of death rates in the centre of gravity analysis presented similar results to those </w:t>
      </w:r>
      <w:r w:rsidR="00CE1EE0">
        <w:rPr>
          <w:rFonts w:ascii="Times New Roman" w:hAnsi="Times New Roman"/>
          <w:sz w:val="24"/>
          <w:szCs w:val="24"/>
        </w:rPr>
        <w:t>we expounded</w:t>
      </w:r>
      <w:r w:rsidR="003B29FF" w:rsidRPr="004278AA">
        <w:rPr>
          <w:rFonts w:ascii="Times New Roman" w:hAnsi="Times New Roman"/>
          <w:sz w:val="24"/>
          <w:szCs w:val="24"/>
        </w:rPr>
        <w:t>.</w:t>
      </w:r>
      <w:commentRangeEnd w:id="39"/>
      <w:r w:rsidR="001A6118">
        <w:rPr>
          <w:rStyle w:val="CommentReference"/>
          <w:rFonts w:asciiTheme="minorHAnsi" w:eastAsiaTheme="minorHAnsi" w:hAnsiTheme="minorHAnsi" w:cstheme="minorBidi"/>
        </w:rPr>
        <w:commentReference w:id="39"/>
      </w:r>
    </w:p>
    <w:p w14:paraId="35551AB2" w14:textId="77777777" w:rsidR="002807DD" w:rsidRPr="004278AA" w:rsidRDefault="002807DD" w:rsidP="00B3245F">
      <w:pPr>
        <w:spacing w:after="0" w:line="480" w:lineRule="auto"/>
        <w:rPr>
          <w:rFonts w:ascii="Times New Roman" w:hAnsi="Times New Roman"/>
          <w:sz w:val="24"/>
          <w:szCs w:val="24"/>
        </w:rPr>
      </w:pPr>
    </w:p>
    <w:p w14:paraId="367AD621" w14:textId="53FC4DDF" w:rsidR="00C23A06" w:rsidRPr="00E13578" w:rsidRDefault="00C67F19" w:rsidP="002807DD">
      <w:pPr>
        <w:spacing w:after="0" w:line="480" w:lineRule="auto"/>
        <w:rPr>
          <w:rFonts w:ascii="Times New Roman" w:hAnsi="Times New Roman"/>
          <w:sz w:val="24"/>
          <w:szCs w:val="24"/>
        </w:rPr>
      </w:pPr>
      <w:bookmarkStart w:id="40" w:name="_GoBack"/>
      <w:r w:rsidRPr="00E13578">
        <w:rPr>
          <w:rFonts w:ascii="Times New Roman" w:hAnsi="Times New Roman"/>
          <w:sz w:val="24"/>
          <w:szCs w:val="24"/>
        </w:rPr>
        <w:t>The main innovation</w:t>
      </w:r>
      <w:r w:rsidR="00BB0FD0" w:rsidRPr="00E13578">
        <w:rPr>
          <w:rFonts w:ascii="Times New Roman" w:hAnsi="Times New Roman"/>
          <w:sz w:val="24"/>
          <w:szCs w:val="24"/>
        </w:rPr>
        <w:t xml:space="preserve"> an</w:t>
      </w:r>
      <w:r w:rsidR="000C7D48" w:rsidRPr="00E13578">
        <w:rPr>
          <w:rFonts w:ascii="Times New Roman" w:hAnsi="Times New Roman"/>
          <w:sz w:val="24"/>
          <w:szCs w:val="24"/>
        </w:rPr>
        <w:t>d contribution of our study is the application of</w:t>
      </w:r>
      <w:r w:rsidR="00BB0FD0" w:rsidRPr="00E13578">
        <w:rPr>
          <w:rFonts w:ascii="Times New Roman" w:hAnsi="Times New Roman"/>
          <w:sz w:val="24"/>
          <w:szCs w:val="24"/>
        </w:rPr>
        <w:t xml:space="preserve"> wavelet </w:t>
      </w:r>
      <w:r w:rsidR="00676B86" w:rsidRPr="00E13578">
        <w:rPr>
          <w:rFonts w:ascii="Times New Roman" w:hAnsi="Times New Roman"/>
          <w:sz w:val="24"/>
          <w:szCs w:val="24"/>
        </w:rPr>
        <w:t xml:space="preserve">and centre of gravity analysis </w:t>
      </w:r>
      <w:r w:rsidR="00E55382" w:rsidRPr="00E13578">
        <w:rPr>
          <w:rFonts w:ascii="Times New Roman" w:hAnsi="Times New Roman"/>
          <w:sz w:val="24"/>
          <w:szCs w:val="24"/>
        </w:rPr>
        <w:t>to</w:t>
      </w:r>
      <w:r w:rsidR="00676B86" w:rsidRPr="00E13578">
        <w:rPr>
          <w:rFonts w:ascii="Times New Roman" w:hAnsi="Times New Roman"/>
          <w:sz w:val="24"/>
          <w:szCs w:val="24"/>
        </w:rPr>
        <w:t xml:space="preserve"> </w:t>
      </w:r>
      <w:r w:rsidR="00E55382" w:rsidRPr="00E13578">
        <w:rPr>
          <w:rFonts w:ascii="Times New Roman" w:hAnsi="Times New Roman"/>
          <w:sz w:val="24"/>
          <w:szCs w:val="24"/>
        </w:rPr>
        <w:t>identify</w:t>
      </w:r>
      <w:r w:rsidR="00676B86" w:rsidRPr="00E13578">
        <w:rPr>
          <w:rFonts w:ascii="Times New Roman" w:hAnsi="Times New Roman"/>
          <w:sz w:val="24"/>
          <w:szCs w:val="24"/>
        </w:rPr>
        <w:t xml:space="preserve"> 12-month seasonality </w:t>
      </w:r>
      <w:r w:rsidR="003015A0" w:rsidRPr="00E13578">
        <w:rPr>
          <w:rFonts w:ascii="Times New Roman" w:hAnsi="Times New Roman"/>
          <w:sz w:val="24"/>
          <w:szCs w:val="24"/>
        </w:rPr>
        <w:t>and</w:t>
      </w:r>
      <w:r w:rsidR="00F11D04" w:rsidRPr="00E13578">
        <w:rPr>
          <w:rFonts w:ascii="Times New Roman" w:hAnsi="Times New Roman"/>
          <w:sz w:val="24"/>
          <w:szCs w:val="24"/>
        </w:rPr>
        <w:t xml:space="preserve"> timing of maxim</w:t>
      </w:r>
      <w:ins w:id="41" w:author="umahx99" w:date="2016-12-20T01:13:00Z">
        <w:r w:rsidR="00E13578">
          <w:rPr>
            <w:rFonts w:ascii="Times New Roman" w:hAnsi="Times New Roman"/>
            <w:sz w:val="24"/>
            <w:szCs w:val="24"/>
          </w:rPr>
          <w:t>a</w:t>
        </w:r>
      </w:ins>
      <w:del w:id="42" w:author="umahx99" w:date="2016-12-20T01:13:00Z">
        <w:r w:rsidR="00F11D04" w:rsidRPr="00E13578" w:rsidDel="00E13578">
          <w:rPr>
            <w:rFonts w:ascii="Times New Roman" w:hAnsi="Times New Roman"/>
            <w:sz w:val="24"/>
            <w:szCs w:val="24"/>
          </w:rPr>
          <w:delText>um</w:delText>
        </w:r>
      </w:del>
      <w:r w:rsidR="00F11D04" w:rsidRPr="00E13578">
        <w:rPr>
          <w:rFonts w:ascii="Times New Roman" w:hAnsi="Times New Roman"/>
          <w:sz w:val="24"/>
          <w:szCs w:val="24"/>
        </w:rPr>
        <w:t xml:space="preserve"> and minim</w:t>
      </w:r>
      <w:ins w:id="43" w:author="umahx99" w:date="2016-12-20T01:13:00Z">
        <w:r w:rsidR="00E13578">
          <w:rPr>
            <w:rFonts w:ascii="Times New Roman" w:hAnsi="Times New Roman"/>
            <w:sz w:val="24"/>
            <w:szCs w:val="24"/>
          </w:rPr>
          <w:t>a</w:t>
        </w:r>
      </w:ins>
      <w:del w:id="44" w:author="umahx99" w:date="2016-12-20T01:13:00Z">
        <w:r w:rsidR="00F11D04" w:rsidRPr="00E13578" w:rsidDel="00E13578">
          <w:rPr>
            <w:rFonts w:ascii="Times New Roman" w:hAnsi="Times New Roman"/>
            <w:sz w:val="24"/>
            <w:szCs w:val="24"/>
          </w:rPr>
          <w:delText>um</w:delText>
        </w:r>
      </w:del>
      <w:r w:rsidR="00F11D04" w:rsidRPr="00E13578">
        <w:rPr>
          <w:rFonts w:ascii="Times New Roman" w:hAnsi="Times New Roman"/>
          <w:sz w:val="24"/>
          <w:szCs w:val="24"/>
        </w:rPr>
        <w:t xml:space="preserve"> </w:t>
      </w:r>
      <w:del w:id="45" w:author="umahx99" w:date="2016-12-20T01:11:00Z">
        <w:r w:rsidR="00F11D04" w:rsidRPr="00E13578" w:rsidDel="00E13578">
          <w:rPr>
            <w:rFonts w:ascii="Times New Roman" w:hAnsi="Times New Roman"/>
            <w:sz w:val="24"/>
            <w:szCs w:val="24"/>
          </w:rPr>
          <w:delText xml:space="preserve">mortality </w:delText>
        </w:r>
      </w:del>
      <w:r w:rsidR="00524857" w:rsidRPr="00E13578">
        <w:rPr>
          <w:rFonts w:ascii="Times New Roman" w:hAnsi="Times New Roman"/>
          <w:sz w:val="24"/>
          <w:szCs w:val="24"/>
        </w:rPr>
        <w:t xml:space="preserve">in </w:t>
      </w:r>
      <w:del w:id="46" w:author="umahx99" w:date="2016-12-20T01:11:00Z">
        <w:r w:rsidR="00524857" w:rsidRPr="00E13578" w:rsidDel="00E13578">
          <w:rPr>
            <w:rFonts w:ascii="Times New Roman" w:hAnsi="Times New Roman"/>
            <w:sz w:val="24"/>
            <w:szCs w:val="24"/>
          </w:rPr>
          <w:delText xml:space="preserve">national </w:delText>
        </w:r>
      </w:del>
      <w:r w:rsidR="00524857" w:rsidRPr="00E13578">
        <w:rPr>
          <w:rFonts w:ascii="Times New Roman" w:hAnsi="Times New Roman"/>
          <w:sz w:val="24"/>
          <w:szCs w:val="24"/>
        </w:rPr>
        <w:t xml:space="preserve">all-cause mortality time series, </w:t>
      </w:r>
      <w:r w:rsidR="00F11D04" w:rsidRPr="00E13578">
        <w:rPr>
          <w:rFonts w:ascii="Times New Roman" w:hAnsi="Times New Roman"/>
          <w:sz w:val="24"/>
          <w:szCs w:val="24"/>
        </w:rPr>
        <w:t xml:space="preserve">using </w:t>
      </w:r>
      <w:ins w:id="47" w:author="umahx99" w:date="2016-12-20T01:13:00Z">
        <w:r w:rsidR="00E13578">
          <w:rPr>
            <w:rFonts w:ascii="Times New Roman" w:hAnsi="Times New Roman"/>
            <w:sz w:val="24"/>
            <w:szCs w:val="24"/>
          </w:rPr>
          <w:t xml:space="preserve">both national and </w:t>
        </w:r>
      </w:ins>
      <w:del w:id="48" w:author="umahx99" w:date="2016-12-20T01:19:00Z">
        <w:r w:rsidR="00676B86" w:rsidRPr="00E13578" w:rsidDel="00C87CB1">
          <w:rPr>
            <w:rFonts w:ascii="Times New Roman" w:hAnsi="Times New Roman"/>
            <w:sz w:val="24"/>
            <w:szCs w:val="24"/>
          </w:rPr>
          <w:delText>comprehensive subnational</w:delText>
        </w:r>
      </w:del>
      <w:ins w:id="49" w:author="umahx99" w:date="2016-12-20T01:19:00Z">
        <w:r w:rsidR="00C87CB1">
          <w:rPr>
            <w:rFonts w:ascii="Times New Roman" w:hAnsi="Times New Roman"/>
            <w:sz w:val="24"/>
            <w:szCs w:val="24"/>
          </w:rPr>
          <w:t>regional</w:t>
        </w:r>
      </w:ins>
      <w:r w:rsidR="00676B86" w:rsidRPr="00E13578">
        <w:rPr>
          <w:rFonts w:ascii="Times New Roman" w:hAnsi="Times New Roman"/>
          <w:sz w:val="24"/>
          <w:szCs w:val="24"/>
        </w:rPr>
        <w:t xml:space="preserve"> units</w:t>
      </w:r>
      <w:ins w:id="50" w:author="umahx99" w:date="2016-12-20T01:15:00Z">
        <w:r w:rsidR="00E13578">
          <w:rPr>
            <w:rFonts w:ascii="Times New Roman" w:hAnsi="Times New Roman"/>
            <w:sz w:val="24"/>
            <w:szCs w:val="24"/>
          </w:rPr>
          <w:t xml:space="preserve"> split by age and sex</w:t>
        </w:r>
      </w:ins>
      <w:r w:rsidR="00676B86" w:rsidRPr="00E13578">
        <w:rPr>
          <w:rFonts w:ascii="Times New Roman" w:hAnsi="Times New Roman"/>
          <w:sz w:val="24"/>
          <w:szCs w:val="24"/>
        </w:rPr>
        <w:t>.</w:t>
      </w:r>
      <w:r w:rsidR="000B7DBF" w:rsidRPr="00E13578">
        <w:rPr>
          <w:rFonts w:ascii="Times New Roman" w:hAnsi="Times New Roman"/>
          <w:sz w:val="24"/>
          <w:szCs w:val="24"/>
        </w:rPr>
        <w:t xml:space="preserve"> As we have shown, wavelet analysis </w:t>
      </w:r>
      <w:r w:rsidR="009607CA" w:rsidRPr="00E13578">
        <w:rPr>
          <w:rFonts w:ascii="Times New Roman" w:hAnsi="Times New Roman"/>
          <w:sz w:val="24"/>
          <w:szCs w:val="24"/>
        </w:rPr>
        <w:t>reveals</w:t>
      </w:r>
      <w:r w:rsidR="000B7DBF" w:rsidRPr="00E13578">
        <w:rPr>
          <w:rFonts w:ascii="Times New Roman" w:hAnsi="Times New Roman"/>
          <w:sz w:val="24"/>
          <w:szCs w:val="24"/>
        </w:rPr>
        <w:t xml:space="preserve"> </w:t>
      </w:r>
      <w:r w:rsidR="009607CA" w:rsidRPr="00E13578">
        <w:rPr>
          <w:rFonts w:ascii="Times New Roman" w:hAnsi="Times New Roman"/>
          <w:sz w:val="24"/>
          <w:szCs w:val="24"/>
        </w:rPr>
        <w:t>the dynamics of seasonality in time series, with emerg</w:t>
      </w:r>
      <w:r w:rsidR="007611B8" w:rsidRPr="00E13578">
        <w:rPr>
          <w:rFonts w:ascii="Times New Roman" w:hAnsi="Times New Roman"/>
          <w:sz w:val="24"/>
          <w:szCs w:val="24"/>
        </w:rPr>
        <w:t>ent or disappearing seasonality</w:t>
      </w:r>
      <w:r w:rsidR="008D5E3B" w:rsidRPr="00E13578">
        <w:rPr>
          <w:rFonts w:ascii="Times New Roman" w:hAnsi="Times New Roman"/>
          <w:sz w:val="24"/>
          <w:szCs w:val="24"/>
        </w:rPr>
        <w:t xml:space="preserve">, as in certain </w:t>
      </w:r>
      <w:commentRangeStart w:id="51"/>
      <w:r w:rsidR="008D5E3B" w:rsidRPr="00E13578">
        <w:rPr>
          <w:rFonts w:ascii="Times New Roman" w:hAnsi="Times New Roman"/>
          <w:sz w:val="24"/>
          <w:szCs w:val="24"/>
        </w:rPr>
        <w:t>age</w:t>
      </w:r>
      <w:commentRangeEnd w:id="51"/>
      <w:r w:rsidR="00C87CB1">
        <w:rPr>
          <w:rStyle w:val="CommentReference"/>
          <w:rFonts w:asciiTheme="minorHAnsi" w:eastAsiaTheme="minorHAnsi" w:hAnsiTheme="minorHAnsi" w:cstheme="minorBidi"/>
        </w:rPr>
        <w:commentReference w:id="51"/>
      </w:r>
      <w:r w:rsidR="008D5E3B" w:rsidRPr="00E13578">
        <w:rPr>
          <w:rFonts w:ascii="Times New Roman" w:hAnsi="Times New Roman"/>
          <w:sz w:val="24"/>
          <w:szCs w:val="24"/>
        </w:rPr>
        <w:t xml:space="preserve"> groups seen </w:t>
      </w:r>
      <w:r w:rsidR="00C23A06" w:rsidRPr="00E13578">
        <w:rPr>
          <w:rFonts w:ascii="Times New Roman" w:hAnsi="Times New Roman"/>
          <w:sz w:val="24"/>
          <w:szCs w:val="24"/>
        </w:rPr>
        <w:t xml:space="preserve">in </w:t>
      </w:r>
      <w:r w:rsidR="008D5E3B" w:rsidRPr="00E13578">
        <w:rPr>
          <w:rFonts w:ascii="Times New Roman" w:hAnsi="Times New Roman"/>
          <w:sz w:val="24"/>
          <w:szCs w:val="24"/>
        </w:rPr>
        <w:fldChar w:fldCharType="begin"/>
      </w:r>
      <w:r w:rsidR="008D5E3B" w:rsidRPr="00E13578">
        <w:rPr>
          <w:rFonts w:ascii="Times New Roman" w:hAnsi="Times New Roman"/>
          <w:sz w:val="24"/>
          <w:szCs w:val="24"/>
        </w:rPr>
        <w:instrText xml:space="preserve"> REF _Ref468358535 \h </w:instrText>
      </w:r>
      <w:r w:rsidR="00DC265F" w:rsidRPr="00E13578">
        <w:rPr>
          <w:rFonts w:ascii="Times New Roman" w:hAnsi="Times New Roman"/>
          <w:sz w:val="24"/>
          <w:szCs w:val="24"/>
        </w:rPr>
        <w:instrText xml:space="preserve"> \* MERGEFORMAT </w:instrText>
      </w:r>
      <w:r w:rsidR="008D5E3B" w:rsidRPr="00E13578">
        <w:rPr>
          <w:rFonts w:ascii="Times New Roman" w:hAnsi="Times New Roman"/>
          <w:sz w:val="24"/>
          <w:szCs w:val="24"/>
        </w:rPr>
      </w:r>
      <w:r w:rsidR="008D5E3B" w:rsidRPr="00E13578">
        <w:rPr>
          <w:rFonts w:ascii="Times New Roman" w:hAnsi="Times New Roman"/>
          <w:sz w:val="24"/>
          <w:szCs w:val="24"/>
        </w:rPr>
        <w:fldChar w:fldCharType="separate"/>
      </w:r>
      <w:r w:rsidR="00C23A06" w:rsidRPr="00E13578">
        <w:rPr>
          <w:rFonts w:ascii="Times New Roman" w:hAnsi="Times New Roman"/>
          <w:sz w:val="24"/>
          <w:szCs w:val="24"/>
        </w:rPr>
        <w:t>f</w:t>
      </w:r>
      <w:r w:rsidR="008D5E3B" w:rsidRPr="00E13578">
        <w:rPr>
          <w:rFonts w:ascii="Times New Roman" w:hAnsi="Times New Roman"/>
          <w:sz w:val="24"/>
          <w:szCs w:val="24"/>
        </w:rPr>
        <w:t xml:space="preserve">igure </w:t>
      </w:r>
      <w:r w:rsidR="008D5E3B" w:rsidRPr="00E13578">
        <w:rPr>
          <w:rFonts w:ascii="Times New Roman" w:hAnsi="Times New Roman"/>
          <w:noProof/>
          <w:sz w:val="24"/>
          <w:szCs w:val="24"/>
        </w:rPr>
        <w:t>1</w:t>
      </w:r>
      <w:r w:rsidR="008D5E3B" w:rsidRPr="00E13578">
        <w:rPr>
          <w:rFonts w:ascii="Times New Roman" w:hAnsi="Times New Roman"/>
          <w:sz w:val="24"/>
          <w:szCs w:val="24"/>
        </w:rPr>
        <w:fldChar w:fldCharType="end"/>
      </w:r>
      <w:r w:rsidR="007611B8" w:rsidRPr="00E13578">
        <w:rPr>
          <w:rFonts w:ascii="Times New Roman" w:hAnsi="Times New Roman"/>
          <w:sz w:val="24"/>
          <w:szCs w:val="24"/>
        </w:rPr>
        <w:t xml:space="preserve">. </w:t>
      </w:r>
      <w:r w:rsidR="00244B6F" w:rsidRPr="00E13578">
        <w:rPr>
          <w:rFonts w:ascii="Times New Roman" w:hAnsi="Times New Roman"/>
          <w:sz w:val="24"/>
          <w:szCs w:val="24"/>
        </w:rPr>
        <w:t>This kind of insight woul</w:t>
      </w:r>
      <w:r w:rsidR="00B92C48" w:rsidRPr="00E13578">
        <w:rPr>
          <w:rFonts w:ascii="Times New Roman" w:hAnsi="Times New Roman"/>
          <w:sz w:val="24"/>
          <w:szCs w:val="24"/>
        </w:rPr>
        <w:t>d not have been possible analysing</w:t>
      </w:r>
      <w:r w:rsidR="00244B6F" w:rsidRPr="00E13578">
        <w:rPr>
          <w:rFonts w:ascii="Times New Roman" w:hAnsi="Times New Roman"/>
          <w:sz w:val="24"/>
          <w:szCs w:val="24"/>
        </w:rPr>
        <w:t xml:space="preserve"> data averaged over time or fixed to particular frequencies. Additionally</w:t>
      </w:r>
      <w:del w:id="52" w:author="umahx99" w:date="2016-12-20T01:21:00Z">
        <w:r w:rsidR="00244B6F" w:rsidRPr="00E13578" w:rsidDel="00C87CB1">
          <w:rPr>
            <w:rFonts w:ascii="Times New Roman" w:hAnsi="Times New Roman"/>
            <w:sz w:val="24"/>
            <w:szCs w:val="24"/>
          </w:rPr>
          <w:delText xml:space="preserve">, </w:delText>
        </w:r>
        <w:r w:rsidR="009A3625" w:rsidRPr="00E13578" w:rsidDel="00C87CB1">
          <w:rPr>
            <w:rFonts w:ascii="Times New Roman" w:hAnsi="Times New Roman"/>
            <w:sz w:val="24"/>
            <w:szCs w:val="24"/>
          </w:rPr>
          <w:delText>by constructing comprehensive subnational units</w:delText>
        </w:r>
      </w:del>
      <w:r w:rsidR="009A3625" w:rsidRPr="00E13578">
        <w:rPr>
          <w:rFonts w:ascii="Times New Roman" w:hAnsi="Times New Roman"/>
          <w:sz w:val="24"/>
          <w:szCs w:val="24"/>
        </w:rPr>
        <w:t xml:space="preserve">, </w:t>
      </w:r>
      <w:r w:rsidR="000760B6" w:rsidRPr="00E13578">
        <w:rPr>
          <w:rFonts w:ascii="Times New Roman" w:hAnsi="Times New Roman"/>
          <w:sz w:val="24"/>
          <w:szCs w:val="24"/>
        </w:rPr>
        <w:t xml:space="preserve">we were able to </w:t>
      </w:r>
      <w:r w:rsidR="00B92C48" w:rsidRPr="00E13578">
        <w:rPr>
          <w:rFonts w:ascii="Times New Roman" w:hAnsi="Times New Roman"/>
          <w:sz w:val="24"/>
          <w:szCs w:val="24"/>
        </w:rPr>
        <w:t xml:space="preserve">identify distinct behaviour of age-sex groups, particularly </w:t>
      </w:r>
      <w:del w:id="53" w:author="umahx99" w:date="2016-12-20T01:23:00Z">
        <w:r w:rsidR="00B92C48" w:rsidRPr="00E13578" w:rsidDel="00C87CB1">
          <w:rPr>
            <w:rFonts w:ascii="Times New Roman" w:hAnsi="Times New Roman"/>
            <w:sz w:val="24"/>
            <w:szCs w:val="24"/>
          </w:rPr>
          <w:delText>with the distinction of</w:delText>
        </w:r>
      </w:del>
      <w:r w:rsidR="00B92C48" w:rsidRPr="00E13578">
        <w:rPr>
          <w:rFonts w:ascii="Times New Roman" w:hAnsi="Times New Roman"/>
          <w:sz w:val="24"/>
          <w:szCs w:val="24"/>
        </w:rPr>
        <w:t xml:space="preserve"> the</w:t>
      </w:r>
      <w:ins w:id="54" w:author="umahx99" w:date="2016-12-20T01:24:00Z">
        <w:r w:rsidR="00C87CB1">
          <w:rPr>
            <w:rFonts w:ascii="Times New Roman" w:hAnsi="Times New Roman"/>
            <w:sz w:val="24"/>
            <w:szCs w:val="24"/>
          </w:rPr>
          <w:t xml:space="preserve"> differences in sea</w:t>
        </w:r>
      </w:ins>
      <w:ins w:id="55" w:author="umahx99" w:date="2016-12-20T01:25:00Z">
        <w:r w:rsidR="00C87CB1">
          <w:rPr>
            <w:rFonts w:ascii="Times New Roman" w:hAnsi="Times New Roman"/>
            <w:sz w:val="24"/>
            <w:szCs w:val="24"/>
          </w:rPr>
          <w:t>s</w:t>
        </w:r>
      </w:ins>
      <w:ins w:id="56" w:author="umahx99" w:date="2016-12-20T01:24:00Z">
        <w:r w:rsidR="00C87CB1">
          <w:rPr>
            <w:rFonts w:ascii="Times New Roman" w:hAnsi="Times New Roman"/>
            <w:sz w:val="24"/>
            <w:szCs w:val="24"/>
          </w:rPr>
          <w:t>onality</w:t>
        </w:r>
      </w:ins>
      <w:r w:rsidR="00B92C48" w:rsidRPr="00E13578">
        <w:rPr>
          <w:rFonts w:ascii="Times New Roman" w:hAnsi="Times New Roman"/>
          <w:sz w:val="24"/>
          <w:szCs w:val="24"/>
        </w:rPr>
        <w:t xml:space="preserve"> </w:t>
      </w:r>
      <w:del w:id="57" w:author="umahx99" w:date="2016-12-20T01:26:00Z">
        <w:r w:rsidR="00B92C48" w:rsidRPr="00E13578" w:rsidDel="00632F7D">
          <w:rPr>
            <w:rFonts w:ascii="Times New Roman" w:hAnsi="Times New Roman"/>
            <w:sz w:val="24"/>
            <w:szCs w:val="24"/>
          </w:rPr>
          <w:delText xml:space="preserve">timing </w:delText>
        </w:r>
      </w:del>
      <w:r w:rsidR="00B92C48" w:rsidRPr="00E13578">
        <w:rPr>
          <w:rFonts w:ascii="Times New Roman" w:hAnsi="Times New Roman"/>
          <w:sz w:val="24"/>
          <w:szCs w:val="24"/>
        </w:rPr>
        <w:t xml:space="preserve">of mortality </w:t>
      </w:r>
      <w:r w:rsidR="00792C98" w:rsidRPr="00E13578">
        <w:rPr>
          <w:rFonts w:ascii="Times New Roman" w:hAnsi="Times New Roman"/>
          <w:sz w:val="24"/>
          <w:szCs w:val="24"/>
        </w:rPr>
        <w:t>between younger and older male age groups.</w:t>
      </w:r>
      <w:r w:rsidR="0054241A" w:rsidRPr="00E13578">
        <w:rPr>
          <w:rFonts w:ascii="Times New Roman" w:hAnsi="Times New Roman"/>
          <w:sz w:val="24"/>
          <w:szCs w:val="24"/>
        </w:rPr>
        <w:t xml:space="preserve"> This distinction is also broadly consistent sub-nationally, as shown in </w:t>
      </w:r>
      <w:r w:rsidR="0054241A" w:rsidRPr="00E13578">
        <w:rPr>
          <w:rFonts w:ascii="Times New Roman" w:hAnsi="Times New Roman"/>
          <w:sz w:val="24"/>
          <w:szCs w:val="24"/>
        </w:rPr>
        <w:fldChar w:fldCharType="begin"/>
      </w:r>
      <w:r w:rsidR="0054241A" w:rsidRPr="00E13578">
        <w:rPr>
          <w:rFonts w:ascii="Times New Roman" w:hAnsi="Times New Roman"/>
          <w:sz w:val="24"/>
          <w:szCs w:val="24"/>
        </w:rPr>
        <w:instrText xml:space="preserve"> REF _Ref468799379 \h </w:instrText>
      </w:r>
      <w:r w:rsidR="00DC265F" w:rsidRPr="00E13578">
        <w:rPr>
          <w:rFonts w:ascii="Times New Roman" w:hAnsi="Times New Roman"/>
          <w:sz w:val="24"/>
          <w:szCs w:val="24"/>
        </w:rPr>
        <w:instrText xml:space="preserve"> \* MERGEFORMAT </w:instrText>
      </w:r>
      <w:r w:rsidR="0054241A" w:rsidRPr="00E13578">
        <w:rPr>
          <w:rFonts w:ascii="Times New Roman" w:hAnsi="Times New Roman"/>
          <w:sz w:val="24"/>
          <w:szCs w:val="24"/>
        </w:rPr>
      </w:r>
      <w:r w:rsidR="0054241A" w:rsidRPr="00E13578">
        <w:rPr>
          <w:rFonts w:ascii="Times New Roman" w:hAnsi="Times New Roman"/>
          <w:sz w:val="24"/>
          <w:szCs w:val="24"/>
        </w:rPr>
        <w:fldChar w:fldCharType="separate"/>
      </w:r>
      <w:r w:rsidR="0054241A" w:rsidRPr="00E13578">
        <w:rPr>
          <w:rFonts w:ascii="Times New Roman" w:hAnsi="Times New Roman"/>
          <w:sz w:val="24"/>
          <w:szCs w:val="24"/>
        </w:rPr>
        <w:t xml:space="preserve">figure </w:t>
      </w:r>
      <w:r w:rsidR="0054241A" w:rsidRPr="00E13578">
        <w:rPr>
          <w:rFonts w:ascii="Times New Roman" w:hAnsi="Times New Roman"/>
          <w:noProof/>
          <w:sz w:val="24"/>
          <w:szCs w:val="24"/>
        </w:rPr>
        <w:t>4</w:t>
      </w:r>
      <w:r w:rsidR="0054241A" w:rsidRPr="00E13578">
        <w:rPr>
          <w:rFonts w:ascii="Times New Roman" w:hAnsi="Times New Roman"/>
          <w:sz w:val="24"/>
          <w:szCs w:val="24"/>
        </w:rPr>
        <w:fldChar w:fldCharType="end"/>
      </w:r>
      <w:r w:rsidR="0054241A" w:rsidRPr="00E13578">
        <w:rPr>
          <w:rFonts w:ascii="Times New Roman" w:hAnsi="Times New Roman"/>
          <w:sz w:val="24"/>
          <w:szCs w:val="24"/>
        </w:rPr>
        <w:t xml:space="preserve">. </w:t>
      </w:r>
    </w:p>
    <w:p w14:paraId="46D9584A" w14:textId="77777777" w:rsidR="00C57E3D" w:rsidRPr="00E13578" w:rsidRDefault="00C57E3D" w:rsidP="00B3245F">
      <w:pPr>
        <w:spacing w:line="480" w:lineRule="auto"/>
        <w:outlineLvl w:val="0"/>
        <w:rPr>
          <w:rFonts w:ascii="Times New Roman" w:hAnsi="Times New Roman"/>
          <w:sz w:val="24"/>
          <w:szCs w:val="24"/>
        </w:rPr>
      </w:pPr>
    </w:p>
    <w:p w14:paraId="42AB95D3" w14:textId="044EF960" w:rsidR="0060671F" w:rsidRPr="00E13578" w:rsidRDefault="002078C1" w:rsidP="00B3245F">
      <w:pPr>
        <w:spacing w:line="480" w:lineRule="auto"/>
        <w:outlineLvl w:val="0"/>
        <w:rPr>
          <w:rFonts w:ascii="Times New Roman" w:hAnsi="Times New Roman"/>
          <w:sz w:val="24"/>
          <w:szCs w:val="24"/>
        </w:rPr>
      </w:pPr>
      <w:r w:rsidRPr="00E13578">
        <w:rPr>
          <w:rFonts w:ascii="Times New Roman" w:hAnsi="Times New Roman"/>
          <w:sz w:val="24"/>
          <w:szCs w:val="24"/>
        </w:rPr>
        <w:t>The</w:t>
      </w:r>
      <w:del w:id="58" w:author="umahx99" w:date="2016-12-20T01:57:00Z">
        <w:r w:rsidRPr="00E13578" w:rsidDel="00940B6E">
          <w:rPr>
            <w:rFonts w:ascii="Times New Roman" w:hAnsi="Times New Roman"/>
            <w:sz w:val="24"/>
            <w:szCs w:val="24"/>
          </w:rPr>
          <w:delText>re</w:delText>
        </w:r>
      </w:del>
      <w:r w:rsidRPr="00E13578">
        <w:rPr>
          <w:rFonts w:ascii="Times New Roman" w:hAnsi="Times New Roman"/>
          <w:sz w:val="24"/>
          <w:szCs w:val="24"/>
        </w:rPr>
        <w:t xml:space="preserve"> </w:t>
      </w:r>
      <w:del w:id="59" w:author="umahx99" w:date="2016-12-20T01:53:00Z">
        <w:r w:rsidRPr="00E13578" w:rsidDel="00940B6E">
          <w:rPr>
            <w:rFonts w:ascii="Times New Roman" w:hAnsi="Times New Roman"/>
            <w:sz w:val="24"/>
            <w:szCs w:val="24"/>
          </w:rPr>
          <w:delText>are some</w:delText>
        </w:r>
      </w:del>
      <w:ins w:id="60" w:author="umahx99" w:date="2016-12-20T01:53:00Z">
        <w:r w:rsidR="00940B6E">
          <w:rPr>
            <w:rFonts w:ascii="Times New Roman" w:hAnsi="Times New Roman"/>
            <w:sz w:val="24"/>
            <w:szCs w:val="24"/>
          </w:rPr>
          <w:t>principal</w:t>
        </w:r>
      </w:ins>
      <w:r w:rsidRPr="00E13578">
        <w:rPr>
          <w:rFonts w:ascii="Times New Roman" w:hAnsi="Times New Roman"/>
          <w:sz w:val="24"/>
          <w:szCs w:val="24"/>
        </w:rPr>
        <w:t xml:space="preserve"> limitation</w:t>
      </w:r>
      <w:del w:id="61" w:author="umahx99" w:date="2016-12-20T01:53:00Z">
        <w:r w:rsidRPr="00E13578" w:rsidDel="00940B6E">
          <w:rPr>
            <w:rFonts w:ascii="Times New Roman" w:hAnsi="Times New Roman"/>
            <w:sz w:val="24"/>
            <w:szCs w:val="24"/>
          </w:rPr>
          <w:delText>s</w:delText>
        </w:r>
      </w:del>
      <w:r w:rsidRPr="00E13578">
        <w:rPr>
          <w:rFonts w:ascii="Times New Roman" w:hAnsi="Times New Roman"/>
          <w:sz w:val="24"/>
          <w:szCs w:val="24"/>
        </w:rPr>
        <w:t xml:space="preserve"> to our study</w:t>
      </w:r>
      <w:del w:id="62" w:author="umahx99" w:date="2016-12-20T01:53:00Z">
        <w:r w:rsidR="00D2556B" w:rsidRPr="00E13578" w:rsidDel="00940B6E">
          <w:rPr>
            <w:rFonts w:ascii="Times New Roman" w:hAnsi="Times New Roman"/>
            <w:sz w:val="24"/>
            <w:szCs w:val="24"/>
          </w:rPr>
          <w:delText>…</w:delText>
        </w:r>
        <w:r w:rsidR="00E86FC3" w:rsidRPr="00E13578" w:rsidDel="00940B6E">
          <w:rPr>
            <w:rFonts w:ascii="Times New Roman" w:hAnsi="Times New Roman"/>
            <w:sz w:val="24"/>
            <w:szCs w:val="24"/>
          </w:rPr>
          <w:delText xml:space="preserve"> e.g.</w:delText>
        </w:r>
      </w:del>
      <w:ins w:id="63" w:author="umahx99" w:date="2016-12-20T01:53:00Z">
        <w:r w:rsidR="00940B6E">
          <w:rPr>
            <w:rFonts w:ascii="Times New Roman" w:hAnsi="Times New Roman"/>
            <w:sz w:val="24"/>
            <w:szCs w:val="24"/>
          </w:rPr>
          <w:t xml:space="preserve"> is that we have </w:t>
        </w:r>
      </w:ins>
      <w:ins w:id="64" w:author="umahx99" w:date="2016-12-20T02:02:00Z">
        <w:r w:rsidR="008C02CE">
          <w:rPr>
            <w:rFonts w:ascii="Times New Roman" w:hAnsi="Times New Roman"/>
            <w:sz w:val="24"/>
            <w:szCs w:val="24"/>
          </w:rPr>
          <w:t xml:space="preserve">analysed </w:t>
        </w:r>
      </w:ins>
      <w:r w:rsidR="00E86FC3" w:rsidRPr="00E13578">
        <w:rPr>
          <w:rFonts w:ascii="Times New Roman" w:hAnsi="Times New Roman"/>
          <w:sz w:val="24"/>
          <w:szCs w:val="24"/>
        </w:rPr>
        <w:t xml:space="preserve">all-cause mortality. Other </w:t>
      </w:r>
      <w:del w:id="65" w:author="umahx99" w:date="2016-12-20T01:58:00Z">
        <w:r w:rsidR="00E86FC3" w:rsidRPr="00E13578" w:rsidDel="00940B6E">
          <w:rPr>
            <w:rFonts w:ascii="Times New Roman" w:hAnsi="Times New Roman"/>
            <w:sz w:val="24"/>
            <w:szCs w:val="24"/>
          </w:rPr>
          <w:delText xml:space="preserve">papers </w:delText>
        </w:r>
      </w:del>
      <w:ins w:id="66" w:author="umahx99" w:date="2016-12-20T01:58:00Z">
        <w:r w:rsidR="00940B6E">
          <w:rPr>
            <w:rFonts w:ascii="Times New Roman" w:hAnsi="Times New Roman"/>
            <w:sz w:val="24"/>
            <w:szCs w:val="24"/>
          </w:rPr>
          <w:t>studies</w:t>
        </w:r>
        <w:r w:rsidR="00940B6E" w:rsidRPr="00E13578">
          <w:rPr>
            <w:rFonts w:ascii="Times New Roman" w:hAnsi="Times New Roman"/>
            <w:sz w:val="24"/>
            <w:szCs w:val="24"/>
          </w:rPr>
          <w:t xml:space="preserve"> </w:t>
        </w:r>
      </w:ins>
      <w:r w:rsidR="00E86FC3" w:rsidRPr="00E13578">
        <w:rPr>
          <w:rFonts w:ascii="Times New Roman" w:hAnsi="Times New Roman"/>
          <w:sz w:val="24"/>
          <w:szCs w:val="24"/>
        </w:rPr>
        <w:t xml:space="preserve">have </w:t>
      </w:r>
      <w:del w:id="67" w:author="umahx99" w:date="2016-12-20T02:03:00Z">
        <w:r w:rsidR="00E86FC3" w:rsidRPr="00E13578" w:rsidDel="008C02CE">
          <w:rPr>
            <w:rFonts w:ascii="Times New Roman" w:hAnsi="Times New Roman"/>
            <w:sz w:val="24"/>
            <w:szCs w:val="24"/>
          </w:rPr>
          <w:delText>made simple analyses to understand which causes of death contribute to the seasonality for each age-sex group</w:delText>
        </w:r>
      </w:del>
      <w:ins w:id="68" w:author="umahx99" w:date="2016-12-20T02:03:00Z">
        <w:r w:rsidR="008C02CE">
          <w:rPr>
            <w:rFonts w:ascii="Times New Roman" w:hAnsi="Times New Roman"/>
            <w:sz w:val="24"/>
            <w:szCs w:val="24"/>
          </w:rPr>
          <w:t xml:space="preserve">analysed </w:t>
        </w:r>
      </w:ins>
      <w:ins w:id="69" w:author="umahx99" w:date="2016-12-20T02:04:00Z">
        <w:r w:rsidR="008C02CE">
          <w:rPr>
            <w:rFonts w:ascii="Times New Roman" w:hAnsi="Times New Roman"/>
            <w:sz w:val="24"/>
            <w:szCs w:val="24"/>
          </w:rPr>
          <w:t xml:space="preserve">broad </w:t>
        </w:r>
      </w:ins>
      <w:ins w:id="70" w:author="umahx99" w:date="2016-12-20T02:03:00Z">
        <w:r w:rsidR="008C02CE">
          <w:rPr>
            <w:rFonts w:ascii="Times New Roman" w:hAnsi="Times New Roman"/>
            <w:sz w:val="24"/>
            <w:szCs w:val="24"/>
          </w:rPr>
          <w:t>cause-specific</w:t>
        </w:r>
      </w:ins>
      <w:ins w:id="71" w:author="umahx99" w:date="2016-12-20T02:05:00Z">
        <w:r w:rsidR="008C02CE">
          <w:rPr>
            <w:rFonts w:ascii="Times New Roman" w:hAnsi="Times New Roman"/>
            <w:sz w:val="24"/>
            <w:szCs w:val="24"/>
          </w:rPr>
          <w:t xml:space="preserve"> groupings of</w:t>
        </w:r>
      </w:ins>
      <w:ins w:id="72" w:author="umahx99" w:date="2016-12-20T02:03:00Z">
        <w:r w:rsidR="002A0F91">
          <w:rPr>
            <w:rFonts w:ascii="Times New Roman" w:hAnsi="Times New Roman"/>
            <w:sz w:val="24"/>
            <w:szCs w:val="24"/>
          </w:rPr>
          <w:t xml:space="preserve"> mortality data</w:t>
        </w:r>
      </w:ins>
      <w:r w:rsidR="00E86FC3" w:rsidRPr="00E13578">
        <w:rPr>
          <w:rFonts w:ascii="Times New Roman" w:hAnsi="Times New Roman"/>
          <w:sz w:val="24"/>
          <w:szCs w:val="24"/>
        </w:rPr>
        <w:t>.</w:t>
      </w:r>
      <w:ins w:id="73" w:author="umahx99" w:date="2016-12-20T02:27:00Z">
        <w:r w:rsidR="00FE7E15">
          <w:rPr>
            <w:rFonts w:ascii="Times New Roman" w:hAnsi="Times New Roman"/>
            <w:sz w:val="24"/>
            <w:szCs w:val="24"/>
          </w:rPr>
          <w:t xml:space="preserve"> </w:t>
        </w:r>
      </w:ins>
      <w:ins w:id="74" w:author="umahx99" w:date="2016-12-20T02:22:00Z">
        <w:r w:rsidR="00FE7E15">
          <w:rPr>
            <w:rFonts w:ascii="Times New Roman" w:hAnsi="Times New Roman"/>
            <w:sz w:val="24"/>
            <w:szCs w:val="24"/>
          </w:rPr>
          <w:t xml:space="preserve">Suicides </w:t>
        </w:r>
      </w:ins>
      <w:ins w:id="75" w:author="umahx99" w:date="2016-12-20T02:28:00Z">
        <w:r w:rsidR="00FE7E15">
          <w:rPr>
            <w:rFonts w:ascii="Times New Roman" w:hAnsi="Times New Roman"/>
            <w:sz w:val="24"/>
            <w:szCs w:val="24"/>
          </w:rPr>
          <w:t>have been</w:t>
        </w:r>
      </w:ins>
      <w:ins w:id="76" w:author="umahx99" w:date="2016-12-20T02:22:00Z">
        <w:r w:rsidR="00FE7E15">
          <w:rPr>
            <w:rFonts w:ascii="Times New Roman" w:hAnsi="Times New Roman"/>
            <w:sz w:val="24"/>
            <w:szCs w:val="24"/>
          </w:rPr>
          <w:t xml:space="preserve"> found to peak in early spring </w:t>
        </w:r>
      </w:ins>
      <w:ins w:id="77" w:author="umahx99" w:date="2016-12-20T02:24:00Z">
        <w:r w:rsidR="00FE7E15">
          <w:rPr>
            <w:rFonts w:ascii="Times New Roman" w:hAnsi="Times New Roman"/>
            <w:sz w:val="24"/>
            <w:szCs w:val="24"/>
          </w:rPr>
          <w:t>[Feinstein, Trudeau</w:t>
        </w:r>
      </w:ins>
      <w:ins w:id="78" w:author="umahx99" w:date="2016-12-20T02:35:00Z">
        <w:r w:rsidR="005B69E2">
          <w:rPr>
            <w:rFonts w:ascii="Times New Roman" w:hAnsi="Times New Roman"/>
            <w:sz w:val="24"/>
            <w:szCs w:val="24"/>
          </w:rPr>
          <w:t xml:space="preserve"> refs</w:t>
        </w:r>
      </w:ins>
      <w:ins w:id="79" w:author="umahx99" w:date="2016-12-20T02:24:00Z">
        <w:r w:rsidR="00FE7E15">
          <w:rPr>
            <w:rFonts w:ascii="Times New Roman" w:hAnsi="Times New Roman"/>
            <w:sz w:val="24"/>
            <w:szCs w:val="24"/>
          </w:rPr>
          <w:t>] while</w:t>
        </w:r>
      </w:ins>
      <w:ins w:id="80" w:author="umahx99" w:date="2016-12-20T02:26:00Z">
        <w:r w:rsidR="00FE7E15">
          <w:rPr>
            <w:rFonts w:ascii="Times New Roman" w:hAnsi="Times New Roman"/>
            <w:sz w:val="24"/>
            <w:szCs w:val="24"/>
          </w:rPr>
          <w:t xml:space="preserve"> </w:t>
        </w:r>
      </w:ins>
      <w:ins w:id="81" w:author="umahx99" w:date="2016-12-20T02:31:00Z">
        <w:r w:rsidR="005B69E2">
          <w:rPr>
            <w:rFonts w:ascii="Times New Roman" w:hAnsi="Times New Roman"/>
            <w:sz w:val="24"/>
            <w:szCs w:val="24"/>
          </w:rPr>
          <w:t>mortality from cardiovascular diseases peaks earlier in the winter than that from respiratory conditions suggesting a difference in lag</w:t>
        </w:r>
      </w:ins>
      <w:ins w:id="82" w:author="umahx99" w:date="2016-12-20T02:33:00Z">
        <w:r w:rsidR="005B69E2">
          <w:rPr>
            <w:rFonts w:ascii="Times New Roman" w:hAnsi="Times New Roman"/>
            <w:sz w:val="24"/>
            <w:szCs w:val="24"/>
          </w:rPr>
          <w:t xml:space="preserve"> times in the effects of winter[</w:t>
        </w:r>
        <w:proofErr w:type="spellStart"/>
        <w:r w:rsidR="005B69E2">
          <w:rPr>
            <w:rFonts w:ascii="Times New Roman" w:hAnsi="Times New Roman"/>
            <w:sz w:val="24"/>
            <w:szCs w:val="24"/>
          </w:rPr>
          <w:t>Mackenbach</w:t>
        </w:r>
      </w:ins>
      <w:proofErr w:type="spellEnd"/>
      <w:ins w:id="83" w:author="umahx99" w:date="2016-12-20T02:35:00Z">
        <w:r w:rsidR="005B69E2">
          <w:rPr>
            <w:rFonts w:ascii="Times New Roman" w:hAnsi="Times New Roman"/>
            <w:sz w:val="24"/>
            <w:szCs w:val="24"/>
          </w:rPr>
          <w:t xml:space="preserve"> ref</w:t>
        </w:r>
      </w:ins>
      <w:ins w:id="84" w:author="umahx99" w:date="2016-12-20T02:33:00Z">
        <w:r w:rsidR="005B69E2">
          <w:rPr>
            <w:rFonts w:ascii="Times New Roman" w:hAnsi="Times New Roman"/>
            <w:sz w:val="24"/>
            <w:szCs w:val="24"/>
          </w:rPr>
          <w:t>].</w:t>
        </w:r>
      </w:ins>
      <w:ins w:id="85" w:author="umahx99" w:date="2016-12-20T04:40:00Z">
        <w:r w:rsidR="00551898">
          <w:rPr>
            <w:rFonts w:ascii="Times New Roman" w:hAnsi="Times New Roman"/>
            <w:sz w:val="24"/>
            <w:szCs w:val="24"/>
          </w:rPr>
          <w:t xml:space="preserve"> In comparison </w:t>
        </w:r>
      </w:ins>
      <w:ins w:id="86" w:author="umahx99" w:date="2016-12-20T04:41:00Z">
        <w:r w:rsidR="00551898">
          <w:rPr>
            <w:rFonts w:ascii="Times New Roman" w:hAnsi="Times New Roman"/>
            <w:sz w:val="24"/>
            <w:szCs w:val="24"/>
          </w:rPr>
          <w:t xml:space="preserve">deaths from </w:t>
        </w:r>
      </w:ins>
      <w:ins w:id="87" w:author="umahx99" w:date="2016-12-20T04:40:00Z">
        <w:r w:rsidR="00551898">
          <w:rPr>
            <w:rFonts w:ascii="Times New Roman" w:hAnsi="Times New Roman"/>
            <w:sz w:val="24"/>
            <w:szCs w:val="24"/>
          </w:rPr>
          <w:t>cancer</w:t>
        </w:r>
      </w:ins>
      <w:ins w:id="88" w:author="umahx99" w:date="2016-12-20T04:41:00Z">
        <w:r w:rsidR="00551898">
          <w:rPr>
            <w:rFonts w:ascii="Times New Roman" w:hAnsi="Times New Roman"/>
            <w:sz w:val="24"/>
            <w:szCs w:val="24"/>
          </w:rPr>
          <w:t xml:space="preserve"> show little or no seasonality [will pick some out].</w:t>
        </w:r>
      </w:ins>
      <w:ins w:id="89" w:author="umahx99" w:date="2016-12-20T02:36:00Z">
        <w:r w:rsidR="005B69E2">
          <w:rPr>
            <w:rFonts w:ascii="Times New Roman" w:hAnsi="Times New Roman"/>
            <w:sz w:val="24"/>
            <w:szCs w:val="24"/>
          </w:rPr>
          <w:t xml:space="preserve"> </w:t>
        </w:r>
        <w:commentRangeStart w:id="90"/>
        <w:r w:rsidR="005B69E2">
          <w:rPr>
            <w:rFonts w:ascii="Times New Roman" w:hAnsi="Times New Roman"/>
            <w:sz w:val="24"/>
            <w:szCs w:val="24"/>
          </w:rPr>
          <w:t xml:space="preserve">Cause-specific differences such as these may explain </w:t>
        </w:r>
      </w:ins>
      <w:commentRangeEnd w:id="90"/>
      <w:ins w:id="91" w:author="umahx99" w:date="2016-12-20T02:38:00Z">
        <w:r w:rsidR="00CD2E9B">
          <w:rPr>
            <w:rStyle w:val="CommentReference"/>
            <w:rFonts w:asciiTheme="minorHAnsi" w:eastAsiaTheme="minorHAnsi" w:hAnsiTheme="minorHAnsi" w:cstheme="minorBidi"/>
          </w:rPr>
          <w:commentReference w:id="90"/>
        </w:r>
      </w:ins>
      <w:ins w:id="92" w:author="umahx99" w:date="2016-12-20T02:36:00Z">
        <w:r w:rsidR="005B69E2">
          <w:rPr>
            <w:rFonts w:ascii="Times New Roman" w:hAnsi="Times New Roman"/>
            <w:sz w:val="24"/>
            <w:szCs w:val="24"/>
          </w:rPr>
          <w:t xml:space="preserve">some of the differences </w:t>
        </w:r>
      </w:ins>
      <w:ins w:id="93" w:author="umahx99" w:date="2016-12-20T02:37:00Z">
        <w:r w:rsidR="005B69E2">
          <w:rPr>
            <w:rFonts w:ascii="Times New Roman" w:hAnsi="Times New Roman"/>
            <w:sz w:val="24"/>
            <w:szCs w:val="24"/>
          </w:rPr>
          <w:t xml:space="preserve">which we found </w:t>
        </w:r>
      </w:ins>
      <w:ins w:id="94" w:author="umahx99" w:date="2016-12-20T02:36:00Z">
        <w:r w:rsidR="005B69E2">
          <w:rPr>
            <w:rFonts w:ascii="Times New Roman" w:hAnsi="Times New Roman"/>
            <w:sz w:val="24"/>
            <w:szCs w:val="24"/>
          </w:rPr>
          <w:t>between age-sex groups.</w:t>
        </w:r>
      </w:ins>
      <w:ins w:id="95" w:author="umahx99" w:date="2016-12-20T02:43:00Z">
        <w:r w:rsidR="00307466">
          <w:rPr>
            <w:rFonts w:ascii="Times New Roman" w:hAnsi="Times New Roman"/>
            <w:sz w:val="24"/>
            <w:szCs w:val="24"/>
          </w:rPr>
          <w:t xml:space="preserve"> </w:t>
        </w:r>
      </w:ins>
      <w:del w:id="96" w:author="umahx99" w:date="2016-12-20T02:24:00Z">
        <w:r w:rsidR="00E86FC3" w:rsidRPr="00E13578" w:rsidDel="00FE7E15">
          <w:rPr>
            <w:rFonts w:ascii="Times New Roman" w:hAnsi="Times New Roman"/>
            <w:sz w:val="24"/>
            <w:szCs w:val="24"/>
          </w:rPr>
          <w:delText xml:space="preserve"> </w:delText>
        </w:r>
      </w:del>
      <w:del w:id="97" w:author="umahx99" w:date="2016-12-20T02:43:00Z">
        <w:r w:rsidR="00E86FC3" w:rsidRPr="00E13578" w:rsidDel="00307466">
          <w:rPr>
            <w:rFonts w:ascii="Times New Roman" w:hAnsi="Times New Roman"/>
            <w:sz w:val="24"/>
            <w:szCs w:val="24"/>
          </w:rPr>
          <w:delText>Of further interest would be to</w:delText>
        </w:r>
      </w:del>
      <w:ins w:id="98" w:author="umahx99" w:date="2016-12-20T02:43:00Z">
        <w:r w:rsidR="00307466">
          <w:rPr>
            <w:rFonts w:ascii="Times New Roman" w:hAnsi="Times New Roman"/>
            <w:sz w:val="24"/>
            <w:szCs w:val="24"/>
          </w:rPr>
          <w:t>Future work will</w:t>
        </w:r>
      </w:ins>
      <w:r w:rsidR="00E86FC3" w:rsidRPr="00E13578">
        <w:rPr>
          <w:rFonts w:ascii="Times New Roman" w:hAnsi="Times New Roman"/>
          <w:sz w:val="24"/>
          <w:szCs w:val="24"/>
        </w:rPr>
        <w:t xml:space="preserve"> perform the analysis from this study’s framework on specific causes of death.</w:t>
      </w:r>
    </w:p>
    <w:p w14:paraId="1B1CDCF6" w14:textId="77777777" w:rsidR="00C57E3D" w:rsidRPr="00E13578" w:rsidRDefault="00C57E3D" w:rsidP="00B3245F">
      <w:pPr>
        <w:spacing w:line="480" w:lineRule="auto"/>
        <w:outlineLvl w:val="0"/>
        <w:rPr>
          <w:rFonts w:ascii="Times New Roman" w:hAnsi="Times New Roman"/>
          <w:sz w:val="24"/>
          <w:szCs w:val="24"/>
        </w:rPr>
      </w:pPr>
    </w:p>
    <w:p w14:paraId="04F7341E" w14:textId="5E8DAED0" w:rsidR="00E72CAE" w:rsidRPr="00E13578" w:rsidRDefault="002C2E8F" w:rsidP="00B3245F">
      <w:pPr>
        <w:spacing w:after="0" w:line="480" w:lineRule="auto"/>
        <w:rPr>
          <w:rFonts w:ascii="Times New Roman" w:hAnsi="Times New Roman"/>
          <w:sz w:val="24"/>
          <w:szCs w:val="24"/>
        </w:rPr>
      </w:pPr>
      <w:r w:rsidRPr="00E13578">
        <w:rPr>
          <w:rFonts w:ascii="Times New Roman" w:hAnsi="Times New Roman"/>
          <w:sz w:val="24"/>
          <w:szCs w:val="24"/>
        </w:rPr>
        <w:t>Our study framework and methods can also be applied to other countries with geo-coded monthly mortality records.</w:t>
      </w:r>
      <w:r w:rsidR="00D2556B" w:rsidRPr="00E13578">
        <w:rPr>
          <w:rFonts w:ascii="Times New Roman" w:hAnsi="Times New Roman"/>
          <w:sz w:val="24"/>
          <w:szCs w:val="24"/>
        </w:rPr>
        <w:t xml:space="preserve"> </w:t>
      </w:r>
      <w:r w:rsidR="00013E3D" w:rsidRPr="00E13578">
        <w:rPr>
          <w:rFonts w:ascii="Times New Roman" w:hAnsi="Times New Roman"/>
          <w:sz w:val="24"/>
          <w:szCs w:val="24"/>
        </w:rPr>
        <w:t xml:space="preserve">This is now available in many high-income </w:t>
      </w:r>
      <w:r w:rsidR="000E1528" w:rsidRPr="00E13578">
        <w:rPr>
          <w:rFonts w:ascii="Times New Roman" w:hAnsi="Times New Roman"/>
          <w:sz w:val="24"/>
          <w:szCs w:val="24"/>
        </w:rPr>
        <w:t>and some middle-income countries</w:t>
      </w:r>
      <w:r w:rsidR="00013E3D" w:rsidRPr="00E13578">
        <w:rPr>
          <w:rFonts w:ascii="Times New Roman" w:hAnsi="Times New Roman"/>
          <w:sz w:val="24"/>
          <w:szCs w:val="24"/>
        </w:rPr>
        <w:t xml:space="preserve">. </w:t>
      </w:r>
      <w:r w:rsidR="00D2556B" w:rsidRPr="00E13578">
        <w:rPr>
          <w:rFonts w:ascii="Times New Roman" w:hAnsi="Times New Roman"/>
          <w:sz w:val="24"/>
          <w:szCs w:val="24"/>
        </w:rPr>
        <w:t xml:space="preserve">It would be of further interest to distinguish behaviour between urban and rural inhabitants, </w:t>
      </w:r>
      <w:del w:id="99" w:author="umahx99" w:date="2016-12-20T02:44:00Z">
        <w:r w:rsidR="00013E3D" w:rsidRPr="00E13578" w:rsidDel="00CD697F">
          <w:rPr>
            <w:rFonts w:ascii="Times New Roman" w:hAnsi="Times New Roman"/>
            <w:sz w:val="24"/>
            <w:szCs w:val="24"/>
          </w:rPr>
          <w:delText xml:space="preserve">or </w:delText>
        </w:r>
      </w:del>
      <w:ins w:id="100" w:author="umahx99" w:date="2016-12-20T02:44:00Z">
        <w:r w:rsidR="00CD697F">
          <w:rPr>
            <w:rFonts w:ascii="Times New Roman" w:hAnsi="Times New Roman"/>
            <w:sz w:val="24"/>
            <w:szCs w:val="24"/>
          </w:rPr>
          <w:t>and</w:t>
        </w:r>
        <w:r w:rsidR="00CD697F" w:rsidRPr="00E13578">
          <w:rPr>
            <w:rFonts w:ascii="Times New Roman" w:hAnsi="Times New Roman"/>
            <w:sz w:val="24"/>
            <w:szCs w:val="24"/>
          </w:rPr>
          <w:t xml:space="preserve"> </w:t>
        </w:r>
      </w:ins>
      <w:r w:rsidR="00305C2C" w:rsidRPr="00E13578">
        <w:rPr>
          <w:rFonts w:ascii="Times New Roman" w:hAnsi="Times New Roman"/>
          <w:sz w:val="24"/>
          <w:szCs w:val="24"/>
        </w:rPr>
        <w:t xml:space="preserve">to explore how </w:t>
      </w:r>
      <w:commentRangeStart w:id="101"/>
      <w:r w:rsidR="00305C2C" w:rsidRPr="00E13578">
        <w:rPr>
          <w:rFonts w:ascii="Times New Roman" w:hAnsi="Times New Roman"/>
          <w:sz w:val="24"/>
          <w:szCs w:val="24"/>
        </w:rPr>
        <w:t>socio-economic s</w:t>
      </w:r>
      <w:r w:rsidR="0060671F" w:rsidRPr="00E13578">
        <w:rPr>
          <w:rFonts w:ascii="Times New Roman" w:hAnsi="Times New Roman"/>
          <w:sz w:val="24"/>
          <w:szCs w:val="24"/>
        </w:rPr>
        <w:t xml:space="preserve">tatus </w:t>
      </w:r>
      <w:commentRangeEnd w:id="101"/>
      <w:r w:rsidR="00CD697F">
        <w:rPr>
          <w:rStyle w:val="CommentReference"/>
          <w:rFonts w:asciiTheme="minorHAnsi" w:eastAsiaTheme="minorHAnsi" w:hAnsiTheme="minorHAnsi" w:cstheme="minorBidi"/>
        </w:rPr>
        <w:commentReference w:id="101"/>
      </w:r>
      <w:r w:rsidR="0060671F" w:rsidRPr="00E13578">
        <w:rPr>
          <w:rFonts w:ascii="Times New Roman" w:hAnsi="Times New Roman"/>
          <w:sz w:val="24"/>
          <w:szCs w:val="24"/>
        </w:rPr>
        <w:t>influences the amount of variation of mortality rates within a year.</w:t>
      </w:r>
      <w:r w:rsidR="002C4E8C" w:rsidRPr="00E13578">
        <w:rPr>
          <w:rFonts w:ascii="Times New Roman" w:hAnsi="Times New Roman"/>
          <w:sz w:val="24"/>
          <w:szCs w:val="24"/>
        </w:rPr>
        <w:t xml:space="preserve"> </w:t>
      </w:r>
      <w:r w:rsidR="00B70F50" w:rsidRPr="00E13578">
        <w:rPr>
          <w:rFonts w:ascii="Times New Roman" w:hAnsi="Times New Roman"/>
          <w:sz w:val="24"/>
          <w:szCs w:val="24"/>
        </w:rPr>
        <w:t xml:space="preserve">Also, </w:t>
      </w:r>
      <w:r w:rsidR="002C4E8C" w:rsidRPr="00E13578">
        <w:rPr>
          <w:rFonts w:ascii="Times New Roman" w:hAnsi="Times New Roman"/>
          <w:sz w:val="24"/>
          <w:szCs w:val="24"/>
        </w:rPr>
        <w:t xml:space="preserve">examining the </w:t>
      </w:r>
      <w:r w:rsidR="00ED0407" w:rsidRPr="00E13578">
        <w:rPr>
          <w:rFonts w:ascii="Times New Roman" w:hAnsi="Times New Roman"/>
          <w:sz w:val="24"/>
          <w:szCs w:val="24"/>
        </w:rPr>
        <w:t>consistency of a relationship</w:t>
      </w:r>
      <w:r w:rsidR="002C4E8C" w:rsidRPr="00E13578">
        <w:rPr>
          <w:rFonts w:ascii="Times New Roman" w:hAnsi="Times New Roman"/>
          <w:sz w:val="24"/>
          <w:szCs w:val="24"/>
        </w:rPr>
        <w:t xml:space="preserve"> between temperature and climate </w:t>
      </w:r>
      <w:r w:rsidR="005D3E4E" w:rsidRPr="00E13578">
        <w:rPr>
          <w:rFonts w:ascii="Times New Roman" w:hAnsi="Times New Roman"/>
          <w:sz w:val="24"/>
          <w:szCs w:val="24"/>
        </w:rPr>
        <w:t>variables</w:t>
      </w:r>
      <w:r w:rsidR="00A548AE" w:rsidRPr="00E13578">
        <w:rPr>
          <w:rFonts w:ascii="Times New Roman" w:hAnsi="Times New Roman"/>
          <w:sz w:val="24"/>
          <w:szCs w:val="24"/>
        </w:rPr>
        <w:t xml:space="preserve"> (such as local temperature)</w:t>
      </w:r>
      <w:r w:rsidR="00ED0407" w:rsidRPr="00E13578">
        <w:rPr>
          <w:rFonts w:ascii="Times New Roman" w:hAnsi="Times New Roman"/>
          <w:sz w:val="24"/>
          <w:szCs w:val="24"/>
        </w:rPr>
        <w:t xml:space="preserve"> over time</w:t>
      </w:r>
      <w:r w:rsidR="005D3E4E" w:rsidRPr="00E13578">
        <w:rPr>
          <w:rFonts w:ascii="Times New Roman" w:hAnsi="Times New Roman"/>
          <w:sz w:val="24"/>
          <w:szCs w:val="24"/>
        </w:rPr>
        <w:t>,</w:t>
      </w:r>
      <w:r w:rsidR="000F72E2" w:rsidRPr="00E13578">
        <w:rPr>
          <w:rFonts w:ascii="Times New Roman" w:hAnsi="Times New Roman"/>
          <w:sz w:val="24"/>
          <w:szCs w:val="24"/>
        </w:rPr>
        <w:t xml:space="preserve"> using wavelet analysis, would help to understand the effect of climate and climate change on variation of mortality within a year.</w:t>
      </w:r>
      <w:r w:rsidR="008E7EF9" w:rsidRPr="00E13578">
        <w:rPr>
          <w:rFonts w:ascii="Times New Roman" w:hAnsi="Times New Roman"/>
          <w:sz w:val="24"/>
          <w:szCs w:val="24"/>
        </w:rPr>
        <w:t xml:space="preserve"> Data on environmental variables </w:t>
      </w:r>
      <w:r w:rsidR="0017419B" w:rsidRPr="00E13578">
        <w:rPr>
          <w:rFonts w:ascii="Times New Roman" w:hAnsi="Times New Roman"/>
          <w:sz w:val="24"/>
          <w:szCs w:val="24"/>
        </w:rPr>
        <w:t xml:space="preserve">at appropriate scales </w:t>
      </w:r>
      <w:r w:rsidR="008E7EF9" w:rsidRPr="00E13578">
        <w:rPr>
          <w:rFonts w:ascii="Times New Roman" w:hAnsi="Times New Roman"/>
          <w:sz w:val="24"/>
          <w:szCs w:val="24"/>
        </w:rPr>
        <w:t>can be obtained via several means, including re</w:t>
      </w:r>
      <w:r w:rsidR="00707CD4" w:rsidRPr="00E13578">
        <w:rPr>
          <w:rFonts w:ascii="Times New Roman" w:hAnsi="Times New Roman"/>
          <w:sz w:val="24"/>
          <w:szCs w:val="24"/>
        </w:rPr>
        <w:t>analysis models such as ERA-Interim.</w:t>
      </w:r>
    </w:p>
    <w:p w14:paraId="6E72E04F" w14:textId="77777777" w:rsidR="00C57E3D" w:rsidRPr="00E13578" w:rsidRDefault="00C57E3D" w:rsidP="00B3245F">
      <w:pPr>
        <w:spacing w:after="0" w:line="480" w:lineRule="auto"/>
        <w:rPr>
          <w:rFonts w:ascii="Times New Roman" w:hAnsi="Times New Roman"/>
          <w:sz w:val="24"/>
          <w:szCs w:val="24"/>
        </w:rPr>
      </w:pPr>
    </w:p>
    <w:p w14:paraId="48141E40" w14:textId="47D633F5" w:rsidR="00C57E3D" w:rsidRPr="004278AA" w:rsidRDefault="004875C3" w:rsidP="00B3245F">
      <w:pPr>
        <w:spacing w:after="0" w:line="480" w:lineRule="auto"/>
        <w:rPr>
          <w:rFonts w:ascii="Times New Roman" w:hAnsi="Times New Roman"/>
          <w:sz w:val="24"/>
          <w:szCs w:val="24"/>
        </w:rPr>
      </w:pPr>
      <w:r w:rsidRPr="00E13578">
        <w:rPr>
          <w:rFonts w:ascii="Times New Roman" w:hAnsi="Times New Roman"/>
          <w:sz w:val="24"/>
          <w:szCs w:val="24"/>
        </w:rPr>
        <w:t xml:space="preserve">Analysis of the dynamics of 12-month seasonality over time by </w:t>
      </w:r>
      <w:del w:id="102" w:author="umahx99" w:date="2016-12-20T04:43:00Z">
        <w:r w:rsidRPr="00E13578" w:rsidDel="00551898">
          <w:rPr>
            <w:rFonts w:ascii="Times New Roman" w:hAnsi="Times New Roman"/>
            <w:sz w:val="24"/>
            <w:szCs w:val="24"/>
          </w:rPr>
          <w:delText xml:space="preserve">comprehensive </w:delText>
        </w:r>
      </w:del>
      <w:ins w:id="103" w:author="umahx99" w:date="2016-12-20T04:43:00Z">
        <w:r w:rsidR="00551898">
          <w:rPr>
            <w:rFonts w:ascii="Times New Roman" w:hAnsi="Times New Roman"/>
            <w:sz w:val="24"/>
            <w:szCs w:val="24"/>
          </w:rPr>
          <w:t xml:space="preserve">age, sex </w:t>
        </w:r>
        <w:proofErr w:type="gramStart"/>
        <w:r w:rsidR="00551898">
          <w:rPr>
            <w:rFonts w:ascii="Times New Roman" w:hAnsi="Times New Roman"/>
            <w:sz w:val="24"/>
            <w:szCs w:val="24"/>
          </w:rPr>
          <w:t xml:space="preserve">and </w:t>
        </w:r>
        <w:r w:rsidR="00551898" w:rsidRPr="00E13578">
          <w:rPr>
            <w:rFonts w:ascii="Times New Roman" w:hAnsi="Times New Roman"/>
            <w:sz w:val="24"/>
            <w:szCs w:val="24"/>
          </w:rPr>
          <w:t xml:space="preserve"> </w:t>
        </w:r>
      </w:ins>
      <w:r w:rsidRPr="00E13578">
        <w:rPr>
          <w:rFonts w:ascii="Times New Roman" w:hAnsi="Times New Roman"/>
          <w:sz w:val="24"/>
          <w:szCs w:val="24"/>
        </w:rPr>
        <w:t>subnational</w:t>
      </w:r>
      <w:proofErr w:type="gramEnd"/>
      <w:r w:rsidRPr="00E13578">
        <w:rPr>
          <w:rFonts w:ascii="Times New Roman" w:hAnsi="Times New Roman"/>
          <w:sz w:val="24"/>
          <w:szCs w:val="24"/>
        </w:rPr>
        <w:t xml:space="preserve"> </w:t>
      </w:r>
      <w:r w:rsidR="005F1606" w:rsidRPr="00E13578">
        <w:rPr>
          <w:rFonts w:ascii="Times New Roman" w:hAnsi="Times New Roman"/>
          <w:sz w:val="24"/>
          <w:szCs w:val="24"/>
        </w:rPr>
        <w:t>units</w:t>
      </w:r>
      <w:r w:rsidRPr="00E13578">
        <w:rPr>
          <w:rFonts w:ascii="Times New Roman" w:hAnsi="Times New Roman"/>
          <w:sz w:val="24"/>
          <w:szCs w:val="24"/>
        </w:rPr>
        <w:t xml:space="preserve"> </w:t>
      </w:r>
      <w:r w:rsidR="002E39EC" w:rsidRPr="00E13578">
        <w:rPr>
          <w:rFonts w:ascii="Times New Roman" w:hAnsi="Times New Roman"/>
          <w:sz w:val="24"/>
          <w:szCs w:val="24"/>
        </w:rPr>
        <w:t xml:space="preserve">allows for decision-makers to </w:t>
      </w:r>
      <w:ins w:id="104" w:author="umahx99" w:date="2016-12-20T04:43:00Z">
        <w:r w:rsidR="00551898">
          <w:rPr>
            <w:rFonts w:ascii="Times New Roman" w:hAnsi="Times New Roman"/>
            <w:sz w:val="24"/>
            <w:szCs w:val="24"/>
          </w:rPr>
          <w:t xml:space="preserve">identify and </w:t>
        </w:r>
      </w:ins>
      <w:r w:rsidR="005F1606" w:rsidRPr="00E13578">
        <w:rPr>
          <w:rFonts w:ascii="Times New Roman" w:hAnsi="Times New Roman"/>
          <w:sz w:val="24"/>
          <w:szCs w:val="24"/>
        </w:rPr>
        <w:t>better organise interventions for vulnerable and emergently-vulnerable groups.</w:t>
      </w:r>
    </w:p>
    <w:p w14:paraId="0369EE15" w14:textId="77777777" w:rsidR="00B1677E" w:rsidRPr="004E0482" w:rsidRDefault="00B1677E" w:rsidP="00B3245F">
      <w:pPr>
        <w:spacing w:line="480" w:lineRule="auto"/>
        <w:outlineLvl w:val="0"/>
        <w:rPr>
          <w:rFonts w:ascii="Times New Roman" w:hAnsi="Times New Roman"/>
          <w:b/>
          <w:color w:val="000000" w:themeColor="text1"/>
          <w:sz w:val="24"/>
          <w:szCs w:val="24"/>
        </w:rPr>
      </w:pPr>
    </w:p>
    <w:bookmarkEnd w:id="40"/>
    <w:p w14:paraId="40F21F6B" w14:textId="4E492616" w:rsidR="00DA0408" w:rsidRPr="004E0482" w:rsidRDefault="00DA0408" w:rsidP="00B3245F">
      <w:pPr>
        <w:spacing w:after="0" w:line="24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403BFC27" w14:textId="58454426" w:rsidR="0075782A" w:rsidRPr="004E0482" w:rsidRDefault="0075782A" w:rsidP="00B3245F">
      <w:pPr>
        <w:spacing w:line="480" w:lineRule="auto"/>
        <w:outlineLvl w:val="0"/>
        <w:rPr>
          <w:rFonts w:ascii="Times New Roman" w:hAnsi="Times New Roman"/>
          <w:b/>
          <w:color w:val="000000" w:themeColor="text1"/>
          <w:sz w:val="24"/>
          <w:szCs w:val="24"/>
        </w:rPr>
      </w:pPr>
      <w:r w:rsidRPr="004E0482">
        <w:rPr>
          <w:rFonts w:ascii="Times New Roman" w:hAnsi="Times New Roman"/>
          <w:b/>
          <w:color w:val="000000" w:themeColor="text1"/>
          <w:sz w:val="24"/>
          <w:szCs w:val="24"/>
        </w:rPr>
        <w:t>Methods</w:t>
      </w:r>
    </w:p>
    <w:p w14:paraId="2DCC45A5" w14:textId="77777777" w:rsidR="0017087D" w:rsidRPr="004E0482" w:rsidRDefault="0017087D" w:rsidP="0017087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10988B4F" w14:textId="1306C346" w:rsidR="0017087D" w:rsidRPr="004E0482" w:rsidRDefault="0017087D" w:rsidP="0017087D">
      <w:pPr>
        <w:spacing w:after="0"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t xml:space="preserve">We obtained US data on all 73,804,561 deaths in the USA </w:t>
      </w:r>
      <w:r>
        <w:rPr>
          <w:rStyle w:val="apple-style-span"/>
          <w:rFonts w:ascii="Times New Roman" w:hAnsi="Times New Roman"/>
          <w:color w:val="000000" w:themeColor="text1"/>
          <w:sz w:val="24"/>
          <w:szCs w:val="24"/>
        </w:rPr>
        <w:t>from</w:t>
      </w:r>
      <w:r w:rsidRPr="004E0482">
        <w:rPr>
          <w:rStyle w:val="apple-style-span"/>
          <w:rFonts w:ascii="Times New Roman" w:hAnsi="Times New Roman"/>
          <w:color w:val="000000" w:themeColor="text1"/>
          <w:sz w:val="24"/>
          <w:szCs w:val="24"/>
        </w:rPr>
        <w:t xml:space="preserve"> 1982</w:t>
      </w:r>
      <w:r>
        <w:rPr>
          <w:rStyle w:val="apple-style-span"/>
          <w:rFonts w:ascii="Times New Roman" w:hAnsi="Times New Roman"/>
          <w:color w:val="000000" w:themeColor="text1"/>
          <w:sz w:val="24"/>
          <w:szCs w:val="24"/>
        </w:rPr>
        <w:t xml:space="preserve"> to </w:t>
      </w:r>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4E0482">
        <w:rPr>
          <w:rFonts w:ascii="Times New Roman" w:hAnsi="Times New Roman"/>
          <w:color w:val="000000" w:themeColor="text1"/>
          <w:sz w:val="24"/>
          <w:szCs w:val="24"/>
        </w:rPr>
        <w:fldChar w:fldCharType="begin"/>
      </w:r>
      <w:r w:rsidR="00F6757E">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face="superscript"&gt;28&lt;/style&gt;&lt;/DisplayText&gt;&lt;record&gt;&lt;rec-number&gt;456&lt;/rec-number&gt;&lt;foreign-keys&gt;&lt;key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F6757E" w:rsidRPr="00F6757E">
        <w:rPr>
          <w:rFonts w:ascii="Times New Roman" w:hAnsi="Times New Roman"/>
          <w:noProof/>
          <w:color w:val="000000" w:themeColor="text1"/>
          <w:sz w:val="24"/>
          <w:szCs w:val="24"/>
          <w:vertAlign w:val="superscript"/>
        </w:rPr>
        <w:t>28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inferred monthly population counts through linear interpolation, assigning each yearly count to July.</w:t>
      </w:r>
    </w:p>
    <w:p w14:paraId="472515CD" w14:textId="77777777" w:rsidR="0017087D" w:rsidRPr="004E0482" w:rsidRDefault="0017087D" w:rsidP="0017087D">
      <w:pPr>
        <w:spacing w:after="0" w:line="480" w:lineRule="auto"/>
        <w:rPr>
          <w:rFonts w:ascii="Times New Roman" w:hAnsi="Times New Roman"/>
          <w:color w:val="000000" w:themeColor="text1"/>
          <w:sz w:val="24"/>
          <w:szCs w:val="24"/>
        </w:rPr>
      </w:pPr>
    </w:p>
    <w:p w14:paraId="74C22F3A" w14:textId="6159DC0F"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w:t>
      </w:r>
      <w:r w:rsidRPr="006F2D92">
        <w:rPr>
          <w:rFonts w:ascii="Times New Roman" w:hAnsi="Times New Roman"/>
          <w:color w:val="000000" w:themeColor="text1"/>
          <w:sz w:val="24"/>
          <w:szCs w:val="24"/>
        </w:rPr>
        <w:fldChar w:fldCharType="begin"/>
      </w:r>
      <w:r w:rsidR="00F6757E">
        <w:rPr>
          <w:rFonts w:ascii="Times New Roman" w:hAnsi="Times New Roman"/>
          <w:color w:val="000000" w:themeColor="text1"/>
          <w:sz w:val="24"/>
          <w:szCs w:val="24"/>
        </w:rPr>
        <w:instrText xml:space="preserve"> ADDIN EN.CITE &lt;EndNote&gt;&lt;Cite&gt;&lt;Author&gt;Karl&lt;/Author&gt;&lt;Year&gt;1984&lt;/Year&gt;&lt;RecNum&gt;454&lt;/RecNum&gt;&lt;DisplayText&gt;&lt;style face="superscript"&gt;27&lt;/style&gt;&lt;/DisplayText&gt;&lt;record&gt;&lt;rec-number&gt;454&lt;/rec-number&gt;&lt;foreign-keys&gt;&lt;key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Pr="006F2D92">
        <w:rPr>
          <w:rFonts w:ascii="Times New Roman" w:hAnsi="Times New Roman"/>
          <w:color w:val="000000" w:themeColor="text1"/>
          <w:sz w:val="24"/>
          <w:szCs w:val="24"/>
        </w:rPr>
        <w:fldChar w:fldCharType="separate"/>
      </w:r>
      <w:r w:rsidR="00F6757E" w:rsidRPr="00F6757E">
        <w:rPr>
          <w:rFonts w:ascii="Times New Roman" w:hAnsi="Times New Roman"/>
          <w:noProof/>
          <w:color w:val="000000" w:themeColor="text1"/>
          <w:sz w:val="24"/>
          <w:szCs w:val="24"/>
          <w:vertAlign w:val="superscript"/>
        </w:rPr>
        <w:t>27</w:t>
      </w:r>
      <w:r w:rsidRPr="006F2D9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Death rate calculations accounted for varying length of months</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by multiplying each month’s death count by </w:t>
      </w:r>
      <w:r>
        <w:rPr>
          <w:rFonts w:ascii="Times New Roman" w:hAnsi="Times New Roman"/>
          <w:color w:val="000000" w:themeColor="text1"/>
          <w:sz w:val="24"/>
          <w:szCs w:val="24"/>
        </w:rPr>
        <w:t>a factor that would make it equivalent to a 31-day month</w:t>
      </w:r>
      <w:r w:rsidRPr="004E0482">
        <w:rPr>
          <w:rFonts w:ascii="Times New Roman" w:hAnsi="Times New Roman"/>
          <w:color w:val="000000" w:themeColor="text1"/>
          <w:sz w:val="24"/>
          <w:szCs w:val="24"/>
        </w:rPr>
        <w:t>.</w:t>
      </w:r>
    </w:p>
    <w:p w14:paraId="589AACD2" w14:textId="77777777" w:rsidR="0017087D" w:rsidRPr="004E0482" w:rsidRDefault="0017087D" w:rsidP="0017087D">
      <w:pPr>
        <w:spacing w:after="0" w:line="480" w:lineRule="auto"/>
        <w:rPr>
          <w:rFonts w:ascii="Times New Roman" w:hAnsi="Times New Roman"/>
          <w:color w:val="000000" w:themeColor="text1"/>
          <w:sz w:val="24"/>
          <w:szCs w:val="24"/>
        </w:rPr>
      </w:pPr>
    </w:p>
    <w:p w14:paraId="40E4CBBB" w14:textId="77777777" w:rsidR="0017087D" w:rsidRPr="004E0482" w:rsidRDefault="0017087D" w:rsidP="0017087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24689DCD" w14:textId="7A0F94A1"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We used wavelet analysis to establish the presence of seasonality, both nationally and sub-nationally, for each age-sex group. In summary, wavelet analysis uncovers the presence, and frequency, of repeated maxima and minima in each age-sex-specific death rate time series. In brief, a Morlet wavelet, described in detail elsewhere,</w:t>
      </w:r>
      <w:r w:rsidRPr="004E0482">
        <w:rPr>
          <w:rFonts w:ascii="Times New Roman" w:hAnsi="Times New Roman"/>
          <w:color w:val="000000" w:themeColor="text1"/>
          <w:sz w:val="24"/>
          <w:szCs w:val="24"/>
        </w:rPr>
        <w:fldChar w:fldCharType="begin"/>
      </w:r>
      <w:r w:rsidR="009334A8">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29</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w:t>
      </w:r>
      <w:ins w:id="105" w:author="umahx99" w:date="2016-12-20T03:23:00Z">
        <w:r w:rsidR="00731B2B">
          <w:rPr>
            <w:rFonts w:ascii="Times New Roman" w:hAnsi="Times New Roman"/>
            <w:color w:val="000000" w:themeColor="text1"/>
            <w:sz w:val="24"/>
            <w:szCs w:val="24"/>
          </w:rPr>
          <w:t>ing coefficient</w:t>
        </w:r>
      </w:ins>
      <w:r w:rsidRPr="004E0482">
        <w:rPr>
          <w:rFonts w:ascii="Times New Roman" w:hAnsi="Times New Roman"/>
          <w:color w:val="000000" w:themeColor="text1"/>
          <w:sz w:val="24"/>
          <w:szCs w:val="24"/>
        </w:rPr>
        <w:t xml:space="preserve">s can be presented on a two-dimensional plot of time against frequency </w:t>
      </w:r>
      <w:del w:id="106" w:author="umahx99" w:date="2016-12-20T03:23:00Z">
        <w:r w:rsidRPr="004E0482" w:rsidDel="00731B2B">
          <w:rPr>
            <w:rFonts w:ascii="Times New Roman" w:hAnsi="Times New Roman"/>
            <w:color w:val="000000" w:themeColor="text1"/>
            <w:sz w:val="24"/>
            <w:szCs w:val="24"/>
          </w:rPr>
          <w:delText xml:space="preserve">coefficients </w:delText>
        </w:r>
      </w:del>
      <w:r w:rsidRPr="004E0482">
        <w:rPr>
          <w:rFonts w:ascii="Times New Roman" w:hAnsi="Times New Roman"/>
          <w:color w:val="000000" w:themeColor="text1"/>
          <w:sz w:val="24"/>
          <w:szCs w:val="24"/>
        </w:rPr>
        <w:t>(Figure 1).</w:t>
      </w:r>
      <w:r w:rsidRPr="00DC7CAF">
        <w:rPr>
          <w:rFonts w:ascii="Times New Roman" w:hAnsi="Times New Roman"/>
          <w:color w:val="000000" w:themeColor="text1"/>
          <w:sz w:val="24"/>
          <w:szCs w:val="24"/>
        </w:rPr>
        <w:t xml:space="preserve"> </w:t>
      </w:r>
      <w:r>
        <w:rPr>
          <w:rFonts w:ascii="Times New Roman" w:hAnsi="Times New Roman"/>
          <w:color w:val="000000" w:themeColor="text1"/>
          <w:sz w:val="24"/>
          <w:szCs w:val="24"/>
        </w:rPr>
        <w:t>W</w:t>
      </w:r>
      <w:r w:rsidRPr="004E0482">
        <w:rPr>
          <w:rFonts w:ascii="Times New Roman" w:hAnsi="Times New Roman"/>
          <w:color w:val="000000" w:themeColor="text1"/>
          <w:sz w:val="24"/>
          <w:szCs w:val="24"/>
        </w:rPr>
        <w:t>avelet analysis</w:t>
      </w:r>
      <w:r>
        <w:rPr>
          <w:rFonts w:ascii="Times New Roman" w:hAnsi="Times New Roman"/>
          <w:color w:val="000000" w:themeColor="text1"/>
          <w:sz w:val="24"/>
          <w:szCs w:val="24"/>
        </w:rPr>
        <w:t xml:space="preserve"> also</w:t>
      </w:r>
      <w:r w:rsidRPr="004E0482">
        <w:rPr>
          <w:rFonts w:ascii="Times New Roman" w:hAnsi="Times New Roman"/>
          <w:color w:val="000000" w:themeColor="text1"/>
          <w:sz w:val="24"/>
          <w:szCs w:val="24"/>
        </w:rPr>
        <w:t xml:space="preserve"> allows </w:t>
      </w:r>
      <w:del w:id="107" w:author="umahx99" w:date="2016-12-20T03:25:00Z">
        <w:r w:rsidRPr="004E0482" w:rsidDel="00731B2B">
          <w:rPr>
            <w:rFonts w:ascii="Times New Roman" w:hAnsi="Times New Roman"/>
            <w:color w:val="000000" w:themeColor="text1"/>
            <w:sz w:val="24"/>
            <w:szCs w:val="24"/>
          </w:rPr>
          <w:delText xml:space="preserve">representing </w:delText>
        </w:r>
      </w:del>
      <w:r w:rsidRPr="004E0482">
        <w:rPr>
          <w:rFonts w:ascii="Times New Roman" w:hAnsi="Times New Roman"/>
          <w:color w:val="000000" w:themeColor="text1"/>
          <w:sz w:val="24"/>
          <w:szCs w:val="24"/>
        </w:rPr>
        <w:t xml:space="preserve">dynamic seasonal behaviour, </w:t>
      </w:r>
      <w:del w:id="108" w:author="umahx99" w:date="2016-12-20T03:27:00Z">
        <w:r w:rsidRPr="004E0482" w:rsidDel="00731B2B">
          <w:rPr>
            <w:rFonts w:ascii="Times New Roman" w:hAnsi="Times New Roman"/>
            <w:color w:val="000000" w:themeColor="text1"/>
            <w:sz w:val="24"/>
            <w:szCs w:val="24"/>
          </w:rPr>
          <w:delText>e.g</w:delText>
        </w:r>
      </w:del>
      <w:ins w:id="109" w:author="umahx99" w:date="2016-12-20T03:27:00Z">
        <w:r w:rsidR="00731B2B">
          <w:rPr>
            <w:rFonts w:ascii="Times New Roman" w:hAnsi="Times New Roman"/>
            <w:color w:val="000000" w:themeColor="text1"/>
            <w:sz w:val="24"/>
            <w:szCs w:val="24"/>
          </w:rPr>
          <w:t>in other words</w:t>
        </w:r>
      </w:ins>
      <w:r w:rsidRPr="004E0482">
        <w:rPr>
          <w:rFonts w:ascii="Times New Roman" w:hAnsi="Times New Roman"/>
          <w:color w:val="000000" w:themeColor="text1"/>
          <w:sz w:val="24"/>
          <w:szCs w:val="24"/>
        </w:rPr>
        <w:t>., the potential for the periodicity of death rates to disappear, emerge, or change over time</w:t>
      </w:r>
      <w:ins w:id="110" w:author="umahx99" w:date="2016-12-20T03:27:00Z">
        <w:r w:rsidR="00731B2B">
          <w:rPr>
            <w:rFonts w:ascii="Times New Roman" w:hAnsi="Times New Roman"/>
            <w:color w:val="000000" w:themeColor="text1"/>
            <w:sz w:val="24"/>
            <w:szCs w:val="24"/>
          </w:rPr>
          <w:t xml:space="preserve">. This is </w:t>
        </w:r>
      </w:ins>
      <w:del w:id="111" w:author="umahx99" w:date="2016-12-20T03:27:00Z">
        <w:r w:rsidRPr="004E0482" w:rsidDel="00731B2B">
          <w:rPr>
            <w:rFonts w:ascii="Times New Roman" w:hAnsi="Times New Roman"/>
            <w:color w:val="000000" w:themeColor="text1"/>
            <w:sz w:val="24"/>
            <w:szCs w:val="24"/>
          </w:rPr>
          <w:delText>,</w:delText>
        </w:r>
      </w:del>
      <w:del w:id="112" w:author="umahx99" w:date="2016-12-20T03:28:00Z">
        <w:r w:rsidRPr="004E0482" w:rsidDel="00731B2B">
          <w:rPr>
            <w:rFonts w:ascii="Times New Roman" w:hAnsi="Times New Roman"/>
            <w:color w:val="000000" w:themeColor="text1"/>
            <w:sz w:val="24"/>
            <w:szCs w:val="24"/>
          </w:rPr>
          <w:delText xml:space="preserve"> </w:delText>
        </w:r>
      </w:del>
      <w:del w:id="113" w:author="umahx99" w:date="2016-12-20T03:27:00Z">
        <w:r w:rsidRPr="004E0482" w:rsidDel="00731B2B">
          <w:rPr>
            <w:rFonts w:ascii="Times New Roman" w:hAnsi="Times New Roman"/>
            <w:color w:val="000000" w:themeColor="text1"/>
            <w:sz w:val="24"/>
            <w:szCs w:val="24"/>
          </w:rPr>
          <w:delText>which is</w:delText>
        </w:r>
      </w:del>
      <w:r w:rsidRPr="004E0482">
        <w:rPr>
          <w:rFonts w:ascii="Times New Roman" w:hAnsi="Times New Roman"/>
          <w:color w:val="000000" w:themeColor="text1"/>
          <w:sz w:val="24"/>
          <w:szCs w:val="24"/>
        </w:rPr>
        <w:t xml:space="preserve"> not possible in standard Fourier analysis or </w:t>
      </w:r>
      <w:ins w:id="114" w:author="umahx99" w:date="2016-12-20T03:28:00Z">
        <w:r w:rsidR="00731B2B">
          <w:rPr>
            <w:rFonts w:ascii="Times New Roman" w:hAnsi="Times New Roman"/>
            <w:color w:val="000000" w:themeColor="text1"/>
            <w:sz w:val="24"/>
            <w:szCs w:val="24"/>
          </w:rPr>
          <w:t xml:space="preserve">when </w:t>
        </w:r>
      </w:ins>
      <w:r w:rsidRPr="004E0482">
        <w:rPr>
          <w:rFonts w:ascii="Times New Roman" w:hAnsi="Times New Roman"/>
          <w:color w:val="000000" w:themeColor="text1"/>
          <w:sz w:val="24"/>
          <w:szCs w:val="24"/>
        </w:rPr>
        <w:t>fitting a statistical model with a period basis function.</w:t>
      </w:r>
    </w:p>
    <w:p w14:paraId="5C7A8548" w14:textId="77777777" w:rsidR="0017087D" w:rsidRPr="004E0482" w:rsidRDefault="0017087D" w:rsidP="0017087D">
      <w:pPr>
        <w:widowControl w:val="0"/>
        <w:autoSpaceDE w:val="0"/>
        <w:autoSpaceDN w:val="0"/>
        <w:adjustRightInd w:val="0"/>
        <w:spacing w:after="0" w:line="480" w:lineRule="auto"/>
        <w:rPr>
          <w:rFonts w:ascii="Times New Roman" w:hAnsi="Times New Roman"/>
          <w:color w:val="000000" w:themeColor="text1"/>
          <w:sz w:val="24"/>
          <w:szCs w:val="24"/>
        </w:rPr>
      </w:pPr>
    </w:p>
    <w:p w14:paraId="635803C1" w14:textId="3EB541B8" w:rsidR="0017087D" w:rsidRPr="004E0482" w:rsidRDefault="0017087D" w:rsidP="0017087D">
      <w:pPr>
        <w:widowControl w:val="0"/>
        <w:autoSpaceDE w:val="0"/>
        <w:autoSpaceDN w:val="0"/>
        <w:adjustRightInd w:val="0"/>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used the R package WaveletComp for the wavelet analysis. </w:t>
      </w:r>
      <w:r>
        <w:rPr>
          <w:rFonts w:ascii="Times New Roman" w:hAnsi="Times New Roman"/>
          <w:color w:val="000000" w:themeColor="text1"/>
          <w:sz w:val="24"/>
          <w:szCs w:val="24"/>
        </w:rPr>
        <w:t>Before</w:t>
      </w:r>
      <w:r w:rsidRPr="004E0482">
        <w:rPr>
          <w:rFonts w:ascii="Times New Roman" w:hAnsi="Times New Roman"/>
          <w:color w:val="000000" w:themeColor="text1"/>
          <w:sz w:val="24"/>
          <w:szCs w:val="24"/>
        </w:rPr>
        <w:t xml:space="preserve"> analysis, we logarithmically-transformed</w:t>
      </w:r>
      <w:r>
        <w:rPr>
          <w:rFonts w:ascii="Times New Roman" w:hAnsi="Times New Roman"/>
          <w:color w:val="000000" w:themeColor="text1"/>
          <w:sz w:val="24"/>
          <w:szCs w:val="24"/>
        </w:rPr>
        <w:t xml:space="preserve"> death rates</w:t>
      </w:r>
      <w:r w:rsidRPr="004E0482">
        <w:rPr>
          <w:rFonts w:ascii="Times New Roman" w:hAnsi="Times New Roman"/>
          <w:color w:val="000000" w:themeColor="text1"/>
          <w:sz w:val="24"/>
          <w:szCs w:val="24"/>
        </w:rPr>
        <w:t xml:space="preserve">, detrended </w:t>
      </w:r>
      <w:r>
        <w:rPr>
          <w:rFonts w:ascii="Times New Roman" w:hAnsi="Times New Roman"/>
          <w:color w:val="000000" w:themeColor="text1"/>
          <w:sz w:val="24"/>
          <w:szCs w:val="24"/>
        </w:rPr>
        <w:t>using a</w:t>
      </w:r>
      <w:r w:rsidRPr="004E0482">
        <w:rPr>
          <w:rFonts w:ascii="Times New Roman" w:hAnsi="Times New Roman"/>
          <w:color w:val="000000" w:themeColor="text1"/>
          <w:sz w:val="24"/>
          <w:szCs w:val="24"/>
        </w:rPr>
        <w:t xml:space="preserve"> polynomial regression, and normalised each all-cause mortality death rate time series</w:t>
      </w:r>
      <w:r>
        <w:rPr>
          <w:rFonts w:ascii="Times New Roman" w:hAnsi="Times New Roman"/>
          <w:color w:val="000000" w:themeColor="text1"/>
          <w:sz w:val="24"/>
          <w:szCs w:val="24"/>
        </w:rPr>
        <w:t xml:space="preserve"> </w:t>
      </w:r>
      <w:del w:id="115" w:author="umahx99" w:date="2016-12-20T03:30:00Z">
        <w:r w:rsidDel="0019069A">
          <w:rPr>
            <w:rFonts w:ascii="Times New Roman" w:hAnsi="Times New Roman"/>
            <w:color w:val="000000" w:themeColor="text1"/>
            <w:sz w:val="24"/>
            <w:szCs w:val="24"/>
          </w:rPr>
          <w:delText xml:space="preserve">such </w:delText>
        </w:r>
      </w:del>
      <w:proofErr w:type="gramStart"/>
      <w:ins w:id="116" w:author="umahx99" w:date="2016-12-20T03:30:00Z">
        <w:r w:rsidR="0019069A">
          <w:rPr>
            <w:rFonts w:ascii="Times New Roman" w:hAnsi="Times New Roman"/>
            <w:color w:val="000000" w:themeColor="text1"/>
            <w:sz w:val="24"/>
            <w:szCs w:val="24"/>
          </w:rPr>
          <w:t xml:space="preserve">so as </w:t>
        </w:r>
      </w:ins>
      <w:r>
        <w:rPr>
          <w:rFonts w:ascii="Times New Roman" w:hAnsi="Times New Roman"/>
          <w:color w:val="000000" w:themeColor="text1"/>
          <w:sz w:val="24"/>
          <w:szCs w:val="24"/>
        </w:rPr>
        <w:t>t</w:t>
      </w:r>
      <w:r w:rsidR="00CF1263">
        <w:rPr>
          <w:rFonts w:ascii="Times New Roman" w:hAnsi="Times New Roman"/>
          <w:color w:val="000000" w:themeColor="text1"/>
          <w:sz w:val="24"/>
          <w:szCs w:val="24"/>
        </w:rPr>
        <w:t>o</w:t>
      </w:r>
      <w:proofErr w:type="gramEnd"/>
      <w:r w:rsidR="00CF1263">
        <w:rPr>
          <w:rFonts w:ascii="Times New Roman" w:hAnsi="Times New Roman"/>
          <w:color w:val="000000" w:themeColor="text1"/>
          <w:sz w:val="24"/>
          <w:szCs w:val="24"/>
        </w:rPr>
        <w:t xml:space="preserve"> </w:t>
      </w:r>
      <w:del w:id="117" w:author="umahx99" w:date="2016-12-20T03:31:00Z">
        <w:r w:rsidR="00CF1263" w:rsidDel="0019069A">
          <w:rPr>
            <w:rFonts w:ascii="Times New Roman" w:hAnsi="Times New Roman"/>
            <w:color w:val="000000" w:themeColor="text1"/>
            <w:sz w:val="24"/>
            <w:szCs w:val="24"/>
          </w:rPr>
          <w:delText xml:space="preserve">vary </w:delText>
        </w:r>
      </w:del>
      <w:ins w:id="118" w:author="umahx99" w:date="2016-12-20T03:31:00Z">
        <w:r w:rsidR="0019069A">
          <w:rPr>
            <w:rFonts w:ascii="Times New Roman" w:hAnsi="Times New Roman"/>
            <w:color w:val="000000" w:themeColor="text1"/>
            <w:sz w:val="24"/>
            <w:szCs w:val="24"/>
          </w:rPr>
          <w:t xml:space="preserve">range </w:t>
        </w:r>
      </w:ins>
      <w:r w:rsidR="00CF1263">
        <w:rPr>
          <w:rFonts w:ascii="Times New Roman" w:hAnsi="Times New Roman"/>
          <w:color w:val="000000" w:themeColor="text1"/>
          <w:sz w:val="24"/>
          <w:szCs w:val="24"/>
        </w:rPr>
        <w:t>between 1 and -1.</w:t>
      </w:r>
      <w:r w:rsidRPr="004E0482">
        <w:rPr>
          <w:rFonts w:ascii="Times New Roman" w:hAnsi="Times New Roman"/>
          <w:color w:val="000000" w:themeColor="text1"/>
          <w:sz w:val="24"/>
          <w:szCs w:val="24"/>
        </w:rPr>
        <w:t xml:space="preserve"> </w:t>
      </w:r>
    </w:p>
    <w:p w14:paraId="4294F2D5" w14:textId="77777777" w:rsidR="0017087D" w:rsidRPr="004E0482" w:rsidRDefault="0017087D" w:rsidP="0017087D">
      <w:pPr>
        <w:spacing w:after="0" w:line="480" w:lineRule="auto"/>
        <w:rPr>
          <w:rFonts w:ascii="Times New Roman" w:hAnsi="Times New Roman"/>
          <w:color w:val="000000" w:themeColor="text1"/>
          <w:sz w:val="24"/>
          <w:szCs w:val="24"/>
        </w:rPr>
      </w:pPr>
    </w:p>
    <w:p w14:paraId="6734A88C" w14:textId="2542FEDF"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We identified age-sex groups whose wavelet power spectr</w:t>
      </w:r>
      <w:r w:rsidR="00CF1263">
        <w:rPr>
          <w:rFonts w:ascii="Times New Roman" w:hAnsi="Times New Roman"/>
          <w:color w:val="000000" w:themeColor="text1"/>
          <w:sz w:val="24"/>
          <w:szCs w:val="24"/>
        </w:rPr>
        <w:t xml:space="preserve">a </w:t>
      </w:r>
      <w:r w:rsidRPr="004E0482">
        <w:rPr>
          <w:rFonts w:ascii="Times New Roman" w:hAnsi="Times New Roman"/>
          <w:color w:val="000000" w:themeColor="text1"/>
          <w:sz w:val="24"/>
          <w:szCs w:val="24"/>
        </w:rPr>
        <w:t xml:space="preserve">differed from that of a white noise spectrum, which represents random fluctuations, at </w:t>
      </w:r>
      <w:ins w:id="119" w:author="umahx99" w:date="2016-12-20T03:31:00Z">
        <w:r w:rsidR="004831DA">
          <w:rPr>
            <w:rFonts w:ascii="Times New Roman" w:hAnsi="Times New Roman"/>
            <w:color w:val="000000" w:themeColor="text1"/>
            <w:sz w:val="24"/>
            <w:szCs w:val="24"/>
          </w:rPr>
          <w:t>the 9</w:t>
        </w:r>
      </w:ins>
      <w:r w:rsidRPr="004E0482">
        <w:rPr>
          <w:rFonts w:ascii="Times New Roman" w:hAnsi="Times New Roman"/>
          <w:color w:val="000000" w:themeColor="text1"/>
          <w:sz w:val="24"/>
          <w:szCs w:val="24"/>
        </w:rPr>
        <w:t>5% significance level</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for the entire study </w:t>
      </w:r>
      <w:r>
        <w:rPr>
          <w:rFonts w:ascii="Times New Roman" w:hAnsi="Times New Roman"/>
          <w:color w:val="000000" w:themeColor="text1"/>
          <w:sz w:val="24"/>
          <w:szCs w:val="24"/>
        </w:rPr>
        <w:t xml:space="preserve">period </w:t>
      </w:r>
      <w:r w:rsidRPr="004E0482">
        <w:rPr>
          <w:rFonts w:ascii="Times New Roman" w:hAnsi="Times New Roman"/>
          <w:color w:val="000000" w:themeColor="text1"/>
          <w:sz w:val="24"/>
          <w:szCs w:val="24"/>
        </w:rPr>
        <w:t xml:space="preserve">(1982-2013), </w:t>
      </w:r>
      <w:r>
        <w:rPr>
          <w:rFonts w:ascii="Times New Roman" w:hAnsi="Times New Roman"/>
          <w:color w:val="000000" w:themeColor="text1"/>
          <w:sz w:val="24"/>
          <w:szCs w:val="24"/>
        </w:rPr>
        <w:t>as well as in</w:t>
      </w:r>
      <w:r w:rsidRPr="004E0482">
        <w:rPr>
          <w:rFonts w:ascii="Times New Roman" w:hAnsi="Times New Roman"/>
          <w:color w:val="000000" w:themeColor="text1"/>
          <w:sz w:val="24"/>
          <w:szCs w:val="24"/>
        </w:rPr>
        <w:t xml:space="preserve"> separate wavelet analyses for 1982-1997</w:t>
      </w:r>
      <w:r>
        <w:rPr>
          <w:rFonts w:ascii="Times New Roman" w:hAnsi="Times New Roman"/>
          <w:color w:val="000000" w:themeColor="text1"/>
          <w:sz w:val="24"/>
          <w:szCs w:val="24"/>
        </w:rPr>
        <w:t xml:space="preserve"> and </w:t>
      </w:r>
      <w:r w:rsidRPr="004E0482">
        <w:rPr>
          <w:rFonts w:ascii="Times New Roman" w:hAnsi="Times New Roman"/>
          <w:color w:val="000000" w:themeColor="text1"/>
          <w:sz w:val="24"/>
          <w:szCs w:val="24"/>
        </w:rPr>
        <w:t xml:space="preserve">1998-2013. </w:t>
      </w:r>
    </w:p>
    <w:p w14:paraId="6A32F486" w14:textId="77777777" w:rsidR="0017087D" w:rsidRPr="004E0482" w:rsidRDefault="0017087D" w:rsidP="0017087D">
      <w:pPr>
        <w:widowControl w:val="0"/>
        <w:autoSpaceDE w:val="0"/>
        <w:autoSpaceDN w:val="0"/>
        <w:adjustRightInd w:val="0"/>
        <w:spacing w:after="0" w:line="480" w:lineRule="auto"/>
        <w:rPr>
          <w:rFonts w:ascii="Times New Roman" w:hAnsi="Times New Roman"/>
          <w:color w:val="000000" w:themeColor="text1"/>
          <w:sz w:val="24"/>
          <w:szCs w:val="24"/>
        </w:rPr>
      </w:pPr>
    </w:p>
    <w:p w14:paraId="3FDBA793" w14:textId="5719DF8A"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For age-sex groups which </w:t>
      </w:r>
      <w:r>
        <w:rPr>
          <w:rFonts w:ascii="Times New Roman" w:hAnsi="Times New Roman"/>
          <w:color w:val="000000" w:themeColor="text1"/>
          <w:sz w:val="24"/>
          <w:szCs w:val="24"/>
        </w:rPr>
        <w:t>had statistically significant power spectra for 1982-2013</w:t>
      </w:r>
      <w:r w:rsidR="00CF1263">
        <w:rPr>
          <w:rFonts w:ascii="Times New Roman" w:hAnsi="Times New Roman"/>
          <w:color w:val="000000" w:themeColor="text1"/>
          <w:sz w:val="24"/>
          <w:szCs w:val="24"/>
        </w:rPr>
        <w:t>,</w:t>
      </w:r>
      <w:r>
        <w:rPr>
          <w:rFonts w:ascii="Times New Roman" w:hAnsi="Times New Roman"/>
          <w:color w:val="000000" w:themeColor="text1"/>
          <w:sz w:val="24"/>
          <w:szCs w:val="24"/>
        </w:rPr>
        <w:t xml:space="preserve"> as well as </w:t>
      </w:r>
      <w:del w:id="120" w:author="umahx99" w:date="2016-12-20T03:33:00Z">
        <w:r w:rsidDel="004831DA">
          <w:rPr>
            <w:rFonts w:ascii="Times New Roman" w:hAnsi="Times New Roman"/>
            <w:color w:val="000000" w:themeColor="text1"/>
            <w:sz w:val="24"/>
            <w:szCs w:val="24"/>
          </w:rPr>
          <w:delText xml:space="preserve">its first and second </w:delText>
        </w:r>
      </w:del>
      <w:ins w:id="121" w:author="umahx99" w:date="2016-12-20T03:34:00Z">
        <w:r w:rsidR="004831DA">
          <w:rPr>
            <w:rFonts w:ascii="Times New Roman" w:hAnsi="Times New Roman"/>
            <w:color w:val="000000" w:themeColor="text1"/>
            <w:sz w:val="24"/>
            <w:szCs w:val="24"/>
          </w:rPr>
          <w:t xml:space="preserve">both time </w:t>
        </w:r>
      </w:ins>
      <w:r w:rsidR="00960E90">
        <w:rPr>
          <w:rFonts w:ascii="Times New Roman" w:hAnsi="Times New Roman"/>
          <w:color w:val="000000" w:themeColor="text1"/>
          <w:sz w:val="24"/>
          <w:szCs w:val="24"/>
        </w:rPr>
        <w:t>sections,</w:t>
      </w:r>
      <w:r w:rsidRPr="004E0482">
        <w:rPr>
          <w:rFonts w:ascii="Times New Roman" w:hAnsi="Times New Roman"/>
          <w:color w:val="000000" w:themeColor="text1"/>
          <w:sz w:val="24"/>
          <w:szCs w:val="24"/>
        </w:rPr>
        <w:t xml:space="preserve"> we calculated the centre of gravity and the negative centre of gravity</w:t>
      </w:r>
      <w:r>
        <w:rPr>
          <w:rFonts w:ascii="Times New Roman" w:hAnsi="Times New Roman"/>
          <w:color w:val="000000" w:themeColor="text1"/>
          <w:sz w:val="24"/>
          <w:szCs w:val="24"/>
        </w:rPr>
        <w:t xml:space="preserve"> of monthly death rates</w:t>
      </w:r>
      <w:ins w:id="122" w:author="umahx99" w:date="2016-12-20T03:37:00Z">
        <w:r w:rsidR="00EF195F">
          <w:rPr>
            <w:rFonts w:ascii="Times New Roman" w:hAnsi="Times New Roman"/>
            <w:color w:val="000000" w:themeColor="text1"/>
            <w:sz w:val="24"/>
            <w:szCs w:val="24"/>
          </w:rPr>
          <w:t>. These</w:t>
        </w:r>
      </w:ins>
      <w:ins w:id="123" w:author="umahx99" w:date="2016-12-20T03:38:00Z">
        <w:r w:rsidR="00EF195F">
          <w:rPr>
            <w:rFonts w:ascii="Times New Roman" w:hAnsi="Times New Roman"/>
            <w:color w:val="000000" w:themeColor="text1"/>
            <w:sz w:val="24"/>
            <w:szCs w:val="24"/>
          </w:rPr>
          <w:t xml:space="preserve"> estimate</w:t>
        </w:r>
      </w:ins>
      <w:del w:id="124" w:author="umahx99" w:date="2016-12-20T03:37:00Z">
        <w:r w:rsidDel="00EF195F">
          <w:rPr>
            <w:rFonts w:ascii="Times New Roman" w:hAnsi="Times New Roman"/>
            <w:color w:val="000000" w:themeColor="text1"/>
            <w:sz w:val="24"/>
            <w:szCs w:val="24"/>
          </w:rPr>
          <w:delText>,</w:delText>
        </w:r>
      </w:del>
      <w:r>
        <w:rPr>
          <w:rFonts w:ascii="Times New Roman" w:hAnsi="Times New Roman"/>
          <w:color w:val="000000" w:themeColor="text1"/>
          <w:sz w:val="24"/>
          <w:szCs w:val="24"/>
        </w:rPr>
        <w:t xml:space="preserve"> </w:t>
      </w:r>
      <w:del w:id="125" w:author="umahx99" w:date="2016-12-20T03:38:00Z">
        <w:r w:rsidDel="00EF195F">
          <w:rPr>
            <w:rFonts w:ascii="Times New Roman" w:hAnsi="Times New Roman"/>
            <w:color w:val="000000" w:themeColor="text1"/>
            <w:sz w:val="24"/>
            <w:szCs w:val="24"/>
          </w:rPr>
          <w:delText>which measure</w:delText>
        </w:r>
      </w:del>
      <w:r w:rsidRPr="004E0482">
        <w:rPr>
          <w:rFonts w:ascii="Times New Roman" w:hAnsi="Times New Roman"/>
          <w:color w:val="000000" w:themeColor="text1"/>
          <w:sz w:val="24"/>
          <w:szCs w:val="24"/>
        </w:rPr>
        <w:t xml:space="preserve"> when </w:t>
      </w:r>
      <w:ins w:id="126" w:author="umahx99" w:date="2016-12-20T03:39:00Z">
        <w:r w:rsidR="00EF195F">
          <w:rPr>
            <w:rFonts w:ascii="Times New Roman" w:hAnsi="Times New Roman"/>
            <w:color w:val="000000" w:themeColor="text1"/>
            <w:sz w:val="24"/>
            <w:szCs w:val="24"/>
          </w:rPr>
          <w:t xml:space="preserve">in the year </w:t>
        </w:r>
      </w:ins>
      <w:r w:rsidRPr="004E0482">
        <w:rPr>
          <w:rFonts w:ascii="Times New Roman" w:hAnsi="Times New Roman"/>
          <w:color w:val="000000" w:themeColor="text1"/>
          <w:sz w:val="24"/>
          <w:szCs w:val="24"/>
        </w:rPr>
        <w:t xml:space="preserve">maximum </w:t>
      </w:r>
      <w:r>
        <w:rPr>
          <w:rFonts w:ascii="Times New Roman" w:hAnsi="Times New Roman"/>
          <w:color w:val="000000" w:themeColor="text1"/>
          <w:sz w:val="24"/>
          <w:szCs w:val="24"/>
        </w:rPr>
        <w:t xml:space="preserve">and minimum death rates </w:t>
      </w:r>
      <w:commentRangeStart w:id="127"/>
      <w:r>
        <w:rPr>
          <w:rFonts w:ascii="Times New Roman" w:hAnsi="Times New Roman"/>
          <w:color w:val="000000" w:themeColor="text1"/>
          <w:sz w:val="24"/>
          <w:szCs w:val="24"/>
        </w:rPr>
        <w:t>occur</w:t>
      </w:r>
      <w:commentRangeEnd w:id="127"/>
      <w:r w:rsidR="00EF195F">
        <w:rPr>
          <w:rStyle w:val="CommentReference"/>
          <w:rFonts w:asciiTheme="minorHAnsi" w:eastAsiaTheme="minorHAnsi" w:hAnsiTheme="minorHAnsi" w:cstheme="minorBidi"/>
        </w:rPr>
        <w:commentReference w:id="127"/>
      </w:r>
      <w:r>
        <w:rPr>
          <w:rFonts w:ascii="Times New Roman" w:hAnsi="Times New Roman"/>
          <w:color w:val="000000" w:themeColor="text1"/>
          <w:sz w:val="24"/>
          <w:szCs w:val="24"/>
        </w:rPr>
        <w:t>, respectively. For calculating</w:t>
      </w:r>
      <w:r w:rsidRPr="004E0482">
        <w:rPr>
          <w:rFonts w:ascii="Times New Roman" w:hAnsi="Times New Roman"/>
          <w:color w:val="000000" w:themeColor="text1"/>
          <w:sz w:val="24"/>
          <w:szCs w:val="24"/>
        </w:rPr>
        <w:t xml:space="preserve"> centre of gravity</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each month is weighted by its death rate</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PjMwPC9zdHlsZT48L0Rpc3BsYXlUZXh0PjxyZWNvcmQ+PHJlYy1udW1iZXI+MjkxPC9yZWMtbnVt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PjMwPC9zdHlsZT48L0Rpc3BsYXlUZXh0PjxyZWNvcmQ+PHJlYy1udW1iZXI+MjkxPC9yZWMtbnVt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30</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for </w:t>
      </w:r>
      <w:r w:rsidRPr="004E0482">
        <w:rPr>
          <w:rFonts w:ascii="Times New Roman" w:hAnsi="Times New Roman"/>
          <w:color w:val="000000" w:themeColor="text1"/>
          <w:sz w:val="24"/>
          <w:szCs w:val="24"/>
        </w:rPr>
        <w:t>negative centre of gravity</w:t>
      </w:r>
      <w:r>
        <w:rPr>
          <w:rFonts w:ascii="Times New Roman" w:hAnsi="Times New Roman"/>
          <w:color w:val="000000" w:themeColor="text1"/>
          <w:sz w:val="24"/>
          <w:szCs w:val="24"/>
        </w:rPr>
        <w:t xml:space="preserve">, each month is weighted by the difference between its death rate and </w:t>
      </w:r>
      <w:r w:rsidRPr="004E0482">
        <w:rPr>
          <w:rFonts w:ascii="Times New Roman" w:hAnsi="Times New Roman"/>
          <w:color w:val="000000" w:themeColor="text1"/>
          <w:sz w:val="24"/>
          <w:szCs w:val="24"/>
        </w:rPr>
        <w:t xml:space="preserve">the maximum death rate in any month. </w:t>
      </w:r>
    </w:p>
    <w:p w14:paraId="09EC0394" w14:textId="77777777" w:rsidR="0017087D" w:rsidRPr="004E0482" w:rsidRDefault="0017087D" w:rsidP="0017087D">
      <w:pPr>
        <w:spacing w:after="0" w:line="480" w:lineRule="auto"/>
        <w:rPr>
          <w:rFonts w:ascii="Times New Roman" w:hAnsi="Times New Roman"/>
          <w:color w:val="000000" w:themeColor="text1"/>
          <w:sz w:val="24"/>
          <w:szCs w:val="24"/>
        </w:rPr>
      </w:pPr>
    </w:p>
    <w:p w14:paraId="3E52092D" w14:textId="152A68FB" w:rsidR="0017087D" w:rsidRPr="00F00B29" w:rsidRDefault="00B97C94" w:rsidP="00F00B29">
      <w:pPr>
        <w:pStyle w:val="CommentText"/>
        <w:spacing w:line="480" w:lineRule="auto"/>
        <w:rPr>
          <w:rFonts w:ascii="Times New Roman" w:hAnsi="Times New Roman" w:cs="Times New Roman"/>
          <w:noProof/>
          <w:sz w:val="24"/>
          <w:szCs w:val="24"/>
        </w:rPr>
      </w:pPr>
      <w:r w:rsidRPr="00B97C94">
        <w:rPr>
          <w:rFonts w:ascii="Times New Roman" w:hAnsi="Times New Roman" w:cs="Times New Roman"/>
          <w:sz w:val="24"/>
          <w:szCs w:val="24"/>
        </w:rPr>
        <w:t xml:space="preserve">In taking the weighted average, we allowed </w:t>
      </w:r>
      <w:r w:rsidRPr="00B97C94">
        <w:rPr>
          <w:rFonts w:ascii="Times New Roman" w:hAnsi="Times New Roman" w:cs="Times New Roman"/>
          <w:noProof/>
          <w:sz w:val="24"/>
          <w:szCs w:val="24"/>
        </w:rPr>
        <w:t xml:space="preserve">January (month 1) to neighbour December </w:t>
      </w:r>
      <w:r>
        <w:rPr>
          <w:rFonts w:ascii="Times New Roman" w:hAnsi="Times New Roman" w:cs="Times New Roman"/>
          <w:noProof/>
          <w:sz w:val="24"/>
          <w:szCs w:val="24"/>
        </w:rPr>
        <w:t>(month 12),</w:t>
      </w:r>
      <w:r w:rsidR="00F00B29">
        <w:rPr>
          <w:rFonts w:ascii="Times New Roman" w:hAnsi="Times New Roman" w:cs="Times New Roman"/>
          <w:noProof/>
          <w:sz w:val="24"/>
          <w:szCs w:val="24"/>
        </w:rPr>
        <w:t xml:space="preserve"> with</w:t>
      </w:r>
      <w:r>
        <w:rPr>
          <w:rFonts w:ascii="Times New Roman" w:hAnsi="Times New Roman" w:cs="Times New Roman"/>
          <w:noProof/>
          <w:sz w:val="24"/>
          <w:szCs w:val="24"/>
        </w:rPr>
        <w:t xml:space="preserve"> a technique called circular statistics.</w:t>
      </w:r>
      <w:r w:rsidR="00F00B29">
        <w:rPr>
          <w:rFonts w:ascii="Times New Roman" w:hAnsi="Times New Roman" w:cs="Times New Roman"/>
          <w:noProof/>
          <w:sz w:val="24"/>
          <w:szCs w:val="24"/>
        </w:rPr>
        <w:t xml:space="preserve"> In this way, we computed </w:t>
      </w:r>
      <w:r w:rsidR="0017087D" w:rsidRPr="004E0482">
        <w:rPr>
          <w:rFonts w:ascii="Times New Roman" w:hAnsi="Times New Roman"/>
          <w:color w:val="000000" w:themeColor="text1"/>
          <w:sz w:val="24"/>
          <w:szCs w:val="24"/>
        </w:rPr>
        <w:t>both the centre of gravity and the negative centre of gravity for each age-sex group. Along with each circular mean, a 95% confidence interval (CI) was calculated by using 1000 bootstrap samples. The R package CircStats was used for this purpose.</w:t>
      </w:r>
    </w:p>
    <w:p w14:paraId="6C36D6F7" w14:textId="77777777" w:rsidR="0017087D" w:rsidRPr="004E0482" w:rsidRDefault="0017087D" w:rsidP="0017087D">
      <w:pPr>
        <w:spacing w:after="0" w:line="480" w:lineRule="auto"/>
        <w:rPr>
          <w:rFonts w:ascii="Times New Roman" w:hAnsi="Times New Roman"/>
          <w:i/>
          <w:color w:val="000000" w:themeColor="text1"/>
          <w:sz w:val="24"/>
          <w:szCs w:val="24"/>
        </w:rPr>
      </w:pPr>
    </w:p>
    <w:p w14:paraId="0EE1B6D9" w14:textId="536492F1" w:rsidR="0017087D" w:rsidRPr="004E0482" w:rsidRDefault="00823281" w:rsidP="0017087D">
      <w:pPr>
        <w:spacing w:after="0" w:line="480" w:lineRule="auto"/>
        <w:rPr>
          <w:rFonts w:ascii="Times New Roman" w:hAnsi="Times New Roman"/>
          <w:color w:val="000000" w:themeColor="text1"/>
          <w:sz w:val="24"/>
          <w:szCs w:val="24"/>
        </w:rPr>
      </w:pPr>
      <w:ins w:id="128" w:author="umahx99" w:date="2016-12-20T03:49:00Z">
        <w:r>
          <w:rPr>
            <w:rFonts w:ascii="Times New Roman" w:hAnsi="Times New Roman"/>
            <w:color w:val="000000" w:themeColor="text1"/>
            <w:sz w:val="24"/>
            <w:szCs w:val="24"/>
          </w:rPr>
          <w:t>For each age-sex group w</w:t>
        </w:r>
      </w:ins>
      <w:del w:id="129" w:author="umahx99" w:date="2016-12-20T03:49:00Z">
        <w:r w:rsidR="0017087D" w:rsidRPr="004E0482" w:rsidDel="00823281">
          <w:rPr>
            <w:rFonts w:ascii="Times New Roman" w:hAnsi="Times New Roman"/>
            <w:color w:val="000000" w:themeColor="text1"/>
            <w:sz w:val="24"/>
            <w:szCs w:val="24"/>
          </w:rPr>
          <w:delText>W</w:delText>
        </w:r>
      </w:del>
      <w:r w:rsidR="0017087D" w:rsidRPr="004E0482">
        <w:rPr>
          <w:rFonts w:ascii="Times New Roman" w:hAnsi="Times New Roman"/>
          <w:color w:val="000000" w:themeColor="text1"/>
          <w:sz w:val="24"/>
          <w:szCs w:val="24"/>
        </w:rPr>
        <w:t xml:space="preserve">e </w:t>
      </w:r>
      <w:ins w:id="130" w:author="umahx99" w:date="2016-12-20T03:47:00Z">
        <w:r>
          <w:rPr>
            <w:rFonts w:ascii="Times New Roman" w:hAnsi="Times New Roman"/>
            <w:color w:val="000000" w:themeColor="text1"/>
            <w:sz w:val="24"/>
            <w:szCs w:val="24"/>
          </w:rPr>
          <w:t>used</w:t>
        </w:r>
      </w:ins>
      <w:ins w:id="131" w:author="umahx99" w:date="2016-12-20T03:48:00Z">
        <w:r>
          <w:rPr>
            <w:rFonts w:ascii="Times New Roman" w:hAnsi="Times New Roman"/>
            <w:color w:val="000000" w:themeColor="text1"/>
            <w:sz w:val="24"/>
            <w:szCs w:val="24"/>
          </w:rPr>
          <w:t xml:space="preserve"> Poisson regression</w:t>
        </w:r>
      </w:ins>
      <w:ins w:id="132" w:author="umahx99" w:date="2016-12-20T03:47:00Z">
        <w:r>
          <w:rPr>
            <w:rFonts w:ascii="Times New Roman" w:hAnsi="Times New Roman"/>
            <w:color w:val="000000" w:themeColor="text1"/>
            <w:sz w:val="24"/>
            <w:szCs w:val="24"/>
          </w:rPr>
          <w:t xml:space="preserve"> to </w:t>
        </w:r>
      </w:ins>
      <w:del w:id="133" w:author="umahx99" w:date="2016-12-20T03:47:00Z">
        <w:r w:rsidR="0017087D" w:rsidRPr="004E0482" w:rsidDel="00823281">
          <w:rPr>
            <w:rFonts w:ascii="Times New Roman" w:hAnsi="Times New Roman"/>
            <w:color w:val="000000" w:themeColor="text1"/>
            <w:sz w:val="24"/>
            <w:szCs w:val="24"/>
          </w:rPr>
          <w:delText>calculated proportional (percentage) excess death</w:delText>
        </w:r>
      </w:del>
      <w:ins w:id="134" w:author="umahx99" w:date="2016-12-20T03:47:00Z">
        <w:r>
          <w:rPr>
            <w:rFonts w:ascii="Times New Roman" w:hAnsi="Times New Roman"/>
            <w:color w:val="000000" w:themeColor="text1"/>
            <w:sz w:val="24"/>
            <w:szCs w:val="24"/>
          </w:rPr>
          <w:t>estimate the</w:t>
        </w:r>
      </w:ins>
      <w:r w:rsidR="0017087D" w:rsidRPr="004E0482">
        <w:rPr>
          <w:rFonts w:ascii="Times New Roman" w:hAnsi="Times New Roman"/>
          <w:color w:val="000000" w:themeColor="text1"/>
          <w:sz w:val="24"/>
          <w:szCs w:val="24"/>
        </w:rPr>
        <w:t xml:space="preserve"> </w:t>
      </w:r>
      <w:ins w:id="135" w:author="umahx99" w:date="2016-12-20T03:50:00Z">
        <w:r>
          <w:rPr>
            <w:rFonts w:ascii="Times New Roman" w:hAnsi="Times New Roman"/>
            <w:color w:val="000000" w:themeColor="text1"/>
            <w:sz w:val="24"/>
            <w:szCs w:val="24"/>
          </w:rPr>
          <w:t xml:space="preserve">seasonal excess </w:t>
        </w:r>
      </w:ins>
      <w:r w:rsidR="0017087D" w:rsidRPr="004E0482">
        <w:rPr>
          <w:rFonts w:ascii="Times New Roman" w:hAnsi="Times New Roman"/>
          <w:color w:val="000000" w:themeColor="text1"/>
          <w:sz w:val="24"/>
          <w:szCs w:val="24"/>
        </w:rPr>
        <w:t>rate</w:t>
      </w:r>
      <w:ins w:id="136" w:author="umahx99" w:date="2016-12-20T03:47:00Z">
        <w:r>
          <w:rPr>
            <w:rFonts w:ascii="Times New Roman" w:hAnsi="Times New Roman"/>
            <w:color w:val="000000" w:themeColor="text1"/>
            <w:sz w:val="24"/>
            <w:szCs w:val="24"/>
          </w:rPr>
          <w:t xml:space="preserve"> ratio</w:t>
        </w:r>
      </w:ins>
      <w:ins w:id="137" w:author="umahx99" w:date="2016-12-20T03:59:00Z">
        <w:r w:rsidR="00E83563">
          <w:rPr>
            <w:rFonts w:ascii="Times New Roman" w:hAnsi="Times New Roman"/>
            <w:color w:val="000000" w:themeColor="text1"/>
            <w:sz w:val="24"/>
            <w:szCs w:val="24"/>
          </w:rPr>
          <w:t xml:space="preserve"> (expressed as a percentage)</w:t>
        </w:r>
      </w:ins>
      <w:r w:rsidR="0017087D" w:rsidRPr="004E0482">
        <w:rPr>
          <w:rFonts w:ascii="Times New Roman" w:hAnsi="Times New Roman"/>
          <w:color w:val="000000" w:themeColor="text1"/>
          <w:sz w:val="24"/>
          <w:szCs w:val="24"/>
        </w:rPr>
        <w:t xml:space="preserve"> </w:t>
      </w:r>
      <w:ins w:id="138" w:author="umahx99" w:date="2016-12-20T03:47:00Z">
        <w:r>
          <w:rPr>
            <w:rFonts w:ascii="Times New Roman" w:hAnsi="Times New Roman"/>
            <w:color w:val="000000" w:themeColor="text1"/>
            <w:sz w:val="24"/>
            <w:szCs w:val="24"/>
          </w:rPr>
          <w:t>between</w:t>
        </w:r>
      </w:ins>
      <w:del w:id="139" w:author="umahx99" w:date="2016-12-20T03:47:00Z">
        <w:r w:rsidR="0017087D" w:rsidRPr="004E0482" w:rsidDel="00823281">
          <w:rPr>
            <w:rFonts w:ascii="Times New Roman" w:hAnsi="Times New Roman"/>
            <w:color w:val="000000" w:themeColor="text1"/>
            <w:sz w:val="24"/>
            <w:szCs w:val="24"/>
          </w:rPr>
          <w:delText>in</w:delText>
        </w:r>
      </w:del>
      <w:r w:rsidR="0017087D" w:rsidRPr="004E0482">
        <w:rPr>
          <w:rFonts w:ascii="Times New Roman" w:hAnsi="Times New Roman"/>
          <w:color w:val="000000" w:themeColor="text1"/>
          <w:sz w:val="24"/>
          <w:szCs w:val="24"/>
        </w:rPr>
        <w:t xml:space="preserve"> the maximum and minimum mortality months for </w:t>
      </w:r>
      <w:r w:rsidR="00C42700">
        <w:rPr>
          <w:rFonts w:ascii="Times New Roman" w:hAnsi="Times New Roman"/>
          <w:color w:val="000000" w:themeColor="text1"/>
          <w:sz w:val="24"/>
          <w:szCs w:val="24"/>
        </w:rPr>
        <w:t>every year</w:t>
      </w:r>
      <w:del w:id="140" w:author="umahx99" w:date="2016-12-20T03:49:00Z">
        <w:r w:rsidR="00C42700" w:rsidDel="00823281">
          <w:rPr>
            <w:rFonts w:ascii="Times New Roman" w:hAnsi="Times New Roman"/>
            <w:color w:val="000000" w:themeColor="text1"/>
            <w:sz w:val="24"/>
            <w:szCs w:val="24"/>
          </w:rPr>
          <w:delText xml:space="preserve"> in each age-sex group</w:delText>
        </w:r>
      </w:del>
      <w:r w:rsidR="0017087D" w:rsidRPr="004E0482">
        <w:rPr>
          <w:rFonts w:ascii="Times New Roman" w:hAnsi="Times New Roman"/>
          <w:color w:val="000000" w:themeColor="text1"/>
          <w:sz w:val="24"/>
          <w:szCs w:val="24"/>
        </w:rPr>
        <w:t xml:space="preserve">. We </w:t>
      </w:r>
      <w:ins w:id="141" w:author="umahx99" w:date="2016-12-20T03:49:00Z">
        <w:r>
          <w:rPr>
            <w:rFonts w:ascii="Times New Roman" w:hAnsi="Times New Roman"/>
            <w:color w:val="000000" w:themeColor="text1"/>
            <w:sz w:val="24"/>
            <w:szCs w:val="24"/>
          </w:rPr>
          <w:t xml:space="preserve">then </w:t>
        </w:r>
      </w:ins>
      <w:r w:rsidR="0017087D" w:rsidRPr="004E0482">
        <w:rPr>
          <w:rFonts w:ascii="Times New Roman" w:hAnsi="Times New Roman"/>
          <w:color w:val="000000" w:themeColor="text1"/>
          <w:sz w:val="24"/>
          <w:szCs w:val="24"/>
        </w:rPr>
        <w:t>fitted a linear regression to th</w:t>
      </w:r>
      <w:ins w:id="142" w:author="umahx99" w:date="2016-12-20T04:00:00Z">
        <w:r w:rsidR="0020762F">
          <w:rPr>
            <w:rFonts w:ascii="Times New Roman" w:hAnsi="Times New Roman"/>
            <w:color w:val="000000" w:themeColor="text1"/>
            <w:sz w:val="24"/>
            <w:szCs w:val="24"/>
          </w:rPr>
          <w:t>ese</w:t>
        </w:r>
      </w:ins>
      <w:del w:id="143" w:author="umahx99" w:date="2016-12-20T04:00:00Z">
        <w:r w:rsidR="0017087D" w:rsidRPr="004E0482" w:rsidDel="0020762F">
          <w:rPr>
            <w:rFonts w:ascii="Times New Roman" w:hAnsi="Times New Roman"/>
            <w:color w:val="000000" w:themeColor="text1"/>
            <w:sz w:val="24"/>
            <w:szCs w:val="24"/>
          </w:rPr>
          <w:delText>is</w:delText>
        </w:r>
      </w:del>
      <w:r w:rsidR="0017087D" w:rsidRPr="004E0482">
        <w:rPr>
          <w:rFonts w:ascii="Times New Roman" w:hAnsi="Times New Roman"/>
          <w:color w:val="000000" w:themeColor="text1"/>
          <w:sz w:val="24"/>
          <w:szCs w:val="24"/>
        </w:rPr>
        <w:t xml:space="preserve"> seasonal excess mortalit</w:t>
      </w:r>
      <w:ins w:id="144" w:author="umahx99" w:date="2016-12-20T04:01:00Z">
        <w:r w:rsidR="0020762F">
          <w:rPr>
            <w:rFonts w:ascii="Times New Roman" w:hAnsi="Times New Roman"/>
            <w:color w:val="000000" w:themeColor="text1"/>
            <w:sz w:val="24"/>
            <w:szCs w:val="24"/>
          </w:rPr>
          <w:t>ies</w:t>
        </w:r>
      </w:ins>
      <w:del w:id="145" w:author="umahx99" w:date="2016-12-20T04:01:00Z">
        <w:r w:rsidR="0017087D" w:rsidRPr="004E0482" w:rsidDel="0020762F">
          <w:rPr>
            <w:rFonts w:ascii="Times New Roman" w:hAnsi="Times New Roman"/>
            <w:color w:val="000000" w:themeColor="text1"/>
            <w:sz w:val="24"/>
            <w:szCs w:val="24"/>
          </w:rPr>
          <w:delText>y</w:delText>
        </w:r>
      </w:del>
      <w:r w:rsidR="0017087D" w:rsidRPr="004E0482">
        <w:rPr>
          <w:rFonts w:ascii="Times New Roman" w:hAnsi="Times New Roman"/>
          <w:color w:val="000000" w:themeColor="text1"/>
          <w:sz w:val="24"/>
          <w:szCs w:val="24"/>
        </w:rPr>
        <w:t xml:space="preserve"> for each age and sex group, inversely weight</w:t>
      </w:r>
      <w:ins w:id="146" w:author="umahx99" w:date="2016-12-20T04:25:00Z">
        <w:r w:rsidR="00634F3B">
          <w:rPr>
            <w:rFonts w:ascii="Times New Roman" w:hAnsi="Times New Roman"/>
            <w:color w:val="000000" w:themeColor="text1"/>
            <w:sz w:val="24"/>
            <w:szCs w:val="24"/>
          </w:rPr>
          <w:t>ing</w:t>
        </w:r>
      </w:ins>
      <w:del w:id="147" w:author="umahx99" w:date="2016-12-20T04:25:00Z">
        <w:r w:rsidR="0017087D" w:rsidRPr="004E0482" w:rsidDel="00634F3B">
          <w:rPr>
            <w:rFonts w:ascii="Times New Roman" w:hAnsi="Times New Roman"/>
            <w:color w:val="000000" w:themeColor="text1"/>
            <w:sz w:val="24"/>
            <w:szCs w:val="24"/>
          </w:rPr>
          <w:delText>ed</w:delText>
        </w:r>
      </w:del>
      <w:r w:rsidR="0017087D" w:rsidRPr="004E0482">
        <w:rPr>
          <w:rFonts w:ascii="Times New Roman" w:hAnsi="Times New Roman"/>
          <w:color w:val="000000" w:themeColor="text1"/>
          <w:sz w:val="24"/>
          <w:szCs w:val="24"/>
        </w:rPr>
        <w:t xml:space="preserve"> by the </w:t>
      </w:r>
      <w:ins w:id="148" w:author="umahx99" w:date="2016-12-20T04:03:00Z">
        <w:r w:rsidR="00F46D2E">
          <w:rPr>
            <w:rFonts w:ascii="Times New Roman" w:hAnsi="Times New Roman"/>
            <w:color w:val="000000" w:themeColor="text1"/>
            <w:sz w:val="24"/>
            <w:szCs w:val="24"/>
          </w:rPr>
          <w:t xml:space="preserve">square of the </w:t>
        </w:r>
      </w:ins>
      <w:r w:rsidR="0017087D" w:rsidRPr="004E0482">
        <w:rPr>
          <w:rFonts w:ascii="Times New Roman" w:hAnsi="Times New Roman"/>
          <w:color w:val="000000" w:themeColor="text1"/>
          <w:sz w:val="24"/>
          <w:szCs w:val="24"/>
        </w:rPr>
        <w:t>standard error on the seasonal excess</w:t>
      </w:r>
      <w:ins w:id="149" w:author="umahx99" w:date="2016-12-20T04:03:00Z">
        <w:r w:rsidR="00F46D2E">
          <w:rPr>
            <w:rFonts w:ascii="Times New Roman" w:hAnsi="Times New Roman"/>
            <w:color w:val="000000" w:themeColor="text1"/>
            <w:sz w:val="24"/>
            <w:szCs w:val="24"/>
          </w:rPr>
          <w:t xml:space="preserve">. The inverse weighting was used so that </w:t>
        </w:r>
      </w:ins>
      <w:ins w:id="150" w:author="umahx99" w:date="2016-12-20T04:05:00Z">
        <w:r w:rsidR="00F46D2E">
          <w:rPr>
            <w:rFonts w:ascii="Times New Roman" w:hAnsi="Times New Roman"/>
            <w:color w:val="000000" w:themeColor="text1"/>
            <w:sz w:val="24"/>
            <w:szCs w:val="24"/>
          </w:rPr>
          <w:t xml:space="preserve">the uncertainty in </w:t>
        </w:r>
      </w:ins>
      <w:ins w:id="151" w:author="umahx99" w:date="2016-12-20T04:26:00Z">
        <w:r w:rsidR="00634F3B">
          <w:rPr>
            <w:rFonts w:ascii="Times New Roman" w:hAnsi="Times New Roman"/>
            <w:color w:val="000000" w:themeColor="text1"/>
            <w:sz w:val="24"/>
            <w:szCs w:val="24"/>
          </w:rPr>
          <w:t>each</w:t>
        </w:r>
      </w:ins>
      <w:ins w:id="152" w:author="umahx99" w:date="2016-12-20T04:05:00Z">
        <w:r w:rsidR="00F46D2E">
          <w:rPr>
            <w:rFonts w:ascii="Times New Roman" w:hAnsi="Times New Roman"/>
            <w:color w:val="000000" w:themeColor="text1"/>
            <w:sz w:val="24"/>
            <w:szCs w:val="24"/>
          </w:rPr>
          <w:t xml:space="preserve"> seasonal </w:t>
        </w:r>
        <w:proofErr w:type="gramStart"/>
        <w:r w:rsidR="00F46D2E">
          <w:rPr>
            <w:rFonts w:ascii="Times New Roman" w:hAnsi="Times New Roman"/>
            <w:color w:val="000000" w:themeColor="text1"/>
            <w:sz w:val="24"/>
            <w:szCs w:val="24"/>
          </w:rPr>
          <w:t>excesses</w:t>
        </w:r>
        <w:proofErr w:type="gramEnd"/>
        <w:r w:rsidR="00F46D2E">
          <w:rPr>
            <w:rFonts w:ascii="Times New Roman" w:hAnsi="Times New Roman"/>
            <w:color w:val="000000" w:themeColor="text1"/>
            <w:sz w:val="24"/>
            <w:szCs w:val="24"/>
          </w:rPr>
          <w:t xml:space="preserve"> is carried through to the final analysis.</w:t>
        </w:r>
      </w:ins>
      <w:del w:id="153" w:author="umahx99" w:date="2016-12-20T04:03:00Z">
        <w:r w:rsidR="0017087D" w:rsidRPr="004E0482" w:rsidDel="00F46D2E">
          <w:rPr>
            <w:rFonts w:ascii="Times New Roman" w:hAnsi="Times New Roman"/>
            <w:color w:val="000000" w:themeColor="text1"/>
            <w:sz w:val="24"/>
            <w:szCs w:val="24"/>
          </w:rPr>
          <w:delText>,</w:delText>
        </w:r>
      </w:del>
      <w:r w:rsidR="0017087D" w:rsidRPr="004E0482">
        <w:rPr>
          <w:rFonts w:ascii="Times New Roman" w:hAnsi="Times New Roman"/>
          <w:color w:val="000000" w:themeColor="text1"/>
          <w:sz w:val="24"/>
          <w:szCs w:val="24"/>
        </w:rPr>
        <w:t xml:space="preserve"> </w:t>
      </w:r>
      <w:ins w:id="154" w:author="umahx99" w:date="2016-12-20T04:05:00Z">
        <w:r w:rsidR="00F46D2E">
          <w:rPr>
            <w:rFonts w:ascii="Times New Roman" w:hAnsi="Times New Roman"/>
            <w:color w:val="000000" w:themeColor="text1"/>
            <w:sz w:val="24"/>
            <w:szCs w:val="24"/>
          </w:rPr>
          <w:t xml:space="preserve">We </w:t>
        </w:r>
      </w:ins>
      <w:del w:id="155" w:author="umahx99" w:date="2016-12-20T04:05:00Z">
        <w:r w:rsidR="0017087D" w:rsidRPr="004E0482" w:rsidDel="00F46D2E">
          <w:rPr>
            <w:rFonts w:ascii="Times New Roman" w:hAnsi="Times New Roman"/>
            <w:color w:val="000000" w:themeColor="text1"/>
            <w:sz w:val="24"/>
            <w:szCs w:val="24"/>
          </w:rPr>
          <w:delText xml:space="preserve">and </w:delText>
        </w:r>
      </w:del>
      <w:r w:rsidR="0017087D" w:rsidRPr="004E0482">
        <w:rPr>
          <w:rFonts w:ascii="Times New Roman" w:hAnsi="Times New Roman"/>
          <w:color w:val="000000" w:themeColor="text1"/>
          <w:sz w:val="24"/>
          <w:szCs w:val="24"/>
        </w:rPr>
        <w:t xml:space="preserve">compared the estimated values at the beginning and end of the analysis period, as a measure of how magnitude of the seasonality of death rates changed over time. </w:t>
      </w:r>
      <w:ins w:id="156" w:author="umahx99" w:date="2016-12-20T03:53:00Z">
        <w:r w:rsidR="001E7A82">
          <w:rPr>
            <w:rFonts w:ascii="Times New Roman" w:hAnsi="Times New Roman"/>
            <w:color w:val="000000" w:themeColor="text1"/>
            <w:sz w:val="24"/>
            <w:szCs w:val="24"/>
          </w:rPr>
          <w:t>Significant c</w:t>
        </w:r>
      </w:ins>
      <w:del w:id="157" w:author="umahx99" w:date="2016-12-20T03:53:00Z">
        <w:r w:rsidR="0017087D" w:rsidRPr="004E0482" w:rsidDel="001E7A82">
          <w:rPr>
            <w:rFonts w:ascii="Times New Roman" w:hAnsi="Times New Roman"/>
            <w:color w:val="000000" w:themeColor="text1"/>
            <w:sz w:val="24"/>
            <w:szCs w:val="24"/>
          </w:rPr>
          <w:delText>C</w:delText>
        </w:r>
      </w:del>
      <w:r w:rsidR="0017087D" w:rsidRPr="004E0482">
        <w:rPr>
          <w:rFonts w:ascii="Times New Roman" w:hAnsi="Times New Roman"/>
          <w:color w:val="000000" w:themeColor="text1"/>
          <w:sz w:val="24"/>
          <w:szCs w:val="24"/>
        </w:rPr>
        <w:t xml:space="preserve">hanges in seasonality excess were identified by </w:t>
      </w:r>
      <w:ins w:id="158" w:author="umahx99" w:date="2016-12-20T03:54:00Z">
        <w:r w:rsidR="001E7A82">
          <w:rPr>
            <w:rFonts w:ascii="Times New Roman" w:hAnsi="Times New Roman"/>
            <w:color w:val="000000" w:themeColor="text1"/>
            <w:sz w:val="24"/>
            <w:szCs w:val="24"/>
          </w:rPr>
          <w:t xml:space="preserve">tests </w:t>
        </w:r>
      </w:ins>
      <w:ins w:id="159" w:author="umahx99" w:date="2016-12-20T03:56:00Z">
        <w:r w:rsidR="001E7A82" w:rsidRPr="004E0482">
          <w:rPr>
            <w:rFonts w:ascii="Times New Roman" w:hAnsi="Times New Roman"/>
            <w:color w:val="000000" w:themeColor="text1"/>
            <w:sz w:val="24"/>
            <w:szCs w:val="24"/>
          </w:rPr>
          <w:t>a</w:t>
        </w:r>
        <w:r w:rsidR="001E7A82">
          <w:rPr>
            <w:rFonts w:ascii="Times New Roman" w:hAnsi="Times New Roman"/>
            <w:color w:val="000000" w:themeColor="text1"/>
            <w:sz w:val="24"/>
            <w:szCs w:val="24"/>
          </w:rPr>
          <w:t>t the</w:t>
        </w:r>
        <w:r w:rsidR="001E7A82" w:rsidRPr="004E0482">
          <w:rPr>
            <w:rFonts w:ascii="Times New Roman" w:hAnsi="Times New Roman"/>
            <w:color w:val="000000" w:themeColor="text1"/>
            <w:sz w:val="24"/>
            <w:szCs w:val="24"/>
          </w:rPr>
          <w:t xml:space="preserve"> </w:t>
        </w:r>
        <w:r w:rsidR="001E7A82">
          <w:rPr>
            <w:rFonts w:ascii="Times New Roman" w:hAnsi="Times New Roman"/>
            <w:color w:val="000000" w:themeColor="text1"/>
            <w:sz w:val="24"/>
            <w:szCs w:val="24"/>
          </w:rPr>
          <w:t>9</w:t>
        </w:r>
        <w:r w:rsidR="001E7A82" w:rsidRPr="004E0482">
          <w:rPr>
            <w:rFonts w:ascii="Times New Roman" w:hAnsi="Times New Roman"/>
            <w:color w:val="000000" w:themeColor="text1"/>
            <w:sz w:val="24"/>
            <w:szCs w:val="24"/>
          </w:rPr>
          <w:t xml:space="preserve">5% level </w:t>
        </w:r>
      </w:ins>
      <w:ins w:id="160" w:author="umahx99" w:date="2016-12-20T03:54:00Z">
        <w:r w:rsidR="001E7A82" w:rsidRPr="004E0482">
          <w:rPr>
            <w:rFonts w:ascii="Times New Roman" w:hAnsi="Times New Roman"/>
            <w:color w:val="000000" w:themeColor="text1"/>
            <w:sz w:val="24"/>
            <w:szCs w:val="24"/>
          </w:rPr>
          <w:t xml:space="preserve">on the </w:t>
        </w:r>
      </w:ins>
      <w:ins w:id="161" w:author="umahx99" w:date="2016-12-20T03:55:00Z">
        <w:r w:rsidR="001E7A82">
          <w:rPr>
            <w:rFonts w:ascii="Times New Roman" w:hAnsi="Times New Roman"/>
            <w:color w:val="000000" w:themeColor="text1"/>
            <w:sz w:val="24"/>
            <w:szCs w:val="24"/>
          </w:rPr>
          <w:t xml:space="preserve">time </w:t>
        </w:r>
      </w:ins>
      <w:ins w:id="162" w:author="umahx99" w:date="2016-12-20T03:54:00Z">
        <w:r w:rsidR="001E7A82" w:rsidRPr="004E0482">
          <w:rPr>
            <w:rFonts w:ascii="Times New Roman" w:hAnsi="Times New Roman"/>
            <w:color w:val="000000" w:themeColor="text1"/>
            <w:sz w:val="24"/>
            <w:szCs w:val="24"/>
          </w:rPr>
          <w:t>gradient</w:t>
        </w:r>
      </w:ins>
      <w:ins w:id="163" w:author="umahx99" w:date="2016-12-20T03:55:00Z">
        <w:r w:rsidR="001E7A82">
          <w:rPr>
            <w:rFonts w:ascii="Times New Roman" w:hAnsi="Times New Roman"/>
            <w:color w:val="000000" w:themeColor="text1"/>
            <w:sz w:val="24"/>
            <w:szCs w:val="24"/>
          </w:rPr>
          <w:t>s</w:t>
        </w:r>
      </w:ins>
      <w:ins w:id="164" w:author="umahx99" w:date="2016-12-20T03:54:00Z">
        <w:r w:rsidR="001E7A82" w:rsidRPr="004E0482">
          <w:rPr>
            <w:rFonts w:ascii="Times New Roman" w:hAnsi="Times New Roman"/>
            <w:color w:val="000000" w:themeColor="text1"/>
            <w:sz w:val="24"/>
            <w:szCs w:val="24"/>
          </w:rPr>
          <w:t xml:space="preserve"> of the linear regression</w:t>
        </w:r>
      </w:ins>
      <w:ins w:id="165" w:author="umahx99" w:date="2016-12-20T03:56:00Z">
        <w:r w:rsidR="001E7A82">
          <w:rPr>
            <w:rFonts w:ascii="Times New Roman" w:hAnsi="Times New Roman"/>
            <w:color w:val="000000" w:themeColor="text1"/>
            <w:sz w:val="24"/>
            <w:szCs w:val="24"/>
          </w:rPr>
          <w:t>.</w:t>
        </w:r>
      </w:ins>
      <w:del w:id="166" w:author="umahx99" w:date="2016-12-20T03:56:00Z">
        <w:r w:rsidR="0017087D" w:rsidRPr="004E0482" w:rsidDel="001E7A82">
          <w:rPr>
            <w:rFonts w:ascii="Times New Roman" w:hAnsi="Times New Roman"/>
            <w:color w:val="000000" w:themeColor="text1"/>
            <w:sz w:val="24"/>
            <w:szCs w:val="24"/>
          </w:rPr>
          <w:delText xml:space="preserve">a 5% </w:delText>
        </w:r>
      </w:del>
      <w:del w:id="167" w:author="umahx99" w:date="2016-12-20T03:53:00Z">
        <w:r w:rsidR="0017087D" w:rsidRPr="004E0482" w:rsidDel="001E7A82">
          <w:rPr>
            <w:rFonts w:ascii="Times New Roman" w:hAnsi="Times New Roman"/>
            <w:color w:val="000000" w:themeColor="text1"/>
            <w:sz w:val="24"/>
            <w:szCs w:val="24"/>
          </w:rPr>
          <w:delText xml:space="preserve">significance </w:delText>
        </w:r>
      </w:del>
      <w:del w:id="168" w:author="umahx99" w:date="2016-12-20T03:56:00Z">
        <w:r w:rsidR="0017087D" w:rsidRPr="004E0482" w:rsidDel="001E7A82">
          <w:rPr>
            <w:rFonts w:ascii="Times New Roman" w:hAnsi="Times New Roman"/>
            <w:color w:val="000000" w:themeColor="text1"/>
            <w:sz w:val="24"/>
            <w:szCs w:val="24"/>
          </w:rPr>
          <w:delText>level</w:delText>
        </w:r>
      </w:del>
      <w:del w:id="169" w:author="umahx99" w:date="2016-12-20T03:54:00Z">
        <w:r w:rsidR="0017087D" w:rsidRPr="004E0482" w:rsidDel="001E7A82">
          <w:rPr>
            <w:rFonts w:ascii="Times New Roman" w:hAnsi="Times New Roman"/>
            <w:color w:val="000000" w:themeColor="text1"/>
            <w:sz w:val="24"/>
            <w:szCs w:val="24"/>
          </w:rPr>
          <w:delText xml:space="preserve"> on the gradient of the linear regression</w:delText>
        </w:r>
      </w:del>
      <w:del w:id="170" w:author="umahx99" w:date="2016-12-20T03:55:00Z">
        <w:r w:rsidR="0017087D" w:rsidRPr="004E0482" w:rsidDel="001E7A82">
          <w:rPr>
            <w:rFonts w:ascii="Times New Roman" w:hAnsi="Times New Roman"/>
            <w:color w:val="000000" w:themeColor="text1"/>
            <w:sz w:val="24"/>
            <w:szCs w:val="24"/>
          </w:rPr>
          <w:delText>,</w:delText>
        </w:r>
      </w:del>
      <w:del w:id="171" w:author="umahx99" w:date="2016-12-20T03:54:00Z">
        <w:r w:rsidR="0017087D" w:rsidRPr="004E0482" w:rsidDel="001E7A82">
          <w:rPr>
            <w:rFonts w:ascii="Times New Roman" w:hAnsi="Times New Roman"/>
            <w:color w:val="000000" w:themeColor="text1"/>
            <w:sz w:val="24"/>
            <w:szCs w:val="24"/>
          </w:rPr>
          <w:delText xml:space="preserve"> weighted by population, against the null hypothesis that the gradient was zero</w:delText>
        </w:r>
      </w:del>
      <w:del w:id="172" w:author="umahx99" w:date="2016-12-20T03:56:00Z">
        <w:r w:rsidR="0017087D" w:rsidRPr="004E0482" w:rsidDel="001E7A82">
          <w:rPr>
            <w:rFonts w:ascii="Times New Roman" w:hAnsi="Times New Roman"/>
            <w:color w:val="000000" w:themeColor="text1"/>
            <w:sz w:val="24"/>
            <w:szCs w:val="24"/>
          </w:rPr>
          <w:delText>.</w:delText>
        </w:r>
      </w:del>
    </w:p>
    <w:p w14:paraId="1AFA310E" w14:textId="3736BDA9" w:rsidR="0017087D" w:rsidRDefault="0017087D" w:rsidP="00B3245F">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E9AC0B" w14:textId="36227993" w:rsidR="002C5FB9" w:rsidRPr="004E0482" w:rsidRDefault="002C5FB9" w:rsidP="00B3245F">
      <w:pPr>
        <w:spacing w:after="0" w:line="240" w:lineRule="auto"/>
        <w:rPr>
          <w:rFonts w:ascii="Times New Roman" w:hAnsi="Times New Roman"/>
          <w:color w:val="000000" w:themeColor="text1"/>
          <w:sz w:val="24"/>
          <w:szCs w:val="24"/>
        </w:rPr>
      </w:pPr>
      <w:commentRangeStart w:id="173"/>
      <w:r w:rsidRPr="004E0482">
        <w:rPr>
          <w:rFonts w:ascii="Times New Roman" w:hAnsi="Times New Roman"/>
          <w:b/>
          <w:color w:val="000000" w:themeColor="text1"/>
          <w:sz w:val="24"/>
          <w:szCs w:val="24"/>
        </w:rPr>
        <w:t>References</w:t>
      </w:r>
      <w:commentRangeEnd w:id="173"/>
      <w:r w:rsidR="00666922">
        <w:rPr>
          <w:rStyle w:val="CommentReference"/>
          <w:rFonts w:asciiTheme="minorHAnsi" w:eastAsiaTheme="minorHAnsi" w:hAnsiTheme="minorHAnsi" w:cstheme="minorBidi"/>
        </w:rPr>
        <w:commentReference w:id="173"/>
      </w:r>
    </w:p>
    <w:p w14:paraId="3B79FB27" w14:textId="77777777" w:rsidR="002C5FB9" w:rsidRPr="004E0482" w:rsidRDefault="002C5FB9" w:rsidP="00B3245F">
      <w:pPr>
        <w:spacing w:after="0" w:line="240" w:lineRule="auto"/>
        <w:rPr>
          <w:rFonts w:ascii="Times New Roman" w:hAnsi="Times New Roman"/>
          <w:b/>
          <w:color w:val="000000" w:themeColor="text1"/>
          <w:sz w:val="24"/>
          <w:szCs w:val="24"/>
        </w:rPr>
      </w:pPr>
    </w:p>
    <w:p w14:paraId="4FCC435A" w14:textId="77777777" w:rsidR="00F6757E" w:rsidRPr="00F6757E" w:rsidRDefault="002C5FB9" w:rsidP="00F6757E">
      <w:pPr>
        <w:pStyle w:val="EndNoteBibliography"/>
        <w:spacing w:after="0"/>
        <w:ind w:left="720" w:hanging="720"/>
        <w:rPr>
          <w:noProof/>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F6757E" w:rsidRPr="00F6757E">
        <w:rPr>
          <w:noProof/>
        </w:rPr>
        <w:t>1</w:t>
      </w:r>
      <w:r w:rsidR="00F6757E" w:rsidRPr="00F6757E">
        <w:rPr>
          <w:noProof/>
        </w:rPr>
        <w:tab/>
        <w:t xml:space="preserve">McKee, C. Deaths in winter: can Britain learn from Europe? </w:t>
      </w:r>
      <w:r w:rsidR="00F6757E" w:rsidRPr="00F6757E">
        <w:rPr>
          <w:i/>
          <w:noProof/>
        </w:rPr>
        <w:t>European journal of epidemiology</w:t>
      </w:r>
      <w:r w:rsidR="00F6757E" w:rsidRPr="00F6757E">
        <w:rPr>
          <w:noProof/>
        </w:rPr>
        <w:t xml:space="preserve"> </w:t>
      </w:r>
      <w:r w:rsidR="00F6757E" w:rsidRPr="00F6757E">
        <w:rPr>
          <w:b/>
          <w:noProof/>
        </w:rPr>
        <w:t>5</w:t>
      </w:r>
      <w:r w:rsidR="00F6757E" w:rsidRPr="00F6757E">
        <w:rPr>
          <w:noProof/>
        </w:rPr>
        <w:t>, 178-182 (1989).</w:t>
      </w:r>
    </w:p>
    <w:p w14:paraId="15517845" w14:textId="77777777" w:rsidR="00F6757E" w:rsidRPr="00F6757E" w:rsidRDefault="00F6757E" w:rsidP="00F6757E">
      <w:pPr>
        <w:pStyle w:val="EndNoteBibliography"/>
        <w:spacing w:after="0"/>
        <w:ind w:left="720" w:hanging="720"/>
        <w:rPr>
          <w:noProof/>
        </w:rPr>
      </w:pPr>
      <w:r w:rsidRPr="00F6757E">
        <w:rPr>
          <w:noProof/>
        </w:rPr>
        <w:t>2</w:t>
      </w:r>
      <w:r w:rsidRPr="00F6757E">
        <w:rPr>
          <w:noProof/>
        </w:rPr>
        <w:tab/>
        <w:t xml:space="preserve">Group, T. E. Cold exposure and winter mortality from ischaemic heart disease, cerebrovascular disease, respiratory disease, and all causes in warm and cold regions of Europe. </w:t>
      </w:r>
      <w:r w:rsidRPr="00F6757E">
        <w:rPr>
          <w:i/>
          <w:noProof/>
        </w:rPr>
        <w:t>The Lancet</w:t>
      </w:r>
      <w:r w:rsidRPr="00F6757E">
        <w:rPr>
          <w:noProof/>
        </w:rPr>
        <w:t xml:space="preserve"> </w:t>
      </w:r>
      <w:r w:rsidRPr="00F6757E">
        <w:rPr>
          <w:b/>
          <w:noProof/>
        </w:rPr>
        <w:t>349</w:t>
      </w:r>
      <w:r w:rsidRPr="00F6757E">
        <w:rPr>
          <w:noProof/>
        </w:rPr>
        <w:t>, 1341-1346 (1997).</w:t>
      </w:r>
    </w:p>
    <w:p w14:paraId="10D0131D" w14:textId="77777777" w:rsidR="00F6757E" w:rsidRPr="00F6757E" w:rsidRDefault="00F6757E" w:rsidP="00F6757E">
      <w:pPr>
        <w:pStyle w:val="EndNoteBibliography"/>
        <w:spacing w:after="0"/>
        <w:ind w:left="720" w:hanging="720"/>
        <w:rPr>
          <w:noProof/>
        </w:rPr>
      </w:pPr>
      <w:r w:rsidRPr="00F6757E">
        <w:rPr>
          <w:noProof/>
        </w:rPr>
        <w:t>3</w:t>
      </w:r>
      <w:r w:rsidRPr="00F6757E">
        <w:rPr>
          <w:noProof/>
        </w:rPr>
        <w:tab/>
        <w:t xml:space="preserve">Healy, J. D. Excess winter mortality in Europe: a cross country analysis identifying key risk factors. </w:t>
      </w:r>
      <w:r w:rsidRPr="00F6757E">
        <w:rPr>
          <w:i/>
          <w:noProof/>
        </w:rPr>
        <w:t>Journal of Epidemiology and Community Health</w:t>
      </w:r>
      <w:r w:rsidRPr="00F6757E">
        <w:rPr>
          <w:noProof/>
        </w:rPr>
        <w:t xml:space="preserve"> </w:t>
      </w:r>
      <w:r w:rsidRPr="00F6757E">
        <w:rPr>
          <w:b/>
          <w:noProof/>
        </w:rPr>
        <w:t>57</w:t>
      </w:r>
      <w:r w:rsidRPr="00F6757E">
        <w:rPr>
          <w:noProof/>
        </w:rPr>
        <w:t>, 784-789, doi:10.1136/jech.57.10.784 (2003).</w:t>
      </w:r>
    </w:p>
    <w:p w14:paraId="79270C55" w14:textId="77777777" w:rsidR="00F6757E" w:rsidRPr="00F6757E" w:rsidRDefault="00F6757E" w:rsidP="00F6757E">
      <w:pPr>
        <w:pStyle w:val="EndNoteBibliography"/>
        <w:spacing w:after="0"/>
        <w:ind w:left="720" w:hanging="720"/>
        <w:rPr>
          <w:noProof/>
        </w:rPr>
      </w:pPr>
      <w:r w:rsidRPr="00F6757E">
        <w:rPr>
          <w:noProof/>
        </w:rPr>
        <w:t>4</w:t>
      </w:r>
      <w:r w:rsidRPr="00F6757E">
        <w:rPr>
          <w:noProof/>
        </w:rPr>
        <w:tab/>
        <w:t xml:space="preserve">Campbell, A. Excess winter mortality in England and Wales: 2015/16 (provisional) and 2014/15 (final). </w:t>
      </w:r>
      <w:r w:rsidRPr="00F6757E">
        <w:rPr>
          <w:i/>
          <w:noProof/>
        </w:rPr>
        <w:t>Statistical bulletin, Office for National Statistics</w:t>
      </w:r>
      <w:r w:rsidRPr="00F6757E">
        <w:rPr>
          <w:noProof/>
        </w:rPr>
        <w:t xml:space="preserve"> (2016).</w:t>
      </w:r>
    </w:p>
    <w:p w14:paraId="723657CF" w14:textId="77777777" w:rsidR="00F6757E" w:rsidRPr="00F6757E" w:rsidRDefault="00F6757E" w:rsidP="00F6757E">
      <w:pPr>
        <w:pStyle w:val="EndNoteBibliography"/>
        <w:spacing w:after="0"/>
        <w:ind w:left="720" w:hanging="720"/>
        <w:rPr>
          <w:noProof/>
        </w:rPr>
      </w:pPr>
      <w:r w:rsidRPr="00F6757E">
        <w:rPr>
          <w:noProof/>
        </w:rPr>
        <w:t>5</w:t>
      </w:r>
      <w:r w:rsidRPr="00F6757E">
        <w:rPr>
          <w:noProof/>
        </w:rPr>
        <w:tab/>
        <w:t xml:space="preserve">Green, M. S., Harari, G. &amp; Kristal-Boneh, E. Excess winter mortality from ischaemic heart disease and stroke during colder and warmer years in Israel. </w:t>
      </w:r>
      <w:r w:rsidRPr="00F6757E">
        <w:rPr>
          <w:i/>
          <w:noProof/>
        </w:rPr>
        <w:t>The European Journal of Public Health</w:t>
      </w:r>
      <w:r w:rsidRPr="00F6757E">
        <w:rPr>
          <w:noProof/>
        </w:rPr>
        <w:t xml:space="preserve"> </w:t>
      </w:r>
      <w:r w:rsidRPr="00F6757E">
        <w:rPr>
          <w:b/>
          <w:noProof/>
        </w:rPr>
        <w:t>4</w:t>
      </w:r>
      <w:r w:rsidRPr="00F6757E">
        <w:rPr>
          <w:noProof/>
        </w:rPr>
        <w:t>, 3-11 (1994).</w:t>
      </w:r>
    </w:p>
    <w:p w14:paraId="4F530DD6" w14:textId="77777777" w:rsidR="00F6757E" w:rsidRPr="00F6757E" w:rsidRDefault="00F6757E" w:rsidP="00F6757E">
      <w:pPr>
        <w:pStyle w:val="EndNoteBibliography"/>
        <w:spacing w:after="0"/>
        <w:ind w:left="720" w:hanging="720"/>
        <w:rPr>
          <w:noProof/>
        </w:rPr>
      </w:pPr>
      <w:r w:rsidRPr="00F6757E">
        <w:rPr>
          <w:noProof/>
        </w:rPr>
        <w:t>6</w:t>
      </w:r>
      <w:r w:rsidRPr="00F6757E">
        <w:rPr>
          <w:noProof/>
        </w:rPr>
        <w:tab/>
        <w:t xml:space="preserve">Gemmell, I., McLoone, P., Boddy, F. A., Dickinson, G. J. &amp; Watt, G. C. M. Seasonal variation in mortality in Scotland. </w:t>
      </w:r>
      <w:r w:rsidRPr="00F6757E">
        <w:rPr>
          <w:i/>
          <w:noProof/>
        </w:rPr>
        <w:t>International Journal of Epidemiology</w:t>
      </w:r>
      <w:r w:rsidRPr="00F6757E">
        <w:rPr>
          <w:noProof/>
        </w:rPr>
        <w:t xml:space="preserve"> </w:t>
      </w:r>
      <w:r w:rsidRPr="00F6757E">
        <w:rPr>
          <w:b/>
          <w:noProof/>
        </w:rPr>
        <w:t>29</w:t>
      </w:r>
      <w:r w:rsidRPr="00F6757E">
        <w:rPr>
          <w:noProof/>
        </w:rPr>
        <w:t>, 274-279, doi:10.1093/ije/29.2.274 (2000).</w:t>
      </w:r>
    </w:p>
    <w:p w14:paraId="72442CDE" w14:textId="77777777" w:rsidR="00F6757E" w:rsidRPr="00F6757E" w:rsidRDefault="00F6757E" w:rsidP="00F6757E">
      <w:pPr>
        <w:pStyle w:val="EndNoteBibliography"/>
        <w:spacing w:after="0"/>
        <w:ind w:left="720" w:hanging="720"/>
        <w:rPr>
          <w:noProof/>
        </w:rPr>
      </w:pPr>
      <w:r w:rsidRPr="00F6757E">
        <w:rPr>
          <w:noProof/>
        </w:rPr>
        <w:t>7</w:t>
      </w:r>
      <w:r w:rsidRPr="00F6757E">
        <w:rPr>
          <w:noProof/>
        </w:rPr>
        <w:tab/>
        <w:t xml:space="preserve">Feinstein, C. A. Seasonality of deaths in the US by age and cause. </w:t>
      </w:r>
      <w:r w:rsidRPr="00F6757E">
        <w:rPr>
          <w:i/>
          <w:noProof/>
        </w:rPr>
        <w:t>Demographic Research</w:t>
      </w:r>
      <w:r w:rsidRPr="00F6757E">
        <w:rPr>
          <w:noProof/>
        </w:rPr>
        <w:t xml:space="preserve"> </w:t>
      </w:r>
      <w:r w:rsidRPr="00F6757E">
        <w:rPr>
          <w:b/>
          <w:noProof/>
        </w:rPr>
        <w:t>6</w:t>
      </w:r>
      <w:r w:rsidRPr="00F6757E">
        <w:rPr>
          <w:noProof/>
        </w:rPr>
        <w:t>, 469-486 (2002).</w:t>
      </w:r>
    </w:p>
    <w:p w14:paraId="722FA01C" w14:textId="77777777" w:rsidR="00F6757E" w:rsidRPr="00F6757E" w:rsidRDefault="00F6757E" w:rsidP="00F6757E">
      <w:pPr>
        <w:pStyle w:val="EndNoteBibliography"/>
        <w:spacing w:after="0"/>
        <w:ind w:left="720" w:hanging="720"/>
        <w:rPr>
          <w:noProof/>
        </w:rPr>
      </w:pPr>
      <w:r w:rsidRPr="00F6757E">
        <w:rPr>
          <w:noProof/>
        </w:rPr>
        <w:t>8</w:t>
      </w:r>
      <w:r w:rsidRPr="00F6757E">
        <w:rPr>
          <w:noProof/>
        </w:rPr>
        <w:tab/>
        <w:t xml:space="preserve">Rau, R. &amp; Doblhammer, G. Seasonal mortality in Denmark: the role of sex and age. </w:t>
      </w:r>
      <w:r w:rsidRPr="00F6757E">
        <w:rPr>
          <w:i/>
          <w:noProof/>
        </w:rPr>
        <w:t>Demographic Research</w:t>
      </w:r>
      <w:r w:rsidRPr="00F6757E">
        <w:rPr>
          <w:noProof/>
        </w:rPr>
        <w:t xml:space="preserve"> </w:t>
      </w:r>
      <w:r w:rsidRPr="00F6757E">
        <w:rPr>
          <w:b/>
          <w:noProof/>
        </w:rPr>
        <w:t>9</w:t>
      </w:r>
      <w:r w:rsidRPr="00F6757E">
        <w:rPr>
          <w:noProof/>
        </w:rPr>
        <w:t>, 197-222 (2003).</w:t>
      </w:r>
    </w:p>
    <w:p w14:paraId="6CC8EC2D" w14:textId="77777777" w:rsidR="00F6757E" w:rsidRPr="00F6757E" w:rsidRDefault="00F6757E" w:rsidP="00F6757E">
      <w:pPr>
        <w:pStyle w:val="EndNoteBibliography"/>
        <w:spacing w:after="0"/>
        <w:ind w:left="720" w:hanging="720"/>
        <w:rPr>
          <w:noProof/>
        </w:rPr>
      </w:pPr>
      <w:r w:rsidRPr="00F6757E">
        <w:rPr>
          <w:noProof/>
        </w:rPr>
        <w:t>9</w:t>
      </w:r>
      <w:r w:rsidRPr="00F6757E">
        <w:rPr>
          <w:noProof/>
        </w:rPr>
        <w:tab/>
        <w:t xml:space="preserve">Davis, R. E., Knappenberger, P. C., Michaels, P. J. &amp; Novicoff, W. M. Seasonality of climate-human mortality relationships in US cities and impacts of climate change. </w:t>
      </w:r>
      <w:r w:rsidRPr="00F6757E">
        <w:rPr>
          <w:i/>
          <w:noProof/>
        </w:rPr>
        <w:t>Climate Research</w:t>
      </w:r>
      <w:r w:rsidRPr="00F6757E">
        <w:rPr>
          <w:noProof/>
        </w:rPr>
        <w:t xml:space="preserve"> </w:t>
      </w:r>
      <w:r w:rsidRPr="00F6757E">
        <w:rPr>
          <w:b/>
          <w:noProof/>
        </w:rPr>
        <w:t>26</w:t>
      </w:r>
      <w:r w:rsidRPr="00F6757E">
        <w:rPr>
          <w:noProof/>
        </w:rPr>
        <w:t>, 61-76 (2004).</w:t>
      </w:r>
    </w:p>
    <w:p w14:paraId="31B91967" w14:textId="77777777" w:rsidR="00F6757E" w:rsidRPr="00F6757E" w:rsidRDefault="00F6757E" w:rsidP="00F6757E">
      <w:pPr>
        <w:pStyle w:val="EndNoteBibliography"/>
        <w:spacing w:after="0"/>
        <w:ind w:left="720" w:hanging="720"/>
        <w:rPr>
          <w:noProof/>
        </w:rPr>
      </w:pPr>
      <w:r w:rsidRPr="00F6757E">
        <w:rPr>
          <w:noProof/>
        </w:rPr>
        <w:t>10</w:t>
      </w:r>
      <w:r w:rsidRPr="00F6757E">
        <w:rPr>
          <w:noProof/>
        </w:rPr>
        <w:tab/>
        <w:t xml:space="preserve">Kalkstein, A. J. Regional similarities in seasonal mortality across the United States: an examination of 28 metropolitan statistical areas. </w:t>
      </w:r>
      <w:r w:rsidRPr="00F6757E">
        <w:rPr>
          <w:i/>
          <w:noProof/>
        </w:rPr>
        <w:t>PloS one</w:t>
      </w:r>
      <w:r w:rsidRPr="00F6757E">
        <w:rPr>
          <w:noProof/>
        </w:rPr>
        <w:t xml:space="preserve"> </w:t>
      </w:r>
      <w:r w:rsidRPr="00F6757E">
        <w:rPr>
          <w:b/>
          <w:noProof/>
        </w:rPr>
        <w:t>8</w:t>
      </w:r>
      <w:r w:rsidRPr="00F6757E">
        <w:rPr>
          <w:noProof/>
        </w:rPr>
        <w:t>, e63971 (2013).</w:t>
      </w:r>
    </w:p>
    <w:p w14:paraId="02DDE49B" w14:textId="77777777" w:rsidR="00F6757E" w:rsidRPr="00F6757E" w:rsidRDefault="00F6757E" w:rsidP="00F6757E">
      <w:pPr>
        <w:pStyle w:val="EndNoteBibliography"/>
        <w:spacing w:after="0"/>
        <w:ind w:left="720" w:hanging="720"/>
        <w:rPr>
          <w:noProof/>
        </w:rPr>
      </w:pPr>
      <w:r w:rsidRPr="00F6757E">
        <w:rPr>
          <w:noProof/>
        </w:rPr>
        <w:t>11</w:t>
      </w:r>
      <w:r w:rsidRPr="00F6757E">
        <w:rPr>
          <w:noProof/>
        </w:rPr>
        <w:tab/>
        <w:t xml:space="preserve">Barreca, A., Clay, K., Deschenes, O., Greenstone, M. &amp; Shapiro, J. S. Adapting to Climate Change: The Remarkable Decline in the US Temperature-Mortality Relationship over the Twentieth Century. </w:t>
      </w:r>
      <w:r w:rsidRPr="00F6757E">
        <w:rPr>
          <w:i/>
          <w:noProof/>
        </w:rPr>
        <w:t>Journal of Political Economy</w:t>
      </w:r>
      <w:r w:rsidRPr="00F6757E">
        <w:rPr>
          <w:noProof/>
        </w:rPr>
        <w:t xml:space="preserve"> </w:t>
      </w:r>
      <w:r w:rsidRPr="00F6757E">
        <w:rPr>
          <w:b/>
          <w:noProof/>
        </w:rPr>
        <w:t>124</w:t>
      </w:r>
      <w:r w:rsidRPr="00F6757E">
        <w:rPr>
          <w:noProof/>
        </w:rPr>
        <w:t>, 105-159, doi:doi:10.1086/684582 (2016).</w:t>
      </w:r>
    </w:p>
    <w:p w14:paraId="74E02C53" w14:textId="77777777" w:rsidR="00F6757E" w:rsidRPr="00F6757E" w:rsidRDefault="00F6757E" w:rsidP="00F6757E">
      <w:pPr>
        <w:pStyle w:val="EndNoteBibliography"/>
        <w:spacing w:after="0"/>
        <w:ind w:left="720" w:hanging="720"/>
        <w:rPr>
          <w:noProof/>
        </w:rPr>
      </w:pPr>
      <w:r w:rsidRPr="00F6757E">
        <w:rPr>
          <w:noProof/>
        </w:rPr>
        <w:t>12</w:t>
      </w:r>
      <w:r w:rsidRPr="00F6757E">
        <w:rPr>
          <w:noProof/>
        </w:rPr>
        <w:tab/>
        <w:t xml:space="preserve">Rosenwaike, I. Seasonal variation of deaths in the United States, 1951–1960. </w:t>
      </w:r>
      <w:r w:rsidRPr="00F6757E">
        <w:rPr>
          <w:i/>
          <w:noProof/>
        </w:rPr>
        <w:t>Journal of the American Statistical Association</w:t>
      </w:r>
      <w:r w:rsidRPr="00F6757E">
        <w:rPr>
          <w:noProof/>
        </w:rPr>
        <w:t xml:space="preserve"> </w:t>
      </w:r>
      <w:r w:rsidRPr="00F6757E">
        <w:rPr>
          <w:b/>
          <w:noProof/>
        </w:rPr>
        <w:t>61</w:t>
      </w:r>
      <w:r w:rsidRPr="00F6757E">
        <w:rPr>
          <w:noProof/>
        </w:rPr>
        <w:t>, 706-719 (1966).</w:t>
      </w:r>
    </w:p>
    <w:p w14:paraId="52BBADB3" w14:textId="77777777" w:rsidR="00F6757E" w:rsidRPr="00F6757E" w:rsidRDefault="00F6757E" w:rsidP="00F6757E">
      <w:pPr>
        <w:pStyle w:val="EndNoteBibliography"/>
        <w:spacing w:after="0"/>
        <w:ind w:left="720" w:hanging="720"/>
        <w:rPr>
          <w:noProof/>
        </w:rPr>
      </w:pPr>
      <w:r w:rsidRPr="00F6757E">
        <w:rPr>
          <w:noProof/>
        </w:rPr>
        <w:t>13</w:t>
      </w:r>
      <w:r w:rsidRPr="00F6757E">
        <w:rPr>
          <w:noProof/>
        </w:rPr>
        <w:tab/>
        <w:t xml:space="preserve">Rogot, E., Fabsitz, R. &amp; Feinleib, M. Daily variation in USA mortality. </w:t>
      </w:r>
      <w:r w:rsidRPr="00F6757E">
        <w:rPr>
          <w:i/>
          <w:noProof/>
        </w:rPr>
        <w:t>American journal of epidemiology</w:t>
      </w:r>
      <w:r w:rsidRPr="00F6757E">
        <w:rPr>
          <w:noProof/>
        </w:rPr>
        <w:t xml:space="preserve"> </w:t>
      </w:r>
      <w:r w:rsidRPr="00F6757E">
        <w:rPr>
          <w:b/>
          <w:noProof/>
        </w:rPr>
        <w:t>103</w:t>
      </w:r>
      <w:r w:rsidRPr="00F6757E">
        <w:rPr>
          <w:noProof/>
        </w:rPr>
        <w:t>, 198-211 (1976).</w:t>
      </w:r>
    </w:p>
    <w:p w14:paraId="1B66E30D" w14:textId="77777777" w:rsidR="00F6757E" w:rsidRPr="00F6757E" w:rsidRDefault="00F6757E" w:rsidP="00F6757E">
      <w:pPr>
        <w:pStyle w:val="EndNoteBibliography"/>
        <w:spacing w:after="0"/>
        <w:ind w:left="720" w:hanging="720"/>
        <w:rPr>
          <w:noProof/>
        </w:rPr>
      </w:pPr>
      <w:r w:rsidRPr="00F6757E">
        <w:rPr>
          <w:noProof/>
        </w:rPr>
        <w:t>14</w:t>
      </w:r>
      <w:r w:rsidRPr="00F6757E">
        <w:rPr>
          <w:noProof/>
        </w:rPr>
        <w:tab/>
        <w:t xml:space="preserve">Mackenbach, J., Kunst, A. &amp; Looman, C. Seasonal variation in mortality in The Netherlands. </w:t>
      </w:r>
      <w:r w:rsidRPr="00F6757E">
        <w:rPr>
          <w:i/>
          <w:noProof/>
        </w:rPr>
        <w:t>Journal of Epidemiology and Community Health</w:t>
      </w:r>
      <w:r w:rsidRPr="00F6757E">
        <w:rPr>
          <w:noProof/>
        </w:rPr>
        <w:t xml:space="preserve"> </w:t>
      </w:r>
      <w:r w:rsidRPr="00F6757E">
        <w:rPr>
          <w:b/>
          <w:noProof/>
        </w:rPr>
        <w:t>46</w:t>
      </w:r>
      <w:r w:rsidRPr="00F6757E">
        <w:rPr>
          <w:noProof/>
        </w:rPr>
        <w:t>, 261-265 (1992).</w:t>
      </w:r>
    </w:p>
    <w:p w14:paraId="23DB1C2F" w14:textId="77777777" w:rsidR="00F6757E" w:rsidRPr="00F6757E" w:rsidRDefault="00F6757E" w:rsidP="00F6757E">
      <w:pPr>
        <w:pStyle w:val="EndNoteBibliography"/>
        <w:spacing w:after="0"/>
        <w:ind w:left="720" w:hanging="720"/>
        <w:rPr>
          <w:noProof/>
        </w:rPr>
      </w:pPr>
      <w:r w:rsidRPr="00F6757E">
        <w:rPr>
          <w:noProof/>
        </w:rPr>
        <w:t>15</w:t>
      </w:r>
      <w:r w:rsidRPr="00F6757E">
        <w:rPr>
          <w:noProof/>
        </w:rPr>
        <w:tab/>
        <w:t xml:space="preserve">LAAKE, K. &amp; SVERRE, J. M. Winter excess mortality: a comparison between Norway and England plus Wales. </w:t>
      </w:r>
      <w:r w:rsidRPr="00F6757E">
        <w:rPr>
          <w:i/>
          <w:noProof/>
        </w:rPr>
        <w:t>Age and ageing</w:t>
      </w:r>
      <w:r w:rsidRPr="00F6757E">
        <w:rPr>
          <w:noProof/>
        </w:rPr>
        <w:t xml:space="preserve"> </w:t>
      </w:r>
      <w:r w:rsidRPr="00F6757E">
        <w:rPr>
          <w:b/>
          <w:noProof/>
        </w:rPr>
        <w:t>25</w:t>
      </w:r>
      <w:r w:rsidRPr="00F6757E">
        <w:rPr>
          <w:noProof/>
        </w:rPr>
        <w:t>, 343-348 (1996).</w:t>
      </w:r>
    </w:p>
    <w:p w14:paraId="2E1A3630" w14:textId="77777777" w:rsidR="00F6757E" w:rsidRPr="00F6757E" w:rsidRDefault="00F6757E" w:rsidP="00F6757E">
      <w:pPr>
        <w:pStyle w:val="EndNoteBibliography"/>
        <w:spacing w:after="0"/>
        <w:ind w:left="720" w:hanging="720"/>
        <w:rPr>
          <w:noProof/>
        </w:rPr>
      </w:pPr>
      <w:r w:rsidRPr="00F6757E">
        <w:rPr>
          <w:noProof/>
        </w:rPr>
        <w:t>16</w:t>
      </w:r>
      <w:r w:rsidRPr="00F6757E">
        <w:rPr>
          <w:noProof/>
        </w:rPr>
        <w:tab/>
        <w:t xml:space="preserve">Trudeau, R. Monthly and daily patterns of death. </w:t>
      </w:r>
      <w:r w:rsidRPr="00F6757E">
        <w:rPr>
          <w:i/>
          <w:noProof/>
        </w:rPr>
        <w:t>HEALTH REPORTS-STATISTICS CANADA</w:t>
      </w:r>
      <w:r w:rsidRPr="00F6757E">
        <w:rPr>
          <w:noProof/>
        </w:rPr>
        <w:t xml:space="preserve"> </w:t>
      </w:r>
      <w:r w:rsidRPr="00F6757E">
        <w:rPr>
          <w:b/>
          <w:noProof/>
        </w:rPr>
        <w:t>9</w:t>
      </w:r>
      <w:r w:rsidRPr="00F6757E">
        <w:rPr>
          <w:noProof/>
        </w:rPr>
        <w:t>, 43-52 (1997).</w:t>
      </w:r>
    </w:p>
    <w:p w14:paraId="5D5E1D1F" w14:textId="77777777" w:rsidR="00F6757E" w:rsidRPr="00F6757E" w:rsidRDefault="00F6757E" w:rsidP="00F6757E">
      <w:pPr>
        <w:pStyle w:val="EndNoteBibliography"/>
        <w:spacing w:after="0"/>
        <w:ind w:left="720" w:hanging="720"/>
        <w:rPr>
          <w:noProof/>
        </w:rPr>
      </w:pPr>
      <w:r w:rsidRPr="00F6757E">
        <w:rPr>
          <w:noProof/>
        </w:rPr>
        <w:t>17</w:t>
      </w:r>
      <w:r w:rsidRPr="00F6757E">
        <w:rPr>
          <w:noProof/>
        </w:rPr>
        <w:tab/>
        <w:t xml:space="preserve">Lerchl, A. Changes in the seasonality of mortality in Germany from 1946 to 1995: the role of temperature. </w:t>
      </w:r>
      <w:r w:rsidRPr="00F6757E">
        <w:rPr>
          <w:i/>
          <w:noProof/>
        </w:rPr>
        <w:t>International Journal of Biometeorology</w:t>
      </w:r>
      <w:r w:rsidRPr="00F6757E">
        <w:rPr>
          <w:noProof/>
        </w:rPr>
        <w:t xml:space="preserve"> </w:t>
      </w:r>
      <w:r w:rsidRPr="00F6757E">
        <w:rPr>
          <w:b/>
          <w:noProof/>
        </w:rPr>
        <w:t>42</w:t>
      </w:r>
      <w:r w:rsidRPr="00F6757E">
        <w:rPr>
          <w:noProof/>
        </w:rPr>
        <w:t>, 84-88, doi:DOI 10.1007/s004840050089 (1998).</w:t>
      </w:r>
    </w:p>
    <w:p w14:paraId="76A1FE78" w14:textId="77777777" w:rsidR="00F6757E" w:rsidRPr="00F6757E" w:rsidRDefault="00F6757E" w:rsidP="00F6757E">
      <w:pPr>
        <w:pStyle w:val="EndNoteBibliography"/>
        <w:spacing w:after="0"/>
        <w:ind w:left="720" w:hanging="720"/>
        <w:rPr>
          <w:noProof/>
        </w:rPr>
      </w:pPr>
      <w:r w:rsidRPr="00F6757E">
        <w:rPr>
          <w:noProof/>
        </w:rPr>
        <w:t>18</w:t>
      </w:r>
      <w:r w:rsidRPr="00F6757E">
        <w:rPr>
          <w:noProof/>
        </w:rPr>
        <w:tab/>
        <w:t xml:space="preserve">Davis, R. E., Knappenberger, P. C., Novicoff, W. M. &amp; Michaels, P. J. Decadal changes in heat-related human mortality in the eastern United States. </w:t>
      </w:r>
      <w:r w:rsidRPr="00F6757E">
        <w:rPr>
          <w:i/>
          <w:noProof/>
        </w:rPr>
        <w:t>Climate Research</w:t>
      </w:r>
      <w:r w:rsidRPr="00F6757E">
        <w:rPr>
          <w:noProof/>
        </w:rPr>
        <w:t xml:space="preserve"> </w:t>
      </w:r>
      <w:r w:rsidRPr="00F6757E">
        <w:rPr>
          <w:b/>
          <w:noProof/>
        </w:rPr>
        <w:t>22</w:t>
      </w:r>
      <w:r w:rsidRPr="00F6757E">
        <w:rPr>
          <w:noProof/>
        </w:rPr>
        <w:t>, 175-184 (2002).</w:t>
      </w:r>
    </w:p>
    <w:p w14:paraId="76DAE087" w14:textId="77777777" w:rsidR="00F6757E" w:rsidRPr="00F6757E" w:rsidRDefault="00F6757E" w:rsidP="00F6757E">
      <w:pPr>
        <w:pStyle w:val="EndNoteBibliography"/>
        <w:spacing w:after="0"/>
        <w:ind w:left="720" w:hanging="720"/>
        <w:rPr>
          <w:noProof/>
        </w:rPr>
      </w:pPr>
      <w:r w:rsidRPr="00F6757E">
        <w:rPr>
          <w:noProof/>
        </w:rPr>
        <w:t>19</w:t>
      </w:r>
      <w:r w:rsidRPr="00F6757E">
        <w:rPr>
          <w:noProof/>
        </w:rPr>
        <w:tab/>
        <w:t>Nakaji, S.</w:t>
      </w:r>
      <w:r w:rsidRPr="00F6757E">
        <w:rPr>
          <w:i/>
          <w:noProof/>
        </w:rPr>
        <w:t xml:space="preserve"> et al.</w:t>
      </w:r>
      <w:r w:rsidRPr="00F6757E">
        <w:rPr>
          <w:noProof/>
        </w:rPr>
        <w:t xml:space="preserve"> Seasonal changes in mortality rates from main causes of death in Japan. </w:t>
      </w:r>
      <w:r w:rsidRPr="00F6757E">
        <w:rPr>
          <w:i/>
          <w:noProof/>
        </w:rPr>
        <w:t>European journal of epidemiology</w:t>
      </w:r>
      <w:r w:rsidRPr="00F6757E">
        <w:rPr>
          <w:noProof/>
        </w:rPr>
        <w:t xml:space="preserve"> </w:t>
      </w:r>
      <w:r w:rsidRPr="00F6757E">
        <w:rPr>
          <w:b/>
          <w:noProof/>
        </w:rPr>
        <w:t>19</w:t>
      </w:r>
      <w:r w:rsidRPr="00F6757E">
        <w:rPr>
          <w:noProof/>
        </w:rPr>
        <w:t>, 905-913 (2004).</w:t>
      </w:r>
    </w:p>
    <w:p w14:paraId="2B99384D" w14:textId="77777777" w:rsidR="00F6757E" w:rsidRPr="00F6757E" w:rsidRDefault="00F6757E" w:rsidP="00F6757E">
      <w:pPr>
        <w:pStyle w:val="EndNoteBibliography"/>
        <w:spacing w:after="0"/>
        <w:ind w:left="720" w:hanging="720"/>
        <w:rPr>
          <w:noProof/>
        </w:rPr>
      </w:pPr>
      <w:r w:rsidRPr="00F6757E">
        <w:rPr>
          <w:noProof/>
        </w:rPr>
        <w:t>20</w:t>
      </w:r>
      <w:r w:rsidRPr="00F6757E">
        <w:rPr>
          <w:noProof/>
        </w:rPr>
        <w:tab/>
        <w:t xml:space="preserve">Brown, G., Fearn, V. &amp; Wells, C. Exploratory analysis of seasonal mortality in England and Wales, 1998 to 2007. </w:t>
      </w:r>
      <w:r w:rsidRPr="00F6757E">
        <w:rPr>
          <w:i/>
          <w:noProof/>
        </w:rPr>
        <w:t>Health Statistics Quarterly</w:t>
      </w:r>
      <w:r w:rsidRPr="00F6757E">
        <w:rPr>
          <w:noProof/>
        </w:rPr>
        <w:t>, 58 (2010).</w:t>
      </w:r>
    </w:p>
    <w:p w14:paraId="329B7508" w14:textId="77777777" w:rsidR="00F6757E" w:rsidRPr="00F6757E" w:rsidRDefault="00F6757E" w:rsidP="00F6757E">
      <w:pPr>
        <w:pStyle w:val="EndNoteBibliography"/>
        <w:spacing w:after="0"/>
        <w:ind w:left="720" w:hanging="720"/>
        <w:rPr>
          <w:noProof/>
        </w:rPr>
      </w:pPr>
      <w:r w:rsidRPr="00F6757E">
        <w:rPr>
          <w:noProof/>
        </w:rPr>
        <w:t>21</w:t>
      </w:r>
      <w:r w:rsidRPr="00F6757E">
        <w:rPr>
          <w:noProof/>
        </w:rPr>
        <w:tab/>
        <w:t>Marti-Soler, H.</w:t>
      </w:r>
      <w:r w:rsidRPr="00F6757E">
        <w:rPr>
          <w:i/>
          <w:noProof/>
        </w:rPr>
        <w:t xml:space="preserve"> et al.</w:t>
      </w:r>
      <w:r w:rsidRPr="00F6757E">
        <w:rPr>
          <w:noProof/>
        </w:rPr>
        <w:t xml:space="preserve"> Seasonal Variation of Overall and Cardiovascular Mortality: A Study in 19 Countries from Different Geographic Locations. </w:t>
      </w:r>
      <w:r w:rsidRPr="00F6757E">
        <w:rPr>
          <w:i/>
          <w:noProof/>
        </w:rPr>
        <w:t>Plos One</w:t>
      </w:r>
      <w:r w:rsidRPr="00F6757E">
        <w:rPr>
          <w:noProof/>
        </w:rPr>
        <w:t xml:space="preserve"> </w:t>
      </w:r>
      <w:r w:rsidRPr="00F6757E">
        <w:rPr>
          <w:b/>
          <w:noProof/>
        </w:rPr>
        <w:t>9</w:t>
      </w:r>
      <w:r w:rsidRPr="00F6757E">
        <w:rPr>
          <w:noProof/>
        </w:rPr>
        <w:t>, 13, doi:10.1371/journal.pone.0113500 (2014).</w:t>
      </w:r>
    </w:p>
    <w:p w14:paraId="20A61E6C" w14:textId="77777777" w:rsidR="00F6757E" w:rsidRPr="00F6757E" w:rsidRDefault="00F6757E" w:rsidP="00F6757E">
      <w:pPr>
        <w:pStyle w:val="EndNoteBibliography"/>
        <w:spacing w:after="0"/>
        <w:ind w:left="720" w:hanging="720"/>
        <w:rPr>
          <w:noProof/>
        </w:rPr>
      </w:pPr>
      <w:r w:rsidRPr="00F6757E">
        <w:rPr>
          <w:noProof/>
        </w:rPr>
        <w:t>22</w:t>
      </w:r>
      <w:r w:rsidRPr="00F6757E">
        <w:rPr>
          <w:noProof/>
        </w:rPr>
        <w:tab/>
        <w:t>Fowler, T.</w:t>
      </w:r>
      <w:r w:rsidRPr="00F6757E">
        <w:rPr>
          <w:i/>
          <w:noProof/>
        </w:rPr>
        <w:t xml:space="preserve"> et al.</w:t>
      </w:r>
      <w:r w:rsidRPr="00F6757E">
        <w:rPr>
          <w:noProof/>
        </w:rPr>
        <w:t xml:space="preserve"> Excess winter deaths in Europe: a multi-country descriptive analysis. </w:t>
      </w:r>
      <w:r w:rsidRPr="00F6757E">
        <w:rPr>
          <w:i/>
          <w:noProof/>
        </w:rPr>
        <w:t>Eur J Public Health</w:t>
      </w:r>
      <w:r w:rsidRPr="00F6757E">
        <w:rPr>
          <w:noProof/>
        </w:rPr>
        <w:t xml:space="preserve"> </w:t>
      </w:r>
      <w:r w:rsidRPr="00F6757E">
        <w:rPr>
          <w:b/>
          <w:noProof/>
        </w:rPr>
        <w:t>25</w:t>
      </w:r>
      <w:r w:rsidRPr="00F6757E">
        <w:rPr>
          <w:noProof/>
        </w:rPr>
        <w:t>, 339-345, doi:10.1093/eurpub/cku073 (2015).</w:t>
      </w:r>
    </w:p>
    <w:p w14:paraId="0C2FD6B3" w14:textId="77777777" w:rsidR="00F6757E" w:rsidRPr="00F6757E" w:rsidRDefault="00F6757E" w:rsidP="00F6757E">
      <w:pPr>
        <w:pStyle w:val="EndNoteBibliography"/>
        <w:spacing w:after="0"/>
        <w:ind w:left="720" w:hanging="720"/>
        <w:rPr>
          <w:noProof/>
        </w:rPr>
      </w:pPr>
      <w:r w:rsidRPr="00F6757E">
        <w:rPr>
          <w:noProof/>
        </w:rPr>
        <w:t>23</w:t>
      </w:r>
      <w:r w:rsidRPr="00F6757E">
        <w:rPr>
          <w:noProof/>
        </w:rPr>
        <w:tab/>
        <w:t xml:space="preserve">Medina-Ramon, M. &amp; Schwartz, J. Temperature, temperature extremes, and mortality: a study of acclimatisation and effect modification in 50 US cities. </w:t>
      </w:r>
      <w:r w:rsidRPr="00F6757E">
        <w:rPr>
          <w:i/>
          <w:noProof/>
        </w:rPr>
        <w:t>Occupational and Environmental Medicine</w:t>
      </w:r>
      <w:r w:rsidRPr="00F6757E">
        <w:rPr>
          <w:noProof/>
        </w:rPr>
        <w:t xml:space="preserve"> </w:t>
      </w:r>
      <w:r w:rsidRPr="00F6757E">
        <w:rPr>
          <w:b/>
          <w:noProof/>
        </w:rPr>
        <w:t>64</w:t>
      </w:r>
      <w:r w:rsidRPr="00F6757E">
        <w:rPr>
          <w:noProof/>
        </w:rPr>
        <w:t>, 827-833, doi:10.1136/oem.2007.033175 (2007).</w:t>
      </w:r>
    </w:p>
    <w:p w14:paraId="330C1EBC" w14:textId="77777777" w:rsidR="00F6757E" w:rsidRPr="00F6757E" w:rsidRDefault="00F6757E" w:rsidP="00F6757E">
      <w:pPr>
        <w:pStyle w:val="EndNoteBibliography"/>
        <w:spacing w:after="0"/>
        <w:ind w:left="720" w:hanging="720"/>
        <w:rPr>
          <w:noProof/>
        </w:rPr>
      </w:pPr>
      <w:r w:rsidRPr="00F6757E">
        <w:rPr>
          <w:noProof/>
        </w:rPr>
        <w:t>24</w:t>
      </w:r>
      <w:r w:rsidRPr="00F6757E">
        <w:rPr>
          <w:noProof/>
        </w:rPr>
        <w:tab/>
        <w:t xml:space="preserve">Bennett, J. E., Blangiardo, M., Fecht, D., Elliott, P. &amp; Ezzati, M. Vulnerability to the mortality effects of warm temperature in the districts of England and Wales. </w:t>
      </w:r>
      <w:r w:rsidRPr="00F6757E">
        <w:rPr>
          <w:i/>
          <w:noProof/>
        </w:rPr>
        <w:t>Nature Climate Change</w:t>
      </w:r>
      <w:r w:rsidRPr="00F6757E">
        <w:rPr>
          <w:noProof/>
        </w:rPr>
        <w:t xml:space="preserve"> </w:t>
      </w:r>
      <w:r w:rsidRPr="00F6757E">
        <w:rPr>
          <w:b/>
          <w:noProof/>
        </w:rPr>
        <w:t>4</w:t>
      </w:r>
      <w:r w:rsidRPr="00F6757E">
        <w:rPr>
          <w:noProof/>
        </w:rPr>
        <w:t>, 269-273, doi:10.1038/nclimate2123 (2014).</w:t>
      </w:r>
    </w:p>
    <w:p w14:paraId="78D0102D" w14:textId="77777777" w:rsidR="00F6757E" w:rsidRPr="00F6757E" w:rsidRDefault="00F6757E" w:rsidP="00F6757E">
      <w:pPr>
        <w:pStyle w:val="EndNoteBibliography"/>
        <w:spacing w:after="0"/>
        <w:ind w:left="720" w:hanging="720"/>
        <w:rPr>
          <w:noProof/>
        </w:rPr>
      </w:pPr>
      <w:r w:rsidRPr="00F6757E">
        <w:rPr>
          <w:noProof/>
        </w:rPr>
        <w:t>25</w:t>
      </w:r>
      <w:r w:rsidRPr="00F6757E">
        <w:rPr>
          <w:noProof/>
        </w:rPr>
        <w:tab/>
        <w:t xml:space="preserve">Moy, C. M., Seltzer, G. O., Rodbell, D. T. &amp; Anderson, D. M. Variability of El Nino/Southern Oscillation activity at millennial timescales during the Holocene epoch. </w:t>
      </w:r>
      <w:r w:rsidRPr="00F6757E">
        <w:rPr>
          <w:i/>
          <w:noProof/>
        </w:rPr>
        <w:t>Nature</w:t>
      </w:r>
      <w:r w:rsidRPr="00F6757E">
        <w:rPr>
          <w:noProof/>
        </w:rPr>
        <w:t xml:space="preserve"> </w:t>
      </w:r>
      <w:r w:rsidRPr="00F6757E">
        <w:rPr>
          <w:b/>
          <w:noProof/>
        </w:rPr>
        <w:t>420</w:t>
      </w:r>
      <w:r w:rsidRPr="00F6757E">
        <w:rPr>
          <w:noProof/>
        </w:rPr>
        <w:t>, 162-165, doi:10.1038/nature01194 (2002).</w:t>
      </w:r>
    </w:p>
    <w:p w14:paraId="470A84D5" w14:textId="77777777" w:rsidR="00F6757E" w:rsidRPr="00F6757E" w:rsidRDefault="00F6757E" w:rsidP="00F6757E">
      <w:pPr>
        <w:pStyle w:val="EndNoteBibliography"/>
        <w:spacing w:after="0"/>
        <w:ind w:left="720" w:hanging="720"/>
        <w:rPr>
          <w:noProof/>
        </w:rPr>
      </w:pPr>
      <w:r w:rsidRPr="00F6757E">
        <w:rPr>
          <w:noProof/>
        </w:rPr>
        <w:t>26</w:t>
      </w:r>
      <w:r w:rsidRPr="00F6757E">
        <w:rPr>
          <w:noProof/>
        </w:rPr>
        <w:tab/>
        <w:t xml:space="preserve">Grenfell, B., Bjørnstad, O. &amp; Kappey, J. Travelling waves and spatial hierarchies in measles epidemics. </w:t>
      </w:r>
      <w:r w:rsidRPr="00F6757E">
        <w:rPr>
          <w:i/>
          <w:noProof/>
        </w:rPr>
        <w:t>Nature</w:t>
      </w:r>
      <w:r w:rsidRPr="00F6757E">
        <w:rPr>
          <w:noProof/>
        </w:rPr>
        <w:t xml:space="preserve"> </w:t>
      </w:r>
      <w:r w:rsidRPr="00F6757E">
        <w:rPr>
          <w:b/>
          <w:noProof/>
        </w:rPr>
        <w:t>414</w:t>
      </w:r>
      <w:r w:rsidRPr="00F6757E">
        <w:rPr>
          <w:noProof/>
        </w:rPr>
        <w:t>, 716-723 (2001).</w:t>
      </w:r>
    </w:p>
    <w:p w14:paraId="5903A6E5" w14:textId="77777777" w:rsidR="00F6757E" w:rsidRPr="00F6757E" w:rsidRDefault="00F6757E" w:rsidP="00F6757E">
      <w:pPr>
        <w:pStyle w:val="EndNoteBibliography"/>
        <w:spacing w:after="0"/>
        <w:ind w:left="720" w:hanging="720"/>
        <w:rPr>
          <w:noProof/>
        </w:rPr>
      </w:pPr>
      <w:r w:rsidRPr="00F6757E">
        <w:rPr>
          <w:noProof/>
        </w:rPr>
        <w:t>27</w:t>
      </w:r>
      <w:r w:rsidRPr="00F6757E">
        <w:rPr>
          <w:noProof/>
        </w:rPr>
        <w:tab/>
        <w:t xml:space="preserve">Karl, T. &amp; Koss, W. J. </w:t>
      </w:r>
      <w:r w:rsidRPr="00F6757E">
        <w:rPr>
          <w:i/>
          <w:noProof/>
        </w:rPr>
        <w:t>Regional and national monthly, seasonal, and annual temperature weighted by area, 1895-1983</w:t>
      </w:r>
      <w:r w:rsidRPr="00F6757E">
        <w:rPr>
          <w:noProof/>
        </w:rPr>
        <w:t>.  (National Climatic Data Center, 1984).</w:t>
      </w:r>
    </w:p>
    <w:p w14:paraId="7E8D0FF1" w14:textId="77777777" w:rsidR="00F6757E" w:rsidRPr="00F6757E" w:rsidRDefault="00F6757E" w:rsidP="00F6757E">
      <w:pPr>
        <w:pStyle w:val="EndNoteBibliography"/>
        <w:spacing w:after="0"/>
        <w:ind w:left="720" w:hanging="720"/>
        <w:rPr>
          <w:noProof/>
        </w:rPr>
      </w:pPr>
      <w:r w:rsidRPr="00F6757E">
        <w:rPr>
          <w:noProof/>
        </w:rPr>
        <w:t>28</w:t>
      </w:r>
      <w:r w:rsidRPr="00F6757E">
        <w:rPr>
          <w:noProof/>
        </w:rPr>
        <w:tab/>
        <w:t>Ingram, D. D.</w:t>
      </w:r>
      <w:r w:rsidRPr="00F6757E">
        <w:rPr>
          <w:i/>
          <w:noProof/>
        </w:rPr>
        <w:t xml:space="preserve"> et al.</w:t>
      </w:r>
      <w:r w:rsidRPr="00F6757E">
        <w:rPr>
          <w:noProof/>
        </w:rPr>
        <w:t xml:space="preserve"> United States Census 2000 population with bridged race categories. </w:t>
      </w:r>
      <w:r w:rsidRPr="00F6757E">
        <w:rPr>
          <w:i/>
          <w:noProof/>
        </w:rPr>
        <w:t>Vital and health statistics. Series 2, Data evaluation and methods research</w:t>
      </w:r>
      <w:r w:rsidRPr="00F6757E">
        <w:rPr>
          <w:noProof/>
        </w:rPr>
        <w:t>, 1-55 (2003).</w:t>
      </w:r>
    </w:p>
    <w:p w14:paraId="75C1A946" w14:textId="77777777" w:rsidR="00F6757E" w:rsidRPr="00F6757E" w:rsidRDefault="00F6757E" w:rsidP="00F6757E">
      <w:pPr>
        <w:pStyle w:val="EndNoteBibliography"/>
        <w:spacing w:after="0"/>
        <w:ind w:left="720" w:hanging="720"/>
        <w:rPr>
          <w:noProof/>
        </w:rPr>
      </w:pPr>
      <w:r w:rsidRPr="00F6757E">
        <w:rPr>
          <w:noProof/>
        </w:rPr>
        <w:t>29</w:t>
      </w:r>
      <w:r w:rsidRPr="00F6757E">
        <w:rPr>
          <w:noProof/>
        </w:rPr>
        <w:tab/>
        <w:t>Cazelles, B.</w:t>
      </w:r>
      <w:r w:rsidRPr="00F6757E">
        <w:rPr>
          <w:i/>
          <w:noProof/>
        </w:rPr>
        <w:t xml:space="preserve"> et al.</w:t>
      </w:r>
      <w:r w:rsidRPr="00F6757E">
        <w:rPr>
          <w:noProof/>
        </w:rPr>
        <w:t xml:space="preserve"> Wavelet analysis of ecological time series. </w:t>
      </w:r>
      <w:r w:rsidRPr="00F6757E">
        <w:rPr>
          <w:i/>
          <w:noProof/>
        </w:rPr>
        <w:t>Oecologia</w:t>
      </w:r>
      <w:r w:rsidRPr="00F6757E">
        <w:rPr>
          <w:noProof/>
        </w:rPr>
        <w:t xml:space="preserve"> </w:t>
      </w:r>
      <w:r w:rsidRPr="00F6757E">
        <w:rPr>
          <w:b/>
          <w:noProof/>
        </w:rPr>
        <w:t>156</w:t>
      </w:r>
      <w:r w:rsidRPr="00F6757E">
        <w:rPr>
          <w:noProof/>
        </w:rPr>
        <w:t>, 287-304 (2008).</w:t>
      </w:r>
    </w:p>
    <w:p w14:paraId="3EC0D8FB" w14:textId="77777777" w:rsidR="00F6757E" w:rsidRPr="00F6757E" w:rsidRDefault="00F6757E" w:rsidP="00F6757E">
      <w:pPr>
        <w:pStyle w:val="EndNoteBibliography"/>
        <w:ind w:left="720" w:hanging="720"/>
        <w:rPr>
          <w:noProof/>
        </w:rPr>
      </w:pPr>
      <w:r w:rsidRPr="00F6757E">
        <w:rPr>
          <w:noProof/>
        </w:rPr>
        <w:t>30</w:t>
      </w:r>
      <w:r w:rsidRPr="00F6757E">
        <w:rPr>
          <w:noProof/>
        </w:rPr>
        <w:tab/>
        <w:t xml:space="preserve">Paireau, J., Chen, A., Broutin, H., Grenfell, B. &amp; Basta, N. E. Seasonal dynamics of bacterial meningitis: a time-series analysis. </w:t>
      </w:r>
      <w:r w:rsidRPr="00F6757E">
        <w:rPr>
          <w:i/>
          <w:noProof/>
        </w:rPr>
        <w:t>Lancet Global Health</w:t>
      </w:r>
      <w:r w:rsidRPr="00F6757E">
        <w:rPr>
          <w:noProof/>
        </w:rPr>
        <w:t xml:space="preserve"> </w:t>
      </w:r>
      <w:r w:rsidRPr="00F6757E">
        <w:rPr>
          <w:b/>
          <w:noProof/>
        </w:rPr>
        <w:t>4</w:t>
      </w:r>
      <w:r w:rsidRPr="00F6757E">
        <w:rPr>
          <w:noProof/>
        </w:rPr>
        <w:t>, E370-E377 (2016).</w:t>
      </w:r>
    </w:p>
    <w:p w14:paraId="6317C9EC" w14:textId="74BAD66C" w:rsidR="00E36439" w:rsidRPr="004E0482" w:rsidRDefault="002C5FB9" w:rsidP="00B3245F">
      <w:pPr>
        <w:rPr>
          <w:rFonts w:ascii="Times New Roman" w:hAnsi="Times New Roman"/>
          <w:color w:val="000000" w:themeColor="text1"/>
          <w:sz w:val="24"/>
          <w:szCs w:val="24"/>
        </w:rPr>
      </w:pPr>
      <w:r w:rsidRPr="004E0482">
        <w:rPr>
          <w:rFonts w:ascii="Times New Roman" w:hAnsi="Times New Roman"/>
          <w:color w:val="000000" w:themeColor="text1"/>
          <w:sz w:val="24"/>
          <w:szCs w:val="24"/>
        </w:rPr>
        <w:fldChar w:fldCharType="end"/>
      </w:r>
    </w:p>
    <w:p w14:paraId="1ED02049" w14:textId="77777777" w:rsidR="00AF52C5" w:rsidRPr="004E0482" w:rsidRDefault="00AF52C5" w:rsidP="00B3245F">
      <w:pPr>
        <w:rPr>
          <w:rFonts w:ascii="Times New Roman" w:hAnsi="Times New Roman"/>
          <w:color w:val="000000" w:themeColor="text1"/>
          <w:sz w:val="24"/>
          <w:szCs w:val="24"/>
        </w:rPr>
      </w:pPr>
    </w:p>
    <w:p w14:paraId="292F446F" w14:textId="77777777" w:rsidR="00AF52C5" w:rsidRPr="004E0482" w:rsidRDefault="00AF52C5" w:rsidP="00B3245F">
      <w:pPr>
        <w:rPr>
          <w:rFonts w:ascii="Times New Roman" w:hAnsi="Times New Roman"/>
          <w:color w:val="000000" w:themeColor="text1"/>
          <w:sz w:val="24"/>
          <w:szCs w:val="24"/>
        </w:rPr>
      </w:pPr>
    </w:p>
    <w:p w14:paraId="156131D1" w14:textId="77777777" w:rsidR="00AF52C5" w:rsidRPr="004E0482" w:rsidRDefault="00AF52C5" w:rsidP="00B3245F">
      <w:pPr>
        <w:rPr>
          <w:rFonts w:ascii="Times New Roman" w:hAnsi="Times New Roman"/>
          <w:color w:val="000000" w:themeColor="text1"/>
          <w:sz w:val="24"/>
          <w:szCs w:val="24"/>
        </w:rPr>
      </w:pPr>
    </w:p>
    <w:p w14:paraId="4CC0CA16" w14:textId="77777777" w:rsidR="00AF52C5" w:rsidRPr="004E0482" w:rsidRDefault="00AF52C5" w:rsidP="00B3245F">
      <w:pPr>
        <w:rPr>
          <w:rFonts w:ascii="Times New Roman" w:hAnsi="Times New Roman"/>
          <w:color w:val="000000" w:themeColor="text1"/>
          <w:sz w:val="24"/>
          <w:szCs w:val="24"/>
        </w:rPr>
      </w:pPr>
    </w:p>
    <w:p w14:paraId="1B157973" w14:textId="77777777" w:rsidR="00AF52C5" w:rsidRPr="004E0482" w:rsidRDefault="00AF52C5" w:rsidP="00B3245F">
      <w:pPr>
        <w:rPr>
          <w:rFonts w:ascii="Times New Roman" w:hAnsi="Times New Roman"/>
          <w:color w:val="000000" w:themeColor="text1"/>
          <w:sz w:val="24"/>
          <w:szCs w:val="24"/>
        </w:rPr>
      </w:pPr>
    </w:p>
    <w:p w14:paraId="21E0E0E2" w14:textId="77777777" w:rsidR="00AF52C5" w:rsidRPr="004E0482" w:rsidRDefault="00AF52C5" w:rsidP="00B3245F">
      <w:pPr>
        <w:rPr>
          <w:rFonts w:ascii="Times New Roman" w:hAnsi="Times New Roman"/>
          <w:color w:val="000000" w:themeColor="text1"/>
          <w:sz w:val="24"/>
          <w:szCs w:val="24"/>
        </w:rPr>
      </w:pPr>
    </w:p>
    <w:p w14:paraId="4B20091B" w14:textId="77777777" w:rsidR="00AF52C5" w:rsidRPr="004E0482" w:rsidRDefault="00AF52C5" w:rsidP="00B3245F">
      <w:pPr>
        <w:rPr>
          <w:rFonts w:ascii="Times New Roman" w:hAnsi="Times New Roman"/>
          <w:color w:val="000000" w:themeColor="text1"/>
          <w:sz w:val="24"/>
          <w:szCs w:val="24"/>
        </w:rPr>
      </w:pPr>
    </w:p>
    <w:p w14:paraId="270A23D5" w14:textId="77777777" w:rsidR="00AF52C5" w:rsidRPr="004E0482" w:rsidRDefault="00AF52C5" w:rsidP="00B3245F">
      <w:pPr>
        <w:rPr>
          <w:rFonts w:ascii="Times New Roman" w:hAnsi="Times New Roman"/>
          <w:color w:val="000000" w:themeColor="text1"/>
          <w:sz w:val="24"/>
          <w:szCs w:val="24"/>
        </w:rPr>
      </w:pPr>
    </w:p>
    <w:p w14:paraId="4B0D5FBF" w14:textId="77777777" w:rsidR="00AF52C5" w:rsidRPr="004E0482" w:rsidRDefault="00AF52C5" w:rsidP="00B3245F">
      <w:pPr>
        <w:rPr>
          <w:rFonts w:ascii="Times New Roman" w:hAnsi="Times New Roman"/>
          <w:color w:val="000000" w:themeColor="text1"/>
          <w:sz w:val="24"/>
          <w:szCs w:val="24"/>
        </w:rPr>
      </w:pPr>
    </w:p>
    <w:p w14:paraId="5B1EF328" w14:textId="77777777" w:rsidR="00AF52C5" w:rsidRPr="004E0482" w:rsidRDefault="00AF52C5" w:rsidP="00B3245F">
      <w:pPr>
        <w:rPr>
          <w:rFonts w:ascii="Times New Roman" w:hAnsi="Times New Roman"/>
          <w:color w:val="000000" w:themeColor="text1"/>
          <w:sz w:val="24"/>
          <w:szCs w:val="24"/>
        </w:rPr>
      </w:pPr>
    </w:p>
    <w:p w14:paraId="4D633E64" w14:textId="77777777" w:rsidR="00AF52C5" w:rsidRPr="004E0482" w:rsidRDefault="00AF52C5" w:rsidP="00B3245F">
      <w:pPr>
        <w:rPr>
          <w:rFonts w:ascii="Times New Roman" w:hAnsi="Times New Roman"/>
          <w:color w:val="000000" w:themeColor="text1"/>
          <w:sz w:val="24"/>
          <w:szCs w:val="24"/>
        </w:rPr>
      </w:pPr>
    </w:p>
    <w:p w14:paraId="735D5BA4" w14:textId="77777777" w:rsidR="00AF52C5" w:rsidRPr="004E0482" w:rsidRDefault="00AF52C5" w:rsidP="00B3245F">
      <w:pPr>
        <w:rPr>
          <w:rFonts w:ascii="Times New Roman" w:hAnsi="Times New Roman"/>
          <w:color w:val="000000" w:themeColor="text1"/>
          <w:sz w:val="24"/>
          <w:szCs w:val="24"/>
        </w:rPr>
      </w:pPr>
    </w:p>
    <w:p w14:paraId="5F919032" w14:textId="77777777" w:rsidR="00AF52C5" w:rsidRPr="004E0482" w:rsidRDefault="00AF52C5" w:rsidP="00B3245F">
      <w:pPr>
        <w:rPr>
          <w:rFonts w:ascii="Times New Roman" w:hAnsi="Times New Roman"/>
          <w:color w:val="000000" w:themeColor="text1"/>
          <w:sz w:val="24"/>
          <w:szCs w:val="24"/>
        </w:rPr>
      </w:pPr>
    </w:p>
    <w:p w14:paraId="6E55C479" w14:textId="77777777" w:rsidR="00AF52C5" w:rsidRPr="004E0482" w:rsidRDefault="00AF52C5" w:rsidP="00B3245F">
      <w:pPr>
        <w:rPr>
          <w:rFonts w:ascii="Times New Roman" w:hAnsi="Times New Roman"/>
          <w:color w:val="000000" w:themeColor="text1"/>
          <w:sz w:val="24"/>
          <w:szCs w:val="24"/>
        </w:rPr>
      </w:pPr>
    </w:p>
    <w:p w14:paraId="6B5F4EE4" w14:textId="77777777" w:rsidR="00AF52C5" w:rsidRPr="004E0482" w:rsidRDefault="00AF52C5" w:rsidP="00B3245F">
      <w:pPr>
        <w:rPr>
          <w:rFonts w:ascii="Times New Roman" w:hAnsi="Times New Roman"/>
          <w:color w:val="000000" w:themeColor="text1"/>
          <w:sz w:val="24"/>
          <w:szCs w:val="24"/>
        </w:rPr>
      </w:pPr>
    </w:p>
    <w:p w14:paraId="768D3587"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Correspondence and requests for materials should be addressed to ME.</w:t>
      </w:r>
    </w:p>
    <w:p w14:paraId="224B750E" w14:textId="77777777" w:rsidR="00A714AB" w:rsidRPr="00C14691" w:rsidRDefault="00A714AB" w:rsidP="00A714AB">
      <w:pPr>
        <w:spacing w:after="0" w:line="480" w:lineRule="auto"/>
        <w:rPr>
          <w:rFonts w:ascii="Times New Roman" w:hAnsi="Times New Roman"/>
          <w:b/>
          <w:sz w:val="24"/>
          <w:szCs w:val="24"/>
        </w:rPr>
      </w:pPr>
    </w:p>
    <w:p w14:paraId="43D65B0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116FC7B5" w14:textId="0980D46D"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 xml:space="preserve">We thank </w:t>
      </w:r>
      <w:r>
        <w:rPr>
          <w:rFonts w:ascii="Times New Roman" w:hAnsi="Times New Roman"/>
          <w:sz w:val="24"/>
          <w:szCs w:val="24"/>
        </w:rPr>
        <w:t>…</w:t>
      </w:r>
    </w:p>
    <w:p w14:paraId="084D3742" w14:textId="77777777" w:rsidR="00A714AB" w:rsidRPr="00C14691" w:rsidRDefault="00A714AB" w:rsidP="00A714AB">
      <w:pPr>
        <w:spacing w:after="0" w:line="480" w:lineRule="auto"/>
        <w:rPr>
          <w:rFonts w:ascii="Times New Roman" w:hAnsi="Times New Roman"/>
          <w:b/>
          <w:sz w:val="24"/>
          <w:szCs w:val="24"/>
        </w:rPr>
      </w:pPr>
    </w:p>
    <w:p w14:paraId="154DA3EA"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3B234BAF"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ME,</w:t>
      </w:r>
      <w:r w:rsidR="00601CF3">
        <w:rPr>
          <w:rFonts w:ascii="Times New Roman" w:hAnsi="Times New Roman"/>
          <w:sz w:val="24"/>
          <w:szCs w:val="24"/>
        </w:rPr>
        <w:t xml:space="preserve"> RP, and JB designed study concept.  RP, JB, </w:t>
      </w:r>
      <w:r w:rsidR="00054424">
        <w:rPr>
          <w:rFonts w:ascii="Times New Roman" w:hAnsi="Times New Roman"/>
          <w:sz w:val="24"/>
          <w:szCs w:val="24"/>
        </w:rPr>
        <w:t>EC</w:t>
      </w:r>
      <w:r w:rsidRPr="00C14691">
        <w:rPr>
          <w:rFonts w:ascii="Times New Roman" w:hAnsi="Times New Roman"/>
          <w:sz w:val="24"/>
          <w:szCs w:val="24"/>
        </w:rPr>
        <w:t xml:space="preserve"> and ME developed analytical approach.  </w:t>
      </w:r>
      <w:r w:rsidR="0098685A">
        <w:rPr>
          <w:rFonts w:ascii="Times New Roman" w:hAnsi="Times New Roman"/>
          <w:sz w:val="24"/>
          <w:szCs w:val="24"/>
        </w:rPr>
        <w:t>RP</w:t>
      </w:r>
      <w:r w:rsidR="001654F0">
        <w:rPr>
          <w:rFonts w:ascii="Times New Roman" w:hAnsi="Times New Roman"/>
          <w:sz w:val="24"/>
          <w:szCs w:val="24"/>
        </w:rPr>
        <w:t xml:space="preserve"> and ME</w:t>
      </w:r>
      <w:r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and ME wrote the first draft of the paper.  All other authors contributed to interpretation of results and writing of the paper. </w:t>
      </w:r>
    </w:p>
    <w:p w14:paraId="3B7E8E7A" w14:textId="77777777" w:rsidR="00A714AB" w:rsidRPr="00C14691" w:rsidRDefault="00A714AB" w:rsidP="00A714AB">
      <w:pPr>
        <w:spacing w:after="0" w:line="480" w:lineRule="auto"/>
        <w:rPr>
          <w:rFonts w:ascii="Times New Roman" w:hAnsi="Times New Roman"/>
          <w:sz w:val="24"/>
          <w:szCs w:val="24"/>
        </w:rPr>
      </w:pPr>
    </w:p>
    <w:p w14:paraId="012CB71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0475BD">
      <w:pPr>
        <w:spacing w:line="480" w:lineRule="auto"/>
        <w:rPr>
          <w:rFonts w:ascii="Times New Roman" w:hAnsi="Times New Roman"/>
          <w:b/>
          <w:color w:val="000000" w:themeColor="text1"/>
          <w:sz w:val="24"/>
          <w:szCs w:val="24"/>
        </w:rPr>
      </w:pPr>
    </w:p>
    <w:p w14:paraId="6EF2E021" w14:textId="77867F17" w:rsidR="0077413A" w:rsidRDefault="0077413A" w:rsidP="000475BD">
      <w:pPr>
        <w:spacing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18BB53A6" w:rsidR="00AF52C5" w:rsidRPr="004E0482" w:rsidRDefault="000475BD" w:rsidP="000475BD">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 Age groups with significant 12-month periodicity for the entire period and for each period split into 2 are highlighted with a bold black box. The shaded regions at the left and right edge of each box indicate demarcate the cone of influence, where spectral analysis is less robust.</w:t>
      </w:r>
    </w:p>
    <w:p w14:paraId="02097D5B" w14:textId="47BFB142"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723770">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 xml:space="preserve">Figure 2. </w:t>
      </w:r>
      <w:r w:rsidR="00971550" w:rsidRPr="004E0482">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488B600B" w:rsidR="00971550" w:rsidRPr="004E0482" w:rsidRDefault="00971550" w:rsidP="000475BD">
      <w:pPr>
        <w:spacing w:line="480" w:lineRule="auto"/>
        <w:rPr>
          <w:rFonts w:ascii="Times New Roman" w:hAnsi="Times New Roman"/>
          <w:color w:val="000000" w:themeColor="text1"/>
          <w:sz w:val="24"/>
          <w:szCs w:val="24"/>
        </w:rPr>
      </w:pPr>
      <w:bookmarkStart w:id="174" w:name="_Ref468360496"/>
      <w:r w:rsidRPr="004E0482">
        <w:rPr>
          <w:rFonts w:ascii="Times New Roman" w:hAnsi="Times New Roman"/>
          <w:b/>
          <w:color w:val="000000" w:themeColor="text1"/>
          <w:sz w:val="24"/>
          <w:szCs w:val="24"/>
        </w:rPr>
        <w:t xml:space="preserve">Figure </w:t>
      </w:r>
      <w:bookmarkEnd w:id="174"/>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Each age-sex group is represented by a symbol. Age-sex groups with a statistically significant change at the 5% level are highlighted with a bold black outline.</w:t>
      </w:r>
    </w:p>
    <w:p w14:paraId="7EE8D5D1" w14:textId="012604CF" w:rsidR="00971550" w:rsidRPr="004E0482" w:rsidRDefault="00971550" w:rsidP="000475BD">
      <w:pPr>
        <w:spacing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77777777" w:rsidR="004E0482" w:rsidRPr="004E0482" w:rsidRDefault="00971550" w:rsidP="004E0482">
      <w:pPr>
        <w:pStyle w:val="Caption"/>
        <w:spacing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p>
    <w:p w14:paraId="05BABE19" w14:textId="77777777" w:rsidR="004E0482" w:rsidRPr="004E0482" w:rsidRDefault="004E0482" w:rsidP="004E0482">
      <w:pPr>
        <w:pStyle w:val="Caption"/>
        <w:spacing w:line="480" w:lineRule="auto"/>
        <w:jc w:val="both"/>
        <w:rPr>
          <w:rFonts w:ascii="Times New Roman" w:hAnsi="Times New Roman"/>
          <w:i w:val="0"/>
          <w:color w:val="000000" w:themeColor="text1"/>
          <w:sz w:val="24"/>
          <w:szCs w:val="24"/>
        </w:rPr>
      </w:pPr>
    </w:p>
    <w:p w14:paraId="6AD25E45" w14:textId="7D345B93" w:rsidR="00971550" w:rsidRPr="004E0482" w:rsidRDefault="00EC50A5" w:rsidP="004E0482">
      <w:pPr>
        <w:pStyle w:val="Caption"/>
        <w:spacing w:line="480" w:lineRule="auto"/>
        <w:jc w:val="both"/>
        <w:rPr>
          <w:rFonts w:ascii="Times New Roman" w:hAnsi="Times New Roman"/>
          <w:i w:val="0"/>
          <w:color w:val="000000" w:themeColor="text1"/>
          <w:sz w:val="24"/>
          <w:szCs w:val="24"/>
        </w:rPr>
      </w:pPr>
      <w:r>
        <w:rPr>
          <w:rFonts w:ascii="Times New Roman" w:hAnsi="Times New Roman"/>
          <w:i w:val="0"/>
          <w:color w:val="000000" w:themeColor="text1"/>
          <w:sz w:val="24"/>
          <w:szCs w:val="24"/>
        </w:rPr>
        <w:t>See figure</w:t>
      </w:r>
      <w:r w:rsidR="00971550" w:rsidRPr="004E0482">
        <w:rPr>
          <w:rFonts w:ascii="Times New Roman" w:hAnsi="Times New Roman"/>
          <w:i w:val="0"/>
          <w:color w:val="000000" w:themeColor="text1"/>
          <w:sz w:val="24"/>
          <w:szCs w:val="24"/>
        </w:rPr>
        <w:t xml:space="preserve"> S1</w:t>
      </w:r>
      <w:r>
        <w:rPr>
          <w:rFonts w:ascii="Times New Roman" w:hAnsi="Times New Roman"/>
          <w:i w:val="0"/>
          <w:color w:val="000000" w:themeColor="text1"/>
          <w:sz w:val="24"/>
          <w:szCs w:val="24"/>
        </w:rPr>
        <w:t xml:space="preserve"> for climate regions</w:t>
      </w:r>
      <w:r w:rsidR="00971550" w:rsidRPr="004E0482">
        <w:rPr>
          <w:rFonts w:ascii="Times New Roman" w:hAnsi="Times New Roman"/>
          <w:i w:val="0"/>
          <w:color w:val="000000" w:themeColor="text1"/>
          <w:sz w:val="24"/>
          <w:szCs w:val="24"/>
        </w:rPr>
        <w:t>.</w:t>
      </w:r>
    </w:p>
    <w:p w14:paraId="2A932A81" w14:textId="19D21D72" w:rsidR="00CA0751" w:rsidRDefault="00CA0751" w:rsidP="000475BD">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CC06CB7" w14:textId="1A6C9E3E" w:rsidR="00971550" w:rsidRDefault="00CA0751" w:rsidP="00CA0751">
      <w:pPr>
        <w:pStyle w:val="Caption"/>
        <w:spacing w:line="480" w:lineRule="auto"/>
        <w:jc w:val="both"/>
        <w:rPr>
          <w:rFonts w:ascii="Times New Roman" w:hAnsi="Times New Roman"/>
          <w:i w:val="0"/>
          <w:color w:val="000000" w:themeColor="text1"/>
          <w:sz w:val="24"/>
          <w:szCs w:val="24"/>
        </w:rPr>
      </w:pPr>
      <w:r>
        <w:rPr>
          <w:rFonts w:ascii="Times New Roman" w:hAnsi="Times New Roman"/>
          <w:b/>
          <w:i w:val="0"/>
          <w:color w:val="000000" w:themeColor="text1"/>
          <w:sz w:val="24"/>
          <w:szCs w:val="24"/>
        </w:rPr>
        <w:t>Table 1</w:t>
      </w:r>
      <w:r w:rsidRPr="004E0482">
        <w:rPr>
          <w:rFonts w:ascii="Times New Roman" w:hAnsi="Times New Roman"/>
          <w:b/>
          <w:i w:val="0"/>
          <w:color w:val="000000" w:themeColor="text1"/>
          <w:sz w:val="24"/>
          <w:szCs w:val="24"/>
        </w:rPr>
        <w:t>.</w:t>
      </w:r>
      <w:r w:rsidRPr="004E0482">
        <w:rPr>
          <w:rFonts w:ascii="Times New Roman" w:hAnsi="Times New Roman"/>
          <w:i w:val="0"/>
          <w:color w:val="000000" w:themeColor="text1"/>
          <w:sz w:val="24"/>
          <w:szCs w:val="24"/>
        </w:rPr>
        <w:t xml:space="preserve"> </w:t>
      </w:r>
      <w:r w:rsidRPr="003D18FA">
        <w:rPr>
          <w:rFonts w:ascii="Times New Roman" w:hAnsi="Times New Roman"/>
          <w:i w:val="0"/>
          <w:color w:val="000000" w:themeColor="text1"/>
          <w:sz w:val="24"/>
          <w:szCs w:val="24"/>
        </w:rPr>
        <w:t xml:space="preserve">Table of mean timing of national maximum and minimum all-cause mortality, by sex and age group for 1982-2013. </w:t>
      </w:r>
      <w:r w:rsidR="00343668">
        <w:rPr>
          <w:rFonts w:ascii="Times New Roman" w:hAnsi="Times New Roman"/>
          <w:i w:val="0"/>
          <w:color w:val="000000" w:themeColor="text1"/>
          <w:sz w:val="24"/>
          <w:szCs w:val="24"/>
        </w:rPr>
        <w:t xml:space="preserve">1 is January, 2 </w:t>
      </w:r>
      <w:r w:rsidR="008908FE">
        <w:rPr>
          <w:rFonts w:ascii="Times New Roman" w:hAnsi="Times New Roman"/>
          <w:i w:val="0"/>
          <w:color w:val="000000" w:themeColor="text1"/>
          <w:sz w:val="24"/>
          <w:szCs w:val="24"/>
        </w:rPr>
        <w:t xml:space="preserve">is </w:t>
      </w:r>
      <w:r w:rsidR="00343668">
        <w:rPr>
          <w:rFonts w:ascii="Times New Roman" w:hAnsi="Times New Roman"/>
          <w:i w:val="0"/>
          <w:color w:val="000000" w:themeColor="text1"/>
          <w:sz w:val="24"/>
          <w:szCs w:val="24"/>
        </w:rPr>
        <w:t xml:space="preserve">February, etc. </w:t>
      </w:r>
      <w:r w:rsidR="003D18FA" w:rsidRPr="003D18FA">
        <w:rPr>
          <w:rFonts w:ascii="Times New Roman" w:hAnsi="Times New Roman"/>
          <w:i w:val="0"/>
          <w:color w:val="000000"/>
          <w:sz w:val="24"/>
          <w:szCs w:val="24"/>
          <w:lang w:eastAsia="en-GB"/>
        </w:rPr>
        <w:t>Numbers in brackets show 95% credible intervals, obtained from bootstrapping</w:t>
      </w:r>
      <w:r w:rsidRPr="003D18FA">
        <w:rPr>
          <w:rFonts w:ascii="Times New Roman" w:hAnsi="Times New Roman"/>
          <w:i w:val="0"/>
          <w:color w:val="000000" w:themeColor="text1"/>
          <w:sz w:val="24"/>
          <w:szCs w:val="24"/>
        </w:rPr>
        <w:t>. Only age-sex groups with statistically significant 12-month seasonality are included.</w:t>
      </w:r>
    </w:p>
    <w:tbl>
      <w:tblPr>
        <w:tblStyle w:val="TableGrid"/>
        <w:tblW w:w="0" w:type="auto"/>
        <w:tblLook w:val="04A0" w:firstRow="1" w:lastRow="0" w:firstColumn="1" w:lastColumn="0" w:noHBand="0" w:noVBand="1"/>
      </w:tblPr>
      <w:tblGrid>
        <w:gridCol w:w="1795"/>
        <w:gridCol w:w="1800"/>
        <w:gridCol w:w="1890"/>
        <w:gridCol w:w="1800"/>
        <w:gridCol w:w="1725"/>
      </w:tblGrid>
      <w:tr w:rsidR="00505A63" w14:paraId="31AF6193" w14:textId="77777777" w:rsidTr="00A4662F">
        <w:tc>
          <w:tcPr>
            <w:tcW w:w="1795" w:type="dxa"/>
          </w:tcPr>
          <w:p w14:paraId="64886ADC" w14:textId="57047B44" w:rsidR="00D5093E" w:rsidRPr="00D5093E" w:rsidRDefault="00D5093E" w:rsidP="00D5093E">
            <w:pPr>
              <w:jc w:val="center"/>
              <w:rPr>
                <w:rFonts w:ascii="Times New Roman" w:hAnsi="Times New Roman"/>
              </w:rPr>
            </w:pPr>
            <w:r w:rsidRPr="00D5093E">
              <w:rPr>
                <w:rFonts w:ascii="Times New Roman" w:hAnsi="Times New Roman"/>
              </w:rPr>
              <w:t>Age group</w:t>
            </w:r>
          </w:p>
        </w:tc>
        <w:tc>
          <w:tcPr>
            <w:tcW w:w="3690" w:type="dxa"/>
            <w:gridSpan w:val="2"/>
          </w:tcPr>
          <w:p w14:paraId="60785568" w14:textId="575C0D4A" w:rsidR="00D5093E" w:rsidRPr="00D5093E" w:rsidRDefault="00D5093E" w:rsidP="00D5093E">
            <w:pPr>
              <w:jc w:val="center"/>
              <w:rPr>
                <w:rFonts w:ascii="Times New Roman" w:hAnsi="Times New Roman"/>
              </w:rPr>
            </w:pPr>
            <w:r>
              <w:rPr>
                <w:rFonts w:ascii="Times New Roman" w:hAnsi="Times New Roman"/>
              </w:rPr>
              <w:t>Men</w:t>
            </w:r>
          </w:p>
        </w:tc>
        <w:tc>
          <w:tcPr>
            <w:tcW w:w="3525" w:type="dxa"/>
            <w:gridSpan w:val="2"/>
          </w:tcPr>
          <w:p w14:paraId="03716EAC" w14:textId="5A35B406" w:rsidR="00D5093E" w:rsidRPr="00D5093E" w:rsidRDefault="00D5093E" w:rsidP="00D5093E">
            <w:pPr>
              <w:jc w:val="center"/>
              <w:rPr>
                <w:rFonts w:ascii="Times New Roman" w:hAnsi="Times New Roman"/>
              </w:rPr>
            </w:pPr>
            <w:r>
              <w:rPr>
                <w:rFonts w:ascii="Times New Roman" w:hAnsi="Times New Roman"/>
              </w:rPr>
              <w:t>Women</w:t>
            </w:r>
          </w:p>
        </w:tc>
      </w:tr>
      <w:tr w:rsidR="00A4662F" w14:paraId="2D12D682" w14:textId="77777777" w:rsidTr="00A4662F">
        <w:tc>
          <w:tcPr>
            <w:tcW w:w="1795" w:type="dxa"/>
          </w:tcPr>
          <w:p w14:paraId="34793539" w14:textId="77777777" w:rsidR="00D5093E" w:rsidRPr="00D5093E" w:rsidRDefault="00D5093E" w:rsidP="00D5093E">
            <w:pPr>
              <w:jc w:val="center"/>
              <w:rPr>
                <w:rFonts w:ascii="Times New Roman" w:hAnsi="Times New Roman"/>
              </w:rPr>
            </w:pPr>
          </w:p>
        </w:tc>
        <w:tc>
          <w:tcPr>
            <w:tcW w:w="1800" w:type="dxa"/>
          </w:tcPr>
          <w:p w14:paraId="28FB9F54" w14:textId="1092E658" w:rsidR="00D5093E" w:rsidRDefault="00D5093E" w:rsidP="00D5093E">
            <w:pPr>
              <w:jc w:val="center"/>
              <w:rPr>
                <w:rFonts w:ascii="Times New Roman" w:hAnsi="Times New Roman"/>
              </w:rPr>
            </w:pPr>
            <w:r>
              <w:rPr>
                <w:rFonts w:ascii="Times New Roman" w:hAnsi="Times New Roman"/>
              </w:rPr>
              <w:t>Maximum</w:t>
            </w:r>
          </w:p>
        </w:tc>
        <w:tc>
          <w:tcPr>
            <w:tcW w:w="1890" w:type="dxa"/>
          </w:tcPr>
          <w:p w14:paraId="581C2844" w14:textId="5B03039B" w:rsidR="00D5093E" w:rsidRPr="00D5093E" w:rsidRDefault="00D5093E" w:rsidP="00D5093E">
            <w:pPr>
              <w:jc w:val="center"/>
              <w:rPr>
                <w:rFonts w:ascii="Times New Roman" w:hAnsi="Times New Roman"/>
              </w:rPr>
            </w:pPr>
            <w:r>
              <w:rPr>
                <w:rFonts w:ascii="Times New Roman" w:hAnsi="Times New Roman"/>
              </w:rPr>
              <w:t>Minimum</w:t>
            </w:r>
          </w:p>
        </w:tc>
        <w:tc>
          <w:tcPr>
            <w:tcW w:w="1800" w:type="dxa"/>
          </w:tcPr>
          <w:p w14:paraId="2CD370B5" w14:textId="3D0DAA3D" w:rsidR="00D5093E" w:rsidRDefault="00D5093E" w:rsidP="00D5093E">
            <w:pPr>
              <w:jc w:val="center"/>
              <w:rPr>
                <w:rFonts w:ascii="Times New Roman" w:hAnsi="Times New Roman"/>
              </w:rPr>
            </w:pPr>
            <w:r>
              <w:rPr>
                <w:rFonts w:ascii="Times New Roman" w:hAnsi="Times New Roman"/>
              </w:rPr>
              <w:t>Maximum</w:t>
            </w:r>
          </w:p>
        </w:tc>
        <w:tc>
          <w:tcPr>
            <w:tcW w:w="1725" w:type="dxa"/>
          </w:tcPr>
          <w:p w14:paraId="4B418EDF" w14:textId="68EF5894" w:rsidR="00D5093E" w:rsidRDefault="00D5093E" w:rsidP="00D5093E">
            <w:pPr>
              <w:jc w:val="center"/>
              <w:rPr>
                <w:rFonts w:ascii="Times New Roman" w:hAnsi="Times New Roman"/>
              </w:rPr>
            </w:pPr>
            <w:r>
              <w:rPr>
                <w:rFonts w:ascii="Times New Roman" w:hAnsi="Times New Roman"/>
              </w:rPr>
              <w:t>Minimum</w:t>
            </w:r>
          </w:p>
        </w:tc>
      </w:tr>
      <w:tr w:rsidR="00A4662F" w14:paraId="57B929AF" w14:textId="77777777" w:rsidTr="00A4662F">
        <w:tc>
          <w:tcPr>
            <w:tcW w:w="1795" w:type="dxa"/>
          </w:tcPr>
          <w:p w14:paraId="303F1ADF" w14:textId="3F90C662" w:rsidR="00FF43B5" w:rsidRPr="00D5093E" w:rsidRDefault="00FF43B5" w:rsidP="005120F4">
            <w:pPr>
              <w:rPr>
                <w:rFonts w:ascii="Times New Roman" w:hAnsi="Times New Roman"/>
              </w:rPr>
            </w:pPr>
            <w:r w:rsidRPr="00D5093E">
              <w:rPr>
                <w:rFonts w:ascii="Times New Roman" w:hAnsi="Times New Roman"/>
              </w:rPr>
              <w:t>0-4 years</w:t>
            </w:r>
          </w:p>
        </w:tc>
        <w:tc>
          <w:tcPr>
            <w:tcW w:w="1800" w:type="dxa"/>
            <w:vAlign w:val="bottom"/>
          </w:tcPr>
          <w:p w14:paraId="748F3333" w14:textId="197BDB75" w:rsidR="00FF43B5" w:rsidRPr="00D5093E" w:rsidRDefault="00FF43B5" w:rsidP="002B2622">
            <w:pPr>
              <w:jc w:val="center"/>
              <w:rPr>
                <w:rFonts w:ascii="Times New Roman" w:hAnsi="Times New Roman"/>
              </w:rPr>
            </w:pPr>
            <w:r>
              <w:rPr>
                <w:rFonts w:eastAsia="Times New Roman"/>
                <w:color w:val="000000"/>
              </w:rPr>
              <w:t>2.32</w:t>
            </w:r>
            <w:r w:rsidR="00F96A1B">
              <w:rPr>
                <w:rFonts w:eastAsia="Times New Roman"/>
                <w:color w:val="000000"/>
              </w:rPr>
              <w:t xml:space="preserve"> (</w:t>
            </w:r>
            <w:r w:rsidR="00F5138B">
              <w:rPr>
                <w:rFonts w:eastAsia="Times New Roman"/>
                <w:color w:val="000000"/>
              </w:rPr>
              <w:t>1.70, 2.90</w:t>
            </w:r>
            <w:r w:rsidR="00F96A1B">
              <w:rPr>
                <w:rFonts w:eastAsia="Times New Roman"/>
                <w:color w:val="000000"/>
              </w:rPr>
              <w:t>)</w:t>
            </w:r>
          </w:p>
        </w:tc>
        <w:tc>
          <w:tcPr>
            <w:tcW w:w="1890" w:type="dxa"/>
            <w:vAlign w:val="bottom"/>
          </w:tcPr>
          <w:p w14:paraId="7FF6A803" w14:textId="79C3AA03" w:rsidR="00FF43B5" w:rsidRPr="00D5093E" w:rsidRDefault="00FF43B5" w:rsidP="002B2622">
            <w:pPr>
              <w:jc w:val="center"/>
              <w:rPr>
                <w:rFonts w:ascii="Times New Roman" w:hAnsi="Times New Roman"/>
              </w:rPr>
            </w:pPr>
            <w:r>
              <w:rPr>
                <w:rFonts w:eastAsia="Times New Roman"/>
                <w:color w:val="000000"/>
              </w:rPr>
              <w:t>8.32</w:t>
            </w:r>
            <w:r w:rsidR="00F96A1B">
              <w:rPr>
                <w:rFonts w:eastAsia="Times New Roman"/>
                <w:color w:val="000000"/>
              </w:rPr>
              <w:t xml:space="preserve"> (</w:t>
            </w:r>
            <w:r w:rsidR="00090550">
              <w:rPr>
                <w:rFonts w:eastAsia="Times New Roman"/>
                <w:color w:val="000000"/>
              </w:rPr>
              <w:t>7.85, 8.82</w:t>
            </w:r>
            <w:r w:rsidR="00F96A1B">
              <w:rPr>
                <w:rFonts w:eastAsia="Times New Roman"/>
                <w:color w:val="000000"/>
              </w:rPr>
              <w:t>)</w:t>
            </w:r>
          </w:p>
        </w:tc>
        <w:tc>
          <w:tcPr>
            <w:tcW w:w="1800" w:type="dxa"/>
            <w:vAlign w:val="bottom"/>
          </w:tcPr>
          <w:p w14:paraId="28CAAF92" w14:textId="5CE761B2" w:rsidR="00FF43B5" w:rsidRPr="00D5093E" w:rsidRDefault="00FF43B5" w:rsidP="002B2622">
            <w:pPr>
              <w:jc w:val="center"/>
              <w:rPr>
                <w:rFonts w:ascii="Times New Roman" w:hAnsi="Times New Roman"/>
              </w:rPr>
            </w:pPr>
            <w:r>
              <w:rPr>
                <w:rFonts w:eastAsia="Times New Roman"/>
                <w:color w:val="000000"/>
              </w:rPr>
              <w:t>2.14</w:t>
            </w:r>
            <w:r w:rsidR="00F96A1B">
              <w:rPr>
                <w:rFonts w:eastAsia="Times New Roman"/>
                <w:color w:val="000000"/>
              </w:rPr>
              <w:t xml:space="preserve"> (</w:t>
            </w:r>
            <w:r w:rsidR="00505A63">
              <w:rPr>
                <w:rFonts w:eastAsia="Times New Roman"/>
                <w:color w:val="000000"/>
              </w:rPr>
              <w:t>1.47, 2.80</w:t>
            </w:r>
            <w:r w:rsidR="00F96A1B">
              <w:rPr>
                <w:rFonts w:eastAsia="Times New Roman"/>
                <w:color w:val="000000"/>
              </w:rPr>
              <w:t>)</w:t>
            </w:r>
          </w:p>
        </w:tc>
        <w:tc>
          <w:tcPr>
            <w:tcW w:w="1725" w:type="dxa"/>
            <w:vAlign w:val="bottom"/>
          </w:tcPr>
          <w:p w14:paraId="3498747A" w14:textId="3724D5C2" w:rsidR="00FF43B5" w:rsidRPr="00D5093E" w:rsidRDefault="00FF43B5" w:rsidP="002B2622">
            <w:pPr>
              <w:jc w:val="center"/>
              <w:rPr>
                <w:rFonts w:ascii="Times New Roman" w:hAnsi="Times New Roman"/>
              </w:rPr>
            </w:pPr>
            <w:r>
              <w:rPr>
                <w:rFonts w:eastAsia="Times New Roman"/>
                <w:color w:val="000000"/>
              </w:rPr>
              <w:t>8.14</w:t>
            </w:r>
            <w:r w:rsidR="00F96A1B">
              <w:rPr>
                <w:rFonts w:eastAsia="Times New Roman"/>
                <w:color w:val="000000"/>
              </w:rPr>
              <w:t xml:space="preserve"> (</w:t>
            </w:r>
            <w:r w:rsidR="00874124">
              <w:rPr>
                <w:rFonts w:eastAsia="Times New Roman"/>
                <w:color w:val="000000"/>
              </w:rPr>
              <w:t>7.57, 8.71</w:t>
            </w:r>
            <w:r w:rsidR="00F96A1B">
              <w:rPr>
                <w:rFonts w:eastAsia="Times New Roman"/>
                <w:color w:val="000000"/>
              </w:rPr>
              <w:t>)</w:t>
            </w:r>
          </w:p>
        </w:tc>
      </w:tr>
      <w:tr w:rsidR="00A4662F" w14:paraId="24B444E6" w14:textId="77777777" w:rsidTr="00A4662F">
        <w:trPr>
          <w:trHeight w:val="512"/>
        </w:trPr>
        <w:tc>
          <w:tcPr>
            <w:tcW w:w="1795" w:type="dxa"/>
          </w:tcPr>
          <w:p w14:paraId="758115B5" w14:textId="301768E8" w:rsidR="00FF43B5" w:rsidRPr="00D5093E" w:rsidRDefault="00FF43B5" w:rsidP="005120F4">
            <w:pPr>
              <w:rPr>
                <w:rFonts w:ascii="Times New Roman" w:hAnsi="Times New Roman"/>
              </w:rPr>
            </w:pPr>
            <w:r>
              <w:rPr>
                <w:rFonts w:ascii="Times New Roman" w:hAnsi="Times New Roman"/>
              </w:rPr>
              <w:t>5-14 years</w:t>
            </w:r>
          </w:p>
        </w:tc>
        <w:tc>
          <w:tcPr>
            <w:tcW w:w="1800" w:type="dxa"/>
            <w:vAlign w:val="bottom"/>
          </w:tcPr>
          <w:p w14:paraId="49D54F39" w14:textId="605E8485" w:rsidR="00FF43B5" w:rsidRPr="00D5093E" w:rsidRDefault="00FF43B5" w:rsidP="002B2622">
            <w:pPr>
              <w:jc w:val="center"/>
              <w:rPr>
                <w:rFonts w:ascii="Times New Roman" w:hAnsi="Times New Roman"/>
              </w:rPr>
            </w:pPr>
            <w:r>
              <w:rPr>
                <w:rFonts w:eastAsia="Times New Roman"/>
                <w:color w:val="000000"/>
              </w:rPr>
              <w:t>6.39</w:t>
            </w:r>
            <w:r w:rsidR="00F96A1B">
              <w:rPr>
                <w:rFonts w:eastAsia="Times New Roman"/>
                <w:color w:val="000000"/>
              </w:rPr>
              <w:t xml:space="preserve"> (</w:t>
            </w:r>
            <w:r w:rsidR="00505A63">
              <w:rPr>
                <w:rFonts w:eastAsia="Times New Roman"/>
                <w:color w:val="000000"/>
              </w:rPr>
              <w:t>5.89, 6.87</w:t>
            </w:r>
            <w:r w:rsidR="00F96A1B">
              <w:rPr>
                <w:rFonts w:eastAsia="Times New Roman"/>
                <w:color w:val="000000"/>
              </w:rPr>
              <w:t>)</w:t>
            </w:r>
          </w:p>
        </w:tc>
        <w:tc>
          <w:tcPr>
            <w:tcW w:w="1890" w:type="dxa"/>
            <w:vAlign w:val="bottom"/>
          </w:tcPr>
          <w:p w14:paraId="742AB99C" w14:textId="03330C56" w:rsidR="00FF43B5" w:rsidRPr="00D5093E" w:rsidRDefault="00FF43B5" w:rsidP="00090550">
            <w:pPr>
              <w:jc w:val="center"/>
              <w:rPr>
                <w:rFonts w:ascii="Times New Roman" w:hAnsi="Times New Roman"/>
              </w:rPr>
            </w:pPr>
            <w:r>
              <w:rPr>
                <w:rFonts w:eastAsia="Times New Roman"/>
                <w:color w:val="000000"/>
              </w:rPr>
              <w:t>0.39</w:t>
            </w:r>
            <w:r w:rsidR="00F96A1B">
              <w:rPr>
                <w:rFonts w:eastAsia="Times New Roman"/>
                <w:color w:val="000000"/>
              </w:rPr>
              <w:t xml:space="preserve"> (</w:t>
            </w:r>
            <w:r w:rsidR="00090550">
              <w:rPr>
                <w:rFonts w:eastAsia="Times New Roman"/>
                <w:color w:val="000000"/>
              </w:rPr>
              <w:t>12.39, 0.84</w:t>
            </w:r>
            <w:r w:rsidR="00F96A1B">
              <w:rPr>
                <w:rFonts w:eastAsia="Times New Roman"/>
                <w:color w:val="000000"/>
              </w:rPr>
              <w:t>)</w:t>
            </w:r>
          </w:p>
        </w:tc>
        <w:tc>
          <w:tcPr>
            <w:tcW w:w="1800" w:type="dxa"/>
            <w:vAlign w:val="bottom"/>
          </w:tcPr>
          <w:p w14:paraId="768AC217" w14:textId="610F3BE0" w:rsidR="00FF43B5" w:rsidRPr="00D5093E" w:rsidRDefault="00FF43B5" w:rsidP="002B2622">
            <w:pPr>
              <w:jc w:val="center"/>
              <w:rPr>
                <w:rFonts w:ascii="Times New Roman" w:hAnsi="Times New Roman"/>
              </w:rPr>
            </w:pPr>
            <w:r>
              <w:rPr>
                <w:rFonts w:eastAsia="Times New Roman"/>
                <w:color w:val="000000"/>
              </w:rPr>
              <w:t>-</w:t>
            </w:r>
          </w:p>
        </w:tc>
        <w:tc>
          <w:tcPr>
            <w:tcW w:w="1725" w:type="dxa"/>
            <w:vAlign w:val="bottom"/>
          </w:tcPr>
          <w:p w14:paraId="261F956D" w14:textId="585DD5E2" w:rsidR="00FF43B5" w:rsidRPr="00D5093E" w:rsidRDefault="00FF43B5" w:rsidP="002B2622">
            <w:pPr>
              <w:jc w:val="center"/>
              <w:rPr>
                <w:rFonts w:ascii="Times New Roman" w:hAnsi="Times New Roman"/>
              </w:rPr>
            </w:pPr>
            <w:r>
              <w:rPr>
                <w:rFonts w:eastAsia="Times New Roman"/>
                <w:color w:val="000000"/>
              </w:rPr>
              <w:t>-</w:t>
            </w:r>
          </w:p>
        </w:tc>
      </w:tr>
      <w:tr w:rsidR="00A4662F" w14:paraId="6D257B4F" w14:textId="77777777" w:rsidTr="00A4662F">
        <w:tc>
          <w:tcPr>
            <w:tcW w:w="1795" w:type="dxa"/>
          </w:tcPr>
          <w:p w14:paraId="32C3FE47" w14:textId="0D2054D1" w:rsidR="00FF43B5" w:rsidRPr="00D5093E" w:rsidRDefault="00FF43B5" w:rsidP="005120F4">
            <w:pPr>
              <w:rPr>
                <w:rFonts w:ascii="Times New Roman" w:hAnsi="Times New Roman"/>
              </w:rPr>
            </w:pPr>
            <w:r>
              <w:rPr>
                <w:rFonts w:ascii="Times New Roman" w:hAnsi="Times New Roman"/>
              </w:rPr>
              <w:t>15-24 years</w:t>
            </w:r>
          </w:p>
        </w:tc>
        <w:tc>
          <w:tcPr>
            <w:tcW w:w="1800" w:type="dxa"/>
            <w:vAlign w:val="bottom"/>
          </w:tcPr>
          <w:p w14:paraId="2C2A1A47" w14:textId="6C8754D3" w:rsidR="00FF43B5" w:rsidRPr="00D5093E" w:rsidRDefault="00FF43B5" w:rsidP="002B2622">
            <w:pPr>
              <w:jc w:val="center"/>
              <w:rPr>
                <w:rFonts w:ascii="Times New Roman" w:hAnsi="Times New Roman"/>
              </w:rPr>
            </w:pPr>
            <w:r>
              <w:rPr>
                <w:rFonts w:eastAsia="Times New Roman"/>
                <w:color w:val="000000"/>
              </w:rPr>
              <w:t>7.25</w:t>
            </w:r>
            <w:r w:rsidR="00F96A1B">
              <w:rPr>
                <w:rFonts w:eastAsia="Times New Roman"/>
                <w:color w:val="000000"/>
              </w:rPr>
              <w:t xml:space="preserve"> (</w:t>
            </w:r>
            <w:r w:rsidR="00505A63">
              <w:rPr>
                <w:rFonts w:eastAsia="Times New Roman"/>
                <w:color w:val="000000"/>
              </w:rPr>
              <w:t>7.00, 7.50</w:t>
            </w:r>
            <w:r w:rsidR="00F96A1B">
              <w:rPr>
                <w:rFonts w:eastAsia="Times New Roman"/>
                <w:color w:val="000000"/>
              </w:rPr>
              <w:t>)</w:t>
            </w:r>
          </w:p>
        </w:tc>
        <w:tc>
          <w:tcPr>
            <w:tcW w:w="1890" w:type="dxa"/>
            <w:vAlign w:val="bottom"/>
          </w:tcPr>
          <w:p w14:paraId="23FEB1A7" w14:textId="32C05BF4" w:rsidR="00FF43B5" w:rsidRPr="00D5093E" w:rsidRDefault="00FF43B5" w:rsidP="002B2622">
            <w:pPr>
              <w:jc w:val="center"/>
              <w:rPr>
                <w:rFonts w:ascii="Times New Roman" w:hAnsi="Times New Roman"/>
              </w:rPr>
            </w:pPr>
            <w:r>
              <w:rPr>
                <w:rFonts w:eastAsia="Times New Roman"/>
                <w:color w:val="000000"/>
              </w:rPr>
              <w:t>1.25</w:t>
            </w:r>
            <w:r w:rsidR="00F96A1B">
              <w:rPr>
                <w:rFonts w:eastAsia="Times New Roman"/>
                <w:color w:val="000000"/>
              </w:rPr>
              <w:t xml:space="preserve"> (</w:t>
            </w:r>
            <w:r w:rsidR="00426E51">
              <w:rPr>
                <w:rFonts w:eastAsia="Times New Roman"/>
                <w:color w:val="000000"/>
              </w:rPr>
              <w:t>1.07, 1.43</w:t>
            </w:r>
            <w:r w:rsidR="00F96A1B">
              <w:rPr>
                <w:rFonts w:eastAsia="Times New Roman"/>
                <w:color w:val="000000"/>
              </w:rPr>
              <w:t>)</w:t>
            </w:r>
          </w:p>
        </w:tc>
        <w:tc>
          <w:tcPr>
            <w:tcW w:w="1800" w:type="dxa"/>
            <w:vAlign w:val="bottom"/>
          </w:tcPr>
          <w:p w14:paraId="5A74144F" w14:textId="323A268F" w:rsidR="00FF43B5" w:rsidRPr="00D5093E" w:rsidRDefault="00FF43B5" w:rsidP="002B2622">
            <w:pPr>
              <w:jc w:val="center"/>
              <w:rPr>
                <w:rFonts w:ascii="Times New Roman" w:hAnsi="Times New Roman"/>
              </w:rPr>
            </w:pPr>
            <w:r>
              <w:rPr>
                <w:rFonts w:eastAsia="Times New Roman"/>
                <w:color w:val="000000"/>
              </w:rPr>
              <w:t>-</w:t>
            </w:r>
          </w:p>
        </w:tc>
        <w:tc>
          <w:tcPr>
            <w:tcW w:w="1725" w:type="dxa"/>
            <w:vAlign w:val="bottom"/>
          </w:tcPr>
          <w:p w14:paraId="7CF20E8F" w14:textId="7E79F91F" w:rsidR="00FF43B5" w:rsidRPr="00D5093E" w:rsidRDefault="00FF43B5" w:rsidP="002B2622">
            <w:pPr>
              <w:jc w:val="center"/>
              <w:rPr>
                <w:rFonts w:ascii="Times New Roman" w:hAnsi="Times New Roman"/>
              </w:rPr>
            </w:pPr>
            <w:r>
              <w:rPr>
                <w:rFonts w:eastAsia="Times New Roman"/>
                <w:color w:val="000000"/>
              </w:rPr>
              <w:t>-</w:t>
            </w:r>
          </w:p>
        </w:tc>
      </w:tr>
      <w:tr w:rsidR="00A4662F" w14:paraId="77F05816" w14:textId="77777777" w:rsidTr="00A4662F">
        <w:tc>
          <w:tcPr>
            <w:tcW w:w="1795" w:type="dxa"/>
          </w:tcPr>
          <w:p w14:paraId="51F86D2D" w14:textId="2C6282CF" w:rsidR="00FF43B5" w:rsidRPr="00D5093E" w:rsidRDefault="00FF43B5" w:rsidP="005120F4">
            <w:pPr>
              <w:rPr>
                <w:rFonts w:ascii="Times New Roman" w:hAnsi="Times New Roman"/>
              </w:rPr>
            </w:pPr>
            <w:r>
              <w:rPr>
                <w:rFonts w:ascii="Times New Roman" w:hAnsi="Times New Roman"/>
              </w:rPr>
              <w:t>25-34 years</w:t>
            </w:r>
          </w:p>
        </w:tc>
        <w:tc>
          <w:tcPr>
            <w:tcW w:w="1800" w:type="dxa"/>
            <w:vAlign w:val="bottom"/>
          </w:tcPr>
          <w:p w14:paraId="7DE10F83" w14:textId="46C0B32C" w:rsidR="00FF43B5" w:rsidRPr="00D5093E" w:rsidRDefault="00FF43B5" w:rsidP="002B2622">
            <w:pPr>
              <w:jc w:val="center"/>
              <w:rPr>
                <w:rFonts w:ascii="Times New Roman" w:hAnsi="Times New Roman"/>
              </w:rPr>
            </w:pPr>
            <w:r>
              <w:rPr>
                <w:rFonts w:eastAsia="Times New Roman"/>
                <w:color w:val="000000"/>
              </w:rPr>
              <w:t>7.23</w:t>
            </w:r>
            <w:r w:rsidR="00F96A1B">
              <w:rPr>
                <w:rFonts w:eastAsia="Times New Roman"/>
                <w:color w:val="000000"/>
              </w:rPr>
              <w:t xml:space="preserve"> (</w:t>
            </w:r>
            <w:r w:rsidR="00505A63">
              <w:rPr>
                <w:rFonts w:eastAsia="Times New Roman"/>
                <w:color w:val="000000"/>
              </w:rPr>
              <w:t>6.73, 7.73</w:t>
            </w:r>
            <w:r w:rsidR="00F96A1B">
              <w:rPr>
                <w:rFonts w:eastAsia="Times New Roman"/>
                <w:color w:val="000000"/>
              </w:rPr>
              <w:t>)</w:t>
            </w:r>
          </w:p>
        </w:tc>
        <w:tc>
          <w:tcPr>
            <w:tcW w:w="1890" w:type="dxa"/>
            <w:vAlign w:val="bottom"/>
          </w:tcPr>
          <w:p w14:paraId="42812B58" w14:textId="7D7FF308" w:rsidR="00FF43B5" w:rsidRPr="00D5093E" w:rsidRDefault="00FF43B5" w:rsidP="002B2622">
            <w:pPr>
              <w:jc w:val="center"/>
              <w:rPr>
                <w:rFonts w:ascii="Times New Roman" w:hAnsi="Times New Roman"/>
              </w:rPr>
            </w:pPr>
            <w:r>
              <w:rPr>
                <w:rFonts w:eastAsia="Times New Roman"/>
                <w:color w:val="000000"/>
              </w:rPr>
              <w:t>1.23</w:t>
            </w:r>
            <w:r w:rsidR="00F96A1B">
              <w:rPr>
                <w:rFonts w:eastAsia="Times New Roman"/>
                <w:color w:val="000000"/>
              </w:rPr>
              <w:t xml:space="preserve"> (</w:t>
            </w:r>
            <w:r w:rsidR="00426E51">
              <w:rPr>
                <w:rFonts w:eastAsia="Times New Roman"/>
                <w:color w:val="000000"/>
              </w:rPr>
              <w:t>0.93, 1.53</w:t>
            </w:r>
            <w:r w:rsidR="00F96A1B">
              <w:rPr>
                <w:rFonts w:eastAsia="Times New Roman"/>
                <w:color w:val="000000"/>
              </w:rPr>
              <w:t>)</w:t>
            </w:r>
          </w:p>
        </w:tc>
        <w:tc>
          <w:tcPr>
            <w:tcW w:w="1800" w:type="dxa"/>
            <w:vAlign w:val="bottom"/>
          </w:tcPr>
          <w:p w14:paraId="129E04FE" w14:textId="44D058B4" w:rsidR="00FF43B5" w:rsidRPr="00D5093E" w:rsidRDefault="00FF43B5" w:rsidP="002B2622">
            <w:pPr>
              <w:jc w:val="center"/>
              <w:rPr>
                <w:rFonts w:ascii="Times New Roman" w:hAnsi="Times New Roman"/>
              </w:rPr>
            </w:pPr>
            <w:r>
              <w:rPr>
                <w:rFonts w:eastAsia="Times New Roman"/>
                <w:color w:val="000000"/>
              </w:rPr>
              <w:t>-</w:t>
            </w:r>
          </w:p>
        </w:tc>
        <w:tc>
          <w:tcPr>
            <w:tcW w:w="1725" w:type="dxa"/>
            <w:vAlign w:val="bottom"/>
          </w:tcPr>
          <w:p w14:paraId="70689A32" w14:textId="5FB4C767" w:rsidR="00FF43B5" w:rsidRPr="00D5093E" w:rsidRDefault="00FF43B5" w:rsidP="002B2622">
            <w:pPr>
              <w:jc w:val="center"/>
              <w:rPr>
                <w:rFonts w:ascii="Times New Roman" w:hAnsi="Times New Roman"/>
              </w:rPr>
            </w:pPr>
            <w:r>
              <w:rPr>
                <w:rFonts w:eastAsia="Times New Roman"/>
                <w:color w:val="000000"/>
              </w:rPr>
              <w:t>-</w:t>
            </w:r>
          </w:p>
        </w:tc>
      </w:tr>
      <w:tr w:rsidR="00A4662F" w14:paraId="619803FA" w14:textId="77777777" w:rsidTr="00A4662F">
        <w:trPr>
          <w:trHeight w:val="476"/>
        </w:trPr>
        <w:tc>
          <w:tcPr>
            <w:tcW w:w="1795" w:type="dxa"/>
          </w:tcPr>
          <w:p w14:paraId="5A7041CC" w14:textId="5A411178" w:rsidR="00FF43B5" w:rsidRPr="00D5093E" w:rsidRDefault="00FF43B5" w:rsidP="005120F4">
            <w:pPr>
              <w:rPr>
                <w:rFonts w:ascii="Times New Roman" w:hAnsi="Times New Roman"/>
              </w:rPr>
            </w:pPr>
            <w:r>
              <w:rPr>
                <w:rFonts w:ascii="Times New Roman" w:hAnsi="Times New Roman"/>
              </w:rPr>
              <w:t>35-44 years</w:t>
            </w:r>
          </w:p>
        </w:tc>
        <w:tc>
          <w:tcPr>
            <w:tcW w:w="1800" w:type="dxa"/>
            <w:vAlign w:val="bottom"/>
          </w:tcPr>
          <w:p w14:paraId="59135446" w14:textId="14A12F45" w:rsidR="00FF43B5" w:rsidRPr="00D5093E" w:rsidRDefault="00FF43B5" w:rsidP="002B2622">
            <w:pPr>
              <w:jc w:val="center"/>
              <w:rPr>
                <w:rFonts w:ascii="Times New Roman" w:hAnsi="Times New Roman"/>
              </w:rPr>
            </w:pPr>
            <w:r>
              <w:rPr>
                <w:rFonts w:eastAsia="Times New Roman"/>
                <w:color w:val="000000"/>
              </w:rPr>
              <w:t>-</w:t>
            </w:r>
          </w:p>
        </w:tc>
        <w:tc>
          <w:tcPr>
            <w:tcW w:w="1890" w:type="dxa"/>
            <w:vAlign w:val="bottom"/>
          </w:tcPr>
          <w:p w14:paraId="1F99080D" w14:textId="3BF77AAF" w:rsidR="00FF43B5" w:rsidRPr="00D5093E" w:rsidRDefault="00FF43B5" w:rsidP="002B2622">
            <w:pPr>
              <w:jc w:val="center"/>
              <w:rPr>
                <w:rFonts w:ascii="Times New Roman" w:hAnsi="Times New Roman"/>
              </w:rPr>
            </w:pPr>
            <w:r>
              <w:rPr>
                <w:rFonts w:eastAsia="Times New Roman"/>
                <w:color w:val="000000"/>
              </w:rPr>
              <w:t>-</w:t>
            </w:r>
          </w:p>
        </w:tc>
        <w:tc>
          <w:tcPr>
            <w:tcW w:w="1800" w:type="dxa"/>
            <w:vAlign w:val="bottom"/>
          </w:tcPr>
          <w:p w14:paraId="7A1ABC79" w14:textId="119FA0D3" w:rsidR="00FF43B5" w:rsidRPr="00D5093E" w:rsidRDefault="00FF43B5" w:rsidP="002B2622">
            <w:pPr>
              <w:jc w:val="center"/>
              <w:rPr>
                <w:rFonts w:ascii="Times New Roman" w:hAnsi="Times New Roman"/>
              </w:rPr>
            </w:pPr>
            <w:r>
              <w:rPr>
                <w:rFonts w:eastAsia="Times New Roman"/>
                <w:color w:val="000000"/>
              </w:rPr>
              <w:t>1.10</w:t>
            </w:r>
            <w:r w:rsidR="00F96A1B">
              <w:rPr>
                <w:rFonts w:eastAsia="Times New Roman"/>
                <w:color w:val="000000"/>
              </w:rPr>
              <w:t xml:space="preserve"> (</w:t>
            </w:r>
            <w:r w:rsidR="0080293E">
              <w:rPr>
                <w:rFonts w:eastAsia="Times New Roman"/>
                <w:color w:val="000000"/>
              </w:rPr>
              <w:t>0.11,2.12</w:t>
            </w:r>
            <w:r w:rsidR="00F96A1B">
              <w:rPr>
                <w:rFonts w:eastAsia="Times New Roman"/>
                <w:color w:val="000000"/>
              </w:rPr>
              <w:t>)</w:t>
            </w:r>
          </w:p>
        </w:tc>
        <w:tc>
          <w:tcPr>
            <w:tcW w:w="1725" w:type="dxa"/>
            <w:vAlign w:val="bottom"/>
          </w:tcPr>
          <w:p w14:paraId="4CD6A580" w14:textId="6E7ACDE3" w:rsidR="00FF43B5" w:rsidRPr="00D5093E" w:rsidRDefault="00FF43B5" w:rsidP="002B2622">
            <w:pPr>
              <w:jc w:val="center"/>
              <w:rPr>
                <w:rFonts w:ascii="Times New Roman" w:hAnsi="Times New Roman"/>
              </w:rPr>
            </w:pPr>
            <w:r>
              <w:rPr>
                <w:rFonts w:eastAsia="Times New Roman"/>
                <w:color w:val="000000"/>
              </w:rPr>
              <w:t>7.10</w:t>
            </w:r>
            <w:r w:rsidR="00F96A1B">
              <w:rPr>
                <w:rFonts w:eastAsia="Times New Roman"/>
                <w:color w:val="000000"/>
              </w:rPr>
              <w:t xml:space="preserve"> (</w:t>
            </w:r>
            <w:r w:rsidR="00FD5404">
              <w:rPr>
                <w:rFonts w:eastAsia="Times New Roman"/>
                <w:color w:val="000000"/>
              </w:rPr>
              <w:t>6.74, 7.48</w:t>
            </w:r>
            <w:r w:rsidR="00F96A1B">
              <w:rPr>
                <w:rFonts w:eastAsia="Times New Roman"/>
                <w:color w:val="000000"/>
              </w:rPr>
              <w:t>)</w:t>
            </w:r>
          </w:p>
        </w:tc>
      </w:tr>
      <w:tr w:rsidR="00A4662F" w14:paraId="1E505620" w14:textId="77777777" w:rsidTr="00A4662F">
        <w:tc>
          <w:tcPr>
            <w:tcW w:w="1795" w:type="dxa"/>
          </w:tcPr>
          <w:p w14:paraId="1FDD7DEA" w14:textId="0D48135F" w:rsidR="00FF43B5" w:rsidRPr="00D5093E" w:rsidRDefault="00FF43B5" w:rsidP="005120F4">
            <w:pPr>
              <w:rPr>
                <w:rFonts w:ascii="Times New Roman" w:hAnsi="Times New Roman"/>
              </w:rPr>
            </w:pPr>
            <w:r>
              <w:rPr>
                <w:rFonts w:ascii="Times New Roman" w:hAnsi="Times New Roman"/>
              </w:rPr>
              <w:t>45-54 years</w:t>
            </w:r>
          </w:p>
        </w:tc>
        <w:tc>
          <w:tcPr>
            <w:tcW w:w="1800" w:type="dxa"/>
            <w:vAlign w:val="bottom"/>
          </w:tcPr>
          <w:p w14:paraId="017FF733" w14:textId="47B81C93" w:rsidR="00FF43B5" w:rsidRPr="00D5093E" w:rsidRDefault="00FF43B5" w:rsidP="002B2622">
            <w:pPr>
              <w:jc w:val="center"/>
              <w:rPr>
                <w:rFonts w:ascii="Times New Roman" w:hAnsi="Times New Roman"/>
              </w:rPr>
            </w:pPr>
            <w:r>
              <w:rPr>
                <w:rFonts w:eastAsia="Times New Roman"/>
                <w:color w:val="000000"/>
              </w:rPr>
              <w:t>1.61</w:t>
            </w:r>
            <w:r w:rsidR="00F96A1B">
              <w:rPr>
                <w:rFonts w:eastAsia="Times New Roman"/>
                <w:color w:val="000000"/>
              </w:rPr>
              <w:t xml:space="preserve"> (</w:t>
            </w:r>
            <w:r w:rsidR="00505A63">
              <w:rPr>
                <w:rFonts w:eastAsia="Times New Roman"/>
                <w:color w:val="000000"/>
              </w:rPr>
              <w:t>1.23, 1.94</w:t>
            </w:r>
            <w:r w:rsidR="00F96A1B">
              <w:rPr>
                <w:rFonts w:eastAsia="Times New Roman"/>
                <w:color w:val="000000"/>
              </w:rPr>
              <w:t>)</w:t>
            </w:r>
          </w:p>
        </w:tc>
        <w:tc>
          <w:tcPr>
            <w:tcW w:w="1890" w:type="dxa"/>
            <w:vAlign w:val="bottom"/>
          </w:tcPr>
          <w:p w14:paraId="0F3449A9" w14:textId="472D5783" w:rsidR="00FF43B5" w:rsidRPr="00D5093E" w:rsidRDefault="00FF43B5" w:rsidP="002B2622">
            <w:pPr>
              <w:jc w:val="center"/>
              <w:rPr>
                <w:rFonts w:ascii="Times New Roman" w:hAnsi="Times New Roman"/>
              </w:rPr>
            </w:pPr>
            <w:r>
              <w:rPr>
                <w:rFonts w:eastAsia="Times New Roman"/>
                <w:color w:val="000000"/>
              </w:rPr>
              <w:t>7.61</w:t>
            </w:r>
            <w:r w:rsidR="00F96A1B">
              <w:rPr>
                <w:rFonts w:eastAsia="Times New Roman"/>
                <w:color w:val="000000"/>
              </w:rPr>
              <w:t xml:space="preserve"> (</w:t>
            </w:r>
            <w:r w:rsidR="00426E51">
              <w:rPr>
                <w:rFonts w:eastAsia="Times New Roman"/>
                <w:color w:val="000000"/>
              </w:rPr>
              <w:t>7.40, 7.83</w:t>
            </w:r>
            <w:r w:rsidR="00F96A1B">
              <w:rPr>
                <w:rFonts w:eastAsia="Times New Roman"/>
                <w:color w:val="000000"/>
              </w:rPr>
              <w:t>)</w:t>
            </w:r>
          </w:p>
        </w:tc>
        <w:tc>
          <w:tcPr>
            <w:tcW w:w="1800" w:type="dxa"/>
            <w:vAlign w:val="bottom"/>
          </w:tcPr>
          <w:p w14:paraId="05516165" w14:textId="38CFE7B7" w:rsidR="00FF43B5" w:rsidRPr="00D5093E" w:rsidRDefault="00FF43B5" w:rsidP="002B2622">
            <w:pPr>
              <w:jc w:val="center"/>
              <w:rPr>
                <w:rFonts w:ascii="Times New Roman" w:hAnsi="Times New Roman"/>
              </w:rPr>
            </w:pPr>
            <w:r>
              <w:rPr>
                <w:rFonts w:eastAsia="Times New Roman"/>
                <w:color w:val="000000"/>
              </w:rPr>
              <w:t>1.38</w:t>
            </w:r>
            <w:r w:rsidR="00F96A1B">
              <w:rPr>
                <w:rFonts w:eastAsia="Times New Roman"/>
                <w:color w:val="000000"/>
              </w:rPr>
              <w:t xml:space="preserve"> (</w:t>
            </w:r>
            <w:r w:rsidR="009B1D00">
              <w:rPr>
                <w:rFonts w:eastAsia="Times New Roman"/>
                <w:color w:val="000000"/>
              </w:rPr>
              <w:t>0.98, 1.74</w:t>
            </w:r>
            <w:r w:rsidR="00F96A1B">
              <w:rPr>
                <w:rFonts w:eastAsia="Times New Roman"/>
                <w:color w:val="000000"/>
              </w:rPr>
              <w:t>)</w:t>
            </w:r>
          </w:p>
        </w:tc>
        <w:tc>
          <w:tcPr>
            <w:tcW w:w="1725" w:type="dxa"/>
            <w:vAlign w:val="bottom"/>
          </w:tcPr>
          <w:p w14:paraId="63FA8F17" w14:textId="7D8A1A94" w:rsidR="00FF43B5" w:rsidRPr="00D5093E" w:rsidRDefault="00FF43B5" w:rsidP="002B2622">
            <w:pPr>
              <w:jc w:val="center"/>
              <w:rPr>
                <w:rFonts w:ascii="Times New Roman" w:hAnsi="Times New Roman"/>
              </w:rPr>
            </w:pPr>
            <w:r>
              <w:rPr>
                <w:rFonts w:eastAsia="Times New Roman"/>
                <w:color w:val="000000"/>
              </w:rPr>
              <w:t>7.38</w:t>
            </w:r>
            <w:r w:rsidR="00F96A1B">
              <w:rPr>
                <w:rFonts w:eastAsia="Times New Roman"/>
                <w:color w:val="000000"/>
              </w:rPr>
              <w:t xml:space="preserve"> (</w:t>
            </w:r>
            <w:r w:rsidR="00FD5404">
              <w:rPr>
                <w:rFonts w:eastAsia="Times New Roman"/>
                <w:color w:val="000000"/>
              </w:rPr>
              <w:t>7.19, 7.57</w:t>
            </w:r>
            <w:r w:rsidR="00F96A1B">
              <w:rPr>
                <w:rFonts w:eastAsia="Times New Roman"/>
                <w:color w:val="000000"/>
              </w:rPr>
              <w:t>)</w:t>
            </w:r>
          </w:p>
        </w:tc>
      </w:tr>
      <w:tr w:rsidR="0005500F" w14:paraId="44C6736E" w14:textId="77777777" w:rsidTr="00A4662F">
        <w:trPr>
          <w:trHeight w:val="485"/>
        </w:trPr>
        <w:tc>
          <w:tcPr>
            <w:tcW w:w="1795" w:type="dxa"/>
          </w:tcPr>
          <w:p w14:paraId="0B04CB44" w14:textId="211BD0C5" w:rsidR="00FF43B5" w:rsidRPr="00D5093E" w:rsidRDefault="00FF43B5" w:rsidP="005120F4">
            <w:pPr>
              <w:rPr>
                <w:rFonts w:ascii="Times New Roman" w:hAnsi="Times New Roman"/>
              </w:rPr>
            </w:pPr>
            <w:r>
              <w:rPr>
                <w:rFonts w:ascii="Times New Roman" w:hAnsi="Times New Roman"/>
              </w:rPr>
              <w:t>55-64 years</w:t>
            </w:r>
          </w:p>
        </w:tc>
        <w:tc>
          <w:tcPr>
            <w:tcW w:w="1800" w:type="dxa"/>
            <w:vAlign w:val="bottom"/>
          </w:tcPr>
          <w:p w14:paraId="7ED4FCD7" w14:textId="506032BF" w:rsidR="00FF43B5" w:rsidRPr="00D5093E" w:rsidRDefault="00FF43B5" w:rsidP="002B2622">
            <w:pPr>
              <w:jc w:val="center"/>
              <w:rPr>
                <w:rFonts w:ascii="Times New Roman" w:hAnsi="Times New Roman"/>
              </w:rPr>
            </w:pPr>
            <w:r>
              <w:rPr>
                <w:rFonts w:eastAsia="Times New Roman"/>
                <w:color w:val="000000"/>
              </w:rPr>
              <w:t>1.62</w:t>
            </w:r>
            <w:r w:rsidR="00F96A1B">
              <w:rPr>
                <w:rFonts w:eastAsia="Times New Roman"/>
                <w:color w:val="000000"/>
              </w:rPr>
              <w:t xml:space="preserve"> (</w:t>
            </w:r>
            <w:r w:rsidR="00505A63">
              <w:rPr>
                <w:rFonts w:eastAsia="Times New Roman"/>
                <w:color w:val="000000"/>
              </w:rPr>
              <w:t>1.48, 1.75</w:t>
            </w:r>
            <w:r w:rsidR="00F96A1B">
              <w:rPr>
                <w:rFonts w:eastAsia="Times New Roman"/>
                <w:color w:val="000000"/>
              </w:rPr>
              <w:t>)</w:t>
            </w:r>
          </w:p>
        </w:tc>
        <w:tc>
          <w:tcPr>
            <w:tcW w:w="1890" w:type="dxa"/>
            <w:vAlign w:val="bottom"/>
          </w:tcPr>
          <w:p w14:paraId="51F6A7AC" w14:textId="130594D4" w:rsidR="00FF43B5" w:rsidRPr="00D5093E" w:rsidRDefault="00FF43B5" w:rsidP="002B2622">
            <w:pPr>
              <w:jc w:val="center"/>
              <w:rPr>
                <w:rFonts w:ascii="Times New Roman" w:hAnsi="Times New Roman"/>
              </w:rPr>
            </w:pPr>
            <w:r>
              <w:rPr>
                <w:rFonts w:eastAsia="Times New Roman"/>
                <w:color w:val="000000"/>
              </w:rPr>
              <w:t>7.62</w:t>
            </w:r>
            <w:r w:rsidR="00F96A1B">
              <w:rPr>
                <w:rFonts w:eastAsia="Times New Roman"/>
                <w:color w:val="000000"/>
              </w:rPr>
              <w:t xml:space="preserve"> (</w:t>
            </w:r>
            <w:r w:rsidR="00426E51">
              <w:rPr>
                <w:rFonts w:eastAsia="Times New Roman"/>
                <w:color w:val="000000"/>
              </w:rPr>
              <w:t>7.53, 7.71</w:t>
            </w:r>
            <w:r w:rsidR="00F96A1B">
              <w:rPr>
                <w:rFonts w:eastAsia="Times New Roman"/>
                <w:color w:val="000000"/>
              </w:rPr>
              <w:t>)</w:t>
            </w:r>
          </w:p>
        </w:tc>
        <w:tc>
          <w:tcPr>
            <w:tcW w:w="1800" w:type="dxa"/>
            <w:vAlign w:val="bottom"/>
          </w:tcPr>
          <w:p w14:paraId="23460232" w14:textId="575C70FC" w:rsidR="00FF43B5" w:rsidRPr="00D5093E" w:rsidRDefault="00FF43B5" w:rsidP="002B2622">
            <w:pPr>
              <w:jc w:val="center"/>
              <w:rPr>
                <w:rFonts w:ascii="Times New Roman" w:hAnsi="Times New Roman"/>
              </w:rPr>
            </w:pPr>
            <w:r>
              <w:rPr>
                <w:rFonts w:eastAsia="Times New Roman"/>
                <w:color w:val="000000"/>
              </w:rPr>
              <w:t>1.56</w:t>
            </w:r>
            <w:r w:rsidR="00F96A1B">
              <w:rPr>
                <w:rFonts w:eastAsia="Times New Roman"/>
                <w:color w:val="000000"/>
              </w:rPr>
              <w:t xml:space="preserve"> (</w:t>
            </w:r>
            <w:r w:rsidR="00953FD4">
              <w:rPr>
                <w:rFonts w:eastAsia="Times New Roman"/>
                <w:color w:val="000000"/>
              </w:rPr>
              <w:t>1.39, 1.74</w:t>
            </w:r>
            <w:r w:rsidR="00F96A1B">
              <w:rPr>
                <w:rFonts w:eastAsia="Times New Roman"/>
                <w:color w:val="000000"/>
              </w:rPr>
              <w:t>)</w:t>
            </w:r>
          </w:p>
        </w:tc>
        <w:tc>
          <w:tcPr>
            <w:tcW w:w="1725" w:type="dxa"/>
            <w:vAlign w:val="bottom"/>
          </w:tcPr>
          <w:p w14:paraId="7E8B659F" w14:textId="35436A9F" w:rsidR="00FF43B5" w:rsidRPr="00D5093E" w:rsidRDefault="00FF43B5" w:rsidP="002B2622">
            <w:pPr>
              <w:jc w:val="center"/>
              <w:rPr>
                <w:rFonts w:ascii="Times New Roman" w:hAnsi="Times New Roman"/>
              </w:rPr>
            </w:pPr>
            <w:r>
              <w:rPr>
                <w:rFonts w:eastAsia="Times New Roman"/>
                <w:color w:val="000000"/>
              </w:rPr>
              <w:t>7.56</w:t>
            </w:r>
            <w:r w:rsidR="00F96A1B">
              <w:rPr>
                <w:rFonts w:eastAsia="Times New Roman"/>
                <w:color w:val="000000"/>
              </w:rPr>
              <w:t xml:space="preserve"> (</w:t>
            </w:r>
            <w:r w:rsidR="00FD5404">
              <w:rPr>
                <w:rFonts w:eastAsia="Times New Roman"/>
                <w:color w:val="000000"/>
              </w:rPr>
              <w:t>7.47, 7.65</w:t>
            </w:r>
            <w:r w:rsidR="00F96A1B">
              <w:rPr>
                <w:rFonts w:eastAsia="Times New Roman"/>
                <w:color w:val="000000"/>
              </w:rPr>
              <w:t>)</w:t>
            </w:r>
          </w:p>
        </w:tc>
      </w:tr>
      <w:tr w:rsidR="00A4662F" w14:paraId="5C8DB135" w14:textId="77777777" w:rsidTr="00A4662F">
        <w:tc>
          <w:tcPr>
            <w:tcW w:w="1795" w:type="dxa"/>
          </w:tcPr>
          <w:p w14:paraId="0C4727BE" w14:textId="7957CD97" w:rsidR="00FF43B5" w:rsidRPr="00D5093E" w:rsidRDefault="00FF43B5" w:rsidP="005120F4">
            <w:pPr>
              <w:rPr>
                <w:rFonts w:ascii="Times New Roman" w:hAnsi="Times New Roman"/>
              </w:rPr>
            </w:pPr>
            <w:r>
              <w:rPr>
                <w:rFonts w:ascii="Times New Roman" w:hAnsi="Times New Roman"/>
              </w:rPr>
              <w:t>65-74 years</w:t>
            </w:r>
          </w:p>
        </w:tc>
        <w:tc>
          <w:tcPr>
            <w:tcW w:w="1800" w:type="dxa"/>
            <w:vAlign w:val="bottom"/>
          </w:tcPr>
          <w:p w14:paraId="5C2A19B8" w14:textId="3517B4C0" w:rsidR="00FF43B5" w:rsidRPr="00D5093E" w:rsidRDefault="00FF43B5" w:rsidP="002B2622">
            <w:pPr>
              <w:jc w:val="center"/>
              <w:rPr>
                <w:rFonts w:ascii="Times New Roman" w:hAnsi="Times New Roman"/>
              </w:rPr>
            </w:pPr>
            <w:r>
              <w:rPr>
                <w:rFonts w:eastAsia="Times New Roman"/>
                <w:color w:val="000000"/>
              </w:rPr>
              <w:t>1.67</w:t>
            </w:r>
            <w:r w:rsidR="00F96A1B">
              <w:rPr>
                <w:rFonts w:eastAsia="Times New Roman"/>
                <w:color w:val="000000"/>
              </w:rPr>
              <w:t xml:space="preserve"> (</w:t>
            </w:r>
            <w:r w:rsidR="00505A63">
              <w:rPr>
                <w:rFonts w:eastAsia="Times New Roman"/>
                <w:color w:val="000000"/>
              </w:rPr>
              <w:t>1.61, 1.74</w:t>
            </w:r>
            <w:r w:rsidR="00F96A1B">
              <w:rPr>
                <w:rFonts w:eastAsia="Times New Roman"/>
                <w:color w:val="000000"/>
              </w:rPr>
              <w:t>)</w:t>
            </w:r>
          </w:p>
        </w:tc>
        <w:tc>
          <w:tcPr>
            <w:tcW w:w="1890" w:type="dxa"/>
            <w:vAlign w:val="bottom"/>
          </w:tcPr>
          <w:p w14:paraId="20CC6344" w14:textId="777B58BB" w:rsidR="00FF43B5" w:rsidRPr="00D5093E" w:rsidRDefault="00FF43B5" w:rsidP="002B2622">
            <w:pPr>
              <w:jc w:val="center"/>
              <w:rPr>
                <w:rFonts w:ascii="Times New Roman" w:hAnsi="Times New Roman"/>
              </w:rPr>
            </w:pPr>
            <w:r>
              <w:rPr>
                <w:rFonts w:eastAsia="Times New Roman"/>
                <w:color w:val="000000"/>
              </w:rPr>
              <w:t>7.67</w:t>
            </w:r>
            <w:r w:rsidR="00F96A1B">
              <w:rPr>
                <w:rFonts w:eastAsia="Times New Roman"/>
                <w:color w:val="000000"/>
              </w:rPr>
              <w:t xml:space="preserve"> (</w:t>
            </w:r>
            <w:r w:rsidR="00426E51">
              <w:rPr>
                <w:rFonts w:eastAsia="Times New Roman"/>
                <w:color w:val="000000"/>
              </w:rPr>
              <w:t>7.63, 7.72</w:t>
            </w:r>
            <w:r w:rsidR="00F96A1B">
              <w:rPr>
                <w:rFonts w:eastAsia="Times New Roman"/>
                <w:color w:val="000000"/>
              </w:rPr>
              <w:t>)</w:t>
            </w:r>
          </w:p>
        </w:tc>
        <w:tc>
          <w:tcPr>
            <w:tcW w:w="1800" w:type="dxa"/>
            <w:vAlign w:val="bottom"/>
          </w:tcPr>
          <w:p w14:paraId="30D1F48A" w14:textId="42822DC7" w:rsidR="00FF43B5" w:rsidRPr="00D5093E" w:rsidRDefault="00FF43B5" w:rsidP="002B2622">
            <w:pPr>
              <w:jc w:val="center"/>
              <w:rPr>
                <w:rFonts w:ascii="Times New Roman" w:hAnsi="Times New Roman"/>
              </w:rPr>
            </w:pPr>
            <w:r>
              <w:rPr>
                <w:rFonts w:eastAsia="Times New Roman"/>
                <w:color w:val="000000"/>
              </w:rPr>
              <w:t>1.62</w:t>
            </w:r>
            <w:r w:rsidR="00F96A1B">
              <w:rPr>
                <w:rFonts w:eastAsia="Times New Roman"/>
                <w:color w:val="000000"/>
              </w:rPr>
              <w:t xml:space="preserve"> (</w:t>
            </w:r>
            <w:r w:rsidR="00860396">
              <w:rPr>
                <w:rFonts w:eastAsia="Times New Roman"/>
                <w:color w:val="000000"/>
              </w:rPr>
              <w:t>1.53, 1.71</w:t>
            </w:r>
            <w:r w:rsidR="00F96A1B">
              <w:rPr>
                <w:rFonts w:eastAsia="Times New Roman"/>
                <w:color w:val="000000"/>
              </w:rPr>
              <w:t>)</w:t>
            </w:r>
          </w:p>
        </w:tc>
        <w:tc>
          <w:tcPr>
            <w:tcW w:w="1725" w:type="dxa"/>
            <w:vAlign w:val="bottom"/>
          </w:tcPr>
          <w:p w14:paraId="5C08E6DE" w14:textId="39777741" w:rsidR="00FF43B5" w:rsidRPr="00D5093E" w:rsidRDefault="00FF43B5" w:rsidP="002B2622">
            <w:pPr>
              <w:jc w:val="center"/>
              <w:rPr>
                <w:rFonts w:ascii="Times New Roman" w:hAnsi="Times New Roman"/>
              </w:rPr>
            </w:pPr>
            <w:r>
              <w:rPr>
                <w:rFonts w:eastAsia="Times New Roman"/>
                <w:color w:val="000000"/>
              </w:rPr>
              <w:t>7.62</w:t>
            </w:r>
            <w:r w:rsidR="00F96A1B">
              <w:rPr>
                <w:rFonts w:eastAsia="Times New Roman"/>
                <w:color w:val="000000"/>
              </w:rPr>
              <w:t xml:space="preserve"> (</w:t>
            </w:r>
            <w:r w:rsidR="00FD5404">
              <w:rPr>
                <w:rFonts w:eastAsia="Times New Roman"/>
                <w:color w:val="000000"/>
              </w:rPr>
              <w:t>7.57, 7.66</w:t>
            </w:r>
            <w:r w:rsidR="00F96A1B">
              <w:rPr>
                <w:rFonts w:eastAsia="Times New Roman"/>
                <w:color w:val="000000"/>
              </w:rPr>
              <w:t>)</w:t>
            </w:r>
          </w:p>
        </w:tc>
      </w:tr>
      <w:tr w:rsidR="00A4662F" w14:paraId="58196BFF" w14:textId="77777777" w:rsidTr="00A4662F">
        <w:trPr>
          <w:trHeight w:val="485"/>
        </w:trPr>
        <w:tc>
          <w:tcPr>
            <w:tcW w:w="1795" w:type="dxa"/>
          </w:tcPr>
          <w:p w14:paraId="42D420EF" w14:textId="387715B6" w:rsidR="00FF43B5" w:rsidRPr="00D5093E" w:rsidRDefault="00FF43B5" w:rsidP="005120F4">
            <w:pPr>
              <w:rPr>
                <w:rFonts w:ascii="Times New Roman" w:hAnsi="Times New Roman"/>
              </w:rPr>
            </w:pPr>
            <w:r>
              <w:rPr>
                <w:rFonts w:ascii="Times New Roman" w:hAnsi="Times New Roman"/>
              </w:rPr>
              <w:t>75-84 years</w:t>
            </w:r>
          </w:p>
        </w:tc>
        <w:tc>
          <w:tcPr>
            <w:tcW w:w="1800" w:type="dxa"/>
            <w:vAlign w:val="bottom"/>
          </w:tcPr>
          <w:p w14:paraId="1D56DC3F" w14:textId="06B80F05" w:rsidR="00FF43B5" w:rsidRPr="00D5093E" w:rsidRDefault="00FF43B5" w:rsidP="002B2622">
            <w:pPr>
              <w:jc w:val="center"/>
              <w:rPr>
                <w:rFonts w:ascii="Times New Roman" w:hAnsi="Times New Roman"/>
              </w:rPr>
            </w:pPr>
            <w:r>
              <w:rPr>
                <w:rFonts w:eastAsia="Times New Roman"/>
                <w:color w:val="000000"/>
              </w:rPr>
              <w:t>1.57</w:t>
            </w:r>
            <w:r w:rsidR="00F96A1B">
              <w:rPr>
                <w:rFonts w:eastAsia="Times New Roman"/>
                <w:color w:val="000000"/>
              </w:rPr>
              <w:t xml:space="preserve"> (</w:t>
            </w:r>
            <w:r w:rsidR="00505A63">
              <w:rPr>
                <w:rFonts w:eastAsia="Times New Roman"/>
                <w:color w:val="000000"/>
              </w:rPr>
              <w:t>1.53, 1.60</w:t>
            </w:r>
            <w:r w:rsidR="00F96A1B">
              <w:rPr>
                <w:rFonts w:eastAsia="Times New Roman"/>
                <w:color w:val="000000"/>
              </w:rPr>
              <w:t>)</w:t>
            </w:r>
          </w:p>
        </w:tc>
        <w:tc>
          <w:tcPr>
            <w:tcW w:w="1890" w:type="dxa"/>
            <w:vAlign w:val="bottom"/>
          </w:tcPr>
          <w:p w14:paraId="5F005321" w14:textId="1F091B09" w:rsidR="00FF43B5" w:rsidRPr="00D5093E" w:rsidRDefault="00FF43B5" w:rsidP="002B2622">
            <w:pPr>
              <w:jc w:val="center"/>
              <w:rPr>
                <w:rFonts w:ascii="Times New Roman" w:hAnsi="Times New Roman"/>
              </w:rPr>
            </w:pPr>
            <w:r>
              <w:rPr>
                <w:rFonts w:eastAsia="Times New Roman"/>
                <w:color w:val="000000"/>
              </w:rPr>
              <w:t>7.57</w:t>
            </w:r>
            <w:r w:rsidR="00F96A1B">
              <w:rPr>
                <w:rFonts w:eastAsia="Times New Roman"/>
                <w:color w:val="000000"/>
              </w:rPr>
              <w:t xml:space="preserve"> (</w:t>
            </w:r>
            <w:r w:rsidR="00426E51">
              <w:rPr>
                <w:rFonts w:eastAsia="Times New Roman"/>
                <w:color w:val="000000"/>
              </w:rPr>
              <w:t>7.54, 7.59</w:t>
            </w:r>
            <w:r w:rsidR="00F96A1B">
              <w:rPr>
                <w:rFonts w:eastAsia="Times New Roman"/>
                <w:color w:val="000000"/>
              </w:rPr>
              <w:t>)</w:t>
            </w:r>
          </w:p>
        </w:tc>
        <w:tc>
          <w:tcPr>
            <w:tcW w:w="1800" w:type="dxa"/>
            <w:vAlign w:val="bottom"/>
          </w:tcPr>
          <w:p w14:paraId="178046FB" w14:textId="48D5EA75" w:rsidR="00FF43B5" w:rsidRPr="00D5093E" w:rsidRDefault="00FF43B5" w:rsidP="002B2622">
            <w:pPr>
              <w:jc w:val="center"/>
              <w:rPr>
                <w:rFonts w:ascii="Times New Roman" w:hAnsi="Times New Roman"/>
              </w:rPr>
            </w:pPr>
            <w:r>
              <w:rPr>
                <w:rFonts w:eastAsia="Times New Roman"/>
                <w:color w:val="000000"/>
              </w:rPr>
              <w:t>1.55</w:t>
            </w:r>
            <w:r w:rsidR="00F96A1B">
              <w:rPr>
                <w:rFonts w:eastAsia="Times New Roman"/>
                <w:color w:val="000000"/>
              </w:rPr>
              <w:t xml:space="preserve"> (</w:t>
            </w:r>
            <w:r w:rsidR="00B61D40">
              <w:rPr>
                <w:rFonts w:eastAsia="Times New Roman"/>
                <w:color w:val="000000"/>
              </w:rPr>
              <w:t>1.51, 1.59</w:t>
            </w:r>
            <w:r w:rsidR="00F96A1B">
              <w:rPr>
                <w:rFonts w:eastAsia="Times New Roman"/>
                <w:color w:val="000000"/>
              </w:rPr>
              <w:t>)</w:t>
            </w:r>
          </w:p>
        </w:tc>
        <w:tc>
          <w:tcPr>
            <w:tcW w:w="1725" w:type="dxa"/>
            <w:vAlign w:val="bottom"/>
          </w:tcPr>
          <w:p w14:paraId="2A81FED1" w14:textId="54A5533D" w:rsidR="00FF43B5" w:rsidRPr="00D5093E" w:rsidRDefault="00FF43B5" w:rsidP="002B2622">
            <w:pPr>
              <w:jc w:val="center"/>
              <w:rPr>
                <w:rFonts w:ascii="Times New Roman" w:hAnsi="Times New Roman"/>
              </w:rPr>
            </w:pPr>
            <w:r>
              <w:rPr>
                <w:rFonts w:eastAsia="Times New Roman"/>
                <w:color w:val="000000"/>
              </w:rPr>
              <w:t>7.55</w:t>
            </w:r>
            <w:r w:rsidR="00F96A1B">
              <w:rPr>
                <w:rFonts w:eastAsia="Times New Roman"/>
                <w:color w:val="000000"/>
              </w:rPr>
              <w:t xml:space="preserve"> (</w:t>
            </w:r>
            <w:r w:rsidR="00FD5404">
              <w:rPr>
                <w:rFonts w:eastAsia="Times New Roman"/>
                <w:color w:val="000000"/>
              </w:rPr>
              <w:t>7.53, 7.58</w:t>
            </w:r>
            <w:r w:rsidR="00F96A1B">
              <w:rPr>
                <w:rFonts w:eastAsia="Times New Roman"/>
                <w:color w:val="000000"/>
              </w:rPr>
              <w:t>)</w:t>
            </w:r>
          </w:p>
        </w:tc>
      </w:tr>
      <w:tr w:rsidR="00A4662F" w14:paraId="45FF444D" w14:textId="77777777" w:rsidTr="00A4662F">
        <w:tc>
          <w:tcPr>
            <w:tcW w:w="1795" w:type="dxa"/>
          </w:tcPr>
          <w:p w14:paraId="6250E7D5" w14:textId="4B88CAB2" w:rsidR="00FF43B5" w:rsidRPr="00D5093E" w:rsidRDefault="00FF43B5" w:rsidP="005120F4">
            <w:pPr>
              <w:rPr>
                <w:rFonts w:ascii="Times New Roman" w:hAnsi="Times New Roman"/>
              </w:rPr>
            </w:pPr>
            <w:r>
              <w:rPr>
                <w:rFonts w:ascii="Times New Roman" w:hAnsi="Times New Roman"/>
              </w:rPr>
              <w:t>85+ years</w:t>
            </w:r>
          </w:p>
        </w:tc>
        <w:tc>
          <w:tcPr>
            <w:tcW w:w="1800" w:type="dxa"/>
            <w:vAlign w:val="bottom"/>
          </w:tcPr>
          <w:p w14:paraId="1E37D4BC" w14:textId="2BD103B1" w:rsidR="00FF43B5" w:rsidRPr="00D5093E" w:rsidRDefault="00FF43B5" w:rsidP="002B2622">
            <w:pPr>
              <w:jc w:val="center"/>
              <w:rPr>
                <w:rFonts w:ascii="Times New Roman" w:hAnsi="Times New Roman"/>
              </w:rPr>
            </w:pPr>
            <w:r>
              <w:rPr>
                <w:rFonts w:eastAsia="Times New Roman"/>
                <w:color w:val="000000"/>
              </w:rPr>
              <w:t>1.44</w:t>
            </w:r>
            <w:r w:rsidR="00F96A1B">
              <w:rPr>
                <w:rFonts w:eastAsia="Times New Roman"/>
                <w:color w:val="000000"/>
              </w:rPr>
              <w:t xml:space="preserve"> (</w:t>
            </w:r>
            <w:r w:rsidR="00505A63">
              <w:rPr>
                <w:rFonts w:eastAsia="Times New Roman"/>
                <w:color w:val="000000"/>
              </w:rPr>
              <w:t>1.42, 1.45</w:t>
            </w:r>
            <w:r w:rsidR="00F96A1B">
              <w:rPr>
                <w:rFonts w:eastAsia="Times New Roman"/>
                <w:color w:val="000000"/>
              </w:rPr>
              <w:t>)</w:t>
            </w:r>
          </w:p>
        </w:tc>
        <w:tc>
          <w:tcPr>
            <w:tcW w:w="1890" w:type="dxa"/>
            <w:vAlign w:val="bottom"/>
          </w:tcPr>
          <w:p w14:paraId="54DABA2F" w14:textId="439F796B" w:rsidR="00FF43B5" w:rsidRPr="00D5093E" w:rsidRDefault="00FF43B5" w:rsidP="002B2622">
            <w:pPr>
              <w:jc w:val="center"/>
              <w:rPr>
                <w:rFonts w:ascii="Times New Roman" w:hAnsi="Times New Roman"/>
              </w:rPr>
            </w:pPr>
            <w:r>
              <w:rPr>
                <w:rFonts w:eastAsia="Times New Roman"/>
                <w:color w:val="000000"/>
              </w:rPr>
              <w:t>7.44</w:t>
            </w:r>
            <w:r w:rsidR="00F96A1B">
              <w:rPr>
                <w:rFonts w:eastAsia="Times New Roman"/>
                <w:color w:val="000000"/>
              </w:rPr>
              <w:t xml:space="preserve"> (</w:t>
            </w:r>
            <w:r w:rsidR="00426E51">
              <w:rPr>
                <w:rFonts w:eastAsia="Times New Roman"/>
                <w:color w:val="000000"/>
              </w:rPr>
              <w:t>7.42, 7.45</w:t>
            </w:r>
            <w:r w:rsidR="00F96A1B">
              <w:rPr>
                <w:rFonts w:eastAsia="Times New Roman"/>
                <w:color w:val="000000"/>
              </w:rPr>
              <w:t>)</w:t>
            </w:r>
          </w:p>
        </w:tc>
        <w:tc>
          <w:tcPr>
            <w:tcW w:w="1800" w:type="dxa"/>
            <w:vAlign w:val="bottom"/>
          </w:tcPr>
          <w:p w14:paraId="0FA93675" w14:textId="77755FE7" w:rsidR="00FF43B5" w:rsidRPr="00D5093E" w:rsidRDefault="00FF43B5" w:rsidP="002B2622">
            <w:pPr>
              <w:jc w:val="center"/>
              <w:rPr>
                <w:rFonts w:ascii="Times New Roman" w:hAnsi="Times New Roman"/>
              </w:rPr>
            </w:pPr>
            <w:r>
              <w:rPr>
                <w:rFonts w:eastAsia="Times New Roman"/>
                <w:color w:val="000000"/>
              </w:rPr>
              <w:t>1.44</w:t>
            </w:r>
            <w:r w:rsidR="00F96A1B">
              <w:rPr>
                <w:rFonts w:eastAsia="Times New Roman"/>
                <w:color w:val="000000"/>
              </w:rPr>
              <w:t xml:space="preserve"> (</w:t>
            </w:r>
            <w:r w:rsidR="002407AF">
              <w:rPr>
                <w:rFonts w:eastAsia="Times New Roman"/>
                <w:color w:val="000000"/>
              </w:rPr>
              <w:t>1.42, 1.46</w:t>
            </w:r>
            <w:r w:rsidR="00F96A1B">
              <w:rPr>
                <w:rFonts w:eastAsia="Times New Roman"/>
                <w:color w:val="000000"/>
              </w:rPr>
              <w:t>)</w:t>
            </w:r>
          </w:p>
        </w:tc>
        <w:tc>
          <w:tcPr>
            <w:tcW w:w="1725" w:type="dxa"/>
            <w:vAlign w:val="bottom"/>
          </w:tcPr>
          <w:p w14:paraId="662574D0" w14:textId="65773CAD" w:rsidR="00FF43B5" w:rsidRPr="00D5093E" w:rsidRDefault="00FF43B5" w:rsidP="002B2622">
            <w:pPr>
              <w:jc w:val="center"/>
              <w:rPr>
                <w:rFonts w:ascii="Times New Roman" w:hAnsi="Times New Roman"/>
              </w:rPr>
            </w:pPr>
            <w:r>
              <w:rPr>
                <w:rFonts w:eastAsia="Times New Roman"/>
                <w:color w:val="000000"/>
              </w:rPr>
              <w:t>7.44</w:t>
            </w:r>
            <w:r w:rsidR="00F96A1B">
              <w:rPr>
                <w:rFonts w:eastAsia="Times New Roman"/>
                <w:color w:val="000000"/>
              </w:rPr>
              <w:t xml:space="preserve"> (</w:t>
            </w:r>
            <w:r w:rsidR="00FD5404">
              <w:rPr>
                <w:rFonts w:eastAsia="Times New Roman"/>
                <w:color w:val="000000"/>
              </w:rPr>
              <w:t>7.43, 7.45</w:t>
            </w:r>
            <w:r w:rsidR="00F96A1B">
              <w:rPr>
                <w:rFonts w:eastAsia="Times New Roman"/>
                <w:color w:val="000000"/>
              </w:rPr>
              <w:t>)</w:t>
            </w:r>
          </w:p>
        </w:tc>
      </w:tr>
    </w:tbl>
    <w:p w14:paraId="3022BDEB" w14:textId="3C823CEE" w:rsidR="005120F4" w:rsidRPr="005120F4" w:rsidRDefault="005120F4" w:rsidP="005120F4"/>
    <w:sectPr w:rsidR="005120F4" w:rsidRPr="005120F4"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umahx99" w:date="2016-12-20T02:41:00Z" w:initials="u">
    <w:p w14:paraId="1BC6FE4E" w14:textId="21ABCD52" w:rsidR="00FE02E4" w:rsidRDefault="00FE02E4">
      <w:pPr>
        <w:pStyle w:val="CommentText"/>
      </w:pPr>
      <w:r>
        <w:rPr>
          <w:rStyle w:val="CommentReference"/>
        </w:rPr>
        <w:annotationRef/>
      </w:r>
      <w:r>
        <w:t>Coincidentally (?) these are all European based papers.</w:t>
      </w:r>
    </w:p>
  </w:comment>
  <w:comment w:id="1" w:author="umahx99" w:date="2016-12-20T02:41:00Z" w:initials="u">
    <w:p w14:paraId="734873A9" w14:textId="27344850" w:rsidR="00FE02E4" w:rsidRDefault="00FE02E4">
      <w:pPr>
        <w:pStyle w:val="CommentText"/>
      </w:pPr>
      <w:r>
        <w:rPr>
          <w:rStyle w:val="CommentReference"/>
        </w:rPr>
        <w:annotationRef/>
      </w:r>
      <w:r>
        <w:t>There are definitely a few others you could add here if wanted.</w:t>
      </w:r>
    </w:p>
  </w:comment>
  <w:comment w:id="6" w:author="umahx99" w:date="2016-12-20T04:33:00Z" w:initials="u">
    <w:p w14:paraId="181308A7" w14:textId="6E02B3BC" w:rsidR="009236C0" w:rsidRDefault="009236C0">
      <w:pPr>
        <w:pStyle w:val="CommentText"/>
      </w:pPr>
      <w:r>
        <w:rPr>
          <w:rStyle w:val="CommentReference"/>
        </w:rPr>
        <w:annotationRef/>
      </w:r>
      <w:r>
        <w:t>I still struggle to understand what this means – presumably it is saying there is a double peak 6 months apart in say January and July? Can this be seen if you plot the raw data?</w:t>
      </w:r>
    </w:p>
  </w:comment>
  <w:comment w:id="18" w:author="umahx99" w:date="2016-12-20T02:41:00Z" w:initials="u">
    <w:p w14:paraId="66B3D9F1" w14:textId="55D23FD8" w:rsidR="001E50A3" w:rsidRDefault="001E50A3">
      <w:pPr>
        <w:pStyle w:val="CommentText"/>
      </w:pPr>
      <w:r>
        <w:rPr>
          <w:rStyle w:val="CommentReference"/>
        </w:rPr>
        <w:annotationRef/>
      </w:r>
      <w:r>
        <w:t xml:space="preserve">If you haven’t already and if you know the target journal then find out what their standard syntax is </w:t>
      </w:r>
      <w:proofErr w:type="spellStart"/>
      <w:r>
        <w:t>i.e</w:t>
      </w:r>
      <w:proofErr w:type="spellEnd"/>
      <w:r>
        <w:t xml:space="preserve"> Figure or Fig. or figure, bold? Similarly for table</w:t>
      </w:r>
    </w:p>
  </w:comment>
  <w:comment w:id="27" w:author="umahx99" w:date="2016-12-20T02:41:00Z" w:initials="u">
    <w:p w14:paraId="533641E0" w14:textId="327D8D6E" w:rsidR="00D0645F" w:rsidRDefault="00D0645F">
      <w:pPr>
        <w:pStyle w:val="CommentText"/>
      </w:pPr>
      <w:r>
        <w:rPr>
          <w:rStyle w:val="CommentReference"/>
        </w:rPr>
        <w:annotationRef/>
      </w:r>
      <w:r>
        <w:t>Are we sure this makes sense? The aggregation to national might be hiding regional seasonality. It would make things a bit more complicated admittedly since regional tests of seasonality would be needed.</w:t>
      </w:r>
    </w:p>
  </w:comment>
  <w:comment w:id="39" w:author="umahx99" w:date="2016-12-20T02:41:00Z" w:initials="u">
    <w:p w14:paraId="14B94878" w14:textId="0D4C93D1" w:rsidR="001A6118" w:rsidRDefault="001A6118">
      <w:pPr>
        <w:pStyle w:val="CommentText"/>
      </w:pPr>
      <w:r>
        <w:rPr>
          <w:rStyle w:val="CommentReference"/>
        </w:rPr>
        <w:annotationRef/>
      </w:r>
      <w:r>
        <w:t xml:space="preserve">Agree nice </w:t>
      </w:r>
      <w:proofErr w:type="gramStart"/>
      <w:r>
        <w:t>to  list</w:t>
      </w:r>
      <w:proofErr w:type="gramEnd"/>
      <w:r>
        <w:t xml:space="preserve"> sensitivity analyses but is there any reason we would ever do counts instead of rates?</w:t>
      </w:r>
    </w:p>
  </w:comment>
  <w:comment w:id="51" w:author="umahx99" w:date="2016-12-20T02:41:00Z" w:initials="u">
    <w:p w14:paraId="40B298FA" w14:textId="75694AE0" w:rsidR="00C87CB1" w:rsidRDefault="00C87CB1">
      <w:pPr>
        <w:pStyle w:val="CommentText"/>
      </w:pPr>
      <w:r>
        <w:rPr>
          <w:rStyle w:val="CommentReference"/>
        </w:rPr>
        <w:annotationRef/>
      </w:r>
      <w:r>
        <w:t>age-sex groups?</w:t>
      </w:r>
    </w:p>
  </w:comment>
  <w:comment w:id="90" w:author="umahx99" w:date="2016-12-20T02:41:00Z" w:initials="u">
    <w:p w14:paraId="063883AC" w14:textId="73D01C55" w:rsidR="00CD2E9B" w:rsidRDefault="00CD2E9B">
      <w:pPr>
        <w:pStyle w:val="CommentText"/>
      </w:pPr>
      <w:r>
        <w:rPr>
          <w:rStyle w:val="CommentReference"/>
        </w:rPr>
        <w:annotationRef/>
      </w:r>
      <w:r w:rsidR="00AD2132">
        <w:t>We could try and tie in the decrease over time in CVD mortality with the decrease in seasonality? Danish 79-87 data (</w:t>
      </w:r>
      <w:proofErr w:type="spellStart"/>
      <w:r w:rsidR="00AD2132">
        <w:t>Mackenback</w:t>
      </w:r>
      <w:proofErr w:type="spellEnd"/>
      <w:r w:rsidR="00AD2132">
        <w:t>) said 66% of winter excess was due to CVD mortality.</w:t>
      </w:r>
    </w:p>
  </w:comment>
  <w:comment w:id="101" w:author="umahx99" w:date="2016-12-20T02:46:00Z" w:initials="u">
    <w:p w14:paraId="7C784357" w14:textId="65A44B71" w:rsidR="00CD697F" w:rsidRDefault="00CD697F">
      <w:pPr>
        <w:pStyle w:val="CommentText"/>
      </w:pPr>
      <w:r>
        <w:rPr>
          <w:rStyle w:val="CommentReference"/>
        </w:rPr>
        <w:annotationRef/>
      </w:r>
      <w:r>
        <w:t>A couple of papers saying no influence of socio-economic status on seasonality but then others saying AC is the main driver of acclimatisation which seems to me at odds.</w:t>
      </w:r>
    </w:p>
  </w:comment>
  <w:comment w:id="127" w:author="umahx99" w:date="2016-12-20T03:40:00Z" w:initials="u">
    <w:p w14:paraId="16A19A7C" w14:textId="323A6998" w:rsidR="00EF195F" w:rsidRDefault="00EF195F">
      <w:pPr>
        <w:pStyle w:val="CommentText"/>
      </w:pPr>
      <w:r>
        <w:rPr>
          <w:rStyle w:val="CommentReference"/>
        </w:rPr>
        <w:annotationRef/>
      </w:r>
      <w:r>
        <w:t>Robbie – is there a word/phrase we can use to infer “on average” i.e. it is not the single month with the max/min but takes into account all years of data.</w:t>
      </w:r>
    </w:p>
  </w:comment>
  <w:comment w:id="173" w:author="Parks, Robbie M" w:date="2016-12-20T02:41:00Z" w:initials="PRM">
    <w:p w14:paraId="4B8DB678" w14:textId="32F5AB38" w:rsidR="00666922" w:rsidRDefault="00666922">
      <w:pPr>
        <w:pStyle w:val="CommentText"/>
      </w:pPr>
      <w:r>
        <w:rPr>
          <w:rStyle w:val="CommentReference"/>
        </w:rPr>
        <w:annotationRef/>
      </w:r>
      <w:r>
        <w:t>Reference 2 is ‘The European Group’</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BC6FE4E" w15:done="0"/>
  <w15:commentEx w15:paraId="734873A9" w15:done="0"/>
  <w15:commentEx w15:paraId="181308A7" w15:done="0"/>
  <w15:commentEx w15:paraId="66B3D9F1" w15:done="0"/>
  <w15:commentEx w15:paraId="533641E0" w15:done="0"/>
  <w15:commentEx w15:paraId="14B94878" w15:done="0"/>
  <w15:commentEx w15:paraId="40B298FA" w15:done="0"/>
  <w15:commentEx w15:paraId="063883AC" w15:done="0"/>
  <w15:commentEx w15:paraId="7C784357" w15:done="0"/>
  <w15:commentEx w15:paraId="16A19A7C" w15:done="0"/>
  <w15:commentEx w15:paraId="4B8DB67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 w:numId="5">
    <w:abstractNumId w:val="4"/>
  </w:num>
  <w:num w:numId="6">
    <w:abstractNumId w:val="5"/>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3"/>
  <w:proofState w:spelling="clean" w:grammar="clean"/>
  <w:trackRevisions/>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50&lt;/item&gt;&lt;item&gt;265&lt;/item&gt;&lt;item&gt;267&lt;/item&gt;&lt;item&gt;288&lt;/item&gt;&lt;item&gt;291&lt;/item&gt;&lt;item&gt;355&lt;/item&gt;&lt;item&gt;361&lt;/item&gt;&lt;item&gt;440&lt;/item&gt;&lt;item&gt;444&lt;/item&gt;&lt;item&gt;446&lt;/item&gt;&lt;item&gt;448&lt;/item&gt;&lt;item&gt;454&lt;/item&gt;&lt;item&gt;455&lt;/item&gt;&lt;item&gt;456&lt;/item&gt;&lt;item&gt;457&lt;/item&gt;&lt;item&gt;545&lt;/item&gt;&lt;item&gt;563&lt;/item&gt;&lt;item&gt;565&lt;/item&gt;&lt;item&gt;567&lt;/item&gt;&lt;item&gt;568&lt;/item&gt;&lt;item&gt;569&lt;/item&gt;&lt;item&gt;631&lt;/item&gt;&lt;item&gt;936&lt;/item&gt;&lt;item&gt;937&lt;/item&gt;&lt;item&gt;939&lt;/item&gt;&lt;item&gt;940&lt;/item&gt;&lt;/record-ids&gt;&lt;/item&gt;&lt;/Libraries&gt;"/>
  </w:docVars>
  <w:rsids>
    <w:rsidRoot w:val="00482D51"/>
    <w:rsid w:val="00002C90"/>
    <w:rsid w:val="0000414E"/>
    <w:rsid w:val="000053C5"/>
    <w:rsid w:val="000109AC"/>
    <w:rsid w:val="00011D76"/>
    <w:rsid w:val="00012B6E"/>
    <w:rsid w:val="00013E3D"/>
    <w:rsid w:val="0001569A"/>
    <w:rsid w:val="00023B97"/>
    <w:rsid w:val="00024281"/>
    <w:rsid w:val="0002565E"/>
    <w:rsid w:val="0003152A"/>
    <w:rsid w:val="0003307E"/>
    <w:rsid w:val="00035C74"/>
    <w:rsid w:val="0004212A"/>
    <w:rsid w:val="00045836"/>
    <w:rsid w:val="000474A7"/>
    <w:rsid w:val="000475BD"/>
    <w:rsid w:val="00054424"/>
    <w:rsid w:val="0005443E"/>
    <w:rsid w:val="0005500F"/>
    <w:rsid w:val="0005575A"/>
    <w:rsid w:val="000562C9"/>
    <w:rsid w:val="00056848"/>
    <w:rsid w:val="0006075B"/>
    <w:rsid w:val="00060CA5"/>
    <w:rsid w:val="00063A79"/>
    <w:rsid w:val="00063F37"/>
    <w:rsid w:val="000671F1"/>
    <w:rsid w:val="00074B24"/>
    <w:rsid w:val="000760B6"/>
    <w:rsid w:val="0007673F"/>
    <w:rsid w:val="00076B33"/>
    <w:rsid w:val="00076C18"/>
    <w:rsid w:val="00090550"/>
    <w:rsid w:val="000920C6"/>
    <w:rsid w:val="00094C5C"/>
    <w:rsid w:val="000A01A0"/>
    <w:rsid w:val="000A661A"/>
    <w:rsid w:val="000B25BA"/>
    <w:rsid w:val="000B2739"/>
    <w:rsid w:val="000B6495"/>
    <w:rsid w:val="000B7625"/>
    <w:rsid w:val="000B7DBF"/>
    <w:rsid w:val="000C0ECE"/>
    <w:rsid w:val="000C2D01"/>
    <w:rsid w:val="000C7277"/>
    <w:rsid w:val="000C7D48"/>
    <w:rsid w:val="000E084E"/>
    <w:rsid w:val="000E1528"/>
    <w:rsid w:val="000E7907"/>
    <w:rsid w:val="000F2C80"/>
    <w:rsid w:val="000F72E2"/>
    <w:rsid w:val="00102849"/>
    <w:rsid w:val="001030B3"/>
    <w:rsid w:val="00111002"/>
    <w:rsid w:val="00113607"/>
    <w:rsid w:val="00132C6C"/>
    <w:rsid w:val="00134BC3"/>
    <w:rsid w:val="00152476"/>
    <w:rsid w:val="001654F0"/>
    <w:rsid w:val="00167E56"/>
    <w:rsid w:val="0017087D"/>
    <w:rsid w:val="0017329C"/>
    <w:rsid w:val="0017419B"/>
    <w:rsid w:val="001776A2"/>
    <w:rsid w:val="0018033A"/>
    <w:rsid w:val="001804AC"/>
    <w:rsid w:val="001815D7"/>
    <w:rsid w:val="00184548"/>
    <w:rsid w:val="001849C7"/>
    <w:rsid w:val="0019069A"/>
    <w:rsid w:val="001A257D"/>
    <w:rsid w:val="001A6118"/>
    <w:rsid w:val="001A6832"/>
    <w:rsid w:val="001B23D1"/>
    <w:rsid w:val="001B6E57"/>
    <w:rsid w:val="001D20EA"/>
    <w:rsid w:val="001E064C"/>
    <w:rsid w:val="001E1544"/>
    <w:rsid w:val="001E3CED"/>
    <w:rsid w:val="001E50A3"/>
    <w:rsid w:val="001E6320"/>
    <w:rsid w:val="001E7A82"/>
    <w:rsid w:val="001F32FF"/>
    <w:rsid w:val="00200952"/>
    <w:rsid w:val="0020266B"/>
    <w:rsid w:val="0020762F"/>
    <w:rsid w:val="002078C1"/>
    <w:rsid w:val="00216490"/>
    <w:rsid w:val="002208C6"/>
    <w:rsid w:val="00230977"/>
    <w:rsid w:val="002369F6"/>
    <w:rsid w:val="002407AF"/>
    <w:rsid w:val="00240EB4"/>
    <w:rsid w:val="0024125E"/>
    <w:rsid w:val="00242781"/>
    <w:rsid w:val="00244B6F"/>
    <w:rsid w:val="00253B85"/>
    <w:rsid w:val="00261272"/>
    <w:rsid w:val="00267F49"/>
    <w:rsid w:val="002719DF"/>
    <w:rsid w:val="002807DD"/>
    <w:rsid w:val="00284309"/>
    <w:rsid w:val="002921BE"/>
    <w:rsid w:val="0029437A"/>
    <w:rsid w:val="0029690A"/>
    <w:rsid w:val="00296A5E"/>
    <w:rsid w:val="00297473"/>
    <w:rsid w:val="002A01D0"/>
    <w:rsid w:val="002A0F91"/>
    <w:rsid w:val="002A70F9"/>
    <w:rsid w:val="002B00D0"/>
    <w:rsid w:val="002B2622"/>
    <w:rsid w:val="002B402F"/>
    <w:rsid w:val="002B434F"/>
    <w:rsid w:val="002B4877"/>
    <w:rsid w:val="002C2E8F"/>
    <w:rsid w:val="002C4E8C"/>
    <w:rsid w:val="002C5FB9"/>
    <w:rsid w:val="002C7535"/>
    <w:rsid w:val="002D344B"/>
    <w:rsid w:val="002D3732"/>
    <w:rsid w:val="002D522E"/>
    <w:rsid w:val="002E041E"/>
    <w:rsid w:val="002E39EC"/>
    <w:rsid w:val="002E7B81"/>
    <w:rsid w:val="002F1C33"/>
    <w:rsid w:val="002F4DC5"/>
    <w:rsid w:val="003015A0"/>
    <w:rsid w:val="0030285B"/>
    <w:rsid w:val="00305781"/>
    <w:rsid w:val="00305C2C"/>
    <w:rsid w:val="00307466"/>
    <w:rsid w:val="00311A6D"/>
    <w:rsid w:val="003179A2"/>
    <w:rsid w:val="0032104A"/>
    <w:rsid w:val="00324DAD"/>
    <w:rsid w:val="003324A5"/>
    <w:rsid w:val="0034168A"/>
    <w:rsid w:val="00343668"/>
    <w:rsid w:val="00344B01"/>
    <w:rsid w:val="00345D0A"/>
    <w:rsid w:val="00354709"/>
    <w:rsid w:val="00355C9A"/>
    <w:rsid w:val="00356AD6"/>
    <w:rsid w:val="00365562"/>
    <w:rsid w:val="00373A9B"/>
    <w:rsid w:val="003809FF"/>
    <w:rsid w:val="00381442"/>
    <w:rsid w:val="00396EEE"/>
    <w:rsid w:val="0039751B"/>
    <w:rsid w:val="003A0B89"/>
    <w:rsid w:val="003A12B6"/>
    <w:rsid w:val="003A1F8F"/>
    <w:rsid w:val="003B2232"/>
    <w:rsid w:val="003B29FF"/>
    <w:rsid w:val="003C1BBC"/>
    <w:rsid w:val="003D0931"/>
    <w:rsid w:val="003D18FA"/>
    <w:rsid w:val="003D5890"/>
    <w:rsid w:val="003E1B4D"/>
    <w:rsid w:val="003E519C"/>
    <w:rsid w:val="003E730D"/>
    <w:rsid w:val="00417006"/>
    <w:rsid w:val="00420CA2"/>
    <w:rsid w:val="004233BA"/>
    <w:rsid w:val="00426E51"/>
    <w:rsid w:val="004278AA"/>
    <w:rsid w:val="00433EDB"/>
    <w:rsid w:val="00434577"/>
    <w:rsid w:val="004412C7"/>
    <w:rsid w:val="00460205"/>
    <w:rsid w:val="004625AD"/>
    <w:rsid w:val="0046623D"/>
    <w:rsid w:val="0047194E"/>
    <w:rsid w:val="00482D51"/>
    <w:rsid w:val="004831DA"/>
    <w:rsid w:val="0048630A"/>
    <w:rsid w:val="004875C3"/>
    <w:rsid w:val="0049110E"/>
    <w:rsid w:val="004A25B9"/>
    <w:rsid w:val="004A5369"/>
    <w:rsid w:val="004A5B2C"/>
    <w:rsid w:val="004B1615"/>
    <w:rsid w:val="004C06A5"/>
    <w:rsid w:val="004C5A3B"/>
    <w:rsid w:val="004D29EF"/>
    <w:rsid w:val="004E0482"/>
    <w:rsid w:val="004E7E7C"/>
    <w:rsid w:val="004E7EC4"/>
    <w:rsid w:val="004F3F48"/>
    <w:rsid w:val="004F6749"/>
    <w:rsid w:val="004F7FD8"/>
    <w:rsid w:val="00505A63"/>
    <w:rsid w:val="00511D20"/>
    <w:rsid w:val="005120F4"/>
    <w:rsid w:val="00516C72"/>
    <w:rsid w:val="00520C4B"/>
    <w:rsid w:val="00524857"/>
    <w:rsid w:val="00527183"/>
    <w:rsid w:val="00534DEB"/>
    <w:rsid w:val="00537B28"/>
    <w:rsid w:val="0054241A"/>
    <w:rsid w:val="00551898"/>
    <w:rsid w:val="0055499D"/>
    <w:rsid w:val="00554ECC"/>
    <w:rsid w:val="00554FDB"/>
    <w:rsid w:val="00557CBD"/>
    <w:rsid w:val="005612BD"/>
    <w:rsid w:val="00563BDF"/>
    <w:rsid w:val="005835D4"/>
    <w:rsid w:val="00584A95"/>
    <w:rsid w:val="005853B5"/>
    <w:rsid w:val="00593BFA"/>
    <w:rsid w:val="00594465"/>
    <w:rsid w:val="005949B3"/>
    <w:rsid w:val="00597D5B"/>
    <w:rsid w:val="005A5DB0"/>
    <w:rsid w:val="005B11E3"/>
    <w:rsid w:val="005B5156"/>
    <w:rsid w:val="005B69E2"/>
    <w:rsid w:val="005B6F61"/>
    <w:rsid w:val="005C2358"/>
    <w:rsid w:val="005C2D0A"/>
    <w:rsid w:val="005D3E4E"/>
    <w:rsid w:val="005D4AFE"/>
    <w:rsid w:val="005E10E4"/>
    <w:rsid w:val="005E181A"/>
    <w:rsid w:val="005F1520"/>
    <w:rsid w:val="005F1606"/>
    <w:rsid w:val="005F49C5"/>
    <w:rsid w:val="005F5F8D"/>
    <w:rsid w:val="00600EE4"/>
    <w:rsid w:val="00601CF3"/>
    <w:rsid w:val="0060671F"/>
    <w:rsid w:val="00606FFC"/>
    <w:rsid w:val="006124E6"/>
    <w:rsid w:val="00632F7D"/>
    <w:rsid w:val="00634F3B"/>
    <w:rsid w:val="00635FE7"/>
    <w:rsid w:val="00641AF0"/>
    <w:rsid w:val="0064559D"/>
    <w:rsid w:val="00650681"/>
    <w:rsid w:val="00654329"/>
    <w:rsid w:val="00654A11"/>
    <w:rsid w:val="00654BB7"/>
    <w:rsid w:val="006557F6"/>
    <w:rsid w:val="00664B12"/>
    <w:rsid w:val="00665CC1"/>
    <w:rsid w:val="00666922"/>
    <w:rsid w:val="00667261"/>
    <w:rsid w:val="006758D4"/>
    <w:rsid w:val="00676B86"/>
    <w:rsid w:val="0067745B"/>
    <w:rsid w:val="0068648A"/>
    <w:rsid w:val="006A00CF"/>
    <w:rsid w:val="006A2543"/>
    <w:rsid w:val="006A39D8"/>
    <w:rsid w:val="006A3E8B"/>
    <w:rsid w:val="006A5851"/>
    <w:rsid w:val="006A7BEF"/>
    <w:rsid w:val="006B1E6A"/>
    <w:rsid w:val="006B356C"/>
    <w:rsid w:val="006C0352"/>
    <w:rsid w:val="006C0B3D"/>
    <w:rsid w:val="006D29D7"/>
    <w:rsid w:val="006D6127"/>
    <w:rsid w:val="006E4623"/>
    <w:rsid w:val="006F1CE1"/>
    <w:rsid w:val="006F297A"/>
    <w:rsid w:val="006F2D92"/>
    <w:rsid w:val="006F57C9"/>
    <w:rsid w:val="006F645D"/>
    <w:rsid w:val="00707CD4"/>
    <w:rsid w:val="0071189E"/>
    <w:rsid w:val="00713FF4"/>
    <w:rsid w:val="00714D92"/>
    <w:rsid w:val="00717527"/>
    <w:rsid w:val="0072296E"/>
    <w:rsid w:val="00723770"/>
    <w:rsid w:val="00725C10"/>
    <w:rsid w:val="00731128"/>
    <w:rsid w:val="00731B2B"/>
    <w:rsid w:val="00742DE1"/>
    <w:rsid w:val="007436D7"/>
    <w:rsid w:val="0074650F"/>
    <w:rsid w:val="00750EC9"/>
    <w:rsid w:val="00752EE1"/>
    <w:rsid w:val="007560D4"/>
    <w:rsid w:val="0075782A"/>
    <w:rsid w:val="007611B8"/>
    <w:rsid w:val="0077413A"/>
    <w:rsid w:val="00781265"/>
    <w:rsid w:val="007860C4"/>
    <w:rsid w:val="00792165"/>
    <w:rsid w:val="00792C98"/>
    <w:rsid w:val="00793D6E"/>
    <w:rsid w:val="00795E96"/>
    <w:rsid w:val="007A74E1"/>
    <w:rsid w:val="007B2EED"/>
    <w:rsid w:val="007C5A4F"/>
    <w:rsid w:val="007D3C53"/>
    <w:rsid w:val="007F2E1E"/>
    <w:rsid w:val="007F7BFF"/>
    <w:rsid w:val="0080293E"/>
    <w:rsid w:val="00803355"/>
    <w:rsid w:val="00803FD0"/>
    <w:rsid w:val="0080737F"/>
    <w:rsid w:val="00814929"/>
    <w:rsid w:val="00820F50"/>
    <w:rsid w:val="00823281"/>
    <w:rsid w:val="008245F0"/>
    <w:rsid w:val="00831703"/>
    <w:rsid w:val="00833790"/>
    <w:rsid w:val="0083738D"/>
    <w:rsid w:val="00840791"/>
    <w:rsid w:val="0084095B"/>
    <w:rsid w:val="008453BA"/>
    <w:rsid w:val="00847AF8"/>
    <w:rsid w:val="00851628"/>
    <w:rsid w:val="00851E2E"/>
    <w:rsid w:val="00857C52"/>
    <w:rsid w:val="00860396"/>
    <w:rsid w:val="0086792C"/>
    <w:rsid w:val="00874124"/>
    <w:rsid w:val="008908FE"/>
    <w:rsid w:val="00893484"/>
    <w:rsid w:val="008946C6"/>
    <w:rsid w:val="008A526D"/>
    <w:rsid w:val="008A55E6"/>
    <w:rsid w:val="008A7468"/>
    <w:rsid w:val="008A785D"/>
    <w:rsid w:val="008C02CE"/>
    <w:rsid w:val="008C5119"/>
    <w:rsid w:val="008C720D"/>
    <w:rsid w:val="008D0F1B"/>
    <w:rsid w:val="008D5E3B"/>
    <w:rsid w:val="008D7F75"/>
    <w:rsid w:val="008E0770"/>
    <w:rsid w:val="008E0ADE"/>
    <w:rsid w:val="008E47B7"/>
    <w:rsid w:val="008E7EF9"/>
    <w:rsid w:val="00903AEA"/>
    <w:rsid w:val="00915FB9"/>
    <w:rsid w:val="009236C0"/>
    <w:rsid w:val="009334A8"/>
    <w:rsid w:val="00935607"/>
    <w:rsid w:val="00936272"/>
    <w:rsid w:val="00937AF1"/>
    <w:rsid w:val="00940052"/>
    <w:rsid w:val="0094016A"/>
    <w:rsid w:val="00940B6E"/>
    <w:rsid w:val="00942A83"/>
    <w:rsid w:val="00953FD4"/>
    <w:rsid w:val="00954E5E"/>
    <w:rsid w:val="00960370"/>
    <w:rsid w:val="009607CA"/>
    <w:rsid w:val="00960E90"/>
    <w:rsid w:val="0096284F"/>
    <w:rsid w:val="00963563"/>
    <w:rsid w:val="00971550"/>
    <w:rsid w:val="00973DAF"/>
    <w:rsid w:val="00975FF9"/>
    <w:rsid w:val="0097680C"/>
    <w:rsid w:val="00981384"/>
    <w:rsid w:val="00981E5B"/>
    <w:rsid w:val="00981FCD"/>
    <w:rsid w:val="0098350E"/>
    <w:rsid w:val="00984221"/>
    <w:rsid w:val="009865BF"/>
    <w:rsid w:val="0098685A"/>
    <w:rsid w:val="009868FE"/>
    <w:rsid w:val="009905A0"/>
    <w:rsid w:val="00990ED1"/>
    <w:rsid w:val="00991ED2"/>
    <w:rsid w:val="009A082B"/>
    <w:rsid w:val="009A3625"/>
    <w:rsid w:val="009A4ECC"/>
    <w:rsid w:val="009A78EF"/>
    <w:rsid w:val="009B07E8"/>
    <w:rsid w:val="009B1A97"/>
    <w:rsid w:val="009B1D00"/>
    <w:rsid w:val="009B275D"/>
    <w:rsid w:val="009C1473"/>
    <w:rsid w:val="009C4B84"/>
    <w:rsid w:val="009D7B53"/>
    <w:rsid w:val="009E25B4"/>
    <w:rsid w:val="009E5A8C"/>
    <w:rsid w:val="009F2E5A"/>
    <w:rsid w:val="009F5D95"/>
    <w:rsid w:val="00A02A60"/>
    <w:rsid w:val="00A033FA"/>
    <w:rsid w:val="00A0468A"/>
    <w:rsid w:val="00A10491"/>
    <w:rsid w:val="00A131C2"/>
    <w:rsid w:val="00A13690"/>
    <w:rsid w:val="00A2418A"/>
    <w:rsid w:val="00A2556E"/>
    <w:rsid w:val="00A347E7"/>
    <w:rsid w:val="00A36C23"/>
    <w:rsid w:val="00A40231"/>
    <w:rsid w:val="00A404A3"/>
    <w:rsid w:val="00A43D39"/>
    <w:rsid w:val="00A4662F"/>
    <w:rsid w:val="00A51046"/>
    <w:rsid w:val="00A53ECA"/>
    <w:rsid w:val="00A548AE"/>
    <w:rsid w:val="00A572F8"/>
    <w:rsid w:val="00A572FC"/>
    <w:rsid w:val="00A6434A"/>
    <w:rsid w:val="00A66275"/>
    <w:rsid w:val="00A662E3"/>
    <w:rsid w:val="00A66C68"/>
    <w:rsid w:val="00A67A78"/>
    <w:rsid w:val="00A714AB"/>
    <w:rsid w:val="00A718C6"/>
    <w:rsid w:val="00A74934"/>
    <w:rsid w:val="00A86B63"/>
    <w:rsid w:val="00A92ED5"/>
    <w:rsid w:val="00A96F0F"/>
    <w:rsid w:val="00AA1780"/>
    <w:rsid w:val="00AA7301"/>
    <w:rsid w:val="00AB01A1"/>
    <w:rsid w:val="00AC16D0"/>
    <w:rsid w:val="00AC6A94"/>
    <w:rsid w:val="00AD05A3"/>
    <w:rsid w:val="00AD2132"/>
    <w:rsid w:val="00AD3DC6"/>
    <w:rsid w:val="00AD5E23"/>
    <w:rsid w:val="00AE62E4"/>
    <w:rsid w:val="00AF1444"/>
    <w:rsid w:val="00AF52C5"/>
    <w:rsid w:val="00AF536A"/>
    <w:rsid w:val="00B01D71"/>
    <w:rsid w:val="00B02192"/>
    <w:rsid w:val="00B05D10"/>
    <w:rsid w:val="00B12C82"/>
    <w:rsid w:val="00B13E9E"/>
    <w:rsid w:val="00B1677E"/>
    <w:rsid w:val="00B17B65"/>
    <w:rsid w:val="00B23DAD"/>
    <w:rsid w:val="00B3245F"/>
    <w:rsid w:val="00B43778"/>
    <w:rsid w:val="00B60DA1"/>
    <w:rsid w:val="00B61D40"/>
    <w:rsid w:val="00B62118"/>
    <w:rsid w:val="00B70F50"/>
    <w:rsid w:val="00B76107"/>
    <w:rsid w:val="00B76378"/>
    <w:rsid w:val="00B86A6F"/>
    <w:rsid w:val="00B922F3"/>
    <w:rsid w:val="00B92C48"/>
    <w:rsid w:val="00B95419"/>
    <w:rsid w:val="00B97C94"/>
    <w:rsid w:val="00BA2E2C"/>
    <w:rsid w:val="00BA416B"/>
    <w:rsid w:val="00BB0FD0"/>
    <w:rsid w:val="00BC0C99"/>
    <w:rsid w:val="00BC1F64"/>
    <w:rsid w:val="00BC2F51"/>
    <w:rsid w:val="00BC441D"/>
    <w:rsid w:val="00BD30E9"/>
    <w:rsid w:val="00BE0436"/>
    <w:rsid w:val="00BE2134"/>
    <w:rsid w:val="00BE2768"/>
    <w:rsid w:val="00BE4231"/>
    <w:rsid w:val="00BE4709"/>
    <w:rsid w:val="00BE6CCC"/>
    <w:rsid w:val="00BE7C5B"/>
    <w:rsid w:val="00C040DD"/>
    <w:rsid w:val="00C04F00"/>
    <w:rsid w:val="00C11923"/>
    <w:rsid w:val="00C174B2"/>
    <w:rsid w:val="00C23A06"/>
    <w:rsid w:val="00C24564"/>
    <w:rsid w:val="00C30172"/>
    <w:rsid w:val="00C357B0"/>
    <w:rsid w:val="00C362A6"/>
    <w:rsid w:val="00C42700"/>
    <w:rsid w:val="00C45215"/>
    <w:rsid w:val="00C55375"/>
    <w:rsid w:val="00C57E3D"/>
    <w:rsid w:val="00C67F19"/>
    <w:rsid w:val="00C7054A"/>
    <w:rsid w:val="00C72BC3"/>
    <w:rsid w:val="00C81D59"/>
    <w:rsid w:val="00C82A04"/>
    <w:rsid w:val="00C84C2B"/>
    <w:rsid w:val="00C855CA"/>
    <w:rsid w:val="00C8599D"/>
    <w:rsid w:val="00C87CB1"/>
    <w:rsid w:val="00C906D8"/>
    <w:rsid w:val="00C934B2"/>
    <w:rsid w:val="00CA0751"/>
    <w:rsid w:val="00CA086B"/>
    <w:rsid w:val="00CA2C82"/>
    <w:rsid w:val="00CA40A6"/>
    <w:rsid w:val="00CA6F73"/>
    <w:rsid w:val="00CB2B62"/>
    <w:rsid w:val="00CC15D5"/>
    <w:rsid w:val="00CC407B"/>
    <w:rsid w:val="00CD2E9B"/>
    <w:rsid w:val="00CD697F"/>
    <w:rsid w:val="00CE1DCB"/>
    <w:rsid w:val="00CE1EE0"/>
    <w:rsid w:val="00CE2B18"/>
    <w:rsid w:val="00CE58FD"/>
    <w:rsid w:val="00CE64B3"/>
    <w:rsid w:val="00CF1263"/>
    <w:rsid w:val="00CF318B"/>
    <w:rsid w:val="00CF6E0F"/>
    <w:rsid w:val="00CF6E10"/>
    <w:rsid w:val="00D0645F"/>
    <w:rsid w:val="00D066CD"/>
    <w:rsid w:val="00D070E7"/>
    <w:rsid w:val="00D07ECE"/>
    <w:rsid w:val="00D12263"/>
    <w:rsid w:val="00D14DB1"/>
    <w:rsid w:val="00D1648B"/>
    <w:rsid w:val="00D20463"/>
    <w:rsid w:val="00D2556B"/>
    <w:rsid w:val="00D31264"/>
    <w:rsid w:val="00D34745"/>
    <w:rsid w:val="00D3514E"/>
    <w:rsid w:val="00D41405"/>
    <w:rsid w:val="00D5093E"/>
    <w:rsid w:val="00D627C4"/>
    <w:rsid w:val="00D64A46"/>
    <w:rsid w:val="00D64CF4"/>
    <w:rsid w:val="00D71354"/>
    <w:rsid w:val="00D773DD"/>
    <w:rsid w:val="00D92672"/>
    <w:rsid w:val="00D96263"/>
    <w:rsid w:val="00D96DE9"/>
    <w:rsid w:val="00DA0408"/>
    <w:rsid w:val="00DA492B"/>
    <w:rsid w:val="00DB7088"/>
    <w:rsid w:val="00DC265F"/>
    <w:rsid w:val="00DC2CF1"/>
    <w:rsid w:val="00DC473B"/>
    <w:rsid w:val="00DD010C"/>
    <w:rsid w:val="00DD4C07"/>
    <w:rsid w:val="00DF0276"/>
    <w:rsid w:val="00E02AFE"/>
    <w:rsid w:val="00E068E0"/>
    <w:rsid w:val="00E07717"/>
    <w:rsid w:val="00E13578"/>
    <w:rsid w:val="00E137F4"/>
    <w:rsid w:val="00E1778C"/>
    <w:rsid w:val="00E30146"/>
    <w:rsid w:val="00E30382"/>
    <w:rsid w:val="00E352E4"/>
    <w:rsid w:val="00E36439"/>
    <w:rsid w:val="00E40384"/>
    <w:rsid w:val="00E40C87"/>
    <w:rsid w:val="00E4479C"/>
    <w:rsid w:val="00E55163"/>
    <w:rsid w:val="00E55382"/>
    <w:rsid w:val="00E553D2"/>
    <w:rsid w:val="00E71FBD"/>
    <w:rsid w:val="00E72CAE"/>
    <w:rsid w:val="00E740F4"/>
    <w:rsid w:val="00E812B7"/>
    <w:rsid w:val="00E83563"/>
    <w:rsid w:val="00E843B9"/>
    <w:rsid w:val="00E86FC3"/>
    <w:rsid w:val="00E87703"/>
    <w:rsid w:val="00E937AB"/>
    <w:rsid w:val="00E95D86"/>
    <w:rsid w:val="00EA7F08"/>
    <w:rsid w:val="00EB4BF9"/>
    <w:rsid w:val="00EB6D5E"/>
    <w:rsid w:val="00EC0049"/>
    <w:rsid w:val="00EC3131"/>
    <w:rsid w:val="00EC42D2"/>
    <w:rsid w:val="00EC50A5"/>
    <w:rsid w:val="00ED0407"/>
    <w:rsid w:val="00ED4CC2"/>
    <w:rsid w:val="00EF195F"/>
    <w:rsid w:val="00EF3D50"/>
    <w:rsid w:val="00F00B29"/>
    <w:rsid w:val="00F01B41"/>
    <w:rsid w:val="00F02A45"/>
    <w:rsid w:val="00F06034"/>
    <w:rsid w:val="00F11D04"/>
    <w:rsid w:val="00F147B2"/>
    <w:rsid w:val="00F15C6C"/>
    <w:rsid w:val="00F2319B"/>
    <w:rsid w:val="00F31625"/>
    <w:rsid w:val="00F35FBE"/>
    <w:rsid w:val="00F42B27"/>
    <w:rsid w:val="00F43484"/>
    <w:rsid w:val="00F45AAF"/>
    <w:rsid w:val="00F46D2E"/>
    <w:rsid w:val="00F46F05"/>
    <w:rsid w:val="00F5138B"/>
    <w:rsid w:val="00F51CCD"/>
    <w:rsid w:val="00F60636"/>
    <w:rsid w:val="00F61742"/>
    <w:rsid w:val="00F6757E"/>
    <w:rsid w:val="00F70085"/>
    <w:rsid w:val="00F84E6D"/>
    <w:rsid w:val="00F911E8"/>
    <w:rsid w:val="00F96A1B"/>
    <w:rsid w:val="00FA0046"/>
    <w:rsid w:val="00FA722E"/>
    <w:rsid w:val="00FB1825"/>
    <w:rsid w:val="00FB35F9"/>
    <w:rsid w:val="00FB6911"/>
    <w:rsid w:val="00FB6A8E"/>
    <w:rsid w:val="00FD1A95"/>
    <w:rsid w:val="00FD5404"/>
    <w:rsid w:val="00FE02E4"/>
    <w:rsid w:val="00FE46E5"/>
    <w:rsid w:val="00FE5FE6"/>
    <w:rsid w:val="00FE7E15"/>
    <w:rsid w:val="00FF017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6D9BC3F-2921-D848-9507-B33C29FAE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17</Pages>
  <Words>4967</Words>
  <Characters>28316</Characters>
  <Application>Microsoft Macintosh Word</Application>
  <DocSecurity>0</DocSecurity>
  <Lines>235</Lines>
  <Paragraphs>66</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vt:lpstr>The principal limitation to our study is that we have analysed all-cause mortali</vt:lpstr>
      <vt:lpstr/>
      <vt:lpstr/>
      <vt:lpstr>Methods</vt:lpstr>
      <vt:lpstr>Data</vt:lpstr>
      <vt:lpstr>Statistical methods</vt:lpstr>
    </vt:vector>
  </TitlesOfParts>
  <Company/>
  <LinksUpToDate>false</LinksUpToDate>
  <CharactersWithSpaces>33217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39</cp:revision>
  <dcterms:created xsi:type="dcterms:W3CDTF">2016-12-19T23:33:00Z</dcterms:created>
  <dcterms:modified xsi:type="dcterms:W3CDTF">2016-12-20T12:58:00Z</dcterms:modified>
</cp:coreProperties>
</file>