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56EFEF" w14:textId="48B57734" w:rsidR="000210D1" w:rsidRDefault="005C2851" w:rsidP="00C33FFB">
      <w:pPr>
        <w:spacing w:after="0" w:line="480" w:lineRule="auto"/>
        <w:jc w:val="both"/>
        <w:outlineLvl w:val="0"/>
        <w:rPr>
          <w:rFonts w:ascii="Times New Roman" w:hAnsi="Times New Roman"/>
          <w:b/>
          <w:color w:val="000000" w:themeColor="text1"/>
          <w:sz w:val="24"/>
          <w:szCs w:val="24"/>
        </w:rPr>
      </w:pPr>
      <w:commentRangeStart w:id="0"/>
      <w:r>
        <w:rPr>
          <w:rFonts w:ascii="Times New Roman" w:hAnsi="Times New Roman"/>
          <w:b/>
          <w:color w:val="000000" w:themeColor="text1"/>
          <w:sz w:val="24"/>
          <w:szCs w:val="24"/>
        </w:rPr>
        <w:t xml:space="preserve">Main title: </w:t>
      </w:r>
      <w:r w:rsidR="000210D1" w:rsidRPr="001677FD">
        <w:rPr>
          <w:rFonts w:ascii="Times New Roman" w:hAnsi="Times New Roman"/>
          <w:b/>
          <w:color w:val="000000" w:themeColor="text1"/>
          <w:sz w:val="24"/>
          <w:szCs w:val="24"/>
        </w:rPr>
        <w:t xml:space="preserve">Seasonal dynamics of mortality in the </w:t>
      </w:r>
      <w:del w:id="1" w:author="Ezzati, Majid" w:date="2017-10-01T22:29:00Z">
        <w:r w:rsidR="000210D1" w:rsidRPr="001677FD" w:rsidDel="00386081">
          <w:rPr>
            <w:rFonts w:ascii="Times New Roman" w:hAnsi="Times New Roman"/>
            <w:b/>
            <w:color w:val="000000" w:themeColor="text1"/>
            <w:sz w:val="24"/>
            <w:szCs w:val="24"/>
          </w:rPr>
          <w:delText>United States</w:delText>
        </w:r>
      </w:del>
      <w:ins w:id="2" w:author="Ezzati, Majid" w:date="2017-10-01T22:29:00Z">
        <w:r w:rsidR="00386081">
          <w:rPr>
            <w:rFonts w:ascii="Times New Roman" w:hAnsi="Times New Roman"/>
            <w:b/>
            <w:color w:val="000000" w:themeColor="text1"/>
            <w:sz w:val="24"/>
            <w:szCs w:val="24"/>
          </w:rPr>
          <w:t>USA</w:t>
        </w:r>
      </w:ins>
      <w:r w:rsidR="000210D1" w:rsidRPr="001677FD">
        <w:rPr>
          <w:rFonts w:ascii="Times New Roman" w:hAnsi="Times New Roman"/>
          <w:b/>
          <w:color w:val="000000" w:themeColor="text1"/>
          <w:sz w:val="24"/>
          <w:szCs w:val="24"/>
        </w:rPr>
        <w:t xml:space="preserve"> from 1982 to 2013</w:t>
      </w:r>
      <w:commentRangeEnd w:id="0"/>
      <w:r w:rsidR="00386081">
        <w:rPr>
          <w:rStyle w:val="CommentReference"/>
          <w:rFonts w:asciiTheme="minorHAnsi" w:eastAsiaTheme="minorHAnsi" w:hAnsiTheme="minorHAnsi" w:cstheme="minorBidi"/>
        </w:rPr>
        <w:commentReference w:id="0"/>
      </w:r>
    </w:p>
    <w:p w14:paraId="05291D94" w14:textId="2F56EE72" w:rsidR="005C2851" w:rsidRDefault="005C2851" w:rsidP="00C33FFB">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 xml:space="preserve">Short title: </w:t>
      </w:r>
      <w:r w:rsidRPr="001677FD">
        <w:rPr>
          <w:rFonts w:ascii="Times New Roman" w:hAnsi="Times New Roman"/>
          <w:b/>
          <w:color w:val="000000" w:themeColor="text1"/>
          <w:sz w:val="24"/>
          <w:szCs w:val="24"/>
        </w:rPr>
        <w:t xml:space="preserve">Seasonal dynamics of mortality in the </w:t>
      </w:r>
      <w:ins w:id="3" w:author="Ezzati, Majid" w:date="2017-10-01T22:29:00Z">
        <w:r w:rsidR="00386081">
          <w:rPr>
            <w:rFonts w:ascii="Times New Roman" w:hAnsi="Times New Roman"/>
            <w:b/>
            <w:color w:val="000000" w:themeColor="text1"/>
            <w:sz w:val="24"/>
            <w:szCs w:val="24"/>
          </w:rPr>
          <w:t xml:space="preserve">USA </w:t>
        </w:r>
      </w:ins>
      <w:del w:id="4" w:author="Majid" w:date="2017-09-27T10:16:00Z">
        <w:r w:rsidDel="006C41B5">
          <w:rPr>
            <w:rFonts w:ascii="Times New Roman" w:hAnsi="Times New Roman"/>
            <w:b/>
            <w:color w:val="000000" w:themeColor="text1"/>
            <w:sz w:val="24"/>
            <w:szCs w:val="24"/>
          </w:rPr>
          <w:delText>US</w:delText>
        </w:r>
        <w:r w:rsidR="007E30DC" w:rsidDel="006C41B5">
          <w:rPr>
            <w:rFonts w:ascii="Times New Roman" w:hAnsi="Times New Roman"/>
            <w:b/>
            <w:color w:val="000000" w:themeColor="text1"/>
            <w:sz w:val="24"/>
            <w:szCs w:val="24"/>
          </w:rPr>
          <w:delText xml:space="preserve"> from 1982 to 2013</w:delText>
        </w:r>
      </w:del>
    </w:p>
    <w:p w14:paraId="4E3F7259" w14:textId="7A10933D"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04E8ADF1"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r w:rsidR="001D0F84">
        <w:rPr>
          <w:rFonts w:ascii="Times New Roman" w:hAnsi="Times New Roman"/>
          <w:color w:val="000000" w:themeColor="text1"/>
          <w:sz w:val="24"/>
          <w:szCs w:val="24"/>
        </w:rPr>
        <w:t>, W2 1PG</w:t>
      </w:r>
    </w:p>
    <w:p w14:paraId="2DC243DD" w14:textId="673FE5E3"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r w:rsidR="00B461EC">
        <w:rPr>
          <w:rFonts w:ascii="Times New Roman" w:hAnsi="Times New Roman"/>
          <w:color w:val="000000" w:themeColor="text1"/>
          <w:sz w:val="24"/>
          <w:szCs w:val="24"/>
        </w:rPr>
        <w:t>, W2 1PG</w:t>
      </w:r>
    </w:p>
    <w:p w14:paraId="10B23175" w14:textId="0A00D240"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r w:rsidR="00AF552B">
        <w:rPr>
          <w:rFonts w:ascii="Times New Roman" w:hAnsi="Times New Roman"/>
          <w:color w:val="000000" w:themeColor="text1"/>
          <w:sz w:val="24"/>
          <w:szCs w:val="24"/>
        </w:rPr>
        <w:t>, W2 1PG</w:t>
      </w:r>
    </w:p>
    <w:p w14:paraId="1F200383" w14:textId="20D2FACF"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00A43C02">
        <w:rPr>
          <w:rFonts w:ascii="Times New Roman" w:hAnsi="Times New Roman"/>
          <w:color w:val="000000" w:themeColor="text1"/>
          <w:sz w:val="24"/>
          <w:szCs w:val="24"/>
        </w:rPr>
        <w:t xml:space="preserve">, </w:t>
      </w:r>
      <w:r w:rsidR="00A43C02" w:rsidRPr="00A43C02">
        <w:rPr>
          <w:rFonts w:ascii="Times New Roman" w:hAnsi="Times New Roman"/>
          <w:color w:val="000000" w:themeColor="text1"/>
          <w:sz w:val="24"/>
          <w:szCs w:val="24"/>
        </w:rPr>
        <w:t>WA 98121</w:t>
      </w:r>
    </w:p>
    <w:p w14:paraId="015BDC3A" w14:textId="3C1C551E" w:rsidR="00C57CDC" w:rsidRDefault="000210D1" w:rsidP="00A53CD7">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00A53CD7">
        <w:rPr>
          <w:rFonts w:ascii="Times New Roman" w:hAnsi="Times New Roman"/>
          <w:color w:val="000000" w:themeColor="text1"/>
          <w:sz w:val="24"/>
          <w:szCs w:val="24"/>
        </w:rPr>
        <w:t xml:space="preserve">, </w:t>
      </w:r>
      <w:r w:rsidR="00A53CD7" w:rsidRPr="00A53CD7">
        <w:rPr>
          <w:rFonts w:ascii="Times New Roman" w:hAnsi="Times New Roman"/>
          <w:color w:val="000000" w:themeColor="text1"/>
          <w:sz w:val="24"/>
          <w:szCs w:val="24"/>
        </w:rPr>
        <w:t>W7 2AZ</w:t>
      </w:r>
    </w:p>
    <w:p w14:paraId="4D8E15DD" w14:textId="77777777" w:rsidR="004873B6" w:rsidRDefault="004873B6" w:rsidP="00A53CD7">
      <w:pPr>
        <w:spacing w:after="0" w:line="480" w:lineRule="auto"/>
        <w:jc w:val="both"/>
        <w:rPr>
          <w:rFonts w:ascii="Times New Roman" w:hAnsi="Times New Roman"/>
          <w:color w:val="000000" w:themeColor="text1"/>
          <w:sz w:val="24"/>
          <w:szCs w:val="24"/>
        </w:rPr>
      </w:pPr>
    </w:p>
    <w:p w14:paraId="0AC26D98" w14:textId="57422D22" w:rsidR="00C57CDC" w:rsidRDefault="00C57CDC" w:rsidP="00C57CDC">
      <w:pPr>
        <w:spacing w:after="0" w:line="480" w:lineRule="auto"/>
        <w:jc w:val="both"/>
        <w:rPr>
          <w:rFonts w:ascii="Times New Roman" w:hAnsi="Times New Roman"/>
          <w:color w:val="000000" w:themeColor="text1"/>
          <w:sz w:val="24"/>
          <w:szCs w:val="24"/>
        </w:rPr>
      </w:pPr>
      <w:r w:rsidRPr="00C57CDC">
        <w:rPr>
          <w:rFonts w:ascii="Times New Roman" w:hAnsi="Times New Roman"/>
          <w:b/>
          <w:color w:val="000000" w:themeColor="text1"/>
          <w:sz w:val="24"/>
          <w:szCs w:val="24"/>
        </w:rPr>
        <w:t>*</w:t>
      </w:r>
      <w:r>
        <w:rPr>
          <w:rFonts w:ascii="Times New Roman" w:hAnsi="Times New Roman"/>
          <w:b/>
          <w:color w:val="000000" w:themeColor="text1"/>
          <w:sz w:val="24"/>
          <w:szCs w:val="24"/>
        </w:rPr>
        <w:t xml:space="preserve">  </w:t>
      </w:r>
      <w:r w:rsidR="00320003">
        <w:rPr>
          <w:rFonts w:ascii="Times New Roman" w:hAnsi="Times New Roman"/>
          <w:color w:val="000000" w:themeColor="text1"/>
          <w:sz w:val="24"/>
          <w:szCs w:val="24"/>
        </w:rPr>
        <w:t>Corresponding author:</w:t>
      </w:r>
      <w:r w:rsidR="00320003">
        <w:rPr>
          <w:rFonts w:ascii="Times New Roman" w:hAnsi="Times New Roman"/>
          <w:color w:val="000000" w:themeColor="text1"/>
          <w:sz w:val="24"/>
          <w:szCs w:val="24"/>
        </w:rPr>
        <w:tab/>
      </w:r>
      <w:r w:rsidR="00E71D20" w:rsidRPr="00E71D20">
        <w:rPr>
          <w:rFonts w:ascii="Times New Roman" w:hAnsi="Times New Roman"/>
          <w:color w:val="000000" w:themeColor="text1"/>
          <w:sz w:val="24"/>
          <w:szCs w:val="24"/>
        </w:rPr>
        <w:t>majid.ezzati@imperial.ac.uk</w:t>
      </w:r>
    </w:p>
    <w:p w14:paraId="20CA5D2D" w14:textId="77F347C1" w:rsidR="00E71D20" w:rsidRPr="00AB3E0F" w:rsidRDefault="00E71D20" w:rsidP="00E71D20">
      <w:pPr>
        <w:spacing w:after="0" w:line="480" w:lineRule="auto"/>
        <w:jc w:val="both"/>
        <w:outlineLvl w:val="0"/>
        <w:rPr>
          <w:rFonts w:ascii="Times New Roman" w:hAnsi="Times New Roman"/>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sidRPr="00E71D20">
        <w:rPr>
          <w:rFonts w:ascii="Times New Roman" w:hAnsi="Times New Roman"/>
          <w:color w:val="000000" w:themeColor="text1"/>
          <w:sz w:val="24"/>
          <w:szCs w:val="24"/>
        </w:rPr>
        <w:t xml:space="preserve">+44 </w:t>
      </w:r>
      <w:del w:id="5" w:author="Majid" w:date="2017-09-27T10:16:00Z">
        <w:r w:rsidRPr="00E71D20" w:rsidDel="006C41B5">
          <w:rPr>
            <w:rFonts w:ascii="Times New Roman" w:hAnsi="Times New Roman"/>
            <w:color w:val="000000" w:themeColor="text1"/>
            <w:sz w:val="24"/>
            <w:szCs w:val="24"/>
          </w:rPr>
          <w:delText>(0)</w:delText>
        </w:r>
      </w:del>
      <w:r w:rsidRPr="00E71D20">
        <w:rPr>
          <w:rFonts w:ascii="Times New Roman" w:hAnsi="Times New Roman"/>
          <w:color w:val="000000" w:themeColor="text1"/>
          <w:sz w:val="24"/>
          <w:szCs w:val="24"/>
        </w:rPr>
        <w:t>20 7594 0767</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p>
    <w:p w14:paraId="0E654970" w14:textId="77777777" w:rsidR="00E71D20" w:rsidRDefault="00E71D20" w:rsidP="00E71D20">
      <w:pPr>
        <w:spacing w:after="0" w:line="480" w:lineRule="auto"/>
        <w:jc w:val="both"/>
        <w:outlineLvl w:val="0"/>
        <w:rPr>
          <w:rFonts w:ascii="Times New Roman" w:hAnsi="Times New Roman"/>
          <w:b/>
          <w:color w:val="000000" w:themeColor="text1"/>
          <w:sz w:val="24"/>
          <w:szCs w:val="24"/>
        </w:rPr>
      </w:pPr>
    </w:p>
    <w:p w14:paraId="5EE99706" w14:textId="4253B5EB" w:rsidR="004873B6" w:rsidRDefault="004873B6" w:rsidP="00E71D20">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Classification</w:t>
      </w:r>
    </w:p>
    <w:p w14:paraId="10A2E641" w14:textId="082EBCCB" w:rsidR="004873B6" w:rsidRPr="004873B6" w:rsidRDefault="004873B6" w:rsidP="00E71D20">
      <w:pPr>
        <w:spacing w:after="0" w:line="480" w:lineRule="auto"/>
        <w:jc w:val="both"/>
        <w:outlineLvl w:val="0"/>
        <w:rPr>
          <w:rFonts w:ascii="Times New Roman" w:hAnsi="Times New Roman"/>
          <w:color w:val="000000" w:themeColor="text1"/>
          <w:sz w:val="24"/>
          <w:szCs w:val="24"/>
        </w:rPr>
      </w:pPr>
      <w:commentRangeStart w:id="6"/>
      <w:r w:rsidRPr="004873B6">
        <w:rPr>
          <w:rFonts w:ascii="Times New Roman" w:hAnsi="Times New Roman"/>
          <w:color w:val="000000" w:themeColor="text1"/>
          <w:sz w:val="24"/>
          <w:szCs w:val="24"/>
        </w:rPr>
        <w:t>Biological Sciences:</w:t>
      </w:r>
      <w:r>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color w:val="000000" w:themeColor="text1"/>
          <w:sz w:val="24"/>
          <w:szCs w:val="24"/>
        </w:rPr>
        <w:t>Medical Sciences</w:t>
      </w:r>
    </w:p>
    <w:p w14:paraId="266A6389" w14:textId="040D7019" w:rsidR="00E71D20" w:rsidRPr="007F2345" w:rsidRDefault="004873B6" w:rsidP="00E71D20">
      <w:pPr>
        <w:spacing w:after="0" w:line="480" w:lineRule="auto"/>
        <w:jc w:val="both"/>
        <w:outlineLvl w:val="0"/>
        <w:rPr>
          <w:rFonts w:ascii="Times New Roman" w:hAnsi="Times New Roman"/>
          <w:color w:val="000000" w:themeColor="text1"/>
          <w:sz w:val="24"/>
          <w:szCs w:val="24"/>
        </w:rPr>
      </w:pPr>
      <w:r w:rsidRPr="004873B6">
        <w:rPr>
          <w:rFonts w:ascii="Times New Roman" w:hAnsi="Times New Roman"/>
          <w:color w:val="000000" w:themeColor="text1"/>
          <w:sz w:val="24"/>
          <w:szCs w:val="24"/>
        </w:rPr>
        <w:t>Social Sciences</w:t>
      </w:r>
      <w:r w:rsidR="00E71D20" w:rsidRPr="004873B6">
        <w:rPr>
          <w:rFonts w:ascii="Times New Roman" w:hAnsi="Times New Roman"/>
          <w:color w:val="000000" w:themeColor="text1"/>
          <w:sz w:val="24"/>
          <w:szCs w:val="24"/>
        </w:rPr>
        <w:t>:</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sidR="00E71D20">
        <w:rPr>
          <w:rFonts w:ascii="Times New Roman" w:hAnsi="Times New Roman"/>
          <w:b/>
          <w:color w:val="000000" w:themeColor="text1"/>
          <w:sz w:val="24"/>
          <w:szCs w:val="24"/>
        </w:rPr>
        <w:t xml:space="preserve"> </w:t>
      </w:r>
      <w:r w:rsidR="00E71D20">
        <w:rPr>
          <w:rFonts w:ascii="Times New Roman" w:hAnsi="Times New Roman"/>
          <w:color w:val="000000" w:themeColor="text1"/>
          <w:sz w:val="24"/>
          <w:szCs w:val="24"/>
        </w:rPr>
        <w:t>Social Sciences</w:t>
      </w:r>
      <w:commentRangeEnd w:id="6"/>
      <w:r w:rsidR="006C41B5">
        <w:rPr>
          <w:rStyle w:val="CommentReference"/>
          <w:rFonts w:asciiTheme="minorHAnsi" w:eastAsiaTheme="minorHAnsi" w:hAnsiTheme="minorHAnsi" w:cstheme="minorBidi"/>
        </w:rPr>
        <w:commentReference w:id="6"/>
      </w:r>
    </w:p>
    <w:p w14:paraId="339F68DF" w14:textId="77777777" w:rsidR="00AB3E0F" w:rsidRPr="00AB3E0F" w:rsidRDefault="00AB3E0F" w:rsidP="00AB3E0F">
      <w:pPr>
        <w:spacing w:after="0" w:line="480" w:lineRule="auto"/>
        <w:jc w:val="both"/>
        <w:outlineLvl w:val="0"/>
        <w:rPr>
          <w:rFonts w:ascii="Times New Roman" w:hAnsi="Times New Roman"/>
          <w:color w:val="000000" w:themeColor="text1"/>
          <w:sz w:val="24"/>
          <w:szCs w:val="24"/>
        </w:rPr>
      </w:pPr>
    </w:p>
    <w:p w14:paraId="559F193F" w14:textId="77777777" w:rsidR="000171E9" w:rsidRDefault="00C57CDC" w:rsidP="00A53CD7">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Key</w:t>
      </w:r>
      <w:r w:rsidR="00AB3E0F">
        <w:rPr>
          <w:rFonts w:ascii="Times New Roman" w:hAnsi="Times New Roman"/>
          <w:b/>
          <w:color w:val="000000" w:themeColor="text1"/>
          <w:sz w:val="24"/>
          <w:szCs w:val="24"/>
        </w:rPr>
        <w:t xml:space="preserve"> words</w:t>
      </w:r>
    </w:p>
    <w:p w14:paraId="2A33804C" w14:textId="4EB16BC2" w:rsidR="000210D1" w:rsidRPr="00A679A4" w:rsidRDefault="00B86D7A" w:rsidP="00A53CD7">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Seasonality</w:t>
      </w:r>
      <w:r w:rsidR="000171E9">
        <w:rPr>
          <w:rFonts w:ascii="Times New Roman" w:hAnsi="Times New Roman"/>
          <w:color w:val="000000" w:themeColor="text1"/>
          <w:sz w:val="24"/>
          <w:szCs w:val="24"/>
        </w:rPr>
        <w:t>,</w:t>
      </w:r>
      <w:r w:rsidR="00325BCE">
        <w:rPr>
          <w:rFonts w:ascii="Times New Roman" w:hAnsi="Times New Roman"/>
          <w:color w:val="000000" w:themeColor="text1"/>
          <w:sz w:val="24"/>
          <w:szCs w:val="24"/>
        </w:rPr>
        <w:t xml:space="preserve"> seasonal, seasonal dynamics,</w:t>
      </w:r>
      <w:r w:rsidR="000171E9">
        <w:rPr>
          <w:rFonts w:ascii="Times New Roman" w:hAnsi="Times New Roman"/>
          <w:color w:val="000000" w:themeColor="text1"/>
          <w:sz w:val="24"/>
          <w:szCs w:val="24"/>
        </w:rPr>
        <w:t xml:space="preserve"> </w:t>
      </w:r>
      <w:r w:rsidR="006445F8">
        <w:rPr>
          <w:rFonts w:ascii="Times New Roman" w:hAnsi="Times New Roman"/>
          <w:color w:val="000000" w:themeColor="text1"/>
          <w:sz w:val="24"/>
          <w:szCs w:val="24"/>
        </w:rPr>
        <w:t>mortality</w:t>
      </w:r>
      <w:r>
        <w:rPr>
          <w:rFonts w:ascii="Times New Roman" w:hAnsi="Times New Roman"/>
          <w:color w:val="000000" w:themeColor="text1"/>
          <w:sz w:val="24"/>
          <w:szCs w:val="24"/>
        </w:rPr>
        <w:t xml:space="preserve">, </w:t>
      </w:r>
      <w:r w:rsidR="00325BCE">
        <w:rPr>
          <w:rFonts w:ascii="Times New Roman" w:hAnsi="Times New Roman"/>
          <w:color w:val="000000" w:themeColor="text1"/>
          <w:sz w:val="24"/>
          <w:szCs w:val="24"/>
        </w:rPr>
        <w:t xml:space="preserve">death rates, </w:t>
      </w:r>
      <w:r>
        <w:rPr>
          <w:rFonts w:ascii="Times New Roman" w:hAnsi="Times New Roman"/>
          <w:color w:val="000000" w:themeColor="text1"/>
          <w:sz w:val="24"/>
          <w:szCs w:val="24"/>
        </w:rPr>
        <w:t>wavelet</w:t>
      </w:r>
      <w:r w:rsidR="00357AC1">
        <w:rPr>
          <w:rFonts w:ascii="Times New Roman" w:hAnsi="Times New Roman"/>
          <w:color w:val="000000" w:themeColor="text1"/>
          <w:sz w:val="24"/>
          <w:szCs w:val="24"/>
        </w:rPr>
        <w:t xml:space="preserve"> analysis</w:t>
      </w:r>
      <w:r w:rsidR="000210D1" w:rsidRPr="001677FD">
        <w:rPr>
          <w:rFonts w:ascii="Times New Roman" w:hAnsi="Times New Roman"/>
          <w:b/>
          <w:color w:val="000000" w:themeColor="text1"/>
          <w:sz w:val="24"/>
          <w:szCs w:val="24"/>
        </w:rPr>
        <w:br w:type="page"/>
      </w:r>
    </w:p>
    <w:p w14:paraId="0D79FC31" w14:textId="312BBAD4" w:rsidR="004A5074" w:rsidRDefault="00A6117A"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Abstract</w:t>
      </w:r>
    </w:p>
    <w:p w14:paraId="46341449" w14:textId="5CE90062" w:rsidR="00773692" w:rsidRPr="00773692" w:rsidRDefault="00773692" w:rsidP="00773692">
      <w:pPr>
        <w:spacing w:after="0" w:line="480" w:lineRule="auto"/>
        <w:jc w:val="both"/>
        <w:rPr>
          <w:rFonts w:ascii="Times New Roman" w:hAnsi="Times New Roman"/>
          <w:color w:val="000000" w:themeColor="text1"/>
          <w:sz w:val="24"/>
          <w:szCs w:val="24"/>
        </w:rPr>
      </w:pPr>
      <w:r w:rsidRPr="00773692">
        <w:rPr>
          <w:rFonts w:ascii="Times New Roman" w:hAnsi="Times New Roman"/>
          <w:color w:val="000000" w:themeColor="text1"/>
          <w:sz w:val="24"/>
          <w:szCs w:val="24"/>
        </w:rPr>
        <w:t>It has been hypothesised that a warmer world may lower winter mortality in temperate climates.</w:t>
      </w:r>
      <w:r w:rsidRPr="0077369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773692">
        <w:rPr>
          <w:rFonts w:ascii="Times New Roman" w:hAnsi="Times New Roman"/>
          <w:color w:val="000000" w:themeColor="text1"/>
          <w:sz w:val="24"/>
          <w:szCs w:val="24"/>
        </w:rPr>
        <w:instrText xml:space="preserve"> ADDIN EN.CITE </w:instrText>
      </w:r>
      <w:r w:rsidRPr="0077369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Pr="00773692">
        <w:rPr>
          <w:rFonts w:ascii="Times New Roman" w:hAnsi="Times New Roman"/>
          <w:color w:val="000000" w:themeColor="text1"/>
          <w:sz w:val="24"/>
          <w:szCs w:val="24"/>
        </w:rPr>
        <w:instrText xml:space="preserve"> ADDIN EN.CITE.DATA </w:instrText>
      </w:r>
      <w:r w:rsidRPr="00773692">
        <w:rPr>
          <w:rFonts w:ascii="Times New Roman" w:hAnsi="Times New Roman"/>
          <w:color w:val="000000" w:themeColor="text1"/>
          <w:sz w:val="24"/>
          <w:szCs w:val="24"/>
        </w:rPr>
      </w:r>
      <w:r w:rsidRPr="00773692">
        <w:rPr>
          <w:rFonts w:ascii="Times New Roman" w:hAnsi="Times New Roman"/>
          <w:color w:val="000000" w:themeColor="text1"/>
          <w:sz w:val="24"/>
          <w:szCs w:val="24"/>
        </w:rPr>
        <w:fldChar w:fldCharType="end"/>
      </w:r>
      <w:r w:rsidRPr="00773692">
        <w:rPr>
          <w:rFonts w:ascii="Times New Roman" w:hAnsi="Times New Roman"/>
          <w:color w:val="000000" w:themeColor="text1"/>
          <w:sz w:val="24"/>
          <w:szCs w:val="24"/>
        </w:rPr>
      </w:r>
      <w:r w:rsidRPr="00773692">
        <w:rPr>
          <w:rFonts w:ascii="Times New Roman" w:hAnsi="Times New Roman"/>
          <w:color w:val="000000" w:themeColor="text1"/>
          <w:sz w:val="24"/>
          <w:szCs w:val="24"/>
        </w:rPr>
        <w:fldChar w:fldCharType="separate"/>
      </w:r>
      <w:r w:rsidRPr="00773692">
        <w:rPr>
          <w:rFonts w:ascii="Times New Roman" w:hAnsi="Times New Roman"/>
          <w:noProof/>
          <w:color w:val="000000" w:themeColor="text1"/>
          <w:sz w:val="24"/>
          <w:szCs w:val="24"/>
        </w:rPr>
        <w:t>(1, 2)</w:t>
      </w:r>
      <w:r w:rsidRPr="00773692">
        <w:rPr>
          <w:rFonts w:ascii="Times New Roman" w:hAnsi="Times New Roman"/>
          <w:color w:val="000000" w:themeColor="text1"/>
          <w:sz w:val="24"/>
          <w:szCs w:val="24"/>
        </w:rPr>
        <w:fldChar w:fldCharType="end"/>
      </w:r>
      <w:r w:rsidRPr="00773692">
        <w:rPr>
          <w:rFonts w:ascii="Times New Roman" w:hAnsi="Times New Roman"/>
          <w:color w:val="000000" w:themeColor="text1"/>
          <w:sz w:val="24"/>
          <w:szCs w:val="24"/>
        </w:rPr>
        <w:t xml:space="preserve"> There is however limited data to characterise the seasonality of mortality in relation to</w:t>
      </w:r>
      <w:r w:rsidRPr="00773692" w:rsidDel="00C57E45">
        <w:rPr>
          <w:rFonts w:ascii="Times New Roman" w:hAnsi="Times New Roman"/>
          <w:color w:val="000000" w:themeColor="text1"/>
          <w:sz w:val="24"/>
          <w:szCs w:val="24"/>
        </w:rPr>
        <w:t xml:space="preserve"> </w:t>
      </w:r>
      <w:r w:rsidRPr="00773692">
        <w:rPr>
          <w:rFonts w:ascii="Times New Roman" w:hAnsi="Times New Roman"/>
          <w:color w:val="000000" w:themeColor="text1"/>
          <w:sz w:val="24"/>
          <w:szCs w:val="24"/>
        </w:rPr>
        <w:t>age, sex, and local climate, or to understand how it has changed over time.  Here, we use geo-coded data on deaths in the USA and wavelet analytical techniques to comprehensively analyse the seasonality of mortality by age group and sex from 1982 to 2013, nationally and in subnational climatic regions. Death rates in men and women older than 45 years exhibit statistically significant seasonality with peak in January/February and minimum in June/July. Percent difference in death rates between peak and minimum months declined by less than seven percentage points from 1982 to 2013 nationally, and was independent of temperature difference between these two months in different climate regions. Under five years of age, seasonality of mortality largely disappeared after the 1990s. In adolescents and young adults, especially in males, death rates peak</w:t>
      </w:r>
      <w:ins w:id="7" w:author="Ezzati, Majid" w:date="2017-10-01T22:16:00Z">
        <w:r w:rsidR="00421068">
          <w:rPr>
            <w:rFonts w:ascii="Times New Roman" w:hAnsi="Times New Roman"/>
            <w:color w:val="000000" w:themeColor="text1"/>
            <w:sz w:val="24"/>
            <w:szCs w:val="24"/>
          </w:rPr>
          <w:t>ed</w:t>
        </w:r>
      </w:ins>
      <w:r w:rsidRPr="00773692">
        <w:rPr>
          <w:rFonts w:ascii="Times New Roman" w:hAnsi="Times New Roman"/>
          <w:color w:val="000000" w:themeColor="text1"/>
          <w:sz w:val="24"/>
          <w:szCs w:val="24"/>
        </w:rPr>
        <w:t xml:space="preserve"> in June/July and </w:t>
      </w:r>
      <w:del w:id="8" w:author="Ezzati, Majid" w:date="2017-10-01T22:17:00Z">
        <w:r w:rsidRPr="00773692" w:rsidDel="00421068">
          <w:rPr>
            <w:rFonts w:ascii="Times New Roman" w:hAnsi="Times New Roman"/>
            <w:color w:val="000000" w:themeColor="text1"/>
            <w:sz w:val="24"/>
            <w:szCs w:val="24"/>
          </w:rPr>
          <w:delText xml:space="preserve">are </w:delText>
        </w:r>
      </w:del>
      <w:ins w:id="9" w:author="Ezzati, Majid" w:date="2017-10-01T22:17:00Z">
        <w:r w:rsidR="00421068">
          <w:rPr>
            <w:rFonts w:ascii="Times New Roman" w:hAnsi="Times New Roman"/>
            <w:color w:val="000000" w:themeColor="text1"/>
            <w:sz w:val="24"/>
            <w:szCs w:val="24"/>
          </w:rPr>
          <w:t>we</w:t>
        </w:r>
        <w:r w:rsidR="00421068" w:rsidRPr="00773692">
          <w:rPr>
            <w:rFonts w:ascii="Times New Roman" w:hAnsi="Times New Roman"/>
            <w:color w:val="000000" w:themeColor="text1"/>
            <w:sz w:val="24"/>
            <w:szCs w:val="24"/>
          </w:rPr>
          <w:t xml:space="preserve">re </w:t>
        </w:r>
      </w:ins>
      <w:r w:rsidRPr="00773692">
        <w:rPr>
          <w:rFonts w:ascii="Times New Roman" w:hAnsi="Times New Roman"/>
          <w:color w:val="000000" w:themeColor="text1"/>
          <w:sz w:val="24"/>
          <w:szCs w:val="24"/>
        </w:rPr>
        <w:t xml:space="preserve">lowest in December/January, </w:t>
      </w:r>
      <w:del w:id="10" w:author="Ezzati, Majid" w:date="2017-10-01T22:17:00Z">
        <w:r w:rsidRPr="00773692" w:rsidDel="00421068">
          <w:rPr>
            <w:rFonts w:ascii="Times New Roman" w:hAnsi="Times New Roman"/>
            <w:color w:val="000000" w:themeColor="text1"/>
            <w:sz w:val="24"/>
            <w:szCs w:val="24"/>
          </w:rPr>
          <w:delText xml:space="preserve">but </w:delText>
        </w:r>
      </w:del>
      <w:ins w:id="11" w:author="Ezzati, Majid" w:date="2017-10-01T22:17:00Z">
        <w:r w:rsidR="00421068">
          <w:rPr>
            <w:rFonts w:ascii="Times New Roman" w:hAnsi="Times New Roman"/>
            <w:color w:val="000000" w:themeColor="text1"/>
            <w:sz w:val="24"/>
            <w:szCs w:val="24"/>
          </w:rPr>
          <w:t>with</w:t>
        </w:r>
        <w:r w:rsidR="00421068" w:rsidRPr="00773692">
          <w:rPr>
            <w:rFonts w:ascii="Times New Roman" w:hAnsi="Times New Roman"/>
            <w:color w:val="000000" w:themeColor="text1"/>
            <w:sz w:val="24"/>
            <w:szCs w:val="24"/>
          </w:rPr>
          <w:t xml:space="preserve"> </w:t>
        </w:r>
      </w:ins>
      <w:r w:rsidRPr="00773692">
        <w:rPr>
          <w:rFonts w:ascii="Times New Roman" w:hAnsi="Times New Roman"/>
          <w:color w:val="000000" w:themeColor="text1"/>
          <w:sz w:val="24"/>
          <w:szCs w:val="24"/>
        </w:rPr>
        <w:t>the percent difference peak and minimum months shr</w:t>
      </w:r>
      <w:ins w:id="12" w:author="Ezzati, Majid" w:date="2017-10-01T22:17:00Z">
        <w:r w:rsidR="00421068">
          <w:rPr>
            <w:rFonts w:ascii="Times New Roman" w:hAnsi="Times New Roman"/>
            <w:color w:val="000000" w:themeColor="text1"/>
            <w:sz w:val="24"/>
            <w:szCs w:val="24"/>
          </w:rPr>
          <w:t>i</w:t>
        </w:r>
      </w:ins>
      <w:del w:id="13" w:author="Ezzati, Majid" w:date="2017-10-01T22:17:00Z">
        <w:r w:rsidRPr="00773692" w:rsidDel="00421068">
          <w:rPr>
            <w:rFonts w:ascii="Times New Roman" w:hAnsi="Times New Roman"/>
            <w:color w:val="000000" w:themeColor="text1"/>
            <w:sz w:val="24"/>
            <w:szCs w:val="24"/>
          </w:rPr>
          <w:delText>a</w:delText>
        </w:r>
      </w:del>
      <w:r w:rsidRPr="00773692">
        <w:rPr>
          <w:rFonts w:ascii="Times New Roman" w:hAnsi="Times New Roman"/>
          <w:color w:val="000000" w:themeColor="text1"/>
          <w:sz w:val="24"/>
          <w:szCs w:val="24"/>
        </w:rPr>
        <w:t>nk</w:t>
      </w:r>
      <w:ins w:id="14" w:author="Ezzati, Majid" w:date="2017-10-01T22:17:00Z">
        <w:r w:rsidR="00421068">
          <w:rPr>
            <w:rFonts w:ascii="Times New Roman" w:hAnsi="Times New Roman"/>
            <w:color w:val="000000" w:themeColor="text1"/>
            <w:sz w:val="24"/>
            <w:szCs w:val="24"/>
          </w:rPr>
          <w:t>ing</w:t>
        </w:r>
      </w:ins>
      <w:r w:rsidRPr="00773692">
        <w:rPr>
          <w:rFonts w:ascii="Times New Roman" w:hAnsi="Times New Roman"/>
          <w:color w:val="000000" w:themeColor="text1"/>
          <w:sz w:val="24"/>
          <w:szCs w:val="24"/>
        </w:rPr>
        <w:t xml:space="preserve"> over time. </w:t>
      </w:r>
      <w:del w:id="15" w:author="Ezzati, Majid" w:date="2017-10-01T22:17:00Z">
        <w:r w:rsidRPr="00773692" w:rsidDel="00421068">
          <w:rPr>
            <w:rFonts w:ascii="Times New Roman" w:hAnsi="Times New Roman"/>
            <w:color w:val="000000" w:themeColor="text1"/>
            <w:sz w:val="24"/>
            <w:szCs w:val="24"/>
          </w:rPr>
          <w:delText xml:space="preserve"> </w:delText>
        </w:r>
      </w:del>
      <w:moveToRangeStart w:id="16" w:author="Ezzati, Majid" w:date="2017-10-01T22:17:00Z" w:name="move494659605"/>
      <w:moveTo w:id="17" w:author="Ezzati, Majid" w:date="2017-10-01T22:17:00Z">
        <w:r w:rsidR="00421068" w:rsidRPr="00773692">
          <w:rPr>
            <w:rFonts w:ascii="Times New Roman" w:hAnsi="Times New Roman"/>
            <w:color w:val="000000" w:themeColor="text1"/>
            <w:sz w:val="24"/>
            <w:szCs w:val="24"/>
          </w:rPr>
          <w:t>Currently, all parts of USA are similarly adapted to temperature seasonality, although impacts on mortality depend on age.</w:t>
        </w:r>
      </w:moveTo>
      <w:moveToRangeEnd w:id="16"/>
      <w:ins w:id="18" w:author="Ezzati, Majid" w:date="2017-10-01T22:18:00Z">
        <w:r w:rsidR="00421068">
          <w:rPr>
            <w:rFonts w:ascii="Times New Roman" w:hAnsi="Times New Roman"/>
            <w:color w:val="000000" w:themeColor="text1"/>
            <w:sz w:val="24"/>
            <w:szCs w:val="24"/>
          </w:rPr>
          <w:t xml:space="preserve"> </w:t>
        </w:r>
      </w:ins>
      <w:r w:rsidRPr="00773692">
        <w:rPr>
          <w:rFonts w:ascii="Times New Roman" w:hAnsi="Times New Roman"/>
          <w:color w:val="000000" w:themeColor="text1"/>
          <w:sz w:val="24"/>
          <w:szCs w:val="24"/>
        </w:rPr>
        <w:t xml:space="preserve">The findings allow identifying at-risk groups, plan responses at the present time, and envision how changes in regional climate may influence seasonal mortality. </w:t>
      </w:r>
      <w:moveFromRangeStart w:id="19" w:author="Ezzati, Majid" w:date="2017-10-01T22:17:00Z" w:name="move494659605"/>
      <w:moveFrom w:id="20" w:author="Ezzati, Majid" w:date="2017-10-01T22:17:00Z">
        <w:r w:rsidRPr="00773692" w:rsidDel="00421068">
          <w:rPr>
            <w:rFonts w:ascii="Times New Roman" w:hAnsi="Times New Roman"/>
            <w:color w:val="000000" w:themeColor="text1"/>
            <w:sz w:val="24"/>
            <w:szCs w:val="24"/>
          </w:rPr>
          <w:t>Currently, all parts of USA are similarly adapted to temperature seasonality, although impacts on mortality depend on age.</w:t>
        </w:r>
      </w:moveFrom>
      <w:moveFromRangeEnd w:id="19"/>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60E525" w14:textId="78A5344F" w:rsidR="0067689E" w:rsidRPr="00BD7179" w:rsidRDefault="00DA178A"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Significance statement</w:t>
      </w:r>
    </w:p>
    <w:p w14:paraId="14CDB6EF" w14:textId="0CF6F6D4" w:rsidR="000210D1" w:rsidRDefault="00EE0CA6" w:rsidP="00C33FFB">
      <w:pPr>
        <w:spacing w:after="0" w:line="480" w:lineRule="auto"/>
        <w:jc w:val="both"/>
        <w:rPr>
          <w:rFonts w:ascii="Times New Roman" w:hAnsi="Times New Roman"/>
          <w:color w:val="000000" w:themeColor="text1"/>
          <w:sz w:val="24"/>
          <w:szCs w:val="24"/>
        </w:rPr>
      </w:pPr>
      <w:commentRangeStart w:id="21"/>
      <w:r>
        <w:rPr>
          <w:rFonts w:ascii="Times New Roman" w:hAnsi="Times New Roman"/>
          <w:color w:val="000000" w:themeColor="text1"/>
          <w:sz w:val="24"/>
          <w:szCs w:val="24"/>
        </w:rPr>
        <w:t>W</w:t>
      </w:r>
      <w:r w:rsidR="004508FE" w:rsidRPr="001677FD">
        <w:rPr>
          <w:rFonts w:ascii="Times New Roman" w:hAnsi="Times New Roman"/>
          <w:color w:val="000000" w:themeColor="text1"/>
          <w:sz w:val="24"/>
          <w:szCs w:val="24"/>
        </w:rPr>
        <w:t>e characterise</w:t>
      </w:r>
      <w:r w:rsidR="00A87EFB">
        <w:rPr>
          <w:rFonts w:ascii="Times New Roman" w:hAnsi="Times New Roman"/>
          <w:color w:val="000000" w:themeColor="text1"/>
          <w:sz w:val="24"/>
          <w:szCs w:val="24"/>
        </w:rPr>
        <w:t>d</w:t>
      </w:r>
      <w:r w:rsidR="004508FE" w:rsidRPr="001677FD">
        <w:rPr>
          <w:rFonts w:ascii="Times New Roman" w:hAnsi="Times New Roman"/>
          <w:color w:val="000000" w:themeColor="text1"/>
          <w:sz w:val="24"/>
          <w:szCs w:val="24"/>
        </w:rPr>
        <w:t xml:space="preserve"> the demographic</w:t>
      </w:r>
      <w:r w:rsidR="004508FE">
        <w:rPr>
          <w:rFonts w:ascii="Times New Roman" w:hAnsi="Times New Roman"/>
          <w:color w:val="000000" w:themeColor="text1"/>
          <w:sz w:val="24"/>
          <w:szCs w:val="24"/>
        </w:rPr>
        <w:t xml:space="preserve"> (age </w:t>
      </w:r>
      <w:r w:rsidR="002166AE">
        <w:rPr>
          <w:rFonts w:ascii="Times New Roman" w:hAnsi="Times New Roman"/>
          <w:color w:val="000000" w:themeColor="text1"/>
          <w:sz w:val="24"/>
          <w:szCs w:val="24"/>
        </w:rPr>
        <w:t xml:space="preserve">group </w:t>
      </w:r>
      <w:r w:rsidR="004508FE">
        <w:rPr>
          <w:rFonts w:ascii="Times New Roman" w:hAnsi="Times New Roman"/>
          <w:color w:val="000000" w:themeColor="text1"/>
          <w:sz w:val="24"/>
          <w:szCs w:val="24"/>
        </w:rPr>
        <w:t>and sex)</w:t>
      </w:r>
      <w:r w:rsidR="004508FE" w:rsidRPr="001677FD">
        <w:rPr>
          <w:rFonts w:ascii="Times New Roman" w:hAnsi="Times New Roman"/>
          <w:color w:val="000000" w:themeColor="text1"/>
          <w:sz w:val="24"/>
          <w:szCs w:val="24"/>
        </w:rPr>
        <w:t>, spatial</w:t>
      </w:r>
      <w:r w:rsidR="004508FE">
        <w:rPr>
          <w:rFonts w:ascii="Times New Roman" w:hAnsi="Times New Roman"/>
          <w:color w:val="000000" w:themeColor="text1"/>
          <w:sz w:val="24"/>
          <w:szCs w:val="24"/>
        </w:rPr>
        <w:t xml:space="preserve"> (climate region)</w:t>
      </w:r>
      <w:r w:rsidR="004508FE" w:rsidRPr="001677FD">
        <w:rPr>
          <w:rFonts w:ascii="Times New Roman" w:hAnsi="Times New Roman"/>
          <w:color w:val="000000" w:themeColor="text1"/>
          <w:sz w:val="24"/>
          <w:szCs w:val="24"/>
        </w:rPr>
        <w:t xml:space="preserve"> and temporal </w:t>
      </w:r>
      <w:r w:rsidR="004508FE">
        <w:rPr>
          <w:rFonts w:ascii="Times New Roman" w:hAnsi="Times New Roman"/>
          <w:color w:val="000000" w:themeColor="text1"/>
          <w:sz w:val="24"/>
          <w:szCs w:val="24"/>
        </w:rPr>
        <w:t xml:space="preserve">(multi-decade analysis) </w:t>
      </w:r>
      <w:r w:rsidR="004508FE" w:rsidRPr="001677FD">
        <w:rPr>
          <w:rFonts w:ascii="Times New Roman" w:hAnsi="Times New Roman"/>
          <w:color w:val="000000" w:themeColor="text1"/>
          <w:sz w:val="24"/>
          <w:szCs w:val="24"/>
        </w:rPr>
        <w:t>patterns of mortality seasonality in the ent</w:t>
      </w:r>
      <w:r>
        <w:rPr>
          <w:rFonts w:ascii="Times New Roman" w:hAnsi="Times New Roman"/>
          <w:color w:val="000000" w:themeColor="text1"/>
          <w:sz w:val="24"/>
          <w:szCs w:val="24"/>
        </w:rPr>
        <w:t>ire USA</w:t>
      </w:r>
      <w:r w:rsidR="00EF0C40">
        <w:rPr>
          <w:rFonts w:ascii="Times New Roman" w:hAnsi="Times New Roman"/>
          <w:color w:val="000000" w:themeColor="text1"/>
          <w:sz w:val="24"/>
          <w:szCs w:val="24"/>
        </w:rPr>
        <w:t xml:space="preserve"> by analysing </w:t>
      </w:r>
      <w:r w:rsidR="00EF0C40" w:rsidRPr="001677FD">
        <w:rPr>
          <w:rFonts w:ascii="Times New Roman" w:hAnsi="Times New Roman"/>
          <w:color w:val="000000" w:themeColor="text1"/>
          <w:sz w:val="24"/>
          <w:szCs w:val="24"/>
        </w:rPr>
        <w:t>over three dec</w:t>
      </w:r>
      <w:r w:rsidR="00EF0C40">
        <w:rPr>
          <w:rFonts w:ascii="Times New Roman" w:hAnsi="Times New Roman"/>
          <w:color w:val="000000" w:themeColor="text1"/>
          <w:sz w:val="24"/>
          <w:szCs w:val="24"/>
        </w:rPr>
        <w:t>ades of national mortality data</w:t>
      </w:r>
      <w:r>
        <w:rPr>
          <w:rFonts w:ascii="Times New Roman" w:hAnsi="Times New Roman"/>
          <w:color w:val="000000" w:themeColor="text1"/>
          <w:sz w:val="24"/>
          <w:szCs w:val="24"/>
        </w:rPr>
        <w:t>. To our knowledge, t</w:t>
      </w:r>
      <w:r w:rsidR="002166AE">
        <w:rPr>
          <w:rFonts w:ascii="Times New Roman" w:hAnsi="Times New Roman"/>
          <w:color w:val="000000" w:themeColor="text1"/>
          <w:sz w:val="24"/>
          <w:szCs w:val="24"/>
        </w:rPr>
        <w:t xml:space="preserve">he inclusion of age group, sex, geography and time has not been done in any </w:t>
      </w:r>
      <w:r w:rsidR="00A87EFB">
        <w:rPr>
          <w:rFonts w:ascii="Times New Roman" w:hAnsi="Times New Roman"/>
          <w:color w:val="000000" w:themeColor="text1"/>
          <w:sz w:val="24"/>
          <w:szCs w:val="24"/>
        </w:rPr>
        <w:t>prior analysis, and</w:t>
      </w:r>
      <w:r w:rsidR="002166AE">
        <w:rPr>
          <w:rFonts w:ascii="Times New Roman" w:hAnsi="Times New Roman"/>
          <w:color w:val="000000" w:themeColor="text1"/>
          <w:sz w:val="24"/>
          <w:szCs w:val="24"/>
        </w:rPr>
        <w:t xml:space="preserve"> </w:t>
      </w:r>
      <w:r w:rsidR="002166AE" w:rsidRPr="007E021F">
        <w:rPr>
          <w:rFonts w:ascii="Times New Roman" w:hAnsi="Times New Roman"/>
          <w:color w:val="000000" w:themeColor="text1"/>
          <w:sz w:val="24"/>
          <w:szCs w:val="24"/>
        </w:rPr>
        <w:t>allow</w:t>
      </w:r>
      <w:r w:rsidR="002166AE">
        <w:rPr>
          <w:rFonts w:ascii="Times New Roman" w:hAnsi="Times New Roman"/>
          <w:color w:val="000000" w:themeColor="text1"/>
          <w:sz w:val="24"/>
          <w:szCs w:val="24"/>
        </w:rPr>
        <w:t>s</w:t>
      </w:r>
      <w:r w:rsidR="002166AE" w:rsidRPr="007E021F">
        <w:rPr>
          <w:rFonts w:ascii="Times New Roman" w:hAnsi="Times New Roman"/>
          <w:color w:val="000000" w:themeColor="text1"/>
          <w:sz w:val="24"/>
          <w:szCs w:val="24"/>
        </w:rPr>
        <w:t xml:space="preserve"> identifying at-risk groups</w:t>
      </w:r>
      <w:r w:rsidR="001D7BA9">
        <w:rPr>
          <w:rFonts w:ascii="Times New Roman" w:hAnsi="Times New Roman"/>
          <w:color w:val="000000" w:themeColor="text1"/>
          <w:sz w:val="24"/>
          <w:szCs w:val="24"/>
        </w:rPr>
        <w:t xml:space="preserve"> and regions</w:t>
      </w:r>
      <w:r w:rsidR="002166AE" w:rsidRPr="007E021F">
        <w:rPr>
          <w:rFonts w:ascii="Times New Roman" w:hAnsi="Times New Roman"/>
          <w:color w:val="000000" w:themeColor="text1"/>
          <w:sz w:val="24"/>
          <w:szCs w:val="24"/>
        </w:rPr>
        <w:t>, plan</w:t>
      </w:r>
      <w:r w:rsidR="00A87EFB">
        <w:rPr>
          <w:rFonts w:ascii="Times New Roman" w:hAnsi="Times New Roman"/>
          <w:color w:val="000000" w:themeColor="text1"/>
          <w:sz w:val="24"/>
          <w:szCs w:val="24"/>
        </w:rPr>
        <w:t>ning</w:t>
      </w:r>
      <w:r w:rsidR="002166AE" w:rsidRPr="007E021F">
        <w:rPr>
          <w:rFonts w:ascii="Times New Roman" w:hAnsi="Times New Roman"/>
          <w:color w:val="000000" w:themeColor="text1"/>
          <w:sz w:val="24"/>
          <w:szCs w:val="24"/>
        </w:rPr>
        <w:t xml:space="preserve"> responses at the present time, and envision</w:t>
      </w:r>
      <w:r w:rsidR="00A87EFB">
        <w:rPr>
          <w:rFonts w:ascii="Times New Roman" w:hAnsi="Times New Roman"/>
          <w:color w:val="000000" w:themeColor="text1"/>
          <w:sz w:val="24"/>
          <w:szCs w:val="24"/>
        </w:rPr>
        <w:t>ing</w:t>
      </w:r>
      <w:r w:rsidR="002166AE" w:rsidRPr="007E021F">
        <w:rPr>
          <w:rFonts w:ascii="Times New Roman" w:hAnsi="Times New Roman"/>
          <w:color w:val="000000" w:themeColor="text1"/>
          <w:sz w:val="24"/>
          <w:szCs w:val="24"/>
        </w:rPr>
        <w:t xml:space="preserve"> how changes in regional climate may influence seasonal mortality</w:t>
      </w:r>
      <w:r w:rsidR="002166AE">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Further we apply a novel approach, </w:t>
      </w:r>
      <w:r w:rsidRPr="001677FD">
        <w:rPr>
          <w:rFonts w:ascii="Times New Roman" w:hAnsi="Times New Roman"/>
          <w:color w:val="000000" w:themeColor="text1"/>
          <w:sz w:val="24"/>
          <w:szCs w:val="24"/>
        </w:rPr>
        <w:t>wavelet analytical techniques</w:t>
      </w:r>
      <w:r w:rsidR="002166AE">
        <w:rPr>
          <w:rFonts w:ascii="Times New Roman" w:hAnsi="Times New Roman"/>
          <w:color w:val="000000" w:themeColor="text1"/>
          <w:sz w:val="24"/>
          <w:szCs w:val="24"/>
        </w:rPr>
        <w:t xml:space="preserve"> and </w:t>
      </w:r>
      <w:r w:rsidR="002166AE" w:rsidRPr="001677FD">
        <w:rPr>
          <w:rFonts w:ascii="Times New Roman" w:hAnsi="Times New Roman"/>
          <w:sz w:val="24"/>
          <w:szCs w:val="24"/>
        </w:rPr>
        <w:t>centre of gravity analyses</w:t>
      </w:r>
      <w:r w:rsidR="002166AE">
        <w:rPr>
          <w:rFonts w:ascii="Times New Roman" w:hAnsi="Times New Roman"/>
          <w:sz w:val="24"/>
          <w:szCs w:val="24"/>
        </w:rPr>
        <w:t>,</w:t>
      </w:r>
      <w:r w:rsidRPr="001677FD">
        <w:rPr>
          <w:rFonts w:ascii="Times New Roman" w:hAnsi="Times New Roman"/>
          <w:color w:val="000000" w:themeColor="text1"/>
          <w:sz w:val="24"/>
          <w:szCs w:val="24"/>
        </w:rPr>
        <w:t xml:space="preserve"> </w:t>
      </w:r>
      <w:r w:rsidR="002166AE">
        <w:rPr>
          <w:rFonts w:ascii="Times New Roman" w:hAnsi="Times New Roman"/>
          <w:sz w:val="24"/>
          <w:szCs w:val="24"/>
        </w:rPr>
        <w:t xml:space="preserve">which allow </w:t>
      </w:r>
      <w:r w:rsidR="002166AE" w:rsidRPr="001677FD">
        <w:rPr>
          <w:rFonts w:ascii="Times New Roman" w:hAnsi="Times New Roman"/>
          <w:sz w:val="24"/>
          <w:szCs w:val="24"/>
        </w:rPr>
        <w:t>systematically identifying and char</w:t>
      </w:r>
      <w:r w:rsidR="002166AE">
        <w:rPr>
          <w:rFonts w:ascii="Times New Roman" w:hAnsi="Times New Roman"/>
          <w:sz w:val="24"/>
          <w:szCs w:val="24"/>
        </w:rPr>
        <w:t>acterising seasonality, and</w:t>
      </w:r>
      <w:r w:rsidR="002166AE" w:rsidRPr="001677FD">
        <w:rPr>
          <w:rFonts w:ascii="Times New Roman" w:hAnsi="Times New Roman"/>
          <w:sz w:val="24"/>
          <w:szCs w:val="24"/>
        </w:rPr>
        <w:t xml:space="preserve"> examining how it changes or disappears over time</w:t>
      </w:r>
      <w:commentRangeEnd w:id="21"/>
      <w:r w:rsidR="006C41B5">
        <w:rPr>
          <w:rStyle w:val="CommentReference"/>
          <w:rFonts w:asciiTheme="minorHAnsi" w:eastAsiaTheme="minorHAnsi" w:hAnsiTheme="minorHAnsi" w:cstheme="minorBidi"/>
        </w:rPr>
        <w:commentReference w:id="21"/>
      </w:r>
      <w:r w:rsidR="002166AE" w:rsidRPr="001677FD">
        <w:rPr>
          <w:rFonts w:ascii="Times New Roman" w:hAnsi="Times New Roman"/>
          <w:sz w:val="24"/>
          <w:szCs w:val="24"/>
        </w:rPr>
        <w:t>.</w:t>
      </w: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Pr="00FB282F" w:rsidRDefault="000210D1" w:rsidP="00C33FFB">
      <w:pPr>
        <w:spacing w:after="0" w:line="480" w:lineRule="auto"/>
        <w:jc w:val="both"/>
        <w:rPr>
          <w:rFonts w:ascii="Times New Roman" w:hAnsi="Times New Roman"/>
          <w:b/>
          <w:color w:val="000000" w:themeColor="text1"/>
          <w:sz w:val="24"/>
          <w:szCs w:val="24"/>
        </w:rPr>
      </w:pPr>
      <w:commentRangeStart w:id="22"/>
      <w:r>
        <w:rPr>
          <w:rFonts w:ascii="Times New Roman" w:hAnsi="Times New Roman"/>
          <w:b/>
          <w:color w:val="000000" w:themeColor="text1"/>
          <w:sz w:val="24"/>
          <w:szCs w:val="24"/>
        </w:rPr>
        <w:lastRenderedPageBreak/>
        <w:t>Introduction</w:t>
      </w:r>
      <w:commentRangeEnd w:id="22"/>
      <w:r w:rsidR="006C41B5">
        <w:rPr>
          <w:rStyle w:val="CommentReference"/>
          <w:rFonts w:asciiTheme="minorHAnsi" w:eastAsiaTheme="minorHAnsi" w:hAnsiTheme="minorHAnsi" w:cstheme="minorBidi"/>
        </w:rPr>
        <w:commentReference w:id="22"/>
      </w:r>
    </w:p>
    <w:p w14:paraId="2E1B36AE" w14:textId="5A56B950"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Pr="001677FD">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Pr>
          <w:rFonts w:ascii="Times New Roman" w:hAnsi="Times New Roman"/>
          <w:color w:val="000000" w:themeColor="text1"/>
          <w:sz w:val="24"/>
          <w:szCs w:val="24"/>
        </w:rPr>
        <w:instrText xml:space="preserve"> ADDIN EN.CITE </w:instrText>
      </w:r>
      <w:r w:rsidR="000E3A7A">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Pr>
          <w:rFonts w:ascii="Times New Roman" w:hAnsi="Times New Roman"/>
          <w:color w:val="000000" w:themeColor="text1"/>
          <w:sz w:val="24"/>
          <w:szCs w:val="24"/>
        </w:rPr>
        <w:instrText xml:space="preserve"> ADDIN EN.CITE.DATA </w:instrText>
      </w:r>
      <w:r w:rsidR="000E3A7A">
        <w:rPr>
          <w:rFonts w:ascii="Times New Roman" w:hAnsi="Times New Roman"/>
          <w:color w:val="000000" w:themeColor="text1"/>
          <w:sz w:val="24"/>
          <w:szCs w:val="24"/>
        </w:rPr>
      </w:r>
      <w:r w:rsidR="000E3A7A">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(3-6)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Therefore, </w:t>
      </w:r>
      <w:r w:rsidRPr="00FB282F">
        <w:rPr>
          <w:rFonts w:ascii="Times New Roman" w:hAnsi="Times New Roman"/>
          <w:color w:val="000000" w:themeColor="text1"/>
          <w:sz w:val="24"/>
          <w:szCs w:val="24"/>
        </w:rPr>
        <w:t>it has been hypothesised that a warmer world may lower winter mortality in temperate climates.</w:t>
      </w:r>
      <w:r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Pr>
          <w:rFonts w:ascii="Times New Roman" w:hAnsi="Times New Roman"/>
          <w:color w:val="000000" w:themeColor="text1"/>
          <w:sz w:val="24"/>
          <w:szCs w:val="24"/>
        </w:rPr>
        <w:instrText xml:space="preserve"> ADDIN EN.CITE </w:instrText>
      </w:r>
      <w:r w:rsidR="00773692">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Pr>
          <w:rFonts w:ascii="Times New Roman" w:hAnsi="Times New Roman"/>
          <w:color w:val="000000" w:themeColor="text1"/>
          <w:sz w:val="24"/>
          <w:szCs w:val="24"/>
        </w:rPr>
        <w:instrText xml:space="preserve"> ADDIN EN.CITE.DATA </w:instrText>
      </w:r>
      <w:r w:rsidR="00773692">
        <w:rPr>
          <w:rFonts w:ascii="Times New Roman" w:hAnsi="Times New Roman"/>
          <w:color w:val="000000" w:themeColor="text1"/>
          <w:sz w:val="24"/>
          <w:szCs w:val="24"/>
        </w:rPr>
      </w:r>
      <w:r w:rsidR="00773692">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r>
      <w:r w:rsidRPr="00FB282F">
        <w:rPr>
          <w:rFonts w:ascii="Times New Roman" w:hAnsi="Times New Roman"/>
          <w:color w:val="000000" w:themeColor="text1"/>
          <w:sz w:val="24"/>
          <w:szCs w:val="24"/>
        </w:rPr>
        <w:fldChar w:fldCharType="separate"/>
      </w:r>
      <w:r w:rsidR="00773692">
        <w:rPr>
          <w:rFonts w:ascii="Times New Roman" w:hAnsi="Times New Roman"/>
          <w:noProof/>
          <w:color w:val="000000" w:themeColor="text1"/>
          <w:sz w:val="24"/>
          <w:szCs w:val="24"/>
        </w:rPr>
        <w:t>(1, 2)</w:t>
      </w:r>
      <w:r w:rsidRPr="00FB282F">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t xml:space="preserve"> </w:t>
      </w:r>
      <w:r w:rsidR="004508FE">
        <w:rPr>
          <w:rFonts w:ascii="Times New Roman" w:hAnsi="Times New Roman"/>
          <w:color w:val="000000" w:themeColor="text1"/>
          <w:sz w:val="24"/>
          <w:szCs w:val="24"/>
        </w:rPr>
        <w:t>I</w:t>
      </w:r>
      <w:r w:rsidRPr="001677FD">
        <w:rPr>
          <w:rFonts w:ascii="Times New Roman" w:hAnsi="Times New Roman"/>
          <w:color w:val="000000" w:themeColor="text1"/>
          <w:sz w:val="24"/>
          <w:szCs w:val="24"/>
        </w:rPr>
        <w:t xml:space="preserve">n a large country like the USA, which possesses distinct climate regions, not only do </w:t>
      </w:r>
      <w:ins w:id="23" w:author="Majid" w:date="2017-09-27T10:35:00Z">
        <w:r w:rsidR="00310C35" w:rsidRPr="001677FD">
          <w:rPr>
            <w:rFonts w:ascii="Times New Roman" w:hAnsi="Times New Roman"/>
            <w:color w:val="000000" w:themeColor="text1"/>
            <w:sz w:val="24"/>
            <w:szCs w:val="24"/>
          </w:rPr>
          <w:t xml:space="preserve">average </w:t>
        </w:r>
      </w:ins>
      <w:r w:rsidRPr="001677FD">
        <w:rPr>
          <w:rFonts w:ascii="Times New Roman" w:hAnsi="Times New Roman"/>
          <w:color w:val="000000" w:themeColor="text1"/>
          <w:sz w:val="24"/>
          <w:szCs w:val="24"/>
        </w:rPr>
        <w:t xml:space="preserve">annual </w:t>
      </w:r>
      <w:del w:id="24" w:author="Majid" w:date="2017-09-27T10:35:00Z">
        <w:r w:rsidRPr="001677FD" w:rsidDel="00310C35">
          <w:rPr>
            <w:rFonts w:ascii="Times New Roman" w:hAnsi="Times New Roman"/>
            <w:color w:val="000000" w:themeColor="text1"/>
            <w:sz w:val="24"/>
            <w:szCs w:val="24"/>
          </w:rPr>
          <w:delText xml:space="preserve">average </w:delText>
        </w:r>
      </w:del>
      <w:r w:rsidRPr="001677FD">
        <w:rPr>
          <w:rFonts w:ascii="Times New Roman" w:hAnsi="Times New Roman"/>
          <w:color w:val="000000" w:themeColor="text1"/>
          <w:sz w:val="24"/>
          <w:szCs w:val="24"/>
        </w:rPr>
        <w:t>death rates vary geographically, but also the seasonality of mortality may vary, due to both localised weather patterns and regional differences in adaptation measures such as heating, air conditioning, and healthcare.</w:t>
      </w:r>
      <w:r w:rsidRPr="001677FD">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Pr>
          <w:rFonts w:ascii="Times New Roman" w:hAnsi="Times New Roman"/>
          <w:color w:val="000000" w:themeColor="text1"/>
          <w:sz w:val="24"/>
          <w:szCs w:val="24"/>
        </w:rPr>
        <w:instrText xml:space="preserve"> ADDIN EN.CITE </w:instrText>
      </w:r>
      <w:r w:rsidR="000E3A7A">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Pr>
          <w:rFonts w:ascii="Times New Roman" w:hAnsi="Times New Roman"/>
          <w:color w:val="000000" w:themeColor="text1"/>
          <w:sz w:val="24"/>
          <w:szCs w:val="24"/>
        </w:rPr>
        <w:instrText xml:space="preserve"> ADDIN EN.CITE.DATA </w:instrText>
      </w:r>
      <w:r w:rsidR="000E3A7A">
        <w:rPr>
          <w:rFonts w:ascii="Times New Roman" w:hAnsi="Times New Roman"/>
          <w:color w:val="000000" w:themeColor="text1"/>
          <w:sz w:val="24"/>
          <w:szCs w:val="24"/>
        </w:rPr>
      </w:r>
      <w:r w:rsidR="000E3A7A">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(7-10)</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The presence and extent of seasonal variation in mortality may also itself change over time, due to shifts in weather regimes, lifestyle, adaptation technologies, and healthcare.</w:t>
      </w:r>
      <w:r w:rsidRPr="001677FD">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Pr>
          <w:rFonts w:ascii="Times New Roman" w:hAnsi="Times New Roman"/>
          <w:color w:val="000000" w:themeColor="text1"/>
          <w:sz w:val="24"/>
          <w:szCs w:val="24"/>
        </w:rPr>
        <w:instrText xml:space="preserve"> ADDIN EN.CITE </w:instrText>
      </w:r>
      <w:r w:rsidR="000E3A7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Pr>
          <w:rFonts w:ascii="Times New Roman" w:hAnsi="Times New Roman"/>
          <w:color w:val="000000" w:themeColor="text1"/>
          <w:sz w:val="24"/>
          <w:szCs w:val="24"/>
        </w:rPr>
        <w:instrText xml:space="preserve"> ADDIN EN.CITE.DATA </w:instrText>
      </w:r>
      <w:r w:rsidR="000E3A7A">
        <w:rPr>
          <w:rFonts w:ascii="Times New Roman" w:hAnsi="Times New Roman"/>
          <w:color w:val="000000" w:themeColor="text1"/>
          <w:sz w:val="24"/>
          <w:szCs w:val="24"/>
        </w:rPr>
      </w:r>
      <w:r w:rsidR="000E3A7A">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(11-13)</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at the present time as well as under changing climate conditions. </w:t>
      </w:r>
      <w:r w:rsidR="004508FE" w:rsidRPr="00FB282F">
        <w:rPr>
          <w:rFonts w:ascii="Times New Roman" w:hAnsi="Times New Roman"/>
          <w:color w:val="000000" w:themeColor="text1"/>
          <w:sz w:val="24"/>
          <w:szCs w:val="24"/>
        </w:rPr>
        <w:t>There is however limited data to characterise the seasonality of mortality in relation to</w:t>
      </w:r>
      <w:r w:rsidR="004508FE" w:rsidRPr="00FB282F" w:rsidDel="00C57E45">
        <w:rPr>
          <w:rFonts w:ascii="Times New Roman" w:hAnsi="Times New Roman"/>
          <w:color w:val="000000" w:themeColor="text1"/>
          <w:sz w:val="24"/>
          <w:szCs w:val="24"/>
        </w:rPr>
        <w:t xml:space="preserve"> </w:t>
      </w:r>
      <w:r w:rsidR="004508FE" w:rsidRPr="00FB282F">
        <w:rPr>
          <w:rFonts w:ascii="Times New Roman" w:hAnsi="Times New Roman"/>
          <w:color w:val="000000" w:themeColor="text1"/>
          <w:sz w:val="24"/>
          <w:szCs w:val="24"/>
        </w:rPr>
        <w:t>age, sex, and local climate, or to understand how</w:t>
      </w:r>
      <w:r w:rsidR="004508FE">
        <w:rPr>
          <w:rFonts w:ascii="Times New Roman" w:hAnsi="Times New Roman"/>
          <w:color w:val="000000" w:themeColor="text1"/>
          <w:sz w:val="24"/>
          <w:szCs w:val="24"/>
        </w:rPr>
        <w:t xml:space="preserve"> it has changed over time</w:t>
      </w:r>
      <w:commentRangeStart w:id="25"/>
      <w:del w:id="26" w:author="Majid" w:date="2017-09-27T10:35:00Z">
        <w:r w:rsidR="004508FE" w:rsidDel="00310C35">
          <w:rPr>
            <w:rFonts w:ascii="Times New Roman" w:hAnsi="Times New Roman"/>
            <w:color w:val="000000" w:themeColor="text1"/>
            <w:sz w:val="24"/>
            <w:szCs w:val="24"/>
          </w:rPr>
          <w:delText xml:space="preserve"> (panel)</w:delText>
        </w:r>
      </w:del>
      <w:r w:rsidR="004508FE" w:rsidRPr="001677FD">
        <w:rPr>
          <w:rFonts w:ascii="Times New Roman" w:hAnsi="Times New Roman"/>
          <w:color w:val="000000" w:themeColor="text1"/>
          <w:sz w:val="24"/>
          <w:szCs w:val="24"/>
        </w:rPr>
        <w:t>.</w:t>
      </w:r>
      <w:commentRangeEnd w:id="25"/>
      <w:r w:rsidR="00310C35">
        <w:rPr>
          <w:rStyle w:val="CommentReference"/>
          <w:rFonts w:asciiTheme="minorHAnsi" w:eastAsiaTheme="minorHAnsi" w:hAnsiTheme="minorHAnsi" w:cstheme="minorBidi"/>
        </w:rPr>
        <w:commentReference w:id="25"/>
      </w:r>
    </w:p>
    <w:p w14:paraId="650D8534"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52BC0D7B" w14:textId="48F0B552" w:rsidR="000210D1" w:rsidRDefault="004508F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In this paper, w</w:t>
      </w:r>
      <w:r w:rsidR="000210D1" w:rsidRPr="001677FD">
        <w:rPr>
          <w:rFonts w:ascii="Times New Roman" w:hAnsi="Times New Roman"/>
          <w:color w:val="000000" w:themeColor="text1"/>
          <w:sz w:val="24"/>
          <w:szCs w:val="24"/>
        </w:rPr>
        <w:t>e comprehensively characterise the demographic, spatial and temporal patterns of mortality seasonality in the entire USA, through the application of wavelet analytical techniques that have been used to study the dynamics of weather phenomena</w:t>
      </w:r>
      <w:r w:rsidR="000210D1"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&lt;EndNote&gt;&lt;Cite&gt;&lt;Author&gt;Moy&lt;/Author&gt;&lt;Year&gt;2002&lt;/Year&gt;&lt;RecNum&gt;631&lt;/RecNum&gt;&lt;DisplayText&gt;(14)&lt;/DisplayText&gt;&lt;record&gt;&lt;rec-number&gt;631&lt;/rec-number&gt;&lt;foreign-keys&gt;&lt;key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0210D1"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(14)</w:t>
      </w:r>
      <w:r w:rsidR="000210D1" w:rsidRPr="001677FD">
        <w:rPr>
          <w:rFonts w:ascii="Times New Roman" w:hAnsi="Times New Roman"/>
          <w:color w:val="000000" w:themeColor="text1"/>
          <w:sz w:val="24"/>
          <w:szCs w:val="24"/>
        </w:rPr>
        <w:fldChar w:fldCharType="end"/>
      </w:r>
      <w:r w:rsidR="000210D1" w:rsidRPr="001677FD">
        <w:rPr>
          <w:rFonts w:ascii="Times New Roman" w:hAnsi="Times New Roman"/>
          <w:color w:val="000000" w:themeColor="text1"/>
          <w:sz w:val="24"/>
          <w:szCs w:val="24"/>
        </w:rPr>
        <w:t xml:space="preserve"> and infectious diseases</w:t>
      </w:r>
      <w:r w:rsidR="000210D1"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&lt;EndNote&gt;&lt;Cite&gt;&lt;Author&gt;Grenfell&lt;/Author&gt;&lt;Year&gt;2001&lt;/Year&gt;&lt;RecNum&gt;444&lt;/RecNum&gt;&lt;DisplayText&gt;(15)&lt;/DisplayText&gt;&lt;record&gt;&lt;rec-number&gt;444&lt;/rec-number&gt;&lt;foreign-keys&gt;&lt;key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0210D1"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(15)</w:t>
      </w:r>
      <w:r w:rsidR="000210D1" w:rsidRPr="001677FD">
        <w:rPr>
          <w:rFonts w:ascii="Times New Roman" w:hAnsi="Times New Roman"/>
          <w:color w:val="000000" w:themeColor="text1"/>
          <w:sz w:val="24"/>
          <w:szCs w:val="24"/>
        </w:rPr>
        <w:fldChar w:fldCharType="end"/>
      </w:r>
      <w:r w:rsidR="000210D1" w:rsidRPr="001677FD">
        <w:rPr>
          <w:rFonts w:ascii="Times New Roman" w:hAnsi="Times New Roman"/>
          <w:color w:val="000000" w:themeColor="text1"/>
          <w:sz w:val="24"/>
          <w:szCs w:val="24"/>
        </w:rPr>
        <w:t xml:space="preserve"> to over three decades of national mortality data.</w:t>
      </w:r>
    </w:p>
    <w:p w14:paraId="0A932C4E" w14:textId="77777777" w:rsidR="000210D1" w:rsidRDefault="000210D1" w:rsidP="00C33FFB">
      <w:pPr>
        <w:spacing w:after="0" w:line="480" w:lineRule="auto"/>
        <w:jc w:val="both"/>
        <w:rPr>
          <w:rFonts w:ascii="Times New Roman" w:hAnsi="Times New Roman"/>
          <w:sz w:val="24"/>
          <w:szCs w:val="24"/>
        </w:rPr>
      </w:pPr>
    </w:p>
    <w:p w14:paraId="4B176582" w14:textId="77777777" w:rsidR="000210D1" w:rsidRPr="000B4D2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5B9DF667" w14:textId="6D5A2467"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All-cause </w:t>
      </w:r>
      <w:del w:id="27" w:author="Ezzati, Majid" w:date="2017-10-01T22:24:00Z">
        <w:r w:rsidRPr="001677FD" w:rsidDel="00421068">
          <w:rPr>
            <w:rFonts w:ascii="Times New Roman" w:hAnsi="Times New Roman"/>
            <w:sz w:val="24"/>
            <w:szCs w:val="24"/>
          </w:rPr>
          <w:delText xml:space="preserve">male </w:delText>
        </w:r>
      </w:del>
      <w:r w:rsidRPr="001677FD">
        <w:rPr>
          <w:rFonts w:ascii="Times New Roman" w:hAnsi="Times New Roman"/>
          <w:sz w:val="24"/>
          <w:szCs w:val="24"/>
        </w:rPr>
        <w:t>mortality</w:t>
      </w:r>
      <w:ins w:id="28" w:author="Ezzati, Majid" w:date="2017-10-01T22:24:00Z">
        <w:r w:rsidR="00421068">
          <w:rPr>
            <w:rFonts w:ascii="Times New Roman" w:hAnsi="Times New Roman"/>
            <w:sz w:val="24"/>
            <w:szCs w:val="24"/>
          </w:rPr>
          <w:t xml:space="preserve"> in males</w:t>
        </w:r>
      </w:ins>
      <w:r w:rsidRPr="001677FD">
        <w:rPr>
          <w:rFonts w:ascii="Times New Roman" w:hAnsi="Times New Roman"/>
          <w:sz w:val="24"/>
          <w:szCs w:val="24"/>
        </w:rPr>
        <w:t xml:space="preserve"> had a statistically significant 12-month seasonality in all age groups</w:t>
      </w:r>
      <w:ins w:id="29" w:author="Ezzati, Majid" w:date="2017-10-01T22:24:00Z">
        <w:r w:rsidR="00421068">
          <w:rPr>
            <w:rFonts w:ascii="Times New Roman" w:hAnsi="Times New Roman"/>
            <w:sz w:val="24"/>
            <w:szCs w:val="24"/>
          </w:rPr>
          <w:t>,</w:t>
        </w:r>
      </w:ins>
      <w:r w:rsidRPr="001677FD">
        <w:rPr>
          <w:rFonts w:ascii="Times New Roman" w:hAnsi="Times New Roman"/>
          <w:sz w:val="24"/>
          <w:szCs w:val="24"/>
        </w:rPr>
        <w:t xml:space="preserve"> except in ages 35-44 years, </w:t>
      </w:r>
      <w:del w:id="30" w:author="Ezzati, Majid" w:date="2017-10-01T22:24:00Z">
        <w:r w:rsidRPr="001677FD" w:rsidDel="00421068">
          <w:rPr>
            <w:rFonts w:ascii="Times New Roman" w:hAnsi="Times New Roman"/>
            <w:sz w:val="24"/>
            <w:szCs w:val="24"/>
          </w:rPr>
          <w:delText xml:space="preserve">who </w:delText>
        </w:r>
      </w:del>
      <w:ins w:id="31" w:author="Ezzati, Majid" w:date="2017-10-01T22:24:00Z">
        <w:r w:rsidR="00421068" w:rsidRPr="001677FD">
          <w:rPr>
            <w:rFonts w:ascii="Times New Roman" w:hAnsi="Times New Roman"/>
            <w:sz w:val="24"/>
            <w:szCs w:val="24"/>
          </w:rPr>
          <w:t>wh</w:t>
        </w:r>
        <w:r w:rsidR="00421068">
          <w:rPr>
            <w:rFonts w:ascii="Times New Roman" w:hAnsi="Times New Roman"/>
            <w:sz w:val="24"/>
            <w:szCs w:val="24"/>
          </w:rPr>
          <w:t>ere it</w:t>
        </w:r>
        <w:r w:rsidR="00421068" w:rsidRPr="001677FD">
          <w:rPr>
            <w:rFonts w:ascii="Times New Roman" w:hAnsi="Times New Roman"/>
            <w:sz w:val="24"/>
            <w:szCs w:val="24"/>
          </w:rPr>
          <w:t xml:space="preserve"> </w:t>
        </w:r>
      </w:ins>
      <w:r w:rsidRPr="001677FD">
        <w:rPr>
          <w:rFonts w:ascii="Times New Roman" w:hAnsi="Times New Roman"/>
          <w:sz w:val="24"/>
          <w:szCs w:val="24"/>
        </w:rPr>
        <w:t xml:space="preserve">displayed statistically significant periodicity at 6 months (Figure </w:t>
      </w:r>
      <w:r w:rsidR="00040FE5">
        <w:rPr>
          <w:rFonts w:ascii="Times New Roman" w:hAnsi="Times New Roman"/>
          <w:sz w:val="24"/>
          <w:szCs w:val="24"/>
        </w:rPr>
        <w:t>2</w:t>
      </w:r>
      <w:r w:rsidRPr="001677FD">
        <w:rPr>
          <w:rFonts w:ascii="Times New Roman" w:hAnsi="Times New Roman"/>
          <w:sz w:val="24"/>
          <w:szCs w:val="24"/>
        </w:rPr>
        <w:t xml:space="preserve">A). In females, there was no significant 12-month </w:t>
      </w:r>
      <w:r w:rsidRPr="001677FD">
        <w:rPr>
          <w:rFonts w:ascii="Times New Roman" w:hAnsi="Times New Roman"/>
          <w:sz w:val="24"/>
          <w:szCs w:val="24"/>
        </w:rPr>
        <w:lastRenderedPageBreak/>
        <w:t xml:space="preserve">seasonality in ages 5 to 34 years (Figure </w:t>
      </w:r>
      <w:r w:rsidR="00040FE5">
        <w:rPr>
          <w:rFonts w:ascii="Times New Roman" w:hAnsi="Times New Roman"/>
          <w:sz w:val="24"/>
          <w:szCs w:val="24"/>
        </w:rPr>
        <w:t>2</w:t>
      </w:r>
      <w:r w:rsidRPr="001677FD">
        <w:rPr>
          <w:rFonts w:ascii="Times New Roman" w:hAnsi="Times New Roman"/>
          <w:sz w:val="24"/>
          <w:szCs w:val="24"/>
        </w:rPr>
        <w:t xml:space="preserve">B); </w:t>
      </w:r>
      <w:ins w:id="32" w:author="Ezzati, Majid" w:date="2017-10-01T22:25:00Z">
        <w:r w:rsidR="00421068">
          <w:rPr>
            <w:rFonts w:ascii="Times New Roman" w:hAnsi="Times New Roman"/>
            <w:sz w:val="24"/>
            <w:szCs w:val="24"/>
          </w:rPr>
          <w:t xml:space="preserve">however, </w:t>
        </w:r>
      </w:ins>
      <w:r w:rsidRPr="001677FD">
        <w:rPr>
          <w:rFonts w:ascii="Times New Roman" w:hAnsi="Times New Roman"/>
          <w:sz w:val="24"/>
          <w:szCs w:val="24"/>
        </w:rPr>
        <w:t xml:space="preserve">girls aged 5-14 years exhibited periodicity at 6 months for most of the analysis period. While seasonality persisted throughout the entire analysis period in older ages, it largely disappeared after late 1990s in children aged 0-4 years in both sexes and in women aged 15-24 years. </w:t>
      </w:r>
    </w:p>
    <w:p w14:paraId="5602C6E0" w14:textId="77777777" w:rsidR="000210D1" w:rsidRPr="001677FD" w:rsidRDefault="000210D1" w:rsidP="00C33FFB">
      <w:pPr>
        <w:spacing w:after="0" w:line="480" w:lineRule="auto"/>
        <w:jc w:val="both"/>
        <w:rPr>
          <w:rFonts w:ascii="Times New Roman" w:hAnsi="Times New Roman"/>
          <w:sz w:val="24"/>
          <w:szCs w:val="24"/>
        </w:rPr>
      </w:pPr>
    </w:p>
    <w:p w14:paraId="43946A13" w14:textId="6F3163B2"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Death rates in men aged ≥45 years and women aged ≥35 years peaked in January and February, and were lowest in July and August (Figure </w:t>
      </w:r>
      <w:r w:rsidR="00040FE5">
        <w:rPr>
          <w:rFonts w:ascii="Times New Roman" w:hAnsi="Times New Roman"/>
          <w:sz w:val="24"/>
          <w:szCs w:val="24"/>
        </w:rPr>
        <w:t>3</w:t>
      </w:r>
      <w:r w:rsidRPr="001677FD">
        <w:rPr>
          <w:rFonts w:ascii="Times New Roman" w:hAnsi="Times New Roman"/>
          <w:sz w:val="24"/>
          <w:szCs w:val="24"/>
        </w:rPr>
        <w:t xml:space="preserve">). A similar temporal pattern was seen in children younger than five years of age, whose mortality was highest in February and lowest in August. In contrast, the peak and minimum of mortality in older boys and young men (ages 5-34 years) occurred in June/July and December/January, respectively. </w:t>
      </w:r>
    </w:p>
    <w:p w14:paraId="2FB6278E" w14:textId="77777777" w:rsidR="000210D1" w:rsidRPr="001677FD" w:rsidRDefault="000210D1" w:rsidP="00C33FFB">
      <w:pPr>
        <w:spacing w:after="0" w:line="480" w:lineRule="auto"/>
        <w:jc w:val="both"/>
        <w:rPr>
          <w:rFonts w:ascii="Times New Roman" w:hAnsi="Times New Roman"/>
          <w:sz w:val="24"/>
          <w:szCs w:val="24"/>
        </w:rPr>
      </w:pPr>
    </w:p>
    <w:p w14:paraId="7A184574" w14:textId="5DB588B0"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Percent difference in death rates between mortality in peak and minimum months declined by less than seven percentage points for people older than 45 years of age from 1982 to 2013 (Figure </w:t>
      </w:r>
      <w:r w:rsidR="00040FE5">
        <w:rPr>
          <w:rFonts w:ascii="Times New Roman" w:hAnsi="Times New Roman"/>
          <w:sz w:val="24"/>
          <w:szCs w:val="24"/>
        </w:rPr>
        <w:t>4</w:t>
      </w:r>
      <w:r w:rsidRPr="001677FD">
        <w:rPr>
          <w:rFonts w:ascii="Times New Roman" w:hAnsi="Times New Roman"/>
          <w:sz w:val="24"/>
          <w:szCs w:val="24"/>
        </w:rPr>
        <w:t xml:space="preserve">). In contrast, the difference between peak (summer) and minimum (winter) </w:t>
      </w:r>
      <w:ins w:id="33" w:author="Ezzati, Majid" w:date="2017-10-01T22:26:00Z">
        <w:r w:rsidR="005866BD">
          <w:rPr>
            <w:rFonts w:ascii="Times New Roman" w:hAnsi="Times New Roman"/>
            <w:sz w:val="24"/>
            <w:szCs w:val="24"/>
          </w:rPr>
          <w:t xml:space="preserve">death rates </w:t>
        </w:r>
      </w:ins>
      <w:r w:rsidRPr="001677FD">
        <w:rPr>
          <w:rFonts w:ascii="Times New Roman" w:hAnsi="Times New Roman"/>
          <w:sz w:val="24"/>
          <w:szCs w:val="24"/>
        </w:rPr>
        <w:t>declined significantly in younger ages, by nearly 25 percentage points in males aged 5-14 years and 15-24</w:t>
      </w:r>
      <w:ins w:id="34" w:author="Ezzati, Majid" w:date="2017-10-01T22:26:00Z">
        <w:r w:rsidR="005866BD">
          <w:rPr>
            <w:rFonts w:ascii="Times New Roman" w:hAnsi="Times New Roman"/>
            <w:sz w:val="24"/>
            <w:szCs w:val="24"/>
          </w:rPr>
          <w:t xml:space="preserve"> </w:t>
        </w:r>
      </w:ins>
      <w:del w:id="35" w:author="Ezzati, Majid" w:date="2017-10-01T22:26:00Z">
        <w:r w:rsidRPr="001677FD" w:rsidDel="005866BD">
          <w:rPr>
            <w:rFonts w:ascii="Times New Roman" w:hAnsi="Times New Roman"/>
            <w:sz w:val="24"/>
            <w:szCs w:val="24"/>
          </w:rPr>
          <w:delText>-</w:delText>
        </w:r>
      </w:del>
      <w:r w:rsidRPr="001677FD">
        <w:rPr>
          <w:rFonts w:ascii="Times New Roman" w:hAnsi="Times New Roman"/>
          <w:sz w:val="24"/>
          <w:szCs w:val="24"/>
        </w:rPr>
        <w:t>years. Under five years of age, percent seasonal difference declined by a statistically-significant 13.2 percentage points (95% CI 8.1 to 18.2) for boys but only a statistically insignificant 5.0 percentage points (-12.0 to 2.0) for girls.</w:t>
      </w:r>
    </w:p>
    <w:p w14:paraId="102D6F4D" w14:textId="77777777" w:rsidR="000210D1" w:rsidRPr="001677FD" w:rsidRDefault="000210D1" w:rsidP="00C33FFB">
      <w:pPr>
        <w:spacing w:after="0" w:line="480" w:lineRule="auto"/>
        <w:jc w:val="both"/>
        <w:rPr>
          <w:rFonts w:ascii="Times New Roman" w:hAnsi="Times New Roman"/>
          <w:sz w:val="24"/>
          <w:szCs w:val="24"/>
        </w:rPr>
      </w:pPr>
    </w:p>
    <w:p w14:paraId="3A138FB3" w14:textId="1FCDE892"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The sub-national centre of gravity analysis shows that mortality peaks and minima in different climate regions (Figure 1) are consistent with the national ones (Figure </w:t>
      </w:r>
      <w:r w:rsidR="00040FE5">
        <w:rPr>
          <w:rFonts w:ascii="Times New Roman" w:hAnsi="Times New Roman"/>
          <w:sz w:val="24"/>
          <w:szCs w:val="24"/>
        </w:rPr>
        <w:t>5</w:t>
      </w:r>
      <w:r w:rsidRPr="001677FD">
        <w:rPr>
          <w:rFonts w:ascii="Times New Roman" w:hAnsi="Times New Roman"/>
          <w:sz w:val="24"/>
          <w:szCs w:val="24"/>
        </w:rPr>
        <w:t xml:space="preserve">), indicating the seasonality is largely independent of geography. The relative homogeneity of the timing of maximum and mortality is evident, despite the large variation in temperatures that exist between climate regions during the same months. For example, in men and women aged 65-74 years, mortality peaked in February in the Northeast and Southeast, even though </w:t>
      </w:r>
      <w:r w:rsidRPr="001677FD">
        <w:rPr>
          <w:rFonts w:ascii="Times New Roman" w:hAnsi="Times New Roman"/>
          <w:sz w:val="24"/>
          <w:szCs w:val="24"/>
        </w:rPr>
        <w:lastRenderedPageBreak/>
        <w:t xml:space="preserve">the average temperatures for those regions were different by over 13 degrees Celsius (9.3 in the Southeast compared with -3.8 in the Northeast). Furthermore, above 45 years of age, there is little inter-region variation in the percent seasonal difference, despite the large variation in temperature difference between the peak and minimum months (Figure </w:t>
      </w:r>
      <w:r w:rsidR="00040FE5">
        <w:rPr>
          <w:rFonts w:ascii="Times New Roman" w:hAnsi="Times New Roman"/>
          <w:sz w:val="24"/>
          <w:szCs w:val="24"/>
        </w:rPr>
        <w:t>6</w:t>
      </w:r>
      <w:r w:rsidRPr="001677FD">
        <w:rPr>
          <w:rFonts w:ascii="Times New Roman" w:hAnsi="Times New Roman"/>
          <w:sz w:val="24"/>
          <w:szCs w:val="24"/>
        </w:rPr>
        <w:t>; none of the associations with temperature difference were statistically significant above 45 years of age). The observed geographical consistency in seasonal mortality variation in the USA, also seen in a study of 36 cities using deaths aggregated across age groups and over time,</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&lt;EndNote&gt;&lt;Cite&gt;&lt;Author&gt;Kinney&lt;/Author&gt;&lt;Year&gt;2015&lt;/Year&gt;&lt;RecNum&gt;79&lt;/RecNum&gt;&lt;DisplayText&gt;(16)&lt;/DisplayText&gt;&lt;record&gt;&lt;rec-number&gt;79&lt;/rec-number&gt;&lt;foreign-keys&gt;&lt;key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(16)</w:t>
      </w:r>
      <w:r w:rsidRPr="001677FD">
        <w:rPr>
          <w:rFonts w:ascii="Times New Roman" w:hAnsi="Times New Roman"/>
          <w:sz w:val="24"/>
          <w:szCs w:val="24"/>
        </w:rPr>
        <w:fldChar w:fldCharType="end"/>
      </w:r>
      <w:r w:rsidRPr="001677FD">
        <w:rPr>
          <w:rFonts w:ascii="Times New Roman" w:hAnsi="Times New Roman"/>
          <w:sz w:val="24"/>
          <w:szCs w:val="24"/>
        </w:rPr>
        <w:t xml:space="preserve"> contrasts from the pattern observed across Europe, where the difference between winter and summer mortality tends to be lower in the colder Nordic countries than in warmer southern European nations, possibly because the former have </w:t>
      </w:r>
      <w:del w:id="36" w:author="Ezzati, Majid" w:date="2017-10-01T22:27:00Z">
        <w:r w:rsidRPr="001677FD" w:rsidDel="005866BD">
          <w:rPr>
            <w:rFonts w:ascii="Times New Roman" w:hAnsi="Times New Roman"/>
            <w:sz w:val="24"/>
            <w:szCs w:val="24"/>
          </w:rPr>
          <w:delText xml:space="preserve">institutionalised </w:delText>
        </w:r>
      </w:del>
      <w:ins w:id="37" w:author="Ezzati, Majid" w:date="2017-10-01T22:27:00Z">
        <w:r w:rsidR="005866BD">
          <w:rPr>
            <w:rFonts w:ascii="Times New Roman" w:hAnsi="Times New Roman"/>
            <w:sz w:val="24"/>
            <w:szCs w:val="24"/>
          </w:rPr>
          <w:t>put in place</w:t>
        </w:r>
        <w:r w:rsidR="005866BD" w:rsidRPr="001677FD">
          <w:rPr>
            <w:rFonts w:ascii="Times New Roman" w:hAnsi="Times New Roman"/>
            <w:sz w:val="24"/>
            <w:szCs w:val="24"/>
          </w:rPr>
          <w:t xml:space="preserve"> </w:t>
        </w:r>
      </w:ins>
      <w:r w:rsidRPr="001677FD">
        <w:rPr>
          <w:rFonts w:ascii="Times New Roman" w:hAnsi="Times New Roman"/>
          <w:sz w:val="24"/>
          <w:szCs w:val="24"/>
        </w:rPr>
        <w:t>environmental (e.g., housing insulation and heating) and health system measures to counter the effects of cold winters.</w:t>
      </w:r>
      <w:r w:rsidRPr="001677FD">
        <w:rPr>
          <w:rFonts w:ascii="Times New Roman" w:hAnsi="Times New Roman"/>
          <w:sz w:val="24"/>
          <w:szCs w:val="24"/>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(3, 4, 6)</w:t>
      </w:r>
      <w:r w:rsidRPr="001677FD">
        <w:rPr>
          <w:rFonts w:ascii="Times New Roman" w:hAnsi="Times New Roman"/>
          <w:sz w:val="24"/>
          <w:szCs w:val="24"/>
        </w:rPr>
        <w:fldChar w:fldCharType="end"/>
      </w:r>
      <w:r w:rsidRPr="001677FD">
        <w:rPr>
          <w:rFonts w:ascii="Times New Roman" w:hAnsi="Times New Roman"/>
          <w:sz w:val="24"/>
          <w:szCs w:val="24"/>
        </w:rPr>
        <w:t xml:space="preserve"> The absence of association between the magnitude of mortality seasonality and seasonal temperature difference indicates that different regions in the USA are similarly adapted to temperature seasonality. </w:t>
      </w:r>
    </w:p>
    <w:p w14:paraId="1B7C9EBF" w14:textId="77777777" w:rsidR="000210D1" w:rsidRDefault="000210D1" w:rsidP="00C33FFB">
      <w:pPr>
        <w:spacing w:after="0" w:line="480" w:lineRule="auto"/>
        <w:jc w:val="both"/>
        <w:rPr>
          <w:rFonts w:ascii="Times New Roman" w:hAnsi="Times New Roman"/>
          <w:sz w:val="24"/>
          <w:szCs w:val="24"/>
        </w:rPr>
      </w:pPr>
    </w:p>
    <w:p w14:paraId="16E2BB43" w14:textId="77777777" w:rsidR="000210D1" w:rsidRPr="000B4D2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Discussion</w:t>
      </w:r>
    </w:p>
    <w:p w14:paraId="1336C3D2" w14:textId="437CF571" w:rsidR="000210D1" w:rsidRPr="001677FD" w:rsidRDefault="00DF62BA" w:rsidP="00C33FFB">
      <w:pPr>
        <w:spacing w:after="0" w:line="480" w:lineRule="auto"/>
        <w:jc w:val="both"/>
        <w:rPr>
          <w:rFonts w:ascii="Times New Roman" w:hAnsi="Times New Roman"/>
          <w:sz w:val="24"/>
          <w:szCs w:val="24"/>
        </w:rPr>
      </w:pPr>
      <w:moveToRangeStart w:id="38" w:author="Majid" w:date="2017-09-27T10:40:00Z" w:name="move494272180"/>
      <w:moveTo w:id="39" w:author="Majid" w:date="2017-09-27T10:40:00Z">
        <w:r w:rsidRPr="001677FD">
          <w:rPr>
            <w:rFonts w:ascii="Times New Roman" w:hAnsi="Times New Roman"/>
            <w:sz w:val="24"/>
            <w:szCs w:val="24"/>
          </w:rPr>
          <w:t xml:space="preserve">In a novel </w:t>
        </w:r>
        <w:del w:id="40" w:author="Ezzati, Majid" w:date="2017-10-01T22:28:00Z">
          <w:r w:rsidRPr="001677FD" w:rsidDel="005866BD">
            <w:rPr>
              <w:rFonts w:ascii="Times New Roman" w:hAnsi="Times New Roman"/>
              <w:sz w:val="24"/>
              <w:szCs w:val="24"/>
            </w:rPr>
            <w:delText>approach</w:delText>
          </w:r>
        </w:del>
      </w:moveTo>
      <w:ins w:id="41" w:author="Ezzati, Majid" w:date="2017-10-01T22:28:00Z">
        <w:r w:rsidR="005866BD">
          <w:rPr>
            <w:rFonts w:ascii="Times New Roman" w:hAnsi="Times New Roman"/>
            <w:sz w:val="24"/>
            <w:szCs w:val="24"/>
          </w:rPr>
          <w:t>analysis of</w:t>
        </w:r>
      </w:ins>
      <w:moveTo w:id="42" w:author="Majid" w:date="2017-09-27T10:40:00Z">
        <w:r w:rsidRPr="001677FD">
          <w:rPr>
            <w:rFonts w:ascii="Times New Roman" w:hAnsi="Times New Roman"/>
            <w:sz w:val="24"/>
            <w:szCs w:val="24"/>
          </w:rPr>
          <w:t xml:space="preserve"> </w:t>
        </w:r>
        <w:del w:id="43" w:author="Ezzati, Majid" w:date="2017-10-01T22:28:00Z">
          <w:r w:rsidRPr="001677FD" w:rsidDel="005866BD">
            <w:rPr>
              <w:rFonts w:ascii="Times New Roman" w:hAnsi="Times New Roman"/>
              <w:sz w:val="24"/>
              <w:szCs w:val="24"/>
            </w:rPr>
            <w:delText xml:space="preserve">to </w:delText>
          </w:r>
        </w:del>
        <w:r w:rsidRPr="001677FD">
          <w:rPr>
            <w:rFonts w:ascii="Times New Roman" w:hAnsi="Times New Roman"/>
            <w:sz w:val="24"/>
            <w:szCs w:val="24"/>
          </w:rPr>
          <w:t>mortality seasonality, we used wavelet and centre of gravity analyses, which allowed not only systematically identifying and characterising seasonality, but also examining how it changes or disappears over time.</w:t>
        </w:r>
      </w:moveTo>
      <w:moveToRangeEnd w:id="38"/>
      <w:ins w:id="44" w:author="Majid" w:date="2017-09-27T10:41:00Z">
        <w:r>
          <w:rPr>
            <w:rFonts w:ascii="Times New Roman" w:hAnsi="Times New Roman"/>
            <w:sz w:val="24"/>
            <w:szCs w:val="24"/>
          </w:rPr>
          <w:t xml:space="preserve"> </w:t>
        </w:r>
      </w:ins>
      <w:del w:id="45" w:author="Majid" w:date="2017-09-27T10:41:00Z">
        <w:r w:rsidR="000210D1" w:rsidRPr="001677FD" w:rsidDel="00DF62BA">
          <w:rPr>
            <w:rFonts w:ascii="Times New Roman" w:hAnsi="Times New Roman"/>
            <w:sz w:val="24"/>
            <w:szCs w:val="24"/>
          </w:rPr>
          <w:delText>The main contribution of our study is a comprehensive analysis of</w:delText>
        </w:r>
      </w:del>
      <w:ins w:id="46" w:author="Majid" w:date="2017-09-27T10:41:00Z">
        <w:r>
          <w:rPr>
            <w:rFonts w:ascii="Times New Roman" w:hAnsi="Times New Roman"/>
            <w:sz w:val="24"/>
            <w:szCs w:val="24"/>
          </w:rPr>
          <w:t>Analysing</w:t>
        </w:r>
      </w:ins>
      <w:r w:rsidR="000210D1" w:rsidRPr="001677FD">
        <w:rPr>
          <w:rFonts w:ascii="Times New Roman" w:hAnsi="Times New Roman"/>
          <w:sz w:val="24"/>
          <w:szCs w:val="24"/>
        </w:rPr>
        <w:t xml:space="preserve"> seasonality over three decades in relation to age, sex, and geography</w:t>
      </w:r>
      <w:del w:id="47" w:author="Majid" w:date="2017-09-27T10:41:00Z">
        <w:r w:rsidR="000210D1" w:rsidRPr="001677FD" w:rsidDel="00DF62BA">
          <w:rPr>
            <w:rFonts w:ascii="Times New Roman" w:hAnsi="Times New Roman"/>
            <w:sz w:val="24"/>
            <w:szCs w:val="24"/>
          </w:rPr>
          <w:delText>. Analysing by these strata</w:delText>
        </w:r>
      </w:del>
      <w:r w:rsidR="000210D1" w:rsidRPr="001677FD">
        <w:rPr>
          <w:rFonts w:ascii="Times New Roman" w:hAnsi="Times New Roman"/>
          <w:sz w:val="24"/>
          <w:szCs w:val="24"/>
        </w:rPr>
        <w:t xml:space="preserve"> allowed us to identify distinct seasonal behaviours in relation to age and sex, including the higher summer mortality in young men which has rarely been reported,</w:t>
      </w:r>
      <w:r w:rsidR="000210D1"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0210D1" w:rsidRPr="001677FD">
        <w:rPr>
          <w:rFonts w:ascii="Times New Roman" w:hAnsi="Times New Roman"/>
          <w:sz w:val="24"/>
          <w:szCs w:val="24"/>
        </w:rPr>
        <w:fldChar w:fldCharType="separate"/>
      </w:r>
      <w:r w:rsidR="000E3A7A">
        <w:rPr>
          <w:rFonts w:ascii="Times New Roman" w:hAnsi="Times New Roman"/>
          <w:noProof/>
          <w:sz w:val="24"/>
          <w:szCs w:val="24"/>
        </w:rPr>
        <w:t>(17)</w:t>
      </w:r>
      <w:r w:rsidR="000210D1" w:rsidRPr="001677FD">
        <w:rPr>
          <w:rFonts w:ascii="Times New Roman" w:hAnsi="Times New Roman"/>
          <w:sz w:val="24"/>
          <w:szCs w:val="24"/>
        </w:rPr>
        <w:fldChar w:fldCharType="end"/>
      </w:r>
      <w:r w:rsidR="000210D1" w:rsidRPr="001677FD">
        <w:rPr>
          <w:rFonts w:ascii="Times New Roman" w:hAnsi="Times New Roman"/>
          <w:sz w:val="24"/>
          <w:szCs w:val="24"/>
        </w:rPr>
        <w:t xml:space="preserve"> and to establish that mortality seasonality is consistent sub-nationally in terms of both timing and magnitude. </w:t>
      </w:r>
      <w:moveFromRangeStart w:id="48" w:author="Majid" w:date="2017-09-27T10:40:00Z" w:name="move494272180"/>
      <w:moveFrom w:id="49" w:author="Majid" w:date="2017-09-27T10:40:00Z">
        <w:r w:rsidR="000210D1" w:rsidRPr="001677FD" w:rsidDel="00DF62BA">
          <w:rPr>
            <w:rFonts w:ascii="Times New Roman" w:hAnsi="Times New Roman"/>
            <w:sz w:val="24"/>
            <w:szCs w:val="24"/>
          </w:rPr>
          <w:t xml:space="preserve">In a novel approach to mortality seasonality, we used wavelet and centre of gravity analyses, which allowed not only </w:t>
        </w:r>
        <w:r w:rsidR="000210D1" w:rsidRPr="001677FD" w:rsidDel="00DF62BA">
          <w:rPr>
            <w:rFonts w:ascii="Times New Roman" w:hAnsi="Times New Roman"/>
            <w:sz w:val="24"/>
            <w:szCs w:val="24"/>
          </w:rPr>
          <w:lastRenderedPageBreak/>
          <w:t xml:space="preserve">systematically identifying and characterising seasonality, but also examining how it changes or disappears over time. </w:t>
        </w:r>
      </w:moveFrom>
      <w:moveFromRangeEnd w:id="48"/>
      <w:r w:rsidR="000210D1" w:rsidRPr="001677FD">
        <w:rPr>
          <w:rFonts w:ascii="Times New Roman" w:hAnsi="Times New Roman"/>
          <w:sz w:val="24"/>
          <w:szCs w:val="24"/>
        </w:rPr>
        <w:t xml:space="preserve">Insights of this kind would not have been possible analysing data averaged over time or fixed to pre-specified frequencies. </w:t>
      </w:r>
    </w:p>
    <w:p w14:paraId="370317E5" w14:textId="77777777" w:rsidR="000210D1" w:rsidRPr="001677FD" w:rsidRDefault="000210D1" w:rsidP="00C33FFB">
      <w:pPr>
        <w:spacing w:after="0" w:line="480" w:lineRule="auto"/>
        <w:jc w:val="both"/>
        <w:outlineLvl w:val="0"/>
        <w:rPr>
          <w:rFonts w:ascii="Times New Roman" w:hAnsi="Times New Roman"/>
          <w:sz w:val="24"/>
          <w:szCs w:val="24"/>
        </w:rPr>
      </w:pPr>
    </w:p>
    <w:p w14:paraId="0CB88669" w14:textId="0E852B87" w:rsidR="000210D1" w:rsidRPr="001677FD" w:rsidRDefault="000210D1" w:rsidP="00C33FFB">
      <w:pPr>
        <w:spacing w:after="0" w:line="480" w:lineRule="auto"/>
        <w:jc w:val="both"/>
        <w:outlineLvl w:val="0"/>
        <w:rPr>
          <w:rFonts w:ascii="Times New Roman" w:hAnsi="Times New Roman"/>
          <w:sz w:val="24"/>
          <w:szCs w:val="24"/>
        </w:rPr>
      </w:pPr>
      <w:r w:rsidRPr="001677FD">
        <w:rPr>
          <w:rFonts w:ascii="Times New Roman" w:hAnsi="Times New Roman"/>
          <w:sz w:val="24"/>
          <w:szCs w:val="24"/>
        </w:rPr>
        <w:t>The main limitation of 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(17)</w:t>
      </w:r>
      <w:r w:rsidRPr="001677FD">
        <w:rPr>
          <w:rFonts w:ascii="Times New Roman" w:hAnsi="Times New Roman"/>
          <w:sz w:val="24"/>
          <w:szCs w:val="24"/>
        </w:rPr>
        <w:fldChar w:fldCharType="end"/>
      </w:r>
      <w:r w:rsidRPr="001677FD">
        <w:rPr>
          <w:rFonts w:ascii="Times New Roman" w:hAnsi="Times New Roman"/>
          <w:sz w:val="24"/>
          <w:szCs w:val="24"/>
        </w:rPr>
        <w:t xml:space="preserve"> and cardiovascular disease mortality may peak earlier in the winter than that from respiratory conditions.</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&lt;EndNote&gt;&lt;Cite&gt;&lt;Author&gt;Mackenbach&lt;/Author&gt;&lt;Year&gt;1992&lt;/Year&gt;&lt;RecNum&gt;457&lt;/RecNum&gt;&lt;DisplayText&gt;(18)&lt;/DisplayText&gt;&lt;record&gt;&lt;rec-number&gt;457&lt;/rec-number&gt;&lt;foreign-keys&gt;&lt;key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(18)</w:t>
      </w:r>
      <w:r w:rsidRPr="001677FD">
        <w:rPr>
          <w:rFonts w:ascii="Times New Roman" w:hAnsi="Times New Roman"/>
          <w:sz w:val="24"/>
          <w:szCs w:val="24"/>
        </w:rPr>
        <w:fldChar w:fldCharType="end"/>
      </w:r>
      <w:r w:rsidRPr="001677FD">
        <w:rPr>
          <w:rFonts w:ascii="Times New Roman" w:hAnsi="Times New Roman"/>
          <w:sz w:val="24"/>
          <w:szCs w:val="24"/>
        </w:rPr>
        <w:t xml:space="preserve"> In contrast deaths from cancer show little or no seasonality.</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&lt;EndNote&gt;&lt;Cite&gt;&lt;Author&gt;Rosenwaike&lt;/Author&gt;&lt;Year&gt;1966&lt;/Year&gt;&lt;RecNum&gt;355&lt;/RecNum&gt;&lt;DisplayText&gt;(19)&lt;/DisplayText&gt;&lt;record&gt;&lt;rec-number&gt;355&lt;/rec-number&gt;&lt;foreign-keys&gt;&lt;key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(19)</w:t>
      </w:r>
      <w:r w:rsidRPr="001677FD">
        <w:rPr>
          <w:rFonts w:ascii="Times New Roman" w:hAnsi="Times New Roman"/>
          <w:sz w:val="24"/>
          <w:szCs w:val="24"/>
        </w:rPr>
        <w:fldChar w:fldCharType="end"/>
      </w:r>
      <w:r w:rsidRPr="001677FD">
        <w:rPr>
          <w:rFonts w:ascii="Times New Roman" w:hAnsi="Times New Roman"/>
          <w:sz w:val="24"/>
          <w:szCs w:val="24"/>
        </w:rPr>
        <w:t xml:space="preserve"> All-cause mortality measures total mortality burden, and has the advantage of not being affected by errors and variations over time and space in assignment of cause of death. Nonetheless future work should apply our methods to specific causes of death</w:t>
      </w:r>
      <w:del w:id="50" w:author="Ezzati, Majid" w:date="2017-10-01T22:30:00Z">
        <w:r w:rsidRPr="001677FD" w:rsidDel="002317EC">
          <w:rPr>
            <w:rFonts w:ascii="Times New Roman" w:hAnsi="Times New Roman"/>
            <w:sz w:val="24"/>
            <w:szCs w:val="24"/>
          </w:rPr>
          <w:delText xml:space="preserve"> that have public health importance or known interventions</w:delText>
        </w:r>
      </w:del>
      <w:r w:rsidRPr="001677FD">
        <w:rPr>
          <w:rFonts w:ascii="Times New Roman" w:hAnsi="Times New Roman"/>
          <w:sz w:val="24"/>
          <w:szCs w:val="24"/>
        </w:rPr>
        <w:t>.</w:t>
      </w:r>
      <w:r w:rsidRPr="001677FD" w:rsidDel="009F79BF">
        <w:rPr>
          <w:rFonts w:ascii="Times New Roman" w:hAnsi="Times New Roman"/>
          <w:sz w:val="24"/>
          <w:szCs w:val="24"/>
        </w:rPr>
        <w:t xml:space="preserve"> </w:t>
      </w:r>
    </w:p>
    <w:p w14:paraId="1E0911EF" w14:textId="77777777" w:rsidR="000210D1" w:rsidRPr="001677FD" w:rsidRDefault="000210D1" w:rsidP="00C33FFB">
      <w:pPr>
        <w:spacing w:after="0" w:line="480" w:lineRule="auto"/>
        <w:jc w:val="both"/>
        <w:outlineLvl w:val="0"/>
        <w:rPr>
          <w:rFonts w:ascii="Times New Roman" w:hAnsi="Times New Roman"/>
          <w:sz w:val="24"/>
          <w:szCs w:val="24"/>
        </w:rPr>
      </w:pPr>
    </w:p>
    <w:p w14:paraId="5D01C29B" w14:textId="77777777" w:rsidR="000210D1" w:rsidRPr="001677FD" w:rsidRDefault="000210D1" w:rsidP="00C33FFB">
      <w:pPr>
        <w:spacing w:after="0" w:line="480" w:lineRule="auto"/>
        <w:jc w:val="both"/>
        <w:outlineLvl w:val="0"/>
        <w:rPr>
          <w:rFonts w:ascii="Times New Roman" w:hAnsi="Times New Roman"/>
          <w:sz w:val="24"/>
          <w:szCs w:val="24"/>
        </w:rPr>
      </w:pPr>
      <w:r w:rsidRPr="001677FD">
        <w:rPr>
          <w:rFonts w:ascii="Times New Roman" w:hAnsi="Times New Roman"/>
          <w:sz w:val="24"/>
          <w:szCs w:val="24"/>
        </w:rPr>
        <w:t>Our study framework and methods can also be applied to other countries with time- and geo-coded death records. Such data are available in high-income and some middle-income countries. It would be of further interest to compare seasonality by other population characteristics, e.g., between urban and rural areas or in relation to socio-economic status. Further, our analytical framework can be used to investigate the changing role of temperature and other environmental factors as determinants of the dynamics of mortality. It would be of interest, for example, to examine the coupling versus decoupling of temperature and mortality in younger and older age groups over time, using a wavelet coherence analysis of the bivariate time series.  Further analyses can also examine the relationship between both average monthly temperature and its variability with death rates, to inform risk and adaptation assessment.</w:t>
      </w:r>
    </w:p>
    <w:p w14:paraId="2793AAC6" w14:textId="77777777" w:rsidR="000210D1" w:rsidRPr="001677FD" w:rsidRDefault="000210D1" w:rsidP="00C33FFB">
      <w:pPr>
        <w:spacing w:after="0" w:line="480" w:lineRule="auto"/>
        <w:jc w:val="both"/>
        <w:outlineLvl w:val="0"/>
        <w:rPr>
          <w:rFonts w:ascii="Times New Roman" w:hAnsi="Times New Roman"/>
          <w:sz w:val="24"/>
          <w:szCs w:val="24"/>
        </w:rPr>
      </w:pPr>
    </w:p>
    <w:p w14:paraId="670B2812" w14:textId="6CE6FDE3"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The substantial decline in seasonal mortality differences in adolescents and young adults may be related to diminishing role of injuries, especially from road traffic crashes, which are more likely to occur in the summer months,</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&lt;EndNote&gt;&lt;Cite&gt;&lt;Author&gt;Statistics&lt;/Author&gt;&lt;Year&gt;2012&lt;/Year&gt;&lt;RecNum&gt;951&lt;/RecNum&gt;&lt;DisplayText&gt;(20, 21)&lt;/DisplayText&gt;&lt;record&gt;&lt;rec-number&gt;951&lt;/rec-number&gt;&lt;foreign-keys&gt;&lt;key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(20, 21)</w:t>
      </w:r>
      <w:r w:rsidRPr="001677FD">
        <w:rPr>
          <w:rFonts w:ascii="Times New Roman" w:hAnsi="Times New Roman"/>
          <w:sz w:val="24"/>
          <w:szCs w:val="24"/>
        </w:rPr>
        <w:fldChar w:fldCharType="end"/>
      </w:r>
      <w:r w:rsidRPr="001677FD">
        <w:rPr>
          <w:rFonts w:ascii="Times New Roman" w:hAnsi="Times New Roman"/>
          <w:sz w:val="24"/>
          <w:szCs w:val="24"/>
        </w:rPr>
        <w:t xml:space="preserve"> and are more common in men. The weakening of seasonality in children under five years of age may be related to the reduction of deaths from respiratory causes, which have a strong seasonality, </w:t>
      </w:r>
      <w:del w:id="51" w:author="Ezzati, Majid" w:date="2017-10-01T22:31:00Z">
        <w:r w:rsidRPr="001677FD" w:rsidDel="002317EC">
          <w:rPr>
            <w:rFonts w:ascii="Times New Roman" w:hAnsi="Times New Roman"/>
            <w:sz w:val="24"/>
            <w:szCs w:val="24"/>
          </w:rPr>
          <w:delText>as well as</w:delText>
        </w:r>
      </w:del>
      <w:ins w:id="52" w:author="Ezzati, Majid" w:date="2017-10-01T22:31:00Z">
        <w:r w:rsidR="002317EC">
          <w:rPr>
            <w:rFonts w:ascii="Times New Roman" w:hAnsi="Times New Roman"/>
            <w:sz w:val="24"/>
            <w:szCs w:val="24"/>
          </w:rPr>
          <w:t>and the accompanying</w:t>
        </w:r>
      </w:ins>
      <w:r w:rsidRPr="001677FD">
        <w:rPr>
          <w:rFonts w:ascii="Times New Roman" w:hAnsi="Times New Roman"/>
          <w:sz w:val="24"/>
          <w:szCs w:val="24"/>
        </w:rPr>
        <w:t xml:space="preserve"> </w:t>
      </w:r>
      <w:del w:id="53" w:author="Ezzati, Majid" w:date="2017-10-01T22:31:00Z">
        <w:r w:rsidRPr="001677FD" w:rsidDel="002317EC">
          <w:rPr>
            <w:rFonts w:ascii="Times New Roman" w:hAnsi="Times New Roman"/>
            <w:sz w:val="24"/>
            <w:szCs w:val="24"/>
          </w:rPr>
          <w:delText xml:space="preserve">the </w:delText>
        </w:r>
      </w:del>
      <w:r w:rsidRPr="001677FD">
        <w:rPr>
          <w:rFonts w:ascii="Times New Roman" w:hAnsi="Times New Roman"/>
          <w:sz w:val="24"/>
          <w:szCs w:val="24"/>
        </w:rPr>
        <w:t>increase in the proportion of deaths that occur in the neonatal period, which do not vary noticeably throughout the year.</w:t>
      </w:r>
      <w:r w:rsidRPr="001677FD">
        <w:rPr>
          <w:rFonts w:ascii="Times New Roman" w:hAnsi="Times New Roman"/>
          <w:sz w:val="24"/>
          <w:szCs w:val="24"/>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(17, 20, 22, 23)</w:t>
      </w:r>
      <w:r w:rsidRPr="001677FD">
        <w:rPr>
          <w:rFonts w:ascii="Times New Roman" w:hAnsi="Times New Roman"/>
          <w:sz w:val="24"/>
          <w:szCs w:val="24"/>
        </w:rPr>
        <w:fldChar w:fldCharType="end"/>
      </w:r>
      <w:r w:rsidRPr="001677FD">
        <w:rPr>
          <w:rFonts w:ascii="Times New Roman" w:hAnsi="Times New Roman"/>
          <w:sz w:val="24"/>
          <w:szCs w:val="24"/>
        </w:rPr>
        <w:t xml:space="preserve"> Further elucidation on the causes of deseasonalisation in these age groups requires analysing changes in the composition of causes of deaths, as well as shifts in seasonality of causes of death themselves. </w:t>
      </w:r>
    </w:p>
    <w:p w14:paraId="320D38F2" w14:textId="77777777" w:rsidR="000210D1" w:rsidRPr="001677FD" w:rsidRDefault="000210D1" w:rsidP="00C33FFB">
      <w:pPr>
        <w:spacing w:after="0" w:line="480" w:lineRule="auto"/>
        <w:jc w:val="both"/>
        <w:rPr>
          <w:rFonts w:ascii="Times New Roman" w:hAnsi="Times New Roman"/>
          <w:sz w:val="24"/>
          <w:szCs w:val="24"/>
        </w:rPr>
      </w:pPr>
    </w:p>
    <w:p w14:paraId="404E5FCD" w14:textId="0A6B1265" w:rsidR="000210D1"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ins w:id="54" w:author="Ezzati, Majid" w:date="2017-10-01T22:35:00Z">
        <w:r w:rsidR="005F1013">
          <w:rPr>
            <w:rFonts w:ascii="Times New Roman" w:hAnsi="Times New Roman"/>
            <w:sz w:val="24"/>
            <w:szCs w:val="24"/>
          </w:rPr>
          <w:t xml:space="preserve">of such interventions </w:t>
        </w:r>
      </w:ins>
      <w:r w:rsidRPr="001677FD">
        <w:rPr>
          <w:rFonts w:ascii="Times New Roman" w:hAnsi="Times New Roman"/>
          <w:sz w:val="24"/>
          <w:szCs w:val="24"/>
        </w:rPr>
        <w:t>include enhancing the availability of both environmental and medical protective factors, such as better insulation of homes, winter heating provision and flu vaccinations, for the vulnerable older population.</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&lt;EndNote&gt;&lt;Cite&gt;&lt;Author&gt;England&lt;/Author&gt;&lt;Year&gt;2016&lt;/Year&gt;&lt;RecNum&gt;953&lt;/RecNum&gt;&lt;DisplayText&gt;(24)&lt;/DisplayText&gt;&lt;record&gt;&lt;rec-number&gt;953&lt;/rec-number&gt;&lt;foreign-keys&gt;&lt;key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(24)</w:t>
      </w:r>
      <w:r w:rsidRPr="001677FD">
        <w:rPr>
          <w:rFonts w:ascii="Times New Roman" w:hAnsi="Times New Roman"/>
          <w:sz w:val="24"/>
          <w:szCs w:val="24"/>
        </w:rPr>
        <w:fldChar w:fldCharType="end"/>
      </w:r>
      <w:r w:rsidRPr="001677FD">
        <w:rPr>
          <w:rFonts w:ascii="Times New Roman" w:hAnsi="Times New Roman"/>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Pr="001677FD">
        <w:rPr>
          <w:rFonts w:ascii="Times New Roman" w:hAnsi="Times New Roman"/>
          <w:sz w:val="24"/>
          <w:szCs w:val="24"/>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(4, 24, 25)</w:t>
      </w:r>
      <w:r w:rsidRPr="001677FD">
        <w:rPr>
          <w:rFonts w:ascii="Times New Roman" w:hAnsi="Times New Roman"/>
          <w:sz w:val="24"/>
          <w:szCs w:val="24"/>
        </w:rPr>
        <w:fldChar w:fldCharType="end"/>
      </w:r>
      <w:r w:rsidRPr="001677FD">
        <w:rPr>
          <w:rFonts w:ascii="Times New Roman" w:hAnsi="Times New Roman"/>
          <w:sz w:val="24"/>
          <w:szCs w:val="24"/>
        </w:rPr>
        <w:t xml:space="preserve"> In many countries such services are increasingly under strain in an era of austerity. Emergent new technologies, such as always-connected hands-free communications devices with the </w:t>
      </w:r>
      <w:r w:rsidRPr="001677FD">
        <w:rPr>
          <w:rFonts w:ascii="Times New Roman" w:hAnsi="Times New Roman"/>
          <w:sz w:val="24"/>
          <w:szCs w:val="24"/>
        </w:rPr>
        <w:lastRenderedPageBreak/>
        <w:t>outside world, in-house cameras, and personal sensors also provide an opportunity to enhance care for the older, more vulnerable groups in the population, especially in winter when the elderly have fewer social interactions.</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&lt;EndNote&gt;&lt;Cite&gt;&lt;Author&gt;Morris&lt;/Author&gt;&lt;Year&gt;2013&lt;/Year&gt;&lt;RecNum&gt;955&lt;/RecNum&gt;&lt;DisplayText&gt;(26)&lt;/DisplayText&gt;&lt;record&gt;&lt;rec-number&gt;955&lt;/rec-number&gt;&lt;foreign-keys&gt;&lt;key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(26)</w:t>
      </w:r>
      <w:r w:rsidRPr="001677FD">
        <w:rPr>
          <w:rFonts w:ascii="Times New Roman" w:hAnsi="Times New Roman"/>
          <w:sz w:val="24"/>
          <w:szCs w:val="24"/>
        </w:rPr>
        <w:fldChar w:fldCharType="end"/>
      </w:r>
      <w:r w:rsidRPr="001677FD">
        <w:rPr>
          <w:rFonts w:ascii="Times New Roman" w:hAnsi="Times New Roman"/>
          <w:sz w:val="24"/>
          <w:szCs w:val="24"/>
        </w:rPr>
        <w:t xml:space="preserve"> Such interventions are important today, and will remain so as the population ages and climate change increases the within- and between-season weather variability.</w:t>
      </w:r>
    </w:p>
    <w:p w14:paraId="7AC6197F" w14:textId="77777777" w:rsidR="001C3C8D" w:rsidRDefault="001C3C8D" w:rsidP="00C33FFB">
      <w:pPr>
        <w:spacing w:after="0" w:line="480" w:lineRule="auto"/>
        <w:jc w:val="both"/>
        <w:rPr>
          <w:rFonts w:ascii="Times New Roman" w:hAnsi="Times New Roman"/>
          <w:sz w:val="24"/>
          <w:szCs w:val="24"/>
        </w:rPr>
      </w:pPr>
    </w:p>
    <w:p w14:paraId="0272D539" w14:textId="569C447C" w:rsidR="001C3C8D" w:rsidRPr="001677FD" w:rsidRDefault="001C3C8D" w:rsidP="001C3C8D">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r w:rsidR="00B35118">
        <w:rPr>
          <w:rFonts w:ascii="Times New Roman" w:hAnsi="Times New Roman"/>
          <w:b/>
          <w:color w:val="000000" w:themeColor="text1"/>
          <w:sz w:val="24"/>
          <w:szCs w:val="24"/>
        </w:rPr>
        <w:t xml:space="preserve"> and methods</w:t>
      </w:r>
    </w:p>
    <w:p w14:paraId="0A6AA182" w14:textId="77777777" w:rsidR="001C3C8D" w:rsidRPr="001677FD" w:rsidRDefault="001C3C8D" w:rsidP="001C3C8D">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Data</w:t>
      </w:r>
    </w:p>
    <w:p w14:paraId="37C2BBBD" w14:textId="7CDE24B8" w:rsidR="001C3C8D" w:rsidRPr="001677FD" w:rsidRDefault="001C3C8D" w:rsidP="001C3C8D">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w:t>
      </w:r>
      <w:del w:id="55" w:author="Ezzati, Majid" w:date="2017-10-01T22:35:00Z">
        <w:r w:rsidRPr="001677FD" w:rsidDel="005F1013">
          <w:rPr>
            <w:rStyle w:val="apple-style-span"/>
            <w:rFonts w:ascii="Times New Roman" w:hAnsi="Times New Roman"/>
            <w:color w:val="000000" w:themeColor="text1"/>
            <w:sz w:val="24"/>
            <w:szCs w:val="24"/>
          </w:rPr>
          <w:delText xml:space="preserve">obtained </w:delText>
        </w:r>
      </w:del>
      <w:ins w:id="56" w:author="Ezzati, Majid" w:date="2017-10-01T22:35:00Z">
        <w:r w:rsidR="005F1013">
          <w:rPr>
            <w:rStyle w:val="apple-style-span"/>
            <w:rFonts w:ascii="Times New Roman" w:hAnsi="Times New Roman"/>
            <w:color w:val="000000" w:themeColor="text1"/>
            <w:sz w:val="24"/>
            <w:szCs w:val="24"/>
          </w:rPr>
          <w:t>used</w:t>
        </w:r>
        <w:r w:rsidR="005F1013" w:rsidRPr="001677FD">
          <w:rPr>
            <w:rStyle w:val="apple-style-span"/>
            <w:rFonts w:ascii="Times New Roman" w:hAnsi="Times New Roman"/>
            <w:color w:val="000000" w:themeColor="text1"/>
            <w:sz w:val="24"/>
            <w:szCs w:val="24"/>
          </w:rPr>
          <w:t xml:space="preserve"> </w:t>
        </w:r>
      </w:ins>
      <w:r w:rsidRPr="001677FD">
        <w:rPr>
          <w:rStyle w:val="apple-style-span"/>
          <w:rFonts w:ascii="Times New Roman" w:hAnsi="Times New Roman"/>
          <w:color w:val="000000" w:themeColor="text1"/>
          <w:sz w:val="24"/>
          <w:szCs w:val="24"/>
        </w:rPr>
        <w:t xml:space="preserve">data on all 73,804,561 deaths in the USA from 1982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&lt;EndNote&gt;&lt;Cite&gt;&lt;Author&gt;Ingram&lt;/Author&gt;&lt;Year&gt;2003&lt;/Year&gt;&lt;RecNum&gt;456&lt;/RecNum&gt;&lt;DisplayText&gt;(27)&lt;/DisplayText&gt;&lt;record&gt;&lt;rec-number&gt;456&lt;/rec-number&gt;&lt;foreign-keys&gt;&lt;key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(27)</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Pr="001677FD">
        <w:rPr>
          <w:rFonts w:ascii="Times New Roman" w:hAnsi="Times New Roman"/>
          <w:sz w:val="24"/>
          <w:szCs w:val="24"/>
        </w:rPr>
        <w:fldChar w:fldCharType="begin"/>
      </w:r>
      <w:r w:rsidR="000E3A7A">
        <w:rPr>
          <w:rFonts w:ascii="Times New Roman" w:hAnsi="Times New Roman"/>
          <w:sz w:val="24"/>
          <w:szCs w:val="24"/>
        </w:rPr>
        <w:instrText xml:space="preserve"> ADDIN EN.CITE &lt;EndNote&gt;&lt;Cite&gt;&lt;Author&gt;Karl&lt;/Author&gt;&lt;Year&gt;1984&lt;/Year&gt;&lt;RecNum&gt;454&lt;/RecNum&gt;&lt;DisplayText&gt;(28)&lt;/DisplayText&gt;&lt;record&gt;&lt;rec-number&gt;454&lt;/rec-number&gt;&lt;foreign-keys&gt;&lt;key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000E3A7A">
        <w:rPr>
          <w:rFonts w:ascii="Times New Roman" w:hAnsi="Times New Roman"/>
          <w:noProof/>
          <w:sz w:val="24"/>
          <w:szCs w:val="24"/>
        </w:rPr>
        <w:t>(28)</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44A92561"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280BE217" w14:textId="77777777" w:rsidR="001C3C8D" w:rsidRPr="001677FD" w:rsidRDefault="001C3C8D" w:rsidP="001C3C8D">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AED5CC0"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2F0C2E22" w14:textId="401DB9FD" w:rsidR="001C3C8D" w:rsidRPr="001677FD" w:rsidRDefault="001C3C8D" w:rsidP="001C3C8D">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Pr="001677FD">
        <w:rPr>
          <w:rFonts w:ascii="Times New Roman" w:hAnsi="Times New Roman"/>
          <w:sz w:val="24"/>
          <w:szCs w:val="24"/>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Pr>
          <w:rFonts w:ascii="Times New Roman" w:hAnsi="Times New Roman"/>
          <w:sz w:val="24"/>
          <w:szCs w:val="24"/>
        </w:rPr>
        <w:instrText xml:space="preserve"> ADDIN EN.CITE </w:instrText>
      </w:r>
      <w:r w:rsidR="000E3A7A">
        <w:rPr>
          <w:rFonts w:ascii="Times New Roman" w:hAnsi="Times New Roman"/>
          <w:sz w:val="24"/>
          <w:szCs w:val="24"/>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Pr>
          <w:rFonts w:ascii="Times New Roman" w:hAnsi="Times New Roman"/>
          <w:sz w:val="24"/>
          <w:szCs w:val="24"/>
        </w:rPr>
        <w:instrText xml:space="preserve"> ADDIN EN.CITE.DATA </w:instrText>
      </w:r>
      <w:r w:rsidR="000E3A7A">
        <w:rPr>
          <w:rFonts w:ascii="Times New Roman" w:hAnsi="Times New Roman"/>
          <w:sz w:val="24"/>
          <w:szCs w:val="24"/>
        </w:rPr>
      </w:r>
      <w:r w:rsidR="000E3A7A">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0E3A7A">
        <w:rPr>
          <w:rFonts w:ascii="Times New Roman" w:hAnsi="Times New Roman"/>
          <w:noProof/>
          <w:sz w:val="24"/>
          <w:szCs w:val="24"/>
        </w:rPr>
        <w:t>(29)</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w:t>
      </w:r>
      <w:r w:rsidRPr="001677FD">
        <w:rPr>
          <w:rFonts w:ascii="Times New Roman" w:hAnsi="Times New Roman"/>
          <w:sz w:val="24"/>
          <w:szCs w:val="24"/>
        </w:rPr>
        <w:lastRenderedPageBreak/>
        <w:t>times-daily estimates at a resolution of 80km to generate monthly population-weighted temperature by climate region throughout the analysis period.</w:t>
      </w:r>
    </w:p>
    <w:p w14:paraId="015295EA"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584DD107" w14:textId="77777777" w:rsidR="001C3C8D" w:rsidRPr="001677FD" w:rsidRDefault="001C3C8D" w:rsidP="001C3C8D">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Statistical methods</w:t>
      </w:r>
    </w:p>
    <w:p w14:paraId="3C58DB07" w14:textId="22836995" w:rsidR="001C3C8D" w:rsidRPr="001677FD" w:rsidRDefault="001C3C8D" w:rsidP="001C3C8D">
      <w:pPr>
        <w:widowControl w:val="0"/>
        <w:autoSpaceDE w:val="0"/>
        <w:autoSpaceDN w:val="0"/>
        <w:adjustRightInd w:val="0"/>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Pr="001677FD">
        <w:rPr>
          <w:rFonts w:ascii="Times New Roman" w:hAnsi="Times New Roman"/>
          <w:color w:val="000000" w:themeColor="text1"/>
          <w:sz w:val="24"/>
          <w:szCs w:val="24"/>
        </w:rPr>
        <w:fldChar w:fldCharType="begin"/>
      </w:r>
      <w:r w:rsidR="000E3A7A">
        <w:rPr>
          <w:rFonts w:ascii="Times New Roman" w:hAnsi="Times New Roman"/>
          <w:color w:val="000000" w:themeColor="text1"/>
          <w:sz w:val="24"/>
          <w:szCs w:val="24"/>
        </w:rPr>
        <w:instrText xml:space="preserve"> ADDIN EN.CITE &lt;EndNote&gt;&lt;Cite&gt;&lt;Author&gt;Cazelles&lt;/Author&gt;&lt;Year&gt;2008&lt;/Year&gt;&lt;RecNum&gt;455&lt;/RecNum&gt;&lt;DisplayText&gt;(30)&lt;/DisplayText&gt;&lt;record&gt;&lt;rec-number&gt;455&lt;/rec-number&gt;&lt;foreign-keys&gt;&lt;key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1677FD">
        <w:rPr>
          <w:rFonts w:ascii="Times New Roman" w:hAnsi="Times New Roman"/>
          <w:color w:val="000000" w:themeColor="text1"/>
          <w:sz w:val="24"/>
          <w:szCs w:val="24"/>
        </w:rPr>
        <w:fldChar w:fldCharType="separate"/>
      </w:r>
      <w:r w:rsidR="000E3A7A">
        <w:rPr>
          <w:rFonts w:ascii="Times New Roman" w:hAnsi="Times New Roman"/>
          <w:noProof/>
          <w:color w:val="000000" w:themeColor="text1"/>
          <w:sz w:val="24"/>
          <w:szCs w:val="24"/>
        </w:rPr>
        <w:t>(30)</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w:t>
      </w:r>
      <w:r>
        <w:rPr>
          <w:rFonts w:ascii="Times New Roman" w:hAnsi="Times New Roman"/>
          <w:color w:val="000000" w:themeColor="text1"/>
          <w:sz w:val="24"/>
          <w:szCs w:val="24"/>
        </w:rPr>
        <w:t>2</w:t>
      </w:r>
      <w:r w:rsidRPr="001677FD">
        <w:rPr>
          <w:rFonts w:ascii="Times New Roman" w:hAnsi="Times New Roman"/>
          <w:color w:val="000000" w:themeColor="text1"/>
          <w:sz w:val="24"/>
          <w:szCs w:val="24"/>
        </w:rPr>
        <w:t xml:space="preserve">). Importantly, wavelet analysis is able to measure dynamic seasonal behaviour, in which the periodicity of death rates may disappear, emerge, or change over time. This is not possible in standard Fourier analysis or when fitting a statistical model with a period basis function. We used the R package WaveletComp (version 1.0) for the wavelet analysis. Before analysis, we logarithmically transformed death rates, detrended using a polynomial regression, and rescaled each all-cause mortality death rate time series so as to range between 1 and -1. </w:t>
      </w:r>
    </w:p>
    <w:p w14:paraId="37D7668C"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5D85DBE1" w14:textId="77777777" w:rsidR="001C3C8D" w:rsidRPr="001677FD" w:rsidRDefault="001C3C8D" w:rsidP="001C3C8D">
      <w:pPr>
        <w:pStyle w:val="CommentText"/>
        <w:spacing w:line="480" w:lineRule="auto"/>
        <w:jc w:val="both"/>
        <w:rPr>
          <w:rFonts w:ascii="Times New Roman" w:hAnsi="Times New Roman" w:cs="Times New Roman"/>
          <w:noProof/>
          <w:sz w:val="24"/>
          <w:szCs w:val="24"/>
        </w:rPr>
      </w:pPr>
      <w:r w:rsidRPr="001677FD">
        <w:rPr>
          <w:rFonts w:ascii="Times New Roman" w:hAnsi="Times New Roman" w:cs="Times New Roman"/>
          <w:color w:val="000000" w:themeColor="text1"/>
          <w:sz w:val="24"/>
          <w:szCs w:val="24"/>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centre of gravity and the negative centre of gravity of monthly death rates. These parameters estimate when in the year, on average, maximum and minimum death rates occur, respectively. For calculating </w:t>
      </w:r>
      <w:r w:rsidRPr="001677FD">
        <w:rPr>
          <w:rFonts w:ascii="Times New Roman" w:hAnsi="Times New Roman" w:cs="Times New Roman"/>
          <w:color w:val="000000" w:themeColor="text1"/>
          <w:sz w:val="24"/>
          <w:szCs w:val="24"/>
        </w:rPr>
        <w:lastRenderedPageBreak/>
        <w:t xml:space="preserve">centre of gravity, each month was weighted by its death rate; for negative centre of gravity, each month was weighted by the difference between its death rate and the year’s maximum death rate. </w:t>
      </w:r>
      <w:r w:rsidRPr="001677FD">
        <w:rPr>
          <w:rFonts w:ascii="Times New Roman" w:hAnsi="Times New Roman" w:cs="Times New Roman"/>
          <w:sz w:val="24"/>
          <w:szCs w:val="24"/>
        </w:rPr>
        <w:t xml:space="preserve">In taking the weighted average, we allowed </w:t>
      </w:r>
      <w:r w:rsidRPr="001677FD">
        <w:rPr>
          <w:rFonts w:ascii="Times New Roman" w:hAnsi="Times New Roman" w:cs="Times New Roman"/>
          <w:noProof/>
          <w:sz w:val="24"/>
          <w:szCs w:val="24"/>
        </w:rPr>
        <w:t xml:space="preserve">January (month 1) to neighbour December (month 12), a technique called circular statistics. </w:t>
      </w:r>
      <w:r w:rsidRPr="001677FD">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73512A77" w14:textId="77777777" w:rsidR="001C3C8D" w:rsidRPr="001677FD" w:rsidRDefault="001C3C8D" w:rsidP="001C3C8D">
      <w:pPr>
        <w:spacing w:after="0" w:line="480" w:lineRule="auto"/>
        <w:jc w:val="both"/>
        <w:rPr>
          <w:rFonts w:ascii="Times New Roman" w:hAnsi="Times New Roman"/>
          <w:color w:val="000000" w:themeColor="text1"/>
          <w:sz w:val="24"/>
          <w:szCs w:val="24"/>
        </w:rPr>
      </w:pPr>
    </w:p>
    <w:p w14:paraId="0BD70E5F" w14:textId="77777777" w:rsidR="001C3C8D" w:rsidRPr="001677FD" w:rsidRDefault="001C3C8D" w:rsidP="001C3C8D">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1982 to 2013, reported as percentage point difference, as a quantitative measure of how the seasonality of death rates has changed over time. </w:t>
      </w:r>
    </w:p>
    <w:p w14:paraId="19BE04AE" w14:textId="77777777" w:rsidR="000210D1" w:rsidRDefault="000210D1" w:rsidP="00843A73">
      <w:pPr>
        <w:spacing w:after="0" w:line="480" w:lineRule="auto"/>
        <w:jc w:val="both"/>
        <w:rPr>
          <w:rFonts w:ascii="Times New Roman" w:hAnsi="Times New Roman"/>
          <w:b/>
          <w:color w:val="000000" w:themeColor="text1"/>
          <w:sz w:val="24"/>
          <w:szCs w:val="24"/>
        </w:rPr>
      </w:pP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5E6D4D4"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lastRenderedPageBreak/>
        <w:t>References</w:t>
      </w:r>
    </w:p>
    <w:p w14:paraId="17CB209E" w14:textId="77777777" w:rsidR="000E3A7A" w:rsidRPr="000E3A7A" w:rsidRDefault="000210D1" w:rsidP="000E3A7A">
      <w:pPr>
        <w:pStyle w:val="EndNoteBibliography"/>
        <w:spacing w:after="0"/>
        <w:ind w:left="720" w:hanging="72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0E3A7A" w:rsidRPr="000E3A7A">
        <w:rPr>
          <w:noProof/>
        </w:rPr>
        <w:t>1.</w:t>
      </w:r>
      <w:r w:rsidR="000E3A7A" w:rsidRPr="000E3A7A">
        <w:rPr>
          <w:noProof/>
        </w:rPr>
        <w:tab/>
        <w:t xml:space="preserve">Langford IH &amp; Bentham G (1995) The potential effects of climate change on winter mortality in England and Wales. </w:t>
      </w:r>
      <w:r w:rsidR="000E3A7A" w:rsidRPr="000E3A7A">
        <w:rPr>
          <w:i/>
          <w:noProof/>
        </w:rPr>
        <w:t>Int J Biometeorol</w:t>
      </w:r>
      <w:r w:rsidR="000E3A7A" w:rsidRPr="000E3A7A">
        <w:rPr>
          <w:noProof/>
        </w:rPr>
        <w:t xml:space="preserve"> 38(3):141-147.</w:t>
      </w:r>
    </w:p>
    <w:p w14:paraId="64B9DC59" w14:textId="77777777" w:rsidR="000E3A7A" w:rsidRPr="000E3A7A" w:rsidRDefault="000E3A7A" w:rsidP="000E3A7A">
      <w:pPr>
        <w:pStyle w:val="EndNoteBibliography"/>
        <w:spacing w:after="0"/>
        <w:ind w:left="720" w:hanging="720"/>
        <w:rPr>
          <w:noProof/>
        </w:rPr>
      </w:pPr>
      <w:r w:rsidRPr="000E3A7A">
        <w:rPr>
          <w:noProof/>
        </w:rPr>
        <w:t>2.</w:t>
      </w:r>
      <w:r w:rsidRPr="000E3A7A">
        <w:rPr>
          <w:noProof/>
        </w:rPr>
        <w:tab/>
        <w:t xml:space="preserve">Martens WJ (1998) Climate change, thermal stress and mortality changes. </w:t>
      </w:r>
      <w:r w:rsidRPr="000E3A7A">
        <w:rPr>
          <w:i/>
          <w:noProof/>
        </w:rPr>
        <w:t>Soc Sci Med</w:t>
      </w:r>
      <w:r w:rsidRPr="000E3A7A">
        <w:rPr>
          <w:noProof/>
        </w:rPr>
        <w:t xml:space="preserve"> 46(3):331-344.</w:t>
      </w:r>
    </w:p>
    <w:p w14:paraId="3EAE95E3" w14:textId="77777777" w:rsidR="000E3A7A" w:rsidRPr="000E3A7A" w:rsidRDefault="000E3A7A" w:rsidP="000E3A7A">
      <w:pPr>
        <w:pStyle w:val="EndNoteBibliography"/>
        <w:spacing w:after="0"/>
        <w:ind w:left="720" w:hanging="720"/>
        <w:rPr>
          <w:noProof/>
        </w:rPr>
      </w:pPr>
      <w:r w:rsidRPr="000E3A7A">
        <w:rPr>
          <w:noProof/>
        </w:rPr>
        <w:t>3.</w:t>
      </w:r>
      <w:r w:rsidRPr="000E3A7A">
        <w:rPr>
          <w:noProof/>
        </w:rPr>
        <w:tab/>
        <w:t xml:space="preserve">McKee C (1989) Deaths in winter: can Britain learn from Europe? </w:t>
      </w:r>
      <w:r w:rsidRPr="000E3A7A">
        <w:rPr>
          <w:i/>
          <w:noProof/>
        </w:rPr>
        <w:t>European journal of epidemiology</w:t>
      </w:r>
      <w:r w:rsidRPr="000E3A7A">
        <w:rPr>
          <w:noProof/>
        </w:rPr>
        <w:t xml:space="preserve"> 5(2):178-182.</w:t>
      </w:r>
    </w:p>
    <w:p w14:paraId="289C4A56" w14:textId="77777777" w:rsidR="000E3A7A" w:rsidRPr="000E3A7A" w:rsidRDefault="000E3A7A" w:rsidP="000E3A7A">
      <w:pPr>
        <w:pStyle w:val="EndNoteBibliography"/>
        <w:spacing w:after="0"/>
        <w:ind w:left="720" w:hanging="720"/>
        <w:rPr>
          <w:noProof/>
        </w:rPr>
      </w:pPr>
      <w:r w:rsidRPr="000E3A7A">
        <w:rPr>
          <w:noProof/>
        </w:rPr>
        <w:t>4.</w:t>
      </w:r>
      <w:r w:rsidRPr="000E3A7A">
        <w:rPr>
          <w:noProof/>
        </w:rPr>
        <w:tab/>
        <w:t xml:space="preserve">Healy JD (2003) Excess winter mortality in Europe: a cross country analysis identifying key risk factors. </w:t>
      </w:r>
      <w:r w:rsidRPr="000E3A7A">
        <w:rPr>
          <w:i/>
          <w:noProof/>
        </w:rPr>
        <w:t>Journal of Epidemiology and Community Health</w:t>
      </w:r>
      <w:r w:rsidRPr="000E3A7A">
        <w:rPr>
          <w:noProof/>
        </w:rPr>
        <w:t xml:space="preserve"> 57(10):784-789.</w:t>
      </w:r>
    </w:p>
    <w:p w14:paraId="3B5D9906" w14:textId="77777777" w:rsidR="000E3A7A" w:rsidRPr="000E3A7A" w:rsidRDefault="000E3A7A" w:rsidP="000E3A7A">
      <w:pPr>
        <w:pStyle w:val="EndNoteBibliography"/>
        <w:spacing w:after="0"/>
        <w:ind w:left="720" w:hanging="720"/>
        <w:rPr>
          <w:noProof/>
        </w:rPr>
      </w:pPr>
      <w:r w:rsidRPr="000E3A7A">
        <w:rPr>
          <w:noProof/>
        </w:rPr>
        <w:t>5.</w:t>
      </w:r>
      <w:r w:rsidRPr="000E3A7A">
        <w:rPr>
          <w:noProof/>
        </w:rPr>
        <w:tab/>
        <w:t xml:space="preserve">Campbell A (2016) Excess winter mortality in England and Wales: 2015/16 (provisional) and 2014/15 (final). </w:t>
      </w:r>
      <w:r w:rsidRPr="000E3A7A">
        <w:rPr>
          <w:i/>
          <w:noProof/>
        </w:rPr>
        <w:t>Statistical bulletin, Office for National Statistics</w:t>
      </w:r>
      <w:r w:rsidRPr="000E3A7A">
        <w:rPr>
          <w:noProof/>
        </w:rPr>
        <w:t>.</w:t>
      </w:r>
    </w:p>
    <w:p w14:paraId="5CDB9BE1" w14:textId="77777777" w:rsidR="000E3A7A" w:rsidRPr="000E3A7A" w:rsidRDefault="000E3A7A" w:rsidP="000E3A7A">
      <w:pPr>
        <w:pStyle w:val="EndNoteBibliography"/>
        <w:spacing w:after="0"/>
        <w:ind w:left="720" w:hanging="720"/>
        <w:rPr>
          <w:noProof/>
        </w:rPr>
      </w:pPr>
      <w:r w:rsidRPr="000E3A7A">
        <w:rPr>
          <w:noProof/>
        </w:rPr>
        <w:t>6.</w:t>
      </w:r>
      <w:r w:rsidRPr="000E3A7A">
        <w:rPr>
          <w:noProof/>
        </w:rPr>
        <w:tab/>
        <w:t>Fowler T</w:t>
      </w:r>
      <w:r w:rsidRPr="000E3A7A">
        <w:rPr>
          <w:i/>
          <w:noProof/>
        </w:rPr>
        <w:t>, et al.</w:t>
      </w:r>
      <w:r w:rsidRPr="000E3A7A">
        <w:rPr>
          <w:noProof/>
        </w:rPr>
        <w:t xml:space="preserve"> (2015) Excess winter deaths in Europe: a multi-country descriptive analysis. </w:t>
      </w:r>
      <w:r w:rsidRPr="000E3A7A">
        <w:rPr>
          <w:i/>
          <w:noProof/>
        </w:rPr>
        <w:t>Eur J Public Health</w:t>
      </w:r>
      <w:r w:rsidRPr="000E3A7A">
        <w:rPr>
          <w:noProof/>
        </w:rPr>
        <w:t xml:space="preserve"> 25(2):339-345.</w:t>
      </w:r>
    </w:p>
    <w:p w14:paraId="59EE196C" w14:textId="77777777" w:rsidR="000E3A7A" w:rsidRPr="000E3A7A" w:rsidRDefault="000E3A7A" w:rsidP="000E3A7A">
      <w:pPr>
        <w:pStyle w:val="EndNoteBibliography"/>
        <w:spacing w:after="0"/>
        <w:ind w:left="720" w:hanging="720"/>
        <w:rPr>
          <w:noProof/>
        </w:rPr>
      </w:pPr>
      <w:r w:rsidRPr="000E3A7A">
        <w:rPr>
          <w:noProof/>
        </w:rPr>
        <w:t>7.</w:t>
      </w:r>
      <w:r w:rsidRPr="000E3A7A">
        <w:rPr>
          <w:noProof/>
        </w:rPr>
        <w:tab/>
        <w:t xml:space="preserve">Davis RE, Knappenberger PC, Michaels PJ, &amp; Novicoff WM (2004) Seasonality of climate-human mortality relationships in US cities and impacts of climate change. </w:t>
      </w:r>
      <w:r w:rsidRPr="000E3A7A">
        <w:rPr>
          <w:i/>
          <w:noProof/>
        </w:rPr>
        <w:t>Climate Research</w:t>
      </w:r>
      <w:r w:rsidRPr="000E3A7A">
        <w:rPr>
          <w:noProof/>
        </w:rPr>
        <w:t xml:space="preserve"> 26(1):61-76.</w:t>
      </w:r>
    </w:p>
    <w:p w14:paraId="5189175B" w14:textId="77777777" w:rsidR="000E3A7A" w:rsidRPr="000E3A7A" w:rsidRDefault="000E3A7A" w:rsidP="000E3A7A">
      <w:pPr>
        <w:pStyle w:val="EndNoteBibliography"/>
        <w:spacing w:after="0"/>
        <w:ind w:left="720" w:hanging="720"/>
        <w:rPr>
          <w:noProof/>
        </w:rPr>
      </w:pPr>
      <w:r w:rsidRPr="000E3A7A">
        <w:rPr>
          <w:noProof/>
        </w:rPr>
        <w:t>8.</w:t>
      </w:r>
      <w:r w:rsidRPr="000E3A7A">
        <w:rPr>
          <w:noProof/>
        </w:rPr>
        <w:tab/>
        <w:t xml:space="preserve">Medina-Ramon M &amp; Schwartz J (2007) Temperature, temperature extremes, and mortality: a study of acclimatisation and effect modification in 50 US cities. </w:t>
      </w:r>
      <w:r w:rsidRPr="000E3A7A">
        <w:rPr>
          <w:i/>
          <w:noProof/>
        </w:rPr>
        <w:t>Occupational and Environmental Medicine</w:t>
      </w:r>
      <w:r w:rsidRPr="000E3A7A">
        <w:rPr>
          <w:noProof/>
        </w:rPr>
        <w:t xml:space="preserve"> 64(12):827-833.</w:t>
      </w:r>
    </w:p>
    <w:p w14:paraId="0BDC8E2B" w14:textId="77777777" w:rsidR="000E3A7A" w:rsidRPr="000E3A7A" w:rsidRDefault="000E3A7A" w:rsidP="000E3A7A">
      <w:pPr>
        <w:pStyle w:val="EndNoteBibliography"/>
        <w:spacing w:after="0"/>
        <w:ind w:left="720" w:hanging="720"/>
        <w:rPr>
          <w:noProof/>
        </w:rPr>
      </w:pPr>
      <w:r w:rsidRPr="000E3A7A">
        <w:rPr>
          <w:noProof/>
        </w:rPr>
        <w:t>9.</w:t>
      </w:r>
      <w:r w:rsidRPr="000E3A7A">
        <w:rPr>
          <w:noProof/>
        </w:rPr>
        <w:tab/>
        <w:t xml:space="preserve">Kalkstein AJ (2013) Regional similarities in seasonal mortality across the United States: an examination of 28 metropolitan statistical areas. </w:t>
      </w:r>
      <w:r w:rsidRPr="000E3A7A">
        <w:rPr>
          <w:i/>
          <w:noProof/>
        </w:rPr>
        <w:t>PloS one</w:t>
      </w:r>
      <w:r w:rsidRPr="000E3A7A">
        <w:rPr>
          <w:noProof/>
        </w:rPr>
        <w:t xml:space="preserve"> 8(5):e63971.</w:t>
      </w:r>
    </w:p>
    <w:p w14:paraId="5EF4C638" w14:textId="77777777" w:rsidR="000E3A7A" w:rsidRPr="000E3A7A" w:rsidRDefault="000E3A7A" w:rsidP="000E3A7A">
      <w:pPr>
        <w:pStyle w:val="EndNoteBibliography"/>
        <w:spacing w:after="0"/>
        <w:ind w:left="720" w:hanging="720"/>
        <w:rPr>
          <w:noProof/>
        </w:rPr>
      </w:pPr>
      <w:r w:rsidRPr="000E3A7A">
        <w:rPr>
          <w:noProof/>
        </w:rPr>
        <w:t>10.</w:t>
      </w:r>
      <w:r w:rsidRPr="000E3A7A">
        <w:rPr>
          <w:noProof/>
        </w:rPr>
        <w:tab/>
        <w:t xml:space="preserve">Braga AL, Zanobetti A, &amp; Schwartz J (2001) The time course of weather-related deaths. </w:t>
      </w:r>
      <w:r w:rsidRPr="000E3A7A">
        <w:rPr>
          <w:i/>
          <w:noProof/>
        </w:rPr>
        <w:t>Epidemiology</w:t>
      </w:r>
      <w:r w:rsidRPr="000E3A7A">
        <w:rPr>
          <w:noProof/>
        </w:rPr>
        <w:t xml:space="preserve"> 12(6):662-667.</w:t>
      </w:r>
    </w:p>
    <w:p w14:paraId="22900CCF" w14:textId="77777777" w:rsidR="000E3A7A" w:rsidRPr="000E3A7A" w:rsidRDefault="000E3A7A" w:rsidP="000E3A7A">
      <w:pPr>
        <w:pStyle w:val="EndNoteBibliography"/>
        <w:spacing w:after="0"/>
        <w:ind w:left="720" w:hanging="720"/>
        <w:rPr>
          <w:noProof/>
        </w:rPr>
      </w:pPr>
      <w:r w:rsidRPr="000E3A7A">
        <w:rPr>
          <w:noProof/>
        </w:rPr>
        <w:t>11.</w:t>
      </w:r>
      <w:r w:rsidRPr="000E3A7A">
        <w:rPr>
          <w:noProof/>
        </w:rPr>
        <w:tab/>
        <w:t xml:space="preserve">Carson C, Hajat S, Armstrong B, &amp; Wilkinson P (2006) Declining vulnerability to temperature-related mortality in London over the 20th century. </w:t>
      </w:r>
      <w:r w:rsidRPr="000E3A7A">
        <w:rPr>
          <w:i/>
          <w:noProof/>
        </w:rPr>
        <w:t>American Journal of Epidemiology</w:t>
      </w:r>
      <w:r w:rsidRPr="000E3A7A">
        <w:rPr>
          <w:noProof/>
        </w:rPr>
        <w:t xml:space="preserve"> 164(1):77-84.</w:t>
      </w:r>
    </w:p>
    <w:p w14:paraId="518317B5" w14:textId="77777777" w:rsidR="000E3A7A" w:rsidRPr="000E3A7A" w:rsidRDefault="000E3A7A" w:rsidP="000E3A7A">
      <w:pPr>
        <w:pStyle w:val="EndNoteBibliography"/>
        <w:spacing w:after="0"/>
        <w:ind w:left="720" w:hanging="720"/>
        <w:rPr>
          <w:noProof/>
        </w:rPr>
      </w:pPr>
      <w:r w:rsidRPr="000E3A7A">
        <w:rPr>
          <w:noProof/>
        </w:rPr>
        <w:t>12.</w:t>
      </w:r>
      <w:r w:rsidRPr="000E3A7A">
        <w:rPr>
          <w:noProof/>
        </w:rPr>
        <w:tab/>
        <w:t xml:space="preserve">Sheridan SC, Kalkstein AJ, &amp; Kalkstein LS (2009) Trends in heat-related mortality in the United States, 1975-2004. </w:t>
      </w:r>
      <w:r w:rsidRPr="000E3A7A">
        <w:rPr>
          <w:i/>
          <w:noProof/>
        </w:rPr>
        <w:t>Natural Hazards</w:t>
      </w:r>
      <w:r w:rsidRPr="000E3A7A">
        <w:rPr>
          <w:noProof/>
        </w:rPr>
        <w:t xml:space="preserve"> 50(1):145-160.</w:t>
      </w:r>
    </w:p>
    <w:p w14:paraId="58701DED" w14:textId="77777777" w:rsidR="000E3A7A" w:rsidRPr="000E3A7A" w:rsidRDefault="000E3A7A" w:rsidP="000E3A7A">
      <w:pPr>
        <w:pStyle w:val="EndNoteBibliography"/>
        <w:spacing w:after="0"/>
        <w:ind w:left="720" w:hanging="720"/>
        <w:rPr>
          <w:noProof/>
        </w:rPr>
      </w:pPr>
      <w:r w:rsidRPr="000E3A7A">
        <w:rPr>
          <w:noProof/>
        </w:rPr>
        <w:t>13.</w:t>
      </w:r>
      <w:r w:rsidRPr="000E3A7A">
        <w:rPr>
          <w:noProof/>
        </w:rPr>
        <w:tab/>
        <w:t xml:space="preserve">Bobb JF, Peng RD, Bell ML, &amp; Dominici F (2014) Heat-related mortality and adaptation to heat in the United States. </w:t>
      </w:r>
      <w:r w:rsidRPr="000E3A7A">
        <w:rPr>
          <w:i/>
          <w:noProof/>
        </w:rPr>
        <w:t>Environ Health Perspect</w:t>
      </w:r>
      <w:r w:rsidRPr="000E3A7A">
        <w:rPr>
          <w:noProof/>
        </w:rPr>
        <w:t xml:space="preserve"> 122(8):811-816.</w:t>
      </w:r>
    </w:p>
    <w:p w14:paraId="489CCBD7" w14:textId="77777777" w:rsidR="000E3A7A" w:rsidRPr="000E3A7A" w:rsidRDefault="000E3A7A" w:rsidP="000E3A7A">
      <w:pPr>
        <w:pStyle w:val="EndNoteBibliography"/>
        <w:spacing w:after="0"/>
        <w:ind w:left="720" w:hanging="720"/>
        <w:rPr>
          <w:noProof/>
        </w:rPr>
      </w:pPr>
      <w:r w:rsidRPr="000E3A7A">
        <w:rPr>
          <w:noProof/>
        </w:rPr>
        <w:t>14.</w:t>
      </w:r>
      <w:r w:rsidRPr="000E3A7A">
        <w:rPr>
          <w:noProof/>
        </w:rPr>
        <w:tab/>
        <w:t xml:space="preserve">Moy CM, Seltzer GO, Rodbell DT, &amp; Anderson DM (2002) Variability of El Nino/Southern Oscillation activity at millennial timescales during the Holocene epoch. </w:t>
      </w:r>
      <w:r w:rsidRPr="000E3A7A">
        <w:rPr>
          <w:i/>
          <w:noProof/>
        </w:rPr>
        <w:t>Nature</w:t>
      </w:r>
      <w:r w:rsidRPr="000E3A7A">
        <w:rPr>
          <w:noProof/>
        </w:rPr>
        <w:t xml:space="preserve"> 420(6912):162-165.</w:t>
      </w:r>
    </w:p>
    <w:p w14:paraId="15516AB5" w14:textId="77777777" w:rsidR="000E3A7A" w:rsidRPr="000E3A7A" w:rsidRDefault="000E3A7A" w:rsidP="000E3A7A">
      <w:pPr>
        <w:pStyle w:val="EndNoteBibliography"/>
        <w:spacing w:after="0"/>
        <w:ind w:left="720" w:hanging="720"/>
        <w:rPr>
          <w:noProof/>
        </w:rPr>
      </w:pPr>
      <w:r w:rsidRPr="000E3A7A">
        <w:rPr>
          <w:noProof/>
        </w:rPr>
        <w:t>15.</w:t>
      </w:r>
      <w:r w:rsidRPr="000E3A7A">
        <w:rPr>
          <w:noProof/>
        </w:rPr>
        <w:tab/>
        <w:t xml:space="preserve">Grenfell B, Bjørnstad O, &amp; Kappey J (2001) Travelling waves and spatial hierarchies in measles epidemics. </w:t>
      </w:r>
      <w:r w:rsidRPr="000E3A7A">
        <w:rPr>
          <w:i/>
          <w:noProof/>
        </w:rPr>
        <w:t>Nature</w:t>
      </w:r>
      <w:r w:rsidRPr="000E3A7A">
        <w:rPr>
          <w:noProof/>
        </w:rPr>
        <w:t xml:space="preserve"> 414(6865):716-723.</w:t>
      </w:r>
    </w:p>
    <w:p w14:paraId="4FB46E1D" w14:textId="77777777" w:rsidR="000E3A7A" w:rsidRPr="000E3A7A" w:rsidRDefault="000E3A7A" w:rsidP="000E3A7A">
      <w:pPr>
        <w:pStyle w:val="EndNoteBibliography"/>
        <w:spacing w:after="0"/>
        <w:ind w:left="720" w:hanging="720"/>
        <w:rPr>
          <w:noProof/>
        </w:rPr>
      </w:pPr>
      <w:r w:rsidRPr="000E3A7A">
        <w:rPr>
          <w:noProof/>
        </w:rPr>
        <w:t>16.</w:t>
      </w:r>
      <w:r w:rsidRPr="000E3A7A">
        <w:rPr>
          <w:noProof/>
        </w:rPr>
        <w:tab/>
        <w:t>Kinney PL</w:t>
      </w:r>
      <w:r w:rsidRPr="000E3A7A">
        <w:rPr>
          <w:i/>
          <w:noProof/>
        </w:rPr>
        <w:t>, et al.</w:t>
      </w:r>
      <w:r w:rsidRPr="000E3A7A">
        <w:rPr>
          <w:noProof/>
        </w:rPr>
        <w:t xml:space="preserve"> (2015) Winter season mortality: will climate warming bring benefits? </w:t>
      </w:r>
      <w:r w:rsidRPr="000E3A7A">
        <w:rPr>
          <w:i/>
          <w:noProof/>
        </w:rPr>
        <w:t>Environmental Research Letters</w:t>
      </w:r>
      <w:r w:rsidRPr="000E3A7A">
        <w:rPr>
          <w:noProof/>
        </w:rPr>
        <w:t xml:space="preserve"> 10(6).</w:t>
      </w:r>
    </w:p>
    <w:p w14:paraId="11B7F652" w14:textId="77777777" w:rsidR="000E3A7A" w:rsidRPr="000E3A7A" w:rsidRDefault="000E3A7A" w:rsidP="000E3A7A">
      <w:pPr>
        <w:pStyle w:val="EndNoteBibliography"/>
        <w:spacing w:after="0"/>
        <w:ind w:left="720" w:hanging="720"/>
        <w:rPr>
          <w:noProof/>
        </w:rPr>
      </w:pPr>
      <w:r w:rsidRPr="000E3A7A">
        <w:rPr>
          <w:noProof/>
        </w:rPr>
        <w:t>17.</w:t>
      </w:r>
      <w:r w:rsidRPr="000E3A7A">
        <w:rPr>
          <w:noProof/>
        </w:rPr>
        <w:tab/>
        <w:t xml:space="preserve">Feinstein CA (2002) Seasonality of deaths in the US by age and cause. </w:t>
      </w:r>
      <w:r w:rsidRPr="000E3A7A">
        <w:rPr>
          <w:i/>
          <w:noProof/>
        </w:rPr>
        <w:t>Demographic Research</w:t>
      </w:r>
      <w:r w:rsidRPr="000E3A7A">
        <w:rPr>
          <w:noProof/>
        </w:rPr>
        <w:t xml:space="preserve"> 6(17):469-486.</w:t>
      </w:r>
    </w:p>
    <w:p w14:paraId="6E7EDD96" w14:textId="77777777" w:rsidR="000E3A7A" w:rsidRPr="000E3A7A" w:rsidRDefault="000E3A7A" w:rsidP="000E3A7A">
      <w:pPr>
        <w:pStyle w:val="EndNoteBibliography"/>
        <w:spacing w:after="0"/>
        <w:ind w:left="720" w:hanging="720"/>
        <w:rPr>
          <w:noProof/>
        </w:rPr>
      </w:pPr>
      <w:r w:rsidRPr="000E3A7A">
        <w:rPr>
          <w:noProof/>
        </w:rPr>
        <w:t>18.</w:t>
      </w:r>
      <w:r w:rsidRPr="000E3A7A">
        <w:rPr>
          <w:noProof/>
        </w:rPr>
        <w:tab/>
        <w:t xml:space="preserve">Mackenbach J, Kunst A, &amp; Looman C (1992) Seasonal variation in mortality in The Netherlands. </w:t>
      </w:r>
      <w:r w:rsidRPr="000E3A7A">
        <w:rPr>
          <w:i/>
          <w:noProof/>
        </w:rPr>
        <w:t>Journal of Epidemiology and Community Health</w:t>
      </w:r>
      <w:r w:rsidRPr="000E3A7A">
        <w:rPr>
          <w:noProof/>
        </w:rPr>
        <w:t xml:space="preserve"> 46(3):261-265.</w:t>
      </w:r>
    </w:p>
    <w:p w14:paraId="223EA46A" w14:textId="77777777" w:rsidR="000E3A7A" w:rsidRPr="000E3A7A" w:rsidRDefault="000E3A7A" w:rsidP="000E3A7A">
      <w:pPr>
        <w:pStyle w:val="EndNoteBibliography"/>
        <w:spacing w:after="0"/>
        <w:ind w:left="720" w:hanging="720"/>
        <w:rPr>
          <w:noProof/>
        </w:rPr>
      </w:pPr>
      <w:r w:rsidRPr="000E3A7A">
        <w:rPr>
          <w:noProof/>
        </w:rPr>
        <w:t>19.</w:t>
      </w:r>
      <w:r w:rsidRPr="000E3A7A">
        <w:rPr>
          <w:noProof/>
        </w:rPr>
        <w:tab/>
        <w:t xml:space="preserve">Rosenwaike I (1966) Seasonal variation of deaths in the United States, 1951–1960. </w:t>
      </w:r>
      <w:r w:rsidRPr="000E3A7A">
        <w:rPr>
          <w:i/>
          <w:noProof/>
        </w:rPr>
        <w:t>Journal of the American Statistical Association</w:t>
      </w:r>
      <w:r w:rsidRPr="000E3A7A">
        <w:rPr>
          <w:noProof/>
        </w:rPr>
        <w:t xml:space="preserve"> 61(315):706-719.</w:t>
      </w:r>
    </w:p>
    <w:p w14:paraId="1B06ADF6" w14:textId="77777777" w:rsidR="000E3A7A" w:rsidRPr="000E3A7A" w:rsidRDefault="000E3A7A" w:rsidP="000E3A7A">
      <w:pPr>
        <w:pStyle w:val="EndNoteBibliography"/>
        <w:spacing w:after="0"/>
        <w:ind w:left="720" w:hanging="720"/>
        <w:rPr>
          <w:noProof/>
        </w:rPr>
      </w:pPr>
      <w:r w:rsidRPr="000E3A7A">
        <w:rPr>
          <w:noProof/>
        </w:rPr>
        <w:t>20.</w:t>
      </w:r>
      <w:r w:rsidRPr="000E3A7A">
        <w:rPr>
          <w:noProof/>
        </w:rPr>
        <w:tab/>
        <w:t xml:space="preserve">National Center for Health Statistics (2012) Leading causes of death and numbers of deaths, by sex, race, and Hispanic origin: United States, 1980 and 2010. </w:t>
      </w:r>
      <w:r w:rsidRPr="000E3A7A">
        <w:rPr>
          <w:i/>
          <w:noProof/>
        </w:rPr>
        <w:t>National Center for Health Statistics (NCHS)</w:t>
      </w:r>
      <w:r w:rsidRPr="000E3A7A">
        <w:rPr>
          <w:noProof/>
        </w:rPr>
        <w:t>.</w:t>
      </w:r>
    </w:p>
    <w:p w14:paraId="101AF9EE" w14:textId="77777777" w:rsidR="000E3A7A" w:rsidRPr="000E3A7A" w:rsidRDefault="000E3A7A" w:rsidP="000E3A7A">
      <w:pPr>
        <w:pStyle w:val="EndNoteBibliography"/>
        <w:spacing w:after="0"/>
        <w:ind w:left="720" w:hanging="720"/>
        <w:rPr>
          <w:noProof/>
        </w:rPr>
      </w:pPr>
      <w:r w:rsidRPr="000E3A7A">
        <w:rPr>
          <w:noProof/>
        </w:rPr>
        <w:t>21.</w:t>
      </w:r>
      <w:r w:rsidRPr="000E3A7A">
        <w:rPr>
          <w:noProof/>
        </w:rPr>
        <w:tab/>
        <w:t xml:space="preserve">National Highway Traffic Safety Administration (2005) Trend and Pattern Analysis of Highway Crash Fatality By Month and Day. </w:t>
      </w:r>
      <w:r w:rsidRPr="000E3A7A">
        <w:rPr>
          <w:i/>
          <w:noProof/>
        </w:rPr>
        <w:t>National Center for Statistics and Analysis</w:t>
      </w:r>
      <w:r w:rsidRPr="000E3A7A">
        <w:rPr>
          <w:noProof/>
        </w:rPr>
        <w:t>.</w:t>
      </w:r>
    </w:p>
    <w:p w14:paraId="190D7F77" w14:textId="77777777" w:rsidR="000E3A7A" w:rsidRPr="000E3A7A" w:rsidRDefault="000E3A7A" w:rsidP="000E3A7A">
      <w:pPr>
        <w:pStyle w:val="EndNoteBibliography"/>
        <w:spacing w:after="0"/>
        <w:ind w:left="720" w:hanging="720"/>
        <w:rPr>
          <w:noProof/>
        </w:rPr>
      </w:pPr>
      <w:r w:rsidRPr="000E3A7A">
        <w:rPr>
          <w:noProof/>
        </w:rPr>
        <w:t>22.</w:t>
      </w:r>
      <w:r w:rsidRPr="000E3A7A">
        <w:rPr>
          <w:noProof/>
        </w:rPr>
        <w:tab/>
        <w:t xml:space="preserve">MacDorman MF &amp; Rosenberg HM (1993) Trends in infant mortality by cause of death and other characteristics, 1960-88. </w:t>
      </w:r>
      <w:r w:rsidRPr="000E3A7A">
        <w:rPr>
          <w:i/>
          <w:noProof/>
        </w:rPr>
        <w:t>Vital Health Stat 20</w:t>
      </w:r>
      <w:r w:rsidRPr="000E3A7A">
        <w:rPr>
          <w:noProof/>
        </w:rPr>
        <w:t xml:space="preserve"> (20):1-57.</w:t>
      </w:r>
    </w:p>
    <w:p w14:paraId="432D4010" w14:textId="77777777" w:rsidR="000E3A7A" w:rsidRPr="000E3A7A" w:rsidRDefault="000E3A7A" w:rsidP="000E3A7A">
      <w:pPr>
        <w:pStyle w:val="EndNoteBibliography"/>
        <w:spacing w:after="0"/>
        <w:ind w:left="720" w:hanging="720"/>
        <w:rPr>
          <w:noProof/>
        </w:rPr>
      </w:pPr>
      <w:r w:rsidRPr="000E3A7A">
        <w:rPr>
          <w:noProof/>
        </w:rPr>
        <w:lastRenderedPageBreak/>
        <w:t>23.</w:t>
      </w:r>
      <w:r w:rsidRPr="000E3A7A">
        <w:rPr>
          <w:noProof/>
        </w:rPr>
        <w:tab/>
        <w:t xml:space="preserve">Matthews TJ, MacDorman MF, &amp; Thoma ME (2015) Infant Mortality Statistics From the 2013 Period Linked Birth/Infant Death Data Set. </w:t>
      </w:r>
      <w:r w:rsidRPr="000E3A7A">
        <w:rPr>
          <w:i/>
          <w:noProof/>
        </w:rPr>
        <w:t>Natl Vital Stat Rep</w:t>
      </w:r>
      <w:r w:rsidRPr="000E3A7A">
        <w:rPr>
          <w:noProof/>
        </w:rPr>
        <w:t xml:space="preserve"> 64(9):1-30.</w:t>
      </w:r>
    </w:p>
    <w:p w14:paraId="1AD0CFD5" w14:textId="77777777" w:rsidR="000E3A7A" w:rsidRPr="000E3A7A" w:rsidRDefault="000E3A7A" w:rsidP="000E3A7A">
      <w:pPr>
        <w:pStyle w:val="EndNoteBibliography"/>
        <w:spacing w:after="0"/>
        <w:ind w:left="720" w:hanging="720"/>
        <w:rPr>
          <w:noProof/>
        </w:rPr>
      </w:pPr>
      <w:r w:rsidRPr="000E3A7A">
        <w:rPr>
          <w:noProof/>
        </w:rPr>
        <w:t>24.</w:t>
      </w:r>
      <w:r w:rsidRPr="000E3A7A">
        <w:rPr>
          <w:noProof/>
        </w:rPr>
        <w:tab/>
        <w:t xml:space="preserve">Public Health England (2016) The cold weather plan for England. </w:t>
      </w:r>
      <w:r w:rsidRPr="000E3A7A">
        <w:rPr>
          <w:i/>
          <w:noProof/>
        </w:rPr>
        <w:t>Public Health England</w:t>
      </w:r>
      <w:r w:rsidRPr="000E3A7A">
        <w:rPr>
          <w:noProof/>
        </w:rPr>
        <w:t>.</w:t>
      </w:r>
    </w:p>
    <w:p w14:paraId="049296E2" w14:textId="77777777" w:rsidR="000E3A7A" w:rsidRPr="000E3A7A" w:rsidRDefault="000E3A7A" w:rsidP="000E3A7A">
      <w:pPr>
        <w:pStyle w:val="EndNoteBibliography"/>
        <w:spacing w:after="0"/>
        <w:ind w:left="720" w:hanging="720"/>
        <w:rPr>
          <w:noProof/>
        </w:rPr>
      </w:pPr>
      <w:r w:rsidRPr="000E3A7A">
        <w:rPr>
          <w:noProof/>
        </w:rPr>
        <w:t>25.</w:t>
      </w:r>
      <w:r w:rsidRPr="000E3A7A">
        <w:rPr>
          <w:noProof/>
        </w:rPr>
        <w:tab/>
        <w:t xml:space="preserve">Lerchl A (1998) Changes in the seasonality of mortality in Germany from 1946 to 1995: the role of temperature. </w:t>
      </w:r>
      <w:r w:rsidRPr="000E3A7A">
        <w:rPr>
          <w:i/>
          <w:noProof/>
        </w:rPr>
        <w:t>International Journal of Biometeorology</w:t>
      </w:r>
      <w:r w:rsidRPr="000E3A7A">
        <w:rPr>
          <w:noProof/>
        </w:rPr>
        <w:t xml:space="preserve"> 42(2):84-88.</w:t>
      </w:r>
    </w:p>
    <w:p w14:paraId="1D77FD4E" w14:textId="77777777" w:rsidR="000E3A7A" w:rsidRPr="000E3A7A" w:rsidRDefault="000E3A7A" w:rsidP="000E3A7A">
      <w:pPr>
        <w:pStyle w:val="EndNoteBibliography"/>
        <w:spacing w:after="0"/>
        <w:ind w:left="720" w:hanging="720"/>
        <w:rPr>
          <w:noProof/>
        </w:rPr>
      </w:pPr>
      <w:r w:rsidRPr="000E3A7A">
        <w:rPr>
          <w:noProof/>
        </w:rPr>
        <w:t>26.</w:t>
      </w:r>
      <w:r w:rsidRPr="000E3A7A">
        <w:rPr>
          <w:noProof/>
        </w:rPr>
        <w:tab/>
        <w:t>Morris ME</w:t>
      </w:r>
      <w:r w:rsidRPr="000E3A7A">
        <w:rPr>
          <w:i/>
          <w:noProof/>
        </w:rPr>
        <w:t>, et al.</w:t>
      </w:r>
      <w:r w:rsidRPr="000E3A7A">
        <w:rPr>
          <w:noProof/>
        </w:rPr>
        <w:t xml:space="preserve"> (2013) Smart-home technologies to assist older people to live well at home. </w:t>
      </w:r>
      <w:r w:rsidRPr="000E3A7A">
        <w:rPr>
          <w:i/>
          <w:noProof/>
        </w:rPr>
        <w:t>Journal of aging science</w:t>
      </w:r>
      <w:r w:rsidRPr="000E3A7A">
        <w:rPr>
          <w:noProof/>
        </w:rPr>
        <w:t xml:space="preserve"> 1(1):1-9.</w:t>
      </w:r>
    </w:p>
    <w:p w14:paraId="1381E789" w14:textId="77777777" w:rsidR="000E3A7A" w:rsidRPr="000E3A7A" w:rsidRDefault="000E3A7A" w:rsidP="000E3A7A">
      <w:pPr>
        <w:pStyle w:val="EndNoteBibliography"/>
        <w:spacing w:after="0"/>
        <w:ind w:left="720" w:hanging="720"/>
        <w:rPr>
          <w:noProof/>
        </w:rPr>
      </w:pPr>
      <w:r w:rsidRPr="000E3A7A">
        <w:rPr>
          <w:noProof/>
        </w:rPr>
        <w:t>27.</w:t>
      </w:r>
      <w:r w:rsidRPr="000E3A7A">
        <w:rPr>
          <w:noProof/>
        </w:rPr>
        <w:tab/>
        <w:t>Ingram DD</w:t>
      </w:r>
      <w:r w:rsidRPr="000E3A7A">
        <w:rPr>
          <w:i/>
          <w:noProof/>
        </w:rPr>
        <w:t>, et al.</w:t>
      </w:r>
      <w:r w:rsidRPr="000E3A7A">
        <w:rPr>
          <w:noProof/>
        </w:rPr>
        <w:t xml:space="preserve"> (2003) United States Census 2000 population with bridged race categories. </w:t>
      </w:r>
      <w:r w:rsidRPr="000E3A7A">
        <w:rPr>
          <w:i/>
          <w:noProof/>
        </w:rPr>
        <w:t>Vital and health statistics. Series 2, Data evaluation and methods research</w:t>
      </w:r>
      <w:r w:rsidRPr="000E3A7A">
        <w:rPr>
          <w:noProof/>
        </w:rPr>
        <w:t xml:space="preserve"> (135):1-55.</w:t>
      </w:r>
    </w:p>
    <w:p w14:paraId="750CC0B9" w14:textId="77777777" w:rsidR="000E3A7A" w:rsidRPr="000E3A7A" w:rsidRDefault="000E3A7A" w:rsidP="000E3A7A">
      <w:pPr>
        <w:pStyle w:val="EndNoteBibliography"/>
        <w:spacing w:after="0"/>
        <w:ind w:left="720" w:hanging="720"/>
        <w:rPr>
          <w:noProof/>
        </w:rPr>
      </w:pPr>
      <w:r w:rsidRPr="000E3A7A">
        <w:rPr>
          <w:noProof/>
        </w:rPr>
        <w:t>28.</w:t>
      </w:r>
      <w:r w:rsidRPr="000E3A7A">
        <w:rPr>
          <w:noProof/>
        </w:rPr>
        <w:tab/>
        <w:t xml:space="preserve">Karl T &amp; Koss WJ (1984) Regional and national monthly, seasonal, and annual temperature weighted by area, 1895-1983. </w:t>
      </w:r>
      <w:r w:rsidRPr="000E3A7A">
        <w:rPr>
          <w:i/>
          <w:noProof/>
        </w:rPr>
        <w:t>National Climatic Data Center</w:t>
      </w:r>
      <w:r w:rsidRPr="000E3A7A">
        <w:rPr>
          <w:noProof/>
        </w:rPr>
        <w:t>.</w:t>
      </w:r>
    </w:p>
    <w:p w14:paraId="3D5301C5" w14:textId="77777777" w:rsidR="000E3A7A" w:rsidRPr="000E3A7A" w:rsidRDefault="000E3A7A" w:rsidP="000E3A7A">
      <w:pPr>
        <w:pStyle w:val="EndNoteBibliography"/>
        <w:spacing w:after="0"/>
        <w:ind w:left="720" w:hanging="720"/>
        <w:rPr>
          <w:noProof/>
        </w:rPr>
      </w:pPr>
      <w:r w:rsidRPr="000E3A7A">
        <w:rPr>
          <w:noProof/>
        </w:rPr>
        <w:t>29.</w:t>
      </w:r>
      <w:r w:rsidRPr="000E3A7A">
        <w:rPr>
          <w:noProof/>
        </w:rPr>
        <w:tab/>
        <w:t>Dee DP</w:t>
      </w:r>
      <w:r w:rsidRPr="000E3A7A">
        <w:rPr>
          <w:i/>
          <w:noProof/>
        </w:rPr>
        <w:t>, et al.</w:t>
      </w:r>
      <w:r w:rsidRPr="000E3A7A">
        <w:rPr>
          <w:noProof/>
        </w:rPr>
        <w:t xml:space="preserve"> (2011) The ERA-Interim reanalysis: configuration and performance of the data assimilation system. </w:t>
      </w:r>
      <w:r w:rsidRPr="000E3A7A">
        <w:rPr>
          <w:i/>
          <w:noProof/>
        </w:rPr>
        <w:t>Quarterly Journal of the Royal Meteorological Society</w:t>
      </w:r>
      <w:r w:rsidRPr="000E3A7A">
        <w:rPr>
          <w:noProof/>
        </w:rPr>
        <w:t xml:space="preserve"> 137(656):553-597.</w:t>
      </w:r>
    </w:p>
    <w:p w14:paraId="626C6C76" w14:textId="77777777" w:rsidR="000E3A7A" w:rsidRPr="000E3A7A" w:rsidRDefault="000E3A7A" w:rsidP="000E3A7A">
      <w:pPr>
        <w:pStyle w:val="EndNoteBibliography"/>
        <w:ind w:left="720" w:hanging="720"/>
        <w:rPr>
          <w:noProof/>
        </w:rPr>
      </w:pPr>
      <w:r w:rsidRPr="000E3A7A">
        <w:rPr>
          <w:noProof/>
        </w:rPr>
        <w:t>30.</w:t>
      </w:r>
      <w:r w:rsidRPr="000E3A7A">
        <w:rPr>
          <w:noProof/>
        </w:rPr>
        <w:tab/>
        <w:t>Cazelles B</w:t>
      </w:r>
      <w:r w:rsidRPr="000E3A7A">
        <w:rPr>
          <w:i/>
          <w:noProof/>
        </w:rPr>
        <w:t>, et al.</w:t>
      </w:r>
      <w:r w:rsidRPr="000E3A7A">
        <w:rPr>
          <w:noProof/>
        </w:rPr>
        <w:t xml:space="preserve"> (2008) Wavelet analysis of ecological time series. </w:t>
      </w:r>
      <w:r w:rsidRPr="000E3A7A">
        <w:rPr>
          <w:i/>
          <w:noProof/>
        </w:rPr>
        <w:t>Oecologia</w:t>
      </w:r>
      <w:r w:rsidRPr="000E3A7A">
        <w:rPr>
          <w:noProof/>
        </w:rPr>
        <w:t xml:space="preserve"> 156(2):287-304.</w:t>
      </w:r>
    </w:p>
    <w:p w14:paraId="538F727D" w14:textId="6EAC48A9"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2DB02AB6"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Climate regions of the </w:t>
      </w:r>
      <w:r>
        <w:rPr>
          <w:rFonts w:ascii="Times New Roman" w:hAnsi="Times New Roman"/>
          <w:color w:val="000000" w:themeColor="text1"/>
          <w:sz w:val="24"/>
          <w:szCs w:val="24"/>
        </w:rPr>
        <w:t>United States</w:t>
      </w:r>
      <w:r w:rsidR="004D0817">
        <w:rPr>
          <w:rFonts w:ascii="Times New Roman" w:hAnsi="Times New Roman"/>
          <w:color w:val="000000" w:themeColor="text1"/>
          <w:sz w:val="24"/>
          <w:szCs w:val="24"/>
        </w:rPr>
        <w:t>.</w:t>
      </w:r>
      <w:r>
        <w:rPr>
          <w:rFonts w:ascii="Times New Roman" w:hAnsi="Times New Roman"/>
          <w:b/>
          <w:color w:val="000000" w:themeColor="text1"/>
          <w:sz w:val="24"/>
          <w:szCs w:val="24"/>
        </w:rPr>
        <w:br w:type="page"/>
      </w:r>
    </w:p>
    <w:p w14:paraId="5C00F467" w14:textId="67F6179E"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w:t>
      </w:r>
      <w:r w:rsidR="00040FE5">
        <w:rPr>
          <w:rFonts w:ascii="Times New Roman" w:hAnsi="Times New Roman"/>
          <w:b/>
          <w:color w:val="000000" w:themeColor="text1"/>
          <w:sz w:val="24"/>
          <w:szCs w:val="24"/>
        </w:rPr>
        <w:t>2</w:t>
      </w:r>
      <w:r w:rsidRPr="00CF4E04">
        <w:rPr>
          <w:rFonts w:ascii="Times New Roman" w:hAnsi="Times New Roman"/>
          <w:b/>
          <w:color w:val="000000" w:themeColor="text1"/>
          <w:sz w:val="24"/>
          <w:szCs w:val="24"/>
        </w:rPr>
        <w:t xml:space="preserve">.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against a white noise spectrum. Age groups with significant 12-month periodicity for the entire period and for both the 1982-1999 and 2000-2013 periods are highlighted with a bold black box (the same age groups would remain significant if significance had been measured against a red noise spectrum. The shaded regions at the left and right edge of each box indicate the cone of influence, where s</w:t>
      </w:r>
      <w:r>
        <w:rPr>
          <w:rFonts w:ascii="Times New Roman" w:hAnsi="Times New Roman"/>
          <w:color w:val="000000" w:themeColor="text1"/>
          <w:sz w:val="24"/>
          <w:szCs w:val="24"/>
        </w:rPr>
        <w:t>pectral analysis is less robust.</w:t>
      </w:r>
    </w:p>
    <w:p w14:paraId="69BBFA9E" w14:textId="77777777" w:rsidR="0040449F" w:rsidRDefault="0040449F" w:rsidP="00C33FFB">
      <w:pPr>
        <w:spacing w:after="0" w:line="480" w:lineRule="auto"/>
        <w:jc w:val="both"/>
        <w:rPr>
          <w:rFonts w:ascii="Times New Roman" w:hAnsi="Times New Roman"/>
          <w:color w:val="000000" w:themeColor="text1"/>
          <w:sz w:val="24"/>
          <w:szCs w:val="24"/>
        </w:rPr>
      </w:pPr>
    </w:p>
    <w:p w14:paraId="37C7713A"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footerReference w:type="even" r:id="rId10"/>
          <w:footerReference w:type="default" r:id="rId11"/>
          <w:pgSz w:w="11900" w:h="16840"/>
          <w:pgMar w:top="1440" w:right="1440" w:bottom="1440" w:left="1440" w:header="720" w:footer="720" w:gutter="0"/>
          <w:cols w:space="720"/>
          <w:docGrid w:linePitch="360"/>
        </w:sectPr>
      </w:pPr>
    </w:p>
    <w:p w14:paraId="2BAD04A3" w14:textId="5CAEE349"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w:t>
      </w:r>
      <w:r w:rsidR="00040FE5">
        <w:rPr>
          <w:rFonts w:ascii="Times New Roman" w:hAnsi="Times New Roman"/>
          <w:b/>
          <w:color w:val="000000" w:themeColor="text1"/>
          <w:sz w:val="24"/>
          <w:szCs w:val="24"/>
        </w:rPr>
        <w:t>3</w:t>
      </w:r>
      <w:r w:rsidRPr="00CF4E04">
        <w:rPr>
          <w:rFonts w:ascii="Times New Roman" w:hAnsi="Times New Roman"/>
          <w:b/>
          <w:color w:val="000000" w:themeColor="text1"/>
          <w:sz w:val="24"/>
          <w:szCs w:val="24"/>
        </w:rPr>
        <w:t xml:space="preserve">. </w:t>
      </w:r>
      <w:r w:rsidRPr="00CF4E04">
        <w:rPr>
          <w:rFonts w:ascii="Times New Roman" w:hAnsi="Times New Roman"/>
          <w:color w:val="000000" w:themeColor="text1"/>
          <w:sz w:val="24"/>
          <w:szCs w:val="24"/>
        </w:rPr>
        <w:t xml:space="preserve">Mean timing of national maximum and minimum all-cause mortality, by sex and age group for 1982-2013. Red dots indicate </w:t>
      </w:r>
      <w:r>
        <w:rPr>
          <w:rFonts w:ascii="Times New Roman" w:hAnsi="Times New Roman"/>
          <w:color w:val="000000" w:themeColor="text1"/>
          <w:sz w:val="24"/>
          <w:szCs w:val="24"/>
        </w:rPr>
        <w:t>the month</w:t>
      </w:r>
      <w:r w:rsidRPr="00CF4E04">
        <w:rPr>
          <w:rFonts w:ascii="Times New Roman" w:hAnsi="Times New Roman"/>
          <w:color w:val="000000" w:themeColor="text1"/>
          <w:sz w:val="24"/>
          <w:szCs w:val="24"/>
        </w:rPr>
        <w:t xml:space="preserve"> of maximum mortality, and green dots </w:t>
      </w:r>
      <w:r>
        <w:rPr>
          <w:rFonts w:ascii="Times New Roman" w:hAnsi="Times New Roman"/>
          <w:color w:val="000000" w:themeColor="text1"/>
          <w:sz w:val="24"/>
          <w:szCs w:val="24"/>
        </w:rPr>
        <w:t>that of</w:t>
      </w:r>
      <w:r w:rsidRPr="00CF4E04">
        <w:rPr>
          <w:rFonts w:ascii="Times New Roman" w:hAnsi="Times New Roman"/>
          <w:color w:val="000000" w:themeColor="text1"/>
          <w:sz w:val="24"/>
          <w:szCs w:val="24"/>
        </w:rPr>
        <w:t xml:space="preserve"> minimum mortality. Vertical segments represent 95% confidence intervals. Only age-sex groups with statistically significant 12-month seasonality are included.</w:t>
      </w:r>
    </w:p>
    <w:p w14:paraId="794F8D1E" w14:textId="77777777" w:rsidR="0040449F" w:rsidRDefault="0040449F" w:rsidP="00C33FFB">
      <w:pPr>
        <w:spacing w:after="0" w:line="480" w:lineRule="auto"/>
        <w:jc w:val="both"/>
        <w:rPr>
          <w:rFonts w:ascii="Times New Roman" w:hAnsi="Times New Roman"/>
          <w:color w:val="000000" w:themeColor="text1"/>
          <w:sz w:val="24"/>
          <w:szCs w:val="24"/>
        </w:rPr>
      </w:pPr>
    </w:p>
    <w:p w14:paraId="7BE5A9F0"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pgSz w:w="11900" w:h="16840"/>
          <w:pgMar w:top="1440" w:right="1440" w:bottom="1440" w:left="1440" w:header="720" w:footer="720" w:gutter="0"/>
          <w:cols w:space="720"/>
          <w:docGrid w:linePitch="360"/>
        </w:sectPr>
      </w:pPr>
    </w:p>
    <w:p w14:paraId="2797A64D" w14:textId="2F4D665A"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w:t>
      </w:r>
      <w:r w:rsidR="00040FE5">
        <w:rPr>
          <w:rFonts w:ascii="Times New Roman" w:hAnsi="Times New Roman"/>
          <w:b/>
          <w:color w:val="000000" w:themeColor="text1"/>
          <w:sz w:val="24"/>
          <w:szCs w:val="24"/>
        </w:rPr>
        <w:t>4</w:t>
      </w:r>
      <w:r w:rsidRPr="00CF4E04">
        <w:rPr>
          <w:rFonts w:ascii="Times New Roman" w:hAnsi="Times New Roman"/>
          <w:b/>
          <w:color w:val="000000" w:themeColor="text1"/>
          <w:sz w:val="24"/>
          <w:szCs w:val="24"/>
        </w:rPr>
        <w:t>.</w:t>
      </w:r>
      <w:r w:rsidRPr="00CF4E04">
        <w:rPr>
          <w:rFonts w:ascii="Times New Roman" w:hAnsi="Times New Roman"/>
          <w:color w:val="000000" w:themeColor="text1"/>
          <w:sz w:val="24"/>
          <w:szCs w:val="24"/>
        </w:rPr>
        <w:t xml:space="preserve"> National </w:t>
      </w:r>
      <w:r>
        <w:rPr>
          <w:rFonts w:ascii="Times New Roman" w:hAnsi="Times New Roman"/>
          <w:color w:val="000000" w:themeColor="text1"/>
          <w:sz w:val="24"/>
          <w:szCs w:val="24"/>
        </w:rPr>
        <w:t>percent</w:t>
      </w:r>
      <w:r w:rsidRPr="00665478">
        <w:rPr>
          <w:rFonts w:ascii="Times New Roman" w:hAnsi="Times New Roman"/>
          <w:color w:val="000000" w:themeColor="text1"/>
          <w:sz w:val="24"/>
          <w:szCs w:val="24"/>
        </w:rPr>
        <w:t xml:space="preserve"> difference in death rates between the maximum and minimum mortality months </w:t>
      </w:r>
      <w:r w:rsidRPr="00CF4E04">
        <w:rPr>
          <w:rFonts w:ascii="Times New Roman" w:hAnsi="Times New Roman"/>
          <w:color w:val="000000" w:themeColor="text1"/>
          <w:sz w:val="24"/>
          <w:szCs w:val="24"/>
        </w:rPr>
        <w:t>in 2013 versus 1982 by sex and age group. Age-sex groups with a statistically significant change at the 5% level are highli</w:t>
      </w:r>
      <w:r>
        <w:rPr>
          <w:rFonts w:ascii="Times New Roman" w:hAnsi="Times New Roman"/>
          <w:color w:val="000000" w:themeColor="text1"/>
          <w:sz w:val="24"/>
          <w:szCs w:val="24"/>
        </w:rPr>
        <w:t>ghted with a bold black outline.</w:t>
      </w:r>
    </w:p>
    <w:p w14:paraId="34B54790" w14:textId="77777777" w:rsidR="0040449F" w:rsidRDefault="0040449F" w:rsidP="00C33FFB">
      <w:pPr>
        <w:spacing w:after="0" w:line="480" w:lineRule="auto"/>
        <w:jc w:val="both"/>
        <w:rPr>
          <w:rFonts w:ascii="Times New Roman" w:hAnsi="Times New Roman"/>
          <w:color w:val="000000" w:themeColor="text1"/>
          <w:sz w:val="24"/>
          <w:szCs w:val="24"/>
        </w:rPr>
      </w:pPr>
    </w:p>
    <w:p w14:paraId="29871E07"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pgSz w:w="11900" w:h="16840"/>
          <w:pgMar w:top="1440" w:right="1440" w:bottom="1440" w:left="1440" w:header="720" w:footer="720" w:gutter="0"/>
          <w:cols w:space="720"/>
          <w:docGrid w:linePitch="360"/>
        </w:sectPr>
      </w:pPr>
    </w:p>
    <w:p w14:paraId="7FD39D94" w14:textId="490CFC31" w:rsidR="000210D1" w:rsidRDefault="000210D1" w:rsidP="00C33FFB">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040FE5">
        <w:rPr>
          <w:rFonts w:ascii="Times New Roman" w:hAnsi="Times New Roman"/>
          <w:b/>
          <w:i w:val="0"/>
          <w:color w:val="000000" w:themeColor="text1"/>
          <w:sz w:val="24"/>
          <w:szCs w:val="24"/>
        </w:rPr>
        <w:t>5</w:t>
      </w:r>
      <w:r w:rsidRPr="00CF4E04">
        <w:rPr>
          <w:rFonts w:ascii="Times New Roman" w:hAnsi="Times New Roman"/>
          <w:b/>
          <w:i w:val="0"/>
          <w:color w:val="000000" w:themeColor="text1"/>
          <w:sz w:val="24"/>
          <w:szCs w:val="24"/>
        </w:rPr>
        <w:t>.</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ality, by climate region, sex and age group for 1982-2013</w:t>
      </w:r>
      <w:r>
        <w:rPr>
          <w:rFonts w:ascii="Times New Roman" w:hAnsi="Times New Roman"/>
          <w:i w:val="0"/>
          <w:color w:val="000000" w:themeColor="text1"/>
          <w:sz w:val="24"/>
          <w:szCs w:val="24"/>
        </w:rPr>
        <w:t>.</w:t>
      </w:r>
      <w:r w:rsidRPr="00785D32">
        <w:rPr>
          <w:rFonts w:ascii="Times New Roman" w:hAnsi="Times New Roman"/>
          <w:i w:val="0"/>
          <w:color w:val="000000" w:themeColor="text1"/>
          <w:sz w:val="24"/>
          <w:szCs w:val="24"/>
        </w:rPr>
        <w:t xml:space="preserve"> Only </w:t>
      </w:r>
      <w:r w:rsidRPr="00CF4E04">
        <w:rPr>
          <w:rFonts w:ascii="Times New Roman" w:hAnsi="Times New Roman"/>
          <w:i w:val="0"/>
          <w:color w:val="000000" w:themeColor="text1"/>
          <w:sz w:val="24"/>
          <w:szCs w:val="24"/>
        </w:rPr>
        <w:t>age-sex groups with significant 12-month seasonality in the national analysis are included. Average temperatures (in degrees Celsius) are included in white for the corresponding month of maximum and minimum mortality for each climate region.</w:t>
      </w:r>
    </w:p>
    <w:p w14:paraId="3F97CDA8" w14:textId="77777777" w:rsidR="0040449F" w:rsidRDefault="0040449F" w:rsidP="0040449F"/>
    <w:p w14:paraId="3DB97B13" w14:textId="77777777" w:rsidR="0040449F" w:rsidRPr="0040449F" w:rsidRDefault="0040449F" w:rsidP="0040449F">
      <w:pPr>
        <w:sectPr w:rsidR="0040449F" w:rsidRPr="0040449F" w:rsidSect="00426811">
          <w:pgSz w:w="11900" w:h="16840"/>
          <w:pgMar w:top="1440" w:right="1440" w:bottom="1440" w:left="1440" w:header="720" w:footer="720" w:gutter="0"/>
          <w:cols w:space="720"/>
          <w:docGrid w:linePitch="360"/>
        </w:sectPr>
      </w:pPr>
    </w:p>
    <w:p w14:paraId="74512D26" w14:textId="377CEEB6" w:rsidR="000210D1" w:rsidRDefault="000210D1" w:rsidP="00C33FFB">
      <w:pPr>
        <w:spacing w:after="0" w:line="480" w:lineRule="auto"/>
        <w:jc w:val="both"/>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Figure</w:t>
      </w:r>
      <w:r w:rsidR="00B128A3">
        <w:rPr>
          <w:rFonts w:ascii="Times New Roman" w:hAnsi="Times New Roman"/>
          <w:b/>
          <w:color w:val="000000" w:themeColor="text1"/>
          <w:sz w:val="24"/>
          <w:szCs w:val="24"/>
        </w:rPr>
        <w:t xml:space="preserve"> 6</w:t>
      </w:r>
      <w:r w:rsidRPr="00CF4E04">
        <w:rPr>
          <w:rFonts w:ascii="Times New Roman" w:hAnsi="Times New Roman"/>
          <w:b/>
          <w:color w:val="000000" w:themeColor="text1"/>
          <w:sz w:val="24"/>
          <w:szCs w:val="24"/>
        </w:rPr>
        <w:t>.</w:t>
      </w:r>
      <w:r w:rsidRPr="00CF4E04">
        <w:rPr>
          <w:rFonts w:ascii="Times New Roman" w:hAnsi="Times New Roman"/>
          <w:color w:val="000000" w:themeColor="text1"/>
          <w:sz w:val="24"/>
          <w:szCs w:val="24"/>
        </w:rPr>
        <w:t xml:space="preserve"> The relationship between percent </w:t>
      </w:r>
      <w:r>
        <w:rPr>
          <w:rFonts w:ascii="Times New Roman" w:hAnsi="Times New Roman"/>
          <w:color w:val="000000" w:themeColor="text1"/>
          <w:sz w:val="24"/>
          <w:szCs w:val="24"/>
        </w:rPr>
        <w:t>difference in death rates</w:t>
      </w:r>
      <w:r w:rsidRPr="00CF4E04">
        <w:rPr>
          <w:rFonts w:ascii="Times New Roman" w:hAnsi="Times New Roman"/>
          <w:color w:val="000000" w:themeColor="text1"/>
          <w:sz w:val="24"/>
          <w:szCs w:val="24"/>
        </w:rPr>
        <w:t xml:space="preserve"> and temperature difference between months in which mortality peaks versus </w:t>
      </w:r>
      <w:r>
        <w:rPr>
          <w:rFonts w:ascii="Times New Roman" w:hAnsi="Times New Roman"/>
          <w:color w:val="000000" w:themeColor="text1"/>
          <w:sz w:val="24"/>
          <w:szCs w:val="24"/>
        </w:rPr>
        <w:t>troughs</w:t>
      </w:r>
      <w:r w:rsidRPr="00CF4E04">
        <w:rPr>
          <w:rFonts w:ascii="Times New Roman" w:hAnsi="Times New Roman"/>
          <w:color w:val="000000" w:themeColor="text1"/>
          <w:sz w:val="24"/>
          <w:szCs w:val="24"/>
        </w:rPr>
        <w:t xml:space="preserve"> across climate regions, by sex and age group in 2013. Only age-sex groups with significant 12-month seasonality in the </w:t>
      </w:r>
      <w:r>
        <w:rPr>
          <w:rFonts w:ascii="Times New Roman" w:hAnsi="Times New Roman"/>
          <w:color w:val="000000" w:themeColor="text1"/>
          <w:sz w:val="24"/>
          <w:szCs w:val="24"/>
        </w:rPr>
        <w:t>national analysis are</w:t>
      </w:r>
      <w:r w:rsidRPr="000210D1">
        <w:rPr>
          <w:rFonts w:ascii="Times New Roman" w:hAnsi="Times New Roman"/>
          <w:color w:val="000000" w:themeColor="text1"/>
          <w:sz w:val="24"/>
          <w:szCs w:val="24"/>
        </w:rPr>
        <w:t xml:space="preserve"> included.</w:t>
      </w:r>
    </w:p>
    <w:p w14:paraId="0FB367F7" w14:textId="77777777" w:rsidR="0040449F" w:rsidRDefault="0040449F" w:rsidP="00C33FFB">
      <w:pPr>
        <w:spacing w:after="0" w:line="480" w:lineRule="auto"/>
        <w:jc w:val="both"/>
        <w:outlineLvl w:val="0"/>
        <w:rPr>
          <w:rFonts w:ascii="Times New Roman" w:hAnsi="Times New Roman"/>
          <w:color w:val="000000" w:themeColor="text1"/>
          <w:sz w:val="24"/>
          <w:szCs w:val="24"/>
        </w:rPr>
      </w:pPr>
    </w:p>
    <w:p w14:paraId="70A81CF5" w14:textId="49A12D5C" w:rsidR="0040449F" w:rsidRPr="000210D1" w:rsidRDefault="0040449F" w:rsidP="00C33FFB">
      <w:pPr>
        <w:spacing w:after="0" w:line="480" w:lineRule="auto"/>
        <w:jc w:val="both"/>
        <w:outlineLvl w:val="0"/>
        <w:rPr>
          <w:rFonts w:ascii="Times New Roman" w:hAnsi="Times New Roman"/>
          <w:sz w:val="24"/>
          <w:szCs w:val="24"/>
        </w:rPr>
      </w:pPr>
      <w:bookmarkStart w:id="57" w:name="_GoBack"/>
      <w:bookmarkEnd w:id="57"/>
    </w:p>
    <w:sectPr w:rsidR="0040449F" w:rsidRPr="000210D1"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7-10-01T22:29:00Z" w:initials="EM">
    <w:p w14:paraId="097C0058" w14:textId="6F68E314" w:rsidR="00386081" w:rsidRDefault="00386081">
      <w:pPr>
        <w:pStyle w:val="CommentText"/>
      </w:pPr>
      <w:r>
        <w:rPr>
          <w:rStyle w:val="CommentReference"/>
        </w:rPr>
        <w:annotationRef/>
      </w:r>
      <w:r>
        <w:t>Convert the whole document to US spelling</w:t>
      </w:r>
    </w:p>
  </w:comment>
  <w:comment w:id="6" w:author="Majid" w:date="2017-09-27T10:47:00Z" w:initials="M">
    <w:p w14:paraId="4E28E8F4" w14:textId="77777777" w:rsidR="006C41B5" w:rsidRDefault="006C41B5">
      <w:pPr>
        <w:pStyle w:val="CommentText"/>
      </w:pPr>
      <w:r>
        <w:rPr>
          <w:rStyle w:val="CommentReference"/>
        </w:rPr>
        <w:annotationRef/>
      </w:r>
      <w:r>
        <w:t>I would try to use</w:t>
      </w:r>
    </w:p>
    <w:p w14:paraId="7BD3033D" w14:textId="77777777" w:rsidR="006C41B5" w:rsidRDefault="006C41B5">
      <w:pPr>
        <w:pStyle w:val="CommentText"/>
      </w:pPr>
    </w:p>
    <w:p w14:paraId="25F8BECE" w14:textId="479B4BFD" w:rsidR="006C41B5" w:rsidRDefault="006C41B5">
      <w:pPr>
        <w:pStyle w:val="CommentText"/>
      </w:pPr>
      <w:r>
        <w:t xml:space="preserve">Sustainability science (under physical sciences if you have to do so) and </w:t>
      </w:r>
      <w:r w:rsidR="001163FE">
        <w:t>probably either environmental science and ecology OR demography (see e-mail)</w:t>
      </w:r>
    </w:p>
  </w:comment>
  <w:comment w:id="21" w:author="Majid" w:date="2017-09-27T10:25:00Z" w:initials="M">
    <w:p w14:paraId="01B91ACC" w14:textId="5D0AE4BD" w:rsidR="006C41B5" w:rsidRDefault="006C41B5">
      <w:pPr>
        <w:pStyle w:val="CommentText"/>
      </w:pPr>
      <w:r>
        <w:rPr>
          <w:rStyle w:val="CommentReference"/>
        </w:rPr>
        <w:annotationRef/>
      </w:r>
      <w:r>
        <w:t>this more of an alternative abstract. something like below</w:t>
      </w:r>
    </w:p>
    <w:p w14:paraId="3C6A8206" w14:textId="77777777" w:rsidR="006C41B5" w:rsidRDefault="006C41B5">
      <w:pPr>
        <w:pStyle w:val="CommentText"/>
      </w:pPr>
    </w:p>
    <w:p w14:paraId="05F60838" w14:textId="77777777" w:rsidR="006C41B5" w:rsidRDefault="006C41B5">
      <w:pPr>
        <w:pStyle w:val="CommentText"/>
      </w:pPr>
    </w:p>
    <w:p w14:paraId="4AA612DA" w14:textId="4EB326A5" w:rsidR="006C41B5" w:rsidRDefault="006C41B5">
      <w:pPr>
        <w:pStyle w:val="CommentText"/>
      </w:pPr>
      <w:r>
        <w:t xml:space="preserve">Whether a warmer world will be associated with an overall reduction in deaths in temperate climates by reducing the so-called excess winter deaths remains a common but empirically unresolved hypothesis. This debate persists at least partly because there is no formal framework for studying seasonality of mortality, and probe how it varies over space and time. </w:t>
      </w:r>
    </w:p>
    <w:p w14:paraId="2BAE099A" w14:textId="77777777" w:rsidR="006C41B5" w:rsidRDefault="006C41B5">
      <w:pPr>
        <w:pStyle w:val="CommentText"/>
      </w:pPr>
    </w:p>
    <w:p w14:paraId="49DE6FA4" w14:textId="25688EA5" w:rsidR="006C41B5" w:rsidRDefault="006C41B5">
      <w:pPr>
        <w:pStyle w:val="CommentText"/>
      </w:pPr>
      <w:r>
        <w:t>then say we characterised seasonaility using wavelet by demographic, spatial …</w:t>
      </w:r>
    </w:p>
    <w:p w14:paraId="37351ED7" w14:textId="77777777" w:rsidR="006C41B5" w:rsidRDefault="006C41B5">
      <w:pPr>
        <w:pStyle w:val="CommentText"/>
      </w:pPr>
    </w:p>
    <w:p w14:paraId="0BED0237" w14:textId="2509063A" w:rsidR="006C41B5" w:rsidRDefault="006C41B5">
      <w:pPr>
        <w:pStyle w:val="CommentText"/>
      </w:pPr>
      <w:r>
        <w:t>below is from submission of James’ projections paper</w:t>
      </w:r>
    </w:p>
    <w:p w14:paraId="67E05AD2" w14:textId="77777777" w:rsidR="006C41B5" w:rsidRDefault="006C41B5">
      <w:pPr>
        <w:pStyle w:val="CommentText"/>
      </w:pPr>
    </w:p>
    <w:p w14:paraId="3B2A9CF6" w14:textId="77777777" w:rsidR="006C41B5" w:rsidRPr="0027672A" w:rsidRDefault="006C41B5" w:rsidP="006C41B5">
      <w:pPr>
        <w:rPr>
          <w:b/>
        </w:rPr>
      </w:pPr>
      <w:r w:rsidRPr="0027672A">
        <w:rPr>
          <w:b/>
        </w:rPr>
        <w:t xml:space="preserve">Significance </w:t>
      </w:r>
    </w:p>
    <w:p w14:paraId="6CD45784" w14:textId="77777777" w:rsidR="006C41B5" w:rsidRPr="0027672A" w:rsidRDefault="006C41B5" w:rsidP="006C41B5">
      <w:pPr>
        <w:jc w:val="both"/>
      </w:pPr>
    </w:p>
    <w:p w14:paraId="292E4E1A" w14:textId="77777777" w:rsidR="006C41B5" w:rsidRPr="0027672A" w:rsidRDefault="006C41B5" w:rsidP="006C41B5">
      <w:pPr>
        <w:jc w:val="both"/>
        <w:rPr>
          <w:rFonts w:eastAsia="MS Mincho"/>
        </w:rPr>
      </w:pPr>
      <w:r w:rsidRPr="0027672A">
        <w:rPr>
          <w:rFonts w:eastAsia="MS Mincho"/>
          <w:color w:val="242424"/>
        </w:rPr>
        <w:t>Information about future longevity and about mortality at different ages is needed to plan healthcare and social services, and to budget for pensions. Health status differs across districts</w:t>
      </w:r>
      <w:r>
        <w:rPr>
          <w:rFonts w:eastAsia="MS Mincho"/>
          <w:color w:val="242424"/>
        </w:rPr>
        <w:t>/counties</w:t>
      </w:r>
      <w:r w:rsidRPr="0027672A">
        <w:rPr>
          <w:rFonts w:eastAsia="MS Mincho"/>
          <w:color w:val="242424"/>
        </w:rPr>
        <w:t xml:space="preserve"> within each country. We develop methods for forecasting future longevity and mortality </w:t>
      </w:r>
      <w:r>
        <w:rPr>
          <w:rFonts w:eastAsia="MS Mincho"/>
          <w:color w:val="242424"/>
        </w:rPr>
        <w:t xml:space="preserve">at the district level </w:t>
      </w:r>
      <w:r w:rsidRPr="0027672A">
        <w:rPr>
          <w:rFonts w:eastAsia="MS Mincho"/>
          <w:color w:val="242424"/>
        </w:rPr>
        <w:t xml:space="preserve">and use them </w:t>
      </w:r>
      <w:r>
        <w:rPr>
          <w:rFonts w:eastAsia="MS Mincho"/>
          <w:color w:val="242424"/>
        </w:rPr>
        <w:t>in</w:t>
      </w:r>
      <w:r w:rsidRPr="0027672A">
        <w:rPr>
          <w:rFonts w:eastAsia="MS Mincho"/>
          <w:color w:val="242424"/>
        </w:rPr>
        <w:t xml:space="preserve"> every one of England and Wales</w:t>
      </w:r>
      <w:r>
        <w:rPr>
          <w:rFonts w:eastAsia="MS Mincho"/>
          <w:color w:val="242424"/>
        </w:rPr>
        <w:t>’ districts</w:t>
      </w:r>
      <w:r w:rsidRPr="0027672A">
        <w:rPr>
          <w:rFonts w:eastAsia="MS Mincho"/>
          <w:color w:val="242424"/>
        </w:rPr>
        <w:t>. We find that people in every district are expected to live lo</w:t>
      </w:r>
      <w:r>
        <w:rPr>
          <w:rFonts w:eastAsia="MS Mincho"/>
          <w:color w:val="242424"/>
        </w:rPr>
        <w:t>nger in 2030 than they do today,</w:t>
      </w:r>
      <w:r w:rsidRPr="0027672A">
        <w:rPr>
          <w:rFonts w:eastAsia="MS Mincho"/>
          <w:color w:val="242424"/>
        </w:rPr>
        <w:t xml:space="preserve"> with life expectancy reaching 90 years for men and 95 years for women in the best performing districts. National life expectancy will rise by over 7 years for men and by over 6 years for women</w:t>
      </w:r>
      <w:r>
        <w:rPr>
          <w:rFonts w:eastAsia="MS Mincho"/>
          <w:color w:val="242424"/>
        </w:rPr>
        <w:t>, mostly as a result of improved longevity in older ages</w:t>
      </w:r>
      <w:r w:rsidRPr="0027672A">
        <w:rPr>
          <w:rFonts w:eastAsia="MS Mincho"/>
          <w:color w:val="242424"/>
        </w:rPr>
        <w:t>.</w:t>
      </w:r>
    </w:p>
    <w:p w14:paraId="6640B409" w14:textId="77777777" w:rsidR="006C41B5" w:rsidRDefault="006C41B5">
      <w:pPr>
        <w:pStyle w:val="CommentText"/>
      </w:pPr>
    </w:p>
    <w:p w14:paraId="5B47BCB9" w14:textId="77777777" w:rsidR="006C41B5" w:rsidRDefault="006C41B5">
      <w:pPr>
        <w:pStyle w:val="CommentText"/>
      </w:pPr>
    </w:p>
  </w:comment>
  <w:comment w:id="22" w:author="Majid" w:date="2017-09-27T10:20:00Z" w:initials="M">
    <w:p w14:paraId="33DD4894" w14:textId="77777777" w:rsidR="006C41B5" w:rsidRDefault="006C41B5">
      <w:pPr>
        <w:pStyle w:val="CommentText"/>
      </w:pPr>
      <w:r>
        <w:rPr>
          <w:rStyle w:val="CommentReference"/>
        </w:rPr>
        <w:annotationRef/>
      </w:r>
      <w:r>
        <w:t xml:space="preserve">I thought you need to put </w:t>
      </w:r>
    </w:p>
    <w:p w14:paraId="784BC4CC" w14:textId="77777777" w:rsidR="006C41B5" w:rsidRDefault="006C41B5">
      <w:pPr>
        <w:pStyle w:val="CommentText"/>
      </w:pPr>
    </w:p>
    <w:p w14:paraId="0DC9BF7F" w14:textId="77777777" w:rsidR="006C41B5" w:rsidRPr="0027672A" w:rsidRDefault="006C41B5" w:rsidP="006C41B5">
      <w:pPr>
        <w:spacing w:line="480" w:lineRule="auto"/>
      </w:pPr>
      <w:r w:rsidRPr="0027672A">
        <w:t>\body</w:t>
      </w:r>
    </w:p>
    <w:p w14:paraId="0FC42882" w14:textId="77777777" w:rsidR="006C41B5" w:rsidRDefault="006C41B5">
      <w:pPr>
        <w:pStyle w:val="CommentText"/>
      </w:pPr>
    </w:p>
    <w:p w14:paraId="4A79AEC1" w14:textId="7352ADA2" w:rsidR="006C41B5" w:rsidRDefault="006C41B5">
      <w:pPr>
        <w:pStyle w:val="CommentText"/>
      </w:pPr>
      <w:r>
        <w:t>where this starts</w:t>
      </w:r>
    </w:p>
  </w:comment>
  <w:comment w:id="25" w:author="Majid" w:date="2017-09-27T10:36:00Z" w:initials="M">
    <w:p w14:paraId="4C1013B2" w14:textId="3881CC21" w:rsidR="00310C35" w:rsidRDefault="00310C35">
      <w:pPr>
        <w:pStyle w:val="CommentText"/>
      </w:pPr>
      <w:r>
        <w:rPr>
          <w:rStyle w:val="CommentReference"/>
        </w:rPr>
        <w:annotationRef/>
      </w:r>
      <w:r>
        <w:t xml:space="preserve">please make the paper ready for the new journal in every way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97C0058" w15:done="0"/>
  <w15:commentEx w15:paraId="25F8BECE" w15:done="0"/>
  <w15:commentEx w15:paraId="5B47BCB9" w15:done="0"/>
  <w15:commentEx w15:paraId="4A79AEC1" w15:done="0"/>
  <w15:commentEx w15:paraId="4C1013B2"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9A186A" w14:textId="77777777" w:rsidR="00973308" w:rsidRDefault="00973308">
      <w:pPr>
        <w:spacing w:after="0" w:line="240" w:lineRule="auto"/>
      </w:pPr>
      <w:r>
        <w:separator/>
      </w:r>
    </w:p>
  </w:endnote>
  <w:endnote w:type="continuationSeparator" w:id="0">
    <w:p w14:paraId="55BAEA78" w14:textId="77777777" w:rsidR="00973308" w:rsidRDefault="00973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973308" w:rsidP="00710F21">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B0A84" w14:textId="524F6E0F"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F1013">
      <w:rPr>
        <w:rStyle w:val="PageNumber"/>
        <w:noProof/>
      </w:rPr>
      <w:t>20</w:t>
    </w:r>
    <w:r>
      <w:rPr>
        <w:rStyle w:val="PageNumber"/>
      </w:rPr>
      <w:fldChar w:fldCharType="end"/>
    </w:r>
  </w:p>
  <w:p w14:paraId="3F8F309C" w14:textId="77777777" w:rsidR="00710F21" w:rsidRDefault="00973308" w:rsidP="00710F21">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BC94C4" w14:textId="77777777" w:rsidR="00973308" w:rsidRDefault="00973308">
      <w:pPr>
        <w:spacing w:after="0" w:line="240" w:lineRule="auto"/>
      </w:pPr>
      <w:r>
        <w:separator/>
      </w:r>
    </w:p>
  </w:footnote>
  <w:footnote w:type="continuationSeparator" w:id="0">
    <w:p w14:paraId="2478ECBD" w14:textId="77777777" w:rsidR="00973308" w:rsidRDefault="009733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trackRevision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4649"/>
    <w:rsid w:val="000171E9"/>
    <w:rsid w:val="000210D1"/>
    <w:rsid w:val="0003657E"/>
    <w:rsid w:val="00040FE5"/>
    <w:rsid w:val="0004316E"/>
    <w:rsid w:val="00061E82"/>
    <w:rsid w:val="00066C53"/>
    <w:rsid w:val="000711BB"/>
    <w:rsid w:val="0008315C"/>
    <w:rsid w:val="000B0D4A"/>
    <w:rsid w:val="000B49C7"/>
    <w:rsid w:val="000B6495"/>
    <w:rsid w:val="000B7625"/>
    <w:rsid w:val="000C7277"/>
    <w:rsid w:val="000E2CF4"/>
    <w:rsid w:val="000E3A7A"/>
    <w:rsid w:val="000F58BA"/>
    <w:rsid w:val="001073C5"/>
    <w:rsid w:val="00115F35"/>
    <w:rsid w:val="001163FE"/>
    <w:rsid w:val="00131404"/>
    <w:rsid w:val="00132C6C"/>
    <w:rsid w:val="0015398F"/>
    <w:rsid w:val="00156FC7"/>
    <w:rsid w:val="00161E98"/>
    <w:rsid w:val="00180945"/>
    <w:rsid w:val="00196C4A"/>
    <w:rsid w:val="001A1F00"/>
    <w:rsid w:val="001A3870"/>
    <w:rsid w:val="001A5AD8"/>
    <w:rsid w:val="001A7900"/>
    <w:rsid w:val="001B23D1"/>
    <w:rsid w:val="001B3247"/>
    <w:rsid w:val="001C3C8D"/>
    <w:rsid w:val="001C613C"/>
    <w:rsid w:val="001D0F84"/>
    <w:rsid w:val="001D36DD"/>
    <w:rsid w:val="001D78FC"/>
    <w:rsid w:val="001D7BA9"/>
    <w:rsid w:val="001F0FFF"/>
    <w:rsid w:val="002166AE"/>
    <w:rsid w:val="00217F61"/>
    <w:rsid w:val="00220C4B"/>
    <w:rsid w:val="002231AC"/>
    <w:rsid w:val="002317EC"/>
    <w:rsid w:val="00235CE2"/>
    <w:rsid w:val="002452E3"/>
    <w:rsid w:val="0026033D"/>
    <w:rsid w:val="00260B02"/>
    <w:rsid w:val="00271614"/>
    <w:rsid w:val="00296A5E"/>
    <w:rsid w:val="002D1F5C"/>
    <w:rsid w:val="002F4DC5"/>
    <w:rsid w:val="00306685"/>
    <w:rsid w:val="00310C35"/>
    <w:rsid w:val="00320003"/>
    <w:rsid w:val="00325BCE"/>
    <w:rsid w:val="0033413A"/>
    <w:rsid w:val="00341373"/>
    <w:rsid w:val="00357AC1"/>
    <w:rsid w:val="00386081"/>
    <w:rsid w:val="0039751B"/>
    <w:rsid w:val="003A3A3F"/>
    <w:rsid w:val="003C153C"/>
    <w:rsid w:val="003D6587"/>
    <w:rsid w:val="003F22B3"/>
    <w:rsid w:val="004018CB"/>
    <w:rsid w:val="00402D6F"/>
    <w:rsid w:val="0040449F"/>
    <w:rsid w:val="00415980"/>
    <w:rsid w:val="00421068"/>
    <w:rsid w:val="004243A2"/>
    <w:rsid w:val="00433EDB"/>
    <w:rsid w:val="004508FE"/>
    <w:rsid w:val="004873B6"/>
    <w:rsid w:val="004A5074"/>
    <w:rsid w:val="004A5369"/>
    <w:rsid w:val="004C3449"/>
    <w:rsid w:val="004D0817"/>
    <w:rsid w:val="004E461D"/>
    <w:rsid w:val="004E72FD"/>
    <w:rsid w:val="004F404D"/>
    <w:rsid w:val="004F60F9"/>
    <w:rsid w:val="004F7FD8"/>
    <w:rsid w:val="005028B3"/>
    <w:rsid w:val="00506AF4"/>
    <w:rsid w:val="005130C5"/>
    <w:rsid w:val="005450E2"/>
    <w:rsid w:val="00565B41"/>
    <w:rsid w:val="005866BD"/>
    <w:rsid w:val="00593EAA"/>
    <w:rsid w:val="005B03DF"/>
    <w:rsid w:val="005B5156"/>
    <w:rsid w:val="005C2851"/>
    <w:rsid w:val="005F1013"/>
    <w:rsid w:val="00604A42"/>
    <w:rsid w:val="006124E6"/>
    <w:rsid w:val="00617238"/>
    <w:rsid w:val="00641AF0"/>
    <w:rsid w:val="006445F8"/>
    <w:rsid w:val="00652AC7"/>
    <w:rsid w:val="00654669"/>
    <w:rsid w:val="006633AD"/>
    <w:rsid w:val="0067689E"/>
    <w:rsid w:val="006825A7"/>
    <w:rsid w:val="006934E5"/>
    <w:rsid w:val="006A5B04"/>
    <w:rsid w:val="006C41B5"/>
    <w:rsid w:val="006C50E6"/>
    <w:rsid w:val="006F382C"/>
    <w:rsid w:val="006F4CA6"/>
    <w:rsid w:val="006F59ED"/>
    <w:rsid w:val="00702978"/>
    <w:rsid w:val="00707E3F"/>
    <w:rsid w:val="00712E39"/>
    <w:rsid w:val="007471B0"/>
    <w:rsid w:val="007657EB"/>
    <w:rsid w:val="00772531"/>
    <w:rsid w:val="00773692"/>
    <w:rsid w:val="0078487A"/>
    <w:rsid w:val="00795E96"/>
    <w:rsid w:val="007B7B7F"/>
    <w:rsid w:val="007E021F"/>
    <w:rsid w:val="007E13E7"/>
    <w:rsid w:val="007E30DC"/>
    <w:rsid w:val="007F2345"/>
    <w:rsid w:val="007F2E1E"/>
    <w:rsid w:val="00800663"/>
    <w:rsid w:val="008174C7"/>
    <w:rsid w:val="00843A73"/>
    <w:rsid w:val="008A6465"/>
    <w:rsid w:val="008B7DDD"/>
    <w:rsid w:val="008C4931"/>
    <w:rsid w:val="008C4B74"/>
    <w:rsid w:val="008D7ED7"/>
    <w:rsid w:val="008F16FF"/>
    <w:rsid w:val="00911EE8"/>
    <w:rsid w:val="00925FBE"/>
    <w:rsid w:val="00932BD5"/>
    <w:rsid w:val="00935167"/>
    <w:rsid w:val="00937AF1"/>
    <w:rsid w:val="00973308"/>
    <w:rsid w:val="0098603C"/>
    <w:rsid w:val="009A475F"/>
    <w:rsid w:val="009B275D"/>
    <w:rsid w:val="009C4D03"/>
    <w:rsid w:val="009C5745"/>
    <w:rsid w:val="009D5647"/>
    <w:rsid w:val="009E25B4"/>
    <w:rsid w:val="009E450A"/>
    <w:rsid w:val="00A10491"/>
    <w:rsid w:val="00A252DB"/>
    <w:rsid w:val="00A25BFD"/>
    <w:rsid w:val="00A43C02"/>
    <w:rsid w:val="00A53CD7"/>
    <w:rsid w:val="00A55A47"/>
    <w:rsid w:val="00A6117A"/>
    <w:rsid w:val="00A718C6"/>
    <w:rsid w:val="00A740DA"/>
    <w:rsid w:val="00A87EFB"/>
    <w:rsid w:val="00AA1780"/>
    <w:rsid w:val="00AA5EC2"/>
    <w:rsid w:val="00AB3E0F"/>
    <w:rsid w:val="00AC3981"/>
    <w:rsid w:val="00AC6A7C"/>
    <w:rsid w:val="00AD2DD2"/>
    <w:rsid w:val="00AE56C4"/>
    <w:rsid w:val="00AF552B"/>
    <w:rsid w:val="00B11556"/>
    <w:rsid w:val="00B128A3"/>
    <w:rsid w:val="00B23634"/>
    <w:rsid w:val="00B35118"/>
    <w:rsid w:val="00B45F2D"/>
    <w:rsid w:val="00B461EC"/>
    <w:rsid w:val="00B70782"/>
    <w:rsid w:val="00B86D7A"/>
    <w:rsid w:val="00B91584"/>
    <w:rsid w:val="00BB739D"/>
    <w:rsid w:val="00BD7179"/>
    <w:rsid w:val="00BE5840"/>
    <w:rsid w:val="00BE7C5B"/>
    <w:rsid w:val="00C02149"/>
    <w:rsid w:val="00C163B5"/>
    <w:rsid w:val="00C25541"/>
    <w:rsid w:val="00C33FFB"/>
    <w:rsid w:val="00C4447B"/>
    <w:rsid w:val="00C52535"/>
    <w:rsid w:val="00C57CDC"/>
    <w:rsid w:val="00C60D59"/>
    <w:rsid w:val="00C77FA7"/>
    <w:rsid w:val="00CE1DCB"/>
    <w:rsid w:val="00CE3E2E"/>
    <w:rsid w:val="00CF138F"/>
    <w:rsid w:val="00CF318B"/>
    <w:rsid w:val="00D117B9"/>
    <w:rsid w:val="00D24DC4"/>
    <w:rsid w:val="00D349E0"/>
    <w:rsid w:val="00D435B3"/>
    <w:rsid w:val="00D44595"/>
    <w:rsid w:val="00D56CDF"/>
    <w:rsid w:val="00D57972"/>
    <w:rsid w:val="00D61489"/>
    <w:rsid w:val="00D64CF4"/>
    <w:rsid w:val="00D7364D"/>
    <w:rsid w:val="00D74BA2"/>
    <w:rsid w:val="00D75325"/>
    <w:rsid w:val="00D84009"/>
    <w:rsid w:val="00D8629D"/>
    <w:rsid w:val="00D92672"/>
    <w:rsid w:val="00D92A88"/>
    <w:rsid w:val="00DA178A"/>
    <w:rsid w:val="00DB1F30"/>
    <w:rsid w:val="00DB4B8F"/>
    <w:rsid w:val="00DC1680"/>
    <w:rsid w:val="00DC4352"/>
    <w:rsid w:val="00DF62BA"/>
    <w:rsid w:val="00E03995"/>
    <w:rsid w:val="00E34FC6"/>
    <w:rsid w:val="00E42E99"/>
    <w:rsid w:val="00E62060"/>
    <w:rsid w:val="00E71D20"/>
    <w:rsid w:val="00E80BC8"/>
    <w:rsid w:val="00E827DA"/>
    <w:rsid w:val="00E85B65"/>
    <w:rsid w:val="00EB2F43"/>
    <w:rsid w:val="00ED3EB5"/>
    <w:rsid w:val="00EE0CA6"/>
    <w:rsid w:val="00EF0C40"/>
    <w:rsid w:val="00EF0DEC"/>
    <w:rsid w:val="00F01B41"/>
    <w:rsid w:val="00F147B2"/>
    <w:rsid w:val="00F43484"/>
    <w:rsid w:val="00F55A45"/>
    <w:rsid w:val="00F62450"/>
    <w:rsid w:val="00F636D9"/>
    <w:rsid w:val="00F73CE1"/>
    <w:rsid w:val="00FA2809"/>
    <w:rsid w:val="00FB0F7A"/>
    <w:rsid w:val="00FB162A"/>
    <w:rsid w:val="00FB6151"/>
    <w:rsid w:val="00FE5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9CB13731-3204-46C2-AFAC-16363E8E6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CFDC93E9-5128-4EE9-B373-7F29ED198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5759</Words>
  <Characters>32832</Characters>
  <Application>Microsoft Office Word</Application>
  <DocSecurity>0</DocSecurity>
  <Lines>273</Lines>
  <Paragraphs>77</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
      <vt:lpstr>Main title: Seasonal dynamics of mortality in the United States from 1982 to 201</vt:lpstr>
      <vt:lpstr>Short title: Seasonal dynamics of mortality in the US from 1982 to 2013</vt:lpstr>
      <vt:lpstr>Robbie M Parks1,2, James E Bennett1,2,3, Kyle J Foreman1,2,4, Ralf Toumi5, Majid</vt:lpstr>
      <vt:lpstr>+44 (0)20 7594 0767				</vt:lpstr>
      <vt:lpstr/>
      <vt:lpstr>Classification</vt:lpstr>
      <vt:lpstr>Biological Sciences: 		Medical Sciences</vt:lpstr>
      <vt:lpstr>Social Sciences:		 Social Sciences </vt:lpstr>
      <vt:lpstr/>
      <vt:lpstr/>
      <vt:lpstr>The main limitation of our study is that we have analysed all-cause mortality. D</vt:lpstr>
      <vt:lpstr/>
      <vt:lpstr>Our study framework and methods can also be applied to other countries with time</vt:lpstr>
      <vt:lpstr/>
      <vt:lpstr>Methods and methods</vt:lpstr>
      <vt:lpstr>Data</vt:lpstr>
      <vt:lpstr>We obtained data on temperature from ERA-Interim, which combines predictions fro</vt:lpstr>
      <vt:lpstr>Statistical methods</vt:lpstr>
      <vt:lpstr>Acknowledgments </vt:lpstr>
      <vt:lpstr>Author contributions</vt:lpstr>
      <vt:lpstr/>
      <vt:lpstr>References</vt:lpstr>
      <vt:lpstr>Figure 6. The relationship between percent difference in death rates and tempera</vt:lpstr>
      <vt:lpstr/>
      <vt:lpstr/>
    </vt:vector>
  </TitlesOfParts>
  <Company/>
  <LinksUpToDate>false</LinksUpToDate>
  <CharactersWithSpaces>38514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Ezzati, Majid</cp:lastModifiedBy>
  <cp:revision>52</cp:revision>
  <dcterms:created xsi:type="dcterms:W3CDTF">2017-09-23T10:13:00Z</dcterms:created>
  <dcterms:modified xsi:type="dcterms:W3CDTF">2017-10-01T21:36:00Z</dcterms:modified>
</cp:coreProperties>
</file>