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BA0DA0" w14:textId="77777777" w:rsidR="00BF7332" w:rsidRDefault="00EC13DC">
      <w:pPr>
        <w:contextualSpacing w:val="0"/>
        <w:rPr>
          <w:b/>
        </w:rPr>
      </w:pPr>
      <w:r>
        <w:rPr>
          <w:b/>
        </w:rPr>
        <w:t>Young men more likely to die in summer, while older people more at risk in winter regardless of local climate</w:t>
      </w:r>
    </w:p>
    <w:p w14:paraId="18A99C41" w14:textId="77777777" w:rsidR="00BF7332" w:rsidRDefault="00EC13DC">
      <w:pPr>
        <w:contextualSpacing w:val="0"/>
        <w:rPr>
          <w:b/>
        </w:rPr>
      </w:pPr>
      <w:r>
        <w:rPr>
          <w:b/>
        </w:rPr>
        <w:t xml:space="preserve"> </w:t>
      </w:r>
    </w:p>
    <w:p w14:paraId="3DDC1705" w14:textId="77777777" w:rsidR="00BF7332" w:rsidRDefault="00EC13DC">
      <w:pPr>
        <w:contextualSpacing w:val="0"/>
      </w:pPr>
      <w:r>
        <w:t>Cambridge, UK – 8am GMT / 4am EDT, Tuesday, October 30, 2018</w:t>
      </w:r>
    </w:p>
    <w:p w14:paraId="3F6BF781" w14:textId="77777777" w:rsidR="00BF7332" w:rsidRDefault="00EC13DC">
      <w:pPr>
        <w:contextualSpacing w:val="0"/>
      </w:pPr>
      <w:r>
        <w:t xml:space="preserve"> </w:t>
      </w:r>
    </w:p>
    <w:p w14:paraId="2C02DDCA" w14:textId="4EFC130B" w:rsidR="00BF7332" w:rsidRDefault="00EC13DC">
      <w:pPr>
        <w:contextualSpacing w:val="0"/>
      </w:pPr>
      <w:r>
        <w:rPr>
          <w:b/>
        </w:rPr>
        <w:t xml:space="preserve">Impact statement: </w:t>
      </w:r>
      <w:r>
        <w:t>Analysis of US death rates in a 3</w:t>
      </w:r>
      <w:ins w:id="0" w:author="umahx99" w:date="2018-10-22T22:42:00Z">
        <w:r w:rsidR="00576768">
          <w:t>7</w:t>
        </w:r>
      </w:ins>
      <w:del w:id="1" w:author="umahx99" w:date="2018-10-22T22:42:00Z">
        <w:r w:rsidDel="00576768">
          <w:delText>6</w:delText>
        </w:r>
      </w:del>
      <w:r>
        <w:t xml:space="preserve">-year period reveals that young men are more likely to die in the summer, and men and women over 45 are more likely to die in winter, regardless of the </w:t>
      </w:r>
      <w:ins w:id="2" w:author="Ezzati, Majid" w:date="2018-10-22T17:25:00Z">
        <w:r w:rsidR="003C4498">
          <w:t xml:space="preserve">regional </w:t>
        </w:r>
      </w:ins>
      <w:r>
        <w:t>climate.</w:t>
      </w:r>
    </w:p>
    <w:p w14:paraId="050364A1" w14:textId="77777777" w:rsidR="00BF7332" w:rsidRDefault="00EC13DC">
      <w:pPr>
        <w:contextualSpacing w:val="0"/>
      </w:pPr>
      <w:r>
        <w:t xml:space="preserve"> </w:t>
      </w:r>
    </w:p>
    <w:p w14:paraId="6E382A96" w14:textId="77777777" w:rsidR="00BF7332" w:rsidRDefault="00EC13DC">
      <w:pPr>
        <w:contextualSpacing w:val="0"/>
      </w:pPr>
      <w:r>
        <w:t xml:space="preserve">Young men living in the US are more likely to die in the summer months, according to a study in the open-access journal </w:t>
      </w:r>
      <w:proofErr w:type="spellStart"/>
      <w:r>
        <w:t>eLife</w:t>
      </w:r>
      <w:proofErr w:type="spellEnd"/>
      <w:r>
        <w:t>.</w:t>
      </w:r>
    </w:p>
    <w:p w14:paraId="7BC69BDF" w14:textId="77777777" w:rsidR="00BF7332" w:rsidRDefault="00EC13DC">
      <w:pPr>
        <w:contextualSpacing w:val="0"/>
      </w:pPr>
      <w:r>
        <w:t xml:space="preserve"> </w:t>
      </w:r>
    </w:p>
    <w:p w14:paraId="0D56C30F" w14:textId="77777777" w:rsidR="00BF7332" w:rsidRDefault="00EC13DC">
      <w:pPr>
        <w:contextualSpacing w:val="0"/>
      </w:pPr>
      <w:r>
        <w:t>The trend is just one of several highlighted in an analysis spanning more than three decades, which will help inform public health strategies to reduce deaths now and in the future.</w:t>
      </w:r>
    </w:p>
    <w:p w14:paraId="5485D277" w14:textId="77777777" w:rsidR="00BF7332" w:rsidRDefault="00EC13DC">
      <w:pPr>
        <w:contextualSpacing w:val="0"/>
      </w:pPr>
      <w:r>
        <w:t xml:space="preserve"> </w:t>
      </w:r>
    </w:p>
    <w:p w14:paraId="2CE80C07" w14:textId="77777777" w:rsidR="00BF7332" w:rsidRDefault="00EC13DC">
      <w:pPr>
        <w:contextualSpacing w:val="0"/>
      </w:pPr>
      <w:r>
        <w:t xml:space="preserve">“It is well established that death rates vary throughout the year, but there is limited information on how this seasonality varies by local climate and </w:t>
      </w:r>
      <w:ins w:id="3" w:author="Ezzati, Majid" w:date="2018-10-22T17:31:00Z">
        <w:r w:rsidR="00755932">
          <w:t xml:space="preserve">how it has </w:t>
        </w:r>
      </w:ins>
      <w:del w:id="4" w:author="Ezzati, Majid" w:date="2018-10-22T17:31:00Z">
        <w:r w:rsidDel="00755932">
          <w:delText xml:space="preserve">changes </w:delText>
        </w:r>
      </w:del>
      <w:ins w:id="5" w:author="Ezzati, Majid" w:date="2018-10-22T17:31:00Z">
        <w:r w:rsidR="00755932">
          <w:t xml:space="preserve">changed </w:t>
        </w:r>
      </w:ins>
      <w:r>
        <w:t xml:space="preserve">over time </w:t>
      </w:r>
      <w:del w:id="6" w:author="Ezzati, Majid" w:date="2018-10-22T17:32:00Z">
        <w:r w:rsidDel="00755932">
          <w:delText>in relation to age, sex and cause of death</w:delText>
        </w:r>
      </w:del>
      <w:ins w:id="7" w:author="Ezzati, Majid" w:date="2018-10-22T17:32:00Z">
        <w:r w:rsidR="00755932">
          <w:t>for different diseases and at different ages</w:t>
        </w:r>
      </w:ins>
      <w:r>
        <w:t xml:space="preserve">,” explains lead author Robbie Parks, PhD student at the MRC-PHE Centre for Environment and Health, Imperial College London, UK. “In this study, we set out to comprehensively </w:t>
      </w:r>
      <w:proofErr w:type="spellStart"/>
      <w:r>
        <w:t>characterise</w:t>
      </w:r>
      <w:proofErr w:type="spellEnd"/>
      <w:r>
        <w:t xml:space="preserve"> the patterns of death </w:t>
      </w:r>
      <w:del w:id="8" w:author="Ezzati, Majid" w:date="2018-10-22T17:32:00Z">
        <w:r w:rsidDel="00755932">
          <w:delText xml:space="preserve">rates </w:delText>
        </w:r>
      </w:del>
      <w:r>
        <w:t>over different time periods and geographical areas to understand when and where death rates are at their highest and lowest.”</w:t>
      </w:r>
    </w:p>
    <w:p w14:paraId="5D22387D" w14:textId="77777777" w:rsidR="00BF7332" w:rsidRDefault="00EC13DC">
      <w:pPr>
        <w:contextualSpacing w:val="0"/>
      </w:pPr>
      <w:r>
        <w:t xml:space="preserve"> </w:t>
      </w:r>
    </w:p>
    <w:p w14:paraId="04DE0C59" w14:textId="77777777" w:rsidR="00BF7332" w:rsidRDefault="00EC13DC">
      <w:pPr>
        <w:contextualSpacing w:val="0"/>
      </w:pPr>
      <w:r>
        <w:t xml:space="preserve">The study used data on 85,854,176 deaths in the US between 1980 and 2016 from the </w:t>
      </w:r>
      <w:del w:id="9" w:author="Ezzati, Majid" w:date="2018-10-22T17:33:00Z">
        <w:r w:rsidDel="00755932">
          <w:delText>National Center for Health Statistics</w:delText>
        </w:r>
      </w:del>
      <w:ins w:id="10" w:author="Ezzati, Majid" w:date="2018-10-22T17:33:00Z">
        <w:r w:rsidR="00755932">
          <w:t>vital registration</w:t>
        </w:r>
      </w:ins>
      <w:r>
        <w:t xml:space="preserve">. It was </w:t>
      </w:r>
      <w:proofErr w:type="spellStart"/>
      <w:r>
        <w:t>analysed</w:t>
      </w:r>
      <w:proofErr w:type="spellEnd"/>
      <w:r>
        <w:t xml:space="preserve"> using a technique called wavelet </w:t>
      </w:r>
      <w:proofErr w:type="gramStart"/>
      <w:r>
        <w:t>analysis</w:t>
      </w:r>
      <w:proofErr w:type="gramEnd"/>
      <w:r>
        <w:t>, where the death rate can be studied through a kind of ‘moving window’ over time, revealing how it changes.</w:t>
      </w:r>
    </w:p>
    <w:p w14:paraId="558C6C40" w14:textId="77777777" w:rsidR="00BF7332" w:rsidRDefault="00EC13DC">
      <w:pPr>
        <w:contextualSpacing w:val="0"/>
      </w:pPr>
      <w:r>
        <w:t xml:space="preserve"> </w:t>
      </w:r>
    </w:p>
    <w:p w14:paraId="0721BCC1" w14:textId="77777777" w:rsidR="00BF7332" w:rsidRDefault="00EC13DC">
      <w:pPr>
        <w:contextualSpacing w:val="0"/>
      </w:pPr>
      <w:r>
        <w:t>Using this approach, the research team identified several distinct seasonal patterns in relation to age and sex:</w:t>
      </w:r>
    </w:p>
    <w:p w14:paraId="3452E200" w14:textId="77777777" w:rsidR="00BF7332" w:rsidRDefault="00EC13DC">
      <w:pPr>
        <w:contextualSpacing w:val="0"/>
      </w:pPr>
      <w:r>
        <w:t xml:space="preserve"> </w:t>
      </w:r>
    </w:p>
    <w:p w14:paraId="6AB4E214" w14:textId="53348507" w:rsidR="00BF7332" w:rsidRDefault="00EC13DC">
      <w:pPr>
        <w:numPr>
          <w:ilvl w:val="0"/>
          <w:numId w:val="1"/>
        </w:numPr>
      </w:pPr>
      <w:r>
        <w:t xml:space="preserve">Deaths from </w:t>
      </w:r>
      <w:commentRangeStart w:id="11"/>
      <w:r>
        <w:t>all causes</w:t>
      </w:r>
      <w:commentRangeEnd w:id="11"/>
      <w:r w:rsidR="00755932">
        <w:rPr>
          <w:rStyle w:val="CommentReference"/>
        </w:rPr>
        <w:commentReference w:id="11"/>
      </w:r>
      <w:r>
        <w:t xml:space="preserve"> in men aged 45 years and </w:t>
      </w:r>
      <w:del w:id="12" w:author="Ezzati, Majid" w:date="2018-10-22T17:34:00Z">
        <w:r w:rsidDel="00755932">
          <w:delText xml:space="preserve">over </w:delText>
        </w:r>
      </w:del>
      <w:ins w:id="13" w:author="Ezzati, Majid" w:date="2018-10-22T17:34:00Z">
        <w:r w:rsidR="00755932">
          <w:t xml:space="preserve">older </w:t>
        </w:r>
      </w:ins>
      <w:r>
        <w:t xml:space="preserve">and women aged 35 years and </w:t>
      </w:r>
      <w:del w:id="14" w:author="Ezzati, Majid" w:date="2018-10-22T17:34:00Z">
        <w:r w:rsidDel="00755932">
          <w:delText xml:space="preserve">over </w:delText>
        </w:r>
      </w:del>
      <w:ins w:id="15" w:author="Ezzati, Majid" w:date="2018-10-22T17:34:00Z">
        <w:r w:rsidR="00755932">
          <w:t xml:space="preserve">older </w:t>
        </w:r>
      </w:ins>
      <w:r>
        <w:t xml:space="preserve">peaked in December, January </w:t>
      </w:r>
      <w:del w:id="16" w:author="umahx99" w:date="2018-10-22T22:33:00Z">
        <w:r w:rsidDel="0010576D">
          <w:delText xml:space="preserve">and </w:delText>
        </w:r>
      </w:del>
      <w:ins w:id="17" w:author="umahx99" w:date="2018-10-22T22:33:00Z">
        <w:r w:rsidR="0010576D">
          <w:t>or</w:t>
        </w:r>
        <w:r w:rsidR="0010576D">
          <w:t xml:space="preserve"> </w:t>
        </w:r>
      </w:ins>
      <w:r>
        <w:t>February, and were lowest in June to August</w:t>
      </w:r>
    </w:p>
    <w:p w14:paraId="38520F6E" w14:textId="77777777" w:rsidR="00BF7332" w:rsidRDefault="00EC13DC">
      <w:pPr>
        <w:numPr>
          <w:ilvl w:val="0"/>
          <w:numId w:val="1"/>
        </w:numPr>
      </w:pPr>
      <w:r>
        <w:t xml:space="preserve">Deaths from heart and lung diseases were highest in January and February and lowest in July and August </w:t>
      </w:r>
      <w:del w:id="18" w:author="Ezzati, Majid" w:date="2018-10-22T17:35:00Z">
        <w:r w:rsidDel="00755932">
          <w:delText>across all ages</w:delText>
        </w:r>
      </w:del>
      <w:ins w:id="19" w:author="Ezzati, Majid" w:date="2018-10-22T17:35:00Z">
        <w:r w:rsidR="00755932">
          <w:t>regardless of age</w:t>
        </w:r>
      </w:ins>
    </w:p>
    <w:p w14:paraId="3F26B398" w14:textId="7D7D2812" w:rsidR="00BF7332" w:rsidRDefault="00EC13DC">
      <w:pPr>
        <w:numPr>
          <w:ilvl w:val="0"/>
          <w:numId w:val="1"/>
        </w:numPr>
      </w:pPr>
      <w:r>
        <w:t xml:space="preserve">Deaths in children younger than five </w:t>
      </w:r>
      <w:del w:id="20" w:author="umahx99" w:date="2018-10-22T22:33:00Z">
        <w:r w:rsidDel="0010576D">
          <w:delText xml:space="preserve">was </w:delText>
        </w:r>
      </w:del>
      <w:ins w:id="21" w:author="umahx99" w:date="2018-10-22T22:33:00Z">
        <w:r w:rsidR="0010576D">
          <w:t>were</w:t>
        </w:r>
        <w:r w:rsidR="0010576D">
          <w:t xml:space="preserve"> </w:t>
        </w:r>
      </w:ins>
      <w:r>
        <w:t>highest in February and lowest in August</w:t>
      </w:r>
    </w:p>
    <w:p w14:paraId="4AC4B6BE" w14:textId="77777777" w:rsidR="00BF7332" w:rsidRDefault="00EC13DC">
      <w:pPr>
        <w:numPr>
          <w:ilvl w:val="0"/>
          <w:numId w:val="1"/>
        </w:numPr>
      </w:pPr>
      <w:r>
        <w:t xml:space="preserve">By contrast, death from </w:t>
      </w:r>
      <w:r w:rsidRPr="00755932">
        <w:rPr>
          <w:highlight w:val="yellow"/>
          <w:rPrChange w:id="22" w:author="Ezzati, Majid" w:date="2018-10-22T17:35:00Z">
            <w:rPr/>
          </w:rPrChange>
        </w:rPr>
        <w:t>all causes</w:t>
      </w:r>
      <w:r>
        <w:t xml:space="preserve"> peaked in June and July for men aged between five and 34 years old</w:t>
      </w:r>
    </w:p>
    <w:p w14:paraId="77A37FC5" w14:textId="77777777" w:rsidR="00BF7332" w:rsidRDefault="00EC13DC">
      <w:pPr>
        <w:numPr>
          <w:ilvl w:val="0"/>
          <w:numId w:val="1"/>
        </w:numPr>
      </w:pPr>
      <w:r>
        <w:t xml:space="preserve">Deaths from injuries were highest in the summer for both men and women </w:t>
      </w:r>
      <w:del w:id="23" w:author="Ezzati, Majid" w:date="2018-10-22T17:34:00Z">
        <w:r w:rsidDel="00755932">
          <w:delText xml:space="preserve">below </w:delText>
        </w:r>
      </w:del>
      <w:ins w:id="24" w:author="Ezzati, Majid" w:date="2018-10-22T17:34:00Z">
        <w:r w:rsidR="00755932">
          <w:t xml:space="preserve">younger than </w:t>
        </w:r>
      </w:ins>
      <w:r>
        <w:t>45 years old</w:t>
      </w:r>
    </w:p>
    <w:p w14:paraId="5669A638" w14:textId="77777777" w:rsidR="00BF7332" w:rsidRDefault="00EC13DC">
      <w:pPr>
        <w:contextualSpacing w:val="0"/>
      </w:pPr>
      <w:r>
        <w:t xml:space="preserve"> </w:t>
      </w:r>
    </w:p>
    <w:p w14:paraId="2E1AA3B6" w14:textId="3773736D" w:rsidR="00BF7332" w:rsidRDefault="00EC13DC">
      <w:pPr>
        <w:contextualSpacing w:val="0"/>
      </w:pPr>
      <w:commentRangeStart w:id="25"/>
      <w:r>
        <w:t>Over the 3</w:t>
      </w:r>
      <w:ins w:id="26" w:author="umahx99" w:date="2018-10-22T22:42:00Z">
        <w:r w:rsidR="00576768">
          <w:t>7</w:t>
        </w:r>
      </w:ins>
      <w:del w:id="27" w:author="umahx99" w:date="2018-10-22T22:42:00Z">
        <w:r w:rsidDel="00576768">
          <w:delText>6</w:delText>
        </w:r>
      </w:del>
      <w:r>
        <w:t xml:space="preserve"> years, the</w:t>
      </w:r>
      <w:ins w:id="28" w:author="Ezzati, Majid" w:date="2018-10-22T17:35:00Z">
        <w:r w:rsidR="00755932">
          <w:t xml:space="preserve"> per cent</w:t>
        </w:r>
      </w:ins>
      <w:r>
        <w:t xml:space="preserve"> differences in </w:t>
      </w:r>
      <w:commentRangeStart w:id="29"/>
      <w:r>
        <w:t xml:space="preserve">seasonal death rates changed little for people aged over 45. But there was a marked decline in the </w:t>
      </w:r>
      <w:ins w:id="30" w:author="Ezzati, Majid" w:date="2018-10-22T17:35:00Z">
        <w:r w:rsidR="00755932">
          <w:t xml:space="preserve">per cent </w:t>
        </w:r>
      </w:ins>
      <w:r>
        <w:t xml:space="preserve">difference between summer and </w:t>
      </w:r>
      <w:r>
        <w:lastRenderedPageBreak/>
        <w:t>winter deaths</w:t>
      </w:r>
      <w:commentRangeEnd w:id="29"/>
      <w:r w:rsidR="00576768">
        <w:rPr>
          <w:rStyle w:val="CommentReference"/>
        </w:rPr>
        <w:commentReference w:id="29"/>
      </w:r>
      <w:r>
        <w:t xml:space="preserve"> in younger people of both sexes, especially in boys: 25% less of a difference between summer and winter deaths in males in the five-to-14 and 15–24-year-old age groups. This is thought to be because the number of heart and lung-related deaths in summer and winter is now similar, whereas the number of deaths from non-intentional injuries in the summer has increased.</w:t>
      </w:r>
      <w:commentRangeEnd w:id="25"/>
      <w:r w:rsidR="00755932">
        <w:rPr>
          <w:rStyle w:val="CommentReference"/>
        </w:rPr>
        <w:commentReference w:id="25"/>
      </w:r>
    </w:p>
    <w:p w14:paraId="4F075023" w14:textId="77777777" w:rsidR="00BF7332" w:rsidRDefault="00EC13DC">
      <w:pPr>
        <w:contextualSpacing w:val="0"/>
      </w:pPr>
      <w:r>
        <w:t xml:space="preserve"> </w:t>
      </w:r>
    </w:p>
    <w:p w14:paraId="669A3271" w14:textId="77777777" w:rsidR="00BF7332" w:rsidRDefault="00EC13DC">
      <w:pPr>
        <w:contextualSpacing w:val="0"/>
      </w:pPr>
      <w:r>
        <w:t xml:space="preserve">Surprisingly, these seasonal trends were independent of geography, which is significant considering the differences in temperature across the regions studied. For example, in men and women aged 65–74 years old, deaths from all causes peaked in February in the northeast and southeast regions of the US, even though the average temperatures for those regions were different by more than </w:t>
      </w:r>
      <w:commentRangeStart w:id="32"/>
      <w:r>
        <w:t>13 degrees Celsius</w:t>
      </w:r>
      <w:commentRangeEnd w:id="32"/>
      <w:r w:rsidR="00576768">
        <w:rPr>
          <w:rStyle w:val="CommentReference"/>
        </w:rPr>
        <w:commentReference w:id="32"/>
      </w:r>
      <w:r>
        <w:t>. Moreover, in people aged over 45, there was little variation in the seasonal peaks of deaths across regions, despite the large differences in temperature between the summer and winter months.</w:t>
      </w:r>
    </w:p>
    <w:p w14:paraId="448E1030" w14:textId="77777777" w:rsidR="00BF7332" w:rsidRDefault="00EC13DC">
      <w:pPr>
        <w:contextualSpacing w:val="0"/>
      </w:pPr>
      <w:r>
        <w:t xml:space="preserve"> </w:t>
      </w:r>
    </w:p>
    <w:p w14:paraId="190FD3F0" w14:textId="77777777" w:rsidR="00BF7332" w:rsidRDefault="00EC13DC">
      <w:pPr>
        <w:contextualSpacing w:val="0"/>
      </w:pPr>
      <w:r>
        <w:t>“We have identified distinct seasonal patterns relating to age</w:t>
      </w:r>
      <w:ins w:id="33" w:author="Ezzati, Majid" w:date="2018-10-22T17:42:00Z">
        <w:r>
          <w:t>,</w:t>
        </w:r>
      </w:ins>
      <w:del w:id="34" w:author="Ezzati, Majid" w:date="2018-10-22T17:42:00Z">
        <w:r w:rsidDel="00EC13DC">
          <w:delText xml:space="preserve"> and</w:delText>
        </w:r>
      </w:del>
      <w:r>
        <w:t xml:space="preserve"> sex</w:t>
      </w:r>
      <w:ins w:id="35" w:author="Ezzati, Majid" w:date="2018-10-22T17:42:00Z">
        <w:r>
          <w:t xml:space="preserve"> and disease,</w:t>
        </w:r>
      </w:ins>
      <w:del w:id="36" w:author="Ezzati, Majid" w:date="2018-10-22T17:42:00Z">
        <w:r w:rsidDel="00EC13DC">
          <w:delText>,</w:delText>
        </w:r>
      </w:del>
      <w:r>
        <w:t xml:space="preserve"> including higher summer deaths</w:t>
      </w:r>
      <w:del w:id="37" w:author="Ezzati, Majid" w:date="2018-10-22T17:43:00Z">
        <w:r w:rsidDel="00EC13DC">
          <w:delText xml:space="preserve"> from all causes</w:delText>
        </w:r>
      </w:del>
      <w:r>
        <w:t xml:space="preserve"> in young men,” concludes senior author Majid Ezzati, Professor of Global Environmental Health at Imperial College London. “We also showed that this seasonality is similar in terms of timing and magnitude across diverse climates with substantially different temperatures. The persistent peak in winter deaths observed in older people </w:t>
      </w:r>
      <w:del w:id="38" w:author="Ezzati, Majid" w:date="2018-10-22T17:44:00Z">
        <w:r w:rsidDel="00EC13DC">
          <w:delText xml:space="preserve">over the 36-year period </w:delText>
        </w:r>
      </w:del>
      <w:r>
        <w:t>demonstrates the need for environmental and health service interventions targeted towards this group, irrespective of geography and local climate.”</w:t>
      </w:r>
    </w:p>
    <w:p w14:paraId="0F425124" w14:textId="77777777" w:rsidR="00BF7332" w:rsidRDefault="00EC13DC">
      <w:pPr>
        <w:contextualSpacing w:val="0"/>
      </w:pPr>
      <w:r>
        <w:t xml:space="preserve"> </w:t>
      </w:r>
    </w:p>
    <w:p w14:paraId="7E2F9955" w14:textId="77777777" w:rsidR="00BF7332" w:rsidRDefault="00EC13DC">
      <w:pPr>
        <w:contextualSpacing w:val="0"/>
      </w:pPr>
      <w:r>
        <w:t>##</w:t>
      </w:r>
    </w:p>
    <w:p w14:paraId="031A481F" w14:textId="77777777" w:rsidR="00BF7332" w:rsidRDefault="00EC13DC">
      <w:pPr>
        <w:contextualSpacing w:val="0"/>
      </w:pPr>
      <w:r>
        <w:t xml:space="preserve"> </w:t>
      </w:r>
    </w:p>
    <w:p w14:paraId="224D72A7" w14:textId="77777777" w:rsidR="00BF7332" w:rsidRDefault="00EC13DC">
      <w:pPr>
        <w:contextualSpacing w:val="0"/>
        <w:rPr>
          <w:b/>
        </w:rPr>
      </w:pPr>
      <w:r>
        <w:rPr>
          <w:b/>
        </w:rPr>
        <w:t>Reference</w:t>
      </w:r>
    </w:p>
    <w:p w14:paraId="10343CA7" w14:textId="77777777" w:rsidR="00BF7332" w:rsidRDefault="00EC13DC">
      <w:pPr>
        <w:contextualSpacing w:val="0"/>
      </w:pPr>
      <w:r>
        <w:t xml:space="preserve"> </w:t>
      </w:r>
    </w:p>
    <w:p w14:paraId="3F077DD4" w14:textId="77777777" w:rsidR="00BF7332" w:rsidRDefault="00EC13DC">
      <w:pPr>
        <w:spacing w:after="240"/>
        <w:contextualSpacing w:val="0"/>
      </w:pPr>
      <w:r>
        <w:t>The paper ‘National and regional seasonal dynamics of all-cause and cause-specific mortality in the USA from 1980 to 2016’ can be freely accessed online at</w:t>
      </w:r>
      <w:hyperlink r:id="rId7">
        <w:r>
          <w:t xml:space="preserve"> </w:t>
        </w:r>
      </w:hyperlink>
      <w:hyperlink r:id="rId8">
        <w:r>
          <w:rPr>
            <w:color w:val="1155CC"/>
            <w:u w:val="single"/>
          </w:rPr>
          <w:t>https://doi.org/10.7554/eLife.35500</w:t>
        </w:r>
      </w:hyperlink>
      <w:r>
        <w:t>. Contents, including text, figures and data, are free to reuse under a CC BY 4.0 license.</w:t>
      </w:r>
    </w:p>
    <w:p w14:paraId="1D72F979" w14:textId="77777777" w:rsidR="00BF7332" w:rsidRDefault="00EC13DC">
      <w:pPr>
        <w:contextualSpacing w:val="0"/>
        <w:rPr>
          <w:b/>
        </w:rPr>
      </w:pPr>
      <w:r>
        <w:rPr>
          <w:b/>
        </w:rPr>
        <w:t>Media contact</w:t>
      </w:r>
    </w:p>
    <w:p w14:paraId="5ED9470F" w14:textId="77777777" w:rsidR="00BF7332" w:rsidRDefault="00EC13DC">
      <w:pPr>
        <w:contextualSpacing w:val="0"/>
        <w:rPr>
          <w:b/>
        </w:rPr>
      </w:pPr>
      <w:r>
        <w:rPr>
          <w:b/>
        </w:rPr>
        <w:t xml:space="preserve"> </w:t>
      </w:r>
    </w:p>
    <w:p w14:paraId="5087FBD1" w14:textId="77777777" w:rsidR="00BF7332" w:rsidRDefault="00EC13DC">
      <w:pPr>
        <w:contextualSpacing w:val="0"/>
      </w:pPr>
      <w:r>
        <w:t>Emily Packer, Senior Press Officer</w:t>
      </w:r>
    </w:p>
    <w:p w14:paraId="0BD453F3" w14:textId="77777777" w:rsidR="00BF7332" w:rsidRDefault="00EC13DC">
      <w:pPr>
        <w:contextualSpacing w:val="0"/>
      </w:pPr>
      <w:proofErr w:type="spellStart"/>
      <w:proofErr w:type="gramStart"/>
      <w:r>
        <w:t>eLife</w:t>
      </w:r>
      <w:proofErr w:type="spellEnd"/>
      <w:proofErr w:type="gramEnd"/>
    </w:p>
    <w:p w14:paraId="6BA54EA4" w14:textId="77777777" w:rsidR="00BF7332" w:rsidRDefault="00EC13DC">
      <w:pPr>
        <w:contextualSpacing w:val="0"/>
        <w:rPr>
          <w:color w:val="1155CC"/>
          <w:u w:val="single"/>
        </w:rPr>
      </w:pPr>
      <w:r>
        <w:rPr>
          <w:color w:val="1155CC"/>
          <w:u w:val="single"/>
        </w:rPr>
        <w:t>e.packer@elifesciences.org</w:t>
      </w:r>
    </w:p>
    <w:p w14:paraId="3FC6E0B7" w14:textId="77777777" w:rsidR="00BF7332" w:rsidRDefault="00EC13DC">
      <w:pPr>
        <w:contextualSpacing w:val="0"/>
      </w:pPr>
      <w:r>
        <w:t>01223 855373</w:t>
      </w:r>
    </w:p>
    <w:p w14:paraId="4BA79F20" w14:textId="77777777" w:rsidR="00BF7332" w:rsidRDefault="00EC13DC">
      <w:pPr>
        <w:contextualSpacing w:val="0"/>
      </w:pPr>
      <w:r>
        <w:t xml:space="preserve"> </w:t>
      </w:r>
    </w:p>
    <w:p w14:paraId="789075E0" w14:textId="77777777" w:rsidR="00BF7332" w:rsidRDefault="00EC13DC">
      <w:pPr>
        <w:contextualSpacing w:val="0"/>
        <w:rPr>
          <w:b/>
        </w:rPr>
      </w:pPr>
      <w:r>
        <w:rPr>
          <w:b/>
        </w:rPr>
        <w:t xml:space="preserve">About </w:t>
      </w:r>
      <w:proofErr w:type="spellStart"/>
      <w:r>
        <w:rPr>
          <w:b/>
        </w:rPr>
        <w:t>eLife</w:t>
      </w:r>
      <w:proofErr w:type="spellEnd"/>
    </w:p>
    <w:p w14:paraId="5906F7C0" w14:textId="77777777" w:rsidR="00BF7332" w:rsidRDefault="00EC13DC">
      <w:pPr>
        <w:contextualSpacing w:val="0"/>
        <w:rPr>
          <w:b/>
        </w:rPr>
      </w:pPr>
      <w:r>
        <w:rPr>
          <w:b/>
        </w:rPr>
        <w:t xml:space="preserve"> </w:t>
      </w:r>
    </w:p>
    <w:p w14:paraId="7B5B77CF" w14:textId="77777777" w:rsidR="00BF7332" w:rsidRDefault="00EC13DC">
      <w:pPr>
        <w:contextualSpacing w:val="0"/>
        <w:rPr>
          <w:highlight w:val="white"/>
        </w:rPr>
      </w:pPr>
      <w:proofErr w:type="spellStart"/>
      <w:proofErr w:type="gramStart"/>
      <w:r>
        <w:rPr>
          <w:highlight w:val="white"/>
        </w:rPr>
        <w:t>eLife</w:t>
      </w:r>
      <w:proofErr w:type="spellEnd"/>
      <w:proofErr w:type="gramEnd"/>
      <w:r>
        <w:rPr>
          <w:highlight w:val="white"/>
        </w:rPr>
        <w:t xml:space="preserve"> aims to help scientists accelerate discovery by operating a platform for research communication that encourages and </w:t>
      </w:r>
      <w:proofErr w:type="spellStart"/>
      <w:r>
        <w:rPr>
          <w:highlight w:val="white"/>
        </w:rPr>
        <w:t>recognises</w:t>
      </w:r>
      <w:proofErr w:type="spellEnd"/>
      <w:r>
        <w:rPr>
          <w:highlight w:val="white"/>
        </w:rPr>
        <w:t xml:space="preserve"> the most responsible </w:t>
      </w:r>
      <w:proofErr w:type="spellStart"/>
      <w:r>
        <w:rPr>
          <w:highlight w:val="white"/>
        </w:rPr>
        <w:t>behaviours</w:t>
      </w:r>
      <w:proofErr w:type="spellEnd"/>
      <w:r>
        <w:rPr>
          <w:highlight w:val="white"/>
        </w:rPr>
        <w:t xml:space="preserve"> in science.</w:t>
      </w:r>
    </w:p>
    <w:p w14:paraId="7F103216" w14:textId="77777777" w:rsidR="00BF7332" w:rsidRDefault="00EC13DC">
      <w:pPr>
        <w:contextualSpacing w:val="0"/>
        <w:rPr>
          <w:highlight w:val="white"/>
        </w:rPr>
      </w:pPr>
      <w:r>
        <w:rPr>
          <w:highlight w:val="white"/>
        </w:rPr>
        <w:t xml:space="preserve">We publish important research in all areas of the life and biomedical sciences, which is selected and evaluated by working scientists and made freely available online without delay. </w:t>
      </w:r>
      <w:proofErr w:type="spellStart"/>
      <w:proofErr w:type="gramStart"/>
      <w:r>
        <w:rPr>
          <w:highlight w:val="white"/>
        </w:rPr>
        <w:t>eLife</w:t>
      </w:r>
      <w:proofErr w:type="spellEnd"/>
      <w:proofErr w:type="gramEnd"/>
      <w:r>
        <w:rPr>
          <w:highlight w:val="white"/>
        </w:rPr>
        <w:t xml:space="preserve"> also </w:t>
      </w:r>
      <w:r>
        <w:rPr>
          <w:highlight w:val="white"/>
        </w:rPr>
        <w:lastRenderedPageBreak/>
        <w:t xml:space="preserve">invests in innovation through open source tool development to accelerate research communication and discovery. Our work is guided by the communities we serve. </w:t>
      </w:r>
      <w:proofErr w:type="spellStart"/>
      <w:proofErr w:type="gramStart"/>
      <w:r>
        <w:rPr>
          <w:highlight w:val="white"/>
        </w:rPr>
        <w:t>eLife</w:t>
      </w:r>
      <w:proofErr w:type="spellEnd"/>
      <w:proofErr w:type="gramEnd"/>
      <w:r>
        <w:rPr>
          <w:highlight w:val="white"/>
        </w:rPr>
        <w:t xml:space="preserve"> is supported by the Howard Hughes Medical Institute, the Max Planck Society, the Wellcome Trust and the Knut and Alice Wallenberg Foundation. Learn more at https://elifesciences.org.</w:t>
      </w:r>
    </w:p>
    <w:p w14:paraId="2B5E79CB" w14:textId="77777777" w:rsidR="00BF7332" w:rsidRDefault="00BF7332">
      <w:pPr>
        <w:contextualSpacing w:val="0"/>
      </w:pPr>
    </w:p>
    <w:sectPr w:rsidR="00BF7332">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1" w:author="Ezzati, Majid" w:date="2018-10-22T17:33:00Z" w:initials="EM">
    <w:p w14:paraId="76C6FEC0" w14:textId="77777777" w:rsidR="00755932" w:rsidRDefault="00755932">
      <w:pPr>
        <w:pStyle w:val="CommentText"/>
      </w:pPr>
      <w:r>
        <w:rPr>
          <w:rStyle w:val="CommentReference"/>
        </w:rPr>
        <w:annotationRef/>
      </w:r>
      <w:r>
        <w:t>“all-cause mortality” and “deaths from all causes” are not the same thing. Best to say “overall mortality” or something like that</w:t>
      </w:r>
    </w:p>
  </w:comment>
  <w:comment w:id="29" w:author="umahx99" w:date="2018-10-22T22:50:00Z" w:initials="u">
    <w:p w14:paraId="14720D19" w14:textId="3911CACC" w:rsidR="00576768" w:rsidRDefault="00576768">
      <w:pPr>
        <w:pStyle w:val="CommentText"/>
      </w:pPr>
      <w:r>
        <w:rPr>
          <w:rStyle w:val="CommentReference"/>
        </w:rPr>
        <w:annotationRef/>
      </w:r>
      <w:r>
        <w:t>First sentence is diff in seasonal death rates, second sentence is diff between summer and winter deaths.</w:t>
      </w:r>
    </w:p>
    <w:p w14:paraId="0FC29504" w14:textId="1C7F44D7" w:rsidR="00576768" w:rsidRDefault="00576768">
      <w:pPr>
        <w:pStyle w:val="CommentText"/>
      </w:pPr>
      <w:r>
        <w:t>Assuming these are both accurate ways of describing what you are doing, I would switch the order because I think the second version is a little clearer.</w:t>
      </w:r>
    </w:p>
    <w:p w14:paraId="23F71EA9" w14:textId="0438DCE9" w:rsidR="00DE6D55" w:rsidRDefault="00DE6D55">
      <w:pPr>
        <w:pStyle w:val="CommentText"/>
      </w:pPr>
      <w:r>
        <w:t xml:space="preserve">Actually more complicated because it is mentioned several times more in the </w:t>
      </w:r>
      <w:proofErr w:type="spellStart"/>
      <w:r>
        <w:t>paragrpah</w:t>
      </w:r>
      <w:proofErr w:type="spellEnd"/>
      <w:r>
        <w:t xml:space="preserve"> but maybe think about making It clearer in the first sentence somehow.</w:t>
      </w:r>
      <w:bookmarkStart w:id="31" w:name="_GoBack"/>
      <w:bookmarkEnd w:id="31"/>
    </w:p>
  </w:comment>
  <w:comment w:id="25" w:author="Ezzati, Majid" w:date="2018-10-22T17:36:00Z" w:initials="EM">
    <w:p w14:paraId="4B280E33" w14:textId="77777777" w:rsidR="00755932" w:rsidRDefault="00755932">
      <w:pPr>
        <w:pStyle w:val="CommentText"/>
      </w:pPr>
      <w:r>
        <w:rPr>
          <w:rStyle w:val="CommentReference"/>
        </w:rPr>
        <w:annotationRef/>
      </w:r>
      <w:r>
        <w:t>Robbie: check + especially last sentence simplify</w:t>
      </w:r>
    </w:p>
  </w:comment>
  <w:comment w:id="32" w:author="umahx99" w:date="2018-10-22T22:48:00Z" w:initials="u">
    <w:p w14:paraId="7A9DD07E" w14:textId="1070F5CB" w:rsidR="00576768" w:rsidRDefault="00576768">
      <w:pPr>
        <w:pStyle w:val="CommentText"/>
      </w:pPr>
      <w:r>
        <w:rPr>
          <w:rStyle w:val="CommentReference"/>
        </w:rPr>
        <w:annotationRef/>
      </w:r>
      <w:r>
        <w:t xml:space="preserve">Assuming mostly a US audience do you need to add the </w:t>
      </w:r>
      <w:proofErr w:type="spellStart"/>
      <w:r>
        <w:t>Farenheit</w:t>
      </w:r>
      <w:proofErr w:type="spellEnd"/>
      <w:r>
        <w:t xml:space="preserve"> equivalent in brackets?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6C6FEC0" w15:done="0"/>
  <w15:commentEx w15:paraId="4B280E3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894A5D"/>
    <w:multiLevelType w:val="multilevel"/>
    <w:tmpl w:val="49FE2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trackRevisions/>
  <w:defaultTabStop w:val="720"/>
  <w:characterSpacingControl w:val="doNotCompress"/>
  <w:compat>
    <w:compatSetting w:name="compatibilityMode" w:uri="http://schemas.microsoft.com/office/word" w:val="14"/>
  </w:compat>
  <w:rsids>
    <w:rsidRoot w:val="00BF7332"/>
    <w:rsid w:val="0010576D"/>
    <w:rsid w:val="003C4498"/>
    <w:rsid w:val="00576768"/>
    <w:rsid w:val="00755932"/>
    <w:rsid w:val="00BF7332"/>
    <w:rsid w:val="00DE6D55"/>
    <w:rsid w:val="00EC13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GB" w:bidi="ar-SA"/>
      </w:rPr>
    </w:rPrDefault>
    <w:pPrDefault>
      <w:pP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55932"/>
    <w:rPr>
      <w:sz w:val="16"/>
      <w:szCs w:val="16"/>
    </w:rPr>
  </w:style>
  <w:style w:type="paragraph" w:styleId="CommentText">
    <w:name w:val="annotation text"/>
    <w:basedOn w:val="Normal"/>
    <w:link w:val="CommentTextChar"/>
    <w:uiPriority w:val="99"/>
    <w:semiHidden/>
    <w:unhideWhenUsed/>
    <w:rsid w:val="00755932"/>
    <w:pPr>
      <w:spacing w:line="240" w:lineRule="auto"/>
    </w:pPr>
    <w:rPr>
      <w:sz w:val="20"/>
      <w:szCs w:val="20"/>
    </w:rPr>
  </w:style>
  <w:style w:type="character" w:customStyle="1" w:styleId="CommentTextChar">
    <w:name w:val="Comment Text Char"/>
    <w:basedOn w:val="DefaultParagraphFont"/>
    <w:link w:val="CommentText"/>
    <w:uiPriority w:val="99"/>
    <w:semiHidden/>
    <w:rsid w:val="00755932"/>
    <w:rPr>
      <w:sz w:val="20"/>
      <w:szCs w:val="20"/>
    </w:rPr>
  </w:style>
  <w:style w:type="paragraph" w:styleId="CommentSubject">
    <w:name w:val="annotation subject"/>
    <w:basedOn w:val="CommentText"/>
    <w:next w:val="CommentText"/>
    <w:link w:val="CommentSubjectChar"/>
    <w:uiPriority w:val="99"/>
    <w:semiHidden/>
    <w:unhideWhenUsed/>
    <w:rsid w:val="00755932"/>
    <w:rPr>
      <w:b/>
      <w:bCs/>
    </w:rPr>
  </w:style>
  <w:style w:type="character" w:customStyle="1" w:styleId="CommentSubjectChar">
    <w:name w:val="Comment Subject Char"/>
    <w:basedOn w:val="CommentTextChar"/>
    <w:link w:val="CommentSubject"/>
    <w:uiPriority w:val="99"/>
    <w:semiHidden/>
    <w:rsid w:val="00755932"/>
    <w:rPr>
      <w:b/>
      <w:bCs/>
      <w:sz w:val="20"/>
      <w:szCs w:val="20"/>
    </w:rPr>
  </w:style>
  <w:style w:type="paragraph" w:styleId="BalloonText">
    <w:name w:val="Balloon Text"/>
    <w:basedOn w:val="Normal"/>
    <w:link w:val="BalloonTextChar"/>
    <w:uiPriority w:val="99"/>
    <w:semiHidden/>
    <w:unhideWhenUsed/>
    <w:rsid w:val="0075593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932"/>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GB" w:bidi="ar-SA"/>
      </w:rPr>
    </w:rPrDefault>
    <w:pPrDefault>
      <w:pP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55932"/>
    <w:rPr>
      <w:sz w:val="16"/>
      <w:szCs w:val="16"/>
    </w:rPr>
  </w:style>
  <w:style w:type="paragraph" w:styleId="CommentText">
    <w:name w:val="annotation text"/>
    <w:basedOn w:val="Normal"/>
    <w:link w:val="CommentTextChar"/>
    <w:uiPriority w:val="99"/>
    <w:semiHidden/>
    <w:unhideWhenUsed/>
    <w:rsid w:val="00755932"/>
    <w:pPr>
      <w:spacing w:line="240" w:lineRule="auto"/>
    </w:pPr>
    <w:rPr>
      <w:sz w:val="20"/>
      <w:szCs w:val="20"/>
    </w:rPr>
  </w:style>
  <w:style w:type="character" w:customStyle="1" w:styleId="CommentTextChar">
    <w:name w:val="Comment Text Char"/>
    <w:basedOn w:val="DefaultParagraphFont"/>
    <w:link w:val="CommentText"/>
    <w:uiPriority w:val="99"/>
    <w:semiHidden/>
    <w:rsid w:val="00755932"/>
    <w:rPr>
      <w:sz w:val="20"/>
      <w:szCs w:val="20"/>
    </w:rPr>
  </w:style>
  <w:style w:type="paragraph" w:styleId="CommentSubject">
    <w:name w:val="annotation subject"/>
    <w:basedOn w:val="CommentText"/>
    <w:next w:val="CommentText"/>
    <w:link w:val="CommentSubjectChar"/>
    <w:uiPriority w:val="99"/>
    <w:semiHidden/>
    <w:unhideWhenUsed/>
    <w:rsid w:val="00755932"/>
    <w:rPr>
      <w:b/>
      <w:bCs/>
    </w:rPr>
  </w:style>
  <w:style w:type="character" w:customStyle="1" w:styleId="CommentSubjectChar">
    <w:name w:val="Comment Subject Char"/>
    <w:basedOn w:val="CommentTextChar"/>
    <w:link w:val="CommentSubject"/>
    <w:uiPriority w:val="99"/>
    <w:semiHidden/>
    <w:rsid w:val="00755932"/>
    <w:rPr>
      <w:b/>
      <w:bCs/>
      <w:sz w:val="20"/>
      <w:szCs w:val="20"/>
    </w:rPr>
  </w:style>
  <w:style w:type="paragraph" w:styleId="BalloonText">
    <w:name w:val="Balloon Text"/>
    <w:basedOn w:val="Normal"/>
    <w:link w:val="BalloonTextChar"/>
    <w:uiPriority w:val="99"/>
    <w:semiHidden/>
    <w:unhideWhenUsed/>
    <w:rsid w:val="0075593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93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doi.org/10.7554/eLife.35500" TargetMode="External"/><Relationship Id="rId3" Type="http://schemas.microsoft.com/office/2007/relationships/stylesWithEffects" Target="stylesWithEffects.xml"/><Relationship Id="rId7" Type="http://schemas.openxmlformats.org/officeDocument/2006/relationships/hyperlink" Target="https://doi.org/10.7554/eLife.35500"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commentsExtended" Target="commentsExtended.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James E</dc:creator>
  <cp:lastModifiedBy>umahx99</cp:lastModifiedBy>
  <cp:revision>4</cp:revision>
  <dcterms:created xsi:type="dcterms:W3CDTF">2018-10-22T21:41:00Z</dcterms:created>
  <dcterms:modified xsi:type="dcterms:W3CDTF">2018-10-22T21:50:00Z</dcterms:modified>
</cp:coreProperties>
</file>