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CB7689">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p>
    <w:p w14:paraId="4712E526" w14:textId="3C8D31C8" w:rsidR="00413B5E" w:rsidRPr="006E585E" w:rsidRDefault="000210D1" w:rsidP="00CB7689">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76054332" w14:textId="51F7C328" w:rsidR="00413B5E"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339F68DF" w14:textId="2FB6892D" w:rsidR="00AB3E0F" w:rsidRPr="006E585E" w:rsidRDefault="00545E92" w:rsidP="00CB7689">
      <w:pPr>
        <w:snapToGrid w:val="0"/>
        <w:spacing w:after="0"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and was largely unchanged 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 xml:space="preserve">mortality largely </w:t>
      </w:r>
      <w:r w:rsidR="00773692" w:rsidRPr="006E585E">
        <w:rPr>
          <w:rFonts w:ascii="Times New Roman" w:hAnsi="Times New Roman"/>
          <w:color w:val="000000" w:themeColor="text1"/>
          <w:sz w:val="24"/>
          <w:szCs w:val="24"/>
        </w:rPr>
        <w:lastRenderedPageBreak/>
        <w:t>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1D0CFA42"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A8345C">
        <w:rPr>
          <w:rFonts w:ascii="Times New Roman" w:hAnsi="Times New Roman"/>
          <w:color w:val="000000" w:themeColor="text1"/>
          <w:sz w:val="24"/>
          <w:szCs w:val="24"/>
        </w:rPr>
        <w:t xml:space="preserve"> </w:t>
      </w:r>
      <w:r w:rsidR="00943F5B"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(Campbell, 2017; Fowler et al., 2015; Healy, 2003; McKee, 1989)</w:t>
      </w:r>
      <w:r w:rsidR="00943F5B"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A8345C">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(Langford &amp; Bentham, 1995; Martens, 1998)</w:t>
      </w:r>
      <w:r w:rsidR="004258D7"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A8345C">
        <w:rPr>
          <w:rFonts w:ascii="Times New Roman" w:hAnsi="Times New Roman"/>
          <w:color w:val="000000" w:themeColor="text1"/>
          <w:sz w:val="24"/>
          <w:szCs w:val="24"/>
        </w:rPr>
        <w:t xml:space="preserve"> </w:t>
      </w:r>
      <w:r w:rsidR="004717CE"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(Davis, Knappenberger, Michaels, &amp; Novicoff, 2004; Ferreira Braga, Zanobetti, &amp; Schwartz, 2001; Kalkstein, 2013; Medina-Ramón &amp; Schwartz, 2007)</w:t>
      </w:r>
      <w:r w:rsidR="004717CE"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presence and extent of seasonal variation in mortality may also itself change over time, due to shifts in weather regimes, lifestyle, adaptati</w:t>
      </w:r>
      <w:r w:rsidR="00A8345C">
        <w:rPr>
          <w:rFonts w:ascii="Times New Roman" w:hAnsi="Times New Roman"/>
          <w:color w:val="000000" w:themeColor="text1"/>
          <w:sz w:val="24"/>
          <w:szCs w:val="24"/>
        </w:rPr>
        <w:t>on technologies, and healthcare</w:t>
      </w:r>
      <w:r w:rsidRPr="006E585E">
        <w:rPr>
          <w:rFonts w:ascii="Times New Roman" w:hAnsi="Times New Roman"/>
          <w:color w:val="000000" w:themeColor="text1"/>
          <w:sz w:val="24"/>
          <w:szCs w:val="24"/>
        </w:rPr>
        <w:t xml:space="preserve"> </w:t>
      </w:r>
      <w:r w:rsidR="002C33D5"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(Bobb, Peng, Bell, &amp; Dominici, 2014; Carson, Hajat, Armstrong, &amp; Wilkinson, 2006; Seretakis, 1997; Sheridan, Kalkstein, &amp; Kalkstein, 2009)</w:t>
      </w:r>
      <w:r w:rsidR="002C33D5"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25239E70" w:rsidR="00B025C4" w:rsidRPr="006E585E" w:rsidRDefault="000210D1"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6E585E">
        <w:rPr>
          <w:rFonts w:ascii="Times New Roman" w:hAnsi="Times New Roman"/>
          <w:color w:val="000000" w:themeColor="text1"/>
          <w:sz w:val="24"/>
          <w:szCs w:val="24"/>
        </w:rPr>
        <w:t>at the present time</w:t>
      </w:r>
      <w:proofErr w:type="gramEnd"/>
      <w:r w:rsidRPr="006E585E">
        <w:rPr>
          <w:rFonts w:ascii="Times New Roman" w:hAnsi="Times New Roman"/>
          <w:color w:val="000000" w:themeColor="text1"/>
          <w:sz w:val="24"/>
          <w:szCs w:val="24"/>
        </w:rPr>
        <w:t xml:space="preserv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lastRenderedPageBreak/>
        <w:t>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9629F0">
        <w:rPr>
          <w:rFonts w:ascii="Times New Roman" w:hAnsi="Times New Roman"/>
          <w:color w:val="000000" w:themeColor="text1"/>
          <w:sz w:val="24"/>
          <w:szCs w:val="24"/>
        </w:rPr>
        <w:t xml:space="preserve"> </w:t>
      </w:r>
      <w:r w:rsidR="00964975"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(Rau, 2004; Rau, Bohk-Ewald, Muszyńska, &amp; Vaupel, 2018)</w:t>
      </w:r>
      <w:r w:rsidR="00964975" w:rsidRPr="006E585E">
        <w:rPr>
          <w:rFonts w:ascii="Times New Roman" w:hAnsi="Times New Roman"/>
          <w:color w:val="000000" w:themeColor="text1"/>
          <w:sz w:val="24"/>
          <w:szCs w:val="24"/>
        </w:rPr>
        <w:fldChar w:fldCharType="end"/>
      </w:r>
      <w:r w:rsidR="006112BC">
        <w:rPr>
          <w:rFonts w:ascii="Times New Roman" w:hAnsi="Times New Roman"/>
          <w:color w:val="000000" w:themeColor="text1"/>
          <w:sz w:val="24"/>
          <w:szCs w:val="24"/>
        </w:rPr>
        <w:t>.</w:t>
      </w:r>
    </w:p>
    <w:p w14:paraId="660EE2E5" w14:textId="77777777" w:rsidR="00B025C4" w:rsidRPr="006E585E" w:rsidRDefault="00B025C4" w:rsidP="00C33FFB">
      <w:pPr>
        <w:spacing w:after="0" w:line="480" w:lineRule="auto"/>
        <w:jc w:val="both"/>
        <w:rPr>
          <w:rFonts w:ascii="Times New Roman" w:hAnsi="Times New Roman"/>
          <w:color w:val="000000" w:themeColor="text1"/>
          <w:sz w:val="24"/>
          <w:szCs w:val="24"/>
        </w:rPr>
      </w:pPr>
    </w:p>
    <w:p w14:paraId="52BC0D7B" w14:textId="0F0C5BCA"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weather phenome</w:t>
      </w:r>
      <w:r w:rsidR="00BF3FD9" w:rsidRPr="006E585E">
        <w:rPr>
          <w:rFonts w:ascii="Times New Roman" w:hAnsi="Times New Roman"/>
          <w:color w:val="000000" w:themeColor="text1"/>
          <w:sz w:val="24"/>
          <w:szCs w:val="24"/>
        </w:rPr>
        <w:t>na</w:t>
      </w:r>
      <w:r w:rsidR="00FC7D12">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(Moy CM, Seltzer GO, Rodbell DT, 2002)</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6112BC">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(Grenfell, Bjørnstad, &amp; Kappey, 2001)</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 xml:space="preserve">ortality from all four </w:t>
      </w:r>
      <w:proofErr w:type="gramStart"/>
      <w:r w:rsidR="0029208D" w:rsidRPr="006E585E">
        <w:rPr>
          <w:rFonts w:ascii="Times New Roman" w:hAnsi="Times New Roman"/>
          <w:sz w:val="24"/>
          <w:szCs w:val="24"/>
        </w:rPr>
        <w:t>cause</w:t>
      </w:r>
      <w:proofErr w:type="gramEnd"/>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1997A174"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lowest 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CC4725">
        <w:rPr>
          <w:rFonts w:ascii="Times New Roman" w:hAnsi="Times New Roman"/>
          <w:sz w:val="24"/>
          <w:szCs w:val="24"/>
        </w:rPr>
        <w:t xml:space="preserve">, not </w:t>
      </w:r>
      <w:r w:rsidR="004C1040" w:rsidRPr="006E585E">
        <w:rPr>
          <w:rFonts w:ascii="Times New Roman" w:hAnsi="Times New Roman"/>
          <w:sz w:val="24"/>
          <w:szCs w:val="24"/>
        </w:rPr>
        <w:t>only did injury mortali</w:t>
      </w:r>
      <w:r w:rsidR="00603617">
        <w:rPr>
          <w:rFonts w:ascii="Times New Roman" w:hAnsi="Times New Roman"/>
          <w:sz w:val="24"/>
          <w:szCs w:val="24"/>
        </w:rPr>
        <w:t>ty peak in in June/July</w:t>
      </w:r>
      <w:r w:rsidR="00CC4725">
        <w:rPr>
          <w:rFonts w:ascii="Times New Roman" w:hAnsi="Times New Roman"/>
          <w:sz w:val="24"/>
          <w:szCs w:val="24"/>
        </w:rPr>
        <w:t>,</w:t>
      </w:r>
      <w:r w:rsidR="00603617">
        <w:rPr>
          <w:rFonts w:ascii="Times New Roman" w:hAnsi="Times New Roman"/>
          <w:sz w:val="24"/>
          <w:szCs w:val="24"/>
        </w:rPr>
        <w:t xml:space="preserve"> but </w:t>
      </w:r>
      <w:r w:rsidR="004C1040" w:rsidRPr="006E585E">
        <w:rPr>
          <w:rFonts w:ascii="Times New Roman" w:hAnsi="Times New Roman"/>
          <w:sz w:val="24"/>
          <w:szCs w:val="24"/>
        </w:rPr>
        <w:t>all-cause mortality</w:t>
      </w:r>
      <w:r w:rsidR="00CC4725">
        <w:rPr>
          <w:rFonts w:ascii="Times New Roman" w:hAnsi="Times New Roman"/>
          <w:sz w:val="24"/>
          <w:szCs w:val="24"/>
        </w:rPr>
        <w:t xml:space="preserve"> also</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259F9057"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xml:space="preserve">), indicating the seasonality is largely independent of geography. The relative homogeneity of the timing of </w:t>
      </w:r>
      <w:r w:rsidR="000210D1" w:rsidRPr="006E585E">
        <w:rPr>
          <w:rFonts w:ascii="Times New Roman" w:hAnsi="Times New Roman"/>
          <w:sz w:val="24"/>
          <w:szCs w:val="24"/>
        </w:rPr>
        <w:lastRenderedPageBreak/>
        <w:t>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w:t>
      </w:r>
      <w:r w:rsidR="00545E85">
        <w:rPr>
          <w:rFonts w:ascii="Times New Roman" w:hAnsi="Times New Roman"/>
          <w:sz w:val="24"/>
          <w:szCs w:val="24"/>
        </w:rPr>
        <w:t xml:space="preserve">Supplementary Figure </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37AD9BDB"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w:t>
      </w:r>
      <w:r w:rsidR="001029FD" w:rsidRPr="006E585E">
        <w:rPr>
          <w:rFonts w:ascii="Times New Roman" w:hAnsi="Times New Roman"/>
          <w:sz w:val="24"/>
          <w:szCs w:val="24"/>
        </w:rPr>
        <w:t xml:space="preserve">seasonality of death </w:t>
      </w:r>
      <w:r w:rsidR="001029FD">
        <w:rPr>
          <w:rFonts w:ascii="Times New Roman" w:hAnsi="Times New Roman"/>
          <w:sz w:val="24"/>
          <w:szCs w:val="24"/>
        </w:rPr>
        <w:t xml:space="preserve">rates and regional </w:t>
      </w:r>
      <w:r w:rsidRPr="006E585E">
        <w:rPr>
          <w:rFonts w:ascii="Times New Roman" w:hAnsi="Times New Roman"/>
          <w:sz w:val="24"/>
          <w:szCs w:val="24"/>
        </w:rPr>
        <w:t>temperature. A limitation of our study is that we used broad causes of death so that we have sufficient number of deaths b</w:t>
      </w:r>
      <w:r w:rsidR="00726222">
        <w:rPr>
          <w:rFonts w:ascii="Times New Roman" w:hAnsi="Times New Roman"/>
          <w:sz w:val="24"/>
          <w:szCs w:val="24"/>
        </w:rPr>
        <w:t>y age group, sex, year, climate</w:t>
      </w:r>
      <w:r w:rsidRPr="006E585E">
        <w:rPr>
          <w:rFonts w:ascii="Times New Roman" w:hAnsi="Times New Roman"/>
          <w:sz w:val="24"/>
          <w:szCs w:val="24"/>
        </w:rPr>
        <w:t xml:space="preserve">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w:t>
      </w:r>
      <w:r w:rsidR="00035017">
        <w:rPr>
          <w:rFonts w:ascii="Times New Roman" w:hAnsi="Times New Roman"/>
          <w:sz w:val="24"/>
          <w:szCs w:val="24"/>
        </w:rPr>
        <w:t xml:space="preserve">n found to peak in early spring </w:t>
      </w:r>
      <w:r w:rsidR="00577DE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and cardiovascular disease mortality may peak earlier in the winter than that from respiratory conditions</w:t>
      </w:r>
      <w:r w:rsidR="00035017">
        <w:rPr>
          <w:rFonts w:ascii="Times New Roman" w:hAnsi="Times New Roman"/>
          <w:sz w:val="24"/>
          <w:szCs w:val="24"/>
        </w:rPr>
        <w:t xml:space="preserve"> </w:t>
      </w:r>
      <w:r w:rsidR="00577DE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(Mackenbach, Kunst, &amp; Looman, 1992)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w:t>
      </w:r>
      <w:r w:rsidR="001029FD">
        <w:rPr>
          <w:rFonts w:ascii="Times New Roman" w:hAnsi="Times New Roman"/>
          <w:sz w:val="24"/>
          <w:szCs w:val="24"/>
        </w:rPr>
        <w:t>Similarly, the seasonality of</w:t>
      </w:r>
      <w:r w:rsidR="0047597D">
        <w:rPr>
          <w:rFonts w:ascii="Times New Roman" w:hAnsi="Times New Roman"/>
          <w:sz w:val="24"/>
          <w:szCs w:val="24"/>
        </w:rPr>
        <w:t xml:space="preserve"> influenza</w:t>
      </w:r>
      <w:r w:rsidR="001029FD">
        <w:rPr>
          <w:rFonts w:ascii="Times New Roman" w:hAnsi="Times New Roman"/>
          <w:sz w:val="24"/>
          <w:szCs w:val="24"/>
        </w:rPr>
        <w:t>, and how it has changed over time,</w:t>
      </w:r>
      <w:r w:rsidR="0047597D">
        <w:rPr>
          <w:rFonts w:ascii="Times New Roman" w:hAnsi="Times New Roman"/>
          <w:sz w:val="24"/>
          <w:szCs w:val="24"/>
        </w:rPr>
        <w:t xml:space="preserve"> </w:t>
      </w:r>
      <w:r w:rsidR="001029FD">
        <w:rPr>
          <w:rFonts w:ascii="Times New Roman" w:hAnsi="Times New Roman"/>
          <w:sz w:val="24"/>
          <w:szCs w:val="24"/>
        </w:rPr>
        <w:t xml:space="preserve">may be different than that of other respiratory diseases due to disease-specific interventions </w:t>
      </w:r>
      <w:r w:rsidR="00033C40">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Pr>
          <w:rFonts w:ascii="Times New Roman" w:hAnsi="Times New Roman"/>
          <w:sz w:val="24"/>
          <w:szCs w:val="24"/>
        </w:rPr>
        <w:fldChar w:fldCharType="separate"/>
      </w:r>
      <w:r w:rsidR="00BC655C" w:rsidRPr="00BC655C">
        <w:rPr>
          <w:rFonts w:ascii="Times New Roman" w:hAnsi="Times New Roman"/>
          <w:noProof/>
          <w:sz w:val="24"/>
          <w:szCs w:val="24"/>
        </w:rPr>
        <w:t>(Simonsen et al., 2005)</w:t>
      </w:r>
      <w:r w:rsidR="00033C40">
        <w:rPr>
          <w:rFonts w:ascii="Times New Roman" w:hAnsi="Times New Roman"/>
          <w:sz w:val="24"/>
          <w:szCs w:val="24"/>
        </w:rPr>
        <w:fldChar w:fldCharType="end"/>
      </w:r>
      <w:r w:rsidR="009A1890">
        <w:rPr>
          <w:rFonts w:ascii="Times New Roman" w:hAnsi="Times New Roman"/>
          <w:sz w:val="24"/>
          <w:szCs w:val="24"/>
        </w:rPr>
        <w:t xml:space="preserve">. </w:t>
      </w:r>
      <w:r w:rsidR="001029FD">
        <w:rPr>
          <w:rFonts w:ascii="Times New Roman" w:hAnsi="Times New Roman"/>
          <w:sz w:val="24"/>
          <w:szCs w:val="24"/>
        </w:rPr>
        <w:t>Further</w:t>
      </w:r>
      <w:r w:rsidR="00592119" w:rsidRPr="006E585E">
        <w:rPr>
          <w:rFonts w:ascii="Times New Roman" w:hAnsi="Times New Roman"/>
          <w:sz w:val="24"/>
          <w:szCs w:val="24"/>
        </w:rPr>
        <w:t xml:space="preserve">, </w:t>
      </w:r>
      <w:r w:rsidR="001029FD">
        <w:rPr>
          <w:rFonts w:ascii="Times New Roman" w:hAnsi="Times New Roman"/>
          <w:sz w:val="24"/>
          <w:szCs w:val="24"/>
        </w:rPr>
        <w:t xml:space="preserve">we did not </w:t>
      </w:r>
      <w:r w:rsidR="00592119" w:rsidRPr="006E585E">
        <w:rPr>
          <w:rFonts w:ascii="Times New Roman" w:hAnsi="Times New Roman"/>
          <w:sz w:val="24"/>
          <w:szCs w:val="24"/>
        </w:rPr>
        <w:lastRenderedPageBreak/>
        <w:t>investigat</w:t>
      </w:r>
      <w:r w:rsidR="001029FD">
        <w:rPr>
          <w:rFonts w:ascii="Times New Roman" w:hAnsi="Times New Roman"/>
          <w:sz w:val="24"/>
          <w:szCs w:val="24"/>
        </w:rPr>
        <w:t xml:space="preserve">e </w:t>
      </w:r>
      <w:r w:rsidR="00A22028" w:rsidRPr="006E585E">
        <w:rPr>
          <w:rFonts w:ascii="Times New Roman" w:hAnsi="Times New Roman"/>
          <w:sz w:val="24"/>
          <w:szCs w:val="24"/>
        </w:rPr>
        <w:t xml:space="preserve">seasonality of mortality by socioeconomic </w:t>
      </w:r>
      <w:r w:rsidR="001029FD">
        <w:rPr>
          <w:rFonts w:ascii="Times New Roman" w:hAnsi="Times New Roman"/>
          <w:sz w:val="24"/>
          <w:szCs w:val="24"/>
        </w:rPr>
        <w:t>characteristics which</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 xml:space="preserve">with understanding its </w:t>
      </w:r>
      <w:r w:rsidR="001029FD">
        <w:rPr>
          <w:rFonts w:ascii="Times New Roman" w:hAnsi="Times New Roman"/>
          <w:sz w:val="24"/>
          <w:szCs w:val="24"/>
        </w:rPr>
        <w:t>determinants</w:t>
      </w:r>
      <w:r w:rsidR="006D68AA" w:rsidRPr="006E585E">
        <w:rPr>
          <w:rFonts w:ascii="Times New Roman" w:hAnsi="Times New Roman"/>
          <w:sz w:val="24"/>
          <w:szCs w:val="24"/>
        </w:rPr>
        <w:t xml:space="preserve">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44625A9E"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w:t>
      </w:r>
      <w:r w:rsidR="002B3737">
        <w:rPr>
          <w:rFonts w:ascii="Times New Roman" w:hAnsi="Times New Roman"/>
          <w:sz w:val="24"/>
          <w:szCs w:val="24"/>
        </w:rPr>
        <w:t xml:space="preserve"> of total and cause-specific mortality in the USA, but also examining how seasonality has </w:t>
      </w:r>
      <w:r w:rsidR="00DF62BA" w:rsidRPr="006E585E">
        <w:rPr>
          <w:rFonts w:ascii="Times New Roman" w:hAnsi="Times New Roman"/>
          <w:sz w:val="24"/>
          <w:szCs w:val="24"/>
        </w:rPr>
        <w:t>change</w:t>
      </w:r>
      <w:r w:rsidR="002B3737">
        <w:rPr>
          <w:rFonts w:ascii="Times New Roman" w:hAnsi="Times New Roman"/>
          <w:sz w:val="24"/>
          <w:szCs w:val="24"/>
        </w:rPr>
        <w:t>d</w:t>
      </w:r>
      <w:r w:rsidR="00DF62BA" w:rsidRPr="006E585E">
        <w:rPr>
          <w:rFonts w:ascii="Times New Roman" w:hAnsi="Times New Roman"/>
          <w:sz w:val="24"/>
          <w:szCs w:val="24"/>
        </w:rPr>
        <w:t xml:space="preserve">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C1470A">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w:t>
      </w:r>
      <w:r w:rsidR="00AB66EA" w:rsidRPr="006E585E">
        <w:rPr>
          <w:rFonts w:ascii="Times New Roman" w:hAnsi="Times New Roman"/>
          <w:sz w:val="24"/>
          <w:szCs w:val="24"/>
        </w:rPr>
        <w:fldChar w:fldCharType="end"/>
      </w:r>
      <w:r w:rsidR="00C1470A">
        <w:rPr>
          <w:rFonts w:ascii="Times New Roman" w:hAnsi="Times New Roman"/>
          <w:sz w:val="24"/>
          <w:szCs w:val="24"/>
        </w:rPr>
        <w:t>.</w:t>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across diverse climatic regions</w:t>
      </w:r>
      <w:r w:rsidR="002B3737">
        <w:rPr>
          <w:rFonts w:ascii="Times New Roman" w:hAnsi="Times New Roman"/>
          <w:sz w:val="24"/>
          <w:szCs w:val="24"/>
        </w:rPr>
        <w:t xml:space="preserve"> with substantially different summer and winter temperatures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4D1E9FAA" w:rsidR="009E5196" w:rsidRPr="006E585E" w:rsidRDefault="000156AA" w:rsidP="000B343F">
      <w:pPr>
        <w:spacing w:after="0" w:line="480" w:lineRule="auto"/>
        <w:jc w:val="both"/>
        <w:rPr>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C1470A">
        <w:rPr>
          <w:rFonts w:ascii="Times New Roman" w:hAnsi="Times New Roman"/>
          <w:sz w:val="24"/>
          <w:szCs w:val="24"/>
        </w:rPr>
        <w:t xml:space="preserve"> </w:t>
      </w:r>
      <w:r w:rsidR="009134D8"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6E585E">
        <w:rPr>
          <w:rFonts w:ascii="Times New Roman" w:hAnsi="Times New Roman"/>
          <w:sz w:val="24"/>
          <w:szCs w:val="24"/>
        </w:rPr>
        <w:fldChar w:fldCharType="separate"/>
      </w:r>
      <w:r w:rsidR="00BC655C" w:rsidRPr="00BC655C">
        <w:rPr>
          <w:rFonts w:ascii="Times New Roman" w:hAnsi="Times New Roman"/>
          <w:noProof/>
          <w:sz w:val="24"/>
          <w:szCs w:val="24"/>
        </w:rPr>
        <w:t xml:space="preserve">(Feinstein, 2002; Kalkstein, 2013; </w:t>
      </w:r>
      <w:bookmarkStart w:id="0" w:name="_GoBack"/>
      <w:bookmarkEnd w:id="0"/>
      <w:r w:rsidR="00BC655C" w:rsidRPr="00BC655C">
        <w:rPr>
          <w:rFonts w:ascii="Times New Roman" w:hAnsi="Times New Roman"/>
          <w:noProof/>
          <w:sz w:val="24"/>
          <w:szCs w:val="24"/>
        </w:rPr>
        <w:t>Rau, 2004; Rau et al., 2018; Rosenwaike, 1966; Seretakis, 1997)</w:t>
      </w:r>
      <w:r w:rsidR="009134D8" w:rsidRPr="006E585E">
        <w:rPr>
          <w:rFonts w:ascii="Times New Roman" w:hAnsi="Times New Roman"/>
          <w:sz w:val="24"/>
          <w:szCs w:val="24"/>
        </w:rPr>
        <w:fldChar w:fldCharType="end"/>
      </w:r>
      <w:r w:rsidR="00C1470A">
        <w:rPr>
          <w:rFonts w:ascii="Times New Roman" w:hAnsi="Times New Roman"/>
          <w:sz w:val="24"/>
          <w:szCs w:val="24"/>
        </w:rPr>
        <w:t>.</w:t>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w:t>
      </w:r>
      <w:r w:rsidR="004835CF">
        <w:rPr>
          <w:rFonts w:ascii="Times New Roman" w:hAnsi="Times New Roman"/>
          <w:sz w:val="24"/>
          <w:szCs w:val="24"/>
        </w:rPr>
        <w:t>national analyses, and none</w:t>
      </w:r>
      <w:r w:rsidR="00EB2ED6" w:rsidRPr="006E585E">
        <w:rPr>
          <w:rFonts w:ascii="Times New Roman" w:hAnsi="Times New Roman"/>
          <w:sz w:val="24"/>
          <w:szCs w:val="24"/>
        </w:rPr>
        <w:t xml:space="preserve">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C1470A">
        <w:rPr>
          <w:rFonts w:ascii="Times New Roman" w:hAnsi="Times New Roman"/>
          <w:sz w:val="24"/>
          <w:szCs w:val="24"/>
        </w:rPr>
        <w:t>y consistent with these studies</w:t>
      </w:r>
      <w:r w:rsidR="00AD31CC">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 Seretakis, 1997)</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which had limited analysis on how seasonality changes over time</w:t>
      </w:r>
      <w:r w:rsidR="00103132">
        <w:rPr>
          <w:rFonts w:ascii="Times New Roman" w:hAnsi="Times New Roman"/>
          <w:sz w:val="24"/>
          <w:szCs w:val="24"/>
        </w:rPr>
        <w:t xml:space="preserve"> and/or geography</w:t>
      </w:r>
      <w:r w:rsidR="00C1470A">
        <w:rPr>
          <w:rFonts w:ascii="Times New Roman" w:hAnsi="Times New Roman"/>
          <w:sz w:val="24"/>
          <w:szCs w:val="24"/>
        </w:rPr>
        <w:t xml:space="preserve"> </w:t>
      </w:r>
      <w:r w:rsidR="00992E34">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992E34">
        <w:rPr>
          <w:rFonts w:ascii="Times New Roman" w:hAnsi="Times New Roman"/>
          <w:sz w:val="24"/>
          <w:szCs w:val="24"/>
        </w:rPr>
        <w:fldChar w:fldCharType="end"/>
      </w:r>
      <w:r w:rsidR="00C1470A">
        <w:rPr>
          <w:rFonts w:ascii="Times New Roman" w:hAnsi="Times New Roman"/>
          <w:sz w:val="24"/>
          <w:szCs w:val="24"/>
        </w:rPr>
        <w: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C1470A">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but our subnational analysis over three decades revealed </w:t>
      </w:r>
      <w:r w:rsidR="00A76EC0" w:rsidRPr="006E585E">
        <w:rPr>
          <w:rFonts w:ascii="Times New Roman" w:hAnsi="Times New Roman"/>
          <w:sz w:val="24"/>
          <w:szCs w:val="24"/>
        </w:rPr>
        <w:lastRenderedPageBreak/>
        <w:t xml:space="preserve">variations in </w:t>
      </w:r>
      <w:r w:rsidR="002B3737">
        <w:rPr>
          <w:rFonts w:ascii="Times New Roman" w:hAnsi="Times New Roman"/>
          <w:sz w:val="24"/>
          <w:szCs w:val="24"/>
        </w:rPr>
        <w:t xml:space="preserve">when injury deaths peaked and in how seasonal differences in these deaths have changed </w:t>
      </w:r>
      <w:r w:rsidR="00722AD9">
        <w:rPr>
          <w:rFonts w:ascii="Times New Roman" w:hAnsi="Times New Roman"/>
          <w:sz w:val="24"/>
          <w:szCs w:val="24"/>
        </w:rPr>
        <w:t xml:space="preserve">over time </w:t>
      </w:r>
      <w:r w:rsidR="002B3737">
        <w:rPr>
          <w:rFonts w:ascii="Times New Roman" w:hAnsi="Times New Roman"/>
          <w:sz w:val="24"/>
          <w:szCs w:val="24"/>
        </w:rPr>
        <w:t xml:space="preserve">which had not been </w:t>
      </w:r>
      <w:r w:rsidR="00A76EC0" w:rsidRPr="006E585E">
        <w:rPr>
          <w:rFonts w:ascii="Times New Roman" w:hAnsi="Times New Roman"/>
          <w:sz w:val="24"/>
          <w:szCs w:val="24"/>
        </w:rPr>
        <w:t>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1B570684"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(Kinney et al., 2015)</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(Fowler et al., 2015; Healy, 2003; McKee, 1989)</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xml:space="preserve">, whereas Nordic countries may </w:t>
      </w:r>
      <w:r w:rsidR="003B784F">
        <w:rPr>
          <w:rFonts w:ascii="Times New Roman" w:hAnsi="Times New Roman"/>
          <w:sz w:val="24"/>
          <w:szCs w:val="24"/>
        </w:rPr>
        <w:t xml:space="preserve">have </w:t>
      </w:r>
      <w:r w:rsidR="00EF4585" w:rsidRPr="006E585E">
        <w:rPr>
          <w:rFonts w:ascii="Times New Roman" w:hAnsi="Times New Roman"/>
          <w:sz w:val="24"/>
          <w:szCs w:val="24"/>
        </w:rPr>
        <w:t xml:space="preserve">better environmental (e.g., housing insulation and heating) and health system measures to counter the </w:t>
      </w:r>
      <w:r w:rsidR="006D3FE2">
        <w:rPr>
          <w:rFonts w:ascii="Times New Roman" w:hAnsi="Times New Roman"/>
          <w:sz w:val="24"/>
          <w:szCs w:val="24"/>
        </w:rPr>
        <w:t>effects of cold winters</w:t>
      </w:r>
      <w:r w:rsidR="00EF4585" w:rsidRPr="006E585E">
        <w:rPr>
          <w:rFonts w:ascii="Times New Roman" w:hAnsi="Times New Roman"/>
          <w:sz w:val="24"/>
          <w:szCs w:val="24"/>
        </w:rPr>
        <w:t xml:space="preserv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46172B87" w:rsidR="000210D1"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166A52">
        <w:rPr>
          <w:rFonts w:ascii="Times New Roman" w:hAnsi="Times New Roman"/>
          <w:sz w:val="24"/>
          <w:szCs w:val="24"/>
        </w:rPr>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6E585E">
        <w:rPr>
          <w:rFonts w:ascii="Times New Roman" w:hAnsi="Times New Roman"/>
          <w:sz w:val="24"/>
          <w:szCs w:val="24"/>
        </w:rPr>
        <w:fldChar w:fldCharType="separate"/>
      </w:r>
      <w:r w:rsidR="00166A52" w:rsidRPr="00166A52">
        <w:rPr>
          <w:rFonts w:ascii="Times New Roman" w:hAnsi="Times New Roman"/>
          <w:noProof/>
          <w:sz w:val="24"/>
          <w:szCs w:val="24"/>
        </w:rPr>
        <w:t>(National Highway Traffic Safety Administration, 2005)</w:t>
      </w:r>
      <w:r w:rsidR="00AB66EA" w:rsidRPr="006E585E">
        <w:rPr>
          <w:rFonts w:ascii="Times New Roman" w:hAnsi="Times New Roman"/>
          <w:sz w:val="24"/>
          <w:szCs w:val="24"/>
        </w:rPr>
        <w:fldChar w:fldCharType="end"/>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954635">
        <w:rPr>
          <w:rFonts w:ascii="Times New Roman" w:hAnsi="Times New Roman"/>
          <w:sz w:val="24"/>
          <w:szCs w:val="24"/>
        </w:rPr>
        <w:t xml:space="preserve">two phenomena: first, </w:t>
      </w:r>
      <w:r w:rsidRPr="006E585E">
        <w:rPr>
          <w:rFonts w:ascii="Times New Roman" w:hAnsi="Times New Roman"/>
          <w:sz w:val="24"/>
          <w:szCs w:val="24"/>
        </w:rPr>
        <w:t xml:space="preserve">the </w:t>
      </w:r>
      <w:r w:rsidR="008A287F" w:rsidRPr="006E585E">
        <w:rPr>
          <w:rFonts w:ascii="Times New Roman" w:hAnsi="Times New Roman"/>
          <w:sz w:val="24"/>
          <w:szCs w:val="24"/>
        </w:rPr>
        <w:t xml:space="preserve">seasonality of death </w:t>
      </w:r>
      <w:r w:rsidR="005F06A5" w:rsidRPr="006E585E">
        <w:rPr>
          <w:rFonts w:ascii="Times New Roman" w:hAnsi="Times New Roman"/>
          <w:sz w:val="24"/>
          <w:szCs w:val="24"/>
        </w:rPr>
        <w:t xml:space="preserve">from cardiorespiratory </w:t>
      </w:r>
      <w:r w:rsidR="00954635">
        <w:rPr>
          <w:rFonts w:ascii="Times New Roman" w:hAnsi="Times New Roman"/>
          <w:sz w:val="24"/>
          <w:szCs w:val="24"/>
        </w:rPr>
        <w:t>diseases declines, and second,</w:t>
      </w:r>
      <w:r w:rsidR="003B5AA4">
        <w:rPr>
          <w:rFonts w:ascii="Times New Roman" w:hAnsi="Times New Roman"/>
          <w:sz w:val="24"/>
          <w:szCs w:val="24"/>
        </w:rPr>
        <w:t xml:space="preserve"> </w:t>
      </w:r>
      <w:r w:rsidR="00954635">
        <w:rPr>
          <w:rFonts w:ascii="Times New Roman" w:hAnsi="Times New Roman"/>
          <w:sz w:val="24"/>
          <w:szCs w:val="24"/>
        </w:rPr>
        <w:t>the</w:t>
      </w:r>
      <w:r w:rsidR="006D6F45">
        <w:rPr>
          <w:rFonts w:ascii="Times New Roman" w:hAnsi="Times New Roman"/>
          <w:sz w:val="24"/>
          <w:szCs w:val="24"/>
        </w:rPr>
        <w:t xml:space="preserve"> proportion of deaths during the perinatal period</w:t>
      </w:r>
      <w:r w:rsidR="00954635">
        <w:rPr>
          <w:rFonts w:ascii="Times New Roman" w:hAnsi="Times New Roman"/>
          <w:sz w:val="24"/>
          <w:szCs w:val="24"/>
        </w:rPr>
        <w:t>, which have limited seasonality, increased</w:t>
      </w:r>
      <w:r w:rsidR="00BE50E6">
        <w:rPr>
          <w:rFonts w:ascii="Times New Roman" w:hAnsi="Times New Roman"/>
          <w:sz w:val="24"/>
          <w:szCs w:val="24"/>
        </w:rPr>
        <w:t xml:space="preserve"> </w:t>
      </w:r>
      <w:r w:rsidR="00050A3D">
        <w:rPr>
          <w:rFonts w:ascii="Times New Roman" w:hAnsi="Times New Roman"/>
          <w:sz w:val="24"/>
          <w:szCs w:val="24"/>
        </w:rPr>
        <w:fldChar w:fldCharType="begin" w:fldLock="1"/>
      </w:r>
      <w:r w:rsidR="00B27E5A">
        <w:rPr>
          <w:rFonts w:ascii="Times New Roman" w:hAnsi="Times New Roman"/>
          <w:sz w:val="24"/>
          <w:szCs w:val="24"/>
        </w:rPr>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Pr>
          <w:rFonts w:ascii="Times New Roman" w:hAnsi="Times New Roman"/>
          <w:sz w:val="24"/>
          <w:szCs w:val="24"/>
        </w:rPr>
        <w:fldChar w:fldCharType="separate"/>
      </w:r>
      <w:r w:rsidR="00B27E5A" w:rsidRPr="00B27E5A">
        <w:rPr>
          <w:rFonts w:ascii="Times New Roman" w:hAnsi="Times New Roman"/>
          <w:noProof/>
          <w:sz w:val="24"/>
          <w:szCs w:val="24"/>
        </w:rPr>
        <w:t>(MacDorman &amp; Gregory, 2015)</w:t>
      </w:r>
      <w:r w:rsidR="00050A3D">
        <w:rPr>
          <w:rFonts w:ascii="Times New Roman" w:hAnsi="Times New Roman"/>
          <w:sz w:val="24"/>
          <w:szCs w:val="24"/>
        </w:rPr>
        <w:fldChar w:fldCharType="end"/>
      </w:r>
      <w:r w:rsidR="00BE50E6">
        <w:rPr>
          <w:rFonts w:ascii="Times New Roman" w:hAnsi="Times New Roman"/>
          <w:sz w:val="24"/>
          <w:szCs w:val="24"/>
        </w:rPr>
        <w:t>.</w:t>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5DFE4CD5"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w:t>
      </w:r>
      <w:r w:rsidRPr="006E585E">
        <w:rPr>
          <w:rFonts w:ascii="Times New Roman" w:hAnsi="Times New Roman"/>
          <w:sz w:val="24"/>
          <w:szCs w:val="24"/>
        </w:rPr>
        <w:lastRenderedPageBreak/>
        <w:t xml:space="preserve">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(Healy, 2003; Lerchl, 1998; 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(Kimberly Miller, 2013)</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4FC584EE" w14:textId="162FE041" w:rsidR="00C66D47" w:rsidRDefault="00E91385" w:rsidP="004055C0">
      <w:pPr>
        <w:spacing w:after="0" w:line="480" w:lineRule="auto"/>
        <w:jc w:val="both"/>
        <w:rPr>
          <w:ins w:id="1" w:author="Parks, Robbie M" w:date="2018-06-19T14:05:00Z"/>
          <w:rFonts w:ascii="Times New Roman" w:hAnsi="Times New Roman"/>
          <w:sz w:val="24"/>
          <w:szCs w:val="24"/>
        </w:rPr>
      </w:pPr>
      <w:r>
        <w:rPr>
          <w:rStyle w:val="apple-style-span"/>
          <w:rFonts w:ascii="Times New Roman" w:hAnsi="Times New Roman"/>
          <w:color w:val="000000" w:themeColor="text1"/>
          <w:sz w:val="24"/>
          <w:szCs w:val="24"/>
        </w:rPr>
        <w:t xml:space="preserve">We used data on all </w:t>
      </w:r>
      <w:del w:id="2" w:author="Parks, Robbie M" w:date="2018-06-19T17:00:00Z">
        <w:r w:rsidDel="003B60EB">
          <w:rPr>
            <w:rStyle w:val="apple-style-span"/>
            <w:rFonts w:ascii="Times New Roman" w:hAnsi="Times New Roman"/>
            <w:color w:val="000000" w:themeColor="text1"/>
            <w:sz w:val="24"/>
            <w:szCs w:val="24"/>
          </w:rPr>
          <w:delText>77,77</w:delText>
        </w:r>
        <w:r w:rsidR="004055C0" w:rsidRPr="006E585E" w:rsidDel="003B60EB">
          <w:rPr>
            <w:rStyle w:val="apple-style-span"/>
            <w:rFonts w:ascii="Times New Roman" w:hAnsi="Times New Roman"/>
            <w:color w:val="000000" w:themeColor="text1"/>
            <w:sz w:val="24"/>
            <w:szCs w:val="24"/>
          </w:rPr>
          <w:delText>1</w:delText>
        </w:r>
        <w:r w:rsidDel="003B60EB">
          <w:rPr>
            <w:rStyle w:val="apple-style-span"/>
            <w:rFonts w:ascii="Times New Roman" w:hAnsi="Times New Roman"/>
            <w:color w:val="000000" w:themeColor="text1"/>
            <w:sz w:val="24"/>
            <w:szCs w:val="24"/>
          </w:rPr>
          <w:delText>,</w:delText>
        </w:r>
        <w:r w:rsidR="004055C0" w:rsidRPr="006E585E" w:rsidDel="003B60EB">
          <w:rPr>
            <w:rStyle w:val="apple-style-span"/>
            <w:rFonts w:ascii="Times New Roman" w:hAnsi="Times New Roman"/>
            <w:color w:val="000000" w:themeColor="text1"/>
            <w:sz w:val="24"/>
            <w:szCs w:val="24"/>
          </w:rPr>
          <w:delText>264</w:delText>
        </w:r>
      </w:del>
      <w:ins w:id="3" w:author="Parks, Robbie M" w:date="2018-06-19T17:00:00Z">
        <w:r w:rsidR="003B60EB">
          <w:rPr>
            <w:rStyle w:val="apple-style-span"/>
            <w:rFonts w:ascii="Times New Roman" w:hAnsi="Times New Roman"/>
            <w:color w:val="000000" w:themeColor="text1"/>
            <w:sz w:val="24"/>
            <w:szCs w:val="24"/>
          </w:rPr>
          <w:t>85,854,176</w:t>
        </w:r>
      </w:ins>
      <w:r w:rsidR="004055C0" w:rsidRPr="006E585E">
        <w:rPr>
          <w:rStyle w:val="apple-style-span"/>
          <w:rFonts w:ascii="Times New Roman" w:hAnsi="Times New Roman"/>
          <w:color w:val="000000" w:themeColor="text1"/>
          <w:sz w:val="24"/>
          <w:szCs w:val="24"/>
        </w:rPr>
        <w:t xml:space="preserve"> deaths in the USA from 1980 to 201</w:t>
      </w:r>
      <w:ins w:id="4" w:author="Parks, Robbie M" w:date="2018-06-19T17:00:00Z">
        <w:r w:rsidR="003B60EB">
          <w:rPr>
            <w:rStyle w:val="apple-style-span"/>
            <w:rFonts w:ascii="Times New Roman" w:hAnsi="Times New Roman"/>
            <w:color w:val="000000" w:themeColor="text1"/>
            <w:sz w:val="24"/>
            <w:szCs w:val="24"/>
          </w:rPr>
          <w:t>6</w:t>
        </w:r>
      </w:ins>
      <w:del w:id="5" w:author="Parks, Robbie M" w:date="2018-06-19T17:00:00Z">
        <w:r w:rsidR="004055C0" w:rsidRPr="006E585E" w:rsidDel="003B60EB">
          <w:rPr>
            <w:rStyle w:val="apple-style-span"/>
            <w:rFonts w:ascii="Times New Roman" w:hAnsi="Times New Roman"/>
            <w:color w:val="000000" w:themeColor="text1"/>
            <w:sz w:val="24"/>
            <w:szCs w:val="24"/>
          </w:rPr>
          <w:delText>3</w:delText>
        </w:r>
      </w:del>
      <w:r w:rsidR="004055C0" w:rsidRPr="006E585E">
        <w:rPr>
          <w:rStyle w:val="apple-style-span"/>
          <w:rFonts w:ascii="Times New Roman" w:hAnsi="Times New Roman"/>
          <w:color w:val="000000" w:themeColor="text1"/>
          <w:sz w:val="24"/>
          <w:szCs w:val="24"/>
        </w:rPr>
        <w:t xml:space="preserve"> from the National Center for Health Statistics (NCHS). </w:t>
      </w:r>
      <w:r w:rsidR="004055C0" w:rsidRPr="006E585E">
        <w:rPr>
          <w:rFonts w:ascii="Times New Roman" w:hAnsi="Times New Roman"/>
          <w:color w:val="000000" w:themeColor="text1"/>
          <w:sz w:val="24"/>
          <w:szCs w:val="24"/>
        </w:rPr>
        <w:t>Age, sex, state of residence, month of death, and underlying cause of death were available for each record. Yearly population counts were available from NCHS for 1990 to 201</w:t>
      </w:r>
      <w:ins w:id="6" w:author="Parks, Robbie M" w:date="2018-06-19T17:00:00Z">
        <w:r w:rsidR="003E060B">
          <w:rPr>
            <w:rFonts w:ascii="Times New Roman" w:hAnsi="Times New Roman"/>
            <w:color w:val="000000" w:themeColor="text1"/>
            <w:sz w:val="24"/>
            <w:szCs w:val="24"/>
          </w:rPr>
          <w:t>6</w:t>
        </w:r>
      </w:ins>
      <w:del w:id="7" w:author="Parks, Robbie M" w:date="2018-06-19T17:00:00Z">
        <w:r w:rsidR="004055C0" w:rsidRPr="006E585E" w:rsidDel="003E060B">
          <w:rPr>
            <w:rFonts w:ascii="Times New Roman" w:hAnsi="Times New Roman"/>
            <w:color w:val="000000" w:themeColor="text1"/>
            <w:sz w:val="24"/>
            <w:szCs w:val="24"/>
          </w:rPr>
          <w:delText>3</w:delText>
        </w:r>
      </w:del>
      <w:r w:rsidR="004055C0" w:rsidRPr="006E585E">
        <w:rPr>
          <w:rFonts w:ascii="Times New Roman" w:hAnsi="Times New Roman"/>
          <w:color w:val="000000" w:themeColor="text1"/>
          <w:sz w:val="24"/>
          <w:szCs w:val="24"/>
        </w:rPr>
        <w:t xml:space="preserve"> and from the US Census Bureau prior to 1990</w:t>
      </w:r>
      <w:r w:rsidR="00C9555C">
        <w:rPr>
          <w:rFonts w:ascii="Times New Roman" w:hAnsi="Times New Roman"/>
          <w:color w:val="000000" w:themeColor="text1"/>
          <w:sz w:val="24"/>
          <w:szCs w:val="24"/>
        </w:rPr>
        <w:t xml:space="preserve"> </w:t>
      </w:r>
      <w:r w:rsidR="004055C0"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(Ingram et al., 2003)</w:t>
      </w:r>
      <w:r w:rsidR="004055C0"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004055C0"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004055C0" w:rsidRPr="006E585E">
        <w:rPr>
          <w:rFonts w:ascii="Times New Roman" w:hAnsi="Times New Roman"/>
          <w:color w:val="000000" w:themeColor="text1"/>
          <w:sz w:val="24"/>
          <w:szCs w:val="24"/>
        </w:rPr>
        <w:t>monthly population counts through linear interpolation, assigning each yearly count to July.</w:t>
      </w:r>
      <w:r w:rsidR="004055C0" w:rsidRPr="006E585E">
        <w:rPr>
          <w:rFonts w:ascii="Times New Roman" w:hAnsi="Times New Roman"/>
          <w:sz w:val="24"/>
          <w:szCs w:val="24"/>
        </w:rPr>
        <w:t xml:space="preserve"> </w:t>
      </w:r>
    </w:p>
    <w:p w14:paraId="27970A23" w14:textId="77777777" w:rsidR="00C66D47" w:rsidRDefault="00C66D47" w:rsidP="004055C0">
      <w:pPr>
        <w:spacing w:after="0" w:line="480" w:lineRule="auto"/>
        <w:jc w:val="both"/>
        <w:rPr>
          <w:ins w:id="8" w:author="Parks, Robbie M" w:date="2018-06-19T14:05:00Z"/>
          <w:rFonts w:ascii="Times New Roman" w:hAnsi="Times New Roman"/>
          <w:sz w:val="24"/>
          <w:szCs w:val="24"/>
        </w:rPr>
      </w:pPr>
    </w:p>
    <w:p w14:paraId="6C50800E" w14:textId="4084E424" w:rsidR="00C66D47" w:rsidRDefault="004055C0" w:rsidP="004055C0">
      <w:pPr>
        <w:spacing w:after="0" w:line="480" w:lineRule="auto"/>
        <w:jc w:val="both"/>
        <w:rPr>
          <w:ins w:id="9" w:author="Parks, Robbie M" w:date="2018-06-19T14:05:00Z"/>
          <w:rFonts w:ascii="Times New Roman" w:hAnsi="Times New Roman"/>
          <w:sz w:val="24"/>
          <w:szCs w:val="24"/>
        </w:rPr>
      </w:pPr>
      <w:r w:rsidRPr="006E585E">
        <w:rPr>
          <w:rFonts w:ascii="Times New Roman" w:hAnsi="Times New Roman"/>
          <w:sz w:val="24"/>
          <w:szCs w:val="24"/>
        </w:rPr>
        <w:t>We also subdivided the national data geographically by climate regions used by the National Oceanic and Atmos</w:t>
      </w:r>
      <w:r w:rsidR="00C9555C">
        <w:rPr>
          <w:rFonts w:ascii="Times New Roman" w:hAnsi="Times New Roman"/>
          <w:sz w:val="24"/>
          <w:szCs w:val="24"/>
        </w:rPr>
        <w:t xml:space="preserve">pheric Administration (Figure 1) </w:t>
      </w:r>
      <w:r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(Karl &amp; Koss, 1984)</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t>
      </w:r>
      <w:ins w:id="10" w:author="Parks, Robbie M" w:date="2018-06-19T14:06:00Z">
        <w:r w:rsidR="00C66D47">
          <w:rPr>
            <w:rFonts w:ascii="Times New Roman" w:hAnsi="Times New Roman"/>
            <w:sz w:val="24"/>
            <w:szCs w:val="24"/>
          </w:rPr>
          <w:t xml:space="preserve">The United States </w:t>
        </w:r>
      </w:ins>
      <w:ins w:id="11" w:author="Parks, Robbie M" w:date="2018-06-19T14:14:00Z">
        <w:r w:rsidR="00A26916">
          <w:rPr>
            <w:rFonts w:ascii="Times New Roman" w:hAnsi="Times New Roman"/>
            <w:sz w:val="24"/>
            <w:szCs w:val="24"/>
          </w:rPr>
          <w:t xml:space="preserve">here </w:t>
        </w:r>
      </w:ins>
      <w:ins w:id="12" w:author="Parks, Robbie M" w:date="2018-06-19T14:06:00Z">
        <w:r w:rsidR="00C66D47">
          <w:rPr>
            <w:rFonts w:ascii="Times New Roman" w:hAnsi="Times New Roman"/>
            <w:sz w:val="24"/>
            <w:szCs w:val="24"/>
          </w:rPr>
          <w:t>is</w:t>
        </w:r>
        <w:r w:rsidR="00200B4D">
          <w:rPr>
            <w:rFonts w:ascii="Times New Roman" w:hAnsi="Times New Roman"/>
            <w:sz w:val="24"/>
            <w:szCs w:val="24"/>
          </w:rPr>
          <w:t xml:space="preserve"> </w:t>
        </w:r>
      </w:ins>
      <w:ins w:id="13" w:author="Parks, Robbie M" w:date="2018-06-19T14:42:00Z">
        <w:r w:rsidR="00791CA8">
          <w:rPr>
            <w:rFonts w:ascii="Times New Roman" w:hAnsi="Times New Roman"/>
            <w:sz w:val="24"/>
            <w:szCs w:val="24"/>
          </w:rPr>
          <w:t>charac</w:t>
        </w:r>
        <w:r w:rsidR="00CD33D6">
          <w:rPr>
            <w:rFonts w:ascii="Times New Roman" w:hAnsi="Times New Roman"/>
            <w:sz w:val="24"/>
            <w:szCs w:val="24"/>
          </w:rPr>
          <w:t>terised</w:t>
        </w:r>
      </w:ins>
      <w:ins w:id="14" w:author="Parks, Robbie M" w:date="2018-06-19T14:06:00Z">
        <w:r w:rsidR="00CD33D6">
          <w:rPr>
            <w:rFonts w:ascii="Times New Roman" w:hAnsi="Times New Roman"/>
            <w:sz w:val="24"/>
            <w:szCs w:val="24"/>
          </w:rPr>
          <w:t xml:space="preserve"> by</w:t>
        </w:r>
        <w:r w:rsidR="00C02EE3">
          <w:rPr>
            <w:rFonts w:ascii="Times New Roman" w:hAnsi="Times New Roman"/>
            <w:sz w:val="24"/>
            <w:szCs w:val="24"/>
          </w:rPr>
          <w:t xml:space="preserve"> 9 climate regions</w:t>
        </w:r>
      </w:ins>
      <w:ins w:id="15" w:author="Parks, Robbie M" w:date="2018-06-19T15:49:00Z">
        <w:r w:rsidR="00E202D9">
          <w:rPr>
            <w:rFonts w:ascii="Times New Roman" w:hAnsi="Times New Roman"/>
            <w:sz w:val="24"/>
            <w:szCs w:val="24"/>
          </w:rPr>
          <w:t xml:space="preserve"> (Table 2</w:t>
        </w:r>
        <w:r w:rsidR="0081393F">
          <w:rPr>
            <w:rFonts w:ascii="Times New Roman" w:hAnsi="Times New Roman"/>
            <w:sz w:val="24"/>
            <w:szCs w:val="24"/>
          </w:rPr>
          <w:t>)</w:t>
        </w:r>
      </w:ins>
      <w:ins w:id="16" w:author="Parks, Robbie M" w:date="2018-06-19T14:06:00Z">
        <w:r w:rsidR="00C02EE3">
          <w:rPr>
            <w:rFonts w:ascii="Times New Roman" w:hAnsi="Times New Roman"/>
            <w:sz w:val="24"/>
            <w:szCs w:val="24"/>
          </w:rPr>
          <w:t xml:space="preserve">. </w:t>
        </w:r>
      </w:ins>
      <w:ins w:id="17" w:author="Parks, Robbie M" w:date="2018-06-19T14:22:00Z">
        <w:r w:rsidR="007911C9">
          <w:rPr>
            <w:rFonts w:ascii="Times New Roman" w:hAnsi="Times New Roman"/>
            <w:sz w:val="24"/>
            <w:szCs w:val="24"/>
          </w:rPr>
          <w:t>The Northwest</w:t>
        </w:r>
      </w:ins>
      <w:ins w:id="18" w:author="Parks, Robbie M" w:date="2018-06-19T14:45:00Z">
        <w:r w:rsidR="005376F7">
          <w:rPr>
            <w:rFonts w:ascii="Times New Roman" w:hAnsi="Times New Roman"/>
            <w:sz w:val="24"/>
            <w:szCs w:val="24"/>
          </w:rPr>
          <w:t xml:space="preserve"> (</w:t>
        </w:r>
      </w:ins>
      <w:ins w:id="19" w:author="Parks, Robbie M" w:date="2018-06-19T14:56:00Z">
        <w:r w:rsidR="00CA4EFD">
          <w:rPr>
            <w:rFonts w:ascii="Times New Roman" w:hAnsi="Times New Roman"/>
            <w:sz w:val="24"/>
            <w:szCs w:val="24"/>
          </w:rPr>
          <w:t>Idaho</w:t>
        </w:r>
        <w:r w:rsidR="008A5089">
          <w:rPr>
            <w:rFonts w:ascii="Times New Roman" w:hAnsi="Times New Roman"/>
            <w:sz w:val="24"/>
            <w:szCs w:val="24"/>
          </w:rPr>
          <w:t>, Oregon, Washington)</w:t>
        </w:r>
      </w:ins>
      <w:ins w:id="20" w:author="Parks, Robbie M" w:date="2018-06-19T14:22:00Z">
        <w:r w:rsidR="003430BD">
          <w:rPr>
            <w:rFonts w:ascii="Times New Roman" w:hAnsi="Times New Roman"/>
            <w:sz w:val="24"/>
            <w:szCs w:val="24"/>
          </w:rPr>
          <w:t xml:space="preserve"> has an oceanic </w:t>
        </w:r>
        <w:r w:rsidR="00A55BF6">
          <w:rPr>
            <w:rFonts w:ascii="Times New Roman" w:hAnsi="Times New Roman"/>
            <w:sz w:val="24"/>
            <w:szCs w:val="24"/>
          </w:rPr>
          <w:t>climate</w:t>
        </w:r>
      </w:ins>
      <w:ins w:id="21" w:author="Parks, Robbie M" w:date="2018-06-19T15:42:00Z">
        <w:r w:rsidR="003430BD">
          <w:rPr>
            <w:rFonts w:ascii="Times New Roman" w:hAnsi="Times New Roman"/>
            <w:sz w:val="24"/>
            <w:szCs w:val="24"/>
          </w:rPr>
          <w:t>, wet and cool in autumn, wi</w:t>
        </w:r>
      </w:ins>
      <w:ins w:id="22" w:author="Parks, Robbie M" w:date="2018-06-19T15:44:00Z">
        <w:r w:rsidR="001A4537">
          <w:rPr>
            <w:rFonts w:ascii="Times New Roman" w:hAnsi="Times New Roman"/>
            <w:sz w:val="24"/>
            <w:szCs w:val="24"/>
          </w:rPr>
          <w:t xml:space="preserve">nter, and spring </w:t>
        </w:r>
      </w:ins>
      <w:ins w:id="23" w:author="Parks, Robbie M" w:date="2018-06-19T14:26:00Z">
        <w:r w:rsidR="00A55BF6">
          <w:rPr>
            <w:rFonts w:ascii="Times New Roman" w:hAnsi="Times New Roman"/>
            <w:sz w:val="24"/>
            <w:szCs w:val="24"/>
          </w:rPr>
          <w:t xml:space="preserve">and </w:t>
        </w:r>
      </w:ins>
      <w:ins w:id="24" w:author="Parks, Robbie M" w:date="2018-06-19T15:44:00Z">
        <w:r w:rsidR="001A4537">
          <w:rPr>
            <w:rFonts w:ascii="Times New Roman" w:hAnsi="Times New Roman"/>
            <w:sz w:val="24"/>
            <w:szCs w:val="24"/>
          </w:rPr>
          <w:t xml:space="preserve">a </w:t>
        </w:r>
      </w:ins>
      <w:ins w:id="25" w:author="Parks, Robbie M" w:date="2018-06-19T14:26:00Z">
        <w:r w:rsidR="00D65212">
          <w:rPr>
            <w:rFonts w:ascii="Times New Roman" w:hAnsi="Times New Roman"/>
            <w:sz w:val="24"/>
            <w:szCs w:val="24"/>
          </w:rPr>
          <w:t xml:space="preserve">mild </w:t>
        </w:r>
      </w:ins>
      <w:ins w:id="26" w:author="Parks, Robbie M" w:date="2018-06-19T15:44:00Z">
        <w:r w:rsidR="001A4537">
          <w:rPr>
            <w:rFonts w:ascii="Times New Roman" w:hAnsi="Times New Roman"/>
            <w:sz w:val="24"/>
            <w:szCs w:val="24"/>
          </w:rPr>
          <w:t>summer</w:t>
        </w:r>
      </w:ins>
      <w:ins w:id="27" w:author="Parks, Robbie M" w:date="2018-06-19T14:57:00Z">
        <w:r w:rsidR="00B46096">
          <w:rPr>
            <w:rFonts w:ascii="Times New Roman" w:hAnsi="Times New Roman"/>
            <w:sz w:val="24"/>
            <w:szCs w:val="24"/>
          </w:rPr>
          <w:t xml:space="preserve">. </w:t>
        </w:r>
      </w:ins>
      <w:ins w:id="28" w:author="Parks, Robbie M" w:date="2018-06-19T14:26:00Z">
        <w:r w:rsidR="008A5089">
          <w:rPr>
            <w:rFonts w:ascii="Times New Roman" w:hAnsi="Times New Roman"/>
            <w:sz w:val="24"/>
            <w:szCs w:val="24"/>
          </w:rPr>
          <w:t xml:space="preserve"> T</w:t>
        </w:r>
      </w:ins>
      <w:ins w:id="29" w:author="Parks, Robbie M" w:date="2018-06-19T14:45:00Z">
        <w:r w:rsidR="005376F7">
          <w:rPr>
            <w:rFonts w:ascii="Times New Roman" w:hAnsi="Times New Roman"/>
            <w:sz w:val="24"/>
            <w:szCs w:val="24"/>
          </w:rPr>
          <w:t xml:space="preserve">he West </w:t>
        </w:r>
      </w:ins>
      <w:ins w:id="30" w:author="Parks, Robbie M" w:date="2018-06-19T14:56:00Z">
        <w:r w:rsidR="008A5089">
          <w:rPr>
            <w:rFonts w:ascii="Times New Roman" w:hAnsi="Times New Roman"/>
            <w:sz w:val="24"/>
            <w:szCs w:val="24"/>
          </w:rPr>
          <w:t xml:space="preserve">(California, Nevada) </w:t>
        </w:r>
      </w:ins>
      <w:ins w:id="31" w:author="Parks, Robbie M" w:date="2018-06-19T14:45:00Z">
        <w:r w:rsidR="005376F7">
          <w:rPr>
            <w:rFonts w:ascii="Times New Roman" w:hAnsi="Times New Roman"/>
            <w:sz w:val="24"/>
            <w:szCs w:val="24"/>
          </w:rPr>
          <w:t>is typically hot and dry</w:t>
        </w:r>
      </w:ins>
      <w:ins w:id="32" w:author="Parks, Robbie M" w:date="2018-06-19T14:57:00Z">
        <w:r w:rsidR="00B46096">
          <w:rPr>
            <w:rFonts w:ascii="Times New Roman" w:hAnsi="Times New Roman"/>
            <w:sz w:val="24"/>
            <w:szCs w:val="24"/>
          </w:rPr>
          <w:t>, with the large majority of the population living in cit</w:t>
        </w:r>
        <w:r w:rsidR="00E67466">
          <w:rPr>
            <w:rFonts w:ascii="Times New Roman" w:hAnsi="Times New Roman"/>
            <w:sz w:val="24"/>
            <w:szCs w:val="24"/>
          </w:rPr>
          <w:t>ies and metropolitan areas [ref]</w:t>
        </w:r>
        <w:r w:rsidR="00B46096">
          <w:rPr>
            <w:rFonts w:ascii="Times New Roman" w:hAnsi="Times New Roman"/>
            <w:sz w:val="24"/>
            <w:szCs w:val="24"/>
          </w:rPr>
          <w:t>.</w:t>
        </w:r>
      </w:ins>
      <w:ins w:id="33" w:author="Parks, Robbie M" w:date="2018-06-19T14:58:00Z">
        <w:r w:rsidR="00AD7FF9">
          <w:rPr>
            <w:rFonts w:ascii="Times New Roman" w:hAnsi="Times New Roman"/>
            <w:sz w:val="24"/>
            <w:szCs w:val="24"/>
          </w:rPr>
          <w:t xml:space="preserve"> </w:t>
        </w:r>
      </w:ins>
      <w:ins w:id="34" w:author="Parks, Robbie M" w:date="2018-06-19T14:59:00Z">
        <w:r w:rsidR="00467F6E">
          <w:rPr>
            <w:rFonts w:ascii="Times New Roman" w:hAnsi="Times New Roman"/>
            <w:sz w:val="24"/>
            <w:szCs w:val="24"/>
          </w:rPr>
          <w:t xml:space="preserve">The Southwest (Arizona, Colorado, </w:t>
        </w:r>
        <w:r w:rsidR="005A20BA">
          <w:rPr>
            <w:rFonts w:ascii="Times New Roman" w:hAnsi="Times New Roman"/>
            <w:sz w:val="24"/>
            <w:szCs w:val="24"/>
          </w:rPr>
          <w:t xml:space="preserve">New Mexico, </w:t>
        </w:r>
        <w:r w:rsidR="008B3934">
          <w:rPr>
            <w:rFonts w:ascii="Times New Roman" w:hAnsi="Times New Roman"/>
            <w:sz w:val="24"/>
            <w:szCs w:val="24"/>
          </w:rPr>
          <w:t>Utah</w:t>
        </w:r>
        <w:r w:rsidR="00467F6E">
          <w:rPr>
            <w:rFonts w:ascii="Times New Roman" w:hAnsi="Times New Roman"/>
            <w:sz w:val="24"/>
            <w:szCs w:val="24"/>
          </w:rPr>
          <w:t>)</w:t>
        </w:r>
      </w:ins>
      <w:ins w:id="35" w:author="Parks, Robbie M" w:date="2018-06-19T14:57:00Z">
        <w:r w:rsidR="00B46096">
          <w:rPr>
            <w:rFonts w:ascii="Times New Roman" w:hAnsi="Times New Roman"/>
            <w:sz w:val="24"/>
            <w:szCs w:val="24"/>
          </w:rPr>
          <w:t xml:space="preserve"> </w:t>
        </w:r>
      </w:ins>
      <w:ins w:id="36" w:author="Parks, Robbie M" w:date="2018-06-19T15:00:00Z">
        <w:r w:rsidR="00DC6E15">
          <w:rPr>
            <w:rFonts w:ascii="Times New Roman" w:hAnsi="Times New Roman"/>
            <w:sz w:val="24"/>
            <w:szCs w:val="24"/>
          </w:rPr>
          <w:t>is similarly hot and dry</w:t>
        </w:r>
        <w:r w:rsidR="004530DD">
          <w:rPr>
            <w:rFonts w:ascii="Times New Roman" w:hAnsi="Times New Roman"/>
            <w:sz w:val="24"/>
            <w:szCs w:val="24"/>
          </w:rPr>
          <w:t>, with frequent drought</w:t>
        </w:r>
      </w:ins>
      <w:ins w:id="37" w:author="Parks, Robbie M" w:date="2018-06-19T15:27:00Z">
        <w:r w:rsidR="00BE6487">
          <w:rPr>
            <w:rFonts w:ascii="Times New Roman" w:hAnsi="Times New Roman"/>
            <w:sz w:val="24"/>
            <w:szCs w:val="24"/>
          </w:rPr>
          <w:t xml:space="preserve">, with </w:t>
        </w:r>
        <w:r w:rsidR="00933A9A">
          <w:rPr>
            <w:rFonts w:ascii="Times New Roman" w:hAnsi="Times New Roman"/>
            <w:sz w:val="24"/>
            <w:szCs w:val="24"/>
          </w:rPr>
          <w:t>deserts and the Colorado Plateau dominating the geography</w:t>
        </w:r>
      </w:ins>
      <w:ins w:id="38" w:author="Parks, Robbie M" w:date="2018-06-19T15:00:00Z">
        <w:r w:rsidR="006D29DE">
          <w:rPr>
            <w:rFonts w:ascii="Times New Roman" w:hAnsi="Times New Roman"/>
            <w:sz w:val="24"/>
            <w:szCs w:val="24"/>
          </w:rPr>
          <w:t xml:space="preserve">. </w:t>
        </w:r>
      </w:ins>
      <w:ins w:id="39" w:author="Parks, Robbie M" w:date="2018-06-19T15:02:00Z">
        <w:r w:rsidR="007751D3">
          <w:rPr>
            <w:rFonts w:ascii="Times New Roman" w:hAnsi="Times New Roman"/>
            <w:sz w:val="24"/>
            <w:szCs w:val="24"/>
          </w:rPr>
          <w:t>West North Central (</w:t>
        </w:r>
      </w:ins>
      <w:ins w:id="40" w:author="Parks, Robbie M" w:date="2018-06-19T15:03:00Z">
        <w:r w:rsidR="00D60C12">
          <w:rPr>
            <w:rFonts w:ascii="Times New Roman" w:hAnsi="Times New Roman"/>
            <w:sz w:val="24"/>
            <w:szCs w:val="24"/>
          </w:rPr>
          <w:t xml:space="preserve">Iowa, </w:t>
        </w:r>
        <w:r w:rsidR="007751D3">
          <w:rPr>
            <w:rFonts w:ascii="Times New Roman" w:hAnsi="Times New Roman"/>
            <w:sz w:val="24"/>
            <w:szCs w:val="24"/>
          </w:rPr>
          <w:t>Montana, North Dakota, South Dakota, Wyoming</w:t>
        </w:r>
      </w:ins>
      <w:ins w:id="41" w:author="Parks, Robbie M" w:date="2018-06-19T15:02:00Z">
        <w:r w:rsidR="007751D3">
          <w:rPr>
            <w:rFonts w:ascii="Times New Roman" w:hAnsi="Times New Roman"/>
            <w:sz w:val="24"/>
            <w:szCs w:val="24"/>
          </w:rPr>
          <w:t>)</w:t>
        </w:r>
      </w:ins>
      <w:ins w:id="42" w:author="Parks, Robbie M" w:date="2018-06-19T15:06:00Z">
        <w:r w:rsidR="00434598">
          <w:rPr>
            <w:rFonts w:ascii="Times New Roman" w:hAnsi="Times New Roman"/>
            <w:sz w:val="24"/>
            <w:szCs w:val="24"/>
          </w:rPr>
          <w:t>, with 15.5% of the landmass of the contiguous USA, is the most sparsely populated, with XX% of the population living rurally [ref]</w:t>
        </w:r>
      </w:ins>
      <w:ins w:id="43" w:author="Parks, Robbie M" w:date="2018-06-19T15:04:00Z">
        <w:r w:rsidR="001704F4">
          <w:rPr>
            <w:rFonts w:ascii="Times New Roman" w:hAnsi="Times New Roman"/>
            <w:sz w:val="24"/>
            <w:szCs w:val="24"/>
          </w:rPr>
          <w:t xml:space="preserve">. The South </w:t>
        </w:r>
      </w:ins>
      <w:ins w:id="44" w:author="Parks, Robbie M" w:date="2018-06-19T15:38:00Z">
        <w:r w:rsidR="00714DCB">
          <w:rPr>
            <w:rFonts w:ascii="Times New Roman" w:hAnsi="Times New Roman"/>
            <w:sz w:val="24"/>
            <w:szCs w:val="24"/>
          </w:rPr>
          <w:t xml:space="preserve">(Arkansas, Kansas, Louisiana, Mississippi, Oklahoma, Texas) </w:t>
        </w:r>
      </w:ins>
      <w:ins w:id="45" w:author="Parks, Robbie M" w:date="2018-06-19T15:04:00Z">
        <w:r w:rsidR="001704F4">
          <w:rPr>
            <w:rFonts w:ascii="Times New Roman" w:hAnsi="Times New Roman"/>
            <w:sz w:val="24"/>
            <w:szCs w:val="24"/>
          </w:rPr>
          <w:t>takes up the largest share of the USA</w:t>
        </w:r>
      </w:ins>
      <w:ins w:id="46" w:author="Parks, Robbie M" w:date="2018-06-19T15:27:00Z">
        <w:r w:rsidR="002B60AA">
          <w:rPr>
            <w:rFonts w:ascii="Times New Roman" w:hAnsi="Times New Roman"/>
            <w:sz w:val="24"/>
            <w:szCs w:val="24"/>
          </w:rPr>
          <w:t xml:space="preserve"> (</w:t>
        </w:r>
        <w:r w:rsidR="00684488">
          <w:rPr>
            <w:rFonts w:ascii="Times New Roman" w:hAnsi="Times New Roman"/>
            <w:sz w:val="24"/>
            <w:szCs w:val="24"/>
          </w:rPr>
          <w:t>18.8%</w:t>
        </w:r>
      </w:ins>
      <w:ins w:id="47" w:author="Parks, Robbie M" w:date="2018-06-19T15:33:00Z">
        <w:r w:rsidR="00B6704E">
          <w:rPr>
            <w:rFonts w:ascii="Times New Roman" w:hAnsi="Times New Roman"/>
            <w:sz w:val="24"/>
            <w:szCs w:val="24"/>
          </w:rPr>
          <w:t xml:space="preserve"> of landmass</w:t>
        </w:r>
      </w:ins>
      <w:ins w:id="48" w:author="Parks, Robbie M" w:date="2018-06-19T15:27:00Z">
        <w:r w:rsidR="00684488">
          <w:rPr>
            <w:rFonts w:ascii="Times New Roman" w:hAnsi="Times New Roman"/>
            <w:sz w:val="24"/>
            <w:szCs w:val="24"/>
          </w:rPr>
          <w:t>)</w:t>
        </w:r>
      </w:ins>
      <w:ins w:id="49" w:author="Parks, Robbie M" w:date="2018-06-19T15:40:00Z">
        <w:r w:rsidR="009558FF">
          <w:rPr>
            <w:rFonts w:ascii="Times New Roman" w:hAnsi="Times New Roman"/>
            <w:sz w:val="24"/>
            <w:szCs w:val="24"/>
          </w:rPr>
          <w:t xml:space="preserve">, with half taken up by Texas. </w:t>
        </w:r>
      </w:ins>
    </w:p>
    <w:p w14:paraId="12F29E36" w14:textId="77777777" w:rsidR="00C66D47" w:rsidRDefault="00C66D47" w:rsidP="004055C0">
      <w:pPr>
        <w:spacing w:after="0" w:line="480" w:lineRule="auto"/>
        <w:jc w:val="both"/>
        <w:rPr>
          <w:ins w:id="50" w:author="Parks, Robbie M" w:date="2018-06-19T14:05:00Z"/>
          <w:rFonts w:ascii="Times New Roman" w:hAnsi="Times New Roman"/>
          <w:sz w:val="24"/>
          <w:szCs w:val="24"/>
        </w:rPr>
      </w:pPr>
    </w:p>
    <w:p w14:paraId="553936C7" w14:textId="674D843B"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sz w:val="24"/>
          <w:szCs w:val="24"/>
        </w:rPr>
        <w:t xml:space="preserve">The underlying cause of death was coded </w:t>
      </w:r>
      <w:proofErr w:type="gramStart"/>
      <w:r w:rsidRPr="006E585E">
        <w:rPr>
          <w:rFonts w:ascii="Times New Roman" w:hAnsi="Times New Roman"/>
          <w:color w:val="000000" w:themeColor="text1"/>
          <w:sz w:val="24"/>
          <w:szCs w:val="24"/>
        </w:rPr>
        <w:t>according to</w:t>
      </w:r>
      <w:proofErr w:type="gramEnd"/>
      <w:r w:rsidRPr="006E585E">
        <w:rPr>
          <w:rFonts w:ascii="Times New Roman" w:hAnsi="Times New Roman"/>
          <w:color w:val="000000" w:themeColor="text1"/>
          <w:sz w:val="24"/>
          <w:szCs w:val="24"/>
        </w:rPr>
        <w:t xml:space="preserve"> the international classification of diseases (ICD) system (9</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from 1980 to 1998 and 10</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187D779" w14:textId="77777777" w:rsidR="00735626" w:rsidRPr="006E585E" w:rsidRDefault="00735626" w:rsidP="004055C0">
      <w:pPr>
        <w:spacing w:after="0" w:line="480" w:lineRule="auto"/>
        <w:jc w:val="both"/>
        <w:rPr>
          <w:rFonts w:ascii="Times New Roman" w:hAnsi="Times New Roman"/>
          <w:color w:val="000000" w:themeColor="text1"/>
          <w:sz w:val="24"/>
          <w:szCs w:val="24"/>
        </w:rPr>
      </w:pP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lastRenderedPageBreak/>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5B3587A6"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(Basu, 2009; Basu &amp; Samet, 2002; Bennett, Blangiardo, Fecht, Elliott, &amp; Ezzati, 2014; Braga, Zanobetti, &amp; Schwartz, 2002; Gasparrini et al., 2015)</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64BD1FDC"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t>We obtained data on temperature from ERA-Interim, which combines predictions from a physical model with ground-based and satellite measurements</w:t>
      </w:r>
      <w:r w:rsidR="00C9555C">
        <w:rPr>
          <w:rFonts w:ascii="Times New Roman" w:hAnsi="Times New Roman"/>
          <w:sz w:val="24"/>
          <w:szCs w:val="24"/>
        </w:rPr>
        <w:t xml:space="preserve"> </w:t>
      </w:r>
      <w:r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(Dee et al., 2011)</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61B89001"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(Cazelles et al., 2008)</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 xml:space="preserve">ing periodicity in each window using a short-form </w:t>
      </w:r>
      <w:r w:rsidRPr="006E585E">
        <w:rPr>
          <w:rFonts w:ascii="Times New Roman" w:hAnsi="Times New Roman"/>
          <w:color w:val="000000" w:themeColor="text1"/>
          <w:sz w:val="24"/>
          <w:szCs w:val="24"/>
        </w:rPr>
        <w:lastRenderedPageBreak/>
        <w:t>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w:t>
      </w:r>
      <w:proofErr w:type="gramStart"/>
      <w:r w:rsidRPr="006E585E">
        <w:rPr>
          <w:rFonts w:ascii="Times New Roman" w:hAnsi="Times New Roman"/>
          <w:color w:val="000000" w:themeColor="text1"/>
          <w:sz w:val="24"/>
          <w:szCs w:val="24"/>
        </w:rPr>
        <w:t>so as to</w:t>
      </w:r>
      <w:proofErr w:type="gramEnd"/>
      <w:r w:rsidRPr="006E585E">
        <w:rPr>
          <w:rFonts w:ascii="Times New Roman" w:hAnsi="Times New Roman"/>
          <w:color w:val="000000" w:themeColor="text1"/>
          <w:sz w:val="24"/>
          <w:szCs w:val="24"/>
        </w:rPr>
        <w:t xml:space="preserve">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2A248D13"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w:t>
      </w:r>
      <w:r w:rsidR="00EE473F">
        <w:rPr>
          <w:rFonts w:ascii="Times New Roman" w:hAnsi="Times New Roman" w:cs="Times New Roman"/>
          <w:color w:val="000000" w:themeColor="text1"/>
          <w:sz w:val="24"/>
          <w:szCs w:val="24"/>
        </w:rPr>
        <w:t>th rates. These parameters show</w:t>
      </w:r>
      <w:r w:rsidRPr="006E585E">
        <w:rPr>
          <w:rFonts w:ascii="Times New Roman" w:hAnsi="Times New Roman" w:cs="Times New Roman"/>
          <w:color w:val="000000" w:themeColor="text1"/>
          <w:sz w:val="24"/>
          <w:szCs w:val="24"/>
        </w:rPr>
        <w:t xml:space="preserve">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w:t>
      </w:r>
      <w:r w:rsidRPr="006E585E">
        <w:rPr>
          <w:rFonts w:ascii="Times New Roman" w:hAnsi="Times New Roman"/>
          <w:color w:val="000000" w:themeColor="text1"/>
          <w:sz w:val="24"/>
          <w:szCs w:val="24"/>
        </w:rPr>
        <w:lastRenderedPageBreak/>
        <w:t xml:space="preserve">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4D17C4B" w14:textId="77777777" w:rsidR="007802A8" w:rsidRDefault="007802A8" w:rsidP="004055C0">
      <w:pPr>
        <w:spacing w:after="0" w:line="480" w:lineRule="auto"/>
        <w:jc w:val="both"/>
        <w:rPr>
          <w:rFonts w:ascii="Times New Roman" w:hAnsi="Times New Roman"/>
          <w:color w:val="000000" w:themeColor="text1"/>
          <w:sz w:val="24"/>
          <w:szCs w:val="24"/>
        </w:rPr>
      </w:pPr>
    </w:p>
    <w:p w14:paraId="5C438619"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 xml:space="preserve">Acknowledgments </w:t>
      </w:r>
    </w:p>
    <w:p w14:paraId="257C4CC4"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Robbie Parks is supported by a Wellcome Trust ISSF Studentship. Work on the US mortality data is supported by a grant from US Environmental Protection Agency.</w:t>
      </w:r>
    </w:p>
    <w:p w14:paraId="2C99D352" w14:textId="77777777" w:rsidR="00592BE6" w:rsidRPr="00592BE6" w:rsidRDefault="00592BE6" w:rsidP="00592BE6">
      <w:pPr>
        <w:spacing w:after="0" w:line="480" w:lineRule="auto"/>
        <w:jc w:val="both"/>
        <w:rPr>
          <w:rFonts w:ascii="Times New Roman" w:hAnsi="Times New Roman"/>
          <w:b/>
          <w:color w:val="000000" w:themeColor="text1"/>
          <w:sz w:val="24"/>
          <w:szCs w:val="24"/>
        </w:rPr>
      </w:pPr>
    </w:p>
    <w:p w14:paraId="244CBBA5"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Author contributions</w:t>
      </w:r>
    </w:p>
    <w:p w14:paraId="2EC76E07"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Default="00592BE6" w:rsidP="004055C0">
      <w:pPr>
        <w:spacing w:after="0" w:line="480" w:lineRule="auto"/>
        <w:jc w:val="both"/>
        <w:rPr>
          <w:rFonts w:ascii="Times New Roman" w:hAnsi="Times New Roman"/>
          <w:color w:val="000000" w:themeColor="text1"/>
          <w:sz w:val="24"/>
          <w:szCs w:val="24"/>
        </w:rPr>
      </w:pPr>
    </w:p>
    <w:p w14:paraId="3081419C" w14:textId="2332348A" w:rsidR="00FA30B3" w:rsidRDefault="00FA30B3" w:rsidP="004055C0">
      <w:pPr>
        <w:spacing w:after="0" w:line="480" w:lineRule="auto"/>
        <w:jc w:val="both"/>
        <w:rPr>
          <w:rFonts w:ascii="Times New Roman" w:hAnsi="Times New Roman"/>
          <w:b/>
          <w:color w:val="000000" w:themeColor="text1"/>
          <w:sz w:val="24"/>
          <w:szCs w:val="24"/>
        </w:rPr>
      </w:pPr>
      <w:r w:rsidRPr="00FA30B3">
        <w:rPr>
          <w:rFonts w:ascii="Times New Roman" w:hAnsi="Times New Roman"/>
          <w:b/>
          <w:color w:val="000000" w:themeColor="text1"/>
          <w:sz w:val="24"/>
          <w:szCs w:val="24"/>
        </w:rPr>
        <w:t>Competing financial interests</w:t>
      </w:r>
    </w:p>
    <w:p w14:paraId="376F84F6" w14:textId="1DF1BB7C" w:rsidR="000210D1" w:rsidRPr="006E585E" w:rsidRDefault="00FA30B3"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 authors declare no competing financial interests.</w:t>
      </w:r>
      <w:r w:rsidR="000210D1" w:rsidRPr="006E585E">
        <w:rPr>
          <w:rFonts w:ascii="Times New Roman" w:hAnsi="Times New Roman"/>
          <w:color w:val="000000" w:themeColor="text1"/>
          <w:sz w:val="24"/>
          <w:szCs w:val="24"/>
        </w:rPr>
        <w:br w:type="page"/>
      </w:r>
    </w:p>
    <w:p w14:paraId="2CAEACC8" w14:textId="300451F4"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p>
    <w:p w14:paraId="58AB829D" w14:textId="7B429325" w:rsidR="00B27E5A" w:rsidRPr="00B27E5A" w:rsidRDefault="009D5B4B"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B27E5A" w:rsidRPr="00B27E5A">
        <w:rPr>
          <w:rFonts w:ascii="Times New Roman" w:eastAsia="Times New Roman" w:hAnsi="Times New Roman"/>
          <w:noProof/>
          <w:sz w:val="24"/>
        </w:rPr>
        <w:t xml:space="preserve">Basu, R. (2009). High ambient temperature and mortality: a review of epidemiologic studies from 2001 to 2008. </w:t>
      </w:r>
      <w:r w:rsidR="00B27E5A" w:rsidRPr="00B27E5A">
        <w:rPr>
          <w:rFonts w:ascii="Times New Roman" w:eastAsia="Times New Roman" w:hAnsi="Times New Roman"/>
          <w:i/>
          <w:iCs/>
          <w:noProof/>
          <w:sz w:val="24"/>
        </w:rPr>
        <w:t>Environmental Health</w:t>
      </w:r>
      <w:r w:rsidR="00B27E5A" w:rsidRPr="00B27E5A">
        <w:rPr>
          <w:rFonts w:ascii="Times New Roman" w:eastAsia="Times New Roman" w:hAnsi="Times New Roman"/>
          <w:noProof/>
          <w:sz w:val="24"/>
        </w:rPr>
        <w:t xml:space="preserve">, </w:t>
      </w:r>
      <w:r w:rsidR="00B27E5A" w:rsidRPr="00B27E5A">
        <w:rPr>
          <w:rFonts w:ascii="Times New Roman" w:eastAsia="Times New Roman" w:hAnsi="Times New Roman"/>
          <w:i/>
          <w:iCs/>
          <w:noProof/>
          <w:sz w:val="24"/>
        </w:rPr>
        <w:t>8</w:t>
      </w:r>
      <w:r w:rsidR="00B27E5A" w:rsidRPr="00B27E5A">
        <w:rPr>
          <w:rFonts w:ascii="Times New Roman" w:eastAsia="Times New Roman" w:hAnsi="Times New Roman"/>
          <w:noProof/>
          <w:sz w:val="24"/>
        </w:rPr>
        <w:t>(1), 40. https://doi.org/10.1186/1476-069X-8-40</w:t>
      </w:r>
    </w:p>
    <w:p w14:paraId="46BEB40D"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Basu, R., &amp; Samet, J. M. (2002). Relation between elevated ambient temperature and mortality: A review of the epidemiologic evidence. </w:t>
      </w:r>
      <w:r w:rsidRPr="00B27E5A">
        <w:rPr>
          <w:rFonts w:ascii="Times New Roman" w:eastAsia="Times New Roman" w:hAnsi="Times New Roman"/>
          <w:i/>
          <w:iCs/>
          <w:noProof/>
          <w:sz w:val="24"/>
        </w:rPr>
        <w:t>Epidemiologic Reviews</w:t>
      </w:r>
      <w:r w:rsidRPr="00B27E5A">
        <w:rPr>
          <w:rFonts w:ascii="Times New Roman" w:eastAsia="Times New Roman" w:hAnsi="Times New Roman"/>
          <w:noProof/>
          <w:sz w:val="24"/>
        </w:rPr>
        <w:t>. https://doi.org/10.1093/epirev/mxf007</w:t>
      </w:r>
    </w:p>
    <w:p w14:paraId="1D0E299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Bennett, J. E., Blangiardo, M., Fecht, D., Elliott, P., &amp; Ezzati, M. (2014). Vulnerability to the mortality effects of warm temperature in the districts of England and Wales. </w:t>
      </w:r>
      <w:r w:rsidRPr="00B27E5A">
        <w:rPr>
          <w:rFonts w:ascii="Times New Roman" w:eastAsia="Times New Roman" w:hAnsi="Times New Roman"/>
          <w:i/>
          <w:iCs/>
          <w:noProof/>
          <w:sz w:val="24"/>
        </w:rPr>
        <w:t>Nature Climate Change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w:t>
      </w:r>
      <w:r w:rsidRPr="00B27E5A">
        <w:rPr>
          <w:rFonts w:ascii="Times New Roman" w:eastAsia="Times New Roman" w:hAnsi="Times New Roman"/>
          <w:noProof/>
          <w:sz w:val="24"/>
        </w:rPr>
        <w:t>(4), 269–273. https://doi.org/10.1038/nclimate2123</w:t>
      </w:r>
    </w:p>
    <w:p w14:paraId="435E8203"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Bobb, J. F., Peng, R. D., Bell, M. L., &amp; Dominici, F. (2014). Heat-related mortality and adaptation to heat in the United States. </w:t>
      </w:r>
      <w:r w:rsidRPr="00B27E5A">
        <w:rPr>
          <w:rFonts w:ascii="Times New Roman" w:eastAsia="Times New Roman" w:hAnsi="Times New Roman"/>
          <w:i/>
          <w:iCs/>
          <w:noProof/>
          <w:sz w:val="24"/>
        </w:rPr>
        <w:t>Environmental Health Perspectives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122</w:t>
      </w:r>
      <w:r w:rsidRPr="00B27E5A">
        <w:rPr>
          <w:rFonts w:ascii="Times New Roman" w:eastAsia="Times New Roman" w:hAnsi="Times New Roman"/>
          <w:noProof/>
          <w:sz w:val="24"/>
        </w:rPr>
        <w:t>(8), 811–816. https://doi.org/10.1289/ehp.1307392</w:t>
      </w:r>
    </w:p>
    <w:p w14:paraId="1BAE861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Braga, A. L. F., Zanobetti, A., &amp; Schwartz, J. (2002). The effect of weather on respiratory and cardiovascular deaths in 12 U.S. cities. </w:t>
      </w:r>
      <w:r w:rsidRPr="00B27E5A">
        <w:rPr>
          <w:rFonts w:ascii="Times New Roman" w:eastAsia="Times New Roman" w:hAnsi="Times New Roman"/>
          <w:i/>
          <w:iCs/>
          <w:noProof/>
          <w:sz w:val="24"/>
        </w:rPr>
        <w:t>Environmental Health Perspectives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110</w:t>
      </w:r>
      <w:r w:rsidRPr="00B27E5A">
        <w:rPr>
          <w:rFonts w:ascii="Times New Roman" w:eastAsia="Times New Roman" w:hAnsi="Times New Roman"/>
          <w:noProof/>
          <w:sz w:val="24"/>
        </w:rPr>
        <w:t>(9), 859–863. https://doi.org/10.1289/ehp.02110859</w:t>
      </w:r>
    </w:p>
    <w:p w14:paraId="115B8B8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Campbell, A. (2017). Excess winter mortality in England and Wales: 2016 to 2017 (provisional) and 2015 to 2016 (final). </w:t>
      </w:r>
      <w:r w:rsidRPr="00B27E5A">
        <w:rPr>
          <w:rFonts w:ascii="Times New Roman" w:eastAsia="Times New Roman" w:hAnsi="Times New Roman"/>
          <w:i/>
          <w:iCs/>
          <w:noProof/>
          <w:sz w:val="24"/>
        </w:rPr>
        <w:t>Statistical Bulletin, Office for National Statistics</w:t>
      </w:r>
      <w:r w:rsidRPr="00B27E5A">
        <w:rPr>
          <w:rFonts w:ascii="Times New Roman" w:eastAsia="Times New Roman" w:hAnsi="Times New Roman"/>
          <w:noProof/>
          <w:sz w:val="24"/>
        </w:rPr>
        <w:t>.</w:t>
      </w:r>
    </w:p>
    <w:p w14:paraId="0005A6F3"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Carson, C., Hajat, S., Armstrong, B., &amp; Wilkinson, P. (2006). Declining vulnerability to temperature-related mortality in London over the 20th century. </w:t>
      </w:r>
      <w:r w:rsidRPr="00B27E5A">
        <w:rPr>
          <w:rFonts w:ascii="Times New Roman" w:eastAsia="Times New Roman" w:hAnsi="Times New Roman"/>
          <w:i/>
          <w:iCs/>
          <w:noProof/>
          <w:sz w:val="24"/>
        </w:rPr>
        <w:t>American Journal of 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164</w:t>
      </w:r>
      <w:r w:rsidRPr="00B27E5A">
        <w:rPr>
          <w:rFonts w:ascii="Times New Roman" w:eastAsia="Times New Roman" w:hAnsi="Times New Roman"/>
          <w:noProof/>
          <w:sz w:val="24"/>
        </w:rPr>
        <w:t>(1), 77–84. https://doi.org/10.1093/aje/kwj147</w:t>
      </w:r>
    </w:p>
    <w:p w14:paraId="73E25C04"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Cazelles, B., Chavez, M., Berteaux, D., Ménard, F., Vik, J. O., Jenouvrier, S., &amp; Stenseth, N. C. (2008). Wavelet analysis of ecological time series. </w:t>
      </w:r>
      <w:r w:rsidRPr="00B27E5A">
        <w:rPr>
          <w:rFonts w:ascii="Times New Roman" w:eastAsia="Times New Roman" w:hAnsi="Times New Roman"/>
          <w:i/>
          <w:iCs/>
          <w:noProof/>
          <w:sz w:val="24"/>
        </w:rPr>
        <w:t>Oecologia</w:t>
      </w:r>
      <w:r w:rsidRPr="00B27E5A">
        <w:rPr>
          <w:rFonts w:ascii="Times New Roman" w:eastAsia="Times New Roman" w:hAnsi="Times New Roman"/>
          <w:noProof/>
          <w:sz w:val="24"/>
        </w:rPr>
        <w:t>. https://doi.org/10.1007/s00442-008-0993-2</w:t>
      </w:r>
    </w:p>
    <w:p w14:paraId="4DF0F7F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Davis, R. E., Knappenberger, P. C., Michaels, P. J., &amp; Novicoff, W. M. (2004). Seasonality of climate-human mortality relationships in US cities and impacts of climate change. </w:t>
      </w:r>
      <w:r w:rsidRPr="00B27E5A">
        <w:rPr>
          <w:rFonts w:ascii="Times New Roman" w:eastAsia="Times New Roman" w:hAnsi="Times New Roman"/>
          <w:i/>
          <w:iCs/>
          <w:noProof/>
          <w:sz w:val="24"/>
        </w:rPr>
        <w:t>Climate Research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26</w:t>
      </w:r>
      <w:r w:rsidRPr="00B27E5A">
        <w:rPr>
          <w:rFonts w:ascii="Times New Roman" w:eastAsia="Times New Roman" w:hAnsi="Times New Roman"/>
          <w:noProof/>
          <w:sz w:val="24"/>
        </w:rPr>
        <w:t>(1), 61–76. Retrieved from internal-pdf://32.0.35.211/paper.pdf</w:t>
      </w:r>
    </w:p>
    <w:p w14:paraId="3064D54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Dee, D. P., Uppala, S. M., Simmons, A. J., Berrisford, P., Poli, P., Kobayashi, S., … Vitart, F. (2011). The ERA-Interim reanalysis: configuration and performance of the data assimilation system. </w:t>
      </w:r>
      <w:r w:rsidRPr="00B27E5A">
        <w:rPr>
          <w:rFonts w:ascii="Times New Roman" w:eastAsia="Times New Roman" w:hAnsi="Times New Roman"/>
          <w:i/>
          <w:iCs/>
          <w:noProof/>
          <w:sz w:val="24"/>
        </w:rPr>
        <w:t>Quarterly Journal of the Royal Meteorological Society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137</w:t>
      </w:r>
      <w:r w:rsidRPr="00B27E5A">
        <w:rPr>
          <w:rFonts w:ascii="Times New Roman" w:eastAsia="Times New Roman" w:hAnsi="Times New Roman"/>
          <w:noProof/>
          <w:sz w:val="24"/>
        </w:rPr>
        <w:t>(656), 553–597. https://doi.org/10.1002/qj.828</w:t>
      </w:r>
    </w:p>
    <w:p w14:paraId="2757FBB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Feinstein, C. A. (2002). Seasonality of deaths in the U.S. by age and cause. </w:t>
      </w:r>
      <w:r w:rsidRPr="00B27E5A">
        <w:rPr>
          <w:rFonts w:ascii="Times New Roman" w:eastAsia="Times New Roman" w:hAnsi="Times New Roman"/>
          <w:i/>
          <w:iCs/>
          <w:noProof/>
          <w:sz w:val="24"/>
        </w:rPr>
        <w:t>Demographic Research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w:t>
      </w:r>
      <w:r w:rsidRPr="00B27E5A">
        <w:rPr>
          <w:rFonts w:ascii="Times New Roman" w:eastAsia="Times New Roman" w:hAnsi="Times New Roman"/>
          <w:noProof/>
          <w:sz w:val="24"/>
        </w:rPr>
        <w:t>, 469–486. https://doi.org/10.4054/DemRes.2002.6.17</w:t>
      </w:r>
    </w:p>
    <w:p w14:paraId="7561326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Ferreira Braga, A. L., Zanobetti, A., &amp; Schwartz, J. (2001). The time course of weather-related deaths. </w:t>
      </w:r>
      <w:r w:rsidRPr="00B27E5A">
        <w:rPr>
          <w:rFonts w:ascii="Times New Roman" w:eastAsia="Times New Roman" w:hAnsi="Times New Roman"/>
          <w:i/>
          <w:iCs/>
          <w:noProof/>
          <w:sz w:val="24"/>
        </w:rPr>
        <w:t>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12</w:t>
      </w:r>
      <w:r w:rsidRPr="00B27E5A">
        <w:rPr>
          <w:rFonts w:ascii="Times New Roman" w:eastAsia="Times New Roman" w:hAnsi="Times New Roman"/>
          <w:noProof/>
          <w:sz w:val="24"/>
        </w:rPr>
        <w:t>(6), 662–667. https://doi.org/10.1097/00001648-200111000-00014</w:t>
      </w:r>
    </w:p>
    <w:p w14:paraId="2CD8D60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Fowler, T., Southgate, R. J., Waite, T., Harrell, R., Kovats, S., Bone, A., … Murray, V. (2015). Excess winter deaths in Europe: A multi-country descriptive analysis. </w:t>
      </w:r>
      <w:r w:rsidRPr="00B27E5A">
        <w:rPr>
          <w:rFonts w:ascii="Times New Roman" w:eastAsia="Times New Roman" w:hAnsi="Times New Roman"/>
          <w:i/>
          <w:iCs/>
          <w:noProof/>
          <w:sz w:val="24"/>
        </w:rPr>
        <w:t>European Journal of Public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25</w:t>
      </w:r>
      <w:r w:rsidRPr="00B27E5A">
        <w:rPr>
          <w:rFonts w:ascii="Times New Roman" w:eastAsia="Times New Roman" w:hAnsi="Times New Roman"/>
          <w:noProof/>
          <w:sz w:val="24"/>
        </w:rPr>
        <w:t>(2), 339–345. https://doi.org/10.1093/eurpub/cku073</w:t>
      </w:r>
    </w:p>
    <w:p w14:paraId="15983871"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Gasparrini, A., Guo, Y., Hashizume, M., Lavigne, E., Zanobetti, A., Schwartz, J., … Armstrong, B. (2015). Mortality risk attributable to high and low ambient temperature: A multicountry observational study. </w:t>
      </w:r>
      <w:r w:rsidRPr="00B27E5A">
        <w:rPr>
          <w:rFonts w:ascii="Times New Roman" w:eastAsia="Times New Roman" w:hAnsi="Times New Roman"/>
          <w:i/>
          <w:iCs/>
          <w:noProof/>
          <w:sz w:val="24"/>
        </w:rPr>
        <w:t>The Lancet</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386</w:t>
      </w:r>
      <w:r w:rsidRPr="00B27E5A">
        <w:rPr>
          <w:rFonts w:ascii="Times New Roman" w:eastAsia="Times New Roman" w:hAnsi="Times New Roman"/>
          <w:noProof/>
          <w:sz w:val="24"/>
        </w:rPr>
        <w:t>(9991), 369–375. https://doi.org/10.1016/S0140-6736(14)62114-0</w:t>
      </w:r>
    </w:p>
    <w:p w14:paraId="0BBA15B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Grenfell, B. T., Bjørnstad, O. N., &amp; Kappey, J. (2001). Travelling waves and spatial hierarchies in measles epidemics. </w:t>
      </w:r>
      <w:r w:rsidRPr="00B27E5A">
        <w:rPr>
          <w:rFonts w:ascii="Times New Roman" w:eastAsia="Times New Roman" w:hAnsi="Times New Roman"/>
          <w:i/>
          <w:iCs/>
          <w:noProof/>
          <w:sz w:val="24"/>
        </w:rPr>
        <w:t>Nature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414</w:t>
      </w:r>
      <w:r w:rsidRPr="00B27E5A">
        <w:rPr>
          <w:rFonts w:ascii="Times New Roman" w:eastAsia="Times New Roman" w:hAnsi="Times New Roman"/>
          <w:noProof/>
          <w:sz w:val="24"/>
        </w:rPr>
        <w:t>(6865), 716–723. https://doi.org/10.1038/414716a</w:t>
      </w:r>
    </w:p>
    <w:p w14:paraId="7CE04FC4"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Healy, J. D. (2003). Excess winter mortality in Europe: A cross country analysis identifying key risk factors. </w:t>
      </w:r>
      <w:r w:rsidRPr="00B27E5A">
        <w:rPr>
          <w:rFonts w:ascii="Times New Roman" w:eastAsia="Times New Roman" w:hAnsi="Times New Roman"/>
          <w:i/>
          <w:iCs/>
          <w:noProof/>
          <w:sz w:val="24"/>
        </w:rPr>
        <w:t>Journal of Epidemiology and Community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57</w:t>
      </w:r>
      <w:r w:rsidRPr="00B27E5A">
        <w:rPr>
          <w:rFonts w:ascii="Times New Roman" w:eastAsia="Times New Roman" w:hAnsi="Times New Roman"/>
          <w:noProof/>
          <w:sz w:val="24"/>
        </w:rPr>
        <w:t>(10), 784–789. https://doi.org/10.1136/jech.57.10.784</w:t>
      </w:r>
    </w:p>
    <w:p w14:paraId="4461122E"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lastRenderedPageBreak/>
        <w:t xml:space="preserve">Ingram, D. D., Parker, J. D., Schenker, N., Weed, J. A., Hamilton, B., Arias, E., &amp; Madans, J. H. (2003). United States Census 2000 population with bridged race categories. </w:t>
      </w:r>
      <w:r w:rsidRPr="00B27E5A">
        <w:rPr>
          <w:rFonts w:ascii="Times New Roman" w:eastAsia="Times New Roman" w:hAnsi="Times New Roman"/>
          <w:i/>
          <w:iCs/>
          <w:noProof/>
          <w:sz w:val="24"/>
        </w:rPr>
        <w:t>Vital and Health Statistics. Series 2, Data Evaluation and Methods Research</w:t>
      </w:r>
      <w:r w:rsidRPr="00B27E5A">
        <w:rPr>
          <w:rFonts w:ascii="Times New Roman" w:eastAsia="Times New Roman" w:hAnsi="Times New Roman"/>
          <w:noProof/>
          <w:sz w:val="24"/>
        </w:rPr>
        <w:t>, (135), 1–55. Retrieved from internal-pdf://103.99.132.94/paper.pdf</w:t>
      </w:r>
    </w:p>
    <w:p w14:paraId="5B0351D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Kalkstein, A. J. (2013). Regional Similarities in Seasonal Mortality across the United States: An Examination of 28 Metropolitan Statistical Areas. </w:t>
      </w:r>
      <w:r w:rsidRPr="00B27E5A">
        <w:rPr>
          <w:rFonts w:ascii="Times New Roman" w:eastAsia="Times New Roman" w:hAnsi="Times New Roman"/>
          <w:i/>
          <w:iCs/>
          <w:noProof/>
          <w:sz w:val="24"/>
        </w:rPr>
        <w:t>PLoS ONE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8</w:t>
      </w:r>
      <w:r w:rsidRPr="00B27E5A">
        <w:rPr>
          <w:rFonts w:ascii="Times New Roman" w:eastAsia="Times New Roman" w:hAnsi="Times New Roman"/>
          <w:noProof/>
          <w:sz w:val="24"/>
        </w:rPr>
        <w:t>(5). https://doi.org/10.1371/journal.pone.0063971</w:t>
      </w:r>
    </w:p>
    <w:p w14:paraId="29678AD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Karl, T. R., &amp; Koss, W. J. (1984). Regional and national monthly, seasonal, and annual temperature weighted by area, 1895-1983.</w:t>
      </w:r>
    </w:p>
    <w:p w14:paraId="0446E70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Kimberly Miller, A. A. (2013). Smart-Home Technologies to Assist Older People to Live Well at Home. </w:t>
      </w:r>
      <w:r w:rsidRPr="00B27E5A">
        <w:rPr>
          <w:rFonts w:ascii="Times New Roman" w:eastAsia="Times New Roman" w:hAnsi="Times New Roman"/>
          <w:i/>
          <w:iCs/>
          <w:noProof/>
          <w:sz w:val="24"/>
        </w:rPr>
        <w:t>Journal of Aging Science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w:t>
      </w:r>
      <w:r w:rsidRPr="00B27E5A">
        <w:rPr>
          <w:rFonts w:ascii="Times New Roman" w:eastAsia="Times New Roman" w:hAnsi="Times New Roman"/>
          <w:noProof/>
          <w:sz w:val="24"/>
        </w:rPr>
        <w:t>(1). https://doi.org/10.4172/2329-8847.1000101</w:t>
      </w:r>
    </w:p>
    <w:p w14:paraId="2F19A78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Kinney, P. L., Schwartz, J., Pascal, M., Petkova, E., Tertre, A. Le, Medina, S., &amp; Vautard, R. (2015). Winter season mortality: Will climate warming bring benefits? </w:t>
      </w:r>
      <w:r w:rsidRPr="00B27E5A">
        <w:rPr>
          <w:rFonts w:ascii="Times New Roman" w:eastAsia="Times New Roman" w:hAnsi="Times New Roman"/>
          <w:i/>
          <w:iCs/>
          <w:noProof/>
          <w:sz w:val="24"/>
        </w:rPr>
        <w:t>Environmental Research Letters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10</w:t>
      </w:r>
      <w:r w:rsidRPr="00B27E5A">
        <w:rPr>
          <w:rFonts w:ascii="Times New Roman" w:eastAsia="Times New Roman" w:hAnsi="Times New Roman"/>
          <w:noProof/>
          <w:sz w:val="24"/>
        </w:rPr>
        <w:t>(6). https://doi.org/10.1088/1748-9326/10/6/064016</w:t>
      </w:r>
    </w:p>
    <w:p w14:paraId="063B969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Langford, I. H., &amp; Bentham, G. (1995). The potential effects of climate change on winter mortality in England and Wales. </w:t>
      </w:r>
      <w:r w:rsidRPr="00B27E5A">
        <w:rPr>
          <w:rFonts w:ascii="Times New Roman" w:eastAsia="Times New Roman" w:hAnsi="Times New Roman"/>
          <w:i/>
          <w:iCs/>
          <w:noProof/>
          <w:sz w:val="24"/>
        </w:rPr>
        <w:t>Int J Biometeorol</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38</w:t>
      </w:r>
      <w:r w:rsidRPr="00B27E5A">
        <w:rPr>
          <w:rFonts w:ascii="Times New Roman" w:eastAsia="Times New Roman" w:hAnsi="Times New Roman"/>
          <w:noProof/>
          <w:sz w:val="24"/>
        </w:rPr>
        <w:t>(3), 141–147. Retrieved from internal-pdf://189.27.88.183/art%253A10.1007%252FBF01208491.pdf</w:t>
      </w:r>
    </w:p>
    <w:p w14:paraId="370C13F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Lerchl, A. (1998). Changes in the seasonality of mortality in Germany from 1946 to 1995: the role of temperature. </w:t>
      </w:r>
      <w:r w:rsidRPr="00B27E5A">
        <w:rPr>
          <w:rFonts w:ascii="Times New Roman" w:eastAsia="Times New Roman" w:hAnsi="Times New Roman"/>
          <w:i/>
          <w:iCs/>
          <w:noProof/>
          <w:sz w:val="24"/>
        </w:rPr>
        <w:t>International Journal of Biometeorology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42</w:t>
      </w:r>
      <w:r w:rsidRPr="00B27E5A">
        <w:rPr>
          <w:rFonts w:ascii="Times New Roman" w:eastAsia="Times New Roman" w:hAnsi="Times New Roman"/>
          <w:noProof/>
          <w:sz w:val="24"/>
        </w:rPr>
        <w:t>(2), 84–88. https://doi.org/10.1007/s004840050089</w:t>
      </w:r>
    </w:p>
    <w:p w14:paraId="6565C12A"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MacDorman, M. F., &amp; Gregory, E. (2015). Fetal and Perinatal Mortality: United States, 2013. </w:t>
      </w:r>
      <w:r w:rsidRPr="00B27E5A">
        <w:rPr>
          <w:rFonts w:ascii="Times New Roman" w:eastAsia="Times New Roman" w:hAnsi="Times New Roman"/>
          <w:i/>
          <w:iCs/>
          <w:noProof/>
          <w:sz w:val="24"/>
        </w:rPr>
        <w:t>National Vital Statistics Reports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64</w:t>
      </w:r>
      <w:r w:rsidRPr="00B27E5A">
        <w:rPr>
          <w:rFonts w:ascii="Times New Roman" w:eastAsia="Times New Roman" w:hAnsi="Times New Roman"/>
          <w:noProof/>
          <w:sz w:val="24"/>
        </w:rPr>
        <w:t>(8), 1–24.</w:t>
      </w:r>
    </w:p>
    <w:p w14:paraId="0BB06671"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Mackenbach, J. P., Kunst, A. E., &amp; Looman, C. W. N. (1992). Seasonal variation in mortality in The Netherlands. </w:t>
      </w:r>
      <w:r w:rsidRPr="00B27E5A">
        <w:rPr>
          <w:rFonts w:ascii="Times New Roman" w:eastAsia="Times New Roman" w:hAnsi="Times New Roman"/>
          <w:i/>
          <w:iCs/>
          <w:noProof/>
          <w:sz w:val="24"/>
        </w:rPr>
        <w:t>Journal of Epidemiology and Community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46</w:t>
      </w:r>
      <w:r w:rsidRPr="00B27E5A">
        <w:rPr>
          <w:rFonts w:ascii="Times New Roman" w:eastAsia="Times New Roman" w:hAnsi="Times New Roman"/>
          <w:noProof/>
          <w:sz w:val="24"/>
        </w:rPr>
        <w:t>(3), 261–265. https://doi.org/10.1136/jech.46.3.261</w:t>
      </w:r>
    </w:p>
    <w:p w14:paraId="0956AC0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Martens, W. J. (1998). Climate change, thermal stress and mortality changes. </w:t>
      </w:r>
      <w:r w:rsidRPr="00B27E5A">
        <w:rPr>
          <w:rFonts w:ascii="Times New Roman" w:eastAsia="Times New Roman" w:hAnsi="Times New Roman"/>
          <w:i/>
          <w:iCs/>
          <w:noProof/>
          <w:sz w:val="24"/>
        </w:rPr>
        <w:t>Soc Sci Med</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46</w:t>
      </w:r>
      <w:r w:rsidRPr="00B27E5A">
        <w:rPr>
          <w:rFonts w:ascii="Times New Roman" w:eastAsia="Times New Roman" w:hAnsi="Times New Roman"/>
          <w:noProof/>
          <w:sz w:val="24"/>
        </w:rPr>
        <w:t>(3), 331–344. Retrieved from internal-pdf://57.13.130.132/1-s2.0-S0277953697001627-main.pdf</w:t>
      </w:r>
    </w:p>
    <w:p w14:paraId="5D12847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McKee, C. M. (1989). Deaths in winter: Can Britain learn from Europe? </w:t>
      </w:r>
      <w:r w:rsidRPr="00B27E5A">
        <w:rPr>
          <w:rFonts w:ascii="Times New Roman" w:eastAsia="Times New Roman" w:hAnsi="Times New Roman"/>
          <w:i/>
          <w:iCs/>
          <w:noProof/>
          <w:sz w:val="24"/>
        </w:rPr>
        <w:t>European Journal of 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w:t>
      </w:r>
      <w:r w:rsidRPr="00B27E5A">
        <w:rPr>
          <w:rFonts w:ascii="Times New Roman" w:eastAsia="Times New Roman" w:hAnsi="Times New Roman"/>
          <w:noProof/>
          <w:sz w:val="24"/>
        </w:rPr>
        <w:t>(2), 178–182. https://doi.org/10.1007/BF00156826</w:t>
      </w:r>
    </w:p>
    <w:p w14:paraId="2A71006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Medina-Ramón, M., &amp; Schwartz, J. (2007). Temperature, temperature extremes, and mortality: A study of acclimatisation and effect modification in 50 US cities. </w:t>
      </w:r>
      <w:r w:rsidRPr="00B27E5A">
        <w:rPr>
          <w:rFonts w:ascii="Times New Roman" w:eastAsia="Times New Roman" w:hAnsi="Times New Roman"/>
          <w:i/>
          <w:iCs/>
          <w:noProof/>
          <w:sz w:val="24"/>
        </w:rPr>
        <w:t>Occupational and Environmental Medicine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64</w:t>
      </w:r>
      <w:r w:rsidRPr="00B27E5A">
        <w:rPr>
          <w:rFonts w:ascii="Times New Roman" w:eastAsia="Times New Roman" w:hAnsi="Times New Roman"/>
          <w:noProof/>
          <w:sz w:val="24"/>
        </w:rPr>
        <w:t>(12), 827–833. https://doi.org/10.1136/oem.2007.033175</w:t>
      </w:r>
    </w:p>
    <w:p w14:paraId="4C2A5A1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Moy CM, Seltzer GO, Rodbell DT, &amp; A. D. (2002). Variability of El Nino/Southern Oscillation activity at millennial timescales during the Holocene epoch. </w:t>
      </w:r>
      <w:r w:rsidRPr="00B27E5A">
        <w:rPr>
          <w:rFonts w:ascii="Times New Roman" w:eastAsia="Times New Roman" w:hAnsi="Times New Roman"/>
          <w:i/>
          <w:iCs/>
          <w:noProof/>
          <w:sz w:val="24"/>
        </w:rPr>
        <w:t>Nature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420</w:t>
      </w:r>
      <w:r w:rsidRPr="00B27E5A">
        <w:rPr>
          <w:rFonts w:ascii="Times New Roman" w:eastAsia="Times New Roman" w:hAnsi="Times New Roman"/>
          <w:noProof/>
          <w:sz w:val="24"/>
        </w:rPr>
        <w:t>(November). https://doi.org/10.1038/nature01163.1.</w:t>
      </w:r>
    </w:p>
    <w:p w14:paraId="0FCE43C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National Highway Traffic Safety Administration. (2005). Trend and Pattern Analysis of Highway Crash Fatality By Month and Day. </w:t>
      </w:r>
      <w:r w:rsidRPr="00B27E5A">
        <w:rPr>
          <w:rFonts w:ascii="Times New Roman" w:eastAsia="Times New Roman" w:hAnsi="Times New Roman"/>
          <w:i/>
          <w:iCs/>
          <w:noProof/>
          <w:sz w:val="24"/>
        </w:rPr>
        <w:t>National Center for Statistics and Analysis (NCHS)</w:t>
      </w:r>
      <w:r w:rsidRPr="00B27E5A">
        <w:rPr>
          <w:rFonts w:ascii="Times New Roman" w:eastAsia="Times New Roman" w:hAnsi="Times New Roman"/>
          <w:noProof/>
          <w:sz w:val="24"/>
        </w:rPr>
        <w:t>, (March).</w:t>
      </w:r>
    </w:p>
    <w:p w14:paraId="770AD798"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Public Health England. (2017). The Cold Weather Plan for England. </w:t>
      </w:r>
      <w:r w:rsidRPr="00B27E5A">
        <w:rPr>
          <w:rFonts w:ascii="Times New Roman" w:eastAsia="Times New Roman" w:hAnsi="Times New Roman"/>
          <w:i/>
          <w:iCs/>
          <w:noProof/>
          <w:sz w:val="24"/>
        </w:rPr>
        <w:t>Public Health England</w:t>
      </w:r>
      <w:r w:rsidRPr="00B27E5A">
        <w:rPr>
          <w:rFonts w:ascii="Times New Roman" w:eastAsia="Times New Roman" w:hAnsi="Times New Roman"/>
          <w:noProof/>
          <w:sz w:val="24"/>
        </w:rPr>
        <w:t>, (October).</w:t>
      </w:r>
    </w:p>
    <w:p w14:paraId="75FDEC2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Rau, R. (2004). Seasonality in Human Mortality.  A Demographic Approach. </w:t>
      </w:r>
      <w:r w:rsidRPr="00B27E5A">
        <w:rPr>
          <w:rFonts w:ascii="Times New Roman" w:eastAsia="Times New Roman" w:hAnsi="Times New Roman"/>
          <w:i/>
          <w:iCs/>
          <w:noProof/>
          <w:sz w:val="24"/>
        </w:rPr>
        <w:t>Wirtschafts- Und Sozialwissenschaftlichen Fakultät</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PhD</w:t>
      </w:r>
      <w:r w:rsidRPr="00B27E5A">
        <w:rPr>
          <w:rFonts w:ascii="Times New Roman" w:eastAsia="Times New Roman" w:hAnsi="Times New Roman"/>
          <w:noProof/>
          <w:sz w:val="24"/>
        </w:rPr>
        <w:t>, 361. https://doi.org/10.1007/978-3-540-44902-7</w:t>
      </w:r>
    </w:p>
    <w:p w14:paraId="2959CA2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Rau, R., Bohk-Ewald, C., Muszyńska, M. M., &amp; Vaupel, J. W. (2018). </w:t>
      </w:r>
      <w:r w:rsidRPr="00B27E5A">
        <w:rPr>
          <w:rFonts w:ascii="Times New Roman" w:eastAsia="Times New Roman" w:hAnsi="Times New Roman"/>
          <w:i/>
          <w:iCs/>
          <w:noProof/>
          <w:sz w:val="24"/>
        </w:rPr>
        <w:t>Visualizing Mortality Dynamics in the Lexis Diagram</w:t>
      </w:r>
      <w:r w:rsidRPr="00B27E5A">
        <w:rPr>
          <w:rFonts w:ascii="Times New Roman" w:eastAsia="Times New Roman" w:hAnsi="Times New Roman"/>
          <w:noProof/>
          <w:sz w:val="24"/>
        </w:rPr>
        <w:t>. https://doi.org/10.1007/978-3-319-64820-0</w:t>
      </w:r>
    </w:p>
    <w:p w14:paraId="74ADB566"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Rosenwaike, I. (1966). Seasonal Variation of Deaths in the United States, 1951–1960. </w:t>
      </w:r>
      <w:r w:rsidRPr="00B27E5A">
        <w:rPr>
          <w:rFonts w:ascii="Times New Roman" w:eastAsia="Times New Roman" w:hAnsi="Times New Roman"/>
          <w:i/>
          <w:iCs/>
          <w:noProof/>
          <w:sz w:val="24"/>
        </w:rPr>
        <w:t>Journal of the American Statistical Association</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61</w:t>
      </w:r>
      <w:r w:rsidRPr="00B27E5A">
        <w:rPr>
          <w:rFonts w:ascii="Times New Roman" w:eastAsia="Times New Roman" w:hAnsi="Times New Roman"/>
          <w:noProof/>
          <w:sz w:val="24"/>
        </w:rPr>
        <w:t xml:space="preserve">(315), 706–719. </w:t>
      </w:r>
      <w:r w:rsidRPr="00B27E5A">
        <w:rPr>
          <w:rFonts w:ascii="Times New Roman" w:eastAsia="Times New Roman" w:hAnsi="Times New Roman"/>
          <w:noProof/>
          <w:sz w:val="24"/>
        </w:rPr>
        <w:lastRenderedPageBreak/>
        <w:t>https://doi.org/10.1080/01621459.1966.10480899</w:t>
      </w:r>
    </w:p>
    <w:p w14:paraId="47150BD5"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Seretakis, D. (1997). Changing Seasonality of Mortality From Coronary Heart Disease. </w:t>
      </w:r>
      <w:r w:rsidRPr="00B27E5A">
        <w:rPr>
          <w:rFonts w:ascii="Times New Roman" w:eastAsia="Times New Roman" w:hAnsi="Times New Roman"/>
          <w:i/>
          <w:iCs/>
          <w:noProof/>
          <w:sz w:val="24"/>
        </w:rPr>
        <w:t>JAMA: The Journal of the American Medical Association</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278</w:t>
      </w:r>
      <w:r w:rsidRPr="00B27E5A">
        <w:rPr>
          <w:rFonts w:ascii="Times New Roman" w:eastAsia="Times New Roman" w:hAnsi="Times New Roman"/>
          <w:noProof/>
          <w:sz w:val="24"/>
        </w:rPr>
        <w:t>(12), 1012. https://doi.org/10.1001/jama.1997.03550120072036</w:t>
      </w:r>
    </w:p>
    <w:p w14:paraId="0D73B4F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Sheridan, S. C., Kalkstein, A. J., &amp; Kalkstein, L. S. (2009). Trends in heat-related mortality in the United States, 1975-2004. </w:t>
      </w:r>
      <w:r w:rsidRPr="00B27E5A">
        <w:rPr>
          <w:rFonts w:ascii="Times New Roman" w:eastAsia="Times New Roman" w:hAnsi="Times New Roman"/>
          <w:i/>
          <w:iCs/>
          <w:noProof/>
          <w:sz w:val="24"/>
        </w:rPr>
        <w:t>Natural Hazards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50</w:t>
      </w:r>
      <w:r w:rsidRPr="00B27E5A">
        <w:rPr>
          <w:rFonts w:ascii="Times New Roman" w:eastAsia="Times New Roman" w:hAnsi="Times New Roman"/>
          <w:noProof/>
          <w:sz w:val="24"/>
        </w:rPr>
        <w:t>(1), 145–160. https://doi.org/10.1007/s11069-008-9327-2</w:t>
      </w:r>
    </w:p>
    <w:p w14:paraId="2AF10466" w14:textId="77777777" w:rsidR="00B27E5A" w:rsidRPr="00B27E5A" w:rsidRDefault="00B27E5A" w:rsidP="00B27E5A">
      <w:pPr>
        <w:widowControl w:val="0"/>
        <w:autoSpaceDE w:val="0"/>
        <w:autoSpaceDN w:val="0"/>
        <w:adjustRightInd w:val="0"/>
        <w:spacing w:after="0" w:line="240" w:lineRule="auto"/>
        <w:ind w:left="480" w:hanging="480"/>
        <w:rPr>
          <w:rFonts w:ascii="Times New Roman" w:hAnsi="Times New Roman"/>
          <w:noProof/>
          <w:sz w:val="24"/>
        </w:rPr>
      </w:pPr>
      <w:r w:rsidRPr="00B27E5A">
        <w:rPr>
          <w:rFonts w:ascii="Times New Roman" w:eastAsia="Times New Roman" w:hAnsi="Times New Roman"/>
          <w:noProof/>
          <w:sz w:val="24"/>
        </w:rPr>
        <w:t xml:space="preserve">Simonsen, L., Reichert, T. A., Viboud, C., Blackwelder, W. C., Taylor, R. J., &amp; Miller, M. A. (2005). Impact of influenza vaccination on seasonal mortality in the US elderly population. </w:t>
      </w:r>
      <w:r w:rsidRPr="00B27E5A">
        <w:rPr>
          <w:rFonts w:ascii="Times New Roman" w:eastAsia="Times New Roman" w:hAnsi="Times New Roman"/>
          <w:i/>
          <w:iCs/>
          <w:noProof/>
          <w:sz w:val="24"/>
        </w:rPr>
        <w:t>Archives of Internal Medicine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165</w:t>
      </w:r>
      <w:r w:rsidRPr="00B27E5A">
        <w:rPr>
          <w:rFonts w:ascii="Times New Roman" w:eastAsia="Times New Roman" w:hAnsi="Times New Roman"/>
          <w:noProof/>
          <w:sz w:val="24"/>
        </w:rPr>
        <w:t>(3), 265–272. https://doi.org/10.1001/archinte.165.3.265</w:t>
      </w:r>
    </w:p>
    <w:p w14:paraId="47F9BFAE" w14:textId="01EDC126" w:rsidR="002C33D5" w:rsidRPr="006E585E" w:rsidRDefault="009D5B4B" w:rsidP="00B27E5A">
      <w:pPr>
        <w:widowControl w:val="0"/>
        <w:autoSpaceDE w:val="0"/>
        <w:autoSpaceDN w:val="0"/>
        <w:adjustRightInd w:val="0"/>
        <w:spacing w:after="0" w:line="240" w:lineRule="auto"/>
        <w:ind w:left="480" w:hanging="480"/>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7F649069" w14:textId="6AC09CFD" w:rsidR="00AB7395" w:rsidRPr="008D2E91" w:rsidRDefault="005B03DF" w:rsidP="008D2E91">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r w:rsidR="00AB7395">
        <w:rPr>
          <w:rFonts w:ascii="Times New Roman" w:hAnsi="Times New Roman"/>
          <w:b/>
          <w:color w:val="000000" w:themeColor="text1"/>
          <w:sz w:val="24"/>
          <w:szCs w:val="24"/>
        </w:rPr>
        <w:br w:type="page"/>
      </w:r>
    </w:p>
    <w:p w14:paraId="11A2DD44" w14:textId="087FE84A" w:rsidR="00AB7395" w:rsidRPr="00A24BBA" w:rsidRDefault="000210D1"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w:t>
      </w:r>
      <w:r w:rsidR="00B6502E">
        <w:rPr>
          <w:rFonts w:ascii="Times New Roman" w:hAnsi="Times New Roman"/>
          <w:color w:val="000000" w:themeColor="text1"/>
          <w:sz w:val="24"/>
          <w:szCs w:val="24"/>
        </w:rPr>
        <w:t>males</w:t>
      </w:r>
      <w:r w:rsidRPr="006E585E">
        <w:rPr>
          <w:rFonts w:ascii="Times New Roman" w:hAnsi="Times New Roman"/>
          <w:color w:val="000000" w:themeColor="text1"/>
          <w:sz w:val="24"/>
          <w:szCs w:val="24"/>
        </w:rPr>
        <w:t xml:space="preserve"> and (B) </w:t>
      </w:r>
      <w:r w:rsidR="00B6502E">
        <w:rPr>
          <w:rFonts w:ascii="Times New Roman" w:hAnsi="Times New Roman"/>
          <w:color w:val="000000" w:themeColor="text1"/>
          <w:sz w:val="24"/>
          <w:szCs w:val="24"/>
        </w:rPr>
        <w:t>females</w:t>
      </w:r>
      <w:r w:rsidRPr="006E585E">
        <w:rPr>
          <w:rFonts w:ascii="Times New Roman" w:hAnsi="Times New Roman"/>
          <w:color w:val="000000" w:themeColor="text1"/>
          <w:sz w:val="24"/>
          <w:szCs w:val="24"/>
        </w:rPr>
        <w:t>.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00EF6AD5">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r w:rsidR="0053237F" w:rsidRPr="006E585E">
        <w:rPr>
          <w:rFonts w:ascii="Times New Roman" w:hAnsi="Times New Roman"/>
          <w:color w:val="000000" w:themeColor="text1"/>
          <w:sz w:val="24"/>
          <w:szCs w:val="24"/>
        </w:rPr>
        <w:t xml:space="preserve"> </w:t>
      </w:r>
      <w:r w:rsidR="00AB7395">
        <w:rPr>
          <w:rFonts w:ascii="Times New Roman" w:hAnsi="Times New Roman"/>
          <w:b/>
          <w:color w:val="000000" w:themeColor="text1"/>
          <w:sz w:val="24"/>
          <w:szCs w:val="24"/>
        </w:rPr>
        <w:br w:type="page"/>
      </w:r>
    </w:p>
    <w:p w14:paraId="1E990617" w14:textId="59955ADD"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004D2BCA">
        <w:rPr>
          <w:rFonts w:ascii="Times New Roman" w:hAnsi="Times New Roman"/>
          <w:color w:val="000000" w:themeColor="text1"/>
          <w:sz w:val="24"/>
          <w:szCs w:val="24"/>
        </w:rPr>
        <w:t>-2013. Red arrows</w:t>
      </w:r>
      <w:r w:rsidRPr="006E585E">
        <w:rPr>
          <w:rFonts w:ascii="Times New Roman" w:hAnsi="Times New Roman"/>
          <w:color w:val="000000" w:themeColor="text1"/>
          <w:sz w:val="24"/>
          <w:szCs w:val="24"/>
        </w:rPr>
        <w:t xml:space="preserve"> indicate the month of m</w:t>
      </w:r>
      <w:r w:rsidR="004D2BCA">
        <w:rPr>
          <w:rFonts w:ascii="Times New Roman" w:hAnsi="Times New Roman"/>
          <w:color w:val="000000" w:themeColor="text1"/>
          <w:sz w:val="24"/>
          <w:szCs w:val="24"/>
        </w:rPr>
        <w:t>aximum mortality, and green arrows</w:t>
      </w:r>
      <w:r w:rsidRPr="006E585E">
        <w:rPr>
          <w:rFonts w:ascii="Times New Roman" w:hAnsi="Times New Roman"/>
          <w:color w:val="000000" w:themeColor="text1"/>
          <w:sz w:val="24"/>
          <w:szCs w:val="24"/>
        </w:rPr>
        <w:t xml:space="preserve"> that of minimum mortality. </w:t>
      </w:r>
      <w:r w:rsidR="004D2BCA">
        <w:rPr>
          <w:rFonts w:ascii="Times New Roman" w:hAnsi="Times New Roman"/>
          <w:color w:val="000000" w:themeColor="text1"/>
          <w:sz w:val="24"/>
          <w:szCs w:val="24"/>
        </w:rPr>
        <w:t>The size of the arrow is inversely proportional to its respective 95% confidence interval</w:t>
      </w:r>
      <w:r w:rsidRPr="006E585E">
        <w:rPr>
          <w:rFonts w:ascii="Times New Roman" w:hAnsi="Times New Roman"/>
          <w:color w:val="000000" w:themeColor="text1"/>
          <w:sz w:val="24"/>
          <w:szCs w:val="24"/>
        </w:rPr>
        <w:t>. Only age-sex groups with statistically significant 12-month seasonality are included.</w:t>
      </w:r>
      <w:r w:rsidR="00AB7395">
        <w:rPr>
          <w:rFonts w:ascii="Times New Roman" w:hAnsi="Times New Roman"/>
          <w:b/>
          <w:color w:val="000000" w:themeColor="text1"/>
          <w:sz w:val="24"/>
          <w:szCs w:val="24"/>
        </w:rPr>
        <w:br w:type="page"/>
      </w:r>
    </w:p>
    <w:p w14:paraId="6C0EFD26" w14:textId="38892A08"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 xml:space="preserve">pink </w:t>
      </w:r>
      <w:r w:rsidRPr="006E585E">
        <w:rPr>
          <w:rFonts w:ascii="Times New Roman" w:hAnsi="Times New Roman"/>
          <w:color w:val="000000" w:themeColor="text1"/>
          <w:sz w:val="24"/>
          <w:szCs w:val="24"/>
        </w:rPr>
        <w:t>outline.</w:t>
      </w:r>
      <w:r w:rsidR="00AB7395">
        <w:rPr>
          <w:rFonts w:ascii="Times New Roman" w:hAnsi="Times New Roman"/>
          <w:b/>
          <w:color w:val="000000" w:themeColor="text1"/>
          <w:sz w:val="24"/>
          <w:szCs w:val="24"/>
        </w:rPr>
        <w:br w:type="page"/>
      </w:r>
    </w:p>
    <w:p w14:paraId="163DABAC" w14:textId="5810E5E6" w:rsidR="00AB7395" w:rsidRPr="00A24BBA" w:rsidRDefault="0036381E" w:rsidP="00A24BBA">
      <w:pPr>
        <w:spacing w:line="480" w:lineRule="auto"/>
        <w:jc w:val="both"/>
      </w:pPr>
      <w:r w:rsidRPr="006E585E">
        <w:rPr>
          <w:rFonts w:ascii="Times New Roman" w:hAnsi="Times New Roman"/>
          <w:b/>
          <w:color w:val="000000" w:themeColor="text1"/>
          <w:sz w:val="24"/>
          <w:szCs w:val="24"/>
        </w:rPr>
        <w:lastRenderedPageBreak/>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D257CC">
        <w:rPr>
          <w:rFonts w:ascii="Times New Roman" w:hAnsi="Times New Roman"/>
          <w:color w:val="000000" w:themeColor="text1"/>
          <w:sz w:val="24"/>
          <w:szCs w:val="24"/>
        </w:rPr>
        <w:t xml:space="preserve">See Supplementary Figure </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r w:rsidR="00AB7395">
        <w:rPr>
          <w:rFonts w:ascii="Times New Roman" w:hAnsi="Times New Roman"/>
          <w:b/>
          <w:color w:val="000000" w:themeColor="text1"/>
          <w:sz w:val="24"/>
          <w:szCs w:val="24"/>
        </w:rPr>
        <w:br w:type="page"/>
      </w:r>
    </w:p>
    <w:p w14:paraId="448A4DE3" w14:textId="2DD07E91" w:rsidR="00AB7395" w:rsidRPr="00A24BBA" w:rsidRDefault="0036381E" w:rsidP="00A24BBA">
      <w:pPr>
        <w:spacing w:after="0" w:line="48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r w:rsidR="00AB7395">
        <w:rPr>
          <w:rFonts w:ascii="Times New Roman" w:hAnsi="Times New Roman"/>
          <w:b/>
          <w:sz w:val="24"/>
          <w:szCs w:val="24"/>
        </w:rPr>
        <w:br w:type="page"/>
      </w:r>
    </w:p>
    <w:p w14:paraId="25392012" w14:textId="77777777" w:rsidR="00A95645" w:rsidRDefault="00641FFF" w:rsidP="00910AF9">
      <w:pPr>
        <w:spacing w:after="0" w:line="480" w:lineRule="auto"/>
        <w:jc w:val="both"/>
        <w:rPr>
          <w:ins w:id="51" w:author="Parks, Robbie M" w:date="2018-06-19T17:04:00Z"/>
          <w:rFonts w:ascii="Times New Roman" w:hAnsi="Times New Roman"/>
          <w:color w:val="000000" w:themeColor="text1"/>
          <w:sz w:val="24"/>
          <w:szCs w:val="24"/>
        </w:rPr>
      </w:pPr>
      <w:r>
        <w:rPr>
          <w:rFonts w:ascii="Times New Roman" w:hAnsi="Times New Roman"/>
          <w:b/>
          <w:sz w:val="24"/>
          <w:szCs w:val="24"/>
        </w:rPr>
        <w:lastRenderedPageBreak/>
        <w:t xml:space="preserve">Supplementary Figure </w:t>
      </w:r>
      <w:r w:rsidR="004B374F" w:rsidRPr="007E031A">
        <w:rPr>
          <w:rFonts w:ascii="Times New Roman" w:hAnsi="Times New Roman"/>
          <w:b/>
          <w:sz w:val="24"/>
          <w:szCs w:val="24"/>
        </w:rPr>
        <w:t>1</w:t>
      </w:r>
      <w:r w:rsidR="0053237F" w:rsidRPr="007E031A">
        <w:rPr>
          <w:rFonts w:ascii="Times New Roman" w:hAnsi="Times New Roman"/>
          <w:b/>
          <w:sz w:val="24"/>
          <w:szCs w:val="24"/>
        </w:rPr>
        <w:t>:</w:t>
      </w:r>
      <w:r w:rsidR="0053237F" w:rsidRPr="00934D53">
        <w:rPr>
          <w:rFonts w:ascii="Times New Roman" w:hAnsi="Times New Roman"/>
          <w:b/>
        </w:rPr>
        <w:t xml:space="preserve"> </w:t>
      </w:r>
      <w:r w:rsidR="0053237F"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0053237F"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p w14:paraId="008B4A63" w14:textId="77777777" w:rsidR="00A95645" w:rsidRDefault="00A95645">
      <w:pPr>
        <w:spacing w:after="0" w:line="240" w:lineRule="auto"/>
        <w:rPr>
          <w:ins w:id="52" w:author="Parks, Robbie M" w:date="2018-06-19T17:04:00Z"/>
          <w:rFonts w:ascii="Times New Roman" w:hAnsi="Times New Roman"/>
          <w:color w:val="000000" w:themeColor="text1"/>
          <w:sz w:val="24"/>
          <w:szCs w:val="24"/>
        </w:rPr>
      </w:pPr>
      <w:ins w:id="53" w:author="Parks, Robbie M" w:date="2018-06-19T17:04:00Z">
        <w:r>
          <w:rPr>
            <w:rFonts w:ascii="Times New Roman" w:hAnsi="Times New Roman"/>
            <w:color w:val="000000" w:themeColor="text1"/>
            <w:sz w:val="24"/>
            <w:szCs w:val="24"/>
          </w:rPr>
          <w:br w:type="page"/>
        </w:r>
      </w:ins>
    </w:p>
    <w:p w14:paraId="273C103A" w14:textId="63651500" w:rsidR="00E32D18" w:rsidRDefault="00A95645" w:rsidP="00910AF9">
      <w:pPr>
        <w:spacing w:after="0" w:line="480" w:lineRule="auto"/>
        <w:jc w:val="both"/>
        <w:rPr>
          <w:ins w:id="54" w:author="Parks, Robbie M" w:date="2018-06-19T17:05:00Z"/>
          <w:rFonts w:ascii="Times New Roman" w:hAnsi="Times New Roman"/>
          <w:b/>
          <w:color w:val="000000" w:themeColor="text1"/>
          <w:sz w:val="24"/>
          <w:szCs w:val="24"/>
        </w:rPr>
      </w:pPr>
      <w:ins w:id="55" w:author="Parks, Robbie M" w:date="2018-06-19T17:04:00Z">
        <w:r>
          <w:rPr>
            <w:rFonts w:ascii="Times New Roman" w:hAnsi="Times New Roman"/>
            <w:b/>
            <w:color w:val="000000" w:themeColor="text1"/>
            <w:sz w:val="24"/>
            <w:szCs w:val="24"/>
          </w:rPr>
          <w:lastRenderedPageBreak/>
          <w:t>Table 1:</w:t>
        </w:r>
      </w:ins>
      <w:ins w:id="56" w:author="Parks, Robbie M" w:date="2018-06-19T17:05:00Z">
        <w:r w:rsidR="00E32D18">
          <w:rPr>
            <w:rFonts w:ascii="Times New Roman" w:hAnsi="Times New Roman"/>
            <w:b/>
            <w:color w:val="000000" w:themeColor="text1"/>
            <w:sz w:val="24"/>
            <w:szCs w:val="24"/>
          </w:rPr>
          <w:t xml:space="preserve"> </w:t>
        </w:r>
      </w:ins>
      <w:ins w:id="57" w:author="Parks, Robbie M" w:date="2018-06-19T17:06:00Z">
        <w:r w:rsidR="00182928">
          <w:rPr>
            <w:rFonts w:ascii="Times New Roman" w:hAnsi="Times New Roman"/>
            <w:color w:val="000000" w:themeColor="text1"/>
            <w:sz w:val="24"/>
            <w:szCs w:val="24"/>
          </w:rPr>
          <w:t>Total number of deaths</w:t>
        </w:r>
      </w:ins>
      <w:ins w:id="58" w:author="Parks, Robbie M" w:date="2018-06-19T17:23:00Z">
        <w:r w:rsidR="00182928">
          <w:rPr>
            <w:rFonts w:ascii="Times New Roman" w:hAnsi="Times New Roman"/>
            <w:color w:val="000000" w:themeColor="text1"/>
            <w:sz w:val="24"/>
            <w:szCs w:val="24"/>
          </w:rPr>
          <w:t>,</w:t>
        </w:r>
      </w:ins>
      <w:ins w:id="59" w:author="Parks, Robbie M" w:date="2018-06-19T17:06:00Z">
        <w:r w:rsidR="00182928">
          <w:rPr>
            <w:rFonts w:ascii="Times New Roman" w:hAnsi="Times New Roman"/>
            <w:color w:val="000000" w:themeColor="text1"/>
            <w:sz w:val="24"/>
            <w:szCs w:val="24"/>
          </w:rPr>
          <w:t xml:space="preserve"> by cause of death </w:t>
        </w:r>
      </w:ins>
      <w:ins w:id="60" w:author="Parks, Robbie M" w:date="2018-06-19T17:23:00Z">
        <w:r w:rsidR="00182928">
          <w:rPr>
            <w:rFonts w:ascii="Times New Roman" w:hAnsi="Times New Roman"/>
            <w:color w:val="000000" w:themeColor="text1"/>
            <w:sz w:val="24"/>
            <w:szCs w:val="24"/>
          </w:rPr>
          <w:t>and</w:t>
        </w:r>
      </w:ins>
      <w:ins w:id="61" w:author="Parks, Robbie M" w:date="2018-06-19T17:06:00Z">
        <w:r w:rsidR="00162EC4">
          <w:rPr>
            <w:rFonts w:ascii="Times New Roman" w:hAnsi="Times New Roman"/>
            <w:color w:val="000000" w:themeColor="text1"/>
            <w:sz w:val="24"/>
            <w:szCs w:val="24"/>
          </w:rPr>
          <w:t xml:space="preserve"> sex</w:t>
        </w:r>
      </w:ins>
      <w:ins w:id="62" w:author="Parks, Robbie M" w:date="2018-06-19T17:23:00Z">
        <w:r w:rsidR="00182928">
          <w:rPr>
            <w:rFonts w:ascii="Times New Roman" w:hAnsi="Times New Roman"/>
            <w:color w:val="000000" w:themeColor="text1"/>
            <w:sz w:val="24"/>
            <w:szCs w:val="24"/>
          </w:rPr>
          <w:t xml:space="preserve">, </w:t>
        </w:r>
        <w:r w:rsidR="008912A2">
          <w:rPr>
            <w:rFonts w:ascii="Times New Roman" w:hAnsi="Times New Roman"/>
            <w:color w:val="000000" w:themeColor="text1"/>
            <w:sz w:val="24"/>
            <w:szCs w:val="24"/>
          </w:rPr>
          <w:t>1980-2016.</w:t>
        </w:r>
        <w:r w:rsidR="00182928">
          <w:rPr>
            <w:rFonts w:ascii="Times New Roman" w:hAnsi="Times New Roman"/>
            <w:color w:val="000000" w:themeColor="text1"/>
            <w:sz w:val="24"/>
            <w:szCs w:val="24"/>
          </w:rPr>
          <w:t xml:space="preserve"> </w:t>
        </w:r>
      </w:ins>
      <w:ins w:id="63" w:author="Parks, Robbie M" w:date="2018-06-19T17:04:00Z">
        <w:r>
          <w:rPr>
            <w:rFonts w:ascii="Times New Roman" w:hAnsi="Times New Roman"/>
            <w:b/>
            <w:color w:val="000000" w:themeColor="text1"/>
            <w:sz w:val="24"/>
            <w:szCs w:val="24"/>
          </w:rPr>
          <w:t xml:space="preserve"> </w:t>
        </w:r>
      </w:ins>
    </w:p>
    <w:tbl>
      <w:tblPr>
        <w:tblW w:w="9500" w:type="dxa"/>
        <w:tblLook w:val="04A0" w:firstRow="1" w:lastRow="0" w:firstColumn="1" w:lastColumn="0" w:noHBand="0" w:noVBand="1"/>
      </w:tblPr>
      <w:tblGrid>
        <w:gridCol w:w="283"/>
        <w:gridCol w:w="283"/>
        <w:gridCol w:w="5466"/>
        <w:gridCol w:w="1309"/>
        <w:gridCol w:w="1309"/>
        <w:gridCol w:w="1313"/>
      </w:tblGrid>
      <w:tr w:rsidR="00CE3BE6" w:rsidRPr="00CE3BE6" w14:paraId="065217E5" w14:textId="77777777" w:rsidTr="00CE3BE6">
        <w:trPr>
          <w:trHeight w:val="320"/>
          <w:ins w:id="64"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D64DB" w14:textId="77777777" w:rsidR="00CE3BE6" w:rsidRPr="00CE3BE6" w:rsidRDefault="00CE3BE6" w:rsidP="00CE3BE6">
            <w:pPr>
              <w:spacing w:after="0" w:line="240" w:lineRule="auto"/>
              <w:jc w:val="center"/>
              <w:rPr>
                <w:ins w:id="65" w:author="Parks, Robbie M" w:date="2018-06-19T17:22:00Z"/>
                <w:rFonts w:eastAsia="Times New Roman"/>
                <w:b/>
                <w:bCs/>
                <w:color w:val="000000"/>
                <w:sz w:val="24"/>
                <w:szCs w:val="24"/>
                <w:lang w:eastAsia="en-GB"/>
              </w:rPr>
            </w:pPr>
            <w:ins w:id="66" w:author="Parks, Robbie M" w:date="2018-06-19T17:22:00Z">
              <w:r w:rsidRPr="00CE3BE6">
                <w:rPr>
                  <w:rFonts w:eastAsia="Times New Roman"/>
                  <w:b/>
                  <w:bCs/>
                  <w:color w:val="000000"/>
                  <w:sz w:val="24"/>
                  <w:szCs w:val="24"/>
                  <w:lang w:eastAsia="en-GB"/>
                </w:rPr>
                <w:t>Cause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292FC8E" w14:textId="77777777" w:rsidR="00CE3BE6" w:rsidRPr="00CE3BE6" w:rsidRDefault="00CE3BE6" w:rsidP="00CE3BE6">
            <w:pPr>
              <w:spacing w:after="0" w:line="240" w:lineRule="auto"/>
              <w:rPr>
                <w:ins w:id="67" w:author="Parks, Robbie M" w:date="2018-06-19T17:22:00Z"/>
                <w:rFonts w:eastAsia="Times New Roman"/>
                <w:b/>
                <w:bCs/>
                <w:color w:val="000000"/>
                <w:sz w:val="24"/>
                <w:szCs w:val="24"/>
                <w:lang w:eastAsia="en-GB"/>
              </w:rPr>
            </w:pPr>
            <w:ins w:id="68" w:author="Parks, Robbie M" w:date="2018-06-19T17:22:00Z">
              <w:r w:rsidRPr="00CE3BE6">
                <w:rPr>
                  <w:rFonts w:eastAsia="Times New Roman"/>
                  <w:b/>
                  <w:bCs/>
                  <w:color w:val="000000"/>
                  <w:sz w:val="24"/>
                  <w:szCs w:val="24"/>
                  <w:lang w:eastAsia="en-GB"/>
                </w:rPr>
                <w:t>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5BEF82A4" w14:textId="77777777" w:rsidR="00CE3BE6" w:rsidRPr="00CE3BE6" w:rsidRDefault="00CE3BE6" w:rsidP="00CE3BE6">
            <w:pPr>
              <w:spacing w:after="0" w:line="240" w:lineRule="auto"/>
              <w:rPr>
                <w:ins w:id="69" w:author="Parks, Robbie M" w:date="2018-06-19T17:22:00Z"/>
                <w:rFonts w:eastAsia="Times New Roman"/>
                <w:b/>
                <w:bCs/>
                <w:color w:val="000000"/>
                <w:sz w:val="24"/>
                <w:szCs w:val="24"/>
                <w:lang w:eastAsia="en-GB"/>
              </w:rPr>
            </w:pPr>
            <w:ins w:id="70" w:author="Parks, Robbie M" w:date="2018-06-19T17:22:00Z">
              <w:r w:rsidRPr="00CE3BE6">
                <w:rPr>
                  <w:rFonts w:eastAsia="Times New Roman"/>
                  <w:b/>
                  <w:bCs/>
                  <w:color w:val="000000"/>
                  <w:sz w:val="24"/>
                  <w:szCs w:val="24"/>
                  <w:lang w:eastAsia="en-GB"/>
                </w:rPr>
                <w:t>Female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E73AA1F" w14:textId="77777777" w:rsidR="00CE3BE6" w:rsidRPr="00CE3BE6" w:rsidRDefault="00CE3BE6" w:rsidP="00CE3BE6">
            <w:pPr>
              <w:spacing w:after="0" w:line="240" w:lineRule="auto"/>
              <w:rPr>
                <w:ins w:id="71" w:author="Parks, Robbie M" w:date="2018-06-19T17:22:00Z"/>
                <w:rFonts w:eastAsia="Times New Roman"/>
                <w:b/>
                <w:bCs/>
                <w:color w:val="000000"/>
                <w:sz w:val="24"/>
                <w:szCs w:val="24"/>
                <w:lang w:eastAsia="en-GB"/>
              </w:rPr>
            </w:pPr>
            <w:ins w:id="72" w:author="Parks, Robbie M" w:date="2018-06-19T17:22:00Z">
              <w:r w:rsidRPr="00CE3BE6">
                <w:rPr>
                  <w:rFonts w:eastAsia="Times New Roman"/>
                  <w:b/>
                  <w:bCs/>
                  <w:color w:val="000000"/>
                  <w:sz w:val="24"/>
                  <w:szCs w:val="24"/>
                  <w:lang w:eastAsia="en-GB"/>
                </w:rPr>
                <w:t>Total</w:t>
              </w:r>
            </w:ins>
          </w:p>
        </w:tc>
      </w:tr>
      <w:tr w:rsidR="00CE3BE6" w:rsidRPr="00CE3BE6" w14:paraId="6D499388" w14:textId="77777777" w:rsidTr="00CE3BE6">
        <w:trPr>
          <w:trHeight w:val="320"/>
          <w:ins w:id="73"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B5B40" w14:textId="77777777" w:rsidR="00CE3BE6" w:rsidRPr="00CE3BE6" w:rsidRDefault="00CE3BE6" w:rsidP="00CE3BE6">
            <w:pPr>
              <w:spacing w:after="0" w:line="240" w:lineRule="auto"/>
              <w:jc w:val="center"/>
              <w:rPr>
                <w:ins w:id="74" w:author="Parks, Robbie M" w:date="2018-06-19T17:22:00Z"/>
                <w:rFonts w:eastAsia="Times New Roman"/>
                <w:b/>
                <w:bCs/>
                <w:color w:val="000000"/>
                <w:sz w:val="24"/>
                <w:szCs w:val="24"/>
                <w:lang w:eastAsia="en-GB"/>
              </w:rPr>
            </w:pPr>
            <w:ins w:id="75" w:author="Parks, Robbie M" w:date="2018-06-19T17:22:00Z">
              <w:r w:rsidRPr="00CE3BE6">
                <w:rPr>
                  <w:rFonts w:eastAsia="Times New Roman"/>
                  <w:b/>
                  <w:bCs/>
                  <w:color w:val="000000"/>
                  <w:sz w:val="24"/>
                  <w:szCs w:val="24"/>
                  <w:lang w:eastAsia="en-GB"/>
                </w:rPr>
                <w:t>All cause</w:t>
              </w:r>
            </w:ins>
          </w:p>
        </w:tc>
        <w:tc>
          <w:tcPr>
            <w:tcW w:w="1220" w:type="dxa"/>
            <w:tcBorders>
              <w:top w:val="nil"/>
              <w:left w:val="nil"/>
              <w:bottom w:val="single" w:sz="4" w:space="0" w:color="auto"/>
              <w:right w:val="single" w:sz="4" w:space="0" w:color="auto"/>
            </w:tcBorders>
            <w:shd w:val="clear" w:color="auto" w:fill="auto"/>
            <w:noWrap/>
            <w:vAlign w:val="bottom"/>
            <w:hideMark/>
          </w:tcPr>
          <w:p w14:paraId="2F985C6D" w14:textId="77777777" w:rsidR="00CE3BE6" w:rsidRPr="00CE3BE6" w:rsidRDefault="00CE3BE6" w:rsidP="00CE3BE6">
            <w:pPr>
              <w:spacing w:after="0" w:line="240" w:lineRule="auto"/>
              <w:jc w:val="right"/>
              <w:rPr>
                <w:ins w:id="76" w:author="Parks, Robbie M" w:date="2018-06-19T17:22:00Z"/>
                <w:rFonts w:eastAsia="Times New Roman"/>
                <w:color w:val="000000"/>
                <w:sz w:val="24"/>
                <w:szCs w:val="24"/>
                <w:lang w:eastAsia="en-GB"/>
              </w:rPr>
            </w:pPr>
            <w:ins w:id="77" w:author="Parks, Robbie M" w:date="2018-06-19T17:22:00Z">
              <w:r w:rsidRPr="00CE3BE6">
                <w:rPr>
                  <w:rFonts w:eastAsia="Times New Roman"/>
                  <w:color w:val="000000"/>
                  <w:sz w:val="24"/>
                  <w:szCs w:val="24"/>
                  <w:lang w:eastAsia="en-GB"/>
                </w:rPr>
                <w:t>43,558,203</w:t>
              </w:r>
            </w:ins>
          </w:p>
        </w:tc>
        <w:tc>
          <w:tcPr>
            <w:tcW w:w="1220" w:type="dxa"/>
            <w:tcBorders>
              <w:top w:val="nil"/>
              <w:left w:val="nil"/>
              <w:bottom w:val="single" w:sz="4" w:space="0" w:color="auto"/>
              <w:right w:val="single" w:sz="4" w:space="0" w:color="auto"/>
            </w:tcBorders>
            <w:shd w:val="clear" w:color="auto" w:fill="auto"/>
            <w:noWrap/>
            <w:vAlign w:val="bottom"/>
            <w:hideMark/>
          </w:tcPr>
          <w:p w14:paraId="031E8197" w14:textId="77777777" w:rsidR="00CE3BE6" w:rsidRPr="00CE3BE6" w:rsidRDefault="00CE3BE6" w:rsidP="00CE3BE6">
            <w:pPr>
              <w:spacing w:after="0" w:line="240" w:lineRule="auto"/>
              <w:jc w:val="right"/>
              <w:rPr>
                <w:ins w:id="78" w:author="Parks, Robbie M" w:date="2018-06-19T17:22:00Z"/>
                <w:rFonts w:eastAsia="Times New Roman"/>
                <w:color w:val="000000"/>
                <w:sz w:val="24"/>
                <w:szCs w:val="24"/>
                <w:lang w:eastAsia="en-GB"/>
              </w:rPr>
            </w:pPr>
            <w:ins w:id="79" w:author="Parks, Robbie M" w:date="2018-06-19T17:22:00Z">
              <w:r w:rsidRPr="00CE3BE6">
                <w:rPr>
                  <w:rFonts w:eastAsia="Times New Roman"/>
                  <w:color w:val="000000"/>
                  <w:sz w:val="24"/>
                  <w:szCs w:val="24"/>
                  <w:lang w:eastAsia="en-GB"/>
                </w:rPr>
                <w:t>42,295,973</w:t>
              </w:r>
            </w:ins>
          </w:p>
        </w:tc>
        <w:tc>
          <w:tcPr>
            <w:tcW w:w="1220" w:type="dxa"/>
            <w:tcBorders>
              <w:top w:val="nil"/>
              <w:left w:val="nil"/>
              <w:bottom w:val="single" w:sz="4" w:space="0" w:color="auto"/>
              <w:right w:val="single" w:sz="4" w:space="0" w:color="auto"/>
            </w:tcBorders>
            <w:shd w:val="clear" w:color="auto" w:fill="auto"/>
            <w:noWrap/>
            <w:vAlign w:val="bottom"/>
            <w:hideMark/>
          </w:tcPr>
          <w:p w14:paraId="445E35FA" w14:textId="77777777" w:rsidR="00CE3BE6" w:rsidRPr="009156EA" w:rsidRDefault="00CE3BE6" w:rsidP="00CE3BE6">
            <w:pPr>
              <w:spacing w:after="0" w:line="240" w:lineRule="auto"/>
              <w:jc w:val="right"/>
              <w:rPr>
                <w:ins w:id="80" w:author="Parks, Robbie M" w:date="2018-06-19T17:22:00Z"/>
                <w:rFonts w:eastAsia="Times New Roman"/>
                <w:b/>
                <w:color w:val="000000"/>
                <w:sz w:val="24"/>
                <w:szCs w:val="24"/>
                <w:lang w:eastAsia="en-GB"/>
                <w:rPrChange w:id="81" w:author="Parks, Robbie M" w:date="2018-06-19T17:23:00Z">
                  <w:rPr>
                    <w:ins w:id="82" w:author="Parks, Robbie M" w:date="2018-06-19T17:22:00Z"/>
                    <w:rFonts w:eastAsia="Times New Roman"/>
                    <w:color w:val="000000"/>
                    <w:sz w:val="24"/>
                    <w:szCs w:val="24"/>
                    <w:lang w:eastAsia="en-GB"/>
                  </w:rPr>
                </w:rPrChange>
              </w:rPr>
            </w:pPr>
            <w:ins w:id="83" w:author="Parks, Robbie M" w:date="2018-06-19T17:22:00Z">
              <w:r w:rsidRPr="009156EA">
                <w:rPr>
                  <w:rFonts w:eastAsia="Times New Roman"/>
                  <w:b/>
                  <w:color w:val="000000"/>
                  <w:sz w:val="24"/>
                  <w:szCs w:val="24"/>
                  <w:lang w:eastAsia="en-GB"/>
                  <w:rPrChange w:id="84" w:author="Parks, Robbie M" w:date="2018-06-19T17:23:00Z">
                    <w:rPr>
                      <w:rFonts w:eastAsia="Times New Roman"/>
                      <w:color w:val="000000"/>
                      <w:sz w:val="24"/>
                      <w:szCs w:val="24"/>
                      <w:lang w:eastAsia="en-GB"/>
                    </w:rPr>
                  </w:rPrChange>
                </w:rPr>
                <w:t>85,854,176</w:t>
              </w:r>
            </w:ins>
          </w:p>
        </w:tc>
      </w:tr>
      <w:tr w:rsidR="00CE3BE6" w:rsidRPr="00CE3BE6" w14:paraId="5C16207F" w14:textId="77777777" w:rsidTr="00CE3BE6">
        <w:trPr>
          <w:trHeight w:val="320"/>
          <w:ins w:id="8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AADC5D6" w14:textId="77777777" w:rsidR="00CE3BE6" w:rsidRPr="00CE3BE6" w:rsidRDefault="00CE3BE6" w:rsidP="00CE3BE6">
            <w:pPr>
              <w:spacing w:after="0" w:line="240" w:lineRule="auto"/>
              <w:rPr>
                <w:ins w:id="86" w:author="Parks, Robbie M" w:date="2018-06-19T17:22:00Z"/>
                <w:rFonts w:ascii="Helvetica" w:eastAsia="Times New Roman" w:hAnsi="Helvetica"/>
                <w:color w:val="000000"/>
                <w:sz w:val="24"/>
                <w:szCs w:val="24"/>
                <w:lang w:eastAsia="en-GB"/>
              </w:rPr>
            </w:pPr>
            <w:ins w:id="87" w:author="Parks, Robbie M" w:date="2018-06-19T17:22:00Z">
              <w:r w:rsidRPr="00CE3BE6">
                <w:rPr>
                  <w:rFonts w:ascii="Helvetica" w:eastAsia="Times New Roman" w:hAnsi="Helvetica"/>
                  <w:color w:val="000000"/>
                  <w:sz w:val="24"/>
                  <w:szCs w:val="24"/>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78B7F48" w14:textId="77777777" w:rsidR="00CE3BE6" w:rsidRPr="00CE3BE6" w:rsidRDefault="00CE3BE6" w:rsidP="00CE3BE6">
            <w:pPr>
              <w:spacing w:after="0" w:line="240" w:lineRule="auto"/>
              <w:jc w:val="center"/>
              <w:rPr>
                <w:ins w:id="88" w:author="Parks, Robbie M" w:date="2018-06-19T17:22:00Z"/>
                <w:rFonts w:eastAsia="Times New Roman"/>
                <w:b/>
                <w:bCs/>
                <w:color w:val="000000"/>
                <w:sz w:val="24"/>
                <w:szCs w:val="24"/>
                <w:lang w:eastAsia="en-GB"/>
              </w:rPr>
            </w:pPr>
            <w:ins w:id="89" w:author="Parks, Robbie M" w:date="2018-06-19T17:22:00Z">
              <w:r w:rsidRPr="00CE3BE6">
                <w:rPr>
                  <w:rFonts w:eastAsia="Times New Roman"/>
                  <w:b/>
                  <w:bCs/>
                  <w:color w:val="000000"/>
                  <w:sz w:val="24"/>
                  <w:szCs w:val="24"/>
                  <w:lang w:eastAsia="en-GB"/>
                </w:rPr>
                <w:t>Cancer</w:t>
              </w:r>
            </w:ins>
          </w:p>
        </w:tc>
        <w:tc>
          <w:tcPr>
            <w:tcW w:w="1220" w:type="dxa"/>
            <w:tcBorders>
              <w:top w:val="nil"/>
              <w:left w:val="nil"/>
              <w:bottom w:val="single" w:sz="4" w:space="0" w:color="auto"/>
              <w:right w:val="single" w:sz="4" w:space="0" w:color="auto"/>
            </w:tcBorders>
            <w:shd w:val="clear" w:color="auto" w:fill="auto"/>
            <w:noWrap/>
            <w:vAlign w:val="bottom"/>
            <w:hideMark/>
          </w:tcPr>
          <w:p w14:paraId="7D9EAD24" w14:textId="77777777" w:rsidR="00CE3BE6" w:rsidRPr="00CE3BE6" w:rsidRDefault="00CE3BE6" w:rsidP="00CE3BE6">
            <w:pPr>
              <w:spacing w:after="0" w:line="240" w:lineRule="auto"/>
              <w:jc w:val="right"/>
              <w:rPr>
                <w:ins w:id="90" w:author="Parks, Robbie M" w:date="2018-06-19T17:22:00Z"/>
                <w:rFonts w:eastAsia="Times New Roman"/>
                <w:color w:val="000000"/>
                <w:sz w:val="24"/>
                <w:szCs w:val="24"/>
                <w:lang w:eastAsia="en-GB"/>
              </w:rPr>
            </w:pPr>
            <w:ins w:id="91" w:author="Parks, Robbie M" w:date="2018-06-19T17:22:00Z">
              <w:r w:rsidRPr="00CE3BE6">
                <w:rPr>
                  <w:rFonts w:eastAsia="Times New Roman"/>
                  <w:color w:val="000000"/>
                  <w:sz w:val="24"/>
                  <w:szCs w:val="24"/>
                  <w:lang w:eastAsia="en-GB"/>
                </w:rPr>
                <w:t>10,481,582</w:t>
              </w:r>
            </w:ins>
          </w:p>
        </w:tc>
        <w:tc>
          <w:tcPr>
            <w:tcW w:w="1220" w:type="dxa"/>
            <w:tcBorders>
              <w:top w:val="nil"/>
              <w:left w:val="nil"/>
              <w:bottom w:val="single" w:sz="4" w:space="0" w:color="auto"/>
              <w:right w:val="single" w:sz="4" w:space="0" w:color="auto"/>
            </w:tcBorders>
            <w:shd w:val="clear" w:color="auto" w:fill="auto"/>
            <w:noWrap/>
            <w:vAlign w:val="bottom"/>
            <w:hideMark/>
          </w:tcPr>
          <w:p w14:paraId="4B6542ED" w14:textId="77777777" w:rsidR="00CE3BE6" w:rsidRPr="00CE3BE6" w:rsidRDefault="00CE3BE6" w:rsidP="00CE3BE6">
            <w:pPr>
              <w:spacing w:after="0" w:line="240" w:lineRule="auto"/>
              <w:jc w:val="right"/>
              <w:rPr>
                <w:ins w:id="92" w:author="Parks, Robbie M" w:date="2018-06-19T17:22:00Z"/>
                <w:rFonts w:eastAsia="Times New Roman"/>
                <w:color w:val="000000"/>
                <w:sz w:val="24"/>
                <w:szCs w:val="24"/>
                <w:lang w:eastAsia="en-GB"/>
              </w:rPr>
            </w:pPr>
            <w:ins w:id="93" w:author="Parks, Robbie M" w:date="2018-06-19T17:22:00Z">
              <w:r w:rsidRPr="00CE3BE6">
                <w:rPr>
                  <w:rFonts w:eastAsia="Times New Roman"/>
                  <w:color w:val="000000"/>
                  <w:sz w:val="24"/>
                  <w:szCs w:val="24"/>
                  <w:lang w:eastAsia="en-GB"/>
                </w:rPr>
                <w:t>9,476,530</w:t>
              </w:r>
            </w:ins>
          </w:p>
        </w:tc>
        <w:tc>
          <w:tcPr>
            <w:tcW w:w="1220" w:type="dxa"/>
            <w:tcBorders>
              <w:top w:val="nil"/>
              <w:left w:val="nil"/>
              <w:bottom w:val="single" w:sz="4" w:space="0" w:color="auto"/>
              <w:right w:val="single" w:sz="4" w:space="0" w:color="auto"/>
            </w:tcBorders>
            <w:shd w:val="clear" w:color="auto" w:fill="auto"/>
            <w:noWrap/>
            <w:vAlign w:val="bottom"/>
            <w:hideMark/>
          </w:tcPr>
          <w:p w14:paraId="06C559E3" w14:textId="77777777" w:rsidR="00CE3BE6" w:rsidRPr="00CE3BE6" w:rsidRDefault="00CE3BE6" w:rsidP="00CE3BE6">
            <w:pPr>
              <w:spacing w:after="0" w:line="240" w:lineRule="auto"/>
              <w:jc w:val="right"/>
              <w:rPr>
                <w:ins w:id="94" w:author="Parks, Robbie M" w:date="2018-06-19T17:22:00Z"/>
                <w:rFonts w:eastAsia="Times New Roman"/>
                <w:color w:val="000000"/>
                <w:sz w:val="24"/>
                <w:szCs w:val="24"/>
                <w:lang w:eastAsia="en-GB"/>
              </w:rPr>
            </w:pPr>
            <w:ins w:id="95" w:author="Parks, Robbie M" w:date="2018-06-19T17:22:00Z">
              <w:r w:rsidRPr="00CE3BE6">
                <w:rPr>
                  <w:rFonts w:eastAsia="Times New Roman"/>
                  <w:color w:val="000000"/>
                  <w:sz w:val="24"/>
                  <w:szCs w:val="24"/>
                  <w:lang w:eastAsia="en-GB"/>
                </w:rPr>
                <w:t>19,958,112</w:t>
              </w:r>
            </w:ins>
          </w:p>
        </w:tc>
      </w:tr>
      <w:tr w:rsidR="00CE3BE6" w:rsidRPr="00CE3BE6" w14:paraId="55DB0418" w14:textId="77777777" w:rsidTr="00CE3BE6">
        <w:trPr>
          <w:trHeight w:val="320"/>
          <w:ins w:id="9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7E98978" w14:textId="77777777" w:rsidR="00CE3BE6" w:rsidRPr="00CE3BE6" w:rsidRDefault="00CE3BE6" w:rsidP="00CE3BE6">
            <w:pPr>
              <w:spacing w:after="0" w:line="240" w:lineRule="auto"/>
              <w:rPr>
                <w:ins w:id="97" w:author="Parks, Robbie M" w:date="2018-06-19T17:22:00Z"/>
                <w:rFonts w:ascii="Helvetica" w:eastAsia="Times New Roman" w:hAnsi="Helvetica"/>
                <w:color w:val="000000"/>
                <w:sz w:val="24"/>
                <w:szCs w:val="24"/>
                <w:lang w:eastAsia="en-GB"/>
              </w:rPr>
            </w:pPr>
            <w:ins w:id="98" w:author="Parks, Robbie M" w:date="2018-06-19T17:22:00Z">
              <w:r w:rsidRPr="00CE3BE6">
                <w:rPr>
                  <w:rFonts w:ascii="Helvetica" w:eastAsia="Times New Roman" w:hAnsi="Helvetica"/>
                  <w:color w:val="000000"/>
                  <w:sz w:val="24"/>
                  <w:szCs w:val="24"/>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4B988F" w14:textId="77777777" w:rsidR="00CE3BE6" w:rsidRPr="00CE3BE6" w:rsidRDefault="00CE3BE6" w:rsidP="00CE3BE6">
            <w:pPr>
              <w:spacing w:after="0" w:line="240" w:lineRule="auto"/>
              <w:jc w:val="center"/>
              <w:rPr>
                <w:ins w:id="99" w:author="Parks, Robbie M" w:date="2018-06-19T17:22:00Z"/>
                <w:rFonts w:eastAsia="Times New Roman"/>
                <w:b/>
                <w:bCs/>
                <w:color w:val="000000"/>
                <w:sz w:val="24"/>
                <w:szCs w:val="24"/>
                <w:lang w:eastAsia="en-GB"/>
              </w:rPr>
            </w:pPr>
            <w:ins w:id="100" w:author="Parks, Robbie M" w:date="2018-06-19T17:22:00Z">
              <w:r w:rsidRPr="00CE3BE6">
                <w:rPr>
                  <w:rFonts w:eastAsia="Times New Roman"/>
                  <w:b/>
                  <w:bCs/>
                  <w:color w:val="000000"/>
                  <w:sz w:val="24"/>
                  <w:szCs w:val="24"/>
                  <w:lang w:eastAsia="en-GB"/>
                </w:rPr>
                <w:t>Cardiorespiratory</w:t>
              </w:r>
            </w:ins>
          </w:p>
        </w:tc>
        <w:tc>
          <w:tcPr>
            <w:tcW w:w="1220" w:type="dxa"/>
            <w:tcBorders>
              <w:top w:val="nil"/>
              <w:left w:val="nil"/>
              <w:bottom w:val="single" w:sz="4" w:space="0" w:color="auto"/>
              <w:right w:val="single" w:sz="4" w:space="0" w:color="auto"/>
            </w:tcBorders>
            <w:shd w:val="clear" w:color="auto" w:fill="auto"/>
            <w:noWrap/>
            <w:vAlign w:val="bottom"/>
            <w:hideMark/>
          </w:tcPr>
          <w:p w14:paraId="3028893B" w14:textId="77777777" w:rsidR="00CE3BE6" w:rsidRPr="00CE3BE6" w:rsidRDefault="00CE3BE6" w:rsidP="00CE3BE6">
            <w:pPr>
              <w:spacing w:after="0" w:line="240" w:lineRule="auto"/>
              <w:jc w:val="right"/>
              <w:rPr>
                <w:ins w:id="101" w:author="Parks, Robbie M" w:date="2018-06-19T17:22:00Z"/>
                <w:rFonts w:eastAsia="Times New Roman"/>
                <w:color w:val="000000"/>
                <w:sz w:val="24"/>
                <w:szCs w:val="24"/>
                <w:lang w:eastAsia="en-GB"/>
              </w:rPr>
            </w:pPr>
            <w:ins w:id="102" w:author="Parks, Robbie M" w:date="2018-06-19T17:22:00Z">
              <w:r w:rsidRPr="00CE3BE6">
                <w:rPr>
                  <w:rFonts w:eastAsia="Times New Roman"/>
                  <w:color w:val="000000"/>
                  <w:sz w:val="24"/>
                  <w:szCs w:val="24"/>
                  <w:lang w:eastAsia="en-GB"/>
                </w:rPr>
                <w:t>20,168,049</w:t>
              </w:r>
            </w:ins>
          </w:p>
        </w:tc>
        <w:tc>
          <w:tcPr>
            <w:tcW w:w="1220" w:type="dxa"/>
            <w:tcBorders>
              <w:top w:val="nil"/>
              <w:left w:val="nil"/>
              <w:bottom w:val="single" w:sz="4" w:space="0" w:color="auto"/>
              <w:right w:val="single" w:sz="4" w:space="0" w:color="auto"/>
            </w:tcBorders>
            <w:shd w:val="clear" w:color="auto" w:fill="auto"/>
            <w:noWrap/>
            <w:vAlign w:val="bottom"/>
            <w:hideMark/>
          </w:tcPr>
          <w:p w14:paraId="1E2569C3" w14:textId="77777777" w:rsidR="00CE3BE6" w:rsidRPr="00CE3BE6" w:rsidRDefault="00CE3BE6" w:rsidP="00CE3BE6">
            <w:pPr>
              <w:spacing w:after="0" w:line="240" w:lineRule="auto"/>
              <w:jc w:val="right"/>
              <w:rPr>
                <w:ins w:id="103" w:author="Parks, Robbie M" w:date="2018-06-19T17:22:00Z"/>
                <w:rFonts w:eastAsia="Times New Roman"/>
                <w:color w:val="000000"/>
                <w:sz w:val="24"/>
                <w:szCs w:val="24"/>
                <w:lang w:eastAsia="en-GB"/>
              </w:rPr>
            </w:pPr>
            <w:ins w:id="104" w:author="Parks, Robbie M" w:date="2018-06-19T17:22:00Z">
              <w:r w:rsidRPr="00CE3BE6">
                <w:rPr>
                  <w:rFonts w:eastAsia="Times New Roman"/>
                  <w:color w:val="000000"/>
                  <w:sz w:val="24"/>
                  <w:szCs w:val="24"/>
                  <w:lang w:eastAsia="en-GB"/>
                </w:rPr>
                <w:t>21,109,525</w:t>
              </w:r>
            </w:ins>
          </w:p>
        </w:tc>
        <w:tc>
          <w:tcPr>
            <w:tcW w:w="1220" w:type="dxa"/>
            <w:tcBorders>
              <w:top w:val="nil"/>
              <w:left w:val="nil"/>
              <w:bottom w:val="single" w:sz="4" w:space="0" w:color="auto"/>
              <w:right w:val="single" w:sz="4" w:space="0" w:color="auto"/>
            </w:tcBorders>
            <w:shd w:val="clear" w:color="auto" w:fill="auto"/>
            <w:noWrap/>
            <w:vAlign w:val="bottom"/>
            <w:hideMark/>
          </w:tcPr>
          <w:p w14:paraId="1C5722B4" w14:textId="77777777" w:rsidR="00CE3BE6" w:rsidRPr="00CE3BE6" w:rsidRDefault="00CE3BE6" w:rsidP="00CE3BE6">
            <w:pPr>
              <w:spacing w:after="0" w:line="240" w:lineRule="auto"/>
              <w:jc w:val="right"/>
              <w:rPr>
                <w:ins w:id="105" w:author="Parks, Robbie M" w:date="2018-06-19T17:22:00Z"/>
                <w:rFonts w:eastAsia="Times New Roman"/>
                <w:color w:val="000000"/>
                <w:sz w:val="24"/>
                <w:szCs w:val="24"/>
                <w:lang w:eastAsia="en-GB"/>
              </w:rPr>
            </w:pPr>
            <w:ins w:id="106" w:author="Parks, Robbie M" w:date="2018-06-19T17:22:00Z">
              <w:r w:rsidRPr="00CE3BE6">
                <w:rPr>
                  <w:rFonts w:eastAsia="Times New Roman"/>
                  <w:color w:val="000000"/>
                  <w:sz w:val="24"/>
                  <w:szCs w:val="24"/>
                  <w:lang w:eastAsia="en-GB"/>
                </w:rPr>
                <w:t>41,277,574</w:t>
              </w:r>
            </w:ins>
          </w:p>
        </w:tc>
      </w:tr>
      <w:tr w:rsidR="00CE3BE6" w:rsidRPr="00CE3BE6" w14:paraId="23145168" w14:textId="77777777" w:rsidTr="00CE3BE6">
        <w:trPr>
          <w:trHeight w:val="320"/>
          <w:ins w:id="10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E38E91B" w14:textId="77777777" w:rsidR="00CE3BE6" w:rsidRPr="00CE3BE6" w:rsidRDefault="00CE3BE6" w:rsidP="00CE3BE6">
            <w:pPr>
              <w:spacing w:after="0" w:line="240" w:lineRule="auto"/>
              <w:rPr>
                <w:ins w:id="108" w:author="Parks, Robbie M" w:date="2018-06-19T17:22:00Z"/>
                <w:rFonts w:ascii="Helvetica" w:eastAsia="Times New Roman" w:hAnsi="Helvetica"/>
                <w:color w:val="000000"/>
                <w:sz w:val="24"/>
                <w:szCs w:val="24"/>
                <w:lang w:eastAsia="en-GB"/>
              </w:rPr>
            </w:pPr>
            <w:ins w:id="109"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8538939" w14:textId="77777777" w:rsidR="00CE3BE6" w:rsidRPr="00CE3BE6" w:rsidRDefault="00CE3BE6" w:rsidP="00CE3BE6">
            <w:pPr>
              <w:spacing w:after="0" w:line="240" w:lineRule="auto"/>
              <w:rPr>
                <w:ins w:id="110" w:author="Parks, Robbie M" w:date="2018-06-19T17:22:00Z"/>
                <w:rFonts w:ascii="Helvetica" w:eastAsia="Times New Roman" w:hAnsi="Helvetica"/>
                <w:color w:val="000000"/>
                <w:sz w:val="24"/>
                <w:szCs w:val="24"/>
                <w:lang w:eastAsia="en-GB"/>
              </w:rPr>
            </w:pPr>
            <w:ins w:id="111"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7C4366F" w14:textId="77777777" w:rsidR="00CE3BE6" w:rsidRPr="00CE3BE6" w:rsidRDefault="00CE3BE6" w:rsidP="00CE3BE6">
            <w:pPr>
              <w:spacing w:after="0" w:line="240" w:lineRule="auto"/>
              <w:rPr>
                <w:ins w:id="112" w:author="Parks, Robbie M" w:date="2018-06-19T17:22:00Z"/>
                <w:rFonts w:eastAsia="Times New Roman"/>
                <w:b/>
                <w:bCs/>
                <w:color w:val="000000"/>
                <w:sz w:val="24"/>
                <w:szCs w:val="24"/>
                <w:lang w:eastAsia="en-GB"/>
              </w:rPr>
            </w:pPr>
            <w:ins w:id="113" w:author="Parks, Robbie M" w:date="2018-06-19T17:22:00Z">
              <w:r w:rsidRPr="00CE3BE6">
                <w:rPr>
                  <w:rFonts w:eastAsia="Times New Roman"/>
                  <w:b/>
                  <w:bCs/>
                  <w:color w:val="000000"/>
                  <w:sz w:val="24"/>
                  <w:szCs w:val="24"/>
                  <w:lang w:eastAsia="en-GB"/>
                </w:rPr>
                <w:t>Cardiovascular</w:t>
              </w:r>
            </w:ins>
          </w:p>
        </w:tc>
        <w:tc>
          <w:tcPr>
            <w:tcW w:w="1220" w:type="dxa"/>
            <w:tcBorders>
              <w:top w:val="nil"/>
              <w:left w:val="nil"/>
              <w:bottom w:val="single" w:sz="4" w:space="0" w:color="auto"/>
              <w:right w:val="single" w:sz="4" w:space="0" w:color="auto"/>
            </w:tcBorders>
            <w:shd w:val="clear" w:color="auto" w:fill="auto"/>
            <w:noWrap/>
            <w:vAlign w:val="bottom"/>
            <w:hideMark/>
          </w:tcPr>
          <w:p w14:paraId="7D691B5C" w14:textId="77777777" w:rsidR="00CE3BE6" w:rsidRPr="00CE3BE6" w:rsidRDefault="00CE3BE6" w:rsidP="00CE3BE6">
            <w:pPr>
              <w:spacing w:after="0" w:line="240" w:lineRule="auto"/>
              <w:jc w:val="right"/>
              <w:rPr>
                <w:ins w:id="114" w:author="Parks, Robbie M" w:date="2018-06-19T17:22:00Z"/>
                <w:rFonts w:eastAsia="Times New Roman"/>
                <w:color w:val="000000"/>
                <w:sz w:val="24"/>
                <w:szCs w:val="24"/>
                <w:lang w:eastAsia="en-GB"/>
              </w:rPr>
            </w:pPr>
            <w:ins w:id="115" w:author="Parks, Robbie M" w:date="2018-06-19T17:22:00Z">
              <w:r w:rsidRPr="00CE3BE6">
                <w:rPr>
                  <w:rFonts w:eastAsia="Times New Roman"/>
                  <w:color w:val="000000"/>
                  <w:sz w:val="24"/>
                  <w:szCs w:val="24"/>
                  <w:lang w:eastAsia="en-GB"/>
                </w:rPr>
                <w:t>16,238,344</w:t>
              </w:r>
            </w:ins>
          </w:p>
        </w:tc>
        <w:tc>
          <w:tcPr>
            <w:tcW w:w="1220" w:type="dxa"/>
            <w:tcBorders>
              <w:top w:val="nil"/>
              <w:left w:val="nil"/>
              <w:bottom w:val="single" w:sz="4" w:space="0" w:color="auto"/>
              <w:right w:val="single" w:sz="4" w:space="0" w:color="auto"/>
            </w:tcBorders>
            <w:shd w:val="clear" w:color="auto" w:fill="auto"/>
            <w:noWrap/>
            <w:vAlign w:val="bottom"/>
            <w:hideMark/>
          </w:tcPr>
          <w:p w14:paraId="444B8CDC" w14:textId="77777777" w:rsidR="00CE3BE6" w:rsidRPr="00CE3BE6" w:rsidRDefault="00CE3BE6" w:rsidP="00CE3BE6">
            <w:pPr>
              <w:spacing w:after="0" w:line="240" w:lineRule="auto"/>
              <w:jc w:val="right"/>
              <w:rPr>
                <w:ins w:id="116" w:author="Parks, Robbie M" w:date="2018-06-19T17:22:00Z"/>
                <w:rFonts w:eastAsia="Times New Roman"/>
                <w:color w:val="000000"/>
                <w:sz w:val="24"/>
                <w:szCs w:val="24"/>
                <w:lang w:eastAsia="en-GB"/>
              </w:rPr>
            </w:pPr>
            <w:ins w:id="117" w:author="Parks, Robbie M" w:date="2018-06-19T17:22:00Z">
              <w:r w:rsidRPr="00CE3BE6">
                <w:rPr>
                  <w:rFonts w:eastAsia="Times New Roman"/>
                  <w:color w:val="000000"/>
                  <w:sz w:val="24"/>
                  <w:szCs w:val="24"/>
                  <w:lang w:eastAsia="en-GB"/>
                </w:rPr>
                <w:t>17,210,556</w:t>
              </w:r>
            </w:ins>
          </w:p>
        </w:tc>
        <w:tc>
          <w:tcPr>
            <w:tcW w:w="1220" w:type="dxa"/>
            <w:tcBorders>
              <w:top w:val="nil"/>
              <w:left w:val="nil"/>
              <w:bottom w:val="single" w:sz="4" w:space="0" w:color="auto"/>
              <w:right w:val="single" w:sz="4" w:space="0" w:color="auto"/>
            </w:tcBorders>
            <w:shd w:val="clear" w:color="auto" w:fill="auto"/>
            <w:noWrap/>
            <w:vAlign w:val="bottom"/>
            <w:hideMark/>
          </w:tcPr>
          <w:p w14:paraId="2167B841" w14:textId="77777777" w:rsidR="00CE3BE6" w:rsidRPr="00CE3BE6" w:rsidRDefault="00CE3BE6" w:rsidP="00CE3BE6">
            <w:pPr>
              <w:spacing w:after="0" w:line="240" w:lineRule="auto"/>
              <w:jc w:val="right"/>
              <w:rPr>
                <w:ins w:id="118" w:author="Parks, Robbie M" w:date="2018-06-19T17:22:00Z"/>
                <w:rFonts w:eastAsia="Times New Roman"/>
                <w:color w:val="000000"/>
                <w:sz w:val="24"/>
                <w:szCs w:val="24"/>
                <w:lang w:eastAsia="en-GB"/>
              </w:rPr>
            </w:pPr>
            <w:ins w:id="119" w:author="Parks, Robbie M" w:date="2018-06-19T17:22:00Z">
              <w:r w:rsidRPr="00CE3BE6">
                <w:rPr>
                  <w:rFonts w:eastAsia="Times New Roman"/>
                  <w:color w:val="000000"/>
                  <w:sz w:val="24"/>
                  <w:szCs w:val="24"/>
                  <w:lang w:eastAsia="en-GB"/>
                </w:rPr>
                <w:t>33,448,900</w:t>
              </w:r>
            </w:ins>
          </w:p>
        </w:tc>
      </w:tr>
      <w:tr w:rsidR="00CE3BE6" w:rsidRPr="00CE3BE6" w14:paraId="43743FC2" w14:textId="77777777" w:rsidTr="00CE3BE6">
        <w:trPr>
          <w:trHeight w:val="320"/>
          <w:ins w:id="12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83DAAC" w14:textId="77777777" w:rsidR="00CE3BE6" w:rsidRPr="00CE3BE6" w:rsidRDefault="00CE3BE6" w:rsidP="00CE3BE6">
            <w:pPr>
              <w:spacing w:after="0" w:line="240" w:lineRule="auto"/>
              <w:rPr>
                <w:ins w:id="121" w:author="Parks, Robbie M" w:date="2018-06-19T17:22:00Z"/>
                <w:rFonts w:ascii="Helvetica" w:eastAsia="Times New Roman" w:hAnsi="Helvetica"/>
                <w:color w:val="000000"/>
                <w:sz w:val="24"/>
                <w:szCs w:val="24"/>
                <w:lang w:eastAsia="en-GB"/>
              </w:rPr>
            </w:pPr>
            <w:ins w:id="122"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2668D4CC" w14:textId="77777777" w:rsidR="00CE3BE6" w:rsidRPr="00CE3BE6" w:rsidRDefault="00CE3BE6" w:rsidP="00CE3BE6">
            <w:pPr>
              <w:spacing w:after="0" w:line="240" w:lineRule="auto"/>
              <w:rPr>
                <w:ins w:id="123" w:author="Parks, Robbie M" w:date="2018-06-19T17:22:00Z"/>
                <w:rFonts w:ascii="Helvetica" w:eastAsia="Times New Roman" w:hAnsi="Helvetica"/>
                <w:color w:val="000000"/>
                <w:sz w:val="24"/>
                <w:szCs w:val="24"/>
                <w:lang w:eastAsia="en-GB"/>
              </w:rPr>
            </w:pPr>
            <w:ins w:id="124"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EB8678F" w14:textId="77777777" w:rsidR="00CE3BE6" w:rsidRPr="00CE3BE6" w:rsidRDefault="00CE3BE6" w:rsidP="00CE3BE6">
            <w:pPr>
              <w:spacing w:after="0" w:line="240" w:lineRule="auto"/>
              <w:rPr>
                <w:ins w:id="125" w:author="Parks, Robbie M" w:date="2018-06-19T17:22:00Z"/>
                <w:rFonts w:eastAsia="Times New Roman"/>
                <w:b/>
                <w:bCs/>
                <w:color w:val="000000"/>
                <w:sz w:val="24"/>
                <w:szCs w:val="24"/>
                <w:lang w:eastAsia="en-GB"/>
              </w:rPr>
            </w:pPr>
            <w:ins w:id="126" w:author="Parks, Robbie M" w:date="2018-06-19T17:22:00Z">
              <w:r w:rsidRPr="00CE3BE6">
                <w:rPr>
                  <w:rFonts w:eastAsia="Times New Roman"/>
                  <w:b/>
                  <w:bCs/>
                  <w:color w:val="000000"/>
                  <w:sz w:val="24"/>
                  <w:szCs w:val="24"/>
                  <w:lang w:eastAsia="en-GB"/>
                </w:rPr>
                <w:t>Chronic respiratory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23699D70" w14:textId="77777777" w:rsidR="00CE3BE6" w:rsidRPr="00CE3BE6" w:rsidRDefault="00CE3BE6" w:rsidP="00CE3BE6">
            <w:pPr>
              <w:spacing w:after="0" w:line="240" w:lineRule="auto"/>
              <w:jc w:val="right"/>
              <w:rPr>
                <w:ins w:id="127" w:author="Parks, Robbie M" w:date="2018-06-19T17:22:00Z"/>
                <w:rFonts w:eastAsia="Times New Roman"/>
                <w:color w:val="000000"/>
                <w:sz w:val="24"/>
                <w:szCs w:val="24"/>
                <w:lang w:eastAsia="en-GB"/>
              </w:rPr>
            </w:pPr>
            <w:ins w:id="128" w:author="Parks, Robbie M" w:date="2018-06-19T17:22:00Z">
              <w:r w:rsidRPr="00CE3BE6">
                <w:rPr>
                  <w:rFonts w:eastAsia="Times New Roman"/>
                  <w:color w:val="000000"/>
                  <w:sz w:val="24"/>
                  <w:szCs w:val="24"/>
                  <w:lang w:eastAsia="en-GB"/>
                </w:rPr>
                <w:t>2,791,652</w:t>
              </w:r>
            </w:ins>
          </w:p>
        </w:tc>
        <w:tc>
          <w:tcPr>
            <w:tcW w:w="1220" w:type="dxa"/>
            <w:tcBorders>
              <w:top w:val="nil"/>
              <w:left w:val="nil"/>
              <w:bottom w:val="single" w:sz="4" w:space="0" w:color="auto"/>
              <w:right w:val="single" w:sz="4" w:space="0" w:color="auto"/>
            </w:tcBorders>
            <w:shd w:val="clear" w:color="auto" w:fill="auto"/>
            <w:noWrap/>
            <w:vAlign w:val="bottom"/>
            <w:hideMark/>
          </w:tcPr>
          <w:p w14:paraId="25C985EA" w14:textId="77777777" w:rsidR="00CE3BE6" w:rsidRPr="00CE3BE6" w:rsidRDefault="00CE3BE6" w:rsidP="00CE3BE6">
            <w:pPr>
              <w:spacing w:after="0" w:line="240" w:lineRule="auto"/>
              <w:jc w:val="right"/>
              <w:rPr>
                <w:ins w:id="129" w:author="Parks, Robbie M" w:date="2018-06-19T17:22:00Z"/>
                <w:rFonts w:eastAsia="Times New Roman"/>
                <w:color w:val="000000"/>
                <w:sz w:val="24"/>
                <w:szCs w:val="24"/>
                <w:lang w:eastAsia="en-GB"/>
              </w:rPr>
            </w:pPr>
            <w:ins w:id="130" w:author="Parks, Robbie M" w:date="2018-06-19T17:22:00Z">
              <w:r w:rsidRPr="00CE3BE6">
                <w:rPr>
                  <w:rFonts w:eastAsia="Times New Roman"/>
                  <w:color w:val="000000"/>
                  <w:sz w:val="24"/>
                  <w:szCs w:val="24"/>
                  <w:lang w:eastAsia="en-GB"/>
                </w:rPr>
                <w:t>2,595,950</w:t>
              </w:r>
            </w:ins>
          </w:p>
        </w:tc>
        <w:tc>
          <w:tcPr>
            <w:tcW w:w="1220" w:type="dxa"/>
            <w:tcBorders>
              <w:top w:val="nil"/>
              <w:left w:val="nil"/>
              <w:bottom w:val="single" w:sz="4" w:space="0" w:color="auto"/>
              <w:right w:val="single" w:sz="4" w:space="0" w:color="auto"/>
            </w:tcBorders>
            <w:shd w:val="clear" w:color="auto" w:fill="auto"/>
            <w:noWrap/>
            <w:vAlign w:val="bottom"/>
            <w:hideMark/>
          </w:tcPr>
          <w:p w14:paraId="3F232CA3" w14:textId="77777777" w:rsidR="00CE3BE6" w:rsidRPr="00CE3BE6" w:rsidRDefault="00CE3BE6" w:rsidP="00CE3BE6">
            <w:pPr>
              <w:spacing w:after="0" w:line="240" w:lineRule="auto"/>
              <w:jc w:val="right"/>
              <w:rPr>
                <w:ins w:id="131" w:author="Parks, Robbie M" w:date="2018-06-19T17:22:00Z"/>
                <w:rFonts w:eastAsia="Times New Roman"/>
                <w:color w:val="000000"/>
                <w:sz w:val="24"/>
                <w:szCs w:val="24"/>
                <w:lang w:eastAsia="en-GB"/>
              </w:rPr>
            </w:pPr>
            <w:ins w:id="132" w:author="Parks, Robbie M" w:date="2018-06-19T17:22:00Z">
              <w:r w:rsidRPr="00CE3BE6">
                <w:rPr>
                  <w:rFonts w:eastAsia="Times New Roman"/>
                  <w:color w:val="000000"/>
                  <w:sz w:val="24"/>
                  <w:szCs w:val="24"/>
                  <w:lang w:eastAsia="en-GB"/>
                </w:rPr>
                <w:t>5,387,602</w:t>
              </w:r>
            </w:ins>
          </w:p>
        </w:tc>
      </w:tr>
      <w:tr w:rsidR="00CE3BE6" w:rsidRPr="00CE3BE6" w14:paraId="217946F1" w14:textId="77777777" w:rsidTr="00CE3BE6">
        <w:trPr>
          <w:trHeight w:val="320"/>
          <w:ins w:id="133"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BEC772" w14:textId="77777777" w:rsidR="00CE3BE6" w:rsidRPr="00CE3BE6" w:rsidRDefault="00CE3BE6" w:rsidP="00CE3BE6">
            <w:pPr>
              <w:spacing w:after="0" w:line="240" w:lineRule="auto"/>
              <w:rPr>
                <w:ins w:id="134" w:author="Parks, Robbie M" w:date="2018-06-19T17:22:00Z"/>
                <w:rFonts w:ascii="Helvetica" w:eastAsia="Times New Roman" w:hAnsi="Helvetica"/>
                <w:color w:val="000000"/>
                <w:sz w:val="24"/>
                <w:szCs w:val="24"/>
                <w:lang w:eastAsia="en-GB"/>
              </w:rPr>
            </w:pPr>
            <w:ins w:id="135"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AF655AC" w14:textId="77777777" w:rsidR="00CE3BE6" w:rsidRPr="00CE3BE6" w:rsidRDefault="00CE3BE6" w:rsidP="00CE3BE6">
            <w:pPr>
              <w:spacing w:after="0" w:line="240" w:lineRule="auto"/>
              <w:rPr>
                <w:ins w:id="136" w:author="Parks, Robbie M" w:date="2018-06-19T17:22:00Z"/>
                <w:rFonts w:ascii="Helvetica" w:eastAsia="Times New Roman" w:hAnsi="Helvetica"/>
                <w:color w:val="000000"/>
                <w:sz w:val="24"/>
                <w:szCs w:val="24"/>
                <w:lang w:eastAsia="en-GB"/>
              </w:rPr>
            </w:pPr>
            <w:ins w:id="137"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5741B1F3" w14:textId="77777777" w:rsidR="00CE3BE6" w:rsidRPr="00CE3BE6" w:rsidRDefault="00CE3BE6" w:rsidP="00CE3BE6">
            <w:pPr>
              <w:spacing w:after="0" w:line="240" w:lineRule="auto"/>
              <w:rPr>
                <w:ins w:id="138" w:author="Parks, Robbie M" w:date="2018-06-19T17:22:00Z"/>
                <w:rFonts w:eastAsia="Times New Roman"/>
                <w:b/>
                <w:bCs/>
                <w:color w:val="000000"/>
                <w:sz w:val="24"/>
                <w:szCs w:val="24"/>
                <w:lang w:eastAsia="en-GB"/>
              </w:rPr>
            </w:pPr>
            <w:ins w:id="139" w:author="Parks, Robbie M" w:date="2018-06-19T17:22:00Z">
              <w:r w:rsidRPr="00CE3BE6">
                <w:rPr>
                  <w:rFonts w:eastAsia="Times New Roman"/>
                  <w:b/>
                  <w:bCs/>
                  <w:color w:val="000000"/>
                  <w:sz w:val="24"/>
                  <w:szCs w:val="24"/>
                  <w:lang w:eastAsia="en-GB"/>
                </w:rPr>
                <w:t>Respiratory infections</w:t>
              </w:r>
            </w:ins>
          </w:p>
        </w:tc>
        <w:tc>
          <w:tcPr>
            <w:tcW w:w="1220" w:type="dxa"/>
            <w:tcBorders>
              <w:top w:val="nil"/>
              <w:left w:val="nil"/>
              <w:bottom w:val="single" w:sz="4" w:space="0" w:color="auto"/>
              <w:right w:val="single" w:sz="4" w:space="0" w:color="auto"/>
            </w:tcBorders>
            <w:shd w:val="clear" w:color="auto" w:fill="auto"/>
            <w:noWrap/>
            <w:vAlign w:val="bottom"/>
            <w:hideMark/>
          </w:tcPr>
          <w:p w14:paraId="0E54AAE5" w14:textId="77777777" w:rsidR="00CE3BE6" w:rsidRPr="00CE3BE6" w:rsidRDefault="00CE3BE6" w:rsidP="00CE3BE6">
            <w:pPr>
              <w:spacing w:after="0" w:line="240" w:lineRule="auto"/>
              <w:jc w:val="right"/>
              <w:rPr>
                <w:ins w:id="140" w:author="Parks, Robbie M" w:date="2018-06-19T17:22:00Z"/>
                <w:rFonts w:eastAsia="Times New Roman"/>
                <w:color w:val="000000"/>
                <w:sz w:val="24"/>
                <w:szCs w:val="24"/>
                <w:lang w:eastAsia="en-GB"/>
              </w:rPr>
            </w:pPr>
            <w:ins w:id="141" w:author="Parks, Robbie M" w:date="2018-06-19T17:22:00Z">
              <w:r w:rsidRPr="00CE3BE6">
                <w:rPr>
                  <w:rFonts w:eastAsia="Times New Roman"/>
                  <w:color w:val="000000"/>
                  <w:sz w:val="24"/>
                  <w:szCs w:val="24"/>
                  <w:lang w:eastAsia="en-GB"/>
                </w:rPr>
                <w:t>1,138,053</w:t>
              </w:r>
            </w:ins>
          </w:p>
        </w:tc>
        <w:tc>
          <w:tcPr>
            <w:tcW w:w="1220" w:type="dxa"/>
            <w:tcBorders>
              <w:top w:val="nil"/>
              <w:left w:val="nil"/>
              <w:bottom w:val="single" w:sz="4" w:space="0" w:color="auto"/>
              <w:right w:val="single" w:sz="4" w:space="0" w:color="auto"/>
            </w:tcBorders>
            <w:shd w:val="clear" w:color="auto" w:fill="auto"/>
            <w:noWrap/>
            <w:vAlign w:val="bottom"/>
            <w:hideMark/>
          </w:tcPr>
          <w:p w14:paraId="612CD115" w14:textId="77777777" w:rsidR="00CE3BE6" w:rsidRPr="00CE3BE6" w:rsidRDefault="00CE3BE6" w:rsidP="00CE3BE6">
            <w:pPr>
              <w:spacing w:after="0" w:line="240" w:lineRule="auto"/>
              <w:jc w:val="right"/>
              <w:rPr>
                <w:ins w:id="142" w:author="Parks, Robbie M" w:date="2018-06-19T17:22:00Z"/>
                <w:rFonts w:eastAsia="Times New Roman"/>
                <w:color w:val="000000"/>
                <w:sz w:val="24"/>
                <w:szCs w:val="24"/>
                <w:lang w:eastAsia="en-GB"/>
              </w:rPr>
            </w:pPr>
            <w:ins w:id="143" w:author="Parks, Robbie M" w:date="2018-06-19T17:22:00Z">
              <w:r w:rsidRPr="00CE3BE6">
                <w:rPr>
                  <w:rFonts w:eastAsia="Times New Roman"/>
                  <w:color w:val="000000"/>
                  <w:sz w:val="24"/>
                  <w:szCs w:val="24"/>
                  <w:lang w:eastAsia="en-GB"/>
                </w:rPr>
                <w:t>1,303,019</w:t>
              </w:r>
            </w:ins>
          </w:p>
        </w:tc>
        <w:tc>
          <w:tcPr>
            <w:tcW w:w="1220" w:type="dxa"/>
            <w:tcBorders>
              <w:top w:val="nil"/>
              <w:left w:val="nil"/>
              <w:bottom w:val="single" w:sz="4" w:space="0" w:color="auto"/>
              <w:right w:val="single" w:sz="4" w:space="0" w:color="auto"/>
            </w:tcBorders>
            <w:shd w:val="clear" w:color="auto" w:fill="auto"/>
            <w:noWrap/>
            <w:vAlign w:val="bottom"/>
            <w:hideMark/>
          </w:tcPr>
          <w:p w14:paraId="0F5DEDD2" w14:textId="77777777" w:rsidR="00CE3BE6" w:rsidRPr="00CE3BE6" w:rsidRDefault="00CE3BE6" w:rsidP="00CE3BE6">
            <w:pPr>
              <w:spacing w:after="0" w:line="240" w:lineRule="auto"/>
              <w:jc w:val="right"/>
              <w:rPr>
                <w:ins w:id="144" w:author="Parks, Robbie M" w:date="2018-06-19T17:22:00Z"/>
                <w:rFonts w:eastAsia="Times New Roman"/>
                <w:color w:val="000000"/>
                <w:sz w:val="24"/>
                <w:szCs w:val="24"/>
                <w:lang w:eastAsia="en-GB"/>
              </w:rPr>
            </w:pPr>
            <w:ins w:id="145" w:author="Parks, Robbie M" w:date="2018-06-19T17:22:00Z">
              <w:r w:rsidRPr="00CE3BE6">
                <w:rPr>
                  <w:rFonts w:eastAsia="Times New Roman"/>
                  <w:color w:val="000000"/>
                  <w:sz w:val="24"/>
                  <w:szCs w:val="24"/>
                  <w:lang w:eastAsia="en-GB"/>
                </w:rPr>
                <w:t>2,441,072</w:t>
              </w:r>
            </w:ins>
          </w:p>
        </w:tc>
      </w:tr>
      <w:tr w:rsidR="00CE3BE6" w:rsidRPr="00CE3BE6" w14:paraId="53B7C3DD" w14:textId="77777777" w:rsidTr="00CE3BE6">
        <w:trPr>
          <w:trHeight w:val="320"/>
          <w:ins w:id="14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4A34120" w14:textId="77777777" w:rsidR="00CE3BE6" w:rsidRPr="00CE3BE6" w:rsidRDefault="00CE3BE6" w:rsidP="00CE3BE6">
            <w:pPr>
              <w:spacing w:after="0" w:line="240" w:lineRule="auto"/>
              <w:rPr>
                <w:ins w:id="147" w:author="Parks, Robbie M" w:date="2018-06-19T17:22:00Z"/>
                <w:rFonts w:ascii="Helvetica" w:eastAsia="Times New Roman" w:hAnsi="Helvetica"/>
                <w:color w:val="000000"/>
                <w:sz w:val="24"/>
                <w:szCs w:val="24"/>
                <w:lang w:eastAsia="en-GB"/>
              </w:rPr>
            </w:pPr>
            <w:ins w:id="148" w:author="Parks, Robbie M" w:date="2018-06-19T17:22:00Z">
              <w:r w:rsidRPr="00CE3BE6">
                <w:rPr>
                  <w:rFonts w:ascii="Helvetica" w:eastAsia="Times New Roman" w:hAnsi="Helvetica"/>
                  <w:color w:val="000000"/>
                  <w:sz w:val="24"/>
                  <w:szCs w:val="24"/>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063D98" w14:textId="77777777" w:rsidR="00CE3BE6" w:rsidRPr="00CE3BE6" w:rsidRDefault="00CE3BE6" w:rsidP="00CE3BE6">
            <w:pPr>
              <w:spacing w:after="0" w:line="240" w:lineRule="auto"/>
              <w:jc w:val="center"/>
              <w:rPr>
                <w:ins w:id="149" w:author="Parks, Robbie M" w:date="2018-06-19T17:22:00Z"/>
                <w:rFonts w:eastAsia="Times New Roman"/>
                <w:b/>
                <w:bCs/>
                <w:color w:val="000000"/>
                <w:sz w:val="24"/>
                <w:szCs w:val="24"/>
                <w:lang w:eastAsia="en-GB"/>
              </w:rPr>
            </w:pPr>
            <w:ins w:id="150" w:author="Parks, Robbie M" w:date="2018-06-19T17:22:00Z">
              <w:r w:rsidRPr="00CE3BE6">
                <w:rPr>
                  <w:rFonts w:eastAsia="Times New Roman"/>
                  <w:b/>
                  <w:bCs/>
                  <w:color w:val="000000"/>
                  <w:sz w:val="24"/>
                  <w:szCs w:val="24"/>
                  <w:lang w:eastAsia="en-GB"/>
                </w:rPr>
                <w:t>Injuries</w:t>
              </w:r>
            </w:ins>
          </w:p>
        </w:tc>
        <w:tc>
          <w:tcPr>
            <w:tcW w:w="1220" w:type="dxa"/>
            <w:tcBorders>
              <w:top w:val="nil"/>
              <w:left w:val="nil"/>
              <w:bottom w:val="single" w:sz="4" w:space="0" w:color="auto"/>
              <w:right w:val="single" w:sz="4" w:space="0" w:color="auto"/>
            </w:tcBorders>
            <w:shd w:val="clear" w:color="auto" w:fill="auto"/>
            <w:noWrap/>
            <w:vAlign w:val="bottom"/>
            <w:hideMark/>
          </w:tcPr>
          <w:p w14:paraId="7875C94E" w14:textId="77777777" w:rsidR="00CE3BE6" w:rsidRPr="00CE3BE6" w:rsidRDefault="00CE3BE6" w:rsidP="00CE3BE6">
            <w:pPr>
              <w:spacing w:after="0" w:line="240" w:lineRule="auto"/>
              <w:jc w:val="right"/>
              <w:rPr>
                <w:ins w:id="151" w:author="Parks, Robbie M" w:date="2018-06-19T17:22:00Z"/>
                <w:rFonts w:eastAsia="Times New Roman"/>
                <w:color w:val="000000"/>
                <w:sz w:val="24"/>
                <w:szCs w:val="24"/>
                <w:lang w:eastAsia="en-GB"/>
              </w:rPr>
            </w:pPr>
            <w:ins w:id="152" w:author="Parks, Robbie M" w:date="2018-06-19T17:22:00Z">
              <w:r w:rsidRPr="00CE3BE6">
                <w:rPr>
                  <w:rFonts w:eastAsia="Times New Roman"/>
                  <w:color w:val="000000"/>
                  <w:sz w:val="24"/>
                  <w:szCs w:val="24"/>
                  <w:lang w:eastAsia="en-GB"/>
                </w:rPr>
                <w:t>4,034,876</w:t>
              </w:r>
            </w:ins>
          </w:p>
        </w:tc>
        <w:tc>
          <w:tcPr>
            <w:tcW w:w="1220" w:type="dxa"/>
            <w:tcBorders>
              <w:top w:val="nil"/>
              <w:left w:val="nil"/>
              <w:bottom w:val="single" w:sz="4" w:space="0" w:color="auto"/>
              <w:right w:val="single" w:sz="4" w:space="0" w:color="auto"/>
            </w:tcBorders>
            <w:shd w:val="clear" w:color="auto" w:fill="auto"/>
            <w:noWrap/>
            <w:vAlign w:val="bottom"/>
            <w:hideMark/>
          </w:tcPr>
          <w:p w14:paraId="59B8B46A" w14:textId="77777777" w:rsidR="00CE3BE6" w:rsidRPr="00CE3BE6" w:rsidRDefault="00CE3BE6" w:rsidP="00CE3BE6">
            <w:pPr>
              <w:spacing w:after="0" w:line="240" w:lineRule="auto"/>
              <w:jc w:val="right"/>
              <w:rPr>
                <w:ins w:id="153" w:author="Parks, Robbie M" w:date="2018-06-19T17:22:00Z"/>
                <w:rFonts w:eastAsia="Times New Roman"/>
                <w:color w:val="000000"/>
                <w:sz w:val="24"/>
                <w:szCs w:val="24"/>
                <w:lang w:eastAsia="en-GB"/>
              </w:rPr>
            </w:pPr>
            <w:ins w:id="154" w:author="Parks, Robbie M" w:date="2018-06-19T17:22:00Z">
              <w:r w:rsidRPr="00CE3BE6">
                <w:rPr>
                  <w:rFonts w:eastAsia="Times New Roman"/>
                  <w:color w:val="000000"/>
                  <w:sz w:val="24"/>
                  <w:szCs w:val="24"/>
                  <w:lang w:eastAsia="en-GB"/>
                </w:rPr>
                <w:t>1,768,170</w:t>
              </w:r>
            </w:ins>
          </w:p>
        </w:tc>
        <w:tc>
          <w:tcPr>
            <w:tcW w:w="1220" w:type="dxa"/>
            <w:tcBorders>
              <w:top w:val="nil"/>
              <w:left w:val="nil"/>
              <w:bottom w:val="single" w:sz="4" w:space="0" w:color="auto"/>
              <w:right w:val="single" w:sz="4" w:space="0" w:color="auto"/>
            </w:tcBorders>
            <w:shd w:val="clear" w:color="auto" w:fill="auto"/>
            <w:noWrap/>
            <w:vAlign w:val="bottom"/>
            <w:hideMark/>
          </w:tcPr>
          <w:p w14:paraId="1DEE22BF" w14:textId="77777777" w:rsidR="00CE3BE6" w:rsidRPr="00CE3BE6" w:rsidRDefault="00CE3BE6" w:rsidP="00CE3BE6">
            <w:pPr>
              <w:spacing w:after="0" w:line="240" w:lineRule="auto"/>
              <w:jc w:val="right"/>
              <w:rPr>
                <w:ins w:id="155" w:author="Parks, Robbie M" w:date="2018-06-19T17:22:00Z"/>
                <w:rFonts w:eastAsia="Times New Roman"/>
                <w:color w:val="000000"/>
                <w:sz w:val="24"/>
                <w:szCs w:val="24"/>
                <w:lang w:eastAsia="en-GB"/>
              </w:rPr>
            </w:pPr>
            <w:ins w:id="156" w:author="Parks, Robbie M" w:date="2018-06-19T17:22:00Z">
              <w:r w:rsidRPr="00CE3BE6">
                <w:rPr>
                  <w:rFonts w:eastAsia="Times New Roman"/>
                  <w:color w:val="000000"/>
                  <w:sz w:val="24"/>
                  <w:szCs w:val="24"/>
                  <w:lang w:eastAsia="en-GB"/>
                </w:rPr>
                <w:t>5,803,046</w:t>
              </w:r>
            </w:ins>
          </w:p>
        </w:tc>
      </w:tr>
      <w:tr w:rsidR="00CE3BE6" w:rsidRPr="00CE3BE6" w14:paraId="3DA5EDEE" w14:textId="77777777" w:rsidTr="00CE3BE6">
        <w:trPr>
          <w:trHeight w:val="320"/>
          <w:ins w:id="15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BE1E441" w14:textId="77777777" w:rsidR="00CE3BE6" w:rsidRPr="00CE3BE6" w:rsidRDefault="00CE3BE6" w:rsidP="00CE3BE6">
            <w:pPr>
              <w:spacing w:after="0" w:line="240" w:lineRule="auto"/>
              <w:rPr>
                <w:ins w:id="158" w:author="Parks, Robbie M" w:date="2018-06-19T17:22:00Z"/>
                <w:rFonts w:ascii="Helvetica" w:eastAsia="Times New Roman" w:hAnsi="Helvetica"/>
                <w:color w:val="000000"/>
                <w:sz w:val="24"/>
                <w:szCs w:val="24"/>
                <w:lang w:eastAsia="en-GB"/>
              </w:rPr>
            </w:pPr>
            <w:ins w:id="159"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3FE6BD4" w14:textId="77777777" w:rsidR="00CE3BE6" w:rsidRPr="00CE3BE6" w:rsidRDefault="00CE3BE6" w:rsidP="00CE3BE6">
            <w:pPr>
              <w:spacing w:after="0" w:line="240" w:lineRule="auto"/>
              <w:rPr>
                <w:ins w:id="160" w:author="Parks, Robbie M" w:date="2018-06-19T17:22:00Z"/>
                <w:rFonts w:ascii="Helvetica" w:eastAsia="Times New Roman" w:hAnsi="Helvetica"/>
                <w:color w:val="000000"/>
                <w:sz w:val="24"/>
                <w:szCs w:val="24"/>
                <w:lang w:eastAsia="en-GB"/>
              </w:rPr>
            </w:pPr>
            <w:ins w:id="161"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427B722A" w14:textId="77777777" w:rsidR="00CE3BE6" w:rsidRPr="00CE3BE6" w:rsidRDefault="00CE3BE6" w:rsidP="00CE3BE6">
            <w:pPr>
              <w:spacing w:after="0" w:line="240" w:lineRule="auto"/>
              <w:rPr>
                <w:ins w:id="162" w:author="Parks, Robbie M" w:date="2018-06-19T17:22:00Z"/>
                <w:rFonts w:eastAsia="Times New Roman"/>
                <w:b/>
                <w:bCs/>
                <w:color w:val="000000"/>
                <w:sz w:val="24"/>
                <w:szCs w:val="24"/>
                <w:lang w:eastAsia="en-GB"/>
              </w:rPr>
            </w:pPr>
            <w:ins w:id="163" w:author="Parks, Robbie M" w:date="2018-06-19T17:22:00Z">
              <w:r w:rsidRPr="00CE3BE6">
                <w:rPr>
                  <w:rFonts w:eastAsia="Times New Roman"/>
                  <w:b/>
                  <w:bCs/>
                  <w:color w:val="000000"/>
                  <w:sz w:val="24"/>
                  <w:szCs w:val="24"/>
                  <w:lang w:eastAsia="en-GB"/>
                </w:rPr>
                <w:t>Unintentional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14D7A069" w14:textId="77777777" w:rsidR="00CE3BE6" w:rsidRPr="00CE3BE6" w:rsidRDefault="00CE3BE6" w:rsidP="00CE3BE6">
            <w:pPr>
              <w:spacing w:after="0" w:line="240" w:lineRule="auto"/>
              <w:jc w:val="right"/>
              <w:rPr>
                <w:ins w:id="164" w:author="Parks, Robbie M" w:date="2018-06-19T17:22:00Z"/>
                <w:rFonts w:eastAsia="Times New Roman"/>
                <w:color w:val="000000"/>
                <w:sz w:val="24"/>
                <w:szCs w:val="24"/>
                <w:lang w:eastAsia="en-GB"/>
              </w:rPr>
            </w:pPr>
            <w:ins w:id="165" w:author="Parks, Robbie M" w:date="2018-06-19T17:22:00Z">
              <w:r w:rsidRPr="00CE3BE6">
                <w:rPr>
                  <w:rFonts w:eastAsia="Times New Roman"/>
                  <w:color w:val="000000"/>
                  <w:sz w:val="24"/>
                  <w:szCs w:val="24"/>
                  <w:lang w:eastAsia="en-GB"/>
                </w:rPr>
                <w:t>2,489,142</w:t>
              </w:r>
            </w:ins>
          </w:p>
        </w:tc>
        <w:tc>
          <w:tcPr>
            <w:tcW w:w="1220" w:type="dxa"/>
            <w:tcBorders>
              <w:top w:val="nil"/>
              <w:left w:val="nil"/>
              <w:bottom w:val="single" w:sz="4" w:space="0" w:color="auto"/>
              <w:right w:val="single" w:sz="4" w:space="0" w:color="auto"/>
            </w:tcBorders>
            <w:shd w:val="clear" w:color="auto" w:fill="auto"/>
            <w:noWrap/>
            <w:vAlign w:val="bottom"/>
            <w:hideMark/>
          </w:tcPr>
          <w:p w14:paraId="2F3185E2" w14:textId="77777777" w:rsidR="00CE3BE6" w:rsidRPr="00CE3BE6" w:rsidRDefault="00CE3BE6" w:rsidP="00CE3BE6">
            <w:pPr>
              <w:spacing w:after="0" w:line="240" w:lineRule="auto"/>
              <w:jc w:val="right"/>
              <w:rPr>
                <w:ins w:id="166" w:author="Parks, Robbie M" w:date="2018-06-19T17:22:00Z"/>
                <w:rFonts w:eastAsia="Times New Roman"/>
                <w:color w:val="000000"/>
                <w:sz w:val="24"/>
                <w:szCs w:val="24"/>
                <w:lang w:eastAsia="en-GB"/>
              </w:rPr>
            </w:pPr>
            <w:ins w:id="167" w:author="Parks, Robbie M" w:date="2018-06-19T17:22:00Z">
              <w:r w:rsidRPr="00CE3BE6">
                <w:rPr>
                  <w:rFonts w:eastAsia="Times New Roman"/>
                  <w:color w:val="000000"/>
                  <w:sz w:val="24"/>
                  <w:szCs w:val="24"/>
                  <w:lang w:eastAsia="en-GB"/>
                </w:rPr>
                <w:t>1,348,187</w:t>
              </w:r>
            </w:ins>
          </w:p>
        </w:tc>
        <w:tc>
          <w:tcPr>
            <w:tcW w:w="1220" w:type="dxa"/>
            <w:tcBorders>
              <w:top w:val="nil"/>
              <w:left w:val="nil"/>
              <w:bottom w:val="single" w:sz="4" w:space="0" w:color="auto"/>
              <w:right w:val="single" w:sz="4" w:space="0" w:color="auto"/>
            </w:tcBorders>
            <w:shd w:val="clear" w:color="auto" w:fill="auto"/>
            <w:noWrap/>
            <w:vAlign w:val="bottom"/>
            <w:hideMark/>
          </w:tcPr>
          <w:p w14:paraId="19E9E940" w14:textId="77777777" w:rsidR="00CE3BE6" w:rsidRPr="00CE3BE6" w:rsidRDefault="00CE3BE6" w:rsidP="00CE3BE6">
            <w:pPr>
              <w:spacing w:after="0" w:line="240" w:lineRule="auto"/>
              <w:jc w:val="right"/>
              <w:rPr>
                <w:ins w:id="168" w:author="Parks, Robbie M" w:date="2018-06-19T17:22:00Z"/>
                <w:rFonts w:eastAsia="Times New Roman"/>
                <w:color w:val="000000"/>
                <w:sz w:val="24"/>
                <w:szCs w:val="24"/>
                <w:lang w:eastAsia="en-GB"/>
              </w:rPr>
            </w:pPr>
            <w:ins w:id="169" w:author="Parks, Robbie M" w:date="2018-06-19T17:22:00Z">
              <w:r w:rsidRPr="00CE3BE6">
                <w:rPr>
                  <w:rFonts w:eastAsia="Times New Roman"/>
                  <w:color w:val="000000"/>
                  <w:sz w:val="24"/>
                  <w:szCs w:val="24"/>
                  <w:lang w:eastAsia="en-GB"/>
                </w:rPr>
                <w:t>3,837,329</w:t>
              </w:r>
            </w:ins>
          </w:p>
        </w:tc>
      </w:tr>
      <w:tr w:rsidR="00CE3BE6" w:rsidRPr="00CE3BE6" w14:paraId="3B0F0783" w14:textId="77777777" w:rsidTr="00CE3BE6">
        <w:trPr>
          <w:trHeight w:val="320"/>
          <w:ins w:id="17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21A58759" w14:textId="77777777" w:rsidR="00CE3BE6" w:rsidRPr="00CE3BE6" w:rsidRDefault="00CE3BE6" w:rsidP="00CE3BE6">
            <w:pPr>
              <w:spacing w:after="0" w:line="240" w:lineRule="auto"/>
              <w:rPr>
                <w:ins w:id="171" w:author="Parks, Robbie M" w:date="2018-06-19T17:22:00Z"/>
                <w:rFonts w:ascii="Helvetica" w:eastAsia="Times New Roman" w:hAnsi="Helvetica"/>
                <w:color w:val="000000"/>
                <w:sz w:val="24"/>
                <w:szCs w:val="24"/>
                <w:lang w:eastAsia="en-GB"/>
              </w:rPr>
            </w:pPr>
            <w:ins w:id="172"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6462A89" w14:textId="77777777" w:rsidR="00CE3BE6" w:rsidRPr="00CE3BE6" w:rsidRDefault="00CE3BE6" w:rsidP="00CE3BE6">
            <w:pPr>
              <w:spacing w:after="0" w:line="240" w:lineRule="auto"/>
              <w:rPr>
                <w:ins w:id="173" w:author="Parks, Robbie M" w:date="2018-06-19T17:22:00Z"/>
                <w:rFonts w:ascii="Helvetica" w:eastAsia="Times New Roman" w:hAnsi="Helvetica"/>
                <w:color w:val="000000"/>
                <w:sz w:val="24"/>
                <w:szCs w:val="24"/>
                <w:lang w:eastAsia="en-GB"/>
              </w:rPr>
            </w:pPr>
            <w:ins w:id="174"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2CDAB55E" w14:textId="77777777" w:rsidR="00CE3BE6" w:rsidRPr="00CE3BE6" w:rsidRDefault="00CE3BE6" w:rsidP="00CE3BE6">
            <w:pPr>
              <w:spacing w:after="0" w:line="240" w:lineRule="auto"/>
              <w:rPr>
                <w:ins w:id="175" w:author="Parks, Robbie M" w:date="2018-06-19T17:22:00Z"/>
                <w:rFonts w:eastAsia="Times New Roman"/>
                <w:b/>
                <w:bCs/>
                <w:color w:val="000000"/>
                <w:sz w:val="24"/>
                <w:szCs w:val="24"/>
                <w:lang w:eastAsia="en-GB"/>
              </w:rPr>
            </w:pPr>
            <w:ins w:id="176" w:author="Parks, Robbie M" w:date="2018-06-19T17:22:00Z">
              <w:r w:rsidRPr="00CE3BE6">
                <w:rPr>
                  <w:rFonts w:eastAsia="Times New Roman"/>
                  <w:b/>
                  <w:bCs/>
                  <w:color w:val="000000"/>
                  <w:sz w:val="24"/>
                  <w:szCs w:val="24"/>
                  <w:lang w:eastAsia="en-GB"/>
                </w:rPr>
                <w:t>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5D6CAAB1" w14:textId="77777777" w:rsidR="00CE3BE6" w:rsidRPr="00CE3BE6" w:rsidRDefault="00CE3BE6" w:rsidP="00CE3BE6">
            <w:pPr>
              <w:spacing w:after="0" w:line="240" w:lineRule="auto"/>
              <w:jc w:val="right"/>
              <w:rPr>
                <w:ins w:id="177" w:author="Parks, Robbie M" w:date="2018-06-19T17:22:00Z"/>
                <w:rFonts w:eastAsia="Times New Roman"/>
                <w:color w:val="000000"/>
                <w:sz w:val="24"/>
                <w:szCs w:val="24"/>
                <w:lang w:eastAsia="en-GB"/>
              </w:rPr>
            </w:pPr>
            <w:ins w:id="178" w:author="Parks, Robbie M" w:date="2018-06-19T17:22:00Z">
              <w:r w:rsidRPr="00CE3BE6">
                <w:rPr>
                  <w:rFonts w:eastAsia="Times New Roman"/>
                  <w:color w:val="000000"/>
                  <w:sz w:val="24"/>
                  <w:szCs w:val="24"/>
                  <w:lang w:eastAsia="en-GB"/>
                </w:rPr>
                <w:t>1,545,734</w:t>
              </w:r>
            </w:ins>
          </w:p>
        </w:tc>
        <w:tc>
          <w:tcPr>
            <w:tcW w:w="1220" w:type="dxa"/>
            <w:tcBorders>
              <w:top w:val="nil"/>
              <w:left w:val="nil"/>
              <w:bottom w:val="single" w:sz="4" w:space="0" w:color="auto"/>
              <w:right w:val="single" w:sz="4" w:space="0" w:color="auto"/>
            </w:tcBorders>
            <w:shd w:val="clear" w:color="auto" w:fill="auto"/>
            <w:noWrap/>
            <w:vAlign w:val="bottom"/>
            <w:hideMark/>
          </w:tcPr>
          <w:p w14:paraId="2CDD3672" w14:textId="77777777" w:rsidR="00CE3BE6" w:rsidRPr="00CE3BE6" w:rsidRDefault="00CE3BE6" w:rsidP="00CE3BE6">
            <w:pPr>
              <w:spacing w:after="0" w:line="240" w:lineRule="auto"/>
              <w:jc w:val="right"/>
              <w:rPr>
                <w:ins w:id="179" w:author="Parks, Robbie M" w:date="2018-06-19T17:22:00Z"/>
                <w:rFonts w:eastAsia="Times New Roman"/>
                <w:color w:val="000000"/>
                <w:sz w:val="24"/>
                <w:szCs w:val="24"/>
                <w:lang w:eastAsia="en-GB"/>
              </w:rPr>
            </w:pPr>
            <w:ins w:id="180" w:author="Parks, Robbie M" w:date="2018-06-19T17:22:00Z">
              <w:r w:rsidRPr="00CE3BE6">
                <w:rPr>
                  <w:rFonts w:eastAsia="Times New Roman"/>
                  <w:color w:val="000000"/>
                  <w:sz w:val="24"/>
                  <w:szCs w:val="24"/>
                  <w:lang w:eastAsia="en-GB"/>
                </w:rPr>
                <w:t>419,983</w:t>
              </w:r>
            </w:ins>
          </w:p>
        </w:tc>
        <w:tc>
          <w:tcPr>
            <w:tcW w:w="1220" w:type="dxa"/>
            <w:tcBorders>
              <w:top w:val="nil"/>
              <w:left w:val="nil"/>
              <w:bottom w:val="single" w:sz="4" w:space="0" w:color="auto"/>
              <w:right w:val="single" w:sz="4" w:space="0" w:color="auto"/>
            </w:tcBorders>
            <w:shd w:val="clear" w:color="auto" w:fill="auto"/>
            <w:noWrap/>
            <w:vAlign w:val="bottom"/>
            <w:hideMark/>
          </w:tcPr>
          <w:p w14:paraId="3D7E8DB4" w14:textId="77777777" w:rsidR="00CE3BE6" w:rsidRPr="00CE3BE6" w:rsidRDefault="00CE3BE6" w:rsidP="00CE3BE6">
            <w:pPr>
              <w:spacing w:after="0" w:line="240" w:lineRule="auto"/>
              <w:jc w:val="right"/>
              <w:rPr>
                <w:ins w:id="181" w:author="Parks, Robbie M" w:date="2018-06-19T17:22:00Z"/>
                <w:rFonts w:eastAsia="Times New Roman"/>
                <w:color w:val="000000"/>
                <w:sz w:val="24"/>
                <w:szCs w:val="24"/>
                <w:lang w:eastAsia="en-GB"/>
              </w:rPr>
            </w:pPr>
            <w:ins w:id="182" w:author="Parks, Robbie M" w:date="2018-06-19T17:22:00Z">
              <w:r w:rsidRPr="00CE3BE6">
                <w:rPr>
                  <w:rFonts w:eastAsia="Times New Roman"/>
                  <w:color w:val="000000"/>
                  <w:sz w:val="24"/>
                  <w:szCs w:val="24"/>
                  <w:lang w:eastAsia="en-GB"/>
                </w:rPr>
                <w:t>1,965,717</w:t>
              </w:r>
            </w:ins>
          </w:p>
        </w:tc>
      </w:tr>
      <w:tr w:rsidR="00CE3BE6" w:rsidRPr="00CE3BE6" w14:paraId="2D0D4A2B" w14:textId="77777777" w:rsidTr="00CE3BE6">
        <w:trPr>
          <w:trHeight w:val="320"/>
          <w:ins w:id="183"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A9FED41" w14:textId="77777777" w:rsidR="00CE3BE6" w:rsidRPr="00CE3BE6" w:rsidRDefault="00CE3BE6" w:rsidP="00CE3BE6">
            <w:pPr>
              <w:spacing w:after="0" w:line="240" w:lineRule="auto"/>
              <w:rPr>
                <w:ins w:id="184" w:author="Parks, Robbie M" w:date="2018-06-19T17:22:00Z"/>
                <w:rFonts w:ascii="Helvetica" w:eastAsia="Times New Roman" w:hAnsi="Helvetica"/>
                <w:color w:val="000000"/>
                <w:sz w:val="24"/>
                <w:szCs w:val="24"/>
                <w:lang w:eastAsia="en-GB"/>
              </w:rPr>
            </w:pPr>
            <w:ins w:id="185" w:author="Parks, Robbie M" w:date="2018-06-19T17:22:00Z">
              <w:r w:rsidRPr="00CE3BE6">
                <w:rPr>
                  <w:rFonts w:ascii="Helvetica" w:eastAsia="Times New Roman" w:hAnsi="Helvetica"/>
                  <w:color w:val="000000"/>
                  <w:sz w:val="24"/>
                  <w:szCs w:val="24"/>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5DA715" w14:textId="77777777" w:rsidR="00CE3BE6" w:rsidRPr="00CE3BE6" w:rsidRDefault="00CE3BE6" w:rsidP="00CE3BE6">
            <w:pPr>
              <w:spacing w:after="0" w:line="240" w:lineRule="auto"/>
              <w:jc w:val="center"/>
              <w:rPr>
                <w:ins w:id="186" w:author="Parks, Robbie M" w:date="2018-06-19T17:22:00Z"/>
                <w:rFonts w:eastAsia="Times New Roman"/>
                <w:b/>
                <w:bCs/>
                <w:color w:val="000000"/>
                <w:sz w:val="24"/>
                <w:szCs w:val="24"/>
                <w:lang w:eastAsia="en-GB"/>
              </w:rPr>
            </w:pPr>
            <w:ins w:id="187" w:author="Parks, Robbie M" w:date="2018-06-19T17:22:00Z">
              <w:r w:rsidRPr="00CE3BE6">
                <w:rPr>
                  <w:rFonts w:eastAsia="Times New Roman"/>
                  <w:b/>
                  <w:bCs/>
                  <w:color w:val="000000"/>
                  <w:sz w:val="24"/>
                  <w:szCs w:val="24"/>
                  <w:lang w:eastAsia="en-GB"/>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47DFD3FA" w14:textId="77777777" w:rsidR="00CE3BE6" w:rsidRPr="00CE3BE6" w:rsidRDefault="00CE3BE6" w:rsidP="00CE3BE6">
            <w:pPr>
              <w:spacing w:after="0" w:line="240" w:lineRule="auto"/>
              <w:jc w:val="right"/>
              <w:rPr>
                <w:ins w:id="188" w:author="Parks, Robbie M" w:date="2018-06-19T17:22:00Z"/>
                <w:rFonts w:eastAsia="Times New Roman"/>
                <w:color w:val="000000"/>
                <w:sz w:val="24"/>
                <w:szCs w:val="24"/>
                <w:lang w:eastAsia="en-GB"/>
              </w:rPr>
            </w:pPr>
            <w:ins w:id="189" w:author="Parks, Robbie M" w:date="2018-06-19T17:22:00Z">
              <w:r w:rsidRPr="00CE3BE6">
                <w:rPr>
                  <w:rFonts w:eastAsia="Times New Roman"/>
                  <w:color w:val="000000"/>
                  <w:sz w:val="24"/>
                  <w:szCs w:val="24"/>
                  <w:lang w:eastAsia="en-GB"/>
                </w:rPr>
                <w:t>8,873,696</w:t>
              </w:r>
            </w:ins>
          </w:p>
        </w:tc>
        <w:tc>
          <w:tcPr>
            <w:tcW w:w="1220" w:type="dxa"/>
            <w:tcBorders>
              <w:top w:val="nil"/>
              <w:left w:val="nil"/>
              <w:bottom w:val="single" w:sz="4" w:space="0" w:color="auto"/>
              <w:right w:val="single" w:sz="4" w:space="0" w:color="auto"/>
            </w:tcBorders>
            <w:shd w:val="clear" w:color="auto" w:fill="auto"/>
            <w:noWrap/>
            <w:vAlign w:val="bottom"/>
            <w:hideMark/>
          </w:tcPr>
          <w:p w14:paraId="70D407B1" w14:textId="77777777" w:rsidR="00CE3BE6" w:rsidRPr="00CE3BE6" w:rsidRDefault="00CE3BE6" w:rsidP="00CE3BE6">
            <w:pPr>
              <w:spacing w:after="0" w:line="240" w:lineRule="auto"/>
              <w:jc w:val="right"/>
              <w:rPr>
                <w:ins w:id="190" w:author="Parks, Robbie M" w:date="2018-06-19T17:22:00Z"/>
                <w:rFonts w:eastAsia="Times New Roman"/>
                <w:color w:val="000000"/>
                <w:sz w:val="24"/>
                <w:szCs w:val="24"/>
                <w:lang w:eastAsia="en-GB"/>
              </w:rPr>
            </w:pPr>
            <w:ins w:id="191" w:author="Parks, Robbie M" w:date="2018-06-19T17:22:00Z">
              <w:r w:rsidRPr="00CE3BE6">
                <w:rPr>
                  <w:rFonts w:eastAsia="Times New Roman"/>
                  <w:color w:val="000000"/>
                  <w:sz w:val="24"/>
                  <w:szCs w:val="24"/>
                  <w:lang w:eastAsia="en-GB"/>
                </w:rPr>
                <w:t>9,941,748</w:t>
              </w:r>
            </w:ins>
          </w:p>
        </w:tc>
        <w:tc>
          <w:tcPr>
            <w:tcW w:w="1220" w:type="dxa"/>
            <w:tcBorders>
              <w:top w:val="nil"/>
              <w:left w:val="nil"/>
              <w:bottom w:val="single" w:sz="4" w:space="0" w:color="auto"/>
              <w:right w:val="single" w:sz="4" w:space="0" w:color="auto"/>
            </w:tcBorders>
            <w:shd w:val="clear" w:color="auto" w:fill="auto"/>
            <w:noWrap/>
            <w:vAlign w:val="bottom"/>
            <w:hideMark/>
          </w:tcPr>
          <w:p w14:paraId="11380465" w14:textId="77777777" w:rsidR="00CE3BE6" w:rsidRPr="00CE3BE6" w:rsidRDefault="00CE3BE6" w:rsidP="00CE3BE6">
            <w:pPr>
              <w:spacing w:after="0" w:line="240" w:lineRule="auto"/>
              <w:jc w:val="right"/>
              <w:rPr>
                <w:ins w:id="192" w:author="Parks, Robbie M" w:date="2018-06-19T17:22:00Z"/>
                <w:rFonts w:eastAsia="Times New Roman"/>
                <w:color w:val="000000"/>
                <w:sz w:val="24"/>
                <w:szCs w:val="24"/>
                <w:lang w:eastAsia="en-GB"/>
              </w:rPr>
            </w:pPr>
            <w:ins w:id="193" w:author="Parks, Robbie M" w:date="2018-06-19T17:22:00Z">
              <w:r w:rsidRPr="00CE3BE6">
                <w:rPr>
                  <w:rFonts w:eastAsia="Times New Roman"/>
                  <w:color w:val="000000"/>
                  <w:sz w:val="24"/>
                  <w:szCs w:val="24"/>
                  <w:lang w:eastAsia="en-GB"/>
                </w:rPr>
                <w:t>18,815,444</w:t>
              </w:r>
            </w:ins>
          </w:p>
        </w:tc>
      </w:tr>
      <w:tr w:rsidR="00CE3BE6" w:rsidRPr="00CE3BE6" w14:paraId="250B5F4E" w14:textId="77777777" w:rsidTr="00CE3BE6">
        <w:trPr>
          <w:trHeight w:val="320"/>
          <w:ins w:id="19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71E3254A" w14:textId="77777777" w:rsidR="00CE3BE6" w:rsidRPr="00CE3BE6" w:rsidRDefault="00CE3BE6" w:rsidP="00CE3BE6">
            <w:pPr>
              <w:spacing w:after="0" w:line="240" w:lineRule="auto"/>
              <w:rPr>
                <w:ins w:id="195" w:author="Parks, Robbie M" w:date="2018-06-19T17:22:00Z"/>
                <w:rFonts w:ascii="Helvetica" w:eastAsia="Times New Roman" w:hAnsi="Helvetica"/>
                <w:color w:val="000000"/>
                <w:sz w:val="24"/>
                <w:szCs w:val="24"/>
                <w:lang w:eastAsia="en-GB"/>
              </w:rPr>
            </w:pPr>
            <w:ins w:id="196"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21A87A3" w14:textId="77777777" w:rsidR="00CE3BE6" w:rsidRPr="00CE3BE6" w:rsidRDefault="00CE3BE6" w:rsidP="00CE3BE6">
            <w:pPr>
              <w:spacing w:after="0" w:line="240" w:lineRule="auto"/>
              <w:rPr>
                <w:ins w:id="197" w:author="Parks, Robbie M" w:date="2018-06-19T17:22:00Z"/>
                <w:rFonts w:ascii="Helvetica" w:eastAsia="Times New Roman" w:hAnsi="Helvetica"/>
                <w:color w:val="000000"/>
                <w:sz w:val="24"/>
                <w:szCs w:val="24"/>
                <w:lang w:eastAsia="en-GB"/>
              </w:rPr>
            </w:pPr>
            <w:ins w:id="198"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ED24684" w14:textId="77777777" w:rsidR="00CE3BE6" w:rsidRPr="00CE3BE6" w:rsidRDefault="00CE3BE6" w:rsidP="00CE3BE6">
            <w:pPr>
              <w:spacing w:after="0" w:line="240" w:lineRule="auto"/>
              <w:rPr>
                <w:ins w:id="199" w:author="Parks, Robbie M" w:date="2018-06-19T17:22:00Z"/>
                <w:rFonts w:eastAsia="Times New Roman"/>
                <w:b/>
                <w:bCs/>
                <w:color w:val="000000"/>
                <w:sz w:val="24"/>
                <w:szCs w:val="24"/>
                <w:lang w:eastAsia="en-GB"/>
              </w:rPr>
            </w:pPr>
            <w:ins w:id="200" w:author="Parks, Robbie M" w:date="2018-06-19T17:22:00Z">
              <w:r w:rsidRPr="00CE3BE6">
                <w:rPr>
                  <w:rFonts w:eastAsia="Times New Roman"/>
                  <w:b/>
                  <w:bCs/>
                  <w:color w:val="000000"/>
                  <w:sz w:val="24"/>
                  <w:szCs w:val="24"/>
                  <w:lang w:eastAsia="en-GB"/>
                </w:rPr>
                <w:t>Endocrine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23E808AD" w14:textId="77777777" w:rsidR="00CE3BE6" w:rsidRPr="00CE3BE6" w:rsidRDefault="00CE3BE6" w:rsidP="00CE3BE6">
            <w:pPr>
              <w:spacing w:after="0" w:line="240" w:lineRule="auto"/>
              <w:jc w:val="right"/>
              <w:rPr>
                <w:ins w:id="201" w:author="Parks, Robbie M" w:date="2018-06-19T17:22:00Z"/>
                <w:rFonts w:eastAsia="Times New Roman"/>
                <w:color w:val="000000"/>
                <w:sz w:val="24"/>
                <w:szCs w:val="24"/>
                <w:lang w:eastAsia="en-GB"/>
              </w:rPr>
            </w:pPr>
            <w:ins w:id="202" w:author="Parks, Robbie M" w:date="2018-06-19T17:22:00Z">
              <w:r w:rsidRPr="00CE3BE6">
                <w:rPr>
                  <w:rFonts w:eastAsia="Times New Roman"/>
                  <w:color w:val="000000"/>
                  <w:sz w:val="24"/>
                  <w:szCs w:val="24"/>
                  <w:lang w:eastAsia="en-GB"/>
                </w:rPr>
                <w:t>459,606</w:t>
              </w:r>
            </w:ins>
          </w:p>
        </w:tc>
        <w:tc>
          <w:tcPr>
            <w:tcW w:w="1220" w:type="dxa"/>
            <w:tcBorders>
              <w:top w:val="nil"/>
              <w:left w:val="nil"/>
              <w:bottom w:val="single" w:sz="4" w:space="0" w:color="auto"/>
              <w:right w:val="single" w:sz="4" w:space="0" w:color="auto"/>
            </w:tcBorders>
            <w:shd w:val="clear" w:color="auto" w:fill="auto"/>
            <w:noWrap/>
            <w:vAlign w:val="bottom"/>
            <w:hideMark/>
          </w:tcPr>
          <w:p w14:paraId="17A19CB5" w14:textId="77777777" w:rsidR="00CE3BE6" w:rsidRPr="00CE3BE6" w:rsidRDefault="00CE3BE6" w:rsidP="00CE3BE6">
            <w:pPr>
              <w:spacing w:after="0" w:line="240" w:lineRule="auto"/>
              <w:jc w:val="right"/>
              <w:rPr>
                <w:ins w:id="203" w:author="Parks, Robbie M" w:date="2018-06-19T17:22:00Z"/>
                <w:rFonts w:eastAsia="Times New Roman"/>
                <w:color w:val="000000"/>
                <w:sz w:val="24"/>
                <w:szCs w:val="24"/>
                <w:lang w:eastAsia="en-GB"/>
              </w:rPr>
            </w:pPr>
            <w:ins w:id="204" w:author="Parks, Robbie M" w:date="2018-06-19T17:22:00Z">
              <w:r w:rsidRPr="00CE3BE6">
                <w:rPr>
                  <w:rFonts w:eastAsia="Times New Roman"/>
                  <w:color w:val="000000"/>
                  <w:sz w:val="24"/>
                  <w:szCs w:val="24"/>
                  <w:lang w:eastAsia="en-GB"/>
                </w:rPr>
                <w:t>526,685</w:t>
              </w:r>
            </w:ins>
          </w:p>
        </w:tc>
        <w:tc>
          <w:tcPr>
            <w:tcW w:w="1220" w:type="dxa"/>
            <w:tcBorders>
              <w:top w:val="nil"/>
              <w:left w:val="nil"/>
              <w:bottom w:val="single" w:sz="4" w:space="0" w:color="auto"/>
              <w:right w:val="single" w:sz="4" w:space="0" w:color="auto"/>
            </w:tcBorders>
            <w:shd w:val="clear" w:color="auto" w:fill="auto"/>
            <w:noWrap/>
            <w:vAlign w:val="bottom"/>
            <w:hideMark/>
          </w:tcPr>
          <w:p w14:paraId="2E0586A6" w14:textId="77777777" w:rsidR="00CE3BE6" w:rsidRPr="00CE3BE6" w:rsidRDefault="00CE3BE6" w:rsidP="00CE3BE6">
            <w:pPr>
              <w:spacing w:after="0" w:line="240" w:lineRule="auto"/>
              <w:jc w:val="right"/>
              <w:rPr>
                <w:ins w:id="205" w:author="Parks, Robbie M" w:date="2018-06-19T17:22:00Z"/>
                <w:rFonts w:eastAsia="Times New Roman"/>
                <w:color w:val="000000"/>
                <w:sz w:val="24"/>
                <w:szCs w:val="24"/>
                <w:lang w:eastAsia="en-GB"/>
              </w:rPr>
            </w:pPr>
            <w:ins w:id="206" w:author="Parks, Robbie M" w:date="2018-06-19T17:22:00Z">
              <w:r w:rsidRPr="00CE3BE6">
                <w:rPr>
                  <w:rFonts w:eastAsia="Times New Roman"/>
                  <w:color w:val="000000"/>
                  <w:sz w:val="24"/>
                  <w:szCs w:val="24"/>
                  <w:lang w:eastAsia="en-GB"/>
                </w:rPr>
                <w:t>986,291</w:t>
              </w:r>
            </w:ins>
          </w:p>
        </w:tc>
      </w:tr>
      <w:tr w:rsidR="00CE3BE6" w:rsidRPr="00CE3BE6" w14:paraId="55E7CEA9" w14:textId="77777777" w:rsidTr="00CE3BE6">
        <w:trPr>
          <w:trHeight w:val="320"/>
          <w:ins w:id="20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053F460" w14:textId="77777777" w:rsidR="00CE3BE6" w:rsidRPr="00CE3BE6" w:rsidRDefault="00CE3BE6" w:rsidP="00CE3BE6">
            <w:pPr>
              <w:spacing w:after="0" w:line="240" w:lineRule="auto"/>
              <w:rPr>
                <w:ins w:id="208" w:author="Parks, Robbie M" w:date="2018-06-19T17:22:00Z"/>
                <w:rFonts w:ascii="Helvetica" w:eastAsia="Times New Roman" w:hAnsi="Helvetica"/>
                <w:color w:val="000000"/>
                <w:sz w:val="24"/>
                <w:szCs w:val="24"/>
                <w:lang w:eastAsia="en-GB"/>
              </w:rPr>
            </w:pPr>
            <w:ins w:id="209"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FD2D3D3" w14:textId="77777777" w:rsidR="00CE3BE6" w:rsidRPr="00CE3BE6" w:rsidRDefault="00CE3BE6" w:rsidP="00CE3BE6">
            <w:pPr>
              <w:spacing w:after="0" w:line="240" w:lineRule="auto"/>
              <w:rPr>
                <w:ins w:id="210" w:author="Parks, Robbie M" w:date="2018-06-19T17:22:00Z"/>
                <w:rFonts w:ascii="Helvetica" w:eastAsia="Times New Roman" w:hAnsi="Helvetica"/>
                <w:color w:val="000000"/>
                <w:sz w:val="24"/>
                <w:szCs w:val="24"/>
                <w:lang w:eastAsia="en-GB"/>
              </w:rPr>
            </w:pPr>
            <w:ins w:id="211"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06153466" w14:textId="77777777" w:rsidR="00CE3BE6" w:rsidRPr="00CE3BE6" w:rsidRDefault="00CE3BE6" w:rsidP="00CE3BE6">
            <w:pPr>
              <w:spacing w:after="0" w:line="240" w:lineRule="auto"/>
              <w:rPr>
                <w:ins w:id="212" w:author="Parks, Robbie M" w:date="2018-06-19T17:22:00Z"/>
                <w:rFonts w:eastAsia="Times New Roman"/>
                <w:b/>
                <w:bCs/>
                <w:color w:val="000000"/>
                <w:sz w:val="24"/>
                <w:szCs w:val="24"/>
                <w:lang w:eastAsia="en-GB"/>
              </w:rPr>
            </w:pPr>
            <w:ins w:id="213" w:author="Parks, Robbie M" w:date="2018-06-19T17:22:00Z">
              <w:r w:rsidRPr="00CE3BE6">
                <w:rPr>
                  <w:rFonts w:eastAsia="Times New Roman"/>
                  <w:b/>
                  <w:bCs/>
                  <w:color w:val="000000"/>
                  <w:sz w:val="24"/>
                  <w:szCs w:val="24"/>
                  <w:lang w:eastAsia="en-GB"/>
                </w:rPr>
                <w:t>Genitourinary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7687F283" w14:textId="77777777" w:rsidR="00CE3BE6" w:rsidRPr="00CE3BE6" w:rsidRDefault="00CE3BE6" w:rsidP="00CE3BE6">
            <w:pPr>
              <w:spacing w:after="0" w:line="240" w:lineRule="auto"/>
              <w:jc w:val="right"/>
              <w:rPr>
                <w:ins w:id="214" w:author="Parks, Robbie M" w:date="2018-06-19T17:22:00Z"/>
                <w:rFonts w:eastAsia="Times New Roman"/>
                <w:color w:val="000000"/>
                <w:sz w:val="24"/>
                <w:szCs w:val="24"/>
                <w:lang w:eastAsia="en-GB"/>
              </w:rPr>
            </w:pPr>
            <w:ins w:id="215" w:author="Parks, Robbie M" w:date="2018-06-19T17:22:00Z">
              <w:r w:rsidRPr="00CE3BE6">
                <w:rPr>
                  <w:rFonts w:eastAsia="Times New Roman"/>
                  <w:color w:val="000000"/>
                  <w:sz w:val="24"/>
                  <w:szCs w:val="24"/>
                  <w:lang w:eastAsia="en-GB"/>
                </w:rPr>
                <w:t>847,053</w:t>
              </w:r>
            </w:ins>
          </w:p>
        </w:tc>
        <w:tc>
          <w:tcPr>
            <w:tcW w:w="1220" w:type="dxa"/>
            <w:tcBorders>
              <w:top w:val="nil"/>
              <w:left w:val="nil"/>
              <w:bottom w:val="single" w:sz="4" w:space="0" w:color="auto"/>
              <w:right w:val="single" w:sz="4" w:space="0" w:color="auto"/>
            </w:tcBorders>
            <w:shd w:val="clear" w:color="auto" w:fill="auto"/>
            <w:noWrap/>
            <w:vAlign w:val="bottom"/>
            <w:hideMark/>
          </w:tcPr>
          <w:p w14:paraId="586F740A" w14:textId="77777777" w:rsidR="00CE3BE6" w:rsidRPr="00CE3BE6" w:rsidRDefault="00CE3BE6" w:rsidP="00CE3BE6">
            <w:pPr>
              <w:spacing w:after="0" w:line="240" w:lineRule="auto"/>
              <w:jc w:val="right"/>
              <w:rPr>
                <w:ins w:id="216" w:author="Parks, Robbie M" w:date="2018-06-19T17:22:00Z"/>
                <w:rFonts w:eastAsia="Times New Roman"/>
                <w:color w:val="000000"/>
                <w:sz w:val="24"/>
                <w:szCs w:val="24"/>
                <w:lang w:eastAsia="en-GB"/>
              </w:rPr>
            </w:pPr>
            <w:ins w:id="217" w:author="Parks, Robbie M" w:date="2018-06-19T17:22:00Z">
              <w:r w:rsidRPr="00CE3BE6">
                <w:rPr>
                  <w:rFonts w:eastAsia="Times New Roman"/>
                  <w:color w:val="000000"/>
                  <w:sz w:val="24"/>
                  <w:szCs w:val="24"/>
                  <w:lang w:eastAsia="en-GB"/>
                </w:rPr>
                <w:t>1,007,297</w:t>
              </w:r>
            </w:ins>
          </w:p>
        </w:tc>
        <w:tc>
          <w:tcPr>
            <w:tcW w:w="1220" w:type="dxa"/>
            <w:tcBorders>
              <w:top w:val="nil"/>
              <w:left w:val="nil"/>
              <w:bottom w:val="single" w:sz="4" w:space="0" w:color="auto"/>
              <w:right w:val="single" w:sz="4" w:space="0" w:color="auto"/>
            </w:tcBorders>
            <w:shd w:val="clear" w:color="auto" w:fill="auto"/>
            <w:noWrap/>
            <w:vAlign w:val="bottom"/>
            <w:hideMark/>
          </w:tcPr>
          <w:p w14:paraId="46C38590" w14:textId="77777777" w:rsidR="00CE3BE6" w:rsidRPr="00CE3BE6" w:rsidRDefault="00CE3BE6" w:rsidP="00CE3BE6">
            <w:pPr>
              <w:spacing w:after="0" w:line="240" w:lineRule="auto"/>
              <w:jc w:val="right"/>
              <w:rPr>
                <w:ins w:id="218" w:author="Parks, Robbie M" w:date="2018-06-19T17:22:00Z"/>
                <w:rFonts w:eastAsia="Times New Roman"/>
                <w:color w:val="000000"/>
                <w:sz w:val="24"/>
                <w:szCs w:val="24"/>
                <w:lang w:eastAsia="en-GB"/>
              </w:rPr>
            </w:pPr>
            <w:ins w:id="219" w:author="Parks, Robbie M" w:date="2018-06-19T17:22:00Z">
              <w:r w:rsidRPr="00CE3BE6">
                <w:rPr>
                  <w:rFonts w:eastAsia="Times New Roman"/>
                  <w:color w:val="000000"/>
                  <w:sz w:val="24"/>
                  <w:szCs w:val="24"/>
                  <w:lang w:eastAsia="en-GB"/>
                </w:rPr>
                <w:t>1,854,350</w:t>
              </w:r>
            </w:ins>
          </w:p>
        </w:tc>
      </w:tr>
      <w:tr w:rsidR="00CE3BE6" w:rsidRPr="00CE3BE6" w14:paraId="716EC7B4" w14:textId="77777777" w:rsidTr="00CE3BE6">
        <w:trPr>
          <w:trHeight w:val="320"/>
          <w:ins w:id="22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8F01212" w14:textId="77777777" w:rsidR="00CE3BE6" w:rsidRPr="00CE3BE6" w:rsidRDefault="00CE3BE6" w:rsidP="00CE3BE6">
            <w:pPr>
              <w:spacing w:after="0" w:line="240" w:lineRule="auto"/>
              <w:rPr>
                <w:ins w:id="221" w:author="Parks, Robbie M" w:date="2018-06-19T17:22:00Z"/>
                <w:rFonts w:ascii="Helvetica" w:eastAsia="Times New Roman" w:hAnsi="Helvetica"/>
                <w:color w:val="000000"/>
                <w:sz w:val="24"/>
                <w:szCs w:val="24"/>
                <w:lang w:eastAsia="en-GB"/>
              </w:rPr>
            </w:pPr>
            <w:ins w:id="222"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CF20CDC" w14:textId="77777777" w:rsidR="00CE3BE6" w:rsidRPr="00CE3BE6" w:rsidRDefault="00CE3BE6" w:rsidP="00CE3BE6">
            <w:pPr>
              <w:spacing w:after="0" w:line="240" w:lineRule="auto"/>
              <w:rPr>
                <w:ins w:id="223" w:author="Parks, Robbie M" w:date="2018-06-19T17:22:00Z"/>
                <w:rFonts w:ascii="Helvetica" w:eastAsia="Times New Roman" w:hAnsi="Helvetica"/>
                <w:color w:val="000000"/>
                <w:sz w:val="24"/>
                <w:szCs w:val="24"/>
                <w:lang w:eastAsia="en-GB"/>
              </w:rPr>
            </w:pPr>
            <w:ins w:id="224"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CE44956" w14:textId="77777777" w:rsidR="00CE3BE6" w:rsidRPr="00CE3BE6" w:rsidRDefault="00CE3BE6" w:rsidP="00CE3BE6">
            <w:pPr>
              <w:spacing w:after="0" w:line="240" w:lineRule="auto"/>
              <w:rPr>
                <w:ins w:id="225" w:author="Parks, Robbie M" w:date="2018-06-19T17:22:00Z"/>
                <w:rFonts w:eastAsia="Times New Roman"/>
                <w:b/>
                <w:bCs/>
                <w:color w:val="000000"/>
                <w:sz w:val="24"/>
                <w:szCs w:val="24"/>
                <w:lang w:eastAsia="en-GB"/>
              </w:rPr>
            </w:pPr>
            <w:ins w:id="226" w:author="Parks, Robbie M" w:date="2018-06-19T17:22:00Z">
              <w:r w:rsidRPr="00CE3BE6">
                <w:rPr>
                  <w:rFonts w:eastAsia="Times New Roman"/>
                  <w:b/>
                  <w:bCs/>
                  <w:color w:val="000000"/>
                  <w:sz w:val="24"/>
                  <w:szCs w:val="24"/>
                  <w:lang w:eastAsia="en-GB"/>
                </w:rPr>
                <w:t>Maternal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DE33FE" w14:textId="77777777" w:rsidR="00CE3BE6" w:rsidRPr="00CE3BE6" w:rsidRDefault="00CE3BE6" w:rsidP="00CE3BE6">
            <w:pPr>
              <w:spacing w:after="0" w:line="240" w:lineRule="auto"/>
              <w:jc w:val="right"/>
              <w:rPr>
                <w:ins w:id="227" w:author="Parks, Robbie M" w:date="2018-06-19T17:22:00Z"/>
                <w:rFonts w:eastAsia="Times New Roman"/>
                <w:color w:val="000000"/>
                <w:sz w:val="24"/>
                <w:szCs w:val="24"/>
                <w:lang w:eastAsia="en-GB"/>
              </w:rPr>
            </w:pPr>
            <w:ins w:id="228" w:author="Parks, Robbie M" w:date="2018-06-19T17:22:00Z">
              <w:r w:rsidRPr="00CE3BE6">
                <w:rPr>
                  <w:rFonts w:eastAsia="Times New Roman"/>
                  <w:color w:val="000000"/>
                  <w:sz w:val="24"/>
                  <w:szCs w:val="24"/>
                  <w:lang w:eastAsia="en-GB"/>
                </w:rPr>
                <w:t>0</w:t>
              </w:r>
            </w:ins>
          </w:p>
        </w:tc>
        <w:tc>
          <w:tcPr>
            <w:tcW w:w="1220" w:type="dxa"/>
            <w:tcBorders>
              <w:top w:val="nil"/>
              <w:left w:val="nil"/>
              <w:bottom w:val="single" w:sz="4" w:space="0" w:color="auto"/>
              <w:right w:val="single" w:sz="4" w:space="0" w:color="auto"/>
            </w:tcBorders>
            <w:shd w:val="clear" w:color="auto" w:fill="auto"/>
            <w:noWrap/>
            <w:vAlign w:val="bottom"/>
            <w:hideMark/>
          </w:tcPr>
          <w:p w14:paraId="737D899C" w14:textId="77777777" w:rsidR="00CE3BE6" w:rsidRPr="00CE3BE6" w:rsidRDefault="00CE3BE6" w:rsidP="00CE3BE6">
            <w:pPr>
              <w:spacing w:after="0" w:line="240" w:lineRule="auto"/>
              <w:jc w:val="right"/>
              <w:rPr>
                <w:ins w:id="229" w:author="Parks, Robbie M" w:date="2018-06-19T17:22:00Z"/>
                <w:rFonts w:eastAsia="Times New Roman"/>
                <w:color w:val="000000"/>
                <w:sz w:val="24"/>
                <w:szCs w:val="24"/>
                <w:lang w:eastAsia="en-GB"/>
              </w:rPr>
            </w:pPr>
            <w:ins w:id="230" w:author="Parks, Robbie M" w:date="2018-06-19T17:22:00Z">
              <w:r w:rsidRPr="00CE3BE6">
                <w:rPr>
                  <w:rFonts w:eastAsia="Times New Roman"/>
                  <w:color w:val="000000"/>
                  <w:sz w:val="24"/>
                  <w:szCs w:val="24"/>
                  <w:lang w:eastAsia="en-GB"/>
                </w:rPr>
                <w:t>19,991</w:t>
              </w:r>
            </w:ins>
          </w:p>
        </w:tc>
        <w:tc>
          <w:tcPr>
            <w:tcW w:w="1220" w:type="dxa"/>
            <w:tcBorders>
              <w:top w:val="nil"/>
              <w:left w:val="nil"/>
              <w:bottom w:val="single" w:sz="4" w:space="0" w:color="auto"/>
              <w:right w:val="single" w:sz="4" w:space="0" w:color="auto"/>
            </w:tcBorders>
            <w:shd w:val="clear" w:color="auto" w:fill="auto"/>
            <w:noWrap/>
            <w:vAlign w:val="bottom"/>
            <w:hideMark/>
          </w:tcPr>
          <w:p w14:paraId="32152D12" w14:textId="77777777" w:rsidR="00CE3BE6" w:rsidRPr="00CE3BE6" w:rsidRDefault="00CE3BE6" w:rsidP="00CE3BE6">
            <w:pPr>
              <w:spacing w:after="0" w:line="240" w:lineRule="auto"/>
              <w:jc w:val="right"/>
              <w:rPr>
                <w:ins w:id="231" w:author="Parks, Robbie M" w:date="2018-06-19T17:22:00Z"/>
                <w:rFonts w:eastAsia="Times New Roman"/>
                <w:color w:val="000000"/>
                <w:sz w:val="24"/>
                <w:szCs w:val="24"/>
                <w:lang w:eastAsia="en-GB"/>
              </w:rPr>
            </w:pPr>
            <w:ins w:id="232" w:author="Parks, Robbie M" w:date="2018-06-19T17:22:00Z">
              <w:r w:rsidRPr="00CE3BE6">
                <w:rPr>
                  <w:rFonts w:eastAsia="Times New Roman"/>
                  <w:color w:val="000000"/>
                  <w:sz w:val="24"/>
                  <w:szCs w:val="24"/>
                  <w:lang w:eastAsia="en-GB"/>
                </w:rPr>
                <w:t>19,991</w:t>
              </w:r>
            </w:ins>
          </w:p>
        </w:tc>
      </w:tr>
      <w:tr w:rsidR="00CE3BE6" w:rsidRPr="00CE3BE6" w14:paraId="0EDEF5A1" w14:textId="77777777" w:rsidTr="00CE3BE6">
        <w:trPr>
          <w:trHeight w:val="320"/>
          <w:ins w:id="233"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1F03F20" w14:textId="77777777" w:rsidR="00CE3BE6" w:rsidRPr="00CE3BE6" w:rsidRDefault="00CE3BE6" w:rsidP="00CE3BE6">
            <w:pPr>
              <w:spacing w:after="0" w:line="240" w:lineRule="auto"/>
              <w:rPr>
                <w:ins w:id="234" w:author="Parks, Robbie M" w:date="2018-06-19T17:22:00Z"/>
                <w:rFonts w:ascii="Helvetica" w:eastAsia="Times New Roman" w:hAnsi="Helvetica"/>
                <w:color w:val="000000"/>
                <w:sz w:val="24"/>
                <w:szCs w:val="24"/>
                <w:lang w:eastAsia="en-GB"/>
              </w:rPr>
            </w:pPr>
            <w:ins w:id="235"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8B2767B" w14:textId="77777777" w:rsidR="00CE3BE6" w:rsidRPr="00CE3BE6" w:rsidRDefault="00CE3BE6" w:rsidP="00CE3BE6">
            <w:pPr>
              <w:spacing w:after="0" w:line="240" w:lineRule="auto"/>
              <w:rPr>
                <w:ins w:id="236" w:author="Parks, Robbie M" w:date="2018-06-19T17:22:00Z"/>
                <w:rFonts w:ascii="Helvetica" w:eastAsia="Times New Roman" w:hAnsi="Helvetica"/>
                <w:color w:val="000000"/>
                <w:sz w:val="24"/>
                <w:szCs w:val="24"/>
                <w:lang w:eastAsia="en-GB"/>
              </w:rPr>
            </w:pPr>
            <w:ins w:id="237"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1782DF1" w14:textId="77777777" w:rsidR="00CE3BE6" w:rsidRPr="00CE3BE6" w:rsidRDefault="00CE3BE6" w:rsidP="00CE3BE6">
            <w:pPr>
              <w:spacing w:after="0" w:line="240" w:lineRule="auto"/>
              <w:rPr>
                <w:ins w:id="238" w:author="Parks, Robbie M" w:date="2018-06-19T17:22:00Z"/>
                <w:rFonts w:eastAsia="Times New Roman"/>
                <w:b/>
                <w:bCs/>
                <w:color w:val="000000"/>
                <w:sz w:val="24"/>
                <w:szCs w:val="24"/>
                <w:lang w:eastAsia="en-GB"/>
              </w:rPr>
            </w:pPr>
            <w:ins w:id="239" w:author="Parks, Robbie M" w:date="2018-06-19T17:22:00Z">
              <w:r w:rsidRPr="00CE3BE6">
                <w:rPr>
                  <w:rFonts w:eastAsia="Times New Roman"/>
                  <w:b/>
                  <w:bCs/>
                  <w:color w:val="000000"/>
                  <w:sz w:val="24"/>
                  <w:szCs w:val="24"/>
                  <w:lang w:eastAsia="en-GB"/>
                </w:rPr>
                <w:t>Neuropsychiatric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6A87478C" w14:textId="77777777" w:rsidR="00CE3BE6" w:rsidRPr="00CE3BE6" w:rsidRDefault="00CE3BE6" w:rsidP="00CE3BE6">
            <w:pPr>
              <w:spacing w:after="0" w:line="240" w:lineRule="auto"/>
              <w:jc w:val="right"/>
              <w:rPr>
                <w:ins w:id="240" w:author="Parks, Robbie M" w:date="2018-06-19T17:22:00Z"/>
                <w:rFonts w:eastAsia="Times New Roman"/>
                <w:color w:val="000000"/>
                <w:sz w:val="24"/>
                <w:szCs w:val="24"/>
                <w:lang w:eastAsia="en-GB"/>
              </w:rPr>
            </w:pPr>
            <w:ins w:id="241" w:author="Parks, Robbie M" w:date="2018-06-19T17:22:00Z">
              <w:r w:rsidRPr="00CE3BE6">
                <w:rPr>
                  <w:rFonts w:eastAsia="Times New Roman"/>
                  <w:color w:val="000000"/>
                  <w:sz w:val="24"/>
                  <w:szCs w:val="24"/>
                  <w:lang w:eastAsia="en-GB"/>
                </w:rPr>
                <w:t>1,911,244</w:t>
              </w:r>
            </w:ins>
          </w:p>
        </w:tc>
        <w:tc>
          <w:tcPr>
            <w:tcW w:w="1220" w:type="dxa"/>
            <w:tcBorders>
              <w:top w:val="nil"/>
              <w:left w:val="nil"/>
              <w:bottom w:val="single" w:sz="4" w:space="0" w:color="auto"/>
              <w:right w:val="single" w:sz="4" w:space="0" w:color="auto"/>
            </w:tcBorders>
            <w:shd w:val="clear" w:color="auto" w:fill="auto"/>
            <w:noWrap/>
            <w:vAlign w:val="bottom"/>
            <w:hideMark/>
          </w:tcPr>
          <w:p w14:paraId="62D0AD42" w14:textId="77777777" w:rsidR="00CE3BE6" w:rsidRPr="00CE3BE6" w:rsidRDefault="00CE3BE6" w:rsidP="00CE3BE6">
            <w:pPr>
              <w:spacing w:after="0" w:line="240" w:lineRule="auto"/>
              <w:jc w:val="right"/>
              <w:rPr>
                <w:ins w:id="242" w:author="Parks, Robbie M" w:date="2018-06-19T17:22:00Z"/>
                <w:rFonts w:eastAsia="Times New Roman"/>
                <w:color w:val="000000"/>
                <w:sz w:val="24"/>
                <w:szCs w:val="24"/>
                <w:lang w:eastAsia="en-GB"/>
              </w:rPr>
            </w:pPr>
            <w:ins w:id="243" w:author="Parks, Robbie M" w:date="2018-06-19T17:22:00Z">
              <w:r w:rsidRPr="00CE3BE6">
                <w:rPr>
                  <w:rFonts w:eastAsia="Times New Roman"/>
                  <w:color w:val="000000"/>
                  <w:sz w:val="24"/>
                  <w:szCs w:val="24"/>
                  <w:lang w:eastAsia="en-GB"/>
                </w:rPr>
                <w:t>3,132,616</w:t>
              </w:r>
            </w:ins>
          </w:p>
        </w:tc>
        <w:tc>
          <w:tcPr>
            <w:tcW w:w="1220" w:type="dxa"/>
            <w:tcBorders>
              <w:top w:val="nil"/>
              <w:left w:val="nil"/>
              <w:bottom w:val="single" w:sz="4" w:space="0" w:color="auto"/>
              <w:right w:val="single" w:sz="4" w:space="0" w:color="auto"/>
            </w:tcBorders>
            <w:shd w:val="clear" w:color="auto" w:fill="auto"/>
            <w:noWrap/>
            <w:vAlign w:val="bottom"/>
            <w:hideMark/>
          </w:tcPr>
          <w:p w14:paraId="7A93B04A" w14:textId="77777777" w:rsidR="00CE3BE6" w:rsidRPr="00CE3BE6" w:rsidRDefault="00CE3BE6" w:rsidP="00CE3BE6">
            <w:pPr>
              <w:spacing w:after="0" w:line="240" w:lineRule="auto"/>
              <w:jc w:val="right"/>
              <w:rPr>
                <w:ins w:id="244" w:author="Parks, Robbie M" w:date="2018-06-19T17:22:00Z"/>
                <w:rFonts w:eastAsia="Times New Roman"/>
                <w:color w:val="000000"/>
                <w:sz w:val="24"/>
                <w:szCs w:val="24"/>
                <w:lang w:eastAsia="en-GB"/>
              </w:rPr>
            </w:pPr>
            <w:ins w:id="245" w:author="Parks, Robbie M" w:date="2018-06-19T17:22:00Z">
              <w:r w:rsidRPr="00CE3BE6">
                <w:rPr>
                  <w:rFonts w:eastAsia="Times New Roman"/>
                  <w:color w:val="000000"/>
                  <w:sz w:val="24"/>
                  <w:szCs w:val="24"/>
                  <w:lang w:eastAsia="en-GB"/>
                </w:rPr>
                <w:t>5,043,860</w:t>
              </w:r>
            </w:ins>
          </w:p>
        </w:tc>
      </w:tr>
      <w:tr w:rsidR="00CE3BE6" w:rsidRPr="00CE3BE6" w14:paraId="1B538962" w14:textId="77777777" w:rsidTr="00CE3BE6">
        <w:trPr>
          <w:trHeight w:val="320"/>
          <w:ins w:id="24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1A81E6F3" w14:textId="77777777" w:rsidR="00CE3BE6" w:rsidRPr="00CE3BE6" w:rsidRDefault="00CE3BE6" w:rsidP="00CE3BE6">
            <w:pPr>
              <w:spacing w:after="0" w:line="240" w:lineRule="auto"/>
              <w:rPr>
                <w:ins w:id="247" w:author="Parks, Robbie M" w:date="2018-06-19T17:22:00Z"/>
                <w:rFonts w:ascii="Helvetica" w:eastAsia="Times New Roman" w:hAnsi="Helvetica"/>
                <w:color w:val="000000"/>
                <w:sz w:val="24"/>
                <w:szCs w:val="24"/>
                <w:lang w:eastAsia="en-GB"/>
              </w:rPr>
            </w:pPr>
            <w:ins w:id="248"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0485BA5E" w14:textId="77777777" w:rsidR="00CE3BE6" w:rsidRPr="00CE3BE6" w:rsidRDefault="00CE3BE6" w:rsidP="00CE3BE6">
            <w:pPr>
              <w:spacing w:after="0" w:line="240" w:lineRule="auto"/>
              <w:rPr>
                <w:ins w:id="249" w:author="Parks, Robbie M" w:date="2018-06-19T17:22:00Z"/>
                <w:rFonts w:ascii="Helvetica" w:eastAsia="Times New Roman" w:hAnsi="Helvetica"/>
                <w:color w:val="000000"/>
                <w:sz w:val="24"/>
                <w:szCs w:val="24"/>
                <w:lang w:eastAsia="en-GB"/>
              </w:rPr>
            </w:pPr>
            <w:ins w:id="250"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94B6392" w14:textId="77777777" w:rsidR="00CE3BE6" w:rsidRPr="00CE3BE6" w:rsidRDefault="00CE3BE6" w:rsidP="00CE3BE6">
            <w:pPr>
              <w:spacing w:after="0" w:line="240" w:lineRule="auto"/>
              <w:rPr>
                <w:ins w:id="251" w:author="Parks, Robbie M" w:date="2018-06-19T17:22:00Z"/>
                <w:rFonts w:eastAsia="Times New Roman"/>
                <w:b/>
                <w:bCs/>
                <w:color w:val="000000"/>
                <w:sz w:val="24"/>
                <w:szCs w:val="24"/>
                <w:lang w:eastAsia="en-GB"/>
              </w:rPr>
            </w:pPr>
            <w:ins w:id="252" w:author="Parks, Robbie M" w:date="2018-06-19T17:22:00Z">
              <w:r w:rsidRPr="00CE3BE6">
                <w:rPr>
                  <w:rFonts w:eastAsia="Times New Roman"/>
                  <w:b/>
                  <w:bCs/>
                  <w:color w:val="000000"/>
                  <w:sz w:val="24"/>
                  <w:szCs w:val="24"/>
                  <w:lang w:eastAsia="en-GB"/>
                </w:rPr>
                <w:t>Perinatal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378D16" w14:textId="77777777" w:rsidR="00CE3BE6" w:rsidRPr="00CE3BE6" w:rsidRDefault="00CE3BE6" w:rsidP="00CE3BE6">
            <w:pPr>
              <w:spacing w:after="0" w:line="240" w:lineRule="auto"/>
              <w:jc w:val="right"/>
              <w:rPr>
                <w:ins w:id="253" w:author="Parks, Robbie M" w:date="2018-06-19T17:22:00Z"/>
                <w:rFonts w:eastAsia="Times New Roman"/>
                <w:color w:val="000000"/>
                <w:sz w:val="24"/>
                <w:szCs w:val="24"/>
                <w:lang w:eastAsia="en-GB"/>
              </w:rPr>
            </w:pPr>
            <w:ins w:id="254" w:author="Parks, Robbie M" w:date="2018-06-19T17:22:00Z">
              <w:r w:rsidRPr="00CE3BE6">
                <w:rPr>
                  <w:rFonts w:eastAsia="Times New Roman"/>
                  <w:color w:val="000000"/>
                  <w:sz w:val="24"/>
                  <w:szCs w:val="24"/>
                  <w:lang w:eastAsia="en-GB"/>
                </w:rPr>
                <w:t>320,057</w:t>
              </w:r>
            </w:ins>
          </w:p>
        </w:tc>
        <w:tc>
          <w:tcPr>
            <w:tcW w:w="1220" w:type="dxa"/>
            <w:tcBorders>
              <w:top w:val="nil"/>
              <w:left w:val="nil"/>
              <w:bottom w:val="single" w:sz="4" w:space="0" w:color="auto"/>
              <w:right w:val="single" w:sz="4" w:space="0" w:color="auto"/>
            </w:tcBorders>
            <w:shd w:val="clear" w:color="auto" w:fill="auto"/>
            <w:noWrap/>
            <w:vAlign w:val="bottom"/>
            <w:hideMark/>
          </w:tcPr>
          <w:p w14:paraId="7A2C75E8" w14:textId="77777777" w:rsidR="00CE3BE6" w:rsidRPr="00CE3BE6" w:rsidRDefault="00CE3BE6" w:rsidP="00CE3BE6">
            <w:pPr>
              <w:spacing w:after="0" w:line="240" w:lineRule="auto"/>
              <w:jc w:val="right"/>
              <w:rPr>
                <w:ins w:id="255" w:author="Parks, Robbie M" w:date="2018-06-19T17:22:00Z"/>
                <w:rFonts w:eastAsia="Times New Roman"/>
                <w:color w:val="000000"/>
                <w:sz w:val="24"/>
                <w:szCs w:val="24"/>
                <w:lang w:eastAsia="en-GB"/>
              </w:rPr>
            </w:pPr>
            <w:ins w:id="256" w:author="Parks, Robbie M" w:date="2018-06-19T17:22:00Z">
              <w:r w:rsidRPr="00CE3BE6">
                <w:rPr>
                  <w:rFonts w:eastAsia="Times New Roman"/>
                  <w:color w:val="000000"/>
                  <w:sz w:val="24"/>
                  <w:szCs w:val="24"/>
                  <w:lang w:eastAsia="en-GB"/>
                </w:rPr>
                <w:t>245,939</w:t>
              </w:r>
            </w:ins>
          </w:p>
        </w:tc>
        <w:tc>
          <w:tcPr>
            <w:tcW w:w="1220" w:type="dxa"/>
            <w:tcBorders>
              <w:top w:val="nil"/>
              <w:left w:val="nil"/>
              <w:bottom w:val="single" w:sz="4" w:space="0" w:color="auto"/>
              <w:right w:val="single" w:sz="4" w:space="0" w:color="auto"/>
            </w:tcBorders>
            <w:shd w:val="clear" w:color="auto" w:fill="auto"/>
            <w:noWrap/>
            <w:vAlign w:val="bottom"/>
            <w:hideMark/>
          </w:tcPr>
          <w:p w14:paraId="16B43B4C" w14:textId="77777777" w:rsidR="00CE3BE6" w:rsidRPr="00CE3BE6" w:rsidRDefault="00CE3BE6" w:rsidP="00CE3BE6">
            <w:pPr>
              <w:spacing w:after="0" w:line="240" w:lineRule="auto"/>
              <w:jc w:val="right"/>
              <w:rPr>
                <w:ins w:id="257" w:author="Parks, Robbie M" w:date="2018-06-19T17:22:00Z"/>
                <w:rFonts w:eastAsia="Times New Roman"/>
                <w:color w:val="000000"/>
                <w:sz w:val="24"/>
                <w:szCs w:val="24"/>
                <w:lang w:eastAsia="en-GB"/>
              </w:rPr>
            </w:pPr>
            <w:ins w:id="258" w:author="Parks, Robbie M" w:date="2018-06-19T17:22:00Z">
              <w:r w:rsidRPr="00CE3BE6">
                <w:rPr>
                  <w:rFonts w:eastAsia="Times New Roman"/>
                  <w:color w:val="000000"/>
                  <w:sz w:val="24"/>
                  <w:szCs w:val="24"/>
                  <w:lang w:eastAsia="en-GB"/>
                </w:rPr>
                <w:t>565,996</w:t>
              </w:r>
            </w:ins>
          </w:p>
        </w:tc>
      </w:tr>
      <w:tr w:rsidR="00CE3BE6" w:rsidRPr="00CE3BE6" w14:paraId="5C7D8732" w14:textId="77777777" w:rsidTr="00CE3BE6">
        <w:trPr>
          <w:trHeight w:val="320"/>
          <w:ins w:id="25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6ECA45F9" w14:textId="77777777" w:rsidR="00CE3BE6" w:rsidRPr="00CE3BE6" w:rsidRDefault="00CE3BE6" w:rsidP="00CE3BE6">
            <w:pPr>
              <w:spacing w:after="0" w:line="240" w:lineRule="auto"/>
              <w:rPr>
                <w:ins w:id="260" w:author="Parks, Robbie M" w:date="2018-06-19T17:22:00Z"/>
                <w:rFonts w:ascii="Helvetica" w:eastAsia="Times New Roman" w:hAnsi="Helvetica"/>
                <w:color w:val="000000"/>
                <w:sz w:val="24"/>
                <w:szCs w:val="24"/>
                <w:lang w:eastAsia="en-GB"/>
              </w:rPr>
            </w:pPr>
            <w:ins w:id="261"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0EB4556" w14:textId="77777777" w:rsidR="00CE3BE6" w:rsidRPr="00CE3BE6" w:rsidRDefault="00CE3BE6" w:rsidP="00CE3BE6">
            <w:pPr>
              <w:spacing w:after="0" w:line="240" w:lineRule="auto"/>
              <w:rPr>
                <w:ins w:id="262" w:author="Parks, Robbie M" w:date="2018-06-19T17:22:00Z"/>
                <w:rFonts w:ascii="Helvetica" w:eastAsia="Times New Roman" w:hAnsi="Helvetica"/>
                <w:color w:val="000000"/>
                <w:sz w:val="24"/>
                <w:szCs w:val="24"/>
                <w:lang w:eastAsia="en-GB"/>
              </w:rPr>
            </w:pPr>
            <w:ins w:id="263"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CCFD307" w14:textId="77777777" w:rsidR="00CE3BE6" w:rsidRPr="00CE3BE6" w:rsidRDefault="00CE3BE6" w:rsidP="00CE3BE6">
            <w:pPr>
              <w:spacing w:after="0" w:line="240" w:lineRule="auto"/>
              <w:rPr>
                <w:ins w:id="264" w:author="Parks, Robbie M" w:date="2018-06-19T17:22:00Z"/>
                <w:rFonts w:eastAsia="Times New Roman"/>
                <w:b/>
                <w:bCs/>
                <w:color w:val="000000"/>
                <w:sz w:val="24"/>
                <w:szCs w:val="24"/>
                <w:lang w:eastAsia="en-GB"/>
              </w:rPr>
            </w:pPr>
            <w:ins w:id="265" w:author="Parks, Robbie M" w:date="2018-06-19T17:22:00Z">
              <w:r w:rsidRPr="00CE3BE6">
                <w:rPr>
                  <w:rFonts w:eastAsia="Times New Roman"/>
                  <w:b/>
                  <w:bCs/>
                  <w:color w:val="000000"/>
                  <w:sz w:val="24"/>
                  <w:szCs w:val="24"/>
                  <w:lang w:eastAsia="en-GB"/>
                </w:rPr>
                <w:t>Substance use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0BDF84C5" w14:textId="77777777" w:rsidR="00CE3BE6" w:rsidRPr="00CE3BE6" w:rsidRDefault="00CE3BE6" w:rsidP="00CE3BE6">
            <w:pPr>
              <w:spacing w:after="0" w:line="240" w:lineRule="auto"/>
              <w:jc w:val="right"/>
              <w:rPr>
                <w:ins w:id="266" w:author="Parks, Robbie M" w:date="2018-06-19T17:22:00Z"/>
                <w:rFonts w:eastAsia="Times New Roman"/>
                <w:color w:val="000000"/>
                <w:sz w:val="24"/>
                <w:szCs w:val="24"/>
                <w:lang w:eastAsia="en-GB"/>
              </w:rPr>
            </w:pPr>
            <w:ins w:id="267" w:author="Parks, Robbie M" w:date="2018-06-19T17:22:00Z">
              <w:r w:rsidRPr="00CE3BE6">
                <w:rPr>
                  <w:rFonts w:eastAsia="Times New Roman"/>
                  <w:color w:val="000000"/>
                  <w:sz w:val="24"/>
                  <w:szCs w:val="24"/>
                  <w:lang w:eastAsia="en-GB"/>
                </w:rPr>
                <w:t>437,989</w:t>
              </w:r>
            </w:ins>
          </w:p>
        </w:tc>
        <w:tc>
          <w:tcPr>
            <w:tcW w:w="1220" w:type="dxa"/>
            <w:tcBorders>
              <w:top w:val="nil"/>
              <w:left w:val="nil"/>
              <w:bottom w:val="single" w:sz="4" w:space="0" w:color="auto"/>
              <w:right w:val="single" w:sz="4" w:space="0" w:color="auto"/>
            </w:tcBorders>
            <w:shd w:val="clear" w:color="auto" w:fill="auto"/>
            <w:noWrap/>
            <w:vAlign w:val="bottom"/>
            <w:hideMark/>
          </w:tcPr>
          <w:p w14:paraId="18F52926" w14:textId="77777777" w:rsidR="00CE3BE6" w:rsidRPr="00CE3BE6" w:rsidRDefault="00CE3BE6" w:rsidP="00CE3BE6">
            <w:pPr>
              <w:spacing w:after="0" w:line="240" w:lineRule="auto"/>
              <w:jc w:val="right"/>
              <w:rPr>
                <w:ins w:id="268" w:author="Parks, Robbie M" w:date="2018-06-19T17:22:00Z"/>
                <w:rFonts w:eastAsia="Times New Roman"/>
                <w:color w:val="000000"/>
                <w:sz w:val="24"/>
                <w:szCs w:val="24"/>
                <w:lang w:eastAsia="en-GB"/>
              </w:rPr>
            </w:pPr>
            <w:ins w:id="269" w:author="Parks, Robbie M" w:date="2018-06-19T17:22:00Z">
              <w:r w:rsidRPr="00CE3BE6">
                <w:rPr>
                  <w:rFonts w:eastAsia="Times New Roman"/>
                  <w:color w:val="000000"/>
                  <w:sz w:val="24"/>
                  <w:szCs w:val="24"/>
                  <w:lang w:eastAsia="en-GB"/>
                </w:rPr>
                <w:t>151,911</w:t>
              </w:r>
            </w:ins>
          </w:p>
        </w:tc>
        <w:tc>
          <w:tcPr>
            <w:tcW w:w="1220" w:type="dxa"/>
            <w:tcBorders>
              <w:top w:val="nil"/>
              <w:left w:val="nil"/>
              <w:bottom w:val="single" w:sz="4" w:space="0" w:color="auto"/>
              <w:right w:val="single" w:sz="4" w:space="0" w:color="auto"/>
            </w:tcBorders>
            <w:shd w:val="clear" w:color="auto" w:fill="auto"/>
            <w:noWrap/>
            <w:vAlign w:val="bottom"/>
            <w:hideMark/>
          </w:tcPr>
          <w:p w14:paraId="10385765" w14:textId="77777777" w:rsidR="00CE3BE6" w:rsidRPr="00CE3BE6" w:rsidRDefault="00CE3BE6" w:rsidP="00CE3BE6">
            <w:pPr>
              <w:spacing w:after="0" w:line="240" w:lineRule="auto"/>
              <w:jc w:val="right"/>
              <w:rPr>
                <w:ins w:id="270" w:author="Parks, Robbie M" w:date="2018-06-19T17:22:00Z"/>
                <w:rFonts w:eastAsia="Times New Roman"/>
                <w:color w:val="000000"/>
                <w:sz w:val="24"/>
                <w:szCs w:val="24"/>
                <w:lang w:eastAsia="en-GB"/>
              </w:rPr>
            </w:pPr>
            <w:ins w:id="271" w:author="Parks, Robbie M" w:date="2018-06-19T17:22:00Z">
              <w:r w:rsidRPr="00CE3BE6">
                <w:rPr>
                  <w:rFonts w:eastAsia="Times New Roman"/>
                  <w:color w:val="000000"/>
                  <w:sz w:val="24"/>
                  <w:szCs w:val="24"/>
                  <w:lang w:eastAsia="en-GB"/>
                </w:rPr>
                <w:t>589,900</w:t>
              </w:r>
            </w:ins>
          </w:p>
        </w:tc>
      </w:tr>
      <w:tr w:rsidR="00CE3BE6" w:rsidRPr="00CE3BE6" w14:paraId="5945B279" w14:textId="77777777" w:rsidTr="00CE3BE6">
        <w:trPr>
          <w:trHeight w:val="320"/>
          <w:ins w:id="27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6B86A45" w14:textId="77777777" w:rsidR="00CE3BE6" w:rsidRPr="00CE3BE6" w:rsidRDefault="00CE3BE6" w:rsidP="00CE3BE6">
            <w:pPr>
              <w:spacing w:after="0" w:line="240" w:lineRule="auto"/>
              <w:rPr>
                <w:ins w:id="273" w:author="Parks, Robbie M" w:date="2018-06-19T17:22:00Z"/>
                <w:rFonts w:ascii="Helvetica" w:eastAsia="Times New Roman" w:hAnsi="Helvetica"/>
                <w:color w:val="000000"/>
                <w:sz w:val="24"/>
                <w:szCs w:val="24"/>
                <w:lang w:eastAsia="en-GB"/>
              </w:rPr>
            </w:pPr>
            <w:ins w:id="274" w:author="Parks, Robbie M" w:date="2018-06-19T17:22:00Z">
              <w:r w:rsidRPr="00CE3BE6">
                <w:rPr>
                  <w:rFonts w:ascii="Helvetica" w:eastAsia="Times New Roman" w:hAnsi="Helvetica"/>
                  <w:color w:val="000000"/>
                  <w:sz w:val="24"/>
                  <w:szCs w:val="24"/>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BD1C27D" w14:textId="77777777" w:rsidR="00CE3BE6" w:rsidRPr="00CE3BE6" w:rsidRDefault="00CE3BE6" w:rsidP="00CE3BE6">
            <w:pPr>
              <w:spacing w:after="0" w:line="240" w:lineRule="auto"/>
              <w:rPr>
                <w:ins w:id="275" w:author="Parks, Robbie M" w:date="2018-06-19T17:22:00Z"/>
                <w:rFonts w:ascii="Helvetica" w:eastAsia="Times New Roman" w:hAnsi="Helvetica"/>
                <w:color w:val="000000"/>
                <w:sz w:val="24"/>
                <w:szCs w:val="24"/>
                <w:lang w:eastAsia="en-GB"/>
              </w:rPr>
            </w:pPr>
            <w:ins w:id="276" w:author="Parks, Robbie M" w:date="2018-06-19T17:22:00Z">
              <w:r w:rsidRPr="00CE3BE6">
                <w:rPr>
                  <w:rFonts w:ascii="Helvetica" w:eastAsia="Times New Roman" w:hAnsi="Helvetica"/>
                  <w:color w:val="000000"/>
                  <w:sz w:val="24"/>
                  <w:szCs w:val="24"/>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91F250E" w14:textId="77777777" w:rsidR="00CE3BE6" w:rsidRPr="00CE3BE6" w:rsidRDefault="00CE3BE6" w:rsidP="00CE3BE6">
            <w:pPr>
              <w:spacing w:after="0" w:line="240" w:lineRule="auto"/>
              <w:rPr>
                <w:ins w:id="277" w:author="Parks, Robbie M" w:date="2018-06-19T17:22:00Z"/>
                <w:rFonts w:eastAsia="Times New Roman"/>
                <w:b/>
                <w:bCs/>
                <w:color w:val="000000"/>
                <w:sz w:val="24"/>
                <w:szCs w:val="24"/>
                <w:lang w:eastAsia="en-GB"/>
              </w:rPr>
            </w:pPr>
            <w:ins w:id="278" w:author="Parks, Robbie M" w:date="2018-06-19T17:22:00Z">
              <w:r w:rsidRPr="00CE3BE6">
                <w:rPr>
                  <w:rFonts w:eastAsia="Times New Roman"/>
                  <w:b/>
                  <w:bCs/>
                  <w:color w:val="000000"/>
                  <w:sz w:val="24"/>
                  <w:szCs w:val="24"/>
                  <w:lang w:eastAsia="en-GB"/>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7ADD566F" w14:textId="77777777" w:rsidR="00CE3BE6" w:rsidRPr="00CE3BE6" w:rsidRDefault="00CE3BE6" w:rsidP="00CE3BE6">
            <w:pPr>
              <w:spacing w:after="0" w:line="240" w:lineRule="auto"/>
              <w:jc w:val="right"/>
              <w:rPr>
                <w:ins w:id="279" w:author="Parks, Robbie M" w:date="2018-06-19T17:22:00Z"/>
                <w:rFonts w:eastAsia="Times New Roman"/>
                <w:color w:val="000000"/>
                <w:sz w:val="24"/>
                <w:szCs w:val="24"/>
                <w:lang w:eastAsia="en-GB"/>
              </w:rPr>
            </w:pPr>
            <w:ins w:id="280" w:author="Parks, Robbie M" w:date="2018-06-19T17:22:00Z">
              <w:r w:rsidRPr="00CE3BE6">
                <w:rPr>
                  <w:rFonts w:eastAsia="Times New Roman"/>
                  <w:color w:val="000000"/>
                  <w:sz w:val="24"/>
                  <w:szCs w:val="24"/>
                  <w:lang w:eastAsia="en-GB"/>
                </w:rPr>
                <w:t>4,897,747</w:t>
              </w:r>
            </w:ins>
          </w:p>
        </w:tc>
        <w:tc>
          <w:tcPr>
            <w:tcW w:w="1220" w:type="dxa"/>
            <w:tcBorders>
              <w:top w:val="nil"/>
              <w:left w:val="nil"/>
              <w:bottom w:val="single" w:sz="4" w:space="0" w:color="auto"/>
              <w:right w:val="single" w:sz="4" w:space="0" w:color="auto"/>
            </w:tcBorders>
            <w:shd w:val="clear" w:color="auto" w:fill="auto"/>
            <w:noWrap/>
            <w:vAlign w:val="bottom"/>
            <w:hideMark/>
          </w:tcPr>
          <w:p w14:paraId="1849E40D" w14:textId="77777777" w:rsidR="00CE3BE6" w:rsidRPr="00CE3BE6" w:rsidRDefault="00CE3BE6" w:rsidP="00CE3BE6">
            <w:pPr>
              <w:spacing w:after="0" w:line="240" w:lineRule="auto"/>
              <w:jc w:val="right"/>
              <w:rPr>
                <w:ins w:id="281" w:author="Parks, Robbie M" w:date="2018-06-19T17:22:00Z"/>
                <w:rFonts w:eastAsia="Times New Roman"/>
                <w:color w:val="000000"/>
                <w:sz w:val="24"/>
                <w:szCs w:val="24"/>
                <w:lang w:eastAsia="en-GB"/>
              </w:rPr>
            </w:pPr>
            <w:ins w:id="282" w:author="Parks, Robbie M" w:date="2018-06-19T17:22:00Z">
              <w:r w:rsidRPr="00CE3BE6">
                <w:rPr>
                  <w:rFonts w:eastAsia="Times New Roman"/>
                  <w:color w:val="000000"/>
                  <w:sz w:val="24"/>
                  <w:szCs w:val="24"/>
                  <w:lang w:eastAsia="en-GB"/>
                </w:rPr>
                <w:t>4,857,309</w:t>
              </w:r>
            </w:ins>
          </w:p>
        </w:tc>
        <w:tc>
          <w:tcPr>
            <w:tcW w:w="1220" w:type="dxa"/>
            <w:tcBorders>
              <w:top w:val="nil"/>
              <w:left w:val="nil"/>
              <w:bottom w:val="single" w:sz="4" w:space="0" w:color="auto"/>
              <w:right w:val="single" w:sz="4" w:space="0" w:color="auto"/>
            </w:tcBorders>
            <w:shd w:val="clear" w:color="auto" w:fill="auto"/>
            <w:noWrap/>
            <w:vAlign w:val="bottom"/>
            <w:hideMark/>
          </w:tcPr>
          <w:p w14:paraId="65BE86C9" w14:textId="77777777" w:rsidR="00CE3BE6" w:rsidRPr="00CE3BE6" w:rsidRDefault="00CE3BE6" w:rsidP="00CE3BE6">
            <w:pPr>
              <w:spacing w:after="0" w:line="240" w:lineRule="auto"/>
              <w:jc w:val="right"/>
              <w:rPr>
                <w:ins w:id="283" w:author="Parks, Robbie M" w:date="2018-06-19T17:22:00Z"/>
                <w:rFonts w:eastAsia="Times New Roman"/>
                <w:color w:val="000000"/>
                <w:sz w:val="24"/>
                <w:szCs w:val="24"/>
                <w:lang w:eastAsia="en-GB"/>
              </w:rPr>
            </w:pPr>
            <w:ins w:id="284" w:author="Parks, Robbie M" w:date="2018-06-19T17:22:00Z">
              <w:r w:rsidRPr="00CE3BE6">
                <w:rPr>
                  <w:rFonts w:eastAsia="Times New Roman"/>
                  <w:color w:val="000000"/>
                  <w:sz w:val="24"/>
                  <w:szCs w:val="24"/>
                  <w:lang w:eastAsia="en-GB"/>
                </w:rPr>
                <w:t>9,755,056</w:t>
              </w:r>
            </w:ins>
          </w:p>
        </w:tc>
      </w:tr>
    </w:tbl>
    <w:p w14:paraId="751E3F10" w14:textId="4647506B" w:rsidR="00A65808" w:rsidRDefault="00A65808" w:rsidP="00910AF9">
      <w:pPr>
        <w:spacing w:after="0" w:line="480" w:lineRule="auto"/>
        <w:jc w:val="both"/>
        <w:rPr>
          <w:ins w:id="285" w:author="Parks, Robbie M" w:date="2018-06-19T15:50:00Z"/>
          <w:rFonts w:ascii="Times New Roman" w:hAnsi="Times New Roman"/>
          <w:color w:val="000000" w:themeColor="text1"/>
          <w:sz w:val="24"/>
          <w:szCs w:val="24"/>
        </w:rPr>
      </w:pPr>
      <w:ins w:id="286" w:author="Parks, Robbie M" w:date="2018-06-19T15:50:00Z">
        <w:r>
          <w:rPr>
            <w:rFonts w:ascii="Times New Roman" w:hAnsi="Times New Roman"/>
            <w:color w:val="000000" w:themeColor="text1"/>
            <w:sz w:val="24"/>
            <w:szCs w:val="24"/>
          </w:rPr>
          <w:br w:type="page"/>
        </w:r>
      </w:ins>
    </w:p>
    <w:p w14:paraId="579479B0" w14:textId="3845BB22" w:rsidR="00F44160" w:rsidRDefault="006970AF" w:rsidP="00A24BBA">
      <w:pPr>
        <w:spacing w:after="0" w:line="480" w:lineRule="auto"/>
        <w:jc w:val="both"/>
        <w:rPr>
          <w:ins w:id="287" w:author="Parks, Robbie M" w:date="2018-06-19T15:55:00Z"/>
          <w:rFonts w:ascii="Times New Roman" w:hAnsi="Times New Roman"/>
          <w:color w:val="000000" w:themeColor="text1"/>
          <w:sz w:val="24"/>
          <w:szCs w:val="24"/>
        </w:rPr>
      </w:pPr>
      <w:ins w:id="288" w:author="Parks, Robbie M" w:date="2018-06-19T15:55:00Z">
        <w:r>
          <w:rPr>
            <w:rFonts w:ascii="Times New Roman" w:hAnsi="Times New Roman"/>
            <w:b/>
            <w:color w:val="000000" w:themeColor="text1"/>
            <w:sz w:val="24"/>
            <w:szCs w:val="24"/>
          </w:rPr>
          <w:lastRenderedPageBreak/>
          <w:t>Table</w:t>
        </w:r>
      </w:ins>
      <w:ins w:id="289" w:author="Parks, Robbie M" w:date="2018-06-19T15:50:00Z">
        <w:r w:rsidR="00A65808" w:rsidRPr="006E585E">
          <w:rPr>
            <w:rFonts w:ascii="Times New Roman" w:hAnsi="Times New Roman"/>
            <w:b/>
            <w:color w:val="000000" w:themeColor="text1"/>
            <w:sz w:val="24"/>
            <w:szCs w:val="24"/>
          </w:rPr>
          <w:t xml:space="preserve"> </w:t>
        </w:r>
        <w:r w:rsidR="00E202D9">
          <w:rPr>
            <w:rFonts w:ascii="Times New Roman" w:hAnsi="Times New Roman"/>
            <w:b/>
            <w:color w:val="000000" w:themeColor="text1"/>
            <w:sz w:val="24"/>
            <w:szCs w:val="24"/>
          </w:rPr>
          <w:t>2</w:t>
        </w:r>
        <w:r w:rsidR="00A65808" w:rsidRPr="006E585E">
          <w:rPr>
            <w:rFonts w:ascii="Times New Roman" w:hAnsi="Times New Roman"/>
            <w:color w:val="000000" w:themeColor="text1"/>
            <w:sz w:val="24"/>
            <w:szCs w:val="24"/>
          </w:rPr>
          <w:t xml:space="preserve">: </w:t>
        </w:r>
        <w:r w:rsidR="00A65808">
          <w:rPr>
            <w:rFonts w:ascii="Times New Roman" w:hAnsi="Times New Roman"/>
            <w:color w:val="000000" w:themeColor="text1"/>
            <w:sz w:val="24"/>
            <w:szCs w:val="24"/>
          </w:rPr>
          <w:t>Characteristics of c</w:t>
        </w:r>
        <w:r w:rsidR="00A65808" w:rsidRPr="006E585E">
          <w:rPr>
            <w:rFonts w:ascii="Times New Roman" w:hAnsi="Times New Roman"/>
            <w:color w:val="000000" w:themeColor="text1"/>
            <w:sz w:val="24"/>
            <w:szCs w:val="24"/>
          </w:rPr>
          <w:t>limate regions of the USA.</w:t>
        </w:r>
      </w:ins>
    </w:p>
    <w:tbl>
      <w:tblPr>
        <w:tblStyle w:val="TableGrid"/>
        <w:tblW w:w="9265" w:type="dxa"/>
        <w:jc w:val="center"/>
        <w:tblLook w:val="04A0" w:firstRow="1" w:lastRow="0" w:firstColumn="1" w:lastColumn="0" w:noHBand="0" w:noVBand="1"/>
        <w:tblPrChange w:id="290" w:author="Parks, Robbie M" w:date="2018-06-19T16:59:00Z">
          <w:tblPr>
            <w:tblStyle w:val="TableGrid"/>
            <w:tblW w:w="0" w:type="auto"/>
            <w:tblLook w:val="04A0" w:firstRow="1" w:lastRow="0" w:firstColumn="1" w:lastColumn="0" w:noHBand="0" w:noVBand="1"/>
          </w:tblPr>
        </w:tblPrChange>
      </w:tblPr>
      <w:tblGrid>
        <w:gridCol w:w="2155"/>
        <w:gridCol w:w="1625"/>
        <w:gridCol w:w="2605"/>
        <w:gridCol w:w="2880"/>
        <w:tblGridChange w:id="291">
          <w:tblGrid>
            <w:gridCol w:w="2155"/>
            <w:gridCol w:w="1625"/>
            <w:gridCol w:w="2605"/>
            <w:gridCol w:w="2340"/>
          </w:tblGrid>
        </w:tblGridChange>
      </w:tblGrid>
      <w:tr w:rsidR="00122E71" w:rsidRPr="005D244E" w14:paraId="34FD4497" w14:textId="77777777" w:rsidTr="00122E71">
        <w:trPr>
          <w:trHeight w:val="1220"/>
          <w:jc w:val="center"/>
          <w:ins w:id="292" w:author="Parks, Robbie M" w:date="2018-06-19T16:59:00Z"/>
          <w:trPrChange w:id="293" w:author="Parks, Robbie M" w:date="2018-06-19T16:59:00Z">
            <w:trPr>
              <w:trHeight w:val="1220"/>
            </w:trPr>
          </w:trPrChange>
        </w:trPr>
        <w:tc>
          <w:tcPr>
            <w:tcW w:w="2155" w:type="dxa"/>
            <w:hideMark/>
            <w:tcPrChange w:id="294" w:author="Parks, Robbie M" w:date="2018-06-19T16:59:00Z">
              <w:tcPr>
                <w:tcW w:w="2155" w:type="dxa"/>
                <w:hideMark/>
              </w:tcPr>
            </w:tcPrChange>
          </w:tcPr>
          <w:p w14:paraId="74A878B9" w14:textId="77777777" w:rsidR="005D244E" w:rsidRPr="005D244E" w:rsidRDefault="005D244E" w:rsidP="005D244E">
            <w:pPr>
              <w:spacing w:after="0" w:line="480" w:lineRule="auto"/>
              <w:jc w:val="both"/>
              <w:rPr>
                <w:ins w:id="295" w:author="Parks, Robbie M" w:date="2018-06-19T16:59:00Z"/>
                <w:b/>
                <w:bCs/>
              </w:rPr>
            </w:pPr>
            <w:ins w:id="296" w:author="Parks, Robbie M" w:date="2018-06-19T16:59:00Z">
              <w:r w:rsidRPr="005D244E">
                <w:rPr>
                  <w:b/>
                  <w:bCs/>
                </w:rPr>
                <w:t>Climate region</w:t>
              </w:r>
            </w:ins>
          </w:p>
        </w:tc>
        <w:tc>
          <w:tcPr>
            <w:tcW w:w="1625" w:type="dxa"/>
            <w:hideMark/>
            <w:tcPrChange w:id="297" w:author="Parks, Robbie M" w:date="2018-06-19T16:59:00Z">
              <w:tcPr>
                <w:tcW w:w="1625" w:type="dxa"/>
                <w:hideMark/>
              </w:tcPr>
            </w:tcPrChange>
          </w:tcPr>
          <w:p w14:paraId="7E2C53BB" w14:textId="77777777" w:rsidR="005D244E" w:rsidRPr="005D244E" w:rsidRDefault="005D244E" w:rsidP="005D244E">
            <w:pPr>
              <w:spacing w:after="0" w:line="480" w:lineRule="auto"/>
              <w:jc w:val="both"/>
              <w:rPr>
                <w:ins w:id="298" w:author="Parks, Robbie M" w:date="2018-06-19T16:59:00Z"/>
                <w:b/>
                <w:bCs/>
              </w:rPr>
            </w:pPr>
            <w:ins w:id="299" w:author="Parks, Robbie M" w:date="2018-06-19T16:59:00Z">
              <w:r w:rsidRPr="005D244E">
                <w:rPr>
                  <w:b/>
                  <w:bCs/>
                </w:rPr>
                <w:t>Population (2016)</w:t>
              </w:r>
            </w:ins>
          </w:p>
        </w:tc>
        <w:tc>
          <w:tcPr>
            <w:tcW w:w="2605" w:type="dxa"/>
            <w:hideMark/>
            <w:tcPrChange w:id="300" w:author="Parks, Robbie M" w:date="2018-06-19T16:59:00Z">
              <w:tcPr>
                <w:tcW w:w="2605" w:type="dxa"/>
                <w:hideMark/>
              </w:tcPr>
            </w:tcPrChange>
          </w:tcPr>
          <w:p w14:paraId="059516F6" w14:textId="77777777" w:rsidR="005D244E" w:rsidRPr="005D244E" w:rsidRDefault="005D244E" w:rsidP="005D244E">
            <w:pPr>
              <w:spacing w:after="0" w:line="480" w:lineRule="auto"/>
              <w:jc w:val="both"/>
              <w:rPr>
                <w:ins w:id="301" w:author="Parks, Robbie M" w:date="2018-06-19T16:59:00Z"/>
                <w:b/>
                <w:bCs/>
              </w:rPr>
            </w:pPr>
            <w:ins w:id="302" w:author="Parks, Robbie M" w:date="2018-06-19T16:59:00Z">
              <w:r w:rsidRPr="005D244E">
                <w:rPr>
                  <w:b/>
                  <w:bCs/>
                </w:rPr>
                <w:t>Percentage of land mass of contiguous USA</w:t>
              </w:r>
            </w:ins>
          </w:p>
        </w:tc>
        <w:tc>
          <w:tcPr>
            <w:tcW w:w="2880" w:type="dxa"/>
            <w:hideMark/>
            <w:tcPrChange w:id="303" w:author="Parks, Robbie M" w:date="2018-06-19T16:59:00Z">
              <w:tcPr>
                <w:tcW w:w="2340" w:type="dxa"/>
                <w:hideMark/>
              </w:tcPr>
            </w:tcPrChange>
          </w:tcPr>
          <w:p w14:paraId="439E8FBE" w14:textId="77777777" w:rsidR="005D244E" w:rsidRPr="005D244E" w:rsidRDefault="005D244E" w:rsidP="005D244E">
            <w:pPr>
              <w:spacing w:after="0" w:line="480" w:lineRule="auto"/>
              <w:jc w:val="both"/>
              <w:rPr>
                <w:ins w:id="304" w:author="Parks, Robbie M" w:date="2018-06-19T16:59:00Z"/>
                <w:b/>
                <w:bCs/>
              </w:rPr>
            </w:pPr>
            <w:ins w:id="305" w:author="Parks, Robbie M" w:date="2018-06-19T16:59:00Z">
              <w:r w:rsidRPr="005D244E">
                <w:rPr>
                  <w:b/>
                  <w:bCs/>
                </w:rPr>
                <w:t>Mean annual temperature (1980-2016) (°C)</w:t>
              </w:r>
            </w:ins>
          </w:p>
        </w:tc>
      </w:tr>
      <w:tr w:rsidR="00122E71" w:rsidRPr="005D244E" w14:paraId="358F7D58" w14:textId="77777777" w:rsidTr="00122E71">
        <w:trPr>
          <w:trHeight w:val="320"/>
          <w:jc w:val="center"/>
          <w:ins w:id="306" w:author="Parks, Robbie M" w:date="2018-06-19T16:59:00Z"/>
          <w:trPrChange w:id="307" w:author="Parks, Robbie M" w:date="2018-06-19T16:59:00Z">
            <w:trPr>
              <w:trHeight w:val="320"/>
            </w:trPr>
          </w:trPrChange>
        </w:trPr>
        <w:tc>
          <w:tcPr>
            <w:tcW w:w="2155" w:type="dxa"/>
            <w:noWrap/>
            <w:hideMark/>
            <w:tcPrChange w:id="308" w:author="Parks, Robbie M" w:date="2018-06-19T16:59:00Z">
              <w:tcPr>
                <w:tcW w:w="2155" w:type="dxa"/>
                <w:noWrap/>
                <w:hideMark/>
              </w:tcPr>
            </w:tcPrChange>
          </w:tcPr>
          <w:p w14:paraId="733D2327" w14:textId="77777777" w:rsidR="005D244E" w:rsidRPr="005D244E" w:rsidRDefault="005D244E" w:rsidP="005D244E">
            <w:pPr>
              <w:spacing w:after="0" w:line="480" w:lineRule="auto"/>
              <w:jc w:val="both"/>
              <w:rPr>
                <w:ins w:id="309" w:author="Parks, Robbie M" w:date="2018-06-19T16:59:00Z"/>
                <w:b/>
              </w:rPr>
            </w:pPr>
            <w:ins w:id="310" w:author="Parks, Robbie M" w:date="2018-06-19T16:59:00Z">
              <w:r w:rsidRPr="005D244E">
                <w:rPr>
                  <w:b/>
                </w:rPr>
                <w:t>Central</w:t>
              </w:r>
            </w:ins>
          </w:p>
        </w:tc>
        <w:tc>
          <w:tcPr>
            <w:tcW w:w="1625" w:type="dxa"/>
            <w:noWrap/>
            <w:hideMark/>
            <w:tcPrChange w:id="311" w:author="Parks, Robbie M" w:date="2018-06-19T16:59:00Z">
              <w:tcPr>
                <w:tcW w:w="1625" w:type="dxa"/>
                <w:noWrap/>
                <w:hideMark/>
              </w:tcPr>
            </w:tcPrChange>
          </w:tcPr>
          <w:p w14:paraId="0B7A8841" w14:textId="77777777" w:rsidR="005D244E" w:rsidRPr="005D244E" w:rsidRDefault="005D244E" w:rsidP="005D244E">
            <w:pPr>
              <w:spacing w:after="0" w:line="480" w:lineRule="auto"/>
              <w:jc w:val="both"/>
              <w:rPr>
                <w:ins w:id="312" w:author="Parks, Robbie M" w:date="2018-06-19T16:59:00Z"/>
                <w:b/>
              </w:rPr>
            </w:pPr>
            <w:ins w:id="313" w:author="Parks, Robbie M" w:date="2018-06-19T16:59:00Z">
              <w:r w:rsidRPr="005D244E">
                <w:rPr>
                  <w:b/>
                </w:rPr>
                <w:t>50,191,326</w:t>
              </w:r>
            </w:ins>
          </w:p>
        </w:tc>
        <w:tc>
          <w:tcPr>
            <w:tcW w:w="2605" w:type="dxa"/>
            <w:noWrap/>
            <w:hideMark/>
            <w:tcPrChange w:id="314" w:author="Parks, Robbie M" w:date="2018-06-19T16:59:00Z">
              <w:tcPr>
                <w:tcW w:w="2605" w:type="dxa"/>
                <w:noWrap/>
                <w:hideMark/>
              </w:tcPr>
            </w:tcPrChange>
          </w:tcPr>
          <w:p w14:paraId="76C9ED77" w14:textId="77777777" w:rsidR="005D244E" w:rsidRPr="005D244E" w:rsidRDefault="005D244E" w:rsidP="005D244E">
            <w:pPr>
              <w:spacing w:after="0" w:line="480" w:lineRule="auto"/>
              <w:jc w:val="both"/>
              <w:rPr>
                <w:ins w:id="315" w:author="Parks, Robbie M" w:date="2018-06-19T16:59:00Z"/>
                <w:b/>
              </w:rPr>
            </w:pPr>
            <w:ins w:id="316" w:author="Parks, Robbie M" w:date="2018-06-19T16:59:00Z">
              <w:r w:rsidRPr="005D244E">
                <w:rPr>
                  <w:b/>
                </w:rPr>
                <w:t>10.27</w:t>
              </w:r>
            </w:ins>
          </w:p>
        </w:tc>
        <w:tc>
          <w:tcPr>
            <w:tcW w:w="2880" w:type="dxa"/>
            <w:noWrap/>
            <w:hideMark/>
            <w:tcPrChange w:id="317" w:author="Parks, Robbie M" w:date="2018-06-19T16:59:00Z">
              <w:tcPr>
                <w:tcW w:w="2340" w:type="dxa"/>
                <w:noWrap/>
                <w:hideMark/>
              </w:tcPr>
            </w:tcPrChange>
          </w:tcPr>
          <w:p w14:paraId="3BA7F5DA" w14:textId="77777777" w:rsidR="005D244E" w:rsidRPr="005D244E" w:rsidRDefault="005D244E" w:rsidP="005D244E">
            <w:pPr>
              <w:spacing w:after="0" w:line="480" w:lineRule="auto"/>
              <w:jc w:val="both"/>
              <w:rPr>
                <w:ins w:id="318" w:author="Parks, Robbie M" w:date="2018-06-19T16:59:00Z"/>
                <w:b/>
              </w:rPr>
            </w:pPr>
            <w:ins w:id="319" w:author="Parks, Robbie M" w:date="2018-06-19T16:59:00Z">
              <w:r w:rsidRPr="005D244E">
                <w:rPr>
                  <w:b/>
                </w:rPr>
                <w:t>11.6</w:t>
              </w:r>
            </w:ins>
          </w:p>
        </w:tc>
      </w:tr>
      <w:tr w:rsidR="00122E71" w:rsidRPr="005D244E" w14:paraId="6E715630" w14:textId="77777777" w:rsidTr="00122E71">
        <w:trPr>
          <w:trHeight w:val="320"/>
          <w:jc w:val="center"/>
          <w:ins w:id="320" w:author="Parks, Robbie M" w:date="2018-06-19T16:59:00Z"/>
          <w:trPrChange w:id="321" w:author="Parks, Robbie M" w:date="2018-06-19T16:59:00Z">
            <w:trPr>
              <w:trHeight w:val="320"/>
            </w:trPr>
          </w:trPrChange>
        </w:trPr>
        <w:tc>
          <w:tcPr>
            <w:tcW w:w="2155" w:type="dxa"/>
            <w:noWrap/>
            <w:hideMark/>
            <w:tcPrChange w:id="322" w:author="Parks, Robbie M" w:date="2018-06-19T16:59:00Z">
              <w:tcPr>
                <w:tcW w:w="2155" w:type="dxa"/>
                <w:noWrap/>
                <w:hideMark/>
              </w:tcPr>
            </w:tcPrChange>
          </w:tcPr>
          <w:p w14:paraId="5CC867F1" w14:textId="77777777" w:rsidR="005D244E" w:rsidRPr="005D244E" w:rsidRDefault="005D244E" w:rsidP="005D244E">
            <w:pPr>
              <w:spacing w:after="0" w:line="480" w:lineRule="auto"/>
              <w:jc w:val="both"/>
              <w:rPr>
                <w:ins w:id="323" w:author="Parks, Robbie M" w:date="2018-06-19T16:59:00Z"/>
                <w:b/>
              </w:rPr>
            </w:pPr>
            <w:ins w:id="324" w:author="Parks, Robbie M" w:date="2018-06-19T16:59:00Z">
              <w:r w:rsidRPr="005D244E">
                <w:rPr>
                  <w:b/>
                </w:rPr>
                <w:t>East North Central</w:t>
              </w:r>
            </w:ins>
          </w:p>
        </w:tc>
        <w:tc>
          <w:tcPr>
            <w:tcW w:w="1625" w:type="dxa"/>
            <w:noWrap/>
            <w:hideMark/>
            <w:tcPrChange w:id="325" w:author="Parks, Robbie M" w:date="2018-06-19T16:59:00Z">
              <w:tcPr>
                <w:tcW w:w="1625" w:type="dxa"/>
                <w:noWrap/>
                <w:hideMark/>
              </w:tcPr>
            </w:tcPrChange>
          </w:tcPr>
          <w:p w14:paraId="0F4873A0" w14:textId="77777777" w:rsidR="005D244E" w:rsidRPr="005D244E" w:rsidRDefault="005D244E" w:rsidP="005D244E">
            <w:pPr>
              <w:spacing w:after="0" w:line="480" w:lineRule="auto"/>
              <w:jc w:val="both"/>
              <w:rPr>
                <w:ins w:id="326" w:author="Parks, Robbie M" w:date="2018-06-19T16:59:00Z"/>
                <w:b/>
              </w:rPr>
            </w:pPr>
            <w:ins w:id="327" w:author="Parks, Robbie M" w:date="2018-06-19T16:59:00Z">
              <w:r w:rsidRPr="005D244E">
                <w:rPr>
                  <w:b/>
                </w:rPr>
                <w:t>24,418,738</w:t>
              </w:r>
            </w:ins>
          </w:p>
        </w:tc>
        <w:tc>
          <w:tcPr>
            <w:tcW w:w="2605" w:type="dxa"/>
            <w:noWrap/>
            <w:hideMark/>
            <w:tcPrChange w:id="328" w:author="Parks, Robbie M" w:date="2018-06-19T16:59:00Z">
              <w:tcPr>
                <w:tcW w:w="2605" w:type="dxa"/>
                <w:noWrap/>
                <w:hideMark/>
              </w:tcPr>
            </w:tcPrChange>
          </w:tcPr>
          <w:p w14:paraId="69888A41" w14:textId="77777777" w:rsidR="005D244E" w:rsidRPr="005D244E" w:rsidRDefault="005D244E" w:rsidP="005D244E">
            <w:pPr>
              <w:spacing w:after="0" w:line="480" w:lineRule="auto"/>
              <w:jc w:val="both"/>
              <w:rPr>
                <w:ins w:id="329" w:author="Parks, Robbie M" w:date="2018-06-19T16:59:00Z"/>
                <w:b/>
              </w:rPr>
            </w:pPr>
            <w:ins w:id="330" w:author="Parks, Robbie M" w:date="2018-06-19T16:59:00Z">
              <w:r w:rsidRPr="005D244E">
                <w:rPr>
                  <w:b/>
                </w:rPr>
                <w:t>8.43</w:t>
              </w:r>
            </w:ins>
          </w:p>
        </w:tc>
        <w:tc>
          <w:tcPr>
            <w:tcW w:w="2880" w:type="dxa"/>
            <w:noWrap/>
            <w:hideMark/>
            <w:tcPrChange w:id="331" w:author="Parks, Robbie M" w:date="2018-06-19T16:59:00Z">
              <w:tcPr>
                <w:tcW w:w="2340" w:type="dxa"/>
                <w:noWrap/>
                <w:hideMark/>
              </w:tcPr>
            </w:tcPrChange>
          </w:tcPr>
          <w:p w14:paraId="362CC43E" w14:textId="77777777" w:rsidR="005D244E" w:rsidRPr="005D244E" w:rsidRDefault="005D244E" w:rsidP="005D244E">
            <w:pPr>
              <w:spacing w:after="0" w:line="480" w:lineRule="auto"/>
              <w:jc w:val="both"/>
              <w:rPr>
                <w:ins w:id="332" w:author="Parks, Robbie M" w:date="2018-06-19T16:59:00Z"/>
                <w:b/>
              </w:rPr>
            </w:pPr>
            <w:ins w:id="333" w:author="Parks, Robbie M" w:date="2018-06-19T16:59:00Z">
              <w:r w:rsidRPr="005D244E">
                <w:rPr>
                  <w:b/>
                </w:rPr>
                <w:t>8</w:t>
              </w:r>
            </w:ins>
          </w:p>
        </w:tc>
      </w:tr>
      <w:tr w:rsidR="00122E71" w:rsidRPr="005D244E" w14:paraId="551BCB04" w14:textId="77777777" w:rsidTr="00122E71">
        <w:trPr>
          <w:trHeight w:val="320"/>
          <w:jc w:val="center"/>
          <w:ins w:id="334" w:author="Parks, Robbie M" w:date="2018-06-19T16:59:00Z"/>
          <w:trPrChange w:id="335" w:author="Parks, Robbie M" w:date="2018-06-19T16:59:00Z">
            <w:trPr>
              <w:trHeight w:val="320"/>
            </w:trPr>
          </w:trPrChange>
        </w:trPr>
        <w:tc>
          <w:tcPr>
            <w:tcW w:w="2155" w:type="dxa"/>
            <w:noWrap/>
            <w:hideMark/>
            <w:tcPrChange w:id="336" w:author="Parks, Robbie M" w:date="2018-06-19T16:59:00Z">
              <w:tcPr>
                <w:tcW w:w="2155" w:type="dxa"/>
                <w:noWrap/>
                <w:hideMark/>
              </w:tcPr>
            </w:tcPrChange>
          </w:tcPr>
          <w:p w14:paraId="0D045D36" w14:textId="77777777" w:rsidR="005D244E" w:rsidRPr="005D244E" w:rsidRDefault="005D244E" w:rsidP="005D244E">
            <w:pPr>
              <w:spacing w:after="0" w:line="480" w:lineRule="auto"/>
              <w:jc w:val="both"/>
              <w:rPr>
                <w:ins w:id="337" w:author="Parks, Robbie M" w:date="2018-06-19T16:59:00Z"/>
                <w:b/>
              </w:rPr>
            </w:pPr>
            <w:ins w:id="338" w:author="Parks, Robbie M" w:date="2018-06-19T16:59:00Z">
              <w:r w:rsidRPr="005D244E">
                <w:rPr>
                  <w:b/>
                </w:rPr>
                <w:t>Northeast</w:t>
              </w:r>
            </w:ins>
          </w:p>
        </w:tc>
        <w:tc>
          <w:tcPr>
            <w:tcW w:w="1625" w:type="dxa"/>
            <w:noWrap/>
            <w:hideMark/>
            <w:tcPrChange w:id="339" w:author="Parks, Robbie M" w:date="2018-06-19T16:59:00Z">
              <w:tcPr>
                <w:tcW w:w="1625" w:type="dxa"/>
                <w:noWrap/>
                <w:hideMark/>
              </w:tcPr>
            </w:tcPrChange>
          </w:tcPr>
          <w:p w14:paraId="7B789823" w14:textId="77777777" w:rsidR="005D244E" w:rsidRPr="005D244E" w:rsidRDefault="005D244E" w:rsidP="005D244E">
            <w:pPr>
              <w:spacing w:after="0" w:line="480" w:lineRule="auto"/>
              <w:jc w:val="both"/>
              <w:rPr>
                <w:ins w:id="340" w:author="Parks, Robbie M" w:date="2018-06-19T16:59:00Z"/>
                <w:b/>
              </w:rPr>
            </w:pPr>
            <w:ins w:id="341" w:author="Parks, Robbie M" w:date="2018-06-19T16:59:00Z">
              <w:r w:rsidRPr="005D244E">
                <w:rPr>
                  <w:b/>
                </w:rPr>
                <w:t>64,046,741</w:t>
              </w:r>
            </w:ins>
          </w:p>
        </w:tc>
        <w:tc>
          <w:tcPr>
            <w:tcW w:w="2605" w:type="dxa"/>
            <w:noWrap/>
            <w:hideMark/>
            <w:tcPrChange w:id="342" w:author="Parks, Robbie M" w:date="2018-06-19T16:59:00Z">
              <w:tcPr>
                <w:tcW w:w="2605" w:type="dxa"/>
                <w:noWrap/>
                <w:hideMark/>
              </w:tcPr>
            </w:tcPrChange>
          </w:tcPr>
          <w:p w14:paraId="5C716768" w14:textId="77777777" w:rsidR="005D244E" w:rsidRPr="005D244E" w:rsidRDefault="005D244E" w:rsidP="005D244E">
            <w:pPr>
              <w:spacing w:after="0" w:line="480" w:lineRule="auto"/>
              <w:jc w:val="both"/>
              <w:rPr>
                <w:ins w:id="343" w:author="Parks, Robbie M" w:date="2018-06-19T16:59:00Z"/>
                <w:b/>
              </w:rPr>
            </w:pPr>
            <w:ins w:id="344" w:author="Parks, Robbie M" w:date="2018-06-19T16:59:00Z">
              <w:r w:rsidRPr="005D244E">
                <w:rPr>
                  <w:b/>
                </w:rPr>
                <w:t>6.02</w:t>
              </w:r>
            </w:ins>
          </w:p>
        </w:tc>
        <w:tc>
          <w:tcPr>
            <w:tcW w:w="2880" w:type="dxa"/>
            <w:noWrap/>
            <w:hideMark/>
            <w:tcPrChange w:id="345" w:author="Parks, Robbie M" w:date="2018-06-19T16:59:00Z">
              <w:tcPr>
                <w:tcW w:w="2340" w:type="dxa"/>
                <w:noWrap/>
                <w:hideMark/>
              </w:tcPr>
            </w:tcPrChange>
          </w:tcPr>
          <w:p w14:paraId="0598E1D1" w14:textId="77777777" w:rsidR="005D244E" w:rsidRPr="005D244E" w:rsidRDefault="005D244E" w:rsidP="005D244E">
            <w:pPr>
              <w:spacing w:after="0" w:line="480" w:lineRule="auto"/>
              <w:jc w:val="both"/>
              <w:rPr>
                <w:ins w:id="346" w:author="Parks, Robbie M" w:date="2018-06-19T16:59:00Z"/>
                <w:b/>
              </w:rPr>
            </w:pPr>
            <w:ins w:id="347" w:author="Parks, Robbie M" w:date="2018-06-19T16:59:00Z">
              <w:r w:rsidRPr="005D244E">
                <w:rPr>
                  <w:b/>
                </w:rPr>
                <w:t>10.6</w:t>
              </w:r>
            </w:ins>
          </w:p>
        </w:tc>
      </w:tr>
      <w:tr w:rsidR="00122E71" w:rsidRPr="005D244E" w14:paraId="59C4A099" w14:textId="77777777" w:rsidTr="00122E71">
        <w:trPr>
          <w:trHeight w:val="320"/>
          <w:jc w:val="center"/>
          <w:ins w:id="348" w:author="Parks, Robbie M" w:date="2018-06-19T16:59:00Z"/>
          <w:trPrChange w:id="349" w:author="Parks, Robbie M" w:date="2018-06-19T16:59:00Z">
            <w:trPr>
              <w:trHeight w:val="320"/>
            </w:trPr>
          </w:trPrChange>
        </w:trPr>
        <w:tc>
          <w:tcPr>
            <w:tcW w:w="2155" w:type="dxa"/>
            <w:noWrap/>
            <w:hideMark/>
            <w:tcPrChange w:id="350" w:author="Parks, Robbie M" w:date="2018-06-19T16:59:00Z">
              <w:tcPr>
                <w:tcW w:w="2155" w:type="dxa"/>
                <w:noWrap/>
                <w:hideMark/>
              </w:tcPr>
            </w:tcPrChange>
          </w:tcPr>
          <w:p w14:paraId="26484C38" w14:textId="77777777" w:rsidR="005D244E" w:rsidRPr="005D244E" w:rsidRDefault="005D244E" w:rsidP="005D244E">
            <w:pPr>
              <w:spacing w:after="0" w:line="480" w:lineRule="auto"/>
              <w:jc w:val="both"/>
              <w:rPr>
                <w:ins w:id="351" w:author="Parks, Robbie M" w:date="2018-06-19T16:59:00Z"/>
                <w:b/>
              </w:rPr>
            </w:pPr>
            <w:ins w:id="352" w:author="Parks, Robbie M" w:date="2018-06-19T16:59:00Z">
              <w:r w:rsidRPr="005D244E">
                <w:rPr>
                  <w:b/>
                </w:rPr>
                <w:t>Northwest</w:t>
              </w:r>
            </w:ins>
          </w:p>
        </w:tc>
        <w:tc>
          <w:tcPr>
            <w:tcW w:w="1625" w:type="dxa"/>
            <w:noWrap/>
            <w:hideMark/>
            <w:tcPrChange w:id="353" w:author="Parks, Robbie M" w:date="2018-06-19T16:59:00Z">
              <w:tcPr>
                <w:tcW w:w="1625" w:type="dxa"/>
                <w:noWrap/>
                <w:hideMark/>
              </w:tcPr>
            </w:tcPrChange>
          </w:tcPr>
          <w:p w14:paraId="3EA0CC2C" w14:textId="77777777" w:rsidR="005D244E" w:rsidRPr="005D244E" w:rsidRDefault="005D244E" w:rsidP="005D244E">
            <w:pPr>
              <w:spacing w:after="0" w:line="480" w:lineRule="auto"/>
              <w:jc w:val="both"/>
              <w:rPr>
                <w:ins w:id="354" w:author="Parks, Robbie M" w:date="2018-06-19T16:59:00Z"/>
                <w:b/>
              </w:rPr>
            </w:pPr>
            <w:ins w:id="355" w:author="Parks, Robbie M" w:date="2018-06-19T16:59:00Z">
              <w:r w:rsidRPr="005D244E">
                <w:rPr>
                  <w:b/>
                </w:rPr>
                <w:t>13,811,810</w:t>
              </w:r>
            </w:ins>
          </w:p>
        </w:tc>
        <w:tc>
          <w:tcPr>
            <w:tcW w:w="2605" w:type="dxa"/>
            <w:noWrap/>
            <w:hideMark/>
            <w:tcPrChange w:id="356" w:author="Parks, Robbie M" w:date="2018-06-19T16:59:00Z">
              <w:tcPr>
                <w:tcW w:w="2605" w:type="dxa"/>
                <w:noWrap/>
                <w:hideMark/>
              </w:tcPr>
            </w:tcPrChange>
          </w:tcPr>
          <w:p w14:paraId="39C586EE" w14:textId="77777777" w:rsidR="005D244E" w:rsidRPr="005D244E" w:rsidRDefault="005D244E" w:rsidP="005D244E">
            <w:pPr>
              <w:spacing w:after="0" w:line="480" w:lineRule="auto"/>
              <w:jc w:val="both"/>
              <w:rPr>
                <w:ins w:id="357" w:author="Parks, Robbie M" w:date="2018-06-19T16:59:00Z"/>
                <w:b/>
              </w:rPr>
            </w:pPr>
            <w:ins w:id="358" w:author="Parks, Robbie M" w:date="2018-06-19T16:59:00Z">
              <w:r w:rsidRPr="005D244E">
                <w:rPr>
                  <w:b/>
                </w:rPr>
                <w:t>8.23</w:t>
              </w:r>
            </w:ins>
          </w:p>
        </w:tc>
        <w:tc>
          <w:tcPr>
            <w:tcW w:w="2880" w:type="dxa"/>
            <w:noWrap/>
            <w:hideMark/>
            <w:tcPrChange w:id="359" w:author="Parks, Robbie M" w:date="2018-06-19T16:59:00Z">
              <w:tcPr>
                <w:tcW w:w="2340" w:type="dxa"/>
                <w:noWrap/>
                <w:hideMark/>
              </w:tcPr>
            </w:tcPrChange>
          </w:tcPr>
          <w:p w14:paraId="69D63538" w14:textId="77777777" w:rsidR="005D244E" w:rsidRPr="005D244E" w:rsidRDefault="005D244E" w:rsidP="005D244E">
            <w:pPr>
              <w:spacing w:after="0" w:line="480" w:lineRule="auto"/>
              <w:jc w:val="both"/>
              <w:rPr>
                <w:ins w:id="360" w:author="Parks, Robbie M" w:date="2018-06-19T16:59:00Z"/>
                <w:b/>
              </w:rPr>
            </w:pPr>
            <w:ins w:id="361" w:author="Parks, Robbie M" w:date="2018-06-19T16:59:00Z">
              <w:r w:rsidRPr="005D244E">
                <w:rPr>
                  <w:b/>
                </w:rPr>
                <w:t>8.2</w:t>
              </w:r>
            </w:ins>
          </w:p>
        </w:tc>
      </w:tr>
      <w:tr w:rsidR="00122E71" w:rsidRPr="005D244E" w14:paraId="48C6C7CA" w14:textId="77777777" w:rsidTr="00122E71">
        <w:trPr>
          <w:trHeight w:val="320"/>
          <w:jc w:val="center"/>
          <w:ins w:id="362" w:author="Parks, Robbie M" w:date="2018-06-19T16:59:00Z"/>
          <w:trPrChange w:id="363" w:author="Parks, Robbie M" w:date="2018-06-19T16:59:00Z">
            <w:trPr>
              <w:trHeight w:val="320"/>
            </w:trPr>
          </w:trPrChange>
        </w:trPr>
        <w:tc>
          <w:tcPr>
            <w:tcW w:w="2155" w:type="dxa"/>
            <w:noWrap/>
            <w:hideMark/>
            <w:tcPrChange w:id="364" w:author="Parks, Robbie M" w:date="2018-06-19T16:59:00Z">
              <w:tcPr>
                <w:tcW w:w="2155" w:type="dxa"/>
                <w:noWrap/>
                <w:hideMark/>
              </w:tcPr>
            </w:tcPrChange>
          </w:tcPr>
          <w:p w14:paraId="67520611" w14:textId="77777777" w:rsidR="005D244E" w:rsidRPr="005D244E" w:rsidRDefault="005D244E" w:rsidP="005D244E">
            <w:pPr>
              <w:spacing w:after="0" w:line="480" w:lineRule="auto"/>
              <w:jc w:val="both"/>
              <w:rPr>
                <w:ins w:id="365" w:author="Parks, Robbie M" w:date="2018-06-19T16:59:00Z"/>
                <w:b/>
              </w:rPr>
            </w:pPr>
            <w:ins w:id="366" w:author="Parks, Robbie M" w:date="2018-06-19T16:59:00Z">
              <w:r w:rsidRPr="005D244E">
                <w:rPr>
                  <w:b/>
                </w:rPr>
                <w:t>South</w:t>
              </w:r>
            </w:ins>
          </w:p>
        </w:tc>
        <w:tc>
          <w:tcPr>
            <w:tcW w:w="1625" w:type="dxa"/>
            <w:noWrap/>
            <w:hideMark/>
            <w:tcPrChange w:id="367" w:author="Parks, Robbie M" w:date="2018-06-19T16:59:00Z">
              <w:tcPr>
                <w:tcW w:w="1625" w:type="dxa"/>
                <w:noWrap/>
                <w:hideMark/>
              </w:tcPr>
            </w:tcPrChange>
          </w:tcPr>
          <w:p w14:paraId="50BF9703" w14:textId="77777777" w:rsidR="005D244E" w:rsidRPr="005D244E" w:rsidRDefault="005D244E" w:rsidP="005D244E">
            <w:pPr>
              <w:spacing w:after="0" w:line="480" w:lineRule="auto"/>
              <w:jc w:val="both"/>
              <w:rPr>
                <w:ins w:id="368" w:author="Parks, Robbie M" w:date="2018-06-19T16:59:00Z"/>
                <w:b/>
              </w:rPr>
            </w:pPr>
            <w:ins w:id="369" w:author="Parks, Robbie M" w:date="2018-06-19T16:59:00Z">
              <w:r w:rsidRPr="005D244E">
                <w:rPr>
                  <w:b/>
                </w:rPr>
                <w:t>45,388,414</w:t>
              </w:r>
            </w:ins>
          </w:p>
        </w:tc>
        <w:tc>
          <w:tcPr>
            <w:tcW w:w="2605" w:type="dxa"/>
            <w:noWrap/>
            <w:hideMark/>
            <w:tcPrChange w:id="370" w:author="Parks, Robbie M" w:date="2018-06-19T16:59:00Z">
              <w:tcPr>
                <w:tcW w:w="2605" w:type="dxa"/>
                <w:noWrap/>
                <w:hideMark/>
              </w:tcPr>
            </w:tcPrChange>
          </w:tcPr>
          <w:p w14:paraId="611129F3" w14:textId="77777777" w:rsidR="005D244E" w:rsidRPr="005D244E" w:rsidRDefault="005D244E" w:rsidP="005D244E">
            <w:pPr>
              <w:spacing w:after="0" w:line="480" w:lineRule="auto"/>
              <w:jc w:val="both"/>
              <w:rPr>
                <w:ins w:id="371" w:author="Parks, Robbie M" w:date="2018-06-19T16:59:00Z"/>
                <w:b/>
              </w:rPr>
            </w:pPr>
            <w:ins w:id="372" w:author="Parks, Robbie M" w:date="2018-06-19T16:59:00Z">
              <w:r w:rsidRPr="005D244E">
                <w:rPr>
                  <w:b/>
                </w:rPr>
                <w:t>18.82</w:t>
              </w:r>
            </w:ins>
          </w:p>
        </w:tc>
        <w:tc>
          <w:tcPr>
            <w:tcW w:w="2880" w:type="dxa"/>
            <w:noWrap/>
            <w:hideMark/>
            <w:tcPrChange w:id="373" w:author="Parks, Robbie M" w:date="2018-06-19T16:59:00Z">
              <w:tcPr>
                <w:tcW w:w="2340" w:type="dxa"/>
                <w:noWrap/>
                <w:hideMark/>
              </w:tcPr>
            </w:tcPrChange>
          </w:tcPr>
          <w:p w14:paraId="6A8343A4" w14:textId="77777777" w:rsidR="005D244E" w:rsidRPr="005D244E" w:rsidRDefault="005D244E" w:rsidP="005D244E">
            <w:pPr>
              <w:spacing w:after="0" w:line="480" w:lineRule="auto"/>
              <w:jc w:val="both"/>
              <w:rPr>
                <w:ins w:id="374" w:author="Parks, Robbie M" w:date="2018-06-19T16:59:00Z"/>
                <w:b/>
              </w:rPr>
            </w:pPr>
            <w:ins w:id="375" w:author="Parks, Robbie M" w:date="2018-06-19T16:59:00Z">
              <w:r w:rsidRPr="005D244E">
                <w:rPr>
                  <w:b/>
                </w:rPr>
                <w:t>18</w:t>
              </w:r>
            </w:ins>
          </w:p>
        </w:tc>
      </w:tr>
      <w:tr w:rsidR="00122E71" w:rsidRPr="005D244E" w14:paraId="1B5222DB" w14:textId="77777777" w:rsidTr="00122E71">
        <w:trPr>
          <w:trHeight w:val="320"/>
          <w:jc w:val="center"/>
          <w:ins w:id="376" w:author="Parks, Robbie M" w:date="2018-06-19T16:59:00Z"/>
          <w:trPrChange w:id="377" w:author="Parks, Robbie M" w:date="2018-06-19T16:59:00Z">
            <w:trPr>
              <w:trHeight w:val="320"/>
            </w:trPr>
          </w:trPrChange>
        </w:trPr>
        <w:tc>
          <w:tcPr>
            <w:tcW w:w="2155" w:type="dxa"/>
            <w:noWrap/>
            <w:hideMark/>
            <w:tcPrChange w:id="378" w:author="Parks, Robbie M" w:date="2018-06-19T16:59:00Z">
              <w:tcPr>
                <w:tcW w:w="2155" w:type="dxa"/>
                <w:noWrap/>
                <w:hideMark/>
              </w:tcPr>
            </w:tcPrChange>
          </w:tcPr>
          <w:p w14:paraId="0CEB68BA" w14:textId="77777777" w:rsidR="005D244E" w:rsidRPr="005D244E" w:rsidRDefault="005D244E" w:rsidP="005D244E">
            <w:pPr>
              <w:spacing w:after="0" w:line="480" w:lineRule="auto"/>
              <w:jc w:val="both"/>
              <w:rPr>
                <w:ins w:id="379" w:author="Parks, Robbie M" w:date="2018-06-19T16:59:00Z"/>
                <w:b/>
              </w:rPr>
            </w:pPr>
            <w:ins w:id="380" w:author="Parks, Robbie M" w:date="2018-06-19T16:59:00Z">
              <w:r w:rsidRPr="005D244E">
                <w:rPr>
                  <w:b/>
                </w:rPr>
                <w:t>Southeast</w:t>
              </w:r>
            </w:ins>
          </w:p>
        </w:tc>
        <w:tc>
          <w:tcPr>
            <w:tcW w:w="1625" w:type="dxa"/>
            <w:noWrap/>
            <w:hideMark/>
            <w:tcPrChange w:id="381" w:author="Parks, Robbie M" w:date="2018-06-19T16:59:00Z">
              <w:tcPr>
                <w:tcW w:w="1625" w:type="dxa"/>
                <w:noWrap/>
                <w:hideMark/>
              </w:tcPr>
            </w:tcPrChange>
          </w:tcPr>
          <w:p w14:paraId="3E1D60F7" w14:textId="77777777" w:rsidR="005D244E" w:rsidRPr="005D244E" w:rsidRDefault="005D244E" w:rsidP="005D244E">
            <w:pPr>
              <w:spacing w:after="0" w:line="480" w:lineRule="auto"/>
              <w:jc w:val="both"/>
              <w:rPr>
                <w:ins w:id="382" w:author="Parks, Robbie M" w:date="2018-06-19T16:59:00Z"/>
                <w:b/>
              </w:rPr>
            </w:pPr>
            <w:ins w:id="383" w:author="Parks, Robbie M" w:date="2018-06-19T16:59:00Z">
              <w:r w:rsidRPr="005D244E">
                <w:rPr>
                  <w:b/>
                </w:rPr>
                <w:t>59,356,072</w:t>
              </w:r>
            </w:ins>
          </w:p>
        </w:tc>
        <w:tc>
          <w:tcPr>
            <w:tcW w:w="2605" w:type="dxa"/>
            <w:noWrap/>
            <w:hideMark/>
            <w:tcPrChange w:id="384" w:author="Parks, Robbie M" w:date="2018-06-19T16:59:00Z">
              <w:tcPr>
                <w:tcW w:w="2605" w:type="dxa"/>
                <w:noWrap/>
                <w:hideMark/>
              </w:tcPr>
            </w:tcPrChange>
          </w:tcPr>
          <w:p w14:paraId="081DC2D1" w14:textId="77777777" w:rsidR="005D244E" w:rsidRPr="005D244E" w:rsidRDefault="005D244E" w:rsidP="005D244E">
            <w:pPr>
              <w:spacing w:after="0" w:line="480" w:lineRule="auto"/>
              <w:jc w:val="both"/>
              <w:rPr>
                <w:ins w:id="385" w:author="Parks, Robbie M" w:date="2018-06-19T16:59:00Z"/>
                <w:b/>
              </w:rPr>
            </w:pPr>
            <w:ins w:id="386" w:author="Parks, Robbie M" w:date="2018-06-19T16:59:00Z">
              <w:r w:rsidRPr="005D244E">
                <w:rPr>
                  <w:b/>
                </w:rPr>
                <w:t>9.72</w:t>
              </w:r>
            </w:ins>
          </w:p>
        </w:tc>
        <w:tc>
          <w:tcPr>
            <w:tcW w:w="2880" w:type="dxa"/>
            <w:noWrap/>
            <w:hideMark/>
            <w:tcPrChange w:id="387" w:author="Parks, Robbie M" w:date="2018-06-19T16:59:00Z">
              <w:tcPr>
                <w:tcW w:w="2340" w:type="dxa"/>
                <w:noWrap/>
                <w:hideMark/>
              </w:tcPr>
            </w:tcPrChange>
          </w:tcPr>
          <w:p w14:paraId="78C792A8" w14:textId="77777777" w:rsidR="005D244E" w:rsidRPr="005D244E" w:rsidRDefault="005D244E" w:rsidP="005D244E">
            <w:pPr>
              <w:spacing w:after="0" w:line="480" w:lineRule="auto"/>
              <w:jc w:val="both"/>
              <w:rPr>
                <w:ins w:id="388" w:author="Parks, Robbie M" w:date="2018-06-19T16:59:00Z"/>
                <w:b/>
              </w:rPr>
            </w:pPr>
            <w:ins w:id="389" w:author="Parks, Robbie M" w:date="2018-06-19T16:59:00Z">
              <w:r w:rsidRPr="005D244E">
                <w:rPr>
                  <w:b/>
                </w:rPr>
                <w:t>18.4</w:t>
              </w:r>
            </w:ins>
          </w:p>
        </w:tc>
      </w:tr>
      <w:tr w:rsidR="00122E71" w:rsidRPr="005D244E" w14:paraId="69CAE85E" w14:textId="77777777" w:rsidTr="00122E71">
        <w:trPr>
          <w:trHeight w:val="320"/>
          <w:jc w:val="center"/>
          <w:ins w:id="390" w:author="Parks, Robbie M" w:date="2018-06-19T16:59:00Z"/>
          <w:trPrChange w:id="391" w:author="Parks, Robbie M" w:date="2018-06-19T16:59:00Z">
            <w:trPr>
              <w:trHeight w:val="320"/>
            </w:trPr>
          </w:trPrChange>
        </w:trPr>
        <w:tc>
          <w:tcPr>
            <w:tcW w:w="2155" w:type="dxa"/>
            <w:noWrap/>
            <w:hideMark/>
            <w:tcPrChange w:id="392" w:author="Parks, Robbie M" w:date="2018-06-19T16:59:00Z">
              <w:tcPr>
                <w:tcW w:w="2155" w:type="dxa"/>
                <w:noWrap/>
                <w:hideMark/>
              </w:tcPr>
            </w:tcPrChange>
          </w:tcPr>
          <w:p w14:paraId="390FEDB9" w14:textId="77777777" w:rsidR="005D244E" w:rsidRPr="005D244E" w:rsidRDefault="005D244E" w:rsidP="005D244E">
            <w:pPr>
              <w:spacing w:after="0" w:line="480" w:lineRule="auto"/>
              <w:jc w:val="both"/>
              <w:rPr>
                <w:ins w:id="393" w:author="Parks, Robbie M" w:date="2018-06-19T16:59:00Z"/>
                <w:b/>
              </w:rPr>
            </w:pPr>
            <w:ins w:id="394" w:author="Parks, Robbie M" w:date="2018-06-19T16:59:00Z">
              <w:r w:rsidRPr="005D244E">
                <w:rPr>
                  <w:b/>
                </w:rPr>
                <w:t>Southwest</w:t>
              </w:r>
            </w:ins>
          </w:p>
        </w:tc>
        <w:tc>
          <w:tcPr>
            <w:tcW w:w="1625" w:type="dxa"/>
            <w:noWrap/>
            <w:hideMark/>
            <w:tcPrChange w:id="395" w:author="Parks, Robbie M" w:date="2018-06-19T16:59:00Z">
              <w:tcPr>
                <w:tcW w:w="1625" w:type="dxa"/>
                <w:noWrap/>
                <w:hideMark/>
              </w:tcPr>
            </w:tcPrChange>
          </w:tcPr>
          <w:p w14:paraId="331F9498" w14:textId="77777777" w:rsidR="005D244E" w:rsidRPr="005D244E" w:rsidRDefault="005D244E" w:rsidP="005D244E">
            <w:pPr>
              <w:spacing w:after="0" w:line="480" w:lineRule="auto"/>
              <w:jc w:val="both"/>
              <w:rPr>
                <w:ins w:id="396" w:author="Parks, Robbie M" w:date="2018-06-19T16:59:00Z"/>
                <w:b/>
              </w:rPr>
            </w:pPr>
            <w:ins w:id="397" w:author="Parks, Robbie M" w:date="2018-06-19T16:59:00Z">
              <w:r w:rsidRPr="005D244E">
                <w:rPr>
                  <w:b/>
                </w:rPr>
                <w:t>17,613,981</w:t>
              </w:r>
            </w:ins>
          </w:p>
        </w:tc>
        <w:tc>
          <w:tcPr>
            <w:tcW w:w="2605" w:type="dxa"/>
            <w:noWrap/>
            <w:hideMark/>
            <w:tcPrChange w:id="398" w:author="Parks, Robbie M" w:date="2018-06-19T16:59:00Z">
              <w:tcPr>
                <w:tcW w:w="2605" w:type="dxa"/>
                <w:noWrap/>
                <w:hideMark/>
              </w:tcPr>
            </w:tcPrChange>
          </w:tcPr>
          <w:p w14:paraId="5D946282" w14:textId="77777777" w:rsidR="005D244E" w:rsidRPr="005D244E" w:rsidRDefault="005D244E" w:rsidP="005D244E">
            <w:pPr>
              <w:spacing w:after="0" w:line="480" w:lineRule="auto"/>
              <w:jc w:val="both"/>
              <w:rPr>
                <w:ins w:id="399" w:author="Parks, Robbie M" w:date="2018-06-19T16:59:00Z"/>
                <w:b/>
              </w:rPr>
            </w:pPr>
            <w:ins w:id="400" w:author="Parks, Robbie M" w:date="2018-06-19T16:59:00Z">
              <w:r w:rsidRPr="005D244E">
                <w:rPr>
                  <w:b/>
                </w:rPr>
                <w:t>14.05</w:t>
              </w:r>
            </w:ins>
          </w:p>
        </w:tc>
        <w:tc>
          <w:tcPr>
            <w:tcW w:w="2880" w:type="dxa"/>
            <w:noWrap/>
            <w:hideMark/>
            <w:tcPrChange w:id="401" w:author="Parks, Robbie M" w:date="2018-06-19T16:59:00Z">
              <w:tcPr>
                <w:tcW w:w="2340" w:type="dxa"/>
                <w:noWrap/>
                <w:hideMark/>
              </w:tcPr>
            </w:tcPrChange>
          </w:tcPr>
          <w:p w14:paraId="20940685" w14:textId="77777777" w:rsidR="005D244E" w:rsidRPr="005D244E" w:rsidRDefault="005D244E" w:rsidP="005D244E">
            <w:pPr>
              <w:spacing w:after="0" w:line="480" w:lineRule="auto"/>
              <w:jc w:val="both"/>
              <w:rPr>
                <w:ins w:id="402" w:author="Parks, Robbie M" w:date="2018-06-19T16:59:00Z"/>
                <w:b/>
              </w:rPr>
            </w:pPr>
            <w:ins w:id="403" w:author="Parks, Robbie M" w:date="2018-06-19T16:59:00Z">
              <w:r w:rsidRPr="005D244E">
                <w:rPr>
                  <w:b/>
                </w:rPr>
                <w:t>13.6</w:t>
              </w:r>
            </w:ins>
          </w:p>
        </w:tc>
      </w:tr>
      <w:tr w:rsidR="00122E71" w:rsidRPr="005D244E" w14:paraId="48B72140" w14:textId="77777777" w:rsidTr="00122E71">
        <w:trPr>
          <w:trHeight w:val="320"/>
          <w:jc w:val="center"/>
          <w:ins w:id="404" w:author="Parks, Robbie M" w:date="2018-06-19T16:59:00Z"/>
          <w:trPrChange w:id="405" w:author="Parks, Robbie M" w:date="2018-06-19T16:59:00Z">
            <w:trPr>
              <w:trHeight w:val="320"/>
            </w:trPr>
          </w:trPrChange>
        </w:trPr>
        <w:tc>
          <w:tcPr>
            <w:tcW w:w="2155" w:type="dxa"/>
            <w:noWrap/>
            <w:hideMark/>
            <w:tcPrChange w:id="406" w:author="Parks, Robbie M" w:date="2018-06-19T16:59:00Z">
              <w:tcPr>
                <w:tcW w:w="2155" w:type="dxa"/>
                <w:noWrap/>
                <w:hideMark/>
              </w:tcPr>
            </w:tcPrChange>
          </w:tcPr>
          <w:p w14:paraId="28414600" w14:textId="77777777" w:rsidR="005D244E" w:rsidRPr="005D244E" w:rsidRDefault="005D244E" w:rsidP="005D244E">
            <w:pPr>
              <w:spacing w:after="0" w:line="480" w:lineRule="auto"/>
              <w:jc w:val="both"/>
              <w:rPr>
                <w:ins w:id="407" w:author="Parks, Robbie M" w:date="2018-06-19T16:59:00Z"/>
                <w:b/>
              </w:rPr>
            </w:pPr>
            <w:ins w:id="408" w:author="Parks, Robbie M" w:date="2018-06-19T16:59:00Z">
              <w:r w:rsidRPr="005D244E">
                <w:rPr>
                  <w:b/>
                </w:rPr>
                <w:t>West</w:t>
              </w:r>
            </w:ins>
          </w:p>
        </w:tc>
        <w:tc>
          <w:tcPr>
            <w:tcW w:w="1625" w:type="dxa"/>
            <w:noWrap/>
            <w:hideMark/>
            <w:tcPrChange w:id="409" w:author="Parks, Robbie M" w:date="2018-06-19T16:59:00Z">
              <w:tcPr>
                <w:tcW w:w="1625" w:type="dxa"/>
                <w:noWrap/>
                <w:hideMark/>
              </w:tcPr>
            </w:tcPrChange>
          </w:tcPr>
          <w:p w14:paraId="6B273E65" w14:textId="77777777" w:rsidR="005D244E" w:rsidRPr="005D244E" w:rsidRDefault="005D244E" w:rsidP="005D244E">
            <w:pPr>
              <w:spacing w:after="0" w:line="480" w:lineRule="auto"/>
              <w:jc w:val="both"/>
              <w:rPr>
                <w:ins w:id="410" w:author="Parks, Robbie M" w:date="2018-06-19T16:59:00Z"/>
                <w:b/>
              </w:rPr>
            </w:pPr>
            <w:ins w:id="411" w:author="Parks, Robbie M" w:date="2018-06-19T16:59:00Z">
              <w:r w:rsidRPr="005D244E">
                <w:rPr>
                  <w:b/>
                </w:rPr>
                <w:t>43,708,574</w:t>
              </w:r>
            </w:ins>
          </w:p>
        </w:tc>
        <w:tc>
          <w:tcPr>
            <w:tcW w:w="2605" w:type="dxa"/>
            <w:noWrap/>
            <w:hideMark/>
            <w:tcPrChange w:id="412" w:author="Parks, Robbie M" w:date="2018-06-19T16:59:00Z">
              <w:tcPr>
                <w:tcW w:w="2605" w:type="dxa"/>
                <w:noWrap/>
                <w:hideMark/>
              </w:tcPr>
            </w:tcPrChange>
          </w:tcPr>
          <w:p w14:paraId="5B91A512" w14:textId="77777777" w:rsidR="005D244E" w:rsidRPr="005D244E" w:rsidRDefault="005D244E" w:rsidP="005D244E">
            <w:pPr>
              <w:spacing w:after="0" w:line="480" w:lineRule="auto"/>
              <w:jc w:val="both"/>
              <w:rPr>
                <w:ins w:id="413" w:author="Parks, Robbie M" w:date="2018-06-19T16:59:00Z"/>
                <w:b/>
              </w:rPr>
            </w:pPr>
            <w:ins w:id="414" w:author="Parks, Robbie M" w:date="2018-06-19T16:59:00Z">
              <w:r w:rsidRPr="005D244E">
                <w:rPr>
                  <w:b/>
                </w:rPr>
                <w:t>8.91</w:t>
              </w:r>
            </w:ins>
          </w:p>
        </w:tc>
        <w:tc>
          <w:tcPr>
            <w:tcW w:w="2880" w:type="dxa"/>
            <w:noWrap/>
            <w:hideMark/>
            <w:tcPrChange w:id="415" w:author="Parks, Robbie M" w:date="2018-06-19T16:59:00Z">
              <w:tcPr>
                <w:tcW w:w="2340" w:type="dxa"/>
                <w:noWrap/>
                <w:hideMark/>
              </w:tcPr>
            </w:tcPrChange>
          </w:tcPr>
          <w:p w14:paraId="7D769175" w14:textId="77777777" w:rsidR="005D244E" w:rsidRPr="005D244E" w:rsidRDefault="005D244E" w:rsidP="005D244E">
            <w:pPr>
              <w:spacing w:after="0" w:line="480" w:lineRule="auto"/>
              <w:jc w:val="both"/>
              <w:rPr>
                <w:ins w:id="416" w:author="Parks, Robbie M" w:date="2018-06-19T16:59:00Z"/>
                <w:b/>
              </w:rPr>
            </w:pPr>
            <w:ins w:id="417" w:author="Parks, Robbie M" w:date="2018-06-19T16:59:00Z">
              <w:r w:rsidRPr="005D244E">
                <w:rPr>
                  <w:b/>
                </w:rPr>
                <w:t>16.6</w:t>
              </w:r>
            </w:ins>
          </w:p>
        </w:tc>
      </w:tr>
      <w:tr w:rsidR="00122E71" w:rsidRPr="005D244E" w14:paraId="08A3EEDB" w14:textId="77777777" w:rsidTr="00122E71">
        <w:trPr>
          <w:trHeight w:val="320"/>
          <w:jc w:val="center"/>
          <w:ins w:id="418" w:author="Parks, Robbie M" w:date="2018-06-19T16:59:00Z"/>
          <w:trPrChange w:id="419" w:author="Parks, Robbie M" w:date="2018-06-19T16:59:00Z">
            <w:trPr>
              <w:trHeight w:val="320"/>
            </w:trPr>
          </w:trPrChange>
        </w:trPr>
        <w:tc>
          <w:tcPr>
            <w:tcW w:w="2155" w:type="dxa"/>
            <w:noWrap/>
            <w:hideMark/>
            <w:tcPrChange w:id="420" w:author="Parks, Robbie M" w:date="2018-06-19T16:59:00Z">
              <w:tcPr>
                <w:tcW w:w="2155" w:type="dxa"/>
                <w:noWrap/>
                <w:hideMark/>
              </w:tcPr>
            </w:tcPrChange>
          </w:tcPr>
          <w:p w14:paraId="348375E2" w14:textId="77777777" w:rsidR="005D244E" w:rsidRPr="005D244E" w:rsidRDefault="005D244E" w:rsidP="005D244E">
            <w:pPr>
              <w:spacing w:after="0" w:line="480" w:lineRule="auto"/>
              <w:jc w:val="both"/>
              <w:rPr>
                <w:ins w:id="421" w:author="Parks, Robbie M" w:date="2018-06-19T16:59:00Z"/>
                <w:b/>
              </w:rPr>
            </w:pPr>
            <w:ins w:id="422" w:author="Parks, Robbie M" w:date="2018-06-19T16:59:00Z">
              <w:r w:rsidRPr="005D244E">
                <w:rPr>
                  <w:b/>
                </w:rPr>
                <w:t>West North Central</w:t>
              </w:r>
            </w:ins>
          </w:p>
        </w:tc>
        <w:tc>
          <w:tcPr>
            <w:tcW w:w="1625" w:type="dxa"/>
            <w:noWrap/>
            <w:hideMark/>
            <w:tcPrChange w:id="423" w:author="Parks, Robbie M" w:date="2018-06-19T16:59:00Z">
              <w:tcPr>
                <w:tcW w:w="1625" w:type="dxa"/>
                <w:noWrap/>
                <w:hideMark/>
              </w:tcPr>
            </w:tcPrChange>
          </w:tcPr>
          <w:p w14:paraId="324E2C94" w14:textId="77777777" w:rsidR="005D244E" w:rsidRPr="005D244E" w:rsidRDefault="005D244E" w:rsidP="005D244E">
            <w:pPr>
              <w:spacing w:after="0" w:line="480" w:lineRule="auto"/>
              <w:jc w:val="both"/>
              <w:rPr>
                <w:ins w:id="424" w:author="Parks, Robbie M" w:date="2018-06-19T16:59:00Z"/>
                <w:b/>
              </w:rPr>
            </w:pPr>
            <w:ins w:id="425" w:author="Parks, Robbie M" w:date="2018-06-19T16:59:00Z">
              <w:r w:rsidRPr="005D244E">
                <w:rPr>
                  <w:b/>
                </w:rPr>
                <w:t>5,168,753</w:t>
              </w:r>
            </w:ins>
          </w:p>
        </w:tc>
        <w:tc>
          <w:tcPr>
            <w:tcW w:w="2605" w:type="dxa"/>
            <w:noWrap/>
            <w:hideMark/>
            <w:tcPrChange w:id="426" w:author="Parks, Robbie M" w:date="2018-06-19T16:59:00Z">
              <w:tcPr>
                <w:tcW w:w="2605" w:type="dxa"/>
                <w:noWrap/>
                <w:hideMark/>
              </w:tcPr>
            </w:tcPrChange>
          </w:tcPr>
          <w:p w14:paraId="7C10FC8F" w14:textId="77777777" w:rsidR="005D244E" w:rsidRPr="005D244E" w:rsidRDefault="005D244E" w:rsidP="005D244E">
            <w:pPr>
              <w:spacing w:after="0" w:line="480" w:lineRule="auto"/>
              <w:jc w:val="both"/>
              <w:rPr>
                <w:ins w:id="427" w:author="Parks, Robbie M" w:date="2018-06-19T16:59:00Z"/>
                <w:b/>
              </w:rPr>
            </w:pPr>
            <w:ins w:id="428" w:author="Parks, Robbie M" w:date="2018-06-19T16:59:00Z">
              <w:r w:rsidRPr="005D244E">
                <w:rPr>
                  <w:b/>
                </w:rPr>
                <w:t>15.55</w:t>
              </w:r>
            </w:ins>
          </w:p>
        </w:tc>
        <w:tc>
          <w:tcPr>
            <w:tcW w:w="2880" w:type="dxa"/>
            <w:noWrap/>
            <w:hideMark/>
            <w:tcPrChange w:id="429" w:author="Parks, Robbie M" w:date="2018-06-19T16:59:00Z">
              <w:tcPr>
                <w:tcW w:w="2340" w:type="dxa"/>
                <w:noWrap/>
                <w:hideMark/>
              </w:tcPr>
            </w:tcPrChange>
          </w:tcPr>
          <w:p w14:paraId="32B5EF23" w14:textId="77777777" w:rsidR="005D244E" w:rsidRPr="005D244E" w:rsidRDefault="005D244E" w:rsidP="005D244E">
            <w:pPr>
              <w:spacing w:after="0" w:line="480" w:lineRule="auto"/>
              <w:jc w:val="both"/>
              <w:rPr>
                <w:ins w:id="430" w:author="Parks, Robbie M" w:date="2018-06-19T16:59:00Z"/>
                <w:b/>
              </w:rPr>
            </w:pPr>
            <w:ins w:id="431" w:author="Parks, Robbie M" w:date="2018-06-19T16:59:00Z">
              <w:r w:rsidRPr="005D244E">
                <w:rPr>
                  <w:b/>
                </w:rPr>
                <w:t>7.6</w:t>
              </w:r>
            </w:ins>
          </w:p>
        </w:tc>
      </w:tr>
    </w:tbl>
    <w:p w14:paraId="1C4FEEE7" w14:textId="77777777" w:rsidR="006970AF" w:rsidRPr="00A24BBA" w:rsidRDefault="006970AF" w:rsidP="00A24BBA">
      <w:pPr>
        <w:spacing w:after="0" w:line="480" w:lineRule="auto"/>
        <w:jc w:val="both"/>
        <w:rPr>
          <w:b/>
        </w:rPr>
      </w:pPr>
    </w:p>
    <w:sectPr w:rsidR="006970AF" w:rsidRPr="00A24BBA" w:rsidSect="00E41E51">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26B4F3" w14:textId="77777777" w:rsidR="00FA3CF9" w:rsidRDefault="00FA3CF9">
      <w:pPr>
        <w:spacing w:after="0" w:line="240" w:lineRule="auto"/>
      </w:pPr>
      <w:r>
        <w:separator/>
      </w:r>
    </w:p>
  </w:endnote>
  <w:endnote w:type="continuationSeparator" w:id="0">
    <w:p w14:paraId="534C352B" w14:textId="77777777" w:rsidR="00FA3CF9" w:rsidRDefault="00FA3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E1A2A">
      <w:rPr>
        <w:rStyle w:val="PageNumber"/>
        <w:noProof/>
      </w:rPr>
      <w:t>8</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0563C8" w14:textId="77777777" w:rsidR="00FA3CF9" w:rsidRDefault="00FA3CF9">
      <w:pPr>
        <w:spacing w:after="0" w:line="240" w:lineRule="auto"/>
      </w:pPr>
      <w:r>
        <w:separator/>
      </w:r>
    </w:p>
  </w:footnote>
  <w:footnote w:type="continuationSeparator" w:id="0">
    <w:p w14:paraId="010BE937" w14:textId="77777777" w:rsidR="00FA3CF9" w:rsidRDefault="00FA3CF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552E"/>
    <w:rsid w:val="00033C40"/>
    <w:rsid w:val="00035017"/>
    <w:rsid w:val="0003657E"/>
    <w:rsid w:val="00037CC3"/>
    <w:rsid w:val="00040FE5"/>
    <w:rsid w:val="0004316E"/>
    <w:rsid w:val="00047456"/>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134D"/>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5F6C"/>
    <w:rsid w:val="000E6B25"/>
    <w:rsid w:val="000E7E2F"/>
    <w:rsid w:val="000F58BA"/>
    <w:rsid w:val="000F5E5D"/>
    <w:rsid w:val="00101D00"/>
    <w:rsid w:val="001029FD"/>
    <w:rsid w:val="00103132"/>
    <w:rsid w:val="001073C5"/>
    <w:rsid w:val="00111621"/>
    <w:rsid w:val="00115046"/>
    <w:rsid w:val="00115F35"/>
    <w:rsid w:val="001163FE"/>
    <w:rsid w:val="00122E71"/>
    <w:rsid w:val="00131404"/>
    <w:rsid w:val="00132C6C"/>
    <w:rsid w:val="00133606"/>
    <w:rsid w:val="00142A44"/>
    <w:rsid w:val="001435DE"/>
    <w:rsid w:val="00143F59"/>
    <w:rsid w:val="0015398F"/>
    <w:rsid w:val="00156FC7"/>
    <w:rsid w:val="00161E98"/>
    <w:rsid w:val="0016206E"/>
    <w:rsid w:val="00162EC4"/>
    <w:rsid w:val="00166A52"/>
    <w:rsid w:val="001704F4"/>
    <w:rsid w:val="00180945"/>
    <w:rsid w:val="00182928"/>
    <w:rsid w:val="0019228F"/>
    <w:rsid w:val="001925D8"/>
    <w:rsid w:val="0019272E"/>
    <w:rsid w:val="00194CDD"/>
    <w:rsid w:val="00196C4A"/>
    <w:rsid w:val="001A017E"/>
    <w:rsid w:val="001A0673"/>
    <w:rsid w:val="001A0CB6"/>
    <w:rsid w:val="001A1F00"/>
    <w:rsid w:val="001A3870"/>
    <w:rsid w:val="001A4537"/>
    <w:rsid w:val="001A477E"/>
    <w:rsid w:val="001A5AD8"/>
    <w:rsid w:val="001A6909"/>
    <w:rsid w:val="001A7900"/>
    <w:rsid w:val="001A7A93"/>
    <w:rsid w:val="001A7DC8"/>
    <w:rsid w:val="001B0BA7"/>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02CF"/>
    <w:rsid w:val="001E4AF8"/>
    <w:rsid w:val="001E7CED"/>
    <w:rsid w:val="001F0FFF"/>
    <w:rsid w:val="001F3D58"/>
    <w:rsid w:val="00200B4D"/>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3737"/>
    <w:rsid w:val="002B5E66"/>
    <w:rsid w:val="002B60AA"/>
    <w:rsid w:val="002C1A7D"/>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30BD"/>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B60EB"/>
    <w:rsid w:val="003B784F"/>
    <w:rsid w:val="003C0D6B"/>
    <w:rsid w:val="003C153C"/>
    <w:rsid w:val="003C32A1"/>
    <w:rsid w:val="003D394A"/>
    <w:rsid w:val="003D6587"/>
    <w:rsid w:val="003E060B"/>
    <w:rsid w:val="003E1F81"/>
    <w:rsid w:val="003E213C"/>
    <w:rsid w:val="003E6E8C"/>
    <w:rsid w:val="003E7BB5"/>
    <w:rsid w:val="003F22B3"/>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34598"/>
    <w:rsid w:val="00440599"/>
    <w:rsid w:val="00441B14"/>
    <w:rsid w:val="00442BEF"/>
    <w:rsid w:val="004475C0"/>
    <w:rsid w:val="0044771A"/>
    <w:rsid w:val="004508FE"/>
    <w:rsid w:val="004530DD"/>
    <w:rsid w:val="00453D93"/>
    <w:rsid w:val="00455623"/>
    <w:rsid w:val="00456632"/>
    <w:rsid w:val="004566E5"/>
    <w:rsid w:val="00457A51"/>
    <w:rsid w:val="0046173B"/>
    <w:rsid w:val="00464C54"/>
    <w:rsid w:val="00465E33"/>
    <w:rsid w:val="00466D5F"/>
    <w:rsid w:val="00467F6E"/>
    <w:rsid w:val="004717CE"/>
    <w:rsid w:val="00474BAB"/>
    <w:rsid w:val="00475674"/>
    <w:rsid w:val="0047597D"/>
    <w:rsid w:val="00476FC9"/>
    <w:rsid w:val="004817FA"/>
    <w:rsid w:val="004835CF"/>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376F7"/>
    <w:rsid w:val="00541914"/>
    <w:rsid w:val="005450E2"/>
    <w:rsid w:val="00545E85"/>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2BE6"/>
    <w:rsid w:val="0059341A"/>
    <w:rsid w:val="00593EAA"/>
    <w:rsid w:val="005A07C4"/>
    <w:rsid w:val="005A20BA"/>
    <w:rsid w:val="005A76F0"/>
    <w:rsid w:val="005B03DF"/>
    <w:rsid w:val="005B1D45"/>
    <w:rsid w:val="005B5156"/>
    <w:rsid w:val="005B6397"/>
    <w:rsid w:val="005B67C9"/>
    <w:rsid w:val="005B7C1A"/>
    <w:rsid w:val="005C2851"/>
    <w:rsid w:val="005C6D9A"/>
    <w:rsid w:val="005D22AA"/>
    <w:rsid w:val="005D244E"/>
    <w:rsid w:val="005E4F95"/>
    <w:rsid w:val="005F06A5"/>
    <w:rsid w:val="005F0F34"/>
    <w:rsid w:val="005F1013"/>
    <w:rsid w:val="005F50AC"/>
    <w:rsid w:val="00601585"/>
    <w:rsid w:val="00602D21"/>
    <w:rsid w:val="00603617"/>
    <w:rsid w:val="00604288"/>
    <w:rsid w:val="00604A42"/>
    <w:rsid w:val="006112BC"/>
    <w:rsid w:val="00611ED8"/>
    <w:rsid w:val="006124E6"/>
    <w:rsid w:val="00615328"/>
    <w:rsid w:val="00617238"/>
    <w:rsid w:val="00621BB6"/>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84488"/>
    <w:rsid w:val="00690402"/>
    <w:rsid w:val="006934E5"/>
    <w:rsid w:val="006939C1"/>
    <w:rsid w:val="006959B5"/>
    <w:rsid w:val="00696DE7"/>
    <w:rsid w:val="006970AF"/>
    <w:rsid w:val="00697F11"/>
    <w:rsid w:val="006A5B04"/>
    <w:rsid w:val="006A677D"/>
    <w:rsid w:val="006B277C"/>
    <w:rsid w:val="006B2CBD"/>
    <w:rsid w:val="006B3776"/>
    <w:rsid w:val="006B4F92"/>
    <w:rsid w:val="006B55AC"/>
    <w:rsid w:val="006C147D"/>
    <w:rsid w:val="006C41B5"/>
    <w:rsid w:val="006C50E6"/>
    <w:rsid w:val="006D0249"/>
    <w:rsid w:val="006D29DE"/>
    <w:rsid w:val="006D3FE2"/>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4DCB"/>
    <w:rsid w:val="00715F58"/>
    <w:rsid w:val="00716D2A"/>
    <w:rsid w:val="0072142C"/>
    <w:rsid w:val="00722AD9"/>
    <w:rsid w:val="00725C10"/>
    <w:rsid w:val="00726222"/>
    <w:rsid w:val="0073479E"/>
    <w:rsid w:val="00734FDB"/>
    <w:rsid w:val="00735626"/>
    <w:rsid w:val="00744393"/>
    <w:rsid w:val="007471B0"/>
    <w:rsid w:val="0075546D"/>
    <w:rsid w:val="00763760"/>
    <w:rsid w:val="00765400"/>
    <w:rsid w:val="007657EB"/>
    <w:rsid w:val="00766A54"/>
    <w:rsid w:val="00766E22"/>
    <w:rsid w:val="007671B3"/>
    <w:rsid w:val="0076751F"/>
    <w:rsid w:val="00771AD0"/>
    <w:rsid w:val="00772531"/>
    <w:rsid w:val="00773692"/>
    <w:rsid w:val="007751D3"/>
    <w:rsid w:val="007802A8"/>
    <w:rsid w:val="00780D25"/>
    <w:rsid w:val="0078487A"/>
    <w:rsid w:val="007852FE"/>
    <w:rsid w:val="00786AD0"/>
    <w:rsid w:val="007911C9"/>
    <w:rsid w:val="00791CA8"/>
    <w:rsid w:val="0079291D"/>
    <w:rsid w:val="00795E96"/>
    <w:rsid w:val="007A61E2"/>
    <w:rsid w:val="007B2B86"/>
    <w:rsid w:val="007B3AFF"/>
    <w:rsid w:val="007B3CD8"/>
    <w:rsid w:val="007B7B7F"/>
    <w:rsid w:val="007E021F"/>
    <w:rsid w:val="007E031A"/>
    <w:rsid w:val="007E13E7"/>
    <w:rsid w:val="007E30DC"/>
    <w:rsid w:val="007E7367"/>
    <w:rsid w:val="007F05EF"/>
    <w:rsid w:val="007F1359"/>
    <w:rsid w:val="007F2345"/>
    <w:rsid w:val="007F2E1E"/>
    <w:rsid w:val="007F3A36"/>
    <w:rsid w:val="007F54F2"/>
    <w:rsid w:val="00800663"/>
    <w:rsid w:val="008016FA"/>
    <w:rsid w:val="00801D40"/>
    <w:rsid w:val="00802C27"/>
    <w:rsid w:val="008038BB"/>
    <w:rsid w:val="00803D84"/>
    <w:rsid w:val="0081393F"/>
    <w:rsid w:val="008174C7"/>
    <w:rsid w:val="00820615"/>
    <w:rsid w:val="00841B48"/>
    <w:rsid w:val="00843A73"/>
    <w:rsid w:val="00845970"/>
    <w:rsid w:val="008510DB"/>
    <w:rsid w:val="00852228"/>
    <w:rsid w:val="00856C5D"/>
    <w:rsid w:val="0086062E"/>
    <w:rsid w:val="00860CFB"/>
    <w:rsid w:val="0086410F"/>
    <w:rsid w:val="008662AD"/>
    <w:rsid w:val="008669E9"/>
    <w:rsid w:val="00874C67"/>
    <w:rsid w:val="00880190"/>
    <w:rsid w:val="008807C6"/>
    <w:rsid w:val="00881129"/>
    <w:rsid w:val="008829B0"/>
    <w:rsid w:val="00885D24"/>
    <w:rsid w:val="008912A2"/>
    <w:rsid w:val="008A287F"/>
    <w:rsid w:val="008A36F4"/>
    <w:rsid w:val="008A5089"/>
    <w:rsid w:val="008A6465"/>
    <w:rsid w:val="008A6C6B"/>
    <w:rsid w:val="008B3934"/>
    <w:rsid w:val="008B54BC"/>
    <w:rsid w:val="008B7DDD"/>
    <w:rsid w:val="008C4931"/>
    <w:rsid w:val="008C4B74"/>
    <w:rsid w:val="008D16D9"/>
    <w:rsid w:val="008D2E91"/>
    <w:rsid w:val="008D62D2"/>
    <w:rsid w:val="008D6B6B"/>
    <w:rsid w:val="008D7ED7"/>
    <w:rsid w:val="008E4728"/>
    <w:rsid w:val="008F16FF"/>
    <w:rsid w:val="00907632"/>
    <w:rsid w:val="009100EF"/>
    <w:rsid w:val="00910AF9"/>
    <w:rsid w:val="00910BC9"/>
    <w:rsid w:val="00911EE8"/>
    <w:rsid w:val="009134D8"/>
    <w:rsid w:val="00913C15"/>
    <w:rsid w:val="009156EA"/>
    <w:rsid w:val="00922A69"/>
    <w:rsid w:val="00925FBE"/>
    <w:rsid w:val="00932BD5"/>
    <w:rsid w:val="00933A9A"/>
    <w:rsid w:val="00934D53"/>
    <w:rsid w:val="00935167"/>
    <w:rsid w:val="00937AF1"/>
    <w:rsid w:val="00943F5B"/>
    <w:rsid w:val="009509FF"/>
    <w:rsid w:val="00954635"/>
    <w:rsid w:val="009546CB"/>
    <w:rsid w:val="009558FF"/>
    <w:rsid w:val="009604D5"/>
    <w:rsid w:val="009629F0"/>
    <w:rsid w:val="00963B19"/>
    <w:rsid w:val="00964975"/>
    <w:rsid w:val="00971022"/>
    <w:rsid w:val="009715E6"/>
    <w:rsid w:val="009725F7"/>
    <w:rsid w:val="00973308"/>
    <w:rsid w:val="0098603C"/>
    <w:rsid w:val="00986A66"/>
    <w:rsid w:val="00987583"/>
    <w:rsid w:val="00992E34"/>
    <w:rsid w:val="00996091"/>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04C"/>
    <w:rsid w:val="009E5196"/>
    <w:rsid w:val="009F3128"/>
    <w:rsid w:val="009F377D"/>
    <w:rsid w:val="00A01E9E"/>
    <w:rsid w:val="00A0361C"/>
    <w:rsid w:val="00A04968"/>
    <w:rsid w:val="00A10491"/>
    <w:rsid w:val="00A13ED9"/>
    <w:rsid w:val="00A13FEF"/>
    <w:rsid w:val="00A17972"/>
    <w:rsid w:val="00A17E6D"/>
    <w:rsid w:val="00A21338"/>
    <w:rsid w:val="00A22028"/>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95645"/>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D31CC"/>
    <w:rsid w:val="00AD7FF9"/>
    <w:rsid w:val="00AE341C"/>
    <w:rsid w:val="00AE56C4"/>
    <w:rsid w:val="00AE6A16"/>
    <w:rsid w:val="00AF44BC"/>
    <w:rsid w:val="00AF552B"/>
    <w:rsid w:val="00AF5E8C"/>
    <w:rsid w:val="00AF7681"/>
    <w:rsid w:val="00B025C4"/>
    <w:rsid w:val="00B11556"/>
    <w:rsid w:val="00B128A3"/>
    <w:rsid w:val="00B204AC"/>
    <w:rsid w:val="00B233D4"/>
    <w:rsid w:val="00B23634"/>
    <w:rsid w:val="00B27741"/>
    <w:rsid w:val="00B27E5A"/>
    <w:rsid w:val="00B304B4"/>
    <w:rsid w:val="00B305D2"/>
    <w:rsid w:val="00B31D5F"/>
    <w:rsid w:val="00B3504F"/>
    <w:rsid w:val="00B35118"/>
    <w:rsid w:val="00B35C46"/>
    <w:rsid w:val="00B368B6"/>
    <w:rsid w:val="00B41144"/>
    <w:rsid w:val="00B45F2D"/>
    <w:rsid w:val="00B46096"/>
    <w:rsid w:val="00B461EC"/>
    <w:rsid w:val="00B46AD5"/>
    <w:rsid w:val="00B51B1A"/>
    <w:rsid w:val="00B539D8"/>
    <w:rsid w:val="00B62D3F"/>
    <w:rsid w:val="00B6502E"/>
    <w:rsid w:val="00B66775"/>
    <w:rsid w:val="00B66895"/>
    <w:rsid w:val="00B6704E"/>
    <w:rsid w:val="00B67C7C"/>
    <w:rsid w:val="00B70782"/>
    <w:rsid w:val="00B7166D"/>
    <w:rsid w:val="00B85B28"/>
    <w:rsid w:val="00B86D7A"/>
    <w:rsid w:val="00B91368"/>
    <w:rsid w:val="00B91584"/>
    <w:rsid w:val="00BA01B0"/>
    <w:rsid w:val="00BA5550"/>
    <w:rsid w:val="00BB36A2"/>
    <w:rsid w:val="00BB4B3A"/>
    <w:rsid w:val="00BB5047"/>
    <w:rsid w:val="00BB5F35"/>
    <w:rsid w:val="00BB6B7A"/>
    <w:rsid w:val="00BB6E7F"/>
    <w:rsid w:val="00BB739D"/>
    <w:rsid w:val="00BC06EB"/>
    <w:rsid w:val="00BC242F"/>
    <w:rsid w:val="00BC35EF"/>
    <w:rsid w:val="00BC655C"/>
    <w:rsid w:val="00BD3722"/>
    <w:rsid w:val="00BD7179"/>
    <w:rsid w:val="00BE13F4"/>
    <w:rsid w:val="00BE1A2A"/>
    <w:rsid w:val="00BE50E6"/>
    <w:rsid w:val="00BE5840"/>
    <w:rsid w:val="00BE6487"/>
    <w:rsid w:val="00BE6766"/>
    <w:rsid w:val="00BE6A78"/>
    <w:rsid w:val="00BE7C5B"/>
    <w:rsid w:val="00BF3FD9"/>
    <w:rsid w:val="00C02149"/>
    <w:rsid w:val="00C02EE3"/>
    <w:rsid w:val="00C04B90"/>
    <w:rsid w:val="00C0501F"/>
    <w:rsid w:val="00C125D1"/>
    <w:rsid w:val="00C13D9B"/>
    <w:rsid w:val="00C14611"/>
    <w:rsid w:val="00C14660"/>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66D47"/>
    <w:rsid w:val="00C71065"/>
    <w:rsid w:val="00C72ADA"/>
    <w:rsid w:val="00C77FA7"/>
    <w:rsid w:val="00C80B03"/>
    <w:rsid w:val="00C846EA"/>
    <w:rsid w:val="00C86A4C"/>
    <w:rsid w:val="00C9555C"/>
    <w:rsid w:val="00CA4EFD"/>
    <w:rsid w:val="00CA6179"/>
    <w:rsid w:val="00CB331E"/>
    <w:rsid w:val="00CB4CD7"/>
    <w:rsid w:val="00CB57D1"/>
    <w:rsid w:val="00CB7689"/>
    <w:rsid w:val="00CC3195"/>
    <w:rsid w:val="00CC4555"/>
    <w:rsid w:val="00CC4725"/>
    <w:rsid w:val="00CC4896"/>
    <w:rsid w:val="00CD1B3F"/>
    <w:rsid w:val="00CD33D6"/>
    <w:rsid w:val="00CE1DCB"/>
    <w:rsid w:val="00CE3BE6"/>
    <w:rsid w:val="00CE3E2E"/>
    <w:rsid w:val="00CE56F0"/>
    <w:rsid w:val="00CF138F"/>
    <w:rsid w:val="00CF318B"/>
    <w:rsid w:val="00CF5F29"/>
    <w:rsid w:val="00CF73D8"/>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0C12"/>
    <w:rsid w:val="00D61489"/>
    <w:rsid w:val="00D636BB"/>
    <w:rsid w:val="00D64CF4"/>
    <w:rsid w:val="00D65212"/>
    <w:rsid w:val="00D7364D"/>
    <w:rsid w:val="00D74BA2"/>
    <w:rsid w:val="00D75325"/>
    <w:rsid w:val="00D83ACB"/>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3654"/>
    <w:rsid w:val="00DC4352"/>
    <w:rsid w:val="00DC6E15"/>
    <w:rsid w:val="00DC768F"/>
    <w:rsid w:val="00DD1C1B"/>
    <w:rsid w:val="00DE1EA3"/>
    <w:rsid w:val="00DE2636"/>
    <w:rsid w:val="00DF62BA"/>
    <w:rsid w:val="00E002DD"/>
    <w:rsid w:val="00E03995"/>
    <w:rsid w:val="00E110D3"/>
    <w:rsid w:val="00E115D4"/>
    <w:rsid w:val="00E11ABD"/>
    <w:rsid w:val="00E1504C"/>
    <w:rsid w:val="00E202D9"/>
    <w:rsid w:val="00E23271"/>
    <w:rsid w:val="00E24970"/>
    <w:rsid w:val="00E26342"/>
    <w:rsid w:val="00E30DF9"/>
    <w:rsid w:val="00E32D18"/>
    <w:rsid w:val="00E34465"/>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67466"/>
    <w:rsid w:val="00E71D20"/>
    <w:rsid w:val="00E7655A"/>
    <w:rsid w:val="00E803FE"/>
    <w:rsid w:val="00E80BC8"/>
    <w:rsid w:val="00E827DA"/>
    <w:rsid w:val="00E85B65"/>
    <w:rsid w:val="00E909F5"/>
    <w:rsid w:val="00E91385"/>
    <w:rsid w:val="00E9239A"/>
    <w:rsid w:val="00E95C08"/>
    <w:rsid w:val="00E97949"/>
    <w:rsid w:val="00EA1274"/>
    <w:rsid w:val="00EA21F1"/>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473F"/>
    <w:rsid w:val="00EE7E4F"/>
    <w:rsid w:val="00EF0C40"/>
    <w:rsid w:val="00EF0DEC"/>
    <w:rsid w:val="00EF4283"/>
    <w:rsid w:val="00EF4585"/>
    <w:rsid w:val="00EF4FB4"/>
    <w:rsid w:val="00EF58F0"/>
    <w:rsid w:val="00EF5D2C"/>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2D66"/>
    <w:rsid w:val="00F5304D"/>
    <w:rsid w:val="00F53B44"/>
    <w:rsid w:val="00F557A4"/>
    <w:rsid w:val="00F55A45"/>
    <w:rsid w:val="00F56EE5"/>
    <w:rsid w:val="00F62450"/>
    <w:rsid w:val="00F636D9"/>
    <w:rsid w:val="00F64873"/>
    <w:rsid w:val="00F64E7E"/>
    <w:rsid w:val="00F653C8"/>
    <w:rsid w:val="00F66D1B"/>
    <w:rsid w:val="00F71592"/>
    <w:rsid w:val="00F722A7"/>
    <w:rsid w:val="00F73868"/>
    <w:rsid w:val="00F73CE1"/>
    <w:rsid w:val="00F76061"/>
    <w:rsid w:val="00F92934"/>
    <w:rsid w:val="00F937F7"/>
    <w:rsid w:val="00FA2809"/>
    <w:rsid w:val="00FA2B3B"/>
    <w:rsid w:val="00FA30B3"/>
    <w:rsid w:val="00FA3CF9"/>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6E435A6-4F30-AF4F-A1AA-BA8BB7139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24</Pages>
  <Words>22101</Words>
  <Characters>125982</Characters>
  <Application>Microsoft Macintosh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58</cp:revision>
  <dcterms:created xsi:type="dcterms:W3CDTF">2018-01-30T10:56:00Z</dcterms:created>
  <dcterms:modified xsi:type="dcterms:W3CDTF">2018-06-19T16:25:00Z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