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32C7184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0" w:author="Parks, Robbie M" w:date="2018-07-23T12:20:00Z">
        <w:r w:rsidR="00276EAE">
          <w:rPr>
            <w:color w:val="000000" w:themeColor="text1"/>
          </w:rPr>
          <w:t xml:space="preserve">December to </w:t>
        </w:r>
      </w:ins>
      <w:del w:id="1" w:author="Parks, Robbie M" w:date="2018-07-23T12:20:00Z">
        <w:r w:rsidR="00773692" w:rsidRPr="00AC73A1" w:rsidDel="00276EAE">
          <w:rPr>
            <w:color w:val="000000" w:themeColor="text1"/>
          </w:rPr>
          <w:delText>January/</w:delText>
        </w:r>
      </w:del>
      <w:r w:rsidR="00773692" w:rsidRPr="00AC73A1">
        <w:rPr>
          <w:color w:val="000000" w:themeColor="text1"/>
        </w:rPr>
        <w:t>February and minimum in June</w:t>
      </w:r>
      <w:ins w:id="2" w:author="Parks, Robbie M" w:date="2018-07-23T12:20:00Z">
        <w:r w:rsidR="00276EAE">
          <w:rPr>
            <w:color w:val="000000" w:themeColor="text1"/>
          </w:rPr>
          <w:t xml:space="preserve"> to August</w:t>
        </w:r>
      </w:ins>
      <w:del w:id="3" w:author="Parks, Robbie M" w:date="2018-07-23T12:20:00Z">
        <w:r w:rsidR="00773692" w:rsidRPr="00AC73A1" w:rsidDel="00276EAE">
          <w:rPr>
            <w:color w:val="000000" w:themeColor="text1"/>
          </w:rPr>
          <w:delText>/July</w:delText>
        </w:r>
      </w:del>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4"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67F1653B"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w:t>
      </w:r>
      <w:r w:rsidR="00A137B9">
        <w:t>except for</w:t>
      </w:r>
      <w:r w:rsidR="00F91740">
        <w:t xml:space="preserve"> intentional injuries</w:t>
      </w:r>
      <w:r w:rsidR="0008287A">
        <w:t xml:space="preserve"> and substance use disorders</w:t>
      </w:r>
      <w:r w:rsidR="00D551FB">
        <w:t xml:space="preserve"> (Supplementary Figure XX)</w:t>
      </w:r>
      <w:r w:rsidRPr="00AC73A1">
        <w:t>.</w:t>
      </w:r>
      <w:r w:rsidR="00E228F7">
        <w:t xml:space="preserve"> </w:t>
      </w:r>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228F7">
        <w:t xml:space="preserve"> </w:t>
      </w:r>
      <w:r w:rsidR="00E228F7" w:rsidRPr="00AC73A1">
        <w:t>Seasonality in cancer deaths only appeared after 55 years of age</w:t>
      </w:r>
      <w:r w:rsidR="00E228F7">
        <w:t>.</w:t>
      </w:r>
      <w:ins w:id="5" w:author="Ezzati, Majid" w:date="2018-07-20T06:51:00Z">
        <w:r w:rsidR="00AB2FE3">
          <w:t xml:space="preserve"> </w:t>
        </w:r>
      </w:ins>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47F555EB" w:rsidR="008D5D97" w:rsidRDefault="00233A16" w:rsidP="008D5D97">
      <w:pPr>
        <w:spacing w:line="480" w:lineRule="auto"/>
        <w:jc w:val="both"/>
      </w:pPr>
      <w:commentRangeStart w:id="6"/>
      <w:commentRangeStart w:id="7"/>
      <w:del w:id="8" w:author="Parks, Robbie M" w:date="2018-07-23T11:45:00Z">
        <w:r w:rsidDel="00FD6D1A">
          <w:delText xml:space="preserve">Deaths </w:delText>
        </w:r>
        <w:r w:rsidR="008F4745" w:rsidDel="00FD6D1A">
          <w:delText xml:space="preserve">from every cause were highest in the months of December, January </w:delText>
        </w:r>
        <w:r w:rsidR="008E637A" w:rsidDel="00FD6D1A">
          <w:delText>or</w:delText>
        </w:r>
        <w:r w:rsidR="008F4745" w:rsidDel="00FD6D1A">
          <w:delText xml:space="preserve"> February</w:delText>
        </w:r>
        <w:r w:rsidDel="00FD6D1A">
          <w:delText xml:space="preserve"> </w:delText>
        </w:r>
        <w:r w:rsidR="008F4745" w:rsidDel="00FD6D1A">
          <w:delText>among</w:delText>
        </w:r>
      </w:del>
      <w:ins w:id="9" w:author="Ezzati, Majid" w:date="2018-07-20T06:53:00Z">
        <w:del w:id="10" w:author="Parks, Robbie M" w:date="2018-07-23T11:45:00Z">
          <w:r w:rsidR="008F4745" w:rsidDel="00FD6D1A">
            <w:delText xml:space="preserve"> </w:delText>
          </w:r>
        </w:del>
      </w:ins>
      <w:del w:id="11" w:author="Parks, Robbie M" w:date="2018-07-23T11:45:00Z">
        <w:r w:rsidDel="00FD6D1A">
          <w:delText>males and females aged</w:delText>
        </w:r>
        <w:r w:rsidR="00FF5DAC" w:rsidDel="00FD6D1A">
          <w:delText xml:space="preserve"> 7</w:delText>
        </w:r>
        <w:r w:rsidDel="00FD6D1A">
          <w:delText xml:space="preserve">5 years and older </w:delText>
        </w:r>
        <w:r w:rsidR="00FF5DAC" w:rsidDel="00FD6D1A">
          <w:delText>(Figure 3)</w:delText>
        </w:r>
        <w:r w:rsidDel="00FD6D1A">
          <w:delText>, except for intentional injuries which peaked between June and August</w:delText>
        </w:r>
        <w:r w:rsidR="00FF5DAC" w:rsidDel="00FD6D1A">
          <w:delText xml:space="preserve"> (Supplementary Figure XX)</w:delText>
        </w:r>
        <w:r w:rsidDel="00FD6D1A">
          <w:delText xml:space="preserve">. </w:delText>
        </w:r>
        <w:r w:rsidR="008166AA" w:rsidDel="00FD6D1A">
          <w:delText xml:space="preserve">Further, </w:delText>
        </w:r>
      </w:del>
      <w:ins w:id="12" w:author="Parks, Robbie M" w:date="2018-07-23T11:45:00Z">
        <w:r w:rsidR="00FD6D1A">
          <w:t>D</w:t>
        </w:r>
      </w:ins>
      <w:r w:rsidR="008166AA" w:rsidRPr="00AC73A1">
        <w:t xml:space="preserve">eath rates in men and women aged ≥35 years peaked in </w:t>
      </w:r>
      <w:ins w:id="13" w:author="Parks, Robbie M" w:date="2018-07-23T11:42:00Z">
        <w:r w:rsidR="00280DF1">
          <w:t xml:space="preserve">December, </w:t>
        </w:r>
      </w:ins>
      <w:r w:rsidR="008166AA" w:rsidRPr="00AC73A1">
        <w:t xml:space="preserve">January </w:t>
      </w:r>
      <w:ins w:id="14" w:author="Parks, Robbie M" w:date="2018-07-23T11:42:00Z">
        <w:r w:rsidR="00280DF1">
          <w:t>or</w:t>
        </w:r>
        <w:r w:rsidR="00280DF1" w:rsidRPr="00AC73A1">
          <w:t xml:space="preserve"> </w:t>
        </w:r>
      </w:ins>
      <w:r w:rsidR="008166AA" w:rsidRPr="00AC73A1">
        <w:t>February and were lowest in June</w:t>
      </w:r>
      <w:ins w:id="15" w:author="Parks, Robbie M" w:date="2018-07-23T11:42:00Z">
        <w:r w:rsidR="00E20480">
          <w:t xml:space="preserve"> to </w:t>
        </w:r>
      </w:ins>
      <w:r w:rsidR="008166AA" w:rsidRPr="00AC73A1">
        <w:t>August, for all-cause mortality</w:t>
      </w:r>
      <w:ins w:id="16" w:author="Parks, Robbie M" w:date="2018-07-23T11:44:00Z">
        <w:r w:rsidR="00FD6D1A">
          <w:t xml:space="preserve"> (except men aged 35-44)</w:t>
        </w:r>
      </w:ins>
      <w:r w:rsidR="008166AA" w:rsidRPr="00AC73A1">
        <w:t xml:space="preserve"> as well as for</w:t>
      </w:r>
      <w:r w:rsidR="008166AA">
        <w:t xml:space="preserve"> all non-injury causes</w:t>
      </w:r>
      <w:r w:rsidR="008166AA" w:rsidRPr="00AC73A1">
        <w:t xml:space="preserve"> of death</w:t>
      </w:r>
      <w:r w:rsidR="008166AA">
        <w:t xml:space="preserve"> (except for maternal conditions, which bore no clear pattern) (Supplementary Figure XX).</w:t>
      </w:r>
      <w:ins w:id="17" w:author="Parks, Robbie M" w:date="2018-07-23T12:09:00Z">
        <w:r w:rsidR="00AD28C9">
          <w:t xml:space="preserve"> </w:t>
        </w:r>
      </w:ins>
      <w:ins w:id="18" w:author="Parks, Robbie M" w:date="2018-07-23T12:10:00Z">
        <w:r w:rsidR="00AD28C9">
          <w:t xml:space="preserve">Death rates in </w:t>
        </w:r>
      </w:ins>
      <w:ins w:id="19" w:author="Parks, Robbie M" w:date="2018-07-23T12:09:00Z">
        <w:r w:rsidR="00AD28C9">
          <w:t xml:space="preserve">men and women </w:t>
        </w:r>
      </w:ins>
      <w:ins w:id="20" w:author="Parks, Robbie M" w:date="2018-07-23T12:10:00Z">
        <w:r w:rsidR="00AD28C9" w:rsidRPr="00AC73A1">
          <w:t>≥</w:t>
        </w:r>
        <w:r w:rsidR="00AD28C9">
          <w:t xml:space="preserve"> 75 years also peaked in the same months for non-intentional injuries  </w:t>
        </w:r>
      </w:ins>
      <w:ins w:id="21" w:author="Parks, Robbie M" w:date="2018-07-23T12:09:00Z">
        <w:r w:rsidR="00C71ED7">
          <w:t xml:space="preserve">(Figure 3 and </w:t>
        </w:r>
      </w:ins>
      <w:ins w:id="22" w:author="Parks, Robbie M" w:date="2018-07-23T12:21:00Z">
        <w:r w:rsidR="00CA1E5A">
          <w:t>Supplementary</w:t>
        </w:r>
      </w:ins>
      <w:ins w:id="23" w:author="Parks, Robbie M" w:date="2018-07-23T12:09:00Z">
        <w:r w:rsidR="00C71ED7">
          <w:t xml:space="preserve"> Figure XX)</w:t>
        </w:r>
      </w:ins>
      <w:ins w:id="24" w:author="Ezzati, Majid" w:date="2018-07-20T07:03:00Z">
        <w:r w:rsidR="008166AA">
          <w:t xml:space="preserve"> </w:t>
        </w:r>
        <w:commentRangeEnd w:id="6"/>
        <w:r w:rsidR="008166AA">
          <w:rPr>
            <w:rStyle w:val="CommentReference"/>
            <w:rFonts w:asciiTheme="minorHAnsi" w:hAnsiTheme="minorHAnsi" w:cstheme="minorBidi"/>
            <w:lang w:eastAsia="en-US"/>
          </w:rPr>
          <w:commentReference w:id="6"/>
        </w:r>
      </w:ins>
      <w:commentRangeEnd w:id="7"/>
      <w:r w:rsidR="00FD6D1A">
        <w:rPr>
          <w:rStyle w:val="CommentReference"/>
          <w:rFonts w:asciiTheme="minorHAnsi" w:hAnsiTheme="minorHAnsi" w:cstheme="minorBidi"/>
          <w:lang w:eastAsia="en-US"/>
        </w:rPr>
        <w:commentReference w:id="7"/>
      </w:r>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are few deaths from this cause leading to unstable estimates (p-value for seasonality was only XX)</w:t>
      </w:r>
      <w:r w:rsidR="008F4745">
        <w:t xml:space="preserve"> </w:t>
      </w:r>
      <w:r w:rsidR="008D5D97">
        <w:t>(</w:t>
      </w:r>
      <w:r w:rsidR="006704B7">
        <w:t xml:space="preserve">Figure 3 and </w:t>
      </w:r>
      <w:r w:rsidR="008D5D97">
        <w:t xml:space="preserve">Supplementary Figure XX). </w:t>
      </w:r>
    </w:p>
    <w:p w14:paraId="5FABCF65" w14:textId="77777777" w:rsidR="008D5D97" w:rsidRDefault="008D5D97" w:rsidP="00C33FFB">
      <w:pPr>
        <w:spacing w:line="480" w:lineRule="auto"/>
        <w:jc w:val="both"/>
      </w:pPr>
    </w:p>
    <w:p w14:paraId="6D4B4E34" w14:textId="77777777" w:rsidR="00D211A0" w:rsidRDefault="00D211A0" w:rsidP="00C33FFB">
      <w:pPr>
        <w:spacing w:line="480" w:lineRule="auto"/>
        <w:jc w:val="both"/>
        <w:rPr>
          <w:ins w:id="25" w:author="Parks, Robbie M" w:date="2018-07-18T08:57:00Z"/>
        </w:rPr>
      </w:pPr>
    </w:p>
    <w:p w14:paraId="3B88980A" w14:textId="130ECDEC" w:rsidR="007846F4" w:rsidRDefault="000210D1" w:rsidP="00C33FFB">
      <w:pPr>
        <w:spacing w:line="480" w:lineRule="auto"/>
        <w:jc w:val="both"/>
      </w:pPr>
      <w:r w:rsidRPr="00AC73A1">
        <w:lastRenderedPageBreak/>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r w:rsidR="000A68FE">
        <w:t>below</w:t>
      </w:r>
      <w:r w:rsidR="007846F4">
        <w:t xml:space="preserve"> 44 years </w:t>
      </w:r>
      <w:bookmarkStart w:id="26" w:name="_GoBack"/>
      <w:bookmarkEnd w:id="26"/>
      <w:r w:rsidR="000A68FE">
        <w:t>of age</w:t>
      </w:r>
      <w:r w:rsidR="007846F4">
        <w:t>.</w:t>
      </w:r>
    </w:p>
    <w:p w14:paraId="7C840BD3" w14:textId="77777777" w:rsidR="00BE6B38" w:rsidRPr="00AC73A1" w:rsidRDefault="00BE6B38" w:rsidP="00C33FFB">
      <w:pPr>
        <w:spacing w:line="480" w:lineRule="auto"/>
        <w:jc w:val="both"/>
      </w:pPr>
    </w:p>
    <w:p w14:paraId="13C55760" w14:textId="29DCEA62"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r w:rsidR="001446B6">
        <w:t xml:space="preserve">percent </w:t>
      </w:r>
      <w:r w:rsidR="000210D1" w:rsidRPr="00AC73A1">
        <w:t xml:space="preserve">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(Supplementary Figure XX</w:t>
      </w:r>
      <w:r w:rsidR="00B34D22">
        <w:t>).</w:t>
      </w:r>
      <w:r w:rsidR="00A833D2">
        <w:t xml:space="preserve"> </w:t>
      </w:r>
      <w:ins w:id="27" w:author="Ezzati, Majid" w:date="2018-07-20T07:21:00Z">
        <w:r w:rsidR="005C3CBC">
          <w:t xml:space="preserve">Within the cardiorespiratory cluster in under-five children, percent </w:t>
        </w:r>
      </w:ins>
      <w:ins w:id="28" w:author="Ezzati, Majid" w:date="2018-07-20T07:22:00Z">
        <w:r w:rsidR="005C3CBC">
          <w:t xml:space="preserve">difference declined for cardiorespiratory, cardiovascular diseases, and chronic respiratory diseases </w:t>
        </w:r>
      </w:ins>
      <w:ins w:id="29" w:author="Parks, Robbie M" w:date="2018-07-23T13:28:00Z">
        <w:r w:rsidR="00BC5573">
          <w:t>while</w:t>
        </w:r>
      </w:ins>
      <w:ins w:id="30" w:author="Ezzati, Majid" w:date="2018-07-20T07:22:00Z">
        <w:r w:rsidR="005C3CBC">
          <w:t xml:space="preserve"> increas</w:t>
        </w:r>
      </w:ins>
      <w:ins w:id="31" w:author="Parks, Robbie M" w:date="2018-07-23T13:28:00Z">
        <w:r w:rsidR="00BC5573">
          <w:t>ing</w:t>
        </w:r>
      </w:ins>
      <w:ins w:id="32" w:author="Ezzati, Majid" w:date="2018-07-20T07:22:00Z">
        <w:r w:rsidR="005C3CBC">
          <w:t xml:space="preserve"> for respiratory infections </w:t>
        </w:r>
      </w:ins>
      <w:r w:rsidR="00706545">
        <w:t>(Supplementary Figure XX)</w:t>
      </w:r>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seasonality is largely independent of geography. The relative homogeneity of the timing of </w:t>
      </w:r>
      <w:r w:rsidR="000210D1" w:rsidRPr="00AC73A1">
        <w:lastRenderedPageBreak/>
        <w:t>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w:t>
      </w:r>
      <w:proofErr w:type="spellStart"/>
      <w:r>
        <w:rPr>
          <w:color w:val="000000" w:themeColor="text1"/>
        </w:rPr>
        <w:t>cosinor</w:t>
      </w:r>
      <w:proofErr w:type="spellEnd"/>
      <w:r>
        <w:rPr>
          <w:color w:val="000000" w:themeColor="text1"/>
        </w:rPr>
        <w:t xml:space="preserve">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73CBD4D"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w:t>
      </w:r>
      <w:r w:rsidR="000210D1" w:rsidRPr="00AC73A1">
        <w:lastRenderedPageBreak/>
        <w:t xml:space="preserve">relation to age and sex, including the higher </w:t>
      </w:r>
      <w:ins w:id="33" w:author="Parks, Robbie M" w:date="2018-07-23T12:32:00Z">
        <w:r w:rsidR="0089237F">
          <w:t xml:space="preserve">all-cause </w:t>
        </w:r>
      </w:ins>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del w:id="34" w:author="Parks, Robbie M" w:date="2018-07-23T12:22:00Z">
        <w:r w:rsidR="00765400" w:rsidRPr="00AC73A1" w:rsidDel="00881856">
          <w:delText>, with a notable exception of injuries in older age</w:delText>
        </w:r>
        <w:r w:rsidR="00511306" w:rsidRPr="00AC73A1" w:rsidDel="00881856">
          <w:delText>s</w:delText>
        </w:r>
      </w:del>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358D3F33"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 xml:space="preserve">Similarly, our results on seasonality of injury deaths are supported by </w:t>
      </w:r>
      <w:ins w:id="35" w:author="Parks, Robbie M" w:date="2018-07-23T12:05:00Z">
        <w:r w:rsidR="005D5D35">
          <w:t xml:space="preserve">only </w:t>
        </w:r>
      </w:ins>
      <w:r w:rsidR="00A76EC0" w:rsidRPr="00AC73A1">
        <w:t>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ins w:id="36" w:author="Parks, Robbie M" w:date="2018-07-23T12:05:00Z">
        <w:r w:rsidR="005D5D35">
          <w:t>.</w:t>
        </w:r>
      </w:ins>
      <w:del w:id="37" w:author="Parks, Robbie M" w:date="2018-07-23T12:05:00Z">
        <w:r w:rsidR="00C1470A" w:rsidRPr="00AC73A1" w:rsidDel="005D5D35">
          <w:delText>,</w:delText>
        </w:r>
        <w:r w:rsidR="00A76EC0" w:rsidRPr="00AC73A1" w:rsidDel="005D5D35">
          <w:delText xml:space="preserve"> but </w:delText>
        </w:r>
        <w:commentRangeStart w:id="38"/>
        <w:r w:rsidR="00A76EC0" w:rsidRPr="00AC73A1" w:rsidDel="005D5D35">
          <w:delText xml:space="preserve">our subnational analysis over three decades revealed </w:delText>
        </w:r>
        <w:commentRangeStart w:id="39"/>
        <w:commentRangeStart w:id="40"/>
        <w:commentRangeStart w:id="41"/>
        <w:r w:rsidR="00A76EC0" w:rsidRPr="00AC73A1" w:rsidDel="005D5D35">
          <w:delText>variations</w:delText>
        </w:r>
        <w:commentRangeEnd w:id="39"/>
        <w:r w:rsidR="00B96C91" w:rsidDel="005D5D35">
          <w:rPr>
            <w:rStyle w:val="CommentReference"/>
            <w:rFonts w:asciiTheme="minorHAnsi" w:hAnsiTheme="minorHAnsi" w:cstheme="minorBidi"/>
            <w:lang w:eastAsia="en-US"/>
          </w:rPr>
          <w:commentReference w:id="39"/>
        </w:r>
        <w:commentRangeEnd w:id="40"/>
        <w:r w:rsidR="00A95B9E" w:rsidDel="005D5D35">
          <w:rPr>
            <w:rStyle w:val="CommentReference"/>
            <w:rFonts w:asciiTheme="minorHAnsi" w:hAnsiTheme="minorHAnsi" w:cstheme="minorBidi"/>
            <w:lang w:eastAsia="en-US"/>
          </w:rPr>
          <w:commentReference w:id="40"/>
        </w:r>
        <w:commentRangeEnd w:id="41"/>
        <w:r w:rsidR="00175631" w:rsidDel="005D5D35">
          <w:rPr>
            <w:rStyle w:val="CommentReference"/>
            <w:rFonts w:asciiTheme="minorHAnsi" w:hAnsiTheme="minorHAnsi" w:cstheme="minorBidi"/>
            <w:lang w:eastAsia="en-US"/>
          </w:rPr>
          <w:commentReference w:id="41"/>
        </w:r>
        <w:r w:rsidR="00A76EC0" w:rsidRPr="00AC73A1" w:rsidDel="005D5D35">
          <w:delText xml:space="preserve"> in </w:delText>
        </w:r>
        <w:r w:rsidR="002B3737" w:rsidRPr="00AC73A1" w:rsidDel="005D5D35">
          <w:delText xml:space="preserve">when injury deaths peaked and in how seasonal differences in these deaths have changed </w:delText>
        </w:r>
        <w:r w:rsidR="00722AD9" w:rsidRPr="00AC73A1" w:rsidDel="005D5D35">
          <w:delText xml:space="preserve">over time </w:delText>
        </w:r>
        <w:r w:rsidR="002B3737" w:rsidRPr="00AC73A1" w:rsidDel="005D5D35">
          <w:delText xml:space="preserve">which had not been </w:delText>
        </w:r>
        <w:r w:rsidR="00A76EC0" w:rsidRPr="00AC73A1" w:rsidDel="005D5D35">
          <w:delText>reported before.</w:delText>
        </w:r>
        <w:commentRangeEnd w:id="38"/>
        <w:r w:rsidR="00737C06" w:rsidDel="005D5D35">
          <w:rPr>
            <w:rStyle w:val="CommentReference"/>
            <w:rFonts w:asciiTheme="minorHAnsi" w:hAnsiTheme="minorHAnsi" w:cstheme="minorBidi"/>
            <w:lang w:eastAsia="en-US"/>
          </w:rPr>
          <w:commentReference w:id="38"/>
        </w:r>
      </w:del>
    </w:p>
    <w:p w14:paraId="6886C687" w14:textId="77777777" w:rsidR="0042218D" w:rsidRPr="00AC73A1" w:rsidRDefault="0042218D" w:rsidP="0042218D">
      <w:pPr>
        <w:spacing w:line="480" w:lineRule="auto"/>
        <w:jc w:val="both"/>
      </w:pPr>
    </w:p>
    <w:p w14:paraId="2B22717B" w14:textId="697E9765" w:rsidR="00DB2D88" w:rsidRPr="008F7D99" w:rsidRDefault="00391B02" w:rsidP="00391B02">
      <w:pPr>
        <w:spacing w:line="480" w:lineRule="auto"/>
        <w:rPr>
          <w:rFonts w:eastAsia="Times New Roman"/>
        </w:rPr>
      </w:pPr>
      <w:ins w:id="42" w:author="Parks, Robbie M" w:date="2018-07-23T12:14:00Z">
        <w:r>
          <w:t>I</w:t>
        </w:r>
      </w:ins>
      <w:ins w:id="43" w:author="Parks, Robbie M" w:date="2018-07-23T12:15:00Z">
        <w:r>
          <w:t xml:space="preserve">n </w:t>
        </w:r>
      </w:ins>
      <w:commentRangeStart w:id="44"/>
      <w:del w:id="45" w:author="Parks, Robbie M" w:date="2018-07-23T12:14:00Z">
        <w:r w:rsidR="000B49CF" w:rsidDel="00391B02">
          <w:delText>T</w:delText>
        </w:r>
        <w:r w:rsidR="000B343F" w:rsidRPr="00AC73A1" w:rsidDel="00391B02">
          <w:delText xml:space="preserve">he observed geographical </w:delText>
        </w:r>
        <w:r w:rsidR="00EF4585" w:rsidRPr="00AC73A1" w:rsidDel="00391B02">
          <w:delText xml:space="preserve">similarity </w:delText>
        </w:r>
        <w:r w:rsidR="000B343F" w:rsidRPr="00AC73A1" w:rsidDel="00391B02">
          <w:delText>in seasonal mortality variation</w:delText>
        </w:r>
      </w:del>
      <w:del w:id="46" w:author="Parks, Robbie M" w:date="2018-07-23T12:13:00Z">
        <w:r w:rsidR="000B343F" w:rsidRPr="00AC73A1" w:rsidDel="00D41F63">
          <w:delText xml:space="preserve"> </w:delText>
        </w:r>
        <w:commentRangeEnd w:id="44"/>
        <w:r w:rsidR="00175631" w:rsidDel="00D41F63">
          <w:rPr>
            <w:rStyle w:val="CommentReference"/>
            <w:rFonts w:asciiTheme="minorHAnsi" w:hAnsiTheme="minorHAnsi" w:cstheme="minorBidi"/>
            <w:lang w:eastAsia="en-US"/>
          </w:rPr>
          <w:commentReference w:id="44"/>
        </w:r>
        <w:r w:rsidR="000B343F" w:rsidRPr="00AC73A1" w:rsidDel="00D41F63">
          <w:delText>i</w:delText>
        </w:r>
      </w:del>
      <w:del w:id="47" w:author="Parks, Robbie M" w:date="2018-07-23T12:14:00Z">
        <w:r w:rsidR="000B343F" w:rsidRPr="00AC73A1" w:rsidDel="00391B02">
          <w:delText xml:space="preserve">n </w:delText>
        </w:r>
      </w:del>
      <w:r w:rsidR="000B343F" w:rsidRPr="00AC73A1">
        <w:t>the USA</w:t>
      </w:r>
      <w:ins w:id="48" w:author="Parks, Robbie M" w:date="2018-07-23T12:14:00Z">
        <w:r>
          <w:t>,</w:t>
        </w:r>
      </w:ins>
      <w:r w:rsidR="005426EF">
        <w:t xml:space="preserve"> </w:t>
      </w:r>
      <w:del w:id="49" w:author="Parks, Robbie M" w:date="2018-07-23T12:14:00Z">
        <w:r w:rsidR="005426EF" w:rsidDel="00391B02">
          <w:delText>was</w:delText>
        </w:r>
        <w:r w:rsidR="005426EF" w:rsidRPr="00AC73A1" w:rsidDel="00391B02">
          <w:delText xml:space="preserve"> </w:delText>
        </w:r>
        <w:r w:rsidR="000B343F" w:rsidRPr="00AC73A1" w:rsidDel="00391B02">
          <w:delText xml:space="preserve">also seen in </w:delText>
        </w:r>
      </w:del>
      <w:r w:rsidR="000B343F" w:rsidRPr="00AC73A1">
        <w:t>a study of 36 cities aggregated across age groups and over time</w:t>
      </w:r>
      <w:ins w:id="50" w:author="Parks, Robbie M" w:date="2018-07-23T12:14:00Z">
        <w:r>
          <w:t xml:space="preserve"> also found that </w:t>
        </w:r>
        <w:r>
          <w:rPr>
            <w:rFonts w:eastAsia="Times New Roman"/>
          </w:rPr>
          <w:t>excess mortality did not depend on seasonal temperature range</w:t>
        </w:r>
      </w:ins>
      <w:ins w:id="51" w:author="Parks, Robbie M" w:date="2018-07-23T12:15:00Z">
        <w:r>
          <w:rPr>
            <w:rFonts w:eastAsia="Times New Roman"/>
          </w:rPr>
          <w:t>.</w:t>
        </w:r>
      </w:ins>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 xml:space="preserve">he study’s measure of temperature was mean annual temperature which differed from the temperature difference between maximum and minimum mortality used in </w:t>
      </w:r>
      <w:r w:rsidR="005426EF">
        <w:lastRenderedPageBreak/>
        <w:t>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commentRangeStart w:id="52"/>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r w:rsidR="008E764E">
        <w:t>.</w:t>
      </w:r>
      <w:commentRangeEnd w:id="52"/>
      <w:r w:rsidR="00231ECA">
        <w:rPr>
          <w:rStyle w:val="CommentReference"/>
          <w:rFonts w:asciiTheme="minorHAnsi" w:hAnsiTheme="minorHAnsi" w:cstheme="minorBidi"/>
          <w:lang w:eastAsia="en-US"/>
        </w:rPr>
        <w:commentReference w:id="52"/>
      </w:r>
    </w:p>
    <w:p w14:paraId="5D4068DF" w14:textId="77777777" w:rsidR="000B343F" w:rsidRPr="00AC73A1" w:rsidRDefault="000B343F" w:rsidP="000B343F">
      <w:pPr>
        <w:spacing w:line="480" w:lineRule="auto"/>
        <w:jc w:val="both"/>
      </w:pPr>
    </w:p>
    <w:p w14:paraId="320D38F2" w14:textId="2A310682"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w:t>
      </w:r>
      <w:ins w:id="53" w:author="Parks, Robbie M" w:date="2018-07-23T13:33:00Z">
        <w:r w:rsidR="00424C6B">
          <w:t xml:space="preserve"> (Supplementary Figure XX)</w:t>
        </w:r>
      </w:ins>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 xml:space="preserve">include enhancing the </w:t>
      </w:r>
      <w:r w:rsidRPr="00AC73A1">
        <w:lastRenderedPageBreak/>
        <w:t>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54"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55" w:author="Parks, Robbie M" w:date="2018-06-19T14:05:00Z"/>
        </w:rPr>
      </w:pPr>
    </w:p>
    <w:p w14:paraId="1F726F12" w14:textId="10DF9CA2" w:rsidR="00DB02FB" w:rsidRDefault="004055C0" w:rsidP="004055C0">
      <w:pPr>
        <w:spacing w:line="480" w:lineRule="auto"/>
        <w:jc w:val="both"/>
        <w:rPr>
          <w:ins w:id="56" w:author="Parks, Robbie M" w:date="2018-07-23T13:44:00Z"/>
        </w:rPr>
      </w:pPr>
      <w:r w:rsidRPr="00AC73A1">
        <w:lastRenderedPageBreak/>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del w:id="57" w:author="Parks, Robbie M" w:date="2018-07-23T14:32:00Z">
        <w:r w:rsidR="00175631" w:rsidDel="008C706E">
          <w:rPr>
            <w:rStyle w:val="CommentReference"/>
            <w:rFonts w:asciiTheme="minorHAnsi" w:hAnsiTheme="minorHAnsi" w:cstheme="minorBidi"/>
            <w:lang w:eastAsia="en-US"/>
          </w:rPr>
          <w:commentReference w:id="58"/>
        </w:r>
        <w:r w:rsidR="00175631" w:rsidDel="008C706E">
          <w:rPr>
            <w:rStyle w:val="CommentReference"/>
            <w:rFonts w:asciiTheme="minorHAnsi" w:hAnsiTheme="minorHAnsi" w:cstheme="minorBidi"/>
            <w:lang w:eastAsia="en-US"/>
          </w:rPr>
          <w:commentReference w:id="59"/>
        </w:r>
      </w:del>
      <w:ins w:id="60" w:author="Parks, Robbie M" w:date="2018-07-23T14:32:00Z">
        <w:r w:rsidR="008C706E">
          <w:t>O</w:t>
        </w:r>
      </w:ins>
      <w:ins w:id="61" w:author="Parks, Robbie M" w:date="2018-07-23T13:38:00Z">
        <w:r w:rsidR="0071370F">
          <w:t xml:space="preserve">n average, the </w:t>
        </w:r>
        <w:r w:rsidR="0071370F" w:rsidRPr="008C706E">
          <w:t>Southeast</w:t>
        </w:r>
      </w:ins>
      <w:ins w:id="62" w:author="Parks, Robbie M" w:date="2018-07-23T14:10:00Z">
        <w:r w:rsidR="008D58FB">
          <w:t xml:space="preserve">, </w:t>
        </w:r>
        <w:r w:rsidR="008D58FB" w:rsidRPr="008C706E">
          <w:t>South</w:t>
        </w:r>
        <w:r w:rsidR="008D58FB">
          <w:t xml:space="preserve"> and </w:t>
        </w:r>
        <w:r w:rsidR="008D58FB" w:rsidRPr="008C706E">
          <w:t>West</w:t>
        </w:r>
      </w:ins>
      <w:ins w:id="63" w:author="Parks, Robbie M" w:date="2018-07-23T13:38:00Z">
        <w:r w:rsidR="0071370F">
          <w:t xml:space="preserve"> </w:t>
        </w:r>
      </w:ins>
      <w:ins w:id="64" w:author="Parks, Robbie M" w:date="2018-07-23T14:09:00Z">
        <w:r w:rsidR="00301AA6">
          <w:t>are</w:t>
        </w:r>
        <w:r w:rsidR="00B56D4E">
          <w:t xml:space="preserve"> top three</w:t>
        </w:r>
      </w:ins>
      <w:ins w:id="65" w:author="Parks, Robbie M" w:date="2018-07-23T13:38:00Z">
        <w:r w:rsidR="0071370F">
          <w:t xml:space="preserve"> ho</w:t>
        </w:r>
        <w:r w:rsidR="001C6574">
          <w:t xml:space="preserve">ttest </w:t>
        </w:r>
        <w:r w:rsidR="00724B83">
          <w:t>climate</w:t>
        </w:r>
        <w:r w:rsidR="0071370F">
          <w:t xml:space="preserve"> regions </w:t>
        </w:r>
      </w:ins>
      <w:ins w:id="66" w:author="Parks, Robbie M" w:date="2018-07-23T14:13:00Z">
        <w:r w:rsidR="00D0607B">
          <w:t xml:space="preserve">with average annual temperatures of </w:t>
        </w:r>
      </w:ins>
      <w:ins w:id="67" w:author="Parks, Robbie M" w:date="2018-07-23T13:38:00Z">
        <w:r w:rsidR="0071370F">
          <w:t>18.4°C</w:t>
        </w:r>
      </w:ins>
      <w:ins w:id="68" w:author="Parks, Robbie M" w:date="2018-07-23T14:09:00Z">
        <w:r w:rsidR="007B651A">
          <w:t xml:space="preserve">, </w:t>
        </w:r>
      </w:ins>
      <w:ins w:id="69" w:author="Parks, Robbie M" w:date="2018-07-23T14:10:00Z">
        <w:r w:rsidR="008D58FB">
          <w:t>18</w:t>
        </w:r>
        <w:r w:rsidR="008D58FB">
          <w:t>°C</w:t>
        </w:r>
      </w:ins>
      <w:ins w:id="70" w:author="Parks, Robbie M" w:date="2018-07-23T14:09:00Z">
        <w:r w:rsidR="007B651A">
          <w:t xml:space="preserve">, </w:t>
        </w:r>
      </w:ins>
      <w:ins w:id="71" w:author="Parks, Robbie M" w:date="2018-07-23T14:17:00Z">
        <w:r w:rsidR="002641A2">
          <w:t>16.6</w:t>
        </w:r>
        <w:r w:rsidR="002641A2">
          <w:t>°C</w:t>
        </w:r>
      </w:ins>
      <w:ins w:id="72" w:author="Parks, Robbie M" w:date="2018-07-23T14:09:00Z">
        <w:r w:rsidR="007B651A">
          <w:t>, respectively</w:t>
        </w:r>
      </w:ins>
      <w:ins w:id="73" w:author="Parks, Robbie M" w:date="2018-07-23T13:51:00Z">
        <w:r w:rsidR="007B651A">
          <w:t>. The Southeast</w:t>
        </w:r>
        <w:r w:rsidR="000261DC">
          <w:t xml:space="preserve"> </w:t>
        </w:r>
      </w:ins>
      <w:ins w:id="74" w:author="Parks, Robbie M" w:date="2018-07-23T14:01:00Z">
        <w:r w:rsidR="00D02922">
          <w:t>al</w:t>
        </w:r>
        <w:r w:rsidR="007B651A">
          <w:t xml:space="preserve">so </w:t>
        </w:r>
      </w:ins>
      <w:ins w:id="75" w:author="Parks, Robbie M" w:date="2018-07-23T14:10:00Z">
        <w:r w:rsidR="008D58FB">
          <w:t>possesses</w:t>
        </w:r>
      </w:ins>
      <w:ins w:id="76" w:author="Parks, Robbie M" w:date="2018-07-23T13:51:00Z">
        <w:r w:rsidR="000261DC">
          <w:t xml:space="preserve"> the lowest variation </w:t>
        </w:r>
        <w:r w:rsidR="00A52486">
          <w:t xml:space="preserve">in temperature </w:t>
        </w:r>
      </w:ins>
      <w:ins w:id="77" w:author="Parks, Robbie M" w:date="2018-07-23T13:52:00Z">
        <w:r w:rsidR="00A52486">
          <w:t>throughout the year (an average range of 17.5</w:t>
        </w:r>
        <w:r w:rsidR="00A52486">
          <w:t>°C</w:t>
        </w:r>
        <w:r w:rsidR="00A52486">
          <w:t>)</w:t>
        </w:r>
      </w:ins>
      <w:ins w:id="78" w:author="Parks, Robbie M" w:date="2018-07-23T13:38:00Z">
        <w:r w:rsidR="0071370F">
          <w:t>.</w:t>
        </w:r>
        <w:r w:rsidR="00653DB5">
          <w:t xml:space="preserve"> Although not the hottest region annually, the South possesses the highest average maximum monthly temperature (27.9</w:t>
        </w:r>
      </w:ins>
      <w:ins w:id="79" w:author="Parks, Robbie M" w:date="2018-07-23T14:42:00Z">
        <w:r w:rsidR="00653DB5">
          <w:t>°C</w:t>
        </w:r>
        <w:r w:rsidR="00653DB5">
          <w:t xml:space="preserve"> in July)</w:t>
        </w:r>
        <w:r w:rsidR="00203FDC">
          <w:t>.</w:t>
        </w:r>
      </w:ins>
      <w:ins w:id="80" w:author="Parks, Robbie M" w:date="2018-07-23T14:45:00Z">
        <w:r w:rsidR="005651D6">
          <w:t xml:space="preserve"> </w:t>
        </w:r>
      </w:ins>
      <w:ins w:id="81" w:author="Parks, Robbie M" w:date="2018-07-23T14:12:00Z">
        <w:r w:rsidR="00606037">
          <w:t xml:space="preserve">The three coldest climate regions are </w:t>
        </w:r>
        <w:r w:rsidR="00606037" w:rsidRPr="008C706E">
          <w:t>West North Central</w:t>
        </w:r>
        <w:r w:rsidR="00606037">
          <w:t xml:space="preserve">, </w:t>
        </w:r>
      </w:ins>
      <w:ins w:id="82" w:author="Parks, Robbie M" w:date="2018-07-23T14:13:00Z">
        <w:r w:rsidR="00D0607B" w:rsidRPr="008C706E">
          <w:t xml:space="preserve">East </w:t>
        </w:r>
        <w:r w:rsidR="007C13B4" w:rsidRPr="008C706E">
          <w:t>North Central</w:t>
        </w:r>
        <w:r w:rsidR="007C13B4">
          <w:t xml:space="preserve"> and the </w:t>
        </w:r>
        <w:r w:rsidR="007C13B4" w:rsidRPr="008C706E">
          <w:t>Northwest</w:t>
        </w:r>
      </w:ins>
      <w:ins w:id="83" w:author="Parks, Robbie M" w:date="2018-07-23T14:24:00Z">
        <w:r w:rsidR="00F842CB">
          <w:t xml:space="preserve"> (7.8</w:t>
        </w:r>
        <w:r w:rsidR="00F842CB">
          <w:t>°C</w:t>
        </w:r>
        <w:r w:rsidR="00F842CB">
          <w:t>, 8.0</w:t>
        </w:r>
        <w:r w:rsidR="00F842CB">
          <w:t>°C</w:t>
        </w:r>
        <w:r w:rsidR="00F842CB">
          <w:t>,</w:t>
        </w:r>
        <w:r w:rsidR="00AE1964">
          <w:t xml:space="preserve"> 8.1</w:t>
        </w:r>
        <w:r w:rsidR="00F842CB">
          <w:t>°C</w:t>
        </w:r>
        <w:r w:rsidR="00F842CB">
          <w:t xml:space="preserve"> respectively)</w:t>
        </w:r>
      </w:ins>
      <w:ins w:id="84" w:author="Parks, Robbie M" w:date="2018-07-23T14:13:00Z">
        <w:r w:rsidR="007C13B4">
          <w:t xml:space="preserve">. Mirroring the </w:t>
        </w:r>
      </w:ins>
      <w:ins w:id="85" w:author="Parks, Robbie M" w:date="2018-07-23T14:15:00Z">
        <w:r w:rsidR="00215559">
          <w:t>characteristic</w:t>
        </w:r>
        <w:r w:rsidR="005C4D6B">
          <w:t>s</w:t>
        </w:r>
        <w:r w:rsidR="00215559">
          <w:t xml:space="preserve"> of the </w:t>
        </w:r>
      </w:ins>
      <w:ins w:id="86" w:author="Parks, Robbie M" w:date="2018-07-23T14:13:00Z">
        <w:r w:rsidR="007C13B4">
          <w:t>hottest</w:t>
        </w:r>
      </w:ins>
      <w:ins w:id="87" w:author="Parks, Robbie M" w:date="2018-07-23T14:14:00Z">
        <w:r w:rsidR="007C13B4">
          <w:t xml:space="preserve"> climate regions, the largest variation in temperature is with the coldest region, West North Central (an average range of 30.5</w:t>
        </w:r>
      </w:ins>
      <w:ins w:id="88" w:author="Parks, Robbie M" w:date="2018-07-23T14:15:00Z">
        <w:r w:rsidR="007C13B4">
          <w:t>°C</w:t>
        </w:r>
        <w:r w:rsidR="0046498A">
          <w:t xml:space="preserve">), also </w:t>
        </w:r>
      </w:ins>
      <w:ins w:id="89" w:author="Parks, Robbie M" w:date="2018-07-23T14:21:00Z">
        <w:r w:rsidR="0046498A">
          <w:t xml:space="preserve">the </w:t>
        </w:r>
      </w:ins>
      <w:ins w:id="90" w:author="Parks, Robbie M" w:date="2018-07-23T14:16:00Z">
        <w:r w:rsidR="00DD146F">
          <w:t>least-populated region</w:t>
        </w:r>
      </w:ins>
      <w:ins w:id="91" w:author="Parks, Robbie M" w:date="2018-07-23T14:21:00Z">
        <w:r w:rsidR="0046498A">
          <w:t xml:space="preserve"> in the USA</w:t>
        </w:r>
      </w:ins>
      <w:ins w:id="92" w:author="Parks, Robbie M" w:date="2018-07-23T14:16:00Z">
        <w:r w:rsidR="00DD146F">
          <w:t xml:space="preserve"> </w:t>
        </w:r>
      </w:ins>
      <w:ins w:id="93" w:author="Parks, Robbie M" w:date="2018-07-23T14:17:00Z">
        <w:r w:rsidR="00DD146F">
          <w:t>(with only 1.6% of the total population in 2016)</w:t>
        </w:r>
      </w:ins>
      <w:ins w:id="94" w:author="Parks, Robbie M" w:date="2018-07-23T14:43:00Z">
        <w:r w:rsidR="00F0448C">
          <w:t>, with the lowest average minimum monthly temperature (</w:t>
        </w:r>
      </w:ins>
      <w:ins w:id="95" w:author="Parks, Robbie M" w:date="2018-07-23T14:44:00Z">
        <w:r w:rsidR="00F0448C">
          <w:t>-6.5</w:t>
        </w:r>
        <w:r w:rsidR="00F0448C">
          <w:t>°C</w:t>
        </w:r>
        <w:r w:rsidR="00E372B0">
          <w:t xml:space="preserve"> in January)</w:t>
        </w:r>
      </w:ins>
      <w:ins w:id="96" w:author="Parks, Robbie M" w:date="2018-07-23T14:17:00Z">
        <w:r w:rsidR="00DD146F">
          <w:t>.</w:t>
        </w:r>
      </w:ins>
      <w:ins w:id="97" w:author="Parks, Robbie M" w:date="2018-07-23T14:45:00Z">
        <w:r w:rsidR="005651D6">
          <w:t xml:space="preserve"> </w:t>
        </w:r>
        <w:r w:rsidR="00A90313">
          <w:t xml:space="preserve">The other climate regions, </w:t>
        </w:r>
      </w:ins>
      <w:ins w:id="98" w:author="Parks, Robbie M" w:date="2018-07-23T14:21:00Z">
        <w:r w:rsidR="009924E9">
          <w:t>No</w:t>
        </w:r>
        <w:r w:rsidR="00A90313">
          <w:t xml:space="preserve">rtheast, Southwest, and Central, </w:t>
        </w:r>
        <w:r w:rsidR="009924E9">
          <w:t xml:space="preserve">possess </w:t>
        </w:r>
      </w:ins>
      <w:ins w:id="99" w:author="Parks, Robbie M" w:date="2018-07-23T14:27:00Z">
        <w:r w:rsidR="00A4651F">
          <w:t xml:space="preserve">similar </w:t>
        </w:r>
      </w:ins>
      <w:ins w:id="100" w:author="Parks, Robbie M" w:date="2018-07-23T14:29:00Z">
        <w:r w:rsidR="00FF2440">
          <w:t>average temperatures</w:t>
        </w:r>
      </w:ins>
      <w:ins w:id="101" w:author="Parks, Robbie M" w:date="2018-07-23T14:30:00Z">
        <w:r w:rsidR="0059499B">
          <w:t xml:space="preserve"> (</w:t>
        </w:r>
        <w:r w:rsidR="00A407FD">
          <w:t xml:space="preserve">11 to </w:t>
        </w:r>
        <w:r w:rsidR="0059499B">
          <w:t>13</w:t>
        </w:r>
      </w:ins>
      <w:ins w:id="102" w:author="Parks, Robbie M" w:date="2018-07-23T14:31:00Z">
        <w:r w:rsidR="0059499B">
          <w:t>°C</w:t>
        </w:r>
      </w:ins>
      <w:ins w:id="103" w:author="Parks, Robbie M" w:date="2018-07-23T14:30:00Z">
        <w:r w:rsidR="0059499B">
          <w:t>)</w:t>
        </w:r>
      </w:ins>
      <w:ins w:id="104" w:author="Parks, Robbie M" w:date="2018-07-23T14:29:00Z">
        <w:r w:rsidR="00FF2440">
          <w:t xml:space="preserve"> and </w:t>
        </w:r>
      </w:ins>
      <w:ins w:id="105" w:author="Parks, Robbie M" w:date="2018-07-23T14:21:00Z">
        <w:r w:rsidR="009924E9">
          <w:t xml:space="preserve">variation within the year of </w:t>
        </w:r>
      </w:ins>
      <w:ins w:id="106" w:author="Parks, Robbie M" w:date="2018-07-23T14:29:00Z">
        <w:r w:rsidR="00FF2440">
          <w:t>(</w:t>
        </w:r>
      </w:ins>
      <w:ins w:id="107" w:author="Parks, Robbie M" w:date="2018-07-23T14:27:00Z">
        <w:r w:rsidR="00A407FD">
          <w:t>23</w:t>
        </w:r>
      </w:ins>
      <w:ins w:id="108" w:author="Parks, Robbie M" w:date="2018-07-23T14:46:00Z">
        <w:r w:rsidR="00A407FD">
          <w:t xml:space="preserve"> </w:t>
        </w:r>
      </w:ins>
      <w:ins w:id="109" w:author="Parks, Robbie M" w:date="2018-07-23T14:27:00Z">
        <w:r w:rsidR="00A407FD">
          <w:t xml:space="preserve">to </w:t>
        </w:r>
        <w:r w:rsidR="00A4651F">
          <w:t>26</w:t>
        </w:r>
      </w:ins>
      <w:ins w:id="110" w:author="Parks, Robbie M" w:date="2018-07-23T14:28:00Z">
        <w:r w:rsidR="00A4651F">
          <w:t>°C</w:t>
        </w:r>
      </w:ins>
      <w:ins w:id="111" w:author="Parks, Robbie M" w:date="2018-07-23T14:29:00Z">
        <w:r w:rsidR="00FF2440">
          <w:t>)</w:t>
        </w:r>
      </w:ins>
      <w:ins w:id="112" w:author="Parks, Robbie M" w:date="2018-07-23T14:28:00Z">
        <w:r w:rsidR="00FF2440">
          <w:t xml:space="preserve">, with the Northeast being the most populous region in the United States </w:t>
        </w:r>
      </w:ins>
      <w:ins w:id="113" w:author="Parks, Robbie M" w:date="2018-07-23T14:29:00Z">
        <w:r w:rsidR="00FF2440">
          <w:t>(</w:t>
        </w:r>
      </w:ins>
      <w:ins w:id="114" w:author="Parks, Robbie M" w:date="2018-07-23T14:46:00Z">
        <w:r w:rsidR="00BF75C7">
          <w:t xml:space="preserve">with </w:t>
        </w:r>
      </w:ins>
      <w:ins w:id="115" w:author="Parks, Robbie M" w:date="2018-07-23T14:29:00Z">
        <w:r w:rsidR="00FF2440">
          <w:t>19.8% total population in 2016)</w:t>
        </w:r>
      </w:ins>
      <w:ins w:id="116" w:author="Parks, Robbie M" w:date="2018-07-23T14:31:00Z">
        <w:r w:rsidR="00612029">
          <w:t>.</w:t>
        </w:r>
      </w:ins>
    </w:p>
    <w:p w14:paraId="12F29E36" w14:textId="77777777" w:rsidR="00C66D47" w:rsidRPr="00AC73A1" w:rsidRDefault="00C66D47" w:rsidP="004055C0">
      <w:pPr>
        <w:spacing w:line="480" w:lineRule="auto"/>
        <w:jc w:val="both"/>
        <w:rPr>
          <w:ins w:id="117" w:author="Parks, Robbie M" w:date="2018-06-19T14:05:00Z"/>
        </w:rPr>
      </w:pPr>
    </w:p>
    <w:p w14:paraId="2396E1FF" w14:textId="4F612136" w:rsidR="0056225E" w:rsidRPr="00AC73A1" w:rsidRDefault="004055C0" w:rsidP="004055C0">
      <w:pPr>
        <w:spacing w:line="480" w:lineRule="auto"/>
        <w:jc w:val="both"/>
        <w:rPr>
          <w:ins w:id="118"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w:t>
      </w:r>
      <w:r w:rsidR="004055C0" w:rsidRPr="00AC73A1">
        <w:rPr>
          <w:color w:val="000000" w:themeColor="text1"/>
        </w:rPr>
        <w:lastRenderedPageBreak/>
        <w:t xml:space="preserve">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19" w:author="Parks, Robbie M" w:date="2018-07-10T21:49:00Z">
        <w:r w:rsidR="00F31E70">
          <w:rPr>
            <w:rFonts w:ascii="Times New Roman" w:hAnsi="Times New Roman" w:cs="Times New Roman"/>
            <w:color w:val="000000" w:themeColor="text1"/>
            <w:sz w:val="24"/>
            <w:szCs w:val="24"/>
          </w:rPr>
          <w:t xml:space="preserve"> </w:t>
        </w:r>
      </w:ins>
      <w:ins w:id="120"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21"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w:t>
      </w:r>
      <w:r w:rsidR="006F78C7" w:rsidRPr="004B02D5">
        <w:rPr>
          <w:rFonts w:ascii="Times New Roman" w:hAnsi="Times New Roman" w:cs="Times New Roman"/>
          <w:color w:val="000000" w:themeColor="text1"/>
          <w:sz w:val="24"/>
          <w:szCs w:val="24"/>
        </w:rPr>
        <w:lastRenderedPageBreak/>
        <w:t>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DB0E48">
        <w:rPr>
          <w:rFonts w:ascii="Times New Roman" w:hAnsi="Times New Roman" w:cs="Times New Roman"/>
          <w:color w:val="000000" w:themeColor="text1"/>
          <w:sz w:val="24"/>
          <w:szCs w:val="24"/>
        </w:rPr>
        <w:t xml:space="preserve">report the p values 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22"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23"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132FB9"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53D788CD" w:rsidR="00F652A9"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rFonts w:ascii="Times New Roman" w:hAnsi="Times New Roman" w:cs="Times New Roman"/>
          <w:noProof/>
          <w:sz w:val="24"/>
          <w:szCs w:val="24"/>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r w:rsidR="002A4B30">
        <w:rPr>
          <w:rFonts w:ascii="Times New Roman" w:hAnsi="Times New Roman" w:cs="Times New Roman"/>
          <w:noProof/>
          <w:sz w:val="24"/>
          <w:szCs w:val="24"/>
        </w:rPr>
        <w:fldChar w:fldCharType="end"/>
      </w:r>
      <w:r w:rsidR="00EF047D">
        <w:rPr>
          <w:rFonts w:ascii="Times New Roman" w:hAnsi="Times New Roman" w:cs="Times New Roman"/>
          <w:noProof/>
          <w:sz w:val="24"/>
          <w:szCs w:val="24"/>
        </w:rPr>
        <w:t>.</w:t>
      </w:r>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lastRenderedPageBreak/>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24" w:author="Parks, Robbie M" w:date="2018-06-24T22:39:00Z"/>
          <w:i/>
          <w:color w:val="000000" w:themeColor="text1"/>
        </w:rPr>
      </w:pPr>
      <w:ins w:id="125"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26" w:author="Parks, Robbie M" w:date="2018-06-24T22:39:00Z"/>
          <w:color w:val="000000" w:themeColor="text1"/>
        </w:rPr>
      </w:pPr>
      <w:ins w:id="127"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w:t>
        </w:r>
        <w:proofErr w:type="spellStart"/>
        <w:r>
          <w:rPr>
            <w:color w:val="000000" w:themeColor="text1"/>
          </w:rPr>
          <w:t>cosinor</w:t>
        </w:r>
        <w:proofErr w:type="spellEnd"/>
        <w:r>
          <w:rPr>
            <w:color w:val="000000" w:themeColor="text1"/>
          </w:rPr>
          <w:t xml:space="preserve"> functions with periods fixed at 6- and 12-months. The amplitude of the seasonal component of the model </w:t>
        </w:r>
        <w:proofErr w:type="gramStart"/>
        <w:r>
          <w:rPr>
            <w:color w:val="000000" w:themeColor="text1"/>
          </w:rPr>
          <w:t>was allowed to</w:t>
        </w:r>
        <w:proofErr w:type="gramEnd"/>
        <w:r>
          <w:rPr>
            <w:color w:val="000000" w:themeColor="text1"/>
          </w:rPr>
          <w:t xml:space="preserve">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w:t>
        </w:r>
        <w:r>
          <w:rPr>
            <w:color w:val="000000" w:themeColor="text1"/>
          </w:rPr>
          <w:lastRenderedPageBreak/>
          <w:t xml:space="preserve">stationary of the time series, i.e. that its period </w:t>
        </w:r>
      </w:ins>
      <w:ins w:id="128" w:author="Parks, Robbie M" w:date="2018-07-03T11:46:00Z">
        <w:r w:rsidR="0032080A">
          <w:rPr>
            <w:color w:val="000000" w:themeColor="text1"/>
          </w:rPr>
          <w:t xml:space="preserve">exists and </w:t>
        </w:r>
      </w:ins>
      <w:ins w:id="129"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30"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31"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32"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133" w:author="Ezzati, Majid" w:date="2018-07-13T21:35:00Z">
                  <w:rPr>
                    <w:rFonts w:eastAsia="Times New Roman"/>
                    <w:b/>
                    <w:bCs/>
                    <w:color w:val="000000"/>
                  </w:rPr>
                </w:rPrChange>
              </w:rPr>
            </w:pPr>
            <w:r w:rsidRPr="00335759">
              <w:rPr>
                <w:rFonts w:eastAsia="Times New Roman"/>
                <w:b/>
                <w:bCs/>
                <w:color w:val="000000"/>
                <w:sz w:val="20"/>
                <w:szCs w:val="20"/>
                <w:rPrChange w:id="134"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135" w:author="Ezzati, Majid" w:date="2018-07-13T21:35:00Z">
                  <w:rPr>
                    <w:rFonts w:eastAsia="Times New Roman"/>
                    <w:b/>
                    <w:bCs/>
                    <w:color w:val="000000"/>
                  </w:rPr>
                </w:rPrChange>
              </w:rPr>
            </w:pPr>
            <w:r w:rsidRPr="00335759">
              <w:rPr>
                <w:rFonts w:eastAsia="Times New Roman"/>
                <w:b/>
                <w:bCs/>
                <w:color w:val="000000"/>
                <w:sz w:val="20"/>
                <w:szCs w:val="20"/>
                <w:rPrChange w:id="136"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137" w:author="Ezzati, Majid" w:date="2018-07-13T21:35:00Z">
                  <w:rPr>
                    <w:rFonts w:eastAsia="Times New Roman"/>
                    <w:b/>
                    <w:bCs/>
                    <w:color w:val="000000"/>
                  </w:rPr>
                </w:rPrChange>
              </w:rPr>
            </w:pPr>
            <w:r w:rsidRPr="00335759">
              <w:rPr>
                <w:rFonts w:eastAsia="Times New Roman"/>
                <w:b/>
                <w:bCs/>
                <w:color w:val="000000"/>
                <w:sz w:val="20"/>
                <w:szCs w:val="20"/>
                <w:rPrChange w:id="138"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139" w:author="Ezzati, Majid" w:date="2018-07-13T21:35:00Z">
                  <w:rPr>
                    <w:rFonts w:eastAsia="Times New Roman"/>
                    <w:b/>
                    <w:bCs/>
                    <w:color w:val="000000"/>
                  </w:rPr>
                </w:rPrChange>
              </w:rPr>
            </w:pPr>
            <w:r w:rsidRPr="00335759">
              <w:rPr>
                <w:rFonts w:eastAsia="Times New Roman"/>
                <w:b/>
                <w:bCs/>
                <w:color w:val="000000"/>
                <w:sz w:val="20"/>
                <w:szCs w:val="20"/>
                <w:rPrChange w:id="140"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141" w:author="Ezzati, Majid" w:date="2018-07-13T21:35:00Z">
                  <w:rPr>
                    <w:rFonts w:eastAsia="Times New Roman"/>
                    <w:b/>
                    <w:bCs/>
                    <w:color w:val="000000"/>
                  </w:rPr>
                </w:rPrChange>
              </w:rPr>
            </w:pPr>
            <w:r w:rsidRPr="00335759">
              <w:rPr>
                <w:rFonts w:eastAsia="Times New Roman"/>
                <w:b/>
                <w:bCs/>
                <w:color w:val="000000"/>
                <w:sz w:val="20"/>
                <w:szCs w:val="20"/>
                <w:rPrChange w:id="142"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143" w:author="Ezzati, Majid" w:date="2018-07-13T21:35:00Z">
                  <w:rPr>
                    <w:rFonts w:eastAsia="Times New Roman"/>
                    <w:color w:val="000000"/>
                  </w:rPr>
                </w:rPrChange>
              </w:rPr>
            </w:pPr>
            <w:r w:rsidRPr="00335759">
              <w:rPr>
                <w:rFonts w:eastAsia="Times New Roman"/>
                <w:color w:val="000000"/>
                <w:sz w:val="20"/>
                <w:szCs w:val="20"/>
                <w:rPrChange w:id="144"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145" w:author="Ezzati, Majid" w:date="2018-07-13T21:35:00Z">
                  <w:rPr>
                    <w:rFonts w:eastAsia="Times New Roman"/>
                    <w:color w:val="000000"/>
                  </w:rPr>
                </w:rPrChange>
              </w:rPr>
            </w:pPr>
            <w:r w:rsidRPr="00335759">
              <w:rPr>
                <w:rFonts w:eastAsia="Times New Roman"/>
                <w:color w:val="000000"/>
                <w:sz w:val="20"/>
                <w:szCs w:val="20"/>
                <w:rPrChange w:id="146"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147" w:author="Ezzati, Majid" w:date="2018-07-13T21:35:00Z">
                  <w:rPr>
                    <w:rFonts w:eastAsia="Times New Roman"/>
                    <w:color w:val="000000"/>
                  </w:rPr>
                </w:rPrChange>
              </w:rPr>
            </w:pPr>
            <w:r w:rsidRPr="00335759">
              <w:rPr>
                <w:rFonts w:eastAsia="Times New Roman"/>
                <w:color w:val="000000"/>
                <w:sz w:val="20"/>
                <w:szCs w:val="20"/>
                <w:rPrChange w:id="148"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149" w:author="Ezzati, Majid" w:date="2018-07-13T21:35:00Z">
                  <w:rPr>
                    <w:rFonts w:eastAsia="Times New Roman"/>
                    <w:color w:val="000000"/>
                  </w:rPr>
                </w:rPrChange>
              </w:rPr>
            </w:pPr>
            <w:r w:rsidRPr="00335759">
              <w:rPr>
                <w:rFonts w:eastAsia="Times New Roman"/>
                <w:color w:val="000000"/>
                <w:sz w:val="20"/>
                <w:szCs w:val="20"/>
                <w:rPrChange w:id="150"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151" w:author="Ezzati, Majid" w:date="2018-07-13T21:35:00Z">
                  <w:rPr>
                    <w:rFonts w:eastAsia="Times New Roman"/>
                    <w:color w:val="000000"/>
                  </w:rPr>
                </w:rPrChange>
              </w:rPr>
            </w:pPr>
            <w:r w:rsidRPr="00335759">
              <w:rPr>
                <w:rFonts w:eastAsia="Times New Roman"/>
                <w:color w:val="000000"/>
                <w:sz w:val="20"/>
                <w:szCs w:val="20"/>
                <w:rPrChange w:id="152"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153" w:author="Ezzati, Majid" w:date="2018-07-13T21:35:00Z">
                  <w:rPr>
                    <w:rFonts w:eastAsia="Times New Roman"/>
                    <w:color w:val="000000"/>
                  </w:rPr>
                </w:rPrChange>
              </w:rPr>
            </w:pPr>
            <w:r w:rsidRPr="00335759">
              <w:rPr>
                <w:rFonts w:eastAsia="Times New Roman"/>
                <w:color w:val="000000"/>
                <w:sz w:val="20"/>
                <w:szCs w:val="20"/>
                <w:rPrChange w:id="154"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155" w:author="Ezzati, Majid" w:date="2018-07-13T21:35:00Z">
                  <w:rPr>
                    <w:rFonts w:eastAsia="Times New Roman"/>
                    <w:color w:val="000000"/>
                  </w:rPr>
                </w:rPrChange>
              </w:rPr>
            </w:pPr>
            <w:r w:rsidRPr="00335759">
              <w:rPr>
                <w:rFonts w:eastAsia="Times New Roman"/>
                <w:color w:val="000000"/>
                <w:sz w:val="20"/>
                <w:szCs w:val="20"/>
                <w:rPrChange w:id="156"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157" w:author="Ezzati, Majid" w:date="2018-07-13T21:35:00Z">
                  <w:rPr>
                    <w:rFonts w:eastAsia="Times New Roman"/>
                    <w:color w:val="000000"/>
                  </w:rPr>
                </w:rPrChange>
              </w:rPr>
            </w:pPr>
            <w:r w:rsidRPr="00335759">
              <w:rPr>
                <w:rFonts w:eastAsia="Times New Roman"/>
                <w:color w:val="000000"/>
                <w:sz w:val="20"/>
                <w:szCs w:val="20"/>
                <w:rPrChange w:id="158"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159" w:author="Ezzati, Majid" w:date="2018-07-13T21:35:00Z">
                  <w:rPr>
                    <w:rFonts w:eastAsia="Times New Roman"/>
                    <w:color w:val="000000"/>
                  </w:rPr>
                </w:rPrChange>
              </w:rPr>
            </w:pPr>
            <w:r w:rsidRPr="00335759">
              <w:rPr>
                <w:rFonts w:eastAsia="Times New Roman"/>
                <w:color w:val="000000"/>
                <w:sz w:val="20"/>
                <w:szCs w:val="20"/>
                <w:rPrChange w:id="160"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161" w:author="Ezzati, Majid" w:date="2018-07-13T21:35:00Z">
                  <w:rPr>
                    <w:rFonts w:eastAsia="Times New Roman"/>
                    <w:color w:val="000000"/>
                  </w:rPr>
                </w:rPrChange>
              </w:rPr>
            </w:pPr>
            <w:r w:rsidRPr="00335759">
              <w:rPr>
                <w:rFonts w:eastAsia="Times New Roman"/>
                <w:color w:val="000000"/>
                <w:sz w:val="20"/>
                <w:szCs w:val="20"/>
                <w:rPrChange w:id="162"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163" w:author="Ezzati, Majid" w:date="2018-07-13T21:35:00Z">
                  <w:rPr>
                    <w:rFonts w:eastAsia="Times New Roman"/>
                    <w:color w:val="000000"/>
                  </w:rPr>
                </w:rPrChange>
              </w:rPr>
            </w:pPr>
            <w:r w:rsidRPr="00335759">
              <w:rPr>
                <w:rFonts w:eastAsia="Times New Roman"/>
                <w:color w:val="000000"/>
                <w:sz w:val="20"/>
                <w:szCs w:val="20"/>
                <w:rPrChange w:id="164"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165" w:author="Ezzati, Majid" w:date="2018-07-13T21:35:00Z">
                  <w:rPr>
                    <w:rFonts w:eastAsia="Times New Roman"/>
                    <w:color w:val="000000"/>
                  </w:rPr>
                </w:rPrChange>
              </w:rPr>
            </w:pPr>
            <w:r w:rsidRPr="00335759">
              <w:rPr>
                <w:rFonts w:eastAsia="Times New Roman"/>
                <w:color w:val="000000"/>
                <w:sz w:val="20"/>
                <w:szCs w:val="20"/>
                <w:rPrChange w:id="166"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167" w:author="Ezzati, Majid" w:date="2018-07-13T21:35:00Z">
                  <w:rPr>
                    <w:rFonts w:eastAsia="Times New Roman"/>
                    <w:color w:val="000000"/>
                  </w:rPr>
                </w:rPrChange>
              </w:rPr>
            </w:pPr>
            <w:r w:rsidRPr="00335759">
              <w:rPr>
                <w:rFonts w:eastAsia="Times New Roman"/>
                <w:color w:val="000000"/>
                <w:sz w:val="20"/>
                <w:szCs w:val="20"/>
                <w:rPrChange w:id="168"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169" w:author="Ezzati, Majid" w:date="2018-07-13T21:35:00Z">
                  <w:rPr>
                    <w:rFonts w:eastAsia="Times New Roman"/>
                    <w:color w:val="000000"/>
                  </w:rPr>
                </w:rPrChange>
              </w:rPr>
            </w:pPr>
            <w:r w:rsidRPr="00335759">
              <w:rPr>
                <w:rFonts w:eastAsia="Times New Roman"/>
                <w:color w:val="000000"/>
                <w:sz w:val="20"/>
                <w:szCs w:val="20"/>
                <w:rPrChange w:id="170"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171" w:author="Ezzati, Majid" w:date="2018-07-13T21:35:00Z">
                  <w:rPr>
                    <w:rFonts w:eastAsia="Times New Roman"/>
                    <w:color w:val="000000"/>
                  </w:rPr>
                </w:rPrChange>
              </w:rPr>
            </w:pPr>
            <w:r w:rsidRPr="00335759">
              <w:rPr>
                <w:rFonts w:eastAsia="Times New Roman"/>
                <w:color w:val="000000"/>
                <w:sz w:val="20"/>
                <w:szCs w:val="20"/>
                <w:rPrChange w:id="172"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173" w:author="Ezzati, Majid" w:date="2018-07-13T21:35:00Z">
                  <w:rPr>
                    <w:rFonts w:eastAsia="Times New Roman"/>
                    <w:color w:val="000000"/>
                  </w:rPr>
                </w:rPrChange>
              </w:rPr>
            </w:pPr>
            <w:r w:rsidRPr="00335759">
              <w:rPr>
                <w:rFonts w:eastAsia="Times New Roman"/>
                <w:color w:val="000000"/>
                <w:sz w:val="20"/>
                <w:szCs w:val="20"/>
                <w:rPrChange w:id="174"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175" w:author="Ezzati, Majid" w:date="2018-07-13T21:35:00Z">
                  <w:rPr>
                    <w:rFonts w:eastAsia="Times New Roman"/>
                    <w:color w:val="000000"/>
                  </w:rPr>
                </w:rPrChange>
              </w:rPr>
            </w:pPr>
            <w:r w:rsidRPr="00335759">
              <w:rPr>
                <w:rFonts w:eastAsia="Times New Roman"/>
                <w:color w:val="000000"/>
                <w:sz w:val="20"/>
                <w:szCs w:val="20"/>
                <w:rPrChange w:id="176"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177" w:author="Ezzati, Majid" w:date="2018-07-13T21:35:00Z">
                  <w:rPr>
                    <w:rFonts w:eastAsia="Times New Roman"/>
                    <w:color w:val="000000"/>
                  </w:rPr>
                </w:rPrChange>
              </w:rPr>
            </w:pPr>
            <w:r w:rsidRPr="00335759">
              <w:rPr>
                <w:rFonts w:eastAsia="Times New Roman"/>
                <w:color w:val="000000"/>
                <w:sz w:val="20"/>
                <w:szCs w:val="20"/>
                <w:rPrChange w:id="178"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179" w:author="Ezzati, Majid" w:date="2018-07-13T21:35:00Z">
                  <w:rPr>
                    <w:rFonts w:eastAsia="Times New Roman"/>
                    <w:color w:val="000000"/>
                  </w:rPr>
                </w:rPrChange>
              </w:rPr>
            </w:pPr>
            <w:r w:rsidRPr="00335759">
              <w:rPr>
                <w:rFonts w:eastAsia="Times New Roman"/>
                <w:color w:val="000000"/>
                <w:sz w:val="20"/>
                <w:szCs w:val="20"/>
                <w:rPrChange w:id="180"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181" w:author="Ezzati, Majid" w:date="2018-07-13T21:35:00Z">
                  <w:rPr>
                    <w:rFonts w:eastAsia="Times New Roman"/>
                    <w:color w:val="000000"/>
                  </w:rPr>
                </w:rPrChange>
              </w:rPr>
            </w:pPr>
            <w:r w:rsidRPr="00335759">
              <w:rPr>
                <w:rFonts w:eastAsia="Times New Roman"/>
                <w:color w:val="000000"/>
                <w:sz w:val="20"/>
                <w:szCs w:val="20"/>
                <w:rPrChange w:id="182"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183" w:author="Ezzati, Majid" w:date="2018-07-13T21:35:00Z">
                  <w:rPr>
                    <w:rFonts w:eastAsia="Times New Roman"/>
                    <w:color w:val="000000"/>
                  </w:rPr>
                </w:rPrChange>
              </w:rPr>
            </w:pPr>
            <w:r w:rsidRPr="00335759">
              <w:rPr>
                <w:rFonts w:eastAsia="Times New Roman"/>
                <w:color w:val="000000"/>
                <w:sz w:val="20"/>
                <w:szCs w:val="20"/>
                <w:rPrChange w:id="184"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185" w:author="Ezzati, Majid" w:date="2018-07-13T21:35:00Z">
                  <w:rPr>
                    <w:rFonts w:eastAsia="Times New Roman"/>
                    <w:color w:val="000000"/>
                  </w:rPr>
                </w:rPrChange>
              </w:rPr>
            </w:pPr>
            <w:r w:rsidRPr="00335759">
              <w:rPr>
                <w:rFonts w:eastAsia="Times New Roman"/>
                <w:color w:val="000000"/>
                <w:sz w:val="20"/>
                <w:szCs w:val="20"/>
                <w:rPrChange w:id="186"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187" w:author="Ezzati, Majid" w:date="2018-07-13T21:35:00Z">
                  <w:rPr>
                    <w:rFonts w:eastAsia="Times New Roman"/>
                    <w:color w:val="000000"/>
                  </w:rPr>
                </w:rPrChange>
              </w:rPr>
            </w:pPr>
            <w:r w:rsidRPr="00335759">
              <w:rPr>
                <w:rFonts w:eastAsia="Times New Roman"/>
                <w:color w:val="000000"/>
                <w:sz w:val="20"/>
                <w:szCs w:val="20"/>
                <w:rPrChange w:id="188"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189" w:author="Ezzati, Majid" w:date="2018-07-13T21:35:00Z">
                  <w:rPr>
                    <w:rFonts w:eastAsia="Times New Roman"/>
                    <w:color w:val="000000"/>
                  </w:rPr>
                </w:rPrChange>
              </w:rPr>
            </w:pPr>
            <w:r w:rsidRPr="00335759">
              <w:rPr>
                <w:rFonts w:eastAsia="Times New Roman"/>
                <w:color w:val="000000"/>
                <w:sz w:val="20"/>
                <w:szCs w:val="20"/>
                <w:rPrChange w:id="190"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191" w:author="Ezzati, Majid" w:date="2018-07-13T21:35:00Z">
                  <w:rPr>
                    <w:rFonts w:eastAsia="Times New Roman"/>
                    <w:color w:val="000000"/>
                  </w:rPr>
                </w:rPrChange>
              </w:rPr>
            </w:pPr>
            <w:r w:rsidRPr="00335759">
              <w:rPr>
                <w:rFonts w:eastAsia="Times New Roman"/>
                <w:color w:val="000000"/>
                <w:sz w:val="20"/>
                <w:szCs w:val="20"/>
                <w:rPrChange w:id="192"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193" w:author="Ezzati, Majid" w:date="2018-07-13T21:35:00Z">
                  <w:rPr>
                    <w:rFonts w:eastAsia="Times New Roman"/>
                    <w:color w:val="000000"/>
                  </w:rPr>
                </w:rPrChange>
              </w:rPr>
            </w:pPr>
            <w:r w:rsidRPr="00335759">
              <w:rPr>
                <w:rFonts w:eastAsia="Times New Roman"/>
                <w:color w:val="000000"/>
                <w:sz w:val="20"/>
                <w:szCs w:val="20"/>
                <w:rPrChange w:id="194"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195" w:author="Ezzati, Majid" w:date="2018-07-13T21:35:00Z">
                  <w:rPr>
                    <w:rFonts w:eastAsia="Times New Roman"/>
                    <w:color w:val="000000"/>
                  </w:rPr>
                </w:rPrChange>
              </w:rPr>
            </w:pPr>
            <w:r w:rsidRPr="00335759">
              <w:rPr>
                <w:rFonts w:eastAsia="Times New Roman"/>
                <w:color w:val="000000"/>
                <w:sz w:val="20"/>
                <w:szCs w:val="20"/>
                <w:rPrChange w:id="196"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197" w:author="Ezzati, Majid" w:date="2018-07-13T21:35:00Z">
                  <w:rPr>
                    <w:rFonts w:eastAsia="Times New Roman"/>
                    <w:color w:val="000000"/>
                  </w:rPr>
                </w:rPrChange>
              </w:rPr>
            </w:pPr>
            <w:r w:rsidRPr="00335759">
              <w:rPr>
                <w:rFonts w:eastAsia="Times New Roman"/>
                <w:color w:val="000000"/>
                <w:sz w:val="20"/>
                <w:szCs w:val="20"/>
                <w:rPrChange w:id="198"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199" w:author="Ezzati, Majid" w:date="2018-07-13T21:35:00Z">
                  <w:rPr>
                    <w:rFonts w:eastAsia="Times New Roman"/>
                    <w:color w:val="000000"/>
                  </w:rPr>
                </w:rPrChange>
              </w:rPr>
            </w:pPr>
            <w:r w:rsidRPr="00335759">
              <w:rPr>
                <w:rFonts w:eastAsia="Times New Roman"/>
                <w:color w:val="000000"/>
                <w:sz w:val="20"/>
                <w:szCs w:val="20"/>
                <w:rPrChange w:id="200"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01" w:author="Ezzati, Majid" w:date="2018-07-13T21:35:00Z">
                  <w:rPr>
                    <w:rFonts w:eastAsia="Times New Roman"/>
                    <w:color w:val="000000"/>
                  </w:rPr>
                </w:rPrChange>
              </w:rPr>
            </w:pPr>
            <w:r w:rsidRPr="00335759">
              <w:rPr>
                <w:rFonts w:eastAsia="Times New Roman"/>
                <w:color w:val="000000"/>
                <w:sz w:val="20"/>
                <w:szCs w:val="20"/>
                <w:rPrChange w:id="202"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03" w:author="Ezzati, Majid" w:date="2018-07-13T21:35:00Z">
                  <w:rPr>
                    <w:rFonts w:eastAsia="Times New Roman"/>
                    <w:color w:val="000000"/>
                  </w:rPr>
                </w:rPrChange>
              </w:rPr>
            </w:pPr>
            <w:r w:rsidRPr="00335759">
              <w:rPr>
                <w:rFonts w:eastAsia="Times New Roman"/>
                <w:color w:val="000000"/>
                <w:sz w:val="20"/>
                <w:szCs w:val="20"/>
                <w:rPrChange w:id="204"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05" w:author="Ezzati, Majid" w:date="2018-07-13T21:35:00Z">
                  <w:rPr>
                    <w:rFonts w:eastAsia="Times New Roman"/>
                    <w:color w:val="000000"/>
                  </w:rPr>
                </w:rPrChange>
              </w:rPr>
            </w:pPr>
            <w:r w:rsidRPr="00335759">
              <w:rPr>
                <w:rFonts w:eastAsia="Times New Roman"/>
                <w:color w:val="000000"/>
                <w:sz w:val="20"/>
                <w:szCs w:val="20"/>
                <w:rPrChange w:id="206"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07" w:author="Ezzati, Majid" w:date="2018-07-13T21:35:00Z">
                  <w:rPr>
                    <w:rFonts w:eastAsia="Times New Roman"/>
                    <w:color w:val="000000"/>
                  </w:rPr>
                </w:rPrChange>
              </w:rPr>
            </w:pPr>
            <w:r w:rsidRPr="00335759">
              <w:rPr>
                <w:rFonts w:eastAsia="Times New Roman"/>
                <w:color w:val="000000"/>
                <w:sz w:val="20"/>
                <w:szCs w:val="20"/>
                <w:rPrChange w:id="208"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09" w:author="Ezzati, Majid" w:date="2018-07-13T21:35:00Z">
                  <w:rPr>
                    <w:rFonts w:eastAsia="Times New Roman"/>
                    <w:color w:val="000000"/>
                  </w:rPr>
                </w:rPrChange>
              </w:rPr>
            </w:pPr>
            <w:r w:rsidRPr="00335759">
              <w:rPr>
                <w:rFonts w:eastAsia="Times New Roman"/>
                <w:color w:val="000000"/>
                <w:sz w:val="20"/>
                <w:szCs w:val="20"/>
                <w:rPrChange w:id="210"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11" w:author="Ezzati, Majid" w:date="2018-07-13T21:35:00Z">
                  <w:rPr>
                    <w:rFonts w:eastAsia="Times New Roman"/>
                    <w:color w:val="000000"/>
                  </w:rPr>
                </w:rPrChange>
              </w:rPr>
            </w:pPr>
            <w:r w:rsidRPr="00335759">
              <w:rPr>
                <w:rFonts w:eastAsia="Times New Roman"/>
                <w:color w:val="000000"/>
                <w:sz w:val="20"/>
                <w:szCs w:val="20"/>
                <w:rPrChange w:id="212"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13" w:author="Ezzati, Majid" w:date="2018-07-13T21:35:00Z">
                  <w:rPr>
                    <w:rFonts w:eastAsia="Times New Roman"/>
                    <w:color w:val="000000"/>
                  </w:rPr>
                </w:rPrChange>
              </w:rPr>
            </w:pPr>
            <w:r w:rsidRPr="00335759">
              <w:rPr>
                <w:rFonts w:eastAsia="Times New Roman"/>
                <w:color w:val="000000"/>
                <w:sz w:val="20"/>
                <w:szCs w:val="20"/>
                <w:rPrChange w:id="214"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15" w:author="Ezzati, Majid" w:date="2018-07-13T21:35:00Z">
                  <w:rPr>
                    <w:rFonts w:eastAsia="Times New Roman"/>
                    <w:color w:val="000000"/>
                  </w:rPr>
                </w:rPrChange>
              </w:rPr>
            </w:pPr>
            <w:r w:rsidRPr="00335759">
              <w:rPr>
                <w:rFonts w:eastAsia="Times New Roman"/>
                <w:color w:val="000000"/>
                <w:sz w:val="20"/>
                <w:szCs w:val="20"/>
                <w:rPrChange w:id="216"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17" w:author="Ezzati, Majid" w:date="2018-07-13T21:35:00Z">
                  <w:rPr>
                    <w:rFonts w:eastAsia="Times New Roman"/>
                    <w:color w:val="000000"/>
                  </w:rPr>
                </w:rPrChange>
              </w:rPr>
            </w:pPr>
            <w:r w:rsidRPr="00335759">
              <w:rPr>
                <w:rFonts w:eastAsia="Times New Roman"/>
                <w:color w:val="000000"/>
                <w:sz w:val="20"/>
                <w:szCs w:val="20"/>
                <w:rPrChange w:id="218"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19" w:author="Ezzati, Majid" w:date="2018-07-13T21:35:00Z">
                  <w:rPr>
                    <w:rFonts w:eastAsia="Times New Roman"/>
                    <w:color w:val="000000"/>
                  </w:rPr>
                </w:rPrChange>
              </w:rPr>
            </w:pPr>
            <w:r w:rsidRPr="00335759">
              <w:rPr>
                <w:rFonts w:eastAsia="Times New Roman"/>
                <w:color w:val="000000"/>
                <w:sz w:val="20"/>
                <w:szCs w:val="20"/>
                <w:rPrChange w:id="220"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21" w:author="Ezzati, Majid" w:date="2018-07-13T21:35:00Z">
                  <w:rPr>
                    <w:rFonts w:eastAsia="Times New Roman"/>
                    <w:color w:val="000000"/>
                  </w:rPr>
                </w:rPrChange>
              </w:rPr>
            </w:pPr>
            <w:r w:rsidRPr="00335759">
              <w:rPr>
                <w:rFonts w:eastAsia="Times New Roman"/>
                <w:color w:val="000000"/>
                <w:sz w:val="20"/>
                <w:szCs w:val="20"/>
                <w:rPrChange w:id="222"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231" w:author="Ezzati, Majid" w:date="2018-07-13T21:35:00Z">
                  <w:rPr>
                    <w:rFonts w:eastAsia="Times New Roman"/>
                    <w:color w:val="000000"/>
                  </w:rPr>
                </w:rPrChange>
              </w:rPr>
            </w:pPr>
            <w:r w:rsidRPr="00335759">
              <w:rPr>
                <w:rFonts w:eastAsia="Times New Roman"/>
                <w:color w:val="000000"/>
                <w:sz w:val="20"/>
                <w:szCs w:val="20"/>
                <w:rPrChange w:id="232"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233" w:author="Parks, Robbie M" w:date="2018-07-10T22:54:00Z"/>
          <w:b/>
        </w:rPr>
      </w:pPr>
      <w:r w:rsidRPr="00AC73A1">
        <w:rPr>
          <w:b/>
        </w:rPr>
        <w:br w:type="page"/>
      </w:r>
    </w:p>
    <w:p w14:paraId="751E3F10" w14:textId="2A79D978" w:rsidR="000E30F9" w:rsidRDefault="000E30F9">
      <w:pPr>
        <w:rPr>
          <w:color w:val="000000" w:themeColor="text1"/>
        </w:rPr>
      </w:pPr>
      <w:del w:id="234"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3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36" w:author="Parks, Robbie M" w:date="2018-07-03T11:31:00Z"/>
                <w:rFonts w:eastAsia="Times New Roman"/>
                <w:b/>
                <w:bCs/>
                <w:color w:val="000000"/>
              </w:rPr>
            </w:pPr>
            <w:commentRangeStart w:id="237"/>
            <w:del w:id="238"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39" w:author="Parks, Robbie M" w:date="2018-07-03T11:31:00Z"/>
                <w:rFonts w:eastAsia="Times New Roman"/>
                <w:b/>
                <w:bCs/>
                <w:color w:val="000000"/>
              </w:rPr>
            </w:pPr>
            <w:del w:id="240"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41" w:author="Parks, Robbie M" w:date="2018-07-03T11:31:00Z"/>
                <w:rFonts w:eastAsia="Times New Roman"/>
                <w:b/>
                <w:bCs/>
                <w:color w:val="000000"/>
              </w:rPr>
            </w:pPr>
            <w:del w:id="242"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4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44" w:author="Parks, Robbie M" w:date="2018-07-03T11:31:00Z"/>
                <w:rFonts w:eastAsia="Times New Roman"/>
                <w:color w:val="000000"/>
              </w:rPr>
            </w:pPr>
            <w:del w:id="245"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46" w:author="Parks, Robbie M" w:date="2018-07-03T11:31:00Z"/>
                <w:rFonts w:eastAsia="Times New Roman"/>
                <w:color w:val="000000"/>
              </w:rPr>
            </w:pPr>
            <w:del w:id="247"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48" w:author="Parks, Robbie M" w:date="2018-07-03T11:31:00Z"/>
                <w:rFonts w:eastAsia="Times New Roman"/>
                <w:color w:val="000000"/>
              </w:rPr>
            </w:pPr>
            <w:del w:id="249"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5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51" w:author="Parks, Robbie M" w:date="2018-07-03T11:31:00Z"/>
                <w:rFonts w:eastAsia="Times New Roman"/>
                <w:color w:val="000000"/>
              </w:rPr>
            </w:pPr>
            <w:del w:id="252"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53" w:author="Parks, Robbie M" w:date="2018-07-03T11:31:00Z"/>
                <w:rFonts w:eastAsia="Times New Roman"/>
                <w:color w:val="000000"/>
              </w:rPr>
            </w:pPr>
            <w:del w:id="254"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55" w:author="Parks, Robbie M" w:date="2018-07-03T11:31:00Z"/>
                <w:rFonts w:eastAsia="Times New Roman"/>
                <w:color w:val="000000"/>
              </w:rPr>
            </w:pPr>
            <w:del w:id="256"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5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58" w:author="Parks, Robbie M" w:date="2018-07-03T11:31:00Z"/>
                <w:rFonts w:eastAsia="Times New Roman"/>
                <w:color w:val="000000"/>
              </w:rPr>
            </w:pPr>
            <w:del w:id="25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62" w:author="Parks, Robbie M" w:date="2018-07-03T11:31:00Z"/>
                <w:rFonts w:eastAsia="Times New Roman"/>
                <w:color w:val="000000"/>
              </w:rPr>
            </w:pPr>
            <w:del w:id="263"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6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71" w:author="Parks, Robbie M" w:date="2018-07-03T11:31:00Z"/>
                <w:rFonts w:eastAsia="Times New Roman"/>
                <w:color w:val="000000"/>
              </w:rPr>
            </w:pPr>
            <w:del w:id="272"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73" w:author="Parks, Robbie M" w:date="2018-07-03T11:31:00Z"/>
                <w:rFonts w:eastAsia="Times New Roman"/>
                <w:color w:val="000000"/>
              </w:rPr>
            </w:pPr>
            <w:del w:id="274"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7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80" w:author="Parks, Robbie M" w:date="2018-07-03T11:31:00Z"/>
                <w:rFonts w:eastAsia="Times New Roman"/>
                <w:color w:val="000000"/>
              </w:rPr>
            </w:pPr>
            <w:del w:id="281"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82" w:author="Parks, Robbie M" w:date="2018-07-03T11:31:00Z"/>
                <w:rFonts w:eastAsia="Times New Roman"/>
                <w:color w:val="000000"/>
              </w:rPr>
            </w:pPr>
            <w:del w:id="283"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8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89" w:author="Parks, Robbie M" w:date="2018-07-03T11:31:00Z"/>
                <w:rFonts w:eastAsia="Times New Roman"/>
                <w:color w:val="000000"/>
              </w:rPr>
            </w:pPr>
            <w:del w:id="290"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9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96" w:author="Parks, Robbie M" w:date="2018-07-03T11:31:00Z"/>
                <w:rFonts w:eastAsia="Times New Roman"/>
                <w:color w:val="000000"/>
              </w:rPr>
            </w:pPr>
            <w:del w:id="29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98" w:author="Parks, Robbie M" w:date="2018-07-03T11:31:00Z"/>
                <w:rFonts w:eastAsia="Times New Roman"/>
                <w:color w:val="000000"/>
              </w:rPr>
            </w:pPr>
            <w:del w:id="29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0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05" w:author="Parks, Robbie M" w:date="2018-07-03T11:31:00Z"/>
                <w:rFonts w:eastAsia="Times New Roman"/>
                <w:color w:val="000000"/>
              </w:rPr>
            </w:pPr>
            <w:del w:id="30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07" w:author="Parks, Robbie M" w:date="2018-07-03T11:31:00Z"/>
                <w:rFonts w:eastAsia="Times New Roman"/>
                <w:color w:val="000000"/>
              </w:rPr>
            </w:pPr>
            <w:del w:id="30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0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14" w:author="Parks, Robbie M" w:date="2018-07-03T11:31:00Z"/>
                <w:rFonts w:eastAsia="Times New Roman"/>
                <w:color w:val="000000"/>
              </w:rPr>
            </w:pPr>
            <w:del w:id="315"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1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23" w:author="Parks, Robbie M" w:date="2018-07-03T11:31:00Z"/>
                <w:rFonts w:eastAsia="Times New Roman"/>
                <w:color w:val="000000"/>
              </w:rPr>
            </w:pPr>
            <w:del w:id="324"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2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32" w:author="Parks, Robbie M" w:date="2018-07-03T11:31:00Z"/>
                <w:rFonts w:eastAsia="Times New Roman"/>
                <w:color w:val="000000"/>
              </w:rPr>
            </w:pPr>
            <w:del w:id="333"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3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41" w:author="Parks, Robbie M" w:date="2018-07-03T11:31:00Z"/>
                <w:rFonts w:eastAsia="Times New Roman"/>
                <w:color w:val="000000"/>
              </w:rPr>
            </w:pPr>
            <w:del w:id="342"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4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46" w:author="Parks, Robbie M" w:date="2018-07-03T11:31:00Z"/>
                <w:rFonts w:eastAsia="Times New Roman"/>
                <w:color w:val="000000"/>
              </w:rPr>
            </w:pPr>
            <w:del w:id="347"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48" w:author="Parks, Robbie M" w:date="2018-07-03T11:31:00Z"/>
                <w:rFonts w:eastAsia="Times New Roman"/>
                <w:color w:val="000000"/>
              </w:rPr>
            </w:pPr>
            <w:del w:id="349"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50" w:author="Parks, Robbie M" w:date="2018-07-03T11:31:00Z"/>
                <w:rFonts w:eastAsia="Times New Roman"/>
                <w:color w:val="000000"/>
              </w:rPr>
            </w:pPr>
            <w:del w:id="351"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5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55" w:author="Parks, Robbie M" w:date="2018-07-03T11:31:00Z"/>
                <w:rFonts w:eastAsia="Times New Roman"/>
                <w:color w:val="000000"/>
              </w:rPr>
            </w:pPr>
            <w:del w:id="356"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57" w:author="Parks, Robbie M" w:date="2018-07-03T11:31:00Z"/>
                <w:rFonts w:eastAsia="Times New Roman"/>
                <w:color w:val="000000"/>
              </w:rPr>
            </w:pPr>
            <w:del w:id="358"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59" w:author="Parks, Robbie M" w:date="2018-07-03T11:31:00Z"/>
                <w:rFonts w:eastAsia="Times New Roman"/>
                <w:color w:val="000000"/>
              </w:rPr>
            </w:pPr>
            <w:del w:id="360"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6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64" w:author="Parks, Robbie M" w:date="2018-07-03T11:31:00Z"/>
                <w:rFonts w:eastAsia="Times New Roman"/>
                <w:color w:val="000000"/>
              </w:rPr>
            </w:pPr>
            <w:del w:id="365"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66" w:author="Parks, Robbie M" w:date="2018-07-03T11:31:00Z"/>
                <w:rFonts w:eastAsia="Times New Roman"/>
                <w:color w:val="000000"/>
              </w:rPr>
            </w:pPr>
            <w:del w:id="367"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68" w:author="Parks, Robbie M" w:date="2018-07-03T11:31:00Z"/>
                <w:rFonts w:eastAsia="Times New Roman"/>
                <w:color w:val="000000"/>
              </w:rPr>
            </w:pPr>
            <w:del w:id="369"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7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71" w:author="Parks, Robbie M" w:date="2018-07-03T11:31:00Z"/>
                <w:rFonts w:eastAsia="Times New Roman"/>
                <w:color w:val="000000"/>
              </w:rPr>
            </w:pPr>
            <w:del w:id="37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73" w:author="Parks, Robbie M" w:date="2018-07-03T11:31:00Z"/>
                <w:rFonts w:eastAsia="Times New Roman"/>
                <w:color w:val="000000"/>
              </w:rPr>
            </w:pPr>
            <w:del w:id="374"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75" w:author="Parks, Robbie M" w:date="2018-07-03T11:31:00Z"/>
                <w:rFonts w:eastAsia="Times New Roman"/>
                <w:color w:val="000000"/>
              </w:rPr>
            </w:pPr>
            <w:del w:id="376"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77" w:author="Parks, Robbie M" w:date="2018-07-03T11:31:00Z"/>
                <w:rFonts w:eastAsia="Times New Roman"/>
                <w:color w:val="000000"/>
              </w:rPr>
            </w:pPr>
            <w:del w:id="37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79" w:author="Parks, Robbie M" w:date="2018-06-19T19:08:00Z"/>
        </w:rPr>
      </w:pPr>
      <w:del w:id="380" w:author="Parks, Robbie M" w:date="2018-07-03T11:31:00Z">
        <w:r w:rsidRPr="00AC73A1" w:rsidDel="00586DA1">
          <w:rPr>
            <w:b/>
          </w:rPr>
          <w:delText xml:space="preserve"> </w:delText>
        </w:r>
      </w:del>
      <w:ins w:id="381" w:author="Parks, Robbie M" w:date="2018-06-19T19:08:00Z">
        <w:r w:rsidR="00EF117B">
          <w:br w:type="page"/>
        </w:r>
      </w:ins>
    </w:p>
    <w:commentRangeEnd w:id="237"/>
    <w:p w14:paraId="62902550" w14:textId="7DD65349" w:rsidR="00002775" w:rsidRPr="00BA38EF" w:rsidRDefault="00473066" w:rsidP="00BE53B4">
      <w:r>
        <w:rPr>
          <w:rStyle w:val="CommentReference"/>
          <w:rFonts w:asciiTheme="minorHAnsi" w:hAnsiTheme="minorHAnsi" w:cstheme="minorBidi"/>
          <w:lang w:eastAsia="en-US"/>
        </w:rPr>
        <w:commentReference w:id="237"/>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Ezzati, Majid" w:date="2018-07-20T07:03:00Z" w:initials="EM">
    <w:p w14:paraId="30AA1DB3" w14:textId="72BB8FB3" w:rsidR="00132FB9" w:rsidRDefault="00132FB9">
      <w:pPr>
        <w:pStyle w:val="CommentText"/>
      </w:pPr>
      <w:r>
        <w:rPr>
          <w:rStyle w:val="CommentReference"/>
        </w:rPr>
        <w:annotationRef/>
      </w:r>
      <w:r>
        <w:t>Don’t these two sentences say the same for overlapping age groups? Can we integrate somehow? We can discuss if I am missing something</w:t>
      </w:r>
    </w:p>
  </w:comment>
  <w:comment w:id="7" w:author="Parks, Robbie M" w:date="2018-07-23T11:45:00Z" w:initials="PRM">
    <w:p w14:paraId="3492AA86" w14:textId="627ED6B5" w:rsidR="00FD6D1A" w:rsidRDefault="00FD6D1A">
      <w:pPr>
        <w:pStyle w:val="CommentText"/>
      </w:pPr>
      <w:r>
        <w:rPr>
          <w:rStyle w:val="CommentReference"/>
        </w:rPr>
        <w:annotationRef/>
      </w:r>
      <w:r>
        <w:t>You are right. I have incorporated into one phrasing.</w:t>
      </w:r>
    </w:p>
  </w:comment>
  <w:comment w:id="39" w:author="Ezzati, Majid" w:date="2018-07-09T05:43:00Z" w:initials="EM">
    <w:p w14:paraId="137EA2F8" w14:textId="20930252" w:rsidR="00132FB9" w:rsidRDefault="00132FB9">
      <w:pPr>
        <w:pStyle w:val="CommentText"/>
      </w:pPr>
      <w:r>
        <w:rPr>
          <w:rStyle w:val="CommentReference"/>
        </w:rPr>
        <w:annotationRef/>
      </w:r>
      <w:r>
        <w:t>Were there variations? Next sentence says similarity</w:t>
      </w:r>
    </w:p>
  </w:comment>
  <w:comment w:id="40" w:author="Parks, Robbie M" w:date="2018-07-09T10:56:00Z" w:initials="PRM">
    <w:p w14:paraId="448D0CF9" w14:textId="3B320DE6" w:rsidR="00132FB9" w:rsidRDefault="00132FB9">
      <w:pPr>
        <w:pStyle w:val="CommentText"/>
      </w:pPr>
      <w:r>
        <w:rPr>
          <w:rStyle w:val="CommentReference"/>
        </w:rPr>
        <w:annotationRef/>
      </w:r>
      <w:r>
        <w:t xml:space="preserve">This is </w:t>
      </w:r>
      <w:proofErr w:type="gramStart"/>
      <w:r>
        <w:t>in particular for</w:t>
      </w:r>
      <w:proofErr w:type="gramEnd"/>
      <w:r>
        <w:t xml:space="preserve"> injury deaths.</w:t>
      </w:r>
    </w:p>
  </w:comment>
  <w:comment w:id="41" w:author="Ezzati, Majid" w:date="2018-07-13T21:21:00Z" w:initials="EM">
    <w:p w14:paraId="29DB7569" w14:textId="4431A722" w:rsidR="00132FB9" w:rsidRDefault="00132FB9">
      <w:pPr>
        <w:pStyle w:val="CommentText"/>
      </w:pPr>
      <w:r>
        <w:rPr>
          <w:rStyle w:val="CommentReference"/>
        </w:rPr>
        <w:annotationRef/>
      </w:r>
      <w:r>
        <w:t>discuss</w:t>
      </w:r>
    </w:p>
  </w:comment>
  <w:comment w:id="38" w:author="Parks, Robbie M" w:date="2018-07-10T17:45:00Z" w:initials="PRM">
    <w:p w14:paraId="26BD59AD" w14:textId="204A3995" w:rsidR="00132FB9" w:rsidRDefault="00132FB9">
      <w:pPr>
        <w:pStyle w:val="CommentText"/>
      </w:pPr>
      <w:r>
        <w:rPr>
          <w:rStyle w:val="CommentReference"/>
        </w:rPr>
        <w:annotationRef/>
      </w:r>
      <w:r>
        <w:t>Again, if we do not have supplementary figures with maps of sub-causes, this will not be relevant.</w:t>
      </w:r>
    </w:p>
  </w:comment>
  <w:comment w:id="44" w:author="Ezzati, Majid" w:date="2018-07-13T21:20:00Z" w:initials="EM">
    <w:p w14:paraId="5F8D1780" w14:textId="30CD6BF1" w:rsidR="00132FB9" w:rsidRDefault="00132FB9">
      <w:pPr>
        <w:pStyle w:val="CommentText"/>
      </w:pPr>
      <w:r>
        <w:rPr>
          <w:rStyle w:val="CommentReference"/>
        </w:rPr>
        <w:annotationRef/>
      </w:r>
      <w:r>
        <w:t>vague</w:t>
      </w:r>
    </w:p>
  </w:comment>
  <w:comment w:id="52" w:author="Parks, Robbie M" w:date="2018-07-23T12:23:00Z" w:initials="PRM">
    <w:p w14:paraId="53DFDAF9" w14:textId="47DC272D" w:rsidR="00231ECA" w:rsidRDefault="00231ECA">
      <w:pPr>
        <w:pStyle w:val="CommentText"/>
      </w:pPr>
      <w:r>
        <w:rPr>
          <w:rStyle w:val="CommentReference"/>
        </w:rPr>
        <w:annotationRef/>
      </w:r>
      <w:r>
        <w:t>Do we need to summarise at end of abstract above?</w:t>
      </w:r>
    </w:p>
  </w:comment>
  <w:comment w:id="58" w:author="Ezzati, Majid" w:date="2018-07-13T21:26:00Z" w:initials="EM">
    <w:p w14:paraId="60DCFE6B" w14:textId="1F47DF04" w:rsidR="00132FB9" w:rsidRDefault="00132FB9">
      <w:pPr>
        <w:pStyle w:val="CommentText"/>
      </w:pPr>
      <w:r>
        <w:rPr>
          <w:rStyle w:val="CommentReference"/>
        </w:rPr>
        <w:annotationRef/>
      </w:r>
      <w:r>
        <w:t>???</w:t>
      </w:r>
    </w:p>
    <w:p w14:paraId="234367AF" w14:textId="2CAA56B9" w:rsidR="00132FB9" w:rsidRDefault="00132FB9">
      <w:pPr>
        <w:pStyle w:val="CommentText"/>
      </w:pPr>
    </w:p>
    <w:p w14:paraId="1DCDAF1B" w14:textId="6C4FB452" w:rsidR="00132FB9" w:rsidRDefault="00132FB9">
      <w:pPr>
        <w:pStyle w:val="CommentText"/>
      </w:pPr>
    </w:p>
    <w:p w14:paraId="48C5ACB8" w14:textId="73F9D29B" w:rsidR="00132FB9" w:rsidRDefault="00132FB9">
      <w:pPr>
        <w:pStyle w:val="CommentText"/>
      </w:pPr>
      <w:r>
        <w:t>Any why are cities relevant in this paper; we don’t touch that</w:t>
      </w:r>
    </w:p>
  </w:comment>
  <w:comment w:id="59" w:author="Ezzati, Majid" w:date="2018-07-13T21:28:00Z" w:initials="EM">
    <w:p w14:paraId="5C14FAA0" w14:textId="3E87E1D3" w:rsidR="00132FB9" w:rsidRDefault="00132FB9">
      <w:pPr>
        <w:pStyle w:val="CommentText"/>
      </w:pPr>
      <w:r>
        <w:rPr>
          <w:rStyle w:val="CommentReference"/>
        </w:rPr>
        <w:annotationRef/>
      </w:r>
      <w:r>
        <w:t xml:space="preserve">Take out the stuff on wet/dry </w:t>
      </w:r>
      <w:proofErr w:type="spellStart"/>
      <w:r>
        <w:t>etc</w:t>
      </w:r>
      <w:proofErr w:type="spellEnd"/>
      <w:r>
        <w:t>; not in your paper</w:t>
      </w:r>
    </w:p>
    <w:p w14:paraId="7DEF34D0" w14:textId="75DCB690" w:rsidR="00132FB9" w:rsidRDefault="00132FB9">
      <w:pPr>
        <w:pStyle w:val="CommentText"/>
      </w:pPr>
    </w:p>
    <w:p w14:paraId="2F54A51B" w14:textId="4484AD62" w:rsidR="00132FB9" w:rsidRDefault="00132FB9">
      <w:pPr>
        <w:pStyle w:val="CommentText"/>
      </w:pPr>
    </w:p>
    <w:p w14:paraId="30FC6FC7" w14:textId="4A6B8AFB" w:rsidR="00132FB9" w:rsidRDefault="00132FB9">
      <w:pPr>
        <w:pStyle w:val="CommentText"/>
      </w:pPr>
      <w:r>
        <w:t>You are still describing each region. Set the story around weather not geography</w:t>
      </w:r>
    </w:p>
    <w:p w14:paraId="1ABF8E9C" w14:textId="6E7AC298" w:rsidR="00132FB9" w:rsidRDefault="00132FB9">
      <w:pPr>
        <w:pStyle w:val="CommentText"/>
      </w:pPr>
    </w:p>
    <w:p w14:paraId="76882DA3" w14:textId="5975CBD0" w:rsidR="00132FB9" w:rsidRDefault="00132FB9">
      <w:pPr>
        <w:pStyle w:val="CommentText"/>
      </w:pPr>
      <w:r>
        <w:t>Write for yourself (not in this paper) 3-5 key weather stories and discuss</w:t>
      </w:r>
    </w:p>
  </w:comment>
  <w:comment w:id="237" w:author="Ezzati, Majid" w:date="2018-06-26T22:01:00Z" w:initials="EM">
    <w:p w14:paraId="09FFC8D1" w14:textId="5F9EDF1D" w:rsidR="00132FB9" w:rsidRDefault="00132FB9">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AA1DB3" w15:done="0"/>
  <w15:commentEx w15:paraId="3492AA86" w15:paraIdParent="30AA1DB3"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53DFDAF9" w15:done="0"/>
  <w15:commentEx w15:paraId="48C5ACB8" w15:done="0"/>
  <w15:commentEx w15:paraId="76882DA3"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C492AA" w14:textId="77777777" w:rsidR="00D23A81" w:rsidRDefault="00D23A81">
      <w:r>
        <w:separator/>
      </w:r>
    </w:p>
  </w:endnote>
  <w:endnote w:type="continuationSeparator" w:id="0">
    <w:p w14:paraId="03214F2F" w14:textId="77777777" w:rsidR="00D23A81" w:rsidRDefault="00D23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32FB9" w:rsidRDefault="00132FB9"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32FB9" w:rsidRDefault="00132FB9"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132FB9" w:rsidRDefault="00132FB9"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B7F8E">
      <w:rPr>
        <w:rStyle w:val="PageNumber"/>
        <w:noProof/>
      </w:rPr>
      <w:t>26</w:t>
    </w:r>
    <w:r>
      <w:rPr>
        <w:rStyle w:val="PageNumber"/>
      </w:rPr>
      <w:fldChar w:fldCharType="end"/>
    </w:r>
  </w:p>
  <w:p w14:paraId="3F8F309C" w14:textId="77777777" w:rsidR="00132FB9" w:rsidRDefault="00132FB9"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A868E2" w14:textId="77777777" w:rsidR="00D23A81" w:rsidRDefault="00D23A81">
      <w:r>
        <w:separator/>
      </w:r>
    </w:p>
  </w:footnote>
  <w:footnote w:type="continuationSeparator" w:id="0">
    <w:p w14:paraId="1A86470C" w14:textId="77777777" w:rsidR="00D23A81" w:rsidRDefault="00D23A8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68FE"/>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613C"/>
    <w:rsid w:val="001C6327"/>
    <w:rsid w:val="001C6574"/>
    <w:rsid w:val="001C6F5C"/>
    <w:rsid w:val="001D05D2"/>
    <w:rsid w:val="001D0836"/>
    <w:rsid w:val="001D0F84"/>
    <w:rsid w:val="001D2724"/>
    <w:rsid w:val="001D36DD"/>
    <w:rsid w:val="001D59F0"/>
    <w:rsid w:val="001D5CBD"/>
    <w:rsid w:val="001D78FC"/>
    <w:rsid w:val="001D7BA9"/>
    <w:rsid w:val="001E02CF"/>
    <w:rsid w:val="001E0A6F"/>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4C19"/>
    <w:rsid w:val="00215559"/>
    <w:rsid w:val="00215F62"/>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B02"/>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1F19"/>
    <w:rsid w:val="004125DE"/>
    <w:rsid w:val="00413B5E"/>
    <w:rsid w:val="00414C7E"/>
    <w:rsid w:val="00415980"/>
    <w:rsid w:val="00417354"/>
    <w:rsid w:val="00421068"/>
    <w:rsid w:val="00421105"/>
    <w:rsid w:val="0042218D"/>
    <w:rsid w:val="004243A2"/>
    <w:rsid w:val="00424C6B"/>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A63B9"/>
    <w:rsid w:val="004A6C97"/>
    <w:rsid w:val="004A7EC4"/>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4A6"/>
    <w:rsid w:val="004C4C80"/>
    <w:rsid w:val="004C546E"/>
    <w:rsid w:val="004D0817"/>
    <w:rsid w:val="004D1754"/>
    <w:rsid w:val="004D273F"/>
    <w:rsid w:val="004D2BCA"/>
    <w:rsid w:val="004D3747"/>
    <w:rsid w:val="004D6279"/>
    <w:rsid w:val="004D74DC"/>
    <w:rsid w:val="004E008C"/>
    <w:rsid w:val="004E27A9"/>
    <w:rsid w:val="004E3A74"/>
    <w:rsid w:val="004E461D"/>
    <w:rsid w:val="004E591D"/>
    <w:rsid w:val="004E5CD1"/>
    <w:rsid w:val="004E69CB"/>
    <w:rsid w:val="004E72FD"/>
    <w:rsid w:val="004E75ED"/>
    <w:rsid w:val="004F1CE2"/>
    <w:rsid w:val="004F2FDD"/>
    <w:rsid w:val="004F361B"/>
    <w:rsid w:val="004F3FD7"/>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2A97"/>
    <w:rsid w:val="0052436F"/>
    <w:rsid w:val="0053029A"/>
    <w:rsid w:val="0053237F"/>
    <w:rsid w:val="00532941"/>
    <w:rsid w:val="00534B47"/>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499B"/>
    <w:rsid w:val="0059624C"/>
    <w:rsid w:val="005A0464"/>
    <w:rsid w:val="005A07C4"/>
    <w:rsid w:val="005A20BA"/>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E19"/>
    <w:rsid w:val="005D22AA"/>
    <w:rsid w:val="005D244E"/>
    <w:rsid w:val="005D5156"/>
    <w:rsid w:val="005D5B83"/>
    <w:rsid w:val="005D5D35"/>
    <w:rsid w:val="005E05E1"/>
    <w:rsid w:val="005E3C3F"/>
    <w:rsid w:val="005E4F95"/>
    <w:rsid w:val="005F06A5"/>
    <w:rsid w:val="005F0F34"/>
    <w:rsid w:val="005F1013"/>
    <w:rsid w:val="005F321E"/>
    <w:rsid w:val="005F4447"/>
    <w:rsid w:val="005F50AC"/>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3DB5"/>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06B2"/>
    <w:rsid w:val="007B2B86"/>
    <w:rsid w:val="007B2F5A"/>
    <w:rsid w:val="007B3AFF"/>
    <w:rsid w:val="007B3CD8"/>
    <w:rsid w:val="007B5183"/>
    <w:rsid w:val="007B551D"/>
    <w:rsid w:val="007B651A"/>
    <w:rsid w:val="007B7697"/>
    <w:rsid w:val="007B7B7F"/>
    <w:rsid w:val="007C13B4"/>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07FD"/>
    <w:rsid w:val="00A43C02"/>
    <w:rsid w:val="00A4520B"/>
    <w:rsid w:val="00A4651F"/>
    <w:rsid w:val="00A509B8"/>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28C9"/>
    <w:rsid w:val="00AD2DD2"/>
    <w:rsid w:val="00AD31CC"/>
    <w:rsid w:val="00AD701D"/>
    <w:rsid w:val="00AD7FF9"/>
    <w:rsid w:val="00AE1964"/>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6D4E"/>
    <w:rsid w:val="00B57279"/>
    <w:rsid w:val="00B60E7C"/>
    <w:rsid w:val="00B62D3F"/>
    <w:rsid w:val="00B6502E"/>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86FF0"/>
    <w:rsid w:val="00B9130F"/>
    <w:rsid w:val="00B91368"/>
    <w:rsid w:val="00B91584"/>
    <w:rsid w:val="00B9292A"/>
    <w:rsid w:val="00B940C7"/>
    <w:rsid w:val="00B96681"/>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0CAA"/>
    <w:rsid w:val="00C33FFB"/>
    <w:rsid w:val="00C34DB2"/>
    <w:rsid w:val="00C35148"/>
    <w:rsid w:val="00C36F42"/>
    <w:rsid w:val="00C37144"/>
    <w:rsid w:val="00C4447B"/>
    <w:rsid w:val="00C52535"/>
    <w:rsid w:val="00C52698"/>
    <w:rsid w:val="00C53889"/>
    <w:rsid w:val="00C54121"/>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1E5A"/>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A81"/>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6CDF"/>
    <w:rsid w:val="00D578EC"/>
    <w:rsid w:val="00D57972"/>
    <w:rsid w:val="00D60040"/>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E0D8E"/>
    <w:rsid w:val="00DE1EA3"/>
    <w:rsid w:val="00DE21EC"/>
    <w:rsid w:val="00DE2636"/>
    <w:rsid w:val="00DE4035"/>
    <w:rsid w:val="00DF1059"/>
    <w:rsid w:val="00DF1484"/>
    <w:rsid w:val="00DF62BA"/>
    <w:rsid w:val="00DF682F"/>
    <w:rsid w:val="00DF7E18"/>
    <w:rsid w:val="00E002DD"/>
    <w:rsid w:val="00E033FB"/>
    <w:rsid w:val="00E03995"/>
    <w:rsid w:val="00E0405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B7F8E"/>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CF36FC-7821-5A4D-9CAC-E9D1F78A8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27</Pages>
  <Words>21283</Words>
  <Characters>121319</Characters>
  <Application>Microsoft Macintosh Word</Application>
  <DocSecurity>0</DocSecurity>
  <Lines>1010</Lines>
  <Paragraphs>284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99</cp:revision>
  <dcterms:created xsi:type="dcterms:W3CDTF">2018-07-23T09:57:00Z</dcterms:created>
  <dcterms:modified xsi:type="dcterms:W3CDTF">2018-07-23T13:57:00Z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