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439A905" w14:textId="0DF72CA7" w:rsidR="00413B5E" w:rsidRPr="00250467" w:rsidRDefault="00384D1E" w:rsidP="00250467">
      <w:pPr>
        <w:spacing w:line="480" w:lineRule="auto"/>
        <w:jc w:val="both"/>
        <w:outlineLvl w:val="0"/>
        <w:rPr>
          <w:b/>
          <w:color w:val="000000" w:themeColor="text1"/>
        </w:rPr>
      </w:pPr>
      <w:r w:rsidRPr="00250467">
        <w:rPr>
          <w:b/>
          <w:color w:val="000000" w:themeColor="text1"/>
        </w:rPr>
        <w:t xml:space="preserve">National and regional seasonal </w:t>
      </w:r>
      <w:r w:rsidR="000210D1" w:rsidRPr="00250467">
        <w:rPr>
          <w:b/>
          <w:color w:val="000000" w:themeColor="text1"/>
        </w:rPr>
        <w:t xml:space="preserve">dynamics of </w:t>
      </w:r>
      <w:r w:rsidR="007B3CD8" w:rsidRPr="00250467">
        <w:rPr>
          <w:b/>
          <w:color w:val="000000" w:themeColor="text1"/>
        </w:rPr>
        <w:t xml:space="preserve">all-cause and cause-specific </w:t>
      </w:r>
      <w:r w:rsidR="000210D1" w:rsidRPr="00250467">
        <w:rPr>
          <w:b/>
          <w:color w:val="000000" w:themeColor="text1"/>
        </w:rPr>
        <w:t xml:space="preserve">mortality in the </w:t>
      </w:r>
      <w:r w:rsidR="00386081" w:rsidRPr="00250467">
        <w:rPr>
          <w:b/>
          <w:color w:val="000000" w:themeColor="text1"/>
        </w:rPr>
        <w:t>USA</w:t>
      </w:r>
      <w:r w:rsidR="00881129" w:rsidRPr="00AC73A1">
        <w:rPr>
          <w:b/>
          <w:color w:val="000000" w:themeColor="text1"/>
        </w:rPr>
        <w:t xml:space="preserve"> from 1980</w:t>
      </w:r>
      <w:r w:rsidR="000210D1" w:rsidRPr="00AC73A1">
        <w:rPr>
          <w:b/>
          <w:color w:val="000000" w:themeColor="text1"/>
        </w:rPr>
        <w:t xml:space="preserve"> to 201</w:t>
      </w:r>
      <w:ins w:id="11" w:author="Parks, Robbie M" w:date="2018-08-15T11:00:00Z">
        <w:r w:rsidR="00A23AAC">
          <w:rPr>
            <w:b/>
            <w:color w:val="000000" w:themeColor="text1"/>
          </w:rPr>
          <w:t>6</w:t>
        </w:r>
      </w:ins>
      <w:del w:id="12" w:author="Parks, Robbie M" w:date="2018-08-15T11:00:00Z">
        <w:r w:rsidR="000210D1" w:rsidRPr="006E585E">
          <w:rPr>
            <w:b/>
            <w:color w:val="000000" w:themeColor="text1"/>
          </w:rPr>
          <w:delText>3</w:delText>
        </w:r>
      </w:del>
    </w:p>
    <w:p w14:paraId="4712E526" w14:textId="3C8D31C8" w:rsidR="00413B5E" w:rsidRPr="00AC73A1" w:rsidRDefault="000210D1">
      <w:pPr>
        <w:spacing w:line="480" w:lineRule="auto"/>
        <w:jc w:val="both"/>
        <w:outlineLvl w:val="0"/>
        <w:rPr>
          <w:color w:val="000000" w:themeColor="text1"/>
          <w:vertAlign w:val="superscript"/>
        </w:rPr>
      </w:pPr>
      <w:r w:rsidRPr="00AC73A1">
        <w:rPr>
          <w:color w:val="000000" w:themeColor="text1"/>
        </w:rPr>
        <w:t>Robbie M Parks</w:t>
      </w:r>
      <w:r w:rsidRPr="00AC73A1">
        <w:rPr>
          <w:color w:val="000000" w:themeColor="text1"/>
          <w:vertAlign w:val="superscript"/>
        </w:rPr>
        <w:t>1,2</w:t>
      </w:r>
      <w:r w:rsidRPr="00AC73A1">
        <w:rPr>
          <w:color w:val="000000" w:themeColor="text1"/>
        </w:rPr>
        <w:t>, James E Bennett</w:t>
      </w:r>
      <w:r w:rsidRPr="00AC73A1">
        <w:rPr>
          <w:color w:val="000000" w:themeColor="text1"/>
          <w:vertAlign w:val="superscript"/>
        </w:rPr>
        <w:t>1,2,3</w:t>
      </w:r>
      <w:r w:rsidRPr="00AC73A1">
        <w:rPr>
          <w:color w:val="000000" w:themeColor="text1"/>
        </w:rPr>
        <w:t>, Kyle J Foreman</w:t>
      </w:r>
      <w:r w:rsidRPr="00AC73A1">
        <w:rPr>
          <w:color w:val="000000" w:themeColor="text1"/>
          <w:vertAlign w:val="superscript"/>
        </w:rPr>
        <w:t>1,2,4</w:t>
      </w:r>
      <w:r w:rsidRPr="00AC73A1">
        <w:rPr>
          <w:color w:val="000000" w:themeColor="text1"/>
        </w:rPr>
        <w:t>, Ralf Toumi</w:t>
      </w:r>
      <w:r w:rsidRPr="00AC73A1">
        <w:rPr>
          <w:color w:val="000000" w:themeColor="text1"/>
          <w:vertAlign w:val="superscript"/>
        </w:rPr>
        <w:t>5</w:t>
      </w:r>
      <w:r w:rsidRPr="00AC73A1">
        <w:rPr>
          <w:color w:val="000000" w:themeColor="text1"/>
        </w:rPr>
        <w:t>, Majid Ezzati</w:t>
      </w:r>
      <w:r w:rsidRPr="00AC73A1">
        <w:rPr>
          <w:color w:val="000000" w:themeColor="text1"/>
          <w:vertAlign w:val="superscript"/>
        </w:rPr>
        <w:t>1,2,3*</w:t>
      </w:r>
    </w:p>
    <w:p w14:paraId="7312A7F4" w14:textId="04E8ADF1" w:rsidR="000210D1" w:rsidRPr="00AC73A1" w:rsidRDefault="000210D1">
      <w:pPr>
        <w:spacing w:line="480" w:lineRule="auto"/>
        <w:jc w:val="both"/>
        <w:rPr>
          <w:color w:val="000000" w:themeColor="text1"/>
        </w:rPr>
      </w:pPr>
      <w:r w:rsidRPr="00AC73A1">
        <w:rPr>
          <w:color w:val="000000" w:themeColor="text1"/>
          <w:vertAlign w:val="superscript"/>
        </w:rPr>
        <w:t xml:space="preserve">1 </w:t>
      </w:r>
      <w:r w:rsidRPr="00AC73A1">
        <w:rPr>
          <w:color w:val="000000" w:themeColor="text1"/>
        </w:rPr>
        <w:t>MRC-PHE Centre for Environment and Health, Imperial College London, London, United Kingdom</w:t>
      </w:r>
      <w:r w:rsidR="001D0F84" w:rsidRPr="00AC73A1">
        <w:rPr>
          <w:color w:val="000000" w:themeColor="text1"/>
        </w:rPr>
        <w:t>, W2 1PG</w:t>
      </w:r>
    </w:p>
    <w:p w14:paraId="2DC243DD" w14:textId="673FE5E3" w:rsidR="000210D1" w:rsidRPr="00AC73A1" w:rsidRDefault="000210D1">
      <w:pPr>
        <w:spacing w:line="480" w:lineRule="auto"/>
        <w:jc w:val="both"/>
        <w:rPr>
          <w:color w:val="000000" w:themeColor="text1"/>
        </w:rPr>
      </w:pPr>
      <w:r w:rsidRPr="00AC73A1">
        <w:rPr>
          <w:color w:val="000000" w:themeColor="text1"/>
          <w:vertAlign w:val="superscript"/>
        </w:rPr>
        <w:t xml:space="preserve">2 </w:t>
      </w:r>
      <w:r w:rsidRPr="00AC73A1">
        <w:rPr>
          <w:color w:val="000000" w:themeColor="text1"/>
        </w:rPr>
        <w:t>Department of Epidemiology and Biostatistics, School of Public Health, Imperial College London, London, United Kingdom</w:t>
      </w:r>
      <w:r w:rsidR="00B461EC" w:rsidRPr="00AC73A1">
        <w:rPr>
          <w:color w:val="000000" w:themeColor="text1"/>
        </w:rPr>
        <w:t>, W2 1PG</w:t>
      </w:r>
    </w:p>
    <w:p w14:paraId="10B23175" w14:textId="0A00D240" w:rsidR="000210D1" w:rsidRPr="00AC73A1" w:rsidRDefault="000210D1">
      <w:pPr>
        <w:spacing w:line="480" w:lineRule="auto"/>
        <w:jc w:val="both"/>
        <w:rPr>
          <w:color w:val="000000" w:themeColor="text1"/>
        </w:rPr>
      </w:pPr>
      <w:r w:rsidRPr="00AC73A1">
        <w:rPr>
          <w:color w:val="000000" w:themeColor="text1"/>
          <w:vertAlign w:val="superscript"/>
        </w:rPr>
        <w:t xml:space="preserve">3 </w:t>
      </w:r>
      <w:r w:rsidRPr="00AC73A1">
        <w:rPr>
          <w:color w:val="000000" w:themeColor="text1"/>
        </w:rPr>
        <w:t>WHO Collaborating Centre on NCD Surveillance and Epidemiology, Imperial College London, London, United Kingdom</w:t>
      </w:r>
      <w:r w:rsidR="00AF552B" w:rsidRPr="00AC73A1">
        <w:rPr>
          <w:color w:val="000000" w:themeColor="text1"/>
        </w:rPr>
        <w:t>, W2 1PG</w:t>
      </w:r>
    </w:p>
    <w:p w14:paraId="1F200383" w14:textId="20D2FACF" w:rsidR="000210D1" w:rsidRPr="00AC73A1" w:rsidRDefault="000210D1">
      <w:pPr>
        <w:spacing w:line="480" w:lineRule="auto"/>
        <w:jc w:val="both"/>
        <w:rPr>
          <w:color w:val="000000" w:themeColor="text1"/>
        </w:rPr>
      </w:pPr>
      <w:r w:rsidRPr="00AC73A1">
        <w:rPr>
          <w:color w:val="000000" w:themeColor="text1"/>
          <w:vertAlign w:val="superscript"/>
        </w:rPr>
        <w:t xml:space="preserve">4 </w:t>
      </w:r>
      <w:r w:rsidRPr="00AC73A1">
        <w:rPr>
          <w:color w:val="000000" w:themeColor="text1"/>
        </w:rPr>
        <w:t>Institute for Health Metrics and Evaluation, University of Washington, Seattle, USA</w:t>
      </w:r>
      <w:r w:rsidR="00A43C02" w:rsidRPr="00AC73A1">
        <w:rPr>
          <w:color w:val="000000" w:themeColor="text1"/>
        </w:rPr>
        <w:t>, WA 98121</w:t>
      </w:r>
    </w:p>
    <w:p w14:paraId="76054332" w14:textId="51F7C328" w:rsidR="00413B5E" w:rsidRPr="00AC73A1" w:rsidRDefault="000210D1">
      <w:pPr>
        <w:spacing w:line="480" w:lineRule="auto"/>
        <w:jc w:val="both"/>
        <w:rPr>
          <w:color w:val="000000" w:themeColor="text1"/>
        </w:rPr>
      </w:pPr>
      <w:r w:rsidRPr="00AC73A1">
        <w:rPr>
          <w:color w:val="000000" w:themeColor="text1"/>
          <w:vertAlign w:val="superscript"/>
        </w:rPr>
        <w:t xml:space="preserve">5 </w:t>
      </w:r>
      <w:r w:rsidRPr="00AC73A1">
        <w:rPr>
          <w:color w:val="000000" w:themeColor="text1"/>
        </w:rPr>
        <w:t>Space and Atmospheric Physics, Imperial College London, London, United Kingdom</w:t>
      </w:r>
      <w:r w:rsidR="00A53CD7" w:rsidRPr="00AC73A1">
        <w:rPr>
          <w:color w:val="000000" w:themeColor="text1"/>
        </w:rPr>
        <w:t>, W7 2AZ</w:t>
      </w:r>
    </w:p>
    <w:p w14:paraId="339F68DF" w14:textId="2FB6892D" w:rsidR="00AB3E0F" w:rsidRPr="00AC73A1" w:rsidRDefault="00545E92">
      <w:pPr>
        <w:snapToGrid w:val="0"/>
        <w:spacing w:line="480" w:lineRule="auto"/>
        <w:jc w:val="both"/>
      </w:pPr>
      <w:r w:rsidRPr="00AC73A1">
        <w:t>Address correspondence to Majid Ezzati (majid.ezzati@imperial.ac.uk)</w:t>
      </w:r>
    </w:p>
    <w:p w14:paraId="2DC3378B" w14:textId="5E78C55A" w:rsidR="001B44B8" w:rsidRPr="00250467" w:rsidRDefault="0027631A">
      <w:pPr>
        <w:rPr>
          <w:b/>
          <w:color w:val="000000" w:themeColor="text1"/>
        </w:rPr>
        <w:pPrChange w:id="13" w:author="Parks, Robbie M" w:date="2018-08-15T11:00:00Z">
          <w:pPr>
            <w:spacing w:line="480" w:lineRule="auto"/>
            <w:jc w:val="both"/>
          </w:pPr>
        </w:pPrChange>
      </w:pPr>
      <w:ins w:id="14" w:author="Parks, Robbie M" w:date="2018-08-15T11:00:00Z">
        <w:r>
          <w:rPr>
            <w:b/>
            <w:color w:val="000000" w:themeColor="text1"/>
          </w:rPr>
          <w:br w:type="page"/>
        </w:r>
      </w:ins>
    </w:p>
    <w:p w14:paraId="0D79FC31" w14:textId="312BBAD4" w:rsidR="004A5074" w:rsidRPr="00250467" w:rsidRDefault="00A6117A" w:rsidP="00250467">
      <w:pPr>
        <w:spacing w:line="480" w:lineRule="auto"/>
        <w:jc w:val="both"/>
        <w:rPr>
          <w:b/>
          <w:color w:val="000000" w:themeColor="text1"/>
        </w:rPr>
      </w:pPr>
      <w:r w:rsidRPr="00250467">
        <w:rPr>
          <w:b/>
          <w:color w:val="000000" w:themeColor="text1"/>
        </w:rPr>
        <w:lastRenderedPageBreak/>
        <w:t>Abstract</w:t>
      </w:r>
    </w:p>
    <w:p w14:paraId="46341449" w14:textId="70873912" w:rsidR="00773692" w:rsidRPr="00250467" w:rsidRDefault="00F5488B" w:rsidP="00250467">
      <w:pPr>
        <w:spacing w:line="480" w:lineRule="auto"/>
        <w:jc w:val="both"/>
        <w:rPr>
          <w:color w:val="000000" w:themeColor="text1"/>
        </w:rPr>
      </w:pPr>
      <w:ins w:id="15" w:author="Parks, Robbie M" w:date="2018-08-15T11:00:00Z">
        <w:r w:rsidRPr="00F5488B">
          <w:rPr>
            <w:color w:val="000000" w:themeColor="text1"/>
          </w:rPr>
          <w:t xml:space="preserve">In </w:t>
        </w:r>
      </w:ins>
      <w:del w:id="16" w:author="Parks, Robbie M" w:date="2018-08-15T11:00:00Z">
        <w:r w:rsidR="004B1D5A" w:rsidRPr="006E585E">
          <w:rPr>
            <w:color w:val="000000" w:themeColor="text1"/>
          </w:rPr>
          <w:delText>I</w:delText>
        </w:r>
        <w:r w:rsidR="00773692" w:rsidRPr="006E585E">
          <w:rPr>
            <w:color w:val="000000" w:themeColor="text1"/>
          </w:rPr>
          <w:delText xml:space="preserve">t has been </w:delText>
        </w:r>
        <w:r w:rsidR="00C0501F" w:rsidRPr="006E585E">
          <w:rPr>
            <w:color w:val="000000" w:themeColor="text1"/>
          </w:rPr>
          <w:delText>hypothesized</w:delText>
        </w:r>
        <w:r w:rsidR="00773692" w:rsidRPr="006E585E">
          <w:rPr>
            <w:color w:val="000000" w:themeColor="text1"/>
          </w:rPr>
          <w:delText xml:space="preserve"> that a warmer world may lower winter mortality in </w:delText>
        </w:r>
      </w:del>
      <w:r w:rsidR="00773692" w:rsidRPr="00250467">
        <w:rPr>
          <w:color w:val="000000" w:themeColor="text1"/>
        </w:rPr>
        <w:t>temperate climates</w:t>
      </w:r>
      <w:r w:rsidR="004B1D5A" w:rsidRPr="00250467">
        <w:rPr>
          <w:color w:val="000000" w:themeColor="text1"/>
        </w:rPr>
        <w:t xml:space="preserve">, </w:t>
      </w:r>
      <w:del w:id="17" w:author="Parks, Robbie M" w:date="2018-08-15T11:00:00Z">
        <w:r w:rsidR="004B1D5A" w:rsidRPr="006E585E">
          <w:rPr>
            <w:color w:val="000000" w:themeColor="text1"/>
          </w:rPr>
          <w:delText xml:space="preserve">where </w:delText>
        </w:r>
      </w:del>
      <w:r w:rsidR="004B1D5A" w:rsidRPr="00250467">
        <w:rPr>
          <w:color w:val="000000" w:themeColor="text1"/>
        </w:rPr>
        <w:t>winter deaths exceed summer ones</w:t>
      </w:r>
      <w:r w:rsidR="00773692" w:rsidRPr="00250467">
        <w:rPr>
          <w:color w:val="000000" w:themeColor="text1"/>
        </w:rPr>
        <w:t>.</w:t>
      </w:r>
      <w:r w:rsidR="0072142C" w:rsidRPr="00F5488B">
        <w:rPr>
          <w:color w:val="000000" w:themeColor="text1"/>
          <w:rPrChange w:id="18" w:author="Parks, Robbie M" w:date="2018-08-15T11:00:00Z">
            <w:rPr/>
          </w:rPrChange>
        </w:rPr>
        <w:t xml:space="preserve"> </w:t>
      </w:r>
      <w:ins w:id="19" w:author="Parks, Robbie M" w:date="2018-08-15T11:00:00Z">
        <w:r w:rsidRPr="00F5488B">
          <w:rPr>
            <w:color w:val="000000" w:themeColor="text1"/>
          </w:rPr>
          <w:t xml:space="preserve">However, there is limited information on how the timing and the relative magnitudes of minimum and maximum mortality, by local climate age group, sex and medical cause of death. </w:t>
        </w:r>
      </w:ins>
      <w:r w:rsidR="008A6C6B" w:rsidRPr="00F5488B">
        <w:rPr>
          <w:color w:val="000000" w:themeColor="text1"/>
          <w:rPrChange w:id="20" w:author="Parks, Robbie M" w:date="2018-08-15T11:00:00Z">
            <w:rPr/>
          </w:rPrChange>
        </w:rPr>
        <w:t>We</w:t>
      </w:r>
      <w:r w:rsidR="00773692" w:rsidRPr="00250467">
        <w:rPr>
          <w:color w:val="000000" w:themeColor="text1"/>
        </w:rPr>
        <w:t xml:space="preserve"> use</w:t>
      </w:r>
      <w:r w:rsidR="00E23271" w:rsidRPr="00250467">
        <w:rPr>
          <w:color w:val="000000" w:themeColor="text1"/>
        </w:rPr>
        <w:t>d</w:t>
      </w:r>
      <w:r w:rsidR="00773692" w:rsidRPr="00250467">
        <w:rPr>
          <w:color w:val="000000" w:themeColor="text1"/>
        </w:rPr>
        <w:t xml:space="preserve"> geo-coded </w:t>
      </w:r>
      <w:r w:rsidR="004B1D5A" w:rsidRPr="00250467">
        <w:rPr>
          <w:color w:val="000000" w:themeColor="text1"/>
        </w:rPr>
        <w:t xml:space="preserve">mortality </w:t>
      </w:r>
      <w:r w:rsidR="00773692" w:rsidRPr="006578EC">
        <w:rPr>
          <w:color w:val="000000" w:themeColor="text1"/>
        </w:rPr>
        <w:t xml:space="preserve">data and </w:t>
      </w:r>
      <w:ins w:id="21" w:author="Parks, Robbie M" w:date="2018-08-15T11:00:00Z">
        <w:r>
          <w:rPr>
            <w:color w:val="000000" w:themeColor="text1"/>
          </w:rPr>
          <w:t>wavelets</w:t>
        </w:r>
      </w:ins>
      <w:del w:id="22" w:author="Parks, Robbie M" w:date="2018-08-15T11:00:00Z">
        <w:r w:rsidR="00773692" w:rsidRPr="006E585E">
          <w:rPr>
            <w:color w:val="000000" w:themeColor="text1"/>
          </w:rPr>
          <w:delText>wavelet analytical techniques</w:delText>
        </w:r>
      </w:del>
      <w:r w:rsidR="00773692" w:rsidRPr="00250467">
        <w:rPr>
          <w:color w:val="000000" w:themeColor="text1"/>
        </w:rPr>
        <w:t xml:space="preserve"> to </w:t>
      </w:r>
      <w:r w:rsidR="00236AF3" w:rsidRPr="00250467">
        <w:rPr>
          <w:color w:val="000000" w:themeColor="text1"/>
        </w:rPr>
        <w:t>analy</w:t>
      </w:r>
      <w:r w:rsidR="006630ED" w:rsidRPr="00250467">
        <w:rPr>
          <w:color w:val="000000" w:themeColor="text1"/>
        </w:rPr>
        <w:t>s</w:t>
      </w:r>
      <w:r w:rsidR="00236AF3" w:rsidRPr="00250467">
        <w:rPr>
          <w:color w:val="000000" w:themeColor="text1"/>
        </w:rPr>
        <w:t>e</w:t>
      </w:r>
      <w:r w:rsidR="00773692" w:rsidRPr="00250467">
        <w:rPr>
          <w:color w:val="000000" w:themeColor="text1"/>
        </w:rPr>
        <w:t xml:space="preserve"> the seasonality of</w:t>
      </w:r>
      <w:r w:rsidR="00771AD0" w:rsidRPr="006578EC">
        <w:rPr>
          <w:color w:val="000000" w:themeColor="text1"/>
        </w:rPr>
        <w:t xml:space="preserve"> </w:t>
      </w:r>
      <w:del w:id="23" w:author="Parks, Robbie M" w:date="2018-08-15T11:00:00Z">
        <w:r w:rsidR="00771AD0" w:rsidRPr="006E585E">
          <w:rPr>
            <w:color w:val="000000" w:themeColor="text1"/>
          </w:rPr>
          <w:delText>all-cause and cause-specific</w:delText>
        </w:r>
        <w:r w:rsidR="00773692" w:rsidRPr="006E585E">
          <w:rPr>
            <w:color w:val="000000" w:themeColor="text1"/>
          </w:rPr>
          <w:delText xml:space="preserve"> </w:delText>
        </w:r>
      </w:del>
      <w:r w:rsidR="00773692" w:rsidRPr="00250467">
        <w:rPr>
          <w:color w:val="000000" w:themeColor="text1"/>
        </w:rPr>
        <w:t>mortalit</w:t>
      </w:r>
      <w:r w:rsidR="00C25CEC" w:rsidRPr="00250467">
        <w:rPr>
          <w:color w:val="000000" w:themeColor="text1"/>
        </w:rPr>
        <w:t>y by age group and sex from 1980</w:t>
      </w:r>
      <w:r w:rsidR="00773692" w:rsidRPr="00250467">
        <w:rPr>
          <w:color w:val="000000" w:themeColor="text1"/>
        </w:rPr>
        <w:t xml:space="preserve"> to 201</w:t>
      </w:r>
      <w:ins w:id="24" w:author="Parks, Robbie M" w:date="2018-08-15T11:00:00Z">
        <w:r w:rsidRPr="00F5488B">
          <w:rPr>
            <w:color w:val="000000" w:themeColor="text1"/>
          </w:rPr>
          <w:t>6</w:t>
        </w:r>
      </w:ins>
      <w:del w:id="25" w:author="Parks, Robbie M" w:date="2018-08-15T11:00:00Z">
        <w:r w:rsidR="00773692" w:rsidRPr="006E585E">
          <w:rPr>
            <w:color w:val="000000" w:themeColor="text1"/>
          </w:rPr>
          <w:delText>3</w:delText>
        </w:r>
      </w:del>
      <w:r w:rsidR="004B1D5A" w:rsidRPr="00250467">
        <w:rPr>
          <w:color w:val="000000" w:themeColor="text1"/>
        </w:rPr>
        <w:t xml:space="preserve"> in </w:t>
      </w:r>
      <w:del w:id="26" w:author="Parks, Robbie M" w:date="2018-08-15T11:00:00Z">
        <w:r w:rsidR="004B1D5A" w:rsidRPr="006E585E">
          <w:rPr>
            <w:color w:val="000000" w:themeColor="text1"/>
          </w:rPr>
          <w:delText xml:space="preserve">the </w:delText>
        </w:r>
      </w:del>
      <w:r w:rsidR="004B1D5A" w:rsidRPr="00250467">
        <w:rPr>
          <w:color w:val="000000" w:themeColor="text1"/>
        </w:rPr>
        <w:t>USA</w:t>
      </w:r>
      <w:del w:id="27" w:author="Parks, Robbie M" w:date="2018-08-15T11:00:00Z">
        <w:r w:rsidR="00773692" w:rsidRPr="006E585E">
          <w:rPr>
            <w:color w:val="000000" w:themeColor="text1"/>
          </w:rPr>
          <w:delText>, nationally</w:delText>
        </w:r>
      </w:del>
      <w:r w:rsidR="00773692" w:rsidRPr="00250467">
        <w:rPr>
          <w:color w:val="000000" w:themeColor="text1"/>
        </w:rPr>
        <w:t xml:space="preserve"> and </w:t>
      </w:r>
      <w:ins w:id="28" w:author="Parks, Robbie M" w:date="2018-08-15T11:00:00Z">
        <w:r w:rsidRPr="00F5488B">
          <w:rPr>
            <w:color w:val="000000" w:themeColor="text1"/>
          </w:rPr>
          <w:t>its</w:t>
        </w:r>
      </w:ins>
      <w:del w:id="29" w:author="Parks, Robbie M" w:date="2018-08-15T11:00:00Z">
        <w:r w:rsidR="00773692" w:rsidRPr="006E585E">
          <w:rPr>
            <w:color w:val="000000" w:themeColor="text1"/>
          </w:rPr>
          <w:delText>in</w:delText>
        </w:r>
      </w:del>
      <w:r w:rsidR="00773692" w:rsidRPr="00250467">
        <w:rPr>
          <w:color w:val="000000" w:themeColor="text1"/>
        </w:rPr>
        <w:t xml:space="preserve"> subnational climatic regions. Death rates in men and women </w:t>
      </w:r>
      <w:r w:rsidR="004B1D5A" w:rsidRPr="00250467">
        <w:rPr>
          <w:color w:val="000000" w:themeColor="text1"/>
        </w:rPr>
        <w:t>≥</w:t>
      </w:r>
      <w:r w:rsidR="00773692" w:rsidRPr="00250467">
        <w:rPr>
          <w:color w:val="000000" w:themeColor="text1"/>
        </w:rPr>
        <w:t xml:space="preserve">45 years </w:t>
      </w:r>
      <w:ins w:id="30" w:author="Parks, Robbie M" w:date="2018-08-15T11:00:00Z">
        <w:r w:rsidRPr="00F5488B">
          <w:rPr>
            <w:color w:val="000000" w:themeColor="text1"/>
          </w:rPr>
          <w:t xml:space="preserve">peaked in December to </w:t>
        </w:r>
      </w:ins>
      <w:del w:id="31" w:author="Parks, Robbie M" w:date="2018-08-15T11:00:00Z">
        <w:r w:rsidR="00773692" w:rsidRPr="006E585E">
          <w:rPr>
            <w:color w:val="000000" w:themeColor="text1"/>
          </w:rPr>
          <w:delText>exhibit</w:delText>
        </w:r>
        <w:r w:rsidR="00E23271" w:rsidRPr="006E585E">
          <w:rPr>
            <w:color w:val="000000" w:themeColor="text1"/>
          </w:rPr>
          <w:delText>ed</w:delText>
        </w:r>
        <w:r w:rsidR="00773692" w:rsidRPr="006E585E">
          <w:rPr>
            <w:color w:val="000000" w:themeColor="text1"/>
          </w:rPr>
          <w:delText xml:space="preserve"> statistically significant seasonality with peak in January/</w:delText>
        </w:r>
      </w:del>
      <w:r w:rsidR="00773692" w:rsidRPr="00250467">
        <w:rPr>
          <w:color w:val="000000" w:themeColor="text1"/>
        </w:rPr>
        <w:t xml:space="preserve">February and </w:t>
      </w:r>
      <w:ins w:id="32" w:author="Parks, Robbie M" w:date="2018-08-15T11:00:00Z">
        <w:r w:rsidRPr="00F5488B">
          <w:rPr>
            <w:color w:val="000000" w:themeColor="text1"/>
          </w:rPr>
          <w:t>were lowest</w:t>
        </w:r>
      </w:ins>
      <w:del w:id="33" w:author="Parks, Robbie M" w:date="2018-08-15T11:00:00Z">
        <w:r w:rsidR="00773692" w:rsidRPr="006E585E">
          <w:rPr>
            <w:color w:val="000000" w:themeColor="text1"/>
          </w:rPr>
          <w:delText>minimum</w:delText>
        </w:r>
      </w:del>
      <w:r w:rsidR="00773692" w:rsidRPr="00250467">
        <w:rPr>
          <w:color w:val="000000" w:themeColor="text1"/>
        </w:rPr>
        <w:t xml:space="preserve"> in June</w:t>
      </w:r>
      <w:ins w:id="34" w:author="Parks, Robbie M" w:date="2018-08-15T11:00:00Z">
        <w:r w:rsidRPr="00F5488B">
          <w:rPr>
            <w:color w:val="000000" w:themeColor="text1"/>
          </w:rPr>
          <w:t xml:space="preserve"> to August</w:t>
        </w:r>
      </w:ins>
      <w:del w:id="35" w:author="Parks, Robbie M" w:date="2018-08-15T11:00:00Z">
        <w:r w:rsidR="00773692" w:rsidRPr="006E585E">
          <w:rPr>
            <w:color w:val="000000" w:themeColor="text1"/>
          </w:rPr>
          <w:delText>/July</w:delText>
        </w:r>
      </w:del>
      <w:r w:rsidR="008A6C6B" w:rsidRPr="00250467">
        <w:rPr>
          <w:color w:val="000000" w:themeColor="text1"/>
        </w:rPr>
        <w:t>, driven b</w:t>
      </w:r>
      <w:r w:rsidR="001C6F5C" w:rsidRPr="00250467">
        <w:rPr>
          <w:color w:val="000000" w:themeColor="text1"/>
        </w:rPr>
        <w:t>y</w:t>
      </w:r>
      <w:del w:id="36" w:author="Parks, Robbie M" w:date="2018-08-15T11:00:00Z">
        <w:r w:rsidR="001C6F5C" w:rsidRPr="006E585E">
          <w:rPr>
            <w:color w:val="000000" w:themeColor="text1"/>
          </w:rPr>
          <w:delText xml:space="preserve"> seasonality of</w:delText>
        </w:r>
      </w:del>
      <w:r w:rsidR="001C6F5C" w:rsidRPr="00250467">
        <w:rPr>
          <w:color w:val="000000" w:themeColor="text1"/>
        </w:rPr>
        <w:t xml:space="preserve"> cardiorespiratory</w:t>
      </w:r>
      <w:r w:rsidR="008A6C6B" w:rsidRPr="00250467">
        <w:rPr>
          <w:color w:val="000000" w:themeColor="text1"/>
        </w:rPr>
        <w:t xml:space="preserve"> diseases and injurie</w:t>
      </w:r>
      <w:r w:rsidR="008A6C6B" w:rsidRPr="00F5488B">
        <w:rPr>
          <w:color w:val="000000" w:themeColor="text1"/>
        </w:rPr>
        <w:t>s</w:t>
      </w:r>
      <w:r w:rsidR="00773692" w:rsidRPr="00F5488B">
        <w:rPr>
          <w:color w:val="000000" w:themeColor="text1"/>
        </w:rPr>
        <w:t xml:space="preserve">. </w:t>
      </w:r>
      <w:r w:rsidR="00AA2F95" w:rsidRPr="00F5488B">
        <w:rPr>
          <w:color w:val="000000" w:themeColor="text1"/>
        </w:rPr>
        <w:t>In these ages, p</w:t>
      </w:r>
      <w:r w:rsidR="00773692" w:rsidRPr="00F5488B">
        <w:rPr>
          <w:color w:val="000000" w:themeColor="text1"/>
        </w:rPr>
        <w:t xml:space="preserve">ercent difference in death rates between peak and minimum months </w:t>
      </w:r>
      <w:r w:rsidR="004B1D5A" w:rsidRPr="00F5488B">
        <w:rPr>
          <w:color w:val="000000" w:themeColor="text1"/>
        </w:rPr>
        <w:t>did not vary across</w:t>
      </w:r>
      <w:r w:rsidR="00773692" w:rsidRPr="00F5488B">
        <w:rPr>
          <w:color w:val="000000" w:themeColor="text1"/>
        </w:rPr>
        <w:t xml:space="preserve"> climate regions</w:t>
      </w:r>
      <w:r w:rsidR="004B1D5A" w:rsidRPr="00F5488B">
        <w:rPr>
          <w:color w:val="000000" w:themeColor="text1"/>
        </w:rPr>
        <w:t xml:space="preserve">, </w:t>
      </w:r>
      <w:ins w:id="37" w:author="Parks, Robbie M" w:date="2018-08-15T11:00:00Z">
        <w:r w:rsidRPr="00F5488B">
          <w:rPr>
            <w:color w:val="000000" w:themeColor="text1"/>
          </w:rPr>
          <w:t>nor changed</w:t>
        </w:r>
      </w:ins>
      <w:del w:id="38" w:author="Parks, Robbie M" w:date="2018-08-15T11:00:00Z">
        <w:r w:rsidR="004B1D5A" w:rsidRPr="006E585E">
          <w:rPr>
            <w:color w:val="000000" w:themeColor="text1"/>
          </w:rPr>
          <w:delText>and was largely unchanged</w:delText>
        </w:r>
      </w:del>
      <w:r w:rsidR="004B1D5A" w:rsidRPr="00250467">
        <w:rPr>
          <w:color w:val="000000" w:themeColor="text1"/>
        </w:rPr>
        <w:t xml:space="preserve"> from 1980 to 201</w:t>
      </w:r>
      <w:ins w:id="39" w:author="Parks, Robbie M" w:date="2018-08-15T11:00:00Z">
        <w:r w:rsidRPr="00F5488B">
          <w:rPr>
            <w:color w:val="000000" w:themeColor="text1"/>
          </w:rPr>
          <w:t>6</w:t>
        </w:r>
      </w:ins>
      <w:del w:id="40" w:author="Parks, Robbie M" w:date="2018-08-15T11:00:00Z">
        <w:r w:rsidR="004B1D5A" w:rsidRPr="006E585E">
          <w:rPr>
            <w:color w:val="000000" w:themeColor="text1"/>
          </w:rPr>
          <w:delText>3</w:delText>
        </w:r>
      </w:del>
      <w:r w:rsidR="00773692" w:rsidRPr="00250467">
        <w:rPr>
          <w:color w:val="000000" w:themeColor="text1"/>
        </w:rPr>
        <w:t>. Under five years</w:t>
      </w:r>
      <w:del w:id="41" w:author="Parks, Robbie M" w:date="2018-08-15T11:00:00Z">
        <w:r w:rsidR="00773692" w:rsidRPr="006E585E">
          <w:rPr>
            <w:color w:val="000000" w:themeColor="text1"/>
          </w:rPr>
          <w:delText xml:space="preserve"> of age</w:delText>
        </w:r>
      </w:del>
      <w:r w:rsidR="00773692" w:rsidRPr="00250467">
        <w:rPr>
          <w:color w:val="000000" w:themeColor="text1"/>
        </w:rPr>
        <w:t xml:space="preserve">, seasonality of </w:t>
      </w:r>
      <w:r w:rsidR="008A6C6B" w:rsidRPr="00250467">
        <w:rPr>
          <w:color w:val="000000" w:themeColor="text1"/>
        </w:rPr>
        <w:t xml:space="preserve">all-cause </w:t>
      </w:r>
      <w:r w:rsidR="00773692" w:rsidRPr="00250467">
        <w:rPr>
          <w:color w:val="000000" w:themeColor="text1"/>
        </w:rPr>
        <w:t xml:space="preserve">mortality largely disappeared after </w:t>
      </w:r>
      <w:del w:id="42" w:author="Parks, Robbie M" w:date="2018-08-15T11:00:00Z">
        <w:r w:rsidR="00773692" w:rsidRPr="006E585E">
          <w:rPr>
            <w:color w:val="000000" w:themeColor="text1"/>
          </w:rPr>
          <w:delText xml:space="preserve">the </w:delText>
        </w:r>
      </w:del>
      <w:r w:rsidR="00773692" w:rsidRPr="00250467">
        <w:rPr>
          <w:color w:val="000000" w:themeColor="text1"/>
        </w:rPr>
        <w:t>1990s. In adolescents and young adults, especially in males, death rates peak</w:t>
      </w:r>
      <w:r w:rsidR="00421068" w:rsidRPr="00F5488B">
        <w:rPr>
          <w:color w:val="000000" w:themeColor="text1"/>
        </w:rPr>
        <w:t>ed</w:t>
      </w:r>
      <w:r w:rsidR="00773692" w:rsidRPr="00F5488B">
        <w:rPr>
          <w:color w:val="000000" w:themeColor="text1"/>
        </w:rPr>
        <w:t xml:space="preserve"> in June/July and </w:t>
      </w:r>
      <w:r w:rsidR="00421068" w:rsidRPr="00F5488B">
        <w:rPr>
          <w:color w:val="000000" w:themeColor="text1"/>
        </w:rPr>
        <w:t xml:space="preserve">were </w:t>
      </w:r>
      <w:r w:rsidR="00773692" w:rsidRPr="00F5488B">
        <w:rPr>
          <w:color w:val="000000" w:themeColor="text1"/>
        </w:rPr>
        <w:t xml:space="preserve">lowest in December/January, </w:t>
      </w:r>
      <w:r w:rsidR="008807C6" w:rsidRPr="00F5488B">
        <w:rPr>
          <w:color w:val="000000" w:themeColor="text1"/>
        </w:rPr>
        <w:t xml:space="preserve">driven by </w:t>
      </w:r>
      <w:del w:id="43" w:author="Parks, Robbie M" w:date="2018-08-15T11:00:00Z">
        <w:r w:rsidR="008807C6" w:rsidRPr="006E585E">
          <w:rPr>
            <w:color w:val="000000" w:themeColor="text1"/>
          </w:rPr>
          <w:delText xml:space="preserve">seasonality of </w:delText>
        </w:r>
      </w:del>
      <w:r w:rsidR="008807C6" w:rsidRPr="00250467">
        <w:rPr>
          <w:color w:val="000000" w:themeColor="text1"/>
        </w:rPr>
        <w:t>injury deaths</w:t>
      </w:r>
      <w:r w:rsidR="00773692" w:rsidRPr="00250467">
        <w:rPr>
          <w:color w:val="000000" w:themeColor="text1"/>
        </w:rPr>
        <w:t>.</w:t>
      </w:r>
      <w:del w:id="44" w:author="Parks, Robbie M" w:date="2018-08-15T11:00:00Z">
        <w:r w:rsidR="00773692" w:rsidRPr="006E585E">
          <w:rPr>
            <w:color w:val="000000" w:themeColor="text1"/>
          </w:rPr>
          <w:delText xml:space="preserve"> </w:delText>
        </w:r>
      </w:del>
    </w:p>
    <w:p w14:paraId="3D3F0E5A" w14:textId="5F861092" w:rsidR="00413B5E" w:rsidRPr="00AC73A1" w:rsidRDefault="00413B5E">
      <w:pPr>
        <w:spacing w:line="480" w:lineRule="auto"/>
        <w:jc w:val="both"/>
        <w:rPr>
          <w:b/>
          <w:color w:val="000000" w:themeColor="text1"/>
        </w:rPr>
      </w:pPr>
    </w:p>
    <w:p w14:paraId="3924A74C" w14:textId="5ADCFC3F" w:rsidR="00D53EFC" w:rsidRPr="00AC73A1" w:rsidRDefault="0079291D">
      <w:pPr>
        <w:spacing w:line="480" w:lineRule="auto"/>
        <w:rPr>
          <w:b/>
          <w:color w:val="000000" w:themeColor="text1"/>
        </w:rPr>
      </w:pPr>
      <w:r w:rsidRPr="00AC73A1">
        <w:rPr>
          <w:b/>
          <w:color w:val="000000" w:themeColor="text1"/>
        </w:rPr>
        <w:t>Introduction</w:t>
      </w:r>
    </w:p>
    <w:p w14:paraId="0EA5516B" w14:textId="77777777" w:rsidR="002015BB" w:rsidRPr="00AC73A1" w:rsidRDefault="000210D1" w:rsidP="00D53EFC">
      <w:pPr>
        <w:spacing w:line="480" w:lineRule="auto"/>
        <w:jc w:val="both"/>
        <w:rPr>
          <w:ins w:id="45" w:author="Parks, Robbie M" w:date="2018-08-15T11:00:00Z"/>
          <w:color w:val="000000" w:themeColor="text1"/>
        </w:rPr>
      </w:pPr>
      <w:ins w:id="46" w:author="Parks, Robbie M" w:date="2018-08-15T11:00:00Z">
        <w:r w:rsidRPr="00AC73A1">
          <w:rPr>
            <w:color w:val="000000" w:themeColor="text1"/>
          </w:rPr>
          <w:t>It is well-established that death rates vary throughout the year, and in temperate climates there tend to be more deaths in winter than in summer</w:t>
        </w:r>
        <w:r w:rsidR="00A8345C" w:rsidRPr="00AC73A1">
          <w:rPr>
            <w:color w:val="000000" w:themeColor="text1"/>
          </w:rPr>
          <w:t xml:space="preserve"> </w:t>
        </w:r>
        <w:r w:rsidR="00943F5B" w:rsidRPr="00AC73A1">
          <w:rPr>
            <w:color w:val="000000" w:themeColor="text1"/>
          </w:rPr>
          <w:fldChar w:fldCharType="begin" w:fldLock="1"/>
        </w:r>
        <w:r w:rsidR="00C950B8">
          <w:rPr>
            <w:color w:val="000000" w:themeColor="text1"/>
          </w:rPr>
          <w:instrText>ADDIN CSL_CITATION {"citationItems":[{"id":"ITEM-1","itemData":{"DOI":"10.1007/BF00156826","ISSN":"03922990","abstract":"There is a substantial increase in the number of deaths in winter in the United Kingdom. This is also seen in some, but not all, European countries. Almost 60% of the the variation among countries can be explained by the minimum average monthly temperature and the gross national product per capita. Seasonal variation is lowest in those countries with cold winters, suggesting that insulation may be important. It is also low in the more wealthy countries. The implications for health service policy of these finding are discussed. Some of the residual variation may be explained by known factors, such as low cost geo-thermal energy in Iceland, but much remains unexplained. There is a need for more research in this field. © 1989 Kluwer Academic Publishers.","author":[{"dropping-particle":"","family":"McKee","given":"C. M.","non-dropping-particle":"","parse-names":false,"suffix":""}],"container-title":"European Journal of Epidemiology","id":"ITEM-1","issue":"2","issued":{"date-parts":[["1989"]]},"page":"178-182","title":"Deaths in winter: Can Britain learn from Europe?","type":"article-journal","volume":"5"},"uris":["http://www.mendeley.com/documents/?uuid=3cd840a5-addb-4d68-9dcf-039d2f2f1220"]},{"id":"ITEM-2","itemData":{"DOI":"10.1136/jech.57.10.784","ISBN":"0143-005X","ISSN":"0143005X","PMID":"14573581","abstract":"OBJECTIVE: Much debate remains regarding why certain countries experience dramatically higher winter mortality. Potential causative factors other than cold exposure have rarely been analysed. Comparatively less research exists on excess winter deaths in southern Europe. Multiple time series data on a variety of risk factors are analysed against seasonal-mortality patterns in 14 European countries to identify key relations Subjects and setting: Excess winter deaths (all causes), 1988-97, EU-14.\\n\\nDESIGN: Coefficients of seasonal variation in mortality are calculated for EU-14 using monthly mortality data. Comparable, longitudinal datasets on risk factors pertaining to climate, macroeconomy, health care, lifestyle, socioeconomics, and housing were also obtained. Poisson regression identifies seasonality relations over time.\\n\\nRESULTS: Portugal suffers from the highest rates of excess winter mortality (28%, CI=25% to 31%) followed jointly by Spain (21%, CI=19% to 23%), and Ireland (21%, CI=18% to 24%). Cross country variations in mean winter environmental temperature (regression coefficient (beta)=0.27), mean winter relative humidity (beta=0.54), parity adjusted per capita national income (beta=1.08), per capita health expenditure (beta=-1.19), rates of income poverty (beta=-0.47), inequality (beta=0.97), deprivation (beta=0.11), and fuel poverty (beta=0.44), and several indicators of residential thermal standards are found to be significantly related to variations in relative excess winter mortality at the 5% level. The strong, positive relation with environmental temperature and strong negative relation with thermal efficiency indicate that housing standards in southern and western Europe play strong parts in such seasonality.\\n\\nCONCLUSIONS: High seasonal mortality in southern and western Europe could be reduced through improved protection from the cold indoors, increased public spending on health care, and improved socioeconomic circumstances resulting in more equitable income distribution.","author":[{"dropping-particle":"","family":"Healy","given":"J. D.","non-dropping-particle":"","parse-names":false,"suffix":""}],"container-title":"Journal of Epidemiology and Community Health","id":"ITEM-2","issue":"10","issued":{"date-parts":[["2003"]]},"page":"784-789","title":"Excess winter mortality in Europe: A cross country analysis identifying key risk factors","type":"article-journal","volume":"57"},"uris":["http://www.mendeley.com/documents/?uuid=f7ab7783-971a-4e21-9158-84e008745163"]},{"id":"ITEM-3","itemData":{"author":[{"dropping-particle":"","family":"Campbell","given":"A","non-dropping-particle":"","parse-names":false,"suffix":""}],"container-title":"Statistical bulletin, Office for National Statistics","id":"ITEM-3","issued":{"date-parts":[["2017"]]},"title":"Excess winter mortality in England and Wales: 2016 to 2017 (provisional) and 2015 to 2016 (final)","type":"article-journal"},"uris":["http://www.mendeley.com/documents/?uuid=2a758779-bddf-4c37-a907-4fb36862c28f"]},{"id":"ITEM-4","itemData":{"DOI":"10.1093/eurpub/cku073","ISBN":"1464-360X (Electronic)\\r1101-1262 (Linking)","ISSN":"1464360X","PMID":"24919695","abstract":"BACKGROUND Winter deaths are a known health and social care challenge for many countries. A previous international comparison showed significant differences in excess winter deaths across Europe in the 1990s, with the northern countries having lower excess winter mortality than those in southern Europe. METHODS The Excess Winter Deaths Index (EWDI) is the ratio of deaths in the winter period (December to March) compared with deaths in the non-winter period. Data from the Eurostat database and national registries were used to calculate the EWDI for 31 countries in Europe across the time period 2002/2003 to 2010/2011. RESULTS National EWDI values show heterogeneity, with a broad pattern of increasing EWDI values from northern to southern Europe and increasing mean winter temperature (r(2) = 0.50, P &gt; 0.0001). Malta, Portugal, Spain, Cyprus and Belgium all had an EWDI that was statistically significantly higher than the average EWDI for the other 30 European countries. There was no clear association between country-level EWDI and the level of inter-annual variability in winter temperature across Europe. DISCUSSION This article demonstrates the differences in EWDI that exist between European countries with implications for both research and policy. Many deaths may be avoidable as environmental, social and personal factors are known to contribute to winter mortality. We now need to work to better understand the causes of inter-country differences.","author":[{"dropping-particle":"","family":"Fowler","given":"Tom","non-dropping-particle":"","parse-names":false,"suffix":""},{"dropping-particle":"","family":"Southgate","given":"Rosamund J.","non-dropping-particle":"","parse-names":false,"suffix":""},{"dropping-particle":"","family":"Waite","given":"Thomas","non-dropping-particle":"","parse-names":false,"suffix":""},{"dropping-particle":"","family":"Harrell","given":"Ruth","non-dropping-particle":"","parse-names":false,"suffix":""},{"dropping-particle":"","family":"Kovats","given":"Sari","non-dropping-particle":"","parse-names":false,"suffix":""},{"dropping-particle":"","family":"Bone","given":"Angie","non-dropping-particle":"","parse-names":false,"suffix":""},{"dropping-particle":"","family":"Doyle","given":"Yvonne","non-dropping-particle":"","parse-names":false,"suffix":""},{"dropping-particle":"","family":"Murray","given":"Virginia","non-dropping-particle":"","parse-names":false,"suffix":""}],"container-title":"European Journal of Public Health","id":"ITEM-4","issue":"2","issued":{"date-parts":[["2015"]]},"page":"339-345","title":"Excess winter deaths in Europe: A multi-country descriptive analysis","type":"article-journal","volume":"25"},"uris":["http://www.mendeley.com/documents/?uuid=b30766a9-cdc0-41a0-95d8-1ca7a2391ddd"]}],"mendeley":{"formattedCitation":"(Campbell, 2017; Fowler et al., 2015; Healy, 2003; McKee, 1989)","plainTextFormattedCitation":"(Campbell, 2017; Fowler et al., 2015; Healy, 2003; McKee, 1989)","previouslyFormattedCitation":"(Campbell, 2017; Fowler et al., 2015; Healy, 2003; McKee, 1989)"},"properties":{"noteIndex":0},"schema":"https://github.com/citation-style-language/schema/raw/master/csl-citation.json"}</w:instrText>
        </w:r>
        <w:r w:rsidR="00943F5B" w:rsidRPr="00AC73A1">
          <w:rPr>
            <w:color w:val="000000" w:themeColor="text1"/>
          </w:rPr>
          <w:fldChar w:fldCharType="separate"/>
        </w:r>
        <w:r w:rsidR="00BC655C" w:rsidRPr="00AC73A1">
          <w:rPr>
            <w:noProof/>
            <w:color w:val="000000" w:themeColor="text1"/>
          </w:rPr>
          <w:t>(Campbell, 2017; Fowler et al., 2015; Healy, 2003; McKee, 1989)</w:t>
        </w:r>
        <w:r w:rsidR="00943F5B" w:rsidRPr="00AC73A1">
          <w:rPr>
            <w:color w:val="000000" w:themeColor="text1"/>
          </w:rPr>
          <w:fldChar w:fldCharType="end"/>
        </w:r>
        <w:r w:rsidR="00A8345C" w:rsidRPr="00AC73A1">
          <w:rPr>
            <w:color w:val="000000" w:themeColor="text1"/>
          </w:rPr>
          <w:t>.</w:t>
        </w:r>
        <w:r w:rsidR="00F06B28" w:rsidRPr="00AC73A1">
          <w:rPr>
            <w:color w:val="000000" w:themeColor="text1"/>
          </w:rPr>
          <w:t xml:space="preserve"> </w:t>
        </w:r>
        <w:r w:rsidR="00B34BC1">
          <w:rPr>
            <w:color w:val="000000" w:themeColor="text1"/>
          </w:rPr>
          <w:t>I</w:t>
        </w:r>
        <w:r w:rsidRPr="00AC73A1">
          <w:rPr>
            <w:color w:val="000000" w:themeColor="text1"/>
          </w:rPr>
          <w:t xml:space="preserve">t has </w:t>
        </w:r>
        <w:r w:rsidR="00D50F7E">
          <w:rPr>
            <w:color w:val="000000" w:themeColor="text1"/>
          </w:rPr>
          <w:t xml:space="preserve">therefore </w:t>
        </w:r>
        <w:r w:rsidRPr="00AC73A1">
          <w:rPr>
            <w:color w:val="000000" w:themeColor="text1"/>
          </w:rPr>
          <w:t xml:space="preserve">been </w:t>
        </w:r>
        <w:r w:rsidR="00236AF3" w:rsidRPr="00AC73A1">
          <w:rPr>
            <w:color w:val="000000" w:themeColor="text1"/>
          </w:rPr>
          <w:t>hypothesized</w:t>
        </w:r>
        <w:r w:rsidRPr="00AC73A1">
          <w:rPr>
            <w:color w:val="000000" w:themeColor="text1"/>
          </w:rPr>
          <w:t xml:space="preserve"> that a warmer world may lower winter mortality in temperate climates</w:t>
        </w:r>
        <w:r w:rsidR="00A8345C" w:rsidRPr="00AC73A1">
          <w:rPr>
            <w:color w:val="000000" w:themeColor="text1"/>
          </w:rPr>
          <w:t xml:space="preserve"> </w:t>
        </w:r>
        <w:r w:rsidR="004258D7" w:rsidRPr="00AC73A1">
          <w:rPr>
            <w:color w:val="000000" w:themeColor="text1"/>
          </w:rPr>
          <w:fldChar w:fldCharType="begin" w:fldLock="1"/>
        </w:r>
        <w:r w:rsidR="00C950B8">
          <w:rPr>
            <w:color w:val="000000" w:themeColor="text1"/>
          </w:rPr>
          <w:instrText>ADDIN CSL_CITATION {"citationItems":[{"id":"ITEM-1","itemData":{"ISSN":"0020-7128 (Print) 0020-7128 (Linking)","abstract":"In Britain death rates from several important causes, particularly circulatory and respiratory diseases, rise markedly during the colder winter months. This close association between temperature and mortality suggests that climate change as a result of global warming may lead to a future reduction in excess winter deaths. This paper gives a brief introductory review of the literature on the links between cold conditions and health, and statistical models are subsequently developed of the associations between temperature and monthly mortality rates for the years 1968 to 1988 for England and Wales. Other factors, particularly the occurrence of influenza epidemics, are also taken into account. Highly significant negative associations were found between temperature and death rates from all causes and from chronic bronchitis, pneumonia, ischaemic heart disease and cerebrovascular disease. The statistical models developed from this analysis were used to compare death rates for current conditions with those that might be expected to occur in a future warmer climate. The results indicate that the higher temperatures predicted for 2050 might result in nearly 9000 fewer winter deaths each year with the largest contribution being from mortality from ischaemic heart disease. However, these preliminary estimates might change when further research is able to make into account a number of additional factors affecting the relationship between mortality and climate.","author":[{"dropping-particle":"","family":"Langford","given":"I H","non-dropping-particle":"","parse-names":false,"suffix":""},{"dropping-particle":"","family":"Bentham","given":"G","non-dropping-particle":"","parse-names":false,"suffix":""}],"container-title":"Int J Biometeorol","id":"ITEM-1","issue":"3","issued":{"date-parts":[["1995"]]},"note":"Langford, I H\nBentham, G\neng\nReview\n1995/03/01\nInt J Biometeorol. 1995 Mar;38(3):141-7.","page":"141-147","publisher-place":"Health Policy and Practice Unit, School of Health and Social Work, University of East Anglia, Norwich, UK.","title":"The potential effects of climate change on winter mortality in England and Wales","type":"article-journal","volume":"38"},"uris":["http://www.mendeley.com/documents/?uuid=3126ff34-727a-4f7c-b241-0a13146aa5a7"]},{"id":"ITEM-2","itemData":{"ISSN":"0277-9536 (Print) 0277-9536 (Linking)","abstract":"One of the potential effects of an anthropogenically induced climate change is a change in mortality related to thermal stress. In this paper, existing literature on the relationship between average temperatures and mortality is evaluated. By means of a simple meta-analysis an aggregated effect of a change in temperature on mortality is estimated for total, cardiovascular and respiratory mortality. These effect estimates are combined with projections of changes in baseline climate conditions of 20 cities, according to climate change scenarios of three General Circulation Models (GCMs). The results indicate that for most of the cities included, global climate change is likely to lead to a reduction in mortality rates due to decreasing winter mortality. This effect is most pronounced for cardiovascular mortality in elderly people in cities which experience temperate or cold climates at present. The sensitivity of the results to physiological and socio-economical adaptation is examined. However, more research is necessary to extend this work by inclusion of data from a wider range of populations.","author":[{"dropping-particle":"","family":"Martens","given":"W J","non-dropping-particle":"","parse-names":false,"suffix":""}],"container-title":"Soc Sci Med","id":"ITEM-2","issue":"3","issued":{"date-parts":[["1998"]]},"note":"Martens, W J\neng\nMeta-Analysis\nEngland\n1998/02/14\nSoc Sci Med. 1998 Feb;46(3):331-44.","page":"331-344","publisher-place":"Maastricht University, Department of Mathematics, The Netherlands.","title":"Climate change, thermal stress and mortality changes","type":"article-journal","volume":"46"},"uris":["http://www.mendeley.com/documents/?uuid=0a2cb328-6536-42c0-8ca8-ff67ad1e97dd"]}],"mendeley":{"formattedCitation":"(Langford &amp; Bentham, 1995; Martens, 1998)","plainTextFormattedCitation":"(Langford &amp; Bentham, 1995; Martens, 1998)","previouslyFormattedCitation":"(Langford &amp; Bentham, 1995; Martens, 1998)"},"properties":{"noteIndex":0},"schema":"https://github.com/citation-style-language/schema/raw/master/csl-citation.json"}</w:instrText>
        </w:r>
        <w:r w:rsidR="004258D7" w:rsidRPr="00AC73A1">
          <w:rPr>
            <w:color w:val="000000" w:themeColor="text1"/>
          </w:rPr>
          <w:fldChar w:fldCharType="separate"/>
        </w:r>
        <w:r w:rsidR="00BC655C" w:rsidRPr="00AC73A1">
          <w:rPr>
            <w:noProof/>
            <w:color w:val="000000" w:themeColor="text1"/>
          </w:rPr>
          <w:t>(Langford &amp; Bentham, 1995; Martens, 1998)</w:t>
        </w:r>
        <w:r w:rsidR="004258D7" w:rsidRPr="00AC73A1">
          <w:rPr>
            <w:color w:val="000000" w:themeColor="text1"/>
          </w:rPr>
          <w:fldChar w:fldCharType="end"/>
        </w:r>
        <w:r w:rsidR="00A8345C" w:rsidRPr="00AC73A1">
          <w:rPr>
            <w:color w:val="000000" w:themeColor="text1"/>
          </w:rPr>
          <w:t>.</w:t>
        </w:r>
        <w:r w:rsidRPr="00AC73A1">
          <w:rPr>
            <w:color w:val="000000" w:themeColor="text1"/>
          </w:rPr>
          <w:t xml:space="preserve"> </w:t>
        </w:r>
        <w:r w:rsidR="004508FE" w:rsidRPr="00AC73A1">
          <w:rPr>
            <w:color w:val="000000" w:themeColor="text1"/>
          </w:rPr>
          <w:t>I</w:t>
        </w:r>
        <w:r w:rsidRPr="00AC73A1">
          <w:rPr>
            <w:color w:val="000000" w:themeColor="text1"/>
          </w:rPr>
          <w:t>n a large country like the USA, which possesses distinct climate regions, the seasonality of mortality may vary</w:t>
        </w:r>
        <w:r w:rsidR="006D0249" w:rsidRPr="00AC73A1">
          <w:rPr>
            <w:color w:val="000000" w:themeColor="text1"/>
          </w:rPr>
          <w:t xml:space="preserve"> geographically</w:t>
        </w:r>
        <w:r w:rsidRPr="00AC73A1">
          <w:rPr>
            <w:color w:val="000000" w:themeColor="text1"/>
          </w:rPr>
          <w:t xml:space="preserve">, due to </w:t>
        </w:r>
        <w:r w:rsidR="006D0249" w:rsidRPr="00AC73A1">
          <w:rPr>
            <w:color w:val="000000" w:themeColor="text1"/>
          </w:rPr>
          <w:t xml:space="preserve">geographical variations in mortality, </w:t>
        </w:r>
        <w:r w:rsidR="00236AF3" w:rsidRPr="00AC73A1">
          <w:rPr>
            <w:color w:val="000000" w:themeColor="text1"/>
          </w:rPr>
          <w:t>localized</w:t>
        </w:r>
        <w:r w:rsidRPr="00AC73A1">
          <w:rPr>
            <w:color w:val="000000" w:themeColor="text1"/>
          </w:rPr>
          <w:t xml:space="preserve"> weather patterns</w:t>
        </w:r>
        <w:r w:rsidR="006D0249" w:rsidRPr="00AC73A1">
          <w:rPr>
            <w:color w:val="000000" w:themeColor="text1"/>
          </w:rPr>
          <w:t>,</w:t>
        </w:r>
        <w:r w:rsidRPr="00AC73A1">
          <w:rPr>
            <w:color w:val="000000" w:themeColor="text1"/>
          </w:rPr>
          <w:t xml:space="preserve"> and regional differences in adaptation measures such as heating, air conditioning and healthcare</w:t>
        </w:r>
        <w:r w:rsidR="00A8345C" w:rsidRPr="00AC73A1">
          <w:rPr>
            <w:color w:val="000000" w:themeColor="text1"/>
          </w:rPr>
          <w:t xml:space="preserve"> </w:t>
        </w:r>
        <w:r w:rsidR="004717CE" w:rsidRPr="00AC73A1">
          <w:rPr>
            <w:color w:val="000000" w:themeColor="text1"/>
          </w:rPr>
          <w:fldChar w:fldCharType="begin" w:fldLock="1"/>
        </w:r>
        <w:r w:rsidR="00C950B8">
          <w:rPr>
            <w:color w:val="000000" w:themeColor="text1"/>
          </w:rPr>
          <w:instrText>ADDIN CSL_CITATION {"citationItems":[{"id":"ITEM-1","itemData":{"ISSN":"0936-577X","author":[{"dropping-particle":"","family":"Davis","given":"Robert E","non-dropping-particle":"","parse-names":false,"suffix":""},{"dropping-particle":"","family":"Knappenberger","given":"Paul C","non-dropping-particle":"","parse-names":false,"suffix":""},{"dropping-particle":"","family":"Michaels","given":"Patrick J","non-dropping-particle":"","parse-names":false,"suffix":""},{"dropping-particle":"","family":"Novicoff","given":"Wendy M","non-dropping-particle":"","parse-names":false,"suffix":""}],"container-title":"Climate Research","id":"ITEM-1","issue":"1","issued":{"date-parts":[["2004"]]},"page":"61-76","title":"Seasonality of climate-human mortality relationships in US cities and impacts of climate change","type":"article-journal","volume":"26"},"uris":["http://www.mendeley.com/documents/?uuid=f784c2e9-323b-4c0a-a347-c09f272bc278"]},{"id":"ITEM-2","itemData":{"DOI":"10.1136/oem.2007.033175","ISBN":"1470-7926","ISSN":"13510711","PMID":"17600037","abstract":"OBJECTIVES The authors examined the increase in mortality associated with hot and cold temperature in different locations, the determinants of the variability in effect estimates, and its implications for adaptation. METHODS The authors conducted a case-crossover study in 50 US cities. They used daily mortality and weather data for 6 513 330 deaths occurring during 1989-2000. Exposure was assessed using two approaches. First, the authors determined exposure to extreme temperatures using city-specific indicator variables based on the local temperature distribution. Secondly, they used piecewise linear variables to assess exposure to temperature on a continuous scale above/below a threshold. Effects of hot and cold temperature were examined in season-specific models. In a meta-analysis of the city-specific results, the authors examined several city characteristics as effect modifiers. RESULTS Mortality increases associated with both extreme cold (2-day cumulative increase 1.59% (95% CI 0.56 to 2.63)) and extreme heat (5.74% (95% CI 3.38 to 8.15)) were found, the former being especially marked for myocardial infarction and cardiac arrest deaths. The increase in mortality was less marked at less extreme temperatures. The effect of extreme cold (defined as a percentile) was homogeneous across cities with different climates, suggesting that only the unusualness of the cold temperature (and not its absolute value) had a substantial impact on mortality (that is, acclimatisation to cold). Conversely, heat effects were quite heterogeneous, with the largest effects observed in cities with milder summers, less air conditioning and higher population density. Adjustment for ozone led to similar results, but some residual confounding could be present due to other uncontrolled pollutants. CONCLUSIONS The authors confirmed in a large sample of cities that both cold and hot temperatures increase mortality risk. These findings suggest that increases in heat-related mortality due to global warming are unlikely to be compensated for by decreases in cold-related mortality and that population acclimatisation to heat is still incomplete.","author":[{"dropping-particle":"","family":"Medina-Ramón","given":"M.","non-dropping-particle":"","parse-names":false,"suffix":""},{"dropping-particle":"","family":"Schwartz","given":"J.","non-dropping-particle":"","parse-names":false,"suffix":""}],"container-title":"Occupational and Environmental Medicine","id":"ITEM-2","issue":"12","issued":{"date-parts":[["2007"]]},"page":"827-833","title":"Temperature, temperature extremes, and mortality: A study of acclimatisation and effect modification in 50 US cities","type":"article-journal","volume":"64"},"uris":["http://www.mendeley.com/documents/?uuid=a23bd195-1d02-4ac9-86f6-d82065b33b29"]},{"id":"ITEM-3","itemData":{"DOI":"10.1371/journal.pone.0063971","ISBN":"1932-6203 (Electronic)\\r1932-6203 (Linking)","ISSN":"19326203","PMID":"23734179","abstract":"Human mortality exhibits a strong seasonal pattern with deaths in winter far exceeding those in the summer. While the pattern itself is clear, there have been very few studies examining whether the magnitude or timing of seasonal mortality varies considerably across space. Thus, the goal of this study is to conduct a comprehensive geographic analysis of seasonal mortality across the United States and to uncover systematic regional differences in such mortality. Unique seasonal mortality curves were created for 28 metropolitan statistical areas across the United States, and the amplitude and timing of mortality peaks were determined. The findings here indicate that the seasonality of mortality exhibits strong spatial variation with the largest seasonal mortality amplitudes found in the southwestern United States and the smallest in the North, along with South Florida. In addition, there were strong intra-regional similarities that exist among the examined cities, implying that environmental factors are more important than social factors in determining seasonal mortality response. This work begins to fill a large gap within the scientific literature concerning the geographic variation and underlying causes of seasonal mortality across the United States.","author":[{"dropping-particle":"","family":"Kalkstein","given":"Adam J.","non-dropping-particle":"","parse-names":false,"suffix":""}],"container-title":"PLoS ONE","id":"ITEM-3","issue":"5","issued":{"date-parts":[["2013"]]},"title":"Regional Similarities in Seasonal Mortality across the United States: An Examination of 28 Metropolitan Statistical Areas","type":"article-journal","volume":"8"},"uris":["http://www.mendeley.com/documents/?uuid=50b74cb8-33dd-4519-ac6d-9a36289002e0"]},{"id":"ITEM-4","itemData":{"DOI":"10.1097/00001648-200111000-00014","ISBN":"1044-3983","ISSN":"10443983","PMID":"11679794","abstract":"We carried out time-series analysis in 12 U.S. cities to estimate both the acute effects and the lagged influence of weather on total daily deaths. We fit generalized additive Poisson regressions for each city using nonparametric smooth functions to control for long time trend and barometric pressure. We also controlled for day of the week. We estimated the effect and the lag structure of both temperature and humidity on the basis of a distributed lag model. In cold cities, both high and low temperatures were associated with increased deaths. In general, the effect of cold temperatures persisted for days, whereas the effect of high temperatures was restricted to the day of the death or the immediately preceding day and was twice as large as the cold effect. The hot temperature effect appears to be primarily harvesting. In hot cities, neither hot nor cold temperatures had much effect on deaths. The magnitude of the effect of hot temperature varied with central air conditioning use and the variance of summertime temperatures. We saw no clear pattern for humidity effect. These dissimilarities indicate that analysis of the impact of any climatic change should take into account regional weather differences and harvesting.","author":[{"dropping-particle":"","family":"Ferreira Braga","given":"Alf??sio Lu??s","non-dropping-particle":"","parse-names":false,"suffix":""},{"dropping-particle":"","family":"Zanobetti","given":"Antonella","non-dropping-particle":"","parse-names":false,"suffix":""},{"dropping-particle":"","family":"Schwartz","given":"Joel","non-dropping-particle":"","parse-names":false,"suffix":""}],"container-title":"Epidemiology","id":"ITEM-4","issue":"6","issued":{"date-parts":[["2001"]]},"page":"662-667","title":"The time course of weather-related deaths","type":"article-journal","volume":"12"},"uris":["http://www.mendeley.com/documents/?uuid=be110b7e-0808-41cf-85b9-f62c55bb14c9"]}],"mendeley":{"formattedCitation":"(Davis, Knappenberger, Michaels, &amp; Novicoff, 2004; Ferreira Braga, Zanobetti, &amp; Schwartz, 2001; Kalkstein, 2013; Medina-Ramón &amp; Schwartz, 2007)","plainTextFormattedCitation":"(Davis, Knappenberger, Michaels, &amp; Novicoff, 2004; Ferreira Braga, Zanobetti, &amp; Schwartz, 2001; Kalkstein, 2013; Medina-Ramón &amp; Schwartz, 2007)","previouslyFormattedCitation":"(Davis, Knappenberger, Michaels, &amp; Novicoff, 2004; Ferreira Braga, Zanobetti, &amp; Schwartz, 2001; Kalkstein, 2013; Medina-Ramón &amp; Schwartz, 2007)"},"properties":{"noteIndex":0},"schema":"https://github.com/citation-style-language/schema/raw/master/csl-citation.json"}</w:instrText>
        </w:r>
        <w:r w:rsidR="004717CE" w:rsidRPr="00AC73A1">
          <w:rPr>
            <w:color w:val="000000" w:themeColor="text1"/>
          </w:rPr>
          <w:fldChar w:fldCharType="separate"/>
        </w:r>
        <w:r w:rsidR="00BC655C" w:rsidRPr="00AC73A1">
          <w:rPr>
            <w:noProof/>
            <w:color w:val="000000" w:themeColor="text1"/>
          </w:rPr>
          <w:t xml:space="preserve">(Davis, Knappenberger, Michaels, &amp; Novicoff, 2004; Ferreira Braga, Zanobetti, &amp; Schwartz, </w:t>
        </w:r>
        <w:r w:rsidR="00BC655C" w:rsidRPr="00AC73A1">
          <w:rPr>
            <w:noProof/>
            <w:color w:val="000000" w:themeColor="text1"/>
          </w:rPr>
          <w:lastRenderedPageBreak/>
          <w:t>2001; Kalkstein, 2013; Medina-Ramón &amp; Schwartz, 2007)</w:t>
        </w:r>
        <w:r w:rsidR="004717CE" w:rsidRPr="00AC73A1">
          <w:rPr>
            <w:color w:val="000000" w:themeColor="text1"/>
          </w:rPr>
          <w:fldChar w:fldCharType="end"/>
        </w:r>
        <w:r w:rsidR="00A8345C" w:rsidRPr="00AC73A1">
          <w:rPr>
            <w:color w:val="000000" w:themeColor="text1"/>
          </w:rPr>
          <w:t>.</w:t>
        </w:r>
        <w:r w:rsidR="00F06B28" w:rsidRPr="00AC73A1">
          <w:rPr>
            <w:color w:val="000000" w:themeColor="text1"/>
          </w:rPr>
          <w:t xml:space="preserve"> </w:t>
        </w:r>
        <w:r w:rsidRPr="00AC73A1">
          <w:rPr>
            <w:color w:val="000000" w:themeColor="text1"/>
          </w:rPr>
          <w:t>The presence and extent of seasonal variation in mortality m</w:t>
        </w:r>
        <w:r w:rsidR="00807D8E">
          <w:rPr>
            <w:color w:val="000000" w:themeColor="text1"/>
          </w:rPr>
          <w:t xml:space="preserve">ay also itself change over time </w:t>
        </w:r>
        <w:r w:rsidR="002C33D5" w:rsidRPr="00AC73A1">
          <w:rPr>
            <w:color w:val="000000" w:themeColor="text1"/>
          </w:rPr>
          <w:fldChar w:fldCharType="begin" w:fldLock="1"/>
        </w:r>
        <w:r w:rsidR="00C950B8">
          <w:rPr>
            <w:color w:val="000000" w:themeColor="text1"/>
          </w:rPr>
          <w:instrText>ADDIN CSL_CITATION {"citationItems":[{"id":"ITEM-1","itemData":{"DOI":"10.1001/jama.1997.03550120072036","ISSN":"0098-7484","author":[{"dropping-particle":"","family":"Seretakis","given":"Dimitrios","non-dropping-particle":"","parse-names":false,"suffix":""}],"container-title":"JAMA: The Journal of the American Medical Association","id":"ITEM-1","issue":"12","issued":{"date-parts":[["1997"]]},"page":"1012","title":"Changing Seasonality of Mortality From Coronary Heart Disease","type":"article-journal","volume":"278"},"uris":["http://www.mendeley.com/documents/?uuid=f8f1d39a-cba5-4b07-8183-8e346932439a"]},{"id":"ITEM-2","itemData":{"DOI":"10.1093/aje/kwj147","ISBN":"0002-9262 (Print) 0002-9262 (Linking)","ISSN":"00029262","PMID":"16624968","abstract":"The degree to which population vulnerability to outdoor temperature is reduced by improvements in infrastructure, technology, and general health has an important bearing on what realistically can be expected with future changes in climate. Using autoregressive Poisson models with adjustment for season, the authors analyzed weekly mortality in London, United Kingdom, during four periods (1900-1910, 1927-1937, 1954-1964, and 1986-1996) to quantify changing vulnerability to seasonal and temperature-related mortality throughout the 20th century. Mortality patterns showed an epidemiologic transition over the century from high childhood mortality to low childhood mortality and towards a predominance of chronic disease mortality in later periods. The ratio of winter deaths to nonwinter deaths was 1.24 (95% confidence interval (CI): 1.16, 1.34) in 1900-1910, 1.54 (95% CI: 1.42, 1.68) in 1927-1937, 1.48 (95% CI: 1.35, 1.64) in 1954-1964, and 1.22 (95% CI: 1.13, 1.31) in 1986-1996. The temperature-mortality gradient for cold deaths diminished progressively: The increase in mortality per 1 degree C drop below 15 degrees C was 2.52% (95% CI: 2.00, 3.03), 2.34% (95% CI: 1.72, 2.96), 1.64% (1.10, 2.19), and 1.17% (95% CI: 0.88, 1.45), respectively, in the four periods. Corresponding population attributable fractions were 12.5%, 11.2%, 8.7%, and 5.4%. Heat deaths also diminished over the century. There was a progressive reduction in temperature-related deaths over the 20th century, despite an aging population. This trend is likely to reflect improvements in social, environmental, behavioral, and health-care factors and has implications for the assessment of future burdens of heat and cold mortality.","author":[{"dropping-particle":"","family":"Carson","given":"Claire","non-dropping-particle":"","parse-names":false,"suffix":""},{"dropping-particle":"","family":"Hajat","given":"Shakoor","non-dropping-particle":"","parse-names":false,"suffix":""},{"dropping-particle":"","family":"Armstrong","given":"Ben","non-dropping-particle":"","parse-names":false,"suffix":""},{"dropping-particle":"","family":"Wilkinson","given":"Paul","non-dropping-particle":"","parse-names":false,"suffix":""}],"container-title":"American Journal of Epidemiology","id":"ITEM-2","issue":"1","issued":{"date-parts":[["2006"]]},"page":"77-84","title":"Declining vulnerability to temperature-related mortality in London over the 20th century","type":"article-journal","volume":"164"},"uris":["http://www.mendeley.com/documents/?uuid=c909b360-8d2b-4aac-a03d-eb05b74619ee"]},{"id":"ITEM-3","itemData":{"DOI":"10.1007/s11069-008-9327-2","ISBN":"0921-030X","ISSN":"0921030X","PMID":"282","abstract":"This study addresses the long-term trends in heat-related mortality across 29 US metropolitan areas from 1975 to 2004 to discern the spatial patterns and temporal trends in heat vulnerability. Mortality data have been standardized to account for population trends, and seasonal and interannual variability. On days when a city experienced an “oppressive” air mass, mean anomalous mortality was calculated, along with the likelihood that oppressive days led to a mortality response at least one standard deviation above the baseline value. Results show a general decline in heat-related mortality from the 1970s to 1990s, after which the decline seems to have abated. The likelihood of oppressive days leading to significant increases in mortality has shown less of a decline. The number of oppressive days has stayed the same or increased at most metropolitan areas. With US homes near saturation in terms of air-conditioning availability, an aging population is still significantly vulnerable to heat events.","author":[{"dropping-particle":"","family":"Sheridan","given":"Scott C.","non-dropping-particle":"","parse-names":false,"suffix":""},{"dropping-particle":"","family":"Kalkstein","given":"Adam J.","non-dropping-particle":"","parse-names":false,"suffix":""},{"dropping-particle":"","family":"Kalkstein","given":"Laurence S.","non-dropping-particle":"","parse-names":false,"suffix":""}],"container-title":"Natural Hazards","id":"ITEM-3","issue":"1","issued":{"date-parts":[["2009"]]},"page":"145-160","title":"Trends in heat-related mortality in the United States, 1975-2004","type":"article-journal","volume":"50"},"uris":["http://www.mendeley.com/documents/?uuid=eb3d5076-8711-4144-af91-fba1e56f2993"]},{"id":"ITEM-4","itemData":{"DOI":"10.1289/ehp.1307392","ISBN":"00916765","ISSN":"15529924","PMID":"24780880","abstract":"BACKGROUND: In a changing climate, increasing temperatures are anticipated to have profound health impacts. These impacts could be mitigated if individuals and communities adapt to changing exposures; however, little is known about the extent to which the population may be adapting.\\n\\nOBJECTIVE: We investigated the hypothesis that if adaptation is occurring, then heat-related mortality would be decreasing over time.\\n\\nMETHODS: We used a national database of daily weather, air pollution, and age-stratified mortality rates for 105 U.S. cities (covering 106 million people) during the summers of 1987-2005. Time-varying coefficient regression models and Bayesian hierarchical models were used to estimate city-specific, regional, and national temporal trends in heat-related mortality and to identify factors that might explain variation across cities.\\n\\nRESULTS: On average across cities, the number of deaths (per 1,000 deaths) attributable to each 10°F increase in same-day temperature decreased from 51 [95% posterior interval (PI): 42, 61] in 1987 to 19 (95% PI: 12, 27) in 2005. This decline was largest among those ≥ 75 years of age, in northern regions, and in cities with cooler climates. Although central air conditioning (AC) prevalence has increased, we did not find statistically significant evidence of larger temporal declines among cities with larger increases in AC prevalence.\\n\\nCONCLUSIONS: The population has become more resilient to heat over time. Yet even with this increased resilience, substantial risks of heat-related mortality remain. Based on 2005 estimates, an increase in average temperatures by 5°F (central climate projection) would lead to an additional 1,907 deaths per summer across all cities.","author":[{"dropping-particle":"","family":"Bobb","given":"Jennifer F.","non-dropping-particle":"","parse-names":false,"suffix":""},{"dropping-particle":"","family":"Peng","given":"Roger D.","non-dropping-particle":"","parse-names":false,"suffix":""},{"dropping-particle":"","family":"Bell","given":"Michelle L.","non-dropping-particle":"","parse-names":false,"suffix":""},{"dropping-particle":"","family":"Dominici","given":"Francesca","non-dropping-particle":"","parse-names":false,"suffix":""}],"container-title":"Environmental Health Perspectives","id":"ITEM-4","issue":"8","issued":{"date-parts":[["2014"]]},"page":"811-816","title":"Heat-related mortality and adaptation to heat in the United States","type":"article-journal","volume":"122"},"uris":["http://www.mendeley.com/documents/?uuid=c9f7dbd2-00af-408a-a3fa-10494a700366"]}],"mendeley":{"formattedCitation":"(Bobb, Peng, Bell, &amp; Dominici, 2014; Carson, Hajat, Armstrong, &amp; Wilkinson, 2006; Seretakis, 1997; Sheridan, Kalkstein, &amp; Kalkstein, 2009)","plainTextFormattedCitation":"(Bobb, Peng, Bell, &amp; Dominici, 2014; Carson, Hajat, Armstrong, &amp; Wilkinson, 2006; Seretakis, 1997; Sheridan, Kalkstein, &amp; Kalkstein, 2009)","previouslyFormattedCitation":"(Bobb, Peng, Bell, &amp; Dominici, 2014; Carson, Hajat, Armstrong, &amp; Wilkinson, 2006; Seretakis, 1997; Sheridan, Kalkstein, &amp; Kalkstein, 2009)"},"properties":{"noteIndex":0},"schema":"https://github.com/citation-style-language/schema/raw/master/csl-citation.json"}</w:instrText>
        </w:r>
        <w:r w:rsidR="002C33D5" w:rsidRPr="00AC73A1">
          <w:rPr>
            <w:color w:val="000000" w:themeColor="text1"/>
          </w:rPr>
          <w:fldChar w:fldCharType="separate"/>
        </w:r>
        <w:r w:rsidR="00BC655C" w:rsidRPr="00AC73A1">
          <w:rPr>
            <w:noProof/>
            <w:color w:val="000000" w:themeColor="text1"/>
          </w:rPr>
          <w:t>(Bobb, Peng, Bell, &amp; Dominici, 2014; Carson, Hajat, Armstrong, &amp; Wilkinson, 2006; Seretakis, 1997; Sheridan, Kalkstein, &amp; Kalkstein, 2009)</w:t>
        </w:r>
        <w:r w:rsidR="002C33D5" w:rsidRPr="00AC73A1">
          <w:rPr>
            <w:color w:val="000000" w:themeColor="text1"/>
          </w:rPr>
          <w:fldChar w:fldCharType="end"/>
        </w:r>
        <w:r w:rsidR="00A8345C" w:rsidRPr="00AC73A1">
          <w:rPr>
            <w:color w:val="000000" w:themeColor="text1"/>
          </w:rPr>
          <w:t>.</w:t>
        </w:r>
      </w:ins>
    </w:p>
    <w:p w14:paraId="44CFEFC3" w14:textId="1D0CFA42" w:rsidR="002015BB" w:rsidRPr="006E585E" w:rsidRDefault="000210D1" w:rsidP="00D53EFC">
      <w:pPr>
        <w:spacing w:line="480" w:lineRule="auto"/>
        <w:jc w:val="both"/>
        <w:rPr>
          <w:del w:id="47" w:author="Parks, Robbie M" w:date="2018-08-15T11:00:00Z"/>
          <w:color w:val="000000" w:themeColor="text1"/>
        </w:rPr>
      </w:pPr>
      <w:del w:id="48" w:author="Parks, Robbie M" w:date="2018-08-15T11:00:00Z">
        <w:r w:rsidRPr="006E585E">
          <w:rPr>
            <w:color w:val="000000" w:themeColor="text1"/>
          </w:rPr>
          <w:delText>It is well-established that death rates vary throughout the year, and in temperate climates there tend to be more deaths in winter than in summer</w:delText>
        </w:r>
        <w:r w:rsidR="00A8345C">
          <w:rPr>
            <w:color w:val="000000" w:themeColor="text1"/>
          </w:rPr>
          <w:delText xml:space="preserve"> </w:delText>
        </w:r>
        <w:r w:rsidR="00943F5B" w:rsidRPr="006E585E">
          <w:rPr>
            <w:color w:val="000000" w:themeColor="text1"/>
          </w:rPr>
          <w:fldChar w:fldCharType="begin" w:fldLock="1"/>
        </w:r>
        <w:r w:rsidR="00F52D66">
          <w:rPr>
            <w:color w:val="000000" w:themeColor="text1"/>
          </w:rPr>
          <w:delInstrText>ADDIN CSL_CITATION { "citationItems" : [ { "id" : "ITEM-1", "itemData" : { "DOI" : "10.1007/BF00156826", "ISSN" : "03922990", "abstract" : "There is a substantial increase in the number of deaths in winter in the United Kingdom. This is also seen in some, but not all, European countries. Almost 60% of the the variation among countries can be explained by the minimum average monthly temperature and the gross national product per capita. Seasonal variation is lowest in those countries with cold winters, suggesting that insulation may be important. It is also low in the more wealthy countries. The implications for health service policy of these finding are discussed. Some of the residual variation may be explained by known factors, such as low cost geo-thermal energy in Iceland, but much remains unexplained. There is a need for more research in this field. \u00a9 1989 Kluwer Academic Publishers.", "author" : [ { "dropping-particle" : "", "family" : "McKee", "given" : "C. M.", "non-dropping-particle" : "", "parse-names" : false, "suffix" : "" } ], "container-title" : "European Journal of Epidemiology", "id" : "ITEM-1", "issue" : "2", "issued" : { "date-parts" : [ [ "1989" ] ] }, "page" : "178-182", "title" : "Deaths in winter: Can Britain learn from Europe?", "type" : "article-journal", "volume" : "5" }, "uris" : [ "http://www.mendeley.com/documents/?uuid=3cd840a5-addb-4d68-9dcf-039d2f2f1220" ] }, { "id" : "ITEM-2", "itemData" : { "DOI" : "10.1136/jech.57.10.784", "ISBN" : "0143-005X", "ISSN" : "0143005X", "PMID" : "14573581", "abstract" : "OBJECTIVE: Much debate remains regarding why certain countries experience dramatically higher winter mortality. Potential causative factors other than cold exposure have rarely been analysed. Comparatively less research exists on excess winter deaths in southern Europe. Multiple time series data on a variety of risk factors are analysed against seasonal-mortality patterns in 14 European countries to identify key relations Subjects and setting: Excess winter deaths (all causes), 1988-97, EU-14.\\n\\nDESIGN: Coefficients of seasonal variation in mortality are calculated for EU-14 using monthly mortality data. Comparable, longitudinal datasets on risk factors pertaining to climate, macroeconomy, health care, lifestyle, socioeconomics, and housing were also obtained. Poisson regression identifies seasonality relations over time.\\n\\nRESULTS: Portugal suffers from the highest rates of excess winter mortality (28%, CI=25% to 31%) followed jointly by Spain (21%, CI=19% to 23%), and Ireland (21%, CI=18% to 24%). Cross country variations in mean winter environmental temperature (regression coefficient (beta)=0.27), mean winter relative humidity (beta=0.54), parity adjusted per capita national income (beta=1.08), per capita health expenditure (beta=-1.19), rates of income poverty (beta=-0.47), inequality (beta=0.97), deprivation (beta=0.11), and fuel poverty (beta=0.44), and several indicators of residential thermal standards are found to be significantly related to variations in relative excess winter mortality at the 5% level. The strong, positive relation with environmental temperature and strong negative relation with thermal efficiency indicate that housing standards in southern and western Europe play strong parts in such seasonality.\\n\\nCONCLUSIONS: High seasonal mortality in southern and western Europe could be reduced through improved protection from the cold indoors, increased public spending on health care, and improved socioeconomic circumstances resulting in more equitable income distribution.", "author" : [ { "dropping-particle" : "", "family" : "Healy", "given" : "J. D.", "non-dropping-particle" : "", "parse-names" : false, "suffix" : "" } ], "container-title" : "Journal of Epidemiology and Community Health", "id" : "ITEM-2", "issue" : "10", "issued" : { "date-parts" : [ [ "2003" ] ] }, "page" : "784-789", "title" : "Excess winter mortality in Europe: A cross country analysis identifying key risk factors", "type" : "article-journal", "volume" : "57" }, "uris" : [ "http://www.mendeley.com/documents/?uuid=f7ab7783-971a-4e21-9158-84e008745163" ] }, { "id" : "ITEM-3", "itemData" : { "author" : [ { "dropping-particle" : "", "family" : "Campbell", "given" : "A", "non-dropping-particle" : "", "parse-names" : false, "suffix" : "" } ], "container-title" : "Statistical bulletin, Office for National Statistics", "id" : "ITEM-3", "issued" : { "date-parts" : [ [ "2017" ] ] }, "title" : "Excess winter mortality in England and Wales: 2016 to 2017 (provisional) and 2015 to 2016 (final)", "type" : "article-journal" }, "uris" : [ "http://www.mendeley.com/documents/?uuid=2a758779-bddf-4c37-a907-4fb36862c28f" ] }, { "id" : "ITEM-4", "itemData" : { "DOI" : "10.1093/eurpub/cku073", "ISBN" : "1464-360X (Electronic)\\r1101-1262 (Linking)", "ISSN" : "1464360X", "PMID" : "24919695", "abstract" : "BACKGROUND Winter deaths are a known health and social care challenge for many countries. A previous international comparison showed significant differences in excess winter deaths across Europe in the 1990s, with the northern countries having lower excess winter mortality than those in southern Europe. METHODS The Excess Winter Deaths Index (EWDI) is the ratio of deaths in the winter period (December to March) compared with deaths in the non-winter period. Data from the Eurostat database and national registries were used to calculate the EWDI for 31 countries in Europe across the time period 2002/2003 to 2010/2011. RESULTS National EWDI values show heterogeneity, with a broad pattern of increasing EWDI values from northern to southern Europe and increasing mean winter temperature (r(2) = 0.50, P &gt; 0.0001). Malta, Portugal, Spain, Cyprus and Belgium all had an EWDI that was statistically significantly higher than the average EWDI for the other 30 European countries. There was no clear association between country-level EWDI and the level of inter-annual variability in winter temperature across Europe. DISCUSSION This article demonstrates the differences in EWDI that exist between European countries with implications for both research and policy. Many deaths may be avoidable as environmental, social and personal factors are known to contribute to winter mortality. We now need to work to better understand the causes of inter-country differences.", "author" : [ { "dropping-particle" : "", "family" : "Fowler", "given" : "Tom", "non-dropping-particle" : "", "parse-names" : false, "suffix" : "" }, { "dropping-particle" : "", "family" : "Southgate", "given" : "Rosamund J.", "non-dropping-particle" : "", "parse-names" : false, "suffix" : "" }, { "dropping-particle" : "", "family" : "Waite", "given" : "Thomas", "non-dropping-particle" : "", "parse-names" : false, "suffix" : "" }, { "dropping-particle" : "", "family" : "Harrell", "given" : "Ruth", "non-dropping-particle" : "", "parse-names" : false, "suffix" : "" }, { "dropping-particle" : "", "family" : "Kovats", "given" : "Sari", "non-dropping-particle" : "", "parse-names" : false, "suffix" : "" }, { "dropping-particle" : "", "family" : "Bone", "given" : "Angie", "non-dropping-particle" : "", "parse-names" : false, "suffix" : "" }, { "dropping-particle" : "", "family" : "Doyle", "given" : "Yvonne", "non-dropping-particle" : "", "parse-names" : false, "suffix" : "" }, { "dropping-particle" : "", "family" : "Murray", "given" : "Virginia", "non-dropping-particle" : "", "parse-names" : false, "suffix" : "" } ], "container-title" : "European Journal of Public Health", "id" : "ITEM-4", "issue" : "2", "issued" : { "date-parts" : [ [ "2015" ] ] }, "page" : "339-345", "title" : "Excess winter deaths in Europe: A multi-country descriptive analysis", "type" : "article-journal", "volume" : "25" }, "uris" : [ "http://www.mendeley.com/documents/?uuid=b30766a9-cdc0-41a0-95d8-1ca7a2391ddd" ] } ], "mendeley" : { "formattedCitation" : "(Campbell, 2017; Fowler et al., 2015; Healy, 2003; McKee, 1989)", "plainTextFormattedCitation" : "(Campbell, 2017; Fowler et al., 2015; Healy, 2003; McKee, 1989)", "previouslyFormattedCitation" : "(Campbell, 2017; Fowler et al., 2015; Healy, 2003; McKee, 1989)" }, "properties" : {  }, "schema" : "https://github.com/citation-style-language/schema/raw/master/csl-citation.json" }</w:delInstrText>
        </w:r>
        <w:r w:rsidR="00943F5B" w:rsidRPr="006E585E">
          <w:rPr>
            <w:color w:val="000000" w:themeColor="text1"/>
          </w:rPr>
          <w:fldChar w:fldCharType="separate"/>
        </w:r>
        <w:r w:rsidR="00BC655C" w:rsidRPr="00BC655C">
          <w:rPr>
            <w:noProof/>
            <w:color w:val="000000" w:themeColor="text1"/>
          </w:rPr>
          <w:delText>(Campbell, 2017; Fowler et al., 2015; Healy, 2003; McKee, 1989)</w:delText>
        </w:r>
        <w:r w:rsidR="00943F5B" w:rsidRPr="006E585E">
          <w:rPr>
            <w:color w:val="000000" w:themeColor="text1"/>
          </w:rPr>
          <w:fldChar w:fldCharType="end"/>
        </w:r>
        <w:r w:rsidR="00A8345C">
          <w:rPr>
            <w:color w:val="000000" w:themeColor="text1"/>
          </w:rPr>
          <w:delText>.</w:delText>
        </w:r>
        <w:r w:rsidR="00F06B28" w:rsidRPr="006E585E">
          <w:rPr>
            <w:color w:val="000000" w:themeColor="text1"/>
          </w:rPr>
          <w:delText xml:space="preserve"> </w:delText>
        </w:r>
        <w:r w:rsidRPr="006E585E">
          <w:rPr>
            <w:color w:val="000000" w:themeColor="text1"/>
          </w:rPr>
          <w:delText xml:space="preserve">Therefore, it has been </w:delText>
        </w:r>
        <w:r w:rsidR="00236AF3" w:rsidRPr="006E585E">
          <w:rPr>
            <w:color w:val="000000" w:themeColor="text1"/>
          </w:rPr>
          <w:delText>hypothesized</w:delText>
        </w:r>
        <w:r w:rsidRPr="006E585E">
          <w:rPr>
            <w:color w:val="000000" w:themeColor="text1"/>
          </w:rPr>
          <w:delText xml:space="preserve"> that a warmer world may lower winter mortality in temperate climates</w:delText>
        </w:r>
        <w:r w:rsidR="00A8345C">
          <w:rPr>
            <w:color w:val="000000" w:themeColor="text1"/>
          </w:rPr>
          <w:delText xml:space="preserve"> </w:delText>
        </w:r>
        <w:r w:rsidR="004258D7" w:rsidRPr="006E585E">
          <w:rPr>
            <w:color w:val="000000" w:themeColor="text1"/>
          </w:rPr>
          <w:fldChar w:fldCharType="begin" w:fldLock="1"/>
        </w:r>
        <w:r w:rsidR="00F52D66">
          <w:rPr>
            <w:color w:val="000000" w:themeColor="text1"/>
          </w:rPr>
          <w:delInstrText>ADDIN CSL_CITATION { "citationItems" : [ { "id" : "ITEM-1", "itemData" : { "ISSN" : "0020-7128 (Print) 0020-7128 (Linking)", "abstract" : "In Britain death rates from several important causes, particularly circulatory and respiratory diseases, rise markedly during the colder winter months. This close association between temperature and mortality suggests that climate change as a result of global warming may lead to a future reduction in excess winter deaths. This paper gives a brief introductory review of the literature on the links between cold conditions and health, and statistical models are subsequently developed of the associations between temperature and monthly mortality rates for the years 1968 to 1988 for England and Wales. Other factors, particularly the occurrence of influenza epidemics, are also taken into account. Highly significant negative associations were found between temperature and death rates from all causes and from chronic bronchitis, pneumonia, ischaemic heart disease and cerebrovascular disease. The statistical models developed from this analysis were used to compare death rates for current conditions with those that might be expected to occur in a future warmer climate. The results indicate that the higher temperatures predicted for 2050 might result in nearly 9000 fewer winter deaths each year with the largest contribution being from mortality from ischaemic heart disease. However, these preliminary estimates might change when further research is able to make into account a number of additional factors affecting the relationship between mortality and climate.", "author" : [ { "dropping-particle" : "", "family" : "Langford", "given" : "I H", "non-dropping-particle" : "", "parse-names" : false, "suffix" : "" }, { "dropping-particle" : "", "family" : "Bentham", "given" : "G", "non-dropping-particle" : "", "parse-names" : false, "suffix" : "" } ], "container-title" : "Int J Biometeorol", "id" : "ITEM-1", "issue" : "3", "issued" : { "date-parts" : [ [ "1995" ] ] }, "note" : "Langford, I H\nBentham, G\neng\nReview\n1995/03/01\nInt J Biometeorol. 1995 Mar;38(3):141-7.", "page" : "141-147", "publisher-place" : "Health Policy and Practice Unit, School of Health and Social Work, University of East Anglia, Norwich, UK.", "title" : "The potential effects of climate change on winter mortality in England and Wales", "type" : "article-journal", "volume" : "38" }, "uris" : [ "http://www.mendeley.com/documents/?uuid=3126ff34-727a-4f7c-b241-0a13146aa5a7" ] }, { "id" : "ITEM-2", "itemData" : { "ISSN" : "0277-9536 (Print) 0277-9536 (Linking)", "abstract" : "One of the potential effects of an anthropogenically induced climate change is a change in mortality related to thermal stress. In this paper, existing literature on the relationship between average temperatures and mortality is evaluated. By means of a simple meta-analysis an aggregated effect of a change in temperature on mortality is estimated for total, cardiovascular and respiratory mortality. These effect estimates are combined with projections of changes in baseline climate conditions of 20 cities, according to climate change scenarios of three General Circulation Models (GCMs). The results indicate that for most of the cities included, global climate change is likely to lead to a reduction in mortality rates due to decreasing winter mortality. This effect is most pronounced for cardiovascular mortality in elderly people in cities which experience temperate or cold climates at present. The sensitivity of the results to physiological and socio-economical adaptation is examined. However, more research is necessary to extend this work by inclusion of data from a wider range of populations.", "author" : [ { "dropping-particle" : "", "family" : "Martens", "given" : "W J", "non-dropping-particle" : "", "parse-names" : false, "suffix" : "" } ], "container-title" : "Soc Sci Med", "id" : "ITEM-2", "issue" : "3", "issued" : { "date-parts" : [ [ "1998" ] ] }, "note" : "Martens, W J\neng\nMeta-Analysis\nEngland\n1998/02/14\nSoc Sci Med. 1998 Feb;46(3):331-44.", "page" : "331-344", "publisher-place" : "Maastricht University, Department of Mathematics, The Netherlands.", "title" : "Climate change, thermal stress and mortality changes", "type" : "article-journal", "volume" : "46" }, "uris" : [ "http://www.mendeley.com/documents/?uuid=0a2cb328-6536-42c0-8ca8-ff67ad1e97dd" ] } ], "mendeley" : { "formattedCitation" : "(Langford &amp; Bentham, 1995; Martens, 1998)", "plainTextFormattedCitation" : "(Langford &amp; Bentham, 1995; Martens, 1998)", "previouslyFormattedCitation" : "(Langford &amp; Bentham, 1995; Martens, 1998)" }, "properties" : {  }, "schema" : "https://github.com/citation-style-language/schema/raw/master/csl-citation.json" }</w:delInstrText>
        </w:r>
        <w:r w:rsidR="004258D7" w:rsidRPr="006E585E">
          <w:rPr>
            <w:color w:val="000000" w:themeColor="text1"/>
          </w:rPr>
          <w:fldChar w:fldCharType="separate"/>
        </w:r>
        <w:r w:rsidR="00BC655C" w:rsidRPr="00BC655C">
          <w:rPr>
            <w:noProof/>
            <w:color w:val="000000" w:themeColor="text1"/>
          </w:rPr>
          <w:delText>(Langford &amp; Bentham, 1995; Martens, 1998)</w:delText>
        </w:r>
        <w:r w:rsidR="004258D7" w:rsidRPr="006E585E">
          <w:rPr>
            <w:color w:val="000000" w:themeColor="text1"/>
          </w:rPr>
          <w:fldChar w:fldCharType="end"/>
        </w:r>
        <w:r w:rsidR="00A8345C">
          <w:rPr>
            <w:color w:val="000000" w:themeColor="text1"/>
          </w:rPr>
          <w:delText>.</w:delText>
        </w:r>
        <w:r w:rsidRPr="006E585E">
          <w:rPr>
            <w:color w:val="000000" w:themeColor="text1"/>
          </w:rPr>
          <w:delText xml:space="preserve"> </w:delText>
        </w:r>
        <w:r w:rsidR="004508FE" w:rsidRPr="006E585E">
          <w:rPr>
            <w:color w:val="000000" w:themeColor="text1"/>
          </w:rPr>
          <w:delText>I</w:delText>
        </w:r>
        <w:r w:rsidRPr="006E585E">
          <w:rPr>
            <w:color w:val="000000" w:themeColor="text1"/>
          </w:rPr>
          <w:delText>n a large country like the USA, which possesses distinct climate regions, the seasonality of mortality may vary</w:delText>
        </w:r>
        <w:r w:rsidR="006D0249" w:rsidRPr="006E585E">
          <w:rPr>
            <w:color w:val="000000" w:themeColor="text1"/>
          </w:rPr>
          <w:delText xml:space="preserve"> geographically</w:delText>
        </w:r>
        <w:r w:rsidRPr="006E585E">
          <w:rPr>
            <w:color w:val="000000" w:themeColor="text1"/>
          </w:rPr>
          <w:delText xml:space="preserve">, due to </w:delText>
        </w:r>
        <w:r w:rsidR="006D0249" w:rsidRPr="006E585E">
          <w:rPr>
            <w:color w:val="000000" w:themeColor="text1"/>
          </w:rPr>
          <w:delText xml:space="preserve">geographical variations in mortality, </w:delText>
        </w:r>
        <w:r w:rsidR="00236AF3" w:rsidRPr="006E585E">
          <w:rPr>
            <w:color w:val="000000" w:themeColor="text1"/>
          </w:rPr>
          <w:delText>localized</w:delText>
        </w:r>
        <w:r w:rsidRPr="006E585E">
          <w:rPr>
            <w:color w:val="000000" w:themeColor="text1"/>
          </w:rPr>
          <w:delText xml:space="preserve"> weather patterns</w:delText>
        </w:r>
        <w:r w:rsidR="006D0249" w:rsidRPr="006E585E">
          <w:rPr>
            <w:color w:val="000000" w:themeColor="text1"/>
          </w:rPr>
          <w:delText>,</w:delText>
        </w:r>
        <w:r w:rsidRPr="006E585E">
          <w:rPr>
            <w:color w:val="000000" w:themeColor="text1"/>
          </w:rPr>
          <w:delText xml:space="preserve"> and regional differences in adaptation measures such as heating, air conditioning and healthcare</w:delText>
        </w:r>
        <w:r w:rsidR="00A8345C">
          <w:rPr>
            <w:color w:val="000000" w:themeColor="text1"/>
          </w:rPr>
          <w:delText xml:space="preserve"> </w:delText>
        </w:r>
        <w:r w:rsidR="004717CE" w:rsidRPr="006E585E">
          <w:rPr>
            <w:color w:val="000000" w:themeColor="text1"/>
          </w:rPr>
          <w:fldChar w:fldCharType="begin" w:fldLock="1"/>
        </w:r>
        <w:r w:rsidR="00F52D66">
          <w:rPr>
            <w:color w:val="000000" w:themeColor="text1"/>
          </w:rPr>
          <w:delInstrText>ADDIN CSL_CITATION { "citationItems" : [ { "id" : "ITEM-1", "itemData" : { "ISSN" : "0936-577X", "author" : [ { "dropping-particle" : "", "family" : "Davis", "given" : "Robert E", "non-dropping-particle" : "", "parse-names" : false, "suffix" : "" }, { "dropping-particle" : "", "family" : "Knappenberger", "given" : "Paul C", "non-dropping-particle" : "", "parse-names" : false, "suffix" : "" }, { "dropping-particle" : "", "family" : "Michaels", "given" : "Patrick J", "non-dropping-particle" : "", "parse-names" : false, "suffix" : "" }, { "dropping-particle" : "", "family" : "Novicoff", "given" : "Wendy M", "non-dropping-particle" : "", "parse-names" : false, "suffix" : "" } ], "container-title" : "Climate Research", "id" : "ITEM-1", "issue" : "1", "issued" : { "date-parts" : [ [ "2004" ] ] }, "page" : "61-76", "title" : "Seasonality of climate-human mortality relationships in US cities and impacts of climate change", "type" : "article-journal", "volume" : "26" }, "uris" : [ "http://www.mendeley.com/documents/?uuid=f784c2e9-323b-4c0a-a347-c09f272bc278" ] }, { "id" : "ITEM-2", "itemData" : { "DOI" : "10.1136/oem.2007.033175", "ISBN" : "1470-7926", "ISSN" : "13510711", "PMID" : "17600037", "abstract" : "OBJECTIVES The authors examined the increase in mortality associated with hot and cold temperature in different locations, the determinants of the variability in effect estimates, and its implications for adaptation. METHODS The authors conducted a case-crossover study in 50 US cities. They used daily mortality and weather data for 6\u2009513\u2009330 deaths occurring during 1989-2000. Exposure was assessed using two approaches. First, the authors determined exposure to extreme temperatures using city-specific indicator variables based on the local temperature distribution. Secondly, they used piecewise linear variables to assess exposure to temperature on a continuous scale above/below a threshold. Effects of hot and cold temperature were examined in season-specific models. In a meta-analysis of the city-specific results, the authors examined several city characteristics as effect modifiers. RESULTS Mortality increases associated with both extreme cold (2-day cumulative increase 1.59% (95% CI 0.56 to 2.63)) and extreme heat (5.74% (95% CI 3.38 to 8.15)) were found, the former being especially marked for myocardial infarction and cardiac arrest deaths. The increase in mortality was less marked at less extreme temperatures. The effect of extreme cold (defined as a percentile) was homogeneous across cities with different climates, suggesting that only the unusualness of the cold temperature (and not its absolute value) had a substantial impact on mortality (that is, acclimatisation to cold). Conversely, heat effects were quite heterogeneous, with the largest effects observed in cities with milder summers, less air conditioning and higher population density. Adjustment for ozone led to similar results, but some residual confounding could be present due to other uncontrolled pollutants. CONCLUSIONS The authors confirmed in a large sample of cities that both cold and hot temperatures increase mortality risk. These findings suggest that increases in heat-related mortality due to global warming are unlikely to be compensated for by decreases in cold-related mortality and that population acclimatisation to heat is still incomplete.", "author" : [ { "dropping-particle" : "", "family" : "Medina-Ram\u00f3n", "given" : "M.", "non-dropping-particle" : "", "parse-names" : false, "suffix" : "" }, { "dropping-particle" : "", "family" : "Schwartz", "given" : "J.", "non-dropping-particle" : "", "parse-names" : false, "suffix" : "" } ], "container-title" : "Occupational and Environmental Medicine", "id" : "ITEM-2", "issue" : "12", "issued" : { "date-parts" : [ [ "2007" ] ] }, "page" : "827-833", "title" : "Temperature, temperature extremes, and mortality: A study of acclimatisation and effect modification in 50 US cities", "type" : "article-journal", "volume" : "64" }, "uris" : [ "http://www.mendeley.com/documents/?uuid=a23bd195-1d02-4ac9-86f6-d82065b33b29" ] }, { "id" : "ITEM-3", "itemData" : { "DOI" : "10.1371/journal.pone.0063971", "ISBN" : "1932-6203 (Electronic)\\r1932-6203 (Linking)", "ISSN" : "19326203", "PMID" : "23734179", "abstract" : "Human mortality exhibits a strong seasonal pattern with deaths in winter far exceeding those in the summer. While the pattern itself is clear, there have been very few studies examining whether the magnitude or timing of seasonal mortality varies considerably across space. Thus, the goal of this study is to conduct a comprehensive geographic analysis of seasonal mortality across the United States and to uncover systematic regional differences in such mortality. Unique seasonal mortality curves were created for 28 metropolitan statistical areas across the United States, and the amplitude and timing of mortality peaks were determined. The findings here indicate that the seasonality of mortality exhibits strong spatial variation with the largest seasonal mortality amplitudes found in the southwestern United States and the smallest in the North, along with South Florida. In addition, there were strong intra-regional similarities that exist among the examined cities, implying that environmental factors are more important than social factors in determining seasonal mortality response. This work begins to fill a large gap within the scientific literature concerning the geographic variation and underlying causes of seasonal mortality across the United States.", "author" : [ { "dropping-particle" : "", "family" : "Kalkstein", "given" : "Adam J.", "non-dropping-particle" : "", "parse-names" : false, "suffix" : "" } ], "container-title" : "PLoS ONE", "id" : "ITEM-3", "issue" : "5", "issued" : { "date-parts" : [ [ "2013" ] ] }, "title" : "Regional Similarities in Seasonal Mortality across the United States: An Examination of 28 Metropolitan Statistical Areas", "type" : "article-journal", "volume" : "8" }, "uris" : [ "http://www.mendeley.com/documents/?uuid=50b74cb8-33dd-4519-ac6d-9a36289002e0" ] }, { "id" : "ITEM-4", "itemData" : { "DOI" : "10.1097/00001648-200111000-00014", "ISBN" : "1044-3983", "ISSN" : "10443983", "PMID" : "11679794", "abstract" : "We carried out time-series analysis in 12 U.S. cities to estimate both the acute effects and the lagged influence of weather on total daily deaths. We fit generalized additive Poisson regressions for each city using nonparametric smooth functions to control for long time trend and barometric pressure. We also controlled for day of the week. We estimated the effect and the lag structure of both temperature and humidity on the basis of a distributed lag model. In cold cities, both high and low temperatures were associated with increased deaths. In general, the effect of cold temperatures persisted for days, whereas the effect of high temperatures was restricted to the day of the death or the immediately preceding day and was twice as large as the cold effect. The hot temperature effect appears to be primarily harvesting. In hot cities, neither hot nor cold temperatures had much effect on deaths. The magnitude of the effect of hot temperature varied with central air conditioning use and the variance of summertime temperatures. We saw no clear pattern for humidity effect. These dissimilarities indicate that analysis of the impact of any climatic change should take into account regional weather differences and harvesting.", "author" : [ { "dropping-particle" : "", "family" : "Ferreira Braga", "given" : "Alf??sio Lu??s", "non-dropping-particle" : "", "parse-names" : false, "suffix" : "" }, { "dropping-particle" : "", "family" : "Zanobetti", "given" : "Antonella", "non-dropping-particle" : "", "parse-names" : false, "suffix" : "" }, { "dropping-particle" : "", "family" : "Schwartz", "given" : "Joel", "non-dropping-particle" : "", "parse-names" : false, "suffix" : "" } ], "container-title" : "Epidemiology", "id" : "ITEM-4", "issue" : "6", "issued" : { "date-parts" : [ [ "2001" ] ] }, "page" : "662-667", "title" : "The time course of weather-related deaths", "type" : "article-journal", "volume" : "12" }, "uris" : [ "http://www.mendeley.com/documents/?uuid=be110b7e-0808-41cf-85b9-f62c55bb14c9" ] } ], "mendeley" : { "formattedCitation" : "(Davis, Knappenberger, Michaels, &amp; Novicoff, 2004; Ferreira Braga, Zanobetti, &amp; Schwartz, 2001; Kalkstein, 2013; Medina-Ram\u00f3n &amp; Schwartz, 2007)", "plainTextFormattedCitation" : "(Davis, Knappenberger, Michaels, &amp; Novicoff, 2004; Ferreira Braga, Zanobetti, &amp; Schwartz, 2001; Kalkstein, 2013; Medina-Ram\u00f3n &amp; Schwartz, 2007)", "previouslyFormattedCitation" : "(Davis, Knappenberger, Michaels, &amp; Novicoff, 2004; Ferreira Braga, Zanobetti, &amp; Schwartz, 2001; Kalkstein, 2013; Medina-Ram\u00f3n &amp; Schwartz, 2007)" }, "properties" : {  }, "schema" : "https://github.com/citation-style-language/schema/raw/master/csl-citation.json" }</w:delInstrText>
        </w:r>
        <w:r w:rsidR="004717CE" w:rsidRPr="006E585E">
          <w:rPr>
            <w:color w:val="000000" w:themeColor="text1"/>
          </w:rPr>
          <w:fldChar w:fldCharType="separate"/>
        </w:r>
        <w:r w:rsidR="00BC655C" w:rsidRPr="00BC655C">
          <w:rPr>
            <w:noProof/>
            <w:color w:val="000000" w:themeColor="text1"/>
          </w:rPr>
          <w:delText>(Davis, Knappenberger, Michaels, &amp; Novicoff, 2004; Ferreira Braga, Zanobetti, &amp; Schwartz, 2001; Kalkstein, 2013; Medina-Ramón &amp; Schwartz, 2007)</w:delText>
        </w:r>
        <w:r w:rsidR="004717CE" w:rsidRPr="006E585E">
          <w:rPr>
            <w:color w:val="000000" w:themeColor="text1"/>
          </w:rPr>
          <w:fldChar w:fldCharType="end"/>
        </w:r>
        <w:r w:rsidR="00A8345C">
          <w:rPr>
            <w:color w:val="000000" w:themeColor="text1"/>
          </w:rPr>
          <w:delText>.</w:delText>
        </w:r>
        <w:r w:rsidR="00F06B28" w:rsidRPr="006E585E">
          <w:rPr>
            <w:color w:val="000000" w:themeColor="text1"/>
          </w:rPr>
          <w:delText xml:space="preserve"> </w:delText>
        </w:r>
        <w:r w:rsidRPr="006E585E">
          <w:rPr>
            <w:color w:val="000000" w:themeColor="text1"/>
          </w:rPr>
          <w:delText>The presence and extent of seasonal variation in mortality may also itself change over time, due to shifts in weather regimes, lifestyle, adaptati</w:delText>
        </w:r>
        <w:r w:rsidR="00A8345C">
          <w:rPr>
            <w:color w:val="000000" w:themeColor="text1"/>
          </w:rPr>
          <w:delText>on technologies, and healthcare</w:delText>
        </w:r>
        <w:r w:rsidRPr="006E585E">
          <w:rPr>
            <w:color w:val="000000" w:themeColor="text1"/>
          </w:rPr>
          <w:delText xml:space="preserve"> </w:delText>
        </w:r>
        <w:r w:rsidR="002C33D5" w:rsidRPr="006E585E">
          <w:rPr>
            <w:color w:val="000000" w:themeColor="text1"/>
          </w:rPr>
          <w:fldChar w:fldCharType="begin" w:fldLock="1"/>
        </w:r>
        <w:r w:rsidR="00F52D66">
          <w:rPr>
            <w:color w:val="000000" w:themeColor="text1"/>
          </w:rPr>
          <w:delInstrText>ADDIN CSL_CITATION { "citationItems" : [ { "id" : "ITEM-1", "itemData" : { "DOI" : "10.1001/jama.1997.03550120072036", "ISSN" : "0098-7484", "author" : [ { "dropping-particle" : "", "family" : "Seretakis", "given" : "Dimitrios", "non-dropping-particle" : "", "parse-names" : false, "suffix" : "" } ], "container-title" : "JAMA: The Journal of the American Medical Association", "id" : "ITEM-1", "issue" : "12", "issued" : { "date-parts" : [ [ "1997" ] ] }, "page" : "1012", "title" : "Changing Seasonality of Mortality From Coronary Heart Disease", "type" : "article-journal", "volume" : "278" }, "uris" : [ "http://www.mendeley.com/documents/?uuid=f8f1d39a-cba5-4b07-8183-8e346932439a" ] }, { "id" : "ITEM-2", "itemData" : { "DOI" : "10.1093/aje/kwj147", "ISBN" : "0002-9262 (Print) 0002-9262 (Linking)", "ISSN" : "00029262", "PMID" : "16624968", "abstract" : "The degree to which population vulnerability to outdoor temperature is reduced by improvements in infrastructure, technology, and general health has an important bearing on what realistically can be expected with future changes in climate. Using autoregressive Poisson models with adjustment for season, the authors analyzed weekly mortality in London, United Kingdom, during four periods (1900-1910, 1927-1937, 1954-1964, and 1986-1996) to quantify changing vulnerability to seasonal and temperature-related mortality throughout the 20th century. Mortality patterns showed an epidemiologic transition over the century from high childhood mortality to low childhood mortality and towards a predominance of chronic disease mortality in later periods. The ratio of winter deaths to nonwinter deaths was 1.24 (95% confidence interval (CI): 1.16, 1.34) in 1900-1910, 1.54 (95% CI: 1.42, 1.68) in 1927-1937, 1.48 (95% CI: 1.35, 1.64) in 1954-1964, and 1.22 (95% CI: 1.13, 1.31) in 1986-1996. The temperature-mortality gradient for cold deaths diminished progressively: The increase in mortality per 1 degree C drop below 15 degrees C was 2.52% (95% CI: 2.00, 3.03), 2.34% (95% CI: 1.72, 2.96), 1.64% (1.10, 2.19), and 1.17% (95% CI: 0.88, 1.45), respectively, in the four periods. Corresponding population attributable fractions were 12.5%, 11.2%, 8.7%, and 5.4%. Heat deaths also diminished over the century. There was a progressive reduction in temperature-related deaths over the 20th century, despite an aging population. This trend is likely to reflect improvements in social, environmental, behavioral, and health-care factors and has implications for the assessment of future burdens of heat and cold mortality.", "author" : [ { "dropping-particle" : "", "family" : "Carson", "given" : "Claire", "non-dropping-particle" : "", "parse-names" : false, "suffix" : "" }, { "dropping-particle" : "", "family" : "Hajat", "given" : "Shakoor", "non-dropping-particle" : "", "parse-names" : false, "suffix" : "" }, { "dropping-particle" : "", "family" : "Armstrong", "given" : "Ben", "non-dropping-particle" : "", "parse-names" : false, "suffix" : "" }, { "dropping-particle" : "", "family" : "Wilkinson", "given" : "Paul", "non-dropping-particle" : "", "parse-names" : false, "suffix" : "" } ], "container-title" : "American Journal of Epidemiology", "id" : "ITEM-2", "issue" : "1", "issued" : { "date-parts" : [ [ "2006" ] ] }, "page" : "77-84", "title" : "Declining vulnerability to temperature-related mortality in London over the 20th century", "type" : "article-journal", "volume" : "164" }, "uris" : [ "http://www.mendeley.com/documents/?uuid=c909b360-8d2b-4aac-a03d-eb05b74619ee" ] }, { "id" : "ITEM-3", "itemData" : { "DOI" : "10.1007/s11069-008-9327-2", "ISBN" : "0921-030X", "ISSN" : "0921030X", "PMID" : "282", "abstract" : "This study addresses the long-term trends in heat-related mortality across 29 US metropolitan areas from 1975 to 2004 to discern the spatial patterns and temporal trends in heat vulnerability. Mortality data have been standardized to account for population trends, and seasonal and interannual variability. On days when a city experienced an \u201coppressive\u201d air mass, mean anomalous mortality was calculated, along with the likelihood that oppressive days led to a mortality response at least one standard deviation above the baseline value. Results show a general decline in heat-related mortality from the 1970s to 1990s, after which the decline seems to have abated. The likelihood of oppressive days leading to significant increases in mortality has shown less of a decline. The number of oppressive days has stayed the same or increased at most metropolitan areas. With US homes near saturation in terms of air-conditioning availability, an aging population is still significantly vulnerable to heat events.", "author" : [ { "dropping-particle" : "", "family" : "Sheridan", "given" : "Scott C.", "non-dropping-particle" : "", "parse-names" : false, "suffix" : "" }, { "dropping-particle" : "", "family" : "Kalkstein", "given" : "Adam J.", "non-dropping-particle" : "", "parse-names" : false, "suffix" : "" }, { "dropping-particle" : "", "family" : "Kalkstein", "given" : "Laurence S.", "non-dropping-particle" : "", "parse-names" : false, "suffix" : "" } ], "container-title" : "Natural Hazards", "id" : "ITEM-3", "issue" : "1", "issued" : { "date-parts" : [ [ "2009" ] ] }, "page" : "145-160", "title" : "Trends in heat-related mortality in the United States, 1975-2004", "type" : "article-journal", "volume" : "50" }, "uris" : [ "http://www.mendeley.com/documents/?uuid=eb3d5076-8711-4144-af91-fba1e56f2993" ] }, { "id" : "ITEM-4", "itemData" : { "DOI" : "10.1289/ehp.1307392", "ISBN" : "00916765", "ISSN" : "15529924", "PMID" : "24780880", "abstract" : "BACKGROUND: In a changing climate, increasing temperatures are anticipated to have profound health impacts. These impacts could be mitigated if individuals and communities adapt to changing exposures; however, little is known about the extent to which the population may be adapting.\\n\\nOBJECTIVE: We investigated the hypothesis that if adaptation is occurring, then heat-related mortality would be decreasing over time.\\n\\nMETHODS: We used a national database of daily weather, air pollution, and age-stratified mortality rates for 105 U.S. cities (covering 106 million people) during the summers of 1987-2005. Time-varying coefficient regression models and Bayesian hierarchical models were used to estimate city-specific, regional, and national temporal trends in heat-related mortality and to identify factors that might explain variation across cities.\\n\\nRESULTS: On average across cities, the number of deaths (per 1,000 deaths) attributable to each 10\u00b0F increase in same-day temperature decreased from 51 [95% posterior interval (PI): 42, 61] in 1987 to 19 (95% PI: 12, 27) in 2005. This decline was largest among those \u2265 75 years of age, in northern regions, and in cities with cooler climates. Although central air conditioning (AC) prevalence has increased, we did not find statistically significant evidence of larger temporal declines among cities with larger increases in AC prevalence.\\n\\nCONCLUSIONS: The population has become more resilient to heat over time. Yet even with this increased resilience, substantial risks of heat-related mortality remain. Based on 2005 estimates, an increase in average temperatures by 5\u00b0F (central climate projection) would lead to an additional 1,907 deaths per summer across all cities.", "author" : [ { "dropping-particle" : "", "family" : "Bobb", "given" : "Jennifer F.", "non-dropping-particle" : "", "parse-names" : false, "suffix" : "" }, { "dropping-particle" : "", "family" : "Peng", "given" : "Roger D.", "non-dropping-particle" : "", "parse-names" : false, "suffix" : "" }, { "dropping-particle" : "", "family" : "Bell", "given" : "Michelle L.", "non-dropping-particle" : "", "parse-names" : false, "suffix" : "" }, { "dropping-particle" : "", "family" : "Dominici", "given" : "Francesca", "non-dropping-particle" : "", "parse-names" : false, "suffix" : "" } ], "container-title" : "Environmental Health Perspectives", "id" : "ITEM-4", "issue" : "8", "issued" : { "date-parts" : [ [ "2014" ] ] }, "page" : "811-816", "title" : "Heat-related mortality and adaptation to heat in the United States", "type" : "article-journal", "volume" : "122" }, "uris" : [ "http://www.mendeley.com/documents/?uuid=c9f7dbd2-00af-408a-a3fa-10494a700366" ] } ], "mendeley" : { "formattedCitation" : "(Bobb, Peng, Bell, &amp; Dominici, 2014; Carson, Hajat, Armstrong, &amp; Wilkinson, 2006; Seretakis, 1997; Sheridan, Kalkstein, &amp; Kalkstein, 2009)", "plainTextFormattedCitation" : "(Bobb, Peng, Bell, &amp; Dominici, 2014; Carson, Hajat, Armstrong, &amp; Wilkinson, 2006; Seretakis, 1997; Sheridan, Kalkstein, &amp; Kalkstein, 2009)", "previouslyFormattedCitation" : "(Bobb, Peng, Bell, &amp; Dominici, 2014; Carson, Hajat, Armstrong, &amp; Wilkinson, 2006; Seretakis, 1997; Sheridan, Kalkstein, &amp; Kalkstein, 2009)" }, "properties" : {  }, "schema" : "https://github.com/citation-style-language/schema/raw/master/csl-citation.json" }</w:delInstrText>
        </w:r>
        <w:r w:rsidR="002C33D5" w:rsidRPr="006E585E">
          <w:rPr>
            <w:color w:val="000000" w:themeColor="text1"/>
          </w:rPr>
          <w:fldChar w:fldCharType="separate"/>
        </w:r>
        <w:r w:rsidR="00BC655C" w:rsidRPr="00BC655C">
          <w:rPr>
            <w:noProof/>
            <w:color w:val="000000" w:themeColor="text1"/>
          </w:rPr>
          <w:delText>(Bobb, Peng, Bell, &amp; Dominici, 2014; Carson, Hajat, Armstrong, &amp; Wilkinson, 2006; Seretakis, 1997; Sheridan, Kalkstein, &amp; Kalkstein, 2009)</w:delText>
        </w:r>
        <w:r w:rsidR="002C33D5" w:rsidRPr="006E585E">
          <w:rPr>
            <w:color w:val="000000" w:themeColor="text1"/>
          </w:rPr>
          <w:fldChar w:fldCharType="end"/>
        </w:r>
        <w:r w:rsidR="00A8345C">
          <w:rPr>
            <w:color w:val="000000" w:themeColor="text1"/>
          </w:rPr>
          <w:delText>.</w:delText>
        </w:r>
      </w:del>
    </w:p>
    <w:p w14:paraId="752CCF68" w14:textId="77777777" w:rsidR="002015BB" w:rsidRPr="00250467" w:rsidRDefault="002015BB" w:rsidP="00250467">
      <w:pPr>
        <w:spacing w:line="480" w:lineRule="auto"/>
        <w:jc w:val="both"/>
        <w:rPr>
          <w:color w:val="000000" w:themeColor="text1"/>
        </w:rPr>
      </w:pPr>
    </w:p>
    <w:p w14:paraId="57A78B25" w14:textId="77311C4E" w:rsidR="00B025C4" w:rsidRPr="00250467" w:rsidRDefault="000210D1">
      <w:pPr>
        <w:spacing w:line="480" w:lineRule="auto"/>
        <w:jc w:val="both"/>
        <w:rPr>
          <w:color w:val="000000" w:themeColor="text1"/>
        </w:rPr>
      </w:pPr>
      <w:r w:rsidRPr="00AC73A1">
        <w:rPr>
          <w:color w:val="000000" w:themeColor="text1"/>
        </w:rPr>
        <w:t xml:space="preserve">A thorough understanding of the long-term dynamics of seasonality of mortality, and its geographical and demographic patterns, is needed to identify at-risk groups, plan responses </w:t>
      </w:r>
      <w:proofErr w:type="gramStart"/>
      <w:r w:rsidRPr="00AC73A1">
        <w:rPr>
          <w:color w:val="000000" w:themeColor="text1"/>
        </w:rPr>
        <w:t>at the present time</w:t>
      </w:r>
      <w:proofErr w:type="gramEnd"/>
      <w:r w:rsidRPr="00AC73A1">
        <w:rPr>
          <w:color w:val="000000" w:themeColor="text1"/>
        </w:rPr>
        <w:t xml:space="preserve"> as well as under changing climate conditions. </w:t>
      </w:r>
      <w:r w:rsidR="002015BB" w:rsidRPr="00AC73A1" w:rsidDel="007B3AFF">
        <w:rPr>
          <w:color w:val="000000" w:themeColor="text1"/>
        </w:rPr>
        <w:t>Although mortality seasonality is well-established, t</w:t>
      </w:r>
      <w:r w:rsidR="004508FE" w:rsidRPr="00AC73A1" w:rsidDel="007B3AFF">
        <w:rPr>
          <w:color w:val="000000" w:themeColor="text1"/>
        </w:rPr>
        <w:t xml:space="preserve">here is limited </w:t>
      </w:r>
      <w:r w:rsidR="002015BB" w:rsidRPr="00AC73A1" w:rsidDel="007B3AFF">
        <w:rPr>
          <w:color w:val="000000" w:themeColor="text1"/>
        </w:rPr>
        <w:t xml:space="preserve">information on how </w:t>
      </w:r>
      <w:r w:rsidR="004475C0" w:rsidRPr="00AC73A1">
        <w:rPr>
          <w:color w:val="000000" w:themeColor="text1"/>
        </w:rPr>
        <w:t>seasonality, including the timing of minimum and maximum mortality,</w:t>
      </w:r>
      <w:r w:rsidR="004475C0" w:rsidRPr="00AC73A1" w:rsidDel="007B3AFF">
        <w:rPr>
          <w:color w:val="000000" w:themeColor="text1"/>
        </w:rPr>
        <w:t xml:space="preserve"> </w:t>
      </w:r>
      <w:r w:rsidR="002015BB" w:rsidRPr="00AC73A1" w:rsidDel="007B3AFF">
        <w:rPr>
          <w:color w:val="000000" w:themeColor="text1"/>
        </w:rPr>
        <w:t xml:space="preserve">varies by local climate and how </w:t>
      </w:r>
      <w:r w:rsidR="004475C0" w:rsidRPr="00AC73A1">
        <w:rPr>
          <w:color w:val="000000" w:themeColor="text1"/>
        </w:rPr>
        <w:t>these features</w:t>
      </w:r>
      <w:r w:rsidR="004475C0" w:rsidRPr="00AC73A1" w:rsidDel="007B3AFF">
        <w:rPr>
          <w:color w:val="000000" w:themeColor="text1"/>
        </w:rPr>
        <w:t xml:space="preserve"> </w:t>
      </w:r>
      <w:r w:rsidR="004508FE" w:rsidRPr="00AC73A1" w:rsidDel="007B3AFF">
        <w:rPr>
          <w:color w:val="000000" w:themeColor="text1"/>
        </w:rPr>
        <w:t>ha</w:t>
      </w:r>
      <w:r w:rsidR="004475C0" w:rsidRPr="00AC73A1">
        <w:rPr>
          <w:color w:val="000000" w:themeColor="text1"/>
        </w:rPr>
        <w:t>ve</w:t>
      </w:r>
      <w:r w:rsidR="004508FE" w:rsidRPr="00AC73A1" w:rsidDel="007B3AFF">
        <w:rPr>
          <w:color w:val="000000" w:themeColor="text1"/>
        </w:rPr>
        <w:t xml:space="preserve"> changed over time</w:t>
      </w:r>
      <w:r w:rsidR="002015BB" w:rsidRPr="00AC73A1" w:rsidDel="007B3AFF">
        <w:rPr>
          <w:color w:val="000000" w:themeColor="text1"/>
        </w:rPr>
        <w:t>, especially in relation to age</w:t>
      </w:r>
      <w:r w:rsidR="004475C0" w:rsidRPr="00AC73A1">
        <w:rPr>
          <w:color w:val="000000" w:themeColor="text1"/>
        </w:rPr>
        <w:t xml:space="preserve"> </w:t>
      </w:r>
      <w:r w:rsidR="002015BB" w:rsidRPr="00AC73A1" w:rsidDel="007B3AFF">
        <w:rPr>
          <w:color w:val="000000" w:themeColor="text1"/>
        </w:rPr>
        <w:t>group, sex and medical cause of death</w:t>
      </w:r>
      <w:r w:rsidR="009629F0" w:rsidRPr="00AC73A1">
        <w:rPr>
          <w:color w:val="000000" w:themeColor="text1"/>
        </w:rPr>
        <w:t xml:space="preserve"> </w:t>
      </w:r>
      <w:ins w:id="49" w:author="Parks, Robbie M" w:date="2018-08-15T11:00:00Z">
        <w:r w:rsidR="00964975" w:rsidRPr="00AC73A1">
          <w:rPr>
            <w:color w:val="000000" w:themeColor="text1"/>
          </w:rPr>
          <w:fldChar w:fldCharType="begin" w:fldLock="1"/>
        </w:r>
        <w:r w:rsidR="00C950B8">
          <w:rPr>
            <w:color w:val="000000" w:themeColor="text1"/>
          </w:rPr>
          <w:instrText>ADDIN CSL_CITATION {"citationItems":[{"id":"ITEM-1","itemData":{"DOI":"10.1007/978-3-319-64820-0","ISBN":"9783319648187","author":[{"dropping-particle":"","family":"Rau","given":"Roland","non-dropping-particle":"","parse-names":false,"suffix":""},{"dropping-particle":"","family":"Bohk-Ewald","given":"Christina","non-dropping-particle":"","parse-names":false,"suffix":""},{"dropping-particle":"","family":"Muszyńska","given":"Magdalena M","non-dropping-particle":"","parse-names":false,"suffix":""},{"dropping-particle":"","family":"Vaupel","given":"James W","non-dropping-particle":"","parse-names":false,"suffix":""}],"id":"ITEM-1","issued":{"date-parts":[["2018"]]},"title":"Visualizing Mortality Dynamics in the Lexis Diagram","type":"book"},"uris":["http://www.mendeley.com/documents/?uuid=e0c81d53-6ad6-40c1-935d-e122c89bb8f6"]},{"id":"ITEM-2","itemData":{"DOI":"10.1007/978-3-540-44902-7","ISBN":"3540449027","PMID":"14535918","abstract":"Seasonal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Fakultät","id":"ITEM-2","issued":{"date-parts":[["2004"]]},"page":"361","title":"Seasonality in Human Mortality.  A Demographic Approach","type":"article-journal","volume":"PhD"},"uris":["http://www.mendeley.com/documents/?uuid=735ffa52-a2fc-4bed-ab59-d84289752b70"]}],"mendeley":{"formattedCitation":"(Rau, 2004; Rau, Bohk-Ewald, Muszyńska, &amp; Vaupel, 2018)","plainTextFormattedCitation":"(Rau, 2004; Rau, Bohk-Ewald, Muszyńska, &amp; Vaupel, 2018)","previouslyFormattedCitation":"(Rau, 2004; Rau, Bohk-Ewald, Muszyńska, &amp; Vaupel, 2018)"},"properties":{"noteIndex":0},"schema":"https://github.com/citation-style-language/schema/raw/master/csl-citation.json"}</w:instrText>
        </w:r>
        <w:r w:rsidR="00964975" w:rsidRPr="00AC73A1">
          <w:rPr>
            <w:color w:val="000000" w:themeColor="text1"/>
          </w:rPr>
          <w:fldChar w:fldCharType="separate"/>
        </w:r>
        <w:r w:rsidR="00BC655C" w:rsidRPr="00AC73A1">
          <w:rPr>
            <w:noProof/>
            <w:color w:val="000000" w:themeColor="text1"/>
          </w:rPr>
          <w:t xml:space="preserve">(Rau, </w:t>
        </w:r>
        <w:r w:rsidR="00BC655C" w:rsidRPr="00AC73A1">
          <w:rPr>
            <w:noProof/>
            <w:color w:val="000000" w:themeColor="text1"/>
          </w:rPr>
          <w:lastRenderedPageBreak/>
          <w:t>2004; Rau, Bohk-Ewald, Muszyńska, &amp; Vaupel, 2018)</w:t>
        </w:r>
        <w:r w:rsidR="00964975" w:rsidRPr="00AC73A1">
          <w:rPr>
            <w:color w:val="000000" w:themeColor="text1"/>
          </w:rPr>
          <w:fldChar w:fldCharType="end"/>
        </w:r>
      </w:ins>
      <w:del w:id="50" w:author="Parks, Robbie M" w:date="2018-08-15T11:00:00Z">
        <w:r w:rsidR="00964975" w:rsidRPr="006E585E">
          <w:rPr>
            <w:color w:val="000000" w:themeColor="text1"/>
          </w:rPr>
          <w:fldChar w:fldCharType="begin" w:fldLock="1"/>
        </w:r>
        <w:r w:rsidR="00F52D66">
          <w:rPr>
            <w:color w:val="000000" w:themeColor="text1"/>
          </w:rPr>
          <w:delInstrText>ADDIN CSL_CITATION { "citationItems" : [ { "id" : "ITEM-1", "itemData" : { "DOI" : "10.1007/978-3-319-64820-0", "ISBN" : "9783319648187", "author" : [ { "dropping-particle" : "", "family" : "Rau", "given" : "Roland", "non-dropping-particle" : "", "parse-names" : false, "suffix" : "" }, { "dropping-particle" : "", "family" : "Bohk-Ewald", "given" : "Christina", "non-dropping-particle" : "", "parse-names" : false, "suffix" : "" }, { "dropping-particle" : "", "family" : "Muszy\u0144ska", "given" : "Magdalena M", "non-dropping-particle" : "", "parse-names" : false, "suffix" : "" }, { "dropping-particle" : "", "family" : "Vaupel", "given" : "James W", "non-dropping-particle" : "", "parse-names" : false, "suffix" : "" } ], "id" : "ITEM-1", "issued" : { "date-parts" : [ [ "2018" ] ] }, "title" : "Visualizing Mortality Dynamics in the Lexis Diagram", "type" : "book" }, "uris" : [ "http://www.mendeley.com/documents/?uuid=e0c81d53-6ad6-40c1-935d-e122c89bb8f6" ] }, { "id" : "ITEM-2", "itemData" : { "DOI" : "10.1007/978-3-540-44902-7", "ISBN" : "3540449027", "PMID" : "14535918", "abstract" : "Seasonal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 "author" : [ { "dropping-particle" : "", "family" : "Rau", "given" : "Roland", "non-dropping-particle" : "", "parse-names" : false, "suffix" : "" } ], "container-title" : "Wirtschafts- und Sozialwissenschaftlichen Fakult\u00e4t", "id" : "ITEM-2", "issued" : { "date-parts" : [ [ "2004" ] ] }, "page" : "361", "title" : "Seasonality in Human Mortality.  A Demographic Approach", "type" : "article-journal", "volume" : "PhD" }, "uris" : [ "http://www.mendeley.com/documents/?uuid=735ffa52-a2fc-4bed-ab59-d84289752b70" ] } ], "mendeley" : { "formattedCitation" : "(Rau, 2004; Rau, Bohk-Ewald, Muszy\u0144ska, &amp; Vaupel, 2018)", "plainTextFormattedCitation" : "(Rau, 2004; Rau, Bohk-Ewald, Muszy\u0144ska, &amp; Vaupel, 2018)", "previouslyFormattedCitation" : "(Rau, 2004; Rau, Bohk-Ewald, Muszy\u0144ska, &amp; Vaupel, 2018)" }, "properties" : {  }, "schema" : "https://github.com/citation-style-language/schema/raw/master/csl-citation.json" }</w:delInstrText>
        </w:r>
        <w:r w:rsidR="00964975" w:rsidRPr="006E585E">
          <w:rPr>
            <w:color w:val="000000" w:themeColor="text1"/>
          </w:rPr>
          <w:fldChar w:fldCharType="separate"/>
        </w:r>
        <w:r w:rsidR="00BC655C" w:rsidRPr="00BC655C">
          <w:rPr>
            <w:noProof/>
            <w:color w:val="000000" w:themeColor="text1"/>
          </w:rPr>
          <w:delText>(Rau, 2004; Rau, Bohk-Ewald, Muszyńska, &amp; Vaupel, 2018)</w:delText>
        </w:r>
        <w:r w:rsidR="00964975" w:rsidRPr="006E585E">
          <w:rPr>
            <w:color w:val="000000" w:themeColor="text1"/>
          </w:rPr>
          <w:fldChar w:fldCharType="end"/>
        </w:r>
      </w:del>
      <w:r w:rsidR="006112BC" w:rsidRPr="00250467">
        <w:rPr>
          <w:color w:val="000000" w:themeColor="text1"/>
        </w:rPr>
        <w:t>.</w:t>
      </w:r>
    </w:p>
    <w:p w14:paraId="660EE2E5" w14:textId="77777777" w:rsidR="00B025C4" w:rsidRPr="00AC73A1" w:rsidRDefault="00B025C4">
      <w:pPr>
        <w:spacing w:line="480" w:lineRule="auto"/>
        <w:jc w:val="both"/>
        <w:rPr>
          <w:color w:val="000000" w:themeColor="text1"/>
        </w:rPr>
      </w:pPr>
    </w:p>
    <w:p w14:paraId="3217E382" w14:textId="77777777" w:rsidR="000210D1" w:rsidRPr="00AC73A1" w:rsidRDefault="004508FE" w:rsidP="00C33FFB">
      <w:pPr>
        <w:spacing w:line="480" w:lineRule="auto"/>
        <w:jc w:val="both"/>
        <w:rPr>
          <w:ins w:id="51" w:author="Parks, Robbie M" w:date="2018-08-15T11:00:00Z"/>
          <w:color w:val="000000" w:themeColor="text1"/>
        </w:rPr>
      </w:pPr>
      <w:ins w:id="52" w:author="Parks, Robbie M" w:date="2018-08-15T11:00:00Z">
        <w:r w:rsidRPr="00AC73A1">
          <w:rPr>
            <w:color w:val="000000" w:themeColor="text1"/>
          </w:rPr>
          <w:t>In this paper, w</w:t>
        </w:r>
        <w:r w:rsidR="000210D1" w:rsidRPr="00AC73A1">
          <w:rPr>
            <w:color w:val="000000" w:themeColor="text1"/>
          </w:rPr>
          <w:t xml:space="preserve">e comprehensively </w:t>
        </w:r>
        <w:r w:rsidR="00236AF3" w:rsidRPr="00AC73A1">
          <w:rPr>
            <w:color w:val="000000" w:themeColor="text1"/>
          </w:rPr>
          <w:t>characterize</w:t>
        </w:r>
        <w:r w:rsidR="000210D1" w:rsidRPr="00AC73A1">
          <w:rPr>
            <w:color w:val="000000" w:themeColor="text1"/>
          </w:rPr>
          <w:t xml:space="preserve"> the spatial and temporal patterns of </w:t>
        </w:r>
        <w:r w:rsidR="002015BB" w:rsidRPr="00AC73A1">
          <w:rPr>
            <w:color w:val="000000" w:themeColor="text1"/>
          </w:rPr>
          <w:t xml:space="preserve">all-cause and cause-specific </w:t>
        </w:r>
        <w:r w:rsidR="000210D1" w:rsidRPr="00AC73A1">
          <w:rPr>
            <w:color w:val="000000" w:themeColor="text1"/>
          </w:rPr>
          <w:t>mortality seasonality in the USA</w:t>
        </w:r>
        <w:r w:rsidR="000F5E5D" w:rsidRPr="00AC73A1">
          <w:rPr>
            <w:color w:val="000000" w:themeColor="text1"/>
          </w:rPr>
          <w:t xml:space="preserve"> by sex and age group</w:t>
        </w:r>
        <w:r w:rsidR="000210D1" w:rsidRPr="00AC73A1">
          <w:rPr>
            <w:color w:val="000000" w:themeColor="text1"/>
          </w:rPr>
          <w:t>, through the application of wavelet analytical techniques</w:t>
        </w:r>
        <w:r w:rsidR="00B34BC1" w:rsidRPr="00AC73A1">
          <w:rPr>
            <w:color w:val="000000" w:themeColor="text1"/>
          </w:rPr>
          <w:t>, to over three decades of national mortality data</w:t>
        </w:r>
        <w:r w:rsidR="00B34BC1">
          <w:rPr>
            <w:color w:val="000000" w:themeColor="text1"/>
          </w:rPr>
          <w:t>. Wavelets</w:t>
        </w:r>
        <w:r w:rsidR="00B34BC1" w:rsidRPr="00AC73A1">
          <w:rPr>
            <w:color w:val="000000" w:themeColor="text1"/>
          </w:rPr>
          <w:t xml:space="preserve"> </w:t>
        </w:r>
        <w:r w:rsidR="000210D1" w:rsidRPr="00AC73A1">
          <w:rPr>
            <w:color w:val="000000" w:themeColor="text1"/>
          </w:rPr>
          <w:t>have been used to study the dynamics of weather phenome</w:t>
        </w:r>
        <w:r w:rsidR="00BF3FD9" w:rsidRPr="00AC73A1">
          <w:rPr>
            <w:color w:val="000000" w:themeColor="text1"/>
          </w:rPr>
          <w:t>na</w:t>
        </w:r>
        <w:r w:rsidR="00FC7D12" w:rsidRPr="00AC73A1">
          <w:rPr>
            <w:color w:val="000000" w:themeColor="text1"/>
          </w:rPr>
          <w:t xml:space="preserve"> </w:t>
        </w:r>
        <w:r w:rsidR="002542D0">
          <w:rPr>
            <w:color w:val="000000" w:themeColor="text1"/>
          </w:rPr>
          <w:fldChar w:fldCharType="begin" w:fldLock="1"/>
        </w:r>
        <w:r w:rsidR="00C950B8">
          <w:rPr>
            <w:color w:val="000000" w:themeColor="text1"/>
          </w:rPr>
          <w:instrText>ADDIN CSL_CITATION {"citationItems":[{"id":"ITEM-1","itemData":{"DOI":"10.1038/nature01194","ISBN":"0028-0836","ISSN":"00280836","PMID":"12432388","abstract":"The variability of El Nin ̃o/Southern Oscillation (ENSO) during the Holocene epoch, in particular on millennial timescales, is poorly understood. Palaeoclimate studies have documented ENSO variability for selected intervals in the Holocene, but most records are either too short or insufficiently resolved to investigate variability on millennial scales 1–3 . Here we present a record of sedimentation in Laguna Pallcacocha, southern Ecuador, which is strongly influenced by ENSO variability, and covers the past 12,000 years continuously. We find that changes on a timescale of 2–8 years, which we attribute to warm ENSO events, become more frequent over the Holocene until about 1,200 years ago, and then decline towards the present. Periods of relatively high and low ENSO activity, alternating at a timescale of about 2,000 years, are superimposed on this long-term trend. We attribute the long-term trend to orbitally induced changes in insolation, and suggest internal ENSO dynamics as a possible cause of the millennial variability. However, the millennial oscil- lation will need to be confirmed in other ENSO proxy records.","author":[{"dropping-particle":"","family":"Moy","given":"Christopher M.","non-dropping-particle":"","parse-names":false,"suffix":""},{"dropping-particle":"","family":"Seltzer","given":"Geoffrey O.","non-dropping-particle":"","parse-names":false,"suffix":""},{"dropping-particle":"","family":"Rodbell","given":"Donald T.","non-dropping-particle":"","parse-names":false,"suffix":""},{"dropping-particle":"","family":"Anderson","given":"David M.","non-dropping-particle":"","parse-names":false,"suffix":""}],"container-title":"Nature","id":"ITEM-1","issue":"6912","issued":{"date-parts":[["2002"]]},"page":"162-165","title":"Variability of El Niño/Southern Oscillation activity at millennial timescales during the Holocene epoch","type":"article-journal","volume":"420"},"uris":["http://www.mendeley.com/documents/?uuid=7d5ba32f-935d-46a0-82d2-3b510f617cdd"]}],"mendeley":{"formattedCitation":"(Moy, Seltzer, Rodbell, &amp; Anderson, 2002)","plainTextFormattedCitation":"(Moy, Seltzer, Rodbell, &amp; Anderson, 2002)","previouslyFormattedCitation":"(Moy, Seltzer, Rodbell, &amp; Anderson, 2002)"},"properties":{"noteIndex":0},"schema":"https://github.com/citation-style-language/schema/raw/master/csl-citation.json"}</w:instrText>
        </w:r>
        <w:r w:rsidR="002542D0">
          <w:rPr>
            <w:color w:val="000000" w:themeColor="text1"/>
          </w:rPr>
          <w:fldChar w:fldCharType="separate"/>
        </w:r>
        <w:r w:rsidR="002542D0" w:rsidRPr="002542D0">
          <w:rPr>
            <w:noProof/>
            <w:color w:val="000000" w:themeColor="text1"/>
          </w:rPr>
          <w:t>(Moy, Seltzer, Rodbell, &amp; Anderson, 2002)</w:t>
        </w:r>
        <w:r w:rsidR="002542D0">
          <w:rPr>
            <w:color w:val="000000" w:themeColor="text1"/>
          </w:rPr>
          <w:fldChar w:fldCharType="end"/>
        </w:r>
        <w:r w:rsidR="00625BF6">
          <w:rPr>
            <w:color w:val="000000" w:themeColor="text1"/>
          </w:rPr>
          <w:t xml:space="preserve"> </w:t>
        </w:r>
        <w:r w:rsidR="000210D1" w:rsidRPr="00AC73A1">
          <w:rPr>
            <w:color w:val="000000" w:themeColor="text1"/>
          </w:rPr>
          <w:t>and infectious diseases</w:t>
        </w:r>
        <w:r w:rsidR="006112BC" w:rsidRPr="00AC73A1">
          <w:rPr>
            <w:color w:val="000000" w:themeColor="text1"/>
          </w:rPr>
          <w:t xml:space="preserve"> </w:t>
        </w:r>
        <w:r w:rsidR="00BF3FD9" w:rsidRPr="00AC73A1">
          <w:rPr>
            <w:color w:val="000000" w:themeColor="text1"/>
          </w:rPr>
          <w:fldChar w:fldCharType="begin" w:fldLock="1"/>
        </w:r>
        <w:r w:rsidR="00C950B8">
          <w:rPr>
            <w:color w:val="000000" w:themeColor="text1"/>
          </w:rPr>
          <w:instrText>ADDIN CSL_CITATION {"citationItems":[{"id":"ITEM-1","itemData":{"DOI":"10.1038/414716a","ISBN":"0028-0836","ISSN":"00280836","PMID":"11742391","abstract":"Spatio-temporal travelling waves are striking manifestations of predator-prey and host-parasite dynamics. However, few systems are well enough documented both to detect repeated waves and to explain their interaction with spatio-temporal variations in population structure and demography. Here, we demonstrate recurrent epidemic travelling waves in an exhaustive spatio-temporal data set for measles in England and Wales. We use wavelet phase analysis, which allows for dynamical non-stationarity--a complication in interpreting spatio-temporal patterns in these and many other ecological time series. In the pre-vaccination era, conspicuous hierarchical waves of infection moved regionally from large cities to small towns; the introduction of measles vaccination restricted but did not eliminate this hierarchical contagion. A mechanistic stochastic model suggests a dynamical explanation for the waves-spread via infective 'sparks' from large 'core' cities to smaller 'satellite' towns. Thus, the spatial hierarchy of host population structure is a prerequisite for these infection waves.","author":[{"dropping-particle":"","family":"Grenfell","given":"B. T.","non-dropping-particle":"","parse-names":false,"suffix":""},{"dropping-particle":"","family":"Bjørnstad","given":"O. N.","non-dropping-particle":"","parse-names":false,"suffix":""},{"dropping-particle":"","family":"Kappey","given":"J.","non-dropping-particle":"","parse-names":false,"suffix":""}],"container-title":"Nature","id":"ITEM-1","issue":"6865","issued":{"date-parts":[["2001"]]},"page":"716-723","title":"Travelling waves and spatial hierarchies in measles epidemics","type":"article-journal","volume":"414"},"uris":["http://www.mendeley.com/documents/?uuid=a83e09d1-1d49-4349-ba0e-7126e1caba90"]}],"mendeley":{"formattedCitation":"(Grenfell, Bjørnstad, &amp; Kappey, 2001)","plainTextFormattedCitation":"(Grenfell, Bjørnstad, &amp; Kappey, 2001)","previouslyFormattedCitation":"(Grenfell, Bjørnstad, &amp; Kappey, 2001)"},"properties":{"noteIndex":0},"schema":"https://github.com/citation-style-language/schema/raw/master/csl-citation.json"}</w:instrText>
        </w:r>
        <w:r w:rsidR="00BF3FD9" w:rsidRPr="00AC73A1">
          <w:rPr>
            <w:color w:val="000000" w:themeColor="text1"/>
          </w:rPr>
          <w:fldChar w:fldCharType="separate"/>
        </w:r>
        <w:r w:rsidR="00BC655C" w:rsidRPr="00AC73A1">
          <w:rPr>
            <w:noProof/>
            <w:color w:val="000000" w:themeColor="text1"/>
          </w:rPr>
          <w:t>(Grenfell, Bjørnstad, &amp; Kappey, 2001)</w:t>
        </w:r>
        <w:r w:rsidR="00BF3FD9" w:rsidRPr="00AC73A1">
          <w:rPr>
            <w:color w:val="000000" w:themeColor="text1"/>
          </w:rPr>
          <w:fldChar w:fldCharType="end"/>
        </w:r>
        <w:r w:rsidR="000210D1" w:rsidRPr="00AC73A1">
          <w:rPr>
            <w:color w:val="000000" w:themeColor="text1"/>
          </w:rPr>
          <w:t>.</w:t>
        </w:r>
        <w:r w:rsidR="00EC07C7" w:rsidRPr="00AC73A1">
          <w:rPr>
            <w:color w:val="000000" w:themeColor="text1"/>
          </w:rPr>
          <w:t xml:space="preserve"> </w:t>
        </w:r>
        <w:r w:rsidR="006630ED" w:rsidRPr="00AC73A1">
          <w:rPr>
            <w:color w:val="000000" w:themeColor="text1"/>
          </w:rPr>
          <w:t>We also used cent</w:t>
        </w:r>
        <w:r w:rsidR="000F5E5D" w:rsidRPr="00AC73A1">
          <w:rPr>
            <w:color w:val="000000" w:themeColor="text1"/>
          </w:rPr>
          <w:t>r</w:t>
        </w:r>
        <w:r w:rsidR="006630ED" w:rsidRPr="00AC73A1">
          <w:rPr>
            <w:color w:val="000000" w:themeColor="text1"/>
          </w:rPr>
          <w:t>e</w:t>
        </w:r>
        <w:r w:rsidR="000F5E5D" w:rsidRPr="00AC73A1">
          <w:rPr>
            <w:color w:val="000000" w:themeColor="text1"/>
          </w:rPr>
          <w:t xml:space="preserve"> </w:t>
        </w:r>
        <w:r w:rsidR="00F110C1" w:rsidRPr="00AC73A1">
          <w:rPr>
            <w:color w:val="000000" w:themeColor="text1"/>
          </w:rPr>
          <w:t xml:space="preserve">of gravity analysis </w:t>
        </w:r>
        <w:r w:rsidR="000F5E5D" w:rsidRPr="00AC73A1">
          <w:rPr>
            <w:color w:val="000000" w:themeColor="text1"/>
          </w:rPr>
          <w:t xml:space="preserve">and </w:t>
        </w:r>
        <w:r w:rsidR="00F110C1" w:rsidRPr="00AC73A1">
          <w:rPr>
            <w:color w:val="000000" w:themeColor="text1"/>
          </w:rPr>
          <w:t xml:space="preserve">circular statistics methods to understand the timing of mortality </w:t>
        </w:r>
        <w:r w:rsidR="000F5E5D" w:rsidRPr="00AC73A1">
          <w:rPr>
            <w:color w:val="000000" w:themeColor="text1"/>
          </w:rPr>
          <w:t>minimum and maximum</w:t>
        </w:r>
        <w:r w:rsidR="00A22940">
          <w:rPr>
            <w:color w:val="000000" w:themeColor="text1"/>
          </w:rPr>
          <w:t xml:space="preserve">. In </w:t>
        </w:r>
        <w:r w:rsidR="00025DE6">
          <w:rPr>
            <w:color w:val="000000" w:themeColor="text1"/>
          </w:rPr>
          <w:t>addition,</w:t>
        </w:r>
        <w:r w:rsidR="00A22940">
          <w:rPr>
            <w:color w:val="000000" w:themeColor="text1"/>
          </w:rPr>
          <w:t xml:space="preserve"> we identify how the percentage difference between </w:t>
        </w:r>
        <w:r w:rsidR="00B34BC1">
          <w:rPr>
            <w:color w:val="000000" w:themeColor="text1"/>
          </w:rPr>
          <w:t>death rates</w:t>
        </w:r>
        <w:r w:rsidR="007155A4">
          <w:rPr>
            <w:color w:val="000000" w:themeColor="text1"/>
          </w:rPr>
          <w:t xml:space="preserve"> in </w:t>
        </w:r>
        <w:r w:rsidR="00A22940">
          <w:rPr>
            <w:color w:val="000000" w:themeColor="text1"/>
          </w:rPr>
          <w:t xml:space="preserve">maximum and minimum </w:t>
        </w:r>
        <w:r w:rsidR="00B34BC1">
          <w:rPr>
            <w:color w:val="000000" w:themeColor="text1"/>
          </w:rPr>
          <w:t xml:space="preserve">mortality </w:t>
        </w:r>
        <w:r w:rsidR="009A1BE3">
          <w:rPr>
            <w:color w:val="000000" w:themeColor="text1"/>
          </w:rPr>
          <w:t>months</w:t>
        </w:r>
        <w:r w:rsidR="00A22940">
          <w:rPr>
            <w:color w:val="000000" w:themeColor="text1"/>
          </w:rPr>
          <w:t xml:space="preserve"> has changed </w:t>
        </w:r>
        <w:r w:rsidR="00B34BC1">
          <w:rPr>
            <w:color w:val="000000" w:themeColor="text1"/>
          </w:rPr>
          <w:t>over ti</w:t>
        </w:r>
        <w:r w:rsidR="00833C6C">
          <w:rPr>
            <w:color w:val="000000" w:themeColor="text1"/>
          </w:rPr>
          <w:t>m</w:t>
        </w:r>
        <w:r w:rsidR="00B34BC1">
          <w:rPr>
            <w:color w:val="000000" w:themeColor="text1"/>
          </w:rPr>
          <w:t>e</w:t>
        </w:r>
        <w:r w:rsidR="00A22940">
          <w:rPr>
            <w:color w:val="000000" w:themeColor="text1"/>
          </w:rPr>
          <w:t>.</w:t>
        </w:r>
      </w:ins>
    </w:p>
    <w:p w14:paraId="52BC0D7B" w14:textId="0F0C5BCA" w:rsidR="000210D1" w:rsidRPr="006E585E" w:rsidRDefault="004508FE" w:rsidP="00C33FFB">
      <w:pPr>
        <w:spacing w:line="480" w:lineRule="auto"/>
        <w:jc w:val="both"/>
        <w:rPr>
          <w:del w:id="53" w:author="Parks, Robbie M" w:date="2018-08-15T11:00:00Z"/>
          <w:color w:val="000000" w:themeColor="text1"/>
        </w:rPr>
      </w:pPr>
      <w:del w:id="54" w:author="Parks, Robbie M" w:date="2018-08-15T11:00:00Z">
        <w:r w:rsidRPr="006E585E">
          <w:rPr>
            <w:color w:val="000000" w:themeColor="text1"/>
          </w:rPr>
          <w:delText>In this paper, w</w:delText>
        </w:r>
        <w:r w:rsidR="000210D1" w:rsidRPr="006E585E">
          <w:rPr>
            <w:color w:val="000000" w:themeColor="text1"/>
          </w:rPr>
          <w:delText xml:space="preserve">e comprehensively </w:delText>
        </w:r>
        <w:r w:rsidR="00236AF3" w:rsidRPr="006E585E">
          <w:rPr>
            <w:color w:val="000000" w:themeColor="text1"/>
          </w:rPr>
          <w:delText>characterize</w:delText>
        </w:r>
        <w:r w:rsidR="000210D1" w:rsidRPr="006E585E">
          <w:rPr>
            <w:color w:val="000000" w:themeColor="text1"/>
          </w:rPr>
          <w:delText xml:space="preserve"> the spatial and temporal patterns of </w:delText>
        </w:r>
        <w:r w:rsidR="002015BB" w:rsidRPr="006E585E">
          <w:rPr>
            <w:color w:val="000000" w:themeColor="text1"/>
          </w:rPr>
          <w:delText xml:space="preserve">all-cause and cause-specific </w:delText>
        </w:r>
        <w:r w:rsidR="000210D1" w:rsidRPr="006E585E">
          <w:rPr>
            <w:color w:val="000000" w:themeColor="text1"/>
          </w:rPr>
          <w:delText>mortality seasonality in the USA</w:delText>
        </w:r>
        <w:r w:rsidR="000F5E5D" w:rsidRPr="006E585E">
          <w:rPr>
            <w:color w:val="000000" w:themeColor="text1"/>
          </w:rPr>
          <w:delText xml:space="preserve"> by sex and age group</w:delText>
        </w:r>
        <w:r w:rsidR="000210D1" w:rsidRPr="006E585E">
          <w:rPr>
            <w:color w:val="000000" w:themeColor="text1"/>
          </w:rPr>
          <w:delText>, through the application of wavelet analytical techniques</w:delText>
        </w:r>
        <w:r w:rsidR="00F110C1" w:rsidRPr="006E585E">
          <w:rPr>
            <w:color w:val="000000" w:themeColor="text1"/>
          </w:rPr>
          <w:delText xml:space="preserve">, </w:delText>
        </w:r>
        <w:r w:rsidR="002015BB" w:rsidRPr="006E585E">
          <w:rPr>
            <w:color w:val="000000" w:themeColor="text1"/>
          </w:rPr>
          <w:delText>which</w:delText>
        </w:r>
        <w:r w:rsidR="000210D1" w:rsidRPr="006E585E">
          <w:rPr>
            <w:color w:val="000000" w:themeColor="text1"/>
          </w:rPr>
          <w:delText xml:space="preserve"> have been used to study the dynamics of weather phenome</w:delText>
        </w:r>
        <w:r w:rsidR="00BF3FD9" w:rsidRPr="006E585E">
          <w:rPr>
            <w:color w:val="000000" w:themeColor="text1"/>
          </w:rPr>
          <w:delText>na</w:delText>
        </w:r>
        <w:r w:rsidR="00FC7D12">
          <w:rPr>
            <w:color w:val="000000" w:themeColor="text1"/>
          </w:rPr>
          <w:delText xml:space="preserve"> </w:delText>
        </w:r>
        <w:r w:rsidR="00BF3FD9" w:rsidRPr="006E585E">
          <w:rPr>
            <w:color w:val="000000" w:themeColor="text1"/>
          </w:rPr>
          <w:fldChar w:fldCharType="begin" w:fldLock="1"/>
        </w:r>
        <w:r w:rsidR="00F52D66">
          <w:rPr>
            <w:color w:val="000000" w:themeColor="text1"/>
          </w:rPr>
          <w:delInstrText>ADDIN CSL_CITATION { "citationItems" : [ { "id" : "ITEM-1", "itemData" : { "DOI" : "10.1038/nature01163.1.", "author" : [ { "dropping-particle" : "", "family" : "Moy CM, Seltzer GO, Rodbell DT", "given" : "&amp; Anderson DM", "non-dropping-particle" : "", "parse-names" : false, "suffix" : "" } ], "container-title" : "Nature", "id" : "ITEM-1", "issue" : "November", "issued" : { "date-parts" : [ [ "2002" ] ] }, "title" : "Variability of El Nino/Southern Oscillation activity at millennial timescales during the Holocene epoch", "type" : "article-journal", "volume" : "420" }, "uris" : [ "http://www.mendeley.com/documents/?uuid=6bf2cf17-7c16-4741-8277-1196f0c2adbb" ] } ], "mendeley" : { "formattedCitation" : "(Moy CM, Seltzer GO, Rodbell DT, 2002)", "plainTextFormattedCitation" : "(Moy CM, Seltzer GO, Rodbell DT, 2002)", "previouslyFormattedCitation" : "(Moy CM, Seltzer GO, Rodbell DT, 2002)" }, "properties" : {  }, "schema" : "https://github.com/citation-style-language/schema/raw/master/csl-citation.json" }</w:delInstrText>
        </w:r>
        <w:r w:rsidR="00BF3FD9" w:rsidRPr="006E585E">
          <w:rPr>
            <w:color w:val="000000" w:themeColor="text1"/>
          </w:rPr>
          <w:fldChar w:fldCharType="separate"/>
        </w:r>
        <w:r w:rsidR="00BC655C" w:rsidRPr="00BC655C">
          <w:rPr>
            <w:noProof/>
            <w:color w:val="000000" w:themeColor="text1"/>
          </w:rPr>
          <w:delText>(Moy CM, Seltzer GO, Rodbell DT, 2002)</w:delText>
        </w:r>
        <w:r w:rsidR="00BF3FD9" w:rsidRPr="006E585E">
          <w:rPr>
            <w:color w:val="000000" w:themeColor="text1"/>
          </w:rPr>
          <w:fldChar w:fldCharType="end"/>
        </w:r>
        <w:r w:rsidR="00BF3FD9" w:rsidRPr="006E585E">
          <w:rPr>
            <w:color w:val="000000" w:themeColor="text1"/>
          </w:rPr>
          <w:delText xml:space="preserve"> </w:delText>
        </w:r>
        <w:r w:rsidR="000210D1" w:rsidRPr="006E585E">
          <w:rPr>
            <w:color w:val="000000" w:themeColor="text1"/>
          </w:rPr>
          <w:delText>and infectious diseases</w:delText>
        </w:r>
        <w:r w:rsidR="006112BC">
          <w:rPr>
            <w:color w:val="000000" w:themeColor="text1"/>
          </w:rPr>
          <w:delText xml:space="preserve"> </w:delText>
        </w:r>
        <w:r w:rsidR="00BF3FD9" w:rsidRPr="006E585E">
          <w:rPr>
            <w:color w:val="000000" w:themeColor="text1"/>
          </w:rPr>
          <w:fldChar w:fldCharType="begin" w:fldLock="1"/>
        </w:r>
        <w:r w:rsidR="00F52D66">
          <w:rPr>
            <w:color w:val="000000" w:themeColor="text1"/>
          </w:rPr>
          <w:delInstrText>ADDIN CSL_CITATION { "citationItems" : [ { "id" : "ITEM-1", "itemData" : { "DOI" : "10.1038/414716a", "ISBN" : "0028-0836", "ISSN" : "00280836", "PMID" : "11742391", "abstract" : "Spatio-temporal travelling waves are striking manifestations of predator-prey and host-parasite dynamics. However, few systems are well enough documented both to detect repeated waves and to explain their interaction with spatio-temporal variations in population structure and demography. Here, we demonstrate recurrent epidemic travelling waves in an exhaustive spatio-temporal data set for measles in England and Wales. We use wavelet phase analysis, which allows for dynamical non-stationarity--a complication in interpreting spatio-temporal patterns in these and many other ecological time series. In the pre-vaccination era, conspicuous hierarchical waves of infection moved regionally from large cities to small towns; the introduction of measles vaccination restricted but did not eliminate this hierarchical contagion. A mechanistic stochastic model suggests a dynamical explanation for the waves-spread via infective 'sparks' from large 'core' cities to smaller 'satellite' towns. Thus, the spatial hierarchy of host population structure is a prerequisite for these infection waves.", "author" : [ { "dropping-particle" : "", "family" : "Grenfell", "given" : "B. T.", "non-dropping-particle" : "", "parse-names" : false, "suffix" : "" }, { "dropping-particle" : "", "family" : "Bj\u00f8rnstad", "given" : "O. N.", "non-dropping-particle" : "", "parse-names" : false, "suffix" : "" }, { "dropping-particle" : "", "family" : "Kappey", "given" : "J.", "non-dropping-particle" : "", "parse-names" : false, "suffix" : "" } ], "container-title" : "Nature", "id" : "ITEM-1", "issue" : "6865", "issued" : { "date-parts" : [ [ "2001" ] ] }, "page" : "716-723", "title" : "Travelling waves and spatial hierarchies in measles epidemics", "type" : "article-journal", "volume" : "414" }, "uris" : [ "http://www.mendeley.com/documents/?uuid=a83e09d1-1d49-4349-ba0e-7126e1caba90" ] } ], "mendeley" : { "formattedCitation" : "(Grenfell, Bj\u00f8rnstad, &amp; Kappey, 2001)", "plainTextFormattedCitation" : "(Grenfell, Bj\u00f8rnstad, &amp; Kappey, 2001)", "previouslyFormattedCitation" : "(Grenfell, Bj\u00f8rnstad, &amp; Kappey, 2001)" }, "properties" : {  }, "schema" : "https://github.com/citation-style-language/schema/raw/master/csl-citation.json" }</w:delInstrText>
        </w:r>
        <w:r w:rsidR="00BF3FD9" w:rsidRPr="006E585E">
          <w:rPr>
            <w:color w:val="000000" w:themeColor="text1"/>
          </w:rPr>
          <w:fldChar w:fldCharType="separate"/>
        </w:r>
        <w:r w:rsidR="00BC655C" w:rsidRPr="00BC655C">
          <w:rPr>
            <w:noProof/>
            <w:color w:val="000000" w:themeColor="text1"/>
          </w:rPr>
          <w:delText>(Grenfell, Bjørnstad, &amp; Kappey, 2001)</w:delText>
        </w:r>
        <w:r w:rsidR="00BF3FD9" w:rsidRPr="006E585E">
          <w:rPr>
            <w:color w:val="000000" w:themeColor="text1"/>
          </w:rPr>
          <w:fldChar w:fldCharType="end"/>
        </w:r>
        <w:r w:rsidR="002015BB" w:rsidRPr="006E585E">
          <w:rPr>
            <w:color w:val="000000" w:themeColor="text1"/>
          </w:rPr>
          <w:delText>,</w:delText>
        </w:r>
        <w:r w:rsidR="000210D1" w:rsidRPr="006E585E">
          <w:rPr>
            <w:color w:val="000000" w:themeColor="text1"/>
          </w:rPr>
          <w:delText xml:space="preserve"> to over three decades of national mortality data.</w:delText>
        </w:r>
        <w:r w:rsidR="00EC07C7" w:rsidRPr="006E585E">
          <w:rPr>
            <w:color w:val="000000" w:themeColor="text1"/>
          </w:rPr>
          <w:delText xml:space="preserve"> </w:delText>
        </w:r>
        <w:r w:rsidR="006630ED">
          <w:rPr>
            <w:color w:val="000000" w:themeColor="text1"/>
          </w:rPr>
          <w:delText>We also used cent</w:delText>
        </w:r>
        <w:r w:rsidR="000F5E5D" w:rsidRPr="006E585E">
          <w:rPr>
            <w:color w:val="000000" w:themeColor="text1"/>
          </w:rPr>
          <w:delText>r</w:delText>
        </w:r>
        <w:r w:rsidR="006630ED">
          <w:rPr>
            <w:color w:val="000000" w:themeColor="text1"/>
          </w:rPr>
          <w:delText>e</w:delText>
        </w:r>
        <w:r w:rsidR="000F5E5D" w:rsidRPr="006E585E">
          <w:rPr>
            <w:color w:val="000000" w:themeColor="text1"/>
          </w:rPr>
          <w:delText xml:space="preserve"> </w:delText>
        </w:r>
        <w:r w:rsidR="00F110C1" w:rsidRPr="006E585E">
          <w:rPr>
            <w:color w:val="000000" w:themeColor="text1"/>
          </w:rPr>
          <w:delText xml:space="preserve">of gravity analysis </w:delText>
        </w:r>
        <w:r w:rsidR="000F5E5D" w:rsidRPr="006E585E">
          <w:rPr>
            <w:color w:val="000000" w:themeColor="text1"/>
          </w:rPr>
          <w:delText xml:space="preserve">and </w:delText>
        </w:r>
        <w:r w:rsidR="00F110C1" w:rsidRPr="006E585E">
          <w:rPr>
            <w:color w:val="000000" w:themeColor="text1"/>
          </w:rPr>
          <w:delText xml:space="preserve">circular statistics methods to understand the timing of mortality </w:delText>
        </w:r>
        <w:r w:rsidR="000F5E5D" w:rsidRPr="006E585E">
          <w:rPr>
            <w:color w:val="000000" w:themeColor="text1"/>
          </w:rPr>
          <w:delText xml:space="preserve">minimum and maximum </w:delText>
        </w:r>
        <w:r w:rsidR="00F110C1" w:rsidRPr="006E585E">
          <w:rPr>
            <w:color w:val="000000" w:themeColor="text1"/>
          </w:rPr>
          <w:delText>where seasonality has been identified.</w:delText>
        </w:r>
      </w:del>
    </w:p>
    <w:p w14:paraId="08A26284" w14:textId="77777777" w:rsidR="004055C0" w:rsidRPr="00250467" w:rsidRDefault="004055C0" w:rsidP="00250467">
      <w:pPr>
        <w:spacing w:line="480" w:lineRule="auto"/>
        <w:jc w:val="both"/>
      </w:pPr>
    </w:p>
    <w:p w14:paraId="4B176582" w14:textId="77777777" w:rsidR="000210D1" w:rsidRPr="00AC73A1" w:rsidRDefault="000210D1">
      <w:pPr>
        <w:spacing w:line="480" w:lineRule="auto"/>
        <w:jc w:val="both"/>
        <w:rPr>
          <w:b/>
        </w:rPr>
      </w:pPr>
      <w:r w:rsidRPr="00AC73A1">
        <w:rPr>
          <w:b/>
        </w:rPr>
        <w:t>Results</w:t>
      </w:r>
    </w:p>
    <w:p w14:paraId="597FBFC7" w14:textId="77777777" w:rsidR="007846F4" w:rsidRDefault="007846F4" w:rsidP="00C33FFB">
      <w:pPr>
        <w:spacing w:line="480" w:lineRule="auto"/>
        <w:jc w:val="both"/>
        <w:rPr>
          <w:ins w:id="55" w:author="Parks, Robbie M" w:date="2018-08-15T11:00:00Z"/>
          <w:color w:val="000000" w:themeColor="text1"/>
        </w:rPr>
      </w:pPr>
      <w:ins w:id="56" w:author="Parks, Robbie M" w:date="2018-08-15T11:00:00Z">
        <w:r>
          <w:rPr>
            <w:color w:val="000000" w:themeColor="text1"/>
          </w:rPr>
          <w:t>Table 1 presents number of deaths by cause of death and sex.</w:t>
        </w:r>
        <w:r w:rsidRPr="00AC73A1">
          <w:rPr>
            <w:color w:val="000000" w:themeColor="text1"/>
          </w:rPr>
          <w:t xml:space="preserve"> </w:t>
        </w:r>
        <w:r w:rsidR="00125763">
          <w:rPr>
            <w:color w:val="000000" w:themeColor="text1"/>
          </w:rPr>
          <w:t xml:space="preserve">Deaths from </w:t>
        </w:r>
        <w:r w:rsidR="009978A5">
          <w:rPr>
            <w:color w:val="000000" w:themeColor="text1"/>
          </w:rPr>
          <w:t xml:space="preserve">cardiorespiratory </w:t>
        </w:r>
        <w:r w:rsidR="00DE001B">
          <w:rPr>
            <w:color w:val="000000" w:themeColor="text1"/>
          </w:rPr>
          <w:t>diseases</w:t>
        </w:r>
        <w:r w:rsidR="009978A5">
          <w:rPr>
            <w:color w:val="000000" w:themeColor="text1"/>
          </w:rPr>
          <w:t xml:space="preserve"> make up nearly half of all deaths</w:t>
        </w:r>
        <w:r w:rsidR="007C221D">
          <w:rPr>
            <w:color w:val="000000" w:themeColor="text1"/>
          </w:rPr>
          <w:t xml:space="preserve"> (48.1%)</w:t>
        </w:r>
        <w:r w:rsidR="009978A5">
          <w:rPr>
            <w:color w:val="000000" w:themeColor="text1"/>
          </w:rPr>
          <w:t xml:space="preserve">, with </w:t>
        </w:r>
        <w:r w:rsidR="00B26F9B">
          <w:rPr>
            <w:color w:val="000000" w:themeColor="text1"/>
          </w:rPr>
          <w:t>most</w:t>
        </w:r>
        <w:r w:rsidR="009978A5">
          <w:rPr>
            <w:color w:val="000000" w:themeColor="text1"/>
          </w:rPr>
          <w:t xml:space="preserve"> </w:t>
        </w:r>
        <w:r w:rsidR="00A14627">
          <w:rPr>
            <w:color w:val="000000" w:themeColor="text1"/>
          </w:rPr>
          <w:t xml:space="preserve">deaths from </w:t>
        </w:r>
        <w:r w:rsidR="009978A5">
          <w:rPr>
            <w:color w:val="000000" w:themeColor="text1"/>
          </w:rPr>
          <w:t xml:space="preserve">cardiovascular </w:t>
        </w:r>
        <w:r w:rsidR="00A14627">
          <w:rPr>
            <w:color w:val="000000" w:themeColor="text1"/>
          </w:rPr>
          <w:t>disease</w:t>
        </w:r>
        <w:r w:rsidR="00D50F7E">
          <w:rPr>
            <w:color w:val="000000" w:themeColor="text1"/>
          </w:rPr>
          <w:t>s</w:t>
        </w:r>
        <w:r w:rsidR="009978A5">
          <w:rPr>
            <w:color w:val="000000" w:themeColor="text1"/>
          </w:rPr>
          <w:t xml:space="preserve">. </w:t>
        </w:r>
        <w:r w:rsidR="00030756">
          <w:rPr>
            <w:color w:val="000000" w:themeColor="text1"/>
          </w:rPr>
          <w:t>Next highest during</w:t>
        </w:r>
        <w:r w:rsidR="002E757A">
          <w:rPr>
            <w:color w:val="000000" w:themeColor="text1"/>
          </w:rPr>
          <w:t xml:space="preserve"> the study period were </w:t>
        </w:r>
        <w:r w:rsidR="00030756">
          <w:rPr>
            <w:color w:val="000000" w:themeColor="text1"/>
          </w:rPr>
          <w:t xml:space="preserve">deaths </w:t>
        </w:r>
        <w:r w:rsidR="002E757A">
          <w:rPr>
            <w:color w:val="000000" w:themeColor="text1"/>
          </w:rPr>
          <w:t>from cancer</w:t>
        </w:r>
        <w:r w:rsidR="00155EAD">
          <w:rPr>
            <w:color w:val="000000" w:themeColor="text1"/>
          </w:rPr>
          <w:t>s</w:t>
        </w:r>
        <w:r w:rsidR="00030756">
          <w:rPr>
            <w:color w:val="000000" w:themeColor="text1"/>
          </w:rPr>
          <w:t xml:space="preserve"> (23.2%)</w:t>
        </w:r>
        <w:r w:rsidR="002E757A">
          <w:rPr>
            <w:color w:val="000000" w:themeColor="text1"/>
          </w:rPr>
          <w:t xml:space="preserve">, </w:t>
        </w:r>
        <w:r w:rsidR="00EB3FE7">
          <w:rPr>
            <w:color w:val="000000" w:themeColor="text1"/>
          </w:rPr>
          <w:t>followed by injuries</w:t>
        </w:r>
        <w:r w:rsidR="00A14627">
          <w:rPr>
            <w:color w:val="000000" w:themeColor="text1"/>
          </w:rPr>
          <w:t xml:space="preserve"> (6.8%)</w:t>
        </w:r>
        <w:r w:rsidR="00030756">
          <w:rPr>
            <w:color w:val="000000" w:themeColor="text1"/>
          </w:rPr>
          <w:t>,</w:t>
        </w:r>
        <w:r w:rsidR="001D2724">
          <w:rPr>
            <w:color w:val="000000" w:themeColor="text1"/>
          </w:rPr>
          <w:t xml:space="preserve"> with</w:t>
        </w:r>
        <w:r w:rsidR="00030756">
          <w:rPr>
            <w:color w:val="000000" w:themeColor="text1"/>
          </w:rPr>
          <w:t xml:space="preserve"> two thirds of those being</w:t>
        </w:r>
        <w:r w:rsidR="00D50F7E">
          <w:rPr>
            <w:color w:val="000000" w:themeColor="text1"/>
          </w:rPr>
          <w:t xml:space="preserve"> from</w:t>
        </w:r>
        <w:r w:rsidR="00030756">
          <w:rPr>
            <w:color w:val="000000" w:themeColor="text1"/>
          </w:rPr>
          <w:t xml:space="preserve"> unintentional</w:t>
        </w:r>
        <w:r w:rsidR="00D50F7E">
          <w:rPr>
            <w:color w:val="000000" w:themeColor="text1"/>
          </w:rPr>
          <w:t xml:space="preserve"> injuries</w:t>
        </w:r>
        <w:r w:rsidR="00030756">
          <w:rPr>
            <w:color w:val="000000" w:themeColor="text1"/>
          </w:rPr>
          <w:t>.</w:t>
        </w:r>
      </w:ins>
    </w:p>
    <w:p w14:paraId="14ED0F0F" w14:textId="77777777" w:rsidR="007846F4" w:rsidRDefault="007846F4" w:rsidP="00C33FFB">
      <w:pPr>
        <w:spacing w:line="480" w:lineRule="auto"/>
        <w:jc w:val="both"/>
        <w:rPr>
          <w:ins w:id="57" w:author="Parks, Robbie M" w:date="2018-08-15T11:00:00Z"/>
          <w:color w:val="000000" w:themeColor="text1"/>
        </w:rPr>
      </w:pPr>
    </w:p>
    <w:p w14:paraId="5B9DF667" w14:textId="4E391EAE" w:rsidR="000210D1" w:rsidRPr="00AC73A1" w:rsidRDefault="000210D1" w:rsidP="00250467">
      <w:pPr>
        <w:spacing w:line="480" w:lineRule="auto"/>
        <w:jc w:val="both"/>
      </w:pPr>
      <w:r w:rsidRPr="00250467">
        <w:lastRenderedPageBreak/>
        <w:t>All-cause mortality</w:t>
      </w:r>
      <w:r w:rsidR="00421068" w:rsidRPr="006578EC">
        <w:t xml:space="preserve"> in males</w:t>
      </w:r>
      <w:r w:rsidRPr="006578EC">
        <w:t xml:space="preserve"> had a </w:t>
      </w:r>
      <w:del w:id="58" w:author="Parks, Robbie M" w:date="2018-08-15T11:00:00Z">
        <w:r w:rsidRPr="006E585E">
          <w:delText xml:space="preserve">statistically significant </w:delText>
        </w:r>
      </w:del>
      <w:r w:rsidRPr="00250467">
        <w:t>12-month seasonality in all age groups</w:t>
      </w:r>
      <w:r w:rsidR="00421068" w:rsidRPr="006578EC">
        <w:t>,</w:t>
      </w:r>
      <w:r w:rsidRPr="006578EC">
        <w:t xml:space="preserve"> except </w:t>
      </w:r>
      <w:ins w:id="59" w:author="Parks, Robbie M" w:date="2018-08-15T11:00:00Z">
        <w:r w:rsidR="00E72ED4" w:rsidRPr="00AC73A1">
          <w:t>age</w:t>
        </w:r>
        <w:r w:rsidR="00E72ED4">
          <w:t>s</w:t>
        </w:r>
      </w:ins>
      <w:del w:id="60" w:author="Parks, Robbie M" w:date="2018-08-15T11:00:00Z">
        <w:r w:rsidRPr="006E585E">
          <w:delText xml:space="preserve">in </w:delText>
        </w:r>
        <w:r w:rsidR="00B91368" w:rsidRPr="006E585E">
          <w:delText>those aged</w:delText>
        </w:r>
      </w:del>
      <w:r w:rsidRPr="00250467">
        <w:t xml:space="preserve"> 35-44 years, </w:t>
      </w:r>
      <w:r w:rsidR="00B91368" w:rsidRPr="006578EC">
        <w:t xml:space="preserve">for whom there was </w:t>
      </w:r>
      <w:del w:id="61" w:author="Parks, Robbie M" w:date="2018-08-15T11:00:00Z">
        <w:r w:rsidRPr="006E585E">
          <w:delText xml:space="preserve">statistically significant </w:delText>
        </w:r>
      </w:del>
      <w:r w:rsidRPr="00250467">
        <w:t xml:space="preserve">periodicity at 6 months (Figure </w:t>
      </w:r>
      <w:r w:rsidR="00040FE5" w:rsidRPr="006578EC">
        <w:t>2</w:t>
      </w:r>
      <w:r w:rsidRPr="006578EC">
        <w:t xml:space="preserve">). In females, there was </w:t>
      </w:r>
      <w:del w:id="62" w:author="Parks, Robbie M" w:date="2018-08-15T11:00:00Z">
        <w:r w:rsidRPr="006E585E">
          <w:delText xml:space="preserve">significant </w:delText>
        </w:r>
      </w:del>
      <w:r w:rsidRPr="00250467">
        <w:t xml:space="preserve">12-month seasonality in </w:t>
      </w:r>
      <w:r w:rsidR="005D22AA" w:rsidRPr="006578EC">
        <w:t>all groups</w:t>
      </w:r>
      <w:r w:rsidRPr="006578EC">
        <w:t xml:space="preserve"> </w:t>
      </w:r>
      <w:r w:rsidR="002648C8" w:rsidRPr="006578EC">
        <w:t>except</w:t>
      </w:r>
      <w:r w:rsidR="002662B1" w:rsidRPr="00AC73A1">
        <w:t xml:space="preserve"> </w:t>
      </w:r>
      <w:r w:rsidR="001A0CB6" w:rsidRPr="00AC73A1">
        <w:t>5-14 and 25-35 years</w:t>
      </w:r>
      <w:r w:rsidR="001A0CB6">
        <w:t xml:space="preserve"> </w:t>
      </w:r>
      <w:r>
        <w:t>(</w:t>
      </w:r>
      <w:ins w:id="63" w:author="Parks, Robbie M" w:date="2018-08-15T11:00:00Z">
        <w:r w:rsidR="00C808A2">
          <w:t>p-value</w:t>
        </w:r>
        <w:r w:rsidR="006B7721">
          <w:t>s</w:t>
        </w:r>
        <w:r w:rsidR="00BB7524">
          <w:t>=</w:t>
        </w:r>
        <w:r w:rsidR="002C7541">
          <w:t>0.2</w:t>
        </w:r>
        <w:r w:rsidR="00C0323F">
          <w:t>0</w:t>
        </w:r>
        <w:r w:rsidR="002C7541">
          <w:t xml:space="preserve"> and </w:t>
        </w:r>
        <w:r w:rsidR="00AA1CCE">
          <w:t>0.24</w:t>
        </w:r>
        <w:r w:rsidR="004A68C3">
          <w:t>, respectively</w:t>
        </w:r>
        <w:r w:rsidR="00C30533">
          <w:t>)</w:t>
        </w:r>
        <w:r w:rsidRPr="00AC73A1">
          <w:t>.</w:t>
        </w:r>
      </w:ins>
      <w:del w:id="64" w:author="Parks, Robbie M" w:date="2018-08-15T11:00:00Z">
        <w:r w:rsidRPr="006E585E">
          <w:delText xml:space="preserve">Figure </w:delText>
        </w:r>
        <w:r w:rsidR="00040FE5" w:rsidRPr="006E585E">
          <w:delText>2</w:delText>
        </w:r>
        <w:r w:rsidRPr="006E585E">
          <w:delText>).</w:delText>
        </w:r>
      </w:del>
      <w:r w:rsidRPr="00250467">
        <w:t xml:space="preserve"> While seasonality persisted throughout the entire analysis period in older ages, it largely disappeared after late 1990s in children aged 0-4 years in both sexes and in women aged 15-24 years. </w:t>
      </w:r>
    </w:p>
    <w:p w14:paraId="35CC5CEA" w14:textId="3EF01652" w:rsidR="00B91368" w:rsidRPr="00AC73A1" w:rsidRDefault="00B91368">
      <w:pPr>
        <w:spacing w:line="480" w:lineRule="auto"/>
        <w:jc w:val="both"/>
      </w:pPr>
    </w:p>
    <w:p w14:paraId="1B95139E" w14:textId="2BDCF129" w:rsidR="00B91368" w:rsidRPr="00250467" w:rsidRDefault="0027631A">
      <w:pPr>
        <w:spacing w:line="480" w:lineRule="auto"/>
        <w:jc w:val="both"/>
      </w:pPr>
      <w:ins w:id="65" w:author="Parks, Robbie M" w:date="2018-08-15T11:00:00Z">
        <w:r>
          <w:t>Deaths</w:t>
        </w:r>
      </w:ins>
      <w:del w:id="66" w:author="Parks, Robbie M" w:date="2018-08-15T11:00:00Z">
        <w:r w:rsidR="005902F2" w:rsidRPr="006E585E">
          <w:delText>M</w:delText>
        </w:r>
        <w:r w:rsidR="0029208D" w:rsidRPr="006E585E">
          <w:delText>ortality</w:delText>
        </w:r>
      </w:del>
      <w:r w:rsidR="0029208D" w:rsidRPr="00250467">
        <w:t xml:space="preserve"> from all </w:t>
      </w:r>
      <w:ins w:id="67" w:author="Parks, Robbie M" w:date="2018-08-15T11:00:00Z">
        <w:r w:rsidR="0029208D" w:rsidRPr="00AC73A1">
          <w:t>cause</w:t>
        </w:r>
        <w:r w:rsidR="00D211A0">
          <w:t xml:space="preserve">s </w:t>
        </w:r>
        <w:r w:rsidR="00AB2FE3">
          <w:t xml:space="preserve">of death </w:t>
        </w:r>
        <w:r w:rsidRPr="00AC73A1">
          <w:t>w</w:t>
        </w:r>
        <w:r>
          <w:t>ere</w:t>
        </w:r>
        <w:r w:rsidRPr="00AC73A1">
          <w:t xml:space="preserve"> </w:t>
        </w:r>
      </w:ins>
      <w:del w:id="68" w:author="Parks, Robbie M" w:date="2018-08-15T11:00:00Z">
        <w:r w:rsidR="0029208D" w:rsidRPr="006E585E">
          <w:delText>four cause</w:delText>
        </w:r>
        <w:r w:rsidR="005902F2" w:rsidRPr="006E585E">
          <w:delText xml:space="preserve"> groups </w:delText>
        </w:r>
        <w:r w:rsidR="0029208D" w:rsidRPr="006E585E">
          <w:delText>was</w:delText>
        </w:r>
        <w:r w:rsidR="005902F2" w:rsidRPr="006E585E">
          <w:delText xml:space="preserve"> </w:delText>
        </w:r>
      </w:del>
      <w:r w:rsidR="005902F2" w:rsidRPr="00250467">
        <w:t xml:space="preserve">seasonal </w:t>
      </w:r>
      <w:ins w:id="69" w:author="Parks, Robbie M" w:date="2018-08-15T11:00:00Z">
        <w:r w:rsidR="0072097F">
          <w:t>in older adults (</w:t>
        </w:r>
      </w:ins>
      <w:r w:rsidR="005902F2" w:rsidRPr="00250467">
        <w:t xml:space="preserve">above </w:t>
      </w:r>
      <w:ins w:id="70" w:author="Parks, Robbie M" w:date="2018-08-15T11:00:00Z">
        <w:r w:rsidR="0072097F">
          <w:t xml:space="preserve">65 or </w:t>
        </w:r>
      </w:ins>
      <w:r w:rsidR="005902F2" w:rsidRPr="00250467">
        <w:t xml:space="preserve">75 years </w:t>
      </w:r>
      <w:ins w:id="71" w:author="Parks, Robbie M" w:date="2018-08-15T11:00:00Z">
        <w:r w:rsidR="0072097F">
          <w:t>depending on cause</w:t>
        </w:r>
        <w:r w:rsidR="00E819F1">
          <w:t xml:space="preserve">, </w:t>
        </w:r>
        <w:r w:rsidR="00C808A2">
          <w:t>p-value</w:t>
        </w:r>
        <w:r w:rsidR="006277F6">
          <w:t>s&lt;</w:t>
        </w:r>
        <w:r w:rsidR="00C134EC">
          <w:t>0.0</w:t>
        </w:r>
        <w:r w:rsidR="0043757C">
          <w:t>6</w:t>
        </w:r>
        <w:r w:rsidR="0072097F">
          <w:t>)</w:t>
        </w:r>
        <w:r w:rsidR="0072097F" w:rsidRPr="00AC73A1">
          <w:t xml:space="preserve"> </w:t>
        </w:r>
        <w:r w:rsidR="005902F2" w:rsidRPr="00AC73A1">
          <w:t>(</w:t>
        </w:r>
      </w:ins>
      <w:del w:id="72" w:author="Parks, Robbie M" w:date="2018-08-15T11:00:00Z">
        <w:r w:rsidR="005902F2" w:rsidRPr="006E585E">
          <w:delText>of age (</w:delText>
        </w:r>
      </w:del>
      <w:r w:rsidR="005902F2" w:rsidRPr="00250467">
        <w:t>Figure 2</w:t>
      </w:r>
      <w:ins w:id="73" w:author="Parks, Robbie M" w:date="2018-08-15T11:00:00Z">
        <w:r w:rsidR="00404DA8">
          <w:t xml:space="preserve"> and Supplementary Figure </w:t>
        </w:r>
        <w:r w:rsidR="00B650EB">
          <w:t>1</w:t>
        </w:r>
        <w:r w:rsidR="005902F2" w:rsidRPr="00AC73A1">
          <w:t>)</w:t>
        </w:r>
        <w:r w:rsidR="00F84E39">
          <w:t xml:space="preserve">, </w:t>
        </w:r>
        <w:r w:rsidR="00A137B9">
          <w:t>except for</w:t>
        </w:r>
        <w:r w:rsidR="00F91740">
          <w:t xml:space="preserve"> intentional injuries</w:t>
        </w:r>
        <w:r w:rsidR="0008287A">
          <w:t xml:space="preserve"> and substance use disorders</w:t>
        </w:r>
        <w:r w:rsidR="00534D44">
          <w:t xml:space="preserve">. </w:t>
        </w:r>
        <w:r w:rsidR="005861BC">
          <w:t>D</w:t>
        </w:r>
        <w:r w:rsidR="00B91368" w:rsidRPr="00AC73A1">
          <w:t xml:space="preserve">eaths </w:t>
        </w:r>
      </w:ins>
      <w:del w:id="74" w:author="Parks, Robbie M" w:date="2018-08-15T11:00:00Z">
        <w:r w:rsidR="005902F2" w:rsidRPr="006E585E">
          <w:delText xml:space="preserve">). </w:delText>
        </w:r>
        <w:r w:rsidR="00B91368" w:rsidRPr="006E585E">
          <w:delText xml:space="preserve">Seasonality in cancer deaths only appeared after </w:delText>
        </w:r>
        <w:r w:rsidR="00DA6C08" w:rsidRPr="006E585E">
          <w:delText>5</w:delText>
        </w:r>
        <w:r w:rsidR="00B91368" w:rsidRPr="006E585E">
          <w:delText xml:space="preserve">5 years of age, whereas deaths </w:delText>
        </w:r>
      </w:del>
      <w:r w:rsidR="00B91368" w:rsidRPr="00250467">
        <w:t>from cardio</w:t>
      </w:r>
      <w:r w:rsidR="0029208D" w:rsidRPr="006578EC">
        <w:t>respiratory</w:t>
      </w:r>
      <w:r w:rsidR="00B91368" w:rsidRPr="006578EC">
        <w:t xml:space="preserve"> </w:t>
      </w:r>
      <w:ins w:id="75" w:author="Parks, Robbie M" w:date="2018-08-15T11:00:00Z">
        <w:r w:rsidR="00DE001B">
          <w:t>diseases</w:t>
        </w:r>
        <w:r w:rsidR="00AB2FE3">
          <w:t>,</w:t>
        </w:r>
        <w:r w:rsidR="005861BC">
          <w:t xml:space="preserve"> and </w:t>
        </w:r>
        <w:r w:rsidR="00AB2FE3">
          <w:t xml:space="preserve">within it </w:t>
        </w:r>
        <w:r w:rsidR="005861BC">
          <w:t>respiratory infections</w:t>
        </w:r>
        <w:r w:rsidR="00AB2FE3">
          <w:t>,</w:t>
        </w:r>
        <w:r w:rsidR="00B91368" w:rsidRPr="00AC73A1">
          <w:t xml:space="preserve"> </w:t>
        </w:r>
      </w:ins>
      <w:del w:id="76" w:author="Parks, Robbie M" w:date="2018-08-15T11:00:00Z">
        <w:r w:rsidR="00B91368" w:rsidRPr="006E585E">
          <w:delText xml:space="preserve">causes </w:delText>
        </w:r>
      </w:del>
      <w:r w:rsidR="00B91368" w:rsidRPr="00250467">
        <w:t xml:space="preserve">exhibited </w:t>
      </w:r>
      <w:del w:id="77" w:author="Parks, Robbie M" w:date="2018-08-15T11:00:00Z">
        <w:r w:rsidR="00B91368" w:rsidRPr="006E585E">
          <w:delText xml:space="preserve">statistically significant </w:delText>
        </w:r>
      </w:del>
      <w:r w:rsidR="00B91368" w:rsidRPr="00250467">
        <w:t xml:space="preserve">seasonality </w:t>
      </w:r>
      <w:r w:rsidR="0029208D" w:rsidRPr="006578EC">
        <w:t>throughout the life-course</w:t>
      </w:r>
      <w:ins w:id="78" w:author="Parks, Robbie M" w:date="2018-08-15T11:00:00Z">
        <w:r w:rsidR="00F571CA">
          <w:t xml:space="preserve"> (p-values&lt;0.03</w:t>
        </w:r>
        <w:r w:rsidR="00BC4DF1">
          <w:t>)</w:t>
        </w:r>
        <w:r w:rsidR="00F571CA">
          <w:t xml:space="preserve"> except for </w:t>
        </w:r>
        <w:r w:rsidR="00BB7524">
          <w:t>males</w:t>
        </w:r>
        <w:r w:rsidR="00F571CA">
          <w:t xml:space="preserve"> aged 5-</w:t>
        </w:r>
        <w:r w:rsidR="00BB7524">
          <w:t>2</w:t>
        </w:r>
        <w:r w:rsidR="00F571CA">
          <w:t>4</w:t>
        </w:r>
        <w:r w:rsidR="00BB7524">
          <w:t xml:space="preserve"> years and females aged 15-24 years</w:t>
        </w:r>
        <w:r w:rsidR="00F571CA">
          <w:t xml:space="preserve"> (</w:t>
        </w:r>
        <w:r w:rsidR="00C808A2">
          <w:t>p-value</w:t>
        </w:r>
        <w:r w:rsidR="00BB7524">
          <w:t>s&gt;</w:t>
        </w:r>
        <w:r w:rsidR="00F571CA">
          <w:t>0.11)</w:t>
        </w:r>
        <w:r w:rsidR="00F56EE5" w:rsidRPr="00AC73A1">
          <w:t>.</w:t>
        </w:r>
      </w:ins>
      <w:del w:id="79" w:author="Parks, Robbie M" w:date="2018-08-15T11:00:00Z">
        <w:r w:rsidR="00F56EE5" w:rsidRPr="006E585E">
          <w:delText>.</w:delText>
        </w:r>
      </w:del>
      <w:r w:rsidR="00F56EE5" w:rsidRPr="00250467">
        <w:t xml:space="preserve"> </w:t>
      </w:r>
      <w:r w:rsidR="004C1040" w:rsidRPr="006578EC">
        <w:t>In addition to older ages,</w:t>
      </w:r>
      <w:r w:rsidR="00B91368" w:rsidRPr="006578EC">
        <w:t xml:space="preserve"> </w:t>
      </w:r>
      <w:ins w:id="80" w:author="Parks, Robbie M" w:date="2018-08-15T11:00:00Z">
        <w:r w:rsidRPr="00AC73A1">
          <w:t>injur</w:t>
        </w:r>
        <w:r>
          <w:t>y deaths</w:t>
        </w:r>
      </w:ins>
      <w:del w:id="81" w:author="Parks, Robbie M" w:date="2018-08-15T11:00:00Z">
        <w:r w:rsidR="004C1040" w:rsidRPr="006E585E">
          <w:delText>i</w:delText>
        </w:r>
        <w:r w:rsidR="005902F2" w:rsidRPr="006E585E">
          <w:delText>njuries</w:delText>
        </w:r>
      </w:del>
      <w:r w:rsidR="005902F2" w:rsidRPr="00250467">
        <w:t xml:space="preserve"> were </w:t>
      </w:r>
      <w:del w:id="82" w:author="Parks, Robbie M" w:date="2018-08-15T11:00:00Z">
        <w:r w:rsidR="004C1040" w:rsidRPr="006E585E">
          <w:delText xml:space="preserve">also </w:delText>
        </w:r>
      </w:del>
      <w:r w:rsidR="005902F2" w:rsidRPr="00250467">
        <w:t xml:space="preserve">seasonal from childhood through </w:t>
      </w:r>
      <w:r w:rsidR="00A01E9E" w:rsidRPr="006578EC">
        <w:t>4</w:t>
      </w:r>
      <w:r w:rsidR="005902F2" w:rsidRPr="006578EC">
        <w:t xml:space="preserve">4 years in women and </w:t>
      </w:r>
      <w:ins w:id="83" w:author="Parks, Robbie M" w:date="2018-08-15T11:00:00Z">
        <w:r w:rsidR="0016500A">
          <w:t xml:space="preserve">through </w:t>
        </w:r>
      </w:ins>
      <w:r w:rsidR="00A01E9E" w:rsidRPr="00250467">
        <w:t>6</w:t>
      </w:r>
      <w:r w:rsidR="005902F2" w:rsidRPr="006578EC">
        <w:t>4 years in men</w:t>
      </w:r>
      <w:ins w:id="84" w:author="Parks, Robbie M" w:date="2018-08-15T11:00:00Z">
        <w:r w:rsidR="00ED7523">
          <w:t xml:space="preserve"> (</w:t>
        </w:r>
        <w:r w:rsidR="00C808A2">
          <w:t>p-value</w:t>
        </w:r>
        <w:r w:rsidR="00ED7523">
          <w:t>s</w:t>
        </w:r>
        <w:r w:rsidR="005918BD">
          <w:t>&lt;0.08</w:t>
        </w:r>
        <w:r w:rsidR="00006DCD">
          <w:t>)</w:t>
        </w:r>
        <w:r w:rsidR="005902F2" w:rsidRPr="00AC73A1">
          <w:t>.</w:t>
        </w:r>
        <w:r w:rsidR="00E228F7">
          <w:t xml:space="preserve"> </w:t>
        </w:r>
        <w:r w:rsidR="009D7307">
          <w:t>U</w:t>
        </w:r>
        <w:r w:rsidR="00D72846">
          <w:t>nintentional injuries drove</w:t>
        </w:r>
        <w:r w:rsidR="00F064A9">
          <w:t xml:space="preserve"> the seasonality</w:t>
        </w:r>
        <w:r w:rsidR="00365ECB">
          <w:t xml:space="preserve"> of injury deaths</w:t>
        </w:r>
        <w:r w:rsidR="00F064A9">
          <w:t xml:space="preserve"> for females, </w:t>
        </w:r>
        <w:r w:rsidR="00EA7170">
          <w:t>whereas</w:t>
        </w:r>
        <w:r w:rsidR="00BB30BA">
          <w:t xml:space="preserve"> </w:t>
        </w:r>
        <w:r w:rsidR="00EA7170">
          <w:t>b</w:t>
        </w:r>
        <w:r w:rsidR="00263A68">
          <w:t xml:space="preserve">oth unintentional and </w:t>
        </w:r>
        <w:r w:rsidR="00D7104C">
          <w:t xml:space="preserve">intentional injuries </w:t>
        </w:r>
        <w:r w:rsidR="00EA7170">
          <w:t xml:space="preserve">were seasonal in </w:t>
        </w:r>
        <w:r w:rsidR="00172987">
          <w:t>males</w:t>
        </w:r>
        <w:r>
          <w:t xml:space="preserve"> in most ages</w:t>
        </w:r>
        <w:r w:rsidR="00A11860">
          <w:t xml:space="preserve">, </w:t>
        </w:r>
        <w:proofErr w:type="gramStart"/>
        <w:r w:rsidR="00EA7170">
          <w:t>with the exception of</w:t>
        </w:r>
        <w:proofErr w:type="gramEnd"/>
        <w:r w:rsidR="00EA7170">
          <w:t xml:space="preserve"> </w:t>
        </w:r>
        <w:r w:rsidR="00A11860">
          <w:t xml:space="preserve">below 15 years and </w:t>
        </w:r>
        <w:r w:rsidR="00EA7170">
          <w:t xml:space="preserve">above </w:t>
        </w:r>
        <w:r w:rsidR="00A11860">
          <w:t>85</w:t>
        </w:r>
        <w:r w:rsidR="00EA7170">
          <w:t xml:space="preserve"> years</w:t>
        </w:r>
        <w:r w:rsidR="009D7307">
          <w:t xml:space="preserve"> </w:t>
        </w:r>
        <w:r>
          <w:t xml:space="preserve">when intentional injuries were not seasonal </w:t>
        </w:r>
        <w:r w:rsidR="009D7307">
          <w:t xml:space="preserve">(Supplementary Figure </w:t>
        </w:r>
        <w:r w:rsidR="00F62012">
          <w:t>1</w:t>
        </w:r>
        <w:r w:rsidR="009D7307" w:rsidRPr="00996AD4">
          <w:t>)</w:t>
        </w:r>
        <w:r w:rsidR="00D7104C">
          <w:t>.</w:t>
        </w:r>
        <w:r w:rsidR="00365ECB">
          <w:t xml:space="preserve"> </w:t>
        </w:r>
        <w:r w:rsidR="00BB7524">
          <w:t>Consistent s</w:t>
        </w:r>
        <w:r w:rsidR="00BB7524" w:rsidRPr="00AC73A1">
          <w:t xml:space="preserve">easonality </w:t>
        </w:r>
        <w:r w:rsidR="00906223" w:rsidRPr="00AC73A1">
          <w:t xml:space="preserve">in cancer deaths only appeared after </w:t>
        </w:r>
        <w:r w:rsidR="00761F77">
          <w:t>5</w:t>
        </w:r>
        <w:r w:rsidR="00906223" w:rsidRPr="00AC73A1">
          <w:t>5 years of age</w:t>
        </w:r>
        <w:r w:rsidR="00761F77">
          <w:t xml:space="preserve"> (</w:t>
        </w:r>
        <w:r w:rsidR="00C808A2">
          <w:t>p-value</w:t>
        </w:r>
        <w:r w:rsidR="00761F77">
          <w:t>s&lt;</w:t>
        </w:r>
        <w:r w:rsidR="001A373C">
          <w:t>0.04)</w:t>
        </w:r>
        <w:r w:rsidR="00906223">
          <w:t xml:space="preserve">. </w:t>
        </w:r>
        <w:r w:rsidR="00AC55DD" w:rsidRPr="00996AD4">
          <w:t xml:space="preserve">No </w:t>
        </w:r>
        <w:r w:rsidR="00FF4E42" w:rsidRPr="00996AD4">
          <w:t xml:space="preserve">consistent </w:t>
        </w:r>
        <w:r w:rsidR="00D72846">
          <w:t>seasonality wa</w:t>
        </w:r>
        <w:r w:rsidR="00AC55DD" w:rsidRPr="00996AD4">
          <w:t xml:space="preserve">s evident in maternal conditions </w:t>
        </w:r>
        <w:r w:rsidR="00FF4E42" w:rsidRPr="00996AD4">
          <w:t xml:space="preserve">or substance use disorders </w:t>
        </w:r>
        <w:r w:rsidR="00001E52">
          <w:t xml:space="preserve">(Supplementary Figure </w:t>
        </w:r>
        <w:r w:rsidR="00F62012">
          <w:t>1</w:t>
        </w:r>
        <w:r w:rsidR="00FF4E42" w:rsidRPr="00996AD4">
          <w:t>)</w:t>
        </w:r>
        <w:r w:rsidR="005872FC">
          <w:t xml:space="preserve">. </w:t>
        </w:r>
      </w:ins>
      <w:del w:id="85" w:author="Parks, Robbie M" w:date="2018-08-15T11:00:00Z">
        <w:r w:rsidR="005902F2" w:rsidRPr="006E585E">
          <w:delText>.</w:delText>
        </w:r>
      </w:del>
    </w:p>
    <w:p w14:paraId="561C8789" w14:textId="77777777" w:rsidR="000210D1" w:rsidRPr="00AC73A1" w:rsidRDefault="005872FC" w:rsidP="00365ECB">
      <w:pPr>
        <w:spacing w:line="480" w:lineRule="auto"/>
        <w:jc w:val="both"/>
        <w:rPr>
          <w:ins w:id="86" w:author="Parks, Robbie M" w:date="2018-08-15T11:00:00Z"/>
        </w:rPr>
      </w:pPr>
      <w:ins w:id="87" w:author="Parks, Robbie M" w:date="2018-08-15T11:00:00Z">
        <w:r w:rsidDel="005872FC">
          <w:rPr>
            <w:rStyle w:val="CommentReference"/>
            <w:rFonts w:asciiTheme="minorHAnsi" w:hAnsiTheme="minorHAnsi" w:cstheme="minorBidi"/>
            <w:lang w:eastAsia="en-US"/>
          </w:rPr>
          <w:t xml:space="preserve"> </w:t>
        </w:r>
      </w:ins>
    </w:p>
    <w:p w14:paraId="5602C6E0" w14:textId="1F888437" w:rsidR="000210D1" w:rsidRPr="006E585E" w:rsidRDefault="008A2A47" w:rsidP="00C33FFB">
      <w:pPr>
        <w:spacing w:line="480" w:lineRule="auto"/>
        <w:jc w:val="both"/>
        <w:rPr>
          <w:del w:id="88" w:author="Parks, Robbie M" w:date="2018-08-15T11:00:00Z"/>
        </w:rPr>
      </w:pPr>
      <w:ins w:id="89" w:author="Parks, Robbie M" w:date="2018-08-15T11:00:00Z">
        <w:r>
          <w:t>Centre of gravity analysis showed that d</w:t>
        </w:r>
        <w:r w:rsidR="008166AA" w:rsidRPr="00AC73A1">
          <w:t>eath</w:t>
        </w:r>
      </w:ins>
    </w:p>
    <w:p w14:paraId="43946A13" w14:textId="1FEE958C" w:rsidR="000210D1" w:rsidRPr="00250467" w:rsidRDefault="000210D1" w:rsidP="00250467">
      <w:pPr>
        <w:spacing w:line="480" w:lineRule="auto"/>
        <w:jc w:val="both"/>
      </w:pPr>
      <w:del w:id="90" w:author="Parks, Robbie M" w:date="2018-08-15T11:00:00Z">
        <w:r w:rsidRPr="006E585E">
          <w:delText>Death</w:delText>
        </w:r>
      </w:del>
      <w:r w:rsidRPr="00250467">
        <w:t xml:space="preserve"> rates in men aged ≥</w:t>
      </w:r>
      <w:r w:rsidRPr="006578EC">
        <w:t xml:space="preserve">45 years and women aged ≥35 years peaked in </w:t>
      </w:r>
      <w:ins w:id="91" w:author="Parks, Robbie M" w:date="2018-08-15T11:00:00Z">
        <w:r w:rsidR="00280DF1">
          <w:t xml:space="preserve">December, </w:t>
        </w:r>
      </w:ins>
      <w:r w:rsidRPr="00250467">
        <w:t xml:space="preserve">January </w:t>
      </w:r>
      <w:ins w:id="92" w:author="Parks, Robbie M" w:date="2018-08-15T11:00:00Z">
        <w:r w:rsidR="00280DF1">
          <w:t>or</w:t>
        </w:r>
      </w:ins>
      <w:del w:id="93" w:author="Parks, Robbie M" w:date="2018-08-15T11:00:00Z">
        <w:r w:rsidRPr="006E585E">
          <w:delText>and</w:delText>
        </w:r>
      </w:del>
      <w:r w:rsidRPr="00250467">
        <w:t xml:space="preserve"> February</w:t>
      </w:r>
      <w:r w:rsidR="00005B06" w:rsidRPr="006578EC">
        <w:t xml:space="preserve"> </w:t>
      </w:r>
      <w:r w:rsidR="004C1040" w:rsidRPr="006578EC">
        <w:t xml:space="preserve">and were lowest in </w:t>
      </w:r>
      <w:r w:rsidR="0086062E" w:rsidRPr="006578EC">
        <w:t>June</w:t>
      </w:r>
      <w:ins w:id="94" w:author="Parks, Robbie M" w:date="2018-08-15T11:00:00Z">
        <w:r w:rsidR="00E20480">
          <w:t xml:space="preserve"> to </w:t>
        </w:r>
      </w:ins>
      <w:del w:id="95" w:author="Parks, Robbie M" w:date="2018-08-15T11:00:00Z">
        <w:r w:rsidR="0086062E" w:rsidRPr="006E585E">
          <w:delText>-</w:delText>
        </w:r>
      </w:del>
      <w:r w:rsidR="0086062E" w:rsidRPr="00250467">
        <w:t>August</w:t>
      </w:r>
      <w:r w:rsidR="004C1040" w:rsidRPr="006578EC">
        <w:t xml:space="preserve">, </w:t>
      </w:r>
      <w:r w:rsidR="00005B06" w:rsidRPr="006578EC">
        <w:t>for all-cause mortality</w:t>
      </w:r>
      <w:r w:rsidR="00005B06">
        <w:t xml:space="preserve"> </w:t>
      </w:r>
      <w:r w:rsidR="00005B06" w:rsidRPr="00AC73A1">
        <w:t xml:space="preserve">as </w:t>
      </w:r>
      <w:r w:rsidR="00F44160" w:rsidRPr="00AC73A1">
        <w:t>well as for</w:t>
      </w:r>
      <w:r w:rsidR="00F44160">
        <w:t xml:space="preserve"> </w:t>
      </w:r>
      <w:ins w:id="96" w:author="Parks, Robbie M" w:date="2018-08-15T11:00:00Z">
        <w:r w:rsidR="008166AA">
          <w:t xml:space="preserve">all </w:t>
        </w:r>
        <w:r w:rsidR="008166AA">
          <w:lastRenderedPageBreak/>
          <w:t>non-injury</w:t>
        </w:r>
        <w:r w:rsidR="008A2A47">
          <w:t xml:space="preserve"> and non-maternal</w:t>
        </w:r>
        <w:r w:rsidR="008166AA">
          <w:t xml:space="preserve"> </w:t>
        </w:r>
      </w:ins>
      <w:r w:rsidR="00F44160" w:rsidRPr="00250467">
        <w:t>causes</w:t>
      </w:r>
      <w:r w:rsidR="00F44160" w:rsidRPr="006578EC">
        <w:t xml:space="preserve"> of death </w:t>
      </w:r>
      <w:del w:id="97" w:author="Parks, Robbie M" w:date="2018-08-15T11:00:00Z">
        <w:r w:rsidR="00F44160" w:rsidRPr="006E585E">
          <w:delText>with statistically significant seasonality</w:delText>
        </w:r>
        <w:r w:rsidR="0086062E" w:rsidRPr="006E585E">
          <w:delText>, including injuries</w:delText>
        </w:r>
        <w:r w:rsidRPr="006E585E">
          <w:delText xml:space="preserve"> </w:delText>
        </w:r>
      </w:del>
      <w:r w:rsidRPr="00250467">
        <w:t xml:space="preserve">(Figure </w:t>
      </w:r>
      <w:r w:rsidR="00040FE5" w:rsidRPr="006578EC">
        <w:t>3</w:t>
      </w:r>
      <w:ins w:id="98" w:author="Parks, Robbie M" w:date="2018-08-15T11:00:00Z">
        <w:r w:rsidR="009207F1">
          <w:t xml:space="preserve"> and </w:t>
        </w:r>
        <w:r w:rsidR="008166AA">
          <w:t xml:space="preserve">Supplementary Figure </w:t>
        </w:r>
        <w:r w:rsidR="00B53CC1">
          <w:t>2</w:t>
        </w:r>
        <w:r w:rsidR="008166AA">
          <w:t>).</w:t>
        </w:r>
        <w:r w:rsidR="00AD28C9">
          <w:t xml:space="preserve"> </w:t>
        </w:r>
        <w:r w:rsidR="0069659E">
          <w:t>D</w:t>
        </w:r>
        <w:r w:rsidR="008D5D97">
          <w:t xml:space="preserve">eaths from </w:t>
        </w:r>
        <w:r w:rsidR="0069659E">
          <w:t xml:space="preserve">cardiorespiratory </w:t>
        </w:r>
        <w:r w:rsidR="00DE001B">
          <w:t>diseases</w:t>
        </w:r>
        <w:r w:rsidR="0069659E">
          <w:t xml:space="preserve">, including </w:t>
        </w:r>
        <w:r w:rsidR="008D5D97">
          <w:t>cardiovascular diseases</w:t>
        </w:r>
        <w:r w:rsidR="00681718">
          <w:t>,</w:t>
        </w:r>
        <w:r w:rsidR="008D5D97">
          <w:t xml:space="preserve"> </w:t>
        </w:r>
        <w:r w:rsidR="0069659E">
          <w:t xml:space="preserve">chronic respiratory diseases </w:t>
        </w:r>
        <w:r w:rsidR="008D5D97">
          <w:t>and respiratory infections</w:t>
        </w:r>
        <w:r w:rsidR="0069659E">
          <w:t>,</w:t>
        </w:r>
        <w:r w:rsidR="008D5D97">
          <w:t xml:space="preserve"> were </w:t>
        </w:r>
        <w:r w:rsidR="0069659E">
          <w:t xml:space="preserve">also </w:t>
        </w:r>
        <w:r w:rsidR="008D5D97">
          <w:t xml:space="preserve">consistently highest in January and February and lowest in July and August across </w:t>
        </w:r>
        <w:r w:rsidR="0069659E">
          <w:t xml:space="preserve">all </w:t>
        </w:r>
        <w:r w:rsidR="008D5D97">
          <w:t>ages</w:t>
        </w:r>
        <w:r w:rsidR="0069659E">
          <w:t>, except for chronic respiratory diseases</w:t>
        </w:r>
        <w:r w:rsidR="008D5D97">
          <w:t xml:space="preserve"> </w:t>
        </w:r>
        <w:r w:rsidR="008F4745">
          <w:t xml:space="preserve">in </w:t>
        </w:r>
        <w:r w:rsidR="00C36F42">
          <w:t>age</w:t>
        </w:r>
        <w:r w:rsidR="00304F47">
          <w:t>s</w:t>
        </w:r>
        <w:r w:rsidR="00C36F42">
          <w:t xml:space="preserve"> </w:t>
        </w:r>
        <w:r w:rsidR="008F4745">
          <w:t>5-24 years</w:t>
        </w:r>
        <w:r w:rsidR="00C36F42">
          <w:t xml:space="preserve"> where there are few deaths from this cause leading to unstable estimates (p-value</w:t>
        </w:r>
        <w:r w:rsidR="001A5458">
          <w:t>s</w:t>
        </w:r>
        <w:r w:rsidR="00C36F42">
          <w:t xml:space="preserve"> for seasonality </w:t>
        </w:r>
        <w:r w:rsidR="000008D7">
          <w:t xml:space="preserve">from wavelet analysis </w:t>
        </w:r>
        <w:r w:rsidR="00E33674">
          <w:t>ranged from 0.35 to 0.49 for these ages</w:t>
        </w:r>
        <w:r w:rsidR="008D5D97">
          <w:t>).</w:t>
        </w:r>
      </w:ins>
      <w:del w:id="99" w:author="Parks, Robbie M" w:date="2018-08-15T11:00:00Z">
        <w:r w:rsidRPr="006E585E">
          <w:delText>).</w:delText>
        </w:r>
      </w:del>
      <w:r w:rsidRPr="00250467">
        <w:t xml:space="preserve"> </w:t>
      </w:r>
      <w:r w:rsidRPr="006578EC">
        <w:t xml:space="preserve">A similar temporal pattern was seen </w:t>
      </w:r>
      <w:r w:rsidR="00F44160" w:rsidRPr="006578EC">
        <w:t xml:space="preserve">for all-cause </w:t>
      </w:r>
      <w:ins w:id="100" w:author="Parks, Robbie M" w:date="2018-08-15T11:00:00Z">
        <w:r w:rsidR="00122F91">
          <w:t>and non-injury</w:t>
        </w:r>
        <w:r w:rsidR="00F44160" w:rsidRPr="00AC73A1">
          <w:t xml:space="preserve"> </w:t>
        </w:r>
      </w:ins>
      <w:r w:rsidR="00F44160" w:rsidRPr="00250467">
        <w:t xml:space="preserve">mortality </w:t>
      </w:r>
      <w:r w:rsidRPr="006578EC">
        <w:t xml:space="preserve">in children younger than five years of age, </w:t>
      </w:r>
      <w:r w:rsidR="00F44160" w:rsidRPr="00AC73A1">
        <w:t xml:space="preserve">whose </w:t>
      </w:r>
      <w:r w:rsidR="004C1040" w:rsidRPr="00AC73A1">
        <w:t>all-cause death rate</w:t>
      </w:r>
      <w:r w:rsidR="00F44160" w:rsidRPr="00AC73A1">
        <w:t xml:space="preserve"> </w:t>
      </w:r>
      <w:r w:rsidRPr="00AC73A1">
        <w:t>was highest in February and lowest in August.</w:t>
      </w:r>
      <w:r w:rsidR="00F44160" w:rsidRPr="00AC73A1">
        <w:t xml:space="preserve"> </w:t>
      </w:r>
      <w:ins w:id="101" w:author="Parks, Robbie M" w:date="2018-08-15T11:00:00Z">
        <w:r w:rsidR="00F44160" w:rsidRPr="00AC73A1">
          <w:t>In contrast</w:t>
        </w:r>
        <w:r w:rsidR="009D7307">
          <w:t>,</w:t>
        </w:r>
        <w:r w:rsidR="00F44160" w:rsidRPr="00AC73A1">
          <w:t xml:space="preserve"> </w:t>
        </w:r>
        <w:r w:rsidR="009D7307">
          <w:t>a</w:t>
        </w:r>
        <w:r w:rsidR="009D7307" w:rsidRPr="00AC73A1">
          <w:t xml:space="preserve">mong </w:t>
        </w:r>
        <w:r w:rsidR="009D7307">
          <w:t xml:space="preserve">males aged </w:t>
        </w:r>
        <w:r w:rsidR="004B6375">
          <w:t>5</w:t>
        </w:r>
        <w:r w:rsidR="009D7307">
          <w:t>-</w:t>
        </w:r>
        <w:r w:rsidR="004B6375">
          <w:t>34</w:t>
        </w:r>
        <w:r w:rsidR="009D7307">
          <w:t xml:space="preserve"> years</w:t>
        </w:r>
        <w:r w:rsidR="009D7307" w:rsidRPr="00AC73A1">
          <w:t xml:space="preserve">, all-cause mortality </w:t>
        </w:r>
        <w:r w:rsidR="009D7307">
          <w:t>peaked in June or July</w:t>
        </w:r>
        <w:r w:rsidR="006C06A0">
          <w:t>, as</w:t>
        </w:r>
      </w:ins>
      <w:del w:id="102" w:author="Parks, Robbie M" w:date="2018-08-15T11:00:00Z">
        <w:r w:rsidR="00F44160" w:rsidRPr="006E585E">
          <w:delText xml:space="preserve">These months also represented maximum and minimum mortality of children for </w:delText>
        </w:r>
        <w:r w:rsidR="0029208D" w:rsidRPr="006E585E">
          <w:delText>non-injury</w:delText>
        </w:r>
        <w:r w:rsidR="00F44160" w:rsidRPr="006E585E">
          <w:delText xml:space="preserve"> causes. In contrast injury deaths in children, adolescents and young and middle-aged adults peaked in June/July and </w:delText>
        </w:r>
        <w:r w:rsidR="0086062E" w:rsidRPr="006E585E">
          <w:delText xml:space="preserve">were </w:delText>
        </w:r>
        <w:r w:rsidR="00F44160" w:rsidRPr="006E585E">
          <w:delText>lowest in December/January</w:delText>
        </w:r>
        <w:r w:rsidR="004C1040" w:rsidRPr="006E585E">
          <w:delText>. Among</w:delText>
        </w:r>
        <w:r w:rsidR="00F44160" w:rsidRPr="006E585E">
          <w:delText xml:space="preserve"> </w:delText>
        </w:r>
        <w:r w:rsidRPr="006E585E">
          <w:delText>older boys and young men</w:delText>
        </w:r>
        <w:r w:rsidR="00CC4725">
          <w:delText xml:space="preserve">, not </w:delText>
        </w:r>
        <w:r w:rsidR="004C1040" w:rsidRPr="006E585E">
          <w:delText>only</w:delText>
        </w:r>
      </w:del>
      <w:r w:rsidR="004C1040" w:rsidRPr="00250467">
        <w:t xml:space="preserve"> did </w:t>
      </w:r>
      <w:ins w:id="103" w:author="Parks, Robbie M" w:date="2018-08-15T11:00:00Z">
        <w:r w:rsidR="006C06A0">
          <w:t>deaths from injuries</w:t>
        </w:r>
        <w:r w:rsidR="00C708B9">
          <w:t xml:space="preserve">, which generally </w:t>
        </w:r>
        <w:r w:rsidR="006C06A0">
          <w:t>had a summer</w:t>
        </w:r>
      </w:ins>
      <w:del w:id="104" w:author="Parks, Robbie M" w:date="2018-08-15T11:00:00Z">
        <w:r w:rsidR="004C1040" w:rsidRPr="006E585E">
          <w:delText>injury mortali</w:delText>
        </w:r>
        <w:r w:rsidR="00603617">
          <w:delText>ty</w:delText>
        </w:r>
      </w:del>
      <w:r w:rsidR="00603617" w:rsidRPr="00250467">
        <w:t xml:space="preserve"> peak in </w:t>
      </w:r>
      <w:ins w:id="105" w:author="Parks, Robbie M" w:date="2018-08-15T11:00:00Z">
        <w:r w:rsidR="00C708B9">
          <w:t>males and females</w:t>
        </w:r>
        <w:r w:rsidR="007846F4">
          <w:t xml:space="preserve"> </w:t>
        </w:r>
        <w:r w:rsidR="000A68FE">
          <w:t>below</w:t>
        </w:r>
        <w:r w:rsidR="007846F4">
          <w:t xml:space="preserve"> </w:t>
        </w:r>
        <w:r w:rsidR="00A83448">
          <w:t xml:space="preserve">45 </w:t>
        </w:r>
        <w:r w:rsidR="007846F4">
          <w:t xml:space="preserve">years </w:t>
        </w:r>
        <w:r w:rsidR="000A68FE">
          <w:t>of age</w:t>
        </w:r>
        <w:r w:rsidR="007846F4">
          <w:t>.</w:t>
        </w:r>
      </w:ins>
      <w:del w:id="106" w:author="Parks, Robbie M" w:date="2018-08-15T11:00:00Z">
        <w:r w:rsidR="00603617">
          <w:delText>in June/July</w:delText>
        </w:r>
        <w:r w:rsidR="00CC4725">
          <w:delText>,</w:delText>
        </w:r>
        <w:r w:rsidR="00603617">
          <w:delText xml:space="preserve"> but </w:delText>
        </w:r>
        <w:r w:rsidR="004C1040" w:rsidRPr="006E585E">
          <w:delText>all-cause mortality</w:delText>
        </w:r>
        <w:r w:rsidR="00CC4725">
          <w:delText xml:space="preserve"> also</w:delText>
        </w:r>
        <w:r w:rsidRPr="006E585E">
          <w:delText xml:space="preserve">. </w:delText>
        </w:r>
      </w:del>
    </w:p>
    <w:p w14:paraId="2FB6278E" w14:textId="77777777" w:rsidR="000210D1" w:rsidRPr="006578EC" w:rsidRDefault="000210D1" w:rsidP="00250467">
      <w:pPr>
        <w:spacing w:line="480" w:lineRule="auto"/>
        <w:jc w:val="both"/>
      </w:pPr>
    </w:p>
    <w:p w14:paraId="72CD43A6" w14:textId="266622B4" w:rsidR="009F3128" w:rsidRPr="00250467" w:rsidRDefault="0086062E" w:rsidP="006578EC">
      <w:pPr>
        <w:spacing w:line="480" w:lineRule="auto"/>
        <w:jc w:val="both"/>
      </w:pPr>
      <w:r w:rsidRPr="006578EC">
        <w:t>From 1980 to 201</w:t>
      </w:r>
      <w:ins w:id="107" w:author="Parks, Robbie M" w:date="2018-08-15T11:00:00Z">
        <w:r w:rsidR="007F5916">
          <w:t>6</w:t>
        </w:r>
      </w:ins>
      <w:del w:id="108" w:author="Parks, Robbie M" w:date="2018-08-15T11:00:00Z">
        <w:r w:rsidRPr="006E585E">
          <w:delText>3</w:delText>
        </w:r>
      </w:del>
      <w:r w:rsidRPr="00250467">
        <w:t>, the proportional (p</w:t>
      </w:r>
      <w:r w:rsidR="000210D1" w:rsidRPr="006578EC">
        <w:t>ercent</w:t>
      </w:r>
      <w:r w:rsidRPr="006578EC">
        <w:t>)</w:t>
      </w:r>
      <w:r w:rsidR="000210D1" w:rsidRPr="006578EC">
        <w:t xml:space="preserve"> difference in </w:t>
      </w:r>
      <w:r w:rsidR="00F44160" w:rsidRPr="006578EC">
        <w:t xml:space="preserve">all-cause </w:t>
      </w:r>
      <w:r w:rsidR="000210D1" w:rsidRPr="00AC73A1">
        <w:t xml:space="preserve">death rates between peak and minimum months declined </w:t>
      </w:r>
      <w:r w:rsidRPr="00AC73A1">
        <w:t xml:space="preserve">little </w:t>
      </w:r>
      <w:r w:rsidR="000210D1" w:rsidRPr="00AC73A1">
        <w:t>for people olde</w:t>
      </w:r>
      <w:r w:rsidR="009B509E" w:rsidRPr="00AC73A1">
        <w:t>r than 45 years of age</w:t>
      </w:r>
      <w:r w:rsidR="00E40247" w:rsidRPr="00AC73A1">
        <w:t xml:space="preserve"> (</w:t>
      </w:r>
      <w:del w:id="109" w:author="Parks, Robbie M" w:date="2018-08-15T11:00:00Z">
        <w:r w:rsidR="00E40247" w:rsidRPr="006E585E">
          <w:delText xml:space="preserve">non-significantly and </w:delText>
        </w:r>
      </w:del>
      <w:r w:rsidR="00E40247" w:rsidRPr="00250467">
        <w:t>by less than eight percentage points</w:t>
      </w:r>
      <w:ins w:id="110" w:author="Parks, Robbie M" w:date="2018-08-15T11:00:00Z">
        <w:r w:rsidR="003B4543" w:rsidRPr="003B4543">
          <w:t xml:space="preserve"> </w:t>
        </w:r>
        <w:r w:rsidR="003B4543">
          <w:t>with p-values for declining trend&gt;0.1</w:t>
        </w:r>
      </w:ins>
      <w:r w:rsidR="00E40247" w:rsidRPr="00250467">
        <w:t>)</w:t>
      </w:r>
      <w:r w:rsidR="009B509E" w:rsidRPr="006578EC">
        <w:t xml:space="preserve"> </w:t>
      </w:r>
      <w:r w:rsidR="000210D1" w:rsidRPr="006578EC">
        <w:t xml:space="preserve">(Figure </w:t>
      </w:r>
      <w:r w:rsidR="00040FE5" w:rsidRPr="006578EC">
        <w:t>4</w:t>
      </w:r>
      <w:r w:rsidR="00EF58F0" w:rsidRPr="006578EC">
        <w:t xml:space="preserve">). </w:t>
      </w:r>
      <w:r w:rsidR="000210D1" w:rsidRPr="00AC73A1">
        <w:t xml:space="preserve">In contrast, the difference between peak (summer) and minimum (winter) </w:t>
      </w:r>
      <w:r w:rsidR="005866BD" w:rsidRPr="00AC73A1">
        <w:t xml:space="preserve">death rates </w:t>
      </w:r>
      <w:r w:rsidR="000210D1" w:rsidRPr="00AC73A1">
        <w:t xml:space="preserve">declined </w:t>
      </w:r>
      <w:del w:id="111" w:author="Parks, Robbie M" w:date="2018-08-15T11:00:00Z">
        <w:r w:rsidR="000210D1" w:rsidRPr="006E585E">
          <w:delText xml:space="preserve">significantly </w:delText>
        </w:r>
      </w:del>
      <w:r w:rsidR="000210D1" w:rsidRPr="00250467">
        <w:t xml:space="preserve">in younger ages, by </w:t>
      </w:r>
      <w:r w:rsidR="00B62D3F" w:rsidRPr="006578EC">
        <w:t>over</w:t>
      </w:r>
      <w:r w:rsidR="000210D1" w:rsidRPr="006578EC">
        <w:t xml:space="preserve"> </w:t>
      </w:r>
      <w:r w:rsidR="0071406C" w:rsidRPr="006578EC">
        <w:t xml:space="preserve">25 </w:t>
      </w:r>
      <w:r w:rsidR="000210D1" w:rsidRPr="006578EC">
        <w:t>percentage points in males aged 5-14 years and 15-24</w:t>
      </w:r>
      <w:r w:rsidR="005866BD" w:rsidRPr="00AC73A1">
        <w:t xml:space="preserve"> </w:t>
      </w:r>
      <w:r w:rsidR="000210D1" w:rsidRPr="00AC73A1">
        <w:t>years</w:t>
      </w:r>
      <w:ins w:id="112" w:author="Parks, Robbie M" w:date="2018-08-15T11:00:00Z">
        <w:r w:rsidR="00386C88">
          <w:t xml:space="preserve"> (</w:t>
        </w:r>
        <w:r w:rsidR="00C808A2">
          <w:t>p-value</w:t>
        </w:r>
        <w:r w:rsidR="006D1A4D">
          <w:t>s</w:t>
        </w:r>
        <w:r w:rsidR="00386C88">
          <w:t>&lt;0.01</w:t>
        </w:r>
        <w:r w:rsidR="00E0772F">
          <w:t>)</w:t>
        </w:r>
        <w:r w:rsidR="00EF58F0" w:rsidRPr="00AC73A1">
          <w:t>,</w:t>
        </w:r>
      </w:ins>
      <w:del w:id="113" w:author="Parks, Robbie M" w:date="2018-08-15T11:00:00Z">
        <w:r w:rsidR="00EF58F0" w:rsidRPr="006E585E">
          <w:delText>,</w:delText>
        </w:r>
      </w:del>
      <w:r w:rsidR="00EF58F0" w:rsidRPr="00250467">
        <w:t xml:space="preserve"> largely </w:t>
      </w:r>
      <w:r w:rsidR="009B11D1" w:rsidRPr="006578EC">
        <w:t>driven</w:t>
      </w:r>
      <w:r w:rsidR="004C1040" w:rsidRPr="006578EC">
        <w:t xml:space="preserve"> in </w:t>
      </w:r>
      <w:r w:rsidR="009B11D1" w:rsidRPr="006578EC">
        <w:t xml:space="preserve">the declining difference between </w:t>
      </w:r>
      <w:r w:rsidR="004C1040" w:rsidRPr="00AC73A1">
        <w:t>summer and winter</w:t>
      </w:r>
      <w:r w:rsidR="00EF58F0" w:rsidRPr="00AC73A1">
        <w:t xml:space="preserve"> </w:t>
      </w:r>
      <w:r w:rsidR="009B11D1" w:rsidRPr="00AC73A1">
        <w:t>injury deaths</w:t>
      </w:r>
      <w:r w:rsidR="000210D1" w:rsidRPr="00AC73A1">
        <w:t>. Under five years of age, percent seasonal difference</w:t>
      </w:r>
      <w:r w:rsidR="009B11D1" w:rsidRPr="00AC73A1">
        <w:t xml:space="preserve"> in all-cause death rates</w:t>
      </w:r>
      <w:r w:rsidR="000210D1" w:rsidRPr="00AC73A1">
        <w:t xml:space="preserve"> declined by </w:t>
      </w:r>
      <w:del w:id="114" w:author="Parks, Robbie M" w:date="2018-08-15T11:00:00Z">
        <w:r w:rsidR="000210D1" w:rsidRPr="006E585E">
          <w:delText xml:space="preserve">a statistically-significant </w:delText>
        </w:r>
      </w:del>
      <w:r w:rsidR="000210D1" w:rsidRPr="00250467">
        <w:t>13 percentage points (</w:t>
      </w:r>
      <w:ins w:id="115" w:author="Parks, Robbie M" w:date="2018-08-15T11:00:00Z">
        <w:r w:rsidR="00C808A2">
          <w:t>p-value</w:t>
        </w:r>
        <w:r w:rsidR="00A3089D">
          <w:t>&lt;0.01</w:t>
        </w:r>
      </w:ins>
      <w:del w:id="116" w:author="Parks, Robbie M" w:date="2018-08-15T11:00:00Z">
        <w:r w:rsidR="000210D1" w:rsidRPr="006E585E">
          <w:delText>95% CI 8 to 18</w:delText>
        </w:r>
      </w:del>
      <w:r w:rsidR="000210D1" w:rsidRPr="00250467">
        <w:t xml:space="preserve">) for boys but only </w:t>
      </w:r>
      <w:del w:id="117" w:author="Parks, Robbie M" w:date="2018-08-15T11:00:00Z">
        <w:r w:rsidR="000210D1" w:rsidRPr="006E585E">
          <w:delText>a statistically</w:delText>
        </w:r>
        <w:r w:rsidR="00E40247" w:rsidRPr="006E585E">
          <w:delText>-non-</w:delText>
        </w:r>
        <w:r w:rsidR="000210D1" w:rsidRPr="006E585E">
          <w:delText xml:space="preserve">significant </w:delText>
        </w:r>
      </w:del>
      <w:r w:rsidR="000210D1" w:rsidRPr="00250467">
        <w:t xml:space="preserve">5 percentage points </w:t>
      </w:r>
      <w:ins w:id="118" w:author="Parks, Robbie M" w:date="2018-08-15T11:00:00Z">
        <w:r w:rsidR="000210D1" w:rsidRPr="00AC73A1">
          <w:t>(</w:t>
        </w:r>
        <w:r w:rsidR="00C808A2">
          <w:t>p-value</w:t>
        </w:r>
        <w:r w:rsidR="008939CE">
          <w:t>=0.</w:t>
        </w:r>
      </w:ins>
      <w:del w:id="119" w:author="Parks, Robbie M" w:date="2018-08-15T11:00:00Z">
        <w:r w:rsidR="000210D1" w:rsidRPr="006E585E">
          <w:delText>(-</w:delText>
        </w:r>
      </w:del>
      <w:r w:rsidR="000210D1" w:rsidRPr="00250467">
        <w:lastRenderedPageBreak/>
        <w:t>12</w:t>
      </w:r>
      <w:del w:id="120" w:author="Parks, Robbie M" w:date="2018-08-15T11:00:00Z">
        <w:r w:rsidR="000210D1" w:rsidRPr="006E585E">
          <w:delText xml:space="preserve"> to 2</w:delText>
        </w:r>
      </w:del>
      <w:r w:rsidR="000210D1" w:rsidRPr="00250467">
        <w:t>) for girls.</w:t>
      </w:r>
      <w:r w:rsidR="009B11D1" w:rsidRPr="006578EC">
        <w:t xml:space="preserve"> </w:t>
      </w:r>
      <w:r w:rsidR="00E40247" w:rsidRPr="006578EC">
        <w:t>These declines in seasonality of child deaths we</w:t>
      </w:r>
      <w:r w:rsidR="00986A66" w:rsidRPr="00AC73A1">
        <w:t>re</w:t>
      </w:r>
      <w:r w:rsidR="009B11D1" w:rsidRPr="00AC73A1">
        <w:t xml:space="preserve"> a net effect of declining winter-summer difference in cardiorespiratory </w:t>
      </w:r>
      <w:ins w:id="121" w:author="Parks, Robbie M" w:date="2018-08-15T11:00:00Z">
        <w:r w:rsidR="00DE001B">
          <w:t xml:space="preserve">diseases </w:t>
        </w:r>
      </w:ins>
      <w:r w:rsidR="009B11D1" w:rsidRPr="00250467">
        <w:t>deaths and increasing summer-winter difference in injury deaths</w:t>
      </w:r>
      <w:ins w:id="122" w:author="Parks, Robbie M" w:date="2018-08-15T11:00:00Z">
        <w:r w:rsidR="00564D58">
          <w:t xml:space="preserve">, itself driven by increasing difference in non-intentional injuries </w:t>
        </w:r>
        <w:r w:rsidR="00576EFD">
          <w:t xml:space="preserve">(Supplementary Figure </w:t>
        </w:r>
        <w:r w:rsidR="007F5135">
          <w:t>3</w:t>
        </w:r>
        <w:r w:rsidR="00B34D22">
          <w:t>).</w:t>
        </w:r>
        <w:r w:rsidR="00A833D2">
          <w:t xml:space="preserve"> </w:t>
        </w:r>
        <w:r w:rsidR="005C3CBC">
          <w:t xml:space="preserve">Within the cardiorespiratory </w:t>
        </w:r>
        <w:r w:rsidR="00DE001B">
          <w:t xml:space="preserve">diseases </w:t>
        </w:r>
        <w:r w:rsidR="005C3CBC">
          <w:t>cluster in under-five children, percent difference declined for cardiorespiratory</w:t>
        </w:r>
        <w:r w:rsidR="00DE001B">
          <w:t xml:space="preserve"> diseases</w:t>
        </w:r>
        <w:r w:rsidR="005C3CBC">
          <w:t xml:space="preserve">, cardiovascular diseases, and chronic respiratory diseases </w:t>
        </w:r>
        <w:r w:rsidR="00BC5573">
          <w:t>while</w:t>
        </w:r>
        <w:r w:rsidR="005C3CBC">
          <w:t xml:space="preserve"> increas</w:t>
        </w:r>
        <w:r w:rsidR="00BC5573">
          <w:t>ing</w:t>
        </w:r>
        <w:r w:rsidR="005C3CBC">
          <w:t xml:space="preserve"> for respiratory infections</w:t>
        </w:r>
        <w:r w:rsidR="0049494F">
          <w:t>.</w:t>
        </w:r>
      </w:ins>
      <w:del w:id="123" w:author="Parks, Robbie M" w:date="2018-08-15T11:00:00Z">
        <w:r w:rsidR="009B11D1" w:rsidRPr="006E585E">
          <w:delText>.</w:delText>
        </w:r>
        <w:r w:rsidR="009F3128" w:rsidRPr="006E585E">
          <w:delText xml:space="preserve"> </w:delText>
        </w:r>
      </w:del>
    </w:p>
    <w:p w14:paraId="102D6F4D" w14:textId="77777777" w:rsidR="000210D1" w:rsidRPr="006578EC" w:rsidRDefault="000210D1" w:rsidP="006578EC">
      <w:pPr>
        <w:spacing w:line="480" w:lineRule="auto"/>
        <w:jc w:val="both"/>
      </w:pPr>
    </w:p>
    <w:p w14:paraId="6A559C4E" w14:textId="374E1BEC" w:rsidR="000B343F" w:rsidRPr="00250467" w:rsidRDefault="009B11D1" w:rsidP="006578EC">
      <w:pPr>
        <w:spacing w:line="480" w:lineRule="auto"/>
        <w:jc w:val="both"/>
      </w:pPr>
      <w:r w:rsidRPr="006578EC">
        <w:t>The sub</w:t>
      </w:r>
      <w:r w:rsidR="000210D1" w:rsidRPr="006578EC">
        <w:t xml:space="preserve">national </w:t>
      </w:r>
      <w:r w:rsidR="006630ED" w:rsidRPr="006578EC">
        <w:t>centre</w:t>
      </w:r>
      <w:r w:rsidR="000210D1" w:rsidRPr="00AC73A1">
        <w:t xml:space="preserve"> of gravity analysis show</w:t>
      </w:r>
      <w:ins w:id="124" w:author="Parks, Robbie M" w:date="2018-08-15T11:00:00Z">
        <w:r w:rsidR="0027631A">
          <w:t>ed</w:t>
        </w:r>
      </w:ins>
      <w:del w:id="125" w:author="Parks, Robbie M" w:date="2018-08-15T11:00:00Z">
        <w:r w:rsidR="000210D1" w:rsidRPr="006E585E">
          <w:delText>s</w:delText>
        </w:r>
      </w:del>
      <w:r w:rsidR="000210D1" w:rsidRPr="00250467">
        <w:t xml:space="preserve"> that </w:t>
      </w:r>
      <w:r w:rsidR="000B343F" w:rsidRPr="006578EC">
        <w:t xml:space="preserve">all-cause </w:t>
      </w:r>
      <w:r w:rsidR="000210D1" w:rsidRPr="006578EC">
        <w:t xml:space="preserve">mortality peaks and minima in different climate regions are consistent with the national ones (Figure </w:t>
      </w:r>
      <w:r w:rsidR="00040FE5" w:rsidRPr="00AC73A1">
        <w:t>5</w:t>
      </w:r>
      <w:r w:rsidR="000210D1" w:rsidRPr="00AC73A1">
        <w:t>), indicating the seasonality is largely independent of geography. The relative homogeneity of the timing of maximum</w:t>
      </w:r>
      <w:r w:rsidR="00A8195E" w:rsidRPr="00AC73A1">
        <w:t xml:space="preserve"> and minimum</w:t>
      </w:r>
      <w:r w:rsidR="000210D1" w:rsidRPr="00AC73A1">
        <w:t xml:space="preserve"> mortality </w:t>
      </w:r>
      <w:r w:rsidR="002931FC" w:rsidRPr="00AC73A1">
        <w:t>contrasts with</w:t>
      </w:r>
      <w:r w:rsidR="000210D1" w:rsidRPr="00AC73A1">
        <w:t xml:space="preserve"> the large variation in </w:t>
      </w:r>
      <w:r w:rsidR="002931FC" w:rsidRPr="00AC73A1">
        <w:t xml:space="preserve">seasonal </w:t>
      </w:r>
      <w:r w:rsidR="000210D1" w:rsidRPr="00AC73A1">
        <w:t xml:space="preserve">temperatures </w:t>
      </w:r>
      <w:r w:rsidR="002931FC" w:rsidRPr="00AC73A1">
        <w:t xml:space="preserve">among </w:t>
      </w:r>
      <w:r w:rsidR="000210D1" w:rsidRPr="00AC73A1">
        <w:t xml:space="preserve">climate regions. For example, in men and women aged 65-74 years, </w:t>
      </w:r>
      <w:r w:rsidR="000B343F" w:rsidRPr="00AC73A1">
        <w:t xml:space="preserve">all-cause </w:t>
      </w:r>
      <w:r w:rsidR="000210D1" w:rsidRPr="00AC73A1">
        <w:t xml:space="preserve">mortality peaked in February in the Northeast and Southeast, even though the average temperatures for those regions were different by over 13 degrees Celsius (9.3 in the Southeast compared with -3.8 in the Northeast). Furthermore, above 45 years of age, there </w:t>
      </w:r>
      <w:r w:rsidR="00DD1C1B" w:rsidRPr="00AC73A1">
        <w:t xml:space="preserve">was </w:t>
      </w:r>
      <w:r w:rsidR="000210D1" w:rsidRPr="00AC73A1">
        <w:t>little inter-region variation in the percent seasonal difference</w:t>
      </w:r>
      <w:r w:rsidR="00325E17" w:rsidRPr="00AC73A1">
        <w:t xml:space="preserve"> in all-cause mortality</w:t>
      </w:r>
      <w:r w:rsidR="000210D1" w:rsidRPr="00AC73A1">
        <w:t xml:space="preserve">, despite the large variation in temperature difference between the peak and minimum months (Figure </w:t>
      </w:r>
      <w:r w:rsidR="00040FE5" w:rsidRPr="00AC73A1">
        <w:t>6</w:t>
      </w:r>
      <w:r w:rsidR="000210D1" w:rsidRPr="00AC73A1">
        <w:t xml:space="preserve">). </w:t>
      </w:r>
      <w:del w:id="126" w:author="Parks, Robbie M" w:date="2018-08-15T11:00:00Z">
        <w:r w:rsidR="00214C19" w:rsidRPr="006E585E">
          <w:delText xml:space="preserve"> The </w:delText>
        </w:r>
        <w:r w:rsidR="00C125D1" w:rsidRPr="006E585E">
          <w:delText xml:space="preserve">only cause of death with regional differences in seasonality was </w:delText>
        </w:r>
        <w:r w:rsidR="00214C19" w:rsidRPr="006E585E">
          <w:delText xml:space="preserve">injuries </w:delText>
        </w:r>
        <w:r w:rsidR="00C125D1" w:rsidRPr="006E585E">
          <w:delText xml:space="preserve">in men aged </w:delText>
        </w:r>
        <w:r w:rsidR="00214C19" w:rsidRPr="006E585E">
          <w:delText xml:space="preserve">55-64 </w:delText>
        </w:r>
        <w:r w:rsidR="00C125D1" w:rsidRPr="006E585E">
          <w:delText>years</w:delText>
        </w:r>
        <w:r w:rsidR="00214C19" w:rsidRPr="006E585E">
          <w:delText xml:space="preserve"> and </w:delText>
        </w:r>
        <w:r w:rsidR="00C125D1" w:rsidRPr="006E585E">
          <w:delText xml:space="preserve">women aged </w:delText>
        </w:r>
        <w:r w:rsidR="00214C19" w:rsidRPr="006E585E">
          <w:delText xml:space="preserve">65-74 </w:delText>
        </w:r>
        <w:r w:rsidR="00C125D1" w:rsidRPr="006E585E">
          <w:delText xml:space="preserve">years. Injury death rates in these age-sex groups seemed to peak in January in the </w:delText>
        </w:r>
        <w:r w:rsidR="00765400" w:rsidRPr="006E585E">
          <w:delText xml:space="preserve">Northeast peak </w:delText>
        </w:r>
        <w:r w:rsidR="00C125D1" w:rsidRPr="006E585E">
          <w:delText>and in August in the</w:delText>
        </w:r>
        <w:r w:rsidR="00214C19" w:rsidRPr="006E585E">
          <w:delText xml:space="preserve"> (</w:delText>
        </w:r>
        <w:r w:rsidR="00545E85">
          <w:delText xml:space="preserve">Supplementary Figure </w:delText>
        </w:r>
        <w:r w:rsidR="006630ED">
          <w:delText>1)</w:delText>
        </w:r>
        <w:r w:rsidR="00214C19" w:rsidRPr="006E585E">
          <w:delText>.</w:delText>
        </w:r>
      </w:del>
    </w:p>
    <w:p w14:paraId="4A91FFFB" w14:textId="77777777" w:rsidR="007F05EF" w:rsidRPr="00AC73A1" w:rsidRDefault="007F05EF" w:rsidP="00C33FFB">
      <w:pPr>
        <w:spacing w:line="480" w:lineRule="auto"/>
        <w:jc w:val="both"/>
        <w:rPr>
          <w:ins w:id="127" w:author="Parks, Robbie M" w:date="2018-08-15T11:00:00Z"/>
        </w:rPr>
      </w:pPr>
    </w:p>
    <w:p w14:paraId="5E161274" w14:textId="77777777" w:rsidR="0042218D" w:rsidRPr="00AC73A1" w:rsidRDefault="0042218D" w:rsidP="00C33FFB">
      <w:pPr>
        <w:spacing w:line="480" w:lineRule="auto"/>
        <w:jc w:val="both"/>
        <w:rPr>
          <w:ins w:id="128" w:author="Parks, Robbie M" w:date="2018-08-15T11:00:00Z"/>
          <w:b/>
        </w:rPr>
      </w:pPr>
      <w:ins w:id="129" w:author="Parks, Robbie M" w:date="2018-08-15T11:00:00Z">
        <w:r w:rsidRPr="00AC73A1">
          <w:rPr>
            <w:b/>
          </w:rPr>
          <w:t>Strengths and limitations</w:t>
        </w:r>
      </w:ins>
    </w:p>
    <w:p w14:paraId="0FCED6EB" w14:textId="77777777" w:rsidR="0042218D" w:rsidRPr="00AC73A1" w:rsidRDefault="0042218D" w:rsidP="0042218D">
      <w:pPr>
        <w:spacing w:line="480" w:lineRule="auto"/>
        <w:jc w:val="both"/>
        <w:rPr>
          <w:ins w:id="130" w:author="Parks, Robbie M" w:date="2018-08-15T11:00:00Z"/>
        </w:rPr>
      </w:pPr>
      <w:ins w:id="131" w:author="Parks, Robbie M" w:date="2018-08-15T11:00:00Z">
        <w:r w:rsidRPr="00AC73A1">
          <w:t>The strengths of our study are its innovative methods of characterizing seasonality of mortality dynamically over space and time, by age group and cause of death; using wavelet and cent</w:t>
        </w:r>
        <w:r w:rsidR="006B55AC" w:rsidRPr="00AC73A1">
          <w:t>re</w:t>
        </w:r>
        <w:r w:rsidRPr="00AC73A1">
          <w:t xml:space="preserve"> of gravity analyses; using ERA-Interim data output to compare the association between </w:t>
        </w:r>
        <w:r w:rsidR="001029FD" w:rsidRPr="00AC73A1">
          <w:lastRenderedPageBreak/>
          <w:t xml:space="preserve">seasonality of death rates and regional </w:t>
        </w:r>
        <w:r w:rsidRPr="00AC73A1">
          <w:t xml:space="preserve">temperature. A limitation of our study is that </w:t>
        </w:r>
        <w:r w:rsidR="001029FD" w:rsidRPr="00AC73A1">
          <w:t xml:space="preserve">we did not </w:t>
        </w:r>
        <w:r w:rsidR="00592119" w:rsidRPr="00AC73A1">
          <w:t>investigat</w:t>
        </w:r>
        <w:r w:rsidR="001029FD" w:rsidRPr="00AC73A1">
          <w:t xml:space="preserve">e </w:t>
        </w:r>
        <w:r w:rsidR="00A22028" w:rsidRPr="00AC73A1">
          <w:t xml:space="preserve">seasonality of mortality by socioeconomic </w:t>
        </w:r>
        <w:r w:rsidR="001029FD" w:rsidRPr="00AC73A1">
          <w:t>characteristics which</w:t>
        </w:r>
        <w:r w:rsidR="00786AD0" w:rsidRPr="00AC73A1">
          <w:t xml:space="preserve"> </w:t>
        </w:r>
        <w:r w:rsidR="00592119" w:rsidRPr="00AC73A1">
          <w:t xml:space="preserve">may help </w:t>
        </w:r>
        <w:r w:rsidR="006D68AA" w:rsidRPr="00AC73A1">
          <w:t xml:space="preserve">with understanding its </w:t>
        </w:r>
        <w:r w:rsidR="001029FD" w:rsidRPr="00AC73A1">
          <w:t>determinants</w:t>
        </w:r>
        <w:r w:rsidR="006D68AA" w:rsidRPr="00AC73A1">
          <w:t xml:space="preserve"> and planning responses</w:t>
        </w:r>
        <w:r w:rsidR="00A22028" w:rsidRPr="00AC73A1">
          <w:t xml:space="preserve">. </w:t>
        </w:r>
      </w:ins>
    </w:p>
    <w:p w14:paraId="0D17A2A2" w14:textId="77777777" w:rsidR="0042218D" w:rsidRPr="00AC73A1" w:rsidRDefault="0042218D" w:rsidP="0042218D">
      <w:pPr>
        <w:spacing w:line="480" w:lineRule="auto"/>
        <w:jc w:val="both"/>
        <w:outlineLvl w:val="0"/>
        <w:rPr>
          <w:ins w:id="132" w:author="Parks, Robbie M" w:date="2018-08-15T11:00:00Z"/>
        </w:rPr>
      </w:pPr>
    </w:p>
    <w:p w14:paraId="5EC6C93D" w14:textId="77777777" w:rsidR="000210D1" w:rsidRPr="00AC73A1" w:rsidRDefault="000210D1" w:rsidP="00C33FFB">
      <w:pPr>
        <w:spacing w:line="480" w:lineRule="auto"/>
        <w:jc w:val="both"/>
        <w:rPr>
          <w:ins w:id="133" w:author="Parks, Robbie M" w:date="2018-08-15T11:00:00Z"/>
          <w:b/>
        </w:rPr>
      </w:pPr>
      <w:ins w:id="134" w:author="Parks, Robbie M" w:date="2018-08-15T11:00:00Z">
        <w:r w:rsidRPr="00AC73A1">
          <w:rPr>
            <w:b/>
          </w:rPr>
          <w:t>Discussion</w:t>
        </w:r>
      </w:ins>
    </w:p>
    <w:p w14:paraId="5585EDAE" w14:textId="77777777" w:rsidR="007F05EF" w:rsidRPr="006E585E" w:rsidRDefault="007F05EF" w:rsidP="00C33FFB">
      <w:pPr>
        <w:spacing w:line="480" w:lineRule="auto"/>
        <w:jc w:val="both"/>
        <w:rPr>
          <w:del w:id="135" w:author="Parks, Robbie M" w:date="2018-08-15T11:00:00Z"/>
        </w:rPr>
      </w:pPr>
    </w:p>
    <w:p w14:paraId="6845EF9C" w14:textId="060FDBCE" w:rsidR="0042218D" w:rsidRPr="006E585E" w:rsidRDefault="0042218D" w:rsidP="00C33FFB">
      <w:pPr>
        <w:spacing w:line="480" w:lineRule="auto"/>
        <w:jc w:val="both"/>
        <w:rPr>
          <w:del w:id="136" w:author="Parks, Robbie M" w:date="2018-08-15T11:00:00Z"/>
          <w:b/>
        </w:rPr>
      </w:pPr>
      <w:del w:id="137" w:author="Parks, Robbie M" w:date="2018-08-15T11:00:00Z">
        <w:r w:rsidRPr="006E585E">
          <w:rPr>
            <w:b/>
          </w:rPr>
          <w:delText>Strengths and limitations</w:delText>
        </w:r>
      </w:del>
    </w:p>
    <w:p w14:paraId="63228387" w14:textId="37AD9BDB" w:rsidR="0042218D" w:rsidRPr="006E585E" w:rsidRDefault="0042218D" w:rsidP="0042218D">
      <w:pPr>
        <w:spacing w:line="480" w:lineRule="auto"/>
        <w:jc w:val="both"/>
        <w:rPr>
          <w:del w:id="138" w:author="Parks, Robbie M" w:date="2018-08-15T11:00:00Z"/>
        </w:rPr>
      </w:pPr>
      <w:del w:id="139" w:author="Parks, Robbie M" w:date="2018-08-15T11:00:00Z">
        <w:r w:rsidRPr="006E585E">
          <w:delText>The strengths of our study are its innovative methods of characterizing seasonality of mortality dynamically over space and time, by age group and cause of death; using wavelet and cent</w:delText>
        </w:r>
        <w:r w:rsidR="006B55AC">
          <w:delText>re</w:delText>
        </w:r>
        <w:r w:rsidRPr="006E585E">
          <w:delText xml:space="preserve"> of gravity analyses; using ERA-Interim data output to compare the association between </w:delText>
        </w:r>
        <w:r w:rsidR="001029FD" w:rsidRPr="006E585E">
          <w:delText xml:space="preserve">seasonality of death </w:delText>
        </w:r>
        <w:r w:rsidR="001029FD">
          <w:delText xml:space="preserve">rates and regional </w:delText>
        </w:r>
        <w:r w:rsidRPr="006E585E">
          <w:delText>temperature. A limitation of our study is that we used broad causes of death so that we have sufficient number of deaths b</w:delText>
        </w:r>
        <w:r w:rsidR="00726222">
          <w:delText>y age group, sex, year, climate</w:delText>
        </w:r>
        <w:r w:rsidRPr="006E585E">
          <w:delText xml:space="preserve"> region and cause of death. Different diseases and injuries may be different</w:delText>
        </w:r>
        <w:r w:rsidR="00101D00" w:rsidRPr="006E585E">
          <w:delText xml:space="preserve">ially affected by environmental, </w:delText>
        </w:r>
        <w:r w:rsidRPr="006E585E">
          <w:delText>behavio</w:delText>
        </w:r>
        <w:r w:rsidR="006B55AC">
          <w:delText>u</w:delText>
        </w:r>
        <w:r w:rsidRPr="006E585E">
          <w:delText>ral</w:delText>
        </w:r>
        <w:r w:rsidR="00101D00" w:rsidRPr="006E585E">
          <w:delText xml:space="preserve"> and healthcare</w:delText>
        </w:r>
        <w:r w:rsidRPr="006E585E">
          <w:delText xml:space="preserve"> factors associated with season and hence differ in their seasonal behavio</w:delText>
        </w:r>
        <w:r w:rsidR="006B55AC">
          <w:delText>u</w:delText>
        </w:r>
        <w:r w:rsidRPr="006E585E">
          <w:delText>r. For example, suicides have bee</w:delText>
        </w:r>
        <w:r w:rsidR="00035017">
          <w:delText xml:space="preserve">n found to peak in early spring </w:delText>
        </w:r>
        <w:r w:rsidR="00577DE0" w:rsidRPr="006E585E">
          <w:fldChar w:fldCharType="begin" w:fldLock="1"/>
        </w:r>
        <w:r w:rsidR="00F52D66">
          <w:delInstrText>ADDIN CSL_CITATION { "citationItems" : [ { "id" : "ITEM-1", "itemData" : { "DOI" : "10.4054/DemRes.2002.6.17", "ISSN" : "14359871", "author" : [ { "dropping-particle" : "", "family" : "Feinstein", "given" : "Craig A.", "non-dropping-particle" : "", "parse-names" : false, "suffix" : "" } ], "container-title" : "Demographic Research", "id" : "ITEM-1", "issued" : { "date-parts" : [ [ "2002" ] ] }, "page" : "469-486", "title" : "Seasonality of deaths in the U.S. by age and cause", "type" : "article-journal", "volume" : "6" }, "uris" : [ "http://www.mendeley.com/documents/?uuid=e0a30cb0-f37e-4639-b84c-def2337e8c99" ] } ], "mendeley" : { "formattedCitation" : "(Feinstein, 2002)", "plainTextFormattedCitation" : "(Feinstein, 2002)", "previouslyFormattedCitation" : "(Feinstein, 2002)" }, "properties" : {  }, "schema" : "https://github.com/citation-style-language/schema/raw/master/csl-citation.json" }</w:delInstrText>
        </w:r>
        <w:r w:rsidR="00577DE0" w:rsidRPr="006E585E">
          <w:fldChar w:fldCharType="separate"/>
        </w:r>
        <w:r w:rsidR="00BC655C" w:rsidRPr="00BC655C">
          <w:rPr>
            <w:noProof/>
          </w:rPr>
          <w:delText>(Feinstein, 2002)</w:delText>
        </w:r>
        <w:r w:rsidR="00577DE0" w:rsidRPr="006E585E">
          <w:fldChar w:fldCharType="end"/>
        </w:r>
        <w:r w:rsidR="00035017">
          <w:delText>,</w:delText>
        </w:r>
        <w:r w:rsidRPr="006E585E">
          <w:delText xml:space="preserve"> and cardiovascular disease mortality may peak earlier in the winter than that from respiratory conditions</w:delText>
        </w:r>
        <w:r w:rsidR="00035017">
          <w:delText xml:space="preserve"> </w:delText>
        </w:r>
        <w:r w:rsidR="00577DE0" w:rsidRPr="006E585E">
          <w:fldChar w:fldCharType="begin" w:fldLock="1"/>
        </w:r>
        <w:r w:rsidR="00F52D66">
          <w:delInstrText>ADDIN CSL_CITATION { "citationItems" : [ { "id" : "ITEM-1", "itemData" : { "DOI" : "10.1136/jech.46.3.261", "ISBN" : "0143-005X (Print)\\r0143-005X (Linking)", "ISSN" : "0143005X", "PMID" : "1645083", "abstract" : "The aim was to describe the pattern of seasonal variation in all cause mortality in The Netherlands, and to analyse the contribution of specific causes of death to the winter excess of all cause mortality.", "author" : [ { "dropping-particle" : "", "family" : "Mackenbach", "given" : "J. P.", "non-dropping-particle" : "", "parse-names" : false, "suffix" : "" }, { "dropping-particle" : "", "family" : "Kunst", "given" : "A. E.", "non-dropping-particle" : "", "parse-names" : false, "suffix" : "" }, { "dropping-particle" : "", "family" : "Looman", "given" : "C. W.N.", "non-dropping-particle" : "", "parse-names" : false, "suffix" : "" } ], "container-title" : "Journal of Epidemiology and Community Health", "id" : "ITEM-1", "issue" : "3", "issued" : { "date-parts" : [ [ "1992" ] ] }, "page" : "261-265", "title" : "Seasonal variation in mortality in The Netherlands", "type" : "article-journal", "volume" : "46" }, "uris" : [ "http://www.mendeley.com/documents/?uuid=c6fd80d1-2713-4c87-9c92-52f99af3b3c9" ] } ], "mendeley" : { "formattedCitation" : "(Mackenbach, Kunst, &amp; Looman, 1992)", "plainTextFormattedCitation" : "(Mackenbach, Kunst, &amp; Looman, 1992)", "previouslyFormattedCitation" : "(Mackenbach, Kunst, &amp; Looman, 1992)" }, "properties" : {  }, "schema" : "https://github.com/citation-style-language/schema/raw/master/csl-citation.json" }</w:delInstrText>
        </w:r>
        <w:r w:rsidR="00577DE0" w:rsidRPr="006E585E">
          <w:fldChar w:fldCharType="separate"/>
        </w:r>
        <w:r w:rsidR="00BC655C" w:rsidRPr="00BC655C">
          <w:rPr>
            <w:noProof/>
          </w:rPr>
          <w:delText>(Mackenbach, Kunst, &amp; Looman, 1992)</w:delText>
        </w:r>
        <w:r w:rsidR="00577DE0" w:rsidRPr="006E585E">
          <w:fldChar w:fldCharType="end"/>
        </w:r>
        <w:r w:rsidR="00035017">
          <w:delText>.</w:delText>
        </w:r>
        <w:r w:rsidRPr="006E585E">
          <w:delText xml:space="preserve"> </w:delText>
        </w:r>
        <w:r w:rsidR="001029FD">
          <w:delText>Similarly, the seasonality of</w:delText>
        </w:r>
        <w:r w:rsidR="0047597D">
          <w:delText xml:space="preserve"> influenza</w:delText>
        </w:r>
        <w:r w:rsidR="001029FD">
          <w:delText>, and how it has changed over time,</w:delText>
        </w:r>
        <w:r w:rsidR="0047597D">
          <w:delText xml:space="preserve"> </w:delText>
        </w:r>
        <w:r w:rsidR="001029FD">
          <w:delText xml:space="preserve">may be different than that of other respiratory diseases due to disease-specific interventions </w:delText>
        </w:r>
        <w:r w:rsidR="00033C40">
          <w:fldChar w:fldCharType="begin" w:fldLock="1"/>
        </w:r>
        <w:r w:rsidR="00F52D66">
          <w:delInstrText>ADDIN CSL_CITATION { "citationItems" : [ { "id" : "ITEM-1", "itemData" : { "DOI" : "10.1001/archinte.165.3.265", "ISBN" : "0003-9926 (Print)\\r0003-9926 (Linking)", "ISSN" : "00039926", "PMID" : "15710788", "abstract" : "BACKGROUND: Observational studies report that influenza vaccination reduces winter mortality risk from any cause by 50% among the elderly. Influenza vaccination coverage among elderly persons (&gt; or =65 years) in the United States increased from between 15% and 20% before 1980 to 65% in 2001. Unexpectedly, estimates of influenza-related mortality in this age group also increased during this period. We tried to reconcile these conflicting findings by adjusting excess mortality estimates for aging and increased circulation of influenza A(H3N2) viruses. METHODS: We used a cyclical regression model to generate seasonal estimates of national influenza-related mortality (excess mortality) among the elderly in both pneumonia and influenza and all-cause deaths for the 33 seasons from 1968 to 2001. We stratified the data by 5-year age group and separated seasons dominated by A(H3N2) viruses from other seasons. RESULTS: For people aged 65 to 74 years, excess mortality rates in A(H3N2)-dominated seasons fell between 1968 and the early 1980s but remained approximately constant thereafter. For persons 85 years or older, the mortality rate remained flat throughout. Excess mortality in A(H1N1) and B seasons did not change. All-cause excess mortality for persons 65 years or older never exceeded 10% of all winter deaths. CONCLUSIONS: We attribute the decline in influenza-related mortality among people aged 65 to 74 years in the decade after the 1968 pandemic to the acquisition of immunity to the emerging A(H3N2) virus. We could not correlate increasing vaccination coverage after 1980 with declining mortality rates in any age group. Because fewer than 10% of all winter deaths were attributable to influenza in any season, we conclude that observational studies substantially overestimate vaccination benefit.", "author" : [ { "dropping-particle" : "", "family" : "Simonsen", "given" : "Lone", "non-dropping-particle" : "", "parse-names" : false, "suffix" : "" }, { "dropping-particle" : "", "family" : "Reichert", "given" : "Thomas A.", "non-dropping-particle" : "", "parse-names" : false, "suffix" : "" }, { "dropping-particle" : "", "family" : "Viboud", "given" : "Cecile", "non-dropping-particle" : "", "parse-names" : false, "suffix" : "" }, { "dropping-particle" : "", "family" : "Blackwelder", "given" : "William C.", "non-dropping-particle" : "", "parse-names" : false, "suffix" : "" }, { "dropping-particle" : "", "family" : "Taylor", "given" : "Robert J.", "non-dropping-particle" : "", "parse-names" : false, "suffix" : "" }, { "dropping-particle" : "", "family" : "Miller", "given" : "Mark A.", "non-dropping-particle" : "", "parse-names" : false, "suffix" : "" } ], "container-title" : "Archives of Internal Medicine", "id" : "ITEM-1", "issue" : "3", "issued" : { "date-parts" : [ [ "2005" ] ] }, "page" : "265-272", "title" : "Impact of influenza vaccination on seasonal mortality in the US elderly population", "type" : "article-journal", "volume" : "165" }, "uris" : [ "http://www.mendeley.com/documents/?uuid=4c915465-82ef-4c64-bd05-c972d2c4bf29" ] } ], "mendeley" : { "formattedCitation" : "(Simonsen et al., 2005)", "plainTextFormattedCitation" : "(Simonsen et al., 2005)", "previouslyFormattedCitation" : "(Simonsen et al., 2005)" }, "properties" : {  }, "schema" : "https://github.com/citation-style-language/schema/raw/master/csl-citation.json" }</w:delInstrText>
        </w:r>
        <w:r w:rsidR="00033C40">
          <w:fldChar w:fldCharType="separate"/>
        </w:r>
        <w:r w:rsidR="00BC655C" w:rsidRPr="00BC655C">
          <w:rPr>
            <w:noProof/>
          </w:rPr>
          <w:delText>(Simonsen et al., 2005)</w:delText>
        </w:r>
        <w:r w:rsidR="00033C40">
          <w:fldChar w:fldCharType="end"/>
        </w:r>
        <w:r w:rsidR="009A1890">
          <w:delText xml:space="preserve">. </w:delText>
        </w:r>
        <w:r w:rsidR="001029FD">
          <w:delText>Further</w:delText>
        </w:r>
        <w:r w:rsidR="00592119" w:rsidRPr="006E585E">
          <w:delText xml:space="preserve">, </w:delText>
        </w:r>
        <w:r w:rsidR="001029FD">
          <w:delText xml:space="preserve">we did not </w:delText>
        </w:r>
        <w:r w:rsidR="00592119" w:rsidRPr="006E585E">
          <w:delText>investigat</w:delText>
        </w:r>
        <w:r w:rsidR="001029FD">
          <w:delText xml:space="preserve">e </w:delText>
        </w:r>
        <w:r w:rsidR="00A22028" w:rsidRPr="006E585E">
          <w:delText xml:space="preserve">seasonality of mortality by socioeconomic </w:delText>
        </w:r>
        <w:r w:rsidR="001029FD">
          <w:delText>characteristics which</w:delText>
        </w:r>
        <w:r w:rsidR="00786AD0" w:rsidRPr="006E585E">
          <w:delText xml:space="preserve"> </w:delText>
        </w:r>
        <w:r w:rsidR="00592119" w:rsidRPr="006E585E">
          <w:delText xml:space="preserve">may help </w:delText>
        </w:r>
        <w:r w:rsidR="006D68AA" w:rsidRPr="006E585E">
          <w:delText xml:space="preserve">with understanding its </w:delText>
        </w:r>
        <w:r w:rsidR="001029FD">
          <w:delText>determinants</w:delText>
        </w:r>
        <w:r w:rsidR="006D68AA" w:rsidRPr="006E585E">
          <w:delText xml:space="preserve"> and planning responses</w:delText>
        </w:r>
        <w:r w:rsidR="00A22028" w:rsidRPr="006E585E">
          <w:delText xml:space="preserve">. </w:delText>
        </w:r>
      </w:del>
    </w:p>
    <w:p w14:paraId="3E1CCE80" w14:textId="77777777" w:rsidR="0042218D" w:rsidRPr="006E585E" w:rsidRDefault="0042218D" w:rsidP="0042218D">
      <w:pPr>
        <w:spacing w:line="480" w:lineRule="auto"/>
        <w:jc w:val="both"/>
        <w:outlineLvl w:val="0"/>
        <w:rPr>
          <w:del w:id="140" w:author="Parks, Robbie M" w:date="2018-08-15T11:00:00Z"/>
        </w:rPr>
      </w:pPr>
    </w:p>
    <w:p w14:paraId="16E2BB43" w14:textId="77777777" w:rsidR="000210D1" w:rsidRPr="006E585E" w:rsidRDefault="000210D1" w:rsidP="00C33FFB">
      <w:pPr>
        <w:spacing w:line="480" w:lineRule="auto"/>
        <w:jc w:val="both"/>
        <w:rPr>
          <w:del w:id="141" w:author="Parks, Robbie M" w:date="2018-08-15T11:00:00Z"/>
          <w:b/>
        </w:rPr>
      </w:pPr>
      <w:del w:id="142" w:author="Parks, Robbie M" w:date="2018-08-15T11:00:00Z">
        <w:r w:rsidRPr="006E585E">
          <w:rPr>
            <w:b/>
          </w:rPr>
          <w:delText>Discussion</w:delText>
        </w:r>
      </w:del>
    </w:p>
    <w:p w14:paraId="1336C3D2" w14:textId="58AA0F02" w:rsidR="000210D1" w:rsidRPr="00AC73A1" w:rsidRDefault="00C04B90" w:rsidP="00250467">
      <w:pPr>
        <w:spacing w:line="480" w:lineRule="auto"/>
        <w:jc w:val="both"/>
      </w:pPr>
      <w:r w:rsidRPr="00250467">
        <w:t>W</w:t>
      </w:r>
      <w:r w:rsidR="00DF62BA" w:rsidRPr="006578EC">
        <w:t xml:space="preserve">e used wavelet and </w:t>
      </w:r>
      <w:r w:rsidR="0075546D" w:rsidRPr="006578EC">
        <w:t>centre</w:t>
      </w:r>
      <w:r w:rsidR="00DF62BA" w:rsidRPr="006578EC">
        <w:t xml:space="preserve"> of gravity analyses, which allowed </w:t>
      </w:r>
      <w:del w:id="143" w:author="Parks, Robbie M" w:date="2018-08-15T11:00:00Z">
        <w:r w:rsidR="00DF62BA" w:rsidRPr="006E585E">
          <w:delText xml:space="preserve">not only </w:delText>
        </w:r>
      </w:del>
      <w:r w:rsidR="00DF62BA" w:rsidRPr="00250467">
        <w:t xml:space="preserve">systematically identifying and </w:t>
      </w:r>
      <w:r w:rsidR="00F557A4" w:rsidRPr="00AC73A1">
        <w:t>characterizing</w:t>
      </w:r>
      <w:r w:rsidR="00DF62BA" w:rsidRPr="00AC73A1">
        <w:t xml:space="preserve"> seasonality</w:t>
      </w:r>
      <w:r w:rsidR="002B3737" w:rsidRPr="00AC73A1">
        <w:t xml:space="preserve"> of total and cause-specific mortality in the USA, </w:t>
      </w:r>
      <w:ins w:id="144" w:author="Parks, Robbie M" w:date="2018-08-15T11:00:00Z">
        <w:r w:rsidR="00B133D1">
          <w:t>and</w:t>
        </w:r>
        <w:r w:rsidR="002B3737" w:rsidRPr="00AC73A1">
          <w:t xml:space="preserve"> </w:t>
        </w:r>
        <w:r w:rsidR="002B3737" w:rsidRPr="00AC73A1">
          <w:lastRenderedPageBreak/>
          <w:t xml:space="preserve">examining how seasonality has </w:t>
        </w:r>
        <w:r w:rsidR="00DF62BA" w:rsidRPr="00AC73A1">
          <w:t>change</w:t>
        </w:r>
        <w:r w:rsidR="002B3737" w:rsidRPr="00AC73A1">
          <w:t>d</w:t>
        </w:r>
        <w:r w:rsidR="00DF62BA" w:rsidRPr="00AC73A1">
          <w:t xml:space="preserve"> over time. </w:t>
        </w:r>
        <w:r w:rsidRPr="00AC73A1">
          <w:t>We</w:t>
        </w:r>
        <w:r w:rsidR="000210D1" w:rsidRPr="00AC73A1">
          <w:t xml:space="preserve"> identif</w:t>
        </w:r>
        <w:r w:rsidRPr="00AC73A1">
          <w:t>ied</w:t>
        </w:r>
        <w:r w:rsidR="000210D1" w:rsidRPr="00AC73A1">
          <w:t xml:space="preserve"> distinct seasonal </w:t>
        </w:r>
        <w:r w:rsidR="00CE3481">
          <w:t>patterns</w:t>
        </w:r>
        <w:r w:rsidR="000210D1" w:rsidRPr="00AC73A1">
          <w:t xml:space="preserve"> in relation to age and sex, including higher </w:t>
        </w:r>
        <w:r w:rsidR="0089237F">
          <w:t xml:space="preserve">all-cause </w:t>
        </w:r>
        <w:r w:rsidR="000210D1" w:rsidRPr="00AC73A1">
          <w:t>summer mortality in young men</w:t>
        </w:r>
        <w:r w:rsidR="00C1470A" w:rsidRPr="00AC73A1">
          <w:t xml:space="preserve"> </w:t>
        </w:r>
        <w:r w:rsidR="00AB66EA" w:rsidRPr="00AC73A1">
          <w:fldChar w:fldCharType="begin" w:fldLock="1"/>
        </w:r>
        <w:r w:rsidR="00C950B8">
          <w:instrText>ADDIN CSL_CITATION {"citationItems":[{"id":"ITEM-1","itemData":{"DOI":"10.4054/DemRes.2002.6.17","ISSN":"14359871","author":[{"dropping-particle":"","family":"Feinstein","given":"Craig A.","non-dropping-particle":"","parse-names":false,"suffix":""}],"container-title":"Demographic Research","id":"ITEM-1","issued":{"date-parts":[["2002"]]},"page":"469-486","title":"Seasonality of deaths in the U.S. by age and cause","type":"article-journal","volume":"6"},"uris":["http://www.mendeley.com/documents/?uuid=e0a30cb0-f37e-4639-b84c-def2337e8c99"]},{"id":"ITEM-2","itemData":{"DOI":"10.1007/978-3-319-64820-0","ISBN":"9783319648187","author":[{"dropping-particle":"","family":"Rau","given":"Roland","non-dropping-particle":"","parse-names":false,"suffix":""},{"dropping-particle":"","family":"Bohk-Ewald","given":"Christina","non-dropping-particle":"","parse-names":false,"suffix":""},{"dropping-particle":"","family":"Muszyńska","given":"Magdalena M","non-dropping-particle":"","parse-names":false,"suffix":""},{"dropping-particle":"","family":"Vaupel","given":"James W","non-dropping-particle":"","parse-names":false,"suffix":""}],"id":"ITEM-2","issued":{"date-parts":[["2018"]]},"title":"Visualizing Mortality Dynamics in the Lexis Diagram","type":"book"},"uris":["http://www.mendeley.com/documents/?uuid=e0c81d53-6ad6-40c1-935d-e122c89bb8f6"]}],"mendeley":{"formattedCitation":"(Feinstein, 2002; Rau et al., 2018)","plainTextFormattedCitation":"(Feinstein, 2002; Rau et al., 2018)","previouslyFormattedCitation":"(Feinstein, 2002; Rau et al., 2018)"},"properties":{"noteIndex":0},"schema":"https://github.com/citation-style-language/schema/raw/master/csl-citation.json"}</w:instrText>
        </w:r>
        <w:r w:rsidR="00AB66EA" w:rsidRPr="00AC73A1">
          <w:fldChar w:fldCharType="separate"/>
        </w:r>
        <w:r w:rsidR="00BC655C" w:rsidRPr="00AC73A1">
          <w:rPr>
            <w:noProof/>
          </w:rPr>
          <w:t>(Feinstein, 2002; Rau et al., 2018)</w:t>
        </w:r>
        <w:r w:rsidR="00AB66EA" w:rsidRPr="00AC73A1">
          <w:fldChar w:fldCharType="end"/>
        </w:r>
        <w:r w:rsidR="00C1470A" w:rsidRPr="00AC73A1">
          <w:t>.</w:t>
        </w:r>
      </w:ins>
      <w:del w:id="145" w:author="Parks, Robbie M" w:date="2018-08-15T11:00:00Z">
        <w:r w:rsidR="002B3737">
          <w:delText xml:space="preserve">but also examining how seasonality has </w:delText>
        </w:r>
        <w:r w:rsidR="00DF62BA" w:rsidRPr="006E585E">
          <w:delText>change</w:delText>
        </w:r>
        <w:r w:rsidR="002B3737">
          <w:delText>d</w:delText>
        </w:r>
        <w:r w:rsidR="00DF62BA" w:rsidRPr="006E585E">
          <w:delText xml:space="preserve"> over time. </w:delText>
        </w:r>
        <w:r w:rsidRPr="006E585E">
          <w:delText>We</w:delText>
        </w:r>
        <w:r w:rsidR="000210D1" w:rsidRPr="006E585E">
          <w:delText xml:space="preserve"> identif</w:delText>
        </w:r>
        <w:r w:rsidRPr="006E585E">
          <w:delText>ied</w:delText>
        </w:r>
        <w:r w:rsidR="000210D1" w:rsidRPr="006E585E">
          <w:delText xml:space="preserve"> distinct seasonal </w:delText>
        </w:r>
        <w:r w:rsidR="00F557A4" w:rsidRPr="006E585E">
          <w:delText>behavio</w:delText>
        </w:r>
        <w:r w:rsidR="0075546D">
          <w:delText>u</w:delText>
        </w:r>
        <w:r w:rsidR="00F557A4" w:rsidRPr="006E585E">
          <w:delText>rs</w:delText>
        </w:r>
        <w:r w:rsidR="000210D1" w:rsidRPr="006E585E">
          <w:delText xml:space="preserve"> in relation to age and sex, including the higher summer mortality in young men</w:delText>
        </w:r>
        <w:r w:rsidR="00C1470A">
          <w:delText xml:space="preserve"> </w:delText>
        </w:r>
        <w:r w:rsidR="00AB66EA" w:rsidRPr="006E585E">
          <w:fldChar w:fldCharType="begin" w:fldLock="1"/>
        </w:r>
        <w:r w:rsidR="00F52D66">
          <w:delInstrText>ADDIN CSL_CITATION { "citationItems" : [ { "id" : "ITEM-1", "itemData" : { "DOI" : "10.4054/DemRes.2002.6.17", "ISSN" : "14359871", "author" : [ { "dropping-particle" : "", "family" : "Feinstein", "given" : "Craig A.", "non-dropping-particle" : "", "parse-names" : false, "suffix" : "" } ], "container-title" : "Demographic Research", "id" : "ITEM-1", "issued" : { "date-parts" : [ [ "2002" ] ] }, "page" : "469-486", "title" : "Seasonality of deaths in the U.S. by age and cause", "type" : "article-journal", "volume" : "6" }, "uris" : [ "http://www.mendeley.com/documents/?uuid=e0a30cb0-f37e-4639-b84c-def2337e8c99" ] }, { "id" : "ITEM-2", "itemData" : { "DOI" : "10.1007/978-3-319-64820-0", "ISBN" : "9783319648187", "author" : [ { "dropping-particle" : "", "family" : "Rau", "given" : "Roland", "non-dropping-particle" : "", "parse-names" : false, "suffix" : "" }, { "dropping-particle" : "", "family" : "Bohk-Ewald", "given" : "Christina", "non-dropping-particle" : "", "parse-names" : false, "suffix" : "" }, { "dropping-particle" : "", "family" : "Muszy\u0144ska", "given" : "Magdalena M", "non-dropping-particle" : "", "parse-names" : false, "suffix" : "" }, { "dropping-particle" : "", "family" : "Vaupel", "given" : "James W", "non-dropping-particle" : "", "parse-names" : false, "suffix" : "" } ], "id" : "ITEM-2", "issued" : { "date-parts" : [ [ "2018" ] ] }, "title" : "Visualizing Mortality Dynamics in the Lexis Diagram", "type" : "book" }, "uris" : [ "http://www.mendeley.com/documents/?uuid=e0c81d53-6ad6-40c1-935d-e122c89bb8f6" ] } ], "mendeley" : { "formattedCitation" : "(Feinstein, 2002; Rau et al., 2018)", "plainTextFormattedCitation" : "(Feinstein, 2002; Rau et al., 2018)", "previouslyFormattedCitation" : "(Feinstein, 2002; Rau et al., 2018)" }, "properties" : {  }, "schema" : "https://github.com/citation-style-language/schema/raw/master/csl-citation.json" }</w:delInstrText>
        </w:r>
        <w:r w:rsidR="00AB66EA" w:rsidRPr="006E585E">
          <w:fldChar w:fldCharType="separate"/>
        </w:r>
        <w:r w:rsidR="00BC655C" w:rsidRPr="00BC655C">
          <w:rPr>
            <w:noProof/>
          </w:rPr>
          <w:delText>(Feinstein, 2002; Rau et al., 2018)</w:delText>
        </w:r>
        <w:r w:rsidR="00AB66EA" w:rsidRPr="006E585E">
          <w:fldChar w:fldCharType="end"/>
        </w:r>
        <w:r w:rsidR="00C1470A">
          <w:delText>.</w:delText>
        </w:r>
      </w:del>
      <w:r w:rsidR="00325E17" w:rsidRPr="00250467">
        <w:t xml:space="preserve"> Importantly, we also showed that</w:t>
      </w:r>
      <w:r w:rsidR="000210D1" w:rsidRPr="006578EC">
        <w:t xml:space="preserve"> </w:t>
      </w:r>
      <w:r w:rsidR="00765400" w:rsidRPr="006578EC">
        <w:t xml:space="preserve">all-cause and cause-specific </w:t>
      </w:r>
      <w:r w:rsidR="000210D1" w:rsidRPr="006578EC">
        <w:t xml:space="preserve">mortality seasonality is </w:t>
      </w:r>
      <w:r w:rsidR="00765400" w:rsidRPr="00AC73A1">
        <w:t xml:space="preserve">largely </w:t>
      </w:r>
      <w:r w:rsidR="00511306" w:rsidRPr="00AC73A1">
        <w:t xml:space="preserve">similar </w:t>
      </w:r>
      <w:r w:rsidR="000210D1" w:rsidRPr="00AC73A1">
        <w:t>in terms of both timing and magnitude</w:t>
      </w:r>
      <w:r w:rsidR="00511306" w:rsidRPr="00AC73A1">
        <w:t xml:space="preserve"> across diverse climatic regions</w:t>
      </w:r>
      <w:r w:rsidR="002B3737" w:rsidRPr="00AC73A1">
        <w:t xml:space="preserve"> with substantially different summer and winter temperatures</w:t>
      </w:r>
      <w:ins w:id="146" w:author="Parks, Robbie M" w:date="2018-08-15T11:00:00Z">
        <w:r w:rsidR="00765400" w:rsidRPr="00AC73A1">
          <w:t>.</w:t>
        </w:r>
      </w:ins>
      <w:del w:id="147" w:author="Parks, Robbie M" w:date="2018-08-15T11:00:00Z">
        <w:r w:rsidR="00765400" w:rsidRPr="006E585E">
          <w:delText>, with a notable exception of injuries in older age</w:delText>
        </w:r>
        <w:r w:rsidR="00511306" w:rsidRPr="006E585E">
          <w:delText>s</w:delText>
        </w:r>
        <w:r w:rsidR="00765400" w:rsidRPr="006E585E">
          <w:delText>.</w:delText>
        </w:r>
      </w:del>
      <w:r w:rsidR="00765400" w:rsidRPr="00250467">
        <w:t xml:space="preserve"> </w:t>
      </w:r>
      <w:r w:rsidR="000210D1" w:rsidRPr="006578EC">
        <w:t xml:space="preserve">Insights of this kind would not have been possible </w:t>
      </w:r>
      <w:r w:rsidR="0075546D" w:rsidRPr="00AC73A1">
        <w:t>analys</w:t>
      </w:r>
      <w:r w:rsidR="00F557A4" w:rsidRPr="00AC73A1">
        <w:t>ing</w:t>
      </w:r>
      <w:r w:rsidR="000210D1" w:rsidRPr="00AC73A1">
        <w:t xml:space="preserve"> data averaged over time</w:t>
      </w:r>
      <w:r w:rsidR="00511306" w:rsidRPr="00AC73A1">
        <w:t xml:space="preserve"> or nationally</w:t>
      </w:r>
      <w:r w:rsidR="00780D25" w:rsidRPr="00AC73A1">
        <w:t>,</w:t>
      </w:r>
      <w:r w:rsidR="000210D1" w:rsidRPr="00AC73A1">
        <w:t xml:space="preserve"> </w:t>
      </w:r>
      <w:r w:rsidR="00511306" w:rsidRPr="00AC73A1">
        <w:t xml:space="preserve">or </w:t>
      </w:r>
      <w:r w:rsidR="000210D1" w:rsidRPr="00AC73A1">
        <w:t xml:space="preserve">fixed to pre-specified frequencies. </w:t>
      </w:r>
    </w:p>
    <w:p w14:paraId="64DA09E3" w14:textId="77777777" w:rsidR="00D97444" w:rsidRPr="00AC73A1" w:rsidRDefault="00D97444" w:rsidP="00250467">
      <w:pPr>
        <w:spacing w:line="480" w:lineRule="auto"/>
        <w:jc w:val="both"/>
      </w:pPr>
    </w:p>
    <w:p w14:paraId="0F0EA33C" w14:textId="77777777" w:rsidR="009E5196" w:rsidRPr="00AC73A1" w:rsidRDefault="000156AA" w:rsidP="000B343F">
      <w:pPr>
        <w:spacing w:line="480" w:lineRule="auto"/>
        <w:jc w:val="both"/>
        <w:rPr>
          <w:ins w:id="148" w:author="Parks, Robbie M" w:date="2018-08-15T11:00:00Z"/>
        </w:rPr>
      </w:pPr>
      <w:ins w:id="149" w:author="Parks, Robbie M" w:date="2018-08-15T11:00:00Z">
        <w:r w:rsidRPr="00AC73A1">
          <w:t>Prior studies have noted seasonality of mortality for all-cause mortality and for specific causes of death</w:t>
        </w:r>
        <w:r w:rsidR="00EB2ED6" w:rsidRPr="00AC73A1">
          <w:t xml:space="preserve"> in the USA</w:t>
        </w:r>
        <w:r w:rsidR="00C1470A" w:rsidRPr="00AC73A1">
          <w:t xml:space="preserve"> </w:t>
        </w:r>
        <w:r w:rsidR="009134D8" w:rsidRPr="00AC73A1">
          <w:fldChar w:fldCharType="begin" w:fldLock="1"/>
        </w:r>
        <w:r w:rsidR="00C950B8">
          <w:instrText>ADDIN CSL_CITATION {"citationItems":[{"id":"ITEM-1","itemData":{"DOI":"10.1007/978-3-319-64820-0","ISBN":"9783319648187","author":[{"dropping-particle":"","family":"Rau","given":"Roland","non-dropping-particle":"","parse-names":false,"suffix":""},{"dropping-particle":"","family":"Bohk-Ewald","given":"Christina","non-dropping-particle":"","parse-names":false,"suffix":""},{"dropping-particle":"","family":"Muszyńska","given":"Magdalena M","non-dropping-particle":"","parse-names":false,"suffix":""},{"dropping-particle":"","family":"Vaupel","given":"James W","non-dropping-particle":"","parse-names":false,"suffix":""}],"id":"ITEM-1","issued":{"date-parts":[["2018"]]},"title":"Visualizing Mortality Dynamics in the Lexis Diagram","type":"book"},"uris":["http://www.mendeley.com/documents/?uuid=e0c81d53-6ad6-40c1-935d-e122c89bb8f6"]},{"id":"ITEM-2","itemData":{"DOI":"10.1007/978-3-540-44902-7","ISBN":"3540449027","PMID":"14535918","abstract":"Seasonal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Fakultät","id":"ITEM-2","issued":{"date-parts":[["2004"]]},"page":"361","title":"Seasonality in Human Mortality.  A Demographic Approach","type":"article-journal","volume":"PhD"},"uris":["http://www.mendeley.com/documents/?uuid=735ffa52-a2fc-4bed-ab59-d84289752b70"]},{"id":"ITEM-3","itemData":{"DOI":"10.1080/01621459.1966.10480899","ISSN":"1537274X","abstract":"Abstract Data are available to study the variation in mortality in this country occurring month by month for fully six decades. Death rates by month have been computed and published for the expanding death-registration area of the United States of 1900–1932 and for the complete nation (48 States and ultimately 50 States) from 1933 to the present. Even a cursory glance at the available data leads to the obvious conclusion that a definite pattern of seasonal variation of deaths exists. This seasonal swing is characterized by a high death rate in the early part of the year dropping to a trough in the summer months, and rising again during the latter part of the year. The general pattern is well recognized, as are similar seasonal curves for various causes of death. Despite the apparent wealth of statistical material at hand relatively little analytical matter has been produced in this country measuring seasonality of mortality as compared with the wide range of data compiled for statistical series portraying...","author":[{"dropping-particle":"","family":"Rosenwaike","given":"Ira","non-dropping-particle":"","parse-names":false,"suffix":""}],"container-title":"Journal of the American Statistical Association","id":"ITEM-3","issue":"315","issued":{"date-parts":[["1966"]]},"page":"706-719","title":"Seasonal Variation of Deaths in the United States, 1951–1960","type":"article-journal","volume":"61"},"uris":["http://www.mendeley.com/documents/?uuid=ada7c7c6-41f2-42e4-8d0b-e2068c79bab5"]},{"id":"ITEM-4","itemData":{"DOI":"10.4054/DemRes.2002.6.17","ISSN":"14359871","author":[{"dropping-particle":"","family":"Feinstein","given":"Craig A.","non-dropping-particle":"","parse-names":false,"suffix":""}],"container-title":"Demographic Research","id":"ITEM-4","issued":{"date-parts":[["2002"]]},"page":"469-486","title":"Seasonality of deaths in the U.S. by age and cause","type":"article-journal","volume":"6"},"uris":["http://www.mendeley.com/documents/?uuid=e0a30cb0-f37e-4639-b84c-def2337e8c99"]},{"id":"ITEM-5","itemData":{"DOI":"10.1001/jama.1997.03550120072036","ISSN":"0098-7484","author":[{"dropping-particle":"","family":"Seretakis","given":"Dimitrios","non-dropping-particle":"","parse-names":false,"suffix":""}],"container-title":"JAMA: The Journal of the American Medical Association","id":"ITEM-5","issue":"12","issued":{"date-parts":[["1997"]]},"page":"1012","title":"Changing Seasonality of Mortality From Coronary Heart Disease","type":"article-journal","volume":"278"},"uris":["http://www.mendeley.com/documents/?uuid=f8f1d39a-cba5-4b07-8183-8e346932439a"]},{"id":"ITEM-6","itemData":{"DOI":"10.1371/journal.pone.0063971","ISBN":"1932-6203 (Electronic)\\r1932-6203 (Linking)","ISSN":"19326203","PMID":"23734179","abstract":"Human mortality exhibits a strong seasonal pattern with deaths in winter far exceeding those in the summer. While the pattern itself is clear, there have been very few studies examining whether the magnitude or timing of seasonal mortality varies considerably across space. Thus, the goal of this study is to conduct a comprehensive geographic analysis of seasonal mortality across the United States and to uncover systematic regional differences in such mortality. Unique seasonal mortality curves were created for 28 metropolitan statistical areas across the United States, and the amplitude and timing of mortality peaks were determined. The findings here indicate that the seasonality of mortality exhibits strong spatial variation with the largest seasonal mortality amplitudes found in the southwestern United States and the smallest in the North, along with South Florida. In addition, there were strong intra-regional similarities that exist among the examined cities, implying that environmental factors are more important than social factors in determining seasonal mortality response. This work begins to fill a large gap within the scientific literature concerning the geographic variation and underlying causes of seasonal mortality across the United States.","author":[{"dropping-particle":"","family":"Kalkstein","given":"Adam J.","non-dropping-particle":"","parse-names":false,"suffix":""}],"container-title":"PLoS ONE","id":"ITEM-6","issue":"5","issued":{"date-parts":[["2013"]]},"title":"Regional Similarities in Seasonal Mortality across the United States: An Examination of 28 Metropolitan Statistical Areas","type":"article-journal","volume":"8"},"uris":["http://www.mendeley.com/documents/?uuid=50b74cb8-33dd-4519-ac6d-9a36289002e0"]}],"mendeley":{"formattedCitation":"(Feinstein, 2002; Kalkstein, 2013; Rau, 2004; Rau et al., 2018; Rosenwaike, 1966; Seretakis, 1997)","plainTextFormattedCitation":"(Feinstein, 2002; Kalkstein, 2013; Rau, 2004; Rau et al., 2018; Rosenwaike, 1966; Seretakis, 1997)","previouslyFormattedCitation":"(Feinstein, 2002; Kalkstein, 2013; Rau, 2004; Rau et al., 2018; Rosenwaike, 1966; Seretakis, 1997)"},"properties":{"noteIndex":0},"schema":"https://github.com/citation-style-language/schema/raw/master/csl-citation.json"}</w:instrText>
        </w:r>
        <w:r w:rsidR="009134D8" w:rsidRPr="00AC73A1">
          <w:fldChar w:fldCharType="separate"/>
        </w:r>
        <w:r w:rsidR="00BC655C" w:rsidRPr="00AC73A1">
          <w:rPr>
            <w:noProof/>
          </w:rPr>
          <w:t>(Feinstein, 2002; Kalkstein, 2013; Rau, 2004; Rau et al., 2018; Rosenwaike, 1966; Seretakis, 1997)</w:t>
        </w:r>
        <w:r w:rsidR="009134D8" w:rsidRPr="00AC73A1">
          <w:fldChar w:fldCharType="end"/>
        </w:r>
        <w:r w:rsidR="00C1470A" w:rsidRPr="00AC73A1">
          <w:t>.</w:t>
        </w:r>
        <w:r w:rsidRPr="00AC73A1">
          <w:t xml:space="preserve"> </w:t>
        </w:r>
        <w:r w:rsidR="00EB2ED6" w:rsidRPr="00AC73A1">
          <w:t>Few of these studies have done consistent national and sub</w:t>
        </w:r>
        <w:r w:rsidR="004835CF" w:rsidRPr="00AC73A1">
          <w:t>national analyses, and none</w:t>
        </w:r>
        <w:r w:rsidR="00EB2ED6" w:rsidRPr="00AC73A1">
          <w:t xml:space="preserve"> has done so over time</w:t>
        </w:r>
        <w:r w:rsidR="00A76EC0" w:rsidRPr="00AC73A1">
          <w:t>,</w:t>
        </w:r>
        <w:r w:rsidR="00EB2ED6" w:rsidRPr="00AC73A1">
          <w:t xml:space="preserve"> for a comprehensive set of age groups and causes of death, and in relation to regional temperature differences. Our results on strong seasonality of cardiorespiratory </w:t>
        </w:r>
        <w:r w:rsidR="00DE001B">
          <w:t xml:space="preserve">diseases </w:t>
        </w:r>
        <w:r w:rsidR="00EB2ED6" w:rsidRPr="00AC73A1">
          <w:t xml:space="preserve">deaths </w:t>
        </w:r>
        <w:r w:rsidR="001A017E" w:rsidRPr="00AC73A1">
          <w:t>and weak seasonality of cancer deaths, restricted to older ages, are broadl</w:t>
        </w:r>
        <w:r w:rsidR="00C1470A" w:rsidRPr="00AC73A1">
          <w:t>y consistent with these studies</w:t>
        </w:r>
        <w:r w:rsidR="00AD31CC" w:rsidRPr="00AC73A1">
          <w:t xml:space="preserve"> </w:t>
        </w:r>
        <w:r w:rsidR="00E5284B" w:rsidRPr="00AC73A1">
          <w:fldChar w:fldCharType="begin" w:fldLock="1"/>
        </w:r>
        <w:r w:rsidR="00C950B8">
          <w:instrText>ADDIN CSL_CITATION {"citationItems":[{"id":"ITEM-1","itemData":{"DOI":"10.1080/01621459.1966.10480899","ISSN":"1537274X","abstract":"Abstract Data are available to study the variation in mortality in this country occurring month by month for fully six decades. Death rates by month have been computed and published for the expanding death-registration area of the United States of 1900–1932 and for the complete nation (48 States and ultimately 50 States) from 1933 to the present. Even a cursory glance at the available data leads to the obvious conclusion that a definite pattern of seasonal variation of deaths exists. This seasonal swing is characterized by a high death rate in the early part of the year dropping to a trough in the summer months, and rising again during the latter part of the year. The general pattern is well recognized, as are similar seasonal curves for various causes of death. Despite the apparent wealth of statistical material at hand relatively little analytical matter has been produced in this country measuring seasonality of mortality as compared with the wide range of data compiled for statistical series portraying...","author":[{"dropping-particle":"","family":"Rosenwaike","given":"Ira","non-dropping-particle":"","parse-names":false,"suffix":""}],"container-title":"Journal of the American Statistical Association","id":"ITEM-1","issue":"315","issued":{"date-parts":[["1966"]]},"page":"706-719","title":"Seasonal Variation of Deaths in the United States, 1951–1960","type":"article-journal","volume":"61"},"uris":["http://www.mendeley.com/documents/?uuid=ada7c7c6-41f2-42e4-8d0b-e2068c79bab5"]},{"id":"ITEM-2","itemData":{"DOI":"10.1007/978-3-319-64820-0","ISBN":"9783319648187","author":[{"dropping-particle":"","family":"Rau","given":"Roland","non-dropping-particle":"","parse-names":false,"suffix":""},{"dropping-particle":"","family":"Bohk-Ewald","given":"Christina","non-dropping-particle":"","parse-names":false,"suffix":""},{"dropping-particle":"","family":"Muszyńska","given":"Magdalena M","non-dropping-particle":"","parse-names":false,"suffix":""},{"dropping-particle":"","family":"Vaupel","given":"James W","non-dropping-particle":"","parse-names":false,"suffix":""}],"id":"ITEM-2","issued":{"date-parts":[["2018"]]},"title":"Visualizing Mortality Dynamics in the Lexis Diagram","type":"book"},"uris":["http://www.mendeley.com/documents/?uuid=e0c81d53-6ad6-40c1-935d-e122c89bb8f6"]},{"id":"ITEM-3","itemData":{"DOI":"10.4054/DemRes.2002.6.17","ISSN":"14359871","author":[{"dropping-particle":"","family":"Feinstein","given":"Craig A.","non-dropping-particle":"","parse-names":false,"suffix":""}],"container-title":"Demographic Research","id":"ITEM-3","issued":{"date-parts":[["2002"]]},"page":"469-486","title":"Seasonality of deaths in the U.S. by age and cause","type":"article-journal","volume":"6"},"uris":["http://www.mendeley.com/documents/?uuid=e0a30cb0-f37e-4639-b84c-def2337e8c99"]},{"id":"ITEM-4","itemData":{"DOI":"10.1001/jama.1997.03550120072036","ISSN":"0098-7484","author":[{"dropping-particle":"","family":"Seretakis","given":"Dimitrios","non-dropping-particle":"","parse-names":false,"suffix":""}],"container-title":"JAMA: The Journal of the American Medical Association","id":"ITEM-4","issue":"12","issued":{"date-parts":[["1997"]]},"page":"1012","title":"Changing Seasonality of Mortality From Coronary Heart Disease","type":"article-journal","volume":"278"},"uris":["http://www.mendeley.com/documents/?uuid=f8f1d39a-cba5-4b07-8183-8e346932439a"]}],"mendeley":{"formattedCitation":"(Feinstein, 2002; Rau et al., 2018; Rosenwaike, 1966; Seretakis, 1997)","plainTextFormattedCitation":"(Feinstein, 2002; Rau et al., 2018; Rosenwaike, 1966; Seretakis, 1997)","previouslyFormattedCitation":"(Feinstein, 2002; Rau et al., 2018; Rosenwaike, 1966; Seretakis, 1997)"},"properties":{"noteIndex":0},"schema":"https://github.com/citation-style-language/schema/raw/master/csl-citation.json"}</w:instrText>
        </w:r>
        <w:r w:rsidR="00E5284B" w:rsidRPr="00AC73A1">
          <w:fldChar w:fldCharType="separate"/>
        </w:r>
        <w:r w:rsidR="00BC655C" w:rsidRPr="00AC73A1">
          <w:rPr>
            <w:noProof/>
          </w:rPr>
          <w:t>(Feinstein, 2002; Rau et al., 2018; Rosenwaike, 1966; Seretakis, 1997)</w:t>
        </w:r>
        <w:r w:rsidR="00E5284B" w:rsidRPr="00AC73A1">
          <w:fldChar w:fldCharType="end"/>
        </w:r>
        <w:r w:rsidR="00C1470A" w:rsidRPr="00AC73A1">
          <w:t>,</w:t>
        </w:r>
        <w:r w:rsidR="00A76EC0" w:rsidRPr="00AC73A1">
          <w:t xml:space="preserve"> which had limited analysis on how seasonality changes over time</w:t>
        </w:r>
        <w:r w:rsidR="00103132" w:rsidRPr="00AC73A1">
          <w:t xml:space="preserve"> and geography</w:t>
        </w:r>
        <w:r w:rsidR="00C1470A" w:rsidRPr="00AC73A1">
          <w:t xml:space="preserve"> </w:t>
        </w:r>
        <w:r w:rsidR="00992E34" w:rsidRPr="00AC73A1">
          <w:fldChar w:fldCharType="begin" w:fldLock="1"/>
        </w:r>
        <w:r w:rsidR="00C950B8">
          <w:instrText>ADDIN CSL_CITATION {"citationItems":[{"id":"ITEM-1","itemData":{"DOI":"10.4054/DemRes.2002.6.17","ISSN":"14359871","author":[{"dropping-particle":"","family":"Feinstein","given":"Craig A.","non-dropping-particle":"","parse-names":false,"suffix":""}],"container-title":"Demographic Research","id":"ITEM-1","issued":{"date-parts":[["2002"]]},"page":"469-486","title":"Seasonality of deaths in the U.S. by age and cause","type":"article-journal","volume":"6"},"uris":["http://www.mendeley.com/documents/?uuid=e0a30cb0-f37e-4639-b84c-def2337e8c99"]},{"id":"ITEM-2","itemData":{"DOI":"10.1080/01621459.1966.10480899","ISSN":"1537274X","abstract":"Abstract Data are available to study the variation in mortality in this country occurring month by month for fully six decades. Death rates by month have been computed and published for the expanding death-registration area of the United States of 1900–1932 and for the complete nation (48 States and ultimately 50 States) from 1933 to the present. Even a cursory glance at the available data leads to the obvious conclusion that a definite pattern of seasonal variation of deaths exists. This seasonal swing is characterized by a high death rate in the early part of the year dropping to a trough in the summer months, and rising again during the latter part of the year. The general pattern is well recognized, as are similar seasonal curves for various causes of death. Despite the apparent wealth of statistical material at hand relatively little analytical matter has been produced in this country measuring seasonality of mortality as compared with the wide range of data compiled for statistical series portraying...","author":[{"dropping-particle":"","family":"Rosenwaike","given":"Ira","non-dropping-particle":"","parse-names":false,"suffix":""}],"container-title":"Journal of the American Statistical Association","id":"ITEM-2","issue":"315","issued":{"date-parts":[["1966"]]},"page":"706-719","title":"Seasonal Variation of Deaths in the United States, 1951–1960","type":"article-journal","volume":"61"},"uris":["http://www.mendeley.com/documents/?uuid=ada7c7c6-41f2-42e4-8d0b-e2068c79bab5"]},{"id":"ITEM-3","itemData":{"DOI":"10.1007/978-3-319-64820-0","ISBN":"9783319648187","author":[{"dropping-particle":"","family":"Rau","given":"Roland","non-dropping-particle":"","parse-names":false,"suffix":""},{"dropping-particle":"","family":"Bohk-Ewald","given":"Christina","non-dropping-particle":"","parse-names":false,"suffix":""},{"dropping-particle":"","family":"Muszyńska","given":"Magdalena M","non-dropping-particle":"","parse-names":false,"suffix":""},{"dropping-particle":"","family":"Vaupel","given":"James W","non-dropping-particle":"","parse-names":false,"suffix":""}],"id":"ITEM-3","issued":{"date-parts":[["2018"]]},"title":"Visualizing Mortality Dynamics in the Lexis Diagram","type":"book"},"uris":["http://www.mendeley.com/documents/?uuid=e0c81d53-6ad6-40c1-935d-e122c89bb8f6"]}],"mendeley":{"formattedCitation":"(Feinstein, 2002; Rau et al., 2018; Rosenwaike, 1966)","plainTextFormattedCitation":"(Feinstein, 2002; Rau et al., 2018; Rosenwaike, 1966)","previouslyFormattedCitation":"(Feinstein, 2002; Rau et al., 2018; Rosenwaike, 1966)"},"properties":{"noteIndex":0},"schema":"https://github.com/citation-style-language/schema/raw/master/csl-citation.json"}</w:instrText>
        </w:r>
        <w:r w:rsidR="00992E34" w:rsidRPr="00AC73A1">
          <w:fldChar w:fldCharType="separate"/>
        </w:r>
        <w:r w:rsidR="00BC655C" w:rsidRPr="00AC73A1">
          <w:rPr>
            <w:noProof/>
          </w:rPr>
          <w:t>(Feinstein, 2002; Rau et al., 2018; Rosenwaike, 1966)</w:t>
        </w:r>
        <w:r w:rsidR="00992E34" w:rsidRPr="00AC73A1">
          <w:fldChar w:fldCharType="end"/>
        </w:r>
        <w:r w:rsidR="00C1470A" w:rsidRPr="00AC73A1">
          <w:t>.</w:t>
        </w:r>
        <w:r w:rsidR="00555DCE" w:rsidRPr="00AC73A1">
          <w:t xml:space="preserve"> </w:t>
        </w:r>
        <w:r w:rsidR="00A76EC0" w:rsidRPr="00AC73A1">
          <w:t>Similarly, our results on seasonality of injury deaths are supported by a few prior studies</w:t>
        </w:r>
        <w:r w:rsidR="00C1470A" w:rsidRPr="00AC73A1">
          <w:t xml:space="preserve"> </w:t>
        </w:r>
        <w:r w:rsidR="00E5284B" w:rsidRPr="00AC73A1">
          <w:fldChar w:fldCharType="begin" w:fldLock="1"/>
        </w:r>
        <w:r w:rsidR="00C950B8">
          <w:instrText>ADDIN CSL_CITATION {"citationItems":[{"id":"ITEM-1","itemData":{"DOI":"10.1007/978-3-319-64820-0","ISBN":"9783319648187","author":[{"dropping-particle":"","family":"Rau","given":"Roland","non-dropping-particle":"","parse-names":false,"suffix":""},{"dropping-particle":"","family":"Bohk-Ewald","given":"Christina","non-dropping-particle":"","parse-names":false,"suffix":""},{"dropping-particle":"","family":"Muszyńska","given":"Magdalena M","non-dropping-particle":"","parse-names":false,"suffix":""},{"dropping-particle":"","family":"Vaupel","given":"James W","non-dropping-particle":"","parse-names":false,"suffix":""}],"id":"ITEM-1","issued":{"date-parts":[["2018"]]},"title":"Visualizing Mortality Dynamics in the Lexis Diagram","type":"book"},"uris":["http://www.mendeley.com/documents/?uuid=e0c81d53-6ad6-40c1-935d-e122c89bb8f6"]},{"id":"ITEM-2","itemData":{"DOI":"10.4054/DemRes.2002.6.17","ISSN":"14359871","author":[{"dropping-particle":"","family":"Feinstein","given":"Craig A.","non-dropping-particle":"","parse-names":false,"suffix":""}],"container-title":"Demographic Research","id":"ITEM-2","issued":{"date-parts":[["2002"]]},"page":"469-486","title":"Seasonality of deaths in the U.S. by age and cause","type":"article-journal","volume":"6"},"uris":["http://www.mendeley.com/documents/?uuid=e0a30cb0-f37e-4639-b84c-def2337e8c99"]},{"id":"ITEM-3","itemData":{"DOI":"10.1080/01621459.1966.10480899","ISSN":"1537274X","abstract":"Abstract Data are available to study the variation in mortality in this country occurring month by month for fully six decades. Death rates by month have been computed and published for the expanding death-registration area of the United States of 1900–1932 and for the complete nation (48 States and ultimately 50 States) from 1933 to the present. Even a cursory glance at the available data leads to the obvious conclusion that a definite pattern of seasonal variation of deaths exists. This seasonal swing is characterized by a high death rate in the early part of the year dropping to a trough in the summer months, and rising again during the latter part of the year. The general pattern is well recognized, as are similar seasonal curves for various causes of death. Despite the apparent wealth of statistical material at hand relatively little analytical matter has been produced in this country measuring seasonality of mortality as compared with the wide range of data compiled for statistical series portraying...","author":[{"dropping-particle":"","family":"Rosenwaike","given":"Ira","non-dropping-particle":"","parse-names":false,"suffix":""}],"container-title":"Journal of the American Statistical Association","id":"ITEM-3","issue":"315","issued":{"date-parts":[["1966"]]},"page":"706-719","title":"Seasonal Variation of Deaths in the United States, 1951–1960","type":"article-journal","volume":"61"},"uris":["http://www.mendeley.com/documents/?uuid=ada7c7c6-41f2-42e4-8d0b-e2068c79bab5"]}],"mendeley":{"formattedCitation":"(Feinstein, 2002; Rau et al., 2018; Rosenwaike, 1966)","plainTextFormattedCitation":"(Feinstein, 2002; Rau et al., 2018; Rosenwaike, 1966)","previouslyFormattedCitation":"(Feinstein, 2002; Rau et al., 2018; Rosenwaike, 1966)"},"properties":{"noteIndex":0},"schema":"https://github.com/citation-style-language/schema/raw/master/csl-citation.json"}</w:instrText>
        </w:r>
        <w:r w:rsidR="00E5284B" w:rsidRPr="00AC73A1">
          <w:fldChar w:fldCharType="separate"/>
        </w:r>
        <w:r w:rsidR="00BC655C" w:rsidRPr="00AC73A1">
          <w:rPr>
            <w:noProof/>
          </w:rPr>
          <w:t>(Feinstein, 2002; Rau et al., 2018; Rosenwaike, 1966)</w:t>
        </w:r>
        <w:r w:rsidR="00E5284B" w:rsidRPr="00AC73A1">
          <w:fldChar w:fldCharType="end"/>
        </w:r>
        <w:r w:rsidR="00C1470A" w:rsidRPr="00AC73A1">
          <w:t>,</w:t>
        </w:r>
        <w:r w:rsidR="00A76EC0" w:rsidRPr="00AC73A1">
          <w:t xml:space="preserve"> but our subnational analysis over three decades revealed variations in </w:t>
        </w:r>
        <w:r w:rsidR="002B3737" w:rsidRPr="00AC73A1">
          <w:t xml:space="preserve">when injury deaths peaked and in how seasonal differences in these deaths have changed </w:t>
        </w:r>
        <w:r w:rsidR="00722AD9" w:rsidRPr="00AC73A1">
          <w:t>over time</w:t>
        </w:r>
        <w:r w:rsidR="00975D69">
          <w:t xml:space="preserve"> in relation to age group</w:t>
        </w:r>
        <w:r w:rsidR="00722AD9" w:rsidRPr="00AC73A1">
          <w:t xml:space="preserve"> </w:t>
        </w:r>
        <w:r w:rsidR="002B3737" w:rsidRPr="00AC73A1">
          <w:t xml:space="preserve">which had not been </w:t>
        </w:r>
        <w:r w:rsidR="00A76EC0" w:rsidRPr="00AC73A1">
          <w:t>reported before.</w:t>
        </w:r>
      </w:ins>
    </w:p>
    <w:p w14:paraId="3F98F0AA" w14:textId="77777777" w:rsidR="0042218D" w:rsidRPr="00AC73A1" w:rsidRDefault="0042218D" w:rsidP="0042218D">
      <w:pPr>
        <w:spacing w:line="480" w:lineRule="auto"/>
        <w:jc w:val="both"/>
        <w:rPr>
          <w:ins w:id="150" w:author="Parks, Robbie M" w:date="2018-08-15T11:00:00Z"/>
        </w:rPr>
      </w:pPr>
    </w:p>
    <w:p w14:paraId="6955889D" w14:textId="77777777" w:rsidR="00DB2D88" w:rsidRPr="008F7D99" w:rsidRDefault="00B951CD" w:rsidP="00975D69">
      <w:pPr>
        <w:spacing w:line="480" w:lineRule="auto"/>
        <w:jc w:val="both"/>
        <w:rPr>
          <w:ins w:id="151" w:author="Parks, Robbie M" w:date="2018-08-15T11:00:00Z"/>
          <w:rFonts w:eastAsia="Times New Roman"/>
        </w:rPr>
      </w:pPr>
      <w:ins w:id="152" w:author="Parks, Robbie M" w:date="2018-08-15T11:00:00Z">
        <w:r>
          <w:t>A</w:t>
        </w:r>
        <w:r w:rsidR="000B343F" w:rsidRPr="00AC73A1">
          <w:t xml:space="preserve"> study of 36 cities</w:t>
        </w:r>
        <w:r>
          <w:t xml:space="preserve"> in the USA</w:t>
        </w:r>
        <w:r w:rsidR="00AD1414">
          <w:t>,</w:t>
        </w:r>
        <w:r w:rsidR="000B343F" w:rsidRPr="00AC73A1">
          <w:t xml:space="preserve"> aggregated across age groups and over time</w:t>
        </w:r>
        <w:r w:rsidR="00AD1414">
          <w:t>,</w:t>
        </w:r>
        <w:r w:rsidR="00391B02">
          <w:t xml:space="preserve"> also found that </w:t>
        </w:r>
        <w:r w:rsidR="00391B02">
          <w:rPr>
            <w:rFonts w:eastAsia="Times New Roman"/>
          </w:rPr>
          <w:t xml:space="preserve">excess mortality </w:t>
        </w:r>
        <w:r w:rsidR="00975D69">
          <w:rPr>
            <w:rFonts w:eastAsia="Times New Roman"/>
          </w:rPr>
          <w:t>was not associated with</w:t>
        </w:r>
        <w:r w:rsidR="00391B02">
          <w:rPr>
            <w:rFonts w:eastAsia="Times New Roman"/>
          </w:rPr>
          <w:t xml:space="preserve"> seasonal temperature range</w:t>
        </w:r>
        <w:r w:rsidR="00BE50E6" w:rsidRPr="00AC73A1">
          <w:t xml:space="preserve"> </w:t>
        </w:r>
        <w:r w:rsidR="00AB66EA" w:rsidRPr="00AC73A1">
          <w:fldChar w:fldCharType="begin" w:fldLock="1"/>
        </w:r>
        <w:r w:rsidR="00C950B8">
          <w:instrText>ADDIN CSL_CITATION {"citationItems":[{"id":"ITEM-1","itemData":{"DOI":"10.1088/1748-9326/10/6/064016","ISSN":"17489326","PMID":"26495037","abstract":"Extreme heat events are associated with spikes in mortality, yet death rates are on average highest\\r during the coldest months of the year. Under the assumption that most winter excess mortality is due\\r to cold temperature, many previous studies have concluded that winter mortality will substantially\\r decline in a warming climate. We analyzed whether and to what extent cold temperatures are\\r associated with excess winter mortality across multiple cities and over multiple years within\\r individual cities, using daily temperature and mortality data from 36 US cities (1985?2006) and 3\\r French cities (1971?2007). Comparing across cities, we found that excess winter mortality did not\\r depend on seasonal temperature range, and was no lower in warmer vs. colder cities, suggesting that\\r temperature is not a key driver of winter excess mortality. Using regression models within monthly\\r strata, we found that variability in daily mortality within cities was not strongly influenced by\\r winter temperature. Finally we found that inadequate control for seasonality in analyses of the\\r effects of cold temperatures led to spuriously large assumed cold effects, and erroneous attribution\\r of winter mortality to cold temperatures. Our findings suggest that reductions in cold-related\\r mortality under warming climate may be much smaller than some have assumed. This should be of\\r interest to researchers and policy makers concerned with projecting future health effects of climate\\r change and developing relevant adaptation strategies.","author":[{"dropping-particle":"","family":"Kinney","given":"Patrick L.","non-dropping-particle":"","parse-names":false,"suffix":""},{"dropping-particle":"","family":"Schwartz","given":"Joel","non-dropping-particle":"","parse-names":false,"suffix":""},{"dropping-particle":"","family":"Pascal","given":"Mathilde","non-dropping-particle":"","parse-names":false,"suffix":""},{"dropping-particle":"","family":"Petkova","given":"Elisaveta","non-dropping-particle":"","parse-names":false,"suffix":""},{"dropping-particle":"Le","family":"Tertre","given":"Alain","non-dropping-particle":"","parse-names":false,"suffix":""},{"dropping-particle":"","family":"Medina","given":"Sylvia","non-dropping-particle":"","parse-names":false,"suffix":""},{"dropping-particle":"","family":"Vautard","given":"Robert","non-dropping-particle":"","parse-names":false,"suffix":""}],"container-title":"Environmental Research Letters","id":"ITEM-1","issue":"6","issued":{"date-parts":[["2015"]]},"title":"Winter season mortality: Will climate warming bring benefits?","type":"article-journal","volume":"10"},"uris":["http://www.mendeley.com/documents/?uuid=d2c6b903-6bd0-4558-b3ce-eb7f3fbf3539"]}],"mendeley":{"formattedCitation":"(Kinney et al., 2015)","plainTextFormattedCitation":"(Kinney et al., 2015)","previouslyFormattedCitation":"(Kinney et al., 2015)"},"properties":{"noteIndex":0},"schema":"https://github.com/citation-style-language/schema/raw/master/csl-citation.json"}</w:instrText>
        </w:r>
        <w:r w:rsidR="00AB66EA" w:rsidRPr="00AC73A1">
          <w:fldChar w:fldCharType="separate"/>
        </w:r>
        <w:r w:rsidR="00BC655C" w:rsidRPr="00AC73A1">
          <w:rPr>
            <w:noProof/>
          </w:rPr>
          <w:t>(Kinney et al., 2015)</w:t>
        </w:r>
        <w:r w:rsidR="00AB66EA" w:rsidRPr="00AC73A1">
          <w:fldChar w:fldCharType="end"/>
        </w:r>
        <w:r w:rsidR="005426EF">
          <w:t>.</w:t>
        </w:r>
        <w:r w:rsidR="000B343F" w:rsidRPr="00AC73A1">
          <w:t xml:space="preserve"> </w:t>
        </w:r>
        <w:r w:rsidR="005426EF">
          <w:t>In contrast, a</w:t>
        </w:r>
        <w:r w:rsidR="000B343F" w:rsidRPr="00AC73A1">
          <w:t xml:space="preserve"> Europe</w:t>
        </w:r>
        <w:r w:rsidR="005426EF">
          <w:t xml:space="preserve">an study found that </w:t>
        </w:r>
        <w:r w:rsidR="000B343F" w:rsidRPr="00AC73A1">
          <w:t xml:space="preserve">the difference between winter and summer mortality </w:t>
        </w:r>
        <w:r w:rsidR="005426EF">
          <w:t>was</w:t>
        </w:r>
        <w:r w:rsidR="000B343F" w:rsidRPr="00AC73A1">
          <w:t xml:space="preserve"> lower in the colder Nordic countries than in warmer southern European nations</w:t>
        </w:r>
        <w:r w:rsidR="00BE50E6" w:rsidRPr="00AC73A1">
          <w:t xml:space="preserve"> </w:t>
        </w:r>
        <w:r w:rsidR="00AB66EA" w:rsidRPr="00AC73A1">
          <w:fldChar w:fldCharType="begin" w:fldLock="1"/>
        </w:r>
        <w:r w:rsidR="00C950B8">
          <w:instrText>ADDIN CSL_CITATION {"citationItems":[{"id":"ITEM-1","itemData":{"DOI":"10.1007/BF00156826","ISSN":"03922990","abstract":"There is a substantial increase in the number of deaths in winter in the United Kingdom. This is also seen in some, but not all, European countries. Almost 60% of the the variation among countries can be explained by the minimum average monthly temperature and the gross national product per capita. Seasonal variation is lowest in those countries with cold winters, suggesting that insulation may be important. It is also low in the more wealthy countries. The implications for health service policy of these finding are discussed. Some of the residual variation may be explained by known factors, such as low cost geo-thermal energy in Iceland, but much remains unexplained. There is a need for more research in this field. © 1989 Kluwer Academic Publishers.","author":[{"dropping-particle":"","family":"McKee","given":"C. M.","non-dropping-particle":"","parse-names":false,"suffix":""}],"container-title":"European Journal of Epidemiology","id":"ITEM-1","issue":"2","issued":{"date-parts":[["1989"]]},"page":"178-182","title":"Deaths in winter: Can Britain learn from Europe?","type":"article-journal","volume":"5"},"uris":["http://www.mendeley.com/documents/?uuid=3cd840a5-addb-4d68-9dcf-039d2f2f1220"]},{"id":"ITEM-2","itemData":{"DOI":"10.1136/jech.57.10.784","ISBN":"0143-005X","ISSN":"0143005X","PMID":"14573581","abstract":"OBJECTIVE: Much debate remains regarding why certain countries experience dramatically higher winter mortality. Potential causative factors other than cold exposure have rarely been analysed. Comparatively less research exists on excess winter deaths in southern Europe. Multiple time series data on a variety of risk factors are analysed against seasonal-mortality patterns in 14 European countries to identify key relations Subjects and setting: Excess winter deaths (all causes), 1988-97, EU-14.\\n\\nDESIGN: Coefficients of seasonal variation in mortality are calculated for EU-14 using monthly mortality data. Comparable, longitudinal datasets on risk factors pertaining to climate, macroeconomy, health care, lifestyle, socioeconomics, and housing were also obtained. Poisson regression identifies seasonality relations over time.\\n\\nRESULTS: Portugal suffers from the highest rates of excess winter mortality (28%, CI=25% to 31%) followed jointly by Spain (21%, CI=19% to 23%), and Ireland (21%, CI=18% to 24%). Cross country variations in mean winter environmental temperature (regression coefficient (beta)=0.27), mean winter relative humidity (beta=0.54), parity adjusted per capita national income (beta=1.08), per capita health expenditure (beta=-1.19), rates of income poverty (beta=-0.47), inequality (beta=0.97), deprivation (beta=0.11), and fuel poverty (beta=0.44), and several indicators of residential thermal standards are found to be significantly related to variations in relative excess winter mortality at the 5% level. The strong, positive relation with environmental temperature and strong negative relation with thermal efficiency indicate that housing standards in southern and western Europe play strong parts in such seasonality.\\n\\nCONCLUSIONS: High seasonal mortality in southern and western Europe could be reduced through improved protection from the cold indoors, increased public spending on health care, and improved socioeconomic circumstances resulting in more equitable income distribution.","author":[{"dropping-particle":"","family":"Healy","given":"J. D.","non-dropping-particle":"","parse-names":false,"suffix":""}],"container-title":"Journal of Epidemiology and Community Health","id":"ITEM-2","issue":"10","issued":{"date-parts":[["2003"]]},"page":"784-789","title":"Excess winter mortality in Europe: A cross country analysis identifying key risk factors","type":"article-journal","volume":"57"},"uris":["http://www.mendeley.com/documents/?uuid=f7ab7783-971a-4e21-9158-84e008745163"]}],"mendeley":{"formattedCitation":"(Healy, 2003; McKee, 1989)","plainTextFormattedCitation":"(Healy, 2003; McKee, 1989)","previouslyFormattedCitation":"(Healy, 2003; McKee, 1989)"},"properties":{"noteIndex":0},"schema":"https://github.com/citation-style-language/schema/raw/master/csl-citation.json"}</w:instrText>
        </w:r>
        <w:r w:rsidR="00AB66EA" w:rsidRPr="00AC73A1">
          <w:fldChar w:fldCharType="separate"/>
        </w:r>
        <w:r w:rsidR="00C950B8" w:rsidRPr="00C950B8">
          <w:rPr>
            <w:noProof/>
          </w:rPr>
          <w:t>(Healy, 2003; McKee, 1989)</w:t>
        </w:r>
        <w:r w:rsidR="00AB66EA" w:rsidRPr="00AC73A1">
          <w:fldChar w:fldCharType="end"/>
        </w:r>
        <w:r w:rsidR="00B96C91">
          <w:t>(t</w:t>
        </w:r>
        <w:r w:rsidR="005426EF">
          <w:t>he study’s measure of temperature was mean annual temperature which differed from the temperature difference between maximum and minimum mortality used in our analysis</w:t>
        </w:r>
        <w:r w:rsidR="00B96C91">
          <w:t xml:space="preserve"> although the two measures are correlated)</w:t>
        </w:r>
        <w:r w:rsidR="005426EF">
          <w:t xml:space="preserve">. </w:t>
        </w:r>
        <w:r w:rsidR="000B343F" w:rsidRPr="00AC73A1">
          <w:t xml:space="preserve">The absence of </w:t>
        </w:r>
        <w:r w:rsidR="007814E0">
          <w:t>variation in</w:t>
        </w:r>
        <w:r w:rsidR="000B343F" w:rsidRPr="00AC73A1">
          <w:t xml:space="preserve"> the magnitude of mortality seasonality indicates that different regions in the USA are similarly adapted to temperature seasonality</w:t>
        </w:r>
        <w:r w:rsidR="00EF4585" w:rsidRPr="00AC73A1">
          <w:t xml:space="preserve">, whereas Nordic countries may </w:t>
        </w:r>
        <w:r w:rsidR="003B784F" w:rsidRPr="00AC73A1">
          <w:t xml:space="preserve">have </w:t>
        </w:r>
        <w:r w:rsidR="00EF4585" w:rsidRPr="00AC73A1">
          <w:t xml:space="preserve">better environmental (e.g., housing insulation and heating) and health system measures to counter the </w:t>
        </w:r>
        <w:r w:rsidR="006D3FE2" w:rsidRPr="00AC73A1">
          <w:t>effects of cold winters</w:t>
        </w:r>
        <w:r w:rsidR="00EF4585" w:rsidRPr="00AC73A1">
          <w:t xml:space="preserve"> than those in southern Europe</w:t>
        </w:r>
        <w:r w:rsidR="000B343F" w:rsidRPr="00AC73A1">
          <w:t xml:space="preserve">. </w:t>
        </w:r>
        <w:r w:rsidR="007814E0">
          <w:t xml:space="preserve">If the observed </w:t>
        </w:r>
        <w:r w:rsidR="007814E0" w:rsidRPr="00AC73A1">
          <w:t>absence of association between the magnitude of mortality seasonality and seasonal temperature difference</w:t>
        </w:r>
        <w:r w:rsidR="007814E0">
          <w:t xml:space="preserve"> </w:t>
        </w:r>
        <w:r w:rsidR="007C65D3">
          <w:t xml:space="preserve">across the climate regions </w:t>
        </w:r>
        <w:r w:rsidR="007814E0">
          <w:t xml:space="preserve">also persists over time, the changes in temperature </w:t>
        </w:r>
        <w:proofErr w:type="gramStart"/>
        <w:r w:rsidR="007814E0">
          <w:t>as a result of</w:t>
        </w:r>
        <w:proofErr w:type="gramEnd"/>
        <w:r w:rsidR="007814E0">
          <w:t xml:space="preserve"> global </w:t>
        </w:r>
        <w:r w:rsidR="00FC7D1E">
          <w:t xml:space="preserve">climate </w:t>
        </w:r>
        <w:r w:rsidR="007814E0">
          <w:t xml:space="preserve">change are unlikely to affect the </w:t>
        </w:r>
        <w:r w:rsidR="00244D8A">
          <w:t>winter-summer mortality difference</w:t>
        </w:r>
        <w:r w:rsidR="008E764E">
          <w:t>.</w:t>
        </w:r>
      </w:ins>
    </w:p>
    <w:p w14:paraId="1166ED98" w14:textId="77777777" w:rsidR="000B343F" w:rsidRPr="00AC73A1" w:rsidRDefault="000B343F" w:rsidP="00975D69">
      <w:pPr>
        <w:spacing w:line="480" w:lineRule="auto"/>
        <w:jc w:val="both"/>
        <w:rPr>
          <w:ins w:id="153" w:author="Parks, Robbie M" w:date="2018-08-15T11:00:00Z"/>
        </w:rPr>
      </w:pPr>
    </w:p>
    <w:p w14:paraId="34B58BAE" w14:textId="77777777" w:rsidR="000210D1" w:rsidRPr="00AC73A1" w:rsidRDefault="000210D1" w:rsidP="00C33FFB">
      <w:pPr>
        <w:spacing w:line="480" w:lineRule="auto"/>
        <w:jc w:val="both"/>
        <w:rPr>
          <w:ins w:id="154" w:author="Parks, Robbie M" w:date="2018-08-15T11:00:00Z"/>
        </w:rPr>
      </w:pPr>
      <w:ins w:id="155" w:author="Parks, Robbie M" w:date="2018-08-15T11:00:00Z">
        <w:r w:rsidRPr="00AC73A1">
          <w:t>The</w:t>
        </w:r>
        <w:r w:rsidR="0042218D" w:rsidRPr="00AC73A1">
          <w:t xml:space="preserve"> cause-specific analysis showed that the</w:t>
        </w:r>
        <w:r w:rsidRPr="00AC73A1">
          <w:t xml:space="preserve"> substantial decline in seasonal mortality differences in adolescents and young adults </w:t>
        </w:r>
        <w:r w:rsidR="0042218D" w:rsidRPr="00AC73A1">
          <w:t>was</w:t>
        </w:r>
        <w:r w:rsidRPr="00AC73A1">
          <w:t xml:space="preserve"> related to </w:t>
        </w:r>
        <w:r w:rsidR="0042218D" w:rsidRPr="00AC73A1">
          <w:t xml:space="preserve">the </w:t>
        </w:r>
        <w:r w:rsidRPr="00AC73A1">
          <w:t xml:space="preserve">diminishing </w:t>
        </w:r>
        <w:r w:rsidR="002E0DC3" w:rsidRPr="00AC73A1">
          <w:t>season</w:t>
        </w:r>
        <w:r w:rsidR="00C37144" w:rsidRPr="00AC73A1">
          <w:t>a</w:t>
        </w:r>
        <w:r w:rsidR="002E0DC3" w:rsidRPr="00AC73A1">
          <w:t xml:space="preserve">lity </w:t>
        </w:r>
        <w:r w:rsidRPr="00AC73A1">
          <w:t xml:space="preserve">of </w:t>
        </w:r>
        <w:r w:rsidR="00FC7D1E">
          <w:t>(</w:t>
        </w:r>
        <w:r w:rsidR="0011544B">
          <w:t>unintentional</w:t>
        </w:r>
        <w:r w:rsidR="00FC7D1E">
          <w:t>)</w:t>
        </w:r>
        <w:r w:rsidR="0011544B">
          <w:t xml:space="preserve"> </w:t>
        </w:r>
        <w:r w:rsidRPr="00AC73A1">
          <w:t>injuries, especially from road traffic crashes, which are more likely to occur in the summer months</w:t>
        </w:r>
        <w:r w:rsidR="00BE50E6" w:rsidRPr="00AC73A1">
          <w:t xml:space="preserve"> </w:t>
        </w:r>
        <w:r w:rsidR="00AB66EA" w:rsidRPr="00AC73A1">
          <w:fldChar w:fldCharType="begin" w:fldLock="1"/>
        </w:r>
        <w:r w:rsidR="00C950B8">
          <w:instrText>ADDIN CSL_CITATION {"citationItems":[{"id":"ITEM-1","itemData":{"author":[{"dropping-particle":"","family":"National Highway Traffic Safety Administration","given":"","non-dropping-particle":"","parse-names":false,"suffix":""}],"container-title":"National Center for Statistics and Analysis (NCHS)","id":"ITEM-1","issue":"March","issued":{"date-parts":[["2005"]]},"title":"Trend and Pattern Analysis of Highway Crash Fatality By Month and Day","type":"article-journal"},"uris":["http://www.mendeley.com/documents/?uuid=e660a00d-5039-4361-97dc-e5563df2412f"]}],"mendeley":{"formattedCitation":"(National Highway Traffic Safety Administration, 2005)","plainTextFormattedCitation":"(National Highway Traffic Safety Administration, 2005)","previouslyFormattedCitation":"(National Highway Traffic Safety Administration, 2005)"},"properties":{"noteIndex":0},"schema":"https://github.com/citation-style-language/schema/raw/master/csl-citation.json"}</w:instrText>
        </w:r>
        <w:r w:rsidR="00AB66EA" w:rsidRPr="00AC73A1">
          <w:fldChar w:fldCharType="separate"/>
        </w:r>
        <w:r w:rsidR="00166A52" w:rsidRPr="00AC73A1">
          <w:rPr>
            <w:noProof/>
          </w:rPr>
          <w:t>(National Highway Traffic Safety Administration, 2005)</w:t>
        </w:r>
        <w:r w:rsidR="00AB66EA" w:rsidRPr="00AC73A1">
          <w:fldChar w:fldCharType="end"/>
        </w:r>
        <w:r w:rsidR="00AB66EA" w:rsidRPr="00AC73A1">
          <w:t xml:space="preserve"> </w:t>
        </w:r>
        <w:r w:rsidRPr="00AC73A1">
          <w:t>and are more common in men.</w:t>
        </w:r>
        <w:r w:rsidR="0042218D" w:rsidRPr="00AC73A1">
          <w:t xml:space="preserve"> </w:t>
        </w:r>
        <w:r w:rsidRPr="00AC73A1">
          <w:t xml:space="preserve">The weakening of seasonality in </w:t>
        </w:r>
        <w:r w:rsidR="008A287F" w:rsidRPr="00AC73A1">
          <w:t xml:space="preserve">boys </w:t>
        </w:r>
        <w:r w:rsidRPr="00AC73A1">
          <w:t xml:space="preserve">under five years of age </w:t>
        </w:r>
        <w:r w:rsidR="0042218D" w:rsidRPr="00AC73A1">
          <w:t>was</w:t>
        </w:r>
        <w:r w:rsidRPr="00AC73A1">
          <w:t xml:space="preserve"> related to </w:t>
        </w:r>
        <w:r w:rsidR="00954635" w:rsidRPr="00AC73A1">
          <w:t xml:space="preserve">two phenomena: first, </w:t>
        </w:r>
        <w:r w:rsidRPr="00AC73A1">
          <w:t xml:space="preserve">the </w:t>
        </w:r>
        <w:r w:rsidR="008A287F" w:rsidRPr="00AC73A1">
          <w:t xml:space="preserve">seasonality of death </w:t>
        </w:r>
        <w:r w:rsidR="005F06A5" w:rsidRPr="00AC73A1">
          <w:t xml:space="preserve">from cardiorespiratory </w:t>
        </w:r>
        <w:r w:rsidR="00954635" w:rsidRPr="00AC73A1">
          <w:t xml:space="preserve">diseases </w:t>
        </w:r>
        <w:r w:rsidR="00FC7D1E" w:rsidRPr="00AC73A1">
          <w:t>decline</w:t>
        </w:r>
        <w:r w:rsidR="00FC7D1E">
          <w:t>d</w:t>
        </w:r>
        <w:r w:rsidR="00954635" w:rsidRPr="00AC73A1">
          <w:t>, and second,</w:t>
        </w:r>
        <w:r w:rsidR="003B5AA4" w:rsidRPr="00AC73A1">
          <w:t xml:space="preserve"> </w:t>
        </w:r>
        <w:r w:rsidR="00954635" w:rsidRPr="00AC73A1">
          <w:t>the</w:t>
        </w:r>
        <w:r w:rsidR="006D6F45" w:rsidRPr="00AC73A1">
          <w:t xml:space="preserve"> proportion of deaths </w:t>
        </w:r>
        <w:r w:rsidR="004F1CAB">
          <w:t>from perinatal conditions</w:t>
        </w:r>
        <w:r w:rsidR="00954635" w:rsidRPr="00AC73A1">
          <w:t xml:space="preserve">, which </w:t>
        </w:r>
        <w:r w:rsidR="00AB2E9E">
          <w:t>exhibit</w:t>
        </w:r>
        <w:r w:rsidR="00AB2E9E" w:rsidRPr="00AC73A1">
          <w:t xml:space="preserve"> </w:t>
        </w:r>
        <w:r w:rsidR="00954635" w:rsidRPr="00AC73A1">
          <w:t>limited seasonality</w:t>
        </w:r>
        <w:r w:rsidR="00424C6B">
          <w:t xml:space="preserve"> (Supp</w:t>
        </w:r>
        <w:r w:rsidR="004F1CAB">
          <w:t>lementary Figure 1</w:t>
        </w:r>
        <w:r w:rsidR="00424C6B">
          <w:t>)</w:t>
        </w:r>
        <w:r w:rsidR="00954635" w:rsidRPr="00AC73A1">
          <w:t>, increased</w:t>
        </w:r>
        <w:r w:rsidR="00BE50E6" w:rsidRPr="00AC73A1">
          <w:t xml:space="preserve"> </w:t>
        </w:r>
        <w:r w:rsidR="00050A3D" w:rsidRPr="00AC73A1">
          <w:fldChar w:fldCharType="begin" w:fldLock="1"/>
        </w:r>
        <w:r w:rsidR="00C950B8">
          <w:instrText>ADDIN CSL_CITATION {"citationItems":[{"id":"ITEM-1","itemData":{"ISBN":"53(10)","abstract":"Objective—This report presents final 2009 data on U.S. deaths, death rates, life expectancy, infant mortality, and trends by selected characteristics such as age, sex, Hispanic origin, race, state of residence, and cause of death. Methods—Information reported on death certificates, which is completed by funeral directors, attending physicians, medical exam- iners, and coroners, is presented in descriptive tabulations. The original records are filed in state registration offices. Statistical infor- mation is compiled in a national database through the Vital Statistics Cooperative Program of the Centers for Disease Control and Pre- vention’s National Center for Health Statistics. Causes of death are processed in accordance with the International Classification of Dis- eases, Tenth Revision. Results—In 2009, a total of 2,437,163 deaths were reported in the United States. The age-adjusted death rate was 741.1 deaths per 100,000 standard population, a decrease of 2.3% from the 2008 rate and a record low figure. Life expectancy at birth rose 0.4 years, from 78.1 years in 2008 to a record-high 78.5 years in 2009. Age-specific death rates decreased for age groups: under 1 year, 1–4, 15–24, 55–64, 65–74, and 75–84. The age-specific death rates remained unchanged for age groups 5–14, 25–34, 35–44, 45–54, and 85 years and over. The 15 leading causes of death in 2009 remained the same as in 2008. The infant mortality rate decreased 3.3% to a historically low value of 6.39 deaths per 1,000 live births in 2009. Conclusion—The decline of the age-adjusted death rate to a record low value for the United States and the increase in life expec- tancy to a record high value of 78.5 years are consistent with long-term trends in mortality.","author":[{"dropping-particle":"","family":"MacDorman","given":"Marian F","non-dropping-particle":"","parse-names":false,"suffix":""},{"dropping-particle":"","family":"Gregory","given":"Elizabeth","non-dropping-particle":"","parse-names":false,"suffix":""}],"container-title":"National Vital Statistics Reports","id":"ITEM-1","issue":"8","issued":{"date-parts":[["2015"]]},"page":"1-24","title":"Fetal and Perinatal Mortality: United States, 2013","type":"article-journal","volume":"64"},"uris":["http://www.mendeley.com/documents/?uuid=770202a4-b99b-4c26-bb9d-5d8ca886f4bd"]}],"mendeley":{"formattedCitation":"(MacDorman &amp; Gregory, 2015)","plainTextFormattedCitation":"(MacDorman &amp; Gregory, 2015)","previouslyFormattedCitation":"(MacDorman &amp; Gregory, 2015)"},"properties":{"noteIndex":0},"schema":"https://github.com/citation-style-language/schema/raw/master/csl-citation.json"}</w:instrText>
        </w:r>
        <w:r w:rsidR="00050A3D" w:rsidRPr="00AC73A1">
          <w:fldChar w:fldCharType="separate"/>
        </w:r>
        <w:r w:rsidR="00B27E5A" w:rsidRPr="00AC73A1">
          <w:rPr>
            <w:noProof/>
          </w:rPr>
          <w:t>(MacDorman &amp; Gregory, 2015)</w:t>
        </w:r>
        <w:r w:rsidR="00050A3D" w:rsidRPr="00AC73A1">
          <w:fldChar w:fldCharType="end"/>
        </w:r>
        <w:r w:rsidR="00BE50E6" w:rsidRPr="00AC73A1">
          <w:t>.</w:t>
        </w:r>
      </w:ins>
    </w:p>
    <w:p w14:paraId="114E4BEA" w14:textId="4D1E9FAA" w:rsidR="009E5196" w:rsidRPr="006E585E" w:rsidRDefault="000156AA" w:rsidP="000B343F">
      <w:pPr>
        <w:spacing w:line="480" w:lineRule="auto"/>
        <w:jc w:val="both"/>
        <w:rPr>
          <w:del w:id="156" w:author="Parks, Robbie M" w:date="2018-08-15T11:00:00Z"/>
        </w:rPr>
      </w:pPr>
      <w:del w:id="157" w:author="Parks, Robbie M" w:date="2018-08-15T11:00:00Z">
        <w:r w:rsidRPr="006E585E">
          <w:lastRenderedPageBreak/>
          <w:delText>Prior studies have noted seasonality of mortality for all-cause mortality and for specific causes of death</w:delText>
        </w:r>
        <w:r w:rsidR="00EB2ED6" w:rsidRPr="006E585E">
          <w:delText xml:space="preserve"> in the USA</w:delText>
        </w:r>
        <w:r w:rsidR="00C1470A">
          <w:delText xml:space="preserve"> </w:delText>
        </w:r>
        <w:r w:rsidR="009134D8" w:rsidRPr="006E585E">
          <w:fldChar w:fldCharType="begin" w:fldLock="1"/>
        </w:r>
        <w:r w:rsidR="00F52D66">
          <w:delInstrText>ADDIN CSL_CITATION { "citationItems" : [ { "id" : "ITEM-1", "itemData" : { "DOI" : "10.1007/978-3-319-64820-0", "ISBN" : "9783319648187", "author" : [ { "dropping-particle" : "", "family" : "Rau", "given" : "Roland", "non-dropping-particle" : "", "parse-names" : false, "suffix" : "" }, { "dropping-particle" : "", "family" : "Bohk-Ewald", "given" : "Christina", "non-dropping-particle" : "", "parse-names" : false, "suffix" : "" }, { "dropping-particle" : "", "family" : "Muszy\u0144ska", "given" : "Magdalena M", "non-dropping-particle" : "", "parse-names" : false, "suffix" : "" }, { "dropping-particle" : "", "family" : "Vaupel", "given" : "James W", "non-dropping-particle" : "", "parse-names" : false, "suffix" : "" } ], "id" : "ITEM-1", "issued" : { "date-parts" : [ [ "2018" ] ] }, "title" : "Visualizing Mortality Dynamics in the Lexis Diagram", "type" : "book" }, "uris" : [ "http://www.mendeley.com/documents/?uuid=e0c81d53-6ad6-40c1-935d-e122c89bb8f6" ] }, { "id" : "ITEM-2", "itemData" : { "DOI" : "10.1007/978-3-540-44902-7", "ISBN" : "3540449027", "PMID" : "14535918", "abstract" : "Seasonal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 "author" : [ { "dropping-particle" : "", "family" : "Rau", "given" : "Roland", "non-dropping-particle" : "", "parse-names" : false, "suffix" : "" } ], "container-title" : "Wirtschafts- und Sozialwissenschaftlichen Fakult\u00e4t", "id" : "ITEM-2", "issued" : { "date-parts" : [ [ "2004" ] ] }, "page" : "361", "title" : "Seasonality in Human Mortality.  A Demographic Approach", "type" : "article-journal", "volume" : "PhD" }, "uris" : [ "http://www.mendeley.com/documents/?uuid=735ffa52-a2fc-4bed-ab59-d84289752b70" ] }, { "id" : "ITEM-3", "itemData" : { "DOI" : "10.1080/01621459.1966.10480899", "ISSN" : "1537274X", "abstract" : "Abstract Data are available to study the variation in mortality in this country occurring month by month for fully six decades. Death rates by month have been computed and published for the expanding death-registration area of the United States of 1900\u20131932 and for the complete nation (48 States and ultimately 50 States) from 1933 to the present. Even a cursory glance at the available data leads to the obvious conclusion that a definite pattern of seasonal variation of deaths exists. This seasonal swing is characterized by a high death rate in the early part of the year dropping to a trough in the summer months, and rising again during the latter part of the year. The general pattern is well recognized, as are similar seasonal curves for various causes of death. Despite the apparent wealth of statistical material at hand relatively little analytical matter has been produced in this country measuring seasonality of mortality as compared with the wide range of data compiled for statistical series portraying...", "author" : [ { "dropping-particle" : "", "family" : "Rosenwaike", "given" : "Ira", "non-dropping-particle" : "", "parse-names" : false, "suffix" : "" } ], "container-title" : "Journal of the American Statistical Association", "id" : "ITEM-3", "issue" : "315", "issued" : { "date-parts" : [ [ "1966" ] ] }, "page" : "706-719", "title" : "Seasonal Variation of Deaths in the United States, 1951\u20131960", "type" : "article-journal", "volume" : "61" }, "uris" : [ "http://www.mendeley.com/documents/?uuid=ada7c7c6-41f2-42e4-8d0b-e2068c79bab5" ] }, { "id" : "ITEM-4", "itemData" : { "DOI" : "10.4054/DemRes.2002.6.17", "ISSN" : "14359871", "author" : [ { "dropping-particle" : "", "family" : "Feinstein", "given" : "Craig A.", "non-dropping-particle" : "", "parse-names" : false, "suffix" : "" } ], "container-title" : "Demographic Research", "id" : "ITEM-4", "issued" : { "date-parts" : [ [ "2002" ] ] }, "page" : "469-486", "title" : "Seasonality of deaths in the U.S. by age and cause", "type" : "article-journal", "volume" : "6" }, "uris" : [ "http://www.mendeley.com/documents/?uuid=e0a30cb0-f37e-4639-b84c-def2337e8c99" ] }, { "id" : "ITEM-5", "itemData" : { "DOI" : "10.1001/jama.1997.03550120072036", "ISSN" : "0098-7484", "author" : [ { "dropping-particle" : "", "family" : "Seretakis", "given" : "Dimitrios", "non-dropping-particle" : "", "parse-names" : false, "suffix" : "" } ], "container-title" : "JAMA: The Journal of the American Medical Association", "id" : "ITEM-5", "issue" : "12", "issued" : { "date-parts" : [ [ "1997" ] ] }, "page" : "1012", "title" : "Changing Seasonality of Mortality From Coronary Heart Disease", "type" : "article-journal", "volume" : "278" }, "uris" : [ "http://www.mendeley.com/documents/?uuid=f8f1d39a-cba5-4b07-8183-8e346932439a" ] }, { "id" : "ITEM-6", "itemData" : { "DOI" : "10.1371/journal.pone.0063971", "ISBN" : "1932-6203 (Electronic)\\r1932-6203 (Linking)", "ISSN" : "19326203", "PMID" : "23734179", "abstract" : "Human mortality exhibits a strong seasonal pattern with deaths in winter far exceeding those in the summer. While the pattern itself is clear, there have been very few studies examining whether the magnitude or timing of seasonal mortality varies considerably across space. Thus, the goal of this study is to conduct a comprehensive geographic analysis of seasonal mortality across the United States and to uncover systematic regional differences in such mortality. Unique seasonal mortality curves were created for 28 metropolitan statistical areas across the United States, and the amplitude and timing of mortality peaks were determined. The findings here indicate that the seasonality of mortality exhibits strong spatial variation with the largest seasonal mortality amplitudes found in the southwestern United States and the smallest in the North, along with South Florida. In addition, there were strong intra-regional similarities that exist among the examined cities, implying that environmental factors are more important than social factors in determining seasonal mortality response. This work begins to fill a large gap within the scientific literature concerning the geographic variation and underlying causes of seasonal mortality across the United States.", "author" : [ { "dropping-particle" : "", "family" : "Kalkstein", "given" : "Adam J.", "non-dropping-particle" : "", "parse-names" : false, "suffix" : "" } ], "container-title" : "PLoS ONE", "id" : "ITEM-6", "issue" : "5", "issued" : { "date-parts" : [ [ "2013" ] ] }, "title" : "Regional Similarities in Seasonal Mortality across the United States: An Examination of 28 Metropolitan Statistical Areas", "type" : "article-journal", "volume" : "8" }, "uris" : [ "http://www.mendeley.com/documents/?uuid=50b74cb8-33dd-4519-ac6d-9a36289002e0" ] } ], "mendeley" : { "formattedCitation" : "(Feinstein, 2002; Kalkstein, 2013; Rau, 2004; Rau et al., 2018; Rosenwaike, 1966; Seretakis, 1997)", "plainTextFormattedCitation" : "(Feinstein, 2002; Kalkstein, 2013; Rau, 2004; Rau et al., 2018; Rosenwaike, 1966; Seretakis, 1997)", "previouslyFormattedCitation" : "(Feinstein, 2002; Kalkstein, 2013; Rau, 2004; Rau et al., 2018; Rosenwaike, 1966; Seretakis, 1997)" }, "properties" : {  }, "schema" : "https://github.com/citation-style-language/schema/raw/master/csl-citation.json" }</w:delInstrText>
        </w:r>
        <w:r w:rsidR="009134D8" w:rsidRPr="006E585E">
          <w:fldChar w:fldCharType="separate"/>
        </w:r>
        <w:r w:rsidR="00BC655C" w:rsidRPr="00BC655C">
          <w:rPr>
            <w:noProof/>
          </w:rPr>
          <w:delText>(Feinstein, 2002; Kalkstein, 2013; Rau, 2004; Rau et al., 2018; Rosenwaike, 1966; Seretakis, 1997)</w:delText>
        </w:r>
        <w:r w:rsidR="009134D8" w:rsidRPr="006E585E">
          <w:fldChar w:fldCharType="end"/>
        </w:r>
        <w:r w:rsidR="00C1470A">
          <w:delText>.</w:delText>
        </w:r>
        <w:r w:rsidRPr="006E585E">
          <w:delText xml:space="preserve"> </w:delText>
        </w:r>
        <w:r w:rsidR="00EB2ED6" w:rsidRPr="006E585E">
          <w:delText>Few of these studies have done consistent national and sub</w:delText>
        </w:r>
        <w:r w:rsidR="004835CF">
          <w:delText>national analyses, and none</w:delText>
        </w:r>
        <w:r w:rsidR="00EB2ED6" w:rsidRPr="006E585E">
          <w:delText xml:space="preserve"> has done so over time</w:delText>
        </w:r>
        <w:r w:rsidR="00A76EC0" w:rsidRPr="006E585E">
          <w:delText>,</w:delText>
        </w:r>
        <w:r w:rsidR="00EB2ED6" w:rsidRPr="006E585E">
          <w:delText xml:space="preserve"> for a comprehensive set of age groups and causes of death, and in relation to regional temperature differences. Our results on strong seasonality of cardiorespiratory deaths </w:delText>
        </w:r>
        <w:r w:rsidR="001A017E" w:rsidRPr="006E585E">
          <w:delText>and weak seasonality of cancer deaths, restricted to older ages, are broadl</w:delText>
        </w:r>
        <w:r w:rsidR="00C1470A">
          <w:delText>y consistent with these studies</w:delText>
        </w:r>
        <w:r w:rsidR="00AD31CC">
          <w:delText xml:space="preserve"> </w:delText>
        </w:r>
        <w:r w:rsidR="00E5284B" w:rsidRPr="006E585E">
          <w:fldChar w:fldCharType="begin" w:fldLock="1"/>
        </w:r>
        <w:r w:rsidR="00F52D66">
          <w:delInstrText>ADDIN CSL_CITATION { "citationItems" : [ { "id" : "ITEM-1", "itemData" : { "DOI" : "10.1080/01621459.1966.10480899", "ISSN" : "1537274X", "abstract" : "Abstract Data are available to study the variation in mortality in this country occurring month by month for fully six decades. Death rates by month have been computed and published for the expanding death-registration area of the United States of 1900\u20131932 and for the complete nation (48 States and ultimately 50 States) from 1933 to the present. Even a cursory glance at the available data leads to the obvious conclusion that a definite pattern of seasonal variation of deaths exists. This seasonal swing is characterized by a high death rate in the early part of the year dropping to a trough in the summer months, and rising again during the latter part of the year. The general pattern is well recognized, as are similar seasonal curves for various causes of death. Despite the apparent wealth of statistical material at hand relatively little analytical matter has been produced in this country measuring seasonality of mortality as compared with the wide range of data compiled for statistical series portraying...", "author" : [ { "dropping-particle" : "", "family" : "Rosenwaike", "given" : "Ira", "non-dropping-particle" : "", "parse-names" : false, "suffix" : "" } ], "container-title" : "Journal of the American Statistical Association", "id" : "ITEM-1", "issue" : "315", "issued" : { "date-parts" : [ [ "1966" ] ] }, "page" : "706-719", "title" : "Seasonal Variation of Deaths in the United States, 1951\u20131960", "type" : "article-journal", "volume" : "61" }, "uris" : [ "http://www.mendeley.com/documents/?uuid=ada7c7c6-41f2-42e4-8d0b-e2068c79bab5" ] }, { "id" : "ITEM-2", "itemData" : { "DOI" : "10.1007/978-3-319-64820-0", "ISBN" : "9783319648187", "author" : [ { "dropping-particle" : "", "family" : "Rau", "given" : "Roland", "non-dropping-particle" : "", "parse-names" : false, "suffix" : "" }, { "dropping-particle" : "", "family" : "Bohk-Ewald", "given" : "Christina", "non-dropping-particle" : "", "parse-names" : false, "suffix" : "" }, { "dropping-particle" : "", "family" : "Muszy\u0144ska", "given" : "Magdalena M", "non-dropping-particle" : "", "parse-names" : false, "suffix" : "" }, { "dropping-particle" : "", "family" : "Vaupel", "given" : "James W", "non-dropping-particle" : "", "parse-names" : false, "suffix" : "" } ], "id" : "ITEM-2", "issued" : { "date-parts" : [ [ "2018" ] ] }, "title" : "Visualizing Mortality Dynamics in the Lexis Diagram", "type" : "book" }, "uris" : [ "http://www.mendeley.com/documents/?uuid=e0c81d53-6ad6-40c1-935d-e122c89bb8f6" ] }, { "id" : "ITEM-3", "itemData" : { "DOI" : "10.4054/DemRes.2002.6.17", "ISSN" : "14359871", "author" : [ { "dropping-particle" : "", "family" : "Feinstein", "given" : "Craig A.", "non-dropping-particle" : "", "parse-names" : false, "suffix" : "" } ], "container-title" : "Demographic Research", "id" : "ITEM-3", "issued" : { "date-parts" : [ [ "2002" ] ] }, "page" : "469-486", "title" : "Seasonality of deaths in the U.S. by age and cause", "type" : "article-journal", "volume" : "6" }, "uris" : [ "http://www.mendeley.com/documents/?uuid=e0a30cb0-f37e-4639-b84c-def2337e8c99" ] }, { "id" : "ITEM-4", "itemData" : { "DOI" : "10.1001/jama.1997.03550120072036", "ISSN" : "0098-7484", "author" : [ { "dropping-particle" : "", "family" : "Seretakis", "given" : "Dimitrios", "non-dropping-particle" : "", "parse-names" : false, "suffix" : "" } ], "container-title" : "JAMA: The Journal of the American Medical Association", "id" : "ITEM-4", "issue" : "12", "issued" : { "date-parts" : [ [ "1997" ] ] }, "page" : "1012", "title" : "Changing Seasonality of Mortality From Coronary Heart Disease", "type" : "article-journal", "volume" : "278" }, "uris" : [ "http://www.mendeley.com/documents/?uuid=f8f1d39a-cba5-4b07-8183-8e346932439a" ] } ], "mendeley" : { "formattedCitation" : "(Feinstein, 2002; Rau et al., 2018; Rosenwaike, 1966; Seretakis, 1997)", "plainTextFormattedCitation" : "(Feinstein, 2002; Rau et al., 2018; Rosenwaike, 1966; Seretakis, 1997)", "previouslyFormattedCitation" : "(Feinstein, 2002; Rau et al., 2018; Rosenwaike, 1966; Seretakis, 1997)" }, "properties" : {  }, "schema" : "https://github.com/citation-style-language/schema/raw/master/csl-citation.json" }</w:delInstrText>
        </w:r>
        <w:r w:rsidR="00E5284B" w:rsidRPr="006E585E">
          <w:fldChar w:fldCharType="separate"/>
        </w:r>
        <w:r w:rsidR="00BC655C" w:rsidRPr="00BC655C">
          <w:rPr>
            <w:noProof/>
          </w:rPr>
          <w:delText>(Feinstein, 2002; Rau et al., 2018; Rosenwaike, 1966; Seretakis, 1997)</w:delText>
        </w:r>
        <w:r w:rsidR="00E5284B" w:rsidRPr="006E585E">
          <w:fldChar w:fldCharType="end"/>
        </w:r>
        <w:r w:rsidR="00C1470A">
          <w:delText>,</w:delText>
        </w:r>
        <w:r w:rsidR="00A76EC0" w:rsidRPr="006E585E">
          <w:delText xml:space="preserve"> which had limited analysis on how seasonality changes over time</w:delText>
        </w:r>
        <w:r w:rsidR="00103132">
          <w:delText xml:space="preserve"> and/or geography</w:delText>
        </w:r>
        <w:r w:rsidR="00C1470A">
          <w:delText xml:space="preserve"> </w:delText>
        </w:r>
        <w:r w:rsidR="00992E34">
          <w:fldChar w:fldCharType="begin" w:fldLock="1"/>
        </w:r>
        <w:r w:rsidR="00F52D66">
          <w:delInstrText>ADDIN CSL_CITATION { "citationItems" : [ { "id" : "ITEM-1", "itemData" : { "DOI" : "10.4054/DemRes.2002.6.17", "ISSN" : "14359871", "author" : [ { "dropping-particle" : "", "family" : "Feinstein", "given" : "Craig A.", "non-dropping-particle" : "", "parse-names" : false, "suffix" : "" } ], "container-title" : "Demographic Research", "id" : "ITEM-1", "issued" : { "date-parts" : [ [ "2002" ] ] }, "page" : "469-486", "title" : "Seasonality of deaths in the U.S. by age and cause", "type" : "article-journal", "volume" : "6" }, "uris" : [ "http://www.mendeley.com/documents/?uuid=e0a30cb0-f37e-4639-b84c-def2337e8c99" ] }, { "id" : "ITEM-2", "itemData" : { "DOI" : "10.1080/01621459.1966.10480899", "ISSN" : "1537274X", "abstract" : "Abstract Data are available to study the variation in mortality in this country occurring month by month for fully six decades. Death rates by month have been computed and published for the expanding death-registration area of the United States of 1900\u20131932 and for the complete nation (48 States and ultimately 50 States) from 1933 to the present. Even a cursory glance at the available data leads to the obvious conclusion that a definite pattern of seasonal variation of deaths exists. This seasonal swing is characterized by a high death rate in the early part of the year dropping to a trough in the summer months, and rising again during the latter part of the year. The general pattern is well recognized, as are similar seasonal curves for various causes of death. Despite the apparent wealth of statistical material at hand relatively little analytical matter has been produced in this country measuring seasonality of mortality as compared with the wide range of data compiled for statistical series portraying...", "author" : [ { "dropping-particle" : "", "family" : "Rosenwaike", "given" : "Ira", "non-dropping-particle" : "", "parse-names" : false, "suffix" : "" } ], "container-title" : "Journal of the American Statistical Association", "id" : "ITEM-2", "issue" : "315", "issued" : { "date-parts" : [ [ "1966" ] ] }, "page" : "706-719", "title" : "Seasonal Variation of Deaths in the United States, 1951\u20131960", "type" : "article-journal", "volume" : "61" }, "uris" : [ "http://www.mendeley.com/documents/?uuid=ada7c7c6-41f2-42e4-8d0b-e2068c79bab5" ] }, { "id" : "ITEM-3", "itemData" : { "DOI" : "10.1007/978-3-319-64820-0", "ISBN" : "9783319648187", "author" : [ { "dropping-particle" : "", "family" : "Rau", "given" : "Roland", "non-dropping-particle" : "", "parse-names" : false, "suffix" : "" }, { "dropping-particle" : "", "family" : "Bohk-Ewald", "given" : "Christina", "non-dropping-particle" : "", "parse-names" : false, "suffix" : "" }, { "dropping-particle" : "", "family" : "Muszy\u0144ska", "given" : "Magdalena M", "non-dropping-particle" : "", "parse-names" : false, "suffix" : "" }, { "dropping-particle" : "", "family" : "Vaupel", "given" : "James W", "non-dropping-particle" : "", "parse-names" : false, "suffix" : "" } ], "id" : "ITEM-3", "issued" : { "date-parts" : [ [ "2018" ] ] }, "title" : "Visualizing Mortality Dynamics in the Lexis Diagram", "type" : "book" }, "uris" : [ "http://www.mendeley.com/documents/?uuid=e0c81d53-6ad6-40c1-935d-e122c89bb8f6" ] } ], "mendeley" : { "formattedCitation" : "(Feinstein, 2002; Rau et al., 2018; Rosenwaike, 1966)", "plainTextFormattedCitation" : "(Feinstein, 2002; Rau et al., 2018; Rosenwaike, 1966)", "previouslyFormattedCitation" : "(Feinstein, 2002; Rau et al., 2018; Rosenwaike, 1966)" }, "properties" : {  }, "schema" : "https://github.com/citation-style-language/schema/raw/master/csl-citation.json" }</w:delInstrText>
        </w:r>
        <w:r w:rsidR="00992E34">
          <w:fldChar w:fldCharType="separate"/>
        </w:r>
        <w:r w:rsidR="00BC655C" w:rsidRPr="00BC655C">
          <w:rPr>
            <w:noProof/>
          </w:rPr>
          <w:delText>(Feinstein, 2002; Rau et al., 2018; Rosenwaike, 1966)</w:delText>
        </w:r>
        <w:r w:rsidR="00992E34">
          <w:fldChar w:fldCharType="end"/>
        </w:r>
        <w:r w:rsidR="00C1470A">
          <w:delText>.</w:delText>
        </w:r>
        <w:r w:rsidR="00555DCE">
          <w:delText xml:space="preserve"> </w:delText>
        </w:r>
        <w:r w:rsidR="00A76EC0" w:rsidRPr="006E585E">
          <w:delText>Similarly, our results on seasonality of injury deaths are supported by a few prior studies</w:delText>
        </w:r>
        <w:r w:rsidR="00C1470A">
          <w:delText xml:space="preserve"> </w:delText>
        </w:r>
        <w:r w:rsidR="00E5284B" w:rsidRPr="006E585E">
          <w:fldChar w:fldCharType="begin" w:fldLock="1"/>
        </w:r>
        <w:r w:rsidR="00F52D66">
          <w:delInstrText>ADDIN CSL_CITATION { "citationItems" : [ { "id" : "ITEM-1", "itemData" : { "DOI" : "10.1007/978-3-319-64820-0", "ISBN" : "9783319648187", "author" : [ { "dropping-particle" : "", "family" : "Rau", "given" : "Roland", "non-dropping-particle" : "", "parse-names" : false, "suffix" : "" }, { "dropping-particle" : "", "family" : "Bohk-Ewald", "given" : "Christina", "non-dropping-particle" : "", "parse-names" : false, "suffix" : "" }, { "dropping-particle" : "", "family" : "Muszy\u0144ska", "given" : "Magdalena M", "non-dropping-particle" : "", "parse-names" : false, "suffix" : "" }, { "dropping-particle" : "", "family" : "Vaupel", "given" : "James W", "non-dropping-particle" : "", "parse-names" : false, "suffix" : "" } ], "id" : "ITEM-1", "issued" : { "date-parts" : [ [ "2018" ] ] }, "title" : "Visualizing Mortality Dynamics in the Lexis Diagram", "type" : "book" }, "uris" : [ "http://www.mendeley.com/documents/?uuid=e0c81d53-6ad6-40c1-935d-e122c89bb8f6" ] }, { "id" : "ITEM-2", "itemData" : { "DOI" : "10.4054/DemRes.2002.6.17", "ISSN" : "14359871", "author" : [ { "dropping-particle" : "", "family" : "Feinstein", "given" : "Craig A.", "non-dropping-particle" : "", "parse-names" : false, "suffix" : "" } ], "container-title" : "Demographic Research", "id" : "ITEM-2", "issued" : { "date-parts" : [ [ "2002" ] ] }, "page" : "469-486", "title" : "Seasonality of deaths in the U.S. by age and cause", "type" : "article-journal", "volume" : "6" }, "uris" : [ "http://www.mendeley.com/documents/?uuid=e0a30cb0-f37e-4639-b84c-def2337e8c99" ] }, { "id" : "ITEM-3", "itemData" : { "DOI" : "10.1080/01621459.1966.10480899", "ISSN" : "1537274X", "abstract" : "Abstract Data are available to study the variation in mortality in this country occurring month by month for fully six decades. Death rates by month have been computed and published for the expanding death-registration area of the United States of 1900\u20131932 and for the complete nation (48 States and ultimately 50 States) from 1933 to the present. Even a cursory glance at the available data leads to the obvious conclusion that a definite pattern of seasonal variation of deaths exists. This seasonal swing is characterized by a high death rate in the early part of the year dropping to a trough in the summer months, and rising again during the latter part of the year. The general pattern is well recognized, as are similar seasonal curves for various causes of death. Despite the apparent wealth of statistical material at hand relatively little analytical matter has been produced in this country measuring seasonality of mortality as compared with the wide range of data compiled for statistical series portraying...", "author" : [ { "dropping-particle" : "", "family" : "Rosenwaike", "given" : "Ira", "non-dropping-particle" : "", "parse-names" : false, "suffix" : "" } ], "container-title" : "Journal of the American Statistical Association", "id" : "ITEM-3", "issue" : "315", "issued" : { "date-parts" : [ [ "1966" ] ] }, "page" : "706-719", "title" : "Seasonal Variation of Deaths in the United States, 1951\u20131960", "type" : "article-journal", "volume" : "61" }, "uris" : [ "http://www.mendeley.com/documents/?uuid=ada7c7c6-41f2-42e4-8d0b-e2068c79bab5" ] } ], "mendeley" : { "formattedCitation" : "(Feinstein, 2002; Rau et al., 2018; Rosenwaike, 1966)", "plainTextFormattedCitation" : "(Feinstein, 2002; Rau et al., 2018; Rosenwaike, 1966)", "previouslyFormattedCitation" : "(Feinstein, 2002; Rau et al., 2018; Rosenwaike, 1966)" }, "properties" : {  }, "schema" : "https://github.com/citation-style-language/schema/raw/master/csl-citation.json" }</w:delInstrText>
        </w:r>
        <w:r w:rsidR="00E5284B" w:rsidRPr="006E585E">
          <w:fldChar w:fldCharType="separate"/>
        </w:r>
        <w:r w:rsidR="00BC655C" w:rsidRPr="00BC655C">
          <w:rPr>
            <w:noProof/>
          </w:rPr>
          <w:delText>(Feinstein, 2002; Rau et al., 2018; Rosenwaike, 1966)</w:delText>
        </w:r>
        <w:r w:rsidR="00E5284B" w:rsidRPr="006E585E">
          <w:fldChar w:fldCharType="end"/>
        </w:r>
        <w:r w:rsidR="00C1470A">
          <w:delText>,</w:delText>
        </w:r>
        <w:r w:rsidR="00A76EC0" w:rsidRPr="006E585E">
          <w:delText xml:space="preserve"> but our subnational analysis over three decades revealed variations in </w:delText>
        </w:r>
        <w:r w:rsidR="002B3737">
          <w:delText xml:space="preserve">when injury deaths peaked and in how seasonal differences in these deaths have changed </w:delText>
        </w:r>
        <w:r w:rsidR="00722AD9">
          <w:delText xml:space="preserve">over time </w:delText>
        </w:r>
        <w:r w:rsidR="002B3737">
          <w:delText xml:space="preserve">which had not been </w:delText>
        </w:r>
        <w:r w:rsidR="00A76EC0" w:rsidRPr="006E585E">
          <w:delText>reported before.</w:delText>
        </w:r>
      </w:del>
    </w:p>
    <w:p w14:paraId="6886C687" w14:textId="77777777" w:rsidR="0042218D" w:rsidRPr="006E585E" w:rsidRDefault="0042218D" w:rsidP="0042218D">
      <w:pPr>
        <w:spacing w:line="480" w:lineRule="auto"/>
        <w:jc w:val="both"/>
        <w:rPr>
          <w:del w:id="158" w:author="Parks, Robbie M" w:date="2018-08-15T11:00:00Z"/>
        </w:rPr>
      </w:pPr>
    </w:p>
    <w:p w14:paraId="2B22717B" w14:textId="1B570684" w:rsidR="00DB2D88" w:rsidRPr="006E585E" w:rsidRDefault="000B343F" w:rsidP="00DB2D88">
      <w:pPr>
        <w:spacing w:line="480" w:lineRule="auto"/>
        <w:jc w:val="both"/>
        <w:rPr>
          <w:del w:id="159" w:author="Parks, Robbie M" w:date="2018-08-15T11:00:00Z"/>
        </w:rPr>
      </w:pPr>
      <w:del w:id="160" w:author="Parks, Robbie M" w:date="2018-08-15T11:00:00Z">
        <w:r w:rsidRPr="006E585E">
          <w:delText xml:space="preserve">The observed geographical </w:delText>
        </w:r>
        <w:r w:rsidR="00EF4585" w:rsidRPr="006E585E">
          <w:delText xml:space="preserve">similarity </w:delText>
        </w:r>
        <w:r w:rsidRPr="006E585E">
          <w:delText>in seasonal mortality variation in the USA, also seen in a study of 36 cities using deaths aggregated across age groups and over time</w:delText>
        </w:r>
        <w:r w:rsidR="00BE50E6">
          <w:delText xml:space="preserve"> </w:delText>
        </w:r>
        <w:r w:rsidR="00AB66EA" w:rsidRPr="006E585E">
          <w:fldChar w:fldCharType="begin" w:fldLock="1"/>
        </w:r>
        <w:r w:rsidR="00F52D66">
          <w:delInstrText>ADDIN CSL_CITATION { "citationItems" : [ { "id" : "ITEM-1", "itemData" : { "DOI" : "10.1088/1748-9326/10/6/064016", "ISSN" : "17489326", "PMID" : "26495037", "abstract" : "Extreme heat events are associated with spikes in mortality, yet death rates are on average highest\\r during the coldest months of the year. Under the assumption that most winter excess mortality is due\\r to cold temperature, many previous studies have concluded that winter mortality will substantially\\r decline in a warming climate. We analyzed whether and to what extent cold temperatures are\\r associated with excess winter mortality across multiple cities and over multiple years within\\r individual cities, using daily temperature and mortality data from 36 US cities (1985?2006) and 3\\r French cities (1971?2007). Comparing across cities, we found that excess winter mortality did not\\r depend on seasonal temperature range, and was no lower in warmer vs. colder cities, suggesting that\\r temperature is not a key driver of winter excess mortality. Using regression models within monthly\\r strata, we found that variability in daily mortality within cities was not strongly influenced by\\r winter temperature. Finally we found that inadequate control for seasonality in analyses of the\\r effects of cold temperatures led to spuriously large assumed cold effects, and erroneous attribution\\r of winter mortality to cold temperatures. Our findings suggest that reductions in cold-related\\r mortality under warming climate may be much smaller than some have assumed. This should be of\\r interest to researchers and policy makers concerned with projecting future health effects of climate\\r change and developing relevant adaptation strategies.", "author" : [ { "dropping-particle" : "", "family" : "Kinney", "given" : "Patrick L.", "non-dropping-particle" : "", "parse-names" : false, "suffix" : "" }, { "dropping-particle" : "", "family" : "Schwartz", "given" : "Joel", "non-dropping-particle" : "", "parse-names" : false, "suffix" : "" }, { "dropping-particle" : "", "family" : "Pascal", "given" : "Mathilde", "non-dropping-particle" : "", "parse-names" : false, "suffix" : "" }, { "dropping-particle" : "", "family" : "Petkova", "given" : "Elisaveta", "non-dropping-particle" : "", "parse-names" : false, "suffix" : "" }, { "dropping-particle" : "Le", "family" : "Tertre", "given" : "Alain", "non-dropping-particle" : "", "parse-names" : false, "suffix" : "" }, { "dropping-particle" : "", "family" : "Medina", "given" : "Sylvia", "non-dropping-particle" : "", "parse-names" : false, "suffix" : "" }, { "dropping-particle" : "", "family" : "Vautard", "given" : "Robert", "non-dropping-particle" : "", "parse-names" : false, "suffix" : "" } ], "container-title" : "Environmental Research Letters", "id" : "ITEM-1", "issue" : "6", "issued" : { "date-parts" : [ [ "2015" ] ] }, "title" : "Winter season mortality: Will climate warming bring benefits?", "type" : "article-journal", "volume" : "10" }, "uris" : [ "http://www.mendeley.com/documents/?uuid=d2c6b903-6bd0-4558-b3ce-eb7f3fbf3539" ] } ], "mendeley" : { "formattedCitation" : "(Kinney et al., 2015)", "plainTextFormattedCitation" : "(Kinney et al., 2015)", "previouslyFormattedCitation" : "(Kinney et al., 2015)" }, "properties" : {  }, "schema" : "https://github.com/citation-style-language/schema/raw/master/csl-citation.json" }</w:delInstrText>
        </w:r>
        <w:r w:rsidR="00AB66EA" w:rsidRPr="006E585E">
          <w:fldChar w:fldCharType="separate"/>
        </w:r>
        <w:r w:rsidR="00BC655C" w:rsidRPr="00BC655C">
          <w:rPr>
            <w:noProof/>
          </w:rPr>
          <w:delText>(Kinney et al., 2015)</w:delText>
        </w:r>
        <w:r w:rsidR="00AB66EA" w:rsidRPr="006E585E">
          <w:fldChar w:fldCharType="end"/>
        </w:r>
        <w:r w:rsidR="00BE50E6">
          <w:delText>,</w:delText>
        </w:r>
        <w:r w:rsidRPr="006E585E">
          <w:delText xml:space="preserve"> contrasts from the pattern observed across Europe, where the difference between winter and summer mortality tends to be lower in the colder Nordic countries than in warmer southern European nations</w:delText>
        </w:r>
        <w:r w:rsidR="00BE50E6">
          <w:delText xml:space="preserve"> </w:delText>
        </w:r>
        <w:r w:rsidR="00AB66EA" w:rsidRPr="006E585E">
          <w:fldChar w:fldCharType="begin" w:fldLock="1"/>
        </w:r>
        <w:r w:rsidR="00F52D66">
          <w:delInstrText>ADDIN CSL_CITATION { "citationItems" : [ { "id" : "ITEM-1", "itemData" : { "DOI" : "10.1007/BF00156826", "ISSN" : "03922990", "abstract" : "There is a substantial increase in the number of deaths in winter in the United Kingdom. This is also seen in some, but not all, European countries. Almost 60% of the the variation among countries can be explained by the minimum average monthly temperature and the gross national product per capita. Seasonal variation is lowest in those countries with cold winters, suggesting that insulation may be important. It is also low in the more wealthy countries. The implications for health service policy of these finding are discussed. Some of the residual variation may be explained by known factors, such as low cost geo-thermal energy in Iceland, but much remains unexplained. There is a need for more research in this field. \u00a9 1989 Kluwer Academic Publishers.", "author" : [ { "dropping-particle" : "", "family" : "McKee", "given" : "C. M.", "non-dropping-particle" : "", "parse-names" : false, "suffix" : "" } ], "container-title" : "European Journal of Epidemiology", "id" : "ITEM-1", "issue" : "2", "issued" : { "date-parts" : [ [ "1989" ] ] }, "page" : "178-182", "title" : "Deaths in winter: Can Britain learn from Europe?", "type" : "article-journal", "volume" : "5" }, "uris" : [ "http://www.mendeley.com/documents/?uuid=3cd840a5-addb-4d68-9dcf-039d2f2f1220" ] }, { "id" : "ITEM-2", "itemData" : { "DOI" : "10.1136/jech.57.10.784", "ISBN" : "0143-005X", "ISSN" : "0143005X", "PMID" : "14573581", "abstract" : "OBJECTIVE: Much debate remains regarding why certain countries experience dramatically higher winter mortality. Potential causative factors other than cold exposure have rarely been analysed. Comparatively less research exists on excess winter deaths in southern Europe. Multiple time series data on a variety of risk factors are analysed against seasonal-mortality patterns in 14 European countries to identify key relations Subjects and setting: Excess winter deaths (all causes), 1988-97, EU-14.\\n\\nDESIGN: Coefficients of seasonal variation in mortality are calculated for EU-14 using monthly mortality data. Comparable, longitudinal datasets on risk factors pertaining to climate, macroeconomy, health care, lifestyle, socioeconomics, and housing were also obtained. Poisson regression identifies seasonality relations over time.\\n\\nRESULTS: Portugal suffers from the highest rates of excess winter mortality (28%, CI=25% to 31%) followed jointly by Spain (21%, CI=19% to 23%), and Ireland (21%, CI=18% to 24%). Cross country variations in mean winter environmental temperature (regression coefficient (beta)=0.27), mean winter relative humidity (beta=0.54), parity adjusted per capita national income (beta=1.08), per capita health expenditure (beta=-1.19), rates of income poverty (beta=-0.47), inequality (beta=0.97), deprivation (beta=0.11), and fuel poverty (beta=0.44), and several indicators of residential thermal standards are found to be significantly related to variations in relative excess winter mortality at the 5% level. The strong, positive relation with environmental temperature and strong negative relation with thermal efficiency indicate that housing standards in southern and western Europe play strong parts in such seasonality.\\n\\nCONCLUSIONS: High seasonal mortality in southern and western Europe could be reduced through improved protection from the cold indoors, increased public spending on health care, and improved socioeconomic circumstances resulting in more equitable income distribution.", "author" : [ { "dropping-particle" : "", "family" : "Healy", "given" : "J. D.", "non-dropping-particle" : "", "parse-names" : false, "suffix" : "" } ], "container-title" : "Journal of Epidemiology and Community Health", "id" : "ITEM-2", "issue" : "10", "issued" : { "date-parts" : [ [ "2003" ] ] }, "page" : "784-789", "title" : "Excess winter mortality in Europe: A cross country analysis identifying key risk factors", "type" : "article-journal", "volume" : "57" }, "uris" : [ "http://www.mendeley.com/documents/?uuid=f7ab7783-971a-4e21-9158-84e008745163" ] }, { "id" : "ITEM-3", "itemData" : { "DOI" : "10.1093/eurpub/cku073", "ISBN" : "1464-360X (Electronic)\\r1101-1262 (Linking)", "ISSN" : "1464360X", "PMID" : "24919695", "abstract" : "BACKGROUND Winter deaths are a known health and social care challenge for many countries. A previous international comparison showed significant differences in excess winter deaths across Europe in the 1990s, with the northern countries having lower excess winter mortality than those in southern Europe. METHODS The Excess Winter Deaths Index (EWDI) is the ratio of deaths in the winter period (December to March) compared with deaths in the non-winter period. Data from the Eurostat database and national registries were used to calculate the EWDI for 31 countries in Europe across the time period 2002/2003 to 2010/2011. RESULTS National EWDI values show heterogeneity, with a broad pattern of increasing EWDI values from northern to southern Europe and increasing mean winter temperature (r(2) = 0.50, P &gt; 0.0001). Malta, Portugal, Spain, Cyprus and Belgium all had an EWDI that was statistically significantly higher than the average EWDI for the other 30 European countries. There was no clear association between country-level EWDI and the level of inter-annual variability in winter temperature across Europe. DISCUSSION This article demonstrates the differences in EWDI that exist between European countries with implications for both research and policy. Many deaths may be avoidable as environmental, social and personal factors are known to contribute to winter mortality. We now need to work to better understand the causes of inter-country differences.", "author" : [ { "dropping-particle" : "", "family" : "Fowler", "given" : "Tom", "non-dropping-particle" : "", "parse-names" : false, "suffix" : "" }, { "dropping-particle" : "", "family" : "Southgate", "given" : "Rosamund J.", "non-dropping-particle" : "", "parse-names" : false, "suffix" : "" }, { "dropping-particle" : "", "family" : "Waite", "given" : "Thomas", "non-dropping-particle" : "", "parse-names" : false, "suffix" : "" }, { "dropping-particle" : "", "family" : "Harrell", "given" : "Ruth", "non-dropping-particle" : "", "parse-names" : false, "suffix" : "" }, { "dropping-particle" : "", "family" : "Kovats", "given" : "Sari", "non-dropping-particle" : "", "parse-names" : false, "suffix" : "" }, { "dropping-particle" : "", "family" : "Bone", "given" : "Angie", "non-dropping-particle" : "", "parse-names" : false, "suffix" : "" }, { "dropping-particle" : "", "family" : "Doyle", "given" : "Yvonne", "non-dropping-particle" : "", "parse-names" : false, "suffix" : "" }, { "dropping-particle" : "", "family" : "Murray", "given" : "Virginia", "non-dropping-particle" : "", "parse-names" : false, "suffix" : "" } ], "container-title" : "European Journal of Public Health", "id" : "ITEM-3", "issue" : "2", "issued" : { "date-parts" : [ [ "2015" ] ] }, "page" : "339-345", "title" : "Excess winter deaths in Europe: A multi-country descriptive analysis", "type" : "article-journal", "volume" : "25" }, "uris" : [ "http://www.mendeley.com/documents/?uuid=b30766a9-cdc0-41a0-95d8-1ca7a2391ddd" ] } ], "mendeley" : { "formattedCitation" : "(Fowler et al., 2015; Healy, 2003; McKee, 1989)", "plainTextFormattedCitation" : "(Fowler et al., 2015; Healy, 2003; McKee, 1989)", "previouslyFormattedCitation" : "(Fowler et al., 2015; Healy, 2003; McKee, 1989)" }, "properties" : {  }, "schema" : "https://github.com/citation-style-language/schema/raw/master/csl-citation.json" }</w:delInstrText>
        </w:r>
        <w:r w:rsidR="00AB66EA" w:rsidRPr="006E585E">
          <w:fldChar w:fldCharType="separate"/>
        </w:r>
        <w:r w:rsidR="00BC655C" w:rsidRPr="00BC655C">
          <w:rPr>
            <w:noProof/>
          </w:rPr>
          <w:delText>(Fowler et al., 2015; Healy, 2003; McKee, 1989)</w:delText>
        </w:r>
        <w:r w:rsidR="00AB66EA" w:rsidRPr="006E585E">
          <w:fldChar w:fldCharType="end"/>
        </w:r>
        <w:r w:rsidR="00BE50E6">
          <w:delText>.</w:delText>
        </w:r>
        <w:r w:rsidRPr="006E585E">
          <w:delText xml:space="preserve"> The absence of association between the magnitude of mortality seasonality and seasonal temperature difference indicates that different regions in the USA are similarly adapted to temperature seasonality</w:delText>
        </w:r>
        <w:r w:rsidR="00EF4585" w:rsidRPr="006E585E">
          <w:delText xml:space="preserve">, whereas Nordic countries may </w:delText>
        </w:r>
        <w:r w:rsidR="003B784F">
          <w:delText xml:space="preserve">have </w:delText>
        </w:r>
        <w:r w:rsidR="00EF4585" w:rsidRPr="006E585E">
          <w:delText xml:space="preserve">better environmental (e.g., housing insulation and heating) and health system measures to counter the </w:delText>
        </w:r>
        <w:r w:rsidR="006D3FE2">
          <w:delText>effects of cold winters</w:delText>
        </w:r>
        <w:r w:rsidR="00EF4585" w:rsidRPr="006E585E">
          <w:delText xml:space="preserve"> than those in southern Europe</w:delText>
        </w:r>
        <w:r w:rsidRPr="006E585E">
          <w:delText xml:space="preserve">. </w:delText>
        </w:r>
      </w:del>
    </w:p>
    <w:p w14:paraId="5D4068DF" w14:textId="77777777" w:rsidR="000B343F" w:rsidRPr="006E585E" w:rsidRDefault="000B343F" w:rsidP="000B343F">
      <w:pPr>
        <w:spacing w:line="480" w:lineRule="auto"/>
        <w:jc w:val="both"/>
        <w:rPr>
          <w:del w:id="161" w:author="Parks, Robbie M" w:date="2018-08-15T11:00:00Z"/>
        </w:rPr>
      </w:pPr>
    </w:p>
    <w:p w14:paraId="320D38F2" w14:textId="46172B87" w:rsidR="000210D1" w:rsidRDefault="000210D1" w:rsidP="00C33FFB">
      <w:pPr>
        <w:spacing w:line="480" w:lineRule="auto"/>
        <w:jc w:val="both"/>
        <w:rPr>
          <w:del w:id="162" w:author="Parks, Robbie M" w:date="2018-08-15T11:00:00Z"/>
        </w:rPr>
      </w:pPr>
      <w:del w:id="163" w:author="Parks, Robbie M" w:date="2018-08-15T11:00:00Z">
        <w:r w:rsidRPr="006E585E">
          <w:lastRenderedPageBreak/>
          <w:delText>The</w:delText>
        </w:r>
        <w:r w:rsidR="0042218D" w:rsidRPr="006E585E">
          <w:delText xml:space="preserve"> cause-specific analysis showed that the</w:delText>
        </w:r>
        <w:r w:rsidRPr="006E585E">
          <w:delText xml:space="preserve"> substantial decline in seasonal mortality differences in adolescents and young adults </w:delText>
        </w:r>
        <w:r w:rsidR="0042218D" w:rsidRPr="006E585E">
          <w:delText>was</w:delText>
        </w:r>
        <w:r w:rsidRPr="006E585E">
          <w:delText xml:space="preserve"> related to </w:delText>
        </w:r>
        <w:r w:rsidR="0042218D" w:rsidRPr="006E585E">
          <w:delText xml:space="preserve">the </w:delText>
        </w:r>
        <w:r w:rsidRPr="006E585E">
          <w:delText xml:space="preserve">diminishing </w:delText>
        </w:r>
        <w:r w:rsidR="002E0DC3" w:rsidRPr="006E585E">
          <w:delText>season</w:delText>
        </w:r>
        <w:r w:rsidR="00C37144" w:rsidRPr="006E585E">
          <w:delText>a</w:delText>
        </w:r>
        <w:r w:rsidR="002E0DC3" w:rsidRPr="006E585E">
          <w:delText xml:space="preserve">lity </w:delText>
        </w:r>
        <w:r w:rsidRPr="006E585E">
          <w:delText>of injuries, especially from road traffic crashes, which are more likely to occur in the summer months</w:delText>
        </w:r>
        <w:r w:rsidR="00BE50E6">
          <w:delText xml:space="preserve"> </w:delText>
        </w:r>
        <w:r w:rsidR="00AB66EA" w:rsidRPr="006E585E">
          <w:fldChar w:fldCharType="begin" w:fldLock="1"/>
        </w:r>
        <w:r w:rsidR="00166A52">
          <w:delInstrText>ADDIN CSL_CITATION { "citationItems" : [ { "id" : "ITEM-1", "itemData" : { "author" : [ { "dropping-particle" : "", "family" : "National Highway Traffic Safety Administration", "given" : "", "non-dropping-particle" : "", "parse-names" : false, "suffix" : "" } ], "container-title" : "National Center for Statistics and Analysis (NCHS)", "id" : "ITEM-1", "issue" : "March", "issued" : { "date-parts" : [ [ "2005" ] ] }, "title" : "Trend and Pattern Analysis of Highway Crash Fatality By Month and Day", "type" : "article-journal" }, "uris" : [ "http://www.mendeley.com/documents/?uuid=e660a00d-5039-4361-97dc-e5563df2412f" ] } ], "mendeley" : { "formattedCitation" : "(National Highway Traffic Safety Administration, 2005)", "plainTextFormattedCitation" : "(National Highway Traffic Safety Administration, 2005)", "previouslyFormattedCitation" : "(National Highway Traffic Safety Administration, 2005)" }, "properties" : {  }, "schema" : "https://github.com/citation-style-language/schema/raw/master/csl-citation.json" }</w:delInstrText>
        </w:r>
        <w:r w:rsidR="00AB66EA" w:rsidRPr="006E585E">
          <w:fldChar w:fldCharType="separate"/>
        </w:r>
        <w:r w:rsidR="00166A52" w:rsidRPr="00166A52">
          <w:rPr>
            <w:noProof/>
          </w:rPr>
          <w:delText>(National Highway Traffic Safety Administration, 2005)</w:delText>
        </w:r>
        <w:r w:rsidR="00AB66EA" w:rsidRPr="006E585E">
          <w:fldChar w:fldCharType="end"/>
        </w:r>
        <w:r w:rsidR="00AB66EA" w:rsidRPr="006E585E">
          <w:delText xml:space="preserve"> </w:delText>
        </w:r>
        <w:r w:rsidRPr="006E585E">
          <w:delText>and are more common in men.</w:delText>
        </w:r>
        <w:r w:rsidR="0042218D" w:rsidRPr="006E585E">
          <w:delText xml:space="preserve"> </w:delText>
        </w:r>
        <w:r w:rsidRPr="006E585E">
          <w:delText xml:space="preserve">The weakening of seasonality in </w:delText>
        </w:r>
        <w:r w:rsidR="008A287F" w:rsidRPr="006E585E">
          <w:delText xml:space="preserve">boys </w:delText>
        </w:r>
        <w:r w:rsidRPr="006E585E">
          <w:delText xml:space="preserve">under five years of age </w:delText>
        </w:r>
        <w:r w:rsidR="0042218D" w:rsidRPr="006E585E">
          <w:delText>was</w:delText>
        </w:r>
        <w:r w:rsidRPr="006E585E">
          <w:delText xml:space="preserve"> related to </w:delText>
        </w:r>
        <w:r w:rsidR="00954635">
          <w:delText xml:space="preserve">two phenomena: first, </w:delText>
        </w:r>
        <w:r w:rsidRPr="006E585E">
          <w:delText xml:space="preserve">the </w:delText>
        </w:r>
        <w:r w:rsidR="008A287F" w:rsidRPr="006E585E">
          <w:delText xml:space="preserve">seasonality of death </w:delText>
        </w:r>
        <w:r w:rsidR="005F06A5" w:rsidRPr="006E585E">
          <w:delText xml:space="preserve">from cardiorespiratory </w:delText>
        </w:r>
        <w:r w:rsidR="00954635">
          <w:delText>diseases declines, and second,</w:delText>
        </w:r>
        <w:r w:rsidR="003B5AA4">
          <w:delText xml:space="preserve"> </w:delText>
        </w:r>
        <w:r w:rsidR="00954635">
          <w:delText>the</w:delText>
        </w:r>
        <w:r w:rsidR="006D6F45">
          <w:delText xml:space="preserve"> proportion of deaths during the perinatal period</w:delText>
        </w:r>
        <w:r w:rsidR="00954635">
          <w:delText>, which have limited seasonality, increased</w:delText>
        </w:r>
        <w:r w:rsidR="00BE50E6">
          <w:delText xml:space="preserve"> </w:delText>
        </w:r>
        <w:r w:rsidR="00050A3D">
          <w:fldChar w:fldCharType="begin" w:fldLock="1"/>
        </w:r>
        <w:r w:rsidR="00B27E5A">
          <w:delInstrText>ADDIN CSL_CITATION { "citationItems" : [ { "id" : "ITEM-1", "itemData" : { "ISBN" : "53(10)", "abstract" : "Objective\u2014This report presents final 2009 data on U.S. deaths, death rates, life expectancy, infant mortality, and trends by selected characteristics such as age, sex, Hispanic origin, race, state of residence, and cause of death. Methods\u2014Information reported on death certificates, which is completed by funeral directors, attending physicians, medical exam- iners, and coroners, is presented in descriptive tabulations. The original records are filed in state registration offices. Statistical infor- mation is compiled in a national database through the Vital Statistics Cooperative Program of the Centers for Disease Control and Pre- vention\u2019s National Center for Health Statistics. Causes of death are processed in accordance with the International Classification of Dis- eases, Tenth Revision. Results\u2014In 2009, a total of 2,437,163 deaths were reported in the United States. The age-adjusted death rate was 741.1 deaths per 100,000 standard population, a decrease of 2.3% from the 2008 rate and a record low figure. Life expectancy at birth rose 0.4 years, from 78.1 years in 2008 to a record-high 78.5 years in 2009. Age-specific death rates decreased for age groups: under 1 year, 1\u20134, 15\u201324, 55\u201364, 65\u201374, and 75\u201384. The age-specific death rates remained unchanged for age groups 5\u201314, 25\u201334, 35\u201344, 45\u201354, and 85 years and over. The 15 leading causes of death in 2009 remained the same as in 2008. The infant mortality rate decreased 3.3% to a historically low value of 6.39 deaths per 1,000 live births in 2009. Conclusion\u2014The decline of the age-adjusted death rate to a record low value for the United States and the increase in life expec- tancy to a record high value of 78.5 years are consistent with long-term trends in mortality.", "author" : [ { "dropping-particle" : "", "family" : "MacDorman", "given" : "Marian F", "non-dropping-particle" : "", "parse-names" : false, "suffix" : "" }, { "dropping-particle" : "", "family" : "Gregory", "given" : "Elizabeth", "non-dropping-particle" : "", "parse-names" : false, "suffix" : "" } ], "container-title" : "National Vital Statistics Reports", "id" : "ITEM-1", "issue" : "8", "issued" : { "date-parts" : [ [ "2015" ] ] }, "page" : "1-24", "title" : "Fetal and Perinatal Mortality: United States, 2013", "type" : "article-journal", "volume" : "64" }, "uris" : [ "http://www.mendeley.com/documents/?uuid=770202a4-b99b-4c26-bb9d-5d8ca886f4bd" ] } ], "mendeley" : { "formattedCitation" : "(MacDorman &amp; Gregory, 2015)", "plainTextFormattedCitation" : "(MacDorman &amp; Gregory, 2015)", "previouslyFormattedCitation" : "(MacDorman &amp; Gregory, 2015)" }, "properties" : {  }, "schema" : "https://github.com/citation-style-language/schema/raw/master/csl-citation.json" }</w:delInstrText>
        </w:r>
        <w:r w:rsidR="00050A3D">
          <w:fldChar w:fldCharType="separate"/>
        </w:r>
        <w:r w:rsidR="00B27E5A" w:rsidRPr="00B27E5A">
          <w:rPr>
            <w:noProof/>
          </w:rPr>
          <w:delText>(MacDorman &amp; Gregory, 2015)</w:delText>
        </w:r>
        <w:r w:rsidR="00050A3D">
          <w:fldChar w:fldCharType="end"/>
        </w:r>
        <w:r w:rsidR="00BE50E6">
          <w:delText>.</w:delText>
        </w:r>
      </w:del>
    </w:p>
    <w:p w14:paraId="4942F9DC" w14:textId="77777777" w:rsidR="00D038DF" w:rsidRPr="00250467" w:rsidRDefault="00D038DF" w:rsidP="00250467">
      <w:pPr>
        <w:spacing w:line="480" w:lineRule="auto"/>
        <w:jc w:val="both"/>
      </w:pPr>
    </w:p>
    <w:p w14:paraId="404E5FCD" w14:textId="6BECA861" w:rsidR="000210D1" w:rsidRPr="00AC73A1" w:rsidRDefault="000210D1">
      <w:pPr>
        <w:spacing w:line="480" w:lineRule="auto"/>
        <w:jc w:val="both"/>
      </w:pPr>
      <w:r w:rsidRPr="00AC73A1">
        <w:t xml:space="preserve">In contrast to young and middle ages, mortality in older ages, where death rates are highest, maintained persistent seasonality over a period of three decades (we note that although the percent seasonal difference in mortality has remained largely unchanged in these ages, the absolute difference in death rates between the peak and minimum months has declined because total mortality has a declining long-term trend). This finding demonstrates the need for environmental and health service interventions targeted towards this group irrespective of geography and local climate. Examples </w:t>
      </w:r>
      <w:r w:rsidR="005F1013" w:rsidRPr="00AC73A1">
        <w:t xml:space="preserve">of such interventions </w:t>
      </w:r>
      <w:r w:rsidRPr="00AC73A1">
        <w:t>include enhancing the availability of both environmental and medical protective factors, such as better insulation of homes, winter heating provision and flu vaccinations, for the vulnerable older population</w:t>
      </w:r>
      <w:r w:rsidR="00BE50E6" w:rsidRPr="00AC73A1">
        <w:t xml:space="preserve"> </w:t>
      </w:r>
      <w:ins w:id="164" w:author="Parks, Robbie M" w:date="2018-08-15T11:00:00Z">
        <w:r w:rsidR="00AB66EA" w:rsidRPr="00AC73A1">
          <w:fldChar w:fldCharType="begin" w:fldLock="1"/>
        </w:r>
        <w:r w:rsidR="00C950B8">
          <w:instrText>ADDIN CSL_CITATION {"citationItems":[{"id":"ITEM-1","itemData":{"author":[{"dropping-particle":"","family":"Public Health England","given":"","non-dropping-particle":"","parse-names":false,"suffix":""}],"container-title":"Public Health England","id":"ITEM-1","issue":"October","issued":{"date-parts":[["2017"]]},"title":"The Cold Weather Plan for England","type":"article-journal"},"uris":["http://www.mendeley.com/documents/?uuid=2962c795-bb5a-4e69-824c-54260bfff8d5"]}],"mendeley":{"formattedCitation":"(Public Health England, 2017)","plainTextFormattedCitation":"(Public Health England, 2017)","previouslyFormattedCitation":"(Public Health England, 2017)"},"properties":{"noteIndex":0},"schema":"https://github.com/citation-style-language/schema/raw/master/csl-citation.json"}</w:instrText>
        </w:r>
        <w:r w:rsidR="00AB66EA" w:rsidRPr="00AC73A1">
          <w:fldChar w:fldCharType="separate"/>
        </w:r>
        <w:r w:rsidR="00BC655C" w:rsidRPr="00AC73A1">
          <w:rPr>
            <w:noProof/>
          </w:rPr>
          <w:t>(Public Health England, 2017)</w:t>
        </w:r>
        <w:r w:rsidR="00AB66EA" w:rsidRPr="00AC73A1">
          <w:fldChar w:fldCharType="end"/>
        </w:r>
        <w:r w:rsidR="00BE50E6" w:rsidRPr="00AC73A1">
          <w:t>.</w:t>
        </w:r>
      </w:ins>
      <w:del w:id="165" w:author="Parks, Robbie M" w:date="2018-08-15T11:00:00Z">
        <w:r w:rsidR="00AB66EA" w:rsidRPr="006E585E">
          <w:fldChar w:fldCharType="begin" w:fldLock="1"/>
        </w:r>
        <w:r w:rsidR="00F52D66">
          <w:delInstrText>ADDIN CSL_CITATION { "citationItems" : [ { "id" : "ITEM-1", "itemData" : { "author" : [ { "dropping-particle" : "", "family" : "Public Health England", "given" : "", "non-dropping-particle" : "", "parse-names" : false, "suffix" : "" } ], "container-title" : "Public Health England", "id" : "ITEM-1", "issue" : "October", "issued" : { "date-parts" : [ [ "2017" ] ] }, "title" : "The Cold Weather Plan for England", "type" : "article-journal" }, "uris" : [ "http://www.mendeley.com/documents/?uuid=2962c795-bb5a-4e69-824c-54260bfff8d5" ] } ], "mendeley" : { "formattedCitation" : "(Public Health England, 2017)", "plainTextFormattedCitation" : "(Public Health England, 2017)", "previouslyFormattedCitation" : "(Public Health England, 2017)" }, "properties" : {  }, "schema" : "https://github.com/citation-style-language/schema/raw/master/csl-citation.json" }</w:delInstrText>
        </w:r>
        <w:r w:rsidR="00AB66EA" w:rsidRPr="006E585E">
          <w:fldChar w:fldCharType="separate"/>
        </w:r>
        <w:r w:rsidR="00BC655C" w:rsidRPr="00BC655C">
          <w:rPr>
            <w:noProof/>
          </w:rPr>
          <w:delText>(Public Health England, 2017)</w:delText>
        </w:r>
        <w:r w:rsidR="00AB66EA" w:rsidRPr="006E585E">
          <w:fldChar w:fldCharType="end"/>
        </w:r>
        <w:r w:rsidR="00BE50E6">
          <w:delText>.</w:delText>
        </w:r>
      </w:del>
      <w:r w:rsidRPr="00250467">
        <w:t xml:space="preserve"> Social interventions, including regular visits to the isolated elderly during peak mo</w:t>
      </w:r>
      <w:r w:rsidRPr="006578EC">
        <w:t>rtality periods to ensure that they are optimally prepared for adverse conditions, and responsive and high-quality emergency care, are also important to protect this vulnerable group</w:t>
      </w:r>
      <w:r w:rsidR="00BE50E6" w:rsidRPr="00AC73A1">
        <w:t xml:space="preserve"> </w:t>
      </w:r>
      <w:ins w:id="166" w:author="Parks, Robbie M" w:date="2018-08-15T11:00:00Z">
        <w:r w:rsidR="00AB66EA" w:rsidRPr="00AC73A1">
          <w:fldChar w:fldCharType="begin" w:fldLock="1"/>
        </w:r>
        <w:r w:rsidR="00C950B8">
          <w:instrText>ADDIN CSL_CITATION {"citationItems":[{"id":"ITEM-1","itemData":{"DOI":"10.1136/jech.57.10.784","ISBN":"0143-005X","ISSN":"0143005X","PMID":"14573581","abstract":"OBJECTIVE: Much debate remains regarding why certain countries experience dramatically higher winter mortality. Potential causative factors other than cold exposure have rarely been analysed. Comparatively less research exists on excess winter deaths in southern Europe. Multiple time series data on a variety of risk factors are analysed against seasonal-mortality patterns in 14 European countries to identify key relations Subjects and setting: Excess winter deaths (all causes), 1988-97, EU-14.\\n\\nDESIGN: Coefficients of seasonal variation in mortality are calculated for EU-14 using monthly mortality data. Comparable, longitudinal datasets on risk factors pertaining to climate, macroeconomy, health care, lifestyle, socioeconomics, and housing were also obtained. Poisson regression identifies seasonality relations over time.\\n\\nRESULTS: Portugal suffers from the highest rates of excess winter mortality (28%, CI=25% to 31%) followed jointly by Spain (21%, CI=19% to 23%), and Ireland (21%, CI=18% to 24%). Cross country variations in mean winter environmental temperature (regression coefficient (beta)=0.27), mean winter relative humidity (beta=0.54), parity adjusted per capita national income (beta=1.08), per capita health expenditure (beta=-1.19), rates of income poverty (beta=-0.47), inequality (beta=0.97), deprivation (beta=0.11), and fuel poverty (beta=0.44), and several indicators of residential thermal standards are found to be significantly related to variations in relative excess winter mortality at the 5% level. The strong, positive relation with environmental temperature and strong negative relation with thermal efficiency indicate that housing standards in southern and western Europe play strong parts in such seasonality.\\n\\nCONCLUSIONS: High seasonal mortality in southern and western Europe could be reduced through improved protection from the cold indoors, increased public spending on health care, and improved socioeconomic circumstances resulting in more equitable income distribution.","author":[{"dropping-particle":"","family":"Healy","given":"J. D.","non-dropping-particle":"","parse-names":false,"suffix":""}],"container-title":"Journal of Epidemiology and Community Health","id":"ITEM-1","issue":"10","issued":{"date-parts":[["2003"]]},"page":"784-789","title":"Excess winter mortality in Europe: A cross country analysis identifying key risk factors","type":"article-journal","volume":"57"},"uris":["http://www.mendeley.com/documents/?uuid=f7ab7783-971a-4e21-9158-84e008745163"]},{"id":"ITEM-2","itemData":{"author":[{"dropping-particle":"","family":"Public Health England","given":"","non-dropping-particle":"","parse-names":false,"suffix":""}],"container-title":"Public Health England","id":"ITEM-2","issue":"October","issued":{"date-parts":[["2017"]]},"title":"The Cold Weather Plan for England","type":"article-journal"},"uris":["http://www.mendeley.com/documents/?uuid=2962c795-bb5a-4e69-824c-54260bfff8d5"]},{"id":"ITEM-3","itemData":{"DOI":"10.1007/s004840050089","ISBN":"0020-7128","ISSN":"0020-7128","PMID":"9923200","abstract":"Based on records from the Federal Bureau for Statistics of Germany, the seasonality of mortality was investigated for the period 1946-1995. Lowest mortality rates were found during summer (August or September) while highest values were found in winter (January through March). Non-linear regression of all monthly mortality data with the average monthly temperatures in Germany revealed a significant negative relationship (r = -0.739; n = 600; P &lt; 0.0001). The fact that the differences between the long-range monthly temperatures and the individual monthly temperatures also showed a distinct relationship to the mortality rates speaks against a mere coincidence of both parameters. The amplitude of this seasonal rhythm declined steadily within the observation period. It is concluded that low temperatures cause an increase in mortality rates and that this effect has become less important during recent decades due to the increased use of central heating and because of improvements in the public health system.","author":[{"dropping-particle":"","family":"Lerchl","given":"A","non-dropping-particle":"","parse-names":false,"suffix":""}],"container-title":"International journal of biometeorology","id":"ITEM-3","issue":"2","issued":{"date-parts":[["1998"]]},"page":"84-88","title":"Changes in the seasonality of mortality in Germany from 1946 to 1995: the role of temperature.","type":"article-journal","volume":"42"},"uris":["http://www.mendeley.com/documents/?uuid=32c1e232-4697-4015-8c20-6ff5c2cf6f75"]}],"mendeley":{"formattedCitation":"(Healy, 2003; Lerchl, 1998; Public Health England, 2017)","plainTextFormattedCitation":"(Healy, 2003; Lerchl, 1998; Public Health England, 2017)","previouslyFormattedCitation":"(Healy, 2003; Lerchl, 1998; Public Health England, 2017)"},"properties":{"noteIndex":0},"schema":"https://github.com/citation-style-language/schema/raw/master/csl-citation.json"}</w:instrText>
        </w:r>
        <w:r w:rsidR="00AB66EA" w:rsidRPr="00AC73A1">
          <w:fldChar w:fldCharType="separate"/>
        </w:r>
        <w:r w:rsidR="00BC655C" w:rsidRPr="00AC73A1">
          <w:rPr>
            <w:noProof/>
          </w:rPr>
          <w:t>(Healy, 2003; Lerchl, 1998; Public Health England, 2017)</w:t>
        </w:r>
        <w:r w:rsidR="00AB66EA" w:rsidRPr="00AC73A1">
          <w:fldChar w:fldCharType="end"/>
        </w:r>
        <w:r w:rsidR="00BE50E6" w:rsidRPr="00AC73A1">
          <w:t>.</w:t>
        </w:r>
      </w:ins>
      <w:del w:id="167" w:author="Parks, Robbie M" w:date="2018-08-15T11:00:00Z">
        <w:r w:rsidR="00AB66EA" w:rsidRPr="006E585E">
          <w:fldChar w:fldCharType="begin" w:fldLock="1"/>
        </w:r>
        <w:r w:rsidR="00F52D66">
          <w:delInstrText>ADDIN CSL_CITATION { "citationItems" : [ { "id" : "ITEM-1", "itemData" : { "DOI" : "10.1136/jech.57.10.784", "ISBN" : "0143-005X", "ISSN" : "0143005X", "PMID" : "14573581", "abstract" : "OBJECTIVE: Much debate remains regarding why certain countries experience dramatically higher winter mortality. Potential causative factors other than cold exposure have rarely been analysed. Comparatively less research exists on excess winter deaths in southern Europe. Multiple time series data on a variety of risk factors are analysed against seasonal-mortality patterns in 14 European countries to identify key relations Subjects and setting: Excess winter deaths (all causes), 1988-97, EU-14.\\n\\nDESIGN: Coefficients of seasonal variation in mortality are calculated for EU-14 using monthly mortality data. Comparable, longitudinal datasets on risk factors pertaining to climate, macroeconomy, health care, lifestyle, socioeconomics, and housing were also obtained. Poisson regression identifies seasonality relations over time.\\n\\nRESULTS: Portugal suffers from the highest rates of excess winter mortality (28%, CI=25% to 31%) followed jointly by Spain (21%, CI=19% to 23%), and Ireland (21%, CI=18% to 24%). Cross country variations in mean winter environmental temperature (regression coefficient (beta)=0.27), mean winter relative humidity (beta=0.54), parity adjusted per capita national income (beta=1.08), per capita health expenditure (beta=-1.19), rates of income poverty (beta=-0.47), inequality (beta=0.97), deprivation (beta=0.11), and fuel poverty (beta=0.44), and several indicators of residential thermal standards are found to be significantly related to variations in relative excess winter mortality at the 5% level. The strong, positive relation with environmental temperature and strong negative relation with thermal efficiency indicate that housing standards in southern and western Europe play strong parts in such seasonality.\\n\\nCONCLUSIONS: High seasonal mortality in southern and western Europe could be reduced through improved protection from the cold indoors, increased public spending on health care, and improved socioeconomic circumstances resulting in more equitable income distribution.", "author" : [ { "dropping-particle" : "", "family" : "Healy", "given" : "J. D.", "non-dropping-particle" : "", "parse-names" : false, "suffix" : "" } ], "container-title" : "Journal of Epidemiology and Community Health", "id" : "ITEM-1", "issue" : "10", "issued" : { "date-parts" : [ [ "2003" ] ] }, "page" : "784-789", "title" : "Excess winter mortality in Europe: A cross country analysis identifying key risk factors", "type" : "article-journal", "volume" : "57" }, "uris" : [ "http://www.mendeley.com/documents/?uuid=f7ab7783-971a-4e21-9158-84e008745163" ] }, { "id" : "ITEM-2", "itemData" : { "author" : [ { "dropping-particle" : "", "family" : "Public Health England", "given" : "", "non-dropping-particle" : "", "parse-names" : false, "suffix" : "" } ], "container-title" : "Public Health England", "id" : "ITEM-2", "issue" : "October", "issued" : { "date-parts" : [ [ "2017" ] ] }, "title" : "The Cold Weather Plan for England", "type" : "article-journal" }, "uris" : [ "http://www.mendeley.com/documents/?uuid=2962c795-bb5a-4e69-824c-54260bfff8d5" ] }, { "id" : "ITEM-3", "itemData" : { "DOI" : "10.1007/s004840050089", "ISBN" : "0020-7128", "ISSN" : "0020-7128", "PMID" : "9923200", "abstract" : "Based on records from the Federal Bureau for Statistics of Germany, the seasonality of mortality was investigated for the period 1946-1995. Lowest mortality rates were found during summer (August or September) while highest values were found in winter (January through March). Non-linear regression of all monthly mortality data with the average monthly temperatures in Germany revealed a significant negative relationship (r = -0.739; n = 600; P &lt; 0.0001). The fact that the differences between the long-range monthly temperatures and the individual monthly temperatures also showed a distinct relationship to the mortality rates speaks against a mere coincidence of both parameters. The amplitude of this seasonal rhythm declined steadily within the observation period. It is concluded that low temperatures cause an increase in mortality rates and that this effect has become less important during recent decades due to the increased use of central heating and because of improvements in the public health system.", "author" : [ { "dropping-particle" : "", "family" : "Lerchl", "given" : "A", "non-dropping-particle" : "", "parse-names" : false, "suffix" : "" } ], "container-title" : "International journal of biometeorology", "id" : "ITEM-3", "issue" : "2", "issued" : { "date-parts" : [ [ "1998" ] ] }, "page" : "84-88", "title" : "Changes in the seasonality of mortality in Germany from 1946 to 1995: the role of temperature.", "type" : "article-journal", "volume" : "42" }, "uris" : [ "http://www.mendeley.com/documents/?uuid=32c1e232-4697-4015-8c20-6ff5c2cf6f75" ] } ], "mendeley" : { "formattedCitation" : "(Healy, 2003; Lerchl, 1998; Public Health England, 2017)", "plainTextFormattedCitation" : "(Healy, 2003; Lerchl, 1998; Public Health England, 2017)", "previouslyFormattedCitation" : "(Healy, 2003; Lerchl, 1998; Public Health England, 2017)" }, "properties" : {  }, "schema" : "https://github.com/citation-style-language/schema/raw/master/csl-citation.json" }</w:delInstrText>
        </w:r>
        <w:r w:rsidR="00AB66EA" w:rsidRPr="006E585E">
          <w:fldChar w:fldCharType="separate"/>
        </w:r>
        <w:r w:rsidR="00BC655C" w:rsidRPr="00BC655C">
          <w:rPr>
            <w:noProof/>
          </w:rPr>
          <w:delText>(Healy, 2003; Lerchl, 1998; Public Health England, 2017)</w:delText>
        </w:r>
        <w:r w:rsidR="00AB66EA" w:rsidRPr="006E585E">
          <w:fldChar w:fldCharType="end"/>
        </w:r>
        <w:r w:rsidR="00BE50E6">
          <w:delText>.</w:delText>
        </w:r>
      </w:del>
      <w:r w:rsidRPr="00250467">
        <w:t xml:space="preserve"> Emergent new technologies, such as always-connected hands-free communications devices with the outside world, in-house cameras, and personal sensors also provide an opportunity to enhance care for the older, more </w:t>
      </w:r>
      <w:r w:rsidRPr="00250467">
        <w:lastRenderedPageBreak/>
        <w:t>vulnerable groups in the p</w:t>
      </w:r>
      <w:r w:rsidRPr="00AC73A1">
        <w:t>opulation, especially in winter when the elderly have fewer social interactions</w:t>
      </w:r>
      <w:r w:rsidR="00BE50E6" w:rsidRPr="00AC73A1">
        <w:t xml:space="preserve"> </w:t>
      </w:r>
      <w:ins w:id="168" w:author="Parks, Robbie M" w:date="2018-08-15T11:00:00Z">
        <w:r w:rsidR="00AB66EA" w:rsidRPr="00AC73A1">
          <w:fldChar w:fldCharType="begin" w:fldLock="1"/>
        </w:r>
        <w:r w:rsidR="00C950B8">
          <w:instrText>ADDIN CSL_CITATION {"citationItems":[{"id":"ITEM-1","itemData":{"DOI":"10.4172/2329-8847.1000101","ISSN":"23298847","abstract":"Smart-home technologies included different types of active and passive sensors, monitoring devices, robotics and environmental control systems. One study assessed effectiveness of a smart home technology. Sixteen reported on the feasibility of smart-home technology and four were observational studies.","author":[{"dropping-particle":"","family":"Morris","given":"Meg E.","non-dropping-particle":"","parse-names":false,"suffix":""}],"container-title":"Journal of Aging Science","id":"ITEM-1","issue":"01","issued":{"date-parts":[["2013"]]},"title":"Smart-Home Technologies to Assist Older People to Live Well at Home","type":"article-journal","volume":"01"},"uris":["http://www.mendeley.com/documents/?uuid=634c7734-68da-4c87-b21c-82593d0dafd6"]}],"mendeley":{"formattedCitation":"(Morris, 2013)","plainTextFormattedCitation":"(Morris, 2013)","previouslyFormattedCitation":"(Morris, 2013)"},"properties":{"noteIndex":0},"schema":"https://github.com/citation-style-language/schema/raw/master/csl-citation.json"}</w:instrText>
        </w:r>
        <w:r w:rsidR="00AB66EA" w:rsidRPr="00AC73A1">
          <w:fldChar w:fldCharType="separate"/>
        </w:r>
        <w:r w:rsidR="00C950B8" w:rsidRPr="00C950B8">
          <w:rPr>
            <w:noProof/>
          </w:rPr>
          <w:t>(Morris, 2013)</w:t>
        </w:r>
        <w:r w:rsidR="00AB66EA" w:rsidRPr="00AC73A1">
          <w:fldChar w:fldCharType="end"/>
        </w:r>
        <w:r w:rsidR="00BE50E6" w:rsidRPr="00AC73A1">
          <w:t>.</w:t>
        </w:r>
      </w:ins>
      <w:del w:id="169" w:author="Parks, Robbie M" w:date="2018-08-15T11:00:00Z">
        <w:r w:rsidR="00AB66EA" w:rsidRPr="006E585E">
          <w:fldChar w:fldCharType="begin" w:fldLock="1"/>
        </w:r>
        <w:r w:rsidR="00F52D66">
          <w:delInstrText>ADDIN CSL_CITATION { "citationItems" : [ { "id" : "ITEM-1", "itemData" : { "DOI" : "10.4172/2329-8847.1000101", "ISSN" : "23298847", "abstract" : "Smart-home technologies included different types of active and passive sensors, monitoring devices, robotics and environmental control systems. One study assessed effectiveness of a smart home technology. Sixteen reported on the feasibility of smart-home technology and four were observational studies.", "author" : [ { "dropping-particle" : "", "family" : "Kimberly Miller", "given" : "Arooke Adair", "non-dropping-particle" : "", "parse-names" : false, "suffix" : "" } ], "container-title" : "Journal of Aging Science", "id" : "ITEM-1", "issue" : "01", "issued" : { "date-parts" : [ [ "2013" ] ] }, "title" : "Smart-Home Technologies to Assist Older People to Live Well at Home", "type" : "article-journal", "volume" : "01" }, "uris" : [ "http://www.mendeley.com/documents/?uuid=634c7734-68da-4c87-b21c-82593d0dafd6" ] } ], "mendeley" : { "formattedCitation" : "(Kimberly Miller, 2013)", "plainTextFormattedCitation" : "(Kimberly Miller, 2013)", "previouslyFormattedCitation" : "(Kimberly Miller, 2013)" }, "properties" : {  }, "schema" : "https://github.com/citation-style-language/schema/raw/master/csl-citation.json" }</w:delInstrText>
        </w:r>
        <w:r w:rsidR="00AB66EA" w:rsidRPr="006E585E">
          <w:fldChar w:fldCharType="separate"/>
        </w:r>
        <w:r w:rsidR="00BC655C" w:rsidRPr="00BC655C">
          <w:rPr>
            <w:noProof/>
          </w:rPr>
          <w:delText>(Kimberly Miller, 2013)</w:delText>
        </w:r>
        <w:r w:rsidR="00AB66EA" w:rsidRPr="006E585E">
          <w:fldChar w:fldCharType="end"/>
        </w:r>
        <w:r w:rsidR="00BE50E6">
          <w:delText>.</w:delText>
        </w:r>
      </w:del>
      <w:r w:rsidRPr="00250467">
        <w:t xml:space="preserve"> Such interventions are important today, and will remain so as the population ages and climate change increases the within- and between-season weather variabil</w:t>
      </w:r>
      <w:r w:rsidRPr="00AC73A1">
        <w:t>ity.</w:t>
      </w:r>
    </w:p>
    <w:p w14:paraId="0DFC14BD" w14:textId="77777777" w:rsidR="007F05EF" w:rsidRPr="00AC73A1" w:rsidRDefault="007F05EF">
      <w:pPr>
        <w:spacing w:line="480" w:lineRule="auto"/>
        <w:jc w:val="both"/>
      </w:pPr>
    </w:p>
    <w:p w14:paraId="58AA22C4" w14:textId="77777777" w:rsidR="004055C0" w:rsidRPr="00AC73A1" w:rsidRDefault="004055C0">
      <w:pPr>
        <w:spacing w:line="480" w:lineRule="auto"/>
        <w:jc w:val="both"/>
        <w:outlineLvl w:val="0"/>
        <w:rPr>
          <w:b/>
          <w:color w:val="000000" w:themeColor="text1"/>
        </w:rPr>
      </w:pPr>
      <w:r w:rsidRPr="00AC73A1">
        <w:rPr>
          <w:b/>
          <w:color w:val="000000" w:themeColor="text1"/>
        </w:rPr>
        <w:t xml:space="preserve">Materials and methods </w:t>
      </w:r>
    </w:p>
    <w:p w14:paraId="1204979E" w14:textId="77777777" w:rsidR="004055C0" w:rsidRPr="00AC73A1" w:rsidRDefault="004055C0">
      <w:pPr>
        <w:spacing w:line="480" w:lineRule="auto"/>
        <w:jc w:val="both"/>
        <w:outlineLvl w:val="0"/>
        <w:rPr>
          <w:i/>
          <w:color w:val="000000" w:themeColor="text1"/>
        </w:rPr>
      </w:pPr>
      <w:r w:rsidRPr="00AC73A1">
        <w:rPr>
          <w:i/>
          <w:color w:val="000000" w:themeColor="text1"/>
        </w:rPr>
        <w:t>Data</w:t>
      </w:r>
    </w:p>
    <w:p w14:paraId="71047C88" w14:textId="77777777" w:rsidR="00C66D47" w:rsidRPr="00AC73A1" w:rsidRDefault="00E91385" w:rsidP="004055C0">
      <w:pPr>
        <w:spacing w:line="480" w:lineRule="auto"/>
        <w:jc w:val="both"/>
        <w:rPr>
          <w:ins w:id="170" w:author="Parks, Robbie M" w:date="2018-08-15T11:00:00Z"/>
        </w:rPr>
      </w:pPr>
      <w:ins w:id="171" w:author="Parks, Robbie M" w:date="2018-08-15T11:00:00Z">
        <w:r w:rsidRPr="00AC73A1">
          <w:rPr>
            <w:rStyle w:val="apple-style-span"/>
            <w:color w:val="000000" w:themeColor="text1"/>
          </w:rPr>
          <w:t xml:space="preserve">We used data on all </w:t>
        </w:r>
        <w:r w:rsidR="003B60EB" w:rsidRPr="00AC73A1">
          <w:rPr>
            <w:rStyle w:val="apple-style-span"/>
            <w:color w:val="000000" w:themeColor="text1"/>
          </w:rPr>
          <w:t>85,854,176</w:t>
        </w:r>
        <w:r w:rsidR="004055C0" w:rsidRPr="00AC73A1">
          <w:rPr>
            <w:rStyle w:val="apple-style-span"/>
            <w:color w:val="000000" w:themeColor="text1"/>
          </w:rPr>
          <w:t xml:space="preserve"> deaths in the USA from 1980 to 201</w:t>
        </w:r>
        <w:r w:rsidR="003B60EB" w:rsidRPr="00AC73A1">
          <w:rPr>
            <w:rStyle w:val="apple-style-span"/>
            <w:color w:val="000000" w:themeColor="text1"/>
          </w:rPr>
          <w:t>6</w:t>
        </w:r>
        <w:r w:rsidR="004055C0" w:rsidRPr="00AC73A1">
          <w:rPr>
            <w:rStyle w:val="apple-style-span"/>
            <w:color w:val="000000" w:themeColor="text1"/>
          </w:rPr>
          <w:t xml:space="preserve"> from the National Center for Health Statistics (NCHS). </w:t>
        </w:r>
        <w:r w:rsidR="004055C0" w:rsidRPr="00AC73A1">
          <w:rPr>
            <w:color w:val="000000" w:themeColor="text1"/>
          </w:rPr>
          <w:t>Age, sex, state of residence, month of death, and underlying cause of death were available for each record.</w:t>
        </w:r>
        <w:r w:rsidR="00DE0D8E">
          <w:rPr>
            <w:color w:val="000000" w:themeColor="text1"/>
          </w:rPr>
          <w:t xml:space="preserve"> </w:t>
        </w:r>
        <w:r w:rsidR="005378E9" w:rsidRPr="00AC73A1">
          <w:t xml:space="preserve">The underlying cause of death was coded </w:t>
        </w:r>
        <w:proofErr w:type="gramStart"/>
        <w:r w:rsidR="005378E9" w:rsidRPr="00AC73A1">
          <w:rPr>
            <w:color w:val="000000" w:themeColor="text1"/>
          </w:rPr>
          <w:t>according to</w:t>
        </w:r>
        <w:proofErr w:type="gramEnd"/>
        <w:r w:rsidR="005378E9" w:rsidRPr="00AC73A1">
          <w:rPr>
            <w:color w:val="000000" w:themeColor="text1"/>
          </w:rPr>
          <w:t xml:space="preserve"> the international classification of diseases (ICD) system (9</w:t>
        </w:r>
        <w:r w:rsidR="005378E9" w:rsidRPr="00AC73A1">
          <w:rPr>
            <w:color w:val="000000" w:themeColor="text1"/>
            <w:vertAlign w:val="superscript"/>
          </w:rPr>
          <w:t>th</w:t>
        </w:r>
        <w:r w:rsidR="005378E9" w:rsidRPr="00AC73A1">
          <w:rPr>
            <w:color w:val="000000" w:themeColor="text1"/>
          </w:rPr>
          <w:t xml:space="preserve"> revision of ICD from 1980 to 1998 and 10</w:t>
        </w:r>
        <w:r w:rsidR="005378E9" w:rsidRPr="00AC73A1">
          <w:rPr>
            <w:color w:val="000000" w:themeColor="text1"/>
            <w:vertAlign w:val="superscript"/>
          </w:rPr>
          <w:t>th</w:t>
        </w:r>
        <w:r w:rsidR="005378E9" w:rsidRPr="00AC73A1">
          <w:rPr>
            <w:color w:val="000000" w:themeColor="text1"/>
          </w:rPr>
          <w:t xml:space="preserve"> revision of ICD thereafter).</w:t>
        </w:r>
        <w:r w:rsidR="005378E9">
          <w:rPr>
            <w:color w:val="000000" w:themeColor="text1"/>
          </w:rPr>
          <w:t xml:space="preserve"> </w:t>
        </w:r>
        <w:r w:rsidR="004055C0" w:rsidRPr="00AC73A1">
          <w:rPr>
            <w:color w:val="000000" w:themeColor="text1"/>
          </w:rPr>
          <w:t>Yearly population counts were available from NCHS for 1990 to 201</w:t>
        </w:r>
        <w:r w:rsidR="003E060B" w:rsidRPr="00AC73A1">
          <w:rPr>
            <w:color w:val="000000" w:themeColor="text1"/>
          </w:rPr>
          <w:t>6</w:t>
        </w:r>
        <w:r w:rsidR="004055C0" w:rsidRPr="00AC73A1">
          <w:rPr>
            <w:color w:val="000000" w:themeColor="text1"/>
          </w:rPr>
          <w:t xml:space="preserve"> and from the US Census Bureau prior to 1990</w:t>
        </w:r>
        <w:r w:rsidR="00C9555C" w:rsidRPr="00AC73A1">
          <w:rPr>
            <w:color w:val="000000" w:themeColor="text1"/>
          </w:rPr>
          <w:t xml:space="preserve"> </w:t>
        </w:r>
        <w:r w:rsidR="004055C0" w:rsidRPr="00AC73A1">
          <w:rPr>
            <w:color w:val="000000" w:themeColor="text1"/>
          </w:rPr>
          <w:fldChar w:fldCharType="begin" w:fldLock="1"/>
        </w:r>
        <w:r w:rsidR="00C950B8">
          <w:rPr>
            <w:color w:val="000000" w:themeColor="text1"/>
          </w:rPr>
          <w:instrText>ADDIN CSL_CITATION {"citationItems":[{"id":"ITEM-1","itemData":{"ISSN":"0083-2057","author":[{"dropping-particle":"","family":"Ingram","given":"Deborah D","non-dropping-particle":"","parse-names":false,"suffix":""},{"dropping-particle":"","family":"Parker","given":"Jennifer D","non-dropping-particle":"","parse-names":false,"suffix":""},{"dropping-particle":"","family":"Schenker","given":"Nathaniel","non-dropping-particle":"","parse-names":false,"suffix":""},{"dropping-particle":"","family":"Weed","given":"James A","non-dropping-particle":"","parse-names":false,"suffix":""},{"dropping-particle":"","family":"Hamilton","given":"Brady","non-dropping-particle":"","parse-names":false,"suffix":""},{"dropping-particle":"","family":"Arias","given":"Elizabeth","non-dropping-particle":"","parse-names":false,"suffix":""},{"dropping-particle":"","family":"Madans","given":"Jennifer H","non-dropping-particle":"","parse-names":false,"suffix":""}],"container-title":"Vital and health statistics. Series 2, Data evaluation and methods research","id":"ITEM-1","issue":"135","issued":{"date-parts":[["2003"]]},"page":"1-55","title":"United States Census 2000 population with bridged race categories","type":"article-journal"},"uris":["http://www.mendeley.com/documents/?uuid=cec18cd9-fc20-45ce-a8c5-cd97d54e10c2"]}],"mendeley":{"formattedCitation":"(Ingram et al., 2003)","plainTextFormattedCitation":"(Ingram et al., 2003)","previouslyFormattedCitation":"(Ingram et al., 2003)"},"properties":{"noteIndex":0},"schema":"https://github.com/citation-style-language/schema/raw/master/csl-citation.json"}</w:instrText>
        </w:r>
        <w:r w:rsidR="004055C0" w:rsidRPr="00AC73A1">
          <w:rPr>
            <w:color w:val="000000" w:themeColor="text1"/>
          </w:rPr>
          <w:fldChar w:fldCharType="separate"/>
        </w:r>
        <w:r w:rsidR="00BC655C" w:rsidRPr="00AC73A1">
          <w:rPr>
            <w:noProof/>
            <w:color w:val="000000" w:themeColor="text1"/>
          </w:rPr>
          <w:t>(Ingram et al., 2003)</w:t>
        </w:r>
        <w:r w:rsidR="004055C0" w:rsidRPr="00AC73A1">
          <w:rPr>
            <w:color w:val="000000" w:themeColor="text1"/>
          </w:rPr>
          <w:fldChar w:fldCharType="end"/>
        </w:r>
        <w:r w:rsidR="00C9555C" w:rsidRPr="00AC73A1">
          <w:rPr>
            <w:color w:val="000000" w:themeColor="text1"/>
          </w:rPr>
          <w:t>.</w:t>
        </w:r>
        <w:r w:rsidR="004055C0" w:rsidRPr="00AC73A1">
          <w:rPr>
            <w:color w:val="000000" w:themeColor="text1"/>
          </w:rPr>
          <w:t xml:space="preserve"> We </w:t>
        </w:r>
        <w:r w:rsidR="00B368B6" w:rsidRPr="00AC73A1">
          <w:rPr>
            <w:color w:val="000000" w:themeColor="text1"/>
          </w:rPr>
          <w:t xml:space="preserve">calculated </w:t>
        </w:r>
        <w:r w:rsidR="004055C0" w:rsidRPr="00AC73A1">
          <w:rPr>
            <w:color w:val="000000" w:themeColor="text1"/>
          </w:rPr>
          <w:t>monthly population counts through linear interpolation, assigning each yearly count to July.</w:t>
        </w:r>
        <w:r w:rsidR="004055C0" w:rsidRPr="00AC73A1">
          <w:t xml:space="preserve"> </w:t>
        </w:r>
      </w:ins>
    </w:p>
    <w:p w14:paraId="542A71CE" w14:textId="77777777" w:rsidR="00C66D47" w:rsidRPr="00AC73A1" w:rsidRDefault="00C66D47" w:rsidP="004055C0">
      <w:pPr>
        <w:spacing w:line="480" w:lineRule="auto"/>
        <w:jc w:val="both"/>
        <w:rPr>
          <w:ins w:id="172" w:author="Parks, Robbie M" w:date="2018-08-15T11:00:00Z"/>
        </w:rPr>
      </w:pPr>
    </w:p>
    <w:p w14:paraId="7B5CC42C" w14:textId="77777777" w:rsidR="00DB02FB" w:rsidRDefault="004055C0" w:rsidP="004055C0">
      <w:pPr>
        <w:spacing w:line="480" w:lineRule="auto"/>
        <w:jc w:val="both"/>
        <w:rPr>
          <w:ins w:id="173" w:author="Parks, Robbie M" w:date="2018-08-15T11:00:00Z"/>
        </w:rPr>
      </w:pPr>
      <w:ins w:id="174" w:author="Parks, Robbie M" w:date="2018-08-15T11:00:00Z">
        <w:r w:rsidRPr="00AC73A1">
          <w:t xml:space="preserve">We also subdivided the national data geographically </w:t>
        </w:r>
        <w:r w:rsidR="00FC7D1E">
          <w:t>into nine</w:t>
        </w:r>
        <w:r w:rsidR="00FC7D1E" w:rsidRPr="00AC73A1">
          <w:t xml:space="preserve"> </w:t>
        </w:r>
        <w:r w:rsidRPr="00AC73A1">
          <w:t>climate regions used by the National Oceanic and Atmos</w:t>
        </w:r>
        <w:r w:rsidR="00C9555C" w:rsidRPr="00AC73A1">
          <w:t>pheric Administration (Figure 1</w:t>
        </w:r>
        <w:r w:rsidR="00605E6F">
          <w:t xml:space="preserve"> and </w:t>
        </w:r>
        <w:r w:rsidR="00605E6F" w:rsidRPr="00AC73A1">
          <w:t>Table 2</w:t>
        </w:r>
        <w:r w:rsidR="00C9555C" w:rsidRPr="00AC73A1">
          <w:t xml:space="preserve">) </w:t>
        </w:r>
        <w:r w:rsidRPr="00AC73A1">
          <w:fldChar w:fldCharType="begin" w:fldLock="1"/>
        </w:r>
        <w:r w:rsidR="00C950B8">
          <w:instrText>ADDIN CSL_CITATION {"citationItems":[{"id":"ITEM-1","itemData":{"abstract":"By Thomas R. Karl and Walter James Koss. Contains introduction and methodology, with text statistics and 1 map (p. 1-8); and 10 charts and 20 tables showing monthly, seasonal, and annual area-weighted mean temperatures, by census division, 1895-Mar. 1984, with 88-90 year maximum and minimum averages, and 88-90 year means and standard deviations.","author":[{"dropping-particle":"","family":"Karl","given":"Thomas R","non-dropping-particle":"","parse-names":false,"suffix":""},{"dropping-particle":"","family":"Koss","given":"Walter J","non-dropping-particle":"","parse-names":false,"suffix":""}],"container-title":"Historical Climatology Series 3-3","id":"ITEM-1","issued":{"date-parts":[["1984"]]},"page":"38","title":"Regional and national monthly, seasonal, and annual temperature weighted by area, 1895-1983","type":"webpage"},"uris":["http://www.mendeley.com/documents/?uuid=b7f8ed30-4839-4494-bfc2-8917e328ea06"]}],"mendeley":{"formattedCitation":"(Karl &amp; Koss, 1984)","plainTextFormattedCitation":"(Karl &amp; Koss, 1984)","previouslyFormattedCitation":"(Karl &amp; Koss, 1984)"},"properties":{"noteIndex":0},"schema":"https://github.com/citation-style-language/schema/raw/master/csl-citation.json"}</w:instrText>
        </w:r>
        <w:r w:rsidRPr="00AC73A1">
          <w:fldChar w:fldCharType="separate"/>
        </w:r>
        <w:r w:rsidR="00BC655C" w:rsidRPr="00AC73A1">
          <w:rPr>
            <w:noProof/>
          </w:rPr>
          <w:t>(Karl &amp; Koss, 1984)</w:t>
        </w:r>
        <w:r w:rsidRPr="00AC73A1">
          <w:fldChar w:fldCharType="end"/>
        </w:r>
        <w:r w:rsidR="00C9555C" w:rsidRPr="00AC73A1">
          <w:t>.</w:t>
        </w:r>
        <w:r w:rsidRPr="00AC73A1">
          <w:t xml:space="preserve"> </w:t>
        </w:r>
        <w:r w:rsidR="008C706E">
          <w:t>O</w:t>
        </w:r>
        <w:r w:rsidR="0071370F">
          <w:t xml:space="preserve">n average, the </w:t>
        </w:r>
        <w:r w:rsidR="0071370F" w:rsidRPr="008C706E">
          <w:t>Southeast</w:t>
        </w:r>
        <w:r w:rsidR="001C72AE">
          <w:t xml:space="preserve"> and</w:t>
        </w:r>
        <w:r w:rsidR="008D58FB">
          <w:t xml:space="preserve"> </w:t>
        </w:r>
        <w:r w:rsidR="008D58FB" w:rsidRPr="008C706E">
          <w:t>South</w:t>
        </w:r>
        <w:r w:rsidR="008D58FB">
          <w:t xml:space="preserve"> </w:t>
        </w:r>
        <w:r w:rsidR="00301AA6">
          <w:t>are</w:t>
        </w:r>
        <w:r w:rsidR="00B56D4E">
          <w:t xml:space="preserve"> </w:t>
        </w:r>
        <w:r w:rsidR="001C72AE">
          <w:t>the</w:t>
        </w:r>
        <w:r w:rsidR="0071370F">
          <w:t xml:space="preserve"> ho</w:t>
        </w:r>
        <w:r w:rsidR="001C6574">
          <w:t xml:space="preserve">ttest </w:t>
        </w:r>
        <w:r w:rsidR="00724B83">
          <w:t>climate</w:t>
        </w:r>
        <w:r w:rsidR="0071370F">
          <w:t xml:space="preserve"> regions </w:t>
        </w:r>
        <w:r w:rsidR="00D0607B">
          <w:t xml:space="preserve">with average annual temperatures of </w:t>
        </w:r>
        <w:r w:rsidR="0071370F">
          <w:t>18.4°C</w:t>
        </w:r>
        <w:r w:rsidR="001C72AE">
          <w:t xml:space="preserve"> and</w:t>
        </w:r>
        <w:r w:rsidR="007B651A">
          <w:t xml:space="preserve"> </w:t>
        </w:r>
        <w:r w:rsidR="008D58FB">
          <w:t>18°C</w:t>
        </w:r>
        <w:r w:rsidR="007B651A">
          <w:t xml:space="preserve"> respectively</w:t>
        </w:r>
        <w:r w:rsidR="001C72AE">
          <w:t xml:space="preserve">; the South also possesses the highest average maximum monthly temperature (27.9°C in July). </w:t>
        </w:r>
        <w:r w:rsidR="007B651A">
          <w:t>The</w:t>
        </w:r>
        <w:r w:rsidR="000261DC">
          <w:t xml:space="preserve"> lowest variation </w:t>
        </w:r>
        <w:r w:rsidR="00A52486">
          <w:t>in temperature throughout the year</w:t>
        </w:r>
        <w:r w:rsidR="00F55F5E">
          <w:t xml:space="preserve"> is that of the Southeast</w:t>
        </w:r>
        <w:r w:rsidR="00A52486">
          <w:t xml:space="preserve"> (an average range of 17.5°C)</w:t>
        </w:r>
        <w:r w:rsidR="0071370F">
          <w:t>.</w:t>
        </w:r>
        <w:r w:rsidR="00653DB5">
          <w:t xml:space="preserve"> </w:t>
        </w:r>
        <w:r w:rsidR="00606037">
          <w:t xml:space="preserve">The three coldest climate regions are </w:t>
        </w:r>
        <w:r w:rsidR="00606037" w:rsidRPr="008C706E">
          <w:t>West North Central</w:t>
        </w:r>
        <w:r w:rsidR="00606037">
          <w:t xml:space="preserve">, </w:t>
        </w:r>
        <w:r w:rsidR="00D0607B" w:rsidRPr="008C706E">
          <w:t xml:space="preserve">East </w:t>
        </w:r>
        <w:r w:rsidR="007C13B4" w:rsidRPr="008C706E">
          <w:t>North Central</w:t>
        </w:r>
        <w:r w:rsidR="007C13B4">
          <w:t xml:space="preserve"> and the </w:t>
        </w:r>
        <w:r w:rsidR="007C13B4" w:rsidRPr="008C706E">
          <w:t>Northwest</w:t>
        </w:r>
        <w:r w:rsidR="00F842CB">
          <w:t xml:space="preserve"> (7.8°C, 8.0°C,</w:t>
        </w:r>
        <w:r w:rsidR="00AE1964">
          <w:t xml:space="preserve"> 8.1</w:t>
        </w:r>
        <w:r w:rsidR="00F842CB">
          <w:t>°C respectively)</w:t>
        </w:r>
        <w:r w:rsidR="007C13B4">
          <w:t xml:space="preserve">. Mirroring the </w:t>
        </w:r>
        <w:r w:rsidR="00215559">
          <w:t>characteristic</w:t>
        </w:r>
        <w:r w:rsidR="005C4D6B">
          <w:t>s</w:t>
        </w:r>
        <w:r w:rsidR="00215559">
          <w:t xml:space="preserve"> of the </w:t>
        </w:r>
        <w:r w:rsidR="007C13B4">
          <w:t>hottest climate regions, the largest variation in temperature</w:t>
        </w:r>
        <w:r w:rsidR="001710A4">
          <w:t xml:space="preserve"> throughout the year</w:t>
        </w:r>
        <w:r w:rsidR="007C13B4">
          <w:t xml:space="preserve"> is </w:t>
        </w:r>
        <w:r w:rsidR="00F55F5E">
          <w:t xml:space="preserve">that of </w:t>
        </w:r>
        <w:r w:rsidR="007C13B4">
          <w:t xml:space="preserve">the coldest region, West North Central </w:t>
        </w:r>
        <w:r w:rsidR="007C13B4">
          <w:lastRenderedPageBreak/>
          <w:t>(an average range of 30.5°C</w:t>
        </w:r>
        <w:r w:rsidR="0046498A">
          <w:t xml:space="preserve">), </w:t>
        </w:r>
        <w:r w:rsidR="00F55F5E">
          <w:t>which also has</w:t>
        </w:r>
        <w:r w:rsidR="00F0448C">
          <w:t xml:space="preserve"> the lowest average minimum monthly temperature (-6.5°C</w:t>
        </w:r>
        <w:r w:rsidR="00E372B0">
          <w:t xml:space="preserve"> in January)</w:t>
        </w:r>
        <w:r w:rsidR="00DD146F">
          <w:t>.</w:t>
        </w:r>
        <w:r w:rsidR="005651D6">
          <w:t xml:space="preserve"> </w:t>
        </w:r>
        <w:r w:rsidR="00A90313">
          <w:t xml:space="preserve">The other climate regions, </w:t>
        </w:r>
        <w:r w:rsidR="009924E9">
          <w:t>No</w:t>
        </w:r>
        <w:r w:rsidR="00A90313">
          <w:t xml:space="preserve">rtheast, Southwest, and Central, </w:t>
        </w:r>
        <w:r w:rsidR="009924E9">
          <w:t xml:space="preserve">possess </w:t>
        </w:r>
        <w:r w:rsidR="00A4651F">
          <w:t xml:space="preserve">similar </w:t>
        </w:r>
        <w:r w:rsidR="00FF2440">
          <w:t>average temperatures</w:t>
        </w:r>
        <w:r w:rsidR="0059499B">
          <w:t xml:space="preserve"> (</w:t>
        </w:r>
        <w:r w:rsidR="00A407FD">
          <w:t xml:space="preserve">11 to </w:t>
        </w:r>
        <w:r w:rsidR="0059499B">
          <w:t>13°C)</w:t>
        </w:r>
        <w:r w:rsidR="00FF2440">
          <w:t xml:space="preserve"> and </w:t>
        </w:r>
        <w:r w:rsidR="009924E9">
          <w:t xml:space="preserve">variation within the year of </w:t>
        </w:r>
        <w:r w:rsidR="00FF2440">
          <w:t>(</w:t>
        </w:r>
        <w:r w:rsidR="00A407FD">
          <w:t xml:space="preserve">23 to </w:t>
        </w:r>
        <w:r w:rsidR="00A4651F">
          <w:t>26°C</w:t>
        </w:r>
        <w:r w:rsidR="00FF2440">
          <w:t>), with the Northeast being the most populous region in the United States (</w:t>
        </w:r>
        <w:r w:rsidR="00BF75C7">
          <w:t xml:space="preserve">with </w:t>
        </w:r>
        <w:r w:rsidR="00FF2440">
          <w:t>19.8% total population in 2016)</w:t>
        </w:r>
        <w:r w:rsidR="00612029">
          <w:t>.</w:t>
        </w:r>
      </w:ins>
    </w:p>
    <w:p w14:paraId="553936C7" w14:textId="2A80B54C" w:rsidR="004055C0" w:rsidRPr="006E585E" w:rsidRDefault="00E91385" w:rsidP="004055C0">
      <w:pPr>
        <w:spacing w:line="480" w:lineRule="auto"/>
        <w:jc w:val="both"/>
        <w:rPr>
          <w:del w:id="175" w:author="Parks, Robbie M" w:date="2018-08-15T11:00:00Z"/>
          <w:color w:val="000000" w:themeColor="text1"/>
        </w:rPr>
      </w:pPr>
      <w:del w:id="176" w:author="Parks, Robbie M" w:date="2018-08-15T11:00:00Z">
        <w:r>
          <w:rPr>
            <w:rStyle w:val="apple-style-span"/>
            <w:color w:val="000000" w:themeColor="text1"/>
          </w:rPr>
          <w:delText>We used data on all 77,77</w:delText>
        </w:r>
        <w:r w:rsidR="004055C0" w:rsidRPr="006E585E">
          <w:rPr>
            <w:rStyle w:val="apple-style-span"/>
            <w:color w:val="000000" w:themeColor="text1"/>
          </w:rPr>
          <w:delText>1</w:delText>
        </w:r>
        <w:r>
          <w:rPr>
            <w:rStyle w:val="apple-style-span"/>
            <w:color w:val="000000" w:themeColor="text1"/>
          </w:rPr>
          <w:delText>,</w:delText>
        </w:r>
        <w:r w:rsidR="004055C0" w:rsidRPr="006E585E">
          <w:rPr>
            <w:rStyle w:val="apple-style-span"/>
            <w:color w:val="000000" w:themeColor="text1"/>
          </w:rPr>
          <w:delText xml:space="preserve">264 deaths in the USA from 1980 to 2013 from the National Center for Health Statistics (NCHS). </w:delText>
        </w:r>
        <w:r w:rsidR="004055C0" w:rsidRPr="006E585E">
          <w:rPr>
            <w:color w:val="000000" w:themeColor="text1"/>
          </w:rPr>
          <w:delText>Age, sex, state of residence, month of death, and underlying cause of death were available for each record. Yearly population counts were available from NCHS for 1990 to 2013 and from the US Census Bureau prior to 1990</w:delText>
        </w:r>
        <w:r w:rsidR="00C9555C">
          <w:rPr>
            <w:color w:val="000000" w:themeColor="text1"/>
          </w:rPr>
          <w:delText xml:space="preserve"> </w:delText>
        </w:r>
        <w:r w:rsidR="004055C0" w:rsidRPr="006E585E">
          <w:rPr>
            <w:color w:val="000000" w:themeColor="text1"/>
          </w:rPr>
          <w:fldChar w:fldCharType="begin" w:fldLock="1"/>
        </w:r>
        <w:r w:rsidR="00F52D66">
          <w:rPr>
            <w:color w:val="000000" w:themeColor="text1"/>
          </w:rPr>
          <w:delInstrText>ADDIN CSL_CITATION { "citationItems" : [ { "id" : "ITEM-1", "itemData" : { "ISSN" : "0083-2057", "author" : [ { "dropping-particle" : "", "family" : "Ingram", "given" : "Deborah D", "non-dropping-particle" : "", "parse-names" : false, "suffix" : "" }, { "dropping-particle" : "", "family" : "Parker", "given" : "Jennifer D", "non-dropping-particle" : "", "parse-names" : false, "suffix" : "" }, { "dropping-particle" : "", "family" : "Schenker", "given" : "Nathaniel", "non-dropping-particle" : "", "parse-names" : false, "suffix" : "" }, { "dropping-particle" : "", "family" : "Weed", "given" : "James A", "non-dropping-particle" : "", "parse-names" : false, "suffix" : "" }, { "dropping-particle" : "", "family" : "Hamilton", "given" : "Brady", "non-dropping-particle" : "", "parse-names" : false, "suffix" : "" }, { "dropping-particle" : "", "family" : "Arias", "given" : "Elizabeth", "non-dropping-particle" : "", "parse-names" : false, "suffix" : "" }, { "dropping-particle" : "", "family" : "Madans", "given" : "Jennifer H", "non-dropping-particle" : "", "parse-names" : false, "suffix" : "" } ], "container-title" : "Vital and health statistics. Series 2, Data evaluation and methods research", "id" : "ITEM-1", "issue" : "135", "issued" : { "date-parts" : [ [ "2003" ] ] }, "page" : "1-55", "title" : "United States Census 2000 population with bridged race categories", "type" : "article-journal" }, "uris" : [ "http://www.mendeley.com/documents/?uuid=cec18cd9-fc20-45ce-a8c5-cd97d54e10c2" ] } ], "mendeley" : { "formattedCitation" : "(Ingram et al., 2003)", "plainTextFormattedCitation" : "(Ingram et al., 2003)", "previouslyFormattedCitation" : "(Ingram et al., 2003)" }, "properties" : {  }, "schema" : "https://github.com/citation-style-language/schema/raw/master/csl-citation.json" }</w:delInstrText>
        </w:r>
        <w:r w:rsidR="004055C0" w:rsidRPr="006E585E">
          <w:rPr>
            <w:color w:val="000000" w:themeColor="text1"/>
          </w:rPr>
          <w:fldChar w:fldCharType="separate"/>
        </w:r>
        <w:r w:rsidR="00BC655C" w:rsidRPr="00BC655C">
          <w:rPr>
            <w:noProof/>
            <w:color w:val="000000" w:themeColor="text1"/>
          </w:rPr>
          <w:delText>(Ingram et al., 2003)</w:delText>
        </w:r>
        <w:r w:rsidR="004055C0" w:rsidRPr="006E585E">
          <w:rPr>
            <w:color w:val="000000" w:themeColor="text1"/>
          </w:rPr>
          <w:fldChar w:fldCharType="end"/>
        </w:r>
        <w:r w:rsidR="00C9555C">
          <w:rPr>
            <w:color w:val="000000" w:themeColor="text1"/>
          </w:rPr>
          <w:delText>.</w:delText>
        </w:r>
        <w:r w:rsidR="004055C0" w:rsidRPr="006E585E">
          <w:rPr>
            <w:color w:val="000000" w:themeColor="text1"/>
          </w:rPr>
          <w:delText xml:space="preserve"> We </w:delText>
        </w:r>
        <w:r w:rsidR="00B368B6" w:rsidRPr="006E585E">
          <w:rPr>
            <w:color w:val="000000" w:themeColor="text1"/>
          </w:rPr>
          <w:delText xml:space="preserve">calculated </w:delText>
        </w:r>
        <w:r w:rsidR="004055C0" w:rsidRPr="006E585E">
          <w:rPr>
            <w:color w:val="000000" w:themeColor="text1"/>
          </w:rPr>
          <w:delText>monthly population counts through linear interpolation, assigning each yearly count to July.</w:delText>
        </w:r>
        <w:r w:rsidR="004055C0" w:rsidRPr="006E585E">
          <w:delText xml:space="preserve"> We also subdivided the national data geographically by climate regions used by the National Oceanic and Atmos</w:delText>
        </w:r>
        <w:r w:rsidR="00C9555C">
          <w:delText xml:space="preserve">pheric Administration (Figure 1) </w:delText>
        </w:r>
        <w:r w:rsidR="004055C0" w:rsidRPr="006E585E">
          <w:fldChar w:fldCharType="begin" w:fldLock="1"/>
        </w:r>
        <w:r w:rsidR="00F52D66">
          <w:delInstrText>ADDIN CSL_CITATION { "citationItems" : [ { "id" : "ITEM-1", "itemData" : { "abstract" : "By Thomas R. Karl and Walter James Koss. Contains introduction and methodology, with text statistics and 1 map (p. 1-8); and 10 charts and 20 tables showing monthly, seasonal, and annual area-weighted mean temperatures, by census division, 1895-Mar. 1984, with 88-90 year maximum and minimum averages, and 88-90 year means and standard deviations.", "author" : [ { "dropping-particle" : "", "family" : "Karl", "given" : "Thomas R", "non-dropping-particle" : "", "parse-names" : false, "suffix" : "" }, { "dropping-particle" : "", "family" : "Koss", "given" : "Walter J", "non-dropping-particle" : "", "parse-names" : false, "suffix" : "" } ], "container-title" : "Historical Climatology Series 3-3", "id" : "ITEM-1", "issued" : { "date-parts" : [ [ "1984" ] ] }, "page" : "38", "title" : "Regional and national monthly, seasonal, and annual temperature weighted by area, 1895-1983", "type" : "webpage" }, "uris" : [ "http://www.mendeley.com/documents/?uuid=b7f8ed30-4839-4494-bfc2-8917e328ea06" ] } ], "mendeley" : { "formattedCitation" : "(Karl &amp; Koss, 1984)", "plainTextFormattedCitation" : "(Karl &amp; Koss, 1984)", "previouslyFormattedCitation" : "(Karl &amp; Koss, 1984)" }, "properties" : {  }, "schema" : "https://github.com/citation-style-language/schema/raw/master/csl-citation.json" }</w:delInstrText>
        </w:r>
        <w:r w:rsidR="004055C0" w:rsidRPr="006E585E">
          <w:fldChar w:fldCharType="separate"/>
        </w:r>
        <w:r w:rsidR="00BC655C" w:rsidRPr="00BC655C">
          <w:rPr>
            <w:noProof/>
          </w:rPr>
          <w:delText>(Karl &amp; Koss, 1984)</w:delText>
        </w:r>
        <w:r w:rsidR="004055C0" w:rsidRPr="006E585E">
          <w:fldChar w:fldCharType="end"/>
        </w:r>
        <w:r w:rsidR="00C9555C">
          <w:delText>.</w:delText>
        </w:r>
        <w:r w:rsidR="004055C0" w:rsidRPr="006E585E">
          <w:delText xml:space="preserve"> The underlying cause of death was coded </w:delText>
        </w:r>
        <w:r w:rsidR="004055C0" w:rsidRPr="006E585E">
          <w:rPr>
            <w:color w:val="000000" w:themeColor="text1"/>
          </w:rPr>
          <w:delText>according to the international classification of diseases (ICD) system (9</w:delText>
        </w:r>
        <w:r w:rsidR="004055C0" w:rsidRPr="006E585E">
          <w:rPr>
            <w:color w:val="000000" w:themeColor="text1"/>
            <w:vertAlign w:val="superscript"/>
          </w:rPr>
          <w:delText>th</w:delText>
        </w:r>
        <w:r w:rsidR="004055C0" w:rsidRPr="006E585E">
          <w:rPr>
            <w:color w:val="000000" w:themeColor="text1"/>
          </w:rPr>
          <w:delText xml:space="preserve"> revision of ICD from 1980 to 1998 and 10</w:delText>
        </w:r>
        <w:r w:rsidR="004055C0" w:rsidRPr="006E585E">
          <w:rPr>
            <w:color w:val="000000" w:themeColor="text1"/>
            <w:vertAlign w:val="superscript"/>
          </w:rPr>
          <w:delText>th</w:delText>
        </w:r>
        <w:r w:rsidR="004055C0" w:rsidRPr="006E585E">
          <w:rPr>
            <w:color w:val="000000" w:themeColor="text1"/>
          </w:rPr>
          <w:delText xml:space="preserve"> revision of ICD thereafter).</w:delText>
        </w:r>
      </w:del>
    </w:p>
    <w:p w14:paraId="0EF75AD8" w14:textId="77777777" w:rsidR="004055C0" w:rsidRPr="00AC73A1" w:rsidRDefault="004055C0" w:rsidP="00250467">
      <w:pPr>
        <w:spacing w:line="480" w:lineRule="auto"/>
        <w:jc w:val="both"/>
        <w:rPr>
          <w:rPrChange w:id="177" w:author="Parks, Robbie M" w:date="2018-08-15T11:00:00Z">
            <w:rPr>
              <w:color w:val="000000" w:themeColor="text1"/>
            </w:rPr>
          </w:rPrChange>
        </w:rPr>
      </w:pPr>
    </w:p>
    <w:p w14:paraId="513E57A8" w14:textId="6C130816" w:rsidR="003F5EC1" w:rsidRPr="00250467" w:rsidRDefault="004055C0" w:rsidP="006578EC">
      <w:pPr>
        <w:spacing w:line="480" w:lineRule="auto"/>
        <w:jc w:val="both"/>
        <w:rPr>
          <w:color w:val="000000" w:themeColor="text1"/>
        </w:rPr>
      </w:pPr>
      <w:r w:rsidRPr="00250467">
        <w:rPr>
          <w:color w:val="000000" w:themeColor="text1"/>
        </w:rPr>
        <w:t>Data were divided by sex and age in the following 10 age gro</w:t>
      </w:r>
      <w:r w:rsidRPr="006578EC">
        <w:rPr>
          <w:color w:val="000000" w:themeColor="text1"/>
        </w:rPr>
        <w:t>ups: 0-4, 5-14, 25- 34, 35-44, 45-54, 55-64, 65-74, 75-84, 85+ years. We calculated monthly death rates for each age and sex group, both nationally and for sub-national climate regions. Death rate calculations accounted for varying length of months, by mul</w:t>
      </w:r>
      <w:r w:rsidRPr="00AC73A1">
        <w:rPr>
          <w:color w:val="000000" w:themeColor="text1"/>
        </w:rPr>
        <w:t xml:space="preserve">tiplying each month’s death count by a factor that would make it equivalent to a 31-day month. </w:t>
      </w:r>
      <w:del w:id="178" w:author="Parks, Robbie M" w:date="2018-08-15T11:00:00Z">
        <w:r w:rsidRPr="006E585E">
          <w:rPr>
            <w:color w:val="000000" w:themeColor="text1"/>
          </w:rPr>
          <w:delText>For analysis of seasonality by cause of death, we mapped each ICD-9 and ICD-10 codes to the following four disease categories:</w:delText>
        </w:r>
      </w:del>
    </w:p>
    <w:p w14:paraId="3187D779" w14:textId="77777777" w:rsidR="00735626" w:rsidRPr="00AC73A1" w:rsidRDefault="00735626">
      <w:pPr>
        <w:spacing w:line="480" w:lineRule="auto"/>
        <w:jc w:val="both"/>
        <w:rPr>
          <w:color w:val="000000" w:themeColor="text1"/>
        </w:rPr>
      </w:pPr>
    </w:p>
    <w:p w14:paraId="30DED21B" w14:textId="77777777" w:rsidR="004055C0" w:rsidRPr="00AC73A1" w:rsidRDefault="005378E9" w:rsidP="004055C0">
      <w:pPr>
        <w:spacing w:line="480" w:lineRule="auto"/>
        <w:jc w:val="both"/>
        <w:rPr>
          <w:ins w:id="179" w:author="Parks, Robbie M" w:date="2018-08-15T11:00:00Z"/>
          <w:color w:val="000000" w:themeColor="text1"/>
        </w:rPr>
      </w:pPr>
      <w:ins w:id="180" w:author="Parks, Robbie M" w:date="2018-08-15T11:00:00Z">
        <w:r w:rsidRPr="00AC73A1">
          <w:rPr>
            <w:color w:val="000000" w:themeColor="text1"/>
          </w:rPr>
          <w:t xml:space="preserve">For analysis of seasonality by cause of death, we mapped each ICD-9 and ICD-10 codes to </w:t>
        </w:r>
        <w:r>
          <w:rPr>
            <w:color w:val="000000" w:themeColor="text1"/>
          </w:rPr>
          <w:t>four main</w:t>
        </w:r>
        <w:r w:rsidRPr="00AC73A1">
          <w:rPr>
            <w:color w:val="000000" w:themeColor="text1"/>
          </w:rPr>
          <w:t xml:space="preserve"> disease categories</w:t>
        </w:r>
        <w:r>
          <w:rPr>
            <w:color w:val="000000" w:themeColor="text1"/>
          </w:rPr>
          <w:t xml:space="preserve"> (Table </w:t>
        </w:r>
        <w:r w:rsidR="0046507E">
          <w:rPr>
            <w:color w:val="000000" w:themeColor="text1"/>
          </w:rPr>
          <w:t>1</w:t>
        </w:r>
        <w:r>
          <w:rPr>
            <w:color w:val="000000" w:themeColor="text1"/>
          </w:rPr>
          <w:t xml:space="preserve">) and to </w:t>
        </w:r>
        <w:proofErr w:type="gramStart"/>
        <w:r>
          <w:rPr>
            <w:color w:val="000000" w:themeColor="text1"/>
          </w:rPr>
          <w:t>a number of</w:t>
        </w:r>
        <w:proofErr w:type="gramEnd"/>
        <w:r>
          <w:rPr>
            <w:color w:val="000000" w:themeColor="text1"/>
          </w:rPr>
          <w:t xml:space="preserve"> subcategories which are presented in </w:t>
        </w:r>
        <w:r w:rsidR="002D057C">
          <w:rPr>
            <w:color w:val="000000" w:themeColor="text1"/>
          </w:rPr>
          <w:t xml:space="preserve">the </w:t>
        </w:r>
        <w:r>
          <w:rPr>
            <w:color w:val="000000" w:themeColor="text1"/>
          </w:rPr>
          <w:t>Supplementary</w:t>
        </w:r>
        <w:r w:rsidR="002D057C">
          <w:rPr>
            <w:color w:val="000000" w:themeColor="text1"/>
          </w:rPr>
          <w:t xml:space="preserve"> Note</w:t>
        </w:r>
        <w:r>
          <w:rPr>
            <w:color w:val="000000" w:themeColor="text1"/>
          </w:rPr>
          <w:t xml:space="preserve">. </w:t>
        </w:r>
        <w:r w:rsidR="004055C0" w:rsidRPr="00AC73A1">
          <w:rPr>
            <w:color w:val="000000" w:themeColor="text1"/>
          </w:rPr>
          <w:t xml:space="preserve">Cardiorespiratory diseases and cancers accounted for 56.4% and </w:t>
        </w:r>
        <w:r w:rsidR="006C3DA1">
          <w:rPr>
            <w:color w:val="000000" w:themeColor="text1"/>
          </w:rPr>
          <w:lastRenderedPageBreak/>
          <w:t>21.2</w:t>
        </w:r>
        <w:r w:rsidR="004055C0" w:rsidRPr="00AC73A1">
          <w:rPr>
            <w:color w:val="000000" w:themeColor="text1"/>
          </w:rPr>
          <w:t xml:space="preserve">% of all deaths in the USA, respectively, in 1980, and </w:t>
        </w:r>
        <w:r w:rsidR="00205191">
          <w:rPr>
            <w:color w:val="000000" w:themeColor="text1"/>
          </w:rPr>
          <w:t>40.3</w:t>
        </w:r>
        <w:r w:rsidR="004055C0" w:rsidRPr="00AC73A1">
          <w:rPr>
            <w:color w:val="000000" w:themeColor="text1"/>
          </w:rPr>
          <w:t xml:space="preserve">% and </w:t>
        </w:r>
        <w:r w:rsidR="00CA785E">
          <w:rPr>
            <w:color w:val="000000" w:themeColor="text1"/>
          </w:rPr>
          <w:t>22.4</w:t>
        </w:r>
        <w:r w:rsidR="004055C0" w:rsidRPr="00AC73A1">
          <w:rPr>
            <w:color w:val="000000" w:themeColor="text1"/>
          </w:rPr>
          <w:t>%, respectively, in 201</w:t>
        </w:r>
        <w:r w:rsidR="007F5916">
          <w:rPr>
            <w:color w:val="000000" w:themeColor="text1"/>
          </w:rPr>
          <w:t>6</w:t>
        </w:r>
        <w:r w:rsidR="00B368B6" w:rsidRPr="00AC73A1">
          <w:rPr>
            <w:color w:val="000000" w:themeColor="text1"/>
          </w:rPr>
          <w:t>. D</w:t>
        </w:r>
        <w:r w:rsidR="004055C0" w:rsidRPr="00AC73A1">
          <w:rPr>
            <w:color w:val="000000" w:themeColor="text1"/>
          </w:rPr>
          <w:t>eaths from cardiorespiratory diseases have been associated with cold and warm temperatures</w:t>
        </w:r>
        <w:r w:rsidR="00C9555C" w:rsidRPr="00AC73A1">
          <w:rPr>
            <w:color w:val="000000" w:themeColor="text1"/>
          </w:rPr>
          <w:t xml:space="preserve"> </w:t>
        </w:r>
        <w:r w:rsidR="004055C0" w:rsidRPr="00AC73A1">
          <w:rPr>
            <w:color w:val="000000" w:themeColor="text1"/>
          </w:rPr>
          <w:fldChar w:fldCharType="begin" w:fldLock="1"/>
        </w:r>
        <w:r w:rsidR="00C950B8">
          <w:rPr>
            <w:color w:val="000000" w:themeColor="text1"/>
          </w:rPr>
          <w:instrText>ADDIN CSL_CITATION {"citationItems":[{"id":"ITEM-1","itemData":{"DOI":"10.1038/nclimate2123","ISBN":"1758-678X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Change","id":"ITEM-1","issue":"4","issued":{"date-parts":[["2014"]]},"page":"269-273","title":"Vulnerability to the mortality effects of warm temperature in the districts of England and Wales","type":"article-journal","volume":"4"},"uris":["http://www.mendeley.com/documents/?uuid=5f34f7af-83b0-4896-a914-0daa32211ebb"]},{"id":"ITEM-2","itemData":{"DOI":"10.1093/epirev/mxf007","ISBN":"0193-936X","ISSN":"0193936X","PMID":"12762092","abstract":"%Z %+ %^","author":[{"dropping-particle":"","family":"Basu","given":"R","non-dropping-particle":"","parse-names":false,"suffix":""},{"dropping-particle":"","family":"Samet","given":"Jonathan M.","non-dropping-particle":"","parse-names":false,"suffix":""}],"container-title":"Epidemiologic Reviews","id":"ITEM-2","issue":"2","issued":{"date-parts":[["2002"]]},"page":"190-202","title":"Relation between elevated ambient temperature and mortality: A review of the epidemiologic evidence","type":"article","volume":"24"},"uris":["http://www.mendeley.com/documents/?uuid=8c8cd126-6856-41d0-9232-6508902ee696"]},{"id":"ITEM-3","itemData":{"DOI":"10.1289/ehp.02110859","ISBN":"0091-6765 (Print)\\r0091-6765 (Linking)","ISSN":"00916765","PMID":"12204818","abstract":"We carried out time-series analyses in 12 U.S. cities to estimate both the acute effects and the lagged influence of weather on respiratory and cardiovascular disease (CVD) deaths. We fit generalized additive Poisson regressions for each city using nonparametric smooth functions to control for long time trend, season, and barometric pressure. We also controlled for day of the week. We estimated the effect and the lag structure of both temperature and humidity based on a distributed lag model. In cold cities, both high and low temperatures were associated with increased CVD deaths. In general, the effect of cold temperatures persisted for days, whereas the effect of high temperatures was restricted to the day of the death or the day before. For myocardial infarctions (MI), the effect of hot days was twice as large as the cold-day effect, whereas for all CVD deaths the hot-day effect was five times smaller than the cold-day effect. The effect of hot days included some harvesting, because we observed a deficit of deaths a few days later, which we did not observe for the cold-day effect. In hot cities, neither hot nor cold temperatures had much effect on CVD or pneumonia deaths. However, for MI and chronic obstructive pulmonary disease deaths, we observed lagged effects of hot temperatures (lags 4-6 and lags 3 and 4, respectively). We saw no clear pattern for the effect of humidity. In hierarchical models, greater variance of summer and winter temperature was associated with larger effects for hot and cold days, respectively, on respiratory deaths.","author":[{"dropping-particle":"","family":"Braga","given":"Alfésio L.F.","non-dropping-particle":"","parse-names":false,"suffix":""},{"dropping-particle":"","family":"Zanobetti","given":"Antonella","non-dropping-particle":"","parse-names":false,"suffix":""},{"dropping-particle":"","family":"Schwartz","given":"Joel","non-dropping-particle":"","parse-names":false,"suffix":""}],"container-title":"Environmental Health Perspectives","id":"ITEM-3","issue":"9","issued":{"date-parts":[["2002"]]},"page":"859-863","title":"The effect of weather on respiratory and cardiovascular deaths in 12 U.S. cities","type":"article-journal","volume":"110"},"uris":["http://www.mendeley.com/documents/?uuid=3e710881-527a-42d3-bc7e-34c21f9cc47e"]},{"id":"ITEM-4","itemData":{"DOI":"10.1016/S0140-6736(14)62114-0","ISBN":"1474-547X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Lancet","id":"ITEM-4","issue":"9991","issued":{"date-parts":[["2015"]]},"page":"369-375","title":"Mortality risk attributable to high and low ambient temperature: A multicountry observational study","type":"article-journal","volume":"386"},"uris":["http://www.mendeley.com/documents/?uuid=ec2ac118-d8e9-4d29-9116-d43210b3e1ca"]},{"id":"ITEM-5","itemData":{"DOI":"10.1186/1476-069X-8-40","ISBN":"1476-069X","ISSN":"1476069X","PMID":"19758453","abstract":"BACKGROUND: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Source","id":"ITEM-5","issue":"1","issued":{"date-parts":[["2009"]]},"page":"40","title":"High ambient temperature and mortality: A review of epidemiologic studies from 2001 to 2008","type":"article","volume":"8"},"uris":["http://www.mendeley.com/documents/?uuid=4a3c238b-f19d-4589-ab7d-38cd7a1ebe34"]}],"mendeley":{"formattedCitation":"(Basu, 2009; Basu &amp; Samet, 2002; Bennett, Blangiardo, Fecht, Elliott, &amp; Ezzati, 2014; Braga, Zanobetti, &amp; Schwartz, 2002; Gasparrini et al., 2015)","plainTextFormattedCitation":"(Basu, 2009; Basu &amp; Samet, 2002; Bennett, Blangiardo, Fecht, Elliott, &amp; Ezzati, 2014; Braga, Zanobetti, &amp; Schwartz, 2002; Gasparrini et al., 2015)","previouslyFormattedCitation":"(Basu, 2009; Basu &amp; Samet, 2002; Bennett, Blangiardo, Fecht, Elliott, &amp; Ezzati, 2014; Braga, Zanobetti, &amp; Schwartz, 2002; Gasparrini et al., 2015)"},"properties":{"noteIndex":0},"schema":"https://github.com/citation-style-language/schema/raw/master/csl-citation.json"}</w:instrText>
        </w:r>
        <w:r w:rsidR="004055C0" w:rsidRPr="00AC73A1">
          <w:rPr>
            <w:color w:val="000000" w:themeColor="text1"/>
          </w:rPr>
          <w:fldChar w:fldCharType="separate"/>
        </w:r>
        <w:r w:rsidR="00BC655C" w:rsidRPr="00AC73A1">
          <w:rPr>
            <w:noProof/>
            <w:color w:val="000000" w:themeColor="text1"/>
          </w:rPr>
          <w:t>(Basu, 2009; Basu &amp; Samet, 2002; Bennett, Blangiardo, Fecht, Elliott, &amp; Ezzati, 2014; Braga, Zanobetti, &amp; Schwartz, 2002; Gasparrini et al., 2015)</w:t>
        </w:r>
        <w:r w:rsidR="004055C0" w:rsidRPr="00AC73A1">
          <w:rPr>
            <w:color w:val="000000" w:themeColor="text1"/>
          </w:rPr>
          <w:fldChar w:fldCharType="end"/>
        </w:r>
        <w:r w:rsidR="00C9555C" w:rsidRPr="00AC73A1">
          <w:rPr>
            <w:color w:val="000000" w:themeColor="text1"/>
          </w:rPr>
          <w:t>.</w:t>
        </w:r>
        <w:r w:rsidR="004055C0" w:rsidRPr="00AC73A1">
          <w:rPr>
            <w:color w:val="000000" w:themeColor="text1"/>
          </w:rPr>
          <w:t xml:space="preserve"> Injuries, which accounted for 8% of all deaths in the USA in 1980 and </w:t>
        </w:r>
        <w:r w:rsidR="004331B4">
          <w:rPr>
            <w:color w:val="000000" w:themeColor="text1"/>
          </w:rPr>
          <w:t>7.3</w:t>
        </w:r>
        <w:r w:rsidR="004055C0" w:rsidRPr="00AC73A1">
          <w:rPr>
            <w:color w:val="000000" w:themeColor="text1"/>
          </w:rPr>
          <w:t>% in 201</w:t>
        </w:r>
        <w:r w:rsidR="007F5916">
          <w:rPr>
            <w:color w:val="000000" w:themeColor="text1"/>
          </w:rPr>
          <w:t>6</w:t>
        </w:r>
        <w:r w:rsidR="004055C0" w:rsidRPr="00AC73A1">
          <w:rPr>
            <w:color w:val="000000" w:themeColor="text1"/>
          </w:rPr>
          <w:t xml:space="preserve">, may have seasonality that is distinct from so-called natural causes. We did not further divide other causes because the number of deaths could become </w:t>
        </w:r>
        <w:r w:rsidR="00B368B6" w:rsidRPr="00AC73A1">
          <w:rPr>
            <w:color w:val="000000" w:themeColor="text1"/>
          </w:rPr>
          <w:t xml:space="preserve">too </w:t>
        </w:r>
        <w:r w:rsidR="004055C0" w:rsidRPr="00AC73A1">
          <w:rPr>
            <w:color w:val="000000" w:themeColor="text1"/>
          </w:rPr>
          <w:t>small</w:t>
        </w:r>
        <w:r w:rsidR="00B368B6" w:rsidRPr="00AC73A1">
          <w:rPr>
            <w:color w:val="000000" w:themeColor="text1"/>
          </w:rPr>
          <w:t xml:space="preserve"> to allow stable estimates</w:t>
        </w:r>
        <w:r w:rsidR="004055C0" w:rsidRPr="00AC73A1">
          <w:rPr>
            <w:color w:val="000000" w:themeColor="text1"/>
          </w:rPr>
          <w:t xml:space="preserve"> when divided by age group, sex and climate region.</w:t>
        </w:r>
      </w:ins>
    </w:p>
    <w:p w14:paraId="6F2F350A" w14:textId="77777777" w:rsidR="004055C0" w:rsidRPr="00AC73A1" w:rsidRDefault="004055C0" w:rsidP="004055C0">
      <w:pPr>
        <w:spacing w:line="480" w:lineRule="auto"/>
        <w:jc w:val="both"/>
        <w:rPr>
          <w:ins w:id="181" w:author="Parks, Robbie M" w:date="2018-08-15T11:00:00Z"/>
          <w:color w:val="000000" w:themeColor="text1"/>
        </w:rPr>
      </w:pPr>
    </w:p>
    <w:p w14:paraId="0112BBAB" w14:textId="77777777" w:rsidR="004055C0" w:rsidRPr="00AC73A1" w:rsidRDefault="004055C0" w:rsidP="004055C0">
      <w:pPr>
        <w:spacing w:line="480" w:lineRule="auto"/>
        <w:jc w:val="both"/>
        <w:outlineLvl w:val="0"/>
        <w:rPr>
          <w:ins w:id="182" w:author="Parks, Robbie M" w:date="2018-08-15T11:00:00Z"/>
        </w:rPr>
      </w:pPr>
      <w:ins w:id="183" w:author="Parks, Robbie M" w:date="2018-08-15T11:00:00Z">
        <w:r w:rsidRPr="00AC73A1">
          <w:t>We obtained data on temperature from ERA-Interim, which combines predictions from a physical model with ground-based and satellite measurements</w:t>
        </w:r>
        <w:r w:rsidR="00C9555C" w:rsidRPr="00AC73A1">
          <w:t xml:space="preserve"> </w:t>
        </w:r>
        <w:r w:rsidRPr="00AC73A1">
          <w:fldChar w:fldCharType="begin" w:fldLock="1"/>
        </w:r>
        <w:r w:rsidR="00C950B8">
          <w:instrText>ADDIN CSL_CITATION {"citationItems":[{"id":"ITEM-1","itemData":{"DOI":"10.1002/qj.828","ISSN":"0035-9009","author":[{"dropping-particle":"","family":"Dee","given":"D P","non-dropping-particle":"","parse-names":false,"suffix":""},{"dropping-particle":"","family":"Uppala","given":"S M","non-dropping-particle":"","parse-names":false,"suffix":""},{"dropping-particle":"","family":"Simmons","given":"A J","non-dropping-particle":"","parse-names":false,"suffix":""},{"dropping-particle":"","family":"Berrisford","given":"P","non-dropping-particle":"","parse-names":false,"suffix":""},{"dropping-particle":"","family":"Poli","given":"P","non-dropping-particle":"","parse-names":false,"suffix":""},{"dropping-particle":"","family":"Kobayashi","given":"S","non-dropping-particle":"","parse-names":false,"suffix":""},{"dropping-particle":"","family":"Andrae","given":"U","non-dropping-particle":"","parse-names":false,"suffix":""},{"dropping-particle":"","family":"Balmaseda","given":"M A","non-dropping-particle":"","parse-names":false,"suffix":""},{"dropping-particle":"","family":"Balsamo","given":"G","non-dropping-particle":"","parse-names":false,"suffix":""},{"dropping-particle":"","family":"Bauer","given":"P","non-dropping-particle":"","parse-names":false,"suffix":""},{"dropping-particle":"","family":"Bechtold","given":"P","non-dropping-particle":"","parse-names":false,"suffix":""},{"dropping-particle":"","family":"Beljaars","given":"A C M","non-dropping-particle":"","parse-names":false,"suffix":""},{"dropping-particle":"","family":"Berg","given":"L","non-dropping-particle":"van de","parse-names":false,"suffix":""},{"dropping-particle":"","family":"Bidlot","given":"J","non-dropping-particle":"","parse-names":false,"suffix":""},{"dropping-particle":"","family":"Bormann","given":"N","non-dropping-particle":"","parse-names":false,"suffix":""},{"dropping-particle":"","family":"Delsol","given":"C","non-dropping-particle":"","parse-names":false,"suffix":""},{"dropping-particle":"","family":"Dragani","given":"R","non-dropping-particle":"","parse-names":false,"suffix":""},{"dropping-particle":"","family":"Fuentes","given":"M","non-dropping-particle":"","parse-names":false,"suffix":""},{"dropping-particle":"","family":"Geer","given":"A J","non-dropping-particle":"","parse-names":false,"suffix":""},{"dropping-particle":"","family":"Haimberger","given":"L","non-dropping-particle":"","parse-names":false,"suffix":""},{"dropping-particle":"","family":"Healy","given":"S B","non-dropping-particle":"","parse-names":false,"suffix":""},{"dropping-particle":"","family":"Hersbach","given":"H","non-dropping-particle":"","parse-names":false,"suffix":""},{"dropping-particle":"V","family":"Holm","given":"E","non-dropping-particle":"","parse-names":false,"suffix":""},{"dropping-particle":"","family":"Isaksen","given":"L","non-dropping-particle":"","parse-names":false,"suffix":""},{"dropping-particle":"","family":"Kallberg","given":"P","non-dropping-particle":"","parse-names":false,"suffix":""},{"dropping-particle":"","family":"Koe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epaut","given":"J N","non-dropping-particle":"","parse-names":false,"suffix":""},{"dropping-particle":"","family":"Vitart","given":"F","non-dropping-particle":"","parse-names":false,"suffix":""}],"container-title":"Quarterly Journal of the Royal Meteorological Society","id":"ITEM-1","issue":"656","issued":{"date-parts":[["2011"]]},"note":"Balsamo, Gianpaolo/I-3362-2013; de Rosnay, Patricia/M-8203-2013; Vuichard, Nicolas/A-6629-2011\nBalsamo, Gianpaolo/0000-0002-1745-3634; de Rosnay, Patricia/0000-0002-7374-3820;\nA\n3929","page":"553-597","title":"The ERA-Interim reanalysis: configuration and performance of the data assimilation system","type":"article-journal","volume":"137"},"uris":["http://www.mendeley.com/documents/?uuid=68d977a8-9daf-4912-825a-6764f476448a"]}],"mendeley":{"formattedCitation":"(Dee et al., 2011)","plainTextFormattedCitation":"(Dee et al., 2011)","previouslyFormattedCitation":"(Dee et al., 2011)"},"properties":{"noteIndex":0},"schema":"https://github.com/citation-style-language/schema/raw/master/csl-citation.json"}</w:instrText>
        </w:r>
        <w:r w:rsidRPr="00AC73A1">
          <w:fldChar w:fldCharType="separate"/>
        </w:r>
        <w:r w:rsidR="00BC655C" w:rsidRPr="00AC73A1">
          <w:rPr>
            <w:noProof/>
          </w:rPr>
          <w:t>(Dee et al., 2011)</w:t>
        </w:r>
        <w:r w:rsidRPr="00AC73A1">
          <w:fldChar w:fldCharType="end"/>
        </w:r>
        <w:r w:rsidR="00C9555C" w:rsidRPr="00AC73A1">
          <w:t>.</w:t>
        </w:r>
        <w:r w:rsidRPr="00AC73A1">
          <w:t xml:space="preserve"> We used gridded four-times-daily estimates at a resolution of 80km to generate monthly population-weighted temperature by climate region throughout the analysis period.</w:t>
        </w:r>
      </w:ins>
    </w:p>
    <w:p w14:paraId="46B64C7D" w14:textId="77777777" w:rsidR="004055C0" w:rsidRPr="00AC73A1" w:rsidRDefault="004055C0" w:rsidP="004055C0">
      <w:pPr>
        <w:spacing w:line="480" w:lineRule="auto"/>
        <w:jc w:val="both"/>
        <w:rPr>
          <w:ins w:id="184" w:author="Parks, Robbie M" w:date="2018-08-15T11:00:00Z"/>
          <w:color w:val="000000" w:themeColor="text1"/>
        </w:rPr>
      </w:pPr>
    </w:p>
    <w:p w14:paraId="5AA1282F" w14:textId="77777777" w:rsidR="004055C0" w:rsidRPr="004B02D5" w:rsidRDefault="004055C0" w:rsidP="004055C0">
      <w:pPr>
        <w:spacing w:line="480" w:lineRule="auto"/>
        <w:jc w:val="both"/>
        <w:outlineLvl w:val="0"/>
        <w:rPr>
          <w:ins w:id="185" w:author="Parks, Robbie M" w:date="2018-08-15T11:00:00Z"/>
          <w:i/>
          <w:color w:val="000000" w:themeColor="text1"/>
        </w:rPr>
      </w:pPr>
      <w:ins w:id="186" w:author="Parks, Robbie M" w:date="2018-08-15T11:00:00Z">
        <w:r w:rsidRPr="004B02D5">
          <w:rPr>
            <w:i/>
            <w:color w:val="000000" w:themeColor="text1"/>
          </w:rPr>
          <w:t>Statistical methods</w:t>
        </w:r>
      </w:ins>
    </w:p>
    <w:p w14:paraId="738F7108" w14:textId="77777777" w:rsidR="00D11282" w:rsidRPr="004B02D5" w:rsidRDefault="004055C0" w:rsidP="00DB0E48">
      <w:pPr>
        <w:pStyle w:val="CommentText"/>
        <w:spacing w:line="480" w:lineRule="auto"/>
        <w:jc w:val="both"/>
        <w:rPr>
          <w:ins w:id="187" w:author="Parks, Robbie M" w:date="2018-08-15T11:00:00Z"/>
          <w:rFonts w:ascii="Times New Roman" w:hAnsi="Times New Roman" w:cs="Times New Roman"/>
          <w:color w:val="000000" w:themeColor="text1"/>
          <w:sz w:val="24"/>
          <w:szCs w:val="24"/>
        </w:rPr>
      </w:pPr>
      <w:ins w:id="188" w:author="Parks, Robbie M" w:date="2018-08-15T11:00:00Z">
        <w:r w:rsidRPr="004B02D5">
          <w:rPr>
            <w:rFonts w:ascii="Times New Roman" w:hAnsi="Times New Roman" w:cs="Times New Roman"/>
            <w:color w:val="000000" w:themeColor="text1"/>
            <w:sz w:val="24"/>
            <w:szCs w:val="24"/>
          </w:rPr>
          <w:t>We used wavelet analysis to investigate seasonality for each age-sex group. Wavelet analysis uncovers the presence, and frequency, of repeated maxima and minima in each age-sex-specific death rate time series</w:t>
        </w:r>
        <w:r w:rsidR="00F31E70">
          <w:rPr>
            <w:rFonts w:ascii="Times New Roman" w:hAnsi="Times New Roman" w:cs="Times New Roman"/>
            <w:color w:val="000000" w:themeColor="text1"/>
            <w:sz w:val="24"/>
            <w:szCs w:val="24"/>
          </w:rPr>
          <w:t xml:space="preserve"> </w:t>
        </w:r>
        <w:r w:rsidR="00F31E70">
          <w:rPr>
            <w:rFonts w:ascii="Times New Roman" w:hAnsi="Times New Roman" w:cs="Times New Roman"/>
            <w:color w:val="000000" w:themeColor="text1"/>
            <w:sz w:val="24"/>
            <w:szCs w:val="24"/>
          </w:rPr>
          <w:fldChar w:fldCharType="begin" w:fldLock="1"/>
        </w:r>
        <w:r w:rsidR="00B214C5">
          <w:rPr>
            <w:rFonts w:ascii="Times New Roman" w:hAnsi="Times New Roman" w:cs="Times New Roman"/>
            <w:color w:val="000000" w:themeColor="text1"/>
            <w:sz w:val="24"/>
            <w:szCs w:val="24"/>
          </w:rPr>
          <w:instrText>ADDIN CSL_CITATION {"citationItems":[{"id":"ITEM-1","itemData":{"DOI":"10.1175/1520-0477(1998)079&lt;0061:APGTWA&gt;2.0.CO;2","ISBN":"0871706881","ISSN":"00030007","PMID":"21229804","abstract":"A practical step-by-step guide to wavelet analysis is given, with examples taken from time series of the El Niño–Southern Oscillation (ENSO). The guide includes a comparison to the windowed Fourier transform, the choice of an appropriate wavelet basis function, edge effects due to finite-length time series, and the relationship between wavelet scale and Fourier frequency. New statistical significance tests for wavelet power spectra are developed by deriving theoretical wavelet spectra for white and red noise processes and using these to establish significance levels and confidence intervals. It is shown that smoothing in time or scale can be used to increase the confidence of the wavelet spectrum. Empirical formulas are given for the effect of smoothing on significance levels and confidence intervals. Extensions to wavelet analysis such as filtering, the power Hovmöller, cross-wavelet spectra, and coherence are described. The statistical significance tests are used to give a quantitative measure of changes in ENSO variance on interdecadal timescales. Using new datasets that extend back to 1871, the Niño3 sea surface temperature and the Southern Oscillation index show significantly higher power during 1880–1920 and 1960–90, and lower power during 1920–60, as well as a possible 15-yr modulation of variance. The power Hovmöller of sea level pressure shows significant variations in 2–8-yr wavelet power in both longitude and time.","author":[{"dropping-particle":"","family":"Torrence","given":"Christopher","non-dropping-particle":"","parse-names":false,"suffix":""},{"dropping-particle":"","family":"Compo","given":"Gilbert P.","non-dropping-particle":"","parse-names":false,"suffix":""}],"container-title":"Bulletin of the American Meteorological Society","id":"ITEM-1","issued":{"date-parts":[["1998"]]},"title":"A Practical Guide to Wavelet Analysis","type":"article-journal"},"uris":["http://www.mendeley.com/documents/?uuid=01ea8ad1-904b-46e4-a3e4-6cbc5d8756a0"]},{"id":"ITEM-2","itemData":{"ISBN":"1-56881-047-4","abstract":"This best-selling book introduces a broad audience including scientists and engineers working in a variety of fields as well as mathematicians from other subspecialties to one of the most active new areas of applied mathematics and the story of its discovery and development. Organized in \"hypertext fashion\", the book tells a story of scientific discovery with separate brief entries for technical terms and explicit appendices in a section called \"Beyond Plain English\".","author":[{"dropping-particle":"","family":"Hubbard","given":"Barbara Burke","non-dropping-particle":"","parse-names":false,"suffix":""}],"id":"ITEM-2","issued":{"date-parts":[["1998"]]},"publisher":"A K Peters/CRC Press","title":"The world according to wavelets: the story of a mathematical technique in the making","type":"book"},"uris":["http://www.mendeley.com/documents/?uuid=c0318730-63cb-4808-bc08-757d8c45d2b1"]}],"mendeley":{"formattedCitation":"(Hubbard, 1998; Torrence &amp; Compo, 1998)","plainTextFormattedCitation":"(Hubbard, 1998; Torrence &amp; Compo, 1998)","previouslyFormattedCitation":"(Hubbard, 1998; Torrence &amp; Compo, 1998)"},"properties":{"noteIndex":0},"schema":"https://github.com/citation-style-language/schema/raw/master/csl-citation.json"}</w:instrText>
        </w:r>
        <w:r w:rsidR="00F31E70">
          <w:rPr>
            <w:rFonts w:ascii="Times New Roman" w:hAnsi="Times New Roman" w:cs="Times New Roman"/>
            <w:color w:val="000000" w:themeColor="text1"/>
            <w:sz w:val="24"/>
            <w:szCs w:val="24"/>
          </w:rPr>
          <w:fldChar w:fldCharType="separate"/>
        </w:r>
        <w:r w:rsidR="00B214C5" w:rsidRPr="00B214C5">
          <w:rPr>
            <w:rFonts w:ascii="Times New Roman" w:hAnsi="Times New Roman" w:cs="Times New Roman"/>
            <w:noProof/>
            <w:color w:val="000000" w:themeColor="text1"/>
            <w:sz w:val="24"/>
            <w:szCs w:val="24"/>
          </w:rPr>
          <w:t>(Hubbard, 1998; Torrence &amp; Compo, 1998)</w:t>
        </w:r>
        <w:r w:rsidR="00F31E70">
          <w:rPr>
            <w:rFonts w:ascii="Times New Roman" w:hAnsi="Times New Roman" w:cs="Times New Roman"/>
            <w:color w:val="000000" w:themeColor="text1"/>
            <w:sz w:val="24"/>
            <w:szCs w:val="24"/>
          </w:rPr>
          <w:fldChar w:fldCharType="end"/>
        </w:r>
        <w:r w:rsidRPr="004B02D5">
          <w:rPr>
            <w:rFonts w:ascii="Times New Roman" w:hAnsi="Times New Roman" w:cs="Times New Roman"/>
            <w:color w:val="000000" w:themeColor="text1"/>
            <w:sz w:val="24"/>
            <w:szCs w:val="24"/>
          </w:rPr>
          <w:t>. In brief, a Morlet wavelet, described in detail elsewhere</w:t>
        </w:r>
        <w:r w:rsidR="00C9555C" w:rsidRPr="004B02D5">
          <w:rPr>
            <w:rFonts w:ascii="Times New Roman" w:hAnsi="Times New Roman" w:cs="Times New Roman"/>
            <w:color w:val="000000" w:themeColor="text1"/>
            <w:sz w:val="24"/>
            <w:szCs w:val="24"/>
          </w:rPr>
          <w:t xml:space="preserve"> </w:t>
        </w:r>
        <w:r w:rsidRPr="004B02D5">
          <w:rPr>
            <w:rFonts w:ascii="Times New Roman" w:hAnsi="Times New Roman" w:cs="Times New Roman"/>
            <w:color w:val="000000" w:themeColor="text1"/>
            <w:sz w:val="24"/>
            <w:szCs w:val="24"/>
          </w:rPr>
          <w:fldChar w:fldCharType="begin" w:fldLock="1"/>
        </w:r>
        <w:r w:rsidR="00C950B8">
          <w:rPr>
            <w:rFonts w:ascii="Times New Roman" w:hAnsi="Times New Roman" w:cs="Times New Roman"/>
            <w:color w:val="000000" w:themeColor="text1"/>
            <w:sz w:val="24"/>
            <w:szCs w:val="24"/>
          </w:rPr>
          <w:instrText>ADDIN CSL_CITATION {"citationItems":[{"id":"ITEM-1","itemData":{"DOI":"10.1007/s00442-008-0993-2","ISBN":"0029-8549","ISSN":"00298549","PMID":"18322705","abstract":"Wavelet analysis is a powerful tool that is already in use throughout science and engineering. The versatility and attractiveness of the wavelet approach lie in its decomposition properties, principally its time-scale localization. It is especially relevant to the analysis of non-stationary systems, i.e., systems with short-lived transient components, like those observed in ecological systems. Here, we review the basic properties of the wavelet approach for time-series analysis from an ecological perspective. Wavelet decomposition offers several advantages that are discussed in this paper and illustrated by appropriate synthetic and ecological examples. Wavelet analysis is notably free from the assumption of stationarity that makes most methods unsuitable for many ecological time series. Wavelet analysis also permits analysis of the relationships between two signals, and it is especially appropriate for following gradual change in forcing by exogenous variables.","author":[{"dropping-particle":"","family":"Cazelles","given":"Bernard","non-dropping-particle":"","parse-names":false,"suffix":""},{"dropping-particle":"","family":"Chavez","given":"Mario","non-dropping-particle":"","parse-names":false,"suffix":""},{"dropping-particle":"","family":"Berteaux","given":"Dominique","non-dropping-particle":"","parse-names":false,"suffix":""},{"dropping-particle":"","family":"Ménard","given":"Frédéric","non-dropping-particle":"","parse-names":false,"suffix":""},{"dropping-particle":"","family":"Vik","given":"Jon Olav","non-dropping-particle":"","parse-names":false,"suffix":""},{"dropping-particle":"","family":"Jenouvrier","given":"Stéphanie","non-dropping-particle":"","parse-names":false,"suffix":""},{"dropping-particle":"","family":"Stenseth","given":"Nils C.","non-dropping-particle":"","parse-names":false,"suffix":""}],"container-title":"Oecologia","id":"ITEM-1","issue":"2","issued":{"date-parts":[["2008"]]},"page":"287-304","title":"Wavelet analysis of ecological time series","type":"article","volume":"156"},"uris":["http://www.mendeley.com/documents/?uuid=59ae7ae3-a0f5-410c-a027-ae0977becaa1"]}],"mendeley":{"formattedCitation":"(Cazelles et al., 2008)","plainTextFormattedCitation":"(Cazelles et al., 2008)","previouslyFormattedCitation":"(Cazelles et al., 2008)"},"properties":{"noteIndex":0},"schema":"https://github.com/citation-style-language/schema/raw/master/csl-citation.json"}</w:instrText>
        </w:r>
        <w:r w:rsidRPr="004B02D5">
          <w:rPr>
            <w:rFonts w:ascii="Times New Roman" w:hAnsi="Times New Roman" w:cs="Times New Roman"/>
            <w:color w:val="000000" w:themeColor="text1"/>
            <w:sz w:val="24"/>
            <w:szCs w:val="24"/>
          </w:rPr>
          <w:fldChar w:fldCharType="separate"/>
        </w:r>
        <w:r w:rsidR="00BC655C" w:rsidRPr="004B02D5">
          <w:rPr>
            <w:rFonts w:ascii="Times New Roman" w:hAnsi="Times New Roman" w:cs="Times New Roman"/>
            <w:noProof/>
            <w:color w:val="000000" w:themeColor="text1"/>
            <w:sz w:val="24"/>
            <w:szCs w:val="24"/>
          </w:rPr>
          <w:t>(Cazelles et al., 2008)</w:t>
        </w:r>
        <w:r w:rsidRPr="004B02D5">
          <w:rPr>
            <w:rFonts w:ascii="Times New Roman" w:hAnsi="Times New Roman" w:cs="Times New Roman"/>
            <w:color w:val="000000" w:themeColor="text1"/>
            <w:sz w:val="24"/>
            <w:szCs w:val="24"/>
          </w:rPr>
          <w:fldChar w:fldCharType="end"/>
        </w:r>
        <w:r w:rsidR="00C9555C" w:rsidRPr="004B02D5">
          <w:rPr>
            <w:rFonts w:ascii="Times New Roman" w:hAnsi="Times New Roman" w:cs="Times New Roman"/>
            <w:color w:val="000000" w:themeColor="text1"/>
            <w:sz w:val="24"/>
            <w:szCs w:val="24"/>
          </w:rPr>
          <w:t>,</w:t>
        </w:r>
        <w:r w:rsidRPr="004B02D5">
          <w:rPr>
            <w:rFonts w:ascii="Times New Roman" w:hAnsi="Times New Roman" w:cs="Times New Roman"/>
            <w:color w:val="000000" w:themeColor="text1"/>
            <w:sz w:val="24"/>
            <w:szCs w:val="24"/>
          </w:rPr>
          <w:t xml:space="preserve"> is equivalent to using a moving window on the death rate time series and </w:t>
        </w:r>
        <w:r w:rsidR="00592638" w:rsidRPr="004B02D5">
          <w:rPr>
            <w:rFonts w:ascii="Times New Roman" w:hAnsi="Times New Roman" w:cs="Times New Roman"/>
            <w:color w:val="000000" w:themeColor="text1"/>
            <w:sz w:val="24"/>
            <w:szCs w:val="24"/>
          </w:rPr>
          <w:t>analy</w:t>
        </w:r>
        <w:r w:rsidR="007E031A" w:rsidRPr="004B02D5">
          <w:rPr>
            <w:rFonts w:ascii="Times New Roman" w:hAnsi="Times New Roman" w:cs="Times New Roman"/>
            <w:color w:val="000000" w:themeColor="text1"/>
            <w:sz w:val="24"/>
            <w:szCs w:val="24"/>
          </w:rPr>
          <w:t>s</w:t>
        </w:r>
        <w:r w:rsidRPr="004B02D5">
          <w:rPr>
            <w:rFonts w:ascii="Times New Roman" w:hAnsi="Times New Roman" w:cs="Times New Roman"/>
            <w:color w:val="000000" w:themeColor="text1"/>
            <w:sz w:val="24"/>
            <w:szCs w:val="24"/>
          </w:rPr>
          <w:t>ing periodicity in each window using a short-form Fourier transform, hence generating a dynamic spectral analysis</w:t>
        </w:r>
        <w:r w:rsidR="00C04B90" w:rsidRPr="004B02D5">
          <w:rPr>
            <w:rFonts w:ascii="Times New Roman" w:hAnsi="Times New Roman" w:cs="Times New Roman"/>
            <w:color w:val="000000" w:themeColor="text1"/>
            <w:sz w:val="24"/>
            <w:szCs w:val="24"/>
          </w:rPr>
          <w:t>, which allows</w:t>
        </w:r>
        <w:r w:rsidRPr="004B02D5">
          <w:rPr>
            <w:rFonts w:ascii="Times New Roman" w:hAnsi="Times New Roman" w:cs="Times New Roman"/>
            <w:color w:val="000000" w:themeColor="text1"/>
            <w:sz w:val="24"/>
            <w:szCs w:val="24"/>
          </w:rPr>
          <w:t xml:space="preserve"> measur</w:t>
        </w:r>
        <w:r w:rsidR="00C04B90" w:rsidRPr="004B02D5">
          <w:rPr>
            <w:rFonts w:ascii="Times New Roman" w:hAnsi="Times New Roman" w:cs="Times New Roman"/>
            <w:color w:val="000000" w:themeColor="text1"/>
            <w:sz w:val="24"/>
            <w:szCs w:val="24"/>
          </w:rPr>
          <w:t>ing</w:t>
        </w:r>
        <w:r w:rsidRPr="004B02D5">
          <w:rPr>
            <w:rFonts w:ascii="Times New Roman" w:hAnsi="Times New Roman" w:cs="Times New Roman"/>
            <w:color w:val="000000" w:themeColor="text1"/>
            <w:sz w:val="24"/>
            <w:szCs w:val="24"/>
          </w:rPr>
          <w:t xml:space="preserve"> dynamic seasonal </w:t>
        </w:r>
        <w:r w:rsidR="009C58E0" w:rsidRPr="004B02D5">
          <w:rPr>
            <w:rFonts w:ascii="Times New Roman" w:hAnsi="Times New Roman" w:cs="Times New Roman"/>
            <w:color w:val="000000" w:themeColor="text1"/>
            <w:sz w:val="24"/>
            <w:szCs w:val="24"/>
          </w:rPr>
          <w:t>patterns</w:t>
        </w:r>
        <w:r w:rsidRPr="004B02D5">
          <w:rPr>
            <w:rFonts w:ascii="Times New Roman" w:hAnsi="Times New Roman" w:cs="Times New Roman"/>
            <w:color w:val="000000" w:themeColor="text1"/>
            <w:sz w:val="24"/>
            <w:szCs w:val="24"/>
          </w:rPr>
          <w:t xml:space="preserve">, in which the periodicity of death rates may disappear, emerge, or change over time. </w:t>
        </w:r>
        <w:r w:rsidR="00C04B90" w:rsidRPr="004B02D5">
          <w:rPr>
            <w:rFonts w:ascii="Times New Roman" w:hAnsi="Times New Roman" w:cs="Times New Roman"/>
            <w:color w:val="000000" w:themeColor="text1"/>
            <w:sz w:val="24"/>
            <w:szCs w:val="24"/>
          </w:rPr>
          <w:t xml:space="preserve">In addition to coefficients that measure the frequency of periodicity, wavelet analysis </w:t>
        </w:r>
        <w:r w:rsidR="00242DD5">
          <w:rPr>
            <w:rFonts w:ascii="Times New Roman" w:hAnsi="Times New Roman" w:cs="Times New Roman"/>
            <w:color w:val="000000" w:themeColor="text1"/>
            <w:sz w:val="24"/>
            <w:szCs w:val="24"/>
          </w:rPr>
          <w:t>estimates the probability of whether the data are different from the null situation of</w:t>
        </w:r>
        <w:r w:rsidR="00C04B90" w:rsidRPr="004B02D5">
          <w:rPr>
            <w:rFonts w:ascii="Times New Roman" w:hAnsi="Times New Roman" w:cs="Times New Roman"/>
            <w:color w:val="000000" w:themeColor="text1"/>
            <w:sz w:val="24"/>
            <w:szCs w:val="24"/>
          </w:rPr>
          <w:t xml:space="preserve"> random fluctuations that can be represented with white</w:t>
        </w:r>
        <w:r w:rsidR="006F78C7" w:rsidRPr="004B02D5">
          <w:rPr>
            <w:rFonts w:ascii="Times New Roman" w:hAnsi="Times New Roman" w:cs="Times New Roman"/>
            <w:color w:val="000000" w:themeColor="text1"/>
            <w:sz w:val="24"/>
            <w:szCs w:val="24"/>
          </w:rPr>
          <w:t xml:space="preserve"> (an independent random process)</w:t>
        </w:r>
        <w:r w:rsidR="00C04B90" w:rsidRPr="004B02D5">
          <w:rPr>
            <w:rFonts w:ascii="Times New Roman" w:hAnsi="Times New Roman" w:cs="Times New Roman"/>
            <w:color w:val="000000" w:themeColor="text1"/>
            <w:sz w:val="24"/>
            <w:szCs w:val="24"/>
          </w:rPr>
          <w:t xml:space="preserve"> or </w:t>
        </w:r>
        <w:r w:rsidR="00C04B90" w:rsidRPr="004B02D5">
          <w:rPr>
            <w:rFonts w:ascii="Times New Roman" w:hAnsi="Times New Roman" w:cs="Times New Roman"/>
            <w:color w:val="000000" w:themeColor="text1"/>
            <w:sz w:val="24"/>
            <w:szCs w:val="24"/>
          </w:rPr>
          <w:lastRenderedPageBreak/>
          <w:t xml:space="preserve">red </w:t>
        </w:r>
        <w:r w:rsidR="006F78C7" w:rsidRPr="004B02D5">
          <w:rPr>
            <w:rFonts w:ascii="Times New Roman" w:hAnsi="Times New Roman" w:cs="Times New Roman"/>
            <w:color w:val="000000" w:themeColor="text1"/>
            <w:sz w:val="24"/>
            <w:szCs w:val="24"/>
          </w:rPr>
          <w:t xml:space="preserve">(autoregressive of order 1 process) </w:t>
        </w:r>
        <w:r w:rsidR="00C04B90" w:rsidRPr="004B02D5">
          <w:rPr>
            <w:rFonts w:ascii="Times New Roman" w:hAnsi="Times New Roman" w:cs="Times New Roman"/>
            <w:color w:val="000000" w:themeColor="text1"/>
            <w:sz w:val="24"/>
            <w:szCs w:val="24"/>
          </w:rPr>
          <w:t xml:space="preserve">noise. </w:t>
        </w:r>
        <w:r w:rsidR="00D73BA0" w:rsidRPr="004B02D5">
          <w:rPr>
            <w:rFonts w:ascii="Times New Roman" w:hAnsi="Times New Roman" w:cs="Times New Roman"/>
            <w:color w:val="000000" w:themeColor="text1"/>
            <w:sz w:val="24"/>
            <w:szCs w:val="24"/>
          </w:rPr>
          <w:t xml:space="preserve"> </w:t>
        </w:r>
        <w:r w:rsidR="00DB0E48">
          <w:rPr>
            <w:rFonts w:ascii="Times New Roman" w:hAnsi="Times New Roman" w:cs="Times New Roman"/>
            <w:color w:val="000000" w:themeColor="text1"/>
            <w:sz w:val="24"/>
            <w:szCs w:val="24"/>
          </w:rPr>
          <w:t>F</w:t>
        </w:r>
        <w:r w:rsidR="00DB0E48" w:rsidRPr="004B02D5">
          <w:rPr>
            <w:rFonts w:ascii="Times New Roman" w:hAnsi="Times New Roman" w:cs="Times New Roman"/>
            <w:color w:val="000000" w:themeColor="text1"/>
            <w:sz w:val="24"/>
            <w:szCs w:val="24"/>
          </w:rPr>
          <w:t>or each age-sex group</w:t>
        </w:r>
        <w:r w:rsidR="00DB0E48">
          <w:rPr>
            <w:rFonts w:ascii="Times New Roman" w:hAnsi="Times New Roman" w:cs="Times New Roman"/>
            <w:color w:val="000000" w:themeColor="text1"/>
            <w:sz w:val="24"/>
            <w:szCs w:val="24"/>
          </w:rPr>
          <w:t>,</w:t>
        </w:r>
        <w:r w:rsidR="00DB0E48" w:rsidRPr="004B02D5">
          <w:rPr>
            <w:rFonts w:ascii="Times New Roman" w:hAnsi="Times New Roman" w:cs="Times New Roman"/>
            <w:color w:val="000000" w:themeColor="text1"/>
            <w:sz w:val="24"/>
            <w:szCs w:val="24"/>
          </w:rPr>
          <w:t xml:space="preserve"> </w:t>
        </w:r>
        <w:r w:rsidR="00DB0E48">
          <w:rPr>
            <w:rFonts w:ascii="Times New Roman" w:hAnsi="Times New Roman" w:cs="Times New Roman"/>
            <w:color w:val="000000" w:themeColor="text1"/>
            <w:sz w:val="24"/>
            <w:szCs w:val="24"/>
          </w:rPr>
          <w:t>w</w:t>
        </w:r>
        <w:r w:rsidR="00D73BA0" w:rsidRPr="004B02D5">
          <w:rPr>
            <w:rFonts w:ascii="Times New Roman" w:hAnsi="Times New Roman" w:cs="Times New Roman"/>
            <w:color w:val="000000" w:themeColor="text1"/>
            <w:sz w:val="24"/>
            <w:szCs w:val="24"/>
          </w:rPr>
          <w:t xml:space="preserve">e </w:t>
        </w:r>
        <w:r w:rsidR="00AE2237">
          <w:rPr>
            <w:rFonts w:ascii="Times New Roman" w:hAnsi="Times New Roman" w:cs="Times New Roman"/>
            <w:color w:val="000000" w:themeColor="text1"/>
            <w:sz w:val="24"/>
            <w:szCs w:val="24"/>
          </w:rPr>
          <w:t>calculate</w:t>
        </w:r>
        <w:r w:rsidR="001E141A">
          <w:rPr>
            <w:rFonts w:ascii="Times New Roman" w:hAnsi="Times New Roman" w:cs="Times New Roman"/>
            <w:color w:val="000000" w:themeColor="text1"/>
            <w:sz w:val="24"/>
            <w:szCs w:val="24"/>
          </w:rPr>
          <w:t>d</w:t>
        </w:r>
        <w:r w:rsidR="00B932BE">
          <w:rPr>
            <w:rFonts w:ascii="Times New Roman" w:hAnsi="Times New Roman" w:cs="Times New Roman"/>
            <w:color w:val="000000" w:themeColor="text1"/>
            <w:sz w:val="24"/>
            <w:szCs w:val="24"/>
          </w:rPr>
          <w:t xml:space="preserve"> </w:t>
        </w:r>
        <w:r w:rsidR="00DB0E48">
          <w:rPr>
            <w:rFonts w:ascii="Times New Roman" w:hAnsi="Times New Roman" w:cs="Times New Roman"/>
            <w:color w:val="000000" w:themeColor="text1"/>
            <w:sz w:val="24"/>
            <w:szCs w:val="24"/>
          </w:rPr>
          <w:t xml:space="preserve">the </w:t>
        </w:r>
        <w:r w:rsidR="00C808A2">
          <w:rPr>
            <w:rFonts w:ascii="Times New Roman" w:hAnsi="Times New Roman" w:cs="Times New Roman"/>
            <w:color w:val="000000" w:themeColor="text1"/>
            <w:sz w:val="24"/>
            <w:szCs w:val="24"/>
          </w:rPr>
          <w:t>p-value</w:t>
        </w:r>
        <w:r w:rsidR="00DB0E48">
          <w:rPr>
            <w:rFonts w:ascii="Times New Roman" w:hAnsi="Times New Roman" w:cs="Times New Roman"/>
            <w:color w:val="000000" w:themeColor="text1"/>
            <w:sz w:val="24"/>
            <w:szCs w:val="24"/>
          </w:rPr>
          <w:t xml:space="preserve">s </w:t>
        </w:r>
        <w:r w:rsidR="003B4F57">
          <w:rPr>
            <w:rFonts w:ascii="Times New Roman" w:hAnsi="Times New Roman" w:cs="Times New Roman"/>
            <w:color w:val="000000" w:themeColor="text1"/>
            <w:sz w:val="24"/>
            <w:szCs w:val="24"/>
          </w:rPr>
          <w:t>of</w:t>
        </w:r>
        <w:r w:rsidR="004773C9">
          <w:rPr>
            <w:rFonts w:ascii="Times New Roman" w:hAnsi="Times New Roman" w:cs="Times New Roman"/>
            <w:color w:val="000000" w:themeColor="text1"/>
            <w:sz w:val="24"/>
            <w:szCs w:val="24"/>
          </w:rPr>
          <w:t xml:space="preserve"> the presence of</w:t>
        </w:r>
        <w:r w:rsidR="009B1F4E">
          <w:rPr>
            <w:rFonts w:ascii="Times New Roman" w:hAnsi="Times New Roman" w:cs="Times New Roman"/>
            <w:color w:val="000000" w:themeColor="text1"/>
            <w:sz w:val="24"/>
            <w:szCs w:val="24"/>
          </w:rPr>
          <w:t xml:space="preserve"> 12-</w:t>
        </w:r>
        <w:r w:rsidR="00EF0AFA">
          <w:rPr>
            <w:rFonts w:ascii="Times New Roman" w:hAnsi="Times New Roman" w:cs="Times New Roman"/>
            <w:color w:val="000000" w:themeColor="text1"/>
            <w:sz w:val="24"/>
            <w:szCs w:val="24"/>
          </w:rPr>
          <w:t xml:space="preserve">month </w:t>
        </w:r>
        <w:r w:rsidR="009B1F4E">
          <w:rPr>
            <w:rFonts w:ascii="Times New Roman" w:hAnsi="Times New Roman" w:cs="Times New Roman"/>
            <w:color w:val="000000" w:themeColor="text1"/>
            <w:sz w:val="24"/>
            <w:szCs w:val="24"/>
          </w:rPr>
          <w:t xml:space="preserve">seasonality </w:t>
        </w:r>
        <w:r w:rsidR="00DB0E48">
          <w:rPr>
            <w:rFonts w:ascii="Times New Roman" w:hAnsi="Times New Roman" w:cs="Times New Roman"/>
            <w:color w:val="000000" w:themeColor="text1"/>
            <w:sz w:val="24"/>
            <w:szCs w:val="24"/>
          </w:rPr>
          <w:t xml:space="preserve">for the </w:t>
        </w:r>
        <w:r w:rsidR="00DB0E48" w:rsidRPr="004B02D5">
          <w:rPr>
            <w:rFonts w:ascii="Times New Roman" w:hAnsi="Times New Roman" w:cs="Times New Roman"/>
            <w:color w:val="000000" w:themeColor="text1"/>
            <w:sz w:val="24"/>
            <w:szCs w:val="24"/>
          </w:rPr>
          <w:t>compar</w:t>
        </w:r>
        <w:r w:rsidR="00DB0E48">
          <w:rPr>
            <w:rFonts w:ascii="Times New Roman" w:hAnsi="Times New Roman" w:cs="Times New Roman"/>
            <w:color w:val="000000" w:themeColor="text1"/>
            <w:sz w:val="24"/>
            <w:szCs w:val="24"/>
          </w:rPr>
          <w:t>ison of</w:t>
        </w:r>
        <w:r w:rsidR="00DB0E48" w:rsidRPr="004B02D5">
          <w:rPr>
            <w:rFonts w:ascii="Times New Roman" w:hAnsi="Times New Roman" w:cs="Times New Roman"/>
            <w:color w:val="000000" w:themeColor="text1"/>
            <w:sz w:val="24"/>
            <w:szCs w:val="24"/>
          </w:rPr>
          <w:t xml:space="preserve"> </w:t>
        </w:r>
        <w:r w:rsidR="00D73BA0" w:rsidRPr="004B02D5">
          <w:rPr>
            <w:rFonts w:ascii="Times New Roman" w:hAnsi="Times New Roman" w:cs="Times New Roman"/>
            <w:color w:val="000000" w:themeColor="text1"/>
            <w:sz w:val="24"/>
            <w:szCs w:val="24"/>
          </w:rPr>
          <w:t xml:space="preserve">wavelet power spectra </w:t>
        </w:r>
        <w:r w:rsidR="00835BFF" w:rsidRPr="004B02D5">
          <w:rPr>
            <w:rFonts w:ascii="Times New Roman" w:hAnsi="Times New Roman" w:cs="Times New Roman"/>
            <w:color w:val="000000" w:themeColor="text1"/>
            <w:sz w:val="24"/>
            <w:szCs w:val="24"/>
          </w:rPr>
          <w:t>of the entire study period (1980-2016)</w:t>
        </w:r>
        <w:r w:rsidR="001E141A">
          <w:rPr>
            <w:rFonts w:ascii="Times New Roman" w:hAnsi="Times New Roman" w:cs="Times New Roman"/>
            <w:color w:val="000000" w:themeColor="text1"/>
            <w:sz w:val="24"/>
            <w:szCs w:val="24"/>
          </w:rPr>
          <w:t xml:space="preserve"> with 100 simulations</w:t>
        </w:r>
        <w:r w:rsidR="00835BFF" w:rsidRPr="004B02D5">
          <w:rPr>
            <w:rFonts w:ascii="Times New Roman" w:hAnsi="Times New Roman" w:cs="Times New Roman"/>
            <w:color w:val="000000" w:themeColor="text1"/>
            <w:sz w:val="24"/>
            <w:szCs w:val="24"/>
          </w:rPr>
          <w:t xml:space="preserve"> </w:t>
        </w:r>
        <w:r w:rsidR="00D73BA0" w:rsidRPr="004B02D5">
          <w:rPr>
            <w:rFonts w:ascii="Times New Roman" w:hAnsi="Times New Roman" w:cs="Times New Roman"/>
            <w:color w:val="000000" w:themeColor="text1"/>
            <w:sz w:val="24"/>
            <w:szCs w:val="24"/>
          </w:rPr>
          <w:t>against a white noise spectrum, which represents random fluctuations</w:t>
        </w:r>
        <w:r w:rsidR="00835BFF" w:rsidRPr="004B02D5">
          <w:rPr>
            <w:rFonts w:ascii="Times New Roman" w:hAnsi="Times New Roman" w:cs="Times New Roman"/>
            <w:color w:val="000000" w:themeColor="text1"/>
            <w:sz w:val="24"/>
            <w:szCs w:val="24"/>
          </w:rPr>
          <w:t>.</w:t>
        </w:r>
        <w:r w:rsidR="00DB0E48" w:rsidRPr="00DB0E48">
          <w:rPr>
            <w:rFonts w:ascii="Times New Roman" w:hAnsi="Times New Roman" w:cs="Times New Roman"/>
            <w:color w:val="000000" w:themeColor="text1"/>
            <w:sz w:val="24"/>
            <w:szCs w:val="24"/>
          </w:rPr>
          <w:t xml:space="preserve"> </w:t>
        </w:r>
        <w:r w:rsidR="00DB0E48" w:rsidRPr="004B02D5">
          <w:rPr>
            <w:rFonts w:ascii="Times New Roman" w:hAnsi="Times New Roman" w:cs="Times New Roman"/>
            <w:color w:val="000000" w:themeColor="text1"/>
            <w:sz w:val="24"/>
            <w:szCs w:val="24"/>
          </w:rPr>
          <w:t xml:space="preserve">We used the R package WaveletComp (version 1.0) for the wavelet analysis. Before analysis, we de-trended death rates using a polynomial regression, and rescaled each death rate time series </w:t>
        </w:r>
        <w:proofErr w:type="gramStart"/>
        <w:r w:rsidR="00DB0E48" w:rsidRPr="004B02D5">
          <w:rPr>
            <w:rFonts w:ascii="Times New Roman" w:hAnsi="Times New Roman" w:cs="Times New Roman"/>
            <w:color w:val="000000" w:themeColor="text1"/>
            <w:sz w:val="24"/>
            <w:szCs w:val="24"/>
          </w:rPr>
          <w:t>so as to</w:t>
        </w:r>
        <w:proofErr w:type="gramEnd"/>
        <w:r w:rsidR="00DB0E48" w:rsidRPr="004B02D5">
          <w:rPr>
            <w:rFonts w:ascii="Times New Roman" w:hAnsi="Times New Roman" w:cs="Times New Roman"/>
            <w:color w:val="000000" w:themeColor="text1"/>
            <w:sz w:val="24"/>
            <w:szCs w:val="24"/>
          </w:rPr>
          <w:t xml:space="preserve"> range between 1 and -1.</w:t>
        </w:r>
      </w:ins>
    </w:p>
    <w:p w14:paraId="60F03791" w14:textId="77777777" w:rsidR="00D11282" w:rsidRPr="004B02D5" w:rsidRDefault="00D11282" w:rsidP="004055C0">
      <w:pPr>
        <w:pStyle w:val="CommentText"/>
        <w:spacing w:line="480" w:lineRule="auto"/>
        <w:jc w:val="both"/>
        <w:rPr>
          <w:ins w:id="189" w:author="Parks, Robbie M" w:date="2018-08-15T11:00:00Z"/>
          <w:rFonts w:ascii="Times New Roman" w:hAnsi="Times New Roman" w:cs="Times New Roman"/>
          <w:color w:val="000000" w:themeColor="text1"/>
          <w:sz w:val="24"/>
          <w:szCs w:val="24"/>
        </w:rPr>
      </w:pPr>
    </w:p>
    <w:p w14:paraId="306D1930" w14:textId="7A9092A9" w:rsidR="004055C0" w:rsidRPr="006E585E" w:rsidRDefault="00D11282" w:rsidP="00AA3B09">
      <w:pPr>
        <w:pStyle w:val="ListParagraph"/>
        <w:numPr>
          <w:ilvl w:val="0"/>
          <w:numId w:val="3"/>
        </w:numPr>
        <w:spacing w:after="0" w:line="480" w:lineRule="auto"/>
        <w:ind w:left="357" w:hanging="357"/>
        <w:jc w:val="both"/>
        <w:rPr>
          <w:del w:id="190" w:author="Parks, Robbie M" w:date="2018-08-15T11:00:00Z"/>
          <w:rFonts w:ascii="Times New Roman" w:hAnsi="Times New Roman"/>
          <w:color w:val="000000" w:themeColor="text1"/>
          <w:sz w:val="24"/>
          <w:szCs w:val="24"/>
        </w:rPr>
      </w:pPr>
      <w:ins w:id="191" w:author="Parks, Robbie M" w:date="2018-08-15T11:00:00Z">
        <w:r w:rsidRPr="004B02D5">
          <w:rPr>
            <w:rFonts w:ascii="Times New Roman" w:hAnsi="Times New Roman"/>
            <w:color w:val="000000" w:themeColor="text1"/>
            <w:sz w:val="24"/>
            <w:szCs w:val="24"/>
          </w:rPr>
          <w:t>To identify the months of maximum and minimum death rates</w:t>
        </w:r>
      </w:ins>
      <w:del w:id="192" w:author="Parks, Robbie M" w:date="2018-08-15T11:00:00Z">
        <w:r w:rsidR="004055C0" w:rsidRPr="006E585E">
          <w:rPr>
            <w:rFonts w:ascii="Times New Roman" w:hAnsi="Times New Roman"/>
            <w:color w:val="000000" w:themeColor="text1"/>
            <w:sz w:val="24"/>
            <w:szCs w:val="24"/>
          </w:rPr>
          <w:delText>C</w:delText>
        </w:r>
        <w:r w:rsidR="006F78C7" w:rsidRPr="006E585E">
          <w:rPr>
            <w:rFonts w:ascii="Times New Roman" w:hAnsi="Times New Roman"/>
            <w:color w:val="000000" w:themeColor="text1"/>
            <w:sz w:val="24"/>
            <w:szCs w:val="24"/>
          </w:rPr>
          <w:delText xml:space="preserve">ancers: ICD-9 </w:delText>
        </w:r>
        <w:r w:rsidR="004055C0" w:rsidRPr="006E585E">
          <w:rPr>
            <w:rFonts w:ascii="Times New Roman" w:hAnsi="Times New Roman"/>
            <w:color w:val="000000" w:themeColor="text1"/>
            <w:sz w:val="24"/>
            <w:szCs w:val="24"/>
          </w:rPr>
          <w:delText>140.0 – 239.9 and ICD-10 C00 – D48</w:delText>
        </w:r>
      </w:del>
    </w:p>
    <w:p w14:paraId="646C1B7B" w14:textId="7A65F8F1" w:rsidR="004055C0" w:rsidRPr="006E585E" w:rsidRDefault="004055C0" w:rsidP="00AA3B09">
      <w:pPr>
        <w:pStyle w:val="ListParagraph"/>
        <w:numPr>
          <w:ilvl w:val="0"/>
          <w:numId w:val="3"/>
        </w:numPr>
        <w:spacing w:after="0" w:line="480" w:lineRule="auto"/>
        <w:ind w:left="357" w:hanging="357"/>
        <w:jc w:val="both"/>
        <w:rPr>
          <w:del w:id="193" w:author="Parks, Robbie M" w:date="2018-08-15T11:00:00Z"/>
          <w:rFonts w:ascii="Times New Roman" w:hAnsi="Times New Roman"/>
          <w:color w:val="000000" w:themeColor="text1"/>
          <w:sz w:val="24"/>
          <w:szCs w:val="24"/>
        </w:rPr>
      </w:pPr>
      <w:del w:id="194" w:author="Parks, Robbie M" w:date="2018-08-15T11:00:00Z">
        <w:r w:rsidRPr="006E585E">
          <w:rPr>
            <w:rFonts w:ascii="Times New Roman" w:hAnsi="Times New Roman"/>
            <w:color w:val="000000" w:themeColor="text1"/>
            <w:sz w:val="24"/>
            <w:szCs w:val="24"/>
          </w:rPr>
          <w:delText>Cardiorespiratory diseases: ICD-9 390.0 – 519.9 and ICD-10 I00 – J99</w:delText>
        </w:r>
      </w:del>
    </w:p>
    <w:p w14:paraId="22671DBE" w14:textId="229502B0" w:rsidR="004055C0" w:rsidRPr="006E585E" w:rsidRDefault="004055C0" w:rsidP="00AA3B09">
      <w:pPr>
        <w:pStyle w:val="ListParagraph"/>
        <w:numPr>
          <w:ilvl w:val="0"/>
          <w:numId w:val="3"/>
        </w:numPr>
        <w:spacing w:after="0" w:line="480" w:lineRule="auto"/>
        <w:ind w:left="357" w:hanging="357"/>
        <w:jc w:val="both"/>
        <w:rPr>
          <w:del w:id="195" w:author="Parks, Robbie M" w:date="2018-08-15T11:00:00Z"/>
          <w:rFonts w:ascii="Times New Roman" w:hAnsi="Times New Roman"/>
          <w:color w:val="000000" w:themeColor="text1"/>
          <w:sz w:val="24"/>
          <w:szCs w:val="24"/>
        </w:rPr>
      </w:pPr>
      <w:del w:id="196" w:author="Parks, Robbie M" w:date="2018-08-15T11:00:00Z">
        <w:r w:rsidRPr="006E585E">
          <w:rPr>
            <w:rFonts w:ascii="Times New Roman" w:hAnsi="Times New Roman"/>
            <w:color w:val="000000" w:themeColor="text1"/>
            <w:sz w:val="24"/>
            <w:szCs w:val="24"/>
          </w:rPr>
          <w:delText xml:space="preserve">Injuries (external causes): ICD-9 </w:delText>
        </w:r>
        <w:r w:rsidRPr="006E585E">
          <w:rPr>
            <w:rFonts w:ascii="Times New Roman" w:hAnsi="Times New Roman"/>
            <w:color w:val="000000" w:themeColor="text1"/>
            <w:sz w:val="24"/>
            <w:szCs w:val="24"/>
          </w:rPr>
          <w:tab/>
          <w:delText xml:space="preserve">800.0 – 999.9 </w:delText>
        </w:r>
        <w:r w:rsidRPr="006E585E">
          <w:rPr>
            <w:rFonts w:ascii="Times New Roman" w:hAnsi="Times New Roman"/>
            <w:color w:val="000000" w:themeColor="text1"/>
            <w:sz w:val="24"/>
            <w:szCs w:val="24"/>
          </w:rPr>
          <w:tab/>
          <w:delText>and ICD-10 S00 – Z99</w:delText>
        </w:r>
      </w:del>
    </w:p>
    <w:p w14:paraId="68ECD69E" w14:textId="2311D4CD" w:rsidR="004055C0" w:rsidRPr="006E585E" w:rsidRDefault="004055C0" w:rsidP="00AA3B09">
      <w:pPr>
        <w:pStyle w:val="ListParagraph"/>
        <w:numPr>
          <w:ilvl w:val="0"/>
          <w:numId w:val="3"/>
        </w:numPr>
        <w:spacing w:after="0" w:line="480" w:lineRule="auto"/>
        <w:ind w:left="357" w:hanging="357"/>
        <w:jc w:val="both"/>
        <w:rPr>
          <w:del w:id="197" w:author="Parks, Robbie M" w:date="2018-08-15T11:00:00Z"/>
          <w:rFonts w:ascii="Times New Roman" w:hAnsi="Times New Roman"/>
          <w:color w:val="000000" w:themeColor="text1"/>
          <w:sz w:val="24"/>
          <w:szCs w:val="24"/>
        </w:rPr>
      </w:pPr>
      <w:del w:id="198" w:author="Parks, Robbie M" w:date="2018-08-15T11:00:00Z">
        <w:r w:rsidRPr="006E585E">
          <w:rPr>
            <w:rFonts w:ascii="Times New Roman" w:hAnsi="Times New Roman"/>
            <w:color w:val="000000" w:themeColor="text1"/>
            <w:sz w:val="24"/>
            <w:szCs w:val="24"/>
          </w:rPr>
          <w:delText>Other causes: ICD-9 and ICD-10 codes not in the above three categories</w:delText>
        </w:r>
      </w:del>
    </w:p>
    <w:p w14:paraId="60F24802" w14:textId="77777777" w:rsidR="004055C0" w:rsidRPr="006E585E" w:rsidRDefault="004055C0" w:rsidP="004055C0">
      <w:pPr>
        <w:spacing w:line="480" w:lineRule="auto"/>
        <w:jc w:val="both"/>
        <w:rPr>
          <w:del w:id="199" w:author="Parks, Robbie M" w:date="2018-08-15T11:00:00Z"/>
          <w:color w:val="000000" w:themeColor="text1"/>
        </w:rPr>
      </w:pPr>
    </w:p>
    <w:p w14:paraId="49C1620C" w14:textId="5B3587A6" w:rsidR="004055C0" w:rsidRPr="006E585E" w:rsidRDefault="004055C0" w:rsidP="004055C0">
      <w:pPr>
        <w:spacing w:line="480" w:lineRule="auto"/>
        <w:jc w:val="both"/>
        <w:rPr>
          <w:del w:id="200" w:author="Parks, Robbie M" w:date="2018-08-15T11:00:00Z"/>
          <w:color w:val="000000" w:themeColor="text1"/>
        </w:rPr>
      </w:pPr>
      <w:del w:id="201" w:author="Parks, Robbie M" w:date="2018-08-15T11:00:00Z">
        <w:r w:rsidRPr="006E585E">
          <w:rPr>
            <w:color w:val="000000" w:themeColor="text1"/>
          </w:rPr>
          <w:delText>Cardiorespiratory diseases and cancers accounted for 56.4% and 21.2% of all deaths in the USA, respectively, in 1980, and 40.9% and 23.5%, respectively, in 2013</w:delText>
        </w:r>
        <w:r w:rsidR="00B368B6" w:rsidRPr="006E585E">
          <w:rPr>
            <w:color w:val="000000" w:themeColor="text1"/>
          </w:rPr>
          <w:delText>. D</w:delText>
        </w:r>
        <w:r w:rsidRPr="006E585E">
          <w:rPr>
            <w:color w:val="000000" w:themeColor="text1"/>
          </w:rPr>
          <w:delText>eaths from cardiorespiratory diseases have been associated with cold and warm temperatures</w:delText>
        </w:r>
        <w:r w:rsidR="00C9555C">
          <w:rPr>
            <w:color w:val="000000" w:themeColor="text1"/>
          </w:rPr>
          <w:delText xml:space="preserve"> </w:delText>
        </w:r>
        <w:r w:rsidRPr="006E585E">
          <w:rPr>
            <w:color w:val="000000" w:themeColor="text1"/>
          </w:rPr>
          <w:fldChar w:fldCharType="begin" w:fldLock="1"/>
        </w:r>
        <w:r w:rsidR="00F52D66">
          <w:rPr>
            <w:color w:val="000000" w:themeColor="text1"/>
          </w:rPr>
          <w:delInstrText>ADDIN CSL_CITATION { "citationItems" : [ { "id" : "ITEM-1", "itemData" : { "DOI" : "10.1038/nclimate2123", "ISBN" : "1758-678X 1758-6798", "ISSN" : "17586798", "abstract" : "Warm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temperature1\u20134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\u25e6 C warmer temperature, compared with virtually no effect in the most resilient districts, which were in the far north. A 2 \u25e6 C warmer summer may result in 1,552 (95% credible interval 1,307\u20131,762)additional deaths,aboutone-half of which would occur in 95 districts. The findings enable risk and adaptation analyses to incorporate local vulnerability to warm temperature and to quantify inequality in its effects. Events", "author" : [ { "dropping-particle" : "", "family" : "Bennett", "given" : "James E.", "non-dropping-particle" : "", "parse-names" : false, "suffix" : "" }, { "dropping-particle" : "", "family" : "Blangiardo", "given" : "Marta", "non-dropping-particle" : "", "parse-names" : false, "suffix" : "" }, { "dropping-particle" : "", "family" : "Fecht", "given" : "Daniela", "non-dropping-particle" : "", "parse-names" : false, "suffix" : "" }, { "dropping-particle" : "", "family" : "Elliott", "given" : "Paul", "non-dropping-particle" : "", "parse-names" : false, "suffix" : "" }, { "dropping-particle" : "", "family" : "Ezzati", "given" : "Majid", "non-dropping-particle" : "", "parse-names" : false, "suffix" : "" } ], "container-title" : "Nature Climate Change", "id" : "ITEM-1", "issue" : "4", "issued" : { "date-parts" : [ [ "2014" ] ] }, "page" : "269-273", "title" : "Vulnerability to the mortality effects of warm temperature in the districts of England and Wales", "type" : "article-journal", "volume" : "4" }, "uris" : [ "http://www.mendeley.com/documents/?uuid=5f34f7af-83b0-4896-a914-0daa32211ebb" ] }, { "id" : "ITEM-2", "itemData" : { "DOI" : "10.1093/epirev/mxf007", "ISBN" : "0193-936X", "ISSN" : "0193936X", "PMID" : "12762092", "abstract" : "%Z %+ %^", "author" : [ { "dropping-particle" : "", "family" : "Basu", "given" : "Rupa", "non-dropping-particle" : "", "parse-names" : false, "suffix" : "" }, { "dropping-particle" : "", "family" : "Samet", "given" : "Jonathan M.", "non-dropping-particle" : "", "parse-names" : false, "suffix" : "" } ], "container-title" : "Epidemiologic Reviews", "id" : "ITEM-2", "issue" : "2", "issued" : { "date-parts" : [ [ "2002" ] ] }, "page" : "190-202", "title" : "Relation between elevated ambient temperature and mortality: A review of the epidemiologic evidence", "type" : "article", "volume" : "24" }, "uris" : [ "http://www.mendeley.com/documents/?uuid=8c8cd126-6856-41d0-9232-6508902ee696" ] }, { "id" : "ITEM-3", "itemData" : { "DOI" : "10.1289/ehp.02110859", "ISBN" : "0091-6765 (Print)\\r0091-6765 (Linking)", "ISSN" : "00916765", "PMID" : "12204818", "abstract" : "We carried out time-series analyses in 12 U.S. cities to estimate both the acute effects and the lagged influence of weather on respiratory and cardiovascular disease (CVD) deaths. We fit generalized additive Poisson regressions for each city using nonparametric smooth functions to control for long time trend, season, and barometric pressure. We also controlled for day of the week. We estimated the effect and the lag structure of both temperature and humidity based on a distributed lag model. In cold cities, both high and low temperatures were associated with increased CVD deaths. In general, the effect of cold temperatures persisted for days, whereas the effect of high temperatures was restricted to the day of the death or the day before. For myocardial infarctions (MI), the effect of hot days was twice as large as the cold-day effect, whereas for all CVD deaths the hot-day effect was five times smaller than the cold-day effect. The effect of hot days included some harvesting, because we observed a deficit of deaths a few days later, which we did not observe for the cold-day effect. In hot cities, neither hot nor cold temperatures had much effect on CVD or pneumonia deaths. However, for MI and chronic obstructive pulmonary disease deaths, we observed lagged effects of hot temperatures (lags 4-6 and lags 3 and 4, respectively). We saw no clear pattern for the effect of humidity. In hierarchical models, greater variance of summer and winter temperature was associated with larger effects for hot and cold days, respectively, on respiratory deaths.", "author" : [ { "dropping-particle" : "", "family" : "Braga", "given" : "Alf\u00e9sio L.F.", "non-dropping-particle" : "", "parse-names" : false, "suffix" : "" }, { "dropping-particle" : "", "family" : "Zanobetti", "given" : "Antonella", "non-dropping-particle" : "", "parse-names" : false, "suffix" : "" }, { "dropping-particle" : "", "family" : "Schwartz", "given" : "Joel", "non-dropping-particle" : "", "parse-names" : false, "suffix" : "" } ], "container-title" : "Environmental Health Perspectives", "id" : "ITEM-3", "issue" : "9", "issued" : { "date-parts" : [ [ "2002" ] ] }, "page" : "859-863", "title" : "The effect of weather on respiratory and cardiovascular deaths in 12 U.S. cities", "type" : "article-journal", "volume" : "110" }, "uris" : [ "http://www.mendeley.com/documents/?uuid=3e710881-527a-42d3-bc7e-34c21f9cc47e" ] }, { "id" : "ITEM-4", "itemData" : { "DOI" : "10.1016/S0140-6736(14)62114-0", "ISBN" : "1474-547X (Electronic)\\r0140-6736 (Linking)", "ISSN" : "1474547X", "PMID" : "26003380", "abstract" : "Background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2\u00b75th and 97\u00b75th temperature percentiles. Findings We analysed 74 225 200 deaths in various periods between 1985 and 2012. In total, 7\u00b771% (95% empirical CI 7\u00b743-7\u00b791) of mortality was attributable to non-optimum temperature in the selected countries within the study period, with substantial differences between countries, ranging from 3\u00b737% (3\u00b706 to 3\u00b763) in Thailand to 11\u00b700% (9\u00b729 to 12\u00b747) in China. The temperature percentile of minimum mortality varied from roughly the 60th percentile in tropical areas to about the 80-90th percentile in temperate regions. More temperature-attributable deaths were caused by cold (7\u00b729%, 7\u00b702-7\u00b749) than by heat (0\u00b742%, 0\u00b739-0\u00b744). Extreme cold and hot temperatures were responsible for 0\u00b786% (0\u00b784-0\u00b787)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 "author" : [ { "dropping-particle" : "", "family" : "Gasparrini", "given" : "Antonio", "non-dropping-particle" : "", "parse-names" : false, "suffix" : "" }, { "dropping-particle" : "", "family" : "Guo", "given" : "Yuming", "non-dropping-particle" : "", "parse-names" : false, "suffix" : "" }, { "dropping-particle" : "", "family" : "Hashizume", "given" : "Masahiro", "non-dropping-particle" : "", "parse-names" : false, "suffix" : "" }, { "dropping-particle" : "", "family" : "Lavigne", "given" : "Eric", "non-dropping-particle" : "", "parse-names" : false, "suffix" : "" }, { "dropping-particle" : "", "family" : "Zanobetti", "given" : "Antonella", "non-dropping-particle" : "", "parse-names" : false, "suffix" : "" }, { "dropping-particle" : "", "family" : "Schwartz", "given" : "Joel", "non-dropping-particle" : "", "parse-names" : false, "suffix" : "" }, { "dropping-particle" : "", "family" : "Tobias", "given" : "Aurelio", "non-dropping-particle" : "", "parse-names" : false, "suffix" : "" }, { "dropping-particle" : "", "family" : "Tong", "given" : "Shilu", "non-dropping-particle" : "", "parse-names" : false, "suffix" : "" }, { "dropping-particle" : "", "family" : "Rockl\u00f6v", "given" : "Joacim", "non-dropping-particle" : "", "parse-names" : false, "suffix" : "" }, { "dropping-particle" : "", "family" : "Forsberg", "given" : "Bertil", "non-dropping-particle" : "", "parse-names" : false, "suffix" : "" }, { "dropping-particle" : "", "family" : "Leone", "given" : "Michela", "non-dropping-particle" : "", "parse-names" : false, "suffix" : "" }, { "dropping-particle" : "", "family" : "Sario", "given" : "Manuela", "non-dropping-particle" : "De", "parse-names" : false, "suffix" : "" }, { "dropping-particle" : "", "family" : "Bell", "given" : "Michelle L.", "non-dropping-particle" : "", "parse-names" : false, "suffix" : "" }, { "dropping-particle" : "", "family" : "Guo", "given" : "Yue Liang Leon", "non-dropping-particle" : "", "parse-names" : false, "suffix" : "" }, { "dropping-particle" : "", "family" : "Wu", "given" : "Chang Fu", "non-dropping-particle" : "", "parse-names" : false, "suffix" : "" }, { "dropping-particle" : "", "family" : "Kan", "given" : "Haidong", "non-dropping-particle" : "", "parse-names" : false, "suffix" : "" }, { "dropping-particle" : "", "family" : "Yi", "given" : "Seung Muk", "non-dropping-particle" : "", "parse-names" : false, "suffix" : "" }, { "dropping-particle" : "", "family" : "Sousa Zanotti Stagliorio Coelho", "given" : "Micheline", "non-dropping-particle" : "De", "parse-names" : false, "suffix" : "" }, { "dropping-particle" : "", "family" : "Saldiva", "given" : "Paulo Hilario Nascimento", "non-dropping-particle" : "", "parse-names" : false, "suffix" : "" }, { "dropping-particle" : "", "family" : "Honda", "given" : "Yasushi", "non-dropping-particle" : "", "parse-names" : false, "suffix" : "" }, { "dropping-particle" : "", "family" : "Kim", "given" : "Ho", "non-dropping-particle" : "", "parse-names" : false, "suffix" : "" }, { "dropping-particle" : "", "family" : "Armstrong", "given" : "Ben", "non-dropping-particle" : "", "parse-names" : false, "suffix" : "" } ], "container-title" : "The Lancet", "id" : "ITEM-4", "issue" : "9991", "issued" : { "date-parts" : [ [ "2015" ] ] }, "page" : "369-375", "title" : "Mortality risk attributable to high and low ambient temperature: A multicountry observational study", "type" : "article-journal", "volume" : "386" }, "uris" : [ "http://www.mendeley.com/documents/?uuid=ec2ac118-d8e9-4d29-9116-d43210b3e1ca" ] }, { "id" : "ITEM-5", "itemData" : { "DOI" : "10.1186/1476-069X-8-40", "ISBN" : "1476-069X", "ISSN" : "1476-069X", "PMID" : "19758453", "abstract" : "BACKGROUND: This review examines recent evidence on mortality from elevated ambient temperature for studies published from January 2001 to December 2008. 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 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 CONCLUSION: Many of these outcomes and vulnerable subgroups have only been identified in recent studies and varied by location and study population. Thus, region-specific policies, especially in urban areas, are vital to the mitigation of heat-related deaths.", "author" : [ { "dropping-particle" : "", "family" : "Basu", "given" : "Rupa", "non-dropping-particle" : "", "parse-names" : false, "suffix" : "" } ], "container-title" : "Environmental Health", "id" : "ITEM-5", "issue" : "1", "issued" : { "date-parts" : [ [ "2009" ] ] }, "page" : "40", "title" : "High ambient temperature and mortality: a review of epidemiologic studies from 2001 to 2008", "type" : "article-journal", "volume" : "8" }, "uris" : [ "http://www.mendeley.com/documents/?uuid=4a3c238b-f19d-4589-ab7d-38cd7a1ebe34" ] } ], "mendeley" : { "formattedCitation" : "(Basu, 2009; Basu &amp; Samet, 2002; Bennett, Blangiardo, Fecht, Elliott, &amp; Ezzati, 2014; Braga, Zanobetti, &amp; Schwartz, 2002; Gasparrini et al., 2015)", "plainTextFormattedCitation" : "(Basu, 2009; Basu &amp; Samet, 2002; Bennett, Blangiardo, Fecht, Elliott, &amp; Ezzati, 2014; Braga, Zanobetti, &amp; Schwartz, 2002; Gasparrini et al., 2015)", "previouslyFormattedCitation" : "(Basu, 2009; Basu &amp; Samet, 2002; Bennett, Blangiardo, Fecht, Elliott, &amp; Ezzati, 2014; Braga, Zanobetti, &amp; Schwartz, 2002; Gasparrini et al., 2015)" }, "properties" : {  }, "schema" : "https://github.com/citation-style-language/schema/raw/master/csl-citation.json" }</w:delInstrText>
        </w:r>
        <w:r w:rsidRPr="006E585E">
          <w:rPr>
            <w:color w:val="000000" w:themeColor="text1"/>
          </w:rPr>
          <w:fldChar w:fldCharType="separate"/>
        </w:r>
        <w:r w:rsidR="00BC655C" w:rsidRPr="00BC655C">
          <w:rPr>
            <w:noProof/>
            <w:color w:val="000000" w:themeColor="text1"/>
          </w:rPr>
          <w:delText>(Basu, 2009; Basu &amp; Samet, 2002; Bennett, Blangiardo, Fecht, Elliott, &amp; Ezzati, 2014; Braga, Zanobetti, &amp; Schwartz, 2002; Gasparrini et al., 2015)</w:delText>
        </w:r>
        <w:r w:rsidRPr="006E585E">
          <w:rPr>
            <w:color w:val="000000" w:themeColor="text1"/>
          </w:rPr>
          <w:fldChar w:fldCharType="end"/>
        </w:r>
        <w:r w:rsidR="00C9555C">
          <w:rPr>
            <w:color w:val="000000" w:themeColor="text1"/>
          </w:rPr>
          <w:delText>.</w:delText>
        </w:r>
        <w:r w:rsidRPr="006E585E">
          <w:rPr>
            <w:color w:val="000000" w:themeColor="text1"/>
          </w:rPr>
          <w:delText xml:space="preserve"> Injuries, which accounted for 8% of all deaths in the USA in 1980 and 7.5% in 2013, may have seasonality that is distinct from so-called natural causes. We did not further divide other causes because the number of deaths could become </w:delText>
        </w:r>
        <w:r w:rsidR="00B368B6" w:rsidRPr="006E585E">
          <w:rPr>
            <w:color w:val="000000" w:themeColor="text1"/>
          </w:rPr>
          <w:delText xml:space="preserve">too </w:delText>
        </w:r>
        <w:r w:rsidRPr="006E585E">
          <w:rPr>
            <w:color w:val="000000" w:themeColor="text1"/>
          </w:rPr>
          <w:delText>small</w:delText>
        </w:r>
        <w:r w:rsidR="00B368B6" w:rsidRPr="006E585E">
          <w:rPr>
            <w:color w:val="000000" w:themeColor="text1"/>
          </w:rPr>
          <w:delText xml:space="preserve"> to allow stable estimates</w:delText>
        </w:r>
        <w:r w:rsidRPr="006E585E">
          <w:rPr>
            <w:color w:val="000000" w:themeColor="text1"/>
          </w:rPr>
          <w:delText xml:space="preserve"> when divided by age group, sex and climate region.</w:delText>
        </w:r>
      </w:del>
    </w:p>
    <w:p w14:paraId="1ADB40BA" w14:textId="77777777" w:rsidR="004055C0" w:rsidRPr="006E585E" w:rsidRDefault="004055C0" w:rsidP="004055C0">
      <w:pPr>
        <w:spacing w:line="480" w:lineRule="auto"/>
        <w:jc w:val="both"/>
        <w:rPr>
          <w:del w:id="202" w:author="Parks, Robbie M" w:date="2018-08-15T11:00:00Z"/>
          <w:color w:val="000000" w:themeColor="text1"/>
        </w:rPr>
      </w:pPr>
    </w:p>
    <w:p w14:paraId="684ED54B" w14:textId="64BD1FDC" w:rsidR="004055C0" w:rsidRPr="006E585E" w:rsidRDefault="004055C0" w:rsidP="004055C0">
      <w:pPr>
        <w:spacing w:line="480" w:lineRule="auto"/>
        <w:jc w:val="both"/>
        <w:outlineLvl w:val="0"/>
        <w:rPr>
          <w:del w:id="203" w:author="Parks, Robbie M" w:date="2018-08-15T11:00:00Z"/>
        </w:rPr>
      </w:pPr>
      <w:del w:id="204" w:author="Parks, Robbie M" w:date="2018-08-15T11:00:00Z">
        <w:r w:rsidRPr="006E585E">
          <w:delText>We obtained data on temperature from ERA-Interim, which combines predictions from a physical model with ground-based and satellite measurements</w:delText>
        </w:r>
        <w:r w:rsidR="00C9555C">
          <w:delText xml:space="preserve"> </w:delText>
        </w:r>
        <w:r w:rsidRPr="006E585E">
          <w:fldChar w:fldCharType="begin" w:fldLock="1"/>
        </w:r>
        <w:r w:rsidR="00F52D66">
          <w:delInstrText>ADDIN CSL_CITATION { "citationItems" : [ { "id" : "ITEM-1", "itemData" : { "DOI" : "10.1002/qj.828", "ISSN" : "0035-9009", "author" : [ { "dropping-particle" : "", "family" : "Dee", "given" : "D P", "non-dropping-particle" : "", "parse-names" : false, "suffix" : "" }, { "dropping-particle" : "", "family" : "Uppala", "given" : "S M", "non-dropping-particle" : "", "parse-names" : false, "suffix" : "" }, { "dropping-particle" : "", "family" : "Simmons", "given" : "A J", "non-dropping-particle" : "", "parse-names" : false, "suffix" : "" }, { "dropping-particle" : "", "family" : "Berrisford", "given" : "P", "non-dropping-particle" : "", "parse-names" : false, "suffix" : "" }, { "dropping-particle" : "", "family" : "Poli", "given" : "P", "non-dropping-particle" : "", "parse-names" : false, "suffix" : "" }, { "dropping-particle" : "", "family" : "Kobayashi", "given" : "S", "non-dropping-particle" : "", "parse-names" : false, "suffix" : "" }, { "dropping-particle" : "", "family" : "Andrae", "given" : "U", "non-dropping-particle" : "", "parse-names" : false, "suffix" : "" }, { "dropping-particle" : "", "family" : "Balmaseda", "given" : "M A", "non-dropping-particle" : "", "parse-names" : false, "suffix" : "" }, { "dropping-particle" : "", "family" : "Balsamo", "given" : "G", "non-dropping-particle" : "", "parse-names" : false, "suffix" : "" }, { "dropping-particle" : "", "family" : "Bauer", "given" : "P", "non-dropping-particle" : "", "parse-names" : false, "suffix" : "" }, { "dropping-particle" : "", "family" : "Bechtold", "given" : "P", "non-dropping-particle" : "", "parse-names" : false, "suffix" : "" }, { "dropping-particle" : "", "family" : "Beljaars", "given" : "A C M", "non-dropping-particle" : "", "parse-names" : false, "suffix" : "" }, { "dropping-particle" : "", "family" : "Berg", "given" : "L", "non-dropping-particle" : "van de", "parse-names" : false, "suffix" : "" }, { "dropping-particle" : "", "family" : "Bidlot", "given" : "J", "non-dropping-particle" : "", "parse-names" : false, "suffix" : "" }, { "dropping-particle" : "", "family" : "Bormann", "given" : "N", "non-dropping-particle" : "", "parse-names" : false, "suffix" : "" }, { "dropping-particle" : "", "family" : "Delsol", "given" : "C", "non-dropping-particle" : "", "parse-names" : false, "suffix" : "" }, { "dropping-particle" : "", "family" : "Dragani", "given" : "R", "non-dropping-particle" : "", "parse-names" : false, "suffix" : "" }, { "dropping-particle" : "", "family" : "Fuentes", "given" : "M", "non-dropping-particle" : "", "parse-names" : false, "suffix" : "" }, { "dropping-particle" : "", "family" : "Geer", "given" : "A J", "non-dropping-particle" : "", "parse-names" : false, "suffix" : "" }, { "dropping-particle" : "", "family" : "Haimberger", "given" : "L", "non-dropping-particle" : "", "parse-names" : false, "suffix" : "" }, { "dropping-particle" : "", "family" : "Healy", "given" : "S B", "non-dropping-particle" : "", "parse-names" : false, "suffix" : "" }, { "dropping-particle" : "", "family" : "Hersbach", "given" : "H", "non-dropping-particle" : "", "parse-names" : false, "suffix" : "" }, { "dropping-particle" : "V", "family" : "Holm", "given" : "E", "non-dropping-particle" : "", "parse-names" : false, "suffix" : "" }, { "dropping-particle" : "", "family" : "Isaksen", "given" : "L", "non-dropping-particle" : "", "parse-names" : false, "suffix" : "" }, { "dropping-particle" : "", "family" : "Kallberg", "given" : "P", "non-dropping-particle" : "", "parse-names" : false, "suffix" : "" }, { "dropping-particle" : "", "family" : "Koehler", "given" : "M", "non-dropping-particle" : "", "parse-names" : false, "suffix" : "" }, { "dropping-particle" : "", "family" : "Matricardi", "given" : "M", "non-dropping-particle" : "", "parse-names" : false, "suffix" : "" }, { "dropping-particle" : "", "family" : "McNally", "given" : "A P", "non-dropping-particle" : "", "parse-names" : false, "suffix" : "" }, { "dropping-particle" : "", "family" : "Monge-Sanz", "given" : "B M", "non-dropping-particle" : "", "parse-names" : false, "suffix" : "" }, { "dropping-particle" : "", "family" : "Morcrette", "given" : "J J", "non-dropping-particle" : "", "parse-names" : false, "suffix" : "" }, { "dropping-particle" : "", "family" : "Park", "given" : "B K", "non-dropping-particle" : "", "parse-names" : false, "suffix" : "" }, { "dropping-particle" : "", "family" : "Peubey", "given" : "C", "non-dropping-particle" : "", "parse-names" : false, "suffix" : "" }, { "dropping-particle" : "", "family" : "Rosnay", "given" : "P", "non-dropping-particle" : "de", "parse-names" : false, "suffix" : "" }, { "dropping-particle" : "", "family" : "Tavolato", "given" : "C", "non-dropping-particle" : "", "parse-names" : false, "suffix" : "" }, { "dropping-particle" : "", "family" : "Thepaut", "given" : "J N", "non-dropping-particle" : "", "parse-names" : false, "suffix" : "" }, { "dropping-particle" : "", "family" : "Vitart", "given" : "F", "non-dropping-particle" : "", "parse-names" : false, "suffix" : "" } ], "container-title" : "Quarterly Journal of the Royal Meteorological Society", "id" : "ITEM-1", "issue" : "656", "issued" : { "date-parts" : [ [ "2011" ] ] }, "note" : "Balsamo, Gianpaolo/I-3362-2013; de Rosnay, Patricia/M-8203-2013; Vuichard, Nicolas/A-6629-2011\nBalsamo, Gianpaolo/0000-0002-1745-3634; de Rosnay, Patricia/0000-0002-7374-3820;\nA\n3929", "page" : "553-597", "title" : "The ERA-Interim reanalysis: configuration and performance of the data assimilation system", "type" : "article-journal", "volume" : "137" }, "uris" : [ "http://www.mendeley.com/documents/?uuid=68d977a8-9daf-4912-825a-6764f476448a" ] } ], "mendeley" : { "formattedCitation" : "(Dee et al., 2011)", "plainTextFormattedCitation" : "(Dee et al., 2011)", "previouslyFormattedCitation" : "(Dee et al., 2011)" }, "properties" : {  }, "schema" : "https://github.com/citation-style-language/schema/raw/master/csl-citation.json" }</w:delInstrText>
        </w:r>
        <w:r w:rsidRPr="006E585E">
          <w:fldChar w:fldCharType="separate"/>
        </w:r>
        <w:r w:rsidR="00BC655C" w:rsidRPr="00BC655C">
          <w:rPr>
            <w:noProof/>
          </w:rPr>
          <w:delText>(Dee et al., 2011)</w:delText>
        </w:r>
        <w:r w:rsidRPr="006E585E">
          <w:fldChar w:fldCharType="end"/>
        </w:r>
        <w:r w:rsidR="00C9555C">
          <w:delText>.</w:delText>
        </w:r>
        <w:r w:rsidRPr="006E585E">
          <w:delText xml:space="preserve"> We used </w:delText>
        </w:r>
        <w:r w:rsidRPr="006E585E">
          <w:lastRenderedPageBreak/>
          <w:delText>gridded four-times-daily estimates at a resolution of 80km to generate monthly population-weighted temperature by climate region throughout the analysis period.</w:delText>
        </w:r>
      </w:del>
    </w:p>
    <w:p w14:paraId="33598127" w14:textId="77777777" w:rsidR="004055C0" w:rsidRPr="006E585E" w:rsidRDefault="004055C0" w:rsidP="004055C0">
      <w:pPr>
        <w:spacing w:line="480" w:lineRule="auto"/>
        <w:jc w:val="both"/>
        <w:rPr>
          <w:del w:id="205" w:author="Parks, Robbie M" w:date="2018-08-15T11:00:00Z"/>
          <w:color w:val="000000" w:themeColor="text1"/>
        </w:rPr>
      </w:pPr>
    </w:p>
    <w:p w14:paraId="0BBC8605" w14:textId="77777777" w:rsidR="004055C0" w:rsidRPr="006E585E" w:rsidRDefault="004055C0" w:rsidP="004055C0">
      <w:pPr>
        <w:spacing w:line="480" w:lineRule="auto"/>
        <w:jc w:val="both"/>
        <w:outlineLvl w:val="0"/>
        <w:rPr>
          <w:del w:id="206" w:author="Parks, Robbie M" w:date="2018-08-15T11:00:00Z"/>
          <w:i/>
          <w:color w:val="000000" w:themeColor="text1"/>
        </w:rPr>
      </w:pPr>
      <w:del w:id="207" w:author="Parks, Robbie M" w:date="2018-08-15T11:00:00Z">
        <w:r w:rsidRPr="006E585E">
          <w:rPr>
            <w:i/>
            <w:color w:val="000000" w:themeColor="text1"/>
          </w:rPr>
          <w:delText>Statistical methods</w:delText>
        </w:r>
      </w:del>
    </w:p>
    <w:p w14:paraId="5A6E20EB" w14:textId="61B89001" w:rsidR="004055C0" w:rsidRPr="006E585E" w:rsidRDefault="004055C0" w:rsidP="004055C0">
      <w:pPr>
        <w:widowControl w:val="0"/>
        <w:autoSpaceDE w:val="0"/>
        <w:autoSpaceDN w:val="0"/>
        <w:adjustRightInd w:val="0"/>
        <w:spacing w:line="480" w:lineRule="auto"/>
        <w:jc w:val="both"/>
        <w:rPr>
          <w:del w:id="208" w:author="Parks, Robbie M" w:date="2018-08-15T11:00:00Z"/>
          <w:color w:val="000000" w:themeColor="text1"/>
        </w:rPr>
      </w:pPr>
      <w:del w:id="209" w:author="Parks, Robbie M" w:date="2018-08-15T11:00:00Z">
        <w:r w:rsidRPr="006E585E">
          <w:rPr>
            <w:color w:val="000000" w:themeColor="text1"/>
          </w:rPr>
          <w:delText>We used wavelet analysis to investigate seasonality, both nationally and sub-nationally, for each age-sex group. Wavelet analysis uncovers the presence, and frequency, of repeated maxima and minima in each age-sex-specific death rate time series. In brief, a Morlet wavelet, described in detail elsewhere</w:delText>
        </w:r>
        <w:r w:rsidR="00C9555C">
          <w:rPr>
            <w:color w:val="000000" w:themeColor="text1"/>
          </w:rPr>
          <w:delText xml:space="preserve"> </w:delText>
        </w:r>
        <w:r w:rsidRPr="006E585E">
          <w:rPr>
            <w:color w:val="000000" w:themeColor="text1"/>
          </w:rPr>
          <w:fldChar w:fldCharType="begin" w:fldLock="1"/>
        </w:r>
        <w:r w:rsidR="00F52D66">
          <w:rPr>
            <w:color w:val="000000" w:themeColor="text1"/>
          </w:rPr>
          <w:delInstrText>ADDIN CSL_CITATION { "citationItems" : [ { "id" : "ITEM-1", "itemData" : { "DOI" : "10.1007/s00442-008-0993-2", "ISBN" : "0029-8549", "ISSN" : "00298549", "PMID" : "18322705", "abstract" : "Wavelet analysis is a powerful tool that is already in use throughout science and engineering. The versatility and attractiveness of the wavelet approach lie in its decomposition properties, principally its time-scale localization. It is especially relevant to the analysis of non-stationary systems, i.e., systems with short-lived transient components, like those observed in ecological systems. Here, we review the basic properties of the wavelet approach for time-series analysis from an ecological perspective. Wavelet decomposition offers several advantages that are discussed in this paper and illustrated by appropriate synthetic and ecological examples. Wavelet analysis is notably free from the assumption of stationarity that makes most methods unsuitable for many ecological time series. Wavelet analysis also permits analysis of the relationships between two signals, and it is especially appropriate for following gradual change in forcing by exogenous variables.", "author" : [ { "dropping-particle" : "", "family" : "Cazelles", "given" : "Bernard", "non-dropping-particle" : "", "parse-names" : false, "suffix" : "" }, { "dropping-particle" : "", "family" : "Chavez", "given" : "Mario", "non-dropping-particle" : "", "parse-names" : false, "suffix" : "" }, { "dropping-particle" : "", "family" : "Berteaux", "given" : "Dominique", "non-dropping-particle" : "", "parse-names" : false, "suffix" : "" }, { "dropping-particle" : "", "family" : "M\u00e9nard", "given" : "Fr\u00e9d\u00e9ric", "non-dropping-particle" : "", "parse-names" : false, "suffix" : "" }, { "dropping-particle" : "", "family" : "Vik", "given" : "Jon Olav", "non-dropping-particle" : "", "parse-names" : false, "suffix" : "" }, { "dropping-particle" : "", "family" : "Jenouvrier", "given" : "St\u00e9phanie", "non-dropping-particle" : "", "parse-names" : false, "suffix" : "" }, { "dropping-particle" : "", "family" : "Stenseth", "given" : "Nils C.", "non-dropping-particle" : "", "parse-names" : false, "suffix" : "" } ], "container-title" : "Oecologia", "id" : "ITEM-1", "issue" : "2", "issued" : { "date-parts" : [ [ "2008" ] ] }, "page" : "287-304", "title" : "Wavelet analysis of ecological time series", "type" : "article", "volume" : "156" }, "uris" : [ "http://www.mendeley.com/documents/?uuid=59ae7ae3-a0f5-410c-a027-ae0977becaa1" ] } ], "mendeley" : { "formattedCitation" : "(Cazelles et al., 2008)", "plainTextFormattedCitation" : "(Cazelles et al., 2008)", "previouslyFormattedCitation" : "(Cazelles et al., 2008)" }, "properties" : {  }, "schema" : "https://github.com/citation-style-language/schema/raw/master/csl-citation.json" }</w:delInstrText>
        </w:r>
        <w:r w:rsidRPr="006E585E">
          <w:rPr>
            <w:color w:val="000000" w:themeColor="text1"/>
          </w:rPr>
          <w:fldChar w:fldCharType="separate"/>
        </w:r>
        <w:r w:rsidR="00BC655C" w:rsidRPr="00BC655C">
          <w:rPr>
            <w:noProof/>
            <w:color w:val="000000" w:themeColor="text1"/>
          </w:rPr>
          <w:delText>(Cazelles et al., 2008)</w:delText>
        </w:r>
        <w:r w:rsidRPr="006E585E">
          <w:rPr>
            <w:color w:val="000000" w:themeColor="text1"/>
          </w:rPr>
          <w:fldChar w:fldCharType="end"/>
        </w:r>
        <w:r w:rsidR="00C9555C">
          <w:rPr>
            <w:color w:val="000000" w:themeColor="text1"/>
          </w:rPr>
          <w:delText>,</w:delText>
        </w:r>
        <w:r w:rsidRPr="006E585E">
          <w:rPr>
            <w:color w:val="000000" w:themeColor="text1"/>
          </w:rPr>
          <w:delText xml:space="preserve"> is equivalent to using a moving window on the death rate time series and </w:delText>
        </w:r>
        <w:r w:rsidR="00592638">
          <w:rPr>
            <w:color w:val="000000" w:themeColor="text1"/>
          </w:rPr>
          <w:delText>analy</w:delText>
        </w:r>
        <w:r w:rsidR="007E031A">
          <w:rPr>
            <w:color w:val="000000" w:themeColor="text1"/>
          </w:rPr>
          <w:delText>s</w:delText>
        </w:r>
        <w:r w:rsidRPr="006E585E">
          <w:rPr>
            <w:color w:val="000000" w:themeColor="text1"/>
          </w:rPr>
          <w:delText>ing periodicity in each window using a short-form Fourier transform, hence generating a dynamic spectral analysis</w:delText>
        </w:r>
        <w:r w:rsidR="00C04B90" w:rsidRPr="006E585E">
          <w:rPr>
            <w:color w:val="000000" w:themeColor="text1"/>
          </w:rPr>
          <w:delText>, which allows</w:delText>
        </w:r>
        <w:r w:rsidRPr="006E585E">
          <w:rPr>
            <w:color w:val="000000" w:themeColor="text1"/>
          </w:rPr>
          <w:delText xml:space="preserve"> measur</w:delText>
        </w:r>
        <w:r w:rsidR="00C04B90" w:rsidRPr="006E585E">
          <w:rPr>
            <w:color w:val="000000" w:themeColor="text1"/>
          </w:rPr>
          <w:delText>ing</w:delText>
        </w:r>
        <w:r w:rsidRPr="006E585E">
          <w:rPr>
            <w:color w:val="000000" w:themeColor="text1"/>
          </w:rPr>
          <w:delText xml:space="preserve"> dynamic seasonal behavio</w:delText>
        </w:r>
        <w:r w:rsidR="007E031A">
          <w:rPr>
            <w:color w:val="000000" w:themeColor="text1"/>
          </w:rPr>
          <w:delText>u</w:delText>
        </w:r>
        <w:r w:rsidRPr="006E585E">
          <w:rPr>
            <w:color w:val="000000" w:themeColor="text1"/>
          </w:rPr>
          <w:delText xml:space="preserve">r, in which the periodicity of death rates may disappear, emerge, or change over time. </w:delText>
        </w:r>
        <w:r w:rsidR="00C04B90" w:rsidRPr="006E585E">
          <w:rPr>
            <w:color w:val="000000" w:themeColor="text1"/>
          </w:rPr>
          <w:delText>In addition to coefficients that measure the frequency of periodicity, wavelet analysis gives an indication of statistical significance of results compared with random fluctuations that can be represented with white</w:delText>
        </w:r>
        <w:r w:rsidR="006F78C7" w:rsidRPr="006E585E">
          <w:rPr>
            <w:color w:val="000000" w:themeColor="text1"/>
          </w:rPr>
          <w:delText xml:space="preserve"> (an independent random process)</w:delText>
        </w:r>
        <w:r w:rsidR="00C04B90" w:rsidRPr="006E585E">
          <w:rPr>
            <w:color w:val="000000" w:themeColor="text1"/>
          </w:rPr>
          <w:delText xml:space="preserve"> or red </w:delText>
        </w:r>
        <w:r w:rsidR="006F78C7" w:rsidRPr="006E585E">
          <w:rPr>
            <w:color w:val="000000" w:themeColor="text1"/>
          </w:rPr>
          <w:delText xml:space="preserve">(autoregressive of order 1 process) </w:delText>
        </w:r>
        <w:r w:rsidR="00C04B90" w:rsidRPr="006E585E">
          <w:rPr>
            <w:color w:val="000000" w:themeColor="text1"/>
          </w:rPr>
          <w:delText xml:space="preserve">noise. </w:delText>
        </w:r>
        <w:r w:rsidRPr="006E585E">
          <w:rPr>
            <w:color w:val="000000" w:themeColor="text1"/>
          </w:rPr>
          <w:delText>We used the R package WaveletComp (version 1.0) for the wavelet analysis. Before analysis, we logarithmically transformed death rates, de</w:delText>
        </w:r>
        <w:r w:rsidR="00C04B90" w:rsidRPr="006E585E">
          <w:rPr>
            <w:color w:val="000000" w:themeColor="text1"/>
          </w:rPr>
          <w:delText>-</w:delText>
        </w:r>
        <w:r w:rsidRPr="006E585E">
          <w:rPr>
            <w:color w:val="000000" w:themeColor="text1"/>
          </w:rPr>
          <w:delText xml:space="preserve">trended using a polynomial regression, and rescaled each all-cause mortality death rate time series so as to range between 1 and -1. </w:delText>
        </w:r>
      </w:del>
    </w:p>
    <w:p w14:paraId="4DF1AC90" w14:textId="77777777" w:rsidR="004055C0" w:rsidRPr="006E585E" w:rsidRDefault="004055C0" w:rsidP="004055C0">
      <w:pPr>
        <w:spacing w:line="480" w:lineRule="auto"/>
        <w:jc w:val="both"/>
        <w:rPr>
          <w:del w:id="210" w:author="Parks, Robbie M" w:date="2018-08-15T11:00:00Z"/>
          <w:color w:val="000000" w:themeColor="text1"/>
        </w:rPr>
      </w:pPr>
    </w:p>
    <w:p w14:paraId="02FAEAF7" w14:textId="77777777" w:rsidR="007B551D" w:rsidRDefault="004055C0" w:rsidP="004055C0">
      <w:pPr>
        <w:pStyle w:val="CommentText"/>
        <w:spacing w:line="480" w:lineRule="auto"/>
        <w:jc w:val="both"/>
        <w:rPr>
          <w:ins w:id="211" w:author="Parks, Robbie M" w:date="2018-08-15T11:00:00Z"/>
          <w:rFonts w:ascii="Times New Roman" w:hAnsi="Times New Roman" w:cs="Times New Roman"/>
          <w:noProof/>
          <w:sz w:val="24"/>
          <w:szCs w:val="24"/>
        </w:rPr>
      </w:pPr>
      <w:del w:id="212" w:author="Parks, Robbie M" w:date="2018-08-15T11:00:00Z">
        <w:r w:rsidRPr="006E585E">
          <w:rPr>
            <w:rFonts w:ascii="Times New Roman" w:hAnsi="Times New Roman" w:cs="Times New Roman"/>
            <w:color w:val="000000" w:themeColor="text1"/>
            <w:sz w:val="24"/>
            <w:szCs w:val="24"/>
          </w:rPr>
          <w:delText>We identified age-sex groups whose wavelet power spectra differed from that of a white noise spectrum, which represents random fluctuations, at 5% significance level, for the entire study period (1980-2013).  For age-sex groups which had statistically significant power spectra for 1980-2013</w:delText>
        </w:r>
      </w:del>
      <w:r w:rsidRPr="006E585E">
        <w:rPr>
          <w:rFonts w:ascii="Times New Roman" w:hAnsi="Times New Roman" w:cs="Times New Roman"/>
          <w:color w:val="000000" w:themeColor="text1"/>
          <w:sz w:val="24"/>
          <w:szCs w:val="24"/>
        </w:rPr>
        <w:t xml:space="preserve">, we calculated the </w:t>
      </w:r>
      <w:r w:rsidR="007E031A" w:rsidRPr="006E585E">
        <w:rPr>
          <w:rFonts w:ascii="Times New Roman" w:hAnsi="Times New Roman" w:cs="Times New Roman"/>
          <w:color w:val="000000" w:themeColor="text1"/>
          <w:sz w:val="24"/>
          <w:szCs w:val="24"/>
        </w:rPr>
        <w:t>centre</w:t>
      </w:r>
      <w:r w:rsidRPr="006E585E">
        <w:rPr>
          <w:rFonts w:ascii="Times New Roman" w:hAnsi="Times New Roman" w:cs="Times New Roman"/>
          <w:color w:val="000000" w:themeColor="text1"/>
          <w:sz w:val="24"/>
          <w:szCs w:val="24"/>
        </w:rPr>
        <w:t xml:space="preserve"> of gravity and the negative </w:t>
      </w:r>
      <w:r w:rsidR="007E031A" w:rsidRPr="006E585E">
        <w:rPr>
          <w:rFonts w:ascii="Times New Roman" w:hAnsi="Times New Roman" w:cs="Times New Roman"/>
          <w:color w:val="000000" w:themeColor="text1"/>
          <w:sz w:val="24"/>
          <w:szCs w:val="24"/>
        </w:rPr>
        <w:t>centre</w:t>
      </w:r>
      <w:r w:rsidRPr="006E585E">
        <w:rPr>
          <w:rFonts w:ascii="Times New Roman" w:hAnsi="Times New Roman" w:cs="Times New Roman"/>
          <w:color w:val="000000" w:themeColor="text1"/>
          <w:sz w:val="24"/>
          <w:szCs w:val="24"/>
        </w:rPr>
        <w:t xml:space="preserve"> of gravity of monthly dea</w:t>
      </w:r>
      <w:r w:rsidR="00EE473F">
        <w:rPr>
          <w:rFonts w:ascii="Times New Roman" w:hAnsi="Times New Roman" w:cs="Times New Roman"/>
          <w:color w:val="000000" w:themeColor="text1"/>
          <w:sz w:val="24"/>
          <w:szCs w:val="24"/>
        </w:rPr>
        <w:t xml:space="preserve">th rates. </w:t>
      </w:r>
      <w:ins w:id="213" w:author="Parks, Robbie M" w:date="2018-08-15T11:00:00Z">
        <w:r w:rsidR="004115F7" w:rsidRPr="004B02D5">
          <w:rPr>
            <w:rFonts w:ascii="Times New Roman" w:hAnsi="Times New Roman" w:cs="Times New Roman"/>
            <w:color w:val="000000" w:themeColor="text1"/>
            <w:sz w:val="24"/>
            <w:szCs w:val="24"/>
          </w:rPr>
          <w:t>C</w:t>
        </w:r>
        <w:r w:rsidR="007E031A" w:rsidRPr="004B02D5">
          <w:rPr>
            <w:rFonts w:ascii="Times New Roman" w:hAnsi="Times New Roman" w:cs="Times New Roman"/>
            <w:color w:val="000000" w:themeColor="text1"/>
            <w:sz w:val="24"/>
            <w:szCs w:val="24"/>
          </w:rPr>
          <w:t>entre</w:t>
        </w:r>
        <w:r w:rsidRPr="004B02D5">
          <w:rPr>
            <w:rFonts w:ascii="Times New Roman" w:hAnsi="Times New Roman" w:cs="Times New Roman"/>
            <w:color w:val="000000" w:themeColor="text1"/>
            <w:sz w:val="24"/>
            <w:szCs w:val="24"/>
          </w:rPr>
          <w:t xml:space="preserve"> of gravity</w:t>
        </w:r>
        <w:r w:rsidR="004115F7" w:rsidRPr="004B02D5">
          <w:rPr>
            <w:rFonts w:ascii="Times New Roman" w:hAnsi="Times New Roman" w:cs="Times New Roman"/>
            <w:color w:val="000000" w:themeColor="text1"/>
            <w:sz w:val="24"/>
            <w:szCs w:val="24"/>
          </w:rPr>
          <w:t xml:space="preserve"> was calculated as a weighted</w:t>
        </w:r>
      </w:ins>
      <w:del w:id="214" w:author="Parks, Robbie M" w:date="2018-08-15T11:00:00Z">
        <w:r w:rsidR="00EE473F">
          <w:rPr>
            <w:rFonts w:ascii="Times New Roman" w:hAnsi="Times New Roman" w:cs="Times New Roman"/>
            <w:color w:val="000000" w:themeColor="text1"/>
            <w:sz w:val="24"/>
            <w:szCs w:val="24"/>
          </w:rPr>
          <w:delText>These parameters show</w:delText>
        </w:r>
        <w:r w:rsidRPr="006E585E">
          <w:rPr>
            <w:rFonts w:ascii="Times New Roman" w:hAnsi="Times New Roman" w:cs="Times New Roman"/>
            <w:color w:val="000000" w:themeColor="text1"/>
            <w:sz w:val="24"/>
            <w:szCs w:val="24"/>
          </w:rPr>
          <w:delText xml:space="preserve"> when in the year, on</w:delText>
        </w:r>
      </w:del>
      <w:r w:rsidRPr="006E585E">
        <w:rPr>
          <w:rFonts w:ascii="Times New Roman" w:hAnsi="Times New Roman" w:cs="Times New Roman"/>
          <w:color w:val="000000" w:themeColor="text1"/>
          <w:sz w:val="24"/>
          <w:szCs w:val="24"/>
        </w:rPr>
        <w:t xml:space="preserve"> average</w:t>
      </w:r>
      <w:del w:id="215" w:author="Parks, Robbie M" w:date="2018-08-15T11:00:00Z">
        <w:r w:rsidRPr="006E585E">
          <w:rPr>
            <w:rFonts w:ascii="Times New Roman" w:hAnsi="Times New Roman" w:cs="Times New Roman"/>
            <w:color w:val="000000" w:themeColor="text1"/>
            <w:sz w:val="24"/>
            <w:szCs w:val="24"/>
          </w:rPr>
          <w:delText xml:space="preserve">, maximum and minimum death rates occur, respectively. For calculating </w:delText>
        </w:r>
        <w:r w:rsidR="007E031A" w:rsidRPr="006E585E">
          <w:rPr>
            <w:rFonts w:ascii="Times New Roman" w:hAnsi="Times New Roman" w:cs="Times New Roman"/>
            <w:color w:val="000000" w:themeColor="text1"/>
            <w:sz w:val="24"/>
            <w:szCs w:val="24"/>
          </w:rPr>
          <w:lastRenderedPageBreak/>
          <w:delText>centre</w:delText>
        </w:r>
      </w:del>
      <w:r w:rsidRPr="006E585E">
        <w:rPr>
          <w:rFonts w:ascii="Times New Roman" w:hAnsi="Times New Roman" w:cs="Times New Roman"/>
          <w:color w:val="000000" w:themeColor="text1"/>
          <w:sz w:val="24"/>
          <w:szCs w:val="24"/>
        </w:rPr>
        <w:t xml:space="preserve"> of </w:t>
      </w:r>
      <w:ins w:id="216" w:author="Parks, Robbie M" w:date="2018-08-15T11:00:00Z">
        <w:r w:rsidR="004115F7" w:rsidRPr="004B02D5">
          <w:rPr>
            <w:rFonts w:ascii="Times New Roman" w:hAnsi="Times New Roman" w:cs="Times New Roman"/>
            <w:color w:val="000000" w:themeColor="text1"/>
            <w:sz w:val="24"/>
            <w:szCs w:val="24"/>
          </w:rPr>
          <w:t>months of deaths, with</w:t>
        </w:r>
      </w:ins>
      <w:del w:id="217" w:author="Parks, Robbie M" w:date="2018-08-15T11:00:00Z">
        <w:r w:rsidRPr="006E585E">
          <w:rPr>
            <w:rFonts w:ascii="Times New Roman" w:hAnsi="Times New Roman" w:cs="Times New Roman"/>
            <w:color w:val="000000" w:themeColor="text1"/>
            <w:sz w:val="24"/>
            <w:szCs w:val="24"/>
          </w:rPr>
          <w:delText>gravity,</w:delText>
        </w:r>
      </w:del>
      <w:r w:rsidRPr="006E585E">
        <w:rPr>
          <w:rFonts w:ascii="Times New Roman" w:hAnsi="Times New Roman" w:cs="Times New Roman"/>
          <w:color w:val="000000" w:themeColor="text1"/>
          <w:sz w:val="24"/>
          <w:szCs w:val="24"/>
        </w:rPr>
        <w:t xml:space="preserve"> each month </w:t>
      </w:r>
      <w:del w:id="218" w:author="Parks, Robbie M" w:date="2018-08-15T11:00:00Z">
        <w:r w:rsidRPr="006E585E">
          <w:rPr>
            <w:rFonts w:ascii="Times New Roman" w:hAnsi="Times New Roman" w:cs="Times New Roman"/>
            <w:color w:val="000000" w:themeColor="text1"/>
            <w:sz w:val="24"/>
            <w:szCs w:val="24"/>
          </w:rPr>
          <w:delText xml:space="preserve">was </w:delText>
        </w:r>
      </w:del>
      <w:r w:rsidRPr="006E585E">
        <w:rPr>
          <w:rFonts w:ascii="Times New Roman" w:hAnsi="Times New Roman" w:cs="Times New Roman"/>
          <w:color w:val="000000" w:themeColor="text1"/>
          <w:sz w:val="24"/>
          <w:szCs w:val="24"/>
        </w:rPr>
        <w:t xml:space="preserve">weighted by its death rate; </w:t>
      </w:r>
      <w:del w:id="219" w:author="Parks, Robbie M" w:date="2018-08-15T11:00:00Z">
        <w:r w:rsidRPr="006E585E">
          <w:rPr>
            <w:rFonts w:ascii="Times New Roman" w:hAnsi="Times New Roman" w:cs="Times New Roman"/>
            <w:color w:val="000000" w:themeColor="text1"/>
            <w:sz w:val="24"/>
            <w:szCs w:val="24"/>
          </w:rPr>
          <w:delText xml:space="preserve">for </w:delText>
        </w:r>
      </w:del>
      <w:r w:rsidRPr="006E585E">
        <w:rPr>
          <w:rFonts w:ascii="Times New Roman" w:hAnsi="Times New Roman" w:cs="Times New Roman"/>
          <w:color w:val="000000" w:themeColor="text1"/>
          <w:sz w:val="24"/>
          <w:szCs w:val="24"/>
        </w:rPr>
        <w:t xml:space="preserve">negative </w:t>
      </w:r>
      <w:r w:rsidR="007E031A" w:rsidRPr="006E585E">
        <w:rPr>
          <w:rFonts w:ascii="Times New Roman" w:hAnsi="Times New Roman" w:cs="Times New Roman"/>
          <w:color w:val="000000" w:themeColor="text1"/>
          <w:sz w:val="24"/>
          <w:szCs w:val="24"/>
        </w:rPr>
        <w:t>centre</w:t>
      </w:r>
      <w:r w:rsidRPr="006E585E">
        <w:rPr>
          <w:rFonts w:ascii="Times New Roman" w:hAnsi="Times New Roman" w:cs="Times New Roman"/>
          <w:color w:val="000000" w:themeColor="text1"/>
          <w:sz w:val="24"/>
          <w:szCs w:val="24"/>
        </w:rPr>
        <w:t xml:space="preserve"> of gravity</w:t>
      </w:r>
      <w:ins w:id="220" w:author="Parks, Robbie M" w:date="2018-08-15T11:00:00Z">
        <w:r w:rsidR="00035EC0" w:rsidRPr="004B02D5">
          <w:rPr>
            <w:rFonts w:ascii="Times New Roman" w:hAnsi="Times New Roman" w:cs="Times New Roman"/>
            <w:color w:val="000000" w:themeColor="text1"/>
            <w:sz w:val="24"/>
            <w:szCs w:val="24"/>
          </w:rPr>
          <w:t xml:space="preserve"> was also calculated as a weighted average of months of deaths, but with</w:t>
        </w:r>
      </w:ins>
      <w:del w:id="221" w:author="Parks, Robbie M" w:date="2018-08-15T11:00:00Z">
        <w:r w:rsidRPr="006E585E">
          <w:rPr>
            <w:rFonts w:ascii="Times New Roman" w:hAnsi="Times New Roman" w:cs="Times New Roman"/>
            <w:color w:val="000000" w:themeColor="text1"/>
            <w:sz w:val="24"/>
            <w:szCs w:val="24"/>
          </w:rPr>
          <w:delText>,</w:delText>
        </w:r>
      </w:del>
      <w:r w:rsidRPr="006E585E">
        <w:rPr>
          <w:rFonts w:ascii="Times New Roman" w:hAnsi="Times New Roman" w:cs="Times New Roman"/>
          <w:color w:val="000000" w:themeColor="text1"/>
          <w:sz w:val="24"/>
          <w:szCs w:val="24"/>
        </w:rPr>
        <w:t xml:space="preserve"> each month was weighted by the difference between its death rate and the year’s maximum death rate. </w:t>
      </w:r>
      <w:r w:rsidRPr="006E585E">
        <w:rPr>
          <w:rFonts w:ascii="Times New Roman" w:hAnsi="Times New Roman" w:cs="Times New Roman"/>
          <w:sz w:val="24"/>
          <w:szCs w:val="24"/>
        </w:rPr>
        <w:t xml:space="preserve">In taking the weighted average, we allowed </w:t>
      </w:r>
      <w:ins w:id="222" w:author="Parks, Robbie M" w:date="2018-08-15T11:00:00Z">
        <w:r w:rsidRPr="004B02D5">
          <w:rPr>
            <w:rFonts w:ascii="Times New Roman" w:hAnsi="Times New Roman" w:cs="Times New Roman"/>
            <w:noProof/>
            <w:sz w:val="24"/>
            <w:szCs w:val="24"/>
          </w:rPr>
          <w:t>December (month 12)</w:t>
        </w:r>
        <w:r w:rsidR="001B58C4">
          <w:rPr>
            <w:rFonts w:ascii="Times New Roman" w:hAnsi="Times New Roman" w:cs="Times New Roman"/>
            <w:noProof/>
            <w:sz w:val="24"/>
            <w:szCs w:val="24"/>
          </w:rPr>
          <w:t xml:space="preserve"> </w:t>
        </w:r>
        <w:r w:rsidR="001B58C4" w:rsidRPr="004B02D5">
          <w:rPr>
            <w:rFonts w:ascii="Times New Roman" w:hAnsi="Times New Roman" w:cs="Times New Roman"/>
            <w:noProof/>
            <w:sz w:val="24"/>
            <w:szCs w:val="24"/>
          </w:rPr>
          <w:t>to neighbour</w:t>
        </w:r>
        <w:r w:rsidR="001B58C4">
          <w:rPr>
            <w:rFonts w:ascii="Times New Roman" w:hAnsi="Times New Roman" w:cs="Times New Roman"/>
            <w:noProof/>
            <w:sz w:val="24"/>
            <w:szCs w:val="24"/>
          </w:rPr>
          <w:t xml:space="preserve"> </w:t>
        </w:r>
        <w:r w:rsidR="001B58C4" w:rsidRPr="004B02D5">
          <w:rPr>
            <w:rFonts w:ascii="Times New Roman" w:hAnsi="Times New Roman" w:cs="Times New Roman"/>
            <w:noProof/>
            <w:sz w:val="24"/>
            <w:szCs w:val="24"/>
          </w:rPr>
          <w:t>January (month 1)</w:t>
        </w:r>
        <w:r w:rsidRPr="004B02D5">
          <w:rPr>
            <w:rFonts w:ascii="Times New Roman" w:hAnsi="Times New Roman" w:cs="Times New Roman"/>
            <w:noProof/>
            <w:sz w:val="24"/>
            <w:szCs w:val="24"/>
          </w:rPr>
          <w:t xml:space="preserve">, </w:t>
        </w:r>
        <w:r w:rsidR="00F418B0">
          <w:rPr>
            <w:rFonts w:ascii="Times New Roman" w:hAnsi="Times New Roman" w:cs="Times New Roman"/>
            <w:noProof/>
            <w:sz w:val="24"/>
            <w:szCs w:val="24"/>
          </w:rPr>
          <w:t xml:space="preserve">representing each month by </w:t>
        </w:r>
        <w:r w:rsidR="00644978">
          <w:rPr>
            <w:rFonts w:ascii="Times New Roman" w:hAnsi="Times New Roman" w:cs="Times New Roman"/>
            <w:noProof/>
            <w:sz w:val="24"/>
            <w:szCs w:val="24"/>
          </w:rPr>
          <w:t xml:space="preserve">an angle subtended from </w:t>
        </w:r>
        <w:r w:rsidR="00F418B0">
          <w:rPr>
            <w:rFonts w:ascii="Times New Roman" w:hAnsi="Times New Roman" w:cs="Times New Roman"/>
            <w:noProof/>
            <w:sz w:val="24"/>
            <w:szCs w:val="24"/>
          </w:rPr>
          <w:t xml:space="preserve">12 equally-spaced points around a unit circle. </w:t>
        </w:r>
        <w:r w:rsidR="007B551D">
          <w:rPr>
            <w:rFonts w:ascii="Times New Roman" w:hAnsi="Times New Roman" w:cs="Times New Roman"/>
            <w:noProof/>
            <w:sz w:val="24"/>
            <w:szCs w:val="24"/>
          </w:rPr>
          <w:t xml:space="preserve">Using </w:t>
        </w:r>
        <w:r w:rsidRPr="004B02D5">
          <w:rPr>
            <w:rFonts w:ascii="Times New Roman" w:hAnsi="Times New Roman" w:cs="Times New Roman"/>
            <w:noProof/>
            <w:sz w:val="24"/>
            <w:szCs w:val="24"/>
          </w:rPr>
          <w:t>a technique called circular statistics</w:t>
        </w:r>
        <w:r w:rsidR="007B551D">
          <w:rPr>
            <w:rFonts w:ascii="Times New Roman" w:hAnsi="Times New Roman" w:cs="Times New Roman"/>
            <w:noProof/>
            <w:sz w:val="24"/>
            <w:szCs w:val="24"/>
          </w:rPr>
          <w:t xml:space="preserve">, </w:t>
        </w:r>
        <w:r w:rsidR="00251005">
          <w:rPr>
            <w:rFonts w:ascii="Times New Roman" w:hAnsi="Times New Roman" w:cs="Times New Roman"/>
            <w:noProof/>
            <w:sz w:val="24"/>
            <w:szCs w:val="24"/>
          </w:rPr>
          <w:t>a mean</w:t>
        </w:r>
        <w:r w:rsidR="00EF429C">
          <w:rPr>
            <w:rFonts w:ascii="Times New Roman" w:hAnsi="Times New Roman" w:cs="Times New Roman"/>
            <w:noProof/>
            <w:sz w:val="24"/>
            <w:szCs w:val="24"/>
          </w:rPr>
          <w:t xml:space="preserve"> </w:t>
        </w:r>
        <m:oMath>
          <m:r>
            <w:rPr>
              <w:rFonts w:ascii="Cambria Math" w:eastAsiaTheme="minorEastAsia" w:hAnsi="Cambria Math" w:cs="Times New Roman"/>
              <w:noProof/>
              <w:sz w:val="24"/>
              <w:szCs w:val="24"/>
            </w:rPr>
            <m:t>(</m:t>
          </m:r>
          <m:acc>
            <m:accPr>
              <m:chr m:val="̅"/>
              <m:ctrlPr>
                <w:rPr>
                  <w:rFonts w:ascii="Cambria Math" w:hAnsi="Cambria Math" w:cs="Times New Roman"/>
                  <w:i/>
                  <w:noProof/>
                  <w:sz w:val="24"/>
                  <w:szCs w:val="24"/>
                </w:rPr>
              </m:ctrlPr>
            </m:accPr>
            <m:e>
              <m:r>
                <w:rPr>
                  <w:rFonts w:ascii="Cambria Math" w:hAnsi="Cambria Math" w:cs="Times New Roman"/>
                  <w:noProof/>
                  <w:sz w:val="24"/>
                  <w:szCs w:val="24"/>
                </w:rPr>
                <m:t>θ</m:t>
              </m:r>
            </m:e>
          </m:acc>
          <m:r>
            <w:rPr>
              <w:rFonts w:ascii="Cambria Math" w:hAnsi="Cambria Math" w:cs="Times New Roman"/>
              <w:noProof/>
              <w:sz w:val="24"/>
              <w:szCs w:val="24"/>
            </w:rPr>
            <m:t>)</m:t>
          </m:r>
        </m:oMath>
        <w:r w:rsidR="00251005">
          <w:rPr>
            <w:rFonts w:ascii="Times New Roman" w:hAnsi="Times New Roman" w:cs="Times New Roman"/>
            <w:noProof/>
            <w:sz w:val="24"/>
            <w:szCs w:val="24"/>
          </w:rPr>
          <w:t xml:space="preserve">of </w:t>
        </w:r>
        <w:r w:rsidR="00644978">
          <w:rPr>
            <w:rFonts w:ascii="Times New Roman" w:hAnsi="Times New Roman" w:cs="Times New Roman"/>
            <w:noProof/>
            <w:sz w:val="24"/>
            <w:szCs w:val="24"/>
          </w:rPr>
          <w:t>the angles (</w:t>
        </w:r>
        <m:oMath>
          <m:sSub>
            <m:sSubPr>
              <m:ctrlPr>
                <w:rPr>
                  <w:rFonts w:ascii="Cambria Math" w:hAnsi="Cambria Math" w:cs="Times New Roman"/>
                  <w:i/>
                  <w:noProof/>
                  <w:sz w:val="24"/>
                  <w:szCs w:val="24"/>
                </w:rPr>
              </m:ctrlPr>
            </m:sSubPr>
            <m:e>
              <m:r>
                <w:rPr>
                  <w:rFonts w:ascii="Cambria Math" w:hAnsi="Cambria Math" w:cs="Times New Roman"/>
                  <w:noProof/>
                  <w:sz w:val="24"/>
                  <w:szCs w:val="24"/>
                </w:rPr>
                <m:t>θ</m:t>
              </m:r>
            </m:e>
            <m:sub>
              <m:r>
                <w:rPr>
                  <w:rFonts w:ascii="Cambria Math" w:hAnsi="Cambria Math" w:cs="Times New Roman"/>
                  <w:noProof/>
                  <w:sz w:val="24"/>
                  <w:szCs w:val="24"/>
                </w:rPr>
                <m:t>1</m:t>
              </m:r>
            </m:sub>
          </m:sSub>
          <m:r>
            <w:rPr>
              <w:rFonts w:ascii="Cambria Math" w:hAnsi="Cambria Math" w:cs="Times New Roman"/>
              <w:noProof/>
              <w:sz w:val="24"/>
              <w:szCs w:val="24"/>
            </w:rPr>
            <m:t>,</m:t>
          </m:r>
          <m:sSub>
            <m:sSubPr>
              <m:ctrlPr>
                <w:rPr>
                  <w:rFonts w:ascii="Cambria Math" w:hAnsi="Cambria Math" w:cs="Times New Roman"/>
                  <w:i/>
                  <w:noProof/>
                  <w:sz w:val="24"/>
                  <w:szCs w:val="24"/>
                </w:rPr>
              </m:ctrlPr>
            </m:sSubPr>
            <m:e>
              <m:r>
                <w:rPr>
                  <w:rFonts w:ascii="Cambria Math" w:hAnsi="Cambria Math" w:cs="Times New Roman"/>
                  <w:noProof/>
                  <w:sz w:val="24"/>
                  <w:szCs w:val="24"/>
                </w:rPr>
                <m:t>θ</m:t>
              </m:r>
            </m:e>
            <m:sub>
              <m:r>
                <w:rPr>
                  <w:rFonts w:ascii="Cambria Math" w:hAnsi="Cambria Math" w:cs="Times New Roman"/>
                  <w:noProof/>
                  <w:sz w:val="24"/>
                  <w:szCs w:val="24"/>
                </w:rPr>
                <m:t>2</m:t>
              </m:r>
            </m:sub>
          </m:sSub>
          <m:sSub>
            <m:sSubPr>
              <m:ctrlPr>
                <w:rPr>
                  <w:rFonts w:ascii="Cambria Math" w:hAnsi="Cambria Math" w:cs="Times New Roman"/>
                  <w:i/>
                  <w:noProof/>
                  <w:sz w:val="24"/>
                  <w:szCs w:val="24"/>
                </w:rPr>
              </m:ctrlPr>
            </m:sSubPr>
            <m:e>
              <m:r>
                <w:rPr>
                  <w:rFonts w:ascii="Cambria Math" w:hAnsi="Cambria Math" w:cs="Times New Roman"/>
                  <w:noProof/>
                  <w:sz w:val="24"/>
                  <w:szCs w:val="24"/>
                </w:rPr>
                <m:t>,θ</m:t>
              </m:r>
            </m:e>
            <m:sub>
              <m:r>
                <w:rPr>
                  <w:rFonts w:ascii="Cambria Math" w:hAnsi="Cambria Math" w:cs="Times New Roman"/>
                  <w:noProof/>
                  <w:sz w:val="24"/>
                  <w:szCs w:val="24"/>
                </w:rPr>
                <m:t>3</m:t>
              </m:r>
            </m:sub>
          </m:sSub>
          <m:r>
            <w:rPr>
              <w:rFonts w:ascii="Cambria Math" w:hAnsi="Cambria Math" w:cs="Times New Roman"/>
              <w:noProof/>
              <w:sz w:val="24"/>
              <w:szCs w:val="24"/>
            </w:rPr>
            <m:t>…</m:t>
          </m:r>
          <m:sSub>
            <m:sSubPr>
              <m:ctrlPr>
                <w:rPr>
                  <w:rFonts w:ascii="Cambria Math" w:hAnsi="Cambria Math" w:cs="Times New Roman"/>
                  <w:i/>
                  <w:noProof/>
                  <w:sz w:val="24"/>
                  <w:szCs w:val="24"/>
                </w:rPr>
              </m:ctrlPr>
            </m:sSubPr>
            <m:e>
              <m:r>
                <w:rPr>
                  <w:rFonts w:ascii="Cambria Math" w:hAnsi="Cambria Math" w:cs="Times New Roman"/>
                  <w:noProof/>
                  <w:sz w:val="24"/>
                  <w:szCs w:val="24"/>
                </w:rPr>
                <m:t>,θ</m:t>
              </m:r>
            </m:e>
            <m:sub>
              <m:r>
                <w:rPr>
                  <w:rFonts w:ascii="Cambria Math" w:hAnsi="Cambria Math" w:cs="Times New Roman"/>
                  <w:noProof/>
                  <w:sz w:val="24"/>
                  <w:szCs w:val="24"/>
                </w:rPr>
                <m:t>n,</m:t>
              </m:r>
            </m:sub>
          </m:sSub>
        </m:oMath>
        <w:r w:rsidR="00644978">
          <w:rPr>
            <w:rFonts w:ascii="Times New Roman" w:hAnsi="Times New Roman" w:cs="Times New Roman"/>
            <w:noProof/>
            <w:sz w:val="24"/>
            <w:szCs w:val="24"/>
          </w:rPr>
          <w:t>)</w:t>
        </w:r>
        <w:r w:rsidR="00D63463">
          <w:rPr>
            <w:rFonts w:ascii="Times New Roman" w:hAnsi="Times New Roman" w:cs="Times New Roman"/>
            <w:noProof/>
            <w:sz w:val="24"/>
            <w:szCs w:val="24"/>
          </w:rPr>
          <w:t xml:space="preserve"> representing the deaths (with n the total number of deaths in an age-sex group for a particular cause of death) </w:t>
        </w:r>
        <w:r w:rsidR="00644978">
          <w:rPr>
            <w:rFonts w:ascii="Times New Roman" w:hAnsi="Times New Roman" w:cs="Times New Roman"/>
            <w:noProof/>
            <w:sz w:val="24"/>
            <w:szCs w:val="24"/>
          </w:rPr>
          <w:t>is found</w:t>
        </w:r>
        <w:r w:rsidR="00734951">
          <w:rPr>
            <w:rFonts w:ascii="Times New Roman" w:hAnsi="Times New Roman" w:cs="Times New Roman"/>
            <w:noProof/>
            <w:sz w:val="24"/>
            <w:szCs w:val="24"/>
          </w:rPr>
          <w:t xml:space="preserve"> </w:t>
        </w:r>
        <w:r w:rsidR="001B58C4">
          <w:rPr>
            <w:rFonts w:ascii="Times New Roman" w:hAnsi="Times New Roman" w:cs="Times New Roman"/>
            <w:noProof/>
            <w:sz w:val="24"/>
            <w:szCs w:val="24"/>
          </w:rPr>
          <w:t>using the relation below</w:t>
        </w:r>
        <w:r w:rsidR="00644978">
          <w:rPr>
            <w:rFonts w:ascii="Times New Roman" w:hAnsi="Times New Roman" w:cs="Times New Roman"/>
            <w:noProof/>
            <w:sz w:val="24"/>
            <w:szCs w:val="24"/>
          </w:rPr>
          <w:t>:</w:t>
        </w:r>
        <w:r w:rsidRPr="004B02D5">
          <w:rPr>
            <w:rFonts w:ascii="Times New Roman" w:hAnsi="Times New Roman" w:cs="Times New Roman"/>
            <w:noProof/>
            <w:sz w:val="24"/>
            <w:szCs w:val="24"/>
          </w:rPr>
          <w:t xml:space="preserve"> </w:t>
        </w:r>
      </w:ins>
    </w:p>
    <w:p w14:paraId="6F14BC47" w14:textId="77777777" w:rsidR="007B551D" w:rsidRDefault="00B9423B" w:rsidP="004055C0">
      <w:pPr>
        <w:pStyle w:val="CommentText"/>
        <w:spacing w:line="480" w:lineRule="auto"/>
        <w:jc w:val="both"/>
        <w:rPr>
          <w:ins w:id="223" w:author="Parks, Robbie M" w:date="2018-08-15T11:00:00Z"/>
          <w:rFonts w:ascii="Times New Roman" w:hAnsi="Times New Roman" w:cs="Times New Roman"/>
          <w:noProof/>
          <w:sz w:val="24"/>
          <w:szCs w:val="24"/>
        </w:rPr>
      </w:pPr>
      <m:oMathPara>
        <m:oMath>
          <m:acc>
            <m:accPr>
              <m:chr m:val="̅"/>
              <m:ctrlPr>
                <w:ins w:id="224" w:author="Parks, Robbie M" w:date="2018-08-15T11:00:00Z">
                  <w:rPr>
                    <w:rFonts w:ascii="Cambria Math" w:hAnsi="Cambria Math" w:cs="Times New Roman"/>
                    <w:i/>
                    <w:noProof/>
                    <w:sz w:val="24"/>
                    <w:szCs w:val="24"/>
                  </w:rPr>
                </w:ins>
              </m:ctrlPr>
            </m:accPr>
            <m:e>
              <w:ins w:id="225" w:author="Parks, Robbie M" w:date="2018-08-15T11:00:00Z">
                <m:r>
                  <w:rPr>
                    <w:rFonts w:ascii="Cambria Math" w:hAnsi="Cambria Math" w:cs="Times New Roman"/>
                    <w:noProof/>
                    <w:sz w:val="24"/>
                    <w:szCs w:val="24"/>
                  </w:rPr>
                  <m:t>θ</m:t>
                </m:r>
              </w:ins>
            </m:e>
          </m:acc>
          <w:ins w:id="226" w:author="Parks, Robbie M" w:date="2018-08-15T11:00:00Z">
            <m:r>
              <w:rPr>
                <w:rFonts w:ascii="Cambria Math" w:hAnsi="Cambria Math" w:cs="Times New Roman"/>
                <w:noProof/>
                <w:sz w:val="24"/>
                <w:szCs w:val="24"/>
              </w:rPr>
              <m:t>=arg</m:t>
            </m:r>
          </w:ins>
          <m:d>
            <m:dPr>
              <m:begChr m:val="{"/>
              <m:endChr m:val="}"/>
              <m:ctrlPr>
                <w:ins w:id="227" w:author="Parks, Robbie M" w:date="2018-08-15T11:00:00Z">
                  <w:rPr>
                    <w:rFonts w:ascii="Cambria Math" w:hAnsi="Cambria Math" w:cs="Times New Roman"/>
                    <w:i/>
                    <w:noProof/>
                    <w:sz w:val="24"/>
                    <w:szCs w:val="24"/>
                  </w:rPr>
                </w:ins>
              </m:ctrlPr>
            </m:dPr>
            <m:e>
              <m:nary>
                <m:naryPr>
                  <m:chr m:val="∑"/>
                  <m:limLoc m:val="undOvr"/>
                  <m:ctrlPr>
                    <w:ins w:id="228" w:author="Parks, Robbie M" w:date="2018-08-15T11:00:00Z">
                      <w:rPr>
                        <w:rFonts w:ascii="Cambria Math" w:hAnsi="Cambria Math" w:cs="Times New Roman"/>
                        <w:i/>
                        <w:noProof/>
                        <w:sz w:val="24"/>
                        <w:szCs w:val="24"/>
                      </w:rPr>
                    </w:ins>
                  </m:ctrlPr>
                </m:naryPr>
                <m:sub>
                  <w:ins w:id="229" w:author="Parks, Robbie M" w:date="2018-08-15T11:00:00Z">
                    <m:r>
                      <w:rPr>
                        <w:rFonts w:ascii="Cambria Math" w:hAnsi="Cambria Math" w:cs="Times New Roman"/>
                        <w:noProof/>
                        <w:sz w:val="24"/>
                        <w:szCs w:val="24"/>
                      </w:rPr>
                      <m:t>j=1</m:t>
                    </m:r>
                  </w:ins>
                </m:sub>
                <m:sup>
                  <w:ins w:id="230" w:author="Parks, Robbie M" w:date="2018-08-15T11:00:00Z">
                    <m:r>
                      <w:rPr>
                        <w:rFonts w:ascii="Cambria Math" w:hAnsi="Cambria Math" w:cs="Times New Roman"/>
                        <w:noProof/>
                        <w:sz w:val="24"/>
                        <w:szCs w:val="24"/>
                      </w:rPr>
                      <m:t>n</m:t>
                    </m:r>
                  </w:ins>
                </m:sup>
                <m:e>
                  <w:ins w:id="231" w:author="Parks, Robbie M" w:date="2018-08-15T11:00:00Z">
                    <m:r>
                      <m:rPr>
                        <m:sty m:val="p"/>
                      </m:rPr>
                      <w:rPr>
                        <w:rFonts w:ascii="Cambria Math" w:hAnsi="Cambria Math" w:cs="Times New Roman"/>
                        <w:noProof/>
                        <w:sz w:val="24"/>
                        <w:szCs w:val="24"/>
                      </w:rPr>
                      <m:t>exp⁡(i</m:t>
                    </m:r>
                  </w:ins>
                  <m:sSub>
                    <m:sSubPr>
                      <m:ctrlPr>
                        <w:ins w:id="232" w:author="Parks, Robbie M" w:date="2018-08-15T11:00:00Z">
                          <w:rPr>
                            <w:rFonts w:ascii="Cambria Math" w:hAnsi="Cambria Math" w:cs="Times New Roman"/>
                            <w:i/>
                            <w:noProof/>
                            <w:sz w:val="24"/>
                            <w:szCs w:val="24"/>
                          </w:rPr>
                        </w:ins>
                      </m:ctrlPr>
                    </m:sSubPr>
                    <m:e>
                      <w:ins w:id="233" w:author="Parks, Robbie M" w:date="2018-08-15T11:00:00Z">
                        <m:r>
                          <w:rPr>
                            <w:rFonts w:ascii="Cambria Math" w:hAnsi="Cambria Math" w:cs="Times New Roman"/>
                            <w:noProof/>
                            <w:sz w:val="24"/>
                            <w:szCs w:val="24"/>
                          </w:rPr>
                          <m:t>θ</m:t>
                        </m:r>
                      </w:ins>
                    </m:e>
                    <m:sub>
                      <w:ins w:id="234" w:author="Parks, Robbie M" w:date="2018-08-15T11:00:00Z">
                        <m:r>
                          <w:rPr>
                            <w:rFonts w:ascii="Cambria Math" w:hAnsi="Cambria Math" w:cs="Times New Roman"/>
                            <w:noProof/>
                            <w:sz w:val="24"/>
                            <w:szCs w:val="24"/>
                          </w:rPr>
                          <m:t>j</m:t>
                        </m:r>
                      </w:ins>
                    </m:sub>
                  </m:sSub>
                  <w:ins w:id="235" w:author="Parks, Robbie M" w:date="2018-08-15T11:00:00Z">
                    <m:r>
                      <w:rPr>
                        <w:rFonts w:ascii="Cambria Math" w:hAnsi="Cambria Math" w:cs="Times New Roman"/>
                        <w:noProof/>
                        <w:sz w:val="24"/>
                        <w:szCs w:val="24"/>
                      </w:rPr>
                      <m:t>)</m:t>
                    </m:r>
                  </w:ins>
                </m:e>
              </m:nary>
            </m:e>
          </m:d>
          <w:ins w:id="236" w:author="Parks, Robbie M" w:date="2018-08-15T11:00:00Z">
            <m:r>
              <w:rPr>
                <w:rFonts w:ascii="Cambria Math" w:hAnsi="Cambria Math" w:cs="Times New Roman"/>
                <w:noProof/>
                <w:sz w:val="24"/>
                <w:szCs w:val="24"/>
              </w:rPr>
              <m:t>,</m:t>
            </m:r>
          </w:ins>
        </m:oMath>
      </m:oMathPara>
    </w:p>
    <w:p w14:paraId="4B75FE4F" w14:textId="3AA82502" w:rsidR="004055C0" w:rsidRPr="006E585E" w:rsidRDefault="001B58C4" w:rsidP="004055C0">
      <w:pPr>
        <w:pStyle w:val="CommentText"/>
        <w:spacing w:line="480" w:lineRule="auto"/>
        <w:jc w:val="both"/>
        <w:rPr>
          <w:rFonts w:ascii="Times New Roman" w:hAnsi="Times New Roman" w:cs="Times New Roman"/>
          <w:noProof/>
          <w:sz w:val="24"/>
          <w:szCs w:val="24"/>
        </w:rPr>
      </w:pPr>
      <w:ins w:id="237" w:author="Parks, Robbie M" w:date="2018-08-15T11:00:00Z">
        <w:r>
          <w:rPr>
            <w:rFonts w:ascii="Times New Roman" w:hAnsi="Times New Roman" w:cs="Times New Roman"/>
            <w:noProof/>
            <w:sz w:val="24"/>
            <w:szCs w:val="24"/>
          </w:rPr>
          <w:t xml:space="preserve">where </w:t>
        </w:r>
        <w:r w:rsidRPr="00970F73">
          <w:rPr>
            <w:rFonts w:ascii="Times New Roman" w:hAnsi="Times New Roman" w:cs="Times New Roman"/>
            <w:i/>
            <w:noProof/>
            <w:sz w:val="24"/>
            <w:szCs w:val="24"/>
          </w:rPr>
          <w:t>arg</w:t>
        </w:r>
        <w:r>
          <w:rPr>
            <w:rFonts w:ascii="Times New Roman" w:hAnsi="Times New Roman" w:cs="Times New Roman"/>
            <w:noProof/>
            <w:sz w:val="24"/>
            <w:szCs w:val="24"/>
          </w:rPr>
          <w:t xml:space="preserve"> denotes the </w:t>
        </w:r>
        <w:r w:rsidR="00CB655B">
          <w:rPr>
            <w:rFonts w:ascii="Times New Roman" w:hAnsi="Times New Roman" w:cs="Times New Roman"/>
            <w:noProof/>
            <w:sz w:val="24"/>
            <w:szCs w:val="24"/>
          </w:rPr>
          <w:t>complex number</w:t>
        </w:r>
        <w:r>
          <w:rPr>
            <w:rFonts w:ascii="Times New Roman" w:hAnsi="Times New Roman" w:cs="Times New Roman"/>
            <w:noProof/>
            <w:sz w:val="24"/>
            <w:szCs w:val="24"/>
          </w:rPr>
          <w:t xml:space="preserve"> argument and </w:t>
        </w:r>
        <m:oMath>
          <m:sSub>
            <m:sSubPr>
              <m:ctrlPr>
                <w:rPr>
                  <w:rFonts w:ascii="Cambria Math" w:hAnsi="Cambria Math" w:cs="Times New Roman"/>
                  <w:i/>
                  <w:noProof/>
                  <w:sz w:val="24"/>
                  <w:szCs w:val="24"/>
                </w:rPr>
              </m:ctrlPr>
            </m:sSubPr>
            <m:e>
              <m:r>
                <w:rPr>
                  <w:rFonts w:ascii="Cambria Math" w:hAnsi="Cambria Math" w:cs="Times New Roman"/>
                  <w:noProof/>
                  <w:sz w:val="24"/>
                  <w:szCs w:val="24"/>
                </w:rPr>
                <m:t>θ</m:t>
              </m:r>
            </m:e>
            <m:sub>
              <m:r>
                <w:rPr>
                  <w:rFonts w:ascii="Cambria Math" w:hAnsi="Cambria Math" w:cs="Times New Roman"/>
                  <w:noProof/>
                  <w:sz w:val="24"/>
                  <w:szCs w:val="24"/>
                </w:rPr>
                <m:t>j</m:t>
              </m:r>
            </m:sub>
          </m:sSub>
        </m:oMath>
        <w:r w:rsidR="00734951">
          <w:rPr>
            <w:rFonts w:ascii="Times New Roman" w:eastAsiaTheme="minorEastAsia" w:hAnsi="Times New Roman" w:cs="Times New Roman"/>
            <w:noProof/>
            <w:sz w:val="24"/>
            <w:szCs w:val="24"/>
          </w:rPr>
          <w:t xml:space="preserve"> denotes </w:t>
        </w:r>
        <w:r w:rsidR="00CB655B">
          <w:rPr>
            <w:rFonts w:ascii="Times New Roman" w:eastAsiaTheme="minorEastAsia" w:hAnsi="Times New Roman" w:cs="Times New Roman"/>
            <w:noProof/>
            <w:sz w:val="24"/>
            <w:szCs w:val="24"/>
          </w:rPr>
          <w:t xml:space="preserve">the month of death in angular form for a particular death </w:t>
        </w:r>
        <w:r w:rsidR="00CB655B">
          <w:rPr>
            <w:rFonts w:ascii="Times New Roman" w:eastAsiaTheme="minorEastAsia" w:hAnsi="Times New Roman" w:cs="Times New Roman"/>
            <w:i/>
            <w:noProof/>
            <w:sz w:val="24"/>
            <w:szCs w:val="24"/>
          </w:rPr>
          <w:t>j</w:t>
        </w:r>
        <w:r w:rsidR="00CB655B">
          <w:rPr>
            <w:rFonts w:ascii="Times New Roman" w:eastAsiaTheme="minorEastAsia" w:hAnsi="Times New Roman" w:cs="Times New Roman"/>
            <w:noProof/>
            <w:sz w:val="24"/>
            <w:szCs w:val="24"/>
          </w:rPr>
          <w:t xml:space="preserve">. </w:t>
        </w:r>
        <w:r>
          <w:rPr>
            <w:rFonts w:ascii="Times New Roman" w:hAnsi="Times New Roman" w:cs="Times New Roman"/>
            <w:noProof/>
            <w:sz w:val="24"/>
            <w:szCs w:val="24"/>
          </w:rPr>
          <w:t>The outcome of this calculation</w:t>
        </w:r>
        <w:r w:rsidR="001A0364">
          <w:rPr>
            <w:rFonts w:ascii="Times New Roman" w:hAnsi="Times New Roman" w:cs="Times New Roman"/>
            <w:noProof/>
            <w:sz w:val="24"/>
            <w:szCs w:val="24"/>
          </w:rPr>
          <w:t xml:space="preserve"> </w:t>
        </w:r>
        <w:r w:rsidR="00090953">
          <w:rPr>
            <w:rFonts w:ascii="Times New Roman" w:hAnsi="Times New Roman" w:cs="Times New Roman"/>
            <w:noProof/>
            <w:sz w:val="24"/>
            <w:szCs w:val="24"/>
          </w:rPr>
          <w:t>is</w:t>
        </w:r>
        <w:r w:rsidR="001A0364">
          <w:rPr>
            <w:rFonts w:ascii="Times New Roman" w:hAnsi="Times New Roman" w:cs="Times New Roman"/>
            <w:noProof/>
            <w:sz w:val="24"/>
            <w:szCs w:val="24"/>
          </w:rPr>
          <w:t xml:space="preserve"> then converted back into a month value</w:t>
        </w:r>
        <w:r w:rsidR="00757D69">
          <w:rPr>
            <w:rFonts w:ascii="Times New Roman" w:hAnsi="Times New Roman" w:cs="Times New Roman"/>
            <w:noProof/>
            <w:sz w:val="24"/>
            <w:szCs w:val="24"/>
          </w:rPr>
          <w:t xml:space="preserve"> </w:t>
        </w:r>
        <w:r w:rsidR="002A4B30">
          <w:rPr>
            <w:noProof/>
          </w:rPr>
          <w:fldChar w:fldCharType="begin" w:fldLock="1"/>
        </w:r>
        <w:r w:rsidR="00F93CBB">
          <w:rPr>
            <w:rFonts w:ascii="Times New Roman" w:hAnsi="Times New Roman" w:cs="Times New Roman"/>
            <w:noProof/>
            <w:sz w:val="24"/>
            <w:szCs w:val="24"/>
          </w:rPr>
          <w:instrText>ADDIN CSL_CITATION {"citationItems":[{"id":"ITEM-1","itemData":{"author":[{"dropping-particle":"","family":"Fisher","given":"Nicholas I","non-dropping-particle":"","parse-names":false,"suffix":""}],"id":"ITEM-1","issued":{"date-parts":[["1995"]]},"publisher":"Cambridge University Press","title":"Statistical analysis of circular data","type":"book"},"uris":["http://www.mendeley.com/documents/?uuid=e0e696d2-d3a7-48ae-8ad5-7bd596d8089d"]}],"mendeley":{"formattedCitation":"(Fisher, 1995)","plainTextFormattedCitation":"(Fisher, 1995)","previouslyFormattedCitation":"(Fisher, 1995)"},"properties":{"noteIndex":0},"schema":"https://github.com/citation-style-language/schema/raw/master/csl-citation.json"}</w:instrText>
        </w:r>
        <w:r w:rsidR="002A4B30">
          <w:rPr>
            <w:noProof/>
          </w:rPr>
          <w:fldChar w:fldCharType="separate"/>
        </w:r>
        <w:r w:rsidR="002A4B30" w:rsidRPr="002A4B30">
          <w:rPr>
            <w:rFonts w:ascii="Times New Roman" w:hAnsi="Times New Roman" w:cs="Times New Roman"/>
            <w:noProof/>
            <w:sz w:val="24"/>
            <w:szCs w:val="24"/>
          </w:rPr>
          <w:t>(Fisher, 1995)</w:t>
        </w:r>
        <w:r w:rsidR="002A4B30">
          <w:rPr>
            <w:noProof/>
          </w:rPr>
          <w:fldChar w:fldCharType="end"/>
        </w:r>
        <w:r w:rsidR="00EF047D">
          <w:rPr>
            <w:rFonts w:ascii="Times New Roman" w:hAnsi="Times New Roman" w:cs="Times New Roman"/>
            <w:noProof/>
            <w:sz w:val="24"/>
            <w:szCs w:val="24"/>
          </w:rPr>
          <w:t>.</w:t>
        </w:r>
      </w:ins>
      <w:del w:id="238" w:author="Parks, Robbie M" w:date="2018-08-15T11:00:00Z">
        <w:r w:rsidR="004055C0" w:rsidRPr="006E585E">
          <w:rPr>
            <w:rFonts w:ascii="Times New Roman" w:hAnsi="Times New Roman" w:cs="Times New Roman"/>
            <w:noProof/>
            <w:sz w:val="24"/>
            <w:szCs w:val="24"/>
          </w:rPr>
          <w:delText>January (month 1) to neighbour December (month 12), a technique called circular statistics.</w:delText>
        </w:r>
      </w:del>
      <w:r w:rsidR="004055C0" w:rsidRPr="006E585E">
        <w:rPr>
          <w:rFonts w:ascii="Times New Roman" w:hAnsi="Times New Roman" w:cs="Times New Roman"/>
          <w:noProof/>
          <w:sz w:val="24"/>
          <w:szCs w:val="24"/>
        </w:rPr>
        <w:t xml:space="preserve"> </w:t>
      </w:r>
      <w:r w:rsidR="004055C0" w:rsidRPr="006E585E">
        <w:rPr>
          <w:rFonts w:ascii="Times New Roman" w:hAnsi="Times New Roman" w:cs="Times New Roman"/>
          <w:color w:val="000000" w:themeColor="text1"/>
          <w:sz w:val="24"/>
          <w:szCs w:val="24"/>
        </w:rPr>
        <w:t xml:space="preserve">Along with each circular mean, a 95% confidence interval (CI) was calculated by using 1000 bootstrap samples. The R package CircStats (version 0.2.4) was used for this </w:t>
      </w:r>
      <w:ins w:id="239" w:author="Parks, Robbie M" w:date="2018-08-15T11:00:00Z">
        <w:r w:rsidR="0098017B">
          <w:rPr>
            <w:rFonts w:ascii="Times New Roman" w:hAnsi="Times New Roman" w:cs="Times New Roman"/>
            <w:color w:val="000000" w:themeColor="text1"/>
            <w:sz w:val="24"/>
            <w:szCs w:val="24"/>
          </w:rPr>
          <w:t>analysis</w:t>
        </w:r>
      </w:ins>
      <w:del w:id="240" w:author="Parks, Robbie M" w:date="2018-08-15T11:00:00Z">
        <w:r w:rsidR="004055C0" w:rsidRPr="006E585E">
          <w:rPr>
            <w:rFonts w:ascii="Times New Roman" w:hAnsi="Times New Roman" w:cs="Times New Roman"/>
            <w:color w:val="000000" w:themeColor="text1"/>
            <w:sz w:val="24"/>
            <w:szCs w:val="24"/>
          </w:rPr>
          <w:delText>purpose</w:delText>
        </w:r>
      </w:del>
      <w:r w:rsidR="004055C0" w:rsidRPr="006E585E">
        <w:rPr>
          <w:rFonts w:ascii="Times New Roman" w:hAnsi="Times New Roman" w:cs="Times New Roman"/>
          <w:color w:val="000000" w:themeColor="text1"/>
          <w:sz w:val="24"/>
          <w:szCs w:val="24"/>
        </w:rPr>
        <w:t>.</w:t>
      </w:r>
    </w:p>
    <w:p w14:paraId="08A9E90E" w14:textId="77777777" w:rsidR="004055C0" w:rsidRPr="00250467" w:rsidRDefault="004055C0" w:rsidP="00250467">
      <w:pPr>
        <w:spacing w:line="480" w:lineRule="auto"/>
        <w:jc w:val="both"/>
        <w:rPr>
          <w:color w:val="000000" w:themeColor="text1"/>
        </w:rPr>
      </w:pPr>
    </w:p>
    <w:p w14:paraId="795E7515" w14:textId="710965C2" w:rsidR="004055C0" w:rsidRPr="00250467" w:rsidRDefault="004055C0" w:rsidP="00250467">
      <w:pPr>
        <w:spacing w:line="480" w:lineRule="auto"/>
        <w:jc w:val="both"/>
        <w:rPr>
          <w:color w:val="000000" w:themeColor="text1"/>
        </w:rPr>
      </w:pPr>
      <w:r w:rsidRPr="00250467">
        <w:rPr>
          <w:color w:val="000000" w:themeColor="text1"/>
        </w:rPr>
        <w:t>For each age</w:t>
      </w:r>
      <w:r w:rsidRPr="006578EC">
        <w:rPr>
          <w:color w:val="000000" w:themeColor="text1"/>
        </w:rPr>
        <w:t xml:space="preserve">-sex group and </w:t>
      </w:r>
      <w:ins w:id="241" w:author="Parks, Robbie M" w:date="2018-08-15T11:00:00Z">
        <w:r w:rsidR="00351CDA">
          <w:rPr>
            <w:color w:val="000000" w:themeColor="text1"/>
          </w:rPr>
          <w:t>cause of death</w:t>
        </w:r>
        <w:r w:rsidR="004115F7" w:rsidRPr="004B02D5">
          <w:rPr>
            <w:color w:val="000000" w:themeColor="text1"/>
          </w:rPr>
          <w:t xml:space="preserve">, </w:t>
        </w:r>
        <w:r w:rsidR="00CC3184">
          <w:rPr>
            <w:color w:val="000000" w:themeColor="text1"/>
          </w:rPr>
          <w:t xml:space="preserve">and for each </w:t>
        </w:r>
      </w:ins>
      <w:r w:rsidRPr="00250467">
        <w:rPr>
          <w:color w:val="000000" w:themeColor="text1"/>
        </w:rPr>
        <w:t xml:space="preserve">year, we </w:t>
      </w:r>
      <w:ins w:id="242" w:author="Parks, Robbie M" w:date="2018-08-15T11:00:00Z">
        <w:r w:rsidR="00CC3184">
          <w:rPr>
            <w:color w:val="000000" w:themeColor="text1"/>
          </w:rPr>
          <w:t>calculate</w:t>
        </w:r>
        <w:r w:rsidR="0098017B">
          <w:rPr>
            <w:color w:val="000000" w:themeColor="text1"/>
          </w:rPr>
          <w:t>d</w:t>
        </w:r>
        <w:r w:rsidR="00CC3184">
          <w:rPr>
            <w:color w:val="000000" w:themeColor="text1"/>
          </w:rPr>
          <w:t xml:space="preserve"> the percent difference in death rates between the maximum and minimum mortality months. W</w:t>
        </w:r>
        <w:r w:rsidR="004115F7" w:rsidRPr="004B02D5">
          <w:rPr>
            <w:color w:val="000000" w:themeColor="text1"/>
          </w:rPr>
          <w:t xml:space="preserve">e </w:t>
        </w:r>
        <w:r w:rsidRPr="004B02D5">
          <w:rPr>
            <w:color w:val="000000" w:themeColor="text1"/>
          </w:rPr>
          <w:t>fitted a linear regression to the time series of seasonal differences</w:t>
        </w:r>
        <w:r w:rsidR="004115F7" w:rsidRPr="004B02D5">
          <w:rPr>
            <w:color w:val="000000" w:themeColor="text1"/>
          </w:rPr>
          <w:t xml:space="preserve"> from 1980 to 2016</w:t>
        </w:r>
        <w:r w:rsidR="00DC34FB">
          <w:rPr>
            <w:color w:val="000000" w:themeColor="text1"/>
          </w:rPr>
          <w:t xml:space="preserve">, and </w:t>
        </w:r>
      </w:ins>
      <w:r w:rsidRPr="00250467">
        <w:rPr>
          <w:color w:val="000000" w:themeColor="text1"/>
        </w:rPr>
        <w:t>used</w:t>
      </w:r>
      <w:r w:rsidRPr="006578EC">
        <w:rPr>
          <w:color w:val="000000" w:themeColor="text1"/>
        </w:rPr>
        <w:t xml:space="preserve"> </w:t>
      </w:r>
      <w:ins w:id="243" w:author="Parks, Robbie M" w:date="2018-08-15T11:00:00Z">
        <w:r w:rsidR="004115F7" w:rsidRPr="004B02D5">
          <w:rPr>
            <w:color w:val="000000" w:themeColor="text1"/>
          </w:rPr>
          <w:t>the fitted trend line</w:t>
        </w:r>
      </w:ins>
      <w:del w:id="244" w:author="Parks, Robbie M" w:date="2018-08-15T11:00:00Z">
        <w:r w:rsidRPr="006E585E">
          <w:rPr>
            <w:color w:val="000000" w:themeColor="text1"/>
          </w:rPr>
          <w:delText>a Poisson model</w:delText>
        </w:r>
      </w:del>
      <w:r w:rsidRPr="00250467">
        <w:rPr>
          <w:color w:val="000000" w:themeColor="text1"/>
        </w:rPr>
        <w:t xml:space="preserve"> to estimate</w:t>
      </w:r>
      <w:ins w:id="245" w:author="Parks, Robbie M" w:date="2018-08-15T11:00:00Z">
        <w:r w:rsidR="004115F7" w:rsidRPr="004B02D5">
          <w:rPr>
            <w:color w:val="000000" w:themeColor="text1"/>
          </w:rPr>
          <w:t xml:space="preserve"> how much</w:t>
        </w:r>
      </w:ins>
      <w:r w:rsidRPr="00250467">
        <w:rPr>
          <w:color w:val="000000" w:themeColor="text1"/>
        </w:rPr>
        <w:t xml:space="preserve"> the percentage difference in death rates between the maximum</w:t>
      </w:r>
      <w:r w:rsidRPr="006578EC">
        <w:rPr>
          <w:color w:val="000000" w:themeColor="text1"/>
        </w:rPr>
        <w:t xml:space="preserve"> and minimum mortality months </w:t>
      </w:r>
      <w:ins w:id="246" w:author="Parks, Robbie M" w:date="2018-08-15T11:00:00Z">
        <w:r w:rsidR="004115F7" w:rsidRPr="004B02D5">
          <w:rPr>
            <w:color w:val="000000" w:themeColor="text1"/>
          </w:rPr>
          <w:t>had changed from 1980 to 2016</w:t>
        </w:r>
        <w:r w:rsidR="003A719E">
          <w:rPr>
            <w:color w:val="000000" w:themeColor="text1"/>
          </w:rPr>
          <w:t xml:space="preserve">. </w:t>
        </w:r>
        <w:r w:rsidR="00DE4035">
          <w:rPr>
            <w:color w:val="000000" w:themeColor="text1"/>
          </w:rPr>
          <w:t xml:space="preserve">We </w:t>
        </w:r>
        <w:r w:rsidR="004115F7" w:rsidRPr="004B02D5">
          <w:rPr>
            <w:color w:val="000000" w:themeColor="text1"/>
          </w:rPr>
          <w:t>weight</w:t>
        </w:r>
        <w:r w:rsidR="003A719E">
          <w:rPr>
            <w:color w:val="000000" w:themeColor="text1"/>
          </w:rPr>
          <w:t>ed</w:t>
        </w:r>
        <w:r w:rsidR="004115F7" w:rsidRPr="004B02D5">
          <w:rPr>
            <w:color w:val="000000" w:themeColor="text1"/>
          </w:rPr>
          <w:t xml:space="preserve"> </w:t>
        </w:r>
        <w:r w:rsidR="002977CC">
          <w:rPr>
            <w:color w:val="000000" w:themeColor="text1"/>
          </w:rPr>
          <w:t>seasonal difference</w:t>
        </w:r>
      </w:ins>
      <w:del w:id="247" w:author="Parks, Robbie M" w:date="2018-08-15T11:00:00Z">
        <w:r w:rsidRPr="006E585E">
          <w:rPr>
            <w:color w:val="000000" w:themeColor="text1"/>
          </w:rPr>
          <w:delText>for each year, and its standard error which accounts for population size. We then fitted a linear regression to the time series of seasonal differences for each age and sex group, weighting each</w:delText>
        </w:r>
      </w:del>
      <w:r w:rsidRPr="00250467">
        <w:rPr>
          <w:color w:val="000000" w:themeColor="text1"/>
        </w:rPr>
        <w:t xml:space="preserve"> by the inverse of the square of</w:t>
      </w:r>
      <w:r w:rsidRPr="006578EC">
        <w:rPr>
          <w:color w:val="000000" w:themeColor="text1"/>
        </w:rPr>
        <w:t xml:space="preserve"> its standard error</w:t>
      </w:r>
      <w:ins w:id="248" w:author="Parks, Robbie M" w:date="2018-08-15T11:00:00Z">
        <w:r w:rsidR="003A719E">
          <w:rPr>
            <w:color w:val="000000" w:themeColor="text1"/>
          </w:rPr>
          <w:t xml:space="preserve">, which was </w:t>
        </w:r>
        <w:r w:rsidR="003A719E">
          <w:rPr>
            <w:color w:val="000000" w:themeColor="text1"/>
          </w:rPr>
          <w:lastRenderedPageBreak/>
          <w:t>calculated using a Poisson model to take population size of each age-sex group through</w:t>
        </w:r>
        <w:bookmarkStart w:id="249" w:name="_GoBack"/>
        <w:bookmarkEnd w:id="249"/>
        <w:r w:rsidR="003A719E">
          <w:rPr>
            <w:color w:val="000000" w:themeColor="text1"/>
          </w:rPr>
          <w:t xml:space="preserve"> time into account.</w:t>
        </w:r>
        <w:r w:rsidR="00351CDA">
          <w:rPr>
            <w:color w:val="000000" w:themeColor="text1"/>
          </w:rPr>
          <w:t xml:space="preserve"> This method gives us a p-value for the </w:t>
        </w:r>
      </w:ins>
      <w:del w:id="250" w:author="Parks, Robbie M" w:date="2018-08-15T11:00:00Z">
        <w:r w:rsidRPr="006E585E">
          <w:rPr>
            <w:color w:val="000000" w:themeColor="text1"/>
          </w:rPr>
          <w:delText xml:space="preserve">. We calculated </w:delText>
        </w:r>
      </w:del>
      <w:r w:rsidRPr="00250467">
        <w:rPr>
          <w:color w:val="000000" w:themeColor="text1"/>
        </w:rPr>
        <w:t xml:space="preserve">change in </w:t>
      </w:r>
      <w:ins w:id="251" w:author="Parks, Robbie M" w:date="2018-08-15T11:00:00Z">
        <w:r w:rsidR="00351CDA">
          <w:rPr>
            <w:color w:val="000000" w:themeColor="text1"/>
          </w:rPr>
          <w:t>seasonal difference</w:t>
        </w:r>
        <w:r w:rsidR="002977CC">
          <w:rPr>
            <w:color w:val="000000" w:themeColor="text1"/>
          </w:rPr>
          <w:t xml:space="preserve"> per year, which we used to calculate the seasonal difference at the start (1980) and end (2016) of the period of study.</w:t>
        </w:r>
        <w:r w:rsidR="004F361B">
          <w:rPr>
            <w:color w:val="000000" w:themeColor="text1"/>
          </w:rPr>
          <w:t xml:space="preserve"> </w:t>
        </w:r>
        <w:r w:rsidR="00CC3184">
          <w:rPr>
            <w:color w:val="000000" w:themeColor="text1"/>
          </w:rPr>
          <w:t xml:space="preserve">Our method of analysing seasonal differences avoids </w:t>
        </w:r>
        <w:r w:rsidR="00CC3184" w:rsidRPr="004F361B">
          <w:rPr>
            <w:color w:val="000000" w:themeColor="text1"/>
          </w:rPr>
          <w:t xml:space="preserve">assuming that any </w:t>
        </w:r>
        <w:r w:rsidR="00CC3184">
          <w:rPr>
            <w:color w:val="000000" w:themeColor="text1"/>
          </w:rPr>
          <w:t>specific month or group of months represent</w:t>
        </w:r>
        <w:r w:rsidR="00CC3184" w:rsidRPr="004F361B">
          <w:rPr>
            <w:color w:val="000000" w:themeColor="text1"/>
          </w:rPr>
          <w:t xml:space="preserve"> </w:t>
        </w:r>
        <w:r w:rsidR="00CC3184">
          <w:rPr>
            <w:color w:val="000000" w:themeColor="text1"/>
          </w:rPr>
          <w:t>highest and lowest</w:t>
        </w:r>
        <w:r w:rsidR="00CC3184" w:rsidRPr="004F361B">
          <w:rPr>
            <w:color w:val="000000" w:themeColor="text1"/>
          </w:rPr>
          <w:t xml:space="preserve"> number of deaths for a particular cause of death</w:t>
        </w:r>
        <w:r w:rsidR="00CC3184">
          <w:rPr>
            <w:color w:val="000000" w:themeColor="text1"/>
          </w:rPr>
          <w:t>, which is the approach taken by the traditional</w:t>
        </w:r>
      </w:ins>
      <w:del w:id="252" w:author="Parks, Robbie M" w:date="2018-08-15T11:00:00Z">
        <w:r w:rsidRPr="006E585E">
          <w:rPr>
            <w:color w:val="000000" w:themeColor="text1"/>
          </w:rPr>
          <w:delText>the fitted values from 1980 to 2013, reported as percentage point difference, as a quantitative</w:delText>
        </w:r>
      </w:del>
      <w:r w:rsidRPr="00250467">
        <w:rPr>
          <w:color w:val="000000" w:themeColor="text1"/>
        </w:rPr>
        <w:t xml:space="preserve"> measure of </w:t>
      </w:r>
      <w:ins w:id="253" w:author="Parks, Robbie M" w:date="2018-08-15T11:00:00Z">
        <w:r w:rsidR="00CC3184">
          <w:rPr>
            <w:color w:val="000000" w:themeColor="text1"/>
          </w:rPr>
          <w:t>Excess Winter Deaths</w:t>
        </w:r>
        <w:r w:rsidR="00CC3184" w:rsidRPr="004F361B">
          <w:rPr>
            <w:color w:val="000000" w:themeColor="text1"/>
          </w:rPr>
          <w:t xml:space="preserve">. </w:t>
        </w:r>
        <w:r w:rsidR="00D67971">
          <w:rPr>
            <w:color w:val="000000" w:themeColor="text1"/>
          </w:rPr>
          <w:t>It also allows the maximum and minimum mortality months to vary by age group, sex and cause of death.</w:t>
        </w:r>
      </w:ins>
      <w:del w:id="254" w:author="Parks, Robbie M" w:date="2018-08-15T11:00:00Z">
        <w:r w:rsidRPr="006E585E">
          <w:rPr>
            <w:color w:val="000000" w:themeColor="text1"/>
          </w:rPr>
          <w:delText xml:space="preserve">how the seasonality of death rates has changed over time. </w:delText>
        </w:r>
      </w:del>
    </w:p>
    <w:p w14:paraId="34D17C4B" w14:textId="77777777" w:rsidR="007802A8" w:rsidRPr="00AC73A1" w:rsidRDefault="007802A8">
      <w:pPr>
        <w:spacing w:line="480" w:lineRule="auto"/>
        <w:jc w:val="both"/>
        <w:rPr>
          <w:color w:val="000000" w:themeColor="text1"/>
        </w:rPr>
      </w:pPr>
    </w:p>
    <w:p w14:paraId="5C438619" w14:textId="77777777" w:rsidR="00592BE6" w:rsidRPr="00AC73A1" w:rsidRDefault="00592BE6">
      <w:pPr>
        <w:spacing w:line="480" w:lineRule="auto"/>
        <w:jc w:val="both"/>
        <w:rPr>
          <w:b/>
          <w:color w:val="000000" w:themeColor="text1"/>
        </w:rPr>
      </w:pPr>
      <w:r w:rsidRPr="00AC73A1">
        <w:rPr>
          <w:b/>
          <w:color w:val="000000" w:themeColor="text1"/>
        </w:rPr>
        <w:t xml:space="preserve">Acknowledgments </w:t>
      </w:r>
    </w:p>
    <w:p w14:paraId="257C4CC4" w14:textId="77777777" w:rsidR="00592BE6" w:rsidRPr="00AC73A1" w:rsidRDefault="00592BE6">
      <w:pPr>
        <w:spacing w:line="480" w:lineRule="auto"/>
        <w:jc w:val="both"/>
        <w:rPr>
          <w:color w:val="000000" w:themeColor="text1"/>
        </w:rPr>
      </w:pPr>
      <w:r w:rsidRPr="00AC73A1">
        <w:rPr>
          <w:color w:val="000000" w:themeColor="text1"/>
        </w:rPr>
        <w:t>Robbie Parks is supported by a Wellcome Trust ISSF Studentship. Work on the US mortality data is supported by a grant from US Environmental Protection Agency.</w:t>
      </w:r>
    </w:p>
    <w:p w14:paraId="2C99D352" w14:textId="77777777" w:rsidR="00592BE6" w:rsidRPr="00AC73A1" w:rsidRDefault="00592BE6">
      <w:pPr>
        <w:spacing w:line="480" w:lineRule="auto"/>
        <w:jc w:val="both"/>
        <w:rPr>
          <w:b/>
          <w:color w:val="000000" w:themeColor="text1"/>
        </w:rPr>
      </w:pPr>
    </w:p>
    <w:p w14:paraId="244CBBA5" w14:textId="77777777" w:rsidR="00592BE6" w:rsidRPr="00AC73A1" w:rsidRDefault="00592BE6">
      <w:pPr>
        <w:spacing w:line="480" w:lineRule="auto"/>
        <w:jc w:val="both"/>
        <w:rPr>
          <w:b/>
          <w:color w:val="000000" w:themeColor="text1"/>
        </w:rPr>
      </w:pPr>
      <w:r w:rsidRPr="00AC73A1">
        <w:rPr>
          <w:b/>
          <w:color w:val="000000" w:themeColor="text1"/>
        </w:rPr>
        <w:t>Author contributions</w:t>
      </w:r>
    </w:p>
    <w:p w14:paraId="2EC76E07" w14:textId="77777777" w:rsidR="00592BE6" w:rsidRPr="00AC73A1" w:rsidRDefault="00592BE6">
      <w:pPr>
        <w:spacing w:line="480" w:lineRule="auto"/>
        <w:jc w:val="both"/>
        <w:rPr>
          <w:color w:val="000000" w:themeColor="text1"/>
        </w:rPr>
      </w:pPr>
      <w:r w:rsidRPr="00AC73A1">
        <w:rPr>
          <w:color w:val="000000" w:themeColor="text1"/>
        </w:rPr>
        <w:t xml:space="preserve">All authors contributed to study concept, analytical approach, and interpretation of results. RP, KF and ME collated and organised mortality files. RP performed the analysis, with input from JB. RP and ME wrote the first draft of the paper; other authors contributed to revising and finalising the paper. </w:t>
      </w:r>
    </w:p>
    <w:p w14:paraId="6416982E" w14:textId="77777777" w:rsidR="00592BE6" w:rsidRPr="00AC73A1" w:rsidRDefault="00592BE6">
      <w:pPr>
        <w:spacing w:line="480" w:lineRule="auto"/>
        <w:jc w:val="both"/>
        <w:rPr>
          <w:color w:val="000000" w:themeColor="text1"/>
        </w:rPr>
      </w:pPr>
    </w:p>
    <w:p w14:paraId="3081419C" w14:textId="2332348A" w:rsidR="00FA30B3" w:rsidRPr="00AC73A1" w:rsidRDefault="00FA30B3">
      <w:pPr>
        <w:spacing w:line="480" w:lineRule="auto"/>
        <w:jc w:val="both"/>
        <w:rPr>
          <w:b/>
          <w:color w:val="000000" w:themeColor="text1"/>
        </w:rPr>
      </w:pPr>
      <w:r w:rsidRPr="00AC73A1">
        <w:rPr>
          <w:b/>
          <w:color w:val="000000" w:themeColor="text1"/>
        </w:rPr>
        <w:t>Competing financial interests</w:t>
      </w:r>
    </w:p>
    <w:p w14:paraId="376F84F6" w14:textId="1DF1BB7C" w:rsidR="000210D1" w:rsidRPr="00AC73A1" w:rsidRDefault="00FA30B3">
      <w:pPr>
        <w:spacing w:line="480" w:lineRule="auto"/>
        <w:jc w:val="both"/>
        <w:rPr>
          <w:color w:val="000000" w:themeColor="text1"/>
        </w:rPr>
      </w:pPr>
      <w:r w:rsidRPr="00AC73A1">
        <w:rPr>
          <w:color w:val="000000" w:themeColor="text1"/>
        </w:rPr>
        <w:t>The authors declare no competing financial interests.</w:t>
      </w:r>
      <w:r w:rsidR="000210D1" w:rsidRPr="00AC73A1">
        <w:rPr>
          <w:color w:val="000000" w:themeColor="text1"/>
        </w:rPr>
        <w:br w:type="page"/>
      </w:r>
    </w:p>
    <w:p w14:paraId="2CAEACC8" w14:textId="300451F4" w:rsidR="009D5B4B" w:rsidRPr="00AC73A1" w:rsidRDefault="009D5B4B">
      <w:pPr>
        <w:widowControl w:val="0"/>
        <w:autoSpaceDE w:val="0"/>
        <w:autoSpaceDN w:val="0"/>
        <w:adjustRightInd w:val="0"/>
        <w:ind w:left="640" w:hanging="640"/>
        <w:jc w:val="both"/>
        <w:rPr>
          <w:b/>
          <w:color w:val="000000" w:themeColor="text1"/>
        </w:rPr>
      </w:pPr>
      <w:r w:rsidRPr="00AC73A1">
        <w:rPr>
          <w:b/>
          <w:color w:val="000000" w:themeColor="text1"/>
        </w:rPr>
        <w:lastRenderedPageBreak/>
        <w:t>References</w:t>
      </w:r>
    </w:p>
    <w:p w14:paraId="44273AB7" w14:textId="77777777" w:rsidR="009D5B4B" w:rsidRPr="00AC73A1" w:rsidRDefault="009D5B4B">
      <w:pPr>
        <w:widowControl w:val="0"/>
        <w:autoSpaceDE w:val="0"/>
        <w:autoSpaceDN w:val="0"/>
        <w:adjustRightInd w:val="0"/>
        <w:ind w:left="640" w:hanging="640"/>
        <w:jc w:val="both"/>
        <w:rPr>
          <w:b/>
          <w:color w:val="000000" w:themeColor="text1"/>
        </w:rPr>
      </w:pPr>
    </w:p>
    <w:p w14:paraId="58AB829D" w14:textId="408BB8B9" w:rsidR="00B27E5A" w:rsidRPr="00B214C5" w:rsidRDefault="009D5B4B">
      <w:pPr>
        <w:widowControl w:val="0"/>
        <w:autoSpaceDE w:val="0"/>
        <w:autoSpaceDN w:val="0"/>
        <w:adjustRightInd w:val="0"/>
        <w:ind w:left="480" w:hanging="480"/>
        <w:jc w:val="both"/>
        <w:rPr>
          <w:rPrChange w:id="255" w:author="Parks, Robbie M" w:date="2018-08-15T11:00:00Z">
            <w:rPr>
              <w:rFonts w:eastAsia="Times New Roman"/>
              <w:noProof/>
            </w:rPr>
          </w:rPrChange>
        </w:rPr>
        <w:pPrChange w:id="256" w:author="Parks, Robbie M" w:date="2018-08-15T11:00:00Z">
          <w:pPr>
            <w:widowControl w:val="0"/>
            <w:autoSpaceDE w:val="0"/>
            <w:autoSpaceDN w:val="0"/>
            <w:adjustRightInd w:val="0"/>
            <w:ind w:left="480" w:hanging="480"/>
          </w:pPr>
        </w:pPrChange>
      </w:pPr>
      <w:r w:rsidRPr="00596DEF">
        <w:rPr>
          <w:b/>
          <w:color w:val="000000" w:themeColor="text1"/>
        </w:rPr>
        <w:fldChar w:fldCharType="begin" w:fldLock="1"/>
      </w:r>
      <w:r w:rsidRPr="006E585E">
        <w:rPr>
          <w:b/>
          <w:color w:val="000000" w:themeColor="text1"/>
        </w:rPr>
        <w:instrText xml:space="preserve">ADDIN Mendeley Bibliography CSL_BIBLIOGRAPHY </w:instrText>
      </w:r>
      <w:r w:rsidRPr="00AC73A1">
        <w:rPr>
          <w:b/>
          <w:color w:val="000000" w:themeColor="text1"/>
          <w:rPrChange w:id="257" w:author="Parks, Robbie M" w:date="2018-08-15T11:00:00Z">
            <w:rPr>
              <w:b/>
              <w:color w:val="000000" w:themeColor="text1"/>
            </w:rPr>
          </w:rPrChange>
        </w:rPr>
        <w:fldChar w:fldCharType="separate"/>
      </w:r>
      <w:r w:rsidR="00B27E5A" w:rsidRPr="00B214C5">
        <w:rPr>
          <w:rPrChange w:id="258" w:author="Parks, Robbie M" w:date="2018-08-15T11:00:00Z">
            <w:rPr>
              <w:rFonts w:eastAsia="Times New Roman"/>
              <w:noProof/>
            </w:rPr>
          </w:rPrChange>
        </w:rPr>
        <w:t xml:space="preserve">Basu, R. (2009). High ambient temperature and mortality: </w:t>
      </w:r>
      <w:ins w:id="259" w:author="Parks, Robbie M" w:date="2018-08-15T11:00:00Z">
        <w:r w:rsidR="00B214C5" w:rsidRPr="00B214C5">
          <w:rPr>
            <w:rFonts w:eastAsia="Times New Roman"/>
            <w:noProof/>
          </w:rPr>
          <w:t>A</w:t>
        </w:r>
      </w:ins>
      <w:del w:id="260" w:author="Parks, Robbie M" w:date="2018-08-15T11:00:00Z">
        <w:r w:rsidR="00B27E5A" w:rsidRPr="00B27E5A">
          <w:rPr>
            <w:rFonts w:eastAsia="Times New Roman"/>
            <w:noProof/>
          </w:rPr>
          <w:delText>a</w:delText>
        </w:r>
      </w:del>
      <w:r w:rsidR="00B27E5A" w:rsidRPr="00B214C5">
        <w:rPr>
          <w:rPrChange w:id="261" w:author="Parks, Robbie M" w:date="2018-08-15T11:00:00Z">
            <w:rPr>
              <w:rFonts w:eastAsia="Times New Roman"/>
              <w:noProof/>
            </w:rPr>
          </w:rPrChange>
        </w:rPr>
        <w:t xml:space="preserve"> review of epidemiologic studies from 2001 to 2008. </w:t>
      </w:r>
      <w:r w:rsidR="00B27E5A" w:rsidRPr="00B214C5">
        <w:rPr>
          <w:i/>
          <w:rPrChange w:id="262" w:author="Parks, Robbie M" w:date="2018-08-15T11:00:00Z">
            <w:rPr>
              <w:rFonts w:eastAsia="Times New Roman"/>
              <w:i/>
              <w:iCs/>
              <w:noProof/>
            </w:rPr>
          </w:rPrChange>
        </w:rPr>
        <w:t>Environmental Health</w:t>
      </w:r>
      <w:ins w:id="263" w:author="Parks, Robbie M" w:date="2018-08-15T11:00:00Z">
        <w:r w:rsidR="00B214C5" w:rsidRPr="00B214C5">
          <w:rPr>
            <w:rFonts w:eastAsia="Times New Roman"/>
            <w:i/>
            <w:iCs/>
            <w:noProof/>
          </w:rPr>
          <w:t>: A Global Access Science Source</w:t>
        </w:r>
      </w:ins>
      <w:del w:id="264" w:author="Parks, Robbie M" w:date="2018-08-15T11:00:00Z">
        <w:r w:rsidR="00B27E5A" w:rsidRPr="00B27E5A">
          <w:rPr>
            <w:rFonts w:eastAsia="Times New Roman"/>
            <w:noProof/>
          </w:rPr>
          <w:delText xml:space="preserve">, </w:delText>
        </w:r>
        <w:r w:rsidR="00B27E5A" w:rsidRPr="00B27E5A">
          <w:rPr>
            <w:rFonts w:eastAsia="Times New Roman"/>
            <w:i/>
            <w:iCs/>
            <w:noProof/>
          </w:rPr>
          <w:delText>8</w:delText>
        </w:r>
        <w:r w:rsidR="00B27E5A" w:rsidRPr="00B27E5A">
          <w:rPr>
            <w:rFonts w:eastAsia="Times New Roman"/>
            <w:noProof/>
          </w:rPr>
          <w:delText>(1), 40</w:delText>
        </w:r>
      </w:del>
      <w:r w:rsidR="00B27E5A" w:rsidRPr="00B214C5">
        <w:rPr>
          <w:rPrChange w:id="265" w:author="Parks, Robbie M" w:date="2018-08-15T11:00:00Z">
            <w:rPr>
              <w:rFonts w:eastAsia="Times New Roman"/>
              <w:noProof/>
            </w:rPr>
          </w:rPrChange>
        </w:rPr>
        <w:t>. https://doi.org/10.1186/1476-069X-8-40</w:t>
      </w:r>
    </w:p>
    <w:p w14:paraId="46BEB40D" w14:textId="77777777" w:rsidR="00B27E5A" w:rsidRPr="00B214C5" w:rsidRDefault="00B27E5A">
      <w:pPr>
        <w:widowControl w:val="0"/>
        <w:autoSpaceDE w:val="0"/>
        <w:autoSpaceDN w:val="0"/>
        <w:adjustRightInd w:val="0"/>
        <w:ind w:left="480" w:hanging="480"/>
        <w:jc w:val="both"/>
        <w:rPr>
          <w:rPrChange w:id="266" w:author="Parks, Robbie M" w:date="2018-08-15T11:00:00Z">
            <w:rPr>
              <w:rFonts w:eastAsia="Times New Roman"/>
              <w:noProof/>
            </w:rPr>
          </w:rPrChange>
        </w:rPr>
        <w:pPrChange w:id="267" w:author="Parks, Robbie M" w:date="2018-08-15T11:00:00Z">
          <w:pPr>
            <w:widowControl w:val="0"/>
            <w:autoSpaceDE w:val="0"/>
            <w:autoSpaceDN w:val="0"/>
            <w:adjustRightInd w:val="0"/>
            <w:ind w:left="480" w:hanging="480"/>
          </w:pPr>
        </w:pPrChange>
      </w:pPr>
      <w:r w:rsidRPr="00B214C5">
        <w:rPr>
          <w:rPrChange w:id="268" w:author="Parks, Robbie M" w:date="2018-08-15T11:00:00Z">
            <w:rPr>
              <w:rFonts w:eastAsia="Times New Roman"/>
              <w:noProof/>
            </w:rPr>
          </w:rPrChange>
        </w:rPr>
        <w:t xml:space="preserve">Basu, R., &amp; Samet, J. M. (2002). Relation between elevated ambient temperature and mortality: A review of the epidemiologic evidence. </w:t>
      </w:r>
      <w:r w:rsidRPr="00B214C5">
        <w:rPr>
          <w:i/>
          <w:rPrChange w:id="269" w:author="Parks, Robbie M" w:date="2018-08-15T11:00:00Z">
            <w:rPr>
              <w:rFonts w:eastAsia="Times New Roman"/>
              <w:i/>
              <w:iCs/>
              <w:noProof/>
            </w:rPr>
          </w:rPrChange>
        </w:rPr>
        <w:t>Epidemiologic Reviews</w:t>
      </w:r>
      <w:r w:rsidRPr="00B214C5">
        <w:rPr>
          <w:rPrChange w:id="270" w:author="Parks, Robbie M" w:date="2018-08-15T11:00:00Z">
            <w:rPr>
              <w:rFonts w:eastAsia="Times New Roman"/>
              <w:noProof/>
            </w:rPr>
          </w:rPrChange>
        </w:rPr>
        <w:t>. https://doi.org/10.1093/epirev/mxf007</w:t>
      </w:r>
    </w:p>
    <w:p w14:paraId="1D0E2999" w14:textId="77777777" w:rsidR="00B27E5A" w:rsidRPr="00B214C5" w:rsidRDefault="00B27E5A">
      <w:pPr>
        <w:widowControl w:val="0"/>
        <w:autoSpaceDE w:val="0"/>
        <w:autoSpaceDN w:val="0"/>
        <w:adjustRightInd w:val="0"/>
        <w:ind w:left="480" w:hanging="480"/>
        <w:jc w:val="both"/>
        <w:rPr>
          <w:rPrChange w:id="271" w:author="Parks, Robbie M" w:date="2018-08-15T11:00:00Z">
            <w:rPr>
              <w:rFonts w:eastAsia="Times New Roman"/>
              <w:noProof/>
            </w:rPr>
          </w:rPrChange>
        </w:rPr>
        <w:pPrChange w:id="272" w:author="Parks, Robbie M" w:date="2018-08-15T11:00:00Z">
          <w:pPr>
            <w:widowControl w:val="0"/>
            <w:autoSpaceDE w:val="0"/>
            <w:autoSpaceDN w:val="0"/>
            <w:adjustRightInd w:val="0"/>
            <w:ind w:left="480" w:hanging="480"/>
          </w:pPr>
        </w:pPrChange>
      </w:pPr>
      <w:r w:rsidRPr="00B214C5">
        <w:rPr>
          <w:rPrChange w:id="273" w:author="Parks, Robbie M" w:date="2018-08-15T11:00:00Z">
            <w:rPr>
              <w:rFonts w:eastAsia="Times New Roman"/>
              <w:noProof/>
            </w:rPr>
          </w:rPrChange>
        </w:rPr>
        <w:t xml:space="preserve">Bennett, J. E., Blangiardo, M., Fecht, D., Elliott, P., &amp; Ezzati, M. (2014). Vulnerability to the mortality effects of warm temperature in the districts of England and Wales. </w:t>
      </w:r>
      <w:r w:rsidRPr="00B214C5">
        <w:rPr>
          <w:i/>
          <w:rPrChange w:id="274" w:author="Parks, Robbie M" w:date="2018-08-15T11:00:00Z">
            <w:rPr>
              <w:rFonts w:eastAsia="Times New Roman"/>
              <w:i/>
              <w:iCs/>
              <w:noProof/>
            </w:rPr>
          </w:rPrChange>
        </w:rPr>
        <w:t>Nature Climate Change</w:t>
      </w:r>
      <w:r w:rsidRPr="00B214C5">
        <w:rPr>
          <w:rPrChange w:id="275" w:author="Parks, Robbie M" w:date="2018-08-15T11:00:00Z">
            <w:rPr>
              <w:rFonts w:eastAsia="Times New Roman"/>
              <w:noProof/>
            </w:rPr>
          </w:rPrChange>
        </w:rPr>
        <w:t xml:space="preserve">, </w:t>
      </w:r>
      <w:r w:rsidRPr="00B214C5">
        <w:rPr>
          <w:i/>
          <w:rPrChange w:id="276" w:author="Parks, Robbie M" w:date="2018-08-15T11:00:00Z">
            <w:rPr>
              <w:rFonts w:eastAsia="Times New Roman"/>
              <w:i/>
              <w:iCs/>
              <w:noProof/>
            </w:rPr>
          </w:rPrChange>
        </w:rPr>
        <w:t>4</w:t>
      </w:r>
      <w:r w:rsidRPr="00B214C5">
        <w:rPr>
          <w:rPrChange w:id="277" w:author="Parks, Robbie M" w:date="2018-08-15T11:00:00Z">
            <w:rPr>
              <w:rFonts w:eastAsia="Times New Roman"/>
              <w:noProof/>
            </w:rPr>
          </w:rPrChange>
        </w:rPr>
        <w:t>(4), 269–273. https://doi.org/10.1038/nclimate2123</w:t>
      </w:r>
    </w:p>
    <w:p w14:paraId="435E8203" w14:textId="77777777" w:rsidR="00B27E5A" w:rsidRPr="00B214C5" w:rsidRDefault="00B27E5A">
      <w:pPr>
        <w:widowControl w:val="0"/>
        <w:autoSpaceDE w:val="0"/>
        <w:autoSpaceDN w:val="0"/>
        <w:adjustRightInd w:val="0"/>
        <w:ind w:left="480" w:hanging="480"/>
        <w:jc w:val="both"/>
        <w:rPr>
          <w:rPrChange w:id="278" w:author="Parks, Robbie M" w:date="2018-08-15T11:00:00Z">
            <w:rPr>
              <w:rFonts w:eastAsia="Times New Roman"/>
              <w:noProof/>
            </w:rPr>
          </w:rPrChange>
        </w:rPr>
        <w:pPrChange w:id="279" w:author="Parks, Robbie M" w:date="2018-08-15T11:00:00Z">
          <w:pPr>
            <w:widowControl w:val="0"/>
            <w:autoSpaceDE w:val="0"/>
            <w:autoSpaceDN w:val="0"/>
            <w:adjustRightInd w:val="0"/>
            <w:ind w:left="480" w:hanging="480"/>
          </w:pPr>
        </w:pPrChange>
      </w:pPr>
      <w:r w:rsidRPr="00B214C5">
        <w:rPr>
          <w:rPrChange w:id="280" w:author="Parks, Robbie M" w:date="2018-08-15T11:00:00Z">
            <w:rPr>
              <w:rFonts w:eastAsia="Times New Roman"/>
              <w:noProof/>
            </w:rPr>
          </w:rPrChange>
        </w:rPr>
        <w:t xml:space="preserve">Bobb, J. F., Peng, R. D., Bell, M. L., &amp; Dominici, F. (2014). Heat-related mortality and adaptation to heat in the United States. </w:t>
      </w:r>
      <w:r w:rsidRPr="00B214C5">
        <w:rPr>
          <w:i/>
          <w:rPrChange w:id="281" w:author="Parks, Robbie M" w:date="2018-08-15T11:00:00Z">
            <w:rPr>
              <w:rFonts w:eastAsia="Times New Roman"/>
              <w:i/>
              <w:iCs/>
              <w:noProof/>
            </w:rPr>
          </w:rPrChange>
        </w:rPr>
        <w:t>Environmental Health Perspectives</w:t>
      </w:r>
      <w:r w:rsidRPr="00B214C5">
        <w:rPr>
          <w:rPrChange w:id="282" w:author="Parks, Robbie M" w:date="2018-08-15T11:00:00Z">
            <w:rPr>
              <w:rFonts w:eastAsia="Times New Roman"/>
              <w:noProof/>
            </w:rPr>
          </w:rPrChange>
        </w:rPr>
        <w:t xml:space="preserve">, </w:t>
      </w:r>
      <w:r w:rsidRPr="00B214C5">
        <w:rPr>
          <w:i/>
          <w:rPrChange w:id="283" w:author="Parks, Robbie M" w:date="2018-08-15T11:00:00Z">
            <w:rPr>
              <w:rFonts w:eastAsia="Times New Roman"/>
              <w:i/>
              <w:iCs/>
              <w:noProof/>
            </w:rPr>
          </w:rPrChange>
        </w:rPr>
        <w:t>122</w:t>
      </w:r>
      <w:r w:rsidRPr="00B214C5">
        <w:rPr>
          <w:rPrChange w:id="284" w:author="Parks, Robbie M" w:date="2018-08-15T11:00:00Z">
            <w:rPr>
              <w:rFonts w:eastAsia="Times New Roman"/>
              <w:noProof/>
            </w:rPr>
          </w:rPrChange>
        </w:rPr>
        <w:t>(8), 811–816. https://doi.org/10.1289/ehp.1307392</w:t>
      </w:r>
    </w:p>
    <w:p w14:paraId="1BAE861B" w14:textId="77777777" w:rsidR="00B27E5A" w:rsidRPr="00B214C5" w:rsidRDefault="00B27E5A">
      <w:pPr>
        <w:widowControl w:val="0"/>
        <w:autoSpaceDE w:val="0"/>
        <w:autoSpaceDN w:val="0"/>
        <w:adjustRightInd w:val="0"/>
        <w:ind w:left="480" w:hanging="480"/>
        <w:jc w:val="both"/>
        <w:rPr>
          <w:rPrChange w:id="285" w:author="Parks, Robbie M" w:date="2018-08-15T11:00:00Z">
            <w:rPr>
              <w:rFonts w:eastAsia="Times New Roman"/>
              <w:noProof/>
            </w:rPr>
          </w:rPrChange>
        </w:rPr>
        <w:pPrChange w:id="286" w:author="Parks, Robbie M" w:date="2018-08-15T11:00:00Z">
          <w:pPr>
            <w:widowControl w:val="0"/>
            <w:autoSpaceDE w:val="0"/>
            <w:autoSpaceDN w:val="0"/>
            <w:adjustRightInd w:val="0"/>
            <w:ind w:left="480" w:hanging="480"/>
          </w:pPr>
        </w:pPrChange>
      </w:pPr>
      <w:r w:rsidRPr="00B214C5">
        <w:rPr>
          <w:rPrChange w:id="287" w:author="Parks, Robbie M" w:date="2018-08-15T11:00:00Z">
            <w:rPr>
              <w:rFonts w:eastAsia="Times New Roman"/>
              <w:noProof/>
            </w:rPr>
          </w:rPrChange>
        </w:rPr>
        <w:t xml:space="preserve">Braga, A. L. F., Zanobetti, A., &amp; Schwartz, J. (2002). The effect of weather on respiratory and cardiovascular deaths in 12 U.S. cities. </w:t>
      </w:r>
      <w:r w:rsidRPr="00B214C5">
        <w:rPr>
          <w:i/>
          <w:rPrChange w:id="288" w:author="Parks, Robbie M" w:date="2018-08-15T11:00:00Z">
            <w:rPr>
              <w:rFonts w:eastAsia="Times New Roman"/>
              <w:i/>
              <w:iCs/>
              <w:noProof/>
            </w:rPr>
          </w:rPrChange>
        </w:rPr>
        <w:t>Environmental Health Perspectives</w:t>
      </w:r>
      <w:r w:rsidRPr="00B214C5">
        <w:rPr>
          <w:rPrChange w:id="289" w:author="Parks, Robbie M" w:date="2018-08-15T11:00:00Z">
            <w:rPr>
              <w:rFonts w:eastAsia="Times New Roman"/>
              <w:noProof/>
            </w:rPr>
          </w:rPrChange>
        </w:rPr>
        <w:t xml:space="preserve">, </w:t>
      </w:r>
      <w:r w:rsidRPr="00B214C5">
        <w:rPr>
          <w:i/>
          <w:rPrChange w:id="290" w:author="Parks, Robbie M" w:date="2018-08-15T11:00:00Z">
            <w:rPr>
              <w:rFonts w:eastAsia="Times New Roman"/>
              <w:i/>
              <w:iCs/>
              <w:noProof/>
            </w:rPr>
          </w:rPrChange>
        </w:rPr>
        <w:t>110</w:t>
      </w:r>
      <w:r w:rsidRPr="00B214C5">
        <w:rPr>
          <w:rPrChange w:id="291" w:author="Parks, Robbie M" w:date="2018-08-15T11:00:00Z">
            <w:rPr>
              <w:rFonts w:eastAsia="Times New Roman"/>
              <w:noProof/>
            </w:rPr>
          </w:rPrChange>
        </w:rPr>
        <w:t>(9), 859–863. https://doi.org/10.1289/ehp.02110859</w:t>
      </w:r>
    </w:p>
    <w:p w14:paraId="115B8B8F" w14:textId="77777777" w:rsidR="00B27E5A" w:rsidRPr="00B214C5" w:rsidRDefault="00B27E5A">
      <w:pPr>
        <w:widowControl w:val="0"/>
        <w:autoSpaceDE w:val="0"/>
        <w:autoSpaceDN w:val="0"/>
        <w:adjustRightInd w:val="0"/>
        <w:ind w:left="480" w:hanging="480"/>
        <w:jc w:val="both"/>
        <w:rPr>
          <w:rPrChange w:id="292" w:author="Parks, Robbie M" w:date="2018-08-15T11:00:00Z">
            <w:rPr>
              <w:rFonts w:eastAsia="Times New Roman"/>
              <w:noProof/>
            </w:rPr>
          </w:rPrChange>
        </w:rPr>
        <w:pPrChange w:id="293" w:author="Parks, Robbie M" w:date="2018-08-15T11:00:00Z">
          <w:pPr>
            <w:widowControl w:val="0"/>
            <w:autoSpaceDE w:val="0"/>
            <w:autoSpaceDN w:val="0"/>
            <w:adjustRightInd w:val="0"/>
            <w:ind w:left="480" w:hanging="480"/>
          </w:pPr>
        </w:pPrChange>
      </w:pPr>
      <w:r w:rsidRPr="00B214C5">
        <w:rPr>
          <w:rPrChange w:id="294" w:author="Parks, Robbie M" w:date="2018-08-15T11:00:00Z">
            <w:rPr>
              <w:rFonts w:eastAsia="Times New Roman"/>
              <w:noProof/>
            </w:rPr>
          </w:rPrChange>
        </w:rPr>
        <w:t xml:space="preserve">Campbell, A. (2017). Excess winter mortality in England and Wales: 2016 to 2017 (provisional) and 2015 to 2016 (final). </w:t>
      </w:r>
      <w:r w:rsidRPr="00B214C5">
        <w:rPr>
          <w:i/>
          <w:rPrChange w:id="295" w:author="Parks, Robbie M" w:date="2018-08-15T11:00:00Z">
            <w:rPr>
              <w:rFonts w:eastAsia="Times New Roman"/>
              <w:i/>
              <w:iCs/>
              <w:noProof/>
            </w:rPr>
          </w:rPrChange>
        </w:rPr>
        <w:t>Statistical Bulletin, Office for National Statistics</w:t>
      </w:r>
      <w:r w:rsidRPr="00B214C5">
        <w:rPr>
          <w:rPrChange w:id="296" w:author="Parks, Robbie M" w:date="2018-08-15T11:00:00Z">
            <w:rPr>
              <w:rFonts w:eastAsia="Times New Roman"/>
              <w:noProof/>
            </w:rPr>
          </w:rPrChange>
        </w:rPr>
        <w:t>.</w:t>
      </w:r>
    </w:p>
    <w:p w14:paraId="0005A6F3" w14:textId="77777777" w:rsidR="00B27E5A" w:rsidRPr="00B214C5" w:rsidRDefault="00B27E5A">
      <w:pPr>
        <w:widowControl w:val="0"/>
        <w:autoSpaceDE w:val="0"/>
        <w:autoSpaceDN w:val="0"/>
        <w:adjustRightInd w:val="0"/>
        <w:ind w:left="480" w:hanging="480"/>
        <w:jc w:val="both"/>
        <w:rPr>
          <w:rPrChange w:id="297" w:author="Parks, Robbie M" w:date="2018-08-15T11:00:00Z">
            <w:rPr>
              <w:rFonts w:eastAsia="Times New Roman"/>
              <w:noProof/>
            </w:rPr>
          </w:rPrChange>
        </w:rPr>
        <w:pPrChange w:id="298" w:author="Parks, Robbie M" w:date="2018-08-15T11:00:00Z">
          <w:pPr>
            <w:widowControl w:val="0"/>
            <w:autoSpaceDE w:val="0"/>
            <w:autoSpaceDN w:val="0"/>
            <w:adjustRightInd w:val="0"/>
            <w:ind w:left="480" w:hanging="480"/>
          </w:pPr>
        </w:pPrChange>
      </w:pPr>
      <w:r w:rsidRPr="00B214C5">
        <w:rPr>
          <w:rPrChange w:id="299" w:author="Parks, Robbie M" w:date="2018-08-15T11:00:00Z">
            <w:rPr>
              <w:rFonts w:eastAsia="Times New Roman"/>
              <w:noProof/>
            </w:rPr>
          </w:rPrChange>
        </w:rPr>
        <w:t xml:space="preserve">Carson, C., Hajat, S., Armstrong, B., &amp; Wilkinson, P. (2006). Declining vulnerability to temperature-related mortality in London over the 20th century. </w:t>
      </w:r>
      <w:r w:rsidRPr="00B214C5">
        <w:rPr>
          <w:i/>
          <w:rPrChange w:id="300" w:author="Parks, Robbie M" w:date="2018-08-15T11:00:00Z">
            <w:rPr>
              <w:rFonts w:eastAsia="Times New Roman"/>
              <w:i/>
              <w:iCs/>
              <w:noProof/>
            </w:rPr>
          </w:rPrChange>
        </w:rPr>
        <w:t>American Journal of Epidemiology</w:t>
      </w:r>
      <w:r w:rsidRPr="00B214C5">
        <w:rPr>
          <w:rPrChange w:id="301" w:author="Parks, Robbie M" w:date="2018-08-15T11:00:00Z">
            <w:rPr>
              <w:rFonts w:eastAsia="Times New Roman"/>
              <w:noProof/>
            </w:rPr>
          </w:rPrChange>
        </w:rPr>
        <w:t xml:space="preserve">, </w:t>
      </w:r>
      <w:r w:rsidRPr="00B214C5">
        <w:rPr>
          <w:i/>
          <w:rPrChange w:id="302" w:author="Parks, Robbie M" w:date="2018-08-15T11:00:00Z">
            <w:rPr>
              <w:rFonts w:eastAsia="Times New Roman"/>
              <w:i/>
              <w:iCs/>
              <w:noProof/>
            </w:rPr>
          </w:rPrChange>
        </w:rPr>
        <w:t>164</w:t>
      </w:r>
      <w:r w:rsidRPr="00B214C5">
        <w:rPr>
          <w:rPrChange w:id="303" w:author="Parks, Robbie M" w:date="2018-08-15T11:00:00Z">
            <w:rPr>
              <w:rFonts w:eastAsia="Times New Roman"/>
              <w:noProof/>
            </w:rPr>
          </w:rPrChange>
        </w:rPr>
        <w:t>(1), 77–84. https://doi.org/10.1093/aje/kwj147</w:t>
      </w:r>
    </w:p>
    <w:p w14:paraId="73E25C04" w14:textId="77777777" w:rsidR="00B27E5A" w:rsidRPr="00B214C5" w:rsidRDefault="00B27E5A">
      <w:pPr>
        <w:widowControl w:val="0"/>
        <w:autoSpaceDE w:val="0"/>
        <w:autoSpaceDN w:val="0"/>
        <w:adjustRightInd w:val="0"/>
        <w:ind w:left="480" w:hanging="480"/>
        <w:jc w:val="both"/>
        <w:rPr>
          <w:rPrChange w:id="304" w:author="Parks, Robbie M" w:date="2018-08-15T11:00:00Z">
            <w:rPr>
              <w:rFonts w:eastAsia="Times New Roman"/>
              <w:noProof/>
            </w:rPr>
          </w:rPrChange>
        </w:rPr>
        <w:pPrChange w:id="305" w:author="Parks, Robbie M" w:date="2018-08-15T11:00:00Z">
          <w:pPr>
            <w:widowControl w:val="0"/>
            <w:autoSpaceDE w:val="0"/>
            <w:autoSpaceDN w:val="0"/>
            <w:adjustRightInd w:val="0"/>
            <w:ind w:left="480" w:hanging="480"/>
          </w:pPr>
        </w:pPrChange>
      </w:pPr>
      <w:r w:rsidRPr="00B214C5">
        <w:rPr>
          <w:rPrChange w:id="306" w:author="Parks, Robbie M" w:date="2018-08-15T11:00:00Z">
            <w:rPr>
              <w:rFonts w:eastAsia="Times New Roman"/>
              <w:noProof/>
            </w:rPr>
          </w:rPrChange>
        </w:rPr>
        <w:t xml:space="preserve">Cazelles, B., Chavez, M., Berteaux, D., Ménard, F., Vik, J. O., Jenouvrier, S., &amp; Stenseth, N. C. (2008). Wavelet analysis of ecological time series. </w:t>
      </w:r>
      <w:r w:rsidRPr="00B214C5">
        <w:rPr>
          <w:i/>
          <w:rPrChange w:id="307" w:author="Parks, Robbie M" w:date="2018-08-15T11:00:00Z">
            <w:rPr>
              <w:rFonts w:eastAsia="Times New Roman"/>
              <w:i/>
              <w:iCs/>
              <w:noProof/>
            </w:rPr>
          </w:rPrChange>
        </w:rPr>
        <w:t>Oecologia</w:t>
      </w:r>
      <w:r w:rsidRPr="00B214C5">
        <w:rPr>
          <w:rPrChange w:id="308" w:author="Parks, Robbie M" w:date="2018-08-15T11:00:00Z">
            <w:rPr>
              <w:rFonts w:eastAsia="Times New Roman"/>
              <w:noProof/>
            </w:rPr>
          </w:rPrChange>
        </w:rPr>
        <w:t>. https://doi.org/10.1007/s00442-008-0993-2</w:t>
      </w:r>
    </w:p>
    <w:p w14:paraId="4DF0F7F2" w14:textId="77777777" w:rsidR="00B27E5A" w:rsidRPr="00B214C5" w:rsidRDefault="00B27E5A">
      <w:pPr>
        <w:widowControl w:val="0"/>
        <w:autoSpaceDE w:val="0"/>
        <w:autoSpaceDN w:val="0"/>
        <w:adjustRightInd w:val="0"/>
        <w:ind w:left="480" w:hanging="480"/>
        <w:jc w:val="both"/>
        <w:rPr>
          <w:rPrChange w:id="309" w:author="Parks, Robbie M" w:date="2018-08-15T11:00:00Z">
            <w:rPr>
              <w:rFonts w:eastAsia="Times New Roman"/>
              <w:noProof/>
            </w:rPr>
          </w:rPrChange>
        </w:rPr>
        <w:pPrChange w:id="310" w:author="Parks, Robbie M" w:date="2018-08-15T11:00:00Z">
          <w:pPr>
            <w:widowControl w:val="0"/>
            <w:autoSpaceDE w:val="0"/>
            <w:autoSpaceDN w:val="0"/>
            <w:adjustRightInd w:val="0"/>
            <w:ind w:left="480" w:hanging="480"/>
          </w:pPr>
        </w:pPrChange>
      </w:pPr>
      <w:r w:rsidRPr="00B214C5">
        <w:rPr>
          <w:rPrChange w:id="311" w:author="Parks, Robbie M" w:date="2018-08-15T11:00:00Z">
            <w:rPr>
              <w:rFonts w:eastAsia="Times New Roman"/>
              <w:noProof/>
            </w:rPr>
          </w:rPrChange>
        </w:rPr>
        <w:t xml:space="preserve">Davis, R. E., Knappenberger, P. C., Michaels, P. J., &amp; Novicoff, W. M. (2004). Seasonality of climate-human mortality relationships in US cities and impacts of climate change. </w:t>
      </w:r>
      <w:r w:rsidRPr="00B214C5">
        <w:rPr>
          <w:i/>
          <w:rPrChange w:id="312" w:author="Parks, Robbie M" w:date="2018-08-15T11:00:00Z">
            <w:rPr>
              <w:rFonts w:eastAsia="Times New Roman"/>
              <w:i/>
              <w:iCs/>
              <w:noProof/>
            </w:rPr>
          </w:rPrChange>
        </w:rPr>
        <w:t>Climate Research</w:t>
      </w:r>
      <w:r w:rsidRPr="00B214C5">
        <w:rPr>
          <w:rPrChange w:id="313" w:author="Parks, Robbie M" w:date="2018-08-15T11:00:00Z">
            <w:rPr>
              <w:rFonts w:eastAsia="Times New Roman"/>
              <w:noProof/>
            </w:rPr>
          </w:rPrChange>
        </w:rPr>
        <w:t xml:space="preserve">, </w:t>
      </w:r>
      <w:r w:rsidRPr="00B214C5">
        <w:rPr>
          <w:i/>
          <w:rPrChange w:id="314" w:author="Parks, Robbie M" w:date="2018-08-15T11:00:00Z">
            <w:rPr>
              <w:rFonts w:eastAsia="Times New Roman"/>
              <w:i/>
              <w:iCs/>
              <w:noProof/>
            </w:rPr>
          </w:rPrChange>
        </w:rPr>
        <w:t>26</w:t>
      </w:r>
      <w:r w:rsidRPr="00B214C5">
        <w:rPr>
          <w:rPrChange w:id="315" w:author="Parks, Robbie M" w:date="2018-08-15T11:00:00Z">
            <w:rPr>
              <w:rFonts w:eastAsia="Times New Roman"/>
              <w:noProof/>
            </w:rPr>
          </w:rPrChange>
        </w:rPr>
        <w:t>(1), 61–76. Retrieved from internal-pdf://32.0.35.211/paper.pdf</w:t>
      </w:r>
    </w:p>
    <w:p w14:paraId="3064D54F" w14:textId="77777777" w:rsidR="00B27E5A" w:rsidRPr="00B214C5" w:rsidRDefault="00B27E5A">
      <w:pPr>
        <w:widowControl w:val="0"/>
        <w:autoSpaceDE w:val="0"/>
        <w:autoSpaceDN w:val="0"/>
        <w:adjustRightInd w:val="0"/>
        <w:ind w:left="480" w:hanging="480"/>
        <w:jc w:val="both"/>
        <w:rPr>
          <w:rPrChange w:id="316" w:author="Parks, Robbie M" w:date="2018-08-15T11:00:00Z">
            <w:rPr>
              <w:rFonts w:eastAsia="Times New Roman"/>
              <w:noProof/>
            </w:rPr>
          </w:rPrChange>
        </w:rPr>
        <w:pPrChange w:id="317" w:author="Parks, Robbie M" w:date="2018-08-15T11:00:00Z">
          <w:pPr>
            <w:widowControl w:val="0"/>
            <w:autoSpaceDE w:val="0"/>
            <w:autoSpaceDN w:val="0"/>
            <w:adjustRightInd w:val="0"/>
            <w:ind w:left="480" w:hanging="480"/>
          </w:pPr>
        </w:pPrChange>
      </w:pPr>
      <w:r w:rsidRPr="00B214C5">
        <w:rPr>
          <w:rPrChange w:id="318" w:author="Parks, Robbie M" w:date="2018-08-15T11:00:00Z">
            <w:rPr>
              <w:rFonts w:eastAsia="Times New Roman"/>
              <w:noProof/>
            </w:rPr>
          </w:rPrChange>
        </w:rPr>
        <w:t xml:space="preserve">Dee, D. P., Uppala, S. M., Simmons, A. J., Berrisford, P., Poli, P., Kobayashi, S., … Vitart, F. (2011). The ERA-Interim reanalysis: configuration and performance of the data assimilation system. </w:t>
      </w:r>
      <w:r w:rsidRPr="00B214C5">
        <w:rPr>
          <w:i/>
          <w:rPrChange w:id="319" w:author="Parks, Robbie M" w:date="2018-08-15T11:00:00Z">
            <w:rPr>
              <w:rFonts w:eastAsia="Times New Roman"/>
              <w:i/>
              <w:iCs/>
              <w:noProof/>
            </w:rPr>
          </w:rPrChange>
        </w:rPr>
        <w:t>Quarterly Journal of the Royal Meteorological Society</w:t>
      </w:r>
      <w:r w:rsidRPr="00B214C5">
        <w:rPr>
          <w:rPrChange w:id="320" w:author="Parks, Robbie M" w:date="2018-08-15T11:00:00Z">
            <w:rPr>
              <w:rFonts w:eastAsia="Times New Roman"/>
              <w:noProof/>
            </w:rPr>
          </w:rPrChange>
        </w:rPr>
        <w:t xml:space="preserve">, </w:t>
      </w:r>
      <w:r w:rsidRPr="00B214C5">
        <w:rPr>
          <w:i/>
          <w:rPrChange w:id="321" w:author="Parks, Robbie M" w:date="2018-08-15T11:00:00Z">
            <w:rPr>
              <w:rFonts w:eastAsia="Times New Roman"/>
              <w:i/>
              <w:iCs/>
              <w:noProof/>
            </w:rPr>
          </w:rPrChange>
        </w:rPr>
        <w:t>137</w:t>
      </w:r>
      <w:r w:rsidRPr="00B214C5">
        <w:rPr>
          <w:rPrChange w:id="322" w:author="Parks, Robbie M" w:date="2018-08-15T11:00:00Z">
            <w:rPr>
              <w:rFonts w:eastAsia="Times New Roman"/>
              <w:noProof/>
            </w:rPr>
          </w:rPrChange>
        </w:rPr>
        <w:t>(656), 553–597. https://doi.org/10.1002/qj.828</w:t>
      </w:r>
    </w:p>
    <w:p w14:paraId="2757FBBC" w14:textId="77777777" w:rsidR="00B27E5A" w:rsidRPr="00B214C5" w:rsidRDefault="00B27E5A">
      <w:pPr>
        <w:widowControl w:val="0"/>
        <w:autoSpaceDE w:val="0"/>
        <w:autoSpaceDN w:val="0"/>
        <w:adjustRightInd w:val="0"/>
        <w:ind w:left="480" w:hanging="480"/>
        <w:jc w:val="both"/>
        <w:rPr>
          <w:rPrChange w:id="323" w:author="Parks, Robbie M" w:date="2018-08-15T11:00:00Z">
            <w:rPr>
              <w:rFonts w:eastAsia="Times New Roman"/>
              <w:noProof/>
            </w:rPr>
          </w:rPrChange>
        </w:rPr>
        <w:pPrChange w:id="324" w:author="Parks, Robbie M" w:date="2018-08-15T11:00:00Z">
          <w:pPr>
            <w:widowControl w:val="0"/>
            <w:autoSpaceDE w:val="0"/>
            <w:autoSpaceDN w:val="0"/>
            <w:adjustRightInd w:val="0"/>
            <w:ind w:left="480" w:hanging="480"/>
          </w:pPr>
        </w:pPrChange>
      </w:pPr>
      <w:r w:rsidRPr="00B214C5">
        <w:rPr>
          <w:rPrChange w:id="325" w:author="Parks, Robbie M" w:date="2018-08-15T11:00:00Z">
            <w:rPr>
              <w:rFonts w:eastAsia="Times New Roman"/>
              <w:noProof/>
            </w:rPr>
          </w:rPrChange>
        </w:rPr>
        <w:t xml:space="preserve">Feinstein, C. A. (2002). Seasonality of deaths in the U.S. by age and cause. </w:t>
      </w:r>
      <w:r w:rsidRPr="00B214C5">
        <w:rPr>
          <w:i/>
          <w:rPrChange w:id="326" w:author="Parks, Robbie M" w:date="2018-08-15T11:00:00Z">
            <w:rPr>
              <w:rFonts w:eastAsia="Times New Roman"/>
              <w:i/>
              <w:iCs/>
              <w:noProof/>
            </w:rPr>
          </w:rPrChange>
        </w:rPr>
        <w:t>Demographic Research</w:t>
      </w:r>
      <w:r w:rsidRPr="00B214C5">
        <w:rPr>
          <w:rPrChange w:id="327" w:author="Parks, Robbie M" w:date="2018-08-15T11:00:00Z">
            <w:rPr>
              <w:rFonts w:eastAsia="Times New Roman"/>
              <w:noProof/>
            </w:rPr>
          </w:rPrChange>
        </w:rPr>
        <w:t xml:space="preserve">, </w:t>
      </w:r>
      <w:r w:rsidRPr="00B214C5">
        <w:rPr>
          <w:i/>
          <w:rPrChange w:id="328" w:author="Parks, Robbie M" w:date="2018-08-15T11:00:00Z">
            <w:rPr>
              <w:rFonts w:eastAsia="Times New Roman"/>
              <w:i/>
              <w:iCs/>
              <w:noProof/>
            </w:rPr>
          </w:rPrChange>
        </w:rPr>
        <w:t>6</w:t>
      </w:r>
      <w:r w:rsidRPr="00B214C5">
        <w:rPr>
          <w:rPrChange w:id="329" w:author="Parks, Robbie M" w:date="2018-08-15T11:00:00Z">
            <w:rPr>
              <w:rFonts w:eastAsia="Times New Roman"/>
              <w:noProof/>
            </w:rPr>
          </w:rPrChange>
        </w:rPr>
        <w:t>, 469–486. https://doi.org/10.4054/DemRes.2002.6.17</w:t>
      </w:r>
    </w:p>
    <w:p w14:paraId="7561326F" w14:textId="77777777" w:rsidR="00B27E5A" w:rsidRPr="00B214C5" w:rsidRDefault="00B27E5A">
      <w:pPr>
        <w:widowControl w:val="0"/>
        <w:autoSpaceDE w:val="0"/>
        <w:autoSpaceDN w:val="0"/>
        <w:adjustRightInd w:val="0"/>
        <w:ind w:left="480" w:hanging="480"/>
        <w:jc w:val="both"/>
        <w:rPr>
          <w:rPrChange w:id="330" w:author="Parks, Robbie M" w:date="2018-08-15T11:00:00Z">
            <w:rPr>
              <w:rFonts w:eastAsia="Times New Roman"/>
              <w:noProof/>
            </w:rPr>
          </w:rPrChange>
        </w:rPr>
        <w:pPrChange w:id="331" w:author="Parks, Robbie M" w:date="2018-08-15T11:00:00Z">
          <w:pPr>
            <w:widowControl w:val="0"/>
            <w:autoSpaceDE w:val="0"/>
            <w:autoSpaceDN w:val="0"/>
            <w:adjustRightInd w:val="0"/>
            <w:ind w:left="480" w:hanging="480"/>
          </w:pPr>
        </w:pPrChange>
      </w:pPr>
      <w:r w:rsidRPr="00B214C5">
        <w:rPr>
          <w:rPrChange w:id="332" w:author="Parks, Robbie M" w:date="2018-08-15T11:00:00Z">
            <w:rPr>
              <w:rFonts w:eastAsia="Times New Roman"/>
              <w:noProof/>
            </w:rPr>
          </w:rPrChange>
        </w:rPr>
        <w:t xml:space="preserve">Ferreira Braga, A. L., Zanobetti, A., &amp; Schwartz, J. (2001). The time course of weather-related deaths. </w:t>
      </w:r>
      <w:r w:rsidRPr="00B214C5">
        <w:rPr>
          <w:i/>
          <w:rPrChange w:id="333" w:author="Parks, Robbie M" w:date="2018-08-15T11:00:00Z">
            <w:rPr>
              <w:rFonts w:eastAsia="Times New Roman"/>
              <w:i/>
              <w:iCs/>
              <w:noProof/>
            </w:rPr>
          </w:rPrChange>
        </w:rPr>
        <w:t>Epidemiology</w:t>
      </w:r>
      <w:r w:rsidRPr="00B214C5">
        <w:rPr>
          <w:rPrChange w:id="334" w:author="Parks, Robbie M" w:date="2018-08-15T11:00:00Z">
            <w:rPr>
              <w:rFonts w:eastAsia="Times New Roman"/>
              <w:noProof/>
            </w:rPr>
          </w:rPrChange>
        </w:rPr>
        <w:t xml:space="preserve">, </w:t>
      </w:r>
      <w:r w:rsidRPr="00B214C5">
        <w:rPr>
          <w:i/>
          <w:rPrChange w:id="335" w:author="Parks, Robbie M" w:date="2018-08-15T11:00:00Z">
            <w:rPr>
              <w:rFonts w:eastAsia="Times New Roman"/>
              <w:i/>
              <w:iCs/>
              <w:noProof/>
            </w:rPr>
          </w:rPrChange>
        </w:rPr>
        <w:t>12</w:t>
      </w:r>
      <w:r w:rsidRPr="00B214C5">
        <w:rPr>
          <w:rPrChange w:id="336" w:author="Parks, Robbie M" w:date="2018-08-15T11:00:00Z">
            <w:rPr>
              <w:rFonts w:eastAsia="Times New Roman"/>
              <w:noProof/>
            </w:rPr>
          </w:rPrChange>
        </w:rPr>
        <w:t>(6), 662–667. https://doi.org/10.1097/00001648-200111000-00014</w:t>
      </w:r>
    </w:p>
    <w:p w14:paraId="4B3A68DF" w14:textId="77777777" w:rsidR="00B214C5" w:rsidRPr="00B214C5" w:rsidRDefault="00B214C5" w:rsidP="00AC1F08">
      <w:pPr>
        <w:widowControl w:val="0"/>
        <w:autoSpaceDE w:val="0"/>
        <w:autoSpaceDN w:val="0"/>
        <w:adjustRightInd w:val="0"/>
        <w:ind w:left="480" w:hanging="480"/>
        <w:jc w:val="both"/>
        <w:rPr>
          <w:ins w:id="337" w:author="Parks, Robbie M" w:date="2018-08-15T11:00:00Z"/>
          <w:rFonts w:eastAsia="Times New Roman"/>
          <w:noProof/>
        </w:rPr>
      </w:pPr>
      <w:ins w:id="338" w:author="Parks, Robbie M" w:date="2018-08-15T11:00:00Z">
        <w:r w:rsidRPr="00B214C5">
          <w:rPr>
            <w:rFonts w:eastAsia="Times New Roman"/>
            <w:noProof/>
          </w:rPr>
          <w:t xml:space="preserve">Fisher, N. I. (1995). </w:t>
        </w:r>
        <w:r w:rsidRPr="00B214C5">
          <w:rPr>
            <w:rFonts w:eastAsia="Times New Roman"/>
            <w:i/>
            <w:iCs/>
            <w:noProof/>
          </w:rPr>
          <w:t>Statistical analysis of circular data</w:t>
        </w:r>
        <w:r w:rsidRPr="00B214C5">
          <w:rPr>
            <w:rFonts w:eastAsia="Times New Roman"/>
            <w:noProof/>
          </w:rPr>
          <w:t>. Cambridge University Press.</w:t>
        </w:r>
      </w:ins>
    </w:p>
    <w:p w14:paraId="2CD8D60B" w14:textId="77777777" w:rsidR="00B27E5A" w:rsidRPr="00B214C5" w:rsidRDefault="00B27E5A">
      <w:pPr>
        <w:widowControl w:val="0"/>
        <w:autoSpaceDE w:val="0"/>
        <w:autoSpaceDN w:val="0"/>
        <w:adjustRightInd w:val="0"/>
        <w:ind w:left="480" w:hanging="480"/>
        <w:jc w:val="both"/>
        <w:rPr>
          <w:rPrChange w:id="339" w:author="Parks, Robbie M" w:date="2018-08-15T11:00:00Z">
            <w:rPr>
              <w:rFonts w:eastAsia="Times New Roman"/>
              <w:noProof/>
            </w:rPr>
          </w:rPrChange>
        </w:rPr>
        <w:pPrChange w:id="340" w:author="Parks, Robbie M" w:date="2018-08-15T11:00:00Z">
          <w:pPr>
            <w:widowControl w:val="0"/>
            <w:autoSpaceDE w:val="0"/>
            <w:autoSpaceDN w:val="0"/>
            <w:adjustRightInd w:val="0"/>
            <w:ind w:left="480" w:hanging="480"/>
          </w:pPr>
        </w:pPrChange>
      </w:pPr>
      <w:r w:rsidRPr="00B214C5">
        <w:rPr>
          <w:rPrChange w:id="341" w:author="Parks, Robbie M" w:date="2018-08-15T11:00:00Z">
            <w:rPr>
              <w:rFonts w:eastAsia="Times New Roman"/>
              <w:noProof/>
            </w:rPr>
          </w:rPrChange>
        </w:rPr>
        <w:t xml:space="preserve">Fowler, T., Southgate, R. J., Waite, T., Harrell, R., Kovats, S., Bone, A., … Murray, V. (2015). Excess winter deaths in Europe: A multi-country descriptive analysis. </w:t>
      </w:r>
      <w:r w:rsidRPr="00B214C5">
        <w:rPr>
          <w:i/>
          <w:rPrChange w:id="342" w:author="Parks, Robbie M" w:date="2018-08-15T11:00:00Z">
            <w:rPr>
              <w:rFonts w:eastAsia="Times New Roman"/>
              <w:i/>
              <w:iCs/>
              <w:noProof/>
            </w:rPr>
          </w:rPrChange>
        </w:rPr>
        <w:t>European Journal of Public Health</w:t>
      </w:r>
      <w:r w:rsidRPr="00B214C5">
        <w:rPr>
          <w:rPrChange w:id="343" w:author="Parks, Robbie M" w:date="2018-08-15T11:00:00Z">
            <w:rPr>
              <w:rFonts w:eastAsia="Times New Roman"/>
              <w:noProof/>
            </w:rPr>
          </w:rPrChange>
        </w:rPr>
        <w:t xml:space="preserve">, </w:t>
      </w:r>
      <w:r w:rsidRPr="00B214C5">
        <w:rPr>
          <w:i/>
          <w:rPrChange w:id="344" w:author="Parks, Robbie M" w:date="2018-08-15T11:00:00Z">
            <w:rPr>
              <w:rFonts w:eastAsia="Times New Roman"/>
              <w:i/>
              <w:iCs/>
              <w:noProof/>
            </w:rPr>
          </w:rPrChange>
        </w:rPr>
        <w:t>25</w:t>
      </w:r>
      <w:r w:rsidRPr="00B214C5">
        <w:rPr>
          <w:rPrChange w:id="345" w:author="Parks, Robbie M" w:date="2018-08-15T11:00:00Z">
            <w:rPr>
              <w:rFonts w:eastAsia="Times New Roman"/>
              <w:noProof/>
            </w:rPr>
          </w:rPrChange>
        </w:rPr>
        <w:t>(2), 339–345. https://doi.org/10.1093/eurpub/cku073</w:t>
      </w:r>
    </w:p>
    <w:p w14:paraId="15983871" w14:textId="77777777" w:rsidR="00B27E5A" w:rsidRPr="00B214C5" w:rsidRDefault="00B27E5A">
      <w:pPr>
        <w:widowControl w:val="0"/>
        <w:autoSpaceDE w:val="0"/>
        <w:autoSpaceDN w:val="0"/>
        <w:adjustRightInd w:val="0"/>
        <w:ind w:left="480" w:hanging="480"/>
        <w:jc w:val="both"/>
        <w:rPr>
          <w:rPrChange w:id="346" w:author="Parks, Robbie M" w:date="2018-08-15T11:00:00Z">
            <w:rPr>
              <w:rFonts w:eastAsia="Times New Roman"/>
              <w:noProof/>
            </w:rPr>
          </w:rPrChange>
        </w:rPr>
        <w:pPrChange w:id="347" w:author="Parks, Robbie M" w:date="2018-08-15T11:00:00Z">
          <w:pPr>
            <w:widowControl w:val="0"/>
            <w:autoSpaceDE w:val="0"/>
            <w:autoSpaceDN w:val="0"/>
            <w:adjustRightInd w:val="0"/>
            <w:ind w:left="480" w:hanging="480"/>
          </w:pPr>
        </w:pPrChange>
      </w:pPr>
      <w:r w:rsidRPr="00B214C5">
        <w:rPr>
          <w:rPrChange w:id="348" w:author="Parks, Robbie M" w:date="2018-08-15T11:00:00Z">
            <w:rPr>
              <w:rFonts w:eastAsia="Times New Roman"/>
              <w:noProof/>
            </w:rPr>
          </w:rPrChange>
        </w:rPr>
        <w:t xml:space="preserve">Gasparrini, A., Guo, Y., Hashizume, M., Lavigne, E., Zanobetti, A., Schwartz, J., … Armstrong, B. (2015). Mortality risk attributable to high and low ambient temperature: A multicountry observational study. </w:t>
      </w:r>
      <w:r w:rsidRPr="00B214C5">
        <w:rPr>
          <w:i/>
          <w:rPrChange w:id="349" w:author="Parks, Robbie M" w:date="2018-08-15T11:00:00Z">
            <w:rPr>
              <w:rFonts w:eastAsia="Times New Roman"/>
              <w:i/>
              <w:iCs/>
              <w:noProof/>
            </w:rPr>
          </w:rPrChange>
        </w:rPr>
        <w:t>The Lancet</w:t>
      </w:r>
      <w:r w:rsidRPr="00B214C5">
        <w:rPr>
          <w:rPrChange w:id="350" w:author="Parks, Robbie M" w:date="2018-08-15T11:00:00Z">
            <w:rPr>
              <w:rFonts w:eastAsia="Times New Roman"/>
              <w:noProof/>
            </w:rPr>
          </w:rPrChange>
        </w:rPr>
        <w:t xml:space="preserve">, </w:t>
      </w:r>
      <w:r w:rsidRPr="00B214C5">
        <w:rPr>
          <w:i/>
          <w:rPrChange w:id="351" w:author="Parks, Robbie M" w:date="2018-08-15T11:00:00Z">
            <w:rPr>
              <w:rFonts w:eastAsia="Times New Roman"/>
              <w:i/>
              <w:iCs/>
              <w:noProof/>
            </w:rPr>
          </w:rPrChange>
        </w:rPr>
        <w:t>386</w:t>
      </w:r>
      <w:r w:rsidRPr="00B214C5">
        <w:rPr>
          <w:rPrChange w:id="352" w:author="Parks, Robbie M" w:date="2018-08-15T11:00:00Z">
            <w:rPr>
              <w:rFonts w:eastAsia="Times New Roman"/>
              <w:noProof/>
            </w:rPr>
          </w:rPrChange>
        </w:rPr>
        <w:t>(9991), 369–375. https://doi.org/10.1016/S0140-6736(14)62114-0</w:t>
      </w:r>
    </w:p>
    <w:p w14:paraId="0BBA15BB" w14:textId="77777777" w:rsidR="00B27E5A" w:rsidRPr="00B214C5" w:rsidRDefault="00B27E5A">
      <w:pPr>
        <w:widowControl w:val="0"/>
        <w:autoSpaceDE w:val="0"/>
        <w:autoSpaceDN w:val="0"/>
        <w:adjustRightInd w:val="0"/>
        <w:ind w:left="480" w:hanging="480"/>
        <w:jc w:val="both"/>
        <w:rPr>
          <w:rPrChange w:id="353" w:author="Parks, Robbie M" w:date="2018-08-15T11:00:00Z">
            <w:rPr>
              <w:rFonts w:eastAsia="Times New Roman"/>
              <w:noProof/>
            </w:rPr>
          </w:rPrChange>
        </w:rPr>
        <w:pPrChange w:id="354" w:author="Parks, Robbie M" w:date="2018-08-15T11:00:00Z">
          <w:pPr>
            <w:widowControl w:val="0"/>
            <w:autoSpaceDE w:val="0"/>
            <w:autoSpaceDN w:val="0"/>
            <w:adjustRightInd w:val="0"/>
            <w:ind w:left="480" w:hanging="480"/>
          </w:pPr>
        </w:pPrChange>
      </w:pPr>
      <w:r w:rsidRPr="00B214C5">
        <w:rPr>
          <w:rPrChange w:id="355" w:author="Parks, Robbie M" w:date="2018-08-15T11:00:00Z">
            <w:rPr>
              <w:rFonts w:eastAsia="Times New Roman"/>
              <w:noProof/>
            </w:rPr>
          </w:rPrChange>
        </w:rPr>
        <w:t xml:space="preserve">Grenfell, B. T., Bjørnstad, O. N., &amp; Kappey, J. (2001). Travelling waves and spatial hierarchies in measles epidemics. </w:t>
      </w:r>
      <w:r w:rsidRPr="00B214C5">
        <w:rPr>
          <w:i/>
          <w:rPrChange w:id="356" w:author="Parks, Robbie M" w:date="2018-08-15T11:00:00Z">
            <w:rPr>
              <w:rFonts w:eastAsia="Times New Roman"/>
              <w:i/>
              <w:iCs/>
              <w:noProof/>
            </w:rPr>
          </w:rPrChange>
        </w:rPr>
        <w:t>Nature</w:t>
      </w:r>
      <w:r w:rsidRPr="00B214C5">
        <w:rPr>
          <w:rPrChange w:id="357" w:author="Parks, Robbie M" w:date="2018-08-15T11:00:00Z">
            <w:rPr>
              <w:rFonts w:eastAsia="Times New Roman"/>
              <w:noProof/>
            </w:rPr>
          </w:rPrChange>
        </w:rPr>
        <w:t xml:space="preserve">, </w:t>
      </w:r>
      <w:r w:rsidRPr="00B214C5">
        <w:rPr>
          <w:i/>
          <w:rPrChange w:id="358" w:author="Parks, Robbie M" w:date="2018-08-15T11:00:00Z">
            <w:rPr>
              <w:rFonts w:eastAsia="Times New Roman"/>
              <w:i/>
              <w:iCs/>
              <w:noProof/>
            </w:rPr>
          </w:rPrChange>
        </w:rPr>
        <w:t>414</w:t>
      </w:r>
      <w:r w:rsidRPr="00B214C5">
        <w:rPr>
          <w:rPrChange w:id="359" w:author="Parks, Robbie M" w:date="2018-08-15T11:00:00Z">
            <w:rPr>
              <w:rFonts w:eastAsia="Times New Roman"/>
              <w:noProof/>
            </w:rPr>
          </w:rPrChange>
        </w:rPr>
        <w:t>(6865), 716–723. https://doi.org/10.1038/414716a</w:t>
      </w:r>
    </w:p>
    <w:p w14:paraId="7CE04FC4" w14:textId="77777777" w:rsidR="00B27E5A" w:rsidRPr="00B214C5" w:rsidRDefault="00B27E5A">
      <w:pPr>
        <w:widowControl w:val="0"/>
        <w:autoSpaceDE w:val="0"/>
        <w:autoSpaceDN w:val="0"/>
        <w:adjustRightInd w:val="0"/>
        <w:ind w:left="480" w:hanging="480"/>
        <w:jc w:val="both"/>
        <w:rPr>
          <w:rPrChange w:id="360" w:author="Parks, Robbie M" w:date="2018-08-15T11:00:00Z">
            <w:rPr>
              <w:rFonts w:eastAsia="Times New Roman"/>
              <w:noProof/>
            </w:rPr>
          </w:rPrChange>
        </w:rPr>
        <w:pPrChange w:id="361" w:author="Parks, Robbie M" w:date="2018-08-15T11:00:00Z">
          <w:pPr>
            <w:widowControl w:val="0"/>
            <w:autoSpaceDE w:val="0"/>
            <w:autoSpaceDN w:val="0"/>
            <w:adjustRightInd w:val="0"/>
            <w:ind w:left="480" w:hanging="480"/>
          </w:pPr>
        </w:pPrChange>
      </w:pPr>
      <w:r w:rsidRPr="00B214C5">
        <w:rPr>
          <w:rPrChange w:id="362" w:author="Parks, Robbie M" w:date="2018-08-15T11:00:00Z">
            <w:rPr>
              <w:rFonts w:eastAsia="Times New Roman"/>
              <w:noProof/>
            </w:rPr>
          </w:rPrChange>
        </w:rPr>
        <w:t xml:space="preserve">Healy, J. D. (2003). Excess winter mortality in Europe: A cross country analysis identifying key risk factors. </w:t>
      </w:r>
      <w:r w:rsidRPr="00B214C5">
        <w:rPr>
          <w:i/>
          <w:rPrChange w:id="363" w:author="Parks, Robbie M" w:date="2018-08-15T11:00:00Z">
            <w:rPr>
              <w:rFonts w:eastAsia="Times New Roman"/>
              <w:i/>
              <w:iCs/>
              <w:noProof/>
            </w:rPr>
          </w:rPrChange>
        </w:rPr>
        <w:t>Journal of Epidemiology and Community Health</w:t>
      </w:r>
      <w:r w:rsidRPr="00B214C5">
        <w:rPr>
          <w:rPrChange w:id="364" w:author="Parks, Robbie M" w:date="2018-08-15T11:00:00Z">
            <w:rPr>
              <w:rFonts w:eastAsia="Times New Roman"/>
              <w:noProof/>
            </w:rPr>
          </w:rPrChange>
        </w:rPr>
        <w:t xml:space="preserve">, </w:t>
      </w:r>
      <w:r w:rsidRPr="00B214C5">
        <w:rPr>
          <w:i/>
          <w:rPrChange w:id="365" w:author="Parks, Robbie M" w:date="2018-08-15T11:00:00Z">
            <w:rPr>
              <w:rFonts w:eastAsia="Times New Roman"/>
              <w:i/>
              <w:iCs/>
              <w:noProof/>
            </w:rPr>
          </w:rPrChange>
        </w:rPr>
        <w:t>57</w:t>
      </w:r>
      <w:r w:rsidRPr="00B214C5">
        <w:rPr>
          <w:rPrChange w:id="366" w:author="Parks, Robbie M" w:date="2018-08-15T11:00:00Z">
            <w:rPr>
              <w:rFonts w:eastAsia="Times New Roman"/>
              <w:noProof/>
            </w:rPr>
          </w:rPrChange>
        </w:rPr>
        <w:t>(10), 784–789. https://doi.org/10.1136/jech.57.10.784</w:t>
      </w:r>
    </w:p>
    <w:p w14:paraId="1AD620C9" w14:textId="77777777" w:rsidR="00B214C5" w:rsidRPr="00B214C5" w:rsidRDefault="00B214C5" w:rsidP="00AC1F08">
      <w:pPr>
        <w:widowControl w:val="0"/>
        <w:autoSpaceDE w:val="0"/>
        <w:autoSpaceDN w:val="0"/>
        <w:adjustRightInd w:val="0"/>
        <w:ind w:left="480" w:hanging="480"/>
        <w:jc w:val="both"/>
        <w:rPr>
          <w:ins w:id="367" w:author="Parks, Robbie M" w:date="2018-08-15T11:00:00Z"/>
          <w:rFonts w:eastAsia="Times New Roman"/>
          <w:noProof/>
        </w:rPr>
      </w:pPr>
      <w:ins w:id="368" w:author="Parks, Robbie M" w:date="2018-08-15T11:00:00Z">
        <w:r w:rsidRPr="00B214C5">
          <w:rPr>
            <w:rFonts w:eastAsia="Times New Roman"/>
            <w:noProof/>
          </w:rPr>
          <w:lastRenderedPageBreak/>
          <w:t xml:space="preserve">Hubbard, B. B. (1998). </w:t>
        </w:r>
        <w:r w:rsidRPr="00B214C5">
          <w:rPr>
            <w:rFonts w:eastAsia="Times New Roman"/>
            <w:i/>
            <w:iCs/>
            <w:noProof/>
          </w:rPr>
          <w:t>The world according to wavelets: the story of a mathematical technique in the making</w:t>
        </w:r>
        <w:r w:rsidRPr="00B214C5">
          <w:rPr>
            <w:rFonts w:eastAsia="Times New Roman"/>
            <w:noProof/>
          </w:rPr>
          <w:t>. A K Peters/CRC Press.</w:t>
        </w:r>
      </w:ins>
    </w:p>
    <w:p w14:paraId="4461122E" w14:textId="77777777" w:rsidR="00B27E5A" w:rsidRPr="00B214C5" w:rsidRDefault="00B27E5A">
      <w:pPr>
        <w:widowControl w:val="0"/>
        <w:autoSpaceDE w:val="0"/>
        <w:autoSpaceDN w:val="0"/>
        <w:adjustRightInd w:val="0"/>
        <w:ind w:left="480" w:hanging="480"/>
        <w:jc w:val="both"/>
        <w:rPr>
          <w:rPrChange w:id="369" w:author="Parks, Robbie M" w:date="2018-08-15T11:00:00Z">
            <w:rPr>
              <w:rFonts w:eastAsia="Times New Roman"/>
              <w:noProof/>
            </w:rPr>
          </w:rPrChange>
        </w:rPr>
        <w:pPrChange w:id="370" w:author="Parks, Robbie M" w:date="2018-08-15T11:00:00Z">
          <w:pPr>
            <w:widowControl w:val="0"/>
            <w:autoSpaceDE w:val="0"/>
            <w:autoSpaceDN w:val="0"/>
            <w:adjustRightInd w:val="0"/>
            <w:ind w:left="480" w:hanging="480"/>
          </w:pPr>
        </w:pPrChange>
      </w:pPr>
      <w:r w:rsidRPr="00B214C5">
        <w:rPr>
          <w:rPrChange w:id="371" w:author="Parks, Robbie M" w:date="2018-08-15T11:00:00Z">
            <w:rPr>
              <w:rFonts w:eastAsia="Times New Roman"/>
              <w:noProof/>
            </w:rPr>
          </w:rPrChange>
        </w:rPr>
        <w:t xml:space="preserve">Ingram, D. D., Parker, J. D., Schenker, N., Weed, J. A., Hamilton, B., Arias, E., &amp; Madans, J. H. (2003). United States Census 2000 population with bridged race categories. </w:t>
      </w:r>
      <w:r w:rsidRPr="00B214C5">
        <w:rPr>
          <w:i/>
          <w:rPrChange w:id="372" w:author="Parks, Robbie M" w:date="2018-08-15T11:00:00Z">
            <w:rPr>
              <w:rFonts w:eastAsia="Times New Roman"/>
              <w:i/>
              <w:iCs/>
              <w:noProof/>
            </w:rPr>
          </w:rPrChange>
        </w:rPr>
        <w:t>Vital and Health Statistics. Series 2, Data Evaluation and Methods Research</w:t>
      </w:r>
      <w:r w:rsidRPr="00B214C5">
        <w:rPr>
          <w:rPrChange w:id="373" w:author="Parks, Robbie M" w:date="2018-08-15T11:00:00Z">
            <w:rPr>
              <w:rFonts w:eastAsia="Times New Roman"/>
              <w:noProof/>
            </w:rPr>
          </w:rPrChange>
        </w:rPr>
        <w:t>, (135), 1–55. Retrieved from internal-pdf://103.99.132.94/paper.pdf</w:t>
      </w:r>
    </w:p>
    <w:p w14:paraId="5B0351D7" w14:textId="77777777" w:rsidR="00B27E5A" w:rsidRPr="00B214C5" w:rsidRDefault="00B27E5A">
      <w:pPr>
        <w:widowControl w:val="0"/>
        <w:autoSpaceDE w:val="0"/>
        <w:autoSpaceDN w:val="0"/>
        <w:adjustRightInd w:val="0"/>
        <w:ind w:left="480" w:hanging="480"/>
        <w:jc w:val="both"/>
        <w:rPr>
          <w:rPrChange w:id="374" w:author="Parks, Robbie M" w:date="2018-08-15T11:00:00Z">
            <w:rPr>
              <w:rFonts w:eastAsia="Times New Roman"/>
              <w:noProof/>
            </w:rPr>
          </w:rPrChange>
        </w:rPr>
        <w:pPrChange w:id="375" w:author="Parks, Robbie M" w:date="2018-08-15T11:00:00Z">
          <w:pPr>
            <w:widowControl w:val="0"/>
            <w:autoSpaceDE w:val="0"/>
            <w:autoSpaceDN w:val="0"/>
            <w:adjustRightInd w:val="0"/>
            <w:ind w:left="480" w:hanging="480"/>
          </w:pPr>
        </w:pPrChange>
      </w:pPr>
      <w:r w:rsidRPr="00B214C5">
        <w:rPr>
          <w:rPrChange w:id="376" w:author="Parks, Robbie M" w:date="2018-08-15T11:00:00Z">
            <w:rPr>
              <w:rFonts w:eastAsia="Times New Roman"/>
              <w:noProof/>
            </w:rPr>
          </w:rPrChange>
        </w:rPr>
        <w:t xml:space="preserve">Kalkstein, A. J. (2013). Regional Similarities in Seasonal Mortality across the United States: An Examination of 28 Metropolitan Statistical Areas. </w:t>
      </w:r>
      <w:r w:rsidRPr="00B214C5">
        <w:rPr>
          <w:i/>
          <w:rPrChange w:id="377" w:author="Parks, Robbie M" w:date="2018-08-15T11:00:00Z">
            <w:rPr>
              <w:rFonts w:eastAsia="Times New Roman"/>
              <w:i/>
              <w:iCs/>
              <w:noProof/>
            </w:rPr>
          </w:rPrChange>
        </w:rPr>
        <w:t>PLoS ONE</w:t>
      </w:r>
      <w:r w:rsidRPr="00B214C5">
        <w:rPr>
          <w:rPrChange w:id="378" w:author="Parks, Robbie M" w:date="2018-08-15T11:00:00Z">
            <w:rPr>
              <w:rFonts w:eastAsia="Times New Roman"/>
              <w:noProof/>
            </w:rPr>
          </w:rPrChange>
        </w:rPr>
        <w:t xml:space="preserve">, </w:t>
      </w:r>
      <w:r w:rsidRPr="00B214C5">
        <w:rPr>
          <w:i/>
          <w:rPrChange w:id="379" w:author="Parks, Robbie M" w:date="2018-08-15T11:00:00Z">
            <w:rPr>
              <w:rFonts w:eastAsia="Times New Roman"/>
              <w:i/>
              <w:iCs/>
              <w:noProof/>
            </w:rPr>
          </w:rPrChange>
        </w:rPr>
        <w:t>8</w:t>
      </w:r>
      <w:r w:rsidRPr="00B214C5">
        <w:rPr>
          <w:rPrChange w:id="380" w:author="Parks, Robbie M" w:date="2018-08-15T11:00:00Z">
            <w:rPr>
              <w:rFonts w:eastAsia="Times New Roman"/>
              <w:noProof/>
            </w:rPr>
          </w:rPrChange>
        </w:rPr>
        <w:t>(5). https://doi.org/10.1371/journal.pone.0063971</w:t>
      </w:r>
    </w:p>
    <w:p w14:paraId="29678ADC" w14:textId="77777777" w:rsidR="00B27E5A" w:rsidRPr="00B214C5" w:rsidRDefault="00B27E5A">
      <w:pPr>
        <w:widowControl w:val="0"/>
        <w:autoSpaceDE w:val="0"/>
        <w:autoSpaceDN w:val="0"/>
        <w:adjustRightInd w:val="0"/>
        <w:ind w:left="480" w:hanging="480"/>
        <w:jc w:val="both"/>
        <w:rPr>
          <w:rPrChange w:id="381" w:author="Parks, Robbie M" w:date="2018-08-15T11:00:00Z">
            <w:rPr>
              <w:rFonts w:eastAsia="Times New Roman"/>
              <w:noProof/>
            </w:rPr>
          </w:rPrChange>
        </w:rPr>
        <w:pPrChange w:id="382" w:author="Parks, Robbie M" w:date="2018-08-15T11:00:00Z">
          <w:pPr>
            <w:widowControl w:val="0"/>
            <w:autoSpaceDE w:val="0"/>
            <w:autoSpaceDN w:val="0"/>
            <w:adjustRightInd w:val="0"/>
            <w:ind w:left="480" w:hanging="480"/>
          </w:pPr>
        </w:pPrChange>
      </w:pPr>
      <w:r w:rsidRPr="00B214C5">
        <w:rPr>
          <w:rPrChange w:id="383" w:author="Parks, Robbie M" w:date="2018-08-15T11:00:00Z">
            <w:rPr>
              <w:rFonts w:eastAsia="Times New Roman"/>
              <w:noProof/>
            </w:rPr>
          </w:rPrChange>
        </w:rPr>
        <w:t>Karl, T. R., &amp; Koss, W. J. (1984). Regional and national monthly, seasonal, and annual temperature weighted by area, 1895-1983.</w:t>
      </w:r>
    </w:p>
    <w:p w14:paraId="0446E707" w14:textId="77777777" w:rsidR="00B27E5A" w:rsidRPr="00B27E5A" w:rsidRDefault="00B27E5A" w:rsidP="00B27E5A">
      <w:pPr>
        <w:widowControl w:val="0"/>
        <w:autoSpaceDE w:val="0"/>
        <w:autoSpaceDN w:val="0"/>
        <w:adjustRightInd w:val="0"/>
        <w:ind w:left="480" w:hanging="480"/>
        <w:rPr>
          <w:del w:id="384" w:author="Parks, Robbie M" w:date="2018-08-15T11:00:00Z"/>
          <w:rFonts w:eastAsia="Times New Roman"/>
          <w:noProof/>
        </w:rPr>
      </w:pPr>
      <w:del w:id="385" w:author="Parks, Robbie M" w:date="2018-08-15T11:00:00Z">
        <w:r w:rsidRPr="00B27E5A">
          <w:rPr>
            <w:rFonts w:eastAsia="Times New Roman"/>
            <w:noProof/>
          </w:rPr>
          <w:delText>Kimberly Miller, A. A</w:delText>
        </w:r>
      </w:del>
      <w:moveFromRangeStart w:id="386" w:author="Parks, Robbie M" w:date="2018-08-15T11:00:00Z" w:name="move522094186"/>
      <w:moveFrom w:id="387" w:author="Parks, Robbie M" w:date="2018-08-15T11:00:00Z">
        <w:r w:rsidRPr="00B214C5">
          <w:rPr>
            <w:rPrChange w:id="388" w:author="Parks, Robbie M" w:date="2018-08-15T11:00:00Z">
              <w:rPr>
                <w:rFonts w:eastAsia="Times New Roman"/>
                <w:noProof/>
              </w:rPr>
            </w:rPrChange>
          </w:rPr>
          <w:t xml:space="preserve">. (2013). Smart-Home Technologies to Assist Older People to Live Well at Home. </w:t>
        </w:r>
        <w:r w:rsidRPr="00B214C5">
          <w:rPr>
            <w:i/>
            <w:rPrChange w:id="389" w:author="Parks, Robbie M" w:date="2018-08-15T11:00:00Z">
              <w:rPr>
                <w:rFonts w:eastAsia="Times New Roman"/>
                <w:i/>
                <w:iCs/>
                <w:noProof/>
              </w:rPr>
            </w:rPrChange>
          </w:rPr>
          <w:t>Journal of Aging Science</w:t>
        </w:r>
        <w:r w:rsidRPr="00B214C5">
          <w:rPr>
            <w:rPrChange w:id="390" w:author="Parks, Robbie M" w:date="2018-08-15T11:00:00Z">
              <w:rPr>
                <w:rFonts w:eastAsia="Times New Roman"/>
                <w:noProof/>
              </w:rPr>
            </w:rPrChange>
          </w:rPr>
          <w:t xml:space="preserve">, </w:t>
        </w:r>
      </w:moveFrom>
      <w:moveFromRangeEnd w:id="386"/>
      <w:del w:id="391" w:author="Parks, Robbie M" w:date="2018-08-15T11:00:00Z">
        <w:r w:rsidRPr="00B27E5A">
          <w:rPr>
            <w:rFonts w:eastAsia="Times New Roman"/>
            <w:i/>
            <w:iCs/>
            <w:noProof/>
          </w:rPr>
          <w:delText>1</w:delText>
        </w:r>
        <w:r w:rsidRPr="00B27E5A">
          <w:rPr>
            <w:rFonts w:eastAsia="Times New Roman"/>
            <w:noProof/>
          </w:rPr>
          <w:delText>(1). https://doi.org/10.4172/2329-8847.1000101</w:delText>
        </w:r>
      </w:del>
    </w:p>
    <w:p w14:paraId="2F19A780" w14:textId="77777777" w:rsidR="00B27E5A" w:rsidRPr="00B214C5" w:rsidRDefault="00B27E5A">
      <w:pPr>
        <w:widowControl w:val="0"/>
        <w:autoSpaceDE w:val="0"/>
        <w:autoSpaceDN w:val="0"/>
        <w:adjustRightInd w:val="0"/>
        <w:ind w:left="480" w:hanging="480"/>
        <w:jc w:val="both"/>
        <w:rPr>
          <w:rPrChange w:id="392" w:author="Parks, Robbie M" w:date="2018-08-15T11:00:00Z">
            <w:rPr>
              <w:rFonts w:eastAsia="Times New Roman"/>
              <w:noProof/>
            </w:rPr>
          </w:rPrChange>
        </w:rPr>
        <w:pPrChange w:id="393" w:author="Parks, Robbie M" w:date="2018-08-15T11:00:00Z">
          <w:pPr>
            <w:widowControl w:val="0"/>
            <w:autoSpaceDE w:val="0"/>
            <w:autoSpaceDN w:val="0"/>
            <w:adjustRightInd w:val="0"/>
            <w:ind w:left="480" w:hanging="480"/>
          </w:pPr>
        </w:pPrChange>
      </w:pPr>
      <w:r w:rsidRPr="00B214C5">
        <w:rPr>
          <w:rPrChange w:id="394" w:author="Parks, Robbie M" w:date="2018-08-15T11:00:00Z">
            <w:rPr>
              <w:rFonts w:eastAsia="Times New Roman"/>
              <w:noProof/>
            </w:rPr>
          </w:rPrChange>
        </w:rPr>
        <w:t xml:space="preserve">Kinney, P. L., Schwartz, J., Pascal, M., Petkova, E., Tertre, A. Le, Medina, S., &amp; Vautard, R. (2015). Winter season mortality: Will climate warming bring benefits? </w:t>
      </w:r>
      <w:r w:rsidRPr="00B214C5">
        <w:rPr>
          <w:i/>
          <w:rPrChange w:id="395" w:author="Parks, Robbie M" w:date="2018-08-15T11:00:00Z">
            <w:rPr>
              <w:rFonts w:eastAsia="Times New Roman"/>
              <w:i/>
              <w:iCs/>
              <w:noProof/>
            </w:rPr>
          </w:rPrChange>
        </w:rPr>
        <w:t>Environmental Research Letters</w:t>
      </w:r>
      <w:r w:rsidRPr="00B214C5">
        <w:rPr>
          <w:rPrChange w:id="396" w:author="Parks, Robbie M" w:date="2018-08-15T11:00:00Z">
            <w:rPr>
              <w:rFonts w:eastAsia="Times New Roman"/>
              <w:noProof/>
            </w:rPr>
          </w:rPrChange>
        </w:rPr>
        <w:t xml:space="preserve">, </w:t>
      </w:r>
      <w:r w:rsidRPr="00B214C5">
        <w:rPr>
          <w:i/>
          <w:rPrChange w:id="397" w:author="Parks, Robbie M" w:date="2018-08-15T11:00:00Z">
            <w:rPr>
              <w:rFonts w:eastAsia="Times New Roman"/>
              <w:i/>
              <w:iCs/>
              <w:noProof/>
            </w:rPr>
          </w:rPrChange>
        </w:rPr>
        <w:t>10</w:t>
      </w:r>
      <w:r w:rsidRPr="00B214C5">
        <w:rPr>
          <w:rPrChange w:id="398" w:author="Parks, Robbie M" w:date="2018-08-15T11:00:00Z">
            <w:rPr>
              <w:rFonts w:eastAsia="Times New Roman"/>
              <w:noProof/>
            </w:rPr>
          </w:rPrChange>
        </w:rPr>
        <w:t>(6). https://doi.org/10.1088/1748-9326/10/6/064016</w:t>
      </w:r>
    </w:p>
    <w:p w14:paraId="063B9692" w14:textId="77777777" w:rsidR="00B27E5A" w:rsidRPr="00B214C5" w:rsidRDefault="00B27E5A">
      <w:pPr>
        <w:widowControl w:val="0"/>
        <w:autoSpaceDE w:val="0"/>
        <w:autoSpaceDN w:val="0"/>
        <w:adjustRightInd w:val="0"/>
        <w:ind w:left="480" w:hanging="480"/>
        <w:jc w:val="both"/>
        <w:rPr>
          <w:rPrChange w:id="399" w:author="Parks, Robbie M" w:date="2018-08-15T11:00:00Z">
            <w:rPr>
              <w:rFonts w:eastAsia="Times New Roman"/>
              <w:noProof/>
            </w:rPr>
          </w:rPrChange>
        </w:rPr>
        <w:pPrChange w:id="400" w:author="Parks, Robbie M" w:date="2018-08-15T11:00:00Z">
          <w:pPr>
            <w:widowControl w:val="0"/>
            <w:autoSpaceDE w:val="0"/>
            <w:autoSpaceDN w:val="0"/>
            <w:adjustRightInd w:val="0"/>
            <w:ind w:left="480" w:hanging="480"/>
          </w:pPr>
        </w:pPrChange>
      </w:pPr>
      <w:r w:rsidRPr="00B214C5">
        <w:rPr>
          <w:rPrChange w:id="401" w:author="Parks, Robbie M" w:date="2018-08-15T11:00:00Z">
            <w:rPr>
              <w:rFonts w:eastAsia="Times New Roman"/>
              <w:noProof/>
            </w:rPr>
          </w:rPrChange>
        </w:rPr>
        <w:t xml:space="preserve">Langford, I. H., &amp; Bentham, G. (1995). The potential effects of climate change on winter mortality in England and Wales. </w:t>
      </w:r>
      <w:r w:rsidRPr="00B214C5">
        <w:rPr>
          <w:i/>
          <w:rPrChange w:id="402" w:author="Parks, Robbie M" w:date="2018-08-15T11:00:00Z">
            <w:rPr>
              <w:rFonts w:eastAsia="Times New Roman"/>
              <w:i/>
              <w:iCs/>
              <w:noProof/>
            </w:rPr>
          </w:rPrChange>
        </w:rPr>
        <w:t>Int J Biometeorol</w:t>
      </w:r>
      <w:r w:rsidRPr="00B214C5">
        <w:rPr>
          <w:rPrChange w:id="403" w:author="Parks, Robbie M" w:date="2018-08-15T11:00:00Z">
            <w:rPr>
              <w:rFonts w:eastAsia="Times New Roman"/>
              <w:noProof/>
            </w:rPr>
          </w:rPrChange>
        </w:rPr>
        <w:t xml:space="preserve">, </w:t>
      </w:r>
      <w:r w:rsidRPr="00B214C5">
        <w:rPr>
          <w:i/>
          <w:rPrChange w:id="404" w:author="Parks, Robbie M" w:date="2018-08-15T11:00:00Z">
            <w:rPr>
              <w:rFonts w:eastAsia="Times New Roman"/>
              <w:i/>
              <w:iCs/>
              <w:noProof/>
            </w:rPr>
          </w:rPrChange>
        </w:rPr>
        <w:t>38</w:t>
      </w:r>
      <w:r w:rsidRPr="00B214C5">
        <w:rPr>
          <w:rPrChange w:id="405" w:author="Parks, Robbie M" w:date="2018-08-15T11:00:00Z">
            <w:rPr>
              <w:rFonts w:eastAsia="Times New Roman"/>
              <w:noProof/>
            </w:rPr>
          </w:rPrChange>
        </w:rPr>
        <w:t>(3), 141–147. Retrieved from internal-pdf://189.27.88.183/art%253A10.1007%252FBF01208491.pdf</w:t>
      </w:r>
    </w:p>
    <w:p w14:paraId="370C13F0" w14:textId="77777777" w:rsidR="00B27E5A" w:rsidRPr="00B214C5" w:rsidRDefault="00B27E5A">
      <w:pPr>
        <w:widowControl w:val="0"/>
        <w:autoSpaceDE w:val="0"/>
        <w:autoSpaceDN w:val="0"/>
        <w:adjustRightInd w:val="0"/>
        <w:ind w:left="480" w:hanging="480"/>
        <w:jc w:val="both"/>
        <w:rPr>
          <w:rPrChange w:id="406" w:author="Parks, Robbie M" w:date="2018-08-15T11:00:00Z">
            <w:rPr>
              <w:rFonts w:eastAsia="Times New Roman"/>
              <w:noProof/>
            </w:rPr>
          </w:rPrChange>
        </w:rPr>
        <w:pPrChange w:id="407" w:author="Parks, Robbie M" w:date="2018-08-15T11:00:00Z">
          <w:pPr>
            <w:widowControl w:val="0"/>
            <w:autoSpaceDE w:val="0"/>
            <w:autoSpaceDN w:val="0"/>
            <w:adjustRightInd w:val="0"/>
            <w:ind w:left="480" w:hanging="480"/>
          </w:pPr>
        </w:pPrChange>
      </w:pPr>
      <w:r w:rsidRPr="00B214C5">
        <w:rPr>
          <w:rPrChange w:id="408" w:author="Parks, Robbie M" w:date="2018-08-15T11:00:00Z">
            <w:rPr>
              <w:rFonts w:eastAsia="Times New Roman"/>
              <w:noProof/>
            </w:rPr>
          </w:rPrChange>
        </w:rPr>
        <w:t xml:space="preserve">Lerchl, A. (1998). Changes in the seasonality of mortality in Germany from 1946 to 1995: the role of temperature. </w:t>
      </w:r>
      <w:r w:rsidRPr="00B214C5">
        <w:rPr>
          <w:i/>
          <w:rPrChange w:id="409" w:author="Parks, Robbie M" w:date="2018-08-15T11:00:00Z">
            <w:rPr>
              <w:rFonts w:eastAsia="Times New Roman"/>
              <w:i/>
              <w:iCs/>
              <w:noProof/>
            </w:rPr>
          </w:rPrChange>
        </w:rPr>
        <w:t>International Journal of Biometeorology</w:t>
      </w:r>
      <w:r w:rsidRPr="00B214C5">
        <w:rPr>
          <w:rPrChange w:id="410" w:author="Parks, Robbie M" w:date="2018-08-15T11:00:00Z">
            <w:rPr>
              <w:rFonts w:eastAsia="Times New Roman"/>
              <w:noProof/>
            </w:rPr>
          </w:rPrChange>
        </w:rPr>
        <w:t xml:space="preserve">, </w:t>
      </w:r>
      <w:r w:rsidRPr="00B214C5">
        <w:rPr>
          <w:i/>
          <w:rPrChange w:id="411" w:author="Parks, Robbie M" w:date="2018-08-15T11:00:00Z">
            <w:rPr>
              <w:rFonts w:eastAsia="Times New Roman"/>
              <w:i/>
              <w:iCs/>
              <w:noProof/>
            </w:rPr>
          </w:rPrChange>
        </w:rPr>
        <w:t>42</w:t>
      </w:r>
      <w:r w:rsidRPr="00B214C5">
        <w:rPr>
          <w:rPrChange w:id="412" w:author="Parks, Robbie M" w:date="2018-08-15T11:00:00Z">
            <w:rPr>
              <w:rFonts w:eastAsia="Times New Roman"/>
              <w:noProof/>
            </w:rPr>
          </w:rPrChange>
        </w:rPr>
        <w:t>(2), 84–88. https://doi.org/10.1007/s004840050089</w:t>
      </w:r>
    </w:p>
    <w:p w14:paraId="6565C12A" w14:textId="77777777" w:rsidR="00B27E5A" w:rsidRPr="00B214C5" w:rsidRDefault="00B27E5A">
      <w:pPr>
        <w:widowControl w:val="0"/>
        <w:autoSpaceDE w:val="0"/>
        <w:autoSpaceDN w:val="0"/>
        <w:adjustRightInd w:val="0"/>
        <w:ind w:left="480" w:hanging="480"/>
        <w:jc w:val="both"/>
        <w:rPr>
          <w:rPrChange w:id="413" w:author="Parks, Robbie M" w:date="2018-08-15T11:00:00Z">
            <w:rPr>
              <w:rFonts w:eastAsia="Times New Roman"/>
              <w:noProof/>
            </w:rPr>
          </w:rPrChange>
        </w:rPr>
        <w:pPrChange w:id="414" w:author="Parks, Robbie M" w:date="2018-08-15T11:00:00Z">
          <w:pPr>
            <w:widowControl w:val="0"/>
            <w:autoSpaceDE w:val="0"/>
            <w:autoSpaceDN w:val="0"/>
            <w:adjustRightInd w:val="0"/>
            <w:ind w:left="480" w:hanging="480"/>
          </w:pPr>
        </w:pPrChange>
      </w:pPr>
      <w:r w:rsidRPr="00B214C5">
        <w:rPr>
          <w:rPrChange w:id="415" w:author="Parks, Robbie M" w:date="2018-08-15T11:00:00Z">
            <w:rPr>
              <w:rFonts w:eastAsia="Times New Roman"/>
              <w:noProof/>
            </w:rPr>
          </w:rPrChange>
        </w:rPr>
        <w:t xml:space="preserve">MacDorman, M. F., &amp; Gregory, E. (2015). Fetal and Perinatal Mortality: United States, 2013. </w:t>
      </w:r>
      <w:r w:rsidRPr="00B214C5">
        <w:rPr>
          <w:i/>
          <w:rPrChange w:id="416" w:author="Parks, Robbie M" w:date="2018-08-15T11:00:00Z">
            <w:rPr>
              <w:rFonts w:eastAsia="Times New Roman"/>
              <w:i/>
              <w:iCs/>
              <w:noProof/>
            </w:rPr>
          </w:rPrChange>
        </w:rPr>
        <w:t>National Vital Statistics Reports</w:t>
      </w:r>
      <w:r w:rsidRPr="00B214C5">
        <w:rPr>
          <w:rPrChange w:id="417" w:author="Parks, Robbie M" w:date="2018-08-15T11:00:00Z">
            <w:rPr>
              <w:rFonts w:eastAsia="Times New Roman"/>
              <w:noProof/>
            </w:rPr>
          </w:rPrChange>
        </w:rPr>
        <w:t xml:space="preserve">, </w:t>
      </w:r>
      <w:r w:rsidRPr="00B214C5">
        <w:rPr>
          <w:i/>
          <w:rPrChange w:id="418" w:author="Parks, Robbie M" w:date="2018-08-15T11:00:00Z">
            <w:rPr>
              <w:rFonts w:eastAsia="Times New Roman"/>
              <w:i/>
              <w:iCs/>
              <w:noProof/>
            </w:rPr>
          </w:rPrChange>
        </w:rPr>
        <w:t>64</w:t>
      </w:r>
      <w:r w:rsidRPr="00B214C5">
        <w:rPr>
          <w:rPrChange w:id="419" w:author="Parks, Robbie M" w:date="2018-08-15T11:00:00Z">
            <w:rPr>
              <w:rFonts w:eastAsia="Times New Roman"/>
              <w:noProof/>
            </w:rPr>
          </w:rPrChange>
        </w:rPr>
        <w:t>(8), 1–24.</w:t>
      </w:r>
    </w:p>
    <w:p w14:paraId="0BB06671" w14:textId="77777777" w:rsidR="00B27E5A" w:rsidRPr="00B27E5A" w:rsidRDefault="00B27E5A" w:rsidP="00B27E5A">
      <w:pPr>
        <w:widowControl w:val="0"/>
        <w:autoSpaceDE w:val="0"/>
        <w:autoSpaceDN w:val="0"/>
        <w:adjustRightInd w:val="0"/>
        <w:ind w:left="480" w:hanging="480"/>
        <w:rPr>
          <w:del w:id="420" w:author="Parks, Robbie M" w:date="2018-08-15T11:00:00Z"/>
          <w:rFonts w:eastAsia="Times New Roman"/>
          <w:noProof/>
        </w:rPr>
      </w:pPr>
      <w:del w:id="421" w:author="Parks, Robbie M" w:date="2018-08-15T11:00:00Z">
        <w:r w:rsidRPr="00B27E5A">
          <w:rPr>
            <w:rFonts w:eastAsia="Times New Roman"/>
            <w:noProof/>
          </w:rPr>
          <w:delText xml:space="preserve">Mackenbach, J. P., Kunst, A. E., &amp; Looman, C. W. N. (1992). Seasonal variation in mortality in The Netherlands. </w:delText>
        </w:r>
        <w:r w:rsidRPr="00B27E5A">
          <w:rPr>
            <w:rFonts w:eastAsia="Times New Roman"/>
            <w:i/>
            <w:iCs/>
            <w:noProof/>
          </w:rPr>
          <w:delText>Journal of Epidemiology and Community Health</w:delText>
        </w:r>
        <w:r w:rsidRPr="00B27E5A">
          <w:rPr>
            <w:rFonts w:eastAsia="Times New Roman"/>
            <w:noProof/>
          </w:rPr>
          <w:delText xml:space="preserve">, </w:delText>
        </w:r>
        <w:r w:rsidRPr="00B27E5A">
          <w:rPr>
            <w:rFonts w:eastAsia="Times New Roman"/>
            <w:i/>
            <w:iCs/>
            <w:noProof/>
          </w:rPr>
          <w:delText>46</w:delText>
        </w:r>
        <w:r w:rsidRPr="00B27E5A">
          <w:rPr>
            <w:rFonts w:eastAsia="Times New Roman"/>
            <w:noProof/>
          </w:rPr>
          <w:delText>(3), 261–265. https://doi.org/10.1136/jech.46.3.261</w:delText>
        </w:r>
      </w:del>
    </w:p>
    <w:p w14:paraId="0956AC09" w14:textId="77777777" w:rsidR="00B27E5A" w:rsidRPr="00B214C5" w:rsidRDefault="00B27E5A">
      <w:pPr>
        <w:widowControl w:val="0"/>
        <w:autoSpaceDE w:val="0"/>
        <w:autoSpaceDN w:val="0"/>
        <w:adjustRightInd w:val="0"/>
        <w:ind w:left="480" w:hanging="480"/>
        <w:jc w:val="both"/>
        <w:rPr>
          <w:rPrChange w:id="422" w:author="Parks, Robbie M" w:date="2018-08-15T11:00:00Z">
            <w:rPr>
              <w:rFonts w:eastAsia="Times New Roman"/>
              <w:noProof/>
            </w:rPr>
          </w:rPrChange>
        </w:rPr>
        <w:pPrChange w:id="423" w:author="Parks, Robbie M" w:date="2018-08-15T11:00:00Z">
          <w:pPr>
            <w:widowControl w:val="0"/>
            <w:autoSpaceDE w:val="0"/>
            <w:autoSpaceDN w:val="0"/>
            <w:adjustRightInd w:val="0"/>
            <w:ind w:left="480" w:hanging="480"/>
          </w:pPr>
        </w:pPrChange>
      </w:pPr>
      <w:r w:rsidRPr="00B214C5">
        <w:rPr>
          <w:rPrChange w:id="424" w:author="Parks, Robbie M" w:date="2018-08-15T11:00:00Z">
            <w:rPr>
              <w:rFonts w:eastAsia="Times New Roman"/>
              <w:noProof/>
            </w:rPr>
          </w:rPrChange>
        </w:rPr>
        <w:t xml:space="preserve">Martens, W. J. (1998). Climate change, thermal stress and mortality changes. </w:t>
      </w:r>
      <w:r w:rsidRPr="00B214C5">
        <w:rPr>
          <w:i/>
          <w:rPrChange w:id="425" w:author="Parks, Robbie M" w:date="2018-08-15T11:00:00Z">
            <w:rPr>
              <w:rFonts w:eastAsia="Times New Roman"/>
              <w:i/>
              <w:iCs/>
              <w:noProof/>
            </w:rPr>
          </w:rPrChange>
        </w:rPr>
        <w:t>Soc Sci Med</w:t>
      </w:r>
      <w:r w:rsidRPr="00B214C5">
        <w:rPr>
          <w:rPrChange w:id="426" w:author="Parks, Robbie M" w:date="2018-08-15T11:00:00Z">
            <w:rPr>
              <w:rFonts w:eastAsia="Times New Roman"/>
              <w:noProof/>
            </w:rPr>
          </w:rPrChange>
        </w:rPr>
        <w:t xml:space="preserve">, </w:t>
      </w:r>
      <w:r w:rsidRPr="00B214C5">
        <w:rPr>
          <w:i/>
          <w:rPrChange w:id="427" w:author="Parks, Robbie M" w:date="2018-08-15T11:00:00Z">
            <w:rPr>
              <w:rFonts w:eastAsia="Times New Roman"/>
              <w:i/>
              <w:iCs/>
              <w:noProof/>
            </w:rPr>
          </w:rPrChange>
        </w:rPr>
        <w:t>46</w:t>
      </w:r>
      <w:r w:rsidRPr="00B214C5">
        <w:rPr>
          <w:rPrChange w:id="428" w:author="Parks, Robbie M" w:date="2018-08-15T11:00:00Z">
            <w:rPr>
              <w:rFonts w:eastAsia="Times New Roman"/>
              <w:noProof/>
            </w:rPr>
          </w:rPrChange>
        </w:rPr>
        <w:t>(3), 331–344. Retrieved from internal-pdf://57.13.130.132/1-s2.0-S0277953697001627-main.pdf</w:t>
      </w:r>
    </w:p>
    <w:p w14:paraId="5D128479" w14:textId="77777777" w:rsidR="00B27E5A" w:rsidRPr="00B214C5" w:rsidRDefault="00B27E5A">
      <w:pPr>
        <w:widowControl w:val="0"/>
        <w:autoSpaceDE w:val="0"/>
        <w:autoSpaceDN w:val="0"/>
        <w:adjustRightInd w:val="0"/>
        <w:ind w:left="480" w:hanging="480"/>
        <w:jc w:val="both"/>
        <w:rPr>
          <w:rPrChange w:id="429" w:author="Parks, Robbie M" w:date="2018-08-15T11:00:00Z">
            <w:rPr>
              <w:rFonts w:eastAsia="Times New Roman"/>
              <w:noProof/>
            </w:rPr>
          </w:rPrChange>
        </w:rPr>
        <w:pPrChange w:id="430" w:author="Parks, Robbie M" w:date="2018-08-15T11:00:00Z">
          <w:pPr>
            <w:widowControl w:val="0"/>
            <w:autoSpaceDE w:val="0"/>
            <w:autoSpaceDN w:val="0"/>
            <w:adjustRightInd w:val="0"/>
            <w:ind w:left="480" w:hanging="480"/>
          </w:pPr>
        </w:pPrChange>
      </w:pPr>
      <w:r w:rsidRPr="00B214C5">
        <w:rPr>
          <w:rPrChange w:id="431" w:author="Parks, Robbie M" w:date="2018-08-15T11:00:00Z">
            <w:rPr>
              <w:rFonts w:eastAsia="Times New Roman"/>
              <w:noProof/>
            </w:rPr>
          </w:rPrChange>
        </w:rPr>
        <w:t xml:space="preserve">McKee, C. M. (1989). Deaths in winter: Can Britain learn from Europe? </w:t>
      </w:r>
      <w:r w:rsidRPr="00B214C5">
        <w:rPr>
          <w:i/>
          <w:rPrChange w:id="432" w:author="Parks, Robbie M" w:date="2018-08-15T11:00:00Z">
            <w:rPr>
              <w:rFonts w:eastAsia="Times New Roman"/>
              <w:i/>
              <w:iCs/>
              <w:noProof/>
            </w:rPr>
          </w:rPrChange>
        </w:rPr>
        <w:t>European Journal of Epidemiology</w:t>
      </w:r>
      <w:r w:rsidRPr="00B214C5">
        <w:rPr>
          <w:rPrChange w:id="433" w:author="Parks, Robbie M" w:date="2018-08-15T11:00:00Z">
            <w:rPr>
              <w:rFonts w:eastAsia="Times New Roman"/>
              <w:noProof/>
            </w:rPr>
          </w:rPrChange>
        </w:rPr>
        <w:t xml:space="preserve">, </w:t>
      </w:r>
      <w:r w:rsidRPr="00B214C5">
        <w:rPr>
          <w:i/>
          <w:rPrChange w:id="434" w:author="Parks, Robbie M" w:date="2018-08-15T11:00:00Z">
            <w:rPr>
              <w:rFonts w:eastAsia="Times New Roman"/>
              <w:i/>
              <w:iCs/>
              <w:noProof/>
            </w:rPr>
          </w:rPrChange>
        </w:rPr>
        <w:t>5</w:t>
      </w:r>
      <w:r w:rsidRPr="00B214C5">
        <w:rPr>
          <w:rPrChange w:id="435" w:author="Parks, Robbie M" w:date="2018-08-15T11:00:00Z">
            <w:rPr>
              <w:rFonts w:eastAsia="Times New Roman"/>
              <w:noProof/>
            </w:rPr>
          </w:rPrChange>
        </w:rPr>
        <w:t>(2), 178–182. https://doi.org/10.1007/BF00156826</w:t>
      </w:r>
    </w:p>
    <w:p w14:paraId="2A71006F" w14:textId="77777777" w:rsidR="00B27E5A" w:rsidRPr="00B214C5" w:rsidRDefault="00B27E5A">
      <w:pPr>
        <w:widowControl w:val="0"/>
        <w:autoSpaceDE w:val="0"/>
        <w:autoSpaceDN w:val="0"/>
        <w:adjustRightInd w:val="0"/>
        <w:ind w:left="480" w:hanging="480"/>
        <w:jc w:val="both"/>
        <w:rPr>
          <w:rPrChange w:id="436" w:author="Parks, Robbie M" w:date="2018-08-15T11:00:00Z">
            <w:rPr>
              <w:rFonts w:eastAsia="Times New Roman"/>
              <w:noProof/>
            </w:rPr>
          </w:rPrChange>
        </w:rPr>
        <w:pPrChange w:id="437" w:author="Parks, Robbie M" w:date="2018-08-15T11:00:00Z">
          <w:pPr>
            <w:widowControl w:val="0"/>
            <w:autoSpaceDE w:val="0"/>
            <w:autoSpaceDN w:val="0"/>
            <w:adjustRightInd w:val="0"/>
            <w:ind w:left="480" w:hanging="480"/>
          </w:pPr>
        </w:pPrChange>
      </w:pPr>
      <w:r w:rsidRPr="00B214C5">
        <w:rPr>
          <w:rPrChange w:id="438" w:author="Parks, Robbie M" w:date="2018-08-15T11:00:00Z">
            <w:rPr>
              <w:rFonts w:eastAsia="Times New Roman"/>
              <w:noProof/>
            </w:rPr>
          </w:rPrChange>
        </w:rPr>
        <w:t xml:space="preserve">Medina-Ramón, M., &amp; Schwartz, J. (2007). Temperature, temperature extremes, and mortality: A study of acclimatisation and effect modification in 50 US cities. </w:t>
      </w:r>
      <w:r w:rsidRPr="00B214C5">
        <w:rPr>
          <w:i/>
          <w:rPrChange w:id="439" w:author="Parks, Robbie M" w:date="2018-08-15T11:00:00Z">
            <w:rPr>
              <w:rFonts w:eastAsia="Times New Roman"/>
              <w:i/>
              <w:iCs/>
              <w:noProof/>
            </w:rPr>
          </w:rPrChange>
        </w:rPr>
        <w:t>Occupational and Environmental Medicine</w:t>
      </w:r>
      <w:r w:rsidRPr="00B214C5">
        <w:rPr>
          <w:rPrChange w:id="440" w:author="Parks, Robbie M" w:date="2018-08-15T11:00:00Z">
            <w:rPr>
              <w:rFonts w:eastAsia="Times New Roman"/>
              <w:noProof/>
            </w:rPr>
          </w:rPrChange>
        </w:rPr>
        <w:t xml:space="preserve">, </w:t>
      </w:r>
      <w:r w:rsidRPr="00B214C5">
        <w:rPr>
          <w:i/>
          <w:rPrChange w:id="441" w:author="Parks, Robbie M" w:date="2018-08-15T11:00:00Z">
            <w:rPr>
              <w:rFonts w:eastAsia="Times New Roman"/>
              <w:i/>
              <w:iCs/>
              <w:noProof/>
            </w:rPr>
          </w:rPrChange>
        </w:rPr>
        <w:t>64</w:t>
      </w:r>
      <w:r w:rsidRPr="00B214C5">
        <w:rPr>
          <w:rPrChange w:id="442" w:author="Parks, Robbie M" w:date="2018-08-15T11:00:00Z">
            <w:rPr>
              <w:rFonts w:eastAsia="Times New Roman"/>
              <w:noProof/>
            </w:rPr>
          </w:rPrChange>
        </w:rPr>
        <w:t>(12), 827–833. https://doi.org/10.1136/oem.2007.033175</w:t>
      </w:r>
    </w:p>
    <w:p w14:paraId="535F21CB" w14:textId="77777777" w:rsidR="00B214C5" w:rsidRPr="00B214C5" w:rsidRDefault="00B214C5" w:rsidP="00AC1F08">
      <w:pPr>
        <w:widowControl w:val="0"/>
        <w:autoSpaceDE w:val="0"/>
        <w:autoSpaceDN w:val="0"/>
        <w:adjustRightInd w:val="0"/>
        <w:ind w:left="480" w:hanging="480"/>
        <w:jc w:val="both"/>
        <w:rPr>
          <w:ins w:id="443" w:author="Parks, Robbie M" w:date="2018-08-15T11:00:00Z"/>
          <w:rFonts w:eastAsia="Times New Roman"/>
          <w:noProof/>
        </w:rPr>
      </w:pPr>
      <w:ins w:id="444" w:author="Parks, Robbie M" w:date="2018-08-15T11:00:00Z">
        <w:r w:rsidRPr="00B214C5">
          <w:rPr>
            <w:rFonts w:eastAsia="Times New Roman"/>
            <w:noProof/>
          </w:rPr>
          <w:t>Morris, M. E</w:t>
        </w:r>
      </w:ins>
      <w:moveToRangeStart w:id="445" w:author="Parks, Robbie M" w:date="2018-08-15T11:00:00Z" w:name="move522094186"/>
      <w:moveTo w:id="446" w:author="Parks, Robbie M" w:date="2018-08-15T11:00:00Z">
        <w:r w:rsidR="00B27E5A" w:rsidRPr="00B214C5">
          <w:rPr>
            <w:rPrChange w:id="447" w:author="Parks, Robbie M" w:date="2018-08-15T11:00:00Z">
              <w:rPr>
                <w:rFonts w:eastAsia="Times New Roman"/>
                <w:noProof/>
              </w:rPr>
            </w:rPrChange>
          </w:rPr>
          <w:t xml:space="preserve">. (2013). Smart-Home Technologies to Assist Older People to Live Well at Home. </w:t>
        </w:r>
        <w:r w:rsidR="00B27E5A" w:rsidRPr="00B214C5">
          <w:rPr>
            <w:i/>
            <w:rPrChange w:id="448" w:author="Parks, Robbie M" w:date="2018-08-15T11:00:00Z">
              <w:rPr>
                <w:rFonts w:eastAsia="Times New Roman"/>
                <w:i/>
                <w:iCs/>
                <w:noProof/>
              </w:rPr>
            </w:rPrChange>
          </w:rPr>
          <w:t>Journal of Aging Science</w:t>
        </w:r>
        <w:r w:rsidR="00B27E5A" w:rsidRPr="00B214C5">
          <w:rPr>
            <w:rPrChange w:id="449" w:author="Parks, Robbie M" w:date="2018-08-15T11:00:00Z">
              <w:rPr>
                <w:rFonts w:eastAsia="Times New Roman"/>
                <w:noProof/>
              </w:rPr>
            </w:rPrChange>
          </w:rPr>
          <w:t xml:space="preserve">, </w:t>
        </w:r>
      </w:moveTo>
      <w:moveToRangeEnd w:id="445"/>
      <w:ins w:id="450" w:author="Parks, Robbie M" w:date="2018-08-15T11:00:00Z">
        <w:r w:rsidRPr="00B214C5">
          <w:rPr>
            <w:rFonts w:eastAsia="Times New Roman"/>
            <w:i/>
            <w:iCs/>
            <w:noProof/>
          </w:rPr>
          <w:t>01</w:t>
        </w:r>
        <w:r w:rsidRPr="00B214C5">
          <w:rPr>
            <w:rFonts w:eastAsia="Times New Roman"/>
            <w:noProof/>
          </w:rPr>
          <w:t>(01). https://doi.org/10.4172/2329-8847.1000101</w:t>
        </w:r>
      </w:ins>
    </w:p>
    <w:p w14:paraId="4C2A5A12" w14:textId="1BFBAD8A" w:rsidR="00B27E5A" w:rsidRPr="00B214C5" w:rsidRDefault="00B27E5A">
      <w:pPr>
        <w:widowControl w:val="0"/>
        <w:autoSpaceDE w:val="0"/>
        <w:autoSpaceDN w:val="0"/>
        <w:adjustRightInd w:val="0"/>
        <w:ind w:left="480" w:hanging="480"/>
        <w:jc w:val="both"/>
        <w:rPr>
          <w:rPrChange w:id="451" w:author="Parks, Robbie M" w:date="2018-08-15T11:00:00Z">
            <w:rPr>
              <w:rFonts w:eastAsia="Times New Roman"/>
              <w:noProof/>
            </w:rPr>
          </w:rPrChange>
        </w:rPr>
        <w:pPrChange w:id="452" w:author="Parks, Robbie M" w:date="2018-08-15T11:00:00Z">
          <w:pPr>
            <w:widowControl w:val="0"/>
            <w:autoSpaceDE w:val="0"/>
            <w:autoSpaceDN w:val="0"/>
            <w:adjustRightInd w:val="0"/>
            <w:ind w:left="480" w:hanging="480"/>
          </w:pPr>
        </w:pPrChange>
      </w:pPr>
      <w:r w:rsidRPr="00B214C5">
        <w:rPr>
          <w:rPrChange w:id="453" w:author="Parks, Robbie M" w:date="2018-08-15T11:00:00Z">
            <w:rPr>
              <w:rFonts w:eastAsia="Times New Roman"/>
              <w:noProof/>
            </w:rPr>
          </w:rPrChange>
        </w:rPr>
        <w:t>Moy</w:t>
      </w:r>
      <w:ins w:id="454" w:author="Parks, Robbie M" w:date="2018-08-15T11:00:00Z">
        <w:r w:rsidR="00B214C5" w:rsidRPr="00B214C5">
          <w:rPr>
            <w:rFonts w:eastAsia="Times New Roman"/>
            <w:noProof/>
          </w:rPr>
          <w:t>, C. M.,</w:t>
        </w:r>
      </w:ins>
      <w:del w:id="455" w:author="Parks, Robbie M" w:date="2018-08-15T11:00:00Z">
        <w:r w:rsidRPr="00B27E5A">
          <w:rPr>
            <w:rFonts w:eastAsia="Times New Roman"/>
            <w:noProof/>
          </w:rPr>
          <w:delText xml:space="preserve"> CM,</w:delText>
        </w:r>
      </w:del>
      <w:r w:rsidRPr="00B214C5">
        <w:rPr>
          <w:rPrChange w:id="456" w:author="Parks, Robbie M" w:date="2018-08-15T11:00:00Z">
            <w:rPr>
              <w:rFonts w:eastAsia="Times New Roman"/>
              <w:noProof/>
            </w:rPr>
          </w:rPrChange>
        </w:rPr>
        <w:t xml:space="preserve"> Seltzer</w:t>
      </w:r>
      <w:ins w:id="457" w:author="Parks, Robbie M" w:date="2018-08-15T11:00:00Z">
        <w:r w:rsidR="00B214C5" w:rsidRPr="00B214C5">
          <w:rPr>
            <w:rFonts w:eastAsia="Times New Roman"/>
            <w:noProof/>
          </w:rPr>
          <w:t>, G. O.,</w:t>
        </w:r>
      </w:ins>
      <w:del w:id="458" w:author="Parks, Robbie M" w:date="2018-08-15T11:00:00Z">
        <w:r w:rsidRPr="00B27E5A">
          <w:rPr>
            <w:rFonts w:eastAsia="Times New Roman"/>
            <w:noProof/>
          </w:rPr>
          <w:delText xml:space="preserve"> GO,</w:delText>
        </w:r>
      </w:del>
      <w:r w:rsidRPr="00B214C5">
        <w:rPr>
          <w:rPrChange w:id="459" w:author="Parks, Robbie M" w:date="2018-08-15T11:00:00Z">
            <w:rPr>
              <w:rFonts w:eastAsia="Times New Roman"/>
              <w:noProof/>
            </w:rPr>
          </w:rPrChange>
        </w:rPr>
        <w:t xml:space="preserve"> Rodbell</w:t>
      </w:r>
      <w:ins w:id="460" w:author="Parks, Robbie M" w:date="2018-08-15T11:00:00Z">
        <w:r w:rsidR="00B214C5" w:rsidRPr="00B214C5">
          <w:rPr>
            <w:rFonts w:eastAsia="Times New Roman"/>
            <w:noProof/>
          </w:rPr>
          <w:t>,</w:t>
        </w:r>
      </w:ins>
      <w:del w:id="461" w:author="Parks, Robbie M" w:date="2018-08-15T11:00:00Z">
        <w:r w:rsidRPr="00B27E5A">
          <w:rPr>
            <w:rFonts w:eastAsia="Times New Roman"/>
            <w:noProof/>
          </w:rPr>
          <w:delText xml:space="preserve"> DT, &amp; A.</w:delText>
        </w:r>
      </w:del>
      <w:r w:rsidRPr="00B214C5">
        <w:rPr>
          <w:rPrChange w:id="462" w:author="Parks, Robbie M" w:date="2018-08-15T11:00:00Z">
            <w:rPr>
              <w:rFonts w:eastAsia="Times New Roman"/>
              <w:noProof/>
            </w:rPr>
          </w:rPrChange>
        </w:rPr>
        <w:t xml:space="preserve"> D. </w:t>
      </w:r>
      <w:ins w:id="463" w:author="Parks, Robbie M" w:date="2018-08-15T11:00:00Z">
        <w:r w:rsidR="00B214C5" w:rsidRPr="00B214C5">
          <w:rPr>
            <w:rFonts w:eastAsia="Times New Roman"/>
            <w:noProof/>
          </w:rPr>
          <w:t xml:space="preserve">T., &amp; Anderson, D. M. </w:t>
        </w:r>
      </w:ins>
      <w:r w:rsidRPr="00B214C5">
        <w:rPr>
          <w:rPrChange w:id="464" w:author="Parks, Robbie M" w:date="2018-08-15T11:00:00Z">
            <w:rPr>
              <w:rFonts w:eastAsia="Times New Roman"/>
              <w:noProof/>
            </w:rPr>
          </w:rPrChange>
        </w:rPr>
        <w:t>(2002). Variability of El Ni</w:t>
      </w:r>
      <w:ins w:id="465" w:author="Parks, Robbie M" w:date="2018-08-15T11:00:00Z">
        <w:r w:rsidR="00B214C5" w:rsidRPr="00B214C5">
          <w:rPr>
            <w:rFonts w:eastAsia="Times New Roman"/>
            <w:noProof/>
          </w:rPr>
          <w:t>ñ</w:t>
        </w:r>
      </w:ins>
      <w:del w:id="466" w:author="Parks, Robbie M" w:date="2018-08-15T11:00:00Z">
        <w:r w:rsidRPr="00B27E5A">
          <w:rPr>
            <w:rFonts w:eastAsia="Times New Roman"/>
            <w:noProof/>
          </w:rPr>
          <w:delText>n</w:delText>
        </w:r>
      </w:del>
      <w:r w:rsidRPr="00B214C5">
        <w:rPr>
          <w:rPrChange w:id="467" w:author="Parks, Robbie M" w:date="2018-08-15T11:00:00Z">
            <w:rPr>
              <w:rFonts w:eastAsia="Times New Roman"/>
              <w:noProof/>
            </w:rPr>
          </w:rPrChange>
        </w:rPr>
        <w:t xml:space="preserve">o/Southern Oscillation activity at millennial timescales during the Holocene epoch. </w:t>
      </w:r>
      <w:r w:rsidRPr="00B214C5">
        <w:rPr>
          <w:i/>
          <w:rPrChange w:id="468" w:author="Parks, Robbie M" w:date="2018-08-15T11:00:00Z">
            <w:rPr>
              <w:rFonts w:eastAsia="Times New Roman"/>
              <w:i/>
              <w:iCs/>
              <w:noProof/>
            </w:rPr>
          </w:rPrChange>
        </w:rPr>
        <w:t>Nature</w:t>
      </w:r>
      <w:r w:rsidRPr="00B214C5">
        <w:rPr>
          <w:rPrChange w:id="469" w:author="Parks, Robbie M" w:date="2018-08-15T11:00:00Z">
            <w:rPr>
              <w:rFonts w:eastAsia="Times New Roman"/>
              <w:noProof/>
            </w:rPr>
          </w:rPrChange>
        </w:rPr>
        <w:t xml:space="preserve">, </w:t>
      </w:r>
      <w:r w:rsidRPr="00B214C5">
        <w:rPr>
          <w:i/>
          <w:rPrChange w:id="470" w:author="Parks, Robbie M" w:date="2018-08-15T11:00:00Z">
            <w:rPr>
              <w:rFonts w:eastAsia="Times New Roman"/>
              <w:i/>
              <w:iCs/>
              <w:noProof/>
            </w:rPr>
          </w:rPrChange>
        </w:rPr>
        <w:t>420</w:t>
      </w:r>
      <w:r w:rsidRPr="00B214C5">
        <w:rPr>
          <w:rPrChange w:id="471" w:author="Parks, Robbie M" w:date="2018-08-15T11:00:00Z">
            <w:rPr>
              <w:rFonts w:eastAsia="Times New Roman"/>
              <w:noProof/>
            </w:rPr>
          </w:rPrChange>
        </w:rPr>
        <w:t>(</w:t>
      </w:r>
      <w:ins w:id="472" w:author="Parks, Robbie M" w:date="2018-08-15T11:00:00Z">
        <w:r w:rsidR="00B214C5" w:rsidRPr="00B214C5">
          <w:rPr>
            <w:rFonts w:eastAsia="Times New Roman"/>
            <w:noProof/>
          </w:rPr>
          <w:t>6912), 162–165.</w:t>
        </w:r>
      </w:ins>
      <w:del w:id="473" w:author="Parks, Robbie M" w:date="2018-08-15T11:00:00Z">
        <w:r w:rsidRPr="00B27E5A">
          <w:rPr>
            <w:rFonts w:eastAsia="Times New Roman"/>
            <w:noProof/>
          </w:rPr>
          <w:delText>November).</w:delText>
        </w:r>
      </w:del>
      <w:r w:rsidRPr="00B214C5">
        <w:rPr>
          <w:rPrChange w:id="474" w:author="Parks, Robbie M" w:date="2018-08-15T11:00:00Z">
            <w:rPr>
              <w:rFonts w:eastAsia="Times New Roman"/>
              <w:noProof/>
            </w:rPr>
          </w:rPrChange>
        </w:rPr>
        <w:t xml:space="preserve"> https://doi.org/10.1038/</w:t>
      </w:r>
      <w:ins w:id="475" w:author="Parks, Robbie M" w:date="2018-08-15T11:00:00Z">
        <w:r w:rsidR="00B214C5" w:rsidRPr="00B214C5">
          <w:rPr>
            <w:rFonts w:eastAsia="Times New Roman"/>
            <w:noProof/>
          </w:rPr>
          <w:t>nature01194</w:t>
        </w:r>
      </w:ins>
      <w:del w:id="476" w:author="Parks, Robbie M" w:date="2018-08-15T11:00:00Z">
        <w:r w:rsidRPr="00B27E5A">
          <w:rPr>
            <w:rFonts w:eastAsia="Times New Roman"/>
            <w:noProof/>
          </w:rPr>
          <w:delText>nature01163.1.</w:delText>
        </w:r>
      </w:del>
    </w:p>
    <w:p w14:paraId="0FCE43C7" w14:textId="77777777" w:rsidR="00B27E5A" w:rsidRPr="00B214C5" w:rsidRDefault="00B27E5A">
      <w:pPr>
        <w:widowControl w:val="0"/>
        <w:autoSpaceDE w:val="0"/>
        <w:autoSpaceDN w:val="0"/>
        <w:adjustRightInd w:val="0"/>
        <w:ind w:left="480" w:hanging="480"/>
        <w:jc w:val="both"/>
        <w:rPr>
          <w:rPrChange w:id="477" w:author="Parks, Robbie M" w:date="2018-08-15T11:00:00Z">
            <w:rPr>
              <w:rFonts w:eastAsia="Times New Roman"/>
              <w:noProof/>
            </w:rPr>
          </w:rPrChange>
        </w:rPr>
        <w:pPrChange w:id="478" w:author="Parks, Robbie M" w:date="2018-08-15T11:00:00Z">
          <w:pPr>
            <w:widowControl w:val="0"/>
            <w:autoSpaceDE w:val="0"/>
            <w:autoSpaceDN w:val="0"/>
            <w:adjustRightInd w:val="0"/>
            <w:ind w:left="480" w:hanging="480"/>
          </w:pPr>
        </w:pPrChange>
      </w:pPr>
      <w:r w:rsidRPr="00B214C5">
        <w:rPr>
          <w:rPrChange w:id="479" w:author="Parks, Robbie M" w:date="2018-08-15T11:00:00Z">
            <w:rPr>
              <w:rFonts w:eastAsia="Times New Roman"/>
              <w:noProof/>
            </w:rPr>
          </w:rPrChange>
        </w:rPr>
        <w:t xml:space="preserve">National Highway Traffic Safety Administration. (2005). Trend and Pattern Analysis of Highway Crash Fatality By Month and Day. </w:t>
      </w:r>
      <w:r w:rsidRPr="00B214C5">
        <w:rPr>
          <w:i/>
          <w:rPrChange w:id="480" w:author="Parks, Robbie M" w:date="2018-08-15T11:00:00Z">
            <w:rPr>
              <w:rFonts w:eastAsia="Times New Roman"/>
              <w:i/>
              <w:iCs/>
              <w:noProof/>
            </w:rPr>
          </w:rPrChange>
        </w:rPr>
        <w:t>National Center for Statistics and Analysis (NCHS)</w:t>
      </w:r>
      <w:r w:rsidRPr="00B214C5">
        <w:rPr>
          <w:rPrChange w:id="481" w:author="Parks, Robbie M" w:date="2018-08-15T11:00:00Z">
            <w:rPr>
              <w:rFonts w:eastAsia="Times New Roman"/>
              <w:noProof/>
            </w:rPr>
          </w:rPrChange>
        </w:rPr>
        <w:t>, (March).</w:t>
      </w:r>
    </w:p>
    <w:p w14:paraId="770AD798" w14:textId="77777777" w:rsidR="00B27E5A" w:rsidRPr="00B214C5" w:rsidRDefault="00B27E5A">
      <w:pPr>
        <w:widowControl w:val="0"/>
        <w:autoSpaceDE w:val="0"/>
        <w:autoSpaceDN w:val="0"/>
        <w:adjustRightInd w:val="0"/>
        <w:ind w:left="480" w:hanging="480"/>
        <w:jc w:val="both"/>
        <w:rPr>
          <w:rPrChange w:id="482" w:author="Parks, Robbie M" w:date="2018-08-15T11:00:00Z">
            <w:rPr>
              <w:rFonts w:eastAsia="Times New Roman"/>
              <w:noProof/>
            </w:rPr>
          </w:rPrChange>
        </w:rPr>
        <w:pPrChange w:id="483" w:author="Parks, Robbie M" w:date="2018-08-15T11:00:00Z">
          <w:pPr>
            <w:widowControl w:val="0"/>
            <w:autoSpaceDE w:val="0"/>
            <w:autoSpaceDN w:val="0"/>
            <w:adjustRightInd w:val="0"/>
            <w:ind w:left="480" w:hanging="480"/>
          </w:pPr>
        </w:pPrChange>
      </w:pPr>
      <w:r w:rsidRPr="00B214C5">
        <w:rPr>
          <w:rPrChange w:id="484" w:author="Parks, Robbie M" w:date="2018-08-15T11:00:00Z">
            <w:rPr>
              <w:rFonts w:eastAsia="Times New Roman"/>
              <w:noProof/>
            </w:rPr>
          </w:rPrChange>
        </w:rPr>
        <w:t xml:space="preserve">Public Health England. (2017). The Cold Weather Plan for England. </w:t>
      </w:r>
      <w:r w:rsidRPr="00B214C5">
        <w:rPr>
          <w:i/>
          <w:rPrChange w:id="485" w:author="Parks, Robbie M" w:date="2018-08-15T11:00:00Z">
            <w:rPr>
              <w:rFonts w:eastAsia="Times New Roman"/>
              <w:i/>
              <w:iCs/>
              <w:noProof/>
            </w:rPr>
          </w:rPrChange>
        </w:rPr>
        <w:t>Public Health England</w:t>
      </w:r>
      <w:r w:rsidRPr="00B214C5">
        <w:rPr>
          <w:rPrChange w:id="486" w:author="Parks, Robbie M" w:date="2018-08-15T11:00:00Z">
            <w:rPr>
              <w:rFonts w:eastAsia="Times New Roman"/>
              <w:noProof/>
            </w:rPr>
          </w:rPrChange>
        </w:rPr>
        <w:t>, (October).</w:t>
      </w:r>
    </w:p>
    <w:p w14:paraId="75FDEC29" w14:textId="77777777" w:rsidR="00B27E5A" w:rsidRPr="00B214C5" w:rsidRDefault="00B27E5A">
      <w:pPr>
        <w:widowControl w:val="0"/>
        <w:autoSpaceDE w:val="0"/>
        <w:autoSpaceDN w:val="0"/>
        <w:adjustRightInd w:val="0"/>
        <w:ind w:left="480" w:hanging="480"/>
        <w:jc w:val="both"/>
        <w:rPr>
          <w:rPrChange w:id="487" w:author="Parks, Robbie M" w:date="2018-08-15T11:00:00Z">
            <w:rPr>
              <w:rFonts w:eastAsia="Times New Roman"/>
              <w:noProof/>
            </w:rPr>
          </w:rPrChange>
        </w:rPr>
        <w:pPrChange w:id="488" w:author="Parks, Robbie M" w:date="2018-08-15T11:00:00Z">
          <w:pPr>
            <w:widowControl w:val="0"/>
            <w:autoSpaceDE w:val="0"/>
            <w:autoSpaceDN w:val="0"/>
            <w:adjustRightInd w:val="0"/>
            <w:ind w:left="480" w:hanging="480"/>
          </w:pPr>
        </w:pPrChange>
      </w:pPr>
      <w:r w:rsidRPr="00B214C5">
        <w:rPr>
          <w:rPrChange w:id="489" w:author="Parks, Robbie M" w:date="2018-08-15T11:00:00Z">
            <w:rPr>
              <w:rFonts w:eastAsia="Times New Roman"/>
              <w:noProof/>
            </w:rPr>
          </w:rPrChange>
        </w:rPr>
        <w:t xml:space="preserve">Rau, R. (2004). Seasonality in Human Mortality.  A Demographic Approach. </w:t>
      </w:r>
      <w:r w:rsidRPr="00B214C5">
        <w:rPr>
          <w:i/>
          <w:rPrChange w:id="490" w:author="Parks, Robbie M" w:date="2018-08-15T11:00:00Z">
            <w:rPr>
              <w:rFonts w:eastAsia="Times New Roman"/>
              <w:i/>
              <w:iCs/>
              <w:noProof/>
            </w:rPr>
          </w:rPrChange>
        </w:rPr>
        <w:t>Wirtschafts- Und Sozialwissenschaftlichen Fakultät</w:t>
      </w:r>
      <w:r w:rsidRPr="00B214C5">
        <w:rPr>
          <w:rPrChange w:id="491" w:author="Parks, Robbie M" w:date="2018-08-15T11:00:00Z">
            <w:rPr>
              <w:rFonts w:eastAsia="Times New Roman"/>
              <w:noProof/>
            </w:rPr>
          </w:rPrChange>
        </w:rPr>
        <w:t xml:space="preserve">, </w:t>
      </w:r>
      <w:r w:rsidRPr="00B214C5">
        <w:rPr>
          <w:i/>
          <w:rPrChange w:id="492" w:author="Parks, Robbie M" w:date="2018-08-15T11:00:00Z">
            <w:rPr>
              <w:rFonts w:eastAsia="Times New Roman"/>
              <w:i/>
              <w:iCs/>
              <w:noProof/>
            </w:rPr>
          </w:rPrChange>
        </w:rPr>
        <w:t>PhD</w:t>
      </w:r>
      <w:r w:rsidRPr="00B214C5">
        <w:rPr>
          <w:rPrChange w:id="493" w:author="Parks, Robbie M" w:date="2018-08-15T11:00:00Z">
            <w:rPr>
              <w:rFonts w:eastAsia="Times New Roman"/>
              <w:noProof/>
            </w:rPr>
          </w:rPrChange>
        </w:rPr>
        <w:t>, 361. https://doi.org/10.1007/978-3-540-44902-7</w:t>
      </w:r>
    </w:p>
    <w:p w14:paraId="2959CA2C" w14:textId="77777777" w:rsidR="00B27E5A" w:rsidRPr="00B214C5" w:rsidRDefault="00B27E5A">
      <w:pPr>
        <w:widowControl w:val="0"/>
        <w:autoSpaceDE w:val="0"/>
        <w:autoSpaceDN w:val="0"/>
        <w:adjustRightInd w:val="0"/>
        <w:ind w:left="480" w:hanging="480"/>
        <w:jc w:val="both"/>
        <w:rPr>
          <w:rPrChange w:id="494" w:author="Parks, Robbie M" w:date="2018-08-15T11:00:00Z">
            <w:rPr>
              <w:rFonts w:eastAsia="Times New Roman"/>
              <w:noProof/>
            </w:rPr>
          </w:rPrChange>
        </w:rPr>
        <w:pPrChange w:id="495" w:author="Parks, Robbie M" w:date="2018-08-15T11:00:00Z">
          <w:pPr>
            <w:widowControl w:val="0"/>
            <w:autoSpaceDE w:val="0"/>
            <w:autoSpaceDN w:val="0"/>
            <w:adjustRightInd w:val="0"/>
            <w:ind w:left="480" w:hanging="480"/>
          </w:pPr>
        </w:pPrChange>
      </w:pPr>
      <w:r w:rsidRPr="00B214C5">
        <w:rPr>
          <w:rPrChange w:id="496" w:author="Parks, Robbie M" w:date="2018-08-15T11:00:00Z">
            <w:rPr>
              <w:rFonts w:eastAsia="Times New Roman"/>
              <w:noProof/>
            </w:rPr>
          </w:rPrChange>
        </w:rPr>
        <w:t xml:space="preserve">Rau, R., Bohk-Ewald, C., Muszyńska, M. M., &amp; Vaupel, J. W. (2018). </w:t>
      </w:r>
      <w:r w:rsidRPr="00B214C5">
        <w:rPr>
          <w:i/>
          <w:rPrChange w:id="497" w:author="Parks, Robbie M" w:date="2018-08-15T11:00:00Z">
            <w:rPr>
              <w:rFonts w:eastAsia="Times New Roman"/>
              <w:i/>
              <w:iCs/>
              <w:noProof/>
            </w:rPr>
          </w:rPrChange>
        </w:rPr>
        <w:t xml:space="preserve">Visualizing Mortality </w:t>
      </w:r>
      <w:r w:rsidRPr="00B214C5">
        <w:rPr>
          <w:i/>
          <w:rPrChange w:id="498" w:author="Parks, Robbie M" w:date="2018-08-15T11:00:00Z">
            <w:rPr>
              <w:rFonts w:eastAsia="Times New Roman"/>
              <w:i/>
              <w:iCs/>
              <w:noProof/>
            </w:rPr>
          </w:rPrChange>
        </w:rPr>
        <w:lastRenderedPageBreak/>
        <w:t>Dynamics in the Lexis Diagram</w:t>
      </w:r>
      <w:r w:rsidRPr="00B214C5">
        <w:rPr>
          <w:rPrChange w:id="499" w:author="Parks, Robbie M" w:date="2018-08-15T11:00:00Z">
            <w:rPr>
              <w:rFonts w:eastAsia="Times New Roman"/>
              <w:noProof/>
            </w:rPr>
          </w:rPrChange>
        </w:rPr>
        <w:t>. https://doi.org/10.1007/978-3-319-64820-0</w:t>
      </w:r>
    </w:p>
    <w:p w14:paraId="74ADB566" w14:textId="77777777" w:rsidR="00B27E5A" w:rsidRPr="00B214C5" w:rsidRDefault="00B27E5A">
      <w:pPr>
        <w:widowControl w:val="0"/>
        <w:autoSpaceDE w:val="0"/>
        <w:autoSpaceDN w:val="0"/>
        <w:adjustRightInd w:val="0"/>
        <w:ind w:left="480" w:hanging="480"/>
        <w:jc w:val="both"/>
        <w:rPr>
          <w:rPrChange w:id="500" w:author="Parks, Robbie M" w:date="2018-08-15T11:00:00Z">
            <w:rPr>
              <w:rFonts w:eastAsia="Times New Roman"/>
              <w:noProof/>
            </w:rPr>
          </w:rPrChange>
        </w:rPr>
        <w:pPrChange w:id="501" w:author="Parks, Robbie M" w:date="2018-08-15T11:00:00Z">
          <w:pPr>
            <w:widowControl w:val="0"/>
            <w:autoSpaceDE w:val="0"/>
            <w:autoSpaceDN w:val="0"/>
            <w:adjustRightInd w:val="0"/>
            <w:ind w:left="480" w:hanging="480"/>
          </w:pPr>
        </w:pPrChange>
      </w:pPr>
      <w:r w:rsidRPr="00B214C5">
        <w:rPr>
          <w:rPrChange w:id="502" w:author="Parks, Robbie M" w:date="2018-08-15T11:00:00Z">
            <w:rPr>
              <w:rFonts w:eastAsia="Times New Roman"/>
              <w:noProof/>
            </w:rPr>
          </w:rPrChange>
        </w:rPr>
        <w:t xml:space="preserve">Rosenwaike, I. (1966). Seasonal Variation of Deaths in the United States, 1951–1960. </w:t>
      </w:r>
      <w:r w:rsidRPr="00B214C5">
        <w:rPr>
          <w:i/>
          <w:rPrChange w:id="503" w:author="Parks, Robbie M" w:date="2018-08-15T11:00:00Z">
            <w:rPr>
              <w:rFonts w:eastAsia="Times New Roman"/>
              <w:i/>
              <w:iCs/>
              <w:noProof/>
            </w:rPr>
          </w:rPrChange>
        </w:rPr>
        <w:t>Journal of the American Statistical Association</w:t>
      </w:r>
      <w:r w:rsidRPr="00B214C5">
        <w:rPr>
          <w:rPrChange w:id="504" w:author="Parks, Robbie M" w:date="2018-08-15T11:00:00Z">
            <w:rPr>
              <w:rFonts w:eastAsia="Times New Roman"/>
              <w:noProof/>
            </w:rPr>
          </w:rPrChange>
        </w:rPr>
        <w:t xml:space="preserve">, </w:t>
      </w:r>
      <w:r w:rsidRPr="00B214C5">
        <w:rPr>
          <w:i/>
          <w:rPrChange w:id="505" w:author="Parks, Robbie M" w:date="2018-08-15T11:00:00Z">
            <w:rPr>
              <w:rFonts w:eastAsia="Times New Roman"/>
              <w:i/>
              <w:iCs/>
              <w:noProof/>
            </w:rPr>
          </w:rPrChange>
        </w:rPr>
        <w:t>61</w:t>
      </w:r>
      <w:r w:rsidRPr="00B214C5">
        <w:rPr>
          <w:rPrChange w:id="506" w:author="Parks, Robbie M" w:date="2018-08-15T11:00:00Z">
            <w:rPr>
              <w:rFonts w:eastAsia="Times New Roman"/>
              <w:noProof/>
            </w:rPr>
          </w:rPrChange>
        </w:rPr>
        <w:t>(315), 706–719. https://doi.org/10.1080/01621459.1966.10480899</w:t>
      </w:r>
    </w:p>
    <w:p w14:paraId="47150BD5" w14:textId="77777777" w:rsidR="00B27E5A" w:rsidRPr="00B214C5" w:rsidRDefault="00B27E5A">
      <w:pPr>
        <w:widowControl w:val="0"/>
        <w:autoSpaceDE w:val="0"/>
        <w:autoSpaceDN w:val="0"/>
        <w:adjustRightInd w:val="0"/>
        <w:ind w:left="480" w:hanging="480"/>
        <w:jc w:val="both"/>
        <w:rPr>
          <w:rPrChange w:id="507" w:author="Parks, Robbie M" w:date="2018-08-15T11:00:00Z">
            <w:rPr>
              <w:rFonts w:eastAsia="Times New Roman"/>
              <w:noProof/>
            </w:rPr>
          </w:rPrChange>
        </w:rPr>
        <w:pPrChange w:id="508" w:author="Parks, Robbie M" w:date="2018-08-15T11:00:00Z">
          <w:pPr>
            <w:widowControl w:val="0"/>
            <w:autoSpaceDE w:val="0"/>
            <w:autoSpaceDN w:val="0"/>
            <w:adjustRightInd w:val="0"/>
            <w:ind w:left="480" w:hanging="480"/>
          </w:pPr>
        </w:pPrChange>
      </w:pPr>
      <w:r w:rsidRPr="00B214C5">
        <w:rPr>
          <w:rPrChange w:id="509" w:author="Parks, Robbie M" w:date="2018-08-15T11:00:00Z">
            <w:rPr>
              <w:rFonts w:eastAsia="Times New Roman"/>
              <w:noProof/>
            </w:rPr>
          </w:rPrChange>
        </w:rPr>
        <w:t xml:space="preserve">Seretakis, D. (1997). Changing Seasonality of Mortality From Coronary Heart Disease. </w:t>
      </w:r>
      <w:r w:rsidRPr="00B214C5">
        <w:rPr>
          <w:i/>
          <w:rPrChange w:id="510" w:author="Parks, Robbie M" w:date="2018-08-15T11:00:00Z">
            <w:rPr>
              <w:rFonts w:eastAsia="Times New Roman"/>
              <w:i/>
              <w:iCs/>
              <w:noProof/>
            </w:rPr>
          </w:rPrChange>
        </w:rPr>
        <w:t>JAMA: The Journal of the American Medical Association</w:t>
      </w:r>
      <w:r w:rsidRPr="00B214C5">
        <w:rPr>
          <w:rPrChange w:id="511" w:author="Parks, Robbie M" w:date="2018-08-15T11:00:00Z">
            <w:rPr>
              <w:rFonts w:eastAsia="Times New Roman"/>
              <w:noProof/>
            </w:rPr>
          </w:rPrChange>
        </w:rPr>
        <w:t xml:space="preserve">, </w:t>
      </w:r>
      <w:r w:rsidRPr="00B214C5">
        <w:rPr>
          <w:i/>
          <w:rPrChange w:id="512" w:author="Parks, Robbie M" w:date="2018-08-15T11:00:00Z">
            <w:rPr>
              <w:rFonts w:eastAsia="Times New Roman"/>
              <w:i/>
              <w:iCs/>
              <w:noProof/>
            </w:rPr>
          </w:rPrChange>
        </w:rPr>
        <w:t>278</w:t>
      </w:r>
      <w:r w:rsidRPr="00B214C5">
        <w:rPr>
          <w:rPrChange w:id="513" w:author="Parks, Robbie M" w:date="2018-08-15T11:00:00Z">
            <w:rPr>
              <w:rFonts w:eastAsia="Times New Roman"/>
              <w:noProof/>
            </w:rPr>
          </w:rPrChange>
        </w:rPr>
        <w:t>(12), 1012. https://doi.org/10.1001/jama.1997.03550120072036</w:t>
      </w:r>
    </w:p>
    <w:p w14:paraId="0D73B4F0" w14:textId="77777777" w:rsidR="00B27E5A" w:rsidRPr="00B214C5" w:rsidRDefault="00B27E5A">
      <w:pPr>
        <w:widowControl w:val="0"/>
        <w:autoSpaceDE w:val="0"/>
        <w:autoSpaceDN w:val="0"/>
        <w:adjustRightInd w:val="0"/>
        <w:ind w:left="480" w:hanging="480"/>
        <w:jc w:val="both"/>
        <w:rPr>
          <w:rPrChange w:id="514" w:author="Parks, Robbie M" w:date="2018-08-15T11:00:00Z">
            <w:rPr>
              <w:rFonts w:eastAsia="Times New Roman"/>
              <w:noProof/>
            </w:rPr>
          </w:rPrChange>
        </w:rPr>
        <w:pPrChange w:id="515" w:author="Parks, Robbie M" w:date="2018-08-15T11:00:00Z">
          <w:pPr>
            <w:widowControl w:val="0"/>
            <w:autoSpaceDE w:val="0"/>
            <w:autoSpaceDN w:val="0"/>
            <w:adjustRightInd w:val="0"/>
            <w:ind w:left="480" w:hanging="480"/>
          </w:pPr>
        </w:pPrChange>
      </w:pPr>
      <w:r w:rsidRPr="00B214C5">
        <w:rPr>
          <w:rPrChange w:id="516" w:author="Parks, Robbie M" w:date="2018-08-15T11:00:00Z">
            <w:rPr>
              <w:rFonts w:eastAsia="Times New Roman"/>
              <w:noProof/>
            </w:rPr>
          </w:rPrChange>
        </w:rPr>
        <w:t xml:space="preserve">Sheridan, S. C., Kalkstein, A. J., &amp; Kalkstein, L. S. (2009). Trends in heat-related mortality in the United States, 1975-2004. </w:t>
      </w:r>
      <w:r w:rsidRPr="00B214C5">
        <w:rPr>
          <w:i/>
          <w:rPrChange w:id="517" w:author="Parks, Robbie M" w:date="2018-08-15T11:00:00Z">
            <w:rPr>
              <w:rFonts w:eastAsia="Times New Roman"/>
              <w:i/>
              <w:iCs/>
              <w:noProof/>
            </w:rPr>
          </w:rPrChange>
        </w:rPr>
        <w:t>Natural Hazards</w:t>
      </w:r>
      <w:r w:rsidRPr="00B214C5">
        <w:rPr>
          <w:rPrChange w:id="518" w:author="Parks, Robbie M" w:date="2018-08-15T11:00:00Z">
            <w:rPr>
              <w:rFonts w:eastAsia="Times New Roman"/>
              <w:noProof/>
            </w:rPr>
          </w:rPrChange>
        </w:rPr>
        <w:t xml:space="preserve">, </w:t>
      </w:r>
      <w:r w:rsidRPr="00B214C5">
        <w:rPr>
          <w:i/>
          <w:rPrChange w:id="519" w:author="Parks, Robbie M" w:date="2018-08-15T11:00:00Z">
            <w:rPr>
              <w:rFonts w:eastAsia="Times New Roman"/>
              <w:i/>
              <w:iCs/>
              <w:noProof/>
            </w:rPr>
          </w:rPrChange>
        </w:rPr>
        <w:t>50</w:t>
      </w:r>
      <w:r w:rsidRPr="00B214C5">
        <w:rPr>
          <w:rPrChange w:id="520" w:author="Parks, Robbie M" w:date="2018-08-15T11:00:00Z">
            <w:rPr>
              <w:rFonts w:eastAsia="Times New Roman"/>
              <w:noProof/>
            </w:rPr>
          </w:rPrChange>
        </w:rPr>
        <w:t>(1), 145–160. https://doi.org/10.1007/s11069-008-9327-2</w:t>
      </w:r>
    </w:p>
    <w:p w14:paraId="213D458D" w14:textId="77777777" w:rsidR="00B214C5" w:rsidRPr="00B214C5" w:rsidRDefault="00B214C5" w:rsidP="00AC1F08">
      <w:pPr>
        <w:widowControl w:val="0"/>
        <w:autoSpaceDE w:val="0"/>
        <w:autoSpaceDN w:val="0"/>
        <w:adjustRightInd w:val="0"/>
        <w:ind w:left="480" w:hanging="480"/>
        <w:jc w:val="both"/>
        <w:rPr>
          <w:ins w:id="521" w:author="Parks, Robbie M" w:date="2018-08-15T11:00:00Z"/>
          <w:noProof/>
        </w:rPr>
      </w:pPr>
      <w:ins w:id="522" w:author="Parks, Robbie M" w:date="2018-08-15T11:00:00Z">
        <w:r w:rsidRPr="00B214C5">
          <w:rPr>
            <w:rFonts w:eastAsia="Times New Roman"/>
            <w:noProof/>
          </w:rPr>
          <w:t xml:space="preserve">Torrence, C., &amp; Compo, G. P. (1998). A Practical Guide to Wavelet Analysis. </w:t>
        </w:r>
        <w:r w:rsidRPr="00B214C5">
          <w:rPr>
            <w:rFonts w:eastAsia="Times New Roman"/>
            <w:i/>
            <w:iCs/>
            <w:noProof/>
          </w:rPr>
          <w:t>Bulletin of the American Meteorological Society</w:t>
        </w:r>
        <w:r w:rsidRPr="00B214C5">
          <w:rPr>
            <w:rFonts w:eastAsia="Times New Roman"/>
            <w:noProof/>
          </w:rPr>
          <w:t>. https://doi.org/10.1175/1520-0477(1998)079&lt;0061:APGTWA&gt;2.0.CO;2</w:t>
        </w:r>
      </w:ins>
    </w:p>
    <w:p w14:paraId="2AF10466" w14:textId="77777777" w:rsidR="00B27E5A" w:rsidRPr="00B27E5A" w:rsidRDefault="00B27E5A" w:rsidP="00B27E5A">
      <w:pPr>
        <w:widowControl w:val="0"/>
        <w:autoSpaceDE w:val="0"/>
        <w:autoSpaceDN w:val="0"/>
        <w:adjustRightInd w:val="0"/>
        <w:ind w:left="480" w:hanging="480"/>
        <w:rPr>
          <w:del w:id="523" w:author="Parks, Robbie M" w:date="2018-08-15T11:00:00Z"/>
          <w:noProof/>
        </w:rPr>
      </w:pPr>
      <w:del w:id="524" w:author="Parks, Robbie M" w:date="2018-08-15T11:00:00Z">
        <w:r w:rsidRPr="00B27E5A">
          <w:rPr>
            <w:rFonts w:eastAsia="Times New Roman"/>
            <w:noProof/>
          </w:rPr>
          <w:delText xml:space="preserve">Simonsen, L., Reichert, T. A., Viboud, C., Blackwelder, W. C., Taylor, R. J., &amp; Miller, M. A. (2005). Impact of influenza vaccination on seasonal mortality in the US elderly population. </w:delText>
        </w:r>
        <w:r w:rsidRPr="00B27E5A">
          <w:rPr>
            <w:rFonts w:eastAsia="Times New Roman"/>
            <w:i/>
            <w:iCs/>
            <w:noProof/>
          </w:rPr>
          <w:delText>Archives of Internal Medicine</w:delText>
        </w:r>
        <w:r w:rsidRPr="00B27E5A">
          <w:rPr>
            <w:rFonts w:eastAsia="Times New Roman"/>
            <w:noProof/>
          </w:rPr>
          <w:delText xml:space="preserve">, </w:delText>
        </w:r>
        <w:r w:rsidRPr="00B27E5A">
          <w:rPr>
            <w:rFonts w:eastAsia="Times New Roman"/>
            <w:i/>
            <w:iCs/>
            <w:noProof/>
          </w:rPr>
          <w:delText>165</w:delText>
        </w:r>
        <w:r w:rsidRPr="00B27E5A">
          <w:rPr>
            <w:rFonts w:eastAsia="Times New Roman"/>
            <w:noProof/>
          </w:rPr>
          <w:delText>(3), 265–272. https://doi.org/10.1001/archinte.165.3.265</w:delText>
        </w:r>
      </w:del>
    </w:p>
    <w:p w14:paraId="47F9BFAE" w14:textId="01EDC126" w:rsidR="002C33D5" w:rsidRPr="00AC73A1" w:rsidRDefault="009D5B4B">
      <w:pPr>
        <w:widowControl w:val="0"/>
        <w:autoSpaceDE w:val="0"/>
        <w:autoSpaceDN w:val="0"/>
        <w:adjustRightInd w:val="0"/>
        <w:ind w:left="480" w:hanging="480"/>
        <w:jc w:val="both"/>
        <w:rPr>
          <w:b/>
          <w:color w:val="000000" w:themeColor="text1"/>
        </w:rPr>
        <w:pPrChange w:id="525" w:author="Parks, Robbie M" w:date="2018-08-15T11:00:00Z">
          <w:pPr>
            <w:widowControl w:val="0"/>
            <w:autoSpaceDE w:val="0"/>
            <w:autoSpaceDN w:val="0"/>
            <w:adjustRightInd w:val="0"/>
            <w:ind w:left="480" w:hanging="480"/>
          </w:pPr>
        </w:pPrChange>
      </w:pPr>
      <w:r w:rsidRPr="00596DEF">
        <w:rPr>
          <w:b/>
          <w:color w:val="000000" w:themeColor="text1"/>
        </w:rPr>
        <w:fldChar w:fldCharType="end"/>
      </w:r>
      <w:r w:rsidR="002C33D5" w:rsidRPr="00AC73A1">
        <w:rPr>
          <w:b/>
          <w:color w:val="000000" w:themeColor="text1"/>
        </w:rPr>
        <w:br w:type="page"/>
      </w:r>
    </w:p>
    <w:p w14:paraId="7F649069" w14:textId="6AC09CFD" w:rsidR="00AB7395" w:rsidRPr="00AC73A1" w:rsidRDefault="005B03DF" w:rsidP="00250467">
      <w:pPr>
        <w:spacing w:line="480" w:lineRule="auto"/>
        <w:jc w:val="both"/>
        <w:rPr>
          <w:color w:val="000000" w:themeColor="text1"/>
        </w:rPr>
      </w:pPr>
      <w:r w:rsidRPr="00AC73A1">
        <w:rPr>
          <w:b/>
          <w:color w:val="000000" w:themeColor="text1"/>
        </w:rPr>
        <w:lastRenderedPageBreak/>
        <w:t>Figure 1</w:t>
      </w:r>
      <w:r w:rsidR="00B66895" w:rsidRPr="00AC73A1">
        <w:rPr>
          <w:color w:val="000000" w:themeColor="text1"/>
        </w:rPr>
        <w:t xml:space="preserve">: </w:t>
      </w:r>
      <w:r w:rsidRPr="00AC73A1">
        <w:rPr>
          <w:color w:val="000000" w:themeColor="text1"/>
        </w:rPr>
        <w:t xml:space="preserve">Climate regions of the </w:t>
      </w:r>
      <w:r w:rsidR="00F5304D" w:rsidRPr="00AC73A1">
        <w:rPr>
          <w:color w:val="000000" w:themeColor="text1"/>
        </w:rPr>
        <w:t>USA</w:t>
      </w:r>
      <w:r w:rsidR="004D0817" w:rsidRPr="00AC73A1">
        <w:rPr>
          <w:color w:val="000000" w:themeColor="text1"/>
        </w:rPr>
        <w:t>.</w:t>
      </w:r>
      <w:r w:rsidR="00AB7395" w:rsidRPr="00AC73A1">
        <w:rPr>
          <w:b/>
          <w:color w:val="000000" w:themeColor="text1"/>
        </w:rPr>
        <w:br w:type="page"/>
      </w:r>
    </w:p>
    <w:p w14:paraId="11A2DD44" w14:textId="6F20BFEE" w:rsidR="00AB7395" w:rsidRPr="00AC73A1" w:rsidRDefault="000210D1" w:rsidP="00250467">
      <w:pPr>
        <w:spacing w:line="480" w:lineRule="auto"/>
        <w:jc w:val="both"/>
        <w:rPr>
          <w:color w:val="000000" w:themeColor="text1"/>
        </w:rPr>
      </w:pPr>
      <w:r w:rsidRPr="00AC73A1">
        <w:rPr>
          <w:b/>
          <w:color w:val="000000" w:themeColor="text1"/>
        </w:rPr>
        <w:lastRenderedPageBreak/>
        <w:t xml:space="preserve">Figure </w:t>
      </w:r>
      <w:r w:rsidR="00040FE5" w:rsidRPr="00AC73A1">
        <w:rPr>
          <w:b/>
          <w:color w:val="000000" w:themeColor="text1"/>
        </w:rPr>
        <w:t>2</w:t>
      </w:r>
      <w:r w:rsidR="00B66895" w:rsidRPr="00AC73A1">
        <w:rPr>
          <w:b/>
          <w:color w:val="000000" w:themeColor="text1"/>
        </w:rPr>
        <w:t>:</w:t>
      </w:r>
      <w:r w:rsidRPr="00AC73A1">
        <w:rPr>
          <w:b/>
          <w:color w:val="000000" w:themeColor="text1"/>
        </w:rPr>
        <w:t xml:space="preserve"> </w:t>
      </w:r>
      <w:r w:rsidRPr="00AC73A1">
        <w:rPr>
          <w:color w:val="000000" w:themeColor="text1"/>
        </w:rPr>
        <w:t xml:space="preserve">Wavelet power spectra for national time series </w:t>
      </w:r>
      <w:r w:rsidR="00D03948" w:rsidRPr="00AC73A1">
        <w:rPr>
          <w:color w:val="000000" w:themeColor="text1"/>
        </w:rPr>
        <w:t xml:space="preserve">of </w:t>
      </w:r>
      <w:r w:rsidR="00B51B1A" w:rsidRPr="00AC73A1">
        <w:rPr>
          <w:color w:val="000000" w:themeColor="text1"/>
        </w:rPr>
        <w:t xml:space="preserve">all-cause and cause-specific </w:t>
      </w:r>
      <w:r w:rsidR="00D03948" w:rsidRPr="00AC73A1">
        <w:rPr>
          <w:color w:val="000000" w:themeColor="text1"/>
        </w:rPr>
        <w:t>death rates</w:t>
      </w:r>
      <w:r w:rsidR="009B509E" w:rsidRPr="00AC73A1">
        <w:rPr>
          <w:color w:val="000000" w:themeColor="text1"/>
        </w:rPr>
        <w:t xml:space="preserve"> for 1980</w:t>
      </w:r>
      <w:r w:rsidRPr="00AC73A1">
        <w:rPr>
          <w:color w:val="000000" w:themeColor="text1"/>
        </w:rPr>
        <w:t>-201</w:t>
      </w:r>
      <w:ins w:id="526" w:author="Parks, Robbie M" w:date="2018-08-15T11:00:00Z">
        <w:r w:rsidR="007F5916">
          <w:rPr>
            <w:color w:val="000000" w:themeColor="text1"/>
          </w:rPr>
          <w:t>6</w:t>
        </w:r>
      </w:ins>
      <w:del w:id="527" w:author="Parks, Robbie M" w:date="2018-08-15T11:00:00Z">
        <w:r w:rsidRPr="006E585E">
          <w:rPr>
            <w:color w:val="000000" w:themeColor="text1"/>
          </w:rPr>
          <w:delText>3</w:delText>
        </w:r>
      </w:del>
      <w:r w:rsidRPr="00250467">
        <w:rPr>
          <w:color w:val="000000" w:themeColor="text1"/>
        </w:rPr>
        <w:t>, by</w:t>
      </w:r>
      <w:r>
        <w:rPr>
          <w:color w:val="000000" w:themeColor="text1"/>
        </w:rPr>
        <w:t xml:space="preserve"> </w:t>
      </w:r>
      <w:ins w:id="528" w:author="Parks, Robbie M" w:date="2018-08-15T11:00:00Z">
        <w:r w:rsidR="00F84E39">
          <w:rPr>
            <w:color w:val="000000" w:themeColor="text1"/>
          </w:rPr>
          <w:t xml:space="preserve">sex and </w:t>
        </w:r>
      </w:ins>
      <w:r w:rsidRPr="00250467">
        <w:rPr>
          <w:color w:val="000000" w:themeColor="text1"/>
        </w:rPr>
        <w:t>age group</w:t>
      </w:r>
      <w:r w:rsidR="00D03948" w:rsidRPr="00AC73A1">
        <w:rPr>
          <w:color w:val="000000" w:themeColor="text1"/>
        </w:rPr>
        <w:t xml:space="preserve"> </w:t>
      </w:r>
      <w:del w:id="529" w:author="Parks, Robbie M" w:date="2018-08-15T11:00:00Z">
        <w:r w:rsidR="00D03948" w:rsidRPr="006E585E">
          <w:rPr>
            <w:color w:val="000000" w:themeColor="text1"/>
          </w:rPr>
          <w:delText>and cause of death</w:delText>
        </w:r>
        <w:r w:rsidRPr="006E585E">
          <w:rPr>
            <w:color w:val="000000" w:themeColor="text1"/>
          </w:rPr>
          <w:delText xml:space="preserve"> </w:delText>
        </w:r>
      </w:del>
      <w:r w:rsidRPr="00250467">
        <w:rPr>
          <w:color w:val="000000" w:themeColor="text1"/>
        </w:rPr>
        <w:t xml:space="preserve">for (A) </w:t>
      </w:r>
      <w:r w:rsidR="00B6502E" w:rsidRPr="00AC73A1">
        <w:rPr>
          <w:color w:val="000000" w:themeColor="text1"/>
        </w:rPr>
        <w:t>males</w:t>
      </w:r>
      <w:r w:rsidRPr="00AC73A1">
        <w:rPr>
          <w:color w:val="000000" w:themeColor="text1"/>
        </w:rPr>
        <w:t xml:space="preserve"> and (B) </w:t>
      </w:r>
      <w:r w:rsidR="00B6502E" w:rsidRPr="00AC73A1">
        <w:rPr>
          <w:color w:val="000000" w:themeColor="text1"/>
        </w:rPr>
        <w:t>females</w:t>
      </w:r>
      <w:r w:rsidRPr="00AC73A1">
        <w:rPr>
          <w:color w:val="000000" w:themeColor="text1"/>
        </w:rPr>
        <w:t>. Wavelet power values increase from blue to red</w:t>
      </w:r>
      <w:ins w:id="530" w:author="Parks, Robbie M" w:date="2018-08-15T11:00:00Z">
        <w:r w:rsidR="00934D53" w:rsidRPr="00AC73A1">
          <w:rPr>
            <w:color w:val="000000" w:themeColor="text1"/>
          </w:rPr>
          <w:t>.</w:t>
        </w:r>
      </w:ins>
      <w:del w:id="531" w:author="Parks, Robbie M" w:date="2018-08-15T11:00:00Z">
        <w:r w:rsidRPr="006E585E">
          <w:rPr>
            <w:color w:val="000000" w:themeColor="text1"/>
          </w:rPr>
          <w:delText>, with white contour lines indicating the 5% significance level against a white noise spectrum</w:delText>
        </w:r>
        <w:r w:rsidR="00D03948" w:rsidRPr="006E585E">
          <w:rPr>
            <w:color w:val="000000" w:themeColor="text1"/>
          </w:rPr>
          <w:delText xml:space="preserve"> (the same age groups would remain significant if significance had been measured against a red noise spectrum)</w:delText>
        </w:r>
        <w:r w:rsidR="00934D53">
          <w:rPr>
            <w:color w:val="000000" w:themeColor="text1"/>
          </w:rPr>
          <w:delText>.</w:delText>
        </w:r>
      </w:del>
      <w:r w:rsidR="00EF6AD5" w:rsidRPr="00250467">
        <w:rPr>
          <w:color w:val="000000" w:themeColor="text1"/>
        </w:rPr>
        <w:t xml:space="preserve"> </w:t>
      </w:r>
      <w:r w:rsidRPr="00AC73A1">
        <w:rPr>
          <w:color w:val="000000" w:themeColor="text1"/>
        </w:rPr>
        <w:t>The shaded regions at the left and right edge of each box indicate the cone of influence, where spectral analysis is less robust</w:t>
      </w:r>
      <w:r w:rsidR="0036381E" w:rsidRPr="00AC73A1">
        <w:rPr>
          <w:color w:val="000000" w:themeColor="text1"/>
        </w:rPr>
        <w:t>.</w:t>
      </w:r>
      <w:r w:rsidR="0053237F" w:rsidRPr="00AC73A1">
        <w:rPr>
          <w:color w:val="000000" w:themeColor="text1"/>
        </w:rPr>
        <w:t xml:space="preserve"> </w:t>
      </w:r>
      <w:ins w:id="532" w:author="Parks, Robbie M" w:date="2018-08-15T11:00:00Z">
        <w:r w:rsidR="00F9363C">
          <w:rPr>
            <w:color w:val="000000" w:themeColor="text1"/>
          </w:rPr>
          <w:t>P-values for the presence of</w:t>
        </w:r>
        <w:r w:rsidR="0007767F">
          <w:rPr>
            <w:color w:val="000000" w:themeColor="text1"/>
          </w:rPr>
          <w:t xml:space="preserve"> 12-month</w:t>
        </w:r>
        <w:r w:rsidR="00F9363C">
          <w:rPr>
            <w:color w:val="000000" w:themeColor="text1"/>
          </w:rPr>
          <w:t xml:space="preserve"> </w:t>
        </w:r>
        <w:r w:rsidR="00F718EF">
          <w:rPr>
            <w:color w:val="000000" w:themeColor="text1"/>
          </w:rPr>
          <w:t xml:space="preserve">seasonality are to the right of each figure at the 12-month line. </w:t>
        </w:r>
        <w:r w:rsidR="00EF7D30">
          <w:rPr>
            <w:color w:val="000000" w:themeColor="text1"/>
          </w:rPr>
          <w:t xml:space="preserve">See Supplementary Figure </w:t>
        </w:r>
        <w:r w:rsidR="001C56BD">
          <w:rPr>
            <w:color w:val="000000" w:themeColor="text1"/>
          </w:rPr>
          <w:t>1</w:t>
        </w:r>
        <w:r w:rsidR="00EF7D30">
          <w:rPr>
            <w:color w:val="000000" w:themeColor="text1"/>
          </w:rPr>
          <w:t xml:space="preserve"> for disaggregated causes of death.</w:t>
        </w:r>
      </w:ins>
      <w:r w:rsidR="00AB7395" w:rsidRPr="00250467">
        <w:rPr>
          <w:b/>
          <w:color w:val="000000" w:themeColor="text1"/>
        </w:rPr>
        <w:br w:type="page"/>
      </w:r>
    </w:p>
    <w:p w14:paraId="1E990617" w14:textId="11FCBEFB" w:rsidR="00AB7395" w:rsidRPr="00AC73A1" w:rsidRDefault="0036381E" w:rsidP="00250467">
      <w:pPr>
        <w:spacing w:line="480" w:lineRule="auto"/>
        <w:jc w:val="both"/>
        <w:rPr>
          <w:color w:val="000000" w:themeColor="text1"/>
        </w:rPr>
      </w:pPr>
      <w:r w:rsidRPr="00AC73A1">
        <w:rPr>
          <w:b/>
          <w:color w:val="000000" w:themeColor="text1"/>
        </w:rPr>
        <w:lastRenderedPageBreak/>
        <w:t>Figure 3</w:t>
      </w:r>
      <w:r w:rsidR="00B66895" w:rsidRPr="00AC73A1">
        <w:rPr>
          <w:b/>
          <w:color w:val="000000" w:themeColor="text1"/>
        </w:rPr>
        <w:t>:</w:t>
      </w:r>
      <w:r w:rsidRPr="00AC73A1">
        <w:rPr>
          <w:b/>
          <w:color w:val="000000" w:themeColor="text1"/>
        </w:rPr>
        <w:t xml:space="preserve"> </w:t>
      </w:r>
      <w:r w:rsidRPr="00AC73A1">
        <w:rPr>
          <w:color w:val="000000" w:themeColor="text1"/>
        </w:rPr>
        <w:t xml:space="preserve">Mean timing of </w:t>
      </w:r>
      <w:del w:id="533" w:author="Parks, Robbie M" w:date="2018-08-15T11:00:00Z">
        <w:r w:rsidRPr="006E585E">
          <w:rPr>
            <w:color w:val="000000" w:themeColor="text1"/>
          </w:rPr>
          <w:delText xml:space="preserve">national </w:delText>
        </w:r>
      </w:del>
      <w:r w:rsidRPr="00250467">
        <w:rPr>
          <w:color w:val="000000" w:themeColor="text1"/>
        </w:rPr>
        <w:t>maximum and minimum all-cause</w:t>
      </w:r>
      <w:r w:rsidR="00DD1C1B" w:rsidRPr="00AC73A1">
        <w:rPr>
          <w:color w:val="000000" w:themeColor="text1"/>
        </w:rPr>
        <w:t xml:space="preserve"> and cause-specific</w:t>
      </w:r>
      <w:r w:rsidRPr="00AC73A1">
        <w:rPr>
          <w:color w:val="000000" w:themeColor="text1"/>
        </w:rPr>
        <w:t xml:space="preserve"> mortality</w:t>
      </w:r>
      <w:ins w:id="534" w:author="Parks, Robbie M" w:date="2018-08-15T11:00:00Z">
        <w:r w:rsidR="00D763D8">
          <w:rPr>
            <w:color w:val="000000" w:themeColor="text1"/>
          </w:rPr>
          <w:t xml:space="preserve"> at the national level</w:t>
        </w:r>
      </w:ins>
      <w:r w:rsidRPr="00250467">
        <w:rPr>
          <w:color w:val="000000" w:themeColor="text1"/>
        </w:rPr>
        <w:t xml:space="preserve">, by sex and age </w:t>
      </w:r>
      <w:r w:rsidR="009B509E" w:rsidRPr="00AC73A1">
        <w:rPr>
          <w:color w:val="000000" w:themeColor="text1"/>
        </w:rPr>
        <w:t>group for 1980</w:t>
      </w:r>
      <w:r w:rsidR="004D2BCA" w:rsidRPr="00AC73A1">
        <w:rPr>
          <w:color w:val="000000" w:themeColor="text1"/>
        </w:rPr>
        <w:t>-201</w:t>
      </w:r>
      <w:ins w:id="535" w:author="Parks, Robbie M" w:date="2018-08-15T11:00:00Z">
        <w:r w:rsidR="007F5916">
          <w:rPr>
            <w:color w:val="000000" w:themeColor="text1"/>
          </w:rPr>
          <w:t>6</w:t>
        </w:r>
      </w:ins>
      <w:del w:id="536" w:author="Parks, Robbie M" w:date="2018-08-15T11:00:00Z">
        <w:r w:rsidR="004D2BCA">
          <w:rPr>
            <w:color w:val="000000" w:themeColor="text1"/>
          </w:rPr>
          <w:delText>3</w:delText>
        </w:r>
      </w:del>
      <w:r w:rsidR="004D2BCA" w:rsidRPr="00250467">
        <w:rPr>
          <w:color w:val="000000" w:themeColor="text1"/>
        </w:rPr>
        <w:t>. Red arrows</w:t>
      </w:r>
      <w:r w:rsidRPr="00AC73A1">
        <w:rPr>
          <w:color w:val="000000" w:themeColor="text1"/>
        </w:rPr>
        <w:t xml:space="preserve"> indicate the month of m</w:t>
      </w:r>
      <w:r w:rsidR="004D2BCA" w:rsidRPr="00AC73A1">
        <w:rPr>
          <w:color w:val="000000" w:themeColor="text1"/>
        </w:rPr>
        <w:t>aximum mortality, and green arrows</w:t>
      </w:r>
      <w:r w:rsidRPr="00AC73A1">
        <w:rPr>
          <w:color w:val="000000" w:themeColor="text1"/>
        </w:rPr>
        <w:t xml:space="preserve"> that of minimum mortality. </w:t>
      </w:r>
      <w:r w:rsidR="004D2BCA" w:rsidRPr="00AC73A1">
        <w:rPr>
          <w:color w:val="000000" w:themeColor="text1"/>
        </w:rPr>
        <w:t xml:space="preserve">The size of the arrow is inversely proportional to its respective </w:t>
      </w:r>
      <w:ins w:id="537" w:author="Parks, Robbie M" w:date="2018-08-15T11:00:00Z">
        <w:r w:rsidR="00480AE7">
          <w:rPr>
            <w:color w:val="000000" w:themeColor="text1"/>
          </w:rPr>
          <w:t>variance</w:t>
        </w:r>
        <w:r w:rsidRPr="00AC73A1">
          <w:rPr>
            <w:color w:val="000000" w:themeColor="text1"/>
          </w:rPr>
          <w:t>.</w:t>
        </w:r>
        <w:r w:rsidR="00EF7D30">
          <w:rPr>
            <w:color w:val="000000" w:themeColor="text1"/>
          </w:rPr>
          <w:t xml:space="preserve"> See Supplementary Figure </w:t>
        </w:r>
        <w:r w:rsidR="00821CA7">
          <w:rPr>
            <w:color w:val="000000" w:themeColor="text1"/>
          </w:rPr>
          <w:t>2</w:t>
        </w:r>
        <w:r w:rsidR="00EF7D30">
          <w:rPr>
            <w:color w:val="000000" w:themeColor="text1"/>
          </w:rPr>
          <w:t xml:space="preserve"> for disaggregated causes of death.</w:t>
        </w:r>
      </w:ins>
      <w:del w:id="538" w:author="Parks, Robbie M" w:date="2018-08-15T11:00:00Z">
        <w:r w:rsidR="004D2BCA">
          <w:rPr>
            <w:color w:val="000000" w:themeColor="text1"/>
          </w:rPr>
          <w:delText>95% confidence interval</w:delText>
        </w:r>
        <w:r w:rsidRPr="006E585E">
          <w:rPr>
            <w:color w:val="000000" w:themeColor="text1"/>
          </w:rPr>
          <w:delText>. Only age-sex groups with statistically significant 12-month seasonality are included.</w:delText>
        </w:r>
      </w:del>
      <w:r w:rsidR="00AB7395" w:rsidRPr="00250467">
        <w:rPr>
          <w:b/>
          <w:color w:val="000000" w:themeColor="text1"/>
        </w:rPr>
        <w:br w:type="page"/>
      </w:r>
    </w:p>
    <w:p w14:paraId="6C0EFD26" w14:textId="63D9004B" w:rsidR="00AB7395" w:rsidRPr="00AC73A1" w:rsidRDefault="0036381E" w:rsidP="00250467">
      <w:pPr>
        <w:spacing w:line="480" w:lineRule="auto"/>
        <w:jc w:val="both"/>
        <w:rPr>
          <w:color w:val="000000" w:themeColor="text1"/>
        </w:rPr>
      </w:pPr>
      <w:r w:rsidRPr="00AC73A1">
        <w:rPr>
          <w:b/>
          <w:color w:val="000000" w:themeColor="text1"/>
        </w:rPr>
        <w:lastRenderedPageBreak/>
        <w:t>Figure 4</w:t>
      </w:r>
      <w:r w:rsidR="00B66895" w:rsidRPr="00AC73A1">
        <w:rPr>
          <w:b/>
          <w:color w:val="000000" w:themeColor="text1"/>
        </w:rPr>
        <w:t>:</w:t>
      </w:r>
      <w:r w:rsidRPr="00AC73A1">
        <w:rPr>
          <w:color w:val="000000" w:themeColor="text1"/>
        </w:rPr>
        <w:t xml:space="preserve"> National percent difference in death rates between the maximum and minimum mort</w:t>
      </w:r>
      <w:r w:rsidR="009B509E" w:rsidRPr="00AC73A1">
        <w:rPr>
          <w:color w:val="000000" w:themeColor="text1"/>
        </w:rPr>
        <w:t>ality months</w:t>
      </w:r>
      <w:r w:rsidR="009B509E">
        <w:rPr>
          <w:color w:val="000000" w:themeColor="text1"/>
        </w:rPr>
        <w:t xml:space="preserve"> </w:t>
      </w:r>
      <w:ins w:id="539" w:author="Parks, Robbie M" w:date="2018-08-15T11:00:00Z">
        <w:r w:rsidR="00BD02E6">
          <w:rPr>
            <w:color w:val="000000" w:themeColor="text1"/>
          </w:rPr>
          <w:t xml:space="preserve">for all-cause and </w:t>
        </w:r>
        <w:r w:rsidR="00F84E39" w:rsidRPr="00AC73A1">
          <w:rPr>
            <w:color w:val="000000" w:themeColor="text1"/>
          </w:rPr>
          <w:t>cause-specific mortality</w:t>
        </w:r>
        <w:r w:rsidR="00F84E39" w:rsidDel="00F84E39">
          <w:rPr>
            <w:color w:val="000000" w:themeColor="text1"/>
          </w:rPr>
          <w:t xml:space="preserve"> </w:t>
        </w:r>
      </w:ins>
      <w:r w:rsidR="009B509E" w:rsidRPr="00250467">
        <w:rPr>
          <w:color w:val="000000" w:themeColor="text1"/>
        </w:rPr>
        <w:t>in 201</w:t>
      </w:r>
      <w:ins w:id="540" w:author="Parks, Robbie M" w:date="2018-08-15T11:00:00Z">
        <w:r w:rsidR="007F5916">
          <w:rPr>
            <w:color w:val="000000" w:themeColor="text1"/>
          </w:rPr>
          <w:t>6</w:t>
        </w:r>
      </w:ins>
      <w:del w:id="541" w:author="Parks, Robbie M" w:date="2018-08-15T11:00:00Z">
        <w:r w:rsidR="009B509E" w:rsidRPr="006E585E">
          <w:rPr>
            <w:color w:val="000000" w:themeColor="text1"/>
          </w:rPr>
          <w:delText>3</w:delText>
        </w:r>
      </w:del>
      <w:r w:rsidR="009B509E" w:rsidRPr="00250467">
        <w:rPr>
          <w:color w:val="000000" w:themeColor="text1"/>
        </w:rPr>
        <w:t xml:space="preserve"> versus 1980</w:t>
      </w:r>
      <w:ins w:id="542" w:author="Parks, Robbie M" w:date="2018-08-15T11:00:00Z">
        <w:r w:rsidR="00E0047E">
          <w:rPr>
            <w:color w:val="000000" w:themeColor="text1"/>
          </w:rPr>
          <w:t>,</w:t>
        </w:r>
      </w:ins>
      <w:r w:rsidRPr="00250467">
        <w:rPr>
          <w:color w:val="000000" w:themeColor="text1"/>
        </w:rPr>
        <w:t xml:space="preserve"> by sex and age group.</w:t>
      </w:r>
      <w:r>
        <w:rPr>
          <w:color w:val="000000" w:themeColor="text1"/>
        </w:rPr>
        <w:t xml:space="preserve"> </w:t>
      </w:r>
      <w:ins w:id="543" w:author="Parks, Robbie M" w:date="2018-08-15T11:00:00Z">
        <w:r w:rsidR="00EF7D30">
          <w:rPr>
            <w:color w:val="000000" w:themeColor="text1"/>
          </w:rPr>
          <w:t xml:space="preserve">See Supplementary Figure </w:t>
        </w:r>
        <w:r w:rsidR="0064630A">
          <w:rPr>
            <w:color w:val="000000" w:themeColor="text1"/>
          </w:rPr>
          <w:t>3</w:t>
        </w:r>
        <w:r w:rsidR="00EF7D30">
          <w:rPr>
            <w:color w:val="000000" w:themeColor="text1"/>
          </w:rPr>
          <w:t xml:space="preserve"> for disaggregated causes of death</w:t>
        </w:r>
      </w:ins>
      <w:del w:id="544" w:author="Parks, Robbie M" w:date="2018-08-15T11:00:00Z">
        <w:r w:rsidR="00DD1C1B" w:rsidRPr="006E585E">
          <w:rPr>
            <w:color w:val="000000" w:themeColor="text1"/>
          </w:rPr>
          <w:delText xml:space="preserve">Only age-sex groups with statistically significant 12-month seasonality are included. </w:delText>
        </w:r>
        <w:r w:rsidRPr="006E585E">
          <w:rPr>
            <w:color w:val="000000" w:themeColor="text1"/>
          </w:rPr>
          <w:delText xml:space="preserve">Age-sex groups with a statistically significant change at the 5% level are highlighted with a bold </w:delText>
        </w:r>
        <w:r w:rsidR="0053237F" w:rsidRPr="006E585E">
          <w:rPr>
            <w:color w:val="000000" w:themeColor="text1"/>
          </w:rPr>
          <w:delText xml:space="preserve">pink </w:delText>
        </w:r>
        <w:r w:rsidRPr="006E585E">
          <w:rPr>
            <w:color w:val="000000" w:themeColor="text1"/>
          </w:rPr>
          <w:delText>outline</w:delText>
        </w:r>
      </w:del>
      <w:r w:rsidRPr="00250467">
        <w:rPr>
          <w:color w:val="000000" w:themeColor="text1"/>
        </w:rPr>
        <w:t>.</w:t>
      </w:r>
      <w:r w:rsidR="00AB7395" w:rsidRPr="00AC73A1">
        <w:rPr>
          <w:b/>
          <w:color w:val="000000" w:themeColor="text1"/>
        </w:rPr>
        <w:br w:type="page"/>
      </w:r>
    </w:p>
    <w:p w14:paraId="163DABAC" w14:textId="16ED1DE8" w:rsidR="00AB7395" w:rsidRPr="00A24BBA" w:rsidRDefault="0036381E" w:rsidP="00A24BBA">
      <w:pPr>
        <w:spacing w:line="480" w:lineRule="auto"/>
        <w:jc w:val="both"/>
      </w:pPr>
      <w:r w:rsidRPr="00AC73A1">
        <w:rPr>
          <w:b/>
          <w:color w:val="000000" w:themeColor="text1"/>
        </w:rPr>
        <w:lastRenderedPageBreak/>
        <w:t>Figure 5</w:t>
      </w:r>
      <w:r w:rsidR="00B66895" w:rsidRPr="00AC73A1">
        <w:rPr>
          <w:b/>
          <w:color w:val="000000" w:themeColor="text1"/>
        </w:rPr>
        <w:t>:</w:t>
      </w:r>
      <w:r w:rsidRPr="00AC73A1">
        <w:rPr>
          <w:color w:val="000000" w:themeColor="text1"/>
        </w:rPr>
        <w:t xml:space="preserve"> Mean timing of (A) maximum and (B) minimum all-cause mortality, by climate re</w:t>
      </w:r>
      <w:r w:rsidR="009B509E" w:rsidRPr="00AC73A1">
        <w:rPr>
          <w:color w:val="000000" w:themeColor="text1"/>
        </w:rPr>
        <w:t>gion, sex and age group for 1980</w:t>
      </w:r>
      <w:r w:rsidRPr="00AC73A1">
        <w:rPr>
          <w:color w:val="000000" w:themeColor="text1"/>
        </w:rPr>
        <w:t>-</w:t>
      </w:r>
      <w:ins w:id="545" w:author="Parks, Robbie M" w:date="2018-08-15T11:00:00Z">
        <w:r w:rsidRPr="00AC73A1">
          <w:rPr>
            <w:color w:val="000000" w:themeColor="text1"/>
          </w:rPr>
          <w:t>201</w:t>
        </w:r>
        <w:r w:rsidR="007F5916">
          <w:rPr>
            <w:color w:val="000000" w:themeColor="text1"/>
          </w:rPr>
          <w:t>6</w:t>
        </w:r>
        <w:r w:rsidRPr="00AC73A1">
          <w:rPr>
            <w:color w:val="000000" w:themeColor="text1"/>
          </w:rPr>
          <w:t>.</w:t>
        </w:r>
      </w:ins>
      <w:del w:id="546" w:author="Parks, Robbie M" w:date="2018-08-15T11:00:00Z">
        <w:r w:rsidRPr="006E585E">
          <w:rPr>
            <w:color w:val="000000" w:themeColor="text1"/>
          </w:rPr>
          <w:delText>2013. Only age-sex groups with significant 12-month seasonality in the national analysis are included.</w:delText>
        </w:r>
      </w:del>
      <w:r w:rsidRPr="00250467">
        <w:rPr>
          <w:color w:val="000000" w:themeColor="text1"/>
        </w:rPr>
        <w:t xml:space="preserve"> Average temperatures (in degrees Celsius) are included in white for the corresponding month of maximum and minimum mortality for each climate region.</w:t>
      </w:r>
      <w:r w:rsidR="00325E17" w:rsidRPr="00AC73A1">
        <w:rPr>
          <w:color w:val="000000" w:themeColor="text1"/>
        </w:rPr>
        <w:t xml:space="preserve"> </w:t>
      </w:r>
      <w:del w:id="547" w:author="Parks, Robbie M" w:date="2018-08-15T11:00:00Z">
        <w:r w:rsidR="00D257CC">
          <w:rPr>
            <w:color w:val="000000" w:themeColor="text1"/>
          </w:rPr>
          <w:delText xml:space="preserve">See Supplementary Figure </w:delText>
        </w:r>
        <w:r w:rsidR="00FA2B3B">
          <w:rPr>
            <w:color w:val="000000" w:themeColor="text1"/>
          </w:rPr>
          <w:delText>1</w:delText>
        </w:r>
        <w:r w:rsidR="0053237F" w:rsidRPr="006E585E">
          <w:rPr>
            <w:color w:val="000000" w:themeColor="text1"/>
          </w:rPr>
          <w:delText xml:space="preserve"> for results by cause of death.</w:delText>
        </w:r>
      </w:del>
      <w:r w:rsidR="00AB7395" w:rsidRPr="00250467">
        <w:rPr>
          <w:b/>
          <w:color w:val="000000" w:themeColor="text1"/>
        </w:rPr>
        <w:br w:type="page"/>
      </w:r>
    </w:p>
    <w:p w14:paraId="448A4DE3" w14:textId="3A788F33" w:rsidR="00AB7395" w:rsidRPr="00250467" w:rsidRDefault="0036381E" w:rsidP="00250467">
      <w:pPr>
        <w:spacing w:line="480" w:lineRule="auto"/>
        <w:jc w:val="both"/>
        <w:outlineLvl w:val="0"/>
        <w:rPr>
          <w:color w:val="000000" w:themeColor="text1"/>
        </w:rPr>
      </w:pPr>
      <w:r w:rsidRPr="00250467">
        <w:rPr>
          <w:b/>
          <w:color w:val="000000" w:themeColor="text1"/>
        </w:rPr>
        <w:lastRenderedPageBreak/>
        <w:t>Figure 6</w:t>
      </w:r>
      <w:r w:rsidR="00B66895" w:rsidRPr="00AC73A1">
        <w:rPr>
          <w:b/>
          <w:color w:val="000000" w:themeColor="text1"/>
        </w:rPr>
        <w:t>:</w:t>
      </w:r>
      <w:r w:rsidRPr="00AC73A1">
        <w:rPr>
          <w:color w:val="000000" w:themeColor="text1"/>
        </w:rPr>
        <w:t xml:space="preserve"> The relationship between percent difference in</w:t>
      </w:r>
      <w:ins w:id="548" w:author="Parks, Robbie M" w:date="2018-08-15T11:00:00Z">
        <w:r w:rsidR="00265FE4">
          <w:rPr>
            <w:color w:val="000000" w:themeColor="text1"/>
          </w:rPr>
          <w:t xml:space="preserve"> all-cause</w:t>
        </w:r>
      </w:ins>
      <w:r w:rsidRPr="00250467">
        <w:rPr>
          <w:color w:val="000000" w:themeColor="text1"/>
        </w:rPr>
        <w:t xml:space="preserve"> death rates and temperature difference between months </w:t>
      </w:r>
      <w:r w:rsidR="0038389B" w:rsidRPr="00AC73A1">
        <w:rPr>
          <w:color w:val="000000" w:themeColor="text1"/>
        </w:rPr>
        <w:t>with maximum and minimum mortality</w:t>
      </w:r>
      <w:r w:rsidRPr="00AC73A1">
        <w:rPr>
          <w:color w:val="000000" w:themeColor="text1"/>
        </w:rPr>
        <w:t xml:space="preserve"> across climate regions, by sex and age group in </w:t>
      </w:r>
      <w:ins w:id="549" w:author="Parks, Robbie M" w:date="2018-08-15T11:00:00Z">
        <w:r w:rsidRPr="00AC73A1">
          <w:rPr>
            <w:color w:val="000000" w:themeColor="text1"/>
          </w:rPr>
          <w:t>201</w:t>
        </w:r>
        <w:r w:rsidR="007F5916">
          <w:rPr>
            <w:color w:val="000000" w:themeColor="text1"/>
          </w:rPr>
          <w:t>6</w:t>
        </w:r>
        <w:r w:rsidRPr="00AC73A1">
          <w:rPr>
            <w:color w:val="000000" w:themeColor="text1"/>
          </w:rPr>
          <w:t xml:space="preserve">. </w:t>
        </w:r>
      </w:ins>
      <w:del w:id="550" w:author="Parks, Robbie M" w:date="2018-08-15T11:00:00Z">
        <w:r w:rsidRPr="006E585E">
          <w:rPr>
            <w:color w:val="000000" w:themeColor="text1"/>
          </w:rPr>
          <w:delText>2013. Only age-sex groups with significant 12-month seasonality in the national analysis are included.</w:delText>
        </w:r>
      </w:del>
      <w:r w:rsidR="00AB7395">
        <w:rPr>
          <w:color w:val="000000" w:themeColor="text1"/>
          <w:rPrChange w:id="551" w:author="Parks, Robbie M" w:date="2018-08-15T11:00:00Z">
            <w:rPr>
              <w:b/>
            </w:rPr>
          </w:rPrChange>
        </w:rPr>
        <w:br w:type="page"/>
      </w:r>
    </w:p>
    <w:p w14:paraId="3E1A617B" w14:textId="77777777" w:rsidR="00E32D18" w:rsidRPr="00AC73A1" w:rsidRDefault="00A95645" w:rsidP="00910AF9">
      <w:pPr>
        <w:spacing w:line="480" w:lineRule="auto"/>
        <w:jc w:val="both"/>
        <w:rPr>
          <w:ins w:id="552" w:author="Parks, Robbie M" w:date="2018-08-15T11:00:00Z"/>
          <w:b/>
          <w:color w:val="000000" w:themeColor="text1"/>
        </w:rPr>
      </w:pPr>
      <w:ins w:id="553" w:author="Parks, Robbie M" w:date="2018-08-15T11:00:00Z">
        <w:r w:rsidRPr="00AC73A1">
          <w:rPr>
            <w:b/>
            <w:color w:val="000000" w:themeColor="text1"/>
          </w:rPr>
          <w:lastRenderedPageBreak/>
          <w:t>Table 1:</w:t>
        </w:r>
        <w:r w:rsidR="00E32D18" w:rsidRPr="00AC73A1">
          <w:rPr>
            <w:b/>
            <w:color w:val="000000" w:themeColor="text1"/>
          </w:rPr>
          <w:t xml:space="preserve"> </w:t>
        </w:r>
        <w:r w:rsidR="00EF7D30">
          <w:rPr>
            <w:color w:val="000000" w:themeColor="text1"/>
          </w:rPr>
          <w:t>N</w:t>
        </w:r>
        <w:r w:rsidR="00182928" w:rsidRPr="00AC73A1">
          <w:rPr>
            <w:color w:val="000000" w:themeColor="text1"/>
          </w:rPr>
          <w:t>umber of deaths, by cause of death and</w:t>
        </w:r>
        <w:r w:rsidR="00162EC4" w:rsidRPr="00AC73A1">
          <w:rPr>
            <w:color w:val="000000" w:themeColor="text1"/>
          </w:rPr>
          <w:t xml:space="preserve"> sex</w:t>
        </w:r>
        <w:r w:rsidR="00EF7D30">
          <w:rPr>
            <w:color w:val="000000" w:themeColor="text1"/>
          </w:rPr>
          <w:t xml:space="preserve"> from</w:t>
        </w:r>
        <w:r w:rsidR="00182928" w:rsidRPr="00AC73A1">
          <w:rPr>
            <w:color w:val="000000" w:themeColor="text1"/>
          </w:rPr>
          <w:t xml:space="preserve"> </w:t>
        </w:r>
        <w:r w:rsidR="008912A2" w:rsidRPr="00AC73A1">
          <w:rPr>
            <w:color w:val="000000" w:themeColor="text1"/>
          </w:rPr>
          <w:t>1980</w:t>
        </w:r>
        <w:r w:rsidR="00EF7D30">
          <w:rPr>
            <w:color w:val="000000" w:themeColor="text1"/>
          </w:rPr>
          <w:t xml:space="preserve"> to</w:t>
        </w:r>
        <w:r w:rsidR="00272705">
          <w:rPr>
            <w:color w:val="000000" w:themeColor="text1"/>
          </w:rPr>
          <w:t xml:space="preserve"> </w:t>
        </w:r>
        <w:r w:rsidR="008912A2" w:rsidRPr="00AC73A1">
          <w:rPr>
            <w:color w:val="000000" w:themeColor="text1"/>
          </w:rPr>
          <w:t>2016.</w:t>
        </w:r>
        <w:r w:rsidR="00182928" w:rsidRPr="00AC73A1">
          <w:rPr>
            <w:color w:val="000000" w:themeColor="text1"/>
          </w:rPr>
          <w:t xml:space="preserve"> </w:t>
        </w:r>
        <w:r w:rsidRPr="00AC73A1">
          <w:rPr>
            <w:b/>
            <w:color w:val="000000" w:themeColor="text1"/>
          </w:rPr>
          <w:t xml:space="preserve"> </w:t>
        </w:r>
      </w:ins>
    </w:p>
    <w:tbl>
      <w:tblPr>
        <w:tblW w:w="8606" w:type="dxa"/>
        <w:tblLook w:val="04A0" w:firstRow="1" w:lastRow="0" w:firstColumn="1" w:lastColumn="0" w:noHBand="0" w:noVBand="1"/>
      </w:tblPr>
      <w:tblGrid>
        <w:gridCol w:w="283"/>
        <w:gridCol w:w="283"/>
        <w:gridCol w:w="3370"/>
        <w:gridCol w:w="1559"/>
        <w:gridCol w:w="1417"/>
        <w:gridCol w:w="1694"/>
      </w:tblGrid>
      <w:tr w:rsidR="003C1EB9" w:rsidRPr="00CE3BE6" w14:paraId="3E4C88DD" w14:textId="77777777" w:rsidTr="00225C47">
        <w:trPr>
          <w:trHeight w:val="320"/>
          <w:ins w:id="554" w:author="Parks, Robbie M" w:date="2018-08-15T11:00:00Z"/>
        </w:trPr>
        <w:tc>
          <w:tcPr>
            <w:tcW w:w="3936" w:type="dxa"/>
            <w:gridSpan w:val="3"/>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51A903E" w14:textId="77777777" w:rsidR="003C1EB9" w:rsidRPr="00CE3BE6" w:rsidRDefault="003C1EB9" w:rsidP="00F84E39">
            <w:pPr>
              <w:jc w:val="center"/>
              <w:rPr>
                <w:ins w:id="555" w:author="Parks, Robbie M" w:date="2018-08-15T11:00:00Z"/>
                <w:rFonts w:eastAsia="Times New Roman"/>
                <w:b/>
                <w:bCs/>
                <w:color w:val="000000"/>
              </w:rPr>
            </w:pPr>
            <w:ins w:id="556" w:author="Parks, Robbie M" w:date="2018-08-15T11:00:00Z">
              <w:r w:rsidRPr="00CE3BE6">
                <w:rPr>
                  <w:rFonts w:eastAsia="Times New Roman"/>
                  <w:b/>
                  <w:bCs/>
                  <w:color w:val="000000"/>
                </w:rPr>
                <w:t>Cause</w:t>
              </w:r>
            </w:ins>
          </w:p>
        </w:tc>
        <w:tc>
          <w:tcPr>
            <w:tcW w:w="1559" w:type="dxa"/>
            <w:tcBorders>
              <w:top w:val="single" w:sz="4" w:space="0" w:color="auto"/>
              <w:left w:val="nil"/>
              <w:bottom w:val="single" w:sz="4" w:space="0" w:color="auto"/>
              <w:right w:val="single" w:sz="4" w:space="0" w:color="auto"/>
            </w:tcBorders>
            <w:shd w:val="clear" w:color="auto" w:fill="auto"/>
            <w:noWrap/>
            <w:vAlign w:val="bottom"/>
            <w:hideMark/>
          </w:tcPr>
          <w:p w14:paraId="371C44DC" w14:textId="77777777" w:rsidR="003C1EB9" w:rsidRPr="00CE3BE6" w:rsidRDefault="003C1EB9" w:rsidP="00F84E39">
            <w:pPr>
              <w:jc w:val="center"/>
              <w:rPr>
                <w:ins w:id="557" w:author="Parks, Robbie M" w:date="2018-08-15T11:00:00Z"/>
                <w:rFonts w:eastAsia="Times New Roman"/>
                <w:b/>
                <w:bCs/>
                <w:color w:val="000000"/>
              </w:rPr>
            </w:pPr>
            <w:ins w:id="558" w:author="Parks, Robbie M" w:date="2018-08-15T11:00:00Z">
              <w:r w:rsidRPr="00CE3BE6">
                <w:rPr>
                  <w:rFonts w:eastAsia="Times New Roman"/>
                  <w:b/>
                  <w:bCs/>
                  <w:color w:val="000000"/>
                </w:rPr>
                <w:t>Male</w:t>
              </w:r>
            </w:ins>
          </w:p>
        </w:tc>
        <w:tc>
          <w:tcPr>
            <w:tcW w:w="1417" w:type="dxa"/>
            <w:tcBorders>
              <w:top w:val="single" w:sz="4" w:space="0" w:color="auto"/>
              <w:left w:val="nil"/>
              <w:bottom w:val="single" w:sz="4" w:space="0" w:color="auto"/>
              <w:right w:val="single" w:sz="4" w:space="0" w:color="auto"/>
            </w:tcBorders>
            <w:shd w:val="clear" w:color="auto" w:fill="auto"/>
            <w:noWrap/>
            <w:vAlign w:val="bottom"/>
            <w:hideMark/>
          </w:tcPr>
          <w:p w14:paraId="528A7773" w14:textId="77777777" w:rsidR="003C1EB9" w:rsidRPr="00CE3BE6" w:rsidRDefault="003C1EB9" w:rsidP="00F84E39">
            <w:pPr>
              <w:jc w:val="center"/>
              <w:rPr>
                <w:ins w:id="559" w:author="Parks, Robbie M" w:date="2018-08-15T11:00:00Z"/>
                <w:rFonts w:eastAsia="Times New Roman"/>
                <w:b/>
                <w:bCs/>
                <w:color w:val="000000"/>
              </w:rPr>
            </w:pPr>
            <w:ins w:id="560" w:author="Parks, Robbie M" w:date="2018-08-15T11:00:00Z">
              <w:r w:rsidRPr="00CE3BE6">
                <w:rPr>
                  <w:rFonts w:eastAsia="Times New Roman"/>
                  <w:b/>
                  <w:bCs/>
                  <w:color w:val="000000"/>
                </w:rPr>
                <w:t>Female</w:t>
              </w:r>
            </w:ins>
          </w:p>
        </w:tc>
        <w:tc>
          <w:tcPr>
            <w:tcW w:w="1694" w:type="dxa"/>
            <w:tcBorders>
              <w:top w:val="single" w:sz="4" w:space="0" w:color="auto"/>
              <w:left w:val="nil"/>
              <w:bottom w:val="single" w:sz="4" w:space="0" w:color="auto"/>
              <w:right w:val="single" w:sz="4" w:space="0" w:color="auto"/>
            </w:tcBorders>
            <w:shd w:val="clear" w:color="auto" w:fill="auto"/>
            <w:noWrap/>
            <w:vAlign w:val="bottom"/>
            <w:hideMark/>
          </w:tcPr>
          <w:p w14:paraId="25155437" w14:textId="77777777" w:rsidR="003C1EB9" w:rsidRPr="00CE3BE6" w:rsidRDefault="003C1EB9" w:rsidP="00F84E39">
            <w:pPr>
              <w:jc w:val="center"/>
              <w:rPr>
                <w:ins w:id="561" w:author="Parks, Robbie M" w:date="2018-08-15T11:00:00Z"/>
                <w:rFonts w:eastAsia="Times New Roman"/>
                <w:b/>
                <w:bCs/>
                <w:color w:val="000000"/>
              </w:rPr>
            </w:pPr>
            <w:ins w:id="562" w:author="Parks, Robbie M" w:date="2018-08-15T11:00:00Z">
              <w:r w:rsidRPr="00CE3BE6">
                <w:rPr>
                  <w:rFonts w:eastAsia="Times New Roman"/>
                  <w:b/>
                  <w:bCs/>
                  <w:color w:val="000000"/>
                </w:rPr>
                <w:t>Total</w:t>
              </w:r>
            </w:ins>
          </w:p>
        </w:tc>
      </w:tr>
      <w:tr w:rsidR="003C1EB9" w:rsidRPr="00CE3BE6" w14:paraId="7A624F3C" w14:textId="77777777" w:rsidTr="00225C47">
        <w:trPr>
          <w:trHeight w:val="320"/>
          <w:ins w:id="563" w:author="Parks, Robbie M" w:date="2018-08-15T11:00:00Z"/>
        </w:trPr>
        <w:tc>
          <w:tcPr>
            <w:tcW w:w="3936" w:type="dxa"/>
            <w:gridSpan w:val="3"/>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92B59AF" w14:textId="77777777" w:rsidR="003C1EB9" w:rsidRPr="00AC73A1" w:rsidRDefault="003C1EB9" w:rsidP="00F84E39">
            <w:pPr>
              <w:rPr>
                <w:ins w:id="564" w:author="Parks, Robbie M" w:date="2018-08-15T11:00:00Z"/>
                <w:rFonts w:eastAsia="Times New Roman"/>
                <w:bCs/>
                <w:color w:val="000000"/>
              </w:rPr>
            </w:pPr>
            <w:ins w:id="565" w:author="Parks, Robbie M" w:date="2018-08-15T11:00:00Z">
              <w:r w:rsidRPr="00AC73A1">
                <w:rPr>
                  <w:rFonts w:eastAsia="Times New Roman"/>
                  <w:bCs/>
                  <w:color w:val="000000"/>
                </w:rPr>
                <w:t>All cause</w:t>
              </w:r>
            </w:ins>
          </w:p>
        </w:tc>
        <w:tc>
          <w:tcPr>
            <w:tcW w:w="1559" w:type="dxa"/>
            <w:tcBorders>
              <w:top w:val="nil"/>
              <w:left w:val="nil"/>
              <w:bottom w:val="single" w:sz="4" w:space="0" w:color="auto"/>
              <w:right w:val="single" w:sz="4" w:space="0" w:color="auto"/>
            </w:tcBorders>
            <w:shd w:val="clear" w:color="auto" w:fill="auto"/>
            <w:noWrap/>
            <w:vAlign w:val="bottom"/>
            <w:hideMark/>
          </w:tcPr>
          <w:p w14:paraId="2F1C486C" w14:textId="77777777" w:rsidR="003C1EB9" w:rsidRPr="00CE3BE6" w:rsidRDefault="003C1EB9" w:rsidP="00F84E39">
            <w:pPr>
              <w:jc w:val="right"/>
              <w:rPr>
                <w:ins w:id="566" w:author="Parks, Robbie M" w:date="2018-08-15T11:00:00Z"/>
                <w:rFonts w:eastAsia="Times New Roman"/>
                <w:color w:val="000000"/>
              </w:rPr>
            </w:pPr>
            <w:ins w:id="567" w:author="Parks, Robbie M" w:date="2018-08-15T11:00:00Z">
              <w:r w:rsidRPr="00CE3BE6">
                <w:rPr>
                  <w:rFonts w:eastAsia="Times New Roman"/>
                  <w:color w:val="000000"/>
                </w:rPr>
                <w:t>43,558,203</w:t>
              </w:r>
            </w:ins>
          </w:p>
        </w:tc>
        <w:tc>
          <w:tcPr>
            <w:tcW w:w="1417" w:type="dxa"/>
            <w:tcBorders>
              <w:top w:val="nil"/>
              <w:left w:val="nil"/>
              <w:bottom w:val="single" w:sz="4" w:space="0" w:color="auto"/>
              <w:right w:val="single" w:sz="4" w:space="0" w:color="auto"/>
            </w:tcBorders>
            <w:shd w:val="clear" w:color="auto" w:fill="auto"/>
            <w:noWrap/>
            <w:vAlign w:val="bottom"/>
            <w:hideMark/>
          </w:tcPr>
          <w:p w14:paraId="6B131366" w14:textId="77777777" w:rsidR="003C1EB9" w:rsidRPr="00CE3BE6" w:rsidRDefault="003C1EB9" w:rsidP="00F84E39">
            <w:pPr>
              <w:jc w:val="right"/>
              <w:rPr>
                <w:ins w:id="568" w:author="Parks, Robbie M" w:date="2018-08-15T11:00:00Z"/>
                <w:rFonts w:eastAsia="Times New Roman"/>
                <w:color w:val="000000"/>
              </w:rPr>
            </w:pPr>
            <w:ins w:id="569" w:author="Parks, Robbie M" w:date="2018-08-15T11:00:00Z">
              <w:r w:rsidRPr="00CE3BE6">
                <w:rPr>
                  <w:rFonts w:eastAsia="Times New Roman"/>
                  <w:color w:val="000000"/>
                </w:rPr>
                <w:t>42,295,973</w:t>
              </w:r>
            </w:ins>
          </w:p>
        </w:tc>
        <w:tc>
          <w:tcPr>
            <w:tcW w:w="1694" w:type="dxa"/>
            <w:tcBorders>
              <w:top w:val="nil"/>
              <w:left w:val="nil"/>
              <w:bottom w:val="single" w:sz="4" w:space="0" w:color="auto"/>
              <w:right w:val="single" w:sz="4" w:space="0" w:color="auto"/>
            </w:tcBorders>
            <w:shd w:val="clear" w:color="auto" w:fill="auto"/>
            <w:noWrap/>
            <w:vAlign w:val="bottom"/>
            <w:hideMark/>
          </w:tcPr>
          <w:p w14:paraId="55DC2AC9" w14:textId="77777777" w:rsidR="003C1EB9" w:rsidRPr="00AC73A1" w:rsidRDefault="003C1EB9" w:rsidP="00F84E39">
            <w:pPr>
              <w:jc w:val="right"/>
              <w:rPr>
                <w:ins w:id="570" w:author="Parks, Robbie M" w:date="2018-08-15T11:00:00Z"/>
                <w:rFonts w:eastAsia="Times New Roman"/>
                <w:b/>
                <w:color w:val="000000"/>
              </w:rPr>
            </w:pPr>
            <w:ins w:id="571" w:author="Parks, Robbie M" w:date="2018-08-15T11:00:00Z">
              <w:r w:rsidRPr="00AC73A1">
                <w:rPr>
                  <w:rFonts w:eastAsia="Times New Roman"/>
                  <w:b/>
                  <w:color w:val="000000"/>
                </w:rPr>
                <w:t>85,854,176</w:t>
              </w:r>
            </w:ins>
          </w:p>
        </w:tc>
      </w:tr>
      <w:tr w:rsidR="003C1EB9" w:rsidRPr="00CE3BE6" w14:paraId="26D7607B" w14:textId="77777777" w:rsidTr="00225C47">
        <w:trPr>
          <w:trHeight w:val="320"/>
          <w:ins w:id="572" w:author="Parks, Robbie M" w:date="2018-08-15T11:00:00Z"/>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2886B86B" w14:textId="77777777" w:rsidR="003C1EB9" w:rsidRPr="00CE3BE6" w:rsidRDefault="003C1EB9" w:rsidP="00F84E39">
            <w:pPr>
              <w:rPr>
                <w:ins w:id="573" w:author="Parks, Robbie M" w:date="2018-08-15T11:00:00Z"/>
                <w:rFonts w:ascii="Helvetica" w:eastAsia="Times New Roman" w:hAnsi="Helvetica"/>
                <w:color w:val="000000"/>
              </w:rPr>
            </w:pPr>
            <w:ins w:id="574" w:author="Parks, Robbie M" w:date="2018-08-15T11:00:00Z">
              <w:r w:rsidRPr="00CE3BE6">
                <w:rPr>
                  <w:rFonts w:ascii="Helvetica" w:eastAsia="Times New Roman" w:hAnsi="Helvetica"/>
                  <w:color w:val="000000"/>
                </w:rPr>
                <w:t> </w:t>
              </w:r>
            </w:ins>
          </w:p>
        </w:tc>
        <w:tc>
          <w:tcPr>
            <w:tcW w:w="3653" w:type="dxa"/>
            <w:gridSpan w:val="2"/>
            <w:tcBorders>
              <w:top w:val="single" w:sz="4" w:space="0" w:color="auto"/>
              <w:left w:val="nil"/>
              <w:bottom w:val="single" w:sz="4" w:space="0" w:color="auto"/>
              <w:right w:val="single" w:sz="4" w:space="0" w:color="auto"/>
            </w:tcBorders>
            <w:shd w:val="clear" w:color="auto" w:fill="auto"/>
            <w:noWrap/>
            <w:vAlign w:val="bottom"/>
            <w:hideMark/>
          </w:tcPr>
          <w:p w14:paraId="535DB205" w14:textId="77777777" w:rsidR="003C1EB9" w:rsidRPr="00AC73A1" w:rsidRDefault="003C1EB9" w:rsidP="00F84E39">
            <w:pPr>
              <w:rPr>
                <w:ins w:id="575" w:author="Parks, Robbie M" w:date="2018-08-15T11:00:00Z"/>
                <w:rFonts w:eastAsia="Times New Roman"/>
                <w:bCs/>
                <w:color w:val="000000"/>
              </w:rPr>
            </w:pPr>
            <w:ins w:id="576" w:author="Parks, Robbie M" w:date="2018-08-15T11:00:00Z">
              <w:r w:rsidRPr="00AC73A1">
                <w:rPr>
                  <w:rFonts w:eastAsia="Times New Roman"/>
                  <w:bCs/>
                  <w:color w:val="000000"/>
                </w:rPr>
                <w:t>Cancer</w:t>
              </w:r>
              <w:r w:rsidR="00DE001B">
                <w:rPr>
                  <w:rFonts w:eastAsia="Times New Roman"/>
                  <w:bCs/>
                  <w:color w:val="000000"/>
                </w:rPr>
                <w:t>s</w:t>
              </w:r>
            </w:ins>
          </w:p>
        </w:tc>
        <w:tc>
          <w:tcPr>
            <w:tcW w:w="1559" w:type="dxa"/>
            <w:tcBorders>
              <w:top w:val="nil"/>
              <w:left w:val="nil"/>
              <w:bottom w:val="single" w:sz="4" w:space="0" w:color="auto"/>
              <w:right w:val="single" w:sz="4" w:space="0" w:color="auto"/>
            </w:tcBorders>
            <w:shd w:val="clear" w:color="auto" w:fill="auto"/>
            <w:noWrap/>
            <w:vAlign w:val="bottom"/>
            <w:hideMark/>
          </w:tcPr>
          <w:p w14:paraId="4C8338CA" w14:textId="77777777" w:rsidR="003C1EB9" w:rsidRPr="00CE3BE6" w:rsidRDefault="003C1EB9" w:rsidP="00F84E39">
            <w:pPr>
              <w:jc w:val="right"/>
              <w:rPr>
                <w:ins w:id="577" w:author="Parks, Robbie M" w:date="2018-08-15T11:00:00Z"/>
                <w:rFonts w:eastAsia="Times New Roman"/>
                <w:color w:val="000000"/>
              </w:rPr>
            </w:pPr>
            <w:ins w:id="578" w:author="Parks, Robbie M" w:date="2018-08-15T11:00:00Z">
              <w:r w:rsidRPr="00CE3BE6">
                <w:rPr>
                  <w:rFonts w:eastAsia="Times New Roman"/>
                  <w:color w:val="000000"/>
                </w:rPr>
                <w:t>10,481,582</w:t>
              </w:r>
            </w:ins>
          </w:p>
        </w:tc>
        <w:tc>
          <w:tcPr>
            <w:tcW w:w="1417" w:type="dxa"/>
            <w:tcBorders>
              <w:top w:val="nil"/>
              <w:left w:val="nil"/>
              <w:bottom w:val="single" w:sz="4" w:space="0" w:color="auto"/>
              <w:right w:val="single" w:sz="4" w:space="0" w:color="auto"/>
            </w:tcBorders>
            <w:shd w:val="clear" w:color="auto" w:fill="auto"/>
            <w:noWrap/>
            <w:vAlign w:val="bottom"/>
            <w:hideMark/>
          </w:tcPr>
          <w:p w14:paraId="61268874" w14:textId="77777777" w:rsidR="003C1EB9" w:rsidRPr="00CE3BE6" w:rsidRDefault="003C1EB9" w:rsidP="00F84E39">
            <w:pPr>
              <w:jc w:val="right"/>
              <w:rPr>
                <w:ins w:id="579" w:author="Parks, Robbie M" w:date="2018-08-15T11:00:00Z"/>
                <w:rFonts w:eastAsia="Times New Roman"/>
                <w:color w:val="000000"/>
              </w:rPr>
            </w:pPr>
            <w:ins w:id="580" w:author="Parks, Robbie M" w:date="2018-08-15T11:00:00Z">
              <w:r w:rsidRPr="00CE3BE6">
                <w:rPr>
                  <w:rFonts w:eastAsia="Times New Roman"/>
                  <w:color w:val="000000"/>
                </w:rPr>
                <w:t>9,476,530</w:t>
              </w:r>
            </w:ins>
          </w:p>
        </w:tc>
        <w:tc>
          <w:tcPr>
            <w:tcW w:w="1694" w:type="dxa"/>
            <w:tcBorders>
              <w:top w:val="nil"/>
              <w:left w:val="nil"/>
              <w:bottom w:val="single" w:sz="4" w:space="0" w:color="auto"/>
              <w:right w:val="single" w:sz="4" w:space="0" w:color="auto"/>
            </w:tcBorders>
            <w:shd w:val="clear" w:color="auto" w:fill="auto"/>
            <w:noWrap/>
            <w:vAlign w:val="bottom"/>
            <w:hideMark/>
          </w:tcPr>
          <w:p w14:paraId="1E4DB9A3" w14:textId="77777777" w:rsidR="003C1EB9" w:rsidRPr="00CE3BE6" w:rsidRDefault="003C1EB9" w:rsidP="00F84E39">
            <w:pPr>
              <w:jc w:val="right"/>
              <w:rPr>
                <w:ins w:id="581" w:author="Parks, Robbie M" w:date="2018-08-15T11:00:00Z"/>
                <w:rFonts w:eastAsia="Times New Roman"/>
                <w:color w:val="000000"/>
              </w:rPr>
            </w:pPr>
            <w:ins w:id="582" w:author="Parks, Robbie M" w:date="2018-08-15T11:00:00Z">
              <w:r w:rsidRPr="00CE3BE6">
                <w:rPr>
                  <w:rFonts w:eastAsia="Times New Roman"/>
                  <w:color w:val="000000"/>
                </w:rPr>
                <w:t>19,958,112</w:t>
              </w:r>
            </w:ins>
          </w:p>
        </w:tc>
      </w:tr>
      <w:tr w:rsidR="003C1EB9" w:rsidRPr="00CE3BE6" w14:paraId="391B4CC6" w14:textId="77777777" w:rsidTr="00225C47">
        <w:trPr>
          <w:trHeight w:val="320"/>
          <w:ins w:id="583" w:author="Parks, Robbie M" w:date="2018-08-15T11:00:00Z"/>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2F9D265A" w14:textId="77777777" w:rsidR="003C1EB9" w:rsidRPr="00CE3BE6" w:rsidRDefault="003C1EB9" w:rsidP="00F84E39">
            <w:pPr>
              <w:rPr>
                <w:ins w:id="584" w:author="Parks, Robbie M" w:date="2018-08-15T11:00:00Z"/>
                <w:rFonts w:ascii="Helvetica" w:eastAsia="Times New Roman" w:hAnsi="Helvetica"/>
                <w:color w:val="000000"/>
              </w:rPr>
            </w:pPr>
            <w:ins w:id="585" w:author="Parks, Robbie M" w:date="2018-08-15T11:00:00Z">
              <w:r w:rsidRPr="00CE3BE6">
                <w:rPr>
                  <w:rFonts w:ascii="Helvetica" w:eastAsia="Times New Roman" w:hAnsi="Helvetica"/>
                  <w:color w:val="000000"/>
                </w:rPr>
                <w:t> </w:t>
              </w:r>
            </w:ins>
          </w:p>
        </w:tc>
        <w:tc>
          <w:tcPr>
            <w:tcW w:w="3653" w:type="dxa"/>
            <w:gridSpan w:val="2"/>
            <w:tcBorders>
              <w:top w:val="single" w:sz="4" w:space="0" w:color="auto"/>
              <w:left w:val="nil"/>
              <w:bottom w:val="single" w:sz="4" w:space="0" w:color="auto"/>
              <w:right w:val="single" w:sz="4" w:space="0" w:color="auto"/>
            </w:tcBorders>
            <w:shd w:val="clear" w:color="auto" w:fill="auto"/>
            <w:noWrap/>
            <w:vAlign w:val="bottom"/>
            <w:hideMark/>
          </w:tcPr>
          <w:p w14:paraId="3AD5121A" w14:textId="77777777" w:rsidR="003C1EB9" w:rsidRPr="00AC73A1" w:rsidRDefault="003C1EB9" w:rsidP="00F84E39">
            <w:pPr>
              <w:rPr>
                <w:ins w:id="586" w:author="Parks, Robbie M" w:date="2018-08-15T11:00:00Z"/>
                <w:rFonts w:eastAsia="Times New Roman"/>
                <w:bCs/>
                <w:color w:val="000000"/>
              </w:rPr>
            </w:pPr>
            <w:ins w:id="587" w:author="Parks, Robbie M" w:date="2018-08-15T11:00:00Z">
              <w:r w:rsidRPr="00AC73A1">
                <w:rPr>
                  <w:rFonts w:eastAsia="Times New Roman"/>
                  <w:bCs/>
                  <w:color w:val="000000"/>
                </w:rPr>
                <w:t>Cardiorespiratory</w:t>
              </w:r>
              <w:r w:rsidR="009C3641">
                <w:rPr>
                  <w:rFonts w:eastAsia="Times New Roman"/>
                  <w:bCs/>
                  <w:color w:val="000000"/>
                </w:rPr>
                <w:t xml:space="preserve"> diseases</w:t>
              </w:r>
            </w:ins>
          </w:p>
        </w:tc>
        <w:tc>
          <w:tcPr>
            <w:tcW w:w="1559" w:type="dxa"/>
            <w:tcBorders>
              <w:top w:val="nil"/>
              <w:left w:val="nil"/>
              <w:bottom w:val="single" w:sz="4" w:space="0" w:color="auto"/>
              <w:right w:val="single" w:sz="4" w:space="0" w:color="auto"/>
            </w:tcBorders>
            <w:shd w:val="clear" w:color="auto" w:fill="auto"/>
            <w:noWrap/>
            <w:vAlign w:val="bottom"/>
            <w:hideMark/>
          </w:tcPr>
          <w:p w14:paraId="1B244D42" w14:textId="77777777" w:rsidR="003C1EB9" w:rsidRPr="00CE3BE6" w:rsidRDefault="003C1EB9" w:rsidP="00F84E39">
            <w:pPr>
              <w:jc w:val="right"/>
              <w:rPr>
                <w:ins w:id="588" w:author="Parks, Robbie M" w:date="2018-08-15T11:00:00Z"/>
                <w:rFonts w:eastAsia="Times New Roman"/>
                <w:color w:val="000000"/>
              </w:rPr>
            </w:pPr>
            <w:ins w:id="589" w:author="Parks, Robbie M" w:date="2018-08-15T11:00:00Z">
              <w:r w:rsidRPr="00CE3BE6">
                <w:rPr>
                  <w:rFonts w:eastAsia="Times New Roman"/>
                  <w:color w:val="000000"/>
                </w:rPr>
                <w:t>20,168,049</w:t>
              </w:r>
            </w:ins>
          </w:p>
        </w:tc>
        <w:tc>
          <w:tcPr>
            <w:tcW w:w="1417" w:type="dxa"/>
            <w:tcBorders>
              <w:top w:val="nil"/>
              <w:left w:val="nil"/>
              <w:bottom w:val="single" w:sz="4" w:space="0" w:color="auto"/>
              <w:right w:val="single" w:sz="4" w:space="0" w:color="auto"/>
            </w:tcBorders>
            <w:shd w:val="clear" w:color="auto" w:fill="auto"/>
            <w:noWrap/>
            <w:vAlign w:val="bottom"/>
            <w:hideMark/>
          </w:tcPr>
          <w:p w14:paraId="5AB4A056" w14:textId="77777777" w:rsidR="003C1EB9" w:rsidRPr="00CE3BE6" w:rsidRDefault="003C1EB9" w:rsidP="00F84E39">
            <w:pPr>
              <w:jc w:val="right"/>
              <w:rPr>
                <w:ins w:id="590" w:author="Parks, Robbie M" w:date="2018-08-15T11:00:00Z"/>
                <w:rFonts w:eastAsia="Times New Roman"/>
                <w:color w:val="000000"/>
              </w:rPr>
            </w:pPr>
            <w:ins w:id="591" w:author="Parks, Robbie M" w:date="2018-08-15T11:00:00Z">
              <w:r w:rsidRPr="00CE3BE6">
                <w:rPr>
                  <w:rFonts w:eastAsia="Times New Roman"/>
                  <w:color w:val="000000"/>
                </w:rPr>
                <w:t>21,109,525</w:t>
              </w:r>
            </w:ins>
          </w:p>
        </w:tc>
        <w:tc>
          <w:tcPr>
            <w:tcW w:w="1694" w:type="dxa"/>
            <w:tcBorders>
              <w:top w:val="nil"/>
              <w:left w:val="nil"/>
              <w:bottom w:val="single" w:sz="4" w:space="0" w:color="auto"/>
              <w:right w:val="single" w:sz="4" w:space="0" w:color="auto"/>
            </w:tcBorders>
            <w:shd w:val="clear" w:color="auto" w:fill="auto"/>
            <w:noWrap/>
            <w:vAlign w:val="bottom"/>
            <w:hideMark/>
          </w:tcPr>
          <w:p w14:paraId="5E77E865" w14:textId="77777777" w:rsidR="003C1EB9" w:rsidRPr="00CE3BE6" w:rsidRDefault="003C1EB9" w:rsidP="00F84E39">
            <w:pPr>
              <w:jc w:val="right"/>
              <w:rPr>
                <w:ins w:id="592" w:author="Parks, Robbie M" w:date="2018-08-15T11:00:00Z"/>
                <w:rFonts w:eastAsia="Times New Roman"/>
                <w:color w:val="000000"/>
              </w:rPr>
            </w:pPr>
            <w:ins w:id="593" w:author="Parks, Robbie M" w:date="2018-08-15T11:00:00Z">
              <w:r w:rsidRPr="00CE3BE6">
                <w:rPr>
                  <w:rFonts w:eastAsia="Times New Roman"/>
                  <w:color w:val="000000"/>
                </w:rPr>
                <w:t>41,277,574</w:t>
              </w:r>
            </w:ins>
          </w:p>
        </w:tc>
      </w:tr>
      <w:tr w:rsidR="003C1EB9" w:rsidRPr="00CE3BE6" w14:paraId="46A7B295" w14:textId="77777777" w:rsidTr="00225C47">
        <w:trPr>
          <w:trHeight w:val="320"/>
          <w:ins w:id="594" w:author="Parks, Robbie M" w:date="2018-08-15T11:00:00Z"/>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675D18DA" w14:textId="77777777" w:rsidR="003C1EB9" w:rsidRPr="00CE3BE6" w:rsidRDefault="003C1EB9" w:rsidP="00F84E39">
            <w:pPr>
              <w:rPr>
                <w:ins w:id="595" w:author="Parks, Robbie M" w:date="2018-08-15T11:00:00Z"/>
                <w:rFonts w:ascii="Helvetica" w:eastAsia="Times New Roman" w:hAnsi="Helvetica"/>
                <w:color w:val="000000"/>
              </w:rPr>
            </w:pPr>
            <w:ins w:id="596" w:author="Parks, Robbie M" w:date="2018-08-15T11:00:00Z">
              <w:r w:rsidRPr="00CE3BE6">
                <w:rPr>
                  <w:rFonts w:ascii="Helvetica" w:eastAsia="Times New Roman" w:hAnsi="Helvetica"/>
                  <w:color w:val="000000"/>
                </w:rPr>
                <w:t> </w:t>
              </w:r>
            </w:ins>
          </w:p>
        </w:tc>
        <w:tc>
          <w:tcPr>
            <w:tcW w:w="283" w:type="dxa"/>
            <w:tcBorders>
              <w:top w:val="nil"/>
              <w:left w:val="nil"/>
              <w:bottom w:val="single" w:sz="4" w:space="0" w:color="auto"/>
              <w:right w:val="single" w:sz="4" w:space="0" w:color="auto"/>
            </w:tcBorders>
            <w:shd w:val="clear" w:color="auto" w:fill="auto"/>
            <w:noWrap/>
            <w:vAlign w:val="bottom"/>
            <w:hideMark/>
          </w:tcPr>
          <w:p w14:paraId="798F43A0" w14:textId="77777777" w:rsidR="003C1EB9" w:rsidRPr="00CE3BE6" w:rsidRDefault="003C1EB9" w:rsidP="00F84E39">
            <w:pPr>
              <w:rPr>
                <w:ins w:id="597" w:author="Parks, Robbie M" w:date="2018-08-15T11:00:00Z"/>
                <w:rFonts w:ascii="Helvetica" w:eastAsia="Times New Roman" w:hAnsi="Helvetica"/>
                <w:color w:val="000000"/>
              </w:rPr>
            </w:pPr>
            <w:ins w:id="598" w:author="Parks, Robbie M" w:date="2018-08-15T11:00:00Z">
              <w:r w:rsidRPr="00CE3BE6">
                <w:rPr>
                  <w:rFonts w:ascii="Helvetica" w:eastAsia="Times New Roman" w:hAnsi="Helvetica"/>
                  <w:color w:val="000000"/>
                </w:rPr>
                <w:t> </w:t>
              </w:r>
            </w:ins>
          </w:p>
        </w:tc>
        <w:tc>
          <w:tcPr>
            <w:tcW w:w="3370" w:type="dxa"/>
            <w:tcBorders>
              <w:top w:val="nil"/>
              <w:left w:val="nil"/>
              <w:bottom w:val="single" w:sz="4" w:space="0" w:color="auto"/>
              <w:right w:val="single" w:sz="4" w:space="0" w:color="auto"/>
            </w:tcBorders>
            <w:shd w:val="clear" w:color="auto" w:fill="auto"/>
            <w:noWrap/>
            <w:vAlign w:val="bottom"/>
            <w:hideMark/>
          </w:tcPr>
          <w:p w14:paraId="08224890" w14:textId="77777777" w:rsidR="003C1EB9" w:rsidRPr="00AC73A1" w:rsidRDefault="003C1EB9" w:rsidP="00F84E39">
            <w:pPr>
              <w:rPr>
                <w:ins w:id="599" w:author="Parks, Robbie M" w:date="2018-08-15T11:00:00Z"/>
                <w:rFonts w:eastAsia="Times New Roman"/>
                <w:bCs/>
                <w:color w:val="000000"/>
              </w:rPr>
            </w:pPr>
            <w:ins w:id="600" w:author="Parks, Robbie M" w:date="2018-08-15T11:00:00Z">
              <w:r w:rsidRPr="00AC73A1">
                <w:rPr>
                  <w:rFonts w:eastAsia="Times New Roman"/>
                  <w:bCs/>
                  <w:color w:val="000000"/>
                </w:rPr>
                <w:t>Cardiovascular</w:t>
              </w:r>
              <w:r w:rsidR="001F3669">
                <w:rPr>
                  <w:rFonts w:eastAsia="Times New Roman"/>
                  <w:bCs/>
                  <w:color w:val="000000"/>
                </w:rPr>
                <w:t xml:space="preserve"> diseases</w:t>
              </w:r>
            </w:ins>
          </w:p>
        </w:tc>
        <w:tc>
          <w:tcPr>
            <w:tcW w:w="1559" w:type="dxa"/>
            <w:tcBorders>
              <w:top w:val="nil"/>
              <w:left w:val="nil"/>
              <w:bottom w:val="single" w:sz="4" w:space="0" w:color="auto"/>
              <w:right w:val="single" w:sz="4" w:space="0" w:color="auto"/>
            </w:tcBorders>
            <w:shd w:val="clear" w:color="auto" w:fill="auto"/>
            <w:noWrap/>
            <w:vAlign w:val="bottom"/>
            <w:hideMark/>
          </w:tcPr>
          <w:p w14:paraId="26468478" w14:textId="77777777" w:rsidR="003C1EB9" w:rsidRPr="00CE3BE6" w:rsidRDefault="003C1EB9" w:rsidP="00F84E39">
            <w:pPr>
              <w:jc w:val="right"/>
              <w:rPr>
                <w:ins w:id="601" w:author="Parks, Robbie M" w:date="2018-08-15T11:00:00Z"/>
                <w:rFonts w:eastAsia="Times New Roman"/>
                <w:color w:val="000000"/>
              </w:rPr>
            </w:pPr>
            <w:ins w:id="602" w:author="Parks, Robbie M" w:date="2018-08-15T11:00:00Z">
              <w:r w:rsidRPr="00CE3BE6">
                <w:rPr>
                  <w:rFonts w:eastAsia="Times New Roman"/>
                  <w:color w:val="000000"/>
                </w:rPr>
                <w:t>16,238,344</w:t>
              </w:r>
            </w:ins>
          </w:p>
        </w:tc>
        <w:tc>
          <w:tcPr>
            <w:tcW w:w="1417" w:type="dxa"/>
            <w:tcBorders>
              <w:top w:val="nil"/>
              <w:left w:val="nil"/>
              <w:bottom w:val="single" w:sz="4" w:space="0" w:color="auto"/>
              <w:right w:val="single" w:sz="4" w:space="0" w:color="auto"/>
            </w:tcBorders>
            <w:shd w:val="clear" w:color="auto" w:fill="auto"/>
            <w:noWrap/>
            <w:vAlign w:val="bottom"/>
            <w:hideMark/>
          </w:tcPr>
          <w:p w14:paraId="7A54C65C" w14:textId="77777777" w:rsidR="003C1EB9" w:rsidRPr="00CE3BE6" w:rsidRDefault="003C1EB9" w:rsidP="00F84E39">
            <w:pPr>
              <w:jc w:val="right"/>
              <w:rPr>
                <w:ins w:id="603" w:author="Parks, Robbie M" w:date="2018-08-15T11:00:00Z"/>
                <w:rFonts w:eastAsia="Times New Roman"/>
                <w:color w:val="000000"/>
              </w:rPr>
            </w:pPr>
            <w:ins w:id="604" w:author="Parks, Robbie M" w:date="2018-08-15T11:00:00Z">
              <w:r w:rsidRPr="00CE3BE6">
                <w:rPr>
                  <w:rFonts w:eastAsia="Times New Roman"/>
                  <w:color w:val="000000"/>
                </w:rPr>
                <w:t>17,210,556</w:t>
              </w:r>
            </w:ins>
          </w:p>
        </w:tc>
        <w:tc>
          <w:tcPr>
            <w:tcW w:w="1694" w:type="dxa"/>
            <w:tcBorders>
              <w:top w:val="nil"/>
              <w:left w:val="nil"/>
              <w:bottom w:val="single" w:sz="4" w:space="0" w:color="auto"/>
              <w:right w:val="single" w:sz="4" w:space="0" w:color="auto"/>
            </w:tcBorders>
            <w:shd w:val="clear" w:color="auto" w:fill="auto"/>
            <w:noWrap/>
            <w:vAlign w:val="bottom"/>
            <w:hideMark/>
          </w:tcPr>
          <w:p w14:paraId="214A9E4D" w14:textId="77777777" w:rsidR="003C1EB9" w:rsidRPr="00CE3BE6" w:rsidRDefault="003C1EB9" w:rsidP="00F84E39">
            <w:pPr>
              <w:jc w:val="right"/>
              <w:rPr>
                <w:ins w:id="605" w:author="Parks, Robbie M" w:date="2018-08-15T11:00:00Z"/>
                <w:rFonts w:eastAsia="Times New Roman"/>
                <w:color w:val="000000"/>
              </w:rPr>
            </w:pPr>
            <w:ins w:id="606" w:author="Parks, Robbie M" w:date="2018-08-15T11:00:00Z">
              <w:r w:rsidRPr="00CE3BE6">
                <w:rPr>
                  <w:rFonts w:eastAsia="Times New Roman"/>
                  <w:color w:val="000000"/>
                </w:rPr>
                <w:t>33,448,900</w:t>
              </w:r>
            </w:ins>
          </w:p>
        </w:tc>
      </w:tr>
      <w:tr w:rsidR="003C1EB9" w:rsidRPr="00CE3BE6" w14:paraId="3FFF854F" w14:textId="77777777" w:rsidTr="00225C47">
        <w:trPr>
          <w:trHeight w:val="320"/>
          <w:ins w:id="607" w:author="Parks, Robbie M" w:date="2018-08-15T11:00:00Z"/>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2A7AEA54" w14:textId="77777777" w:rsidR="003C1EB9" w:rsidRPr="00CE3BE6" w:rsidRDefault="003C1EB9" w:rsidP="00F84E39">
            <w:pPr>
              <w:rPr>
                <w:ins w:id="608" w:author="Parks, Robbie M" w:date="2018-08-15T11:00:00Z"/>
                <w:rFonts w:ascii="Helvetica" w:eastAsia="Times New Roman" w:hAnsi="Helvetica"/>
                <w:color w:val="000000"/>
              </w:rPr>
            </w:pPr>
            <w:ins w:id="609" w:author="Parks, Robbie M" w:date="2018-08-15T11:00:00Z">
              <w:r w:rsidRPr="00CE3BE6">
                <w:rPr>
                  <w:rFonts w:ascii="Helvetica" w:eastAsia="Times New Roman" w:hAnsi="Helvetica"/>
                  <w:color w:val="000000"/>
                </w:rPr>
                <w:t> </w:t>
              </w:r>
            </w:ins>
          </w:p>
        </w:tc>
        <w:tc>
          <w:tcPr>
            <w:tcW w:w="283" w:type="dxa"/>
            <w:tcBorders>
              <w:top w:val="nil"/>
              <w:left w:val="nil"/>
              <w:bottom w:val="single" w:sz="4" w:space="0" w:color="auto"/>
              <w:right w:val="single" w:sz="4" w:space="0" w:color="auto"/>
            </w:tcBorders>
            <w:shd w:val="clear" w:color="auto" w:fill="auto"/>
            <w:noWrap/>
            <w:vAlign w:val="bottom"/>
            <w:hideMark/>
          </w:tcPr>
          <w:p w14:paraId="487C5715" w14:textId="77777777" w:rsidR="003C1EB9" w:rsidRPr="00CE3BE6" w:rsidRDefault="003C1EB9" w:rsidP="00F84E39">
            <w:pPr>
              <w:rPr>
                <w:ins w:id="610" w:author="Parks, Robbie M" w:date="2018-08-15T11:00:00Z"/>
                <w:rFonts w:ascii="Helvetica" w:eastAsia="Times New Roman" w:hAnsi="Helvetica"/>
                <w:color w:val="000000"/>
              </w:rPr>
            </w:pPr>
            <w:ins w:id="611" w:author="Parks, Robbie M" w:date="2018-08-15T11:00:00Z">
              <w:r w:rsidRPr="00CE3BE6">
                <w:rPr>
                  <w:rFonts w:ascii="Helvetica" w:eastAsia="Times New Roman" w:hAnsi="Helvetica"/>
                  <w:color w:val="000000"/>
                </w:rPr>
                <w:t> </w:t>
              </w:r>
            </w:ins>
          </w:p>
        </w:tc>
        <w:tc>
          <w:tcPr>
            <w:tcW w:w="3370" w:type="dxa"/>
            <w:tcBorders>
              <w:top w:val="nil"/>
              <w:left w:val="nil"/>
              <w:bottom w:val="single" w:sz="4" w:space="0" w:color="auto"/>
              <w:right w:val="single" w:sz="4" w:space="0" w:color="auto"/>
            </w:tcBorders>
            <w:shd w:val="clear" w:color="auto" w:fill="auto"/>
            <w:noWrap/>
            <w:vAlign w:val="bottom"/>
            <w:hideMark/>
          </w:tcPr>
          <w:p w14:paraId="65258DCE" w14:textId="77777777" w:rsidR="003C1EB9" w:rsidRPr="00AC73A1" w:rsidRDefault="003C1EB9" w:rsidP="00F84E39">
            <w:pPr>
              <w:rPr>
                <w:ins w:id="612" w:author="Parks, Robbie M" w:date="2018-08-15T11:00:00Z"/>
                <w:rFonts w:eastAsia="Times New Roman"/>
                <w:bCs/>
                <w:color w:val="000000"/>
              </w:rPr>
            </w:pPr>
            <w:ins w:id="613" w:author="Parks, Robbie M" w:date="2018-08-15T11:00:00Z">
              <w:r w:rsidRPr="00AC73A1">
                <w:rPr>
                  <w:rFonts w:eastAsia="Times New Roman"/>
                  <w:bCs/>
                  <w:color w:val="000000"/>
                </w:rPr>
                <w:t>Chronic respiratory diseases</w:t>
              </w:r>
            </w:ins>
          </w:p>
        </w:tc>
        <w:tc>
          <w:tcPr>
            <w:tcW w:w="1559" w:type="dxa"/>
            <w:tcBorders>
              <w:top w:val="nil"/>
              <w:left w:val="nil"/>
              <w:bottom w:val="single" w:sz="4" w:space="0" w:color="auto"/>
              <w:right w:val="single" w:sz="4" w:space="0" w:color="auto"/>
            </w:tcBorders>
            <w:shd w:val="clear" w:color="auto" w:fill="auto"/>
            <w:noWrap/>
            <w:vAlign w:val="bottom"/>
            <w:hideMark/>
          </w:tcPr>
          <w:p w14:paraId="6CBDF51F" w14:textId="77777777" w:rsidR="003C1EB9" w:rsidRPr="00CE3BE6" w:rsidRDefault="003C1EB9" w:rsidP="00F84E39">
            <w:pPr>
              <w:jc w:val="right"/>
              <w:rPr>
                <w:ins w:id="614" w:author="Parks, Robbie M" w:date="2018-08-15T11:00:00Z"/>
                <w:rFonts w:eastAsia="Times New Roman"/>
                <w:color w:val="000000"/>
              </w:rPr>
            </w:pPr>
            <w:ins w:id="615" w:author="Parks, Robbie M" w:date="2018-08-15T11:00:00Z">
              <w:r w:rsidRPr="00CE3BE6">
                <w:rPr>
                  <w:rFonts w:eastAsia="Times New Roman"/>
                  <w:color w:val="000000"/>
                </w:rPr>
                <w:t>2,791,652</w:t>
              </w:r>
            </w:ins>
          </w:p>
        </w:tc>
        <w:tc>
          <w:tcPr>
            <w:tcW w:w="1417" w:type="dxa"/>
            <w:tcBorders>
              <w:top w:val="nil"/>
              <w:left w:val="nil"/>
              <w:bottom w:val="single" w:sz="4" w:space="0" w:color="auto"/>
              <w:right w:val="single" w:sz="4" w:space="0" w:color="auto"/>
            </w:tcBorders>
            <w:shd w:val="clear" w:color="auto" w:fill="auto"/>
            <w:noWrap/>
            <w:vAlign w:val="bottom"/>
            <w:hideMark/>
          </w:tcPr>
          <w:p w14:paraId="4E718592" w14:textId="77777777" w:rsidR="003C1EB9" w:rsidRPr="00CE3BE6" w:rsidRDefault="003C1EB9" w:rsidP="00F84E39">
            <w:pPr>
              <w:jc w:val="right"/>
              <w:rPr>
                <w:ins w:id="616" w:author="Parks, Robbie M" w:date="2018-08-15T11:00:00Z"/>
                <w:rFonts w:eastAsia="Times New Roman"/>
                <w:color w:val="000000"/>
              </w:rPr>
            </w:pPr>
            <w:ins w:id="617" w:author="Parks, Robbie M" w:date="2018-08-15T11:00:00Z">
              <w:r w:rsidRPr="00CE3BE6">
                <w:rPr>
                  <w:rFonts w:eastAsia="Times New Roman"/>
                  <w:color w:val="000000"/>
                </w:rPr>
                <w:t>2,595,950</w:t>
              </w:r>
            </w:ins>
          </w:p>
        </w:tc>
        <w:tc>
          <w:tcPr>
            <w:tcW w:w="1694" w:type="dxa"/>
            <w:tcBorders>
              <w:top w:val="nil"/>
              <w:left w:val="nil"/>
              <w:bottom w:val="single" w:sz="4" w:space="0" w:color="auto"/>
              <w:right w:val="single" w:sz="4" w:space="0" w:color="auto"/>
            </w:tcBorders>
            <w:shd w:val="clear" w:color="auto" w:fill="auto"/>
            <w:noWrap/>
            <w:vAlign w:val="bottom"/>
            <w:hideMark/>
          </w:tcPr>
          <w:p w14:paraId="741E0DAC" w14:textId="77777777" w:rsidR="003C1EB9" w:rsidRPr="00CE3BE6" w:rsidRDefault="003C1EB9" w:rsidP="00F84E39">
            <w:pPr>
              <w:jc w:val="right"/>
              <w:rPr>
                <w:ins w:id="618" w:author="Parks, Robbie M" w:date="2018-08-15T11:00:00Z"/>
                <w:rFonts w:eastAsia="Times New Roman"/>
                <w:color w:val="000000"/>
              </w:rPr>
            </w:pPr>
            <w:ins w:id="619" w:author="Parks, Robbie M" w:date="2018-08-15T11:00:00Z">
              <w:r w:rsidRPr="00CE3BE6">
                <w:rPr>
                  <w:rFonts w:eastAsia="Times New Roman"/>
                  <w:color w:val="000000"/>
                </w:rPr>
                <w:t>5,387,602</w:t>
              </w:r>
            </w:ins>
          </w:p>
        </w:tc>
      </w:tr>
      <w:tr w:rsidR="003C1EB9" w:rsidRPr="00CE3BE6" w14:paraId="6E110054" w14:textId="77777777" w:rsidTr="00225C47">
        <w:trPr>
          <w:trHeight w:val="320"/>
          <w:ins w:id="620" w:author="Parks, Robbie M" w:date="2018-08-15T11:00:00Z"/>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48A9EB0F" w14:textId="77777777" w:rsidR="003C1EB9" w:rsidRPr="00CE3BE6" w:rsidRDefault="003C1EB9" w:rsidP="00F84E39">
            <w:pPr>
              <w:rPr>
                <w:ins w:id="621" w:author="Parks, Robbie M" w:date="2018-08-15T11:00:00Z"/>
                <w:rFonts w:ascii="Helvetica" w:eastAsia="Times New Roman" w:hAnsi="Helvetica"/>
                <w:color w:val="000000"/>
              </w:rPr>
            </w:pPr>
            <w:ins w:id="622" w:author="Parks, Robbie M" w:date="2018-08-15T11:00:00Z">
              <w:r w:rsidRPr="00CE3BE6">
                <w:rPr>
                  <w:rFonts w:ascii="Helvetica" w:eastAsia="Times New Roman" w:hAnsi="Helvetica"/>
                  <w:color w:val="000000"/>
                </w:rPr>
                <w:t> </w:t>
              </w:r>
            </w:ins>
          </w:p>
        </w:tc>
        <w:tc>
          <w:tcPr>
            <w:tcW w:w="283" w:type="dxa"/>
            <w:tcBorders>
              <w:top w:val="nil"/>
              <w:left w:val="nil"/>
              <w:bottom w:val="single" w:sz="4" w:space="0" w:color="auto"/>
              <w:right w:val="single" w:sz="4" w:space="0" w:color="auto"/>
            </w:tcBorders>
            <w:shd w:val="clear" w:color="auto" w:fill="auto"/>
            <w:noWrap/>
            <w:vAlign w:val="bottom"/>
            <w:hideMark/>
          </w:tcPr>
          <w:p w14:paraId="39AB839A" w14:textId="77777777" w:rsidR="003C1EB9" w:rsidRPr="00CE3BE6" w:rsidRDefault="003C1EB9" w:rsidP="00F84E39">
            <w:pPr>
              <w:rPr>
                <w:ins w:id="623" w:author="Parks, Robbie M" w:date="2018-08-15T11:00:00Z"/>
                <w:rFonts w:ascii="Helvetica" w:eastAsia="Times New Roman" w:hAnsi="Helvetica"/>
                <w:color w:val="000000"/>
              </w:rPr>
            </w:pPr>
            <w:ins w:id="624" w:author="Parks, Robbie M" w:date="2018-08-15T11:00:00Z">
              <w:r w:rsidRPr="00CE3BE6">
                <w:rPr>
                  <w:rFonts w:ascii="Helvetica" w:eastAsia="Times New Roman" w:hAnsi="Helvetica"/>
                  <w:color w:val="000000"/>
                </w:rPr>
                <w:t> </w:t>
              </w:r>
            </w:ins>
          </w:p>
        </w:tc>
        <w:tc>
          <w:tcPr>
            <w:tcW w:w="3370" w:type="dxa"/>
            <w:tcBorders>
              <w:top w:val="nil"/>
              <w:left w:val="nil"/>
              <w:bottom w:val="single" w:sz="4" w:space="0" w:color="auto"/>
              <w:right w:val="single" w:sz="4" w:space="0" w:color="auto"/>
            </w:tcBorders>
            <w:shd w:val="clear" w:color="auto" w:fill="auto"/>
            <w:noWrap/>
            <w:vAlign w:val="bottom"/>
            <w:hideMark/>
          </w:tcPr>
          <w:p w14:paraId="03E48D08" w14:textId="77777777" w:rsidR="003C1EB9" w:rsidRPr="00AC73A1" w:rsidRDefault="003C1EB9" w:rsidP="00F84E39">
            <w:pPr>
              <w:rPr>
                <w:ins w:id="625" w:author="Parks, Robbie M" w:date="2018-08-15T11:00:00Z"/>
                <w:rFonts w:eastAsia="Times New Roman"/>
                <w:bCs/>
                <w:color w:val="000000"/>
              </w:rPr>
            </w:pPr>
            <w:ins w:id="626" w:author="Parks, Robbie M" w:date="2018-08-15T11:00:00Z">
              <w:r w:rsidRPr="00AC73A1">
                <w:rPr>
                  <w:rFonts w:eastAsia="Times New Roman"/>
                  <w:bCs/>
                  <w:color w:val="000000"/>
                </w:rPr>
                <w:t>Respiratory infections</w:t>
              </w:r>
            </w:ins>
          </w:p>
        </w:tc>
        <w:tc>
          <w:tcPr>
            <w:tcW w:w="1559" w:type="dxa"/>
            <w:tcBorders>
              <w:top w:val="nil"/>
              <w:left w:val="nil"/>
              <w:bottom w:val="single" w:sz="4" w:space="0" w:color="auto"/>
              <w:right w:val="single" w:sz="4" w:space="0" w:color="auto"/>
            </w:tcBorders>
            <w:shd w:val="clear" w:color="auto" w:fill="auto"/>
            <w:noWrap/>
            <w:vAlign w:val="bottom"/>
            <w:hideMark/>
          </w:tcPr>
          <w:p w14:paraId="72031676" w14:textId="77777777" w:rsidR="003C1EB9" w:rsidRPr="00CE3BE6" w:rsidRDefault="003C1EB9" w:rsidP="00F84E39">
            <w:pPr>
              <w:jc w:val="right"/>
              <w:rPr>
                <w:ins w:id="627" w:author="Parks, Robbie M" w:date="2018-08-15T11:00:00Z"/>
                <w:rFonts w:eastAsia="Times New Roman"/>
                <w:color w:val="000000"/>
              </w:rPr>
            </w:pPr>
            <w:ins w:id="628" w:author="Parks, Robbie M" w:date="2018-08-15T11:00:00Z">
              <w:r w:rsidRPr="00CE3BE6">
                <w:rPr>
                  <w:rFonts w:eastAsia="Times New Roman"/>
                  <w:color w:val="000000"/>
                </w:rPr>
                <w:t>1,138,053</w:t>
              </w:r>
            </w:ins>
          </w:p>
        </w:tc>
        <w:tc>
          <w:tcPr>
            <w:tcW w:w="1417" w:type="dxa"/>
            <w:tcBorders>
              <w:top w:val="nil"/>
              <w:left w:val="nil"/>
              <w:bottom w:val="single" w:sz="4" w:space="0" w:color="auto"/>
              <w:right w:val="single" w:sz="4" w:space="0" w:color="auto"/>
            </w:tcBorders>
            <w:shd w:val="clear" w:color="auto" w:fill="auto"/>
            <w:noWrap/>
            <w:vAlign w:val="bottom"/>
            <w:hideMark/>
          </w:tcPr>
          <w:p w14:paraId="7B81B3A9" w14:textId="77777777" w:rsidR="003C1EB9" w:rsidRPr="00CE3BE6" w:rsidRDefault="003C1EB9" w:rsidP="00F84E39">
            <w:pPr>
              <w:jc w:val="right"/>
              <w:rPr>
                <w:ins w:id="629" w:author="Parks, Robbie M" w:date="2018-08-15T11:00:00Z"/>
                <w:rFonts w:eastAsia="Times New Roman"/>
                <w:color w:val="000000"/>
              </w:rPr>
            </w:pPr>
            <w:ins w:id="630" w:author="Parks, Robbie M" w:date="2018-08-15T11:00:00Z">
              <w:r w:rsidRPr="00CE3BE6">
                <w:rPr>
                  <w:rFonts w:eastAsia="Times New Roman"/>
                  <w:color w:val="000000"/>
                </w:rPr>
                <w:t>1,303,019</w:t>
              </w:r>
            </w:ins>
          </w:p>
        </w:tc>
        <w:tc>
          <w:tcPr>
            <w:tcW w:w="1694" w:type="dxa"/>
            <w:tcBorders>
              <w:top w:val="nil"/>
              <w:left w:val="nil"/>
              <w:bottom w:val="single" w:sz="4" w:space="0" w:color="auto"/>
              <w:right w:val="single" w:sz="4" w:space="0" w:color="auto"/>
            </w:tcBorders>
            <w:shd w:val="clear" w:color="auto" w:fill="auto"/>
            <w:noWrap/>
            <w:vAlign w:val="bottom"/>
            <w:hideMark/>
          </w:tcPr>
          <w:p w14:paraId="39D651E8" w14:textId="77777777" w:rsidR="003C1EB9" w:rsidRPr="00CE3BE6" w:rsidRDefault="003C1EB9" w:rsidP="00F84E39">
            <w:pPr>
              <w:jc w:val="right"/>
              <w:rPr>
                <w:ins w:id="631" w:author="Parks, Robbie M" w:date="2018-08-15T11:00:00Z"/>
                <w:rFonts w:eastAsia="Times New Roman"/>
                <w:color w:val="000000"/>
              </w:rPr>
            </w:pPr>
            <w:ins w:id="632" w:author="Parks, Robbie M" w:date="2018-08-15T11:00:00Z">
              <w:r w:rsidRPr="00CE3BE6">
                <w:rPr>
                  <w:rFonts w:eastAsia="Times New Roman"/>
                  <w:color w:val="000000"/>
                </w:rPr>
                <w:t>2,441,072</w:t>
              </w:r>
            </w:ins>
          </w:p>
        </w:tc>
      </w:tr>
      <w:tr w:rsidR="003C1EB9" w:rsidRPr="00CE3BE6" w14:paraId="1136E6C6" w14:textId="77777777" w:rsidTr="00225C47">
        <w:trPr>
          <w:trHeight w:val="320"/>
          <w:ins w:id="633" w:author="Parks, Robbie M" w:date="2018-08-15T11:00:00Z"/>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1D46888F" w14:textId="77777777" w:rsidR="003C1EB9" w:rsidRPr="00CE3BE6" w:rsidRDefault="003C1EB9" w:rsidP="00F84E39">
            <w:pPr>
              <w:rPr>
                <w:ins w:id="634" w:author="Parks, Robbie M" w:date="2018-08-15T11:00:00Z"/>
                <w:rFonts w:ascii="Helvetica" w:eastAsia="Times New Roman" w:hAnsi="Helvetica"/>
                <w:color w:val="000000"/>
              </w:rPr>
            </w:pPr>
            <w:ins w:id="635" w:author="Parks, Robbie M" w:date="2018-08-15T11:00:00Z">
              <w:r w:rsidRPr="00CE3BE6">
                <w:rPr>
                  <w:rFonts w:ascii="Helvetica" w:eastAsia="Times New Roman" w:hAnsi="Helvetica"/>
                  <w:color w:val="000000"/>
                </w:rPr>
                <w:t> </w:t>
              </w:r>
            </w:ins>
          </w:p>
        </w:tc>
        <w:tc>
          <w:tcPr>
            <w:tcW w:w="3653" w:type="dxa"/>
            <w:gridSpan w:val="2"/>
            <w:tcBorders>
              <w:top w:val="single" w:sz="4" w:space="0" w:color="auto"/>
              <w:left w:val="nil"/>
              <w:bottom w:val="single" w:sz="4" w:space="0" w:color="auto"/>
              <w:right w:val="single" w:sz="4" w:space="0" w:color="auto"/>
            </w:tcBorders>
            <w:shd w:val="clear" w:color="auto" w:fill="auto"/>
            <w:noWrap/>
            <w:vAlign w:val="bottom"/>
            <w:hideMark/>
          </w:tcPr>
          <w:p w14:paraId="35F19B1C" w14:textId="77777777" w:rsidR="003C1EB9" w:rsidRPr="00AC73A1" w:rsidRDefault="003C1EB9" w:rsidP="00F84E39">
            <w:pPr>
              <w:rPr>
                <w:ins w:id="636" w:author="Parks, Robbie M" w:date="2018-08-15T11:00:00Z"/>
                <w:rFonts w:eastAsia="Times New Roman"/>
                <w:bCs/>
                <w:color w:val="000000"/>
              </w:rPr>
            </w:pPr>
            <w:ins w:id="637" w:author="Parks, Robbie M" w:date="2018-08-15T11:00:00Z">
              <w:r w:rsidRPr="00AC73A1">
                <w:rPr>
                  <w:rFonts w:eastAsia="Times New Roman"/>
                  <w:bCs/>
                  <w:color w:val="000000"/>
                </w:rPr>
                <w:t>Injuries</w:t>
              </w:r>
            </w:ins>
          </w:p>
        </w:tc>
        <w:tc>
          <w:tcPr>
            <w:tcW w:w="1559" w:type="dxa"/>
            <w:tcBorders>
              <w:top w:val="nil"/>
              <w:left w:val="nil"/>
              <w:bottom w:val="single" w:sz="4" w:space="0" w:color="auto"/>
              <w:right w:val="single" w:sz="4" w:space="0" w:color="auto"/>
            </w:tcBorders>
            <w:shd w:val="clear" w:color="auto" w:fill="auto"/>
            <w:noWrap/>
            <w:vAlign w:val="bottom"/>
            <w:hideMark/>
          </w:tcPr>
          <w:p w14:paraId="10D84DC0" w14:textId="77777777" w:rsidR="003C1EB9" w:rsidRPr="00CE3BE6" w:rsidRDefault="003C1EB9" w:rsidP="00F84E39">
            <w:pPr>
              <w:jc w:val="right"/>
              <w:rPr>
                <w:ins w:id="638" w:author="Parks, Robbie M" w:date="2018-08-15T11:00:00Z"/>
                <w:rFonts w:eastAsia="Times New Roman"/>
                <w:color w:val="000000"/>
              </w:rPr>
            </w:pPr>
            <w:ins w:id="639" w:author="Parks, Robbie M" w:date="2018-08-15T11:00:00Z">
              <w:r w:rsidRPr="00CE3BE6">
                <w:rPr>
                  <w:rFonts w:eastAsia="Times New Roman"/>
                  <w:color w:val="000000"/>
                </w:rPr>
                <w:t>4,034,876</w:t>
              </w:r>
            </w:ins>
          </w:p>
        </w:tc>
        <w:tc>
          <w:tcPr>
            <w:tcW w:w="1417" w:type="dxa"/>
            <w:tcBorders>
              <w:top w:val="nil"/>
              <w:left w:val="nil"/>
              <w:bottom w:val="single" w:sz="4" w:space="0" w:color="auto"/>
              <w:right w:val="single" w:sz="4" w:space="0" w:color="auto"/>
            </w:tcBorders>
            <w:shd w:val="clear" w:color="auto" w:fill="auto"/>
            <w:noWrap/>
            <w:vAlign w:val="bottom"/>
            <w:hideMark/>
          </w:tcPr>
          <w:p w14:paraId="552B8AA7" w14:textId="77777777" w:rsidR="003C1EB9" w:rsidRPr="00CE3BE6" w:rsidRDefault="003C1EB9" w:rsidP="00F84E39">
            <w:pPr>
              <w:jc w:val="right"/>
              <w:rPr>
                <w:ins w:id="640" w:author="Parks, Robbie M" w:date="2018-08-15T11:00:00Z"/>
                <w:rFonts w:eastAsia="Times New Roman"/>
                <w:color w:val="000000"/>
              </w:rPr>
            </w:pPr>
            <w:ins w:id="641" w:author="Parks, Robbie M" w:date="2018-08-15T11:00:00Z">
              <w:r w:rsidRPr="00CE3BE6">
                <w:rPr>
                  <w:rFonts w:eastAsia="Times New Roman"/>
                  <w:color w:val="000000"/>
                </w:rPr>
                <w:t>1,768,170</w:t>
              </w:r>
            </w:ins>
          </w:p>
        </w:tc>
        <w:tc>
          <w:tcPr>
            <w:tcW w:w="1694" w:type="dxa"/>
            <w:tcBorders>
              <w:top w:val="nil"/>
              <w:left w:val="nil"/>
              <w:bottom w:val="single" w:sz="4" w:space="0" w:color="auto"/>
              <w:right w:val="single" w:sz="4" w:space="0" w:color="auto"/>
            </w:tcBorders>
            <w:shd w:val="clear" w:color="auto" w:fill="auto"/>
            <w:noWrap/>
            <w:vAlign w:val="bottom"/>
            <w:hideMark/>
          </w:tcPr>
          <w:p w14:paraId="02730296" w14:textId="77777777" w:rsidR="003C1EB9" w:rsidRPr="00CE3BE6" w:rsidRDefault="003C1EB9" w:rsidP="00F84E39">
            <w:pPr>
              <w:jc w:val="right"/>
              <w:rPr>
                <w:ins w:id="642" w:author="Parks, Robbie M" w:date="2018-08-15T11:00:00Z"/>
                <w:rFonts w:eastAsia="Times New Roman"/>
                <w:color w:val="000000"/>
              </w:rPr>
            </w:pPr>
            <w:ins w:id="643" w:author="Parks, Robbie M" w:date="2018-08-15T11:00:00Z">
              <w:r w:rsidRPr="00CE3BE6">
                <w:rPr>
                  <w:rFonts w:eastAsia="Times New Roman"/>
                  <w:color w:val="000000"/>
                </w:rPr>
                <w:t>5,803,046</w:t>
              </w:r>
            </w:ins>
          </w:p>
        </w:tc>
      </w:tr>
      <w:tr w:rsidR="003C1EB9" w:rsidRPr="00CE3BE6" w14:paraId="7F325881" w14:textId="77777777" w:rsidTr="00225C47">
        <w:trPr>
          <w:trHeight w:val="320"/>
          <w:ins w:id="644" w:author="Parks, Robbie M" w:date="2018-08-15T11:00:00Z"/>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023FE8D7" w14:textId="77777777" w:rsidR="003C1EB9" w:rsidRPr="00CE3BE6" w:rsidRDefault="003C1EB9" w:rsidP="00F84E39">
            <w:pPr>
              <w:rPr>
                <w:ins w:id="645" w:author="Parks, Robbie M" w:date="2018-08-15T11:00:00Z"/>
                <w:rFonts w:ascii="Helvetica" w:eastAsia="Times New Roman" w:hAnsi="Helvetica"/>
                <w:color w:val="000000"/>
              </w:rPr>
            </w:pPr>
            <w:ins w:id="646" w:author="Parks, Robbie M" w:date="2018-08-15T11:00:00Z">
              <w:r w:rsidRPr="00CE3BE6">
                <w:rPr>
                  <w:rFonts w:ascii="Helvetica" w:eastAsia="Times New Roman" w:hAnsi="Helvetica"/>
                  <w:color w:val="000000"/>
                </w:rPr>
                <w:t> </w:t>
              </w:r>
            </w:ins>
          </w:p>
        </w:tc>
        <w:tc>
          <w:tcPr>
            <w:tcW w:w="283" w:type="dxa"/>
            <w:tcBorders>
              <w:top w:val="nil"/>
              <w:left w:val="nil"/>
              <w:bottom w:val="single" w:sz="4" w:space="0" w:color="auto"/>
              <w:right w:val="single" w:sz="4" w:space="0" w:color="auto"/>
            </w:tcBorders>
            <w:shd w:val="clear" w:color="auto" w:fill="auto"/>
            <w:noWrap/>
            <w:vAlign w:val="bottom"/>
            <w:hideMark/>
          </w:tcPr>
          <w:p w14:paraId="68D43F58" w14:textId="77777777" w:rsidR="003C1EB9" w:rsidRPr="00CE3BE6" w:rsidRDefault="003C1EB9" w:rsidP="00F84E39">
            <w:pPr>
              <w:rPr>
                <w:ins w:id="647" w:author="Parks, Robbie M" w:date="2018-08-15T11:00:00Z"/>
                <w:rFonts w:ascii="Helvetica" w:eastAsia="Times New Roman" w:hAnsi="Helvetica"/>
                <w:color w:val="000000"/>
              </w:rPr>
            </w:pPr>
            <w:ins w:id="648" w:author="Parks, Robbie M" w:date="2018-08-15T11:00:00Z">
              <w:r w:rsidRPr="00CE3BE6">
                <w:rPr>
                  <w:rFonts w:ascii="Helvetica" w:eastAsia="Times New Roman" w:hAnsi="Helvetica"/>
                  <w:color w:val="000000"/>
                </w:rPr>
                <w:t> </w:t>
              </w:r>
            </w:ins>
          </w:p>
        </w:tc>
        <w:tc>
          <w:tcPr>
            <w:tcW w:w="3370" w:type="dxa"/>
            <w:tcBorders>
              <w:top w:val="nil"/>
              <w:left w:val="nil"/>
              <w:bottom w:val="single" w:sz="4" w:space="0" w:color="auto"/>
              <w:right w:val="single" w:sz="4" w:space="0" w:color="auto"/>
            </w:tcBorders>
            <w:shd w:val="clear" w:color="auto" w:fill="auto"/>
            <w:noWrap/>
            <w:vAlign w:val="bottom"/>
            <w:hideMark/>
          </w:tcPr>
          <w:p w14:paraId="318EF880" w14:textId="77777777" w:rsidR="003C1EB9" w:rsidRPr="00AC73A1" w:rsidRDefault="003C1EB9" w:rsidP="00F84E39">
            <w:pPr>
              <w:rPr>
                <w:ins w:id="649" w:author="Parks, Robbie M" w:date="2018-08-15T11:00:00Z"/>
                <w:rFonts w:eastAsia="Times New Roman"/>
                <w:bCs/>
                <w:color w:val="000000"/>
              </w:rPr>
            </w:pPr>
            <w:ins w:id="650" w:author="Parks, Robbie M" w:date="2018-08-15T11:00:00Z">
              <w:r w:rsidRPr="00AC73A1">
                <w:rPr>
                  <w:rFonts w:eastAsia="Times New Roman"/>
                  <w:bCs/>
                  <w:color w:val="000000"/>
                </w:rPr>
                <w:t>Unintentional</w:t>
              </w:r>
            </w:ins>
          </w:p>
        </w:tc>
        <w:tc>
          <w:tcPr>
            <w:tcW w:w="1559" w:type="dxa"/>
            <w:tcBorders>
              <w:top w:val="nil"/>
              <w:left w:val="nil"/>
              <w:bottom w:val="single" w:sz="4" w:space="0" w:color="auto"/>
              <w:right w:val="single" w:sz="4" w:space="0" w:color="auto"/>
            </w:tcBorders>
            <w:shd w:val="clear" w:color="auto" w:fill="auto"/>
            <w:noWrap/>
            <w:vAlign w:val="bottom"/>
            <w:hideMark/>
          </w:tcPr>
          <w:p w14:paraId="54E015B3" w14:textId="77777777" w:rsidR="003C1EB9" w:rsidRPr="00CE3BE6" w:rsidRDefault="003C1EB9" w:rsidP="00F84E39">
            <w:pPr>
              <w:jc w:val="right"/>
              <w:rPr>
                <w:ins w:id="651" w:author="Parks, Robbie M" w:date="2018-08-15T11:00:00Z"/>
                <w:rFonts w:eastAsia="Times New Roman"/>
                <w:color w:val="000000"/>
              </w:rPr>
            </w:pPr>
            <w:ins w:id="652" w:author="Parks, Robbie M" w:date="2018-08-15T11:00:00Z">
              <w:r w:rsidRPr="00CE3BE6">
                <w:rPr>
                  <w:rFonts w:eastAsia="Times New Roman"/>
                  <w:color w:val="000000"/>
                </w:rPr>
                <w:t>2,489,142</w:t>
              </w:r>
            </w:ins>
          </w:p>
        </w:tc>
        <w:tc>
          <w:tcPr>
            <w:tcW w:w="1417" w:type="dxa"/>
            <w:tcBorders>
              <w:top w:val="nil"/>
              <w:left w:val="nil"/>
              <w:bottom w:val="single" w:sz="4" w:space="0" w:color="auto"/>
              <w:right w:val="single" w:sz="4" w:space="0" w:color="auto"/>
            </w:tcBorders>
            <w:shd w:val="clear" w:color="auto" w:fill="auto"/>
            <w:noWrap/>
            <w:vAlign w:val="bottom"/>
            <w:hideMark/>
          </w:tcPr>
          <w:p w14:paraId="33AD4DA5" w14:textId="77777777" w:rsidR="003C1EB9" w:rsidRPr="00CE3BE6" w:rsidRDefault="003C1EB9" w:rsidP="00F84E39">
            <w:pPr>
              <w:jc w:val="right"/>
              <w:rPr>
                <w:ins w:id="653" w:author="Parks, Robbie M" w:date="2018-08-15T11:00:00Z"/>
                <w:rFonts w:eastAsia="Times New Roman"/>
                <w:color w:val="000000"/>
              </w:rPr>
            </w:pPr>
            <w:ins w:id="654" w:author="Parks, Robbie M" w:date="2018-08-15T11:00:00Z">
              <w:r w:rsidRPr="00CE3BE6">
                <w:rPr>
                  <w:rFonts w:eastAsia="Times New Roman"/>
                  <w:color w:val="000000"/>
                </w:rPr>
                <w:t>1,348,187</w:t>
              </w:r>
            </w:ins>
          </w:p>
        </w:tc>
        <w:tc>
          <w:tcPr>
            <w:tcW w:w="1694" w:type="dxa"/>
            <w:tcBorders>
              <w:top w:val="nil"/>
              <w:left w:val="nil"/>
              <w:bottom w:val="single" w:sz="4" w:space="0" w:color="auto"/>
              <w:right w:val="single" w:sz="4" w:space="0" w:color="auto"/>
            </w:tcBorders>
            <w:shd w:val="clear" w:color="auto" w:fill="auto"/>
            <w:noWrap/>
            <w:vAlign w:val="bottom"/>
            <w:hideMark/>
          </w:tcPr>
          <w:p w14:paraId="1A886FB6" w14:textId="77777777" w:rsidR="003C1EB9" w:rsidRPr="00CE3BE6" w:rsidRDefault="003C1EB9" w:rsidP="00F84E39">
            <w:pPr>
              <w:jc w:val="right"/>
              <w:rPr>
                <w:ins w:id="655" w:author="Parks, Robbie M" w:date="2018-08-15T11:00:00Z"/>
                <w:rFonts w:eastAsia="Times New Roman"/>
                <w:color w:val="000000"/>
              </w:rPr>
            </w:pPr>
            <w:ins w:id="656" w:author="Parks, Robbie M" w:date="2018-08-15T11:00:00Z">
              <w:r w:rsidRPr="00CE3BE6">
                <w:rPr>
                  <w:rFonts w:eastAsia="Times New Roman"/>
                  <w:color w:val="000000"/>
                </w:rPr>
                <w:t>3,837,329</w:t>
              </w:r>
            </w:ins>
          </w:p>
        </w:tc>
      </w:tr>
      <w:tr w:rsidR="003C1EB9" w:rsidRPr="00CE3BE6" w14:paraId="481C7172" w14:textId="77777777" w:rsidTr="00225C47">
        <w:trPr>
          <w:trHeight w:val="320"/>
          <w:ins w:id="657" w:author="Parks, Robbie M" w:date="2018-08-15T11:00:00Z"/>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497A4054" w14:textId="77777777" w:rsidR="003C1EB9" w:rsidRPr="00CE3BE6" w:rsidRDefault="003C1EB9" w:rsidP="00F84E39">
            <w:pPr>
              <w:rPr>
                <w:ins w:id="658" w:author="Parks, Robbie M" w:date="2018-08-15T11:00:00Z"/>
                <w:rFonts w:ascii="Helvetica" w:eastAsia="Times New Roman" w:hAnsi="Helvetica"/>
                <w:color w:val="000000"/>
              </w:rPr>
            </w:pPr>
            <w:ins w:id="659" w:author="Parks, Robbie M" w:date="2018-08-15T11:00:00Z">
              <w:r w:rsidRPr="00CE3BE6">
                <w:rPr>
                  <w:rFonts w:ascii="Helvetica" w:eastAsia="Times New Roman" w:hAnsi="Helvetica"/>
                  <w:color w:val="000000"/>
                </w:rPr>
                <w:t> </w:t>
              </w:r>
            </w:ins>
          </w:p>
        </w:tc>
        <w:tc>
          <w:tcPr>
            <w:tcW w:w="283" w:type="dxa"/>
            <w:tcBorders>
              <w:top w:val="nil"/>
              <w:left w:val="nil"/>
              <w:bottom w:val="single" w:sz="4" w:space="0" w:color="auto"/>
              <w:right w:val="single" w:sz="4" w:space="0" w:color="auto"/>
            </w:tcBorders>
            <w:shd w:val="clear" w:color="auto" w:fill="auto"/>
            <w:noWrap/>
            <w:vAlign w:val="bottom"/>
            <w:hideMark/>
          </w:tcPr>
          <w:p w14:paraId="7202ACE8" w14:textId="77777777" w:rsidR="003C1EB9" w:rsidRPr="00CE3BE6" w:rsidRDefault="003C1EB9" w:rsidP="00F84E39">
            <w:pPr>
              <w:rPr>
                <w:ins w:id="660" w:author="Parks, Robbie M" w:date="2018-08-15T11:00:00Z"/>
                <w:rFonts w:ascii="Helvetica" w:eastAsia="Times New Roman" w:hAnsi="Helvetica"/>
                <w:color w:val="000000"/>
              </w:rPr>
            </w:pPr>
            <w:ins w:id="661" w:author="Parks, Robbie M" w:date="2018-08-15T11:00:00Z">
              <w:r w:rsidRPr="00CE3BE6">
                <w:rPr>
                  <w:rFonts w:ascii="Helvetica" w:eastAsia="Times New Roman" w:hAnsi="Helvetica"/>
                  <w:color w:val="000000"/>
                </w:rPr>
                <w:t> </w:t>
              </w:r>
            </w:ins>
          </w:p>
        </w:tc>
        <w:tc>
          <w:tcPr>
            <w:tcW w:w="3370" w:type="dxa"/>
            <w:tcBorders>
              <w:top w:val="nil"/>
              <w:left w:val="nil"/>
              <w:bottom w:val="single" w:sz="4" w:space="0" w:color="auto"/>
              <w:right w:val="single" w:sz="4" w:space="0" w:color="auto"/>
            </w:tcBorders>
            <w:shd w:val="clear" w:color="auto" w:fill="auto"/>
            <w:noWrap/>
            <w:vAlign w:val="bottom"/>
            <w:hideMark/>
          </w:tcPr>
          <w:p w14:paraId="6BB02AAD" w14:textId="77777777" w:rsidR="003C1EB9" w:rsidRPr="00AC73A1" w:rsidRDefault="003C1EB9" w:rsidP="00F84E39">
            <w:pPr>
              <w:rPr>
                <w:ins w:id="662" w:author="Parks, Robbie M" w:date="2018-08-15T11:00:00Z"/>
                <w:rFonts w:eastAsia="Times New Roman"/>
                <w:bCs/>
                <w:color w:val="000000"/>
              </w:rPr>
            </w:pPr>
            <w:ins w:id="663" w:author="Parks, Robbie M" w:date="2018-08-15T11:00:00Z">
              <w:r w:rsidRPr="00AC73A1">
                <w:rPr>
                  <w:rFonts w:eastAsia="Times New Roman"/>
                  <w:bCs/>
                  <w:color w:val="000000"/>
                </w:rPr>
                <w:t>Intentional</w:t>
              </w:r>
            </w:ins>
          </w:p>
        </w:tc>
        <w:tc>
          <w:tcPr>
            <w:tcW w:w="1559" w:type="dxa"/>
            <w:tcBorders>
              <w:top w:val="nil"/>
              <w:left w:val="nil"/>
              <w:bottom w:val="single" w:sz="4" w:space="0" w:color="auto"/>
              <w:right w:val="single" w:sz="4" w:space="0" w:color="auto"/>
            </w:tcBorders>
            <w:shd w:val="clear" w:color="auto" w:fill="auto"/>
            <w:noWrap/>
            <w:vAlign w:val="bottom"/>
            <w:hideMark/>
          </w:tcPr>
          <w:p w14:paraId="60622C5A" w14:textId="77777777" w:rsidR="003C1EB9" w:rsidRPr="00CE3BE6" w:rsidRDefault="003C1EB9" w:rsidP="00F84E39">
            <w:pPr>
              <w:jc w:val="right"/>
              <w:rPr>
                <w:ins w:id="664" w:author="Parks, Robbie M" w:date="2018-08-15T11:00:00Z"/>
                <w:rFonts w:eastAsia="Times New Roman"/>
                <w:color w:val="000000"/>
              </w:rPr>
            </w:pPr>
            <w:ins w:id="665" w:author="Parks, Robbie M" w:date="2018-08-15T11:00:00Z">
              <w:r w:rsidRPr="00CE3BE6">
                <w:rPr>
                  <w:rFonts w:eastAsia="Times New Roman"/>
                  <w:color w:val="000000"/>
                </w:rPr>
                <w:t>1,545,734</w:t>
              </w:r>
            </w:ins>
          </w:p>
        </w:tc>
        <w:tc>
          <w:tcPr>
            <w:tcW w:w="1417" w:type="dxa"/>
            <w:tcBorders>
              <w:top w:val="nil"/>
              <w:left w:val="nil"/>
              <w:bottom w:val="single" w:sz="4" w:space="0" w:color="auto"/>
              <w:right w:val="single" w:sz="4" w:space="0" w:color="auto"/>
            </w:tcBorders>
            <w:shd w:val="clear" w:color="auto" w:fill="auto"/>
            <w:noWrap/>
            <w:vAlign w:val="bottom"/>
            <w:hideMark/>
          </w:tcPr>
          <w:p w14:paraId="314C5C20" w14:textId="77777777" w:rsidR="003C1EB9" w:rsidRPr="00CE3BE6" w:rsidRDefault="003C1EB9" w:rsidP="00F84E39">
            <w:pPr>
              <w:jc w:val="right"/>
              <w:rPr>
                <w:ins w:id="666" w:author="Parks, Robbie M" w:date="2018-08-15T11:00:00Z"/>
                <w:rFonts w:eastAsia="Times New Roman"/>
                <w:color w:val="000000"/>
              </w:rPr>
            </w:pPr>
            <w:ins w:id="667" w:author="Parks, Robbie M" w:date="2018-08-15T11:00:00Z">
              <w:r w:rsidRPr="00CE3BE6">
                <w:rPr>
                  <w:rFonts w:eastAsia="Times New Roman"/>
                  <w:color w:val="000000"/>
                </w:rPr>
                <w:t>419,983</w:t>
              </w:r>
            </w:ins>
          </w:p>
        </w:tc>
        <w:tc>
          <w:tcPr>
            <w:tcW w:w="1694" w:type="dxa"/>
            <w:tcBorders>
              <w:top w:val="nil"/>
              <w:left w:val="nil"/>
              <w:bottom w:val="single" w:sz="4" w:space="0" w:color="auto"/>
              <w:right w:val="single" w:sz="4" w:space="0" w:color="auto"/>
            </w:tcBorders>
            <w:shd w:val="clear" w:color="auto" w:fill="auto"/>
            <w:noWrap/>
            <w:vAlign w:val="bottom"/>
            <w:hideMark/>
          </w:tcPr>
          <w:p w14:paraId="597712E3" w14:textId="77777777" w:rsidR="003C1EB9" w:rsidRPr="00CE3BE6" w:rsidRDefault="003C1EB9" w:rsidP="00F84E39">
            <w:pPr>
              <w:jc w:val="right"/>
              <w:rPr>
                <w:ins w:id="668" w:author="Parks, Robbie M" w:date="2018-08-15T11:00:00Z"/>
                <w:rFonts w:eastAsia="Times New Roman"/>
                <w:color w:val="000000"/>
              </w:rPr>
            </w:pPr>
            <w:ins w:id="669" w:author="Parks, Robbie M" w:date="2018-08-15T11:00:00Z">
              <w:r w:rsidRPr="00CE3BE6">
                <w:rPr>
                  <w:rFonts w:eastAsia="Times New Roman"/>
                  <w:color w:val="000000"/>
                </w:rPr>
                <w:t>1,965,717</w:t>
              </w:r>
            </w:ins>
          </w:p>
        </w:tc>
      </w:tr>
      <w:tr w:rsidR="003C1EB9" w:rsidRPr="00CE3BE6" w14:paraId="4BC22AB5" w14:textId="77777777" w:rsidTr="00225C47">
        <w:trPr>
          <w:trHeight w:val="320"/>
          <w:ins w:id="670" w:author="Parks, Robbie M" w:date="2018-08-15T11:00:00Z"/>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0638FA3C" w14:textId="77777777" w:rsidR="003C1EB9" w:rsidRPr="00CE3BE6" w:rsidRDefault="003C1EB9" w:rsidP="00F84E39">
            <w:pPr>
              <w:rPr>
                <w:ins w:id="671" w:author="Parks, Robbie M" w:date="2018-08-15T11:00:00Z"/>
                <w:rFonts w:ascii="Helvetica" w:eastAsia="Times New Roman" w:hAnsi="Helvetica"/>
                <w:color w:val="000000"/>
              </w:rPr>
            </w:pPr>
            <w:ins w:id="672" w:author="Parks, Robbie M" w:date="2018-08-15T11:00:00Z">
              <w:r w:rsidRPr="00CE3BE6">
                <w:rPr>
                  <w:rFonts w:ascii="Helvetica" w:eastAsia="Times New Roman" w:hAnsi="Helvetica"/>
                  <w:color w:val="000000"/>
                </w:rPr>
                <w:t> </w:t>
              </w:r>
            </w:ins>
          </w:p>
        </w:tc>
        <w:tc>
          <w:tcPr>
            <w:tcW w:w="3653" w:type="dxa"/>
            <w:gridSpan w:val="2"/>
            <w:tcBorders>
              <w:top w:val="single" w:sz="4" w:space="0" w:color="auto"/>
              <w:left w:val="nil"/>
              <w:bottom w:val="single" w:sz="4" w:space="0" w:color="auto"/>
              <w:right w:val="single" w:sz="4" w:space="0" w:color="auto"/>
            </w:tcBorders>
            <w:shd w:val="clear" w:color="auto" w:fill="auto"/>
            <w:noWrap/>
            <w:vAlign w:val="bottom"/>
            <w:hideMark/>
          </w:tcPr>
          <w:p w14:paraId="52E47EC7" w14:textId="77777777" w:rsidR="003C1EB9" w:rsidRPr="00AC73A1" w:rsidRDefault="003C1EB9" w:rsidP="00F84E39">
            <w:pPr>
              <w:rPr>
                <w:ins w:id="673" w:author="Parks, Robbie M" w:date="2018-08-15T11:00:00Z"/>
                <w:rFonts w:eastAsia="Times New Roman"/>
                <w:bCs/>
                <w:color w:val="000000"/>
              </w:rPr>
            </w:pPr>
            <w:ins w:id="674" w:author="Parks, Robbie M" w:date="2018-08-15T11:00:00Z">
              <w:r w:rsidRPr="00AC73A1">
                <w:rPr>
                  <w:rFonts w:eastAsia="Times New Roman"/>
                  <w:bCs/>
                  <w:color w:val="000000"/>
                </w:rPr>
                <w:t>Other</w:t>
              </w:r>
              <w:r w:rsidR="001F3669">
                <w:rPr>
                  <w:rFonts w:eastAsia="Times New Roman"/>
                  <w:bCs/>
                  <w:color w:val="000000"/>
                </w:rPr>
                <w:t xml:space="preserve"> causes</w:t>
              </w:r>
            </w:ins>
          </w:p>
        </w:tc>
        <w:tc>
          <w:tcPr>
            <w:tcW w:w="1559" w:type="dxa"/>
            <w:tcBorders>
              <w:top w:val="nil"/>
              <w:left w:val="nil"/>
              <w:bottom w:val="single" w:sz="4" w:space="0" w:color="auto"/>
              <w:right w:val="single" w:sz="4" w:space="0" w:color="auto"/>
            </w:tcBorders>
            <w:shd w:val="clear" w:color="auto" w:fill="auto"/>
            <w:noWrap/>
            <w:vAlign w:val="bottom"/>
            <w:hideMark/>
          </w:tcPr>
          <w:p w14:paraId="22E06DDD" w14:textId="77777777" w:rsidR="003C1EB9" w:rsidRPr="00CE3BE6" w:rsidRDefault="003C1EB9" w:rsidP="00F84E39">
            <w:pPr>
              <w:jc w:val="right"/>
              <w:rPr>
                <w:ins w:id="675" w:author="Parks, Robbie M" w:date="2018-08-15T11:00:00Z"/>
                <w:rFonts w:eastAsia="Times New Roman"/>
                <w:color w:val="000000"/>
              </w:rPr>
            </w:pPr>
            <w:ins w:id="676" w:author="Parks, Robbie M" w:date="2018-08-15T11:00:00Z">
              <w:r w:rsidRPr="00CE3BE6">
                <w:rPr>
                  <w:rFonts w:eastAsia="Times New Roman"/>
                  <w:color w:val="000000"/>
                </w:rPr>
                <w:t>8,873,696</w:t>
              </w:r>
            </w:ins>
          </w:p>
        </w:tc>
        <w:tc>
          <w:tcPr>
            <w:tcW w:w="1417" w:type="dxa"/>
            <w:tcBorders>
              <w:top w:val="nil"/>
              <w:left w:val="nil"/>
              <w:bottom w:val="single" w:sz="4" w:space="0" w:color="auto"/>
              <w:right w:val="single" w:sz="4" w:space="0" w:color="auto"/>
            </w:tcBorders>
            <w:shd w:val="clear" w:color="auto" w:fill="auto"/>
            <w:noWrap/>
            <w:vAlign w:val="bottom"/>
            <w:hideMark/>
          </w:tcPr>
          <w:p w14:paraId="16E37B66" w14:textId="77777777" w:rsidR="003C1EB9" w:rsidRPr="00CE3BE6" w:rsidRDefault="003C1EB9" w:rsidP="00F84E39">
            <w:pPr>
              <w:jc w:val="right"/>
              <w:rPr>
                <w:ins w:id="677" w:author="Parks, Robbie M" w:date="2018-08-15T11:00:00Z"/>
                <w:rFonts w:eastAsia="Times New Roman"/>
                <w:color w:val="000000"/>
              </w:rPr>
            </w:pPr>
            <w:ins w:id="678" w:author="Parks, Robbie M" w:date="2018-08-15T11:00:00Z">
              <w:r w:rsidRPr="00CE3BE6">
                <w:rPr>
                  <w:rFonts w:eastAsia="Times New Roman"/>
                  <w:color w:val="000000"/>
                </w:rPr>
                <w:t>9,941,748</w:t>
              </w:r>
            </w:ins>
          </w:p>
        </w:tc>
        <w:tc>
          <w:tcPr>
            <w:tcW w:w="1694" w:type="dxa"/>
            <w:tcBorders>
              <w:top w:val="nil"/>
              <w:left w:val="nil"/>
              <w:bottom w:val="single" w:sz="4" w:space="0" w:color="auto"/>
              <w:right w:val="single" w:sz="4" w:space="0" w:color="auto"/>
            </w:tcBorders>
            <w:shd w:val="clear" w:color="auto" w:fill="auto"/>
            <w:noWrap/>
            <w:vAlign w:val="bottom"/>
            <w:hideMark/>
          </w:tcPr>
          <w:p w14:paraId="3001AFCD" w14:textId="77777777" w:rsidR="003C1EB9" w:rsidRPr="00CE3BE6" w:rsidRDefault="003C1EB9" w:rsidP="00F84E39">
            <w:pPr>
              <w:jc w:val="right"/>
              <w:rPr>
                <w:ins w:id="679" w:author="Parks, Robbie M" w:date="2018-08-15T11:00:00Z"/>
                <w:rFonts w:eastAsia="Times New Roman"/>
                <w:color w:val="000000"/>
              </w:rPr>
            </w:pPr>
            <w:ins w:id="680" w:author="Parks, Robbie M" w:date="2018-08-15T11:00:00Z">
              <w:r w:rsidRPr="00CE3BE6">
                <w:rPr>
                  <w:rFonts w:eastAsia="Times New Roman"/>
                  <w:color w:val="000000"/>
                </w:rPr>
                <w:t>18,815,444</w:t>
              </w:r>
            </w:ins>
          </w:p>
        </w:tc>
      </w:tr>
    </w:tbl>
    <w:p w14:paraId="72ED366C" w14:textId="77777777" w:rsidR="000E30F9" w:rsidRPr="00AC73A1" w:rsidRDefault="00A65808" w:rsidP="000E30F9">
      <w:pPr>
        <w:spacing w:line="480" w:lineRule="auto"/>
        <w:jc w:val="both"/>
        <w:rPr>
          <w:ins w:id="681" w:author="Parks, Robbie M" w:date="2018-08-15T11:00:00Z"/>
          <w:color w:val="000000" w:themeColor="text1"/>
        </w:rPr>
      </w:pPr>
      <w:ins w:id="682" w:author="Parks, Robbie M" w:date="2018-08-15T11:00:00Z">
        <w:r w:rsidRPr="00AC73A1">
          <w:rPr>
            <w:color w:val="000000" w:themeColor="text1"/>
          </w:rPr>
          <w:br w:type="page"/>
        </w:r>
        <w:r w:rsidR="000E30F9" w:rsidRPr="00AC73A1">
          <w:rPr>
            <w:b/>
            <w:color w:val="000000" w:themeColor="text1"/>
          </w:rPr>
          <w:lastRenderedPageBreak/>
          <w:t>Table 2</w:t>
        </w:r>
        <w:r w:rsidR="000E30F9" w:rsidRPr="00AC73A1">
          <w:rPr>
            <w:color w:val="000000" w:themeColor="text1"/>
          </w:rPr>
          <w:t>: Characteristics of climate regions of the USA.</w:t>
        </w:r>
      </w:ins>
    </w:p>
    <w:tbl>
      <w:tblPr>
        <w:tblW w:w="8780" w:type="dxa"/>
        <w:jc w:val="center"/>
        <w:tblLook w:val="04A0" w:firstRow="1" w:lastRow="0" w:firstColumn="1" w:lastColumn="0" w:noHBand="0" w:noVBand="1"/>
      </w:tblPr>
      <w:tblGrid>
        <w:gridCol w:w="2020"/>
        <w:gridCol w:w="3140"/>
        <w:gridCol w:w="1760"/>
        <w:gridCol w:w="1860"/>
      </w:tblGrid>
      <w:tr w:rsidR="00B26C55" w:rsidRPr="003D6280" w14:paraId="13CC0862" w14:textId="77777777" w:rsidTr="006B7721">
        <w:trPr>
          <w:trHeight w:val="1220"/>
          <w:jc w:val="center"/>
          <w:ins w:id="683" w:author="Parks, Robbie M" w:date="2018-08-15T11:00:00Z"/>
        </w:trPr>
        <w:tc>
          <w:tcPr>
            <w:tcW w:w="202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14DB0D1" w14:textId="77777777" w:rsidR="00B26C55" w:rsidRPr="00B26C55" w:rsidRDefault="00B26C55" w:rsidP="006B7721">
            <w:pPr>
              <w:jc w:val="center"/>
              <w:rPr>
                <w:ins w:id="684" w:author="Parks, Robbie M" w:date="2018-08-15T11:00:00Z"/>
                <w:rFonts w:eastAsia="Times New Roman"/>
                <w:b/>
                <w:bCs/>
                <w:color w:val="000000"/>
                <w:sz w:val="20"/>
                <w:szCs w:val="20"/>
              </w:rPr>
            </w:pPr>
            <w:ins w:id="685" w:author="Parks, Robbie M" w:date="2018-08-15T11:00:00Z">
              <w:r w:rsidRPr="00B26C55">
                <w:rPr>
                  <w:rFonts w:eastAsia="Times New Roman"/>
                  <w:b/>
                  <w:bCs/>
                  <w:color w:val="000000"/>
                  <w:sz w:val="20"/>
                  <w:szCs w:val="20"/>
                </w:rPr>
                <w:t>Climate region</w:t>
              </w:r>
            </w:ins>
          </w:p>
        </w:tc>
        <w:tc>
          <w:tcPr>
            <w:tcW w:w="3140" w:type="dxa"/>
            <w:tcBorders>
              <w:top w:val="single" w:sz="4" w:space="0" w:color="auto"/>
              <w:left w:val="nil"/>
              <w:bottom w:val="single" w:sz="4" w:space="0" w:color="auto"/>
              <w:right w:val="single" w:sz="4" w:space="0" w:color="auto"/>
            </w:tcBorders>
            <w:shd w:val="clear" w:color="auto" w:fill="auto"/>
            <w:vAlign w:val="center"/>
            <w:hideMark/>
          </w:tcPr>
          <w:p w14:paraId="6C8504D6" w14:textId="77777777" w:rsidR="00B26C55" w:rsidRPr="00B26C55" w:rsidRDefault="00B26C55" w:rsidP="006B7721">
            <w:pPr>
              <w:jc w:val="center"/>
              <w:rPr>
                <w:ins w:id="686" w:author="Parks, Robbie M" w:date="2018-08-15T11:00:00Z"/>
                <w:rFonts w:eastAsia="Times New Roman"/>
                <w:b/>
                <w:bCs/>
                <w:color w:val="000000"/>
                <w:sz w:val="20"/>
                <w:szCs w:val="20"/>
              </w:rPr>
            </w:pPr>
            <w:ins w:id="687" w:author="Parks, Robbie M" w:date="2018-08-15T11:00:00Z">
              <w:r w:rsidRPr="00B26C55">
                <w:rPr>
                  <w:rFonts w:eastAsia="Times New Roman"/>
                  <w:b/>
                  <w:bCs/>
                  <w:color w:val="000000"/>
                  <w:sz w:val="20"/>
                  <w:szCs w:val="20"/>
                </w:rPr>
                <w:t>Constituent states</w:t>
              </w:r>
            </w:ins>
          </w:p>
        </w:tc>
        <w:tc>
          <w:tcPr>
            <w:tcW w:w="1760" w:type="dxa"/>
            <w:tcBorders>
              <w:top w:val="single" w:sz="4" w:space="0" w:color="auto"/>
              <w:left w:val="nil"/>
              <w:bottom w:val="single" w:sz="4" w:space="0" w:color="auto"/>
              <w:right w:val="single" w:sz="4" w:space="0" w:color="auto"/>
            </w:tcBorders>
            <w:shd w:val="clear" w:color="auto" w:fill="auto"/>
            <w:vAlign w:val="center"/>
            <w:hideMark/>
          </w:tcPr>
          <w:p w14:paraId="46176773" w14:textId="77777777" w:rsidR="00B26C55" w:rsidRPr="00B26C55" w:rsidRDefault="00B26C55" w:rsidP="006B7721">
            <w:pPr>
              <w:jc w:val="center"/>
              <w:rPr>
                <w:ins w:id="688" w:author="Parks, Robbie M" w:date="2018-08-15T11:00:00Z"/>
                <w:rFonts w:eastAsia="Times New Roman"/>
                <w:b/>
                <w:bCs/>
                <w:color w:val="000000"/>
                <w:sz w:val="20"/>
                <w:szCs w:val="20"/>
              </w:rPr>
            </w:pPr>
            <w:ins w:id="689" w:author="Parks, Robbie M" w:date="2018-08-15T11:00:00Z">
              <w:r w:rsidRPr="00B26C55">
                <w:rPr>
                  <w:rFonts w:eastAsia="Times New Roman"/>
                  <w:b/>
                  <w:bCs/>
                  <w:color w:val="000000"/>
                  <w:sz w:val="20"/>
                  <w:szCs w:val="20"/>
                </w:rPr>
                <w:t>Population (2016)</w:t>
              </w:r>
            </w:ins>
          </w:p>
        </w:tc>
        <w:tc>
          <w:tcPr>
            <w:tcW w:w="1860" w:type="dxa"/>
            <w:tcBorders>
              <w:top w:val="single" w:sz="4" w:space="0" w:color="auto"/>
              <w:left w:val="nil"/>
              <w:bottom w:val="single" w:sz="4" w:space="0" w:color="auto"/>
              <w:right w:val="single" w:sz="4" w:space="0" w:color="auto"/>
            </w:tcBorders>
            <w:shd w:val="clear" w:color="auto" w:fill="auto"/>
            <w:vAlign w:val="center"/>
            <w:hideMark/>
          </w:tcPr>
          <w:p w14:paraId="0AE87B3A" w14:textId="77777777" w:rsidR="00B26C55" w:rsidRPr="00B26C55" w:rsidRDefault="00B26C55" w:rsidP="006B7721">
            <w:pPr>
              <w:jc w:val="center"/>
              <w:rPr>
                <w:ins w:id="690" w:author="Parks, Robbie M" w:date="2018-08-15T11:00:00Z"/>
                <w:rFonts w:eastAsia="Times New Roman"/>
                <w:b/>
                <w:bCs/>
                <w:color w:val="000000"/>
                <w:sz w:val="20"/>
                <w:szCs w:val="20"/>
              </w:rPr>
            </w:pPr>
            <w:ins w:id="691" w:author="Parks, Robbie M" w:date="2018-08-15T11:00:00Z">
              <w:r w:rsidRPr="00B26C55">
                <w:rPr>
                  <w:rFonts w:eastAsia="Times New Roman"/>
                  <w:b/>
                  <w:bCs/>
                  <w:color w:val="000000"/>
                  <w:sz w:val="20"/>
                  <w:szCs w:val="20"/>
                </w:rPr>
                <w:t>Mean annual temperature (1980-2016) (°C)</w:t>
              </w:r>
            </w:ins>
          </w:p>
        </w:tc>
      </w:tr>
      <w:tr w:rsidR="00B26C55" w:rsidRPr="003D6280" w14:paraId="4147EC8E" w14:textId="77777777" w:rsidTr="006B7721">
        <w:trPr>
          <w:trHeight w:val="920"/>
          <w:jc w:val="center"/>
          <w:ins w:id="692" w:author="Parks, Robbie M" w:date="2018-08-15T11:00:00Z"/>
        </w:trPr>
        <w:tc>
          <w:tcPr>
            <w:tcW w:w="2020" w:type="dxa"/>
            <w:tcBorders>
              <w:top w:val="nil"/>
              <w:left w:val="single" w:sz="4" w:space="0" w:color="auto"/>
              <w:bottom w:val="single" w:sz="4" w:space="0" w:color="auto"/>
              <w:right w:val="single" w:sz="4" w:space="0" w:color="auto"/>
            </w:tcBorders>
            <w:shd w:val="clear" w:color="auto" w:fill="auto"/>
            <w:noWrap/>
            <w:vAlign w:val="center"/>
            <w:hideMark/>
          </w:tcPr>
          <w:p w14:paraId="156A66CE" w14:textId="77777777" w:rsidR="00B26C55" w:rsidRPr="00B26C55" w:rsidRDefault="00B26C55" w:rsidP="00537676">
            <w:pPr>
              <w:rPr>
                <w:ins w:id="693" w:author="Parks, Robbie M" w:date="2018-08-15T11:00:00Z"/>
                <w:rFonts w:eastAsia="Times New Roman"/>
                <w:color w:val="000000"/>
                <w:sz w:val="20"/>
                <w:szCs w:val="20"/>
              </w:rPr>
            </w:pPr>
            <w:ins w:id="694" w:author="Parks, Robbie M" w:date="2018-08-15T11:00:00Z">
              <w:r w:rsidRPr="00B26C55">
                <w:rPr>
                  <w:rFonts w:eastAsia="Times New Roman"/>
                  <w:color w:val="000000"/>
                  <w:sz w:val="20"/>
                  <w:szCs w:val="20"/>
                </w:rPr>
                <w:t>Central</w:t>
              </w:r>
            </w:ins>
          </w:p>
        </w:tc>
        <w:tc>
          <w:tcPr>
            <w:tcW w:w="3140" w:type="dxa"/>
            <w:tcBorders>
              <w:top w:val="nil"/>
              <w:left w:val="nil"/>
              <w:bottom w:val="single" w:sz="4" w:space="0" w:color="auto"/>
              <w:right w:val="single" w:sz="4" w:space="0" w:color="auto"/>
            </w:tcBorders>
            <w:shd w:val="clear" w:color="auto" w:fill="auto"/>
            <w:vAlign w:val="center"/>
            <w:hideMark/>
          </w:tcPr>
          <w:p w14:paraId="2DF6A017" w14:textId="77777777" w:rsidR="00B26C55" w:rsidRPr="00B26C55" w:rsidRDefault="00B26C55" w:rsidP="00537676">
            <w:pPr>
              <w:rPr>
                <w:ins w:id="695" w:author="Parks, Robbie M" w:date="2018-08-15T11:00:00Z"/>
                <w:rFonts w:eastAsia="Times New Roman"/>
                <w:color w:val="000000"/>
                <w:sz w:val="20"/>
                <w:szCs w:val="20"/>
              </w:rPr>
            </w:pPr>
            <w:ins w:id="696" w:author="Parks, Robbie M" w:date="2018-08-15T11:00:00Z">
              <w:r w:rsidRPr="00B26C55">
                <w:rPr>
                  <w:rFonts w:eastAsia="Times New Roman"/>
                  <w:color w:val="000000"/>
                  <w:sz w:val="20"/>
                  <w:szCs w:val="20"/>
                </w:rPr>
                <w:t>Illinois, Indiana, Kentucky, Missouri, Ohio, Tennessee, West Virginia</w:t>
              </w:r>
            </w:ins>
          </w:p>
        </w:tc>
        <w:tc>
          <w:tcPr>
            <w:tcW w:w="1760" w:type="dxa"/>
            <w:tcBorders>
              <w:top w:val="nil"/>
              <w:left w:val="nil"/>
              <w:bottom w:val="single" w:sz="4" w:space="0" w:color="auto"/>
              <w:right w:val="single" w:sz="4" w:space="0" w:color="auto"/>
            </w:tcBorders>
            <w:shd w:val="clear" w:color="auto" w:fill="auto"/>
            <w:noWrap/>
            <w:vAlign w:val="center"/>
            <w:hideMark/>
          </w:tcPr>
          <w:p w14:paraId="69684F1F" w14:textId="77777777" w:rsidR="00B26C55" w:rsidRPr="00B26C55" w:rsidRDefault="00B26C55" w:rsidP="006B7721">
            <w:pPr>
              <w:jc w:val="center"/>
              <w:rPr>
                <w:ins w:id="697" w:author="Parks, Robbie M" w:date="2018-08-15T11:00:00Z"/>
                <w:rFonts w:eastAsia="Times New Roman"/>
                <w:color w:val="000000"/>
                <w:sz w:val="20"/>
                <w:szCs w:val="20"/>
              </w:rPr>
            </w:pPr>
            <w:ins w:id="698" w:author="Parks, Robbie M" w:date="2018-08-15T11:00:00Z">
              <w:r w:rsidRPr="00B26C55">
                <w:rPr>
                  <w:rFonts w:eastAsia="Times New Roman"/>
                  <w:color w:val="000000"/>
                  <w:sz w:val="20"/>
                  <w:szCs w:val="20"/>
                </w:rPr>
                <w:t>50,191,326</w:t>
              </w:r>
            </w:ins>
          </w:p>
        </w:tc>
        <w:tc>
          <w:tcPr>
            <w:tcW w:w="1860" w:type="dxa"/>
            <w:tcBorders>
              <w:top w:val="nil"/>
              <w:left w:val="nil"/>
              <w:bottom w:val="single" w:sz="4" w:space="0" w:color="auto"/>
              <w:right w:val="single" w:sz="4" w:space="0" w:color="auto"/>
            </w:tcBorders>
            <w:shd w:val="clear" w:color="auto" w:fill="auto"/>
            <w:noWrap/>
            <w:vAlign w:val="center"/>
            <w:hideMark/>
          </w:tcPr>
          <w:p w14:paraId="61B03E03" w14:textId="77777777" w:rsidR="00B26C55" w:rsidRPr="00B26C55" w:rsidRDefault="00B26C55" w:rsidP="006B7721">
            <w:pPr>
              <w:jc w:val="center"/>
              <w:rPr>
                <w:ins w:id="699" w:author="Parks, Robbie M" w:date="2018-08-15T11:00:00Z"/>
                <w:rFonts w:eastAsia="Times New Roman"/>
                <w:color w:val="000000"/>
                <w:sz w:val="20"/>
                <w:szCs w:val="20"/>
              </w:rPr>
            </w:pPr>
            <w:ins w:id="700" w:author="Parks, Robbie M" w:date="2018-08-15T11:00:00Z">
              <w:r w:rsidRPr="00B26C55">
                <w:rPr>
                  <w:rFonts w:eastAsia="Times New Roman"/>
                  <w:color w:val="000000"/>
                  <w:sz w:val="20"/>
                  <w:szCs w:val="20"/>
                </w:rPr>
                <w:t>11.6</w:t>
              </w:r>
            </w:ins>
          </w:p>
        </w:tc>
      </w:tr>
      <w:tr w:rsidR="00B26C55" w:rsidRPr="003D6280" w14:paraId="7E6BAF1A" w14:textId="77777777" w:rsidTr="006B7721">
        <w:trPr>
          <w:trHeight w:val="640"/>
          <w:jc w:val="center"/>
          <w:ins w:id="701" w:author="Parks, Robbie M" w:date="2018-08-15T11:00:00Z"/>
        </w:trPr>
        <w:tc>
          <w:tcPr>
            <w:tcW w:w="2020" w:type="dxa"/>
            <w:tcBorders>
              <w:top w:val="nil"/>
              <w:left w:val="single" w:sz="4" w:space="0" w:color="auto"/>
              <w:bottom w:val="single" w:sz="4" w:space="0" w:color="auto"/>
              <w:right w:val="single" w:sz="4" w:space="0" w:color="auto"/>
            </w:tcBorders>
            <w:shd w:val="clear" w:color="auto" w:fill="auto"/>
            <w:noWrap/>
            <w:vAlign w:val="center"/>
            <w:hideMark/>
          </w:tcPr>
          <w:p w14:paraId="7F4AD9E6" w14:textId="77777777" w:rsidR="00B26C55" w:rsidRPr="00B26C55" w:rsidRDefault="00B26C55" w:rsidP="00537676">
            <w:pPr>
              <w:rPr>
                <w:ins w:id="702" w:author="Parks, Robbie M" w:date="2018-08-15T11:00:00Z"/>
                <w:rFonts w:eastAsia="Times New Roman"/>
                <w:color w:val="000000"/>
                <w:sz w:val="20"/>
                <w:szCs w:val="20"/>
              </w:rPr>
            </w:pPr>
            <w:ins w:id="703" w:author="Parks, Robbie M" w:date="2018-08-15T11:00:00Z">
              <w:r w:rsidRPr="00B26C55">
                <w:rPr>
                  <w:rFonts w:eastAsia="Times New Roman"/>
                  <w:color w:val="000000"/>
                  <w:sz w:val="20"/>
                  <w:szCs w:val="20"/>
                </w:rPr>
                <w:t>East North Central</w:t>
              </w:r>
            </w:ins>
          </w:p>
        </w:tc>
        <w:tc>
          <w:tcPr>
            <w:tcW w:w="3140" w:type="dxa"/>
            <w:tcBorders>
              <w:top w:val="nil"/>
              <w:left w:val="nil"/>
              <w:bottom w:val="single" w:sz="4" w:space="0" w:color="auto"/>
              <w:right w:val="single" w:sz="4" w:space="0" w:color="auto"/>
            </w:tcBorders>
            <w:shd w:val="clear" w:color="auto" w:fill="auto"/>
            <w:vAlign w:val="center"/>
            <w:hideMark/>
          </w:tcPr>
          <w:p w14:paraId="75965658" w14:textId="77777777" w:rsidR="00B26C55" w:rsidRPr="00B26C55" w:rsidRDefault="00B26C55" w:rsidP="00537676">
            <w:pPr>
              <w:rPr>
                <w:ins w:id="704" w:author="Parks, Robbie M" w:date="2018-08-15T11:00:00Z"/>
                <w:rFonts w:eastAsia="Times New Roman"/>
                <w:color w:val="000000"/>
                <w:sz w:val="20"/>
                <w:szCs w:val="20"/>
              </w:rPr>
            </w:pPr>
            <w:ins w:id="705" w:author="Parks, Robbie M" w:date="2018-08-15T11:00:00Z">
              <w:r w:rsidRPr="00B26C55">
                <w:rPr>
                  <w:rFonts w:eastAsia="Times New Roman"/>
                  <w:color w:val="000000"/>
                  <w:sz w:val="20"/>
                  <w:szCs w:val="20"/>
                </w:rPr>
                <w:t>Iowa, Michigan, Minnesota, Wisconsin</w:t>
              </w:r>
            </w:ins>
          </w:p>
        </w:tc>
        <w:tc>
          <w:tcPr>
            <w:tcW w:w="1760" w:type="dxa"/>
            <w:tcBorders>
              <w:top w:val="nil"/>
              <w:left w:val="nil"/>
              <w:bottom w:val="single" w:sz="4" w:space="0" w:color="auto"/>
              <w:right w:val="single" w:sz="4" w:space="0" w:color="auto"/>
            </w:tcBorders>
            <w:shd w:val="clear" w:color="auto" w:fill="auto"/>
            <w:noWrap/>
            <w:vAlign w:val="center"/>
            <w:hideMark/>
          </w:tcPr>
          <w:p w14:paraId="237B6FAC" w14:textId="77777777" w:rsidR="00B26C55" w:rsidRPr="00B26C55" w:rsidRDefault="00B26C55" w:rsidP="006B7721">
            <w:pPr>
              <w:jc w:val="center"/>
              <w:rPr>
                <w:ins w:id="706" w:author="Parks, Robbie M" w:date="2018-08-15T11:00:00Z"/>
                <w:rFonts w:eastAsia="Times New Roman"/>
                <w:color w:val="000000"/>
                <w:sz w:val="20"/>
                <w:szCs w:val="20"/>
              </w:rPr>
            </w:pPr>
            <w:ins w:id="707" w:author="Parks, Robbie M" w:date="2018-08-15T11:00:00Z">
              <w:r w:rsidRPr="00B26C55">
                <w:rPr>
                  <w:rFonts w:eastAsia="Times New Roman"/>
                  <w:color w:val="000000"/>
                  <w:sz w:val="20"/>
                  <w:szCs w:val="20"/>
                </w:rPr>
                <w:t>24,418,738</w:t>
              </w:r>
            </w:ins>
          </w:p>
        </w:tc>
        <w:tc>
          <w:tcPr>
            <w:tcW w:w="1860" w:type="dxa"/>
            <w:tcBorders>
              <w:top w:val="nil"/>
              <w:left w:val="nil"/>
              <w:bottom w:val="single" w:sz="4" w:space="0" w:color="auto"/>
              <w:right w:val="single" w:sz="4" w:space="0" w:color="auto"/>
            </w:tcBorders>
            <w:shd w:val="clear" w:color="auto" w:fill="auto"/>
            <w:noWrap/>
            <w:vAlign w:val="center"/>
            <w:hideMark/>
          </w:tcPr>
          <w:p w14:paraId="5177DD25" w14:textId="77777777" w:rsidR="00B26C55" w:rsidRPr="00B26C55" w:rsidRDefault="00B26C55" w:rsidP="006B7721">
            <w:pPr>
              <w:jc w:val="center"/>
              <w:rPr>
                <w:ins w:id="708" w:author="Parks, Robbie M" w:date="2018-08-15T11:00:00Z"/>
                <w:rFonts w:eastAsia="Times New Roman"/>
                <w:color w:val="000000"/>
                <w:sz w:val="20"/>
                <w:szCs w:val="20"/>
              </w:rPr>
            </w:pPr>
            <w:ins w:id="709" w:author="Parks, Robbie M" w:date="2018-08-15T11:00:00Z">
              <w:r w:rsidRPr="00B26C55">
                <w:rPr>
                  <w:rFonts w:eastAsia="Times New Roman"/>
                  <w:color w:val="000000"/>
                  <w:sz w:val="20"/>
                  <w:szCs w:val="20"/>
                </w:rPr>
                <w:t>8</w:t>
              </w:r>
            </w:ins>
          </w:p>
        </w:tc>
      </w:tr>
      <w:tr w:rsidR="00B26C55" w:rsidRPr="003D6280" w14:paraId="57AA5DD5" w14:textId="77777777" w:rsidTr="006B7721">
        <w:trPr>
          <w:trHeight w:val="1600"/>
          <w:jc w:val="center"/>
          <w:ins w:id="710" w:author="Parks, Robbie M" w:date="2018-08-15T11:00:00Z"/>
        </w:trPr>
        <w:tc>
          <w:tcPr>
            <w:tcW w:w="2020" w:type="dxa"/>
            <w:tcBorders>
              <w:top w:val="nil"/>
              <w:left w:val="single" w:sz="4" w:space="0" w:color="auto"/>
              <w:bottom w:val="single" w:sz="4" w:space="0" w:color="auto"/>
              <w:right w:val="single" w:sz="4" w:space="0" w:color="auto"/>
            </w:tcBorders>
            <w:shd w:val="clear" w:color="auto" w:fill="auto"/>
            <w:noWrap/>
            <w:vAlign w:val="center"/>
            <w:hideMark/>
          </w:tcPr>
          <w:p w14:paraId="04297069" w14:textId="77777777" w:rsidR="00B26C55" w:rsidRPr="00B26C55" w:rsidRDefault="00B26C55" w:rsidP="00537676">
            <w:pPr>
              <w:rPr>
                <w:ins w:id="711" w:author="Parks, Robbie M" w:date="2018-08-15T11:00:00Z"/>
                <w:rFonts w:eastAsia="Times New Roman"/>
                <w:color w:val="000000"/>
                <w:sz w:val="20"/>
                <w:szCs w:val="20"/>
              </w:rPr>
            </w:pPr>
            <w:ins w:id="712" w:author="Parks, Robbie M" w:date="2018-08-15T11:00:00Z">
              <w:r w:rsidRPr="00B26C55">
                <w:rPr>
                  <w:rFonts w:eastAsia="Times New Roman"/>
                  <w:color w:val="000000"/>
                  <w:sz w:val="20"/>
                  <w:szCs w:val="20"/>
                </w:rPr>
                <w:t>Northeast</w:t>
              </w:r>
            </w:ins>
          </w:p>
        </w:tc>
        <w:tc>
          <w:tcPr>
            <w:tcW w:w="3140" w:type="dxa"/>
            <w:tcBorders>
              <w:top w:val="nil"/>
              <w:left w:val="nil"/>
              <w:bottom w:val="single" w:sz="4" w:space="0" w:color="auto"/>
              <w:right w:val="single" w:sz="4" w:space="0" w:color="auto"/>
            </w:tcBorders>
            <w:shd w:val="clear" w:color="auto" w:fill="auto"/>
            <w:vAlign w:val="center"/>
            <w:hideMark/>
          </w:tcPr>
          <w:p w14:paraId="44CA1847" w14:textId="77777777" w:rsidR="00B26C55" w:rsidRPr="00B26C55" w:rsidRDefault="00B26C55" w:rsidP="00537676">
            <w:pPr>
              <w:rPr>
                <w:ins w:id="713" w:author="Parks, Robbie M" w:date="2018-08-15T11:00:00Z"/>
                <w:rFonts w:eastAsia="Times New Roman"/>
                <w:color w:val="000000"/>
                <w:sz w:val="20"/>
                <w:szCs w:val="20"/>
              </w:rPr>
            </w:pPr>
            <w:ins w:id="714" w:author="Parks, Robbie M" w:date="2018-08-15T11:00:00Z">
              <w:r w:rsidRPr="00B26C55">
                <w:rPr>
                  <w:rFonts w:eastAsia="Times New Roman"/>
                  <w:color w:val="000000"/>
                  <w:sz w:val="20"/>
                  <w:szCs w:val="20"/>
                </w:rPr>
                <w:t>Connecticut, Delaware, Maine, Maryland, Massachusetts, New Hampshire, New Jersey, New York, Pennsylvania, Rhode Island, Vermont</w:t>
              </w:r>
            </w:ins>
          </w:p>
        </w:tc>
        <w:tc>
          <w:tcPr>
            <w:tcW w:w="1760" w:type="dxa"/>
            <w:tcBorders>
              <w:top w:val="nil"/>
              <w:left w:val="nil"/>
              <w:bottom w:val="single" w:sz="4" w:space="0" w:color="auto"/>
              <w:right w:val="single" w:sz="4" w:space="0" w:color="auto"/>
            </w:tcBorders>
            <w:shd w:val="clear" w:color="auto" w:fill="auto"/>
            <w:noWrap/>
            <w:vAlign w:val="center"/>
            <w:hideMark/>
          </w:tcPr>
          <w:p w14:paraId="1812351C" w14:textId="77777777" w:rsidR="00B26C55" w:rsidRPr="00B26C55" w:rsidRDefault="00B26C55" w:rsidP="006B7721">
            <w:pPr>
              <w:jc w:val="center"/>
              <w:rPr>
                <w:ins w:id="715" w:author="Parks, Robbie M" w:date="2018-08-15T11:00:00Z"/>
                <w:rFonts w:eastAsia="Times New Roman"/>
                <w:color w:val="000000"/>
                <w:sz w:val="20"/>
                <w:szCs w:val="20"/>
              </w:rPr>
            </w:pPr>
            <w:ins w:id="716" w:author="Parks, Robbie M" w:date="2018-08-15T11:00:00Z">
              <w:r w:rsidRPr="00B26C55">
                <w:rPr>
                  <w:rFonts w:eastAsia="Times New Roman"/>
                  <w:color w:val="000000"/>
                  <w:sz w:val="20"/>
                  <w:szCs w:val="20"/>
                </w:rPr>
                <w:t>64,046,741</w:t>
              </w:r>
            </w:ins>
          </w:p>
        </w:tc>
        <w:tc>
          <w:tcPr>
            <w:tcW w:w="1860" w:type="dxa"/>
            <w:tcBorders>
              <w:top w:val="nil"/>
              <w:left w:val="nil"/>
              <w:bottom w:val="single" w:sz="4" w:space="0" w:color="auto"/>
              <w:right w:val="single" w:sz="4" w:space="0" w:color="auto"/>
            </w:tcBorders>
            <w:shd w:val="clear" w:color="auto" w:fill="auto"/>
            <w:noWrap/>
            <w:vAlign w:val="center"/>
            <w:hideMark/>
          </w:tcPr>
          <w:p w14:paraId="0D8C3A6F" w14:textId="77777777" w:rsidR="00B26C55" w:rsidRPr="00B26C55" w:rsidRDefault="00B26C55" w:rsidP="006B7721">
            <w:pPr>
              <w:jc w:val="center"/>
              <w:rPr>
                <w:ins w:id="717" w:author="Parks, Robbie M" w:date="2018-08-15T11:00:00Z"/>
                <w:rFonts w:eastAsia="Times New Roman"/>
                <w:color w:val="000000"/>
                <w:sz w:val="20"/>
                <w:szCs w:val="20"/>
              </w:rPr>
            </w:pPr>
            <w:ins w:id="718" w:author="Parks, Robbie M" w:date="2018-08-15T11:00:00Z">
              <w:r w:rsidRPr="00B26C55">
                <w:rPr>
                  <w:rFonts w:eastAsia="Times New Roman"/>
                  <w:color w:val="000000"/>
                  <w:sz w:val="20"/>
                  <w:szCs w:val="20"/>
                </w:rPr>
                <w:t>10.6</w:t>
              </w:r>
            </w:ins>
          </w:p>
        </w:tc>
      </w:tr>
      <w:tr w:rsidR="00B26C55" w:rsidRPr="003D6280" w14:paraId="278DD73C" w14:textId="77777777" w:rsidTr="006B7721">
        <w:trPr>
          <w:trHeight w:val="640"/>
          <w:jc w:val="center"/>
          <w:ins w:id="719" w:author="Parks, Robbie M" w:date="2018-08-15T11:00:00Z"/>
        </w:trPr>
        <w:tc>
          <w:tcPr>
            <w:tcW w:w="2020" w:type="dxa"/>
            <w:tcBorders>
              <w:top w:val="nil"/>
              <w:left w:val="single" w:sz="4" w:space="0" w:color="auto"/>
              <w:bottom w:val="single" w:sz="4" w:space="0" w:color="auto"/>
              <w:right w:val="single" w:sz="4" w:space="0" w:color="auto"/>
            </w:tcBorders>
            <w:shd w:val="clear" w:color="auto" w:fill="auto"/>
            <w:noWrap/>
            <w:vAlign w:val="center"/>
            <w:hideMark/>
          </w:tcPr>
          <w:p w14:paraId="3DDEA658" w14:textId="77777777" w:rsidR="00B26C55" w:rsidRPr="00B26C55" w:rsidRDefault="00B26C55" w:rsidP="00537676">
            <w:pPr>
              <w:rPr>
                <w:ins w:id="720" w:author="Parks, Robbie M" w:date="2018-08-15T11:00:00Z"/>
                <w:rFonts w:eastAsia="Times New Roman"/>
                <w:color w:val="000000"/>
                <w:sz w:val="20"/>
                <w:szCs w:val="20"/>
              </w:rPr>
            </w:pPr>
            <w:ins w:id="721" w:author="Parks, Robbie M" w:date="2018-08-15T11:00:00Z">
              <w:r w:rsidRPr="00B26C55">
                <w:rPr>
                  <w:rFonts w:eastAsia="Times New Roman"/>
                  <w:color w:val="000000"/>
                  <w:sz w:val="20"/>
                  <w:szCs w:val="20"/>
                </w:rPr>
                <w:t>Northwest</w:t>
              </w:r>
            </w:ins>
          </w:p>
        </w:tc>
        <w:tc>
          <w:tcPr>
            <w:tcW w:w="3140" w:type="dxa"/>
            <w:tcBorders>
              <w:top w:val="nil"/>
              <w:left w:val="nil"/>
              <w:bottom w:val="single" w:sz="4" w:space="0" w:color="auto"/>
              <w:right w:val="single" w:sz="4" w:space="0" w:color="auto"/>
            </w:tcBorders>
            <w:shd w:val="clear" w:color="auto" w:fill="auto"/>
            <w:vAlign w:val="center"/>
            <w:hideMark/>
          </w:tcPr>
          <w:p w14:paraId="21A06260" w14:textId="77777777" w:rsidR="00B26C55" w:rsidRPr="00B26C55" w:rsidRDefault="00B26C55" w:rsidP="00537676">
            <w:pPr>
              <w:rPr>
                <w:ins w:id="722" w:author="Parks, Robbie M" w:date="2018-08-15T11:00:00Z"/>
                <w:rFonts w:eastAsia="Times New Roman"/>
                <w:color w:val="000000"/>
                <w:sz w:val="20"/>
                <w:szCs w:val="20"/>
              </w:rPr>
            </w:pPr>
            <w:ins w:id="723" w:author="Parks, Robbie M" w:date="2018-08-15T11:00:00Z">
              <w:r w:rsidRPr="00B26C55">
                <w:rPr>
                  <w:rFonts w:eastAsia="Times New Roman"/>
                  <w:color w:val="000000"/>
                  <w:sz w:val="20"/>
                  <w:szCs w:val="20"/>
                </w:rPr>
                <w:t>Alaska, Idaho, Oregon, Washington</w:t>
              </w:r>
            </w:ins>
          </w:p>
        </w:tc>
        <w:tc>
          <w:tcPr>
            <w:tcW w:w="1760" w:type="dxa"/>
            <w:tcBorders>
              <w:top w:val="nil"/>
              <w:left w:val="nil"/>
              <w:bottom w:val="single" w:sz="4" w:space="0" w:color="auto"/>
              <w:right w:val="single" w:sz="4" w:space="0" w:color="auto"/>
            </w:tcBorders>
            <w:shd w:val="clear" w:color="auto" w:fill="auto"/>
            <w:noWrap/>
            <w:vAlign w:val="center"/>
            <w:hideMark/>
          </w:tcPr>
          <w:p w14:paraId="20EABFA3" w14:textId="77777777" w:rsidR="00B26C55" w:rsidRPr="00B26C55" w:rsidRDefault="00B26C55" w:rsidP="006B7721">
            <w:pPr>
              <w:jc w:val="center"/>
              <w:rPr>
                <w:ins w:id="724" w:author="Parks, Robbie M" w:date="2018-08-15T11:00:00Z"/>
                <w:rFonts w:eastAsia="Times New Roman"/>
                <w:color w:val="000000"/>
                <w:sz w:val="20"/>
                <w:szCs w:val="20"/>
              </w:rPr>
            </w:pPr>
            <w:ins w:id="725" w:author="Parks, Robbie M" w:date="2018-08-15T11:00:00Z">
              <w:r w:rsidRPr="00B26C55">
                <w:rPr>
                  <w:rFonts w:eastAsia="Times New Roman"/>
                  <w:color w:val="000000"/>
                  <w:sz w:val="20"/>
                  <w:szCs w:val="20"/>
                </w:rPr>
                <w:t>13,811,810</w:t>
              </w:r>
            </w:ins>
          </w:p>
        </w:tc>
        <w:tc>
          <w:tcPr>
            <w:tcW w:w="1860" w:type="dxa"/>
            <w:tcBorders>
              <w:top w:val="nil"/>
              <w:left w:val="nil"/>
              <w:bottom w:val="single" w:sz="4" w:space="0" w:color="auto"/>
              <w:right w:val="single" w:sz="4" w:space="0" w:color="auto"/>
            </w:tcBorders>
            <w:shd w:val="clear" w:color="auto" w:fill="auto"/>
            <w:noWrap/>
            <w:vAlign w:val="center"/>
            <w:hideMark/>
          </w:tcPr>
          <w:p w14:paraId="68C6A3FC" w14:textId="77777777" w:rsidR="00B26C55" w:rsidRPr="00B26C55" w:rsidRDefault="00B26C55" w:rsidP="006B7721">
            <w:pPr>
              <w:jc w:val="center"/>
              <w:rPr>
                <w:ins w:id="726" w:author="Parks, Robbie M" w:date="2018-08-15T11:00:00Z"/>
                <w:rFonts w:eastAsia="Times New Roman"/>
                <w:color w:val="000000"/>
                <w:sz w:val="20"/>
                <w:szCs w:val="20"/>
              </w:rPr>
            </w:pPr>
            <w:ins w:id="727" w:author="Parks, Robbie M" w:date="2018-08-15T11:00:00Z">
              <w:r w:rsidRPr="00B26C55">
                <w:rPr>
                  <w:rFonts w:eastAsia="Times New Roman"/>
                  <w:color w:val="000000"/>
                  <w:sz w:val="20"/>
                  <w:szCs w:val="20"/>
                </w:rPr>
                <w:t>8.2</w:t>
              </w:r>
            </w:ins>
          </w:p>
        </w:tc>
      </w:tr>
      <w:tr w:rsidR="00B26C55" w:rsidRPr="003D6280" w14:paraId="611A371A" w14:textId="77777777" w:rsidTr="006B7721">
        <w:trPr>
          <w:trHeight w:val="640"/>
          <w:jc w:val="center"/>
          <w:ins w:id="728" w:author="Parks, Robbie M" w:date="2018-08-15T11:00:00Z"/>
        </w:trPr>
        <w:tc>
          <w:tcPr>
            <w:tcW w:w="2020" w:type="dxa"/>
            <w:tcBorders>
              <w:top w:val="nil"/>
              <w:left w:val="single" w:sz="4" w:space="0" w:color="auto"/>
              <w:bottom w:val="single" w:sz="4" w:space="0" w:color="auto"/>
              <w:right w:val="single" w:sz="4" w:space="0" w:color="auto"/>
            </w:tcBorders>
            <w:shd w:val="clear" w:color="auto" w:fill="auto"/>
            <w:noWrap/>
            <w:vAlign w:val="center"/>
            <w:hideMark/>
          </w:tcPr>
          <w:p w14:paraId="0786E6BA" w14:textId="77777777" w:rsidR="00B26C55" w:rsidRPr="00B26C55" w:rsidRDefault="00B26C55" w:rsidP="00537676">
            <w:pPr>
              <w:rPr>
                <w:ins w:id="729" w:author="Parks, Robbie M" w:date="2018-08-15T11:00:00Z"/>
                <w:rFonts w:eastAsia="Times New Roman"/>
                <w:color w:val="000000"/>
                <w:sz w:val="20"/>
                <w:szCs w:val="20"/>
              </w:rPr>
            </w:pPr>
            <w:ins w:id="730" w:author="Parks, Robbie M" w:date="2018-08-15T11:00:00Z">
              <w:r w:rsidRPr="00B26C55">
                <w:rPr>
                  <w:rFonts w:eastAsia="Times New Roman"/>
                  <w:color w:val="000000"/>
                  <w:sz w:val="20"/>
                  <w:szCs w:val="20"/>
                </w:rPr>
                <w:t>South</w:t>
              </w:r>
            </w:ins>
          </w:p>
        </w:tc>
        <w:tc>
          <w:tcPr>
            <w:tcW w:w="3140" w:type="dxa"/>
            <w:tcBorders>
              <w:top w:val="nil"/>
              <w:left w:val="nil"/>
              <w:bottom w:val="single" w:sz="4" w:space="0" w:color="auto"/>
              <w:right w:val="single" w:sz="4" w:space="0" w:color="auto"/>
            </w:tcBorders>
            <w:shd w:val="clear" w:color="auto" w:fill="auto"/>
            <w:vAlign w:val="center"/>
            <w:hideMark/>
          </w:tcPr>
          <w:p w14:paraId="5D4E1D73" w14:textId="77777777" w:rsidR="00B26C55" w:rsidRPr="00B26C55" w:rsidRDefault="00B26C55" w:rsidP="00537676">
            <w:pPr>
              <w:rPr>
                <w:ins w:id="731" w:author="Parks, Robbie M" w:date="2018-08-15T11:00:00Z"/>
                <w:rFonts w:eastAsia="Times New Roman"/>
                <w:color w:val="000000"/>
                <w:sz w:val="20"/>
                <w:szCs w:val="20"/>
              </w:rPr>
            </w:pPr>
            <w:ins w:id="732" w:author="Parks, Robbie M" w:date="2018-08-15T11:00:00Z">
              <w:r w:rsidRPr="00B26C55">
                <w:rPr>
                  <w:rFonts w:eastAsia="Times New Roman"/>
                  <w:color w:val="000000"/>
                  <w:sz w:val="20"/>
                  <w:szCs w:val="20"/>
                </w:rPr>
                <w:t>Arkansas, Kansas, Louisiana, Mississippi, Oklahoma, Texas</w:t>
              </w:r>
            </w:ins>
          </w:p>
        </w:tc>
        <w:tc>
          <w:tcPr>
            <w:tcW w:w="1760" w:type="dxa"/>
            <w:tcBorders>
              <w:top w:val="nil"/>
              <w:left w:val="nil"/>
              <w:bottom w:val="single" w:sz="4" w:space="0" w:color="auto"/>
              <w:right w:val="single" w:sz="4" w:space="0" w:color="auto"/>
            </w:tcBorders>
            <w:shd w:val="clear" w:color="auto" w:fill="auto"/>
            <w:noWrap/>
            <w:vAlign w:val="center"/>
            <w:hideMark/>
          </w:tcPr>
          <w:p w14:paraId="18CCA13E" w14:textId="77777777" w:rsidR="00B26C55" w:rsidRPr="00B26C55" w:rsidRDefault="00B26C55" w:rsidP="006B7721">
            <w:pPr>
              <w:jc w:val="center"/>
              <w:rPr>
                <w:ins w:id="733" w:author="Parks, Robbie M" w:date="2018-08-15T11:00:00Z"/>
                <w:rFonts w:eastAsia="Times New Roman"/>
                <w:color w:val="000000"/>
                <w:sz w:val="20"/>
                <w:szCs w:val="20"/>
              </w:rPr>
            </w:pPr>
            <w:ins w:id="734" w:author="Parks, Robbie M" w:date="2018-08-15T11:00:00Z">
              <w:r w:rsidRPr="00B26C55">
                <w:rPr>
                  <w:rFonts w:eastAsia="Times New Roman"/>
                  <w:color w:val="000000"/>
                  <w:sz w:val="20"/>
                  <w:szCs w:val="20"/>
                </w:rPr>
                <w:t>45,388,414</w:t>
              </w:r>
            </w:ins>
          </w:p>
        </w:tc>
        <w:tc>
          <w:tcPr>
            <w:tcW w:w="1860" w:type="dxa"/>
            <w:tcBorders>
              <w:top w:val="nil"/>
              <w:left w:val="nil"/>
              <w:bottom w:val="single" w:sz="4" w:space="0" w:color="auto"/>
              <w:right w:val="single" w:sz="4" w:space="0" w:color="auto"/>
            </w:tcBorders>
            <w:shd w:val="clear" w:color="auto" w:fill="auto"/>
            <w:noWrap/>
            <w:vAlign w:val="center"/>
            <w:hideMark/>
          </w:tcPr>
          <w:p w14:paraId="7D52808A" w14:textId="77777777" w:rsidR="00B26C55" w:rsidRPr="00B26C55" w:rsidRDefault="00B26C55" w:rsidP="006B7721">
            <w:pPr>
              <w:jc w:val="center"/>
              <w:rPr>
                <w:ins w:id="735" w:author="Parks, Robbie M" w:date="2018-08-15T11:00:00Z"/>
                <w:rFonts w:eastAsia="Times New Roman"/>
                <w:color w:val="000000"/>
                <w:sz w:val="20"/>
                <w:szCs w:val="20"/>
              </w:rPr>
            </w:pPr>
            <w:ins w:id="736" w:author="Parks, Robbie M" w:date="2018-08-15T11:00:00Z">
              <w:r w:rsidRPr="00B26C55">
                <w:rPr>
                  <w:rFonts w:eastAsia="Times New Roman"/>
                  <w:color w:val="000000"/>
                  <w:sz w:val="20"/>
                  <w:szCs w:val="20"/>
                </w:rPr>
                <w:t>18</w:t>
              </w:r>
            </w:ins>
          </w:p>
        </w:tc>
      </w:tr>
      <w:tr w:rsidR="00B26C55" w:rsidRPr="003D6280" w14:paraId="67D096AC" w14:textId="77777777" w:rsidTr="006B7721">
        <w:trPr>
          <w:trHeight w:val="960"/>
          <w:jc w:val="center"/>
          <w:ins w:id="737" w:author="Parks, Robbie M" w:date="2018-08-15T11:00:00Z"/>
        </w:trPr>
        <w:tc>
          <w:tcPr>
            <w:tcW w:w="2020" w:type="dxa"/>
            <w:tcBorders>
              <w:top w:val="nil"/>
              <w:left w:val="single" w:sz="4" w:space="0" w:color="auto"/>
              <w:bottom w:val="single" w:sz="4" w:space="0" w:color="auto"/>
              <w:right w:val="single" w:sz="4" w:space="0" w:color="auto"/>
            </w:tcBorders>
            <w:shd w:val="clear" w:color="auto" w:fill="auto"/>
            <w:noWrap/>
            <w:vAlign w:val="center"/>
            <w:hideMark/>
          </w:tcPr>
          <w:p w14:paraId="45C0BBC8" w14:textId="77777777" w:rsidR="00B26C55" w:rsidRPr="00B26C55" w:rsidRDefault="00B26C55" w:rsidP="00537676">
            <w:pPr>
              <w:rPr>
                <w:ins w:id="738" w:author="Parks, Robbie M" w:date="2018-08-15T11:00:00Z"/>
                <w:rFonts w:eastAsia="Times New Roman"/>
                <w:color w:val="000000"/>
                <w:sz w:val="20"/>
                <w:szCs w:val="20"/>
              </w:rPr>
            </w:pPr>
            <w:ins w:id="739" w:author="Parks, Robbie M" w:date="2018-08-15T11:00:00Z">
              <w:r w:rsidRPr="00B26C55">
                <w:rPr>
                  <w:rFonts w:eastAsia="Times New Roman"/>
                  <w:color w:val="000000"/>
                  <w:sz w:val="20"/>
                  <w:szCs w:val="20"/>
                </w:rPr>
                <w:t>Southeast</w:t>
              </w:r>
            </w:ins>
          </w:p>
        </w:tc>
        <w:tc>
          <w:tcPr>
            <w:tcW w:w="3140" w:type="dxa"/>
            <w:tcBorders>
              <w:top w:val="nil"/>
              <w:left w:val="nil"/>
              <w:bottom w:val="single" w:sz="4" w:space="0" w:color="auto"/>
              <w:right w:val="single" w:sz="4" w:space="0" w:color="auto"/>
            </w:tcBorders>
            <w:shd w:val="clear" w:color="auto" w:fill="auto"/>
            <w:vAlign w:val="center"/>
            <w:hideMark/>
          </w:tcPr>
          <w:p w14:paraId="0DF0D19C" w14:textId="77777777" w:rsidR="00B26C55" w:rsidRPr="00B26C55" w:rsidRDefault="00B26C55" w:rsidP="00537676">
            <w:pPr>
              <w:rPr>
                <w:ins w:id="740" w:author="Parks, Robbie M" w:date="2018-08-15T11:00:00Z"/>
                <w:rFonts w:eastAsia="Times New Roman"/>
                <w:color w:val="000000"/>
                <w:sz w:val="20"/>
                <w:szCs w:val="20"/>
              </w:rPr>
            </w:pPr>
            <w:ins w:id="741" w:author="Parks, Robbie M" w:date="2018-08-15T11:00:00Z">
              <w:r w:rsidRPr="00B26C55">
                <w:rPr>
                  <w:rFonts w:eastAsia="Times New Roman"/>
                  <w:color w:val="000000"/>
                  <w:sz w:val="20"/>
                  <w:szCs w:val="20"/>
                </w:rPr>
                <w:t>Alabama, Florida, Georgia, North Carolina, South Carolina, Virginia</w:t>
              </w:r>
            </w:ins>
          </w:p>
        </w:tc>
        <w:tc>
          <w:tcPr>
            <w:tcW w:w="1760" w:type="dxa"/>
            <w:tcBorders>
              <w:top w:val="nil"/>
              <w:left w:val="nil"/>
              <w:bottom w:val="single" w:sz="4" w:space="0" w:color="auto"/>
              <w:right w:val="single" w:sz="4" w:space="0" w:color="auto"/>
            </w:tcBorders>
            <w:shd w:val="clear" w:color="auto" w:fill="auto"/>
            <w:noWrap/>
            <w:vAlign w:val="center"/>
            <w:hideMark/>
          </w:tcPr>
          <w:p w14:paraId="6AA5FB00" w14:textId="77777777" w:rsidR="00B26C55" w:rsidRPr="00B26C55" w:rsidRDefault="00B26C55" w:rsidP="006B7721">
            <w:pPr>
              <w:jc w:val="center"/>
              <w:rPr>
                <w:ins w:id="742" w:author="Parks, Robbie M" w:date="2018-08-15T11:00:00Z"/>
                <w:rFonts w:eastAsia="Times New Roman"/>
                <w:color w:val="000000"/>
                <w:sz w:val="20"/>
                <w:szCs w:val="20"/>
              </w:rPr>
            </w:pPr>
            <w:ins w:id="743" w:author="Parks, Robbie M" w:date="2018-08-15T11:00:00Z">
              <w:r w:rsidRPr="00B26C55">
                <w:rPr>
                  <w:rFonts w:eastAsia="Times New Roman"/>
                  <w:color w:val="000000"/>
                  <w:sz w:val="20"/>
                  <w:szCs w:val="20"/>
                </w:rPr>
                <w:t>59,356,072</w:t>
              </w:r>
            </w:ins>
          </w:p>
        </w:tc>
        <w:tc>
          <w:tcPr>
            <w:tcW w:w="1860" w:type="dxa"/>
            <w:tcBorders>
              <w:top w:val="nil"/>
              <w:left w:val="nil"/>
              <w:bottom w:val="single" w:sz="4" w:space="0" w:color="auto"/>
              <w:right w:val="single" w:sz="4" w:space="0" w:color="auto"/>
            </w:tcBorders>
            <w:shd w:val="clear" w:color="auto" w:fill="auto"/>
            <w:noWrap/>
            <w:vAlign w:val="center"/>
            <w:hideMark/>
          </w:tcPr>
          <w:p w14:paraId="7C9B2B14" w14:textId="77777777" w:rsidR="00B26C55" w:rsidRPr="00B26C55" w:rsidRDefault="00B26C55" w:rsidP="006B7721">
            <w:pPr>
              <w:jc w:val="center"/>
              <w:rPr>
                <w:ins w:id="744" w:author="Parks, Robbie M" w:date="2018-08-15T11:00:00Z"/>
                <w:rFonts w:eastAsia="Times New Roman"/>
                <w:color w:val="000000"/>
                <w:sz w:val="20"/>
                <w:szCs w:val="20"/>
              </w:rPr>
            </w:pPr>
            <w:ins w:id="745" w:author="Parks, Robbie M" w:date="2018-08-15T11:00:00Z">
              <w:r w:rsidRPr="00B26C55">
                <w:rPr>
                  <w:rFonts w:eastAsia="Times New Roman"/>
                  <w:color w:val="000000"/>
                  <w:sz w:val="20"/>
                  <w:szCs w:val="20"/>
                </w:rPr>
                <w:t>18.4</w:t>
              </w:r>
            </w:ins>
          </w:p>
        </w:tc>
      </w:tr>
      <w:tr w:rsidR="00B26C55" w:rsidRPr="003D6280" w14:paraId="78847332" w14:textId="77777777" w:rsidTr="006B7721">
        <w:trPr>
          <w:trHeight w:val="640"/>
          <w:jc w:val="center"/>
          <w:ins w:id="746" w:author="Parks, Robbie M" w:date="2018-08-15T11:00:00Z"/>
        </w:trPr>
        <w:tc>
          <w:tcPr>
            <w:tcW w:w="2020" w:type="dxa"/>
            <w:tcBorders>
              <w:top w:val="nil"/>
              <w:left w:val="single" w:sz="4" w:space="0" w:color="auto"/>
              <w:bottom w:val="single" w:sz="4" w:space="0" w:color="auto"/>
              <w:right w:val="single" w:sz="4" w:space="0" w:color="auto"/>
            </w:tcBorders>
            <w:shd w:val="clear" w:color="auto" w:fill="auto"/>
            <w:noWrap/>
            <w:vAlign w:val="center"/>
            <w:hideMark/>
          </w:tcPr>
          <w:p w14:paraId="483140CA" w14:textId="77777777" w:rsidR="00B26C55" w:rsidRPr="00B26C55" w:rsidRDefault="00B26C55" w:rsidP="00537676">
            <w:pPr>
              <w:rPr>
                <w:ins w:id="747" w:author="Parks, Robbie M" w:date="2018-08-15T11:00:00Z"/>
                <w:rFonts w:eastAsia="Times New Roman"/>
                <w:color w:val="000000"/>
                <w:sz w:val="20"/>
                <w:szCs w:val="20"/>
              </w:rPr>
            </w:pPr>
            <w:ins w:id="748" w:author="Parks, Robbie M" w:date="2018-08-15T11:00:00Z">
              <w:r w:rsidRPr="00B26C55">
                <w:rPr>
                  <w:rFonts w:eastAsia="Times New Roman"/>
                  <w:color w:val="000000"/>
                  <w:sz w:val="20"/>
                  <w:szCs w:val="20"/>
                </w:rPr>
                <w:t>Southwest</w:t>
              </w:r>
            </w:ins>
          </w:p>
        </w:tc>
        <w:tc>
          <w:tcPr>
            <w:tcW w:w="3140" w:type="dxa"/>
            <w:tcBorders>
              <w:top w:val="nil"/>
              <w:left w:val="nil"/>
              <w:bottom w:val="single" w:sz="4" w:space="0" w:color="auto"/>
              <w:right w:val="single" w:sz="4" w:space="0" w:color="auto"/>
            </w:tcBorders>
            <w:shd w:val="clear" w:color="auto" w:fill="auto"/>
            <w:vAlign w:val="center"/>
            <w:hideMark/>
          </w:tcPr>
          <w:p w14:paraId="248F6C56" w14:textId="77777777" w:rsidR="00B26C55" w:rsidRPr="00B26C55" w:rsidRDefault="00B26C55" w:rsidP="00537676">
            <w:pPr>
              <w:rPr>
                <w:ins w:id="749" w:author="Parks, Robbie M" w:date="2018-08-15T11:00:00Z"/>
                <w:rFonts w:eastAsia="Times New Roman"/>
                <w:color w:val="000000"/>
                <w:sz w:val="20"/>
                <w:szCs w:val="20"/>
              </w:rPr>
            </w:pPr>
            <w:ins w:id="750" w:author="Parks, Robbie M" w:date="2018-08-15T11:00:00Z">
              <w:r w:rsidRPr="00B26C55">
                <w:rPr>
                  <w:rFonts w:eastAsia="Times New Roman"/>
                  <w:color w:val="000000"/>
                  <w:sz w:val="20"/>
                  <w:szCs w:val="20"/>
                </w:rPr>
                <w:t>Arizona, Colorado, New Mexico, Utah</w:t>
              </w:r>
            </w:ins>
          </w:p>
        </w:tc>
        <w:tc>
          <w:tcPr>
            <w:tcW w:w="1760" w:type="dxa"/>
            <w:tcBorders>
              <w:top w:val="nil"/>
              <w:left w:val="nil"/>
              <w:bottom w:val="single" w:sz="4" w:space="0" w:color="auto"/>
              <w:right w:val="single" w:sz="4" w:space="0" w:color="auto"/>
            </w:tcBorders>
            <w:shd w:val="clear" w:color="auto" w:fill="auto"/>
            <w:noWrap/>
            <w:vAlign w:val="center"/>
            <w:hideMark/>
          </w:tcPr>
          <w:p w14:paraId="2D3BE8C0" w14:textId="77777777" w:rsidR="00B26C55" w:rsidRPr="00B26C55" w:rsidRDefault="00B26C55" w:rsidP="006B7721">
            <w:pPr>
              <w:jc w:val="center"/>
              <w:rPr>
                <w:ins w:id="751" w:author="Parks, Robbie M" w:date="2018-08-15T11:00:00Z"/>
                <w:rFonts w:eastAsia="Times New Roman"/>
                <w:color w:val="000000"/>
                <w:sz w:val="20"/>
                <w:szCs w:val="20"/>
              </w:rPr>
            </w:pPr>
            <w:ins w:id="752" w:author="Parks, Robbie M" w:date="2018-08-15T11:00:00Z">
              <w:r w:rsidRPr="00B26C55">
                <w:rPr>
                  <w:rFonts w:eastAsia="Times New Roman"/>
                  <w:color w:val="000000"/>
                  <w:sz w:val="20"/>
                  <w:szCs w:val="20"/>
                </w:rPr>
                <w:t>17,613,981</w:t>
              </w:r>
            </w:ins>
          </w:p>
        </w:tc>
        <w:tc>
          <w:tcPr>
            <w:tcW w:w="1860" w:type="dxa"/>
            <w:tcBorders>
              <w:top w:val="nil"/>
              <w:left w:val="nil"/>
              <w:bottom w:val="single" w:sz="4" w:space="0" w:color="auto"/>
              <w:right w:val="single" w:sz="4" w:space="0" w:color="auto"/>
            </w:tcBorders>
            <w:shd w:val="clear" w:color="auto" w:fill="auto"/>
            <w:noWrap/>
            <w:vAlign w:val="center"/>
            <w:hideMark/>
          </w:tcPr>
          <w:p w14:paraId="6E5CC87E" w14:textId="77777777" w:rsidR="00B26C55" w:rsidRPr="00B26C55" w:rsidRDefault="00B26C55" w:rsidP="006B7721">
            <w:pPr>
              <w:jc w:val="center"/>
              <w:rPr>
                <w:ins w:id="753" w:author="Parks, Robbie M" w:date="2018-08-15T11:00:00Z"/>
                <w:rFonts w:eastAsia="Times New Roman"/>
                <w:color w:val="000000"/>
                <w:sz w:val="20"/>
                <w:szCs w:val="20"/>
              </w:rPr>
            </w:pPr>
            <w:ins w:id="754" w:author="Parks, Robbie M" w:date="2018-08-15T11:00:00Z">
              <w:r w:rsidRPr="00B26C55">
                <w:rPr>
                  <w:rFonts w:eastAsia="Times New Roman"/>
                  <w:color w:val="000000"/>
                  <w:sz w:val="20"/>
                  <w:szCs w:val="20"/>
                </w:rPr>
                <w:t>13.6</w:t>
              </w:r>
            </w:ins>
          </w:p>
        </w:tc>
      </w:tr>
      <w:tr w:rsidR="00B26C55" w:rsidRPr="003D6280" w14:paraId="17CCFD77" w14:textId="77777777" w:rsidTr="006B7721">
        <w:trPr>
          <w:trHeight w:val="320"/>
          <w:jc w:val="center"/>
          <w:ins w:id="755" w:author="Parks, Robbie M" w:date="2018-08-15T11:00:00Z"/>
        </w:trPr>
        <w:tc>
          <w:tcPr>
            <w:tcW w:w="2020" w:type="dxa"/>
            <w:tcBorders>
              <w:top w:val="nil"/>
              <w:left w:val="single" w:sz="4" w:space="0" w:color="auto"/>
              <w:bottom w:val="single" w:sz="4" w:space="0" w:color="auto"/>
              <w:right w:val="single" w:sz="4" w:space="0" w:color="auto"/>
            </w:tcBorders>
            <w:shd w:val="clear" w:color="auto" w:fill="auto"/>
            <w:noWrap/>
            <w:vAlign w:val="center"/>
            <w:hideMark/>
          </w:tcPr>
          <w:p w14:paraId="0C4434E3" w14:textId="77777777" w:rsidR="00B26C55" w:rsidRPr="00B26C55" w:rsidRDefault="00B26C55" w:rsidP="00537676">
            <w:pPr>
              <w:rPr>
                <w:ins w:id="756" w:author="Parks, Robbie M" w:date="2018-08-15T11:00:00Z"/>
                <w:rFonts w:eastAsia="Times New Roman"/>
                <w:color w:val="000000"/>
                <w:sz w:val="20"/>
                <w:szCs w:val="20"/>
              </w:rPr>
            </w:pPr>
            <w:ins w:id="757" w:author="Parks, Robbie M" w:date="2018-08-15T11:00:00Z">
              <w:r w:rsidRPr="00B26C55">
                <w:rPr>
                  <w:rFonts w:eastAsia="Times New Roman"/>
                  <w:color w:val="000000"/>
                  <w:sz w:val="20"/>
                  <w:szCs w:val="20"/>
                </w:rPr>
                <w:t>West</w:t>
              </w:r>
            </w:ins>
          </w:p>
        </w:tc>
        <w:tc>
          <w:tcPr>
            <w:tcW w:w="3140" w:type="dxa"/>
            <w:tcBorders>
              <w:top w:val="nil"/>
              <w:left w:val="nil"/>
              <w:bottom w:val="single" w:sz="4" w:space="0" w:color="auto"/>
              <w:right w:val="single" w:sz="4" w:space="0" w:color="auto"/>
            </w:tcBorders>
            <w:shd w:val="clear" w:color="auto" w:fill="auto"/>
            <w:vAlign w:val="center"/>
            <w:hideMark/>
          </w:tcPr>
          <w:p w14:paraId="2FAD9559" w14:textId="77777777" w:rsidR="00B26C55" w:rsidRPr="00B26C55" w:rsidRDefault="00B26C55" w:rsidP="00537676">
            <w:pPr>
              <w:rPr>
                <w:ins w:id="758" w:author="Parks, Robbie M" w:date="2018-08-15T11:00:00Z"/>
                <w:rFonts w:eastAsia="Times New Roman"/>
                <w:color w:val="000000"/>
                <w:sz w:val="20"/>
                <w:szCs w:val="20"/>
              </w:rPr>
            </w:pPr>
            <w:ins w:id="759" w:author="Parks, Robbie M" w:date="2018-08-15T11:00:00Z">
              <w:r w:rsidRPr="00B26C55">
                <w:rPr>
                  <w:rFonts w:eastAsia="Times New Roman"/>
                  <w:color w:val="000000"/>
                  <w:sz w:val="20"/>
                  <w:szCs w:val="20"/>
                </w:rPr>
                <w:t>California, Hawaii, Nevada</w:t>
              </w:r>
            </w:ins>
          </w:p>
        </w:tc>
        <w:tc>
          <w:tcPr>
            <w:tcW w:w="1760" w:type="dxa"/>
            <w:tcBorders>
              <w:top w:val="nil"/>
              <w:left w:val="nil"/>
              <w:bottom w:val="single" w:sz="4" w:space="0" w:color="auto"/>
              <w:right w:val="single" w:sz="4" w:space="0" w:color="auto"/>
            </w:tcBorders>
            <w:shd w:val="clear" w:color="auto" w:fill="auto"/>
            <w:noWrap/>
            <w:vAlign w:val="center"/>
            <w:hideMark/>
          </w:tcPr>
          <w:p w14:paraId="3147499B" w14:textId="77777777" w:rsidR="00B26C55" w:rsidRPr="00B26C55" w:rsidRDefault="00B26C55" w:rsidP="006B7721">
            <w:pPr>
              <w:jc w:val="center"/>
              <w:rPr>
                <w:ins w:id="760" w:author="Parks, Robbie M" w:date="2018-08-15T11:00:00Z"/>
                <w:rFonts w:eastAsia="Times New Roman"/>
                <w:color w:val="000000"/>
                <w:sz w:val="20"/>
                <w:szCs w:val="20"/>
              </w:rPr>
            </w:pPr>
            <w:ins w:id="761" w:author="Parks, Robbie M" w:date="2018-08-15T11:00:00Z">
              <w:r w:rsidRPr="00B26C55">
                <w:rPr>
                  <w:rFonts w:eastAsia="Times New Roman"/>
                  <w:color w:val="000000"/>
                  <w:sz w:val="20"/>
                  <w:szCs w:val="20"/>
                </w:rPr>
                <w:t>43,708,574</w:t>
              </w:r>
            </w:ins>
          </w:p>
        </w:tc>
        <w:tc>
          <w:tcPr>
            <w:tcW w:w="1860" w:type="dxa"/>
            <w:tcBorders>
              <w:top w:val="nil"/>
              <w:left w:val="nil"/>
              <w:bottom w:val="single" w:sz="4" w:space="0" w:color="auto"/>
              <w:right w:val="single" w:sz="4" w:space="0" w:color="auto"/>
            </w:tcBorders>
            <w:shd w:val="clear" w:color="auto" w:fill="auto"/>
            <w:noWrap/>
            <w:vAlign w:val="center"/>
            <w:hideMark/>
          </w:tcPr>
          <w:p w14:paraId="16DF83B9" w14:textId="77777777" w:rsidR="00B26C55" w:rsidRPr="00B26C55" w:rsidRDefault="00B26C55" w:rsidP="006B7721">
            <w:pPr>
              <w:jc w:val="center"/>
              <w:rPr>
                <w:ins w:id="762" w:author="Parks, Robbie M" w:date="2018-08-15T11:00:00Z"/>
                <w:rFonts w:eastAsia="Times New Roman"/>
                <w:color w:val="000000"/>
                <w:sz w:val="20"/>
                <w:szCs w:val="20"/>
              </w:rPr>
            </w:pPr>
            <w:ins w:id="763" w:author="Parks, Robbie M" w:date="2018-08-15T11:00:00Z">
              <w:r w:rsidRPr="00B26C55">
                <w:rPr>
                  <w:rFonts w:eastAsia="Times New Roman"/>
                  <w:color w:val="000000"/>
                  <w:sz w:val="20"/>
                  <w:szCs w:val="20"/>
                </w:rPr>
                <w:t>16.6</w:t>
              </w:r>
            </w:ins>
          </w:p>
        </w:tc>
      </w:tr>
      <w:tr w:rsidR="00B26C55" w:rsidRPr="003D6280" w14:paraId="6BA730C8" w14:textId="77777777" w:rsidTr="006B7721">
        <w:trPr>
          <w:trHeight w:val="960"/>
          <w:jc w:val="center"/>
          <w:ins w:id="764" w:author="Parks, Robbie M" w:date="2018-08-15T11:00:00Z"/>
        </w:trPr>
        <w:tc>
          <w:tcPr>
            <w:tcW w:w="2020" w:type="dxa"/>
            <w:tcBorders>
              <w:top w:val="nil"/>
              <w:left w:val="single" w:sz="4" w:space="0" w:color="auto"/>
              <w:bottom w:val="single" w:sz="4" w:space="0" w:color="auto"/>
              <w:right w:val="single" w:sz="4" w:space="0" w:color="auto"/>
            </w:tcBorders>
            <w:shd w:val="clear" w:color="auto" w:fill="auto"/>
            <w:noWrap/>
            <w:vAlign w:val="center"/>
            <w:hideMark/>
          </w:tcPr>
          <w:p w14:paraId="2E248CFB" w14:textId="77777777" w:rsidR="00B26C55" w:rsidRPr="00B26C55" w:rsidRDefault="00B26C55" w:rsidP="00537676">
            <w:pPr>
              <w:rPr>
                <w:ins w:id="765" w:author="Parks, Robbie M" w:date="2018-08-15T11:00:00Z"/>
                <w:rFonts w:eastAsia="Times New Roman"/>
                <w:color w:val="000000"/>
                <w:sz w:val="20"/>
                <w:szCs w:val="20"/>
              </w:rPr>
            </w:pPr>
            <w:ins w:id="766" w:author="Parks, Robbie M" w:date="2018-08-15T11:00:00Z">
              <w:r w:rsidRPr="00B26C55">
                <w:rPr>
                  <w:rFonts w:eastAsia="Times New Roman"/>
                  <w:color w:val="000000"/>
                  <w:sz w:val="20"/>
                  <w:szCs w:val="20"/>
                </w:rPr>
                <w:t>West North Central</w:t>
              </w:r>
            </w:ins>
          </w:p>
        </w:tc>
        <w:tc>
          <w:tcPr>
            <w:tcW w:w="3140" w:type="dxa"/>
            <w:tcBorders>
              <w:top w:val="nil"/>
              <w:left w:val="nil"/>
              <w:bottom w:val="single" w:sz="4" w:space="0" w:color="auto"/>
              <w:right w:val="single" w:sz="4" w:space="0" w:color="auto"/>
            </w:tcBorders>
            <w:shd w:val="clear" w:color="auto" w:fill="auto"/>
            <w:vAlign w:val="center"/>
            <w:hideMark/>
          </w:tcPr>
          <w:p w14:paraId="4B414F5A" w14:textId="77777777" w:rsidR="00B26C55" w:rsidRPr="00B26C55" w:rsidRDefault="00B26C55" w:rsidP="00537676">
            <w:pPr>
              <w:rPr>
                <w:ins w:id="767" w:author="Parks, Robbie M" w:date="2018-08-15T11:00:00Z"/>
                <w:rFonts w:eastAsia="Times New Roman"/>
                <w:color w:val="000000"/>
                <w:sz w:val="20"/>
                <w:szCs w:val="20"/>
              </w:rPr>
            </w:pPr>
            <w:ins w:id="768" w:author="Parks, Robbie M" w:date="2018-08-15T11:00:00Z">
              <w:r w:rsidRPr="00B26C55">
                <w:rPr>
                  <w:rFonts w:eastAsia="Times New Roman"/>
                  <w:color w:val="000000"/>
                  <w:sz w:val="20"/>
                  <w:szCs w:val="20"/>
                </w:rPr>
                <w:t>Montana, Nebraska, North Dakota, South Dakota, Wyoming</w:t>
              </w:r>
            </w:ins>
          </w:p>
        </w:tc>
        <w:tc>
          <w:tcPr>
            <w:tcW w:w="1760" w:type="dxa"/>
            <w:tcBorders>
              <w:top w:val="nil"/>
              <w:left w:val="nil"/>
              <w:bottom w:val="single" w:sz="4" w:space="0" w:color="auto"/>
              <w:right w:val="single" w:sz="4" w:space="0" w:color="auto"/>
            </w:tcBorders>
            <w:shd w:val="clear" w:color="auto" w:fill="auto"/>
            <w:noWrap/>
            <w:vAlign w:val="center"/>
            <w:hideMark/>
          </w:tcPr>
          <w:p w14:paraId="238E0531" w14:textId="77777777" w:rsidR="00B26C55" w:rsidRPr="00B26C55" w:rsidRDefault="00B26C55" w:rsidP="006B7721">
            <w:pPr>
              <w:jc w:val="center"/>
              <w:rPr>
                <w:ins w:id="769" w:author="Parks, Robbie M" w:date="2018-08-15T11:00:00Z"/>
                <w:rFonts w:eastAsia="Times New Roman"/>
                <w:color w:val="000000"/>
                <w:sz w:val="20"/>
                <w:szCs w:val="20"/>
              </w:rPr>
            </w:pPr>
            <w:ins w:id="770" w:author="Parks, Robbie M" w:date="2018-08-15T11:00:00Z">
              <w:r w:rsidRPr="00B26C55">
                <w:rPr>
                  <w:rFonts w:eastAsia="Times New Roman"/>
                  <w:color w:val="000000"/>
                  <w:sz w:val="20"/>
                  <w:szCs w:val="20"/>
                </w:rPr>
                <w:t>5,168,753</w:t>
              </w:r>
            </w:ins>
          </w:p>
        </w:tc>
        <w:tc>
          <w:tcPr>
            <w:tcW w:w="1860" w:type="dxa"/>
            <w:tcBorders>
              <w:top w:val="nil"/>
              <w:left w:val="nil"/>
              <w:bottom w:val="single" w:sz="4" w:space="0" w:color="auto"/>
              <w:right w:val="single" w:sz="4" w:space="0" w:color="auto"/>
            </w:tcBorders>
            <w:shd w:val="clear" w:color="auto" w:fill="auto"/>
            <w:noWrap/>
            <w:vAlign w:val="center"/>
            <w:hideMark/>
          </w:tcPr>
          <w:p w14:paraId="1A69E5F2" w14:textId="77777777" w:rsidR="00B26C55" w:rsidRPr="00B26C55" w:rsidRDefault="00B26C55" w:rsidP="006B7721">
            <w:pPr>
              <w:jc w:val="center"/>
              <w:rPr>
                <w:ins w:id="771" w:author="Parks, Robbie M" w:date="2018-08-15T11:00:00Z"/>
                <w:rFonts w:eastAsia="Times New Roman"/>
                <w:color w:val="000000"/>
                <w:sz w:val="20"/>
                <w:szCs w:val="20"/>
              </w:rPr>
            </w:pPr>
            <w:ins w:id="772" w:author="Parks, Robbie M" w:date="2018-08-15T11:00:00Z">
              <w:r w:rsidRPr="00B26C55">
                <w:rPr>
                  <w:rFonts w:eastAsia="Times New Roman"/>
                  <w:color w:val="000000"/>
                  <w:sz w:val="20"/>
                  <w:szCs w:val="20"/>
                </w:rPr>
                <w:t>7.6</w:t>
              </w:r>
            </w:ins>
          </w:p>
        </w:tc>
      </w:tr>
    </w:tbl>
    <w:p w14:paraId="3BCDA78D" w14:textId="03BD2B55" w:rsidR="00F44160" w:rsidRPr="004B4502" w:rsidRDefault="00641FFF" w:rsidP="00BE53B4">
      <w:pPr>
        <w:rPr>
          <w:color w:val="000000" w:themeColor="text1"/>
        </w:rPr>
      </w:pPr>
      <w:del w:id="773" w:author="Parks, Robbie M" w:date="2018-08-15T11:00:00Z">
        <w:r>
          <w:rPr>
            <w:b/>
          </w:rPr>
          <w:delText xml:space="preserve">Supplementary Figure </w:delText>
        </w:r>
        <w:r w:rsidR="004B374F" w:rsidRPr="007E031A">
          <w:rPr>
            <w:b/>
          </w:rPr>
          <w:delText>1</w:delText>
        </w:r>
        <w:r w:rsidR="0053237F" w:rsidRPr="007E031A">
          <w:rPr>
            <w:b/>
          </w:rPr>
          <w:delText>:</w:delText>
        </w:r>
        <w:r w:rsidR="0053237F" w:rsidRPr="00934D53">
          <w:rPr>
            <w:b/>
          </w:rPr>
          <w:delText xml:space="preserve"> </w:delText>
        </w:r>
        <w:r w:rsidR="0053237F" w:rsidRPr="00934D53">
          <w:rPr>
            <w:color w:val="000000" w:themeColor="text1"/>
          </w:rPr>
          <w:delText>Mean timing of (A) maximum and (B) minimum cause-specific mortality, by climate region, sex and age group for 1980-2013. Only age-sex groups with significant 12-month seasonality in the national analysis are included. Average temperatures (in degrees Celsius) are included</w:delText>
        </w:r>
        <w:r w:rsidR="0053237F" w:rsidRPr="006E585E">
          <w:rPr>
            <w:color w:val="000000" w:themeColor="text1"/>
          </w:rPr>
          <w:delText xml:space="preserve"> in white for the corresponding month of maximum and</w:delText>
        </w:r>
        <w:r w:rsidR="00D038DF">
          <w:rPr>
            <w:color w:val="000000" w:themeColor="text1"/>
          </w:rPr>
          <w:delText xml:space="preserve"> </w:delText>
        </w:r>
        <w:r w:rsidR="00D038DF" w:rsidRPr="006E585E">
          <w:rPr>
            <w:color w:val="000000" w:themeColor="text1"/>
          </w:rPr>
          <w:delText>mortality for each climate region.</w:delText>
        </w:r>
      </w:del>
    </w:p>
    <w:sectPr w:rsidR="00F44160" w:rsidRPr="004B4502" w:rsidSect="00E41E51">
      <w:headerReference w:type="default" r:id="rId9"/>
      <w:footerReference w:type="even" r:id="rId10"/>
      <w:footerReference w:type="default" r:id="rId11"/>
      <w:pgSz w:w="11900" w:h="16840"/>
      <w:pgMar w:top="1440" w:right="1440" w:bottom="1440" w:left="1440" w:header="720" w:footer="720" w:gutter="0"/>
      <w:lnNumType w:countBy="1" w:restart="continuous"/>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5998003" w14:textId="77777777" w:rsidR="008F3CBC" w:rsidRDefault="008F3CBC">
      <w:r>
        <w:separator/>
      </w:r>
    </w:p>
  </w:endnote>
  <w:endnote w:type="continuationSeparator" w:id="0">
    <w:p w14:paraId="17B90E7F" w14:textId="77777777" w:rsidR="008F3CBC" w:rsidRDefault="008F3CBC">
      <w:r>
        <w:continuationSeparator/>
      </w:r>
    </w:p>
  </w:endnote>
  <w:endnote w:type="continuationNotice" w:id="1">
    <w:p w14:paraId="5CB629B7" w14:textId="77777777" w:rsidR="008F3CBC" w:rsidRDefault="008F3CB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auto"/>
    <w:pitch w:val="variable"/>
    <w:sig w:usb0="E0002AEF" w:usb1="C0007841" w:usb2="00000009" w:usb3="00000000" w:csb0="000001FF" w:csb1="00000000"/>
  </w:font>
  <w:font w:name="Calibri">
    <w:panose1 w:val="020F0502020204030204"/>
    <w:charset w:val="00"/>
    <w:family w:val="auto"/>
    <w:pitch w:val="variable"/>
    <w:sig w:usb0="E00002FF" w:usb1="4000ACFF" w:usb2="00000001" w:usb3="00000000" w:csb0="0000019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auto"/>
    <w:pitch w:val="variable"/>
    <w:sig w:usb0="00000000" w:usb1="10000000" w:usb2="00000000" w:usb3="00000000" w:csb0="80000000" w:csb1="00000000"/>
  </w:font>
  <w:font w:name="Tahoma">
    <w:panose1 w:val="020B0604030504040204"/>
    <w:charset w:val="00"/>
    <w:family w:val="auto"/>
    <w:pitch w:val="variable"/>
    <w:sig w:usb0="E1002EFF" w:usb1="C000605B" w:usb2="00000029" w:usb3="00000000" w:csb0="000101FF" w:csb1="00000000"/>
  </w:font>
  <w:font w:name="Arial">
    <w:panose1 w:val="020B0604020202020204"/>
    <w:charset w:val="00"/>
    <w:family w:val="auto"/>
    <w:pitch w:val="variable"/>
    <w:sig w:usb0="E0002AFF" w:usb1="C0007843" w:usb2="00000009" w:usb3="00000000" w:csb0="000001FF" w:csb1="00000000"/>
  </w:font>
  <w:font w:name="MS Mincho">
    <w:panose1 w:val="02020609040205080304"/>
    <w:charset w:val="80"/>
    <w:family w:val="auto"/>
    <w:pitch w:val="variable"/>
    <w:sig w:usb0="E00002FF" w:usb1="6AC7FDFB" w:usb2="08000012" w:usb3="00000000" w:csb0="0002009F" w:csb1="00000000"/>
  </w:font>
  <w:font w:name="Cambria Math">
    <w:panose1 w:val="02040503050406030204"/>
    <w:charset w:val="00"/>
    <w:family w:val="auto"/>
    <w:pitch w:val="variable"/>
    <w:sig w:usb0="E00002FF" w:usb1="420024FF" w:usb2="00000000" w:usb3="00000000" w:csb0="0000019F" w:csb1="00000000"/>
  </w:font>
  <w:font w:name="Helvetica">
    <w:panose1 w:val="00000000000000000000"/>
    <w:charset w:val="00"/>
    <w:family w:val="auto"/>
    <w:pitch w:val="variable"/>
    <w:sig w:usb0="E00002FF" w:usb1="5000785B" w:usb2="00000000" w:usb3="00000000" w:csb0="0000019F" w:csb1="00000000"/>
  </w:font>
  <w:font w:name="Calibri Light">
    <w:panose1 w:val="020F0302020204030204"/>
    <w:charset w:val="00"/>
    <w:family w:val="auto"/>
    <w:pitch w:val="variable"/>
    <w:sig w:usb0="A00002EF" w:usb1="4000207B" w:usb2="00000000" w:usb3="00000000" w:csb0="000001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1231D3E" w14:textId="77777777" w:rsidR="00B9423B" w:rsidRDefault="00B9423B" w:rsidP="005B67C9">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1B25C2DF" w14:textId="77777777" w:rsidR="00B9423B" w:rsidRDefault="00B9423B" w:rsidP="005B67C9">
    <w:pPr>
      <w:pStyle w:val="Footer"/>
      <w:ind w:right="36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1BB0A84" w14:textId="19BF1662" w:rsidR="00B9423B" w:rsidRDefault="00B9423B" w:rsidP="005B67C9">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E10B98">
      <w:rPr>
        <w:rStyle w:val="PageNumber"/>
        <w:noProof/>
      </w:rPr>
      <w:t>19</w:t>
    </w:r>
    <w:r>
      <w:rPr>
        <w:rStyle w:val="PageNumber"/>
      </w:rPr>
      <w:fldChar w:fldCharType="end"/>
    </w:r>
  </w:p>
  <w:p w14:paraId="3F8F309C" w14:textId="77777777" w:rsidR="00B9423B" w:rsidRDefault="00B9423B" w:rsidP="005B67C9">
    <w:pPr>
      <w:pStyle w:val="Footer"/>
      <w:ind w:right="360"/>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805BFDD" w14:textId="77777777" w:rsidR="008F3CBC" w:rsidRDefault="008F3CBC">
      <w:r>
        <w:separator/>
      </w:r>
    </w:p>
  </w:footnote>
  <w:footnote w:type="continuationSeparator" w:id="0">
    <w:p w14:paraId="19C7248A" w14:textId="77777777" w:rsidR="008F3CBC" w:rsidRDefault="008F3CBC">
      <w:r>
        <w:continuationSeparator/>
      </w:r>
    </w:p>
  </w:footnote>
  <w:footnote w:type="continuationNotice" w:id="1">
    <w:p w14:paraId="0CB8CF65" w14:textId="77777777" w:rsidR="008F3CBC" w:rsidRDefault="008F3CBC"/>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563A250" w14:textId="77777777" w:rsidR="00B9423B" w:rsidRDefault="00B9423B">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B9E5AFF"/>
    <w:multiLevelType w:val="hybridMultilevel"/>
    <w:tmpl w:val="4E00A802"/>
    <w:lvl w:ilvl="0" w:tplc="D5B0519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nsid w:val="193B2F36"/>
    <w:multiLevelType w:val="hybridMultilevel"/>
    <w:tmpl w:val="EB6C37EA"/>
    <w:lvl w:ilvl="0" w:tplc="A6BE6EBE">
      <w:start w:val="5"/>
      <w:numFmt w:val="bullet"/>
      <w:lvlText w:val=""/>
      <w:lvlJc w:val="left"/>
      <w:pPr>
        <w:ind w:left="720" w:hanging="360"/>
      </w:pPr>
      <w:rPr>
        <w:rFonts w:ascii="Symbol" w:eastAsia="Calibri" w:hAnsi="Symbol"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nsid w:val="27FF2523"/>
    <w:multiLevelType w:val="hybridMultilevel"/>
    <w:tmpl w:val="25E62E18"/>
    <w:lvl w:ilvl="0" w:tplc="0A2A57E4">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nsid w:val="5EF77204"/>
    <w:multiLevelType w:val="hybridMultilevel"/>
    <w:tmpl w:val="F0AEDBA4"/>
    <w:lvl w:ilvl="0" w:tplc="BA084322">
      <w:start w:val="5"/>
      <w:numFmt w:val="bullet"/>
      <w:lvlText w:val=""/>
      <w:lvlJc w:val="left"/>
      <w:pPr>
        <w:ind w:left="720" w:hanging="360"/>
      </w:pPr>
      <w:rPr>
        <w:rFonts w:ascii="Symbol" w:eastAsia="Calibri" w:hAnsi="Symbol"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nsid w:val="6DAD605E"/>
    <w:multiLevelType w:val="hybridMultilevel"/>
    <w:tmpl w:val="76C4C9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3"/>
  </w:num>
  <w:num w:numId="2">
    <w:abstractNumId w:val="1"/>
  </w:num>
  <w:num w:numId="3">
    <w:abstractNumId w:val="4"/>
  </w:num>
  <w:num w:numId="4">
    <w:abstractNumId w:val="0"/>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5"/>
  <w:proofState w:spelling="clean" w:grammar="clean"/>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EN.InstantFormat" w:val="&lt;ENInstantFormat&gt;&lt;Enabled&gt;0&lt;/Enabled&gt;&lt;ScanUnformatted&gt;1&lt;/ScanUnformatted&gt;&lt;ScanChanges&gt;1&lt;/ScanChanges&gt;&lt;Suspended&gt;0&lt;/Suspended&gt;&lt;/ENInstantFormat&gt;"/>
    <w:docVar w:name="EN.Layout" w:val="&lt;ENLayout&gt;&lt;Style&gt;PNAS&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0tw0zzvgt0wf4erero5steu5rx5tpas22wa&quot;&gt;Robbie Parks PhD&lt;record-ids&gt;&lt;item&gt;28&lt;/item&gt;&lt;item&gt;79&lt;/item&gt;&lt;item&gt;168&lt;/item&gt;&lt;item&gt;205&lt;/item&gt;&lt;item&gt;231&lt;/item&gt;&lt;item&gt;251&lt;/item&gt;&lt;item&gt;355&lt;/item&gt;&lt;item&gt;361&lt;/item&gt;&lt;item&gt;440&lt;/item&gt;&lt;item&gt;444&lt;/item&gt;&lt;item&gt;454&lt;/item&gt;&lt;item&gt;455&lt;/item&gt;&lt;item&gt;456&lt;/item&gt;&lt;item&gt;457&lt;/item&gt;&lt;item&gt;545&lt;/item&gt;&lt;item&gt;569&lt;/item&gt;&lt;item&gt;631&lt;/item&gt;&lt;item&gt;936&lt;/item&gt;&lt;item&gt;939&lt;/item&gt;&lt;item&gt;940&lt;/item&gt;&lt;item&gt;941&lt;/item&gt;&lt;item&gt;943&lt;/item&gt;&lt;item&gt;951&lt;/item&gt;&lt;item&gt;952&lt;/item&gt;&lt;item&gt;953&lt;/item&gt;&lt;item&gt;955&lt;/item&gt;&lt;item&gt;956&lt;/item&gt;&lt;item&gt;958&lt;/item&gt;&lt;item&gt;960&lt;/item&gt;&lt;item&gt;961&lt;/item&gt;&lt;/record-ids&gt;&lt;/item&gt;&lt;/Libraries&gt;"/>
  </w:docVars>
  <w:rsids>
    <w:rsidRoot w:val="000210D1"/>
    <w:rsid w:val="000003CF"/>
    <w:rsid w:val="000008D7"/>
    <w:rsid w:val="000011F3"/>
    <w:rsid w:val="00001E52"/>
    <w:rsid w:val="00002775"/>
    <w:rsid w:val="00003248"/>
    <w:rsid w:val="00003415"/>
    <w:rsid w:val="00004649"/>
    <w:rsid w:val="0000534F"/>
    <w:rsid w:val="00005B06"/>
    <w:rsid w:val="000064D1"/>
    <w:rsid w:val="00006DCD"/>
    <w:rsid w:val="00010088"/>
    <w:rsid w:val="00011599"/>
    <w:rsid w:val="000122C0"/>
    <w:rsid w:val="00012568"/>
    <w:rsid w:val="000126AB"/>
    <w:rsid w:val="00014E5D"/>
    <w:rsid w:val="000156AA"/>
    <w:rsid w:val="00016C20"/>
    <w:rsid w:val="000171E9"/>
    <w:rsid w:val="00020A32"/>
    <w:rsid w:val="00020F15"/>
    <w:rsid w:val="000210D1"/>
    <w:rsid w:val="00023586"/>
    <w:rsid w:val="0002488D"/>
    <w:rsid w:val="0002552E"/>
    <w:rsid w:val="00025DE6"/>
    <w:rsid w:val="000261DC"/>
    <w:rsid w:val="00030756"/>
    <w:rsid w:val="00033C40"/>
    <w:rsid w:val="00034165"/>
    <w:rsid w:val="000341A7"/>
    <w:rsid w:val="00035017"/>
    <w:rsid w:val="00035EC0"/>
    <w:rsid w:val="0003657E"/>
    <w:rsid w:val="00037CC3"/>
    <w:rsid w:val="00040FE5"/>
    <w:rsid w:val="0004316E"/>
    <w:rsid w:val="0004612A"/>
    <w:rsid w:val="00047456"/>
    <w:rsid w:val="00050A3D"/>
    <w:rsid w:val="00053419"/>
    <w:rsid w:val="000545B5"/>
    <w:rsid w:val="00054EEF"/>
    <w:rsid w:val="00055738"/>
    <w:rsid w:val="000559D5"/>
    <w:rsid w:val="00057B55"/>
    <w:rsid w:val="0006004E"/>
    <w:rsid w:val="00061E82"/>
    <w:rsid w:val="00066C53"/>
    <w:rsid w:val="00070EF4"/>
    <w:rsid w:val="000711BB"/>
    <w:rsid w:val="00071653"/>
    <w:rsid w:val="00072F64"/>
    <w:rsid w:val="0007537F"/>
    <w:rsid w:val="0007767F"/>
    <w:rsid w:val="00077D09"/>
    <w:rsid w:val="000826AA"/>
    <w:rsid w:val="00082769"/>
    <w:rsid w:val="00082868"/>
    <w:rsid w:val="0008287A"/>
    <w:rsid w:val="00082E19"/>
    <w:rsid w:val="0008315C"/>
    <w:rsid w:val="00084F55"/>
    <w:rsid w:val="000855C6"/>
    <w:rsid w:val="000855D2"/>
    <w:rsid w:val="00087CBF"/>
    <w:rsid w:val="00090953"/>
    <w:rsid w:val="0009134D"/>
    <w:rsid w:val="0009224B"/>
    <w:rsid w:val="00093043"/>
    <w:rsid w:val="000940BB"/>
    <w:rsid w:val="000A0AFB"/>
    <w:rsid w:val="000A0CBB"/>
    <w:rsid w:val="000A0E7F"/>
    <w:rsid w:val="000A1B37"/>
    <w:rsid w:val="000A4138"/>
    <w:rsid w:val="000A43C1"/>
    <w:rsid w:val="000A451B"/>
    <w:rsid w:val="000A68FE"/>
    <w:rsid w:val="000A7D70"/>
    <w:rsid w:val="000B0D4A"/>
    <w:rsid w:val="000B343F"/>
    <w:rsid w:val="000B4037"/>
    <w:rsid w:val="000B43B6"/>
    <w:rsid w:val="000B49C7"/>
    <w:rsid w:val="000B49CF"/>
    <w:rsid w:val="000B4CE3"/>
    <w:rsid w:val="000B6495"/>
    <w:rsid w:val="000B68AC"/>
    <w:rsid w:val="000B7625"/>
    <w:rsid w:val="000B799D"/>
    <w:rsid w:val="000C107C"/>
    <w:rsid w:val="000C12A0"/>
    <w:rsid w:val="000C19A1"/>
    <w:rsid w:val="000C2752"/>
    <w:rsid w:val="000C53E9"/>
    <w:rsid w:val="000C576A"/>
    <w:rsid w:val="000C6C91"/>
    <w:rsid w:val="000C6ED9"/>
    <w:rsid w:val="000C7277"/>
    <w:rsid w:val="000C75E0"/>
    <w:rsid w:val="000D0291"/>
    <w:rsid w:val="000D08C2"/>
    <w:rsid w:val="000D2AC2"/>
    <w:rsid w:val="000D352A"/>
    <w:rsid w:val="000D4F95"/>
    <w:rsid w:val="000D5BA9"/>
    <w:rsid w:val="000D6410"/>
    <w:rsid w:val="000D648A"/>
    <w:rsid w:val="000E0177"/>
    <w:rsid w:val="000E19E2"/>
    <w:rsid w:val="000E1B1B"/>
    <w:rsid w:val="000E2CF4"/>
    <w:rsid w:val="000E30F9"/>
    <w:rsid w:val="000E3486"/>
    <w:rsid w:val="000E3606"/>
    <w:rsid w:val="000E36FB"/>
    <w:rsid w:val="000E3A7A"/>
    <w:rsid w:val="000E5F6C"/>
    <w:rsid w:val="000E6B25"/>
    <w:rsid w:val="000E7E2F"/>
    <w:rsid w:val="000F50FB"/>
    <w:rsid w:val="000F5812"/>
    <w:rsid w:val="000F58BA"/>
    <w:rsid w:val="000F5BDA"/>
    <w:rsid w:val="000F5E5D"/>
    <w:rsid w:val="001000EB"/>
    <w:rsid w:val="0010072E"/>
    <w:rsid w:val="00100C18"/>
    <w:rsid w:val="00101234"/>
    <w:rsid w:val="00101D00"/>
    <w:rsid w:val="001029FD"/>
    <w:rsid w:val="00103132"/>
    <w:rsid w:val="001073C5"/>
    <w:rsid w:val="00111621"/>
    <w:rsid w:val="00115046"/>
    <w:rsid w:val="001153F6"/>
    <w:rsid w:val="0011544B"/>
    <w:rsid w:val="00115F35"/>
    <w:rsid w:val="001163FE"/>
    <w:rsid w:val="00116591"/>
    <w:rsid w:val="00122E71"/>
    <w:rsid w:val="00122F91"/>
    <w:rsid w:val="00123104"/>
    <w:rsid w:val="00124A8E"/>
    <w:rsid w:val="00125763"/>
    <w:rsid w:val="0012663E"/>
    <w:rsid w:val="00126DD9"/>
    <w:rsid w:val="001310F1"/>
    <w:rsid w:val="00131404"/>
    <w:rsid w:val="00132C6C"/>
    <w:rsid w:val="00132FB9"/>
    <w:rsid w:val="00133606"/>
    <w:rsid w:val="00134C6D"/>
    <w:rsid w:val="00136E85"/>
    <w:rsid w:val="00140141"/>
    <w:rsid w:val="001407BB"/>
    <w:rsid w:val="0014242B"/>
    <w:rsid w:val="00142A44"/>
    <w:rsid w:val="001435DE"/>
    <w:rsid w:val="00143F59"/>
    <w:rsid w:val="001446B6"/>
    <w:rsid w:val="001537B6"/>
    <w:rsid w:val="0015398F"/>
    <w:rsid w:val="00155EAD"/>
    <w:rsid w:val="00156FC7"/>
    <w:rsid w:val="00160598"/>
    <w:rsid w:val="001608FF"/>
    <w:rsid w:val="00161E98"/>
    <w:rsid w:val="0016206E"/>
    <w:rsid w:val="00162561"/>
    <w:rsid w:val="00162EC4"/>
    <w:rsid w:val="00163AC8"/>
    <w:rsid w:val="0016500A"/>
    <w:rsid w:val="00165260"/>
    <w:rsid w:val="0016605A"/>
    <w:rsid w:val="00166A52"/>
    <w:rsid w:val="00167563"/>
    <w:rsid w:val="001678F7"/>
    <w:rsid w:val="001704F4"/>
    <w:rsid w:val="001710A4"/>
    <w:rsid w:val="00172987"/>
    <w:rsid w:val="00175269"/>
    <w:rsid w:val="00175631"/>
    <w:rsid w:val="00175CB9"/>
    <w:rsid w:val="001763D6"/>
    <w:rsid w:val="00177A85"/>
    <w:rsid w:val="00180945"/>
    <w:rsid w:val="00181294"/>
    <w:rsid w:val="00182421"/>
    <w:rsid w:val="00182928"/>
    <w:rsid w:val="00183090"/>
    <w:rsid w:val="00184EFC"/>
    <w:rsid w:val="001853D0"/>
    <w:rsid w:val="001913A5"/>
    <w:rsid w:val="00191761"/>
    <w:rsid w:val="0019228F"/>
    <w:rsid w:val="001925D8"/>
    <w:rsid w:val="0019272E"/>
    <w:rsid w:val="00193F5D"/>
    <w:rsid w:val="00194CDD"/>
    <w:rsid w:val="0019570C"/>
    <w:rsid w:val="00196C4A"/>
    <w:rsid w:val="001A017E"/>
    <w:rsid w:val="001A0364"/>
    <w:rsid w:val="001A0673"/>
    <w:rsid w:val="001A0887"/>
    <w:rsid w:val="001A0CB6"/>
    <w:rsid w:val="001A0F81"/>
    <w:rsid w:val="001A1C85"/>
    <w:rsid w:val="001A1F00"/>
    <w:rsid w:val="001A373C"/>
    <w:rsid w:val="001A3870"/>
    <w:rsid w:val="001A3DE2"/>
    <w:rsid w:val="001A4537"/>
    <w:rsid w:val="001A477E"/>
    <w:rsid w:val="001A5458"/>
    <w:rsid w:val="001A5AD8"/>
    <w:rsid w:val="001A6909"/>
    <w:rsid w:val="001A7024"/>
    <w:rsid w:val="001A7900"/>
    <w:rsid w:val="001A7A93"/>
    <w:rsid w:val="001A7DC8"/>
    <w:rsid w:val="001B0BA7"/>
    <w:rsid w:val="001B23D1"/>
    <w:rsid w:val="001B3247"/>
    <w:rsid w:val="001B44B8"/>
    <w:rsid w:val="001B58C4"/>
    <w:rsid w:val="001B5B91"/>
    <w:rsid w:val="001B7A2A"/>
    <w:rsid w:val="001B7C8F"/>
    <w:rsid w:val="001B7DA5"/>
    <w:rsid w:val="001C0102"/>
    <w:rsid w:val="001C049B"/>
    <w:rsid w:val="001C0DFD"/>
    <w:rsid w:val="001C0EFF"/>
    <w:rsid w:val="001C0FC7"/>
    <w:rsid w:val="001C2F97"/>
    <w:rsid w:val="001C3523"/>
    <w:rsid w:val="001C3C8D"/>
    <w:rsid w:val="001C4494"/>
    <w:rsid w:val="001C56BD"/>
    <w:rsid w:val="001C613C"/>
    <w:rsid w:val="001C6327"/>
    <w:rsid w:val="001C6574"/>
    <w:rsid w:val="001C6F5C"/>
    <w:rsid w:val="001C72AE"/>
    <w:rsid w:val="001D05D2"/>
    <w:rsid w:val="001D0836"/>
    <w:rsid w:val="001D0F84"/>
    <w:rsid w:val="001D2724"/>
    <w:rsid w:val="001D36DD"/>
    <w:rsid w:val="001D59F0"/>
    <w:rsid w:val="001D5CBD"/>
    <w:rsid w:val="001D78FC"/>
    <w:rsid w:val="001D7BA9"/>
    <w:rsid w:val="001E02CF"/>
    <w:rsid w:val="001E0A6F"/>
    <w:rsid w:val="001E141A"/>
    <w:rsid w:val="001E4238"/>
    <w:rsid w:val="001E4AF8"/>
    <w:rsid w:val="001E4DA9"/>
    <w:rsid w:val="001E577E"/>
    <w:rsid w:val="001E7CED"/>
    <w:rsid w:val="001F03E7"/>
    <w:rsid w:val="001F0FFF"/>
    <w:rsid w:val="001F3669"/>
    <w:rsid w:val="001F3D58"/>
    <w:rsid w:val="001F679D"/>
    <w:rsid w:val="00200B4D"/>
    <w:rsid w:val="002015BB"/>
    <w:rsid w:val="00203677"/>
    <w:rsid w:val="00203DF9"/>
    <w:rsid w:val="00203FDC"/>
    <w:rsid w:val="00205191"/>
    <w:rsid w:val="002053E9"/>
    <w:rsid w:val="002061AD"/>
    <w:rsid w:val="00211F66"/>
    <w:rsid w:val="00212965"/>
    <w:rsid w:val="00213631"/>
    <w:rsid w:val="00214C19"/>
    <w:rsid w:val="00215559"/>
    <w:rsid w:val="00215F62"/>
    <w:rsid w:val="002165D5"/>
    <w:rsid w:val="002166AE"/>
    <w:rsid w:val="00217F61"/>
    <w:rsid w:val="00220C4B"/>
    <w:rsid w:val="002231AC"/>
    <w:rsid w:val="00223EAC"/>
    <w:rsid w:val="00225C47"/>
    <w:rsid w:val="0023094A"/>
    <w:rsid w:val="002317EC"/>
    <w:rsid w:val="002318D2"/>
    <w:rsid w:val="00231ECA"/>
    <w:rsid w:val="00232074"/>
    <w:rsid w:val="00233A16"/>
    <w:rsid w:val="00235CE2"/>
    <w:rsid w:val="00236AF3"/>
    <w:rsid w:val="00236E9B"/>
    <w:rsid w:val="00240F5E"/>
    <w:rsid w:val="00241EFC"/>
    <w:rsid w:val="00242DD5"/>
    <w:rsid w:val="00244355"/>
    <w:rsid w:val="00244D8A"/>
    <w:rsid w:val="00244F4D"/>
    <w:rsid w:val="002452E3"/>
    <w:rsid w:val="00247A0A"/>
    <w:rsid w:val="00250467"/>
    <w:rsid w:val="00251005"/>
    <w:rsid w:val="00251C2E"/>
    <w:rsid w:val="002542D0"/>
    <w:rsid w:val="00260281"/>
    <w:rsid w:val="0026033D"/>
    <w:rsid w:val="00260B02"/>
    <w:rsid w:val="00263A68"/>
    <w:rsid w:val="0026410C"/>
    <w:rsid w:val="00264184"/>
    <w:rsid w:val="002641A2"/>
    <w:rsid w:val="002648C8"/>
    <w:rsid w:val="00265FBF"/>
    <w:rsid w:val="00265FE4"/>
    <w:rsid w:val="002662B1"/>
    <w:rsid w:val="00271614"/>
    <w:rsid w:val="00272705"/>
    <w:rsid w:val="002734E8"/>
    <w:rsid w:val="00274464"/>
    <w:rsid w:val="00275889"/>
    <w:rsid w:val="0027631A"/>
    <w:rsid w:val="00276EAE"/>
    <w:rsid w:val="00277FF5"/>
    <w:rsid w:val="00280DF1"/>
    <w:rsid w:val="00281EE5"/>
    <w:rsid w:val="00283502"/>
    <w:rsid w:val="002867D8"/>
    <w:rsid w:val="002877D1"/>
    <w:rsid w:val="0029208D"/>
    <w:rsid w:val="002931FC"/>
    <w:rsid w:val="002946F4"/>
    <w:rsid w:val="002949F6"/>
    <w:rsid w:val="00294A3F"/>
    <w:rsid w:val="00294C9B"/>
    <w:rsid w:val="00296101"/>
    <w:rsid w:val="00296A5E"/>
    <w:rsid w:val="002977CC"/>
    <w:rsid w:val="002A4569"/>
    <w:rsid w:val="002A4A3A"/>
    <w:rsid w:val="002A4A82"/>
    <w:rsid w:val="002A4B30"/>
    <w:rsid w:val="002A7FE4"/>
    <w:rsid w:val="002B0951"/>
    <w:rsid w:val="002B0AB2"/>
    <w:rsid w:val="002B2295"/>
    <w:rsid w:val="002B3737"/>
    <w:rsid w:val="002B5E66"/>
    <w:rsid w:val="002B60AA"/>
    <w:rsid w:val="002B6D59"/>
    <w:rsid w:val="002C1A7D"/>
    <w:rsid w:val="002C2993"/>
    <w:rsid w:val="002C33D5"/>
    <w:rsid w:val="002C753F"/>
    <w:rsid w:val="002C7541"/>
    <w:rsid w:val="002C7660"/>
    <w:rsid w:val="002D0212"/>
    <w:rsid w:val="002D057C"/>
    <w:rsid w:val="002D1F5C"/>
    <w:rsid w:val="002D5558"/>
    <w:rsid w:val="002D5F29"/>
    <w:rsid w:val="002D7549"/>
    <w:rsid w:val="002E005E"/>
    <w:rsid w:val="002E0DC3"/>
    <w:rsid w:val="002E1EC9"/>
    <w:rsid w:val="002E20B6"/>
    <w:rsid w:val="002E2F92"/>
    <w:rsid w:val="002E5554"/>
    <w:rsid w:val="002E757A"/>
    <w:rsid w:val="002F03B9"/>
    <w:rsid w:val="002F0EE2"/>
    <w:rsid w:val="002F1C09"/>
    <w:rsid w:val="002F2133"/>
    <w:rsid w:val="002F2AD4"/>
    <w:rsid w:val="002F2C34"/>
    <w:rsid w:val="002F4DC5"/>
    <w:rsid w:val="002F6B9A"/>
    <w:rsid w:val="00300F68"/>
    <w:rsid w:val="00301AA6"/>
    <w:rsid w:val="003026D8"/>
    <w:rsid w:val="00304CD8"/>
    <w:rsid w:val="00304F47"/>
    <w:rsid w:val="003061D1"/>
    <w:rsid w:val="00306611"/>
    <w:rsid w:val="00306685"/>
    <w:rsid w:val="00310C35"/>
    <w:rsid w:val="00310E0C"/>
    <w:rsid w:val="003110FD"/>
    <w:rsid w:val="00315BE6"/>
    <w:rsid w:val="00320003"/>
    <w:rsid w:val="003206D2"/>
    <w:rsid w:val="0032080A"/>
    <w:rsid w:val="0032227A"/>
    <w:rsid w:val="00325BCE"/>
    <w:rsid w:val="00325E17"/>
    <w:rsid w:val="00326FD0"/>
    <w:rsid w:val="003322DD"/>
    <w:rsid w:val="00332CF8"/>
    <w:rsid w:val="00333321"/>
    <w:rsid w:val="003339E3"/>
    <w:rsid w:val="00333BE8"/>
    <w:rsid w:val="00333CA8"/>
    <w:rsid w:val="0033413A"/>
    <w:rsid w:val="00334301"/>
    <w:rsid w:val="00335759"/>
    <w:rsid w:val="003377A4"/>
    <w:rsid w:val="003406C1"/>
    <w:rsid w:val="00340A68"/>
    <w:rsid w:val="00340C26"/>
    <w:rsid w:val="00341373"/>
    <w:rsid w:val="00341AB6"/>
    <w:rsid w:val="003430BD"/>
    <w:rsid w:val="003452E0"/>
    <w:rsid w:val="003453DE"/>
    <w:rsid w:val="00346839"/>
    <w:rsid w:val="00346CE7"/>
    <w:rsid w:val="003513D0"/>
    <w:rsid w:val="00351CDA"/>
    <w:rsid w:val="00353439"/>
    <w:rsid w:val="0035353D"/>
    <w:rsid w:val="0035394F"/>
    <w:rsid w:val="00353A6E"/>
    <w:rsid w:val="00354320"/>
    <w:rsid w:val="00354C1A"/>
    <w:rsid w:val="0035630E"/>
    <w:rsid w:val="003572E4"/>
    <w:rsid w:val="00357AC1"/>
    <w:rsid w:val="00360B44"/>
    <w:rsid w:val="00362019"/>
    <w:rsid w:val="0036381E"/>
    <w:rsid w:val="0036464B"/>
    <w:rsid w:val="003649EA"/>
    <w:rsid w:val="003653FF"/>
    <w:rsid w:val="00365ECB"/>
    <w:rsid w:val="003664F1"/>
    <w:rsid w:val="003670E4"/>
    <w:rsid w:val="00373FD7"/>
    <w:rsid w:val="00377A68"/>
    <w:rsid w:val="00380476"/>
    <w:rsid w:val="00381A9E"/>
    <w:rsid w:val="0038389B"/>
    <w:rsid w:val="00384D1E"/>
    <w:rsid w:val="00385CAD"/>
    <w:rsid w:val="00386081"/>
    <w:rsid w:val="00386C88"/>
    <w:rsid w:val="00387B37"/>
    <w:rsid w:val="0039132E"/>
    <w:rsid w:val="00391B02"/>
    <w:rsid w:val="00391C83"/>
    <w:rsid w:val="00392A5F"/>
    <w:rsid w:val="00393385"/>
    <w:rsid w:val="00393912"/>
    <w:rsid w:val="00394197"/>
    <w:rsid w:val="00394423"/>
    <w:rsid w:val="0039492C"/>
    <w:rsid w:val="00394A77"/>
    <w:rsid w:val="0039751B"/>
    <w:rsid w:val="003A23C3"/>
    <w:rsid w:val="003A3A3F"/>
    <w:rsid w:val="003A4DA5"/>
    <w:rsid w:val="003A719E"/>
    <w:rsid w:val="003A7BF7"/>
    <w:rsid w:val="003B0BAF"/>
    <w:rsid w:val="003B0DF1"/>
    <w:rsid w:val="003B214A"/>
    <w:rsid w:val="003B2BCB"/>
    <w:rsid w:val="003B4257"/>
    <w:rsid w:val="003B4543"/>
    <w:rsid w:val="003B496F"/>
    <w:rsid w:val="003B4F57"/>
    <w:rsid w:val="003B5AA4"/>
    <w:rsid w:val="003B60EB"/>
    <w:rsid w:val="003B6591"/>
    <w:rsid w:val="003B784F"/>
    <w:rsid w:val="003C0909"/>
    <w:rsid w:val="003C0D6B"/>
    <w:rsid w:val="003C153C"/>
    <w:rsid w:val="003C1EB9"/>
    <w:rsid w:val="003C32A1"/>
    <w:rsid w:val="003C3886"/>
    <w:rsid w:val="003C4D69"/>
    <w:rsid w:val="003D394A"/>
    <w:rsid w:val="003D4C29"/>
    <w:rsid w:val="003D6280"/>
    <w:rsid w:val="003D6587"/>
    <w:rsid w:val="003E060B"/>
    <w:rsid w:val="003E0DB3"/>
    <w:rsid w:val="003E1F81"/>
    <w:rsid w:val="003E213C"/>
    <w:rsid w:val="003E43C8"/>
    <w:rsid w:val="003E4733"/>
    <w:rsid w:val="003E6E8C"/>
    <w:rsid w:val="003E7BB5"/>
    <w:rsid w:val="003F029F"/>
    <w:rsid w:val="003F22B3"/>
    <w:rsid w:val="003F4581"/>
    <w:rsid w:val="003F5EC1"/>
    <w:rsid w:val="00400938"/>
    <w:rsid w:val="00400D63"/>
    <w:rsid w:val="0040151C"/>
    <w:rsid w:val="004018CB"/>
    <w:rsid w:val="00402922"/>
    <w:rsid w:val="00402D6F"/>
    <w:rsid w:val="0040449F"/>
    <w:rsid w:val="00404DA8"/>
    <w:rsid w:val="004055C0"/>
    <w:rsid w:val="00407783"/>
    <w:rsid w:val="0041155C"/>
    <w:rsid w:val="004115F7"/>
    <w:rsid w:val="004116D2"/>
    <w:rsid w:val="00411F19"/>
    <w:rsid w:val="004125DE"/>
    <w:rsid w:val="00413B5E"/>
    <w:rsid w:val="00414C7E"/>
    <w:rsid w:val="00415980"/>
    <w:rsid w:val="004161C9"/>
    <w:rsid w:val="00417354"/>
    <w:rsid w:val="004204E5"/>
    <w:rsid w:val="00421068"/>
    <w:rsid w:val="00421105"/>
    <w:rsid w:val="0042218D"/>
    <w:rsid w:val="004243A2"/>
    <w:rsid w:val="00424C6B"/>
    <w:rsid w:val="004258D7"/>
    <w:rsid w:val="004273F1"/>
    <w:rsid w:val="004331B4"/>
    <w:rsid w:val="00433EDB"/>
    <w:rsid w:val="004340D5"/>
    <w:rsid w:val="004344EB"/>
    <w:rsid w:val="00434598"/>
    <w:rsid w:val="0043479B"/>
    <w:rsid w:val="004350FA"/>
    <w:rsid w:val="0043757C"/>
    <w:rsid w:val="0043780C"/>
    <w:rsid w:val="00440599"/>
    <w:rsid w:val="00441B14"/>
    <w:rsid w:val="00442BEF"/>
    <w:rsid w:val="0044563F"/>
    <w:rsid w:val="00445D94"/>
    <w:rsid w:val="004475C0"/>
    <w:rsid w:val="0044771A"/>
    <w:rsid w:val="004508FE"/>
    <w:rsid w:val="00451549"/>
    <w:rsid w:val="00452179"/>
    <w:rsid w:val="004530DD"/>
    <w:rsid w:val="004530E4"/>
    <w:rsid w:val="00453709"/>
    <w:rsid w:val="00453D93"/>
    <w:rsid w:val="00455623"/>
    <w:rsid w:val="00456632"/>
    <w:rsid w:val="004566E5"/>
    <w:rsid w:val="00457A51"/>
    <w:rsid w:val="00461713"/>
    <w:rsid w:val="0046173B"/>
    <w:rsid w:val="004631F7"/>
    <w:rsid w:val="0046498A"/>
    <w:rsid w:val="00464C54"/>
    <w:rsid w:val="0046507E"/>
    <w:rsid w:val="00465E33"/>
    <w:rsid w:val="0046631F"/>
    <w:rsid w:val="004664CB"/>
    <w:rsid w:val="00466D5F"/>
    <w:rsid w:val="00467F6E"/>
    <w:rsid w:val="004717CE"/>
    <w:rsid w:val="00473066"/>
    <w:rsid w:val="00473A34"/>
    <w:rsid w:val="00474BAB"/>
    <w:rsid w:val="00475674"/>
    <w:rsid w:val="0047597D"/>
    <w:rsid w:val="00476FC9"/>
    <w:rsid w:val="00476FD1"/>
    <w:rsid w:val="004773C9"/>
    <w:rsid w:val="00477A87"/>
    <w:rsid w:val="00480AE7"/>
    <w:rsid w:val="004811A8"/>
    <w:rsid w:val="004817FA"/>
    <w:rsid w:val="004835CF"/>
    <w:rsid w:val="00485D14"/>
    <w:rsid w:val="004873B6"/>
    <w:rsid w:val="00487E60"/>
    <w:rsid w:val="00490EB4"/>
    <w:rsid w:val="004926F3"/>
    <w:rsid w:val="004930FE"/>
    <w:rsid w:val="004933FE"/>
    <w:rsid w:val="0049494F"/>
    <w:rsid w:val="004960EA"/>
    <w:rsid w:val="004A0060"/>
    <w:rsid w:val="004A1538"/>
    <w:rsid w:val="004A2847"/>
    <w:rsid w:val="004A39AD"/>
    <w:rsid w:val="004A469F"/>
    <w:rsid w:val="004A5074"/>
    <w:rsid w:val="004A5369"/>
    <w:rsid w:val="004A63B9"/>
    <w:rsid w:val="004A68C3"/>
    <w:rsid w:val="004A6C97"/>
    <w:rsid w:val="004A7EC4"/>
    <w:rsid w:val="004B02D5"/>
    <w:rsid w:val="004B1D5A"/>
    <w:rsid w:val="004B1D6B"/>
    <w:rsid w:val="004B2FFF"/>
    <w:rsid w:val="004B374F"/>
    <w:rsid w:val="004B3808"/>
    <w:rsid w:val="004B3A3B"/>
    <w:rsid w:val="004B4502"/>
    <w:rsid w:val="004B4A30"/>
    <w:rsid w:val="004B6375"/>
    <w:rsid w:val="004B654D"/>
    <w:rsid w:val="004C02E8"/>
    <w:rsid w:val="004C1040"/>
    <w:rsid w:val="004C165E"/>
    <w:rsid w:val="004C2CEE"/>
    <w:rsid w:val="004C3449"/>
    <w:rsid w:val="004C44A6"/>
    <w:rsid w:val="004C4C80"/>
    <w:rsid w:val="004C546E"/>
    <w:rsid w:val="004D0817"/>
    <w:rsid w:val="004D1754"/>
    <w:rsid w:val="004D273F"/>
    <w:rsid w:val="004D2BCA"/>
    <w:rsid w:val="004D3747"/>
    <w:rsid w:val="004D6279"/>
    <w:rsid w:val="004D62AC"/>
    <w:rsid w:val="004D74DC"/>
    <w:rsid w:val="004E008C"/>
    <w:rsid w:val="004E27A9"/>
    <w:rsid w:val="004E3A74"/>
    <w:rsid w:val="004E461D"/>
    <w:rsid w:val="004E591D"/>
    <w:rsid w:val="004E5CD1"/>
    <w:rsid w:val="004E69CB"/>
    <w:rsid w:val="004E72FD"/>
    <w:rsid w:val="004E75ED"/>
    <w:rsid w:val="004F1CAB"/>
    <w:rsid w:val="004F1CE2"/>
    <w:rsid w:val="004F2FDD"/>
    <w:rsid w:val="004F361B"/>
    <w:rsid w:val="004F3FD7"/>
    <w:rsid w:val="004F404D"/>
    <w:rsid w:val="004F60F9"/>
    <w:rsid w:val="004F7FD8"/>
    <w:rsid w:val="00500952"/>
    <w:rsid w:val="005025EB"/>
    <w:rsid w:val="005028B3"/>
    <w:rsid w:val="00504124"/>
    <w:rsid w:val="00504171"/>
    <w:rsid w:val="00506AF4"/>
    <w:rsid w:val="0051013D"/>
    <w:rsid w:val="00511176"/>
    <w:rsid w:val="00511306"/>
    <w:rsid w:val="00511FC1"/>
    <w:rsid w:val="005130C5"/>
    <w:rsid w:val="005135F3"/>
    <w:rsid w:val="00517C94"/>
    <w:rsid w:val="00520468"/>
    <w:rsid w:val="00522A97"/>
    <w:rsid w:val="0052436F"/>
    <w:rsid w:val="00525CFC"/>
    <w:rsid w:val="0053029A"/>
    <w:rsid w:val="0053237F"/>
    <w:rsid w:val="00532941"/>
    <w:rsid w:val="00534B47"/>
    <w:rsid w:val="00534D44"/>
    <w:rsid w:val="00537184"/>
    <w:rsid w:val="00537676"/>
    <w:rsid w:val="005376F7"/>
    <w:rsid w:val="005378E9"/>
    <w:rsid w:val="00541914"/>
    <w:rsid w:val="005426EF"/>
    <w:rsid w:val="00544156"/>
    <w:rsid w:val="005450E2"/>
    <w:rsid w:val="00545E85"/>
    <w:rsid w:val="00545E92"/>
    <w:rsid w:val="00545F08"/>
    <w:rsid w:val="005520EF"/>
    <w:rsid w:val="0055284D"/>
    <w:rsid w:val="00553A6D"/>
    <w:rsid w:val="00555D5B"/>
    <w:rsid w:val="00555DCE"/>
    <w:rsid w:val="005570F9"/>
    <w:rsid w:val="005573B5"/>
    <w:rsid w:val="005604F3"/>
    <w:rsid w:val="005612F0"/>
    <w:rsid w:val="0056225E"/>
    <w:rsid w:val="00562461"/>
    <w:rsid w:val="0056316D"/>
    <w:rsid w:val="0056369A"/>
    <w:rsid w:val="005639CE"/>
    <w:rsid w:val="00564D34"/>
    <w:rsid w:val="00564D58"/>
    <w:rsid w:val="005651D6"/>
    <w:rsid w:val="00565921"/>
    <w:rsid w:val="00565B41"/>
    <w:rsid w:val="00567BA7"/>
    <w:rsid w:val="00567E9C"/>
    <w:rsid w:val="005742B2"/>
    <w:rsid w:val="0057621B"/>
    <w:rsid w:val="00576746"/>
    <w:rsid w:val="00576EFD"/>
    <w:rsid w:val="005773A8"/>
    <w:rsid w:val="00577BB1"/>
    <w:rsid w:val="00577D56"/>
    <w:rsid w:val="00577DE0"/>
    <w:rsid w:val="00582277"/>
    <w:rsid w:val="005861BC"/>
    <w:rsid w:val="005866BD"/>
    <w:rsid w:val="005866ED"/>
    <w:rsid w:val="00586DA1"/>
    <w:rsid w:val="005872C8"/>
    <w:rsid w:val="005872FC"/>
    <w:rsid w:val="00590032"/>
    <w:rsid w:val="005902F2"/>
    <w:rsid w:val="005918BD"/>
    <w:rsid w:val="00592119"/>
    <w:rsid w:val="00592638"/>
    <w:rsid w:val="00592BE6"/>
    <w:rsid w:val="0059341A"/>
    <w:rsid w:val="00593EAA"/>
    <w:rsid w:val="0059499B"/>
    <w:rsid w:val="0059624C"/>
    <w:rsid w:val="00596DEF"/>
    <w:rsid w:val="005A0464"/>
    <w:rsid w:val="005A07C4"/>
    <w:rsid w:val="005A20BA"/>
    <w:rsid w:val="005A2E60"/>
    <w:rsid w:val="005A76F0"/>
    <w:rsid w:val="005B03DF"/>
    <w:rsid w:val="005B0742"/>
    <w:rsid w:val="005B1D45"/>
    <w:rsid w:val="005B2FA0"/>
    <w:rsid w:val="005B469F"/>
    <w:rsid w:val="005B5156"/>
    <w:rsid w:val="005B5C70"/>
    <w:rsid w:val="005B6397"/>
    <w:rsid w:val="005B67C9"/>
    <w:rsid w:val="005B6A1B"/>
    <w:rsid w:val="005B7C1A"/>
    <w:rsid w:val="005C0164"/>
    <w:rsid w:val="005C0A96"/>
    <w:rsid w:val="005C2851"/>
    <w:rsid w:val="005C3CBC"/>
    <w:rsid w:val="005C4D6B"/>
    <w:rsid w:val="005C6D9A"/>
    <w:rsid w:val="005C7411"/>
    <w:rsid w:val="005C7E19"/>
    <w:rsid w:val="005D1CB6"/>
    <w:rsid w:val="005D22AA"/>
    <w:rsid w:val="005D244E"/>
    <w:rsid w:val="005D5156"/>
    <w:rsid w:val="005D5B83"/>
    <w:rsid w:val="005D5D35"/>
    <w:rsid w:val="005E05E1"/>
    <w:rsid w:val="005E3C3F"/>
    <w:rsid w:val="005E4F95"/>
    <w:rsid w:val="005F06A5"/>
    <w:rsid w:val="005F0F34"/>
    <w:rsid w:val="005F1013"/>
    <w:rsid w:val="005F321E"/>
    <w:rsid w:val="005F4447"/>
    <w:rsid w:val="005F50AC"/>
    <w:rsid w:val="005F75C8"/>
    <w:rsid w:val="00601585"/>
    <w:rsid w:val="00601BA9"/>
    <w:rsid w:val="00602D21"/>
    <w:rsid w:val="00603617"/>
    <w:rsid w:val="00604288"/>
    <w:rsid w:val="00604A42"/>
    <w:rsid w:val="00605E6F"/>
    <w:rsid w:val="00606037"/>
    <w:rsid w:val="00610C00"/>
    <w:rsid w:val="006112BC"/>
    <w:rsid w:val="00611D70"/>
    <w:rsid w:val="00611ED8"/>
    <w:rsid w:val="00612029"/>
    <w:rsid w:val="0061227B"/>
    <w:rsid w:val="006124E6"/>
    <w:rsid w:val="00614B7D"/>
    <w:rsid w:val="00614D92"/>
    <w:rsid w:val="00615328"/>
    <w:rsid w:val="0061632E"/>
    <w:rsid w:val="00617238"/>
    <w:rsid w:val="0061733E"/>
    <w:rsid w:val="006177C5"/>
    <w:rsid w:val="006209EE"/>
    <w:rsid w:val="00620AA6"/>
    <w:rsid w:val="00621BB6"/>
    <w:rsid w:val="00623236"/>
    <w:rsid w:val="00624902"/>
    <w:rsid w:val="00625BF6"/>
    <w:rsid w:val="0062759F"/>
    <w:rsid w:val="006277F6"/>
    <w:rsid w:val="006309C4"/>
    <w:rsid w:val="006324AC"/>
    <w:rsid w:val="00632D82"/>
    <w:rsid w:val="00634E87"/>
    <w:rsid w:val="00635195"/>
    <w:rsid w:val="0063646E"/>
    <w:rsid w:val="006370F9"/>
    <w:rsid w:val="006412F8"/>
    <w:rsid w:val="00641AF0"/>
    <w:rsid w:val="00641FFF"/>
    <w:rsid w:val="00643A32"/>
    <w:rsid w:val="006441C9"/>
    <w:rsid w:val="006445F8"/>
    <w:rsid w:val="00644978"/>
    <w:rsid w:val="0064630A"/>
    <w:rsid w:val="00650609"/>
    <w:rsid w:val="00652128"/>
    <w:rsid w:val="00652AC7"/>
    <w:rsid w:val="00653DB5"/>
    <w:rsid w:val="00654669"/>
    <w:rsid w:val="006559F1"/>
    <w:rsid w:val="00656CF3"/>
    <w:rsid w:val="006578EC"/>
    <w:rsid w:val="006630ED"/>
    <w:rsid w:val="006632B6"/>
    <w:rsid w:val="006633AD"/>
    <w:rsid w:val="00665B8F"/>
    <w:rsid w:val="006704B7"/>
    <w:rsid w:val="00673416"/>
    <w:rsid w:val="0067689E"/>
    <w:rsid w:val="0067703F"/>
    <w:rsid w:val="00677A01"/>
    <w:rsid w:val="00681718"/>
    <w:rsid w:val="006825A7"/>
    <w:rsid w:val="00684488"/>
    <w:rsid w:val="00690402"/>
    <w:rsid w:val="00691371"/>
    <w:rsid w:val="0069176C"/>
    <w:rsid w:val="006934E5"/>
    <w:rsid w:val="006939C1"/>
    <w:rsid w:val="00694B9C"/>
    <w:rsid w:val="006959B5"/>
    <w:rsid w:val="0069659E"/>
    <w:rsid w:val="00696DE7"/>
    <w:rsid w:val="006970AF"/>
    <w:rsid w:val="00697F11"/>
    <w:rsid w:val="006A5B04"/>
    <w:rsid w:val="006A63D8"/>
    <w:rsid w:val="006A677D"/>
    <w:rsid w:val="006A7793"/>
    <w:rsid w:val="006B04D0"/>
    <w:rsid w:val="006B25B3"/>
    <w:rsid w:val="006B277C"/>
    <w:rsid w:val="006B2CBD"/>
    <w:rsid w:val="006B3776"/>
    <w:rsid w:val="006B4F92"/>
    <w:rsid w:val="006B55AC"/>
    <w:rsid w:val="006B7721"/>
    <w:rsid w:val="006C06A0"/>
    <w:rsid w:val="006C147D"/>
    <w:rsid w:val="006C26C3"/>
    <w:rsid w:val="006C3DA1"/>
    <w:rsid w:val="006C41B5"/>
    <w:rsid w:val="006C50E6"/>
    <w:rsid w:val="006C70DC"/>
    <w:rsid w:val="006C7A80"/>
    <w:rsid w:val="006D0249"/>
    <w:rsid w:val="006D11D8"/>
    <w:rsid w:val="006D1A4D"/>
    <w:rsid w:val="006D29DE"/>
    <w:rsid w:val="006D3FE2"/>
    <w:rsid w:val="006D5AA9"/>
    <w:rsid w:val="006D62B8"/>
    <w:rsid w:val="006D68AA"/>
    <w:rsid w:val="006D6F45"/>
    <w:rsid w:val="006E0C5E"/>
    <w:rsid w:val="006E0E6B"/>
    <w:rsid w:val="006E202B"/>
    <w:rsid w:val="006E34E7"/>
    <w:rsid w:val="006E3DFC"/>
    <w:rsid w:val="006E4523"/>
    <w:rsid w:val="006E585E"/>
    <w:rsid w:val="006E58C4"/>
    <w:rsid w:val="006E5AD1"/>
    <w:rsid w:val="006E6ADB"/>
    <w:rsid w:val="006E6D0B"/>
    <w:rsid w:val="006E6E0D"/>
    <w:rsid w:val="006E70EA"/>
    <w:rsid w:val="006E7432"/>
    <w:rsid w:val="006E7853"/>
    <w:rsid w:val="006F07EC"/>
    <w:rsid w:val="006F12E4"/>
    <w:rsid w:val="006F1D0B"/>
    <w:rsid w:val="006F21C2"/>
    <w:rsid w:val="006F25A2"/>
    <w:rsid w:val="006F348A"/>
    <w:rsid w:val="006F382C"/>
    <w:rsid w:val="006F3E63"/>
    <w:rsid w:val="006F4CA6"/>
    <w:rsid w:val="006F59ED"/>
    <w:rsid w:val="006F6073"/>
    <w:rsid w:val="006F78C7"/>
    <w:rsid w:val="00702978"/>
    <w:rsid w:val="00704498"/>
    <w:rsid w:val="00704ACF"/>
    <w:rsid w:val="00706154"/>
    <w:rsid w:val="00706545"/>
    <w:rsid w:val="00706BDB"/>
    <w:rsid w:val="00706C63"/>
    <w:rsid w:val="00707714"/>
    <w:rsid w:val="00707E3F"/>
    <w:rsid w:val="0071242A"/>
    <w:rsid w:val="00712E39"/>
    <w:rsid w:val="0071370F"/>
    <w:rsid w:val="0071406C"/>
    <w:rsid w:val="00714DCB"/>
    <w:rsid w:val="007155A4"/>
    <w:rsid w:val="00715F58"/>
    <w:rsid w:val="00716D2A"/>
    <w:rsid w:val="00717EE0"/>
    <w:rsid w:val="0072070F"/>
    <w:rsid w:val="0072097F"/>
    <w:rsid w:val="0072142C"/>
    <w:rsid w:val="00722AD9"/>
    <w:rsid w:val="007232A6"/>
    <w:rsid w:val="00724B83"/>
    <w:rsid w:val="0072545A"/>
    <w:rsid w:val="00725584"/>
    <w:rsid w:val="00725C10"/>
    <w:rsid w:val="00725C59"/>
    <w:rsid w:val="00726222"/>
    <w:rsid w:val="0073048E"/>
    <w:rsid w:val="007342D2"/>
    <w:rsid w:val="0073479E"/>
    <w:rsid w:val="00734951"/>
    <w:rsid w:val="00734FDB"/>
    <w:rsid w:val="00735626"/>
    <w:rsid w:val="00737C06"/>
    <w:rsid w:val="00744393"/>
    <w:rsid w:val="00744AE6"/>
    <w:rsid w:val="007452E2"/>
    <w:rsid w:val="007462A2"/>
    <w:rsid w:val="007471B0"/>
    <w:rsid w:val="00753DAA"/>
    <w:rsid w:val="00754259"/>
    <w:rsid w:val="00754E6C"/>
    <w:rsid w:val="0075546D"/>
    <w:rsid w:val="00757D69"/>
    <w:rsid w:val="00760FE6"/>
    <w:rsid w:val="007613B9"/>
    <w:rsid w:val="007613D4"/>
    <w:rsid w:val="00761F77"/>
    <w:rsid w:val="00763760"/>
    <w:rsid w:val="00765400"/>
    <w:rsid w:val="007657EB"/>
    <w:rsid w:val="00765D19"/>
    <w:rsid w:val="00766A54"/>
    <w:rsid w:val="00766E22"/>
    <w:rsid w:val="007671B3"/>
    <w:rsid w:val="0076751F"/>
    <w:rsid w:val="00767823"/>
    <w:rsid w:val="0077066D"/>
    <w:rsid w:val="00770A91"/>
    <w:rsid w:val="00771AD0"/>
    <w:rsid w:val="00772531"/>
    <w:rsid w:val="00773692"/>
    <w:rsid w:val="00775081"/>
    <w:rsid w:val="007751D3"/>
    <w:rsid w:val="00777BFD"/>
    <w:rsid w:val="007802A8"/>
    <w:rsid w:val="00780D25"/>
    <w:rsid w:val="0078122B"/>
    <w:rsid w:val="007814E0"/>
    <w:rsid w:val="00783586"/>
    <w:rsid w:val="00784546"/>
    <w:rsid w:val="007846F4"/>
    <w:rsid w:val="0078487A"/>
    <w:rsid w:val="007852FE"/>
    <w:rsid w:val="00786AD0"/>
    <w:rsid w:val="00791168"/>
    <w:rsid w:val="007911C9"/>
    <w:rsid w:val="0079171F"/>
    <w:rsid w:val="00791CA8"/>
    <w:rsid w:val="0079291D"/>
    <w:rsid w:val="00792E89"/>
    <w:rsid w:val="00793E0B"/>
    <w:rsid w:val="00794755"/>
    <w:rsid w:val="00795E96"/>
    <w:rsid w:val="00797805"/>
    <w:rsid w:val="00797F02"/>
    <w:rsid w:val="007A2B05"/>
    <w:rsid w:val="007A2B2A"/>
    <w:rsid w:val="007A3713"/>
    <w:rsid w:val="007A3C23"/>
    <w:rsid w:val="007A61E2"/>
    <w:rsid w:val="007A6467"/>
    <w:rsid w:val="007A652A"/>
    <w:rsid w:val="007B06B2"/>
    <w:rsid w:val="007B2B86"/>
    <w:rsid w:val="007B2F5A"/>
    <w:rsid w:val="007B3AFF"/>
    <w:rsid w:val="007B3CD8"/>
    <w:rsid w:val="007B5183"/>
    <w:rsid w:val="007B551D"/>
    <w:rsid w:val="007B651A"/>
    <w:rsid w:val="007B6AC2"/>
    <w:rsid w:val="007B7697"/>
    <w:rsid w:val="007B7B7F"/>
    <w:rsid w:val="007C13B4"/>
    <w:rsid w:val="007C221D"/>
    <w:rsid w:val="007C4524"/>
    <w:rsid w:val="007C4D69"/>
    <w:rsid w:val="007C65D3"/>
    <w:rsid w:val="007C7B72"/>
    <w:rsid w:val="007E0218"/>
    <w:rsid w:val="007E021F"/>
    <w:rsid w:val="007E031A"/>
    <w:rsid w:val="007E13E7"/>
    <w:rsid w:val="007E30DC"/>
    <w:rsid w:val="007E7367"/>
    <w:rsid w:val="007F05EF"/>
    <w:rsid w:val="007F0FAC"/>
    <w:rsid w:val="007F1359"/>
    <w:rsid w:val="007F2345"/>
    <w:rsid w:val="007F2E1E"/>
    <w:rsid w:val="007F3A36"/>
    <w:rsid w:val="007F5135"/>
    <w:rsid w:val="007F54F2"/>
    <w:rsid w:val="007F5797"/>
    <w:rsid w:val="007F5916"/>
    <w:rsid w:val="007F604F"/>
    <w:rsid w:val="007F6689"/>
    <w:rsid w:val="007F765A"/>
    <w:rsid w:val="00800663"/>
    <w:rsid w:val="00800B92"/>
    <w:rsid w:val="008016FA"/>
    <w:rsid w:val="00801D40"/>
    <w:rsid w:val="00802C27"/>
    <w:rsid w:val="008038BB"/>
    <w:rsid w:val="00803D84"/>
    <w:rsid w:val="008064F7"/>
    <w:rsid w:val="00807D3D"/>
    <w:rsid w:val="00807D8E"/>
    <w:rsid w:val="0081393F"/>
    <w:rsid w:val="00813F4B"/>
    <w:rsid w:val="008163B7"/>
    <w:rsid w:val="008166AA"/>
    <w:rsid w:val="00816829"/>
    <w:rsid w:val="0081699D"/>
    <w:rsid w:val="008174C7"/>
    <w:rsid w:val="00817BAA"/>
    <w:rsid w:val="00820615"/>
    <w:rsid w:val="0082136F"/>
    <w:rsid w:val="00821A52"/>
    <w:rsid w:val="00821C43"/>
    <w:rsid w:val="00821CA7"/>
    <w:rsid w:val="0082372D"/>
    <w:rsid w:val="00833C6C"/>
    <w:rsid w:val="00835BC8"/>
    <w:rsid w:val="00835BFF"/>
    <w:rsid w:val="008369F4"/>
    <w:rsid w:val="00837653"/>
    <w:rsid w:val="00841B48"/>
    <w:rsid w:val="00843126"/>
    <w:rsid w:val="00843A73"/>
    <w:rsid w:val="0084585A"/>
    <w:rsid w:val="00845970"/>
    <w:rsid w:val="008510DB"/>
    <w:rsid w:val="008513E0"/>
    <w:rsid w:val="00852228"/>
    <w:rsid w:val="008525A3"/>
    <w:rsid w:val="008559F5"/>
    <w:rsid w:val="00856C5D"/>
    <w:rsid w:val="0086062E"/>
    <w:rsid w:val="00860CFB"/>
    <w:rsid w:val="0086410F"/>
    <w:rsid w:val="00864A9D"/>
    <w:rsid w:val="00866226"/>
    <w:rsid w:val="008662AD"/>
    <w:rsid w:val="008669E9"/>
    <w:rsid w:val="00867712"/>
    <w:rsid w:val="008711C1"/>
    <w:rsid w:val="008748D0"/>
    <w:rsid w:val="00874C25"/>
    <w:rsid w:val="00874C67"/>
    <w:rsid w:val="00877AE9"/>
    <w:rsid w:val="00880190"/>
    <w:rsid w:val="008807C6"/>
    <w:rsid w:val="00881129"/>
    <w:rsid w:val="00881856"/>
    <w:rsid w:val="00882810"/>
    <w:rsid w:val="008829B0"/>
    <w:rsid w:val="00882C94"/>
    <w:rsid w:val="00885D24"/>
    <w:rsid w:val="008860F2"/>
    <w:rsid w:val="008906DB"/>
    <w:rsid w:val="00890BDE"/>
    <w:rsid w:val="008912A2"/>
    <w:rsid w:val="0089237F"/>
    <w:rsid w:val="00892EB3"/>
    <w:rsid w:val="0089325A"/>
    <w:rsid w:val="008939CE"/>
    <w:rsid w:val="00896DC2"/>
    <w:rsid w:val="00897C35"/>
    <w:rsid w:val="008A287F"/>
    <w:rsid w:val="008A2A47"/>
    <w:rsid w:val="008A36F4"/>
    <w:rsid w:val="008A3E97"/>
    <w:rsid w:val="008A48DB"/>
    <w:rsid w:val="008A5089"/>
    <w:rsid w:val="008A6465"/>
    <w:rsid w:val="008A6C6B"/>
    <w:rsid w:val="008A6E03"/>
    <w:rsid w:val="008B3934"/>
    <w:rsid w:val="008B4941"/>
    <w:rsid w:val="008B54BC"/>
    <w:rsid w:val="008B60BA"/>
    <w:rsid w:val="008B7DDD"/>
    <w:rsid w:val="008C025D"/>
    <w:rsid w:val="008C1D2F"/>
    <w:rsid w:val="008C4931"/>
    <w:rsid w:val="008C4B74"/>
    <w:rsid w:val="008C5A61"/>
    <w:rsid w:val="008C706E"/>
    <w:rsid w:val="008C7C85"/>
    <w:rsid w:val="008D1344"/>
    <w:rsid w:val="008D16D9"/>
    <w:rsid w:val="008D2E91"/>
    <w:rsid w:val="008D4C2D"/>
    <w:rsid w:val="008D58FB"/>
    <w:rsid w:val="008D5D97"/>
    <w:rsid w:val="008D62D2"/>
    <w:rsid w:val="008D6B6B"/>
    <w:rsid w:val="008D6D4F"/>
    <w:rsid w:val="008D7A20"/>
    <w:rsid w:val="008D7ED7"/>
    <w:rsid w:val="008E2E93"/>
    <w:rsid w:val="008E41EF"/>
    <w:rsid w:val="008E4728"/>
    <w:rsid w:val="008E637A"/>
    <w:rsid w:val="008E764E"/>
    <w:rsid w:val="008F16FF"/>
    <w:rsid w:val="008F3CBC"/>
    <w:rsid w:val="008F465B"/>
    <w:rsid w:val="008F4745"/>
    <w:rsid w:val="008F5EFD"/>
    <w:rsid w:val="008F7C0F"/>
    <w:rsid w:val="008F7D99"/>
    <w:rsid w:val="008F7DA5"/>
    <w:rsid w:val="00903420"/>
    <w:rsid w:val="00904B6C"/>
    <w:rsid w:val="00906223"/>
    <w:rsid w:val="009069BE"/>
    <w:rsid w:val="00907632"/>
    <w:rsid w:val="009100EF"/>
    <w:rsid w:val="00910AF9"/>
    <w:rsid w:val="00910BC9"/>
    <w:rsid w:val="00911EE8"/>
    <w:rsid w:val="009134D8"/>
    <w:rsid w:val="00913589"/>
    <w:rsid w:val="00913C15"/>
    <w:rsid w:val="0091462A"/>
    <w:rsid w:val="009156EA"/>
    <w:rsid w:val="00916EB7"/>
    <w:rsid w:val="009207F1"/>
    <w:rsid w:val="0092194B"/>
    <w:rsid w:val="00922A69"/>
    <w:rsid w:val="0092345D"/>
    <w:rsid w:val="0092526A"/>
    <w:rsid w:val="009255C7"/>
    <w:rsid w:val="009257FE"/>
    <w:rsid w:val="00925FBE"/>
    <w:rsid w:val="0092675D"/>
    <w:rsid w:val="009277C7"/>
    <w:rsid w:val="00931835"/>
    <w:rsid w:val="0093208D"/>
    <w:rsid w:val="00932BD5"/>
    <w:rsid w:val="00933A9A"/>
    <w:rsid w:val="00933E82"/>
    <w:rsid w:val="00934D53"/>
    <w:rsid w:val="00935167"/>
    <w:rsid w:val="00936733"/>
    <w:rsid w:val="00937AF1"/>
    <w:rsid w:val="009428BE"/>
    <w:rsid w:val="00943F5B"/>
    <w:rsid w:val="009455A0"/>
    <w:rsid w:val="00945B9D"/>
    <w:rsid w:val="009465AD"/>
    <w:rsid w:val="00946B38"/>
    <w:rsid w:val="009509FF"/>
    <w:rsid w:val="00950C48"/>
    <w:rsid w:val="009541C4"/>
    <w:rsid w:val="009544FB"/>
    <w:rsid w:val="00954635"/>
    <w:rsid w:val="009546CB"/>
    <w:rsid w:val="00954871"/>
    <w:rsid w:val="009558FF"/>
    <w:rsid w:val="00956D29"/>
    <w:rsid w:val="009570B0"/>
    <w:rsid w:val="009604D5"/>
    <w:rsid w:val="00960AF2"/>
    <w:rsid w:val="00962945"/>
    <w:rsid w:val="009629F0"/>
    <w:rsid w:val="00963B19"/>
    <w:rsid w:val="00964975"/>
    <w:rsid w:val="00964BD6"/>
    <w:rsid w:val="00964E6A"/>
    <w:rsid w:val="00966EC2"/>
    <w:rsid w:val="00967C68"/>
    <w:rsid w:val="00970F73"/>
    <w:rsid w:val="00971022"/>
    <w:rsid w:val="009715E6"/>
    <w:rsid w:val="00971DDB"/>
    <w:rsid w:val="009725F7"/>
    <w:rsid w:val="00972F65"/>
    <w:rsid w:val="00973308"/>
    <w:rsid w:val="00973BB6"/>
    <w:rsid w:val="00975D69"/>
    <w:rsid w:val="0098017B"/>
    <w:rsid w:val="0098603C"/>
    <w:rsid w:val="009861E6"/>
    <w:rsid w:val="00986A66"/>
    <w:rsid w:val="00987583"/>
    <w:rsid w:val="009924E9"/>
    <w:rsid w:val="00992A76"/>
    <w:rsid w:val="00992E34"/>
    <w:rsid w:val="00996091"/>
    <w:rsid w:val="00996AD4"/>
    <w:rsid w:val="009978A5"/>
    <w:rsid w:val="00997E15"/>
    <w:rsid w:val="009A1890"/>
    <w:rsid w:val="009A1BE3"/>
    <w:rsid w:val="009A475F"/>
    <w:rsid w:val="009A75F1"/>
    <w:rsid w:val="009B11D1"/>
    <w:rsid w:val="009B1ED1"/>
    <w:rsid w:val="009B1F4E"/>
    <w:rsid w:val="009B275D"/>
    <w:rsid w:val="009B2F32"/>
    <w:rsid w:val="009B399D"/>
    <w:rsid w:val="009B42AA"/>
    <w:rsid w:val="009B509E"/>
    <w:rsid w:val="009B52E7"/>
    <w:rsid w:val="009B5317"/>
    <w:rsid w:val="009B600D"/>
    <w:rsid w:val="009B60EF"/>
    <w:rsid w:val="009B65AE"/>
    <w:rsid w:val="009B6A35"/>
    <w:rsid w:val="009C118F"/>
    <w:rsid w:val="009C267E"/>
    <w:rsid w:val="009C3641"/>
    <w:rsid w:val="009C3DB9"/>
    <w:rsid w:val="009C4D03"/>
    <w:rsid w:val="009C5488"/>
    <w:rsid w:val="009C5745"/>
    <w:rsid w:val="009C58E0"/>
    <w:rsid w:val="009C75C8"/>
    <w:rsid w:val="009D16DD"/>
    <w:rsid w:val="009D1BEF"/>
    <w:rsid w:val="009D20AE"/>
    <w:rsid w:val="009D46B7"/>
    <w:rsid w:val="009D529E"/>
    <w:rsid w:val="009D5647"/>
    <w:rsid w:val="009D5B4B"/>
    <w:rsid w:val="009D615B"/>
    <w:rsid w:val="009D7307"/>
    <w:rsid w:val="009D7D47"/>
    <w:rsid w:val="009E02EB"/>
    <w:rsid w:val="009E25B4"/>
    <w:rsid w:val="009E450A"/>
    <w:rsid w:val="009E504C"/>
    <w:rsid w:val="009E5196"/>
    <w:rsid w:val="009F197F"/>
    <w:rsid w:val="009F3128"/>
    <w:rsid w:val="009F377D"/>
    <w:rsid w:val="009F5FAD"/>
    <w:rsid w:val="009F6B5E"/>
    <w:rsid w:val="00A0061C"/>
    <w:rsid w:val="00A01E9E"/>
    <w:rsid w:val="00A0361C"/>
    <w:rsid w:val="00A04968"/>
    <w:rsid w:val="00A076F3"/>
    <w:rsid w:val="00A10491"/>
    <w:rsid w:val="00A10552"/>
    <w:rsid w:val="00A11860"/>
    <w:rsid w:val="00A137B9"/>
    <w:rsid w:val="00A13ED9"/>
    <w:rsid w:val="00A13FEF"/>
    <w:rsid w:val="00A14627"/>
    <w:rsid w:val="00A17972"/>
    <w:rsid w:val="00A17E6D"/>
    <w:rsid w:val="00A203A1"/>
    <w:rsid w:val="00A21338"/>
    <w:rsid w:val="00A22028"/>
    <w:rsid w:val="00A22940"/>
    <w:rsid w:val="00A22964"/>
    <w:rsid w:val="00A23AAC"/>
    <w:rsid w:val="00A2458B"/>
    <w:rsid w:val="00A24BBA"/>
    <w:rsid w:val="00A252DB"/>
    <w:rsid w:val="00A256A5"/>
    <w:rsid w:val="00A25BFD"/>
    <w:rsid w:val="00A26916"/>
    <w:rsid w:val="00A27056"/>
    <w:rsid w:val="00A3089D"/>
    <w:rsid w:val="00A319F6"/>
    <w:rsid w:val="00A35211"/>
    <w:rsid w:val="00A35647"/>
    <w:rsid w:val="00A407FD"/>
    <w:rsid w:val="00A41359"/>
    <w:rsid w:val="00A43C02"/>
    <w:rsid w:val="00A4520B"/>
    <w:rsid w:val="00A4651F"/>
    <w:rsid w:val="00A46F07"/>
    <w:rsid w:val="00A509B8"/>
    <w:rsid w:val="00A52393"/>
    <w:rsid w:val="00A52486"/>
    <w:rsid w:val="00A53CD7"/>
    <w:rsid w:val="00A54142"/>
    <w:rsid w:val="00A54D53"/>
    <w:rsid w:val="00A55A47"/>
    <w:rsid w:val="00A55BF6"/>
    <w:rsid w:val="00A56493"/>
    <w:rsid w:val="00A57D16"/>
    <w:rsid w:val="00A6000F"/>
    <w:rsid w:val="00A6017C"/>
    <w:rsid w:val="00A6117A"/>
    <w:rsid w:val="00A62D0E"/>
    <w:rsid w:val="00A65808"/>
    <w:rsid w:val="00A6623F"/>
    <w:rsid w:val="00A718C6"/>
    <w:rsid w:val="00A71C40"/>
    <w:rsid w:val="00A72C90"/>
    <w:rsid w:val="00A73337"/>
    <w:rsid w:val="00A740DA"/>
    <w:rsid w:val="00A7502F"/>
    <w:rsid w:val="00A75D38"/>
    <w:rsid w:val="00A76EC0"/>
    <w:rsid w:val="00A76F66"/>
    <w:rsid w:val="00A77996"/>
    <w:rsid w:val="00A80B45"/>
    <w:rsid w:val="00A811DF"/>
    <w:rsid w:val="00A817BA"/>
    <w:rsid w:val="00A8195E"/>
    <w:rsid w:val="00A821FD"/>
    <w:rsid w:val="00A833D2"/>
    <w:rsid w:val="00A83448"/>
    <w:rsid w:val="00A8345C"/>
    <w:rsid w:val="00A84441"/>
    <w:rsid w:val="00A869F6"/>
    <w:rsid w:val="00A87A63"/>
    <w:rsid w:val="00A87EFB"/>
    <w:rsid w:val="00A9014D"/>
    <w:rsid w:val="00A90313"/>
    <w:rsid w:val="00A90A4A"/>
    <w:rsid w:val="00A91EED"/>
    <w:rsid w:val="00A922ED"/>
    <w:rsid w:val="00A92BD2"/>
    <w:rsid w:val="00A95645"/>
    <w:rsid w:val="00A958FE"/>
    <w:rsid w:val="00A95B9E"/>
    <w:rsid w:val="00A978A1"/>
    <w:rsid w:val="00AA0329"/>
    <w:rsid w:val="00AA1780"/>
    <w:rsid w:val="00AA1CCE"/>
    <w:rsid w:val="00AA22F0"/>
    <w:rsid w:val="00AA2BC9"/>
    <w:rsid w:val="00AA2F95"/>
    <w:rsid w:val="00AA30BB"/>
    <w:rsid w:val="00AA3B09"/>
    <w:rsid w:val="00AA4B2F"/>
    <w:rsid w:val="00AA56CE"/>
    <w:rsid w:val="00AA5EC2"/>
    <w:rsid w:val="00AB2E9E"/>
    <w:rsid w:val="00AB2EF0"/>
    <w:rsid w:val="00AB2FE3"/>
    <w:rsid w:val="00AB3E0F"/>
    <w:rsid w:val="00AB4FD9"/>
    <w:rsid w:val="00AB66EA"/>
    <w:rsid w:val="00AB7395"/>
    <w:rsid w:val="00AC1F08"/>
    <w:rsid w:val="00AC24A5"/>
    <w:rsid w:val="00AC3981"/>
    <w:rsid w:val="00AC49BC"/>
    <w:rsid w:val="00AC55DD"/>
    <w:rsid w:val="00AC5BF7"/>
    <w:rsid w:val="00AC6A7C"/>
    <w:rsid w:val="00AC73A1"/>
    <w:rsid w:val="00AC746F"/>
    <w:rsid w:val="00AD1414"/>
    <w:rsid w:val="00AD18BF"/>
    <w:rsid w:val="00AD28C9"/>
    <w:rsid w:val="00AD2DD2"/>
    <w:rsid w:val="00AD31CC"/>
    <w:rsid w:val="00AD701D"/>
    <w:rsid w:val="00AD7FF9"/>
    <w:rsid w:val="00AE1964"/>
    <w:rsid w:val="00AE2237"/>
    <w:rsid w:val="00AE341C"/>
    <w:rsid w:val="00AE56C4"/>
    <w:rsid w:val="00AE6A16"/>
    <w:rsid w:val="00AF2FDD"/>
    <w:rsid w:val="00AF44BC"/>
    <w:rsid w:val="00AF4AD6"/>
    <w:rsid w:val="00AF552B"/>
    <w:rsid w:val="00AF5E8C"/>
    <w:rsid w:val="00AF623D"/>
    <w:rsid w:val="00AF7681"/>
    <w:rsid w:val="00AF7AC2"/>
    <w:rsid w:val="00B025C4"/>
    <w:rsid w:val="00B06547"/>
    <w:rsid w:val="00B0669F"/>
    <w:rsid w:val="00B07000"/>
    <w:rsid w:val="00B11556"/>
    <w:rsid w:val="00B128A3"/>
    <w:rsid w:val="00B133D1"/>
    <w:rsid w:val="00B1603E"/>
    <w:rsid w:val="00B16FD1"/>
    <w:rsid w:val="00B204AC"/>
    <w:rsid w:val="00B214C5"/>
    <w:rsid w:val="00B21AE5"/>
    <w:rsid w:val="00B221E7"/>
    <w:rsid w:val="00B22C84"/>
    <w:rsid w:val="00B233D4"/>
    <w:rsid w:val="00B23634"/>
    <w:rsid w:val="00B24486"/>
    <w:rsid w:val="00B244F9"/>
    <w:rsid w:val="00B24D59"/>
    <w:rsid w:val="00B25270"/>
    <w:rsid w:val="00B26C55"/>
    <w:rsid w:val="00B26F9B"/>
    <w:rsid w:val="00B2712F"/>
    <w:rsid w:val="00B27741"/>
    <w:rsid w:val="00B27B5D"/>
    <w:rsid w:val="00B27E5A"/>
    <w:rsid w:val="00B304B4"/>
    <w:rsid w:val="00B305D2"/>
    <w:rsid w:val="00B31D5F"/>
    <w:rsid w:val="00B32EFF"/>
    <w:rsid w:val="00B3345C"/>
    <w:rsid w:val="00B34047"/>
    <w:rsid w:val="00B34BC1"/>
    <w:rsid w:val="00B34D22"/>
    <w:rsid w:val="00B3504F"/>
    <w:rsid w:val="00B35118"/>
    <w:rsid w:val="00B35C46"/>
    <w:rsid w:val="00B368B6"/>
    <w:rsid w:val="00B41144"/>
    <w:rsid w:val="00B41306"/>
    <w:rsid w:val="00B42ED5"/>
    <w:rsid w:val="00B438E6"/>
    <w:rsid w:val="00B45F2D"/>
    <w:rsid w:val="00B46096"/>
    <w:rsid w:val="00B461EC"/>
    <w:rsid w:val="00B465AF"/>
    <w:rsid w:val="00B46AD5"/>
    <w:rsid w:val="00B478EE"/>
    <w:rsid w:val="00B51B1A"/>
    <w:rsid w:val="00B539D8"/>
    <w:rsid w:val="00B53CC1"/>
    <w:rsid w:val="00B54F5A"/>
    <w:rsid w:val="00B55DB1"/>
    <w:rsid w:val="00B56226"/>
    <w:rsid w:val="00B56D4E"/>
    <w:rsid w:val="00B57279"/>
    <w:rsid w:val="00B576CF"/>
    <w:rsid w:val="00B60E7C"/>
    <w:rsid w:val="00B62D3F"/>
    <w:rsid w:val="00B6403F"/>
    <w:rsid w:val="00B6502E"/>
    <w:rsid w:val="00B650EB"/>
    <w:rsid w:val="00B66775"/>
    <w:rsid w:val="00B66895"/>
    <w:rsid w:val="00B66B49"/>
    <w:rsid w:val="00B6704E"/>
    <w:rsid w:val="00B6759A"/>
    <w:rsid w:val="00B67B01"/>
    <w:rsid w:val="00B67C7C"/>
    <w:rsid w:val="00B70782"/>
    <w:rsid w:val="00B7166D"/>
    <w:rsid w:val="00B802D5"/>
    <w:rsid w:val="00B84440"/>
    <w:rsid w:val="00B85AF6"/>
    <w:rsid w:val="00B85B28"/>
    <w:rsid w:val="00B861F5"/>
    <w:rsid w:val="00B86970"/>
    <w:rsid w:val="00B86D7A"/>
    <w:rsid w:val="00B86FF0"/>
    <w:rsid w:val="00B9130F"/>
    <w:rsid w:val="00B91368"/>
    <w:rsid w:val="00B91584"/>
    <w:rsid w:val="00B9292A"/>
    <w:rsid w:val="00B932BE"/>
    <w:rsid w:val="00B940C7"/>
    <w:rsid w:val="00B9423B"/>
    <w:rsid w:val="00B951CD"/>
    <w:rsid w:val="00B9615E"/>
    <w:rsid w:val="00B96681"/>
    <w:rsid w:val="00B96C91"/>
    <w:rsid w:val="00BA01B0"/>
    <w:rsid w:val="00BA38EF"/>
    <w:rsid w:val="00BA3E10"/>
    <w:rsid w:val="00BA5550"/>
    <w:rsid w:val="00BA72D3"/>
    <w:rsid w:val="00BA766C"/>
    <w:rsid w:val="00BA7E41"/>
    <w:rsid w:val="00BB06A1"/>
    <w:rsid w:val="00BB30BA"/>
    <w:rsid w:val="00BB36A2"/>
    <w:rsid w:val="00BB4232"/>
    <w:rsid w:val="00BB4B3A"/>
    <w:rsid w:val="00BB4FF2"/>
    <w:rsid w:val="00BB5047"/>
    <w:rsid w:val="00BB54F9"/>
    <w:rsid w:val="00BB5F35"/>
    <w:rsid w:val="00BB6109"/>
    <w:rsid w:val="00BB6B7A"/>
    <w:rsid w:val="00BB6E7F"/>
    <w:rsid w:val="00BB739D"/>
    <w:rsid w:val="00BB7524"/>
    <w:rsid w:val="00BC06EB"/>
    <w:rsid w:val="00BC109F"/>
    <w:rsid w:val="00BC242F"/>
    <w:rsid w:val="00BC35EF"/>
    <w:rsid w:val="00BC4DF1"/>
    <w:rsid w:val="00BC5573"/>
    <w:rsid w:val="00BC655C"/>
    <w:rsid w:val="00BD02E6"/>
    <w:rsid w:val="00BD1383"/>
    <w:rsid w:val="00BD3722"/>
    <w:rsid w:val="00BD3778"/>
    <w:rsid w:val="00BD45FA"/>
    <w:rsid w:val="00BD7179"/>
    <w:rsid w:val="00BD7B85"/>
    <w:rsid w:val="00BE0B51"/>
    <w:rsid w:val="00BE0CD3"/>
    <w:rsid w:val="00BE13F4"/>
    <w:rsid w:val="00BE1974"/>
    <w:rsid w:val="00BE1A2A"/>
    <w:rsid w:val="00BE28E0"/>
    <w:rsid w:val="00BE3C72"/>
    <w:rsid w:val="00BE50E6"/>
    <w:rsid w:val="00BE53B4"/>
    <w:rsid w:val="00BE5840"/>
    <w:rsid w:val="00BE6487"/>
    <w:rsid w:val="00BE6766"/>
    <w:rsid w:val="00BE6A78"/>
    <w:rsid w:val="00BE6B38"/>
    <w:rsid w:val="00BE7C5B"/>
    <w:rsid w:val="00BE7F76"/>
    <w:rsid w:val="00BF0FC8"/>
    <w:rsid w:val="00BF3FD9"/>
    <w:rsid w:val="00BF5E95"/>
    <w:rsid w:val="00BF6B19"/>
    <w:rsid w:val="00BF75C7"/>
    <w:rsid w:val="00C0051D"/>
    <w:rsid w:val="00C0115C"/>
    <w:rsid w:val="00C02149"/>
    <w:rsid w:val="00C02EE3"/>
    <w:rsid w:val="00C0323F"/>
    <w:rsid w:val="00C04B90"/>
    <w:rsid w:val="00C0501F"/>
    <w:rsid w:val="00C125D1"/>
    <w:rsid w:val="00C12A3F"/>
    <w:rsid w:val="00C130D9"/>
    <w:rsid w:val="00C1347B"/>
    <w:rsid w:val="00C134EC"/>
    <w:rsid w:val="00C13D9B"/>
    <w:rsid w:val="00C14611"/>
    <w:rsid w:val="00C14660"/>
    <w:rsid w:val="00C1470A"/>
    <w:rsid w:val="00C15568"/>
    <w:rsid w:val="00C163B5"/>
    <w:rsid w:val="00C16760"/>
    <w:rsid w:val="00C16C83"/>
    <w:rsid w:val="00C17F03"/>
    <w:rsid w:val="00C21B70"/>
    <w:rsid w:val="00C22E65"/>
    <w:rsid w:val="00C23D9A"/>
    <w:rsid w:val="00C241F4"/>
    <w:rsid w:val="00C24822"/>
    <w:rsid w:val="00C25541"/>
    <w:rsid w:val="00C25C40"/>
    <w:rsid w:val="00C25CEC"/>
    <w:rsid w:val="00C30533"/>
    <w:rsid w:val="00C30C5D"/>
    <w:rsid w:val="00C30CAA"/>
    <w:rsid w:val="00C32943"/>
    <w:rsid w:val="00C33FFB"/>
    <w:rsid w:val="00C34DB2"/>
    <w:rsid w:val="00C35148"/>
    <w:rsid w:val="00C36F42"/>
    <w:rsid w:val="00C37144"/>
    <w:rsid w:val="00C4447B"/>
    <w:rsid w:val="00C52535"/>
    <w:rsid w:val="00C52698"/>
    <w:rsid w:val="00C53889"/>
    <w:rsid w:val="00C54121"/>
    <w:rsid w:val="00C563E6"/>
    <w:rsid w:val="00C56688"/>
    <w:rsid w:val="00C57CDC"/>
    <w:rsid w:val="00C60085"/>
    <w:rsid w:val="00C60D59"/>
    <w:rsid w:val="00C62D73"/>
    <w:rsid w:val="00C62D97"/>
    <w:rsid w:val="00C6417B"/>
    <w:rsid w:val="00C641C2"/>
    <w:rsid w:val="00C646B4"/>
    <w:rsid w:val="00C6640B"/>
    <w:rsid w:val="00C66D47"/>
    <w:rsid w:val="00C708B9"/>
    <w:rsid w:val="00C71065"/>
    <w:rsid w:val="00C714DB"/>
    <w:rsid w:val="00C7166F"/>
    <w:rsid w:val="00C71ED7"/>
    <w:rsid w:val="00C72519"/>
    <w:rsid w:val="00C72ADA"/>
    <w:rsid w:val="00C76EA7"/>
    <w:rsid w:val="00C77AA5"/>
    <w:rsid w:val="00C77B93"/>
    <w:rsid w:val="00C77FA7"/>
    <w:rsid w:val="00C808A2"/>
    <w:rsid w:val="00C80B03"/>
    <w:rsid w:val="00C837D4"/>
    <w:rsid w:val="00C846EA"/>
    <w:rsid w:val="00C866BF"/>
    <w:rsid w:val="00C86A4C"/>
    <w:rsid w:val="00C8794B"/>
    <w:rsid w:val="00C87DEE"/>
    <w:rsid w:val="00C91B2D"/>
    <w:rsid w:val="00C94A67"/>
    <w:rsid w:val="00C950B8"/>
    <w:rsid w:val="00C9555C"/>
    <w:rsid w:val="00C956EE"/>
    <w:rsid w:val="00C96D25"/>
    <w:rsid w:val="00CA0C4E"/>
    <w:rsid w:val="00CA1E5A"/>
    <w:rsid w:val="00CA4EFD"/>
    <w:rsid w:val="00CA6179"/>
    <w:rsid w:val="00CA6F93"/>
    <w:rsid w:val="00CA785E"/>
    <w:rsid w:val="00CB331E"/>
    <w:rsid w:val="00CB3D19"/>
    <w:rsid w:val="00CB4962"/>
    <w:rsid w:val="00CB4CD7"/>
    <w:rsid w:val="00CB57D1"/>
    <w:rsid w:val="00CB584B"/>
    <w:rsid w:val="00CB655B"/>
    <w:rsid w:val="00CB7689"/>
    <w:rsid w:val="00CC3025"/>
    <w:rsid w:val="00CC3184"/>
    <w:rsid w:val="00CC3195"/>
    <w:rsid w:val="00CC4555"/>
    <w:rsid w:val="00CC4725"/>
    <w:rsid w:val="00CC4896"/>
    <w:rsid w:val="00CD1B3F"/>
    <w:rsid w:val="00CD33D6"/>
    <w:rsid w:val="00CD777C"/>
    <w:rsid w:val="00CD7B70"/>
    <w:rsid w:val="00CE1DCB"/>
    <w:rsid w:val="00CE3481"/>
    <w:rsid w:val="00CE3BE6"/>
    <w:rsid w:val="00CE3E2E"/>
    <w:rsid w:val="00CE56F0"/>
    <w:rsid w:val="00CE5F9E"/>
    <w:rsid w:val="00CF0CFC"/>
    <w:rsid w:val="00CF138F"/>
    <w:rsid w:val="00CF28DF"/>
    <w:rsid w:val="00CF297C"/>
    <w:rsid w:val="00CF318B"/>
    <w:rsid w:val="00CF32EB"/>
    <w:rsid w:val="00CF46E8"/>
    <w:rsid w:val="00CF4F45"/>
    <w:rsid w:val="00CF5F29"/>
    <w:rsid w:val="00CF73D8"/>
    <w:rsid w:val="00D00F5D"/>
    <w:rsid w:val="00D02922"/>
    <w:rsid w:val="00D038DF"/>
    <w:rsid w:val="00D03948"/>
    <w:rsid w:val="00D03A28"/>
    <w:rsid w:val="00D0474A"/>
    <w:rsid w:val="00D04AD1"/>
    <w:rsid w:val="00D0607B"/>
    <w:rsid w:val="00D06AEF"/>
    <w:rsid w:val="00D06CDA"/>
    <w:rsid w:val="00D075DC"/>
    <w:rsid w:val="00D10034"/>
    <w:rsid w:val="00D11282"/>
    <w:rsid w:val="00D114F2"/>
    <w:rsid w:val="00D117B9"/>
    <w:rsid w:val="00D13B58"/>
    <w:rsid w:val="00D13B5F"/>
    <w:rsid w:val="00D15C51"/>
    <w:rsid w:val="00D15C80"/>
    <w:rsid w:val="00D16DC4"/>
    <w:rsid w:val="00D211A0"/>
    <w:rsid w:val="00D215E6"/>
    <w:rsid w:val="00D232E3"/>
    <w:rsid w:val="00D23B2A"/>
    <w:rsid w:val="00D241C2"/>
    <w:rsid w:val="00D24DC4"/>
    <w:rsid w:val="00D257CC"/>
    <w:rsid w:val="00D277AA"/>
    <w:rsid w:val="00D312BA"/>
    <w:rsid w:val="00D3138B"/>
    <w:rsid w:val="00D31B63"/>
    <w:rsid w:val="00D33D76"/>
    <w:rsid w:val="00D34505"/>
    <w:rsid w:val="00D349E0"/>
    <w:rsid w:val="00D34C22"/>
    <w:rsid w:val="00D361AE"/>
    <w:rsid w:val="00D37EB9"/>
    <w:rsid w:val="00D40EE9"/>
    <w:rsid w:val="00D41F63"/>
    <w:rsid w:val="00D42725"/>
    <w:rsid w:val="00D42A31"/>
    <w:rsid w:val="00D435B3"/>
    <w:rsid w:val="00D44595"/>
    <w:rsid w:val="00D44B32"/>
    <w:rsid w:val="00D50F7E"/>
    <w:rsid w:val="00D511EB"/>
    <w:rsid w:val="00D51760"/>
    <w:rsid w:val="00D53EFC"/>
    <w:rsid w:val="00D5413B"/>
    <w:rsid w:val="00D551FB"/>
    <w:rsid w:val="00D55A8C"/>
    <w:rsid w:val="00D55DF6"/>
    <w:rsid w:val="00D56CDF"/>
    <w:rsid w:val="00D578EC"/>
    <w:rsid w:val="00D57972"/>
    <w:rsid w:val="00D60040"/>
    <w:rsid w:val="00D60C12"/>
    <w:rsid w:val="00D61489"/>
    <w:rsid w:val="00D61E42"/>
    <w:rsid w:val="00D63463"/>
    <w:rsid w:val="00D636BB"/>
    <w:rsid w:val="00D63948"/>
    <w:rsid w:val="00D64CF4"/>
    <w:rsid w:val="00D65212"/>
    <w:rsid w:val="00D656EB"/>
    <w:rsid w:val="00D65ADA"/>
    <w:rsid w:val="00D65B33"/>
    <w:rsid w:val="00D65D3F"/>
    <w:rsid w:val="00D67971"/>
    <w:rsid w:val="00D67E0B"/>
    <w:rsid w:val="00D7104C"/>
    <w:rsid w:val="00D72846"/>
    <w:rsid w:val="00D7364D"/>
    <w:rsid w:val="00D73BA0"/>
    <w:rsid w:val="00D7437C"/>
    <w:rsid w:val="00D746A3"/>
    <w:rsid w:val="00D74BA2"/>
    <w:rsid w:val="00D74F62"/>
    <w:rsid w:val="00D75325"/>
    <w:rsid w:val="00D763D8"/>
    <w:rsid w:val="00D82B3B"/>
    <w:rsid w:val="00D834F4"/>
    <w:rsid w:val="00D83ACB"/>
    <w:rsid w:val="00D83CBE"/>
    <w:rsid w:val="00D84009"/>
    <w:rsid w:val="00D845A7"/>
    <w:rsid w:val="00D8629D"/>
    <w:rsid w:val="00D869E4"/>
    <w:rsid w:val="00D8714D"/>
    <w:rsid w:val="00D905B6"/>
    <w:rsid w:val="00D910AD"/>
    <w:rsid w:val="00D92672"/>
    <w:rsid w:val="00D92926"/>
    <w:rsid w:val="00D92A88"/>
    <w:rsid w:val="00D937F6"/>
    <w:rsid w:val="00D94AB5"/>
    <w:rsid w:val="00D97444"/>
    <w:rsid w:val="00DA178A"/>
    <w:rsid w:val="00DA1FC5"/>
    <w:rsid w:val="00DA363C"/>
    <w:rsid w:val="00DA3685"/>
    <w:rsid w:val="00DA5F0A"/>
    <w:rsid w:val="00DA6C08"/>
    <w:rsid w:val="00DA7A56"/>
    <w:rsid w:val="00DB02FB"/>
    <w:rsid w:val="00DB0E48"/>
    <w:rsid w:val="00DB1F30"/>
    <w:rsid w:val="00DB2D88"/>
    <w:rsid w:val="00DB3130"/>
    <w:rsid w:val="00DB4B8F"/>
    <w:rsid w:val="00DB65EC"/>
    <w:rsid w:val="00DB7D92"/>
    <w:rsid w:val="00DB7F7E"/>
    <w:rsid w:val="00DC0C92"/>
    <w:rsid w:val="00DC1680"/>
    <w:rsid w:val="00DC1C08"/>
    <w:rsid w:val="00DC34FB"/>
    <w:rsid w:val="00DC3654"/>
    <w:rsid w:val="00DC40BE"/>
    <w:rsid w:val="00DC4352"/>
    <w:rsid w:val="00DC47A8"/>
    <w:rsid w:val="00DC4BCF"/>
    <w:rsid w:val="00DC63B6"/>
    <w:rsid w:val="00DC6E15"/>
    <w:rsid w:val="00DC6E3A"/>
    <w:rsid w:val="00DC768F"/>
    <w:rsid w:val="00DD146F"/>
    <w:rsid w:val="00DD1C1B"/>
    <w:rsid w:val="00DD7599"/>
    <w:rsid w:val="00DE001B"/>
    <w:rsid w:val="00DE0D8E"/>
    <w:rsid w:val="00DE1E11"/>
    <w:rsid w:val="00DE1EA3"/>
    <w:rsid w:val="00DE1F74"/>
    <w:rsid w:val="00DE21EC"/>
    <w:rsid w:val="00DE2636"/>
    <w:rsid w:val="00DE4035"/>
    <w:rsid w:val="00DF1059"/>
    <w:rsid w:val="00DF1484"/>
    <w:rsid w:val="00DF62BA"/>
    <w:rsid w:val="00DF665C"/>
    <w:rsid w:val="00DF682F"/>
    <w:rsid w:val="00DF7E18"/>
    <w:rsid w:val="00E002DD"/>
    <w:rsid w:val="00E0047E"/>
    <w:rsid w:val="00E033FB"/>
    <w:rsid w:val="00E03995"/>
    <w:rsid w:val="00E03CD3"/>
    <w:rsid w:val="00E0405F"/>
    <w:rsid w:val="00E0772F"/>
    <w:rsid w:val="00E10B98"/>
    <w:rsid w:val="00E10E0F"/>
    <w:rsid w:val="00E10E5A"/>
    <w:rsid w:val="00E110D3"/>
    <w:rsid w:val="00E115D4"/>
    <w:rsid w:val="00E11ABD"/>
    <w:rsid w:val="00E144A3"/>
    <w:rsid w:val="00E14713"/>
    <w:rsid w:val="00E1504C"/>
    <w:rsid w:val="00E16C74"/>
    <w:rsid w:val="00E175C5"/>
    <w:rsid w:val="00E17CDC"/>
    <w:rsid w:val="00E202D9"/>
    <w:rsid w:val="00E20480"/>
    <w:rsid w:val="00E22614"/>
    <w:rsid w:val="00E228F7"/>
    <w:rsid w:val="00E22B6A"/>
    <w:rsid w:val="00E23198"/>
    <w:rsid w:val="00E23271"/>
    <w:rsid w:val="00E24970"/>
    <w:rsid w:val="00E26342"/>
    <w:rsid w:val="00E27031"/>
    <w:rsid w:val="00E27B34"/>
    <w:rsid w:val="00E27F2F"/>
    <w:rsid w:val="00E3083C"/>
    <w:rsid w:val="00E30DF9"/>
    <w:rsid w:val="00E310D9"/>
    <w:rsid w:val="00E315FB"/>
    <w:rsid w:val="00E32D18"/>
    <w:rsid w:val="00E33674"/>
    <w:rsid w:val="00E337E1"/>
    <w:rsid w:val="00E34465"/>
    <w:rsid w:val="00E34FC6"/>
    <w:rsid w:val="00E35DD4"/>
    <w:rsid w:val="00E367B6"/>
    <w:rsid w:val="00E370E5"/>
    <w:rsid w:val="00E372B0"/>
    <w:rsid w:val="00E40247"/>
    <w:rsid w:val="00E41E51"/>
    <w:rsid w:val="00E42E99"/>
    <w:rsid w:val="00E45865"/>
    <w:rsid w:val="00E46483"/>
    <w:rsid w:val="00E46600"/>
    <w:rsid w:val="00E47802"/>
    <w:rsid w:val="00E47DBC"/>
    <w:rsid w:val="00E50A81"/>
    <w:rsid w:val="00E5284B"/>
    <w:rsid w:val="00E54F6E"/>
    <w:rsid w:val="00E60B9F"/>
    <w:rsid w:val="00E610FC"/>
    <w:rsid w:val="00E618D1"/>
    <w:rsid w:val="00E62060"/>
    <w:rsid w:val="00E6228B"/>
    <w:rsid w:val="00E6294E"/>
    <w:rsid w:val="00E62B00"/>
    <w:rsid w:val="00E634B0"/>
    <w:rsid w:val="00E642BC"/>
    <w:rsid w:val="00E650A0"/>
    <w:rsid w:val="00E65AEC"/>
    <w:rsid w:val="00E666BC"/>
    <w:rsid w:val="00E67466"/>
    <w:rsid w:val="00E71235"/>
    <w:rsid w:val="00E71310"/>
    <w:rsid w:val="00E71D20"/>
    <w:rsid w:val="00E722D4"/>
    <w:rsid w:val="00E72ED4"/>
    <w:rsid w:val="00E74B48"/>
    <w:rsid w:val="00E7655A"/>
    <w:rsid w:val="00E776E4"/>
    <w:rsid w:val="00E803FE"/>
    <w:rsid w:val="00E80686"/>
    <w:rsid w:val="00E80BC8"/>
    <w:rsid w:val="00E819F1"/>
    <w:rsid w:val="00E827DA"/>
    <w:rsid w:val="00E851C7"/>
    <w:rsid w:val="00E85B65"/>
    <w:rsid w:val="00E909F5"/>
    <w:rsid w:val="00E912A6"/>
    <w:rsid w:val="00E91385"/>
    <w:rsid w:val="00E9207F"/>
    <w:rsid w:val="00E9239A"/>
    <w:rsid w:val="00E94C7C"/>
    <w:rsid w:val="00E95082"/>
    <w:rsid w:val="00E9529D"/>
    <w:rsid w:val="00E9559B"/>
    <w:rsid w:val="00E95C08"/>
    <w:rsid w:val="00E97949"/>
    <w:rsid w:val="00EA1274"/>
    <w:rsid w:val="00EA167A"/>
    <w:rsid w:val="00EA21F1"/>
    <w:rsid w:val="00EA373A"/>
    <w:rsid w:val="00EA5E28"/>
    <w:rsid w:val="00EA7170"/>
    <w:rsid w:val="00EA74CA"/>
    <w:rsid w:val="00EB02E8"/>
    <w:rsid w:val="00EB2CA2"/>
    <w:rsid w:val="00EB2ED6"/>
    <w:rsid w:val="00EB2F43"/>
    <w:rsid w:val="00EB3D43"/>
    <w:rsid w:val="00EB3E5C"/>
    <w:rsid w:val="00EB3FE7"/>
    <w:rsid w:val="00EB5045"/>
    <w:rsid w:val="00EB7CD1"/>
    <w:rsid w:val="00EB7F8E"/>
    <w:rsid w:val="00EC004F"/>
    <w:rsid w:val="00EC07C7"/>
    <w:rsid w:val="00EC4DA6"/>
    <w:rsid w:val="00EC559F"/>
    <w:rsid w:val="00EC6F25"/>
    <w:rsid w:val="00EC78B3"/>
    <w:rsid w:val="00ED0384"/>
    <w:rsid w:val="00ED09FF"/>
    <w:rsid w:val="00ED1766"/>
    <w:rsid w:val="00ED3EB5"/>
    <w:rsid w:val="00ED7523"/>
    <w:rsid w:val="00ED78D3"/>
    <w:rsid w:val="00EE0CA6"/>
    <w:rsid w:val="00EE1590"/>
    <w:rsid w:val="00EE196B"/>
    <w:rsid w:val="00EE40BC"/>
    <w:rsid w:val="00EE473F"/>
    <w:rsid w:val="00EE50EA"/>
    <w:rsid w:val="00EE67A4"/>
    <w:rsid w:val="00EE7E4F"/>
    <w:rsid w:val="00EF047D"/>
    <w:rsid w:val="00EF0AFA"/>
    <w:rsid w:val="00EF0C40"/>
    <w:rsid w:val="00EF0DEC"/>
    <w:rsid w:val="00EF117B"/>
    <w:rsid w:val="00EF1E22"/>
    <w:rsid w:val="00EF4283"/>
    <w:rsid w:val="00EF429C"/>
    <w:rsid w:val="00EF4585"/>
    <w:rsid w:val="00EF4FB4"/>
    <w:rsid w:val="00EF58F0"/>
    <w:rsid w:val="00EF5D2C"/>
    <w:rsid w:val="00EF6AD5"/>
    <w:rsid w:val="00EF7797"/>
    <w:rsid w:val="00EF7D30"/>
    <w:rsid w:val="00F00A6B"/>
    <w:rsid w:val="00F01757"/>
    <w:rsid w:val="00F01B41"/>
    <w:rsid w:val="00F01C29"/>
    <w:rsid w:val="00F022F6"/>
    <w:rsid w:val="00F0238C"/>
    <w:rsid w:val="00F0448C"/>
    <w:rsid w:val="00F04AEE"/>
    <w:rsid w:val="00F0534A"/>
    <w:rsid w:val="00F064A9"/>
    <w:rsid w:val="00F06B28"/>
    <w:rsid w:val="00F110C1"/>
    <w:rsid w:val="00F11CCD"/>
    <w:rsid w:val="00F1252C"/>
    <w:rsid w:val="00F147B2"/>
    <w:rsid w:val="00F17B1A"/>
    <w:rsid w:val="00F2170A"/>
    <w:rsid w:val="00F22585"/>
    <w:rsid w:val="00F23B8D"/>
    <w:rsid w:val="00F23C3A"/>
    <w:rsid w:val="00F250A7"/>
    <w:rsid w:val="00F25917"/>
    <w:rsid w:val="00F31435"/>
    <w:rsid w:val="00F31E70"/>
    <w:rsid w:val="00F32E7F"/>
    <w:rsid w:val="00F33911"/>
    <w:rsid w:val="00F33B5C"/>
    <w:rsid w:val="00F37812"/>
    <w:rsid w:val="00F418B0"/>
    <w:rsid w:val="00F43484"/>
    <w:rsid w:val="00F44160"/>
    <w:rsid w:val="00F455D8"/>
    <w:rsid w:val="00F45D72"/>
    <w:rsid w:val="00F47C06"/>
    <w:rsid w:val="00F50DD1"/>
    <w:rsid w:val="00F52D66"/>
    <w:rsid w:val="00F5304D"/>
    <w:rsid w:val="00F53B44"/>
    <w:rsid w:val="00F5488B"/>
    <w:rsid w:val="00F551C6"/>
    <w:rsid w:val="00F557A4"/>
    <w:rsid w:val="00F55A45"/>
    <w:rsid w:val="00F55F5E"/>
    <w:rsid w:val="00F56521"/>
    <w:rsid w:val="00F56EE5"/>
    <w:rsid w:val="00F571CA"/>
    <w:rsid w:val="00F61880"/>
    <w:rsid w:val="00F62012"/>
    <w:rsid w:val="00F62450"/>
    <w:rsid w:val="00F636D9"/>
    <w:rsid w:val="00F64873"/>
    <w:rsid w:val="00F64E7E"/>
    <w:rsid w:val="00F652A9"/>
    <w:rsid w:val="00F653C8"/>
    <w:rsid w:val="00F66D1B"/>
    <w:rsid w:val="00F71592"/>
    <w:rsid w:val="00F718EF"/>
    <w:rsid w:val="00F722A7"/>
    <w:rsid w:val="00F72E79"/>
    <w:rsid w:val="00F7368F"/>
    <w:rsid w:val="00F73868"/>
    <w:rsid w:val="00F73CE1"/>
    <w:rsid w:val="00F76061"/>
    <w:rsid w:val="00F77449"/>
    <w:rsid w:val="00F81E14"/>
    <w:rsid w:val="00F842CB"/>
    <w:rsid w:val="00F84E0B"/>
    <w:rsid w:val="00F84E39"/>
    <w:rsid w:val="00F904A9"/>
    <w:rsid w:val="00F91740"/>
    <w:rsid w:val="00F92934"/>
    <w:rsid w:val="00F9363C"/>
    <w:rsid w:val="00F937F7"/>
    <w:rsid w:val="00F93CBB"/>
    <w:rsid w:val="00F93E34"/>
    <w:rsid w:val="00F95A18"/>
    <w:rsid w:val="00F965BA"/>
    <w:rsid w:val="00FA063A"/>
    <w:rsid w:val="00FA1DFC"/>
    <w:rsid w:val="00FA2809"/>
    <w:rsid w:val="00FA2B3B"/>
    <w:rsid w:val="00FA30B3"/>
    <w:rsid w:val="00FA7477"/>
    <w:rsid w:val="00FA7733"/>
    <w:rsid w:val="00FA7BCF"/>
    <w:rsid w:val="00FA7F26"/>
    <w:rsid w:val="00FB0937"/>
    <w:rsid w:val="00FB0F7A"/>
    <w:rsid w:val="00FB162A"/>
    <w:rsid w:val="00FB2FE0"/>
    <w:rsid w:val="00FB4895"/>
    <w:rsid w:val="00FB489D"/>
    <w:rsid w:val="00FB49C8"/>
    <w:rsid w:val="00FB4E0C"/>
    <w:rsid w:val="00FB542F"/>
    <w:rsid w:val="00FB6151"/>
    <w:rsid w:val="00FB6E65"/>
    <w:rsid w:val="00FC09FB"/>
    <w:rsid w:val="00FC4FE7"/>
    <w:rsid w:val="00FC6131"/>
    <w:rsid w:val="00FC7D12"/>
    <w:rsid w:val="00FC7D1E"/>
    <w:rsid w:val="00FD1F99"/>
    <w:rsid w:val="00FD2535"/>
    <w:rsid w:val="00FD464A"/>
    <w:rsid w:val="00FD572B"/>
    <w:rsid w:val="00FD6D1A"/>
    <w:rsid w:val="00FD7116"/>
    <w:rsid w:val="00FD7D5E"/>
    <w:rsid w:val="00FD7E90"/>
    <w:rsid w:val="00FE0350"/>
    <w:rsid w:val="00FE1F35"/>
    <w:rsid w:val="00FE26BC"/>
    <w:rsid w:val="00FE2F81"/>
    <w:rsid w:val="00FE5AB4"/>
    <w:rsid w:val="00FE5F91"/>
    <w:rsid w:val="00FE5FE6"/>
    <w:rsid w:val="00FE6FFC"/>
    <w:rsid w:val="00FF2440"/>
    <w:rsid w:val="00FF30A6"/>
    <w:rsid w:val="00FF35CA"/>
    <w:rsid w:val="00FF42B0"/>
    <w:rsid w:val="00FF4E42"/>
    <w:rsid w:val="00FF522C"/>
    <w:rsid w:val="00FF5DAC"/>
    <w:rsid w:val="00FF6256"/>
    <w:rsid w:val="00FF6541"/>
    <w:rsid w:val="00FF6747"/>
  </w:rsids>
  <m:mathPr>
    <m:mathFont m:val="Cambria Math"/>
    <m:brkBin m:val="before"/>
    <m:brkBinSub m:val="--"/>
    <m:smallFrac m:val="0"/>
    <m:dispDef/>
    <m:lMargin m:val="0"/>
    <m:rMargin m:val="0"/>
    <m:defJc m:val="centerGroup"/>
    <m:wrapIndent m:val="1440"/>
    <m:intLim m:val="subSup"/>
    <m:naryLim m:val="undOvr"/>
  </m:mathPr>
  <w:themeFontLang w:val="en-US" w:eastAsia="x-none" w:bidi="x-non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52D82C"/>
  <w15:docId w15:val="{A6E21D19-6EB3-4D50-8E00-601FD4E730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391B02"/>
    <w:pPr>
      <w:pPrChange w:id="0" w:author="Parks, Robbie M" w:date="2018-08-15T11:00:00Z">
        <w:pPr>
          <w:spacing w:after="200" w:line="276" w:lineRule="auto"/>
        </w:pPr>
      </w:pPrChange>
    </w:pPr>
    <w:rPr>
      <w:rFonts w:ascii="Times New Roman" w:hAnsi="Times New Roman" w:cs="Times New Roman"/>
      <w:lang w:val="en-GB" w:eastAsia="en-GB"/>
      <w:rPrChange w:id="0" w:author="Parks, Robbie M" w:date="2018-08-15T11:00:00Z">
        <w:rPr>
          <w:rFonts w:ascii="Calibri" w:eastAsia="Calibri" w:hAnsi="Calibri"/>
          <w:sz w:val="22"/>
          <w:szCs w:val="22"/>
          <w:lang w:val="en-GB" w:eastAsia="en-US" w:bidi="ar-SA"/>
        </w:rPr>
      </w:rPrChang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style-span">
    <w:name w:val="apple-style-span"/>
    <w:basedOn w:val="DefaultParagraphFont"/>
    <w:uiPriority w:val="99"/>
    <w:rsid w:val="000210D1"/>
    <w:rPr>
      <w:rFonts w:cs="Times New Roman"/>
    </w:rPr>
  </w:style>
  <w:style w:type="paragraph" w:customStyle="1" w:styleId="EndNoteBibliography">
    <w:name w:val="EndNote Bibliography"/>
    <w:basedOn w:val="Normal"/>
    <w:rsid w:val="000210D1"/>
    <w:pPr>
      <w:spacing w:after="200"/>
      <w:jc w:val="both"/>
      <w:pPrChange w:id="1" w:author="Parks, Robbie M" w:date="2018-08-15T11:00:00Z">
        <w:pPr>
          <w:jc w:val="both"/>
        </w:pPr>
      </w:pPrChange>
    </w:pPr>
    <w:rPr>
      <w:rFonts w:ascii="Calibri" w:eastAsia="Calibri" w:hAnsi="Calibri"/>
      <w:sz w:val="22"/>
      <w:szCs w:val="22"/>
      <w:lang w:val="en-US" w:eastAsia="en-US"/>
      <w:rPrChange w:id="1" w:author="Parks, Robbie M" w:date="2018-08-15T11:00:00Z">
        <w:rPr>
          <w:rFonts w:eastAsiaTheme="minorHAnsi"/>
          <w:sz w:val="24"/>
          <w:szCs w:val="24"/>
          <w:lang w:val="en-US" w:eastAsia="en-GB" w:bidi="ar-SA"/>
        </w:rPr>
      </w:rPrChange>
    </w:rPr>
  </w:style>
  <w:style w:type="paragraph" w:styleId="CommentText">
    <w:name w:val="annotation text"/>
    <w:basedOn w:val="Normal"/>
    <w:link w:val="CommentTextChar"/>
    <w:uiPriority w:val="99"/>
    <w:unhideWhenUsed/>
    <w:rsid w:val="000210D1"/>
    <w:pPr>
      <w:pPrChange w:id="2" w:author="Parks, Robbie M" w:date="2018-08-15T11:00:00Z">
        <w:pPr/>
      </w:pPrChange>
    </w:pPr>
    <w:rPr>
      <w:rFonts w:asciiTheme="minorHAnsi" w:hAnsiTheme="minorHAnsi" w:cstheme="minorBidi"/>
      <w:sz w:val="20"/>
      <w:szCs w:val="20"/>
      <w:lang w:eastAsia="en-US"/>
      <w:rPrChange w:id="2" w:author="Parks, Robbie M" w:date="2018-08-15T11:00:00Z">
        <w:rPr>
          <w:rFonts w:asciiTheme="minorHAnsi" w:eastAsiaTheme="minorHAnsi" w:hAnsiTheme="minorHAnsi" w:cstheme="minorBidi"/>
          <w:lang w:val="en-GB" w:eastAsia="en-GB" w:bidi="ar-SA"/>
        </w:rPr>
      </w:rPrChange>
    </w:rPr>
  </w:style>
  <w:style w:type="character" w:customStyle="1" w:styleId="CommentTextChar">
    <w:name w:val="Comment Text Char"/>
    <w:basedOn w:val="DefaultParagraphFont"/>
    <w:link w:val="CommentText"/>
    <w:uiPriority w:val="99"/>
    <w:rsid w:val="000210D1"/>
    <w:rPr>
      <w:sz w:val="20"/>
      <w:szCs w:val="20"/>
      <w:lang w:val="en-GB"/>
    </w:rPr>
  </w:style>
  <w:style w:type="paragraph" w:styleId="Footer">
    <w:name w:val="footer"/>
    <w:basedOn w:val="Normal"/>
    <w:link w:val="FooterChar"/>
    <w:uiPriority w:val="99"/>
    <w:unhideWhenUsed/>
    <w:rsid w:val="000210D1"/>
    <w:pPr>
      <w:tabs>
        <w:tab w:val="center" w:pos="4513"/>
        <w:tab w:val="right" w:pos="9026"/>
      </w:tabs>
      <w:pPrChange w:id="3" w:author="Parks, Robbie M" w:date="2018-08-15T11:00:00Z">
        <w:pPr>
          <w:tabs>
            <w:tab w:val="center" w:pos="4513"/>
            <w:tab w:val="right" w:pos="9026"/>
          </w:tabs>
        </w:pPr>
      </w:pPrChange>
    </w:pPr>
    <w:rPr>
      <w:rFonts w:ascii="Calibri" w:eastAsia="Calibri" w:hAnsi="Calibri"/>
      <w:sz w:val="22"/>
      <w:szCs w:val="22"/>
      <w:lang w:eastAsia="en-US"/>
      <w:rPrChange w:id="3" w:author="Parks, Robbie M" w:date="2018-08-15T11:00:00Z">
        <w:rPr>
          <w:rFonts w:eastAsiaTheme="minorHAnsi"/>
          <w:sz w:val="24"/>
          <w:szCs w:val="24"/>
          <w:lang w:val="en-GB" w:eastAsia="en-GB" w:bidi="ar-SA"/>
        </w:rPr>
      </w:rPrChange>
    </w:rPr>
  </w:style>
  <w:style w:type="character" w:customStyle="1" w:styleId="FooterChar">
    <w:name w:val="Footer Char"/>
    <w:basedOn w:val="DefaultParagraphFont"/>
    <w:link w:val="Footer"/>
    <w:uiPriority w:val="99"/>
    <w:rsid w:val="000210D1"/>
    <w:rPr>
      <w:rFonts w:ascii="Calibri" w:eastAsia="Calibri" w:hAnsi="Calibri" w:cs="Times New Roman"/>
      <w:sz w:val="22"/>
      <w:szCs w:val="22"/>
      <w:lang w:val="en-GB"/>
    </w:rPr>
  </w:style>
  <w:style w:type="character" w:styleId="PageNumber">
    <w:name w:val="page number"/>
    <w:basedOn w:val="DefaultParagraphFont"/>
    <w:uiPriority w:val="99"/>
    <w:semiHidden/>
    <w:unhideWhenUsed/>
    <w:rsid w:val="000210D1"/>
  </w:style>
  <w:style w:type="paragraph" w:styleId="Caption">
    <w:name w:val="caption"/>
    <w:basedOn w:val="Normal"/>
    <w:next w:val="Normal"/>
    <w:uiPriority w:val="35"/>
    <w:unhideWhenUsed/>
    <w:qFormat/>
    <w:rsid w:val="000210D1"/>
    <w:pPr>
      <w:spacing w:after="200"/>
      <w:pPrChange w:id="4" w:author="Parks, Robbie M" w:date="2018-08-15T11:00:00Z">
        <w:pPr/>
      </w:pPrChange>
    </w:pPr>
    <w:rPr>
      <w:rFonts w:ascii="Calibri" w:eastAsia="Calibri" w:hAnsi="Calibri"/>
      <w:i/>
      <w:iCs/>
      <w:color w:val="44546A" w:themeColor="text2"/>
      <w:sz w:val="18"/>
      <w:szCs w:val="18"/>
      <w:lang w:eastAsia="en-US"/>
      <w:rPrChange w:id="4" w:author="Parks, Robbie M" w:date="2018-08-15T11:00:00Z">
        <w:rPr>
          <w:rFonts w:eastAsiaTheme="minorHAnsi"/>
          <w:i/>
          <w:iCs/>
          <w:color w:val="44546A" w:themeColor="text2"/>
          <w:sz w:val="18"/>
          <w:szCs w:val="18"/>
          <w:lang w:val="en-GB" w:eastAsia="en-GB" w:bidi="ar-SA"/>
        </w:rPr>
      </w:rPrChange>
    </w:rPr>
  </w:style>
  <w:style w:type="character" w:styleId="CommentReference">
    <w:name w:val="annotation reference"/>
    <w:basedOn w:val="DefaultParagraphFont"/>
    <w:uiPriority w:val="99"/>
    <w:semiHidden/>
    <w:unhideWhenUsed/>
    <w:rsid w:val="007E021F"/>
    <w:rPr>
      <w:sz w:val="16"/>
      <w:szCs w:val="16"/>
    </w:rPr>
  </w:style>
  <w:style w:type="paragraph" w:styleId="CommentSubject">
    <w:name w:val="annotation subject"/>
    <w:basedOn w:val="CommentText"/>
    <w:next w:val="CommentText"/>
    <w:link w:val="CommentSubjectChar"/>
    <w:uiPriority w:val="99"/>
    <w:semiHidden/>
    <w:unhideWhenUsed/>
    <w:rsid w:val="007E021F"/>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7E021F"/>
    <w:rPr>
      <w:rFonts w:ascii="Calibri" w:eastAsia="Calibri" w:hAnsi="Calibri" w:cs="Times New Roman"/>
      <w:b/>
      <w:bCs/>
      <w:sz w:val="20"/>
      <w:szCs w:val="20"/>
      <w:lang w:val="en-GB"/>
    </w:rPr>
  </w:style>
  <w:style w:type="paragraph" w:styleId="BalloonText">
    <w:name w:val="Balloon Text"/>
    <w:basedOn w:val="Normal"/>
    <w:link w:val="BalloonTextChar"/>
    <w:uiPriority w:val="99"/>
    <w:semiHidden/>
    <w:unhideWhenUsed/>
    <w:rsid w:val="007E021F"/>
    <w:pPr>
      <w:pPrChange w:id="5" w:author="Parks, Robbie M" w:date="2018-08-15T11:00:00Z">
        <w:pPr/>
      </w:pPrChange>
    </w:pPr>
    <w:rPr>
      <w:rFonts w:ascii="Tahoma" w:eastAsia="Calibri" w:hAnsi="Tahoma" w:cs="Tahoma"/>
      <w:sz w:val="16"/>
      <w:szCs w:val="16"/>
      <w:lang w:eastAsia="en-US"/>
      <w:rPrChange w:id="5" w:author="Parks, Robbie M" w:date="2018-08-15T11:00:00Z">
        <w:rPr>
          <w:rFonts w:ascii="Tahoma" w:eastAsiaTheme="minorHAnsi" w:hAnsi="Tahoma" w:cs="Tahoma"/>
          <w:sz w:val="16"/>
          <w:szCs w:val="16"/>
          <w:lang w:val="en-GB" w:eastAsia="en-GB" w:bidi="ar-SA"/>
        </w:rPr>
      </w:rPrChange>
    </w:rPr>
  </w:style>
  <w:style w:type="character" w:customStyle="1" w:styleId="BalloonTextChar">
    <w:name w:val="Balloon Text Char"/>
    <w:basedOn w:val="DefaultParagraphFont"/>
    <w:link w:val="BalloonText"/>
    <w:uiPriority w:val="99"/>
    <w:semiHidden/>
    <w:rsid w:val="007E021F"/>
    <w:rPr>
      <w:rFonts w:ascii="Tahoma" w:eastAsia="Calibri" w:hAnsi="Tahoma" w:cs="Tahoma"/>
      <w:sz w:val="16"/>
      <w:szCs w:val="16"/>
      <w:lang w:val="en-GB"/>
    </w:rPr>
  </w:style>
  <w:style w:type="paragraph" w:customStyle="1" w:styleId="EndNoteBibliographyTitle">
    <w:name w:val="EndNote Bibliography Title"/>
    <w:basedOn w:val="Normal"/>
    <w:rsid w:val="00935167"/>
    <w:pPr>
      <w:spacing w:line="276" w:lineRule="auto"/>
      <w:jc w:val="center"/>
      <w:pPrChange w:id="6" w:author="Parks, Robbie M" w:date="2018-08-15T11:00:00Z">
        <w:pPr>
          <w:jc w:val="center"/>
        </w:pPr>
      </w:pPrChange>
    </w:pPr>
    <w:rPr>
      <w:rFonts w:ascii="Calibri" w:eastAsia="Calibri" w:hAnsi="Calibri"/>
      <w:sz w:val="22"/>
      <w:szCs w:val="22"/>
      <w:lang w:val="en-US" w:eastAsia="en-US"/>
      <w:rPrChange w:id="6" w:author="Parks, Robbie M" w:date="2018-08-15T11:00:00Z">
        <w:rPr>
          <w:rFonts w:eastAsiaTheme="minorHAnsi"/>
          <w:sz w:val="24"/>
          <w:szCs w:val="24"/>
          <w:lang w:val="en-US" w:eastAsia="en-GB" w:bidi="ar-SA"/>
        </w:rPr>
      </w:rPrChange>
    </w:rPr>
  </w:style>
  <w:style w:type="paragraph" w:styleId="ListParagraph">
    <w:name w:val="List Paragraph"/>
    <w:basedOn w:val="Normal"/>
    <w:uiPriority w:val="34"/>
    <w:qFormat/>
    <w:rsid w:val="00C57CDC"/>
    <w:pPr>
      <w:spacing w:after="200" w:line="276" w:lineRule="auto"/>
      <w:ind w:left="720"/>
      <w:contextualSpacing/>
      <w:pPrChange w:id="7" w:author="Parks, Robbie M" w:date="2018-08-15T11:00:00Z">
        <w:pPr>
          <w:ind w:left="720"/>
          <w:contextualSpacing/>
        </w:pPr>
      </w:pPrChange>
    </w:pPr>
    <w:rPr>
      <w:rFonts w:ascii="Calibri" w:eastAsia="Calibri" w:hAnsi="Calibri"/>
      <w:sz w:val="22"/>
      <w:szCs w:val="22"/>
      <w:lang w:eastAsia="en-US"/>
      <w:rPrChange w:id="7" w:author="Parks, Robbie M" w:date="2018-08-15T11:00:00Z">
        <w:rPr>
          <w:rFonts w:eastAsiaTheme="minorHAnsi"/>
          <w:sz w:val="24"/>
          <w:szCs w:val="24"/>
          <w:lang w:val="en-GB" w:eastAsia="en-GB" w:bidi="ar-SA"/>
        </w:rPr>
      </w:rPrChange>
    </w:rPr>
  </w:style>
  <w:style w:type="character" w:styleId="Hyperlink">
    <w:name w:val="Hyperlink"/>
    <w:basedOn w:val="DefaultParagraphFont"/>
    <w:uiPriority w:val="99"/>
    <w:unhideWhenUsed/>
    <w:rsid w:val="00C57CDC"/>
    <w:rPr>
      <w:color w:val="0563C1" w:themeColor="hyperlink"/>
      <w:u w:val="single"/>
    </w:rPr>
  </w:style>
  <w:style w:type="paragraph" w:styleId="Header">
    <w:name w:val="header"/>
    <w:basedOn w:val="Normal"/>
    <w:link w:val="HeaderChar"/>
    <w:uiPriority w:val="99"/>
    <w:unhideWhenUsed/>
    <w:rsid w:val="00635195"/>
    <w:pPr>
      <w:tabs>
        <w:tab w:val="center" w:pos="4513"/>
        <w:tab w:val="right" w:pos="9026"/>
      </w:tabs>
      <w:pPrChange w:id="8" w:author="Parks, Robbie M" w:date="2018-08-15T11:00:00Z">
        <w:pPr>
          <w:tabs>
            <w:tab w:val="center" w:pos="4513"/>
            <w:tab w:val="right" w:pos="9026"/>
          </w:tabs>
        </w:pPr>
      </w:pPrChange>
    </w:pPr>
    <w:rPr>
      <w:rFonts w:ascii="Calibri" w:eastAsia="Calibri" w:hAnsi="Calibri"/>
      <w:sz w:val="22"/>
      <w:szCs w:val="22"/>
      <w:lang w:eastAsia="en-US"/>
      <w:rPrChange w:id="8" w:author="Parks, Robbie M" w:date="2018-08-15T11:00:00Z">
        <w:rPr>
          <w:rFonts w:eastAsiaTheme="minorHAnsi"/>
          <w:sz w:val="24"/>
          <w:szCs w:val="24"/>
          <w:lang w:val="en-GB" w:eastAsia="en-GB" w:bidi="ar-SA"/>
        </w:rPr>
      </w:rPrChange>
    </w:rPr>
  </w:style>
  <w:style w:type="character" w:customStyle="1" w:styleId="HeaderChar">
    <w:name w:val="Header Char"/>
    <w:basedOn w:val="DefaultParagraphFont"/>
    <w:link w:val="Header"/>
    <w:uiPriority w:val="99"/>
    <w:rsid w:val="00635195"/>
    <w:rPr>
      <w:rFonts w:ascii="Calibri" w:eastAsia="Calibri" w:hAnsi="Calibri" w:cs="Times New Roman"/>
      <w:sz w:val="22"/>
      <w:szCs w:val="22"/>
      <w:lang w:val="en-GB"/>
    </w:rPr>
  </w:style>
  <w:style w:type="paragraph" w:styleId="Revision">
    <w:name w:val="Revision"/>
    <w:hidden/>
    <w:uiPriority w:val="99"/>
    <w:semiHidden/>
    <w:rsid w:val="00AA3B09"/>
    <w:rPr>
      <w:rFonts w:ascii="Calibri" w:eastAsia="Calibri" w:hAnsi="Calibri" w:cs="Times New Roman"/>
      <w:sz w:val="22"/>
      <w:szCs w:val="22"/>
      <w:lang w:val="en-GB"/>
    </w:rPr>
  </w:style>
  <w:style w:type="character" w:styleId="LineNumber">
    <w:name w:val="line number"/>
    <w:basedOn w:val="DefaultParagraphFont"/>
    <w:uiPriority w:val="99"/>
    <w:semiHidden/>
    <w:unhideWhenUsed/>
    <w:rsid w:val="001A7DC8"/>
  </w:style>
  <w:style w:type="table" w:styleId="TableGrid">
    <w:name w:val="Table Grid"/>
    <w:basedOn w:val="TableNormal"/>
    <w:uiPriority w:val="39"/>
    <w:rsid w:val="00250467"/>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odyText">
    <w:name w:val="Body Text"/>
    <w:basedOn w:val="Normal"/>
    <w:link w:val="BodyTextChar"/>
    <w:rsid w:val="00877AE9"/>
    <w:pPr>
      <w:spacing w:after="240" w:line="240" w:lineRule="atLeast"/>
      <w:jc w:val="both"/>
      <w:pPrChange w:id="9" w:author="Parks, Robbie M" w:date="2018-08-15T11:00:00Z">
        <w:pPr>
          <w:spacing w:after="240" w:line="240" w:lineRule="atLeast"/>
          <w:jc w:val="both"/>
        </w:pPr>
      </w:pPrChange>
    </w:pPr>
    <w:rPr>
      <w:rFonts w:ascii="Arial" w:eastAsia="MS Mincho" w:hAnsi="Arial"/>
      <w:kern w:val="18"/>
      <w:sz w:val="22"/>
      <w:szCs w:val="20"/>
      <w:lang w:eastAsia="en-US"/>
      <w:rPrChange w:id="9" w:author="Parks, Robbie M" w:date="2018-08-15T11:00:00Z">
        <w:rPr>
          <w:rFonts w:ascii="Arial" w:eastAsia="MS Mincho" w:hAnsi="Arial"/>
          <w:kern w:val="18"/>
          <w:sz w:val="24"/>
          <w:lang w:val="en-GB" w:eastAsia="en-GB" w:bidi="ar-SA"/>
        </w:rPr>
      </w:rPrChange>
    </w:rPr>
  </w:style>
  <w:style w:type="character" w:customStyle="1" w:styleId="BodyTextChar">
    <w:name w:val="Body Text Char"/>
    <w:basedOn w:val="DefaultParagraphFont"/>
    <w:link w:val="BodyText"/>
    <w:rsid w:val="00250467"/>
    <w:rPr>
      <w:rFonts w:ascii="Arial" w:eastAsia="MS Mincho" w:hAnsi="Arial" w:cs="Times New Roman"/>
      <w:kern w:val="18"/>
      <w:sz w:val="22"/>
      <w:szCs w:val="20"/>
      <w:lang w:val="en-GB"/>
    </w:rPr>
  </w:style>
  <w:style w:type="paragraph" w:styleId="DocumentMap">
    <w:name w:val="Document Map"/>
    <w:basedOn w:val="Normal"/>
    <w:link w:val="DocumentMapChar"/>
    <w:uiPriority w:val="99"/>
    <w:semiHidden/>
    <w:unhideWhenUsed/>
    <w:rsid w:val="001B7A2A"/>
    <w:pPr>
      <w:pPrChange w:id="10" w:author="Parks, Robbie M" w:date="2018-08-15T11:00:00Z">
        <w:pPr/>
      </w:pPrChange>
    </w:pPr>
    <w:rPr>
      <w:rPrChange w:id="10" w:author="Parks, Robbie M" w:date="2018-08-15T11:00:00Z">
        <w:rPr>
          <w:rFonts w:eastAsiaTheme="minorHAnsi"/>
          <w:sz w:val="24"/>
          <w:szCs w:val="24"/>
          <w:lang w:val="en-GB" w:eastAsia="en-GB" w:bidi="ar-SA"/>
        </w:rPr>
      </w:rPrChange>
    </w:rPr>
  </w:style>
  <w:style w:type="character" w:customStyle="1" w:styleId="DocumentMapChar">
    <w:name w:val="Document Map Char"/>
    <w:basedOn w:val="DefaultParagraphFont"/>
    <w:link w:val="DocumentMap"/>
    <w:uiPriority w:val="99"/>
    <w:semiHidden/>
    <w:rsid w:val="00250467"/>
    <w:rPr>
      <w:rFonts w:ascii="Times New Roman" w:hAnsi="Times New Roman" w:cs="Times New Roman"/>
      <w:lang w:val="en-GB" w:eastAsia="en-GB"/>
    </w:rPr>
  </w:style>
  <w:style w:type="character" w:styleId="PlaceholderText">
    <w:name w:val="Placeholder Text"/>
    <w:basedOn w:val="DefaultParagraphFont"/>
    <w:uiPriority w:val="99"/>
    <w:semiHidden/>
    <w:rsid w:val="00250467"/>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5128530">
      <w:bodyDiv w:val="1"/>
      <w:marLeft w:val="0"/>
      <w:marRight w:val="0"/>
      <w:marTop w:val="0"/>
      <w:marBottom w:val="0"/>
      <w:divBdr>
        <w:top w:val="none" w:sz="0" w:space="0" w:color="auto"/>
        <w:left w:val="none" w:sz="0" w:space="0" w:color="auto"/>
        <w:bottom w:val="none" w:sz="0" w:space="0" w:color="auto"/>
        <w:right w:val="none" w:sz="0" w:space="0" w:color="auto"/>
      </w:divBdr>
    </w:div>
    <w:div w:id="120458517">
      <w:bodyDiv w:val="1"/>
      <w:marLeft w:val="0"/>
      <w:marRight w:val="0"/>
      <w:marTop w:val="0"/>
      <w:marBottom w:val="0"/>
      <w:divBdr>
        <w:top w:val="none" w:sz="0" w:space="0" w:color="auto"/>
        <w:left w:val="none" w:sz="0" w:space="0" w:color="auto"/>
        <w:bottom w:val="none" w:sz="0" w:space="0" w:color="auto"/>
        <w:right w:val="none" w:sz="0" w:space="0" w:color="auto"/>
      </w:divBdr>
    </w:div>
    <w:div w:id="154228749">
      <w:bodyDiv w:val="1"/>
      <w:marLeft w:val="0"/>
      <w:marRight w:val="0"/>
      <w:marTop w:val="0"/>
      <w:marBottom w:val="0"/>
      <w:divBdr>
        <w:top w:val="none" w:sz="0" w:space="0" w:color="auto"/>
        <w:left w:val="none" w:sz="0" w:space="0" w:color="auto"/>
        <w:bottom w:val="none" w:sz="0" w:space="0" w:color="auto"/>
        <w:right w:val="none" w:sz="0" w:space="0" w:color="auto"/>
      </w:divBdr>
    </w:div>
    <w:div w:id="192815756">
      <w:bodyDiv w:val="1"/>
      <w:marLeft w:val="0"/>
      <w:marRight w:val="0"/>
      <w:marTop w:val="0"/>
      <w:marBottom w:val="0"/>
      <w:divBdr>
        <w:top w:val="none" w:sz="0" w:space="0" w:color="auto"/>
        <w:left w:val="none" w:sz="0" w:space="0" w:color="auto"/>
        <w:bottom w:val="none" w:sz="0" w:space="0" w:color="auto"/>
        <w:right w:val="none" w:sz="0" w:space="0" w:color="auto"/>
      </w:divBdr>
    </w:div>
    <w:div w:id="240871516">
      <w:bodyDiv w:val="1"/>
      <w:marLeft w:val="0"/>
      <w:marRight w:val="0"/>
      <w:marTop w:val="0"/>
      <w:marBottom w:val="0"/>
      <w:divBdr>
        <w:top w:val="none" w:sz="0" w:space="0" w:color="auto"/>
        <w:left w:val="none" w:sz="0" w:space="0" w:color="auto"/>
        <w:bottom w:val="none" w:sz="0" w:space="0" w:color="auto"/>
        <w:right w:val="none" w:sz="0" w:space="0" w:color="auto"/>
      </w:divBdr>
    </w:div>
    <w:div w:id="306857432">
      <w:bodyDiv w:val="1"/>
      <w:marLeft w:val="0"/>
      <w:marRight w:val="0"/>
      <w:marTop w:val="0"/>
      <w:marBottom w:val="0"/>
      <w:divBdr>
        <w:top w:val="none" w:sz="0" w:space="0" w:color="auto"/>
        <w:left w:val="none" w:sz="0" w:space="0" w:color="auto"/>
        <w:bottom w:val="none" w:sz="0" w:space="0" w:color="auto"/>
        <w:right w:val="none" w:sz="0" w:space="0" w:color="auto"/>
      </w:divBdr>
    </w:div>
    <w:div w:id="360522676">
      <w:bodyDiv w:val="1"/>
      <w:marLeft w:val="0"/>
      <w:marRight w:val="0"/>
      <w:marTop w:val="0"/>
      <w:marBottom w:val="0"/>
      <w:divBdr>
        <w:top w:val="none" w:sz="0" w:space="0" w:color="auto"/>
        <w:left w:val="none" w:sz="0" w:space="0" w:color="auto"/>
        <w:bottom w:val="none" w:sz="0" w:space="0" w:color="auto"/>
        <w:right w:val="none" w:sz="0" w:space="0" w:color="auto"/>
      </w:divBdr>
    </w:div>
    <w:div w:id="527525529">
      <w:bodyDiv w:val="1"/>
      <w:marLeft w:val="0"/>
      <w:marRight w:val="0"/>
      <w:marTop w:val="0"/>
      <w:marBottom w:val="0"/>
      <w:divBdr>
        <w:top w:val="none" w:sz="0" w:space="0" w:color="auto"/>
        <w:left w:val="none" w:sz="0" w:space="0" w:color="auto"/>
        <w:bottom w:val="none" w:sz="0" w:space="0" w:color="auto"/>
        <w:right w:val="none" w:sz="0" w:space="0" w:color="auto"/>
      </w:divBdr>
    </w:div>
    <w:div w:id="533083365">
      <w:bodyDiv w:val="1"/>
      <w:marLeft w:val="0"/>
      <w:marRight w:val="0"/>
      <w:marTop w:val="0"/>
      <w:marBottom w:val="0"/>
      <w:divBdr>
        <w:top w:val="none" w:sz="0" w:space="0" w:color="auto"/>
        <w:left w:val="none" w:sz="0" w:space="0" w:color="auto"/>
        <w:bottom w:val="none" w:sz="0" w:space="0" w:color="auto"/>
        <w:right w:val="none" w:sz="0" w:space="0" w:color="auto"/>
      </w:divBdr>
    </w:div>
    <w:div w:id="543755166">
      <w:bodyDiv w:val="1"/>
      <w:marLeft w:val="0"/>
      <w:marRight w:val="0"/>
      <w:marTop w:val="0"/>
      <w:marBottom w:val="0"/>
      <w:divBdr>
        <w:top w:val="none" w:sz="0" w:space="0" w:color="auto"/>
        <w:left w:val="none" w:sz="0" w:space="0" w:color="auto"/>
        <w:bottom w:val="none" w:sz="0" w:space="0" w:color="auto"/>
        <w:right w:val="none" w:sz="0" w:space="0" w:color="auto"/>
      </w:divBdr>
    </w:div>
    <w:div w:id="599139317">
      <w:bodyDiv w:val="1"/>
      <w:marLeft w:val="0"/>
      <w:marRight w:val="0"/>
      <w:marTop w:val="0"/>
      <w:marBottom w:val="0"/>
      <w:divBdr>
        <w:top w:val="none" w:sz="0" w:space="0" w:color="auto"/>
        <w:left w:val="none" w:sz="0" w:space="0" w:color="auto"/>
        <w:bottom w:val="none" w:sz="0" w:space="0" w:color="auto"/>
        <w:right w:val="none" w:sz="0" w:space="0" w:color="auto"/>
      </w:divBdr>
    </w:div>
    <w:div w:id="601448954">
      <w:bodyDiv w:val="1"/>
      <w:marLeft w:val="0"/>
      <w:marRight w:val="0"/>
      <w:marTop w:val="0"/>
      <w:marBottom w:val="0"/>
      <w:divBdr>
        <w:top w:val="none" w:sz="0" w:space="0" w:color="auto"/>
        <w:left w:val="none" w:sz="0" w:space="0" w:color="auto"/>
        <w:bottom w:val="none" w:sz="0" w:space="0" w:color="auto"/>
        <w:right w:val="none" w:sz="0" w:space="0" w:color="auto"/>
      </w:divBdr>
    </w:div>
    <w:div w:id="670066363">
      <w:bodyDiv w:val="1"/>
      <w:marLeft w:val="0"/>
      <w:marRight w:val="0"/>
      <w:marTop w:val="0"/>
      <w:marBottom w:val="0"/>
      <w:divBdr>
        <w:top w:val="none" w:sz="0" w:space="0" w:color="auto"/>
        <w:left w:val="none" w:sz="0" w:space="0" w:color="auto"/>
        <w:bottom w:val="none" w:sz="0" w:space="0" w:color="auto"/>
        <w:right w:val="none" w:sz="0" w:space="0" w:color="auto"/>
      </w:divBdr>
    </w:div>
    <w:div w:id="738286524">
      <w:bodyDiv w:val="1"/>
      <w:marLeft w:val="0"/>
      <w:marRight w:val="0"/>
      <w:marTop w:val="0"/>
      <w:marBottom w:val="0"/>
      <w:divBdr>
        <w:top w:val="none" w:sz="0" w:space="0" w:color="auto"/>
        <w:left w:val="none" w:sz="0" w:space="0" w:color="auto"/>
        <w:bottom w:val="none" w:sz="0" w:space="0" w:color="auto"/>
        <w:right w:val="none" w:sz="0" w:space="0" w:color="auto"/>
      </w:divBdr>
    </w:div>
    <w:div w:id="747927061">
      <w:bodyDiv w:val="1"/>
      <w:marLeft w:val="0"/>
      <w:marRight w:val="0"/>
      <w:marTop w:val="0"/>
      <w:marBottom w:val="0"/>
      <w:divBdr>
        <w:top w:val="none" w:sz="0" w:space="0" w:color="auto"/>
        <w:left w:val="none" w:sz="0" w:space="0" w:color="auto"/>
        <w:bottom w:val="none" w:sz="0" w:space="0" w:color="auto"/>
        <w:right w:val="none" w:sz="0" w:space="0" w:color="auto"/>
      </w:divBdr>
    </w:div>
    <w:div w:id="827750576">
      <w:bodyDiv w:val="1"/>
      <w:marLeft w:val="0"/>
      <w:marRight w:val="0"/>
      <w:marTop w:val="0"/>
      <w:marBottom w:val="0"/>
      <w:divBdr>
        <w:top w:val="none" w:sz="0" w:space="0" w:color="auto"/>
        <w:left w:val="none" w:sz="0" w:space="0" w:color="auto"/>
        <w:bottom w:val="none" w:sz="0" w:space="0" w:color="auto"/>
        <w:right w:val="none" w:sz="0" w:space="0" w:color="auto"/>
      </w:divBdr>
    </w:div>
    <w:div w:id="871188213">
      <w:bodyDiv w:val="1"/>
      <w:marLeft w:val="0"/>
      <w:marRight w:val="0"/>
      <w:marTop w:val="0"/>
      <w:marBottom w:val="0"/>
      <w:divBdr>
        <w:top w:val="none" w:sz="0" w:space="0" w:color="auto"/>
        <w:left w:val="none" w:sz="0" w:space="0" w:color="auto"/>
        <w:bottom w:val="none" w:sz="0" w:space="0" w:color="auto"/>
        <w:right w:val="none" w:sz="0" w:space="0" w:color="auto"/>
      </w:divBdr>
    </w:div>
    <w:div w:id="894699842">
      <w:bodyDiv w:val="1"/>
      <w:marLeft w:val="0"/>
      <w:marRight w:val="0"/>
      <w:marTop w:val="0"/>
      <w:marBottom w:val="0"/>
      <w:divBdr>
        <w:top w:val="none" w:sz="0" w:space="0" w:color="auto"/>
        <w:left w:val="none" w:sz="0" w:space="0" w:color="auto"/>
        <w:bottom w:val="none" w:sz="0" w:space="0" w:color="auto"/>
        <w:right w:val="none" w:sz="0" w:space="0" w:color="auto"/>
      </w:divBdr>
    </w:div>
    <w:div w:id="903950200">
      <w:bodyDiv w:val="1"/>
      <w:marLeft w:val="0"/>
      <w:marRight w:val="0"/>
      <w:marTop w:val="0"/>
      <w:marBottom w:val="0"/>
      <w:divBdr>
        <w:top w:val="none" w:sz="0" w:space="0" w:color="auto"/>
        <w:left w:val="none" w:sz="0" w:space="0" w:color="auto"/>
        <w:bottom w:val="none" w:sz="0" w:space="0" w:color="auto"/>
        <w:right w:val="none" w:sz="0" w:space="0" w:color="auto"/>
      </w:divBdr>
    </w:div>
    <w:div w:id="1009063800">
      <w:bodyDiv w:val="1"/>
      <w:marLeft w:val="0"/>
      <w:marRight w:val="0"/>
      <w:marTop w:val="0"/>
      <w:marBottom w:val="0"/>
      <w:divBdr>
        <w:top w:val="none" w:sz="0" w:space="0" w:color="auto"/>
        <w:left w:val="none" w:sz="0" w:space="0" w:color="auto"/>
        <w:bottom w:val="none" w:sz="0" w:space="0" w:color="auto"/>
        <w:right w:val="none" w:sz="0" w:space="0" w:color="auto"/>
      </w:divBdr>
    </w:div>
    <w:div w:id="1016350703">
      <w:bodyDiv w:val="1"/>
      <w:marLeft w:val="0"/>
      <w:marRight w:val="0"/>
      <w:marTop w:val="0"/>
      <w:marBottom w:val="0"/>
      <w:divBdr>
        <w:top w:val="none" w:sz="0" w:space="0" w:color="auto"/>
        <w:left w:val="none" w:sz="0" w:space="0" w:color="auto"/>
        <w:bottom w:val="none" w:sz="0" w:space="0" w:color="auto"/>
        <w:right w:val="none" w:sz="0" w:space="0" w:color="auto"/>
      </w:divBdr>
    </w:div>
    <w:div w:id="1077898751">
      <w:bodyDiv w:val="1"/>
      <w:marLeft w:val="0"/>
      <w:marRight w:val="0"/>
      <w:marTop w:val="0"/>
      <w:marBottom w:val="0"/>
      <w:divBdr>
        <w:top w:val="none" w:sz="0" w:space="0" w:color="auto"/>
        <w:left w:val="none" w:sz="0" w:space="0" w:color="auto"/>
        <w:bottom w:val="none" w:sz="0" w:space="0" w:color="auto"/>
        <w:right w:val="none" w:sz="0" w:space="0" w:color="auto"/>
      </w:divBdr>
    </w:div>
    <w:div w:id="1086802545">
      <w:bodyDiv w:val="1"/>
      <w:marLeft w:val="0"/>
      <w:marRight w:val="0"/>
      <w:marTop w:val="0"/>
      <w:marBottom w:val="0"/>
      <w:divBdr>
        <w:top w:val="none" w:sz="0" w:space="0" w:color="auto"/>
        <w:left w:val="none" w:sz="0" w:space="0" w:color="auto"/>
        <w:bottom w:val="none" w:sz="0" w:space="0" w:color="auto"/>
        <w:right w:val="none" w:sz="0" w:space="0" w:color="auto"/>
      </w:divBdr>
    </w:div>
    <w:div w:id="1210072122">
      <w:bodyDiv w:val="1"/>
      <w:marLeft w:val="0"/>
      <w:marRight w:val="0"/>
      <w:marTop w:val="0"/>
      <w:marBottom w:val="0"/>
      <w:divBdr>
        <w:top w:val="none" w:sz="0" w:space="0" w:color="auto"/>
        <w:left w:val="none" w:sz="0" w:space="0" w:color="auto"/>
        <w:bottom w:val="none" w:sz="0" w:space="0" w:color="auto"/>
        <w:right w:val="none" w:sz="0" w:space="0" w:color="auto"/>
      </w:divBdr>
    </w:div>
    <w:div w:id="1211308299">
      <w:bodyDiv w:val="1"/>
      <w:marLeft w:val="0"/>
      <w:marRight w:val="0"/>
      <w:marTop w:val="0"/>
      <w:marBottom w:val="0"/>
      <w:divBdr>
        <w:top w:val="none" w:sz="0" w:space="0" w:color="auto"/>
        <w:left w:val="none" w:sz="0" w:space="0" w:color="auto"/>
        <w:bottom w:val="none" w:sz="0" w:space="0" w:color="auto"/>
        <w:right w:val="none" w:sz="0" w:space="0" w:color="auto"/>
      </w:divBdr>
    </w:div>
    <w:div w:id="1229338875">
      <w:bodyDiv w:val="1"/>
      <w:marLeft w:val="0"/>
      <w:marRight w:val="0"/>
      <w:marTop w:val="0"/>
      <w:marBottom w:val="0"/>
      <w:divBdr>
        <w:top w:val="none" w:sz="0" w:space="0" w:color="auto"/>
        <w:left w:val="none" w:sz="0" w:space="0" w:color="auto"/>
        <w:bottom w:val="none" w:sz="0" w:space="0" w:color="auto"/>
        <w:right w:val="none" w:sz="0" w:space="0" w:color="auto"/>
      </w:divBdr>
    </w:div>
    <w:div w:id="1328826863">
      <w:bodyDiv w:val="1"/>
      <w:marLeft w:val="0"/>
      <w:marRight w:val="0"/>
      <w:marTop w:val="0"/>
      <w:marBottom w:val="0"/>
      <w:divBdr>
        <w:top w:val="none" w:sz="0" w:space="0" w:color="auto"/>
        <w:left w:val="none" w:sz="0" w:space="0" w:color="auto"/>
        <w:bottom w:val="none" w:sz="0" w:space="0" w:color="auto"/>
        <w:right w:val="none" w:sz="0" w:space="0" w:color="auto"/>
      </w:divBdr>
    </w:div>
    <w:div w:id="1373267222">
      <w:bodyDiv w:val="1"/>
      <w:marLeft w:val="0"/>
      <w:marRight w:val="0"/>
      <w:marTop w:val="0"/>
      <w:marBottom w:val="0"/>
      <w:divBdr>
        <w:top w:val="none" w:sz="0" w:space="0" w:color="auto"/>
        <w:left w:val="none" w:sz="0" w:space="0" w:color="auto"/>
        <w:bottom w:val="none" w:sz="0" w:space="0" w:color="auto"/>
        <w:right w:val="none" w:sz="0" w:space="0" w:color="auto"/>
      </w:divBdr>
    </w:div>
    <w:div w:id="1423527799">
      <w:bodyDiv w:val="1"/>
      <w:marLeft w:val="0"/>
      <w:marRight w:val="0"/>
      <w:marTop w:val="0"/>
      <w:marBottom w:val="0"/>
      <w:divBdr>
        <w:top w:val="none" w:sz="0" w:space="0" w:color="auto"/>
        <w:left w:val="none" w:sz="0" w:space="0" w:color="auto"/>
        <w:bottom w:val="none" w:sz="0" w:space="0" w:color="auto"/>
        <w:right w:val="none" w:sz="0" w:space="0" w:color="auto"/>
      </w:divBdr>
    </w:div>
    <w:div w:id="1472600057">
      <w:bodyDiv w:val="1"/>
      <w:marLeft w:val="0"/>
      <w:marRight w:val="0"/>
      <w:marTop w:val="0"/>
      <w:marBottom w:val="0"/>
      <w:divBdr>
        <w:top w:val="none" w:sz="0" w:space="0" w:color="auto"/>
        <w:left w:val="none" w:sz="0" w:space="0" w:color="auto"/>
        <w:bottom w:val="none" w:sz="0" w:space="0" w:color="auto"/>
        <w:right w:val="none" w:sz="0" w:space="0" w:color="auto"/>
      </w:divBdr>
    </w:div>
    <w:div w:id="1502740634">
      <w:bodyDiv w:val="1"/>
      <w:marLeft w:val="0"/>
      <w:marRight w:val="0"/>
      <w:marTop w:val="0"/>
      <w:marBottom w:val="0"/>
      <w:divBdr>
        <w:top w:val="none" w:sz="0" w:space="0" w:color="auto"/>
        <w:left w:val="none" w:sz="0" w:space="0" w:color="auto"/>
        <w:bottom w:val="none" w:sz="0" w:space="0" w:color="auto"/>
        <w:right w:val="none" w:sz="0" w:space="0" w:color="auto"/>
      </w:divBdr>
    </w:div>
    <w:div w:id="1503860370">
      <w:bodyDiv w:val="1"/>
      <w:marLeft w:val="0"/>
      <w:marRight w:val="0"/>
      <w:marTop w:val="0"/>
      <w:marBottom w:val="0"/>
      <w:divBdr>
        <w:top w:val="none" w:sz="0" w:space="0" w:color="auto"/>
        <w:left w:val="none" w:sz="0" w:space="0" w:color="auto"/>
        <w:bottom w:val="none" w:sz="0" w:space="0" w:color="auto"/>
        <w:right w:val="none" w:sz="0" w:space="0" w:color="auto"/>
      </w:divBdr>
    </w:div>
    <w:div w:id="1578131744">
      <w:bodyDiv w:val="1"/>
      <w:marLeft w:val="0"/>
      <w:marRight w:val="0"/>
      <w:marTop w:val="0"/>
      <w:marBottom w:val="0"/>
      <w:divBdr>
        <w:top w:val="none" w:sz="0" w:space="0" w:color="auto"/>
        <w:left w:val="none" w:sz="0" w:space="0" w:color="auto"/>
        <w:bottom w:val="none" w:sz="0" w:space="0" w:color="auto"/>
        <w:right w:val="none" w:sz="0" w:space="0" w:color="auto"/>
      </w:divBdr>
    </w:div>
    <w:div w:id="1769037732">
      <w:bodyDiv w:val="1"/>
      <w:marLeft w:val="0"/>
      <w:marRight w:val="0"/>
      <w:marTop w:val="0"/>
      <w:marBottom w:val="0"/>
      <w:divBdr>
        <w:top w:val="none" w:sz="0" w:space="0" w:color="auto"/>
        <w:left w:val="none" w:sz="0" w:space="0" w:color="auto"/>
        <w:bottom w:val="none" w:sz="0" w:space="0" w:color="auto"/>
        <w:right w:val="none" w:sz="0" w:space="0" w:color="auto"/>
      </w:divBdr>
    </w:div>
    <w:div w:id="1832912816">
      <w:bodyDiv w:val="1"/>
      <w:marLeft w:val="0"/>
      <w:marRight w:val="0"/>
      <w:marTop w:val="0"/>
      <w:marBottom w:val="0"/>
      <w:divBdr>
        <w:top w:val="none" w:sz="0" w:space="0" w:color="auto"/>
        <w:left w:val="none" w:sz="0" w:space="0" w:color="auto"/>
        <w:bottom w:val="none" w:sz="0" w:space="0" w:color="auto"/>
        <w:right w:val="none" w:sz="0" w:space="0" w:color="auto"/>
      </w:divBdr>
    </w:div>
    <w:div w:id="1920796134">
      <w:bodyDiv w:val="1"/>
      <w:marLeft w:val="0"/>
      <w:marRight w:val="0"/>
      <w:marTop w:val="0"/>
      <w:marBottom w:val="0"/>
      <w:divBdr>
        <w:top w:val="none" w:sz="0" w:space="0" w:color="auto"/>
        <w:left w:val="none" w:sz="0" w:space="0" w:color="auto"/>
        <w:bottom w:val="none" w:sz="0" w:space="0" w:color="auto"/>
        <w:right w:val="none" w:sz="0" w:space="0" w:color="auto"/>
      </w:divBdr>
    </w:div>
    <w:div w:id="211629012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footer" Target="footer2.xml"/><Relationship Id="rId12" Type="http://schemas.openxmlformats.org/officeDocument/2006/relationships/fontTable" Target="fontTable.xml"/><Relationship Id="rId13"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numbering" Target="numbering.xml"/><Relationship Id="rId4" Type="http://schemas.openxmlformats.org/officeDocument/2006/relationships/styles" Target="style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otnotes" Target="footnotes.xml"/><Relationship Id="rId8" Type="http://schemas.openxmlformats.org/officeDocument/2006/relationships/endnotes" Target="endnotes.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2.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BA3D4B25-1BA4-2A4B-8616-ADEB9E49C130}">
  <ds:schemaRefs>
    <ds:schemaRef ds:uri="http://schemas.openxmlformats.org/officeDocument/2006/bibliography"/>
  </ds:schemaRefs>
</ds:datastoreItem>
</file>

<file path=customXml/itemProps2.xml><?xml version="1.0" encoding="utf-8"?>
<ds:datastoreItem xmlns:ds="http://schemas.openxmlformats.org/officeDocument/2006/customXml" ds:itemID="{8F04FE97-CC0B-F84F-BA38-03E57EEAA5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30</Pages>
  <Words>39891</Words>
  <Characters>227384</Characters>
  <Application>Microsoft Macintosh Word</Application>
  <DocSecurity>0</DocSecurity>
  <Lines>1894</Lines>
  <Paragraphs>533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266742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Parks, Robbie M</dc:creator>
  <cp:keywords/>
  <dc:description/>
  <cp:lastModifiedBy>Parks, Robbie M</cp:lastModifiedBy>
  <cp:revision>3</cp:revision>
  <cp:lastPrinted>2018-08-15T16:02:00Z</cp:lastPrinted>
  <dcterms:created xsi:type="dcterms:W3CDTF">2018-08-15T15:56:00Z</dcterms:created>
  <dcterms:modified xsi:type="dcterms:W3CDTF">2018-08-15T16:09:00Z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7f47c4ec-e20f-36f7-ae86-130308784d82</vt:lpwstr>
  </property>
  <property fmtid="{D5CDD505-2E9C-101B-9397-08002B2CF9AE}" pid="4" name="Mendeley Recent Style Id 0_1">
    <vt:lpwstr>http://www.zotero.org/styles/american-political-science-association</vt:lpwstr>
  </property>
  <property fmtid="{D5CDD505-2E9C-101B-9397-08002B2CF9AE}" pid="5" name="Mendeley Recent Style Name 0_1">
    <vt:lpwstr>American Political Science Association</vt:lpwstr>
  </property>
  <property fmtid="{D5CDD505-2E9C-101B-9397-08002B2CF9AE}" pid="6" name="Mendeley Recent Style Id 1_1">
    <vt:lpwstr>http://www.zotero.org/styles/apa</vt:lpwstr>
  </property>
  <property fmtid="{D5CDD505-2E9C-101B-9397-08002B2CF9AE}" pid="7" name="Mendeley Recent Style Name 1_1">
    <vt:lpwstr>American Psychological Association 6th edition</vt:lpwstr>
  </property>
  <property fmtid="{D5CDD505-2E9C-101B-9397-08002B2CF9AE}" pid="8" name="Mendeley Recent Style Id 2_1">
    <vt:lpwstr>http://www.zotero.org/styles/chicago-author-date</vt:lpwstr>
  </property>
  <property fmtid="{D5CDD505-2E9C-101B-9397-08002B2CF9AE}" pid="9" name="Mendeley Recent Style Name 2_1">
    <vt:lpwstr>Chicago Manual of Style 16th edition (author-date)</vt:lpwstr>
  </property>
  <property fmtid="{D5CDD505-2E9C-101B-9397-08002B2CF9AE}" pid="10" name="Mendeley Recent Style Id 3_1">
    <vt:lpwstr>http://www.zotero.org/styles/harvard-cite-them-right</vt:lpwstr>
  </property>
  <property fmtid="{D5CDD505-2E9C-101B-9397-08002B2CF9AE}" pid="11" name="Mendeley Recent Style Name 3_1">
    <vt:lpwstr>Cite Them Right 10th edition - Harvard</vt:lpwstr>
  </property>
  <property fmtid="{D5CDD505-2E9C-101B-9397-08002B2CF9AE}" pid="12" name="Mendeley Recent Style Id 4_1">
    <vt:lpwstr>http://www.zotero.org/styles/harvard1</vt:lpwstr>
  </property>
  <property fmtid="{D5CDD505-2E9C-101B-9397-08002B2CF9AE}" pid="13" name="Mendeley Recent Style Name 4_1">
    <vt:lpwstr>Harvard reference format 1 (deprecated)</vt:lpwstr>
  </property>
  <property fmtid="{D5CDD505-2E9C-101B-9397-08002B2CF9AE}" pid="14" name="Mendeley Recent Style Id 5_1">
    <vt:lpwstr>http://www.zotero.org/styles/ieee</vt:lpwstr>
  </property>
  <property fmtid="{D5CDD505-2E9C-101B-9397-08002B2CF9AE}" pid="15" name="Mendeley Recent Style Name 5_1">
    <vt:lpwstr>IEEE</vt:lpwstr>
  </property>
  <property fmtid="{D5CDD505-2E9C-101B-9397-08002B2CF9AE}" pid="16" name="Mendeley Recent Style Id 6_1">
    <vt:lpwstr>http://www.zotero.org/styles/modern-humanities-research-association</vt:lpwstr>
  </property>
  <property fmtid="{D5CDD505-2E9C-101B-9397-08002B2CF9AE}" pid="17" name="Mendeley Recent Style Name 6_1">
    <vt:lpwstr>Modern Humanities Research Association 3rd edition (note with bibliography)</vt:lpwstr>
  </property>
  <property fmtid="{D5CDD505-2E9C-101B-9397-08002B2CF9AE}" pid="18" name="Mendeley Recent Style Id 7_1">
    <vt:lpwstr>http://www.zotero.org/styles/modern-language-association</vt:lpwstr>
  </property>
  <property fmtid="{D5CDD505-2E9C-101B-9397-08002B2CF9AE}" pid="19" name="Mendeley Recent Style Name 7_1">
    <vt:lpwstr>Modern Language Association 7th edition</vt:lpwstr>
  </property>
  <property fmtid="{D5CDD505-2E9C-101B-9397-08002B2CF9AE}" pid="20" name="Mendeley Recent Style Id 8_1">
    <vt:lpwstr>http://www.zotero.org/styles/nature</vt:lpwstr>
  </property>
  <property fmtid="{D5CDD505-2E9C-101B-9397-08002B2CF9AE}" pid="21" name="Mendeley Recent Style Name 8_1">
    <vt:lpwstr>Nature</vt:lpwstr>
  </property>
  <property fmtid="{D5CDD505-2E9C-101B-9397-08002B2CF9AE}" pid="22" name="Mendeley Recent Style Id 9_1">
    <vt:lpwstr>http://www.zotero.org/styles/the-lancet</vt:lpwstr>
  </property>
  <property fmtid="{D5CDD505-2E9C-101B-9397-08002B2CF9AE}" pid="23" name="Mendeley Recent Style Name 9_1">
    <vt:lpwstr>The Lancet</vt:lpwstr>
  </property>
  <property fmtid="{D5CDD505-2E9C-101B-9397-08002B2CF9AE}" pid="24" name="Mendeley Citation Style_1">
    <vt:lpwstr>http://www.zotero.org/styles/apa</vt:lpwstr>
  </property>
</Properties>
</file>