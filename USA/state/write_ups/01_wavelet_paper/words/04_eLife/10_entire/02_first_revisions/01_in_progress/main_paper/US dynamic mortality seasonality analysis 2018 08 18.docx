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05383870" w:rsidR="0027631A" w:rsidRDefault="0027631A">
      <w:pPr>
        <w:rPr>
          <w:b/>
          <w:color w:val="000000" w:themeColor="text1"/>
        </w:rPr>
      </w:pPr>
      <w:r>
        <w:rPr>
          <w:b/>
          <w:color w:val="000000" w:themeColor="text1"/>
        </w:rPr>
        <w:br w:type="page"/>
      </w: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lastRenderedPageBreak/>
        <w:t>Abstract</w:t>
      </w:r>
    </w:p>
    <w:p w14:paraId="3D3F0E5A" w14:textId="7F7E2827" w:rsidR="00413B5E" w:rsidRDefault="00F5488B" w:rsidP="006D0249">
      <w:pPr>
        <w:spacing w:line="480" w:lineRule="auto"/>
        <w:jc w:val="both"/>
        <w:rPr>
          <w:color w:val="000000" w:themeColor="text1"/>
        </w:rPr>
      </w:pPr>
      <w:r w:rsidRPr="00F5488B">
        <w:rPr>
          <w:color w:val="000000" w:themeColor="text1"/>
        </w:rPr>
        <w:t>In temperate climates, winter deaths exceed summer ones. However, there is limited information on how the timing and the relative magnitudes of minimum and maximum mortality, by local climate age group, sex and medical cause of death. We used geo-coded mor</w:t>
      </w:r>
      <w:r>
        <w:rPr>
          <w:color w:val="000000" w:themeColor="text1"/>
        </w:rPr>
        <w:t>tality data and wavelets</w:t>
      </w:r>
      <w:r w:rsidRPr="00F5488B">
        <w:rPr>
          <w:color w:val="000000" w:themeColor="text1"/>
        </w:rPr>
        <w:t xml:space="preserve"> to analyse the seasonality of mortality by age group and sex from 1980 to 2016 in USA and its subnational climatic regions. Death rates in men and women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1990s. In adolescents and young adults, especially in males, death rates peaked in June/July and were lowest in December/January, driven by injury deaths.</w:t>
      </w:r>
    </w:p>
    <w:p w14:paraId="20C6ECB8" w14:textId="77777777" w:rsidR="00F5488B" w:rsidRPr="00AC73A1" w:rsidRDefault="00F5488B"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12EF13B"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The presence and extent of seasonal variation in mortality m</w:t>
      </w:r>
      <w:r w:rsidR="00807D8E">
        <w:rPr>
          <w:color w:val="000000" w:themeColor="text1"/>
        </w:rPr>
        <w:t xml:space="preserve">ay also itself change over time </w:t>
      </w:r>
      <w:r w:rsidR="002C33D5" w:rsidRPr="00AC73A1">
        <w:rPr>
          <w:color w:val="000000" w:themeColor="text1"/>
        </w:rPr>
        <w:lastRenderedPageBreak/>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777CB5E7"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lastRenderedPageBreak/>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3B52FF35"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ins w:id="0" w:author="Parks, Robbie M" w:date="2018-08-17T18:53:00Z">
        <w:r w:rsidR="00481ADE">
          <w:t>2</w:t>
        </w:r>
      </w:ins>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5-14 and 25-35 years</w:t>
      </w:r>
      <w:r w:rsidR="00C30533">
        <w:t xml:space="preserve"> (</w:t>
      </w:r>
      <w:r w:rsidR="00C808A2">
        <w:t>p-value</w:t>
      </w:r>
      <w:r w:rsidR="006B7721">
        <w:t>s</w:t>
      </w:r>
      <w:r w:rsidR="00BB7524">
        <w:t>=</w:t>
      </w:r>
      <w:r w:rsidR="002C7541">
        <w:t>0.2</w:t>
      </w:r>
      <w:r w:rsidR="00C0323F">
        <w:t>0</w:t>
      </w:r>
      <w:r w:rsidR="002C7541">
        <w:t xml:space="preserve"> and </w:t>
      </w:r>
      <w:r w:rsidR="00AA1CCE">
        <w:t>0.24</w:t>
      </w:r>
      <w:r w:rsidR="004A68C3">
        <w:t>, respectively</w:t>
      </w:r>
      <w:r w:rsidR="00C30533">
        <w:t>)</w:t>
      </w:r>
      <w:ins w:id="1" w:author="Parks, Robbie M" w:date="2018-08-17T18:53:00Z">
        <w:r w:rsidR="00481ADE">
          <w:t xml:space="preserve"> (Figure 3</w:t>
        </w:r>
        <w:r w:rsidR="001B4615">
          <w:t>)</w:t>
        </w:r>
      </w:ins>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20A5BC2A" w:rsidR="005872FC" w:rsidRDefault="0027631A" w:rsidP="00365ECB">
      <w:pPr>
        <w:spacing w:line="480" w:lineRule="auto"/>
        <w:jc w:val="both"/>
      </w:pPr>
      <w:r>
        <w:t>Deaths</w:t>
      </w:r>
      <w:r w:rsidRPr="00AC73A1">
        <w:t xml:space="preserve"> </w:t>
      </w:r>
      <w:r w:rsidR="0029208D" w:rsidRPr="00AC73A1">
        <w:t>from all cause</w:t>
      </w:r>
      <w:r w:rsidR="00D211A0">
        <w:t xml:space="preserve">s </w:t>
      </w:r>
      <w:r w:rsidR="00AB2FE3">
        <w:t xml:space="preserve">of death </w:t>
      </w:r>
      <w:r w:rsidRPr="00AC73A1">
        <w:t>w</w:t>
      </w:r>
      <w:r>
        <w:t>ere</w:t>
      </w:r>
      <w:r w:rsidRPr="00AC73A1">
        <w:t xml:space="preserve"> </w:t>
      </w:r>
      <w:r w:rsidR="005902F2" w:rsidRPr="00AC73A1">
        <w:t xml:space="preserve">seasonal </w:t>
      </w:r>
      <w:r w:rsidR="0072097F">
        <w:t>in older adults (above 65 or 75 years 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005902F2" w:rsidRPr="00AC73A1">
        <w:t>(Figure</w:t>
      </w:r>
      <w:ins w:id="2" w:author="Parks, Robbie M" w:date="2018-08-17T18:56:00Z">
        <w:r w:rsidR="00FE53E0">
          <w:t>s</w:t>
        </w:r>
      </w:ins>
      <w:r w:rsidR="005902F2" w:rsidRPr="00AC73A1">
        <w:t xml:space="preserve"> </w:t>
      </w:r>
      <w:del w:id="3" w:author="Parks, Robbie M" w:date="2018-08-17T18:57:00Z">
        <w:r w:rsidR="005902F2" w:rsidRPr="00AC73A1" w:rsidDel="006D61DA">
          <w:delText>2</w:delText>
        </w:r>
        <w:r w:rsidR="00404DA8" w:rsidDel="006D61DA">
          <w:delText xml:space="preserve"> </w:delText>
        </w:r>
      </w:del>
      <w:ins w:id="4" w:author="Parks, Robbie M" w:date="2018-08-17T18:57:00Z">
        <w:r w:rsidR="006D61DA" w:rsidRPr="00AC73A1">
          <w:t>2</w:t>
        </w:r>
        <w:r w:rsidR="006D61DA">
          <w:t>-</w:t>
        </w:r>
      </w:ins>
      <w:ins w:id="5" w:author="Parks, Robbie M" w:date="2018-08-17T18:56:00Z">
        <w:r w:rsidR="00FE53E0">
          <w:t xml:space="preserve">11 </w:t>
        </w:r>
      </w:ins>
      <w:r w:rsidR="00404DA8">
        <w:t xml:space="preserve">and </w:t>
      </w:r>
      <w:del w:id="6" w:author="Parks, Robbie M" w:date="2018-08-17T18:56:00Z">
        <w:r w:rsidR="00404DA8" w:rsidDel="00FE53E0">
          <w:delText xml:space="preserve">Supplementary Figure </w:delText>
        </w:r>
        <w:r w:rsidR="00B650EB" w:rsidDel="00FE53E0">
          <w:delText>1</w:delText>
        </w:r>
      </w:del>
      <w:ins w:id="7" w:author="Parks, Robbie M" w:date="2018-08-17T18:56:00Z">
        <w:r w:rsidR="00FE53E0">
          <w:t>respective figure supplements</w:t>
        </w:r>
      </w:ins>
      <w:r w:rsidR="005902F2"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w:t>
      </w:r>
      <w:r w:rsidR="00DE001B">
        <w:t>diseases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r w:rsidR="00F571CA">
        <w:t xml:space="preserve"> (p-values&lt;0.03</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 xml:space="preserve">. </w:t>
      </w:r>
      <w:r w:rsidR="004C1040" w:rsidRPr="00AC73A1">
        <w:t>In addition to older ages,</w:t>
      </w:r>
      <w:r w:rsidR="00B91368" w:rsidRPr="00AC73A1">
        <w:t xml:space="preserve"> </w:t>
      </w:r>
      <w:r w:rsidRPr="00AC73A1">
        <w:t>injur</w:t>
      </w:r>
      <w:r>
        <w:t>y deaths</w:t>
      </w:r>
      <w:r w:rsidRPr="00AC73A1">
        <w:t xml:space="preserve"> </w:t>
      </w:r>
      <w:r w:rsidR="005902F2" w:rsidRPr="00AC73A1">
        <w:t xml:space="preserve">were seasonal from childhood through </w:t>
      </w:r>
      <w:r w:rsidR="00A01E9E" w:rsidRPr="00AC73A1">
        <w:t>4</w:t>
      </w:r>
      <w:r w:rsidR="005902F2" w:rsidRPr="00AC73A1">
        <w:t xml:space="preserve">4 years in women and </w:t>
      </w:r>
      <w:r w:rsidR="0016500A">
        <w:t xml:space="preserve">through </w:t>
      </w:r>
      <w:r w:rsidR="00A01E9E" w:rsidRPr="00AC73A1">
        <w:t>6</w:t>
      </w:r>
      <w:r w:rsidR="005902F2" w:rsidRPr="00AC73A1">
        <w:t>4 years in men</w:t>
      </w:r>
      <w:r w:rsidR="00ED7523">
        <w:t xml:space="preserve"> (</w:t>
      </w:r>
      <w:r w:rsidR="00C808A2">
        <w:t>p-value</w:t>
      </w:r>
      <w:r w:rsidR="00ED7523">
        <w:t>s</w:t>
      </w:r>
      <w:r w:rsidR="005918BD">
        <w:t>&lt;0.08</w:t>
      </w:r>
      <w:r w:rsidR="00006DCD">
        <w:t>)</w:t>
      </w:r>
      <w:r w:rsidR="005902F2"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t xml:space="preserve"> in most ages</w:t>
      </w:r>
      <w:r w:rsidR="00A11860">
        <w:t xml:space="preserve">, </w:t>
      </w:r>
      <w:proofErr w:type="gramStart"/>
      <w:r w:rsidR="00EA7170">
        <w:t>with the exception of</w:t>
      </w:r>
      <w:proofErr w:type="gramEnd"/>
      <w:r w:rsidR="00EA7170">
        <w:t xml:space="preserve"> </w:t>
      </w:r>
      <w:r w:rsidR="00A11860">
        <w:t xml:space="preserve">below 15 years and </w:t>
      </w:r>
      <w:r w:rsidR="00EA7170">
        <w:t xml:space="preserve">above </w:t>
      </w:r>
      <w:r w:rsidR="00A11860">
        <w:t>85</w:t>
      </w:r>
      <w:r w:rsidR="00EA7170">
        <w:t xml:space="preserve"> years</w:t>
      </w:r>
      <w:r w:rsidR="009D7307">
        <w:t xml:space="preserve"> </w:t>
      </w:r>
      <w:r>
        <w:t xml:space="preserve">when intentional injuries were not seasonal </w:t>
      </w:r>
      <w:r w:rsidR="009D7307">
        <w:t>(</w:t>
      </w:r>
      <w:del w:id="8" w:author="Parks, Robbie M" w:date="2018-08-17T18:58:00Z">
        <w:r w:rsidR="009D7307" w:rsidDel="0070334E">
          <w:delText xml:space="preserve">Supplementary Figure </w:delText>
        </w:r>
        <w:r w:rsidR="00F62012" w:rsidDel="0070334E">
          <w:delText>1</w:delText>
        </w:r>
      </w:del>
      <w:ins w:id="9" w:author="Parks, Robbie M" w:date="2018-08-17T18:58:00Z">
        <w:r w:rsidR="0070334E">
          <w:t>Figure 8-figure supplement 1</w:t>
        </w:r>
      </w:ins>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only appeared after </w:t>
      </w:r>
      <w:r w:rsidR="00761F77">
        <w:t>5</w:t>
      </w:r>
      <w:r w:rsidR="00906223" w:rsidRPr="00AC73A1">
        <w:t>5 years of age</w:t>
      </w:r>
      <w:r w:rsidR="00761F77">
        <w:t xml:space="preserve"> (</w:t>
      </w:r>
      <w:r w:rsidR="00C808A2">
        <w:t>p-value</w:t>
      </w:r>
      <w:r w:rsidR="00761F77">
        <w:t>s&lt;</w:t>
      </w:r>
      <w:r w:rsidR="001A373C">
        <w:t>0.04)</w:t>
      </w:r>
      <w:r w:rsidR="00906223">
        <w:t xml:space="preserve">. </w:t>
      </w:r>
      <w:r w:rsidR="00AC55DD" w:rsidRPr="00996AD4">
        <w:t xml:space="preserve">No </w:t>
      </w:r>
      <w:r w:rsidR="00FF4E42" w:rsidRPr="00996AD4">
        <w:t xml:space="preserve">consistent </w:t>
      </w:r>
      <w:r w:rsidR="00D72846">
        <w:t>seasonality wa</w:t>
      </w:r>
      <w:r w:rsidR="00AC55DD" w:rsidRPr="00996AD4">
        <w:t>s evident in</w:t>
      </w:r>
      <w:r w:rsidR="00D13BFF">
        <w:t xml:space="preserve"> </w:t>
      </w:r>
      <w:r w:rsidR="00D13BFF" w:rsidRPr="00996AD4">
        <w:t>substance use disorders</w:t>
      </w:r>
      <w:r w:rsidR="00D13BFF">
        <w:t xml:space="preserve"> </w:t>
      </w:r>
      <w:ins w:id="10" w:author="Parks, Robbie M" w:date="2018-08-17T19:01:00Z">
        <w:r w:rsidR="00AE177B">
          <w:t>(Figure 10-supplementary figure 5 and Figure 11-supplementary figure</w:t>
        </w:r>
      </w:ins>
      <w:ins w:id="11" w:author="Parks, Robbie M" w:date="2018-08-17T19:02:00Z">
        <w:r w:rsidR="00953A07">
          <w:t xml:space="preserve"> 5</w:t>
        </w:r>
        <w:r w:rsidR="00A83E0D">
          <w:t>)</w:t>
        </w:r>
      </w:ins>
      <w:ins w:id="12" w:author="Parks, Robbie M" w:date="2018-08-17T19:01:00Z">
        <w:r w:rsidR="00AE177B">
          <w:t xml:space="preserve"> </w:t>
        </w:r>
      </w:ins>
      <w:r w:rsidR="00D13BFF">
        <w:t>or</w:t>
      </w:r>
      <w:r w:rsidR="00AC55DD" w:rsidRPr="00996AD4">
        <w:t xml:space="preserve"> maternal conditions </w:t>
      </w:r>
      <w:r w:rsidR="00D13BFF">
        <w:t>(</w:t>
      </w:r>
      <w:del w:id="13" w:author="Parks, Robbie M" w:date="2018-08-17T18:59:00Z">
        <w:r w:rsidR="00001E52" w:rsidDel="00D13BFF">
          <w:delText xml:space="preserve">Supplementary Figure </w:delText>
        </w:r>
        <w:r w:rsidR="00F62012" w:rsidDel="00D13BFF">
          <w:delText>1</w:delText>
        </w:r>
      </w:del>
      <w:ins w:id="14" w:author="Parks, Robbie M" w:date="2018-08-17T19:00:00Z">
        <w:r w:rsidR="00D13BFF">
          <w:t xml:space="preserve">Figure </w:t>
        </w:r>
      </w:ins>
      <w:ins w:id="15" w:author="Parks, Robbie M" w:date="2018-08-17T19:01:00Z">
        <w:r w:rsidR="0025094A">
          <w:t xml:space="preserve">11-supplementary figure </w:t>
        </w:r>
        <w:r w:rsidR="00891073">
          <w:t>6</w:t>
        </w:r>
      </w:ins>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3B88980A" w14:textId="3E779972" w:rsidR="007846F4" w:rsidRDefault="008A2A47" w:rsidP="00C33FFB">
      <w:pPr>
        <w:spacing w:line="480" w:lineRule="auto"/>
        <w:jc w:val="both"/>
      </w:pPr>
      <w:r>
        <w:lastRenderedPageBreak/>
        <w:t>Centre of gravity analysis showed that d</w:t>
      </w:r>
      <w:r w:rsidR="008166AA" w:rsidRPr="00AC73A1">
        <w:t xml:space="preserve">eath rates in men </w:t>
      </w:r>
      <w:r w:rsidRPr="00AC73A1">
        <w:t>aged ≥</w:t>
      </w:r>
      <w:r>
        <w:t>4</w:t>
      </w:r>
      <w:r w:rsidRPr="00AC73A1">
        <w:t xml:space="preserve">5 years </w:t>
      </w:r>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r w:rsidR="008166AA" w:rsidRPr="00AC73A1">
        <w:t>as well as for</w:t>
      </w:r>
      <w:r w:rsidR="008166AA">
        <w:t xml:space="preserve"> all non-injury</w:t>
      </w:r>
      <w:r>
        <w:t xml:space="preserve"> and non-maternal</w:t>
      </w:r>
      <w:r w:rsidR="008166AA">
        <w:t xml:space="preserve"> causes</w:t>
      </w:r>
      <w:r w:rsidR="008166AA" w:rsidRPr="00AC73A1">
        <w:t xml:space="preserve"> of death</w:t>
      </w:r>
      <w:r w:rsidR="008166AA">
        <w:t xml:space="preserve"> (</w:t>
      </w:r>
      <w:r w:rsidR="009207F1">
        <w:t xml:space="preserve">Figure </w:t>
      </w:r>
      <w:ins w:id="16" w:author="Parks, Robbie M" w:date="2018-08-17T19:03:00Z">
        <w:r w:rsidR="006125CA">
          <w:t>12 and respective figure supplements)</w:t>
        </w:r>
      </w:ins>
      <w:del w:id="17" w:author="Parks, Robbie M" w:date="2018-08-17T19:03:00Z">
        <w:r w:rsidR="009207F1" w:rsidDel="006125CA">
          <w:delText>3</w:delText>
        </w:r>
      </w:del>
      <w:ins w:id="18" w:author="Parks, Robbie M" w:date="2018-08-17T19:03:00Z">
        <w:r w:rsidR="006125CA">
          <w:t xml:space="preserve">. </w:t>
        </w:r>
      </w:ins>
      <w:del w:id="19" w:author="Parks, Robbie M" w:date="2018-08-17T19:03:00Z">
        <w:r w:rsidR="009207F1" w:rsidDel="006125CA">
          <w:delText xml:space="preserve"> and </w:delText>
        </w:r>
        <w:r w:rsidR="008166AA" w:rsidDel="006125CA">
          <w:delText xml:space="preserve">Supplementary Figure </w:delText>
        </w:r>
        <w:r w:rsidR="00B53CC1" w:rsidDel="006125CA">
          <w:delText>2</w:delText>
        </w:r>
        <w:r w:rsidR="008166AA" w:rsidDel="006125CA">
          <w:delText>).</w:delText>
        </w:r>
        <w:r w:rsidR="00AD28C9" w:rsidDel="006125CA">
          <w:delText xml:space="preserve"> </w:delText>
        </w:r>
      </w:del>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E33674">
        <w:t>ranged from 0.35 to 0.49 for these ages</w:t>
      </w:r>
      <w:r w:rsidR="008D5D97">
        <w:t xml:space="preserve">). </w:t>
      </w:r>
      <w:r w:rsidR="000210D1" w:rsidRPr="00AC73A1">
        <w:t xml:space="preserve">A similar temporal pattern was seen </w:t>
      </w:r>
      <w:r w:rsidR="00F44160" w:rsidRPr="00AC73A1">
        <w:t>for all-cause</w:t>
      </w:r>
      <w:r w:rsidR="00122F91">
        <w:t xml:space="preserve"> and non-injury</w:t>
      </w:r>
      <w:r w:rsidR="00F44160" w:rsidRPr="00AC73A1">
        <w:t xml:space="preserve"> mortality </w:t>
      </w:r>
      <w:r w:rsidR="000210D1"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000210D1"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C708B9">
        <w:t xml:space="preserve">, which generally </w:t>
      </w:r>
      <w:r w:rsidR="006C06A0">
        <w:t>had a summer peak in</w:t>
      </w:r>
      <w:r w:rsidR="007846F4">
        <w:t xml:space="preserve"> </w:t>
      </w:r>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p>
    <w:p w14:paraId="7C840BD3" w14:textId="77777777" w:rsidR="00BE6B38" w:rsidRPr="00AC73A1" w:rsidRDefault="00BE6B38" w:rsidP="00C33FFB">
      <w:pPr>
        <w:spacing w:line="480" w:lineRule="auto"/>
        <w:jc w:val="both"/>
      </w:pPr>
    </w:p>
    <w:p w14:paraId="13C55760" w14:textId="4E4CCBF9"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(by less than eight percentage points</w:t>
      </w:r>
      <w:r w:rsidR="003B4543" w:rsidRPr="003B4543">
        <w:t xml:space="preserve"> </w:t>
      </w:r>
      <w:r w:rsidR="003B4543">
        <w:t>with p-values for declining trend&gt;0.1</w:t>
      </w:r>
      <w:r w:rsidR="00E40247" w:rsidRPr="00AC73A1">
        <w:t>)</w:t>
      </w:r>
      <w:r w:rsidR="009B509E" w:rsidRPr="00AC73A1">
        <w:t xml:space="preserve"> </w:t>
      </w:r>
      <w:r w:rsidR="000210D1" w:rsidRPr="00AC73A1">
        <w:t xml:space="preserve">(Figure </w:t>
      </w:r>
      <w:del w:id="20" w:author="Parks, Robbie M" w:date="2018-08-17T19:04:00Z">
        <w:r w:rsidR="00040FE5" w:rsidRPr="00AC73A1" w:rsidDel="008A142D">
          <w:delText>4</w:delText>
        </w:r>
      </w:del>
      <w:ins w:id="21" w:author="Parks, Robbie M" w:date="2018-08-17T19:04:00Z">
        <w:r w:rsidR="008A142D">
          <w:t>13</w:t>
        </w:r>
      </w:ins>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386C88">
        <w:t xml:space="preserve"> (</w:t>
      </w:r>
      <w:r w:rsidR="00C808A2">
        <w:t>p-value</w:t>
      </w:r>
      <w:r w:rsidR="006D1A4D">
        <w:t>s</w:t>
      </w:r>
      <w:r w:rsidR="00386C88">
        <w:t>&lt;0.01</w:t>
      </w:r>
      <w:r w:rsidR="00E0772F">
        <w:t>)</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13 percentage points (</w:t>
      </w:r>
      <w:r w:rsidR="00C808A2">
        <w:t>p-value</w:t>
      </w:r>
      <w:r w:rsidR="00A3089D">
        <w:t>&lt;0.01</w:t>
      </w:r>
      <w:r w:rsidR="000210D1" w:rsidRPr="00AC73A1">
        <w:t>) for boys but only 5 percentage points (</w:t>
      </w:r>
      <w:r w:rsidR="00C808A2">
        <w:t>p-value</w:t>
      </w:r>
      <w:r w:rsidR="008939CE">
        <w:t>=0.12</w:t>
      </w:r>
      <w:r w:rsidR="000210D1" w:rsidRPr="00AC73A1">
        <w:t>)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w:t>
      </w:r>
      <w:r w:rsidR="00DE001B">
        <w:t xml:space="preserve">diseases </w:t>
      </w:r>
      <w:r w:rsidR="009B11D1" w:rsidRPr="00AC73A1">
        <w:t>deaths and increasing summer-winter difference in injury deaths</w:t>
      </w:r>
      <w:r w:rsidR="00564D58">
        <w:t xml:space="preserve">, itself driven by increasing difference in non-intentional injuries </w:t>
      </w:r>
      <w:r w:rsidR="00576EFD">
        <w:lastRenderedPageBreak/>
        <w:t>(</w:t>
      </w:r>
      <w:del w:id="22" w:author="Parks, Robbie M" w:date="2018-08-17T19:07:00Z">
        <w:r w:rsidR="00576EFD" w:rsidDel="00AF2554">
          <w:delText xml:space="preserve">Supplementary </w:delText>
        </w:r>
      </w:del>
      <w:r w:rsidR="00576EFD">
        <w:t xml:space="preserve">Figure </w:t>
      </w:r>
      <w:r w:rsidR="007F5135">
        <w:t>3</w:t>
      </w:r>
      <w:ins w:id="23" w:author="Parks, Robbie M" w:date="2018-08-17T19:07:00Z">
        <w:r w:rsidR="00AF2554">
          <w:t>-figure supplement 2</w:t>
        </w:r>
      </w:ins>
      <w:r w:rsidR="00B34D22">
        <w:t>).</w:t>
      </w:r>
      <w:r w:rsidR="00A833D2">
        <w:t xml:space="preserve"> </w:t>
      </w:r>
      <w:r w:rsidR="005C3CBC">
        <w:t xml:space="preserve">Within the cardiorespiratory </w:t>
      </w:r>
      <w:r w:rsidR="00DE001B">
        <w:t xml:space="preserve">diseases </w:t>
      </w:r>
      <w:r w:rsidR="005C3CBC">
        <w:t>cluster 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p>
    <w:p w14:paraId="102D6F4D" w14:textId="77777777" w:rsidR="000210D1" w:rsidRPr="00AC73A1" w:rsidRDefault="000210D1" w:rsidP="00C33FFB">
      <w:pPr>
        <w:spacing w:line="480" w:lineRule="auto"/>
        <w:jc w:val="both"/>
      </w:pPr>
    </w:p>
    <w:p w14:paraId="6A559C4E" w14:textId="0AE889F6"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w:t>
      </w:r>
      <w:r w:rsidR="0027631A" w:rsidRPr="00AC73A1">
        <w:t>show</w:t>
      </w:r>
      <w:r w:rsidR="0027631A">
        <w:t>ed</w:t>
      </w:r>
      <w:r w:rsidR="0027631A" w:rsidRPr="00AC73A1">
        <w:t xml:space="preserve"> </w:t>
      </w:r>
      <w:r w:rsidR="000210D1" w:rsidRPr="00AC73A1">
        <w:t xml:space="preserve">that </w:t>
      </w:r>
      <w:r w:rsidR="000B343F" w:rsidRPr="00AC73A1">
        <w:t xml:space="preserve">all-cause </w:t>
      </w:r>
      <w:r w:rsidR="000210D1" w:rsidRPr="00AC73A1">
        <w:t>mortality peaks and minima in different climate regions are consistent with the national ones (Figure</w:t>
      </w:r>
      <w:ins w:id="24" w:author="Parks, Robbie M" w:date="2018-08-17T19:08:00Z">
        <w:r w:rsidR="003B6714">
          <w:t>s</w:t>
        </w:r>
      </w:ins>
      <w:r w:rsidR="000210D1" w:rsidRPr="00AC73A1">
        <w:t xml:space="preserve"> </w:t>
      </w:r>
      <w:ins w:id="25" w:author="Parks, Robbie M" w:date="2018-08-17T19:08:00Z">
        <w:r w:rsidR="003B6714">
          <w:t>14-17</w:t>
        </w:r>
      </w:ins>
      <w:del w:id="26" w:author="Parks, Robbie M" w:date="2018-08-17T19:08:00Z">
        <w:r w:rsidR="00040FE5" w:rsidRPr="00AC73A1" w:rsidDel="003B6714">
          <w:delText>5</w:delText>
        </w:r>
      </w:del>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del w:id="27" w:author="Parks, Robbie M" w:date="2018-08-17T19:08:00Z">
        <w:r w:rsidR="00040FE5" w:rsidRPr="00AC73A1" w:rsidDel="00DE0E53">
          <w:delText>6</w:delText>
        </w:r>
      </w:del>
      <w:ins w:id="28" w:author="Parks, Robbie M" w:date="2018-08-17T19:08:00Z">
        <w:r w:rsidR="00DE0E53">
          <w:t>18</w:t>
        </w:r>
      </w:ins>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68B231A" w:rsidR="000210D1" w:rsidRPr="00AC73A1" w:rsidRDefault="00C04B90" w:rsidP="00C33FFB">
      <w:pPr>
        <w:spacing w:line="480" w:lineRule="auto"/>
        <w:jc w:val="both"/>
      </w:pPr>
      <w:r w:rsidRPr="00AC73A1">
        <w:lastRenderedPageBreak/>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12EC5B6"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371DD9CD" w:rsidR="00DB2D88" w:rsidRPr="008F7D99" w:rsidRDefault="00B951CD" w:rsidP="00975D69">
      <w:pPr>
        <w:spacing w:line="480" w:lineRule="auto"/>
        <w:jc w:val="both"/>
        <w:rPr>
          <w:rFonts w:eastAsia="Times New Roman"/>
        </w:rPr>
      </w:pPr>
      <w:r>
        <w:lastRenderedPageBreak/>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w:t>
      </w:r>
      <w:proofErr w:type="gramStart"/>
      <w:r w:rsidR="007814E0">
        <w:t>as a result of</w:t>
      </w:r>
      <w:proofErr w:type="gramEnd"/>
      <w:r w:rsidR="007814E0">
        <w:t xml:space="preserve"> global </w:t>
      </w:r>
      <w:r w:rsidR="00FC7D1E">
        <w:t xml:space="preserve">climate </w:t>
      </w:r>
      <w:r w:rsidR="007814E0">
        <w:t xml:space="preserve">change are unlikely to affect the </w:t>
      </w:r>
      <w:r w:rsidR="00244D8A">
        <w:t>winter-summer mortality difference</w:t>
      </w:r>
      <w:r w:rsidR="008E764E">
        <w:t>.</w:t>
      </w:r>
    </w:p>
    <w:p w14:paraId="5D4068DF" w14:textId="77777777" w:rsidR="000B343F" w:rsidRPr="00AC73A1" w:rsidRDefault="000B343F" w:rsidP="00975D69">
      <w:pPr>
        <w:spacing w:line="480" w:lineRule="auto"/>
        <w:jc w:val="both"/>
      </w:pPr>
    </w:p>
    <w:p w14:paraId="320D38F2" w14:textId="31EB64B9"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w:t>
      </w:r>
      <w:ins w:id="29" w:author="Parks, Robbie M" w:date="2018-08-17T19:10:00Z">
        <w:r w:rsidR="00470619">
          <w:t xml:space="preserve">Figure 10-figure supplement 4 and </w:t>
        </w:r>
      </w:ins>
      <w:del w:id="30" w:author="Parks, Robbie M" w:date="2018-08-17T19:09:00Z">
        <w:r w:rsidR="00424C6B" w:rsidDel="005E68ED">
          <w:delText>Supp</w:delText>
        </w:r>
        <w:r w:rsidR="004F1CAB" w:rsidDel="005E68ED">
          <w:delText xml:space="preserve">lementary </w:delText>
        </w:r>
      </w:del>
      <w:r w:rsidR="004F1CAB">
        <w:t>Figure 1</w:t>
      </w:r>
      <w:ins w:id="31" w:author="Parks, Robbie M" w:date="2018-08-17T19:09:00Z">
        <w:r w:rsidR="00470619">
          <w:t>1</w:t>
        </w:r>
        <w:r w:rsidR="005E68ED">
          <w:t xml:space="preserve">-figure supplement </w:t>
        </w:r>
      </w:ins>
      <w:ins w:id="32" w:author="Parks, Robbie M" w:date="2018-08-17T19:52:00Z">
        <w:r w:rsidR="00133D65">
          <w:t>4</w:t>
        </w:r>
      </w:ins>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lastRenderedPageBreak/>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w:t>
      </w:r>
      <w:r w:rsidR="005378E9" w:rsidRPr="00AC73A1">
        <w:lastRenderedPageBreak/>
        <w:t xml:space="preserve">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pPr>
    </w:p>
    <w:p w14:paraId="1F726F12" w14:textId="34E21624" w:rsidR="00DB02FB" w:rsidRDefault="004055C0" w:rsidP="004055C0">
      <w:pPr>
        <w:spacing w:line="480" w:lineRule="auto"/>
        <w:jc w:val="both"/>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w:t>
      </w:r>
      <w:r w:rsidRPr="00AC73A1">
        <w:rPr>
          <w:color w:val="000000" w:themeColor="text1"/>
        </w:rPr>
        <w:lastRenderedPageBreak/>
        <w:t xml:space="preserve">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C141671"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B214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B214C5" w:rsidRPr="00B214C5">
        <w:rPr>
          <w:rFonts w:ascii="Times New Roman" w:hAnsi="Times New Roman" w:cs="Times New Roman"/>
          <w:noProof/>
          <w:color w:val="000000" w:themeColor="text1"/>
          <w:sz w:val="24"/>
          <w:szCs w:val="24"/>
        </w:rPr>
        <w:t>(Hubbard, 1998;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t>
      </w:r>
      <w:r w:rsidRPr="004B02D5">
        <w:rPr>
          <w:rFonts w:ascii="Times New Roman" w:hAnsi="Times New Roman" w:cs="Times New Roman"/>
          <w:color w:val="000000" w:themeColor="text1"/>
          <w:sz w:val="24"/>
          <w:szCs w:val="24"/>
        </w:rPr>
        <w:lastRenderedPageBreak/>
        <w:t xml:space="preserve">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p>
    <w:p w14:paraId="31A9F8D3" w14:textId="77777777" w:rsidR="00D11282" w:rsidRPr="004B02D5" w:rsidRDefault="00D11282" w:rsidP="004055C0">
      <w:pPr>
        <w:pStyle w:val="CommentText"/>
        <w:spacing w:line="480" w:lineRule="auto"/>
        <w:jc w:val="both"/>
        <w:rPr>
          <w:rFonts w:ascii="Times New Roman" w:hAnsi="Times New Roman" w:cs="Times New Roman"/>
          <w:color w:val="000000" w:themeColor="text1"/>
          <w:sz w:val="24"/>
          <w:szCs w:val="24"/>
        </w:rPr>
      </w:pPr>
    </w:p>
    <w:p w14:paraId="1B27BF27" w14:textId="1A706333"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December (month 12)</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r w:rsidR="004055C0"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a mean</w:t>
      </w:r>
      <w:r w:rsidR="00EF429C">
        <w:rPr>
          <w:rFonts w:ascii="Times New Roman" w:hAnsi="Times New Roman" w:cs="Times New Roman"/>
          <w:noProof/>
          <w:sz w:val="24"/>
          <w:szCs w:val="24"/>
        </w:rPr>
        <w:t xml:space="preserve">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sidR="00251005">
        <w:rPr>
          <w:rFonts w:ascii="Times New Roman" w:hAnsi="Times New Roman" w:cs="Times New Roman"/>
          <w:noProof/>
          <w:sz w:val="24"/>
          <w:szCs w:val="24"/>
        </w:rPr>
        <w:t xml:space="preserve">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r w:rsidR="00734951">
        <w:rPr>
          <w:rFonts w:ascii="Times New Roman" w:hAnsi="Times New Roman" w:cs="Times New Roman"/>
          <w:noProof/>
          <w:sz w:val="24"/>
          <w:szCs w:val="24"/>
        </w:rPr>
        <w:t xml:space="preserve"> </w:t>
      </w:r>
      <w:r w:rsidR="001B58C4">
        <w:rPr>
          <w:rFonts w:ascii="Times New Roman" w:hAnsi="Times New Roman" w:cs="Times New Roman"/>
          <w:noProof/>
          <w:sz w:val="24"/>
          <w:szCs w:val="24"/>
        </w:rPr>
        <w:t>using the relation below</w:t>
      </w:r>
      <w:r w:rsidR="00644978">
        <w:rPr>
          <w:rFonts w:ascii="Times New Roman" w:hAnsi="Times New Roman" w:cs="Times New Roman"/>
          <w:noProof/>
          <w:sz w:val="24"/>
          <w:szCs w:val="24"/>
        </w:rPr>
        <w:t>:</w:t>
      </w:r>
      <w:r w:rsidR="004055C0" w:rsidRPr="004B02D5">
        <w:rPr>
          <w:rFonts w:ascii="Times New Roman" w:hAnsi="Times New Roman" w:cs="Times New Roman"/>
          <w:noProof/>
          <w:sz w:val="24"/>
          <w:szCs w:val="24"/>
        </w:rPr>
        <w:t xml:space="preserve"> </w:t>
      </w:r>
    </w:p>
    <w:p w14:paraId="3B0FEDA9" w14:textId="40A1EA38" w:rsidR="007B551D" w:rsidRDefault="00054EDD"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4B75FE4F" w14:textId="3181E3AD" w:rsidR="004055C0" w:rsidRPr="004B02D5" w:rsidRDefault="001B58C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w:t>
      </w:r>
      <w:r w:rsidR="00CB655B">
        <w:rPr>
          <w:rFonts w:ascii="Times New Roman" w:hAnsi="Times New Roman" w:cs="Times New Roman"/>
          <w:noProof/>
          <w:sz w:val="24"/>
          <w:szCs w:val="24"/>
        </w:rPr>
        <w:t>complex number</w:t>
      </w:r>
      <w:r>
        <w:rPr>
          <w:rFonts w:ascii="Times New Roman" w:hAnsi="Times New Roman" w:cs="Times New Roman"/>
          <w:noProof/>
          <w:sz w:val="24"/>
          <w:szCs w:val="24"/>
        </w:rPr>
        <w:t xml:space="preserve">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sidR="00734951">
        <w:rPr>
          <w:rFonts w:ascii="Times New Roman" w:eastAsiaTheme="minorEastAsia" w:hAnsi="Times New Roman" w:cs="Times New Roman"/>
          <w:noProof/>
          <w:sz w:val="24"/>
          <w:szCs w:val="24"/>
        </w:rPr>
        <w:t xml:space="preserve"> denotes </w:t>
      </w:r>
      <w:r w:rsidR="00CB655B">
        <w:rPr>
          <w:rFonts w:ascii="Times New Roman" w:eastAsiaTheme="minorEastAsia" w:hAnsi="Times New Roman" w:cs="Times New Roman"/>
          <w:noProof/>
          <w:sz w:val="24"/>
          <w:szCs w:val="24"/>
        </w:rPr>
        <w:t xml:space="preserve">the month of death in angular form for a particular death </w:t>
      </w:r>
      <w:r w:rsidR="00CB655B">
        <w:rPr>
          <w:rFonts w:ascii="Times New Roman" w:eastAsiaTheme="minorEastAsia" w:hAnsi="Times New Roman" w:cs="Times New Roman"/>
          <w:i/>
          <w:noProof/>
          <w:sz w:val="24"/>
          <w:szCs w:val="24"/>
        </w:rPr>
        <w:t>j</w:t>
      </w:r>
      <w:r w:rsidR="00CB655B">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The outcome of this calculation</w:t>
      </w:r>
      <w:r w:rsidR="001A0364">
        <w:rPr>
          <w:rFonts w:ascii="Times New Roman" w:hAnsi="Times New Roman" w:cs="Times New Roman"/>
          <w:noProof/>
          <w:sz w:val="24"/>
          <w:szCs w:val="24"/>
        </w:rPr>
        <w:t xml:space="preserve"> </w:t>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F93CBB">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r w:rsidR="0098017B">
        <w:rPr>
          <w:rFonts w:ascii="Times New Roman" w:hAnsi="Times New Roman" w:cs="Times New Roman"/>
          <w:noProof/>
          <w:sz w:val="24"/>
          <w:szCs w:val="24"/>
        </w:rPr>
        <w:t xml:space="preserve">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r w:rsidR="0098017B">
        <w:rPr>
          <w:rFonts w:ascii="Times New Roman" w:hAnsi="Times New Roman" w:cs="Times New Roman"/>
          <w:color w:val="000000" w:themeColor="text1"/>
          <w:sz w:val="24"/>
          <w:szCs w:val="24"/>
        </w:rPr>
        <w:t>analysis</w:t>
      </w:r>
      <w:r w:rsidR="004055C0"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3D5B72CE"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r w:rsidR="0098017B">
        <w:rPr>
          <w:color w:val="000000" w:themeColor="text1"/>
        </w:rPr>
        <w:t>d</w:t>
      </w:r>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w:t>
      </w:r>
      <w:r w:rsidR="00DC34FB">
        <w:rPr>
          <w:color w:val="000000" w:themeColor="text1"/>
        </w:rPr>
        <w:t>, and used</w:t>
      </w:r>
      <w:r w:rsidR="00DC34FB" w:rsidRPr="004B02D5">
        <w:rPr>
          <w:color w:val="000000" w:themeColor="text1"/>
        </w:rPr>
        <w:t xml:space="preserve"> </w:t>
      </w:r>
      <w:r w:rsidRPr="004B02D5">
        <w:rPr>
          <w:color w:val="000000" w:themeColor="text1"/>
        </w:rPr>
        <w:t>the fitted trend line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for the change in seasonal difference</w:t>
      </w:r>
      <w:r w:rsidR="002977CC">
        <w:rPr>
          <w:color w:val="000000" w:themeColor="text1"/>
        </w:rPr>
        <w:t xml:space="preserve"> per year, which we used to calculate the seasonal difference at the start (1980) and end (2016) of the period of study.</w:t>
      </w:r>
      <w:r w:rsidR="004F361B">
        <w:rPr>
          <w:color w:val="000000" w:themeColor="text1"/>
        </w:rPr>
        <w:t xml:space="preserve"> </w:t>
      </w:r>
      <w:r w:rsidR="00CC3184">
        <w:rPr>
          <w:color w:val="000000" w:themeColor="text1"/>
        </w:rPr>
        <w:t xml:space="preserve">Our method of analysing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lastRenderedPageBreak/>
        <w:t>Robbie Parks is supported by a Wellcome Trust ISSF Studentship. Work on the US mortality data is supported by a grant from US Environmental Protection Agency.</w:t>
      </w:r>
    </w:p>
    <w:p w14:paraId="2C99D352" w14:textId="77777777" w:rsidR="00592BE6" w:rsidRPr="00AC73A1" w:rsidDel="0059482A" w:rsidRDefault="00592BE6" w:rsidP="00592BE6">
      <w:pPr>
        <w:spacing w:line="480" w:lineRule="auto"/>
        <w:jc w:val="both"/>
        <w:rPr>
          <w:del w:id="33" w:author="Parks, Robbie M" w:date="2018-08-17T19:54:00Z"/>
          <w:b/>
          <w:color w:val="000000" w:themeColor="text1"/>
        </w:rPr>
      </w:pPr>
    </w:p>
    <w:p w14:paraId="244CBBA5" w14:textId="1AC10C0A" w:rsidR="00592BE6" w:rsidRPr="00AC73A1" w:rsidDel="0059482A" w:rsidRDefault="00592BE6" w:rsidP="00592BE6">
      <w:pPr>
        <w:spacing w:line="480" w:lineRule="auto"/>
        <w:jc w:val="both"/>
        <w:rPr>
          <w:del w:id="34" w:author="Parks, Robbie M" w:date="2018-08-17T19:54:00Z"/>
          <w:b/>
          <w:color w:val="000000" w:themeColor="text1"/>
        </w:rPr>
      </w:pPr>
      <w:del w:id="35" w:author="Parks, Robbie M" w:date="2018-08-17T19:54:00Z">
        <w:r w:rsidRPr="00AC73A1" w:rsidDel="0059482A">
          <w:rPr>
            <w:b/>
            <w:color w:val="000000" w:themeColor="text1"/>
          </w:rPr>
          <w:delText>Author contributions</w:delText>
        </w:r>
      </w:del>
    </w:p>
    <w:p w14:paraId="2EC76E07" w14:textId="27DA54D3" w:rsidR="00592BE6" w:rsidRPr="00AC73A1" w:rsidDel="0059482A" w:rsidRDefault="00592BE6" w:rsidP="00592BE6">
      <w:pPr>
        <w:spacing w:line="480" w:lineRule="auto"/>
        <w:jc w:val="both"/>
        <w:rPr>
          <w:del w:id="36" w:author="Parks, Robbie M" w:date="2018-08-17T19:54:00Z"/>
          <w:color w:val="000000" w:themeColor="text1"/>
        </w:rPr>
      </w:pPr>
      <w:del w:id="37" w:author="Parks, Robbie M" w:date="2018-08-17T19:54:00Z">
        <w:r w:rsidRPr="00AC73A1" w:rsidDel="0059482A">
          <w:rPr>
            <w:color w:val="000000" w:themeColor="text1"/>
          </w:rPr>
          <w:delTex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delText>
        </w:r>
      </w:del>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30668B35" w:rsidR="000210D1" w:rsidRPr="00AC73A1" w:rsidRDefault="00FA30B3" w:rsidP="00C33FFB">
      <w:pPr>
        <w:spacing w:line="480" w:lineRule="auto"/>
        <w:jc w:val="both"/>
        <w:rPr>
          <w:color w:val="000000" w:themeColor="text1"/>
        </w:rPr>
      </w:pPr>
      <w:r w:rsidRPr="00AC73A1">
        <w:rPr>
          <w:color w:val="000000" w:themeColor="text1"/>
        </w:rPr>
        <w:t>The authors declare no c</w:t>
      </w:r>
      <w:ins w:id="38" w:author="Parks, Robbie M" w:date="2018-08-17T21:02:00Z">
        <w:r w:rsidR="00DF2592">
          <w:rPr>
            <w:color w:val="000000" w:themeColor="text1"/>
          </w:rPr>
          <w:t>mai</w:t>
        </w:r>
      </w:ins>
      <w:bookmarkStart w:id="39" w:name="_GoBack"/>
      <w:bookmarkEnd w:id="39"/>
      <w:r w:rsidRPr="00AC73A1">
        <w:rPr>
          <w:color w:val="000000" w:themeColor="text1"/>
        </w:rPr>
        <w:t>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1D5D884B" w14:textId="3AA2E74D" w:rsidR="00B214C5" w:rsidRPr="00B214C5" w:rsidRDefault="009D5B4B" w:rsidP="00AC1F08">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14C5" w:rsidRPr="00B214C5">
        <w:rPr>
          <w:rFonts w:eastAsia="Times New Roman"/>
          <w:noProof/>
        </w:rPr>
        <w:t xml:space="preserve">Basu, R. (2009). High ambient temperature and mortality: A review of epidemiologic studies from 2001 to 2008. </w:t>
      </w:r>
      <w:r w:rsidR="00B214C5" w:rsidRPr="00B214C5">
        <w:rPr>
          <w:rFonts w:eastAsia="Times New Roman"/>
          <w:i/>
          <w:iCs/>
          <w:noProof/>
        </w:rPr>
        <w:t>Environmental Health: A Global Access Science Source</w:t>
      </w:r>
      <w:r w:rsidR="00B214C5" w:rsidRPr="00B214C5">
        <w:rPr>
          <w:rFonts w:eastAsia="Times New Roman"/>
          <w:noProof/>
        </w:rPr>
        <w:t>. https://doi.org/10.1186/1476-069X-8-40</w:t>
      </w:r>
    </w:p>
    <w:p w14:paraId="2842620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Basu, R., &amp; Samet, J. M. (2002). Relation between elevated ambient temperature and mortality: A review of the epidemiologic evidence. </w:t>
      </w:r>
      <w:r w:rsidRPr="00B214C5">
        <w:rPr>
          <w:rFonts w:eastAsia="Times New Roman"/>
          <w:i/>
          <w:iCs/>
          <w:noProof/>
        </w:rPr>
        <w:t>Epidemiologic Reviews</w:t>
      </w:r>
      <w:r w:rsidRPr="00B214C5">
        <w:rPr>
          <w:rFonts w:eastAsia="Times New Roman"/>
          <w:noProof/>
        </w:rPr>
        <w:t>. https://doi.org/10.1093/epirev/mxf007</w:t>
      </w:r>
    </w:p>
    <w:p w14:paraId="15B6F2D8"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Bennett, J. E., Blangiardo, M., Fecht, D., Elliott, P., &amp; Ezzati, M. (2014). Vulnerability to the mortality effects of warm temperature in the districts of England and Wales. </w:t>
      </w:r>
      <w:r w:rsidRPr="00B214C5">
        <w:rPr>
          <w:rFonts w:eastAsia="Times New Roman"/>
          <w:i/>
          <w:iCs/>
          <w:noProof/>
        </w:rPr>
        <w:t>Nature Climate Change</w:t>
      </w:r>
      <w:r w:rsidRPr="00B214C5">
        <w:rPr>
          <w:rFonts w:eastAsia="Times New Roman"/>
          <w:noProof/>
        </w:rPr>
        <w:t xml:space="preserve">, </w:t>
      </w:r>
      <w:r w:rsidRPr="00B214C5">
        <w:rPr>
          <w:rFonts w:eastAsia="Times New Roman"/>
          <w:i/>
          <w:iCs/>
          <w:noProof/>
        </w:rPr>
        <w:t>4</w:t>
      </w:r>
      <w:r w:rsidRPr="00B214C5">
        <w:rPr>
          <w:rFonts w:eastAsia="Times New Roman"/>
          <w:noProof/>
        </w:rPr>
        <w:t>(4), 269–273. https://doi.org/10.1038/nclimate2123</w:t>
      </w:r>
    </w:p>
    <w:p w14:paraId="268F15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Bobb, J. F., Peng, R. D., Bell, M. L., &amp; Dominici, F. (2014). Heat-related mortality and adaptation to heat in the United States.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122</w:t>
      </w:r>
      <w:r w:rsidRPr="00B214C5">
        <w:rPr>
          <w:rFonts w:eastAsia="Times New Roman"/>
          <w:noProof/>
        </w:rPr>
        <w:t>(8), 811–816. https://doi.org/10.1289/ehp.1307392</w:t>
      </w:r>
    </w:p>
    <w:p w14:paraId="5A3B585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Braga, A. L. F., Zanobetti, A., &amp; Schwartz, J. (2002). The effect of weather on respiratory and cardiovascular deaths in 12 U.S. cities.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110</w:t>
      </w:r>
      <w:r w:rsidRPr="00B214C5">
        <w:rPr>
          <w:rFonts w:eastAsia="Times New Roman"/>
          <w:noProof/>
        </w:rPr>
        <w:t>(9), 859–863. https://doi.org/10.1289/ehp.02110859</w:t>
      </w:r>
    </w:p>
    <w:p w14:paraId="31B97E7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Campbell, A. (2017). Excess winter mortality in England and Wales: 2016 to 2017 (provisional) and 2015 to 2016 (final). </w:t>
      </w:r>
      <w:r w:rsidRPr="00B214C5">
        <w:rPr>
          <w:rFonts w:eastAsia="Times New Roman"/>
          <w:i/>
          <w:iCs/>
          <w:noProof/>
        </w:rPr>
        <w:t>Statistical Bulletin, Office for National Statistics</w:t>
      </w:r>
      <w:r w:rsidRPr="00B214C5">
        <w:rPr>
          <w:rFonts w:eastAsia="Times New Roman"/>
          <w:noProof/>
        </w:rPr>
        <w:t>.</w:t>
      </w:r>
    </w:p>
    <w:p w14:paraId="34365CA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Carson, C., Hajat, S., Armstrong, B., &amp; Wilkinson, P. (2006). Declining vulnerability to temperature-related mortality in London over the 20th century. </w:t>
      </w:r>
      <w:r w:rsidRPr="00B214C5">
        <w:rPr>
          <w:rFonts w:eastAsia="Times New Roman"/>
          <w:i/>
          <w:iCs/>
          <w:noProof/>
        </w:rPr>
        <w:t>American Journal of Epidemiology</w:t>
      </w:r>
      <w:r w:rsidRPr="00B214C5">
        <w:rPr>
          <w:rFonts w:eastAsia="Times New Roman"/>
          <w:noProof/>
        </w:rPr>
        <w:t xml:space="preserve">, </w:t>
      </w:r>
      <w:r w:rsidRPr="00B214C5">
        <w:rPr>
          <w:rFonts w:eastAsia="Times New Roman"/>
          <w:i/>
          <w:iCs/>
          <w:noProof/>
        </w:rPr>
        <w:t>164</w:t>
      </w:r>
      <w:r w:rsidRPr="00B214C5">
        <w:rPr>
          <w:rFonts w:eastAsia="Times New Roman"/>
          <w:noProof/>
        </w:rPr>
        <w:t>(1), 77–84. https://doi.org/10.1093/aje/kwj147</w:t>
      </w:r>
    </w:p>
    <w:p w14:paraId="248E1577"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Cazelles, B., Chavez, M., Berteaux, D., Ménard, F., Vik, J. O., Jenouvrier, S., &amp; Stenseth, N. C. (2008). Wavelet analysis of ecological time series. </w:t>
      </w:r>
      <w:r w:rsidRPr="00B214C5">
        <w:rPr>
          <w:rFonts w:eastAsia="Times New Roman"/>
          <w:i/>
          <w:iCs/>
          <w:noProof/>
        </w:rPr>
        <w:t>Oecologia</w:t>
      </w:r>
      <w:r w:rsidRPr="00B214C5">
        <w:rPr>
          <w:rFonts w:eastAsia="Times New Roman"/>
          <w:noProof/>
        </w:rPr>
        <w:t>. https://doi.org/10.1007/s00442-008-0993-2</w:t>
      </w:r>
    </w:p>
    <w:p w14:paraId="79DA4E0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Davis, R. E., Knappenberger, P. C., Michaels, P. J., &amp; Novicoff, W. M. (2004). Seasonality of climate-human mortality relationships in US cities and impacts of climate change. </w:t>
      </w:r>
      <w:r w:rsidRPr="00B214C5">
        <w:rPr>
          <w:rFonts w:eastAsia="Times New Roman"/>
          <w:i/>
          <w:iCs/>
          <w:noProof/>
        </w:rPr>
        <w:t>Climate Research</w:t>
      </w:r>
      <w:r w:rsidRPr="00B214C5">
        <w:rPr>
          <w:rFonts w:eastAsia="Times New Roman"/>
          <w:noProof/>
        </w:rPr>
        <w:t xml:space="preserve">, </w:t>
      </w:r>
      <w:r w:rsidRPr="00B214C5">
        <w:rPr>
          <w:rFonts w:eastAsia="Times New Roman"/>
          <w:i/>
          <w:iCs/>
          <w:noProof/>
        </w:rPr>
        <w:t>26</w:t>
      </w:r>
      <w:r w:rsidRPr="00B214C5">
        <w:rPr>
          <w:rFonts w:eastAsia="Times New Roman"/>
          <w:noProof/>
        </w:rPr>
        <w:t>(1), 61–76. Retrieved from internal-pdf://32.0.35.211/paper.pdf</w:t>
      </w:r>
    </w:p>
    <w:p w14:paraId="46F0F7B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Dee, D. P., Uppala, S. M., Simmons, A. J., Berrisford, P., Poli, P., Kobayashi, S., … Vitart, F. (2011). The ERA-Interim reanalysis: configuration and performance of the data assimilation system. </w:t>
      </w:r>
      <w:r w:rsidRPr="00B214C5">
        <w:rPr>
          <w:rFonts w:eastAsia="Times New Roman"/>
          <w:i/>
          <w:iCs/>
          <w:noProof/>
        </w:rPr>
        <w:t>Quarterly Journal of the Royal Meteorological Society</w:t>
      </w:r>
      <w:r w:rsidRPr="00B214C5">
        <w:rPr>
          <w:rFonts w:eastAsia="Times New Roman"/>
          <w:noProof/>
        </w:rPr>
        <w:t xml:space="preserve">, </w:t>
      </w:r>
      <w:r w:rsidRPr="00B214C5">
        <w:rPr>
          <w:rFonts w:eastAsia="Times New Roman"/>
          <w:i/>
          <w:iCs/>
          <w:noProof/>
        </w:rPr>
        <w:t>137</w:t>
      </w:r>
      <w:r w:rsidRPr="00B214C5">
        <w:rPr>
          <w:rFonts w:eastAsia="Times New Roman"/>
          <w:noProof/>
        </w:rPr>
        <w:t>(656), 553–597. https://doi.org/10.1002/qj.828</w:t>
      </w:r>
    </w:p>
    <w:p w14:paraId="255B8A0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Feinstein, C. A. (2002). Seasonality of deaths in the U.S. by age and cause. </w:t>
      </w:r>
      <w:r w:rsidRPr="00B214C5">
        <w:rPr>
          <w:rFonts w:eastAsia="Times New Roman"/>
          <w:i/>
          <w:iCs/>
          <w:noProof/>
        </w:rPr>
        <w:t>Demographic Research</w:t>
      </w:r>
      <w:r w:rsidRPr="00B214C5">
        <w:rPr>
          <w:rFonts w:eastAsia="Times New Roman"/>
          <w:noProof/>
        </w:rPr>
        <w:t xml:space="preserve">, </w:t>
      </w:r>
      <w:r w:rsidRPr="00B214C5">
        <w:rPr>
          <w:rFonts w:eastAsia="Times New Roman"/>
          <w:i/>
          <w:iCs/>
          <w:noProof/>
        </w:rPr>
        <w:t>6</w:t>
      </w:r>
      <w:r w:rsidRPr="00B214C5">
        <w:rPr>
          <w:rFonts w:eastAsia="Times New Roman"/>
          <w:noProof/>
        </w:rPr>
        <w:t>, 469–486. https://doi.org/10.4054/DemRes.2002.6.17</w:t>
      </w:r>
    </w:p>
    <w:p w14:paraId="43CB465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Ferreira Braga, A. L., Zanobetti, A., &amp; Schwartz, J. (2001). The time course of weather-related deaths. </w:t>
      </w:r>
      <w:r w:rsidRPr="00B214C5">
        <w:rPr>
          <w:rFonts w:eastAsia="Times New Roman"/>
          <w:i/>
          <w:iCs/>
          <w:noProof/>
        </w:rPr>
        <w:t>Epidemiology</w:t>
      </w:r>
      <w:r w:rsidRPr="00B214C5">
        <w:rPr>
          <w:rFonts w:eastAsia="Times New Roman"/>
          <w:noProof/>
        </w:rPr>
        <w:t xml:space="preserve">, </w:t>
      </w:r>
      <w:r w:rsidRPr="00B214C5">
        <w:rPr>
          <w:rFonts w:eastAsia="Times New Roman"/>
          <w:i/>
          <w:iCs/>
          <w:noProof/>
        </w:rPr>
        <w:t>12</w:t>
      </w:r>
      <w:r w:rsidRPr="00B214C5">
        <w:rPr>
          <w:rFonts w:eastAsia="Times New Roman"/>
          <w:noProof/>
        </w:rPr>
        <w:t>(6), 662–667. https://doi.org/10.1097/00001648-200111000-00014</w:t>
      </w:r>
    </w:p>
    <w:p w14:paraId="68569E5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p>
    <w:p w14:paraId="5E048F6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Fowler, T., Southgate, R. J., Waite, T., Harrell, R., Kovats, S., Bone, A., … Murray, V. (2015). Excess winter deaths in Europe: A multi-country descriptive analysis. </w:t>
      </w:r>
      <w:r w:rsidRPr="00B214C5">
        <w:rPr>
          <w:rFonts w:eastAsia="Times New Roman"/>
          <w:i/>
          <w:iCs/>
          <w:noProof/>
        </w:rPr>
        <w:t>European Journal of Public Health</w:t>
      </w:r>
      <w:r w:rsidRPr="00B214C5">
        <w:rPr>
          <w:rFonts w:eastAsia="Times New Roman"/>
          <w:noProof/>
        </w:rPr>
        <w:t xml:space="preserve">, </w:t>
      </w:r>
      <w:r w:rsidRPr="00B214C5">
        <w:rPr>
          <w:rFonts w:eastAsia="Times New Roman"/>
          <w:i/>
          <w:iCs/>
          <w:noProof/>
        </w:rPr>
        <w:t>25</w:t>
      </w:r>
      <w:r w:rsidRPr="00B214C5">
        <w:rPr>
          <w:rFonts w:eastAsia="Times New Roman"/>
          <w:noProof/>
        </w:rPr>
        <w:t>(2), 339–345. https://doi.org/10.1093/eurpub/cku073</w:t>
      </w:r>
    </w:p>
    <w:p w14:paraId="6FFE0D3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Gasparrini, A., Guo, Y., Hashizume, M., Lavigne, E., Zanobetti, A., Schwartz, J., … Armstrong, B. (2015). Mortality risk attributable to high and low ambient temperature: A multicountry observational study. </w:t>
      </w:r>
      <w:r w:rsidRPr="00B214C5">
        <w:rPr>
          <w:rFonts w:eastAsia="Times New Roman"/>
          <w:i/>
          <w:iCs/>
          <w:noProof/>
        </w:rPr>
        <w:t>The Lancet</w:t>
      </w:r>
      <w:r w:rsidRPr="00B214C5">
        <w:rPr>
          <w:rFonts w:eastAsia="Times New Roman"/>
          <w:noProof/>
        </w:rPr>
        <w:t xml:space="preserve">, </w:t>
      </w:r>
      <w:r w:rsidRPr="00B214C5">
        <w:rPr>
          <w:rFonts w:eastAsia="Times New Roman"/>
          <w:i/>
          <w:iCs/>
          <w:noProof/>
        </w:rPr>
        <w:t>386</w:t>
      </w:r>
      <w:r w:rsidRPr="00B214C5">
        <w:rPr>
          <w:rFonts w:eastAsia="Times New Roman"/>
          <w:noProof/>
        </w:rPr>
        <w:t>(9991), 369–375. https://doi.org/10.1016/S0140-6736(14)62114-0</w:t>
      </w:r>
    </w:p>
    <w:p w14:paraId="004D52D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Grenfell, B. T., Bjørnstad, O. N., &amp; Kappey, J. (2001). Travelling waves and spatial hierarchies in measles epidemics.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414</w:t>
      </w:r>
      <w:r w:rsidRPr="00B214C5">
        <w:rPr>
          <w:rFonts w:eastAsia="Times New Roman"/>
          <w:noProof/>
        </w:rPr>
        <w:t>(6865), 716–723. https://doi.org/10.1038/414716a</w:t>
      </w:r>
    </w:p>
    <w:p w14:paraId="3170D38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Healy, J. D. (2003). Excess winter mortality in Europe: A cross country analysis identifying key risk factors. </w:t>
      </w:r>
      <w:r w:rsidRPr="00B214C5">
        <w:rPr>
          <w:rFonts w:eastAsia="Times New Roman"/>
          <w:i/>
          <w:iCs/>
          <w:noProof/>
        </w:rPr>
        <w:t>Journal of Epidemiology and Community Health</w:t>
      </w:r>
      <w:r w:rsidRPr="00B214C5">
        <w:rPr>
          <w:rFonts w:eastAsia="Times New Roman"/>
          <w:noProof/>
        </w:rPr>
        <w:t xml:space="preserve">, </w:t>
      </w:r>
      <w:r w:rsidRPr="00B214C5">
        <w:rPr>
          <w:rFonts w:eastAsia="Times New Roman"/>
          <w:i/>
          <w:iCs/>
          <w:noProof/>
        </w:rPr>
        <w:t>57</w:t>
      </w:r>
      <w:r w:rsidRPr="00B214C5">
        <w:rPr>
          <w:rFonts w:eastAsia="Times New Roman"/>
          <w:noProof/>
        </w:rPr>
        <w:t xml:space="preserve">(10), 784–789. </w:t>
      </w:r>
      <w:r w:rsidRPr="00B214C5">
        <w:rPr>
          <w:rFonts w:eastAsia="Times New Roman"/>
          <w:noProof/>
        </w:rPr>
        <w:lastRenderedPageBreak/>
        <w:t>https://doi.org/10.1136/jech.57.10.784</w:t>
      </w:r>
    </w:p>
    <w:p w14:paraId="506EF94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p>
    <w:p w14:paraId="4C5E9D0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Ingram, D. D., Parker, J. D., Schenker, N., Weed, J. A., Hamilton, B., Arias, E., &amp; Madans, J. H. (2003). United States Census 2000 population with bridged race categories. </w:t>
      </w:r>
      <w:r w:rsidRPr="00B214C5">
        <w:rPr>
          <w:rFonts w:eastAsia="Times New Roman"/>
          <w:i/>
          <w:iCs/>
          <w:noProof/>
        </w:rPr>
        <w:t>Vital and Health Statistics. Series 2, Data Evaluation and Methods Research</w:t>
      </w:r>
      <w:r w:rsidRPr="00B214C5">
        <w:rPr>
          <w:rFonts w:eastAsia="Times New Roman"/>
          <w:noProof/>
        </w:rPr>
        <w:t>, (135), 1–55. Retrieved from internal-pdf://103.99.132.94/paper.pdf</w:t>
      </w:r>
    </w:p>
    <w:p w14:paraId="64BA9C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Kalkstein, A. J. (2013). Regional Similarities in Seasonal Mortality across the United States: An Examination of 28 Metropolitan Statistical Areas. </w:t>
      </w:r>
      <w:r w:rsidRPr="00B214C5">
        <w:rPr>
          <w:rFonts w:eastAsia="Times New Roman"/>
          <w:i/>
          <w:iCs/>
          <w:noProof/>
        </w:rPr>
        <w:t>PLoS ONE</w:t>
      </w:r>
      <w:r w:rsidRPr="00B214C5">
        <w:rPr>
          <w:rFonts w:eastAsia="Times New Roman"/>
          <w:noProof/>
        </w:rPr>
        <w:t xml:space="preserve">, </w:t>
      </w:r>
      <w:r w:rsidRPr="00B214C5">
        <w:rPr>
          <w:rFonts w:eastAsia="Times New Roman"/>
          <w:i/>
          <w:iCs/>
          <w:noProof/>
        </w:rPr>
        <w:t>8</w:t>
      </w:r>
      <w:r w:rsidRPr="00B214C5">
        <w:rPr>
          <w:rFonts w:eastAsia="Times New Roman"/>
          <w:noProof/>
        </w:rPr>
        <w:t>(5). https://doi.org/10.1371/journal.pone.0063971</w:t>
      </w:r>
    </w:p>
    <w:p w14:paraId="661043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Karl, T. R., &amp; Koss, W. J. (1984). Regional and national monthly, seasonal, and annual temperature weighted by area, 1895-1983.</w:t>
      </w:r>
    </w:p>
    <w:p w14:paraId="18F7F5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Kinney, P. L., Schwartz, J., Pascal, M., Petkova, E., Tertre, A. Le, Medina, S., &amp; Vautard, R. (2015). Winter season mortality: Will climate warming bring benefits? </w:t>
      </w:r>
      <w:r w:rsidRPr="00B214C5">
        <w:rPr>
          <w:rFonts w:eastAsia="Times New Roman"/>
          <w:i/>
          <w:iCs/>
          <w:noProof/>
        </w:rPr>
        <w:t>Environmental Research Letters</w:t>
      </w:r>
      <w:r w:rsidRPr="00B214C5">
        <w:rPr>
          <w:rFonts w:eastAsia="Times New Roman"/>
          <w:noProof/>
        </w:rPr>
        <w:t xml:space="preserve">, </w:t>
      </w:r>
      <w:r w:rsidRPr="00B214C5">
        <w:rPr>
          <w:rFonts w:eastAsia="Times New Roman"/>
          <w:i/>
          <w:iCs/>
          <w:noProof/>
        </w:rPr>
        <w:t>10</w:t>
      </w:r>
      <w:r w:rsidRPr="00B214C5">
        <w:rPr>
          <w:rFonts w:eastAsia="Times New Roman"/>
          <w:noProof/>
        </w:rPr>
        <w:t>(6). https://doi.org/10.1088/1748-9326/10/6/064016</w:t>
      </w:r>
    </w:p>
    <w:p w14:paraId="7B9FA80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Langford, I. H., &amp; Bentham, G. (1995). The potential effects of climate change on winter mortality in England and Wales. </w:t>
      </w:r>
      <w:r w:rsidRPr="00B214C5">
        <w:rPr>
          <w:rFonts w:eastAsia="Times New Roman"/>
          <w:i/>
          <w:iCs/>
          <w:noProof/>
        </w:rPr>
        <w:t>Int J Biometeorol</w:t>
      </w:r>
      <w:r w:rsidRPr="00B214C5">
        <w:rPr>
          <w:rFonts w:eastAsia="Times New Roman"/>
          <w:noProof/>
        </w:rPr>
        <w:t xml:space="preserve">, </w:t>
      </w:r>
      <w:r w:rsidRPr="00B214C5">
        <w:rPr>
          <w:rFonts w:eastAsia="Times New Roman"/>
          <w:i/>
          <w:iCs/>
          <w:noProof/>
        </w:rPr>
        <w:t>38</w:t>
      </w:r>
      <w:r w:rsidRPr="00B214C5">
        <w:rPr>
          <w:rFonts w:eastAsia="Times New Roman"/>
          <w:noProof/>
        </w:rPr>
        <w:t>(3), 141–147. Retrieved from internal-pdf://189.27.88.183/art%253A10.1007%252FBF01208491.pdf</w:t>
      </w:r>
    </w:p>
    <w:p w14:paraId="36FEDE3A"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Lerchl, A. (1998). Changes in the seasonality of mortality in Germany from 1946 to 1995: the role of temperature. </w:t>
      </w:r>
      <w:r w:rsidRPr="00B214C5">
        <w:rPr>
          <w:rFonts w:eastAsia="Times New Roman"/>
          <w:i/>
          <w:iCs/>
          <w:noProof/>
        </w:rPr>
        <w:t>International Journal of Biometeorology</w:t>
      </w:r>
      <w:r w:rsidRPr="00B214C5">
        <w:rPr>
          <w:rFonts w:eastAsia="Times New Roman"/>
          <w:noProof/>
        </w:rPr>
        <w:t xml:space="preserve">, </w:t>
      </w:r>
      <w:r w:rsidRPr="00B214C5">
        <w:rPr>
          <w:rFonts w:eastAsia="Times New Roman"/>
          <w:i/>
          <w:iCs/>
          <w:noProof/>
        </w:rPr>
        <w:t>42</w:t>
      </w:r>
      <w:r w:rsidRPr="00B214C5">
        <w:rPr>
          <w:rFonts w:eastAsia="Times New Roman"/>
          <w:noProof/>
        </w:rPr>
        <w:t>(2), 84–88. https://doi.org/10.1007/s004840050089</w:t>
      </w:r>
    </w:p>
    <w:p w14:paraId="6AA0394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MacDorman, M. F., &amp; Gregory, E. (2015). Fetal and Perinatal Mortality: United States, 2013. </w:t>
      </w:r>
      <w:r w:rsidRPr="00B214C5">
        <w:rPr>
          <w:rFonts w:eastAsia="Times New Roman"/>
          <w:i/>
          <w:iCs/>
          <w:noProof/>
        </w:rPr>
        <w:t>National Vital Statistics Reports</w:t>
      </w:r>
      <w:r w:rsidRPr="00B214C5">
        <w:rPr>
          <w:rFonts w:eastAsia="Times New Roman"/>
          <w:noProof/>
        </w:rPr>
        <w:t xml:space="preserve">, </w:t>
      </w:r>
      <w:r w:rsidRPr="00B214C5">
        <w:rPr>
          <w:rFonts w:eastAsia="Times New Roman"/>
          <w:i/>
          <w:iCs/>
          <w:noProof/>
        </w:rPr>
        <w:t>64</w:t>
      </w:r>
      <w:r w:rsidRPr="00B214C5">
        <w:rPr>
          <w:rFonts w:eastAsia="Times New Roman"/>
          <w:noProof/>
        </w:rPr>
        <w:t>(8), 1–24.</w:t>
      </w:r>
    </w:p>
    <w:p w14:paraId="1FC31DD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Martens, W. J. (1998). Climate change, thermal stress and mortality changes. </w:t>
      </w:r>
      <w:r w:rsidRPr="00B214C5">
        <w:rPr>
          <w:rFonts w:eastAsia="Times New Roman"/>
          <w:i/>
          <w:iCs/>
          <w:noProof/>
        </w:rPr>
        <w:t>Soc Sci Med</w:t>
      </w:r>
      <w:r w:rsidRPr="00B214C5">
        <w:rPr>
          <w:rFonts w:eastAsia="Times New Roman"/>
          <w:noProof/>
        </w:rPr>
        <w:t xml:space="preserve">, </w:t>
      </w:r>
      <w:r w:rsidRPr="00B214C5">
        <w:rPr>
          <w:rFonts w:eastAsia="Times New Roman"/>
          <w:i/>
          <w:iCs/>
          <w:noProof/>
        </w:rPr>
        <w:t>46</w:t>
      </w:r>
      <w:r w:rsidRPr="00B214C5">
        <w:rPr>
          <w:rFonts w:eastAsia="Times New Roman"/>
          <w:noProof/>
        </w:rPr>
        <w:t>(3), 331–344. Retrieved from internal-pdf://57.13.130.132/1-s2.0-S0277953697001627-main.pdf</w:t>
      </w:r>
    </w:p>
    <w:p w14:paraId="1B5C4C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McKee, C. M. (1989). Deaths in winter: Can Britain learn from Europe? </w:t>
      </w:r>
      <w:r w:rsidRPr="00B214C5">
        <w:rPr>
          <w:rFonts w:eastAsia="Times New Roman"/>
          <w:i/>
          <w:iCs/>
          <w:noProof/>
        </w:rPr>
        <w:t>European Journal of Epidemiology</w:t>
      </w:r>
      <w:r w:rsidRPr="00B214C5">
        <w:rPr>
          <w:rFonts w:eastAsia="Times New Roman"/>
          <w:noProof/>
        </w:rPr>
        <w:t xml:space="preserve">, </w:t>
      </w:r>
      <w:r w:rsidRPr="00B214C5">
        <w:rPr>
          <w:rFonts w:eastAsia="Times New Roman"/>
          <w:i/>
          <w:iCs/>
          <w:noProof/>
        </w:rPr>
        <w:t>5</w:t>
      </w:r>
      <w:r w:rsidRPr="00B214C5">
        <w:rPr>
          <w:rFonts w:eastAsia="Times New Roman"/>
          <w:noProof/>
        </w:rPr>
        <w:t>(2), 178–182. https://doi.org/10.1007/BF00156826</w:t>
      </w:r>
    </w:p>
    <w:p w14:paraId="3EF24E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Medina-Ramón, M., &amp; Schwartz, J. (2007). Temperature, temperature extremes, and mortality: A study of acclimatisation and effect modification in 50 US cities. </w:t>
      </w:r>
      <w:r w:rsidRPr="00B214C5">
        <w:rPr>
          <w:rFonts w:eastAsia="Times New Roman"/>
          <w:i/>
          <w:iCs/>
          <w:noProof/>
        </w:rPr>
        <w:t>Occupational and Environmental Medicine</w:t>
      </w:r>
      <w:r w:rsidRPr="00B214C5">
        <w:rPr>
          <w:rFonts w:eastAsia="Times New Roman"/>
          <w:noProof/>
        </w:rPr>
        <w:t xml:space="preserve">, </w:t>
      </w:r>
      <w:r w:rsidRPr="00B214C5">
        <w:rPr>
          <w:rFonts w:eastAsia="Times New Roman"/>
          <w:i/>
          <w:iCs/>
          <w:noProof/>
        </w:rPr>
        <w:t>64</w:t>
      </w:r>
      <w:r w:rsidRPr="00B214C5">
        <w:rPr>
          <w:rFonts w:eastAsia="Times New Roman"/>
          <w:noProof/>
        </w:rPr>
        <w:t>(12), 827–833. https://doi.org/10.1136/oem.2007.033175</w:t>
      </w:r>
    </w:p>
    <w:p w14:paraId="70C8353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Morris, M. E. (2013). Smart-Home Technologies to Assist Older People to Live Well at Home. </w:t>
      </w:r>
      <w:r w:rsidRPr="00B214C5">
        <w:rPr>
          <w:rFonts w:eastAsia="Times New Roman"/>
          <w:i/>
          <w:iCs/>
          <w:noProof/>
        </w:rPr>
        <w:t>Journal of Aging Science</w:t>
      </w:r>
      <w:r w:rsidRPr="00B214C5">
        <w:rPr>
          <w:rFonts w:eastAsia="Times New Roman"/>
          <w:noProof/>
        </w:rPr>
        <w:t xml:space="preserve">, </w:t>
      </w:r>
      <w:r w:rsidRPr="00B214C5">
        <w:rPr>
          <w:rFonts w:eastAsia="Times New Roman"/>
          <w:i/>
          <w:iCs/>
          <w:noProof/>
        </w:rPr>
        <w:t>01</w:t>
      </w:r>
      <w:r w:rsidRPr="00B214C5">
        <w:rPr>
          <w:rFonts w:eastAsia="Times New Roman"/>
          <w:noProof/>
        </w:rPr>
        <w:t>(01). https://doi.org/10.4172/2329-8847.1000101</w:t>
      </w:r>
    </w:p>
    <w:p w14:paraId="4BAF9E3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Moy, C. M., Seltzer, G. O., Rodbell, D. T., &amp; Anderson, D. M. (2002). Variability of El Niño/Southern Oscillation activity at millennial timescales during the Holocene epoch.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420</w:t>
      </w:r>
      <w:r w:rsidRPr="00B214C5">
        <w:rPr>
          <w:rFonts w:eastAsia="Times New Roman"/>
          <w:noProof/>
        </w:rPr>
        <w:t>(6912), 162–165. https://doi.org/10.1038/nature01194</w:t>
      </w:r>
    </w:p>
    <w:p w14:paraId="2B56307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National Highway Traffic Safety Administration. (2005). Trend and Pattern Analysis of Highway Crash Fatality By Month and Day. </w:t>
      </w:r>
      <w:r w:rsidRPr="00B214C5">
        <w:rPr>
          <w:rFonts w:eastAsia="Times New Roman"/>
          <w:i/>
          <w:iCs/>
          <w:noProof/>
        </w:rPr>
        <w:t>National Center for Statistics and Analysis (NCHS)</w:t>
      </w:r>
      <w:r w:rsidRPr="00B214C5">
        <w:rPr>
          <w:rFonts w:eastAsia="Times New Roman"/>
          <w:noProof/>
        </w:rPr>
        <w:t>, (March).</w:t>
      </w:r>
    </w:p>
    <w:p w14:paraId="248D7EA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Public Health England. (2017). The Cold Weather Plan for England. </w:t>
      </w:r>
      <w:r w:rsidRPr="00B214C5">
        <w:rPr>
          <w:rFonts w:eastAsia="Times New Roman"/>
          <w:i/>
          <w:iCs/>
          <w:noProof/>
        </w:rPr>
        <w:t>Public Health England</w:t>
      </w:r>
      <w:r w:rsidRPr="00B214C5">
        <w:rPr>
          <w:rFonts w:eastAsia="Times New Roman"/>
          <w:noProof/>
        </w:rPr>
        <w:t>, (October).</w:t>
      </w:r>
    </w:p>
    <w:p w14:paraId="63407C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(2004). Seasonality in Human Mortality.  A Demographic Approach. </w:t>
      </w:r>
      <w:r w:rsidRPr="00B214C5">
        <w:rPr>
          <w:rFonts w:eastAsia="Times New Roman"/>
          <w:i/>
          <w:iCs/>
          <w:noProof/>
        </w:rPr>
        <w:t>Wirtschafts- Und Sozialwissenschaftlichen Fakultät</w:t>
      </w:r>
      <w:r w:rsidRPr="00B214C5">
        <w:rPr>
          <w:rFonts w:eastAsia="Times New Roman"/>
          <w:noProof/>
        </w:rPr>
        <w:t xml:space="preserve">, </w:t>
      </w:r>
      <w:r w:rsidRPr="00B214C5">
        <w:rPr>
          <w:rFonts w:eastAsia="Times New Roman"/>
          <w:i/>
          <w:iCs/>
          <w:noProof/>
        </w:rPr>
        <w:t>PhD</w:t>
      </w:r>
      <w:r w:rsidRPr="00B214C5">
        <w:rPr>
          <w:rFonts w:eastAsia="Times New Roman"/>
          <w:noProof/>
        </w:rPr>
        <w:t>, 361. https://doi.org/10.1007/978-3-540-44902-7</w:t>
      </w:r>
    </w:p>
    <w:p w14:paraId="3BE5A4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Bohk-Ewald, C., Muszyńska, M. M., &amp; Vaupel, J. W. (2018). </w:t>
      </w:r>
      <w:r w:rsidRPr="00B214C5">
        <w:rPr>
          <w:rFonts w:eastAsia="Times New Roman"/>
          <w:i/>
          <w:iCs/>
          <w:noProof/>
        </w:rPr>
        <w:t>Visualizing Mortality Dynamics in the Lexis Diagram</w:t>
      </w:r>
      <w:r w:rsidRPr="00B214C5">
        <w:rPr>
          <w:rFonts w:eastAsia="Times New Roman"/>
          <w:noProof/>
        </w:rPr>
        <w:t>. https://doi.org/10.1007/978-3-319-64820-0</w:t>
      </w:r>
    </w:p>
    <w:p w14:paraId="73D524D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Rosenwaike, I. (1966). Seasonal Variation of Deaths in the United States, 1951–1960. </w:t>
      </w:r>
      <w:r w:rsidRPr="00B214C5">
        <w:rPr>
          <w:rFonts w:eastAsia="Times New Roman"/>
          <w:i/>
          <w:iCs/>
          <w:noProof/>
        </w:rPr>
        <w:t>Journal of the American Statistical Association</w:t>
      </w:r>
      <w:r w:rsidRPr="00B214C5">
        <w:rPr>
          <w:rFonts w:eastAsia="Times New Roman"/>
          <w:noProof/>
        </w:rPr>
        <w:t xml:space="preserve">, </w:t>
      </w:r>
      <w:r w:rsidRPr="00B214C5">
        <w:rPr>
          <w:rFonts w:eastAsia="Times New Roman"/>
          <w:i/>
          <w:iCs/>
          <w:noProof/>
        </w:rPr>
        <w:t>61</w:t>
      </w:r>
      <w:r w:rsidRPr="00B214C5">
        <w:rPr>
          <w:rFonts w:eastAsia="Times New Roman"/>
          <w:noProof/>
        </w:rPr>
        <w:t>(315), 706–719. https://doi.org/10.1080/01621459.1966.10480899</w:t>
      </w:r>
    </w:p>
    <w:p w14:paraId="52F2B95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lastRenderedPageBreak/>
        <w:t xml:space="preserve">Seretakis, D. (1997). Changing Seasonality of Mortality From Coronary Heart Disease. </w:t>
      </w:r>
      <w:r w:rsidRPr="00B214C5">
        <w:rPr>
          <w:rFonts w:eastAsia="Times New Roman"/>
          <w:i/>
          <w:iCs/>
          <w:noProof/>
        </w:rPr>
        <w:t>JAMA: The Journal of the American Medical Association</w:t>
      </w:r>
      <w:r w:rsidRPr="00B214C5">
        <w:rPr>
          <w:rFonts w:eastAsia="Times New Roman"/>
          <w:noProof/>
        </w:rPr>
        <w:t xml:space="preserve">, </w:t>
      </w:r>
      <w:r w:rsidRPr="00B214C5">
        <w:rPr>
          <w:rFonts w:eastAsia="Times New Roman"/>
          <w:i/>
          <w:iCs/>
          <w:noProof/>
        </w:rPr>
        <w:t>278</w:t>
      </w:r>
      <w:r w:rsidRPr="00B214C5">
        <w:rPr>
          <w:rFonts w:eastAsia="Times New Roman"/>
          <w:noProof/>
        </w:rPr>
        <w:t>(12), 1012. https://doi.org/10.1001/jama.1997.03550120072036</w:t>
      </w:r>
    </w:p>
    <w:p w14:paraId="44BE6221"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Sheridan, S. C., Kalkstein, A. J., &amp; Kalkstein, L. S. (2009). Trends in heat-related mortality in the United States, 1975-2004. </w:t>
      </w:r>
      <w:r w:rsidRPr="00B214C5">
        <w:rPr>
          <w:rFonts w:eastAsia="Times New Roman"/>
          <w:i/>
          <w:iCs/>
          <w:noProof/>
        </w:rPr>
        <w:t>Natural Hazards</w:t>
      </w:r>
      <w:r w:rsidRPr="00B214C5">
        <w:rPr>
          <w:rFonts w:eastAsia="Times New Roman"/>
          <w:noProof/>
        </w:rPr>
        <w:t xml:space="preserve">, </w:t>
      </w:r>
      <w:r w:rsidRPr="00B214C5">
        <w:rPr>
          <w:rFonts w:eastAsia="Times New Roman"/>
          <w:i/>
          <w:iCs/>
          <w:noProof/>
        </w:rPr>
        <w:t>50</w:t>
      </w:r>
      <w:r w:rsidRPr="00B214C5">
        <w:rPr>
          <w:rFonts w:eastAsia="Times New Roman"/>
          <w:noProof/>
        </w:rPr>
        <w:t>(1), 145–160. https://doi.org/10.1007/s11069-008-9327-2</w:t>
      </w:r>
    </w:p>
    <w:p w14:paraId="56C7660D" w14:textId="77777777" w:rsidR="00B214C5" w:rsidRPr="00B214C5" w:rsidRDefault="00B214C5" w:rsidP="00AC1F08">
      <w:pPr>
        <w:widowControl w:val="0"/>
        <w:autoSpaceDE w:val="0"/>
        <w:autoSpaceDN w:val="0"/>
        <w:adjustRightInd w:val="0"/>
        <w:ind w:left="480" w:hanging="480"/>
        <w:jc w:val="both"/>
        <w:rPr>
          <w:noProof/>
        </w:rPr>
      </w:pPr>
      <w:r w:rsidRPr="00B214C5">
        <w:rPr>
          <w:rFonts w:eastAsia="Times New Roman"/>
          <w:noProof/>
        </w:rPr>
        <w:t xml:space="preserve">Torrence, C., &amp; Compo, G. P. (1998). A Practical Guide to Wavelet Analysis. </w:t>
      </w:r>
      <w:r w:rsidRPr="00B214C5">
        <w:rPr>
          <w:rFonts w:eastAsia="Times New Roman"/>
          <w:i/>
          <w:iCs/>
          <w:noProof/>
        </w:rPr>
        <w:t>Bulletin of the American Meteorological Society</w:t>
      </w:r>
      <w:r w:rsidRPr="00B214C5">
        <w:rPr>
          <w:rFonts w:eastAsia="Times New Roman"/>
          <w:noProof/>
        </w:rPr>
        <w:t>. https://doi.org/10.1175/1520-0477(1998)079&lt;0061:APGTWA&gt;2.0.CO;2</w:t>
      </w:r>
    </w:p>
    <w:p w14:paraId="47F9BFAE" w14:textId="30155125" w:rsidR="002C33D5" w:rsidRPr="00AC73A1" w:rsidRDefault="009D5B4B" w:rsidP="00AC1F08">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06BA91AA" w14:textId="53A4A810" w:rsidR="00ED7C00" w:rsidRDefault="000210D1" w:rsidP="00A24BBA">
      <w:pPr>
        <w:spacing w:line="480" w:lineRule="auto"/>
        <w:jc w:val="both"/>
        <w:rPr>
          <w:ins w:id="40" w:author="Parks, Robbie M" w:date="2018-08-17T19:35:00Z"/>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all-cause</w:t>
      </w:r>
      <w:ins w:id="41" w:author="Parks, Robbie M" w:date="2018-08-17T19:16:00Z">
        <w:r w:rsidR="00CE289F">
          <w:rPr>
            <w:color w:val="000000" w:themeColor="text1"/>
          </w:rPr>
          <w:t xml:space="preserve"> </w:t>
        </w:r>
      </w:ins>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w:t>
      </w:r>
      <w:r w:rsidR="00B6502E" w:rsidRPr="00AC73A1">
        <w:rPr>
          <w:color w:val="000000" w:themeColor="text1"/>
        </w:rPr>
        <w:t>males</w:t>
      </w:r>
      <w:ins w:id="42" w:author="Parks, Robbie M" w:date="2018-08-17T19:16:00Z">
        <w:r w:rsidR="00CE289F">
          <w:rPr>
            <w:color w:val="000000" w:themeColor="text1"/>
          </w:rPr>
          <w:t xml:space="preserve">. </w:t>
        </w:r>
      </w:ins>
      <w:r w:rsidRPr="00AC73A1">
        <w:rPr>
          <w:color w:val="000000" w:themeColor="text1"/>
        </w:rPr>
        <w:t>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seasonality are to the right of each figure at the 12-month line.</w:t>
      </w:r>
    </w:p>
    <w:p w14:paraId="5848EFB6" w14:textId="77777777" w:rsidR="00ED7C00" w:rsidRDefault="00ED7C00">
      <w:pPr>
        <w:rPr>
          <w:ins w:id="43" w:author="Parks, Robbie M" w:date="2018-08-17T19:35:00Z"/>
          <w:color w:val="000000" w:themeColor="text1"/>
        </w:rPr>
      </w:pPr>
      <w:ins w:id="44" w:author="Parks, Robbie M" w:date="2018-08-17T19:35:00Z">
        <w:r>
          <w:rPr>
            <w:color w:val="000000" w:themeColor="text1"/>
          </w:rPr>
          <w:br w:type="page"/>
        </w:r>
      </w:ins>
    </w:p>
    <w:p w14:paraId="0113E22D" w14:textId="6B68638F" w:rsidR="00ED7C00" w:rsidRDefault="002F25EE" w:rsidP="00A24BBA">
      <w:pPr>
        <w:spacing w:line="480" w:lineRule="auto"/>
        <w:jc w:val="both"/>
        <w:rPr>
          <w:ins w:id="45" w:author="Parks, Robbie M" w:date="2018-08-17T19:35:00Z"/>
          <w:color w:val="000000" w:themeColor="text1"/>
        </w:rPr>
      </w:pPr>
      <w:ins w:id="46" w:author="Parks, Robbie M" w:date="2018-08-17T19:16:00Z">
        <w:r w:rsidRPr="00AC73A1">
          <w:rPr>
            <w:b/>
            <w:color w:val="000000" w:themeColor="text1"/>
          </w:rPr>
          <w:lastRenderedPageBreak/>
          <w:t xml:space="preserve">Figure </w:t>
        </w:r>
        <w:r>
          <w:rPr>
            <w:b/>
            <w:color w:val="000000" w:themeColor="text1"/>
          </w:rPr>
          <w:t>3</w:t>
        </w:r>
        <w:r w:rsidRPr="00AC73A1">
          <w:rPr>
            <w:b/>
            <w:color w:val="000000" w:themeColor="text1"/>
          </w:rPr>
          <w:t xml:space="preserve">: </w:t>
        </w:r>
        <w:r w:rsidRPr="00AC73A1">
          <w:rPr>
            <w:color w:val="000000" w:themeColor="text1"/>
          </w:rPr>
          <w:t>Wavelet power spectra for national time series of all-cause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for </w:t>
        </w:r>
      </w:ins>
      <w:ins w:id="47" w:author="Parks, Robbie M" w:date="2018-08-17T19:17:00Z">
        <w:r>
          <w:rPr>
            <w:color w:val="000000" w:themeColor="text1"/>
          </w:rPr>
          <w:t>fe</w:t>
        </w:r>
      </w:ins>
      <w:ins w:id="48" w:author="Parks, Robbie M" w:date="2018-08-17T19:16:00Z">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1EC05232" w14:textId="77777777" w:rsidR="00ED7C00" w:rsidRDefault="00ED7C00">
      <w:pPr>
        <w:rPr>
          <w:ins w:id="49" w:author="Parks, Robbie M" w:date="2018-08-17T19:35:00Z"/>
          <w:color w:val="000000" w:themeColor="text1"/>
        </w:rPr>
      </w:pPr>
      <w:ins w:id="50" w:author="Parks, Robbie M" w:date="2018-08-17T19:35:00Z">
        <w:r>
          <w:rPr>
            <w:color w:val="000000" w:themeColor="text1"/>
          </w:rPr>
          <w:br w:type="page"/>
        </w:r>
      </w:ins>
    </w:p>
    <w:p w14:paraId="7329C400" w14:textId="43E2494E" w:rsidR="00ED7C00" w:rsidRDefault="00C47FA5" w:rsidP="00A24BBA">
      <w:pPr>
        <w:spacing w:line="480" w:lineRule="auto"/>
        <w:jc w:val="both"/>
        <w:rPr>
          <w:ins w:id="51" w:author="Parks, Robbie M" w:date="2018-08-17T19:35:00Z"/>
          <w:color w:val="000000" w:themeColor="text1"/>
        </w:rPr>
      </w:pPr>
      <w:ins w:id="52" w:author="Parks, Robbie M" w:date="2018-08-17T19:17:00Z">
        <w:r w:rsidRPr="00AC73A1">
          <w:rPr>
            <w:b/>
            <w:color w:val="000000" w:themeColor="text1"/>
          </w:rPr>
          <w:lastRenderedPageBreak/>
          <w:t xml:space="preserve">Figure </w:t>
        </w:r>
        <w:r>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cancers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5B230B5A" w14:textId="77777777" w:rsidR="00ED7C00" w:rsidRDefault="00ED7C00">
      <w:pPr>
        <w:rPr>
          <w:ins w:id="53" w:author="Parks, Robbie M" w:date="2018-08-17T19:35:00Z"/>
          <w:color w:val="000000" w:themeColor="text1"/>
        </w:rPr>
      </w:pPr>
      <w:ins w:id="54" w:author="Parks, Robbie M" w:date="2018-08-17T19:35:00Z">
        <w:r>
          <w:rPr>
            <w:color w:val="000000" w:themeColor="text1"/>
          </w:rPr>
          <w:br w:type="page"/>
        </w:r>
      </w:ins>
    </w:p>
    <w:p w14:paraId="33411D1E" w14:textId="0312C19F" w:rsidR="00ED7C00" w:rsidRPr="00ED7C00" w:rsidRDefault="00C47FA5" w:rsidP="00ED7C00">
      <w:pPr>
        <w:spacing w:line="480" w:lineRule="auto"/>
        <w:jc w:val="both"/>
        <w:rPr>
          <w:ins w:id="55" w:author="Parks, Robbie M" w:date="2018-08-17T19:35:00Z"/>
          <w:color w:val="000000" w:themeColor="text1"/>
        </w:rPr>
      </w:pPr>
      <w:ins w:id="56" w:author="Parks, Robbie M" w:date="2018-08-17T19:17:00Z">
        <w:r w:rsidRPr="00AC73A1">
          <w:rPr>
            <w:b/>
            <w:color w:val="000000" w:themeColor="text1"/>
          </w:rPr>
          <w:lastRenderedPageBreak/>
          <w:t xml:space="preserve">Figure </w:t>
        </w:r>
        <w:r>
          <w:rPr>
            <w:b/>
            <w:color w:val="000000" w:themeColor="text1"/>
          </w:rPr>
          <w:t>5</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cancers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ins w:id="57" w:author="Parks, Robbie M" w:date="2018-08-17T19:35:00Z">
        <w:r w:rsidR="00ED7C00">
          <w:rPr>
            <w:b/>
            <w:color w:val="000000" w:themeColor="text1"/>
          </w:rPr>
          <w:br w:type="page"/>
        </w:r>
      </w:ins>
    </w:p>
    <w:p w14:paraId="788983F2" w14:textId="03782571" w:rsidR="00022655" w:rsidRDefault="00C47FA5" w:rsidP="00A24BBA">
      <w:pPr>
        <w:spacing w:line="480" w:lineRule="auto"/>
        <w:jc w:val="both"/>
        <w:rPr>
          <w:ins w:id="58" w:author="Parks, Robbie M" w:date="2018-08-17T19:20:00Z"/>
          <w:color w:val="000000" w:themeColor="text1"/>
        </w:rPr>
      </w:pPr>
      <w:ins w:id="59" w:author="Parks, Robbie M" w:date="2018-08-17T19:17:00Z">
        <w:r w:rsidRPr="00AC73A1">
          <w:rPr>
            <w:b/>
            <w:color w:val="000000" w:themeColor="text1"/>
          </w:rPr>
          <w:lastRenderedPageBreak/>
          <w:t xml:space="preserve">Figure </w:t>
        </w:r>
        <w:r>
          <w:rPr>
            <w:b/>
            <w:color w:val="000000" w:themeColor="text1"/>
          </w:rPr>
          <w:t>6</w:t>
        </w:r>
        <w:r w:rsidRPr="00AC73A1">
          <w:rPr>
            <w:b/>
            <w:color w:val="000000" w:themeColor="text1"/>
          </w:rPr>
          <w:t xml:space="preserve">: </w:t>
        </w:r>
        <w:r w:rsidRPr="00AC73A1">
          <w:rPr>
            <w:color w:val="000000" w:themeColor="text1"/>
          </w:rPr>
          <w:t xml:space="preserve">Wavelet power spectra for national time series of </w:t>
        </w:r>
      </w:ins>
      <w:ins w:id="60" w:author="Parks, Robbie M" w:date="2018-08-17T19:19:00Z">
        <w:r w:rsidR="00022655">
          <w:rPr>
            <w:color w:val="000000" w:themeColor="text1"/>
          </w:rPr>
          <w:t>cardiorespiratory diseases</w:t>
        </w:r>
      </w:ins>
      <w:ins w:id="61" w:author="Parks, Robbie M" w:date="2018-08-17T19:17: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266E843E" w14:textId="77777777" w:rsidR="000C5AF5" w:rsidRDefault="000C5AF5" w:rsidP="00A24BBA">
      <w:pPr>
        <w:spacing w:line="480" w:lineRule="auto"/>
        <w:jc w:val="both"/>
        <w:rPr>
          <w:ins w:id="62" w:author="Parks, Robbie M" w:date="2018-08-17T19:20:00Z"/>
          <w:color w:val="000000" w:themeColor="text1"/>
        </w:rPr>
      </w:pPr>
    </w:p>
    <w:p w14:paraId="3277AF81" w14:textId="1E7E2CEC" w:rsidR="000C5AF5" w:rsidRDefault="000C5AF5" w:rsidP="000C5AF5">
      <w:pPr>
        <w:spacing w:line="480" w:lineRule="auto"/>
        <w:jc w:val="both"/>
        <w:rPr>
          <w:ins w:id="63" w:author="Parks, Robbie M" w:date="2018-08-17T19:21:00Z"/>
          <w:color w:val="000000" w:themeColor="text1"/>
        </w:rPr>
      </w:pPr>
      <w:ins w:id="64" w:author="Parks, Robbie M" w:date="2018-08-17T19:20:00Z">
        <w:r w:rsidRPr="00AC73A1">
          <w:rPr>
            <w:b/>
            <w:color w:val="000000" w:themeColor="text1"/>
          </w:rPr>
          <w:t xml:space="preserve">Figure </w:t>
        </w:r>
        <w:r>
          <w:rPr>
            <w:b/>
            <w:color w:val="000000" w:themeColor="text1"/>
          </w:rPr>
          <w:t>6-figure supplement 1</w:t>
        </w:r>
        <w:r w:rsidRPr="00AC73A1">
          <w:rPr>
            <w:b/>
            <w:color w:val="000000" w:themeColor="text1"/>
          </w:rPr>
          <w:t xml:space="preserve">: </w:t>
        </w:r>
        <w:r w:rsidRPr="00AC73A1">
          <w:rPr>
            <w:color w:val="000000" w:themeColor="text1"/>
          </w:rPr>
          <w:t xml:space="preserve">Wavelet power spectra for national time series of </w:t>
        </w:r>
      </w:ins>
      <w:ins w:id="65" w:author="Parks, Robbie M" w:date="2018-08-17T19:21:00Z">
        <w:r>
          <w:rPr>
            <w:color w:val="000000" w:themeColor="text1"/>
          </w:rPr>
          <w:t>cardiovascular</w:t>
        </w:r>
      </w:ins>
      <w:ins w:id="66" w:author="Parks, Robbie M" w:date="2018-08-17T19:20:00Z">
        <w:r>
          <w:rPr>
            <w:color w:val="000000" w:themeColor="text1"/>
          </w:rPr>
          <w:t xml:space="preserve"> diseases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7D0D2446" w14:textId="77777777" w:rsidR="001614F2" w:rsidRDefault="001614F2" w:rsidP="000C5AF5">
      <w:pPr>
        <w:spacing w:line="480" w:lineRule="auto"/>
        <w:jc w:val="both"/>
        <w:rPr>
          <w:ins w:id="67" w:author="Parks, Robbie M" w:date="2018-08-17T19:21:00Z"/>
          <w:color w:val="000000" w:themeColor="text1"/>
        </w:rPr>
      </w:pPr>
    </w:p>
    <w:p w14:paraId="58834082" w14:textId="1501A8A3" w:rsidR="001614F2" w:rsidRDefault="001614F2" w:rsidP="001614F2">
      <w:pPr>
        <w:spacing w:line="480" w:lineRule="auto"/>
        <w:jc w:val="both"/>
        <w:rPr>
          <w:ins w:id="68" w:author="Parks, Robbie M" w:date="2018-08-17T19:21:00Z"/>
          <w:color w:val="000000" w:themeColor="text1"/>
        </w:rPr>
      </w:pPr>
      <w:ins w:id="69" w:author="Parks, Robbie M" w:date="2018-08-17T19:21:00Z">
        <w:r w:rsidRPr="00AC73A1">
          <w:rPr>
            <w:b/>
            <w:color w:val="000000" w:themeColor="text1"/>
          </w:rPr>
          <w:t xml:space="preserve">Figure </w:t>
        </w:r>
        <w:r>
          <w:rPr>
            <w:b/>
            <w:color w:val="000000" w:themeColor="text1"/>
          </w:rPr>
          <w:t>6-figure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diseases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B28DB88" w14:textId="77777777" w:rsidR="00CA3288" w:rsidRDefault="00CA3288" w:rsidP="001614F2">
      <w:pPr>
        <w:spacing w:line="480" w:lineRule="auto"/>
        <w:jc w:val="both"/>
        <w:rPr>
          <w:ins w:id="70" w:author="Parks, Robbie M" w:date="2018-08-17T19:21:00Z"/>
          <w:color w:val="000000" w:themeColor="text1"/>
        </w:rPr>
      </w:pPr>
    </w:p>
    <w:p w14:paraId="7F263C66" w14:textId="0F3B1F70" w:rsidR="00CA3288" w:rsidRDefault="00CA3288" w:rsidP="00CA3288">
      <w:pPr>
        <w:spacing w:line="480" w:lineRule="auto"/>
        <w:jc w:val="both"/>
        <w:rPr>
          <w:ins w:id="71" w:author="Parks, Robbie M" w:date="2018-08-17T19:21:00Z"/>
          <w:color w:val="000000" w:themeColor="text1"/>
        </w:rPr>
      </w:pPr>
      <w:ins w:id="72" w:author="Parks, Robbie M" w:date="2018-08-17T19:21:00Z">
        <w:r w:rsidRPr="00AC73A1">
          <w:rPr>
            <w:b/>
            <w:color w:val="000000" w:themeColor="text1"/>
          </w:rPr>
          <w:t xml:space="preserve">Figure </w:t>
        </w:r>
        <w:r>
          <w:rPr>
            <w:b/>
            <w:color w:val="000000" w:themeColor="text1"/>
          </w:rPr>
          <w:t>6-figure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w:t>
        </w:r>
        <w:r w:rsidR="00806254">
          <w:rPr>
            <w:color w:val="000000" w:themeColor="text1"/>
          </w:rPr>
          <w:t>infections</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45E6E29B" w14:textId="77777777" w:rsidR="00CA3288" w:rsidRDefault="00CA3288" w:rsidP="001614F2">
      <w:pPr>
        <w:spacing w:line="480" w:lineRule="auto"/>
        <w:jc w:val="both"/>
        <w:rPr>
          <w:ins w:id="73" w:author="Parks, Robbie M" w:date="2018-08-17T19:21:00Z"/>
          <w:color w:val="000000" w:themeColor="text1"/>
        </w:rPr>
      </w:pPr>
    </w:p>
    <w:p w14:paraId="333B214D" w14:textId="77777777" w:rsidR="00022655" w:rsidRDefault="00022655" w:rsidP="00A24BBA">
      <w:pPr>
        <w:spacing w:line="480" w:lineRule="auto"/>
        <w:jc w:val="both"/>
        <w:rPr>
          <w:ins w:id="74" w:author="Parks, Robbie M" w:date="2018-08-17T19:19:00Z"/>
          <w:color w:val="000000" w:themeColor="text1"/>
        </w:rPr>
      </w:pPr>
    </w:p>
    <w:p w14:paraId="6D5AA90C" w14:textId="77777777" w:rsidR="00022655" w:rsidRDefault="00022655" w:rsidP="00A24BBA">
      <w:pPr>
        <w:spacing w:line="480" w:lineRule="auto"/>
        <w:jc w:val="both"/>
        <w:rPr>
          <w:ins w:id="75" w:author="Parks, Robbie M" w:date="2018-08-17T19:21:00Z"/>
          <w:color w:val="000000" w:themeColor="text1"/>
        </w:rPr>
      </w:pPr>
      <w:ins w:id="76" w:author="Parks, Robbie M" w:date="2018-08-17T19:19:00Z">
        <w:r w:rsidRPr="00AC73A1">
          <w:rPr>
            <w:b/>
            <w:color w:val="000000" w:themeColor="text1"/>
          </w:rPr>
          <w:lastRenderedPageBreak/>
          <w:t xml:space="preserve">Figure </w:t>
        </w:r>
        <w:r>
          <w:rPr>
            <w:b/>
            <w:color w:val="000000" w:themeColor="text1"/>
          </w:rPr>
          <w:t>7</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cardiorespiratory diseases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7FF8CAC2" w14:textId="77777777" w:rsidR="009C72C2" w:rsidRDefault="009C72C2" w:rsidP="00A24BBA">
      <w:pPr>
        <w:spacing w:line="480" w:lineRule="auto"/>
        <w:jc w:val="both"/>
        <w:rPr>
          <w:ins w:id="77" w:author="Parks, Robbie M" w:date="2018-08-17T19:21:00Z"/>
          <w:color w:val="000000" w:themeColor="text1"/>
        </w:rPr>
      </w:pPr>
    </w:p>
    <w:p w14:paraId="54804DFD" w14:textId="328B0DF9" w:rsidR="009C72C2" w:rsidRDefault="009C72C2" w:rsidP="009C72C2">
      <w:pPr>
        <w:spacing w:line="480" w:lineRule="auto"/>
        <w:jc w:val="both"/>
        <w:rPr>
          <w:ins w:id="78" w:author="Parks, Robbie M" w:date="2018-08-17T19:21:00Z"/>
          <w:color w:val="000000" w:themeColor="text1"/>
        </w:rPr>
      </w:pPr>
      <w:ins w:id="79" w:author="Parks, Robbie M" w:date="2018-08-17T19:21:00Z">
        <w:r w:rsidRPr="00AC73A1">
          <w:rPr>
            <w:b/>
            <w:color w:val="000000" w:themeColor="text1"/>
          </w:rPr>
          <w:t xml:space="preserve">Figure </w:t>
        </w:r>
        <w:r>
          <w:rPr>
            <w:b/>
            <w:color w:val="000000" w:themeColor="text1"/>
          </w:rPr>
          <w:t>7-figure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cardiovascular diseases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for </w:t>
        </w:r>
      </w:ins>
      <w:ins w:id="80" w:author="Parks, Robbie M" w:date="2018-08-17T19:22:00Z">
        <w:r>
          <w:rPr>
            <w:color w:val="000000" w:themeColor="text1"/>
          </w:rPr>
          <w:t>fe</w:t>
        </w:r>
      </w:ins>
      <w:ins w:id="81" w:author="Parks, Robbie M" w:date="2018-08-17T19:21:00Z">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593CC42A" w14:textId="77777777" w:rsidR="009C72C2" w:rsidRDefault="009C72C2" w:rsidP="009C72C2">
      <w:pPr>
        <w:spacing w:line="480" w:lineRule="auto"/>
        <w:jc w:val="both"/>
        <w:rPr>
          <w:ins w:id="82" w:author="Parks, Robbie M" w:date="2018-08-17T19:21:00Z"/>
          <w:color w:val="000000" w:themeColor="text1"/>
        </w:rPr>
      </w:pPr>
    </w:p>
    <w:p w14:paraId="0B3E769F" w14:textId="17F880D7" w:rsidR="009C72C2" w:rsidRDefault="009C72C2" w:rsidP="009C72C2">
      <w:pPr>
        <w:spacing w:line="480" w:lineRule="auto"/>
        <w:jc w:val="both"/>
        <w:rPr>
          <w:ins w:id="83" w:author="Parks, Robbie M" w:date="2018-08-17T19:21:00Z"/>
          <w:color w:val="000000" w:themeColor="text1"/>
        </w:rPr>
      </w:pPr>
      <w:ins w:id="84" w:author="Parks, Robbie M" w:date="2018-08-17T19:21:00Z">
        <w:r w:rsidRPr="00AC73A1">
          <w:rPr>
            <w:b/>
            <w:color w:val="000000" w:themeColor="text1"/>
          </w:rPr>
          <w:t xml:space="preserve">Figure </w:t>
        </w:r>
        <w:r>
          <w:rPr>
            <w:b/>
            <w:color w:val="000000" w:themeColor="text1"/>
          </w:rPr>
          <w:t>7-figure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diseases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for </w:t>
        </w:r>
      </w:ins>
      <w:ins w:id="85" w:author="Parks, Robbie M" w:date="2018-08-17T19:22:00Z">
        <w:r>
          <w:rPr>
            <w:color w:val="000000" w:themeColor="text1"/>
          </w:rPr>
          <w:t>fe</w:t>
        </w:r>
      </w:ins>
      <w:ins w:id="86" w:author="Parks, Robbie M" w:date="2018-08-17T19:21:00Z">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765972CC" w14:textId="77777777" w:rsidR="009C72C2" w:rsidRDefault="009C72C2" w:rsidP="009C72C2">
      <w:pPr>
        <w:spacing w:line="480" w:lineRule="auto"/>
        <w:jc w:val="both"/>
        <w:rPr>
          <w:ins w:id="87" w:author="Parks, Robbie M" w:date="2018-08-17T19:21:00Z"/>
          <w:color w:val="000000" w:themeColor="text1"/>
        </w:rPr>
      </w:pPr>
    </w:p>
    <w:p w14:paraId="6095EF6C" w14:textId="51A8062B" w:rsidR="009C72C2" w:rsidRDefault="009C72C2" w:rsidP="009C72C2">
      <w:pPr>
        <w:spacing w:line="480" w:lineRule="auto"/>
        <w:jc w:val="both"/>
        <w:rPr>
          <w:ins w:id="88" w:author="Parks, Robbie M" w:date="2018-08-17T19:21:00Z"/>
          <w:color w:val="000000" w:themeColor="text1"/>
        </w:rPr>
      </w:pPr>
      <w:ins w:id="89" w:author="Parks, Robbie M" w:date="2018-08-17T19:21:00Z">
        <w:r w:rsidRPr="00AC73A1">
          <w:rPr>
            <w:b/>
            <w:color w:val="000000" w:themeColor="text1"/>
          </w:rPr>
          <w:t xml:space="preserve">Figure </w:t>
        </w:r>
        <w:r>
          <w:rPr>
            <w:b/>
            <w:color w:val="000000" w:themeColor="text1"/>
          </w:rPr>
          <w:t>7-figure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infections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for </w:t>
        </w:r>
      </w:ins>
      <w:ins w:id="90" w:author="Parks, Robbie M" w:date="2018-08-17T19:22:00Z">
        <w:r>
          <w:rPr>
            <w:color w:val="000000" w:themeColor="text1"/>
          </w:rPr>
          <w:t>fe</w:t>
        </w:r>
      </w:ins>
      <w:ins w:id="91" w:author="Parks, Robbie M" w:date="2018-08-17T19:21:00Z">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D46E5D4" w14:textId="77777777" w:rsidR="009C72C2" w:rsidRDefault="009C72C2" w:rsidP="00A24BBA">
      <w:pPr>
        <w:spacing w:line="480" w:lineRule="auto"/>
        <w:jc w:val="both"/>
        <w:rPr>
          <w:ins w:id="92" w:author="Parks, Robbie M" w:date="2018-08-17T19:19:00Z"/>
          <w:color w:val="000000" w:themeColor="text1"/>
        </w:rPr>
      </w:pPr>
    </w:p>
    <w:p w14:paraId="62DF15B1" w14:textId="77777777" w:rsidR="00022655" w:rsidRDefault="00022655" w:rsidP="00A24BBA">
      <w:pPr>
        <w:spacing w:line="480" w:lineRule="auto"/>
        <w:jc w:val="both"/>
        <w:rPr>
          <w:ins w:id="93" w:author="Parks, Robbie M" w:date="2018-08-17T19:19:00Z"/>
          <w:color w:val="000000" w:themeColor="text1"/>
        </w:rPr>
      </w:pPr>
    </w:p>
    <w:p w14:paraId="0393D3FE" w14:textId="77777777" w:rsidR="00022655" w:rsidRDefault="00022655" w:rsidP="00A24BBA">
      <w:pPr>
        <w:spacing w:line="480" w:lineRule="auto"/>
        <w:jc w:val="both"/>
        <w:rPr>
          <w:ins w:id="94" w:author="Parks, Robbie M" w:date="2018-08-17T19:22:00Z"/>
          <w:color w:val="000000" w:themeColor="text1"/>
        </w:rPr>
      </w:pPr>
      <w:ins w:id="95" w:author="Parks, Robbie M" w:date="2018-08-17T19:19:00Z">
        <w:r w:rsidRPr="00AC73A1">
          <w:rPr>
            <w:b/>
            <w:color w:val="000000" w:themeColor="text1"/>
          </w:rPr>
          <w:lastRenderedPageBreak/>
          <w:t xml:space="preserve">Figure </w:t>
        </w:r>
        <w:r>
          <w:rPr>
            <w:b/>
            <w:color w:val="000000" w:themeColor="text1"/>
          </w:rPr>
          <w:t>8</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injuries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4493FACC" w14:textId="77777777" w:rsidR="00E24B8E" w:rsidRDefault="00E24B8E" w:rsidP="00A24BBA">
      <w:pPr>
        <w:spacing w:line="480" w:lineRule="auto"/>
        <w:jc w:val="both"/>
        <w:rPr>
          <w:ins w:id="96" w:author="Parks, Robbie M" w:date="2018-08-17T19:22:00Z"/>
          <w:color w:val="000000" w:themeColor="text1"/>
        </w:rPr>
      </w:pPr>
    </w:p>
    <w:p w14:paraId="0F9A1CF8" w14:textId="69619A88" w:rsidR="00E24B8E" w:rsidRDefault="00E24B8E" w:rsidP="00A24BBA">
      <w:pPr>
        <w:spacing w:line="480" w:lineRule="auto"/>
        <w:jc w:val="both"/>
        <w:rPr>
          <w:ins w:id="97" w:author="Parks, Robbie M" w:date="2018-08-17T19:23:00Z"/>
          <w:color w:val="000000" w:themeColor="text1"/>
        </w:rPr>
      </w:pPr>
      <w:ins w:id="98" w:author="Parks, Robbie M" w:date="2018-08-17T19:22:00Z">
        <w:r w:rsidRPr="00AC73A1">
          <w:rPr>
            <w:b/>
            <w:color w:val="000000" w:themeColor="text1"/>
          </w:rPr>
          <w:t xml:space="preserve">Figure </w:t>
        </w:r>
        <w:r>
          <w:rPr>
            <w:b/>
            <w:color w:val="000000" w:themeColor="text1"/>
          </w:rPr>
          <w:t>8-figure supplement 1</w:t>
        </w:r>
        <w:r w:rsidRPr="00AC73A1">
          <w:rPr>
            <w:b/>
            <w:color w:val="000000" w:themeColor="text1"/>
          </w:rPr>
          <w:t xml:space="preserve">: </w:t>
        </w:r>
        <w:r w:rsidRPr="00AC73A1">
          <w:rPr>
            <w:color w:val="000000" w:themeColor="text1"/>
          </w:rPr>
          <w:t xml:space="preserve">Wavelet power spectra for national time series of </w:t>
        </w:r>
      </w:ins>
      <w:ins w:id="99" w:author="Parks, Robbie M" w:date="2018-08-17T19:23:00Z">
        <w:r>
          <w:rPr>
            <w:color w:val="000000" w:themeColor="text1"/>
          </w:rPr>
          <w:t xml:space="preserve">intentional </w:t>
        </w:r>
      </w:ins>
      <w:ins w:id="100" w:author="Parks, Robbie M" w:date="2018-08-17T19:22:00Z">
        <w:r>
          <w:rPr>
            <w:color w:val="000000" w:themeColor="text1"/>
          </w:rPr>
          <w:t xml:space="preserve">injuries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39C0BBF6" w14:textId="77777777" w:rsidR="00515A1A" w:rsidRDefault="00515A1A" w:rsidP="00A24BBA">
      <w:pPr>
        <w:spacing w:line="480" w:lineRule="auto"/>
        <w:jc w:val="both"/>
        <w:rPr>
          <w:ins w:id="101" w:author="Parks, Robbie M" w:date="2018-08-17T19:23:00Z"/>
          <w:color w:val="000000" w:themeColor="text1"/>
        </w:rPr>
      </w:pPr>
    </w:p>
    <w:p w14:paraId="312FFDF5" w14:textId="21AFB764" w:rsidR="00515A1A" w:rsidRDefault="00515A1A" w:rsidP="00515A1A">
      <w:pPr>
        <w:spacing w:line="480" w:lineRule="auto"/>
        <w:jc w:val="both"/>
        <w:rPr>
          <w:ins w:id="102" w:author="Parks, Robbie M" w:date="2018-08-17T19:23:00Z"/>
          <w:color w:val="000000" w:themeColor="text1"/>
        </w:rPr>
      </w:pPr>
      <w:ins w:id="103" w:author="Parks, Robbie M" w:date="2018-08-17T19:23:00Z">
        <w:r w:rsidRPr="00AC73A1">
          <w:rPr>
            <w:b/>
            <w:color w:val="000000" w:themeColor="text1"/>
          </w:rPr>
          <w:t xml:space="preserve">Figure </w:t>
        </w:r>
        <w:r>
          <w:rPr>
            <w:b/>
            <w:color w:val="000000" w:themeColor="text1"/>
          </w:rPr>
          <w:t>8-figure supplement 2</w:t>
        </w:r>
        <w:r w:rsidRPr="00AC73A1">
          <w:rPr>
            <w:b/>
            <w:color w:val="000000" w:themeColor="text1"/>
          </w:rPr>
          <w:t xml:space="preserve">: </w:t>
        </w:r>
        <w:r w:rsidRPr="00AC73A1">
          <w:rPr>
            <w:color w:val="000000" w:themeColor="text1"/>
          </w:rPr>
          <w:t xml:space="preserve">Wavelet power spectra for national time series of </w:t>
        </w:r>
        <w:r w:rsidR="005C17CB">
          <w:rPr>
            <w:color w:val="000000" w:themeColor="text1"/>
          </w:rPr>
          <w:t>un</w:t>
        </w:r>
        <w:r>
          <w:rPr>
            <w:color w:val="000000" w:themeColor="text1"/>
          </w:rPr>
          <w:t xml:space="preserve">intentional injuries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33C827C0" w14:textId="77777777" w:rsidR="00022655" w:rsidRDefault="00022655" w:rsidP="00A24BBA">
      <w:pPr>
        <w:spacing w:line="480" w:lineRule="auto"/>
        <w:jc w:val="both"/>
        <w:rPr>
          <w:ins w:id="104" w:author="Parks, Robbie M" w:date="2018-08-17T19:19:00Z"/>
          <w:color w:val="000000" w:themeColor="text1"/>
        </w:rPr>
      </w:pPr>
    </w:p>
    <w:p w14:paraId="1CA9EE2E" w14:textId="77777777" w:rsidR="00381C88" w:rsidRDefault="00381C88">
      <w:pPr>
        <w:rPr>
          <w:ins w:id="105" w:author="Parks, Robbie M" w:date="2018-08-17T19:30:00Z"/>
          <w:b/>
          <w:color w:val="000000" w:themeColor="text1"/>
        </w:rPr>
      </w:pPr>
      <w:ins w:id="106" w:author="Parks, Robbie M" w:date="2018-08-17T19:30:00Z">
        <w:r>
          <w:rPr>
            <w:b/>
            <w:color w:val="000000" w:themeColor="text1"/>
          </w:rPr>
          <w:br w:type="page"/>
        </w:r>
      </w:ins>
    </w:p>
    <w:p w14:paraId="1F8AB1DD" w14:textId="35D738C7" w:rsidR="00022655" w:rsidRDefault="00022655" w:rsidP="00A24BBA">
      <w:pPr>
        <w:spacing w:line="480" w:lineRule="auto"/>
        <w:jc w:val="both"/>
        <w:rPr>
          <w:ins w:id="107" w:author="Parks, Robbie M" w:date="2018-08-17T19:20:00Z"/>
          <w:color w:val="000000" w:themeColor="text1"/>
        </w:rPr>
      </w:pPr>
      <w:ins w:id="108" w:author="Parks, Robbie M" w:date="2018-08-17T19:19:00Z">
        <w:r w:rsidRPr="00AC73A1">
          <w:rPr>
            <w:b/>
            <w:color w:val="000000" w:themeColor="text1"/>
          </w:rPr>
          <w:lastRenderedPageBreak/>
          <w:t xml:space="preserve">Figure </w:t>
        </w:r>
        <w:r>
          <w:rPr>
            <w:b/>
            <w:color w:val="000000" w:themeColor="text1"/>
          </w:rPr>
          <w:t>9</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injuries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7FB67D72" w14:textId="77777777" w:rsidR="00022655" w:rsidRDefault="00022655" w:rsidP="00A24BBA">
      <w:pPr>
        <w:spacing w:line="480" w:lineRule="auto"/>
        <w:jc w:val="both"/>
        <w:rPr>
          <w:ins w:id="109" w:author="Parks, Robbie M" w:date="2018-08-17T19:20:00Z"/>
          <w:color w:val="000000" w:themeColor="text1"/>
        </w:rPr>
      </w:pPr>
    </w:p>
    <w:p w14:paraId="6B2A5AFC" w14:textId="2FDE54C9" w:rsidR="005C17CB" w:rsidRDefault="005C17CB" w:rsidP="005C17CB">
      <w:pPr>
        <w:spacing w:line="480" w:lineRule="auto"/>
        <w:jc w:val="both"/>
        <w:rPr>
          <w:ins w:id="110" w:author="Parks, Robbie M" w:date="2018-08-17T19:23:00Z"/>
          <w:color w:val="000000" w:themeColor="text1"/>
        </w:rPr>
      </w:pPr>
      <w:ins w:id="111" w:author="Parks, Robbie M" w:date="2018-08-17T19:23:00Z">
        <w:r w:rsidRPr="00AC73A1">
          <w:rPr>
            <w:b/>
            <w:color w:val="000000" w:themeColor="text1"/>
          </w:rPr>
          <w:t xml:space="preserve">Figure </w:t>
        </w:r>
        <w:r>
          <w:rPr>
            <w:b/>
            <w:color w:val="000000" w:themeColor="text1"/>
          </w:rPr>
          <w:t>9-figure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intentional injuries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52F167D0" w14:textId="77777777" w:rsidR="005C17CB" w:rsidRDefault="005C17CB" w:rsidP="005C17CB">
      <w:pPr>
        <w:spacing w:line="480" w:lineRule="auto"/>
        <w:jc w:val="both"/>
        <w:rPr>
          <w:ins w:id="112" w:author="Parks, Robbie M" w:date="2018-08-17T19:23:00Z"/>
          <w:color w:val="000000" w:themeColor="text1"/>
        </w:rPr>
      </w:pPr>
    </w:p>
    <w:p w14:paraId="1228708E" w14:textId="47F59EBF" w:rsidR="005C17CB" w:rsidRDefault="005C17CB" w:rsidP="005C17CB">
      <w:pPr>
        <w:spacing w:line="480" w:lineRule="auto"/>
        <w:jc w:val="both"/>
        <w:rPr>
          <w:ins w:id="113" w:author="Parks, Robbie M" w:date="2018-08-17T19:23:00Z"/>
          <w:color w:val="000000" w:themeColor="text1"/>
        </w:rPr>
      </w:pPr>
      <w:ins w:id="114" w:author="Parks, Robbie M" w:date="2018-08-17T19:23:00Z">
        <w:r w:rsidRPr="00AC73A1">
          <w:rPr>
            <w:b/>
            <w:color w:val="000000" w:themeColor="text1"/>
          </w:rPr>
          <w:t xml:space="preserve">Figure </w:t>
        </w:r>
        <w:r>
          <w:rPr>
            <w:b/>
            <w:color w:val="000000" w:themeColor="text1"/>
          </w:rPr>
          <w:t>9-figure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unintentional injuries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FD0254F" w14:textId="77777777" w:rsidR="005C17CB" w:rsidRDefault="005C17CB" w:rsidP="00A24BBA">
      <w:pPr>
        <w:spacing w:line="480" w:lineRule="auto"/>
        <w:jc w:val="both"/>
        <w:rPr>
          <w:ins w:id="115" w:author="Parks, Robbie M" w:date="2018-08-17T19:23:00Z"/>
          <w:b/>
          <w:color w:val="000000" w:themeColor="text1"/>
        </w:rPr>
      </w:pPr>
    </w:p>
    <w:p w14:paraId="24D1CD8D" w14:textId="77777777" w:rsidR="00304C46" w:rsidRDefault="00304C46">
      <w:pPr>
        <w:rPr>
          <w:ins w:id="116" w:author="Parks, Robbie M" w:date="2018-08-17T19:30:00Z"/>
          <w:b/>
          <w:color w:val="000000" w:themeColor="text1"/>
        </w:rPr>
      </w:pPr>
      <w:ins w:id="117" w:author="Parks, Robbie M" w:date="2018-08-17T19:30:00Z">
        <w:r>
          <w:rPr>
            <w:b/>
            <w:color w:val="000000" w:themeColor="text1"/>
          </w:rPr>
          <w:br w:type="page"/>
        </w:r>
      </w:ins>
    </w:p>
    <w:p w14:paraId="47D0CEE1" w14:textId="088D03A7" w:rsidR="00022655" w:rsidRDefault="00022655" w:rsidP="00A24BBA">
      <w:pPr>
        <w:spacing w:line="480" w:lineRule="auto"/>
        <w:jc w:val="both"/>
        <w:rPr>
          <w:ins w:id="118" w:author="Parks, Robbie M" w:date="2018-08-17T19:24:00Z"/>
          <w:color w:val="000000" w:themeColor="text1"/>
        </w:rPr>
      </w:pPr>
      <w:ins w:id="119" w:author="Parks, Robbie M" w:date="2018-08-17T19:20:00Z">
        <w:r w:rsidRPr="00AC73A1">
          <w:rPr>
            <w:b/>
            <w:color w:val="000000" w:themeColor="text1"/>
          </w:rPr>
          <w:lastRenderedPageBreak/>
          <w:t xml:space="preserve">Figure </w:t>
        </w:r>
        <w:r>
          <w:rPr>
            <w:b/>
            <w:color w:val="000000" w:themeColor="text1"/>
          </w:rPr>
          <w:t>10</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other causes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4DD294D6" w14:textId="77777777" w:rsidR="004703BD" w:rsidRDefault="004703BD" w:rsidP="00A24BBA">
      <w:pPr>
        <w:spacing w:line="480" w:lineRule="auto"/>
        <w:jc w:val="both"/>
        <w:rPr>
          <w:ins w:id="120" w:author="Parks, Robbie M" w:date="2018-08-17T19:24:00Z"/>
          <w:color w:val="000000" w:themeColor="text1"/>
        </w:rPr>
      </w:pPr>
    </w:p>
    <w:p w14:paraId="09E40A03" w14:textId="01BBABC7" w:rsidR="004703BD" w:rsidRDefault="004703BD" w:rsidP="004703BD">
      <w:pPr>
        <w:spacing w:line="480" w:lineRule="auto"/>
        <w:jc w:val="both"/>
        <w:rPr>
          <w:ins w:id="121" w:author="Parks, Robbie M" w:date="2018-08-17T19:24:00Z"/>
          <w:color w:val="000000" w:themeColor="text1"/>
        </w:rPr>
      </w:pPr>
      <w:ins w:id="122" w:author="Parks, Robbie M" w:date="2018-08-17T19:24:00Z">
        <w:r w:rsidRPr="00AC73A1">
          <w:rPr>
            <w:b/>
            <w:color w:val="000000" w:themeColor="text1"/>
          </w:rPr>
          <w:t xml:space="preserve">Figure </w:t>
        </w:r>
        <w:r>
          <w:rPr>
            <w:b/>
            <w:color w:val="000000" w:themeColor="text1"/>
          </w:rPr>
          <w:t>10-figure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endocrine disorders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7DF74D0" w14:textId="77777777" w:rsidR="004703BD" w:rsidRDefault="004703BD" w:rsidP="00A24BBA">
      <w:pPr>
        <w:spacing w:line="480" w:lineRule="auto"/>
        <w:jc w:val="both"/>
        <w:rPr>
          <w:ins w:id="123" w:author="Parks, Robbie M" w:date="2018-08-17T19:20:00Z"/>
          <w:color w:val="000000" w:themeColor="text1"/>
        </w:rPr>
      </w:pPr>
    </w:p>
    <w:p w14:paraId="071E6D5A" w14:textId="6CE77400" w:rsidR="004703BD" w:rsidRDefault="004703BD" w:rsidP="004703BD">
      <w:pPr>
        <w:spacing w:line="480" w:lineRule="auto"/>
        <w:jc w:val="both"/>
        <w:rPr>
          <w:ins w:id="124" w:author="Parks, Robbie M" w:date="2018-08-17T19:25:00Z"/>
          <w:color w:val="000000" w:themeColor="text1"/>
        </w:rPr>
      </w:pPr>
      <w:ins w:id="125" w:author="Parks, Robbie M" w:date="2018-08-17T19:25:00Z">
        <w:r w:rsidRPr="00AC73A1">
          <w:rPr>
            <w:b/>
            <w:color w:val="000000" w:themeColor="text1"/>
          </w:rPr>
          <w:t xml:space="preserve">Figure </w:t>
        </w:r>
        <w:r>
          <w:rPr>
            <w:b/>
            <w:color w:val="000000" w:themeColor="text1"/>
          </w:rPr>
          <w:t>10</w:t>
        </w:r>
        <w:r w:rsidR="005B1C97">
          <w:rPr>
            <w:b/>
            <w:color w:val="000000" w:themeColor="text1"/>
          </w:rPr>
          <w:t>-figure supplement 2</w:t>
        </w:r>
        <w:r w:rsidRPr="00AC73A1">
          <w:rPr>
            <w:b/>
            <w:color w:val="000000" w:themeColor="text1"/>
          </w:rPr>
          <w:t xml:space="preserve">: </w:t>
        </w:r>
        <w:r w:rsidRPr="00AC73A1">
          <w:rPr>
            <w:color w:val="000000" w:themeColor="text1"/>
          </w:rPr>
          <w:t xml:space="preserve">Wavelet power spectra for national time series of </w:t>
        </w:r>
        <w:r w:rsidR="00806259">
          <w:rPr>
            <w:color w:val="000000" w:themeColor="text1"/>
          </w:rPr>
          <w:t>genitourinary diseases</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95D9CB1" w14:textId="77777777" w:rsidR="005B1C97" w:rsidRDefault="005B1C97" w:rsidP="004703BD">
      <w:pPr>
        <w:spacing w:line="480" w:lineRule="auto"/>
        <w:jc w:val="both"/>
        <w:rPr>
          <w:ins w:id="126" w:author="Parks, Robbie M" w:date="2018-08-17T19:25:00Z"/>
          <w:color w:val="000000" w:themeColor="text1"/>
        </w:rPr>
      </w:pPr>
    </w:p>
    <w:p w14:paraId="10F1B99E" w14:textId="5058D7C6" w:rsidR="005B1C97" w:rsidRDefault="005B1C97" w:rsidP="005B1C97">
      <w:pPr>
        <w:spacing w:line="480" w:lineRule="auto"/>
        <w:jc w:val="both"/>
        <w:rPr>
          <w:ins w:id="127" w:author="Parks, Robbie M" w:date="2018-08-17T19:26:00Z"/>
          <w:color w:val="000000" w:themeColor="text1"/>
        </w:rPr>
      </w:pPr>
      <w:ins w:id="128" w:author="Parks, Robbie M" w:date="2018-08-17T19:25:00Z">
        <w:r w:rsidRPr="00AC73A1">
          <w:rPr>
            <w:b/>
            <w:color w:val="000000" w:themeColor="text1"/>
          </w:rPr>
          <w:t xml:space="preserve">Figure </w:t>
        </w:r>
        <w:r>
          <w:rPr>
            <w:b/>
            <w:color w:val="000000" w:themeColor="text1"/>
          </w:rPr>
          <w:t xml:space="preserve">10-figure supplement </w:t>
        </w:r>
      </w:ins>
      <w:ins w:id="129" w:author="Parks, Robbie M" w:date="2018-08-17T19:26:00Z">
        <w:r w:rsidR="00CD1BCC">
          <w:rPr>
            <w:b/>
            <w:color w:val="000000" w:themeColor="text1"/>
          </w:rPr>
          <w:t>3</w:t>
        </w:r>
      </w:ins>
      <w:ins w:id="130" w:author="Parks, Robbie M" w:date="2018-08-17T19:25:00Z">
        <w:r w:rsidRPr="00AC73A1">
          <w:rPr>
            <w:b/>
            <w:color w:val="000000" w:themeColor="text1"/>
          </w:rPr>
          <w:t xml:space="preserve">: </w:t>
        </w:r>
        <w:r w:rsidRPr="00AC73A1">
          <w:rPr>
            <w:color w:val="000000" w:themeColor="text1"/>
          </w:rPr>
          <w:t xml:space="preserve">Wavelet power spectra for national time series of </w:t>
        </w:r>
      </w:ins>
      <w:ins w:id="131" w:author="Parks, Robbie M" w:date="2018-08-17T19:26:00Z">
        <w:r w:rsidR="00CD1BCC">
          <w:rPr>
            <w:color w:val="000000" w:themeColor="text1"/>
          </w:rPr>
          <w:t>neuropsychiatric disorders</w:t>
        </w:r>
      </w:ins>
      <w:ins w:id="132" w:author="Parks, Robbie M" w:date="2018-08-17T19:25: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for </w:t>
        </w:r>
      </w:ins>
      <w:ins w:id="133" w:author="Parks, Robbie M" w:date="2018-08-17T19:26:00Z">
        <w:r w:rsidR="00CD1BCC">
          <w:rPr>
            <w:color w:val="000000" w:themeColor="text1"/>
          </w:rPr>
          <w:t>males</w:t>
        </w:r>
      </w:ins>
      <w:ins w:id="134" w:author="Parks, Robbie M" w:date="2018-08-17T19:25:00Z">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799340C" w14:textId="77777777" w:rsidR="008410F8" w:rsidRDefault="008410F8" w:rsidP="005B1C97">
      <w:pPr>
        <w:spacing w:line="480" w:lineRule="auto"/>
        <w:jc w:val="both"/>
        <w:rPr>
          <w:ins w:id="135" w:author="Parks, Robbie M" w:date="2018-08-17T19:26:00Z"/>
          <w:color w:val="000000" w:themeColor="text1"/>
        </w:rPr>
      </w:pPr>
    </w:p>
    <w:p w14:paraId="41DD9848" w14:textId="6AF39F67" w:rsidR="005B1C97" w:rsidRDefault="008410F8" w:rsidP="004703BD">
      <w:pPr>
        <w:spacing w:line="480" w:lineRule="auto"/>
        <w:jc w:val="both"/>
        <w:rPr>
          <w:ins w:id="136" w:author="Parks, Robbie M" w:date="2018-08-17T19:26:00Z"/>
          <w:color w:val="000000" w:themeColor="text1"/>
        </w:rPr>
      </w:pPr>
      <w:ins w:id="137" w:author="Parks, Robbie M" w:date="2018-08-17T19:26:00Z">
        <w:r w:rsidRPr="00AC73A1">
          <w:rPr>
            <w:b/>
            <w:color w:val="000000" w:themeColor="text1"/>
          </w:rPr>
          <w:lastRenderedPageBreak/>
          <w:t xml:space="preserve">Figure </w:t>
        </w:r>
        <w:r>
          <w:rPr>
            <w:b/>
            <w:color w:val="000000" w:themeColor="text1"/>
          </w:rPr>
          <w:t xml:space="preserve">10-figure supplement </w:t>
        </w:r>
        <w:r w:rsidR="0036089A">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sidR="0036089A">
          <w:rPr>
            <w:color w:val="000000" w:themeColor="text1"/>
          </w:rPr>
          <w:t>perinatal</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for </w:t>
        </w:r>
        <w:r w:rsidR="0036089A">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1FE37A72" w14:textId="77777777" w:rsidR="0036089A" w:rsidRDefault="0036089A" w:rsidP="004703BD">
      <w:pPr>
        <w:spacing w:line="480" w:lineRule="auto"/>
        <w:jc w:val="both"/>
        <w:rPr>
          <w:ins w:id="138" w:author="Parks, Robbie M" w:date="2018-08-17T19:26:00Z"/>
          <w:color w:val="000000" w:themeColor="text1"/>
        </w:rPr>
      </w:pPr>
    </w:p>
    <w:p w14:paraId="258B6F4C" w14:textId="12FFBA0E" w:rsidR="0036089A" w:rsidRDefault="0036089A" w:rsidP="0036089A">
      <w:pPr>
        <w:spacing w:line="480" w:lineRule="auto"/>
        <w:jc w:val="both"/>
        <w:rPr>
          <w:ins w:id="139" w:author="Parks, Robbie M" w:date="2018-08-17T19:26:00Z"/>
          <w:color w:val="000000" w:themeColor="text1"/>
        </w:rPr>
      </w:pPr>
      <w:ins w:id="140" w:author="Parks, Robbie M" w:date="2018-08-17T19:26:00Z">
        <w:r w:rsidRPr="00AC73A1">
          <w:rPr>
            <w:b/>
            <w:color w:val="000000" w:themeColor="text1"/>
          </w:rPr>
          <w:t xml:space="preserve">Figure </w:t>
        </w:r>
        <w:r>
          <w:rPr>
            <w:b/>
            <w:color w:val="000000" w:themeColor="text1"/>
          </w:rPr>
          <w:t>10-figure supplement 5</w:t>
        </w:r>
        <w:r w:rsidRPr="00AC73A1">
          <w:rPr>
            <w:b/>
            <w:color w:val="000000" w:themeColor="text1"/>
          </w:rPr>
          <w:t xml:space="preserve">: </w:t>
        </w:r>
        <w:r w:rsidRPr="00AC73A1">
          <w:rPr>
            <w:color w:val="000000" w:themeColor="text1"/>
          </w:rPr>
          <w:t xml:space="preserve">Wavelet power spectra for national time series of </w:t>
        </w:r>
      </w:ins>
      <w:ins w:id="141" w:author="Parks, Robbie M" w:date="2018-08-17T19:27:00Z">
        <w:r>
          <w:rPr>
            <w:color w:val="000000" w:themeColor="text1"/>
          </w:rPr>
          <w:t>substance use disorders</w:t>
        </w:r>
      </w:ins>
      <w:ins w:id="142" w:author="Parks, Robbie M" w:date="2018-08-17T19:26: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w:t>
        </w:r>
        <w:r w:rsidR="003C0001">
          <w:rPr>
            <w:color w:val="000000" w:themeColor="text1"/>
          </w:rPr>
          <w:t>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A8D388A" w14:textId="77777777" w:rsidR="0036089A" w:rsidRDefault="0036089A" w:rsidP="004703BD">
      <w:pPr>
        <w:spacing w:line="480" w:lineRule="auto"/>
        <w:jc w:val="both"/>
        <w:rPr>
          <w:ins w:id="143" w:author="Parks, Robbie M" w:date="2018-08-17T19:26:00Z"/>
          <w:color w:val="000000" w:themeColor="text1"/>
        </w:rPr>
      </w:pPr>
    </w:p>
    <w:p w14:paraId="7C0E8ECF" w14:textId="77777777" w:rsidR="00FC3773" w:rsidRDefault="00FC3773">
      <w:pPr>
        <w:rPr>
          <w:ins w:id="144" w:author="Parks, Robbie M" w:date="2018-08-17T19:35:00Z"/>
          <w:b/>
          <w:color w:val="000000" w:themeColor="text1"/>
        </w:rPr>
      </w:pPr>
      <w:ins w:id="145" w:author="Parks, Robbie M" w:date="2018-08-17T19:35:00Z">
        <w:r>
          <w:rPr>
            <w:b/>
            <w:color w:val="000000" w:themeColor="text1"/>
          </w:rPr>
          <w:br w:type="page"/>
        </w:r>
      </w:ins>
    </w:p>
    <w:p w14:paraId="3A87FAE5" w14:textId="7C26EAE7" w:rsidR="00760E3A" w:rsidRDefault="00022655" w:rsidP="00A24BBA">
      <w:pPr>
        <w:spacing w:line="480" w:lineRule="auto"/>
        <w:jc w:val="both"/>
        <w:rPr>
          <w:ins w:id="146" w:author="Parks, Robbie M" w:date="2018-08-17T19:27:00Z"/>
          <w:color w:val="000000" w:themeColor="text1"/>
        </w:rPr>
      </w:pPr>
      <w:ins w:id="147" w:author="Parks, Robbie M" w:date="2018-08-17T19:20:00Z">
        <w:r w:rsidRPr="00AC73A1">
          <w:rPr>
            <w:b/>
            <w:color w:val="000000" w:themeColor="text1"/>
          </w:rPr>
          <w:lastRenderedPageBreak/>
          <w:t xml:space="preserve">Figure </w:t>
        </w:r>
        <w:r>
          <w:rPr>
            <w:b/>
            <w:color w:val="000000" w:themeColor="text1"/>
          </w:rPr>
          <w:t>11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other causes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56862344" w14:textId="77777777" w:rsidR="00760E3A" w:rsidRDefault="00760E3A" w:rsidP="00A24BBA">
      <w:pPr>
        <w:spacing w:line="480" w:lineRule="auto"/>
        <w:jc w:val="both"/>
        <w:rPr>
          <w:ins w:id="148" w:author="Parks, Robbie M" w:date="2018-08-17T19:27:00Z"/>
          <w:color w:val="000000" w:themeColor="text1"/>
        </w:rPr>
      </w:pPr>
    </w:p>
    <w:p w14:paraId="21C8EA91" w14:textId="543AD9B6" w:rsidR="00760E3A" w:rsidRDefault="00760E3A" w:rsidP="00760E3A">
      <w:pPr>
        <w:spacing w:line="480" w:lineRule="auto"/>
        <w:jc w:val="both"/>
        <w:rPr>
          <w:ins w:id="149" w:author="Parks, Robbie M" w:date="2018-08-17T19:27:00Z"/>
          <w:color w:val="000000" w:themeColor="text1"/>
        </w:rPr>
      </w:pPr>
      <w:ins w:id="150" w:author="Parks, Robbie M" w:date="2018-08-17T19:27:00Z">
        <w:r w:rsidRPr="00AC73A1">
          <w:rPr>
            <w:b/>
            <w:color w:val="000000" w:themeColor="text1"/>
          </w:rPr>
          <w:t xml:space="preserve">Figure </w:t>
        </w:r>
        <w:r>
          <w:rPr>
            <w:b/>
            <w:color w:val="000000" w:themeColor="text1"/>
          </w:rPr>
          <w:t xml:space="preserve">11-figure supplement </w:t>
        </w:r>
      </w:ins>
      <w:ins w:id="151" w:author="Parks, Robbie M" w:date="2018-08-17T19:28:00Z">
        <w:r w:rsidR="001A28DA">
          <w:rPr>
            <w:b/>
            <w:color w:val="000000" w:themeColor="text1"/>
          </w:rPr>
          <w:t>1</w:t>
        </w:r>
      </w:ins>
      <w:ins w:id="152" w:author="Parks, Robbie M" w:date="2018-08-17T19:27:00Z">
        <w:r w:rsidRPr="00AC73A1">
          <w:rPr>
            <w:b/>
            <w:color w:val="000000" w:themeColor="text1"/>
          </w:rPr>
          <w:t xml:space="preserve">: </w:t>
        </w:r>
        <w:r w:rsidRPr="00AC73A1">
          <w:rPr>
            <w:color w:val="000000" w:themeColor="text1"/>
          </w:rPr>
          <w:t xml:space="preserve">Wavelet power spectra for national time series of </w:t>
        </w:r>
      </w:ins>
      <w:ins w:id="153" w:author="Parks, Robbie M" w:date="2018-08-17T19:29:00Z">
        <w:r w:rsidR="00054EDD">
          <w:rPr>
            <w:color w:val="000000" w:themeColor="text1"/>
          </w:rPr>
          <w:t>endocrine disorders</w:t>
        </w:r>
      </w:ins>
      <w:ins w:id="154" w:author="Parks, Robbie M" w:date="2018-08-17T19:27: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59CBE0D9" w14:textId="77777777" w:rsidR="00D27F19" w:rsidRDefault="00D27F19" w:rsidP="00760E3A">
      <w:pPr>
        <w:spacing w:line="480" w:lineRule="auto"/>
        <w:jc w:val="both"/>
        <w:rPr>
          <w:ins w:id="155" w:author="Parks, Robbie M" w:date="2018-08-17T19:27:00Z"/>
          <w:color w:val="000000" w:themeColor="text1"/>
        </w:rPr>
      </w:pPr>
    </w:p>
    <w:p w14:paraId="5C4185B6" w14:textId="7E398143" w:rsidR="00D27F19" w:rsidRDefault="00D27F19" w:rsidP="00D27F19">
      <w:pPr>
        <w:spacing w:line="480" w:lineRule="auto"/>
        <w:jc w:val="both"/>
        <w:rPr>
          <w:ins w:id="156" w:author="Parks, Robbie M" w:date="2018-08-17T19:28:00Z"/>
          <w:color w:val="000000" w:themeColor="text1"/>
        </w:rPr>
      </w:pPr>
      <w:ins w:id="157" w:author="Parks, Robbie M" w:date="2018-08-17T19:27:00Z">
        <w:r w:rsidRPr="00AC73A1">
          <w:rPr>
            <w:b/>
            <w:color w:val="000000" w:themeColor="text1"/>
          </w:rPr>
          <w:t xml:space="preserve">Figure </w:t>
        </w:r>
        <w:r>
          <w:rPr>
            <w:b/>
            <w:color w:val="000000" w:themeColor="text1"/>
          </w:rPr>
          <w:t xml:space="preserve">11-figure supplement </w:t>
        </w:r>
      </w:ins>
      <w:ins w:id="158" w:author="Parks, Robbie M" w:date="2018-08-17T19:29:00Z">
        <w:r w:rsidR="00BE6C90">
          <w:rPr>
            <w:b/>
            <w:color w:val="000000" w:themeColor="text1"/>
          </w:rPr>
          <w:t>2</w:t>
        </w:r>
      </w:ins>
      <w:ins w:id="159" w:author="Parks, Robbie M" w:date="2018-08-17T19:27:00Z">
        <w:r w:rsidRPr="00AC73A1">
          <w:rPr>
            <w:b/>
            <w:color w:val="000000" w:themeColor="text1"/>
          </w:rPr>
          <w:t xml:space="preserve">: </w:t>
        </w:r>
        <w:r w:rsidRPr="00AC73A1">
          <w:rPr>
            <w:color w:val="000000" w:themeColor="text1"/>
          </w:rPr>
          <w:t xml:space="preserve">Wavelet power spectra for national time series of </w:t>
        </w:r>
      </w:ins>
      <w:ins w:id="160" w:author="Parks, Robbie M" w:date="2018-08-17T19:29:00Z">
        <w:r w:rsidR="00881664">
          <w:rPr>
            <w:color w:val="000000" w:themeColor="text1"/>
          </w:rPr>
          <w:t>genitourinary diseases</w:t>
        </w:r>
      </w:ins>
      <w:ins w:id="161" w:author="Parks, Robbie M" w:date="2018-08-17T19:27: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75045AE9" w14:textId="77777777" w:rsidR="00D27F19" w:rsidRDefault="00D27F19" w:rsidP="00D27F19">
      <w:pPr>
        <w:spacing w:line="480" w:lineRule="auto"/>
        <w:jc w:val="both"/>
        <w:rPr>
          <w:ins w:id="162" w:author="Parks, Robbie M" w:date="2018-08-17T19:27:00Z"/>
          <w:color w:val="000000" w:themeColor="text1"/>
        </w:rPr>
      </w:pPr>
    </w:p>
    <w:p w14:paraId="2FA4E645" w14:textId="77777777" w:rsidR="00D27F19" w:rsidRDefault="00D27F19" w:rsidP="00D27F19">
      <w:pPr>
        <w:spacing w:line="480" w:lineRule="auto"/>
        <w:jc w:val="both"/>
        <w:rPr>
          <w:ins w:id="163" w:author="Parks, Robbie M" w:date="2018-08-17T19:28:00Z"/>
          <w:color w:val="000000" w:themeColor="text1"/>
        </w:rPr>
      </w:pPr>
    </w:p>
    <w:p w14:paraId="291209BD" w14:textId="057CAA84" w:rsidR="00D27F19" w:rsidRDefault="00D27F19" w:rsidP="00D27F19">
      <w:pPr>
        <w:spacing w:line="480" w:lineRule="auto"/>
        <w:jc w:val="both"/>
        <w:rPr>
          <w:ins w:id="164" w:author="Parks, Robbie M" w:date="2018-08-17T19:28:00Z"/>
          <w:color w:val="000000" w:themeColor="text1"/>
        </w:rPr>
      </w:pPr>
      <w:ins w:id="165" w:author="Parks, Robbie M" w:date="2018-08-17T19:28:00Z">
        <w:r w:rsidRPr="00AC73A1">
          <w:rPr>
            <w:b/>
            <w:color w:val="000000" w:themeColor="text1"/>
          </w:rPr>
          <w:t xml:space="preserve">Figure </w:t>
        </w:r>
        <w:r>
          <w:rPr>
            <w:b/>
            <w:color w:val="000000" w:themeColor="text1"/>
          </w:rPr>
          <w:t xml:space="preserve">11-figure supplement </w:t>
        </w:r>
      </w:ins>
      <w:ins w:id="166" w:author="Parks, Robbie M" w:date="2018-08-17T19:29:00Z">
        <w:r w:rsidR="006E0BAB">
          <w:rPr>
            <w:b/>
            <w:color w:val="000000" w:themeColor="text1"/>
          </w:rPr>
          <w:t>3</w:t>
        </w:r>
      </w:ins>
      <w:ins w:id="167" w:author="Parks, Robbie M" w:date="2018-08-17T19:28:00Z">
        <w:r w:rsidRPr="00AC73A1">
          <w:rPr>
            <w:b/>
            <w:color w:val="000000" w:themeColor="text1"/>
          </w:rPr>
          <w:t xml:space="preserve">: </w:t>
        </w:r>
        <w:r w:rsidRPr="00AC73A1">
          <w:rPr>
            <w:color w:val="000000" w:themeColor="text1"/>
          </w:rPr>
          <w:t xml:space="preserve">Wavelet power spectra for national time series of </w:t>
        </w:r>
      </w:ins>
      <w:ins w:id="168" w:author="Parks, Robbie M" w:date="2018-08-17T19:29:00Z">
        <w:r w:rsidR="00CE4106">
          <w:rPr>
            <w:color w:val="000000" w:themeColor="text1"/>
          </w:rPr>
          <w:t>neuropsychiatric diso</w:t>
        </w:r>
      </w:ins>
      <w:ins w:id="169" w:author="Parks, Robbie M" w:date="2018-08-17T19:30:00Z">
        <w:r w:rsidR="00FA7511">
          <w:rPr>
            <w:color w:val="000000" w:themeColor="text1"/>
          </w:rPr>
          <w:t>r</w:t>
        </w:r>
      </w:ins>
      <w:ins w:id="170" w:author="Parks, Robbie M" w:date="2018-08-17T19:29:00Z">
        <w:r w:rsidR="00CE4106">
          <w:rPr>
            <w:color w:val="000000" w:themeColor="text1"/>
          </w:rPr>
          <w:t>ders</w:t>
        </w:r>
      </w:ins>
      <w:ins w:id="171" w:author="Parks, Robbie M" w:date="2018-08-17T19:28: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5728A4F" w14:textId="77777777" w:rsidR="00D27F19" w:rsidRDefault="00D27F19" w:rsidP="00D27F19">
      <w:pPr>
        <w:spacing w:line="480" w:lineRule="auto"/>
        <w:jc w:val="both"/>
        <w:rPr>
          <w:ins w:id="172" w:author="Parks, Robbie M" w:date="2018-08-17T19:28:00Z"/>
          <w:color w:val="000000" w:themeColor="text1"/>
        </w:rPr>
      </w:pPr>
    </w:p>
    <w:p w14:paraId="618EA80B" w14:textId="3630AB2F" w:rsidR="00D27F19" w:rsidRDefault="00D27F19" w:rsidP="00D27F19">
      <w:pPr>
        <w:spacing w:line="480" w:lineRule="auto"/>
        <w:jc w:val="both"/>
        <w:rPr>
          <w:ins w:id="173" w:author="Parks, Robbie M" w:date="2018-08-17T19:28:00Z"/>
          <w:color w:val="000000" w:themeColor="text1"/>
        </w:rPr>
      </w:pPr>
      <w:ins w:id="174" w:author="Parks, Robbie M" w:date="2018-08-17T19:28:00Z">
        <w:r w:rsidRPr="00AC73A1">
          <w:rPr>
            <w:b/>
            <w:color w:val="000000" w:themeColor="text1"/>
          </w:rPr>
          <w:lastRenderedPageBreak/>
          <w:t xml:space="preserve">Figure </w:t>
        </w:r>
        <w:r>
          <w:rPr>
            <w:b/>
            <w:color w:val="000000" w:themeColor="text1"/>
          </w:rPr>
          <w:t xml:space="preserve">11-figure supplement </w:t>
        </w:r>
      </w:ins>
      <w:ins w:id="175" w:author="Parks, Robbie M" w:date="2018-08-17T19:30:00Z">
        <w:r w:rsidR="006E0BAB">
          <w:rPr>
            <w:b/>
            <w:color w:val="000000" w:themeColor="text1"/>
          </w:rPr>
          <w:t>4</w:t>
        </w:r>
      </w:ins>
      <w:ins w:id="176" w:author="Parks, Robbie M" w:date="2018-08-17T19:28:00Z">
        <w:r w:rsidRPr="00AC73A1">
          <w:rPr>
            <w:b/>
            <w:color w:val="000000" w:themeColor="text1"/>
          </w:rPr>
          <w:t xml:space="preserve">: </w:t>
        </w:r>
        <w:r w:rsidRPr="00AC73A1">
          <w:rPr>
            <w:color w:val="000000" w:themeColor="text1"/>
          </w:rPr>
          <w:t xml:space="preserve">Wavelet power spectra for national time series of </w:t>
        </w:r>
      </w:ins>
      <w:ins w:id="177" w:author="Parks, Robbie M" w:date="2018-08-17T19:30:00Z">
        <w:r w:rsidR="00642A09">
          <w:rPr>
            <w:color w:val="000000" w:themeColor="text1"/>
          </w:rPr>
          <w:t>perinatal conditions</w:t>
        </w:r>
      </w:ins>
      <w:ins w:id="178" w:author="Parks, Robbie M" w:date="2018-08-17T19:28: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1857AC7" w14:textId="77777777" w:rsidR="00D27F19" w:rsidRDefault="00D27F19" w:rsidP="00D27F19">
      <w:pPr>
        <w:spacing w:line="480" w:lineRule="auto"/>
        <w:jc w:val="both"/>
        <w:rPr>
          <w:ins w:id="179" w:author="Parks, Robbie M" w:date="2018-08-17T19:28:00Z"/>
          <w:color w:val="000000" w:themeColor="text1"/>
        </w:rPr>
      </w:pPr>
    </w:p>
    <w:p w14:paraId="5120D865" w14:textId="789AF3AA" w:rsidR="006E0BAB" w:rsidRDefault="00D27F19" w:rsidP="00A24BBA">
      <w:pPr>
        <w:spacing w:line="480" w:lineRule="auto"/>
        <w:jc w:val="both"/>
        <w:rPr>
          <w:ins w:id="180" w:author="Parks, Robbie M" w:date="2018-08-17T19:50:00Z"/>
          <w:color w:val="000000" w:themeColor="text1"/>
        </w:rPr>
      </w:pPr>
      <w:ins w:id="181" w:author="Parks, Robbie M" w:date="2018-08-17T19:28:00Z">
        <w:r w:rsidRPr="00AC73A1">
          <w:rPr>
            <w:b/>
            <w:color w:val="000000" w:themeColor="text1"/>
          </w:rPr>
          <w:t xml:space="preserve">Figure </w:t>
        </w:r>
        <w:r>
          <w:rPr>
            <w:b/>
            <w:color w:val="000000" w:themeColor="text1"/>
          </w:rPr>
          <w:t xml:space="preserve">11-figure supplement </w:t>
        </w:r>
      </w:ins>
      <w:ins w:id="182" w:author="Parks, Robbie M" w:date="2018-08-17T19:30:00Z">
        <w:r w:rsidR="006E0BAB">
          <w:rPr>
            <w:b/>
            <w:color w:val="000000" w:themeColor="text1"/>
          </w:rPr>
          <w:t>5</w:t>
        </w:r>
      </w:ins>
      <w:ins w:id="183" w:author="Parks, Robbie M" w:date="2018-08-17T19:28:00Z">
        <w:r w:rsidRPr="00AC73A1">
          <w:rPr>
            <w:b/>
            <w:color w:val="000000" w:themeColor="text1"/>
          </w:rPr>
          <w:t xml:space="preserve">: </w:t>
        </w:r>
        <w:r w:rsidRPr="00AC73A1">
          <w:rPr>
            <w:color w:val="000000" w:themeColor="text1"/>
          </w:rPr>
          <w:t xml:space="preserve">Wavelet power spectra for national time series of </w:t>
        </w:r>
      </w:ins>
      <w:ins w:id="184" w:author="Parks, Robbie M" w:date="2018-08-17T19:30:00Z">
        <w:r w:rsidR="00DF5F10">
          <w:rPr>
            <w:color w:val="000000" w:themeColor="text1"/>
          </w:rPr>
          <w:t>substance use disorders</w:t>
        </w:r>
      </w:ins>
      <w:ins w:id="185" w:author="Parks, Robbie M" w:date="2018-08-17T19:28: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6AE5DF3" w14:textId="77777777" w:rsidR="006E0BAB" w:rsidRDefault="006E0BAB" w:rsidP="00A24BBA">
      <w:pPr>
        <w:spacing w:line="480" w:lineRule="auto"/>
        <w:jc w:val="both"/>
        <w:rPr>
          <w:ins w:id="186" w:author="Parks, Robbie M" w:date="2018-08-17T19:50:00Z"/>
          <w:color w:val="000000" w:themeColor="text1"/>
        </w:rPr>
      </w:pPr>
    </w:p>
    <w:p w14:paraId="2DCF068E" w14:textId="10F816F0" w:rsidR="006E0BAB" w:rsidRDefault="006E0BAB" w:rsidP="006E0BAB">
      <w:pPr>
        <w:spacing w:line="480" w:lineRule="auto"/>
        <w:jc w:val="both"/>
        <w:rPr>
          <w:ins w:id="187" w:author="Parks, Robbie M" w:date="2018-08-17T19:50:00Z"/>
          <w:color w:val="000000" w:themeColor="text1"/>
        </w:rPr>
      </w:pPr>
      <w:ins w:id="188" w:author="Parks, Robbie M" w:date="2018-08-17T19:50:00Z">
        <w:r w:rsidRPr="00AC73A1">
          <w:rPr>
            <w:b/>
            <w:color w:val="000000" w:themeColor="text1"/>
          </w:rPr>
          <w:t xml:space="preserve">Figure </w:t>
        </w:r>
        <w:r>
          <w:rPr>
            <w:b/>
            <w:color w:val="000000" w:themeColor="text1"/>
          </w:rPr>
          <w:t xml:space="preserve">11-figure supplement </w:t>
        </w:r>
        <w:r>
          <w:rPr>
            <w:b/>
            <w:color w:val="000000" w:themeColor="text1"/>
          </w:rPr>
          <w:t>6</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maternal conditions </w:t>
        </w:r>
        <w:r w:rsidRPr="00AC73A1">
          <w:rPr>
            <w:color w:val="000000" w:themeColor="text1"/>
          </w:rPr>
          <w:t>death rates for 1980-201</w:t>
        </w:r>
        <w:r>
          <w:rPr>
            <w:color w:val="000000" w:themeColor="text1"/>
          </w:rPr>
          <w:t>6</w:t>
        </w:r>
        <w:r w:rsidRPr="00AC73A1">
          <w:rPr>
            <w:color w:val="000000" w:themeColor="text1"/>
          </w:rPr>
          <w:t>, by</w:t>
        </w:r>
        <w:r>
          <w:rPr>
            <w:color w:val="000000" w:themeColor="text1"/>
          </w:rPr>
          <w:t xml:space="preserve"> sex and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11A2DD44" w14:textId="741A78F3" w:rsidR="00AB7395" w:rsidRPr="00AC73A1" w:rsidRDefault="00AB7395" w:rsidP="00A24BBA">
      <w:pPr>
        <w:spacing w:line="480" w:lineRule="auto"/>
        <w:jc w:val="both"/>
        <w:rPr>
          <w:color w:val="000000" w:themeColor="text1"/>
        </w:rPr>
      </w:pPr>
      <w:r w:rsidRPr="00AC73A1">
        <w:rPr>
          <w:b/>
          <w:color w:val="000000" w:themeColor="text1"/>
        </w:rPr>
        <w:br w:type="page"/>
      </w:r>
    </w:p>
    <w:p w14:paraId="2B44862C" w14:textId="77777777" w:rsidR="00077BBE" w:rsidRDefault="0036381E" w:rsidP="00A24BBA">
      <w:pPr>
        <w:spacing w:line="480" w:lineRule="auto"/>
        <w:jc w:val="both"/>
        <w:rPr>
          <w:ins w:id="189" w:author="Parks, Robbie M" w:date="2018-08-17T19:32:00Z"/>
          <w:color w:val="000000" w:themeColor="text1"/>
        </w:rPr>
      </w:pPr>
      <w:r w:rsidRPr="00AC73A1">
        <w:rPr>
          <w:b/>
          <w:color w:val="000000" w:themeColor="text1"/>
        </w:rPr>
        <w:lastRenderedPageBreak/>
        <w:t xml:space="preserve">Figure </w:t>
      </w:r>
      <w:ins w:id="190" w:author="Parks, Robbie M" w:date="2018-08-17T19:31:00Z">
        <w:r w:rsidR="00A46BF1">
          <w:rPr>
            <w:b/>
            <w:color w:val="000000" w:themeColor="text1"/>
          </w:rPr>
          <w:t>12</w:t>
        </w:r>
      </w:ins>
      <w:r w:rsidR="00B66895" w:rsidRPr="00AC73A1">
        <w:rPr>
          <w:b/>
          <w:color w:val="000000" w:themeColor="text1"/>
        </w:rPr>
        <w:t>:</w:t>
      </w:r>
      <w:r w:rsidRPr="00AC73A1">
        <w:rPr>
          <w:b/>
          <w:color w:val="000000" w:themeColor="text1"/>
        </w:rPr>
        <w:t xml:space="preserve"> </w:t>
      </w:r>
      <w:r w:rsidRPr="00AC73A1">
        <w:rPr>
          <w:color w:val="000000" w:themeColor="text1"/>
        </w:rPr>
        <w:t>Mean timing of maximum and minimum all-cause</w:t>
      </w:r>
      <w:r w:rsidR="00DD1C1B" w:rsidRPr="00AC73A1">
        <w:rPr>
          <w:color w:val="000000" w:themeColor="text1"/>
        </w:rPr>
        <w:t xml:space="preserve"> and cause-specific</w:t>
      </w:r>
      <w:r w:rsidRPr="00AC73A1">
        <w:rPr>
          <w:color w:val="000000" w:themeColor="text1"/>
        </w:rPr>
        <w:t xml:space="preserve"> mortality</w:t>
      </w:r>
      <w:r w:rsidR="00D763D8">
        <w:rPr>
          <w:color w:val="000000" w:themeColor="text1"/>
        </w:rPr>
        <w:t xml:space="preserve"> at the national level</w:t>
      </w:r>
      <w:r w:rsidRPr="00AC73A1">
        <w:rPr>
          <w:color w:val="000000" w:themeColor="text1"/>
        </w:rPr>
        <w:t xml:space="preserve">,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p>
    <w:p w14:paraId="05B31FE3" w14:textId="77777777" w:rsidR="00077BBE" w:rsidRDefault="00077BBE" w:rsidP="00A24BBA">
      <w:pPr>
        <w:spacing w:line="480" w:lineRule="auto"/>
        <w:jc w:val="both"/>
        <w:rPr>
          <w:ins w:id="191" w:author="Parks, Robbie M" w:date="2018-08-17T19:32:00Z"/>
          <w:color w:val="000000" w:themeColor="text1"/>
        </w:rPr>
      </w:pPr>
    </w:p>
    <w:p w14:paraId="0C2B2E87" w14:textId="77777777" w:rsidR="0049177A" w:rsidRDefault="00077BBE" w:rsidP="00A24BBA">
      <w:pPr>
        <w:spacing w:line="480" w:lineRule="auto"/>
        <w:jc w:val="both"/>
        <w:rPr>
          <w:ins w:id="192" w:author="Parks, Robbie M" w:date="2018-08-17T19:33:00Z"/>
          <w:color w:val="000000" w:themeColor="text1"/>
        </w:rPr>
      </w:pPr>
      <w:ins w:id="193" w:author="Parks, Robbie M" w:date="2018-08-17T19:32:00Z">
        <w:r w:rsidRPr="00AC73A1">
          <w:rPr>
            <w:b/>
            <w:color w:val="000000" w:themeColor="text1"/>
          </w:rPr>
          <w:t xml:space="preserve">Figure </w:t>
        </w:r>
        <w:r>
          <w:rPr>
            <w:b/>
            <w:color w:val="000000" w:themeColor="text1"/>
          </w:rPr>
          <w:t>12</w:t>
        </w:r>
        <w:r>
          <w:rPr>
            <w:b/>
            <w:color w:val="000000" w:themeColor="text1"/>
          </w:rPr>
          <w:t>-figure supplement 1</w:t>
        </w:r>
        <w:r w:rsidRPr="00AC73A1">
          <w:rPr>
            <w:b/>
            <w:color w:val="000000" w:themeColor="text1"/>
          </w:rPr>
          <w:t xml:space="preserve">: </w:t>
        </w:r>
        <w:r w:rsidRPr="00AC73A1">
          <w:rPr>
            <w:color w:val="000000" w:themeColor="text1"/>
          </w:rPr>
          <w:t xml:space="preserve">Mean timing of maximum and minimum </w:t>
        </w:r>
      </w:ins>
      <w:ins w:id="194" w:author="Parks, Robbie M" w:date="2018-08-17T19:33:00Z">
        <w:r w:rsidR="00D5204F" w:rsidRPr="00AC73A1">
          <w:rPr>
            <w:color w:val="000000" w:themeColor="text1"/>
          </w:rPr>
          <w:t>mortality</w:t>
        </w:r>
        <w:r w:rsidR="00D5204F">
          <w:rPr>
            <w:color w:val="000000" w:themeColor="text1"/>
          </w:rPr>
          <w:t xml:space="preserve"> </w:t>
        </w:r>
        <w:r w:rsidR="00D5204F">
          <w:rPr>
            <w:color w:val="000000" w:themeColor="text1"/>
          </w:rPr>
          <w:t xml:space="preserve">for the </w:t>
        </w:r>
        <w:r w:rsidR="00D5204F">
          <w:rPr>
            <w:color w:val="000000" w:themeColor="text1"/>
          </w:rPr>
          <w:t xml:space="preserve">cardiorespiratory diseases </w:t>
        </w:r>
        <w:r w:rsidR="00D5204F">
          <w:rPr>
            <w:color w:val="000000" w:themeColor="text1"/>
          </w:rPr>
          <w:t xml:space="preserve">cluster </w:t>
        </w:r>
      </w:ins>
      <w:ins w:id="195" w:author="Parks, Robbie M" w:date="2018-08-17T19:32:00Z">
        <w:r>
          <w:rPr>
            <w:color w:val="000000" w:themeColor="text1"/>
          </w:rPr>
          <w:t>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ins>
    </w:p>
    <w:p w14:paraId="6420F376" w14:textId="77777777" w:rsidR="0049177A" w:rsidRDefault="0049177A" w:rsidP="00A24BBA">
      <w:pPr>
        <w:spacing w:line="480" w:lineRule="auto"/>
        <w:jc w:val="both"/>
        <w:rPr>
          <w:ins w:id="196" w:author="Parks, Robbie M" w:date="2018-08-17T19:33:00Z"/>
          <w:color w:val="000000" w:themeColor="text1"/>
        </w:rPr>
      </w:pPr>
    </w:p>
    <w:p w14:paraId="1DEFCAD7" w14:textId="77777777" w:rsidR="00BC264B" w:rsidRDefault="0049177A" w:rsidP="00A24BBA">
      <w:pPr>
        <w:spacing w:line="480" w:lineRule="auto"/>
        <w:jc w:val="both"/>
        <w:rPr>
          <w:ins w:id="197" w:author="Parks, Robbie M" w:date="2018-08-17T19:34:00Z"/>
          <w:color w:val="000000" w:themeColor="text1"/>
        </w:rPr>
      </w:pPr>
      <w:ins w:id="198" w:author="Parks, Robbie M" w:date="2018-08-17T19:33:00Z">
        <w:r w:rsidRPr="00AC73A1">
          <w:rPr>
            <w:b/>
            <w:color w:val="000000" w:themeColor="text1"/>
          </w:rPr>
          <w:t xml:space="preserve">Figure </w:t>
        </w:r>
        <w:r>
          <w:rPr>
            <w:b/>
            <w:color w:val="000000" w:themeColor="text1"/>
          </w:rPr>
          <w:t>12</w:t>
        </w:r>
        <w:r>
          <w:rPr>
            <w:b/>
            <w:color w:val="000000" w:themeColor="text1"/>
          </w:rPr>
          <w:t>-figure supplement 2</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the </w:t>
        </w:r>
        <w:r>
          <w:rPr>
            <w:color w:val="000000" w:themeColor="text1"/>
          </w:rPr>
          <w:t xml:space="preserve">injuries </w:t>
        </w:r>
        <w:r>
          <w:rPr>
            <w:color w:val="000000" w:themeColor="text1"/>
          </w:rPr>
          <w:t>cluster 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ins>
    </w:p>
    <w:p w14:paraId="48AE4632" w14:textId="77777777" w:rsidR="00BC264B" w:rsidRDefault="00BC264B" w:rsidP="00A24BBA">
      <w:pPr>
        <w:spacing w:line="480" w:lineRule="auto"/>
        <w:jc w:val="both"/>
        <w:rPr>
          <w:ins w:id="199" w:author="Parks, Robbie M" w:date="2018-08-17T19:34:00Z"/>
          <w:color w:val="000000" w:themeColor="text1"/>
        </w:rPr>
      </w:pPr>
    </w:p>
    <w:p w14:paraId="1E990617" w14:textId="5139FA7A" w:rsidR="00AB7395" w:rsidRPr="00AC73A1" w:rsidRDefault="00BC264B" w:rsidP="00A24BBA">
      <w:pPr>
        <w:spacing w:line="480" w:lineRule="auto"/>
        <w:jc w:val="both"/>
        <w:rPr>
          <w:color w:val="000000" w:themeColor="text1"/>
        </w:rPr>
      </w:pPr>
      <w:ins w:id="200" w:author="Parks, Robbie M" w:date="2018-08-17T19:34:00Z">
        <w:r w:rsidRPr="00AC73A1">
          <w:rPr>
            <w:b/>
            <w:color w:val="000000" w:themeColor="text1"/>
          </w:rPr>
          <w:t xml:space="preserve">Figure </w:t>
        </w:r>
        <w:r>
          <w:rPr>
            <w:b/>
            <w:color w:val="000000" w:themeColor="text1"/>
          </w:rPr>
          <w:t>12</w:t>
        </w:r>
        <w:r>
          <w:rPr>
            <w:b/>
            <w:color w:val="000000" w:themeColor="text1"/>
          </w:rPr>
          <w:t>-figure supplement 3</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the </w:t>
        </w:r>
        <w:r>
          <w:rPr>
            <w:color w:val="000000" w:themeColor="text1"/>
          </w:rPr>
          <w:t>other causes</w:t>
        </w:r>
        <w:r>
          <w:rPr>
            <w:color w:val="000000" w:themeColor="text1"/>
          </w:rPr>
          <w:t xml:space="preserve"> cluster 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ins>
      <w:r w:rsidR="00AB7395" w:rsidRPr="00AC73A1">
        <w:rPr>
          <w:b/>
          <w:color w:val="000000" w:themeColor="text1"/>
        </w:rPr>
        <w:br w:type="page"/>
      </w:r>
    </w:p>
    <w:p w14:paraId="6714740D" w14:textId="77777777" w:rsidR="00A54CCE" w:rsidRDefault="0036381E" w:rsidP="00A24BBA">
      <w:pPr>
        <w:spacing w:line="480" w:lineRule="auto"/>
        <w:jc w:val="both"/>
        <w:rPr>
          <w:ins w:id="201" w:author="Parks, Robbie M" w:date="2018-08-17T19:36:00Z"/>
          <w:color w:val="000000" w:themeColor="text1"/>
        </w:rPr>
      </w:pPr>
      <w:r w:rsidRPr="00AC73A1">
        <w:rPr>
          <w:b/>
          <w:color w:val="000000" w:themeColor="text1"/>
        </w:rPr>
        <w:lastRenderedPageBreak/>
        <w:t xml:space="preserve">Figure </w:t>
      </w:r>
      <w:del w:id="202" w:author="Parks, Robbie M" w:date="2018-08-17T19:34:00Z">
        <w:r w:rsidRPr="00AC73A1" w:rsidDel="005674CC">
          <w:rPr>
            <w:b/>
            <w:color w:val="000000" w:themeColor="text1"/>
          </w:rPr>
          <w:delText>4</w:delText>
        </w:r>
      </w:del>
      <w:ins w:id="203" w:author="Parks, Robbie M" w:date="2018-08-17T19:34:00Z">
        <w:r w:rsidR="005674CC">
          <w:rPr>
            <w:b/>
            <w:color w:val="000000" w:themeColor="text1"/>
          </w:rPr>
          <w:t>13</w:t>
        </w:r>
      </w:ins>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00E0047E">
        <w:rPr>
          <w:color w:val="000000" w:themeColor="text1"/>
        </w:rPr>
        <w:t>,</w:t>
      </w:r>
      <w:r w:rsidRPr="00AC73A1">
        <w:rPr>
          <w:color w:val="000000" w:themeColor="text1"/>
        </w:rPr>
        <w:t xml:space="preserve"> by sex and age group.</w:t>
      </w:r>
    </w:p>
    <w:p w14:paraId="5FD1551A" w14:textId="77777777" w:rsidR="00A54CCE" w:rsidRDefault="00A54CCE" w:rsidP="00A24BBA">
      <w:pPr>
        <w:spacing w:line="480" w:lineRule="auto"/>
        <w:jc w:val="both"/>
        <w:rPr>
          <w:ins w:id="204" w:author="Parks, Robbie M" w:date="2018-08-17T19:36:00Z"/>
          <w:color w:val="000000" w:themeColor="text1"/>
        </w:rPr>
      </w:pPr>
    </w:p>
    <w:p w14:paraId="7B2B5197" w14:textId="77777777" w:rsidR="00A54CCE" w:rsidRDefault="00A54CCE" w:rsidP="00A24BBA">
      <w:pPr>
        <w:spacing w:line="480" w:lineRule="auto"/>
        <w:jc w:val="both"/>
        <w:rPr>
          <w:ins w:id="205" w:author="Parks, Robbie M" w:date="2018-08-17T19:37:00Z"/>
          <w:color w:val="000000" w:themeColor="text1"/>
        </w:rPr>
      </w:pPr>
      <w:ins w:id="206" w:author="Parks, Robbie M" w:date="2018-08-17T19:36:00Z">
        <w:r w:rsidRPr="00AC73A1">
          <w:rPr>
            <w:b/>
            <w:color w:val="000000" w:themeColor="text1"/>
          </w:rPr>
          <w:t xml:space="preserve">Figure </w:t>
        </w:r>
        <w:r>
          <w:rPr>
            <w:b/>
            <w:color w:val="000000" w:themeColor="text1"/>
          </w:rPr>
          <w:t>13</w:t>
        </w:r>
        <w:r>
          <w:rPr>
            <w:b/>
            <w:color w:val="000000" w:themeColor="text1"/>
          </w:rPr>
          <w:t>-figure supplement 1</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w:t>
        </w:r>
      </w:ins>
      <w:ins w:id="207" w:author="Parks, Robbie M" w:date="2018-08-17T19:37:00Z">
        <w:r>
          <w:rPr>
            <w:color w:val="000000" w:themeColor="text1"/>
          </w:rPr>
          <w:t>the cardiorespiratory diseases cluster</w:t>
        </w:r>
        <w:r w:rsidRPr="00AC73A1">
          <w:rPr>
            <w:color w:val="000000" w:themeColor="text1"/>
          </w:rPr>
          <w:t xml:space="preserve"> </w:t>
        </w:r>
      </w:ins>
      <w:ins w:id="208" w:author="Parks, Robbie M" w:date="2018-08-17T19:36:00Z">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ins>
    </w:p>
    <w:p w14:paraId="577F6806" w14:textId="77777777" w:rsidR="00A54CCE" w:rsidRDefault="00A54CCE" w:rsidP="00A24BBA">
      <w:pPr>
        <w:spacing w:line="480" w:lineRule="auto"/>
        <w:jc w:val="both"/>
        <w:rPr>
          <w:ins w:id="209" w:author="Parks, Robbie M" w:date="2018-08-17T19:37:00Z"/>
          <w:color w:val="000000" w:themeColor="text1"/>
        </w:rPr>
      </w:pPr>
    </w:p>
    <w:p w14:paraId="154D2CEE" w14:textId="77777777" w:rsidR="00D046FB" w:rsidRDefault="00A54CCE" w:rsidP="00A24BBA">
      <w:pPr>
        <w:spacing w:line="480" w:lineRule="auto"/>
        <w:jc w:val="both"/>
        <w:rPr>
          <w:ins w:id="210" w:author="Parks, Robbie M" w:date="2018-08-17T19:37:00Z"/>
          <w:color w:val="000000" w:themeColor="text1"/>
        </w:rPr>
      </w:pPr>
      <w:ins w:id="211" w:author="Parks, Robbie M" w:date="2018-08-17T19:37:00Z">
        <w:r w:rsidRPr="00AC73A1">
          <w:rPr>
            <w:b/>
            <w:color w:val="000000" w:themeColor="text1"/>
          </w:rPr>
          <w:t xml:space="preserve">Figure </w:t>
        </w:r>
        <w:r>
          <w:rPr>
            <w:b/>
            <w:color w:val="000000" w:themeColor="text1"/>
          </w:rPr>
          <w:t>13</w:t>
        </w:r>
        <w:r>
          <w:rPr>
            <w:b/>
            <w:color w:val="000000" w:themeColor="text1"/>
          </w:rPr>
          <w:t>-figure supplement 2</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the </w:t>
        </w:r>
        <w:r w:rsidR="00981319">
          <w:rPr>
            <w:color w:val="000000" w:themeColor="text1"/>
          </w:rPr>
          <w:t xml:space="preserve">injuries </w:t>
        </w:r>
        <w:r>
          <w:rPr>
            <w:color w:val="000000" w:themeColor="text1"/>
          </w:rPr>
          <w:t>cluster</w:t>
        </w:r>
        <w:r w:rsidRPr="00AC73A1">
          <w:rPr>
            <w:color w:val="000000" w:themeColor="text1"/>
          </w:rPr>
          <w:t xml:space="preserve"> 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ins>
    </w:p>
    <w:p w14:paraId="1D27A806" w14:textId="77777777" w:rsidR="00D046FB" w:rsidRDefault="00D046FB" w:rsidP="00A24BBA">
      <w:pPr>
        <w:spacing w:line="480" w:lineRule="auto"/>
        <w:jc w:val="both"/>
        <w:rPr>
          <w:ins w:id="212" w:author="Parks, Robbie M" w:date="2018-08-17T19:37:00Z"/>
          <w:color w:val="000000" w:themeColor="text1"/>
        </w:rPr>
      </w:pPr>
    </w:p>
    <w:p w14:paraId="6C0EFD26" w14:textId="3CF141C9" w:rsidR="00AB7395" w:rsidRPr="00AC73A1" w:rsidRDefault="00D046FB" w:rsidP="00A24BBA">
      <w:pPr>
        <w:spacing w:line="480" w:lineRule="auto"/>
        <w:jc w:val="both"/>
        <w:rPr>
          <w:color w:val="000000" w:themeColor="text1"/>
        </w:rPr>
      </w:pPr>
      <w:ins w:id="213" w:author="Parks, Robbie M" w:date="2018-08-17T19:37:00Z">
        <w:r w:rsidRPr="00AC73A1">
          <w:rPr>
            <w:b/>
            <w:color w:val="000000" w:themeColor="text1"/>
          </w:rPr>
          <w:t xml:space="preserve">Figure </w:t>
        </w:r>
        <w:r>
          <w:rPr>
            <w:b/>
            <w:color w:val="000000" w:themeColor="text1"/>
          </w:rPr>
          <w:t>13</w:t>
        </w:r>
        <w:r>
          <w:rPr>
            <w:b/>
            <w:color w:val="000000" w:themeColor="text1"/>
          </w:rPr>
          <w:t>-figure supplement 3</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the </w:t>
        </w:r>
      </w:ins>
      <w:ins w:id="214" w:author="Parks, Robbie M" w:date="2018-08-17T19:38:00Z">
        <w:r w:rsidR="00F0322A">
          <w:rPr>
            <w:color w:val="000000" w:themeColor="text1"/>
          </w:rPr>
          <w:t xml:space="preserve">other </w:t>
        </w:r>
        <w:r w:rsidR="00C229BB">
          <w:rPr>
            <w:color w:val="000000" w:themeColor="text1"/>
          </w:rPr>
          <w:t>causes</w:t>
        </w:r>
      </w:ins>
      <w:ins w:id="215" w:author="Parks, Robbie M" w:date="2018-08-17T19:37:00Z">
        <w:r>
          <w:rPr>
            <w:color w:val="000000" w:themeColor="text1"/>
          </w:rPr>
          <w:t xml:space="preserve"> cluster</w:t>
        </w:r>
        <w:r w:rsidRPr="00AC73A1">
          <w:rPr>
            <w:color w:val="000000" w:themeColor="text1"/>
          </w:rPr>
          <w:t xml:space="preserve"> 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ins>
      <w:r w:rsidR="00AB7395" w:rsidRPr="00AC73A1">
        <w:rPr>
          <w:b/>
          <w:color w:val="000000" w:themeColor="text1"/>
        </w:rPr>
        <w:br w:type="page"/>
      </w:r>
    </w:p>
    <w:p w14:paraId="5BDD30B3" w14:textId="05C888C3" w:rsidR="008A031D" w:rsidRPr="008A031D" w:rsidRDefault="0036381E" w:rsidP="008A031D">
      <w:pPr>
        <w:spacing w:line="480" w:lineRule="auto"/>
        <w:jc w:val="both"/>
        <w:rPr>
          <w:ins w:id="216" w:author="Parks, Robbie M" w:date="2018-08-17T19:42:00Z"/>
          <w:color w:val="000000" w:themeColor="text1"/>
        </w:rPr>
      </w:pPr>
      <w:r w:rsidRPr="00AC73A1">
        <w:rPr>
          <w:b/>
          <w:color w:val="000000" w:themeColor="text1"/>
        </w:rPr>
        <w:lastRenderedPageBreak/>
        <w:t xml:space="preserve">Figure </w:t>
      </w:r>
      <w:ins w:id="217" w:author="Parks, Robbie M" w:date="2018-08-17T19:38:00Z">
        <w:r w:rsidR="00344414">
          <w:rPr>
            <w:b/>
            <w:color w:val="000000" w:themeColor="text1"/>
          </w:rPr>
          <w:t>14</w:t>
        </w:r>
      </w:ins>
      <w:r w:rsidR="00B66895" w:rsidRPr="00AC73A1">
        <w:rPr>
          <w:b/>
          <w:color w:val="000000" w:themeColor="text1"/>
        </w:rPr>
        <w:t>:</w:t>
      </w:r>
      <w:r w:rsidRPr="00AC73A1">
        <w:rPr>
          <w:color w:val="000000" w:themeColor="text1"/>
        </w:rPr>
        <w:t xml:space="preserve"> Mean timing of maximum</w:t>
      </w:r>
      <w:ins w:id="218" w:author="Parks, Robbie M" w:date="2018-08-17T19:38:00Z">
        <w:r w:rsidR="00344414">
          <w:rPr>
            <w:color w:val="000000" w:themeColor="text1"/>
          </w:rPr>
          <w:t xml:space="preserve"> </w:t>
        </w:r>
      </w:ins>
      <w:r w:rsidRPr="00AC73A1">
        <w:rPr>
          <w:color w:val="000000" w:themeColor="text1"/>
        </w:rPr>
        <w:t>all-cause mortality</w:t>
      </w:r>
      <w:ins w:id="219" w:author="Parks, Robbie M" w:date="2018-08-17T19:39:00Z">
        <w:r w:rsidR="0058788E">
          <w:rPr>
            <w:color w:val="000000" w:themeColor="text1"/>
          </w:rPr>
          <w:t xml:space="preserve"> </w:t>
        </w:r>
        <w:r w:rsidR="0058788E" w:rsidRPr="00AC73A1">
          <w:rPr>
            <w:color w:val="000000" w:themeColor="text1"/>
          </w:rPr>
          <w:t>for 1980-201</w:t>
        </w:r>
        <w:r w:rsidR="0058788E">
          <w:rPr>
            <w:color w:val="000000" w:themeColor="text1"/>
          </w:rPr>
          <w:t>6</w:t>
        </w:r>
      </w:ins>
      <w:r w:rsidRPr="00AC73A1">
        <w:rPr>
          <w:color w:val="000000" w:themeColor="text1"/>
        </w:rPr>
        <w:t>, by climate re</w:t>
      </w:r>
      <w:r w:rsidR="009B509E" w:rsidRPr="00AC73A1">
        <w:rPr>
          <w:color w:val="000000" w:themeColor="text1"/>
        </w:rPr>
        <w:t>gion</w:t>
      </w:r>
      <w:ins w:id="220" w:author="Parks, Robbie M" w:date="2018-08-17T19:38:00Z">
        <w:r w:rsidR="00344414">
          <w:rPr>
            <w:color w:val="000000" w:themeColor="text1"/>
          </w:rPr>
          <w:t xml:space="preserve"> </w:t>
        </w:r>
      </w:ins>
      <w:r w:rsidR="009B509E" w:rsidRPr="00AC73A1">
        <w:rPr>
          <w:color w:val="000000" w:themeColor="text1"/>
        </w:rPr>
        <w:t>and age group</w:t>
      </w:r>
      <w:ins w:id="221" w:author="Parks, Robbie M" w:date="2018-08-17T19:39:00Z">
        <w:r w:rsidR="0058788E">
          <w:rPr>
            <w:color w:val="000000" w:themeColor="text1"/>
          </w:rPr>
          <w:t xml:space="preserve"> for males</w:t>
        </w:r>
      </w:ins>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ins w:id="222" w:author="Parks, Robbie M" w:date="2018-08-17T19:42:00Z">
        <w:r w:rsidR="008A031D">
          <w:rPr>
            <w:b/>
            <w:color w:val="000000" w:themeColor="text1"/>
          </w:rPr>
          <w:br w:type="page"/>
        </w:r>
      </w:ins>
    </w:p>
    <w:p w14:paraId="72BA0CFD" w14:textId="78F0A400" w:rsidR="008A031D" w:rsidRDefault="00DF5EE3" w:rsidP="008A031D">
      <w:pPr>
        <w:spacing w:line="480" w:lineRule="auto"/>
        <w:jc w:val="both"/>
        <w:rPr>
          <w:ins w:id="223" w:author="Parks, Robbie M" w:date="2018-08-17T19:42:00Z"/>
          <w:color w:val="000000" w:themeColor="text1"/>
        </w:rPr>
      </w:pPr>
      <w:ins w:id="224" w:author="Parks, Robbie M" w:date="2018-08-17T19:41:00Z">
        <w:r w:rsidRPr="00AC73A1">
          <w:rPr>
            <w:b/>
            <w:color w:val="000000" w:themeColor="text1"/>
          </w:rPr>
          <w:lastRenderedPageBreak/>
          <w:t xml:space="preserve">Figure </w:t>
        </w:r>
        <w:r>
          <w:rPr>
            <w:b/>
            <w:color w:val="000000" w:themeColor="text1"/>
          </w:rPr>
          <w:t>15</w:t>
        </w:r>
        <w:r w:rsidRPr="00AC73A1">
          <w:rPr>
            <w:b/>
            <w:color w:val="000000" w:themeColor="text1"/>
          </w:rPr>
          <w:t>:</w:t>
        </w:r>
        <w:r w:rsidRPr="00AC73A1">
          <w:rPr>
            <w:color w:val="000000" w:themeColor="text1"/>
          </w:rPr>
          <w:t xml:space="preserve"> Mean timing of </w:t>
        </w:r>
        <w:r>
          <w:rPr>
            <w:color w:val="000000" w:themeColor="text1"/>
          </w:rPr>
          <w:t>minimum</w:t>
        </w:r>
        <w:r>
          <w:rPr>
            <w:color w:val="000000" w:themeColor="text1"/>
          </w:rPr>
          <w:t xml:space="preserve">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males</w:t>
        </w:r>
        <w:r w:rsidRPr="00AC73A1">
          <w:rPr>
            <w:color w:val="000000" w:themeColor="text1"/>
          </w:rPr>
          <w:t xml:space="preserve">. Average temperatures (in degrees Celsius) are included in white for the corresponding month of maximum and minimum mortality for each climate region. </w:t>
        </w:r>
      </w:ins>
      <w:ins w:id="225" w:author="Parks, Robbie M" w:date="2018-08-17T19:42:00Z">
        <w:r w:rsidR="008A031D">
          <w:rPr>
            <w:color w:val="000000" w:themeColor="text1"/>
          </w:rPr>
          <w:br w:type="page"/>
        </w:r>
      </w:ins>
    </w:p>
    <w:p w14:paraId="58455EEF" w14:textId="1468028A" w:rsidR="00573FBF" w:rsidRPr="00573FBF" w:rsidRDefault="007F5532" w:rsidP="00573FBF">
      <w:pPr>
        <w:spacing w:line="480" w:lineRule="auto"/>
        <w:jc w:val="both"/>
        <w:rPr>
          <w:ins w:id="226" w:author="Parks, Robbie M" w:date="2018-08-17T19:42:00Z"/>
          <w:color w:val="000000" w:themeColor="text1"/>
        </w:rPr>
      </w:pPr>
      <w:ins w:id="227" w:author="Parks, Robbie M" w:date="2018-08-17T19:41:00Z">
        <w:r w:rsidRPr="00AC73A1">
          <w:rPr>
            <w:b/>
            <w:color w:val="000000" w:themeColor="text1"/>
          </w:rPr>
          <w:lastRenderedPageBreak/>
          <w:t xml:space="preserve">Figure </w:t>
        </w:r>
        <w:r>
          <w:rPr>
            <w:b/>
            <w:color w:val="000000" w:themeColor="text1"/>
          </w:rPr>
          <w:t>16</w:t>
        </w:r>
        <w:r w:rsidRPr="00AC73A1">
          <w:rPr>
            <w:b/>
            <w:color w:val="000000" w:themeColor="text1"/>
          </w:rPr>
          <w:t>:</w:t>
        </w:r>
        <w:r w:rsidRPr="00AC73A1">
          <w:rPr>
            <w:color w:val="000000" w:themeColor="text1"/>
          </w:rPr>
          <w:t xml:space="preserve"> Mean timing of </w:t>
        </w:r>
        <w:r>
          <w:rPr>
            <w:color w:val="000000" w:themeColor="text1"/>
          </w:rPr>
          <w:t>maximum</w:t>
        </w:r>
        <w:r>
          <w:rPr>
            <w:color w:val="000000" w:themeColor="text1"/>
          </w:rPr>
          <w:t xml:space="preserve">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w:t>
        </w:r>
        <w:r>
          <w:rPr>
            <w:color w:val="000000" w:themeColor="text1"/>
          </w:rPr>
          <w:t>fe</w:t>
        </w:r>
        <w:r>
          <w:rPr>
            <w:color w:val="000000" w:themeColor="text1"/>
          </w:rPr>
          <w:t>males</w:t>
        </w:r>
        <w:r w:rsidRPr="00AC73A1">
          <w:rPr>
            <w:color w:val="000000" w:themeColor="text1"/>
          </w:rPr>
          <w:t xml:space="preserve">. Average temperatures (in degrees Celsius) are included in white for the corresponding month of maximum and minimum mortality for each climate region. </w:t>
        </w:r>
      </w:ins>
      <w:ins w:id="228" w:author="Parks, Robbie M" w:date="2018-08-17T19:42:00Z">
        <w:r w:rsidR="00573FBF">
          <w:rPr>
            <w:b/>
            <w:color w:val="000000" w:themeColor="text1"/>
          </w:rPr>
          <w:br w:type="page"/>
        </w:r>
      </w:ins>
    </w:p>
    <w:p w14:paraId="163DABAC" w14:textId="3217DB50" w:rsidR="00AB7395" w:rsidRPr="00AC73A1" w:rsidRDefault="007F5532" w:rsidP="00A24BBA">
      <w:pPr>
        <w:spacing w:line="480" w:lineRule="auto"/>
        <w:jc w:val="both"/>
      </w:pPr>
      <w:ins w:id="229" w:author="Parks, Robbie M" w:date="2018-08-17T19:41:00Z">
        <w:r w:rsidRPr="00AC73A1">
          <w:rPr>
            <w:b/>
            <w:color w:val="000000" w:themeColor="text1"/>
          </w:rPr>
          <w:lastRenderedPageBreak/>
          <w:t xml:space="preserve">Figure </w:t>
        </w:r>
        <w:r>
          <w:rPr>
            <w:b/>
            <w:color w:val="000000" w:themeColor="text1"/>
          </w:rPr>
          <w:t>1</w:t>
        </w:r>
        <w:r>
          <w:rPr>
            <w:b/>
            <w:color w:val="000000" w:themeColor="text1"/>
          </w:rPr>
          <w:t>7</w:t>
        </w:r>
        <w:r w:rsidRPr="00AC73A1">
          <w:rPr>
            <w:b/>
            <w:color w:val="000000" w:themeColor="text1"/>
          </w:rPr>
          <w:t>:</w:t>
        </w:r>
        <w:r w:rsidRPr="00AC73A1">
          <w:rPr>
            <w:color w:val="000000" w:themeColor="text1"/>
          </w:rPr>
          <w:t xml:space="preserve"> Mean timing of </w:t>
        </w:r>
        <w:r>
          <w:rPr>
            <w:color w:val="000000" w:themeColor="text1"/>
          </w:rPr>
          <w:t>minimum</w:t>
        </w:r>
        <w:r>
          <w:rPr>
            <w:color w:val="000000" w:themeColor="text1"/>
          </w:rPr>
          <w:t xml:space="preserve">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r w:rsidRPr="00AC73A1">
          <w:rPr>
            <w:color w:val="000000" w:themeColor="text1"/>
          </w:rPr>
          <w:t xml:space="preserve">. Average temperatures (in degrees Celsius) are included in white for the corresponding month of maximum and minimum mortality for each climate region. </w:t>
        </w:r>
      </w:ins>
      <w:r w:rsidR="00AB7395" w:rsidRPr="00AC73A1">
        <w:rPr>
          <w:b/>
          <w:color w:val="000000" w:themeColor="text1"/>
        </w:rPr>
        <w:br w:type="page"/>
      </w:r>
    </w:p>
    <w:p w14:paraId="3C325011" w14:textId="7CB5033A" w:rsidR="004A0060" w:rsidRDefault="0036381E" w:rsidP="00B24D59">
      <w:pPr>
        <w:spacing w:line="480" w:lineRule="auto"/>
        <w:jc w:val="both"/>
        <w:outlineLvl w:val="0"/>
        <w:rPr>
          <w:color w:val="000000" w:themeColor="text1"/>
        </w:rPr>
      </w:pPr>
      <w:r w:rsidRPr="00AC73A1">
        <w:rPr>
          <w:b/>
          <w:color w:val="000000" w:themeColor="text1"/>
        </w:rPr>
        <w:lastRenderedPageBreak/>
        <w:t xml:space="preserve">Figure </w:t>
      </w:r>
      <w:ins w:id="230" w:author="Parks, Robbie M" w:date="2018-08-17T19:42:00Z">
        <w:r w:rsidR="00DA7B06">
          <w:rPr>
            <w:b/>
            <w:color w:val="000000" w:themeColor="text1"/>
          </w:rPr>
          <w:t>18</w:t>
        </w:r>
      </w:ins>
      <w:del w:id="231" w:author="Parks, Robbie M" w:date="2018-08-17T19:42:00Z">
        <w:r w:rsidRPr="00AC73A1" w:rsidDel="00DA7B06">
          <w:rPr>
            <w:b/>
            <w:color w:val="000000" w:themeColor="text1"/>
          </w:rPr>
          <w:delText>6</w:delText>
        </w:r>
      </w:del>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r w:rsidR="004A0060">
        <w:rPr>
          <w:color w:val="000000" w:themeColor="text1"/>
        </w:rPr>
        <w:br w:type="page"/>
      </w:r>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AC73A1" w:rsidRDefault="003C1EB9" w:rsidP="00F84E39">
            <w:pPr>
              <w:rPr>
                <w:rFonts w:eastAsia="Times New Roman"/>
                <w:bCs/>
                <w:color w:val="000000"/>
              </w:rPr>
            </w:pPr>
            <w:r w:rsidRPr="00AC73A1">
              <w:rPr>
                <w:rFonts w:eastAsia="Times New Roman"/>
                <w:bCs/>
                <w:color w:val="000000"/>
              </w:rPr>
              <w:t>Cancer</w:t>
            </w:r>
            <w:r w:rsidR="00DE001B">
              <w:rPr>
                <w:rFonts w:eastAsia="Times New Roman"/>
                <w:bCs/>
                <w:color w:val="000000"/>
              </w:rPr>
              <w:t>s</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AC73A1" w:rsidRDefault="003C1EB9" w:rsidP="00F84E39">
            <w:pPr>
              <w:rPr>
                <w:rFonts w:eastAsia="Times New Roman"/>
                <w:bCs/>
                <w:color w:val="000000"/>
              </w:rPr>
            </w:pPr>
            <w:r w:rsidRPr="00AC73A1">
              <w:rPr>
                <w:rFonts w:eastAsia="Times New Roman"/>
                <w:bCs/>
                <w:color w:val="000000"/>
              </w:rPr>
              <w:t>Cardiorespiratory</w:t>
            </w:r>
            <w:r w:rsidR="009C3641">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0F5A04AA" w:rsidR="003C1EB9" w:rsidRPr="00AC73A1" w:rsidRDefault="003C1EB9" w:rsidP="00F84E39">
            <w:pPr>
              <w:rPr>
                <w:rFonts w:eastAsia="Times New Roman"/>
                <w:bCs/>
                <w:color w:val="000000"/>
              </w:rPr>
            </w:pPr>
            <w:r w:rsidRPr="00AC73A1">
              <w:rPr>
                <w:rFonts w:eastAsia="Times New Roman"/>
                <w:bCs/>
                <w:color w:val="000000"/>
              </w:rPr>
              <w:t>Cardiovascular</w:t>
            </w:r>
            <w:r w:rsidR="001F3669">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4601154D" w:rsidR="003C1EB9" w:rsidRPr="00AC73A1" w:rsidRDefault="003C1EB9" w:rsidP="00F84E39">
            <w:pPr>
              <w:rPr>
                <w:rFonts w:eastAsia="Times New Roman"/>
                <w:bCs/>
                <w:color w:val="000000"/>
              </w:rPr>
            </w:pPr>
            <w:r w:rsidRPr="00AC73A1">
              <w:rPr>
                <w:rFonts w:eastAsia="Times New Roman"/>
                <w:bCs/>
                <w:color w:val="000000"/>
              </w:rPr>
              <w:t>Other</w:t>
            </w:r>
            <w:r w:rsidR="001F3669">
              <w:rPr>
                <w:rFonts w:eastAsia="Times New Roman"/>
                <w:bCs/>
                <w:color w:val="000000"/>
              </w:rPr>
              <w:t xml:space="preserve"> causes</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6B7721">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6B7721">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4BB7CD3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2400F502"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1368414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2D7F1283"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6B7721">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0A2B1E2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72DE335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5498C31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7E6065E7"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22AF354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79B47E7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2DAC04E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72A1967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52716048"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07075AF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6B7721">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center"/>
            <w:hideMark/>
          </w:tcPr>
          <w:p w14:paraId="0851DCC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7B7E81B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241F665C"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0BB796D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7.6</w:t>
            </w:r>
          </w:p>
        </w:tc>
      </w:tr>
    </w:tbl>
    <w:p w14:paraId="62902550" w14:textId="4B06FED4" w:rsidR="00002775" w:rsidRPr="004B4502" w:rsidRDefault="00002775" w:rsidP="00BE53B4">
      <w:pPr>
        <w:rPr>
          <w:color w:val="000000" w:themeColor="text1"/>
        </w:rPr>
      </w:pPr>
    </w:p>
    <w:sectPr w:rsidR="00002775" w:rsidRPr="004B4502" w:rsidSect="00011599">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A0967A" w14:textId="77777777" w:rsidR="007D43E9" w:rsidRDefault="007D43E9">
      <w:r>
        <w:separator/>
      </w:r>
    </w:p>
  </w:endnote>
  <w:endnote w:type="continuationSeparator" w:id="0">
    <w:p w14:paraId="03454D76" w14:textId="77777777" w:rsidR="007D43E9" w:rsidRDefault="007D4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054EDD" w:rsidRDefault="00054ED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054EDD" w:rsidRDefault="00054EDD"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24E2F7C4" w:rsidR="00054EDD" w:rsidRDefault="00054ED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1773E">
      <w:rPr>
        <w:rStyle w:val="PageNumber"/>
        <w:noProof/>
      </w:rPr>
      <w:t>12</w:t>
    </w:r>
    <w:r>
      <w:rPr>
        <w:rStyle w:val="PageNumber"/>
      </w:rPr>
      <w:fldChar w:fldCharType="end"/>
    </w:r>
  </w:p>
  <w:p w14:paraId="3F8F309C" w14:textId="77777777" w:rsidR="00054EDD" w:rsidRDefault="00054EDD"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A28EA7" w14:textId="77777777" w:rsidR="007D43E9" w:rsidRDefault="007D43E9">
      <w:r>
        <w:separator/>
      </w:r>
    </w:p>
  </w:footnote>
  <w:footnote w:type="continuationSeparator" w:id="0">
    <w:p w14:paraId="7E0C77C2" w14:textId="77777777" w:rsidR="007D43E9" w:rsidRDefault="007D43E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2655"/>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DD"/>
    <w:rsid w:val="00054EEF"/>
    <w:rsid w:val="00055738"/>
    <w:rsid w:val="000559D5"/>
    <w:rsid w:val="00057B55"/>
    <w:rsid w:val="0006004E"/>
    <w:rsid w:val="00061E82"/>
    <w:rsid w:val="00066C53"/>
    <w:rsid w:val="00070EF4"/>
    <w:rsid w:val="000711BB"/>
    <w:rsid w:val="00071653"/>
    <w:rsid w:val="00072F64"/>
    <w:rsid w:val="0007537F"/>
    <w:rsid w:val="0007767F"/>
    <w:rsid w:val="00077BBE"/>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25DA"/>
    <w:rsid w:val="00093043"/>
    <w:rsid w:val="000940BB"/>
    <w:rsid w:val="000A0AFB"/>
    <w:rsid w:val="000A0CBB"/>
    <w:rsid w:val="000A0E7F"/>
    <w:rsid w:val="000A1B37"/>
    <w:rsid w:val="000A4138"/>
    <w:rsid w:val="000A43C1"/>
    <w:rsid w:val="000A451B"/>
    <w:rsid w:val="000A68FE"/>
    <w:rsid w:val="000A7D70"/>
    <w:rsid w:val="000B0D4A"/>
    <w:rsid w:val="000B343F"/>
    <w:rsid w:val="000B3F19"/>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5AF5"/>
    <w:rsid w:val="000C6C91"/>
    <w:rsid w:val="000C6ED9"/>
    <w:rsid w:val="000C7277"/>
    <w:rsid w:val="000C75E0"/>
    <w:rsid w:val="000D0291"/>
    <w:rsid w:val="000D08C2"/>
    <w:rsid w:val="000D2AC2"/>
    <w:rsid w:val="000D352A"/>
    <w:rsid w:val="000D4F95"/>
    <w:rsid w:val="000D5BA9"/>
    <w:rsid w:val="000D6410"/>
    <w:rsid w:val="000D648A"/>
    <w:rsid w:val="000E0177"/>
    <w:rsid w:val="000E19E2"/>
    <w:rsid w:val="000E1B1B"/>
    <w:rsid w:val="000E2CF4"/>
    <w:rsid w:val="000E30F9"/>
    <w:rsid w:val="000E3486"/>
    <w:rsid w:val="000E3606"/>
    <w:rsid w:val="000E36FB"/>
    <w:rsid w:val="000E3A7A"/>
    <w:rsid w:val="000E4056"/>
    <w:rsid w:val="000E5F6C"/>
    <w:rsid w:val="000E6B25"/>
    <w:rsid w:val="000E7E2F"/>
    <w:rsid w:val="000F1CCB"/>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3D65"/>
    <w:rsid w:val="00134C6D"/>
    <w:rsid w:val="00136E85"/>
    <w:rsid w:val="00140141"/>
    <w:rsid w:val="001407BB"/>
    <w:rsid w:val="0014242B"/>
    <w:rsid w:val="00142A44"/>
    <w:rsid w:val="001435DE"/>
    <w:rsid w:val="00143F59"/>
    <w:rsid w:val="001446B6"/>
    <w:rsid w:val="001537B6"/>
    <w:rsid w:val="0015398F"/>
    <w:rsid w:val="00155EAD"/>
    <w:rsid w:val="00156FC7"/>
    <w:rsid w:val="00160598"/>
    <w:rsid w:val="001608FF"/>
    <w:rsid w:val="001614F2"/>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28DA"/>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4615"/>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19A"/>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094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D59"/>
    <w:rsid w:val="002C1A7D"/>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A76"/>
    <w:rsid w:val="002F1C09"/>
    <w:rsid w:val="002F2133"/>
    <w:rsid w:val="002F25EE"/>
    <w:rsid w:val="002F2AD4"/>
    <w:rsid w:val="002F2C34"/>
    <w:rsid w:val="002F4DC5"/>
    <w:rsid w:val="002F6B9A"/>
    <w:rsid w:val="00300F68"/>
    <w:rsid w:val="00301AA6"/>
    <w:rsid w:val="003026D8"/>
    <w:rsid w:val="00304C46"/>
    <w:rsid w:val="00304CD8"/>
    <w:rsid w:val="00304F47"/>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4414"/>
    <w:rsid w:val="003452E0"/>
    <w:rsid w:val="003453DE"/>
    <w:rsid w:val="00346839"/>
    <w:rsid w:val="00346CE7"/>
    <w:rsid w:val="003513D0"/>
    <w:rsid w:val="00351CDA"/>
    <w:rsid w:val="00353439"/>
    <w:rsid w:val="0035353D"/>
    <w:rsid w:val="0035394F"/>
    <w:rsid w:val="00353A6E"/>
    <w:rsid w:val="00354320"/>
    <w:rsid w:val="00354C1A"/>
    <w:rsid w:val="0035630E"/>
    <w:rsid w:val="003572E4"/>
    <w:rsid w:val="00357AC1"/>
    <w:rsid w:val="0036089A"/>
    <w:rsid w:val="00360B44"/>
    <w:rsid w:val="00362019"/>
    <w:rsid w:val="0036381E"/>
    <w:rsid w:val="0036464B"/>
    <w:rsid w:val="003649EA"/>
    <w:rsid w:val="003653FF"/>
    <w:rsid w:val="00365ECB"/>
    <w:rsid w:val="003664F1"/>
    <w:rsid w:val="003670E4"/>
    <w:rsid w:val="00373FD7"/>
    <w:rsid w:val="00377A68"/>
    <w:rsid w:val="00380476"/>
    <w:rsid w:val="00381A9E"/>
    <w:rsid w:val="00381C88"/>
    <w:rsid w:val="0038389B"/>
    <w:rsid w:val="00384D1E"/>
    <w:rsid w:val="00385CAD"/>
    <w:rsid w:val="00386081"/>
    <w:rsid w:val="00386C88"/>
    <w:rsid w:val="00387B37"/>
    <w:rsid w:val="0039132E"/>
    <w:rsid w:val="00391B02"/>
    <w:rsid w:val="00391C83"/>
    <w:rsid w:val="00392A5F"/>
    <w:rsid w:val="00393385"/>
    <w:rsid w:val="00393912"/>
    <w:rsid w:val="00394197"/>
    <w:rsid w:val="00394423"/>
    <w:rsid w:val="0039492C"/>
    <w:rsid w:val="00394A77"/>
    <w:rsid w:val="0039751B"/>
    <w:rsid w:val="003A23C3"/>
    <w:rsid w:val="003A3A3F"/>
    <w:rsid w:val="003A4DA5"/>
    <w:rsid w:val="003A719E"/>
    <w:rsid w:val="003B0BAF"/>
    <w:rsid w:val="003B0DF1"/>
    <w:rsid w:val="003B214A"/>
    <w:rsid w:val="003B2BCB"/>
    <w:rsid w:val="003B4257"/>
    <w:rsid w:val="003B4543"/>
    <w:rsid w:val="003B496F"/>
    <w:rsid w:val="003B4F57"/>
    <w:rsid w:val="003B5AA4"/>
    <w:rsid w:val="003B60EB"/>
    <w:rsid w:val="003B6591"/>
    <w:rsid w:val="003B6714"/>
    <w:rsid w:val="003B784F"/>
    <w:rsid w:val="003C0001"/>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03BD"/>
    <w:rsid w:val="00470619"/>
    <w:rsid w:val="004717CE"/>
    <w:rsid w:val="00473066"/>
    <w:rsid w:val="00473A34"/>
    <w:rsid w:val="00474BAB"/>
    <w:rsid w:val="00475674"/>
    <w:rsid w:val="0047597D"/>
    <w:rsid w:val="00476FC9"/>
    <w:rsid w:val="00476FD1"/>
    <w:rsid w:val="004773C9"/>
    <w:rsid w:val="00477A87"/>
    <w:rsid w:val="00480AE7"/>
    <w:rsid w:val="004811A8"/>
    <w:rsid w:val="004817FA"/>
    <w:rsid w:val="00481ADE"/>
    <w:rsid w:val="004835CF"/>
    <w:rsid w:val="00485D14"/>
    <w:rsid w:val="004873B6"/>
    <w:rsid w:val="00487E60"/>
    <w:rsid w:val="00490EB4"/>
    <w:rsid w:val="0049177A"/>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502"/>
    <w:rsid w:val="004B4A30"/>
    <w:rsid w:val="004B6375"/>
    <w:rsid w:val="004B654D"/>
    <w:rsid w:val="004C02E8"/>
    <w:rsid w:val="004C1040"/>
    <w:rsid w:val="004C165E"/>
    <w:rsid w:val="004C2CEE"/>
    <w:rsid w:val="004C3449"/>
    <w:rsid w:val="004C44A6"/>
    <w:rsid w:val="004C4C80"/>
    <w:rsid w:val="004C546E"/>
    <w:rsid w:val="004D0817"/>
    <w:rsid w:val="004D1754"/>
    <w:rsid w:val="004D273F"/>
    <w:rsid w:val="004D2BCA"/>
    <w:rsid w:val="004D3747"/>
    <w:rsid w:val="004D411F"/>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1013D"/>
    <w:rsid w:val="00511176"/>
    <w:rsid w:val="00511306"/>
    <w:rsid w:val="00511FC1"/>
    <w:rsid w:val="005130C5"/>
    <w:rsid w:val="005135F3"/>
    <w:rsid w:val="00515A1A"/>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921"/>
    <w:rsid w:val="00565B41"/>
    <w:rsid w:val="005674CC"/>
    <w:rsid w:val="00567BA7"/>
    <w:rsid w:val="00567E9C"/>
    <w:rsid w:val="00573FBF"/>
    <w:rsid w:val="005742B2"/>
    <w:rsid w:val="0057621B"/>
    <w:rsid w:val="00576746"/>
    <w:rsid w:val="00576EFD"/>
    <w:rsid w:val="005773A8"/>
    <w:rsid w:val="00577BB1"/>
    <w:rsid w:val="00577D56"/>
    <w:rsid w:val="00577DE0"/>
    <w:rsid w:val="00582277"/>
    <w:rsid w:val="005861BC"/>
    <w:rsid w:val="005866BD"/>
    <w:rsid w:val="005866ED"/>
    <w:rsid w:val="00586DA1"/>
    <w:rsid w:val="005872C8"/>
    <w:rsid w:val="005872FC"/>
    <w:rsid w:val="0058788E"/>
    <w:rsid w:val="00590032"/>
    <w:rsid w:val="005902F2"/>
    <w:rsid w:val="005918BD"/>
    <w:rsid w:val="00592119"/>
    <w:rsid w:val="00592638"/>
    <w:rsid w:val="00592BE6"/>
    <w:rsid w:val="0059341A"/>
    <w:rsid w:val="00593EAA"/>
    <w:rsid w:val="0059482A"/>
    <w:rsid w:val="0059499B"/>
    <w:rsid w:val="0059624C"/>
    <w:rsid w:val="005A0464"/>
    <w:rsid w:val="005A07C4"/>
    <w:rsid w:val="005A20BA"/>
    <w:rsid w:val="005A2E60"/>
    <w:rsid w:val="005A76F0"/>
    <w:rsid w:val="005B03DF"/>
    <w:rsid w:val="005B0742"/>
    <w:rsid w:val="005B1C97"/>
    <w:rsid w:val="005B1D45"/>
    <w:rsid w:val="005B2FA0"/>
    <w:rsid w:val="005B469F"/>
    <w:rsid w:val="005B5156"/>
    <w:rsid w:val="005B5C70"/>
    <w:rsid w:val="005B6397"/>
    <w:rsid w:val="005B67C9"/>
    <w:rsid w:val="005B6A1B"/>
    <w:rsid w:val="005B7C1A"/>
    <w:rsid w:val="005C0164"/>
    <w:rsid w:val="005C0A96"/>
    <w:rsid w:val="005C17CB"/>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E68ED"/>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25CA"/>
    <w:rsid w:val="00614B7D"/>
    <w:rsid w:val="00614D92"/>
    <w:rsid w:val="00615328"/>
    <w:rsid w:val="0061632E"/>
    <w:rsid w:val="00617238"/>
    <w:rsid w:val="0061733E"/>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2A09"/>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6664E"/>
    <w:rsid w:val="006704B7"/>
    <w:rsid w:val="00673416"/>
    <w:rsid w:val="0067689E"/>
    <w:rsid w:val="0067703F"/>
    <w:rsid w:val="00677A01"/>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11DC"/>
    <w:rsid w:val="006A5B04"/>
    <w:rsid w:val="006A63D8"/>
    <w:rsid w:val="006A677D"/>
    <w:rsid w:val="006A7793"/>
    <w:rsid w:val="006B04D0"/>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1DA"/>
    <w:rsid w:val="006D62B8"/>
    <w:rsid w:val="006D68AA"/>
    <w:rsid w:val="006D6F45"/>
    <w:rsid w:val="006E0BAB"/>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334E"/>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73E"/>
    <w:rsid w:val="00717EE0"/>
    <w:rsid w:val="0072070F"/>
    <w:rsid w:val="0072097F"/>
    <w:rsid w:val="0072142C"/>
    <w:rsid w:val="00722AD9"/>
    <w:rsid w:val="007232A6"/>
    <w:rsid w:val="00724B83"/>
    <w:rsid w:val="0072545A"/>
    <w:rsid w:val="00725584"/>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E3A"/>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D43E9"/>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532"/>
    <w:rsid w:val="007F5797"/>
    <w:rsid w:val="007F5916"/>
    <w:rsid w:val="007F604F"/>
    <w:rsid w:val="007F6689"/>
    <w:rsid w:val="007F765A"/>
    <w:rsid w:val="00800663"/>
    <w:rsid w:val="00800B92"/>
    <w:rsid w:val="008016FA"/>
    <w:rsid w:val="00801D40"/>
    <w:rsid w:val="00802C27"/>
    <w:rsid w:val="008038BB"/>
    <w:rsid w:val="00803D84"/>
    <w:rsid w:val="00806254"/>
    <w:rsid w:val="00806259"/>
    <w:rsid w:val="008064F7"/>
    <w:rsid w:val="00807D3D"/>
    <w:rsid w:val="00807D8E"/>
    <w:rsid w:val="00812868"/>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24738"/>
    <w:rsid w:val="00833C6C"/>
    <w:rsid w:val="00835BC8"/>
    <w:rsid w:val="00835BFF"/>
    <w:rsid w:val="008369F4"/>
    <w:rsid w:val="00837653"/>
    <w:rsid w:val="008410F8"/>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48D0"/>
    <w:rsid w:val="00874C25"/>
    <w:rsid w:val="00874C67"/>
    <w:rsid w:val="00877AE9"/>
    <w:rsid w:val="00880190"/>
    <w:rsid w:val="008807C6"/>
    <w:rsid w:val="00881129"/>
    <w:rsid w:val="00881664"/>
    <w:rsid w:val="00881856"/>
    <w:rsid w:val="00882810"/>
    <w:rsid w:val="008829B0"/>
    <w:rsid w:val="00882C94"/>
    <w:rsid w:val="00885D24"/>
    <w:rsid w:val="008860F2"/>
    <w:rsid w:val="008906DB"/>
    <w:rsid w:val="00890BDE"/>
    <w:rsid w:val="00891073"/>
    <w:rsid w:val="008912A2"/>
    <w:rsid w:val="0089237F"/>
    <w:rsid w:val="00892EB3"/>
    <w:rsid w:val="0089325A"/>
    <w:rsid w:val="008939CE"/>
    <w:rsid w:val="00896DC2"/>
    <w:rsid w:val="00897C35"/>
    <w:rsid w:val="008A031D"/>
    <w:rsid w:val="008A0818"/>
    <w:rsid w:val="008A142D"/>
    <w:rsid w:val="008A287F"/>
    <w:rsid w:val="008A2A47"/>
    <w:rsid w:val="008A36F4"/>
    <w:rsid w:val="008A3E97"/>
    <w:rsid w:val="008A48DB"/>
    <w:rsid w:val="008A5089"/>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FB"/>
    <w:rsid w:val="008D5D97"/>
    <w:rsid w:val="008D62D2"/>
    <w:rsid w:val="008D6B6B"/>
    <w:rsid w:val="008D6D4F"/>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1C13"/>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3A07"/>
    <w:rsid w:val="009541C4"/>
    <w:rsid w:val="009544FB"/>
    <w:rsid w:val="00954635"/>
    <w:rsid w:val="009546CB"/>
    <w:rsid w:val="00954871"/>
    <w:rsid w:val="009558FF"/>
    <w:rsid w:val="00956D29"/>
    <w:rsid w:val="009570B0"/>
    <w:rsid w:val="009604D5"/>
    <w:rsid w:val="00960AF2"/>
    <w:rsid w:val="00962945"/>
    <w:rsid w:val="009629F0"/>
    <w:rsid w:val="00963B19"/>
    <w:rsid w:val="00964975"/>
    <w:rsid w:val="00964BD6"/>
    <w:rsid w:val="00964D25"/>
    <w:rsid w:val="00964E6A"/>
    <w:rsid w:val="00966EC2"/>
    <w:rsid w:val="00967C68"/>
    <w:rsid w:val="00970F73"/>
    <w:rsid w:val="00971022"/>
    <w:rsid w:val="009715E6"/>
    <w:rsid w:val="00971DDB"/>
    <w:rsid w:val="009725F7"/>
    <w:rsid w:val="00972F65"/>
    <w:rsid w:val="00973308"/>
    <w:rsid w:val="00973BB6"/>
    <w:rsid w:val="00975D69"/>
    <w:rsid w:val="0098017B"/>
    <w:rsid w:val="00981319"/>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2C2"/>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3128"/>
    <w:rsid w:val="009F377D"/>
    <w:rsid w:val="009F5FAD"/>
    <w:rsid w:val="009F6B5E"/>
    <w:rsid w:val="00A0061C"/>
    <w:rsid w:val="00A01E9E"/>
    <w:rsid w:val="00A0361C"/>
    <w:rsid w:val="00A04432"/>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C02"/>
    <w:rsid w:val="00A4520B"/>
    <w:rsid w:val="00A4651F"/>
    <w:rsid w:val="00A46BF1"/>
    <w:rsid w:val="00A46F07"/>
    <w:rsid w:val="00A509B8"/>
    <w:rsid w:val="00A52393"/>
    <w:rsid w:val="00A52486"/>
    <w:rsid w:val="00A53CD7"/>
    <w:rsid w:val="00A54142"/>
    <w:rsid w:val="00A54CCE"/>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3E0D"/>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77B"/>
    <w:rsid w:val="00AE1964"/>
    <w:rsid w:val="00AE2237"/>
    <w:rsid w:val="00AE341C"/>
    <w:rsid w:val="00AE56C4"/>
    <w:rsid w:val="00AE6A16"/>
    <w:rsid w:val="00AF2554"/>
    <w:rsid w:val="00AF2FDD"/>
    <w:rsid w:val="00AF44BC"/>
    <w:rsid w:val="00AF4AD6"/>
    <w:rsid w:val="00AF552B"/>
    <w:rsid w:val="00AF5E8C"/>
    <w:rsid w:val="00AF623D"/>
    <w:rsid w:val="00AF7681"/>
    <w:rsid w:val="00AF7AC2"/>
    <w:rsid w:val="00B025C4"/>
    <w:rsid w:val="00B06547"/>
    <w:rsid w:val="00B0669F"/>
    <w:rsid w:val="00B07000"/>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264B"/>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6C90"/>
    <w:rsid w:val="00BE7C5B"/>
    <w:rsid w:val="00BE7F76"/>
    <w:rsid w:val="00BF0FC8"/>
    <w:rsid w:val="00BF3FD9"/>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9BB"/>
    <w:rsid w:val="00C22E65"/>
    <w:rsid w:val="00C23D9A"/>
    <w:rsid w:val="00C241F4"/>
    <w:rsid w:val="00C24822"/>
    <w:rsid w:val="00C25541"/>
    <w:rsid w:val="00C25C40"/>
    <w:rsid w:val="00C25CEC"/>
    <w:rsid w:val="00C30533"/>
    <w:rsid w:val="00C30C5D"/>
    <w:rsid w:val="00C30CAA"/>
    <w:rsid w:val="00C32943"/>
    <w:rsid w:val="00C33FFB"/>
    <w:rsid w:val="00C34DB2"/>
    <w:rsid w:val="00C35148"/>
    <w:rsid w:val="00C36F42"/>
    <w:rsid w:val="00C37144"/>
    <w:rsid w:val="00C4447B"/>
    <w:rsid w:val="00C47FA5"/>
    <w:rsid w:val="00C52535"/>
    <w:rsid w:val="00C52698"/>
    <w:rsid w:val="00C53889"/>
    <w:rsid w:val="00C54121"/>
    <w:rsid w:val="00C563E6"/>
    <w:rsid w:val="00C56688"/>
    <w:rsid w:val="00C57CDC"/>
    <w:rsid w:val="00C60085"/>
    <w:rsid w:val="00C60D59"/>
    <w:rsid w:val="00C62D73"/>
    <w:rsid w:val="00C62D97"/>
    <w:rsid w:val="00C63E79"/>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3288"/>
    <w:rsid w:val="00CA4EFD"/>
    <w:rsid w:val="00CA6179"/>
    <w:rsid w:val="00CA6F93"/>
    <w:rsid w:val="00CA785E"/>
    <w:rsid w:val="00CB331E"/>
    <w:rsid w:val="00CB3D19"/>
    <w:rsid w:val="00CB4962"/>
    <w:rsid w:val="00CB4CD7"/>
    <w:rsid w:val="00CB57D1"/>
    <w:rsid w:val="00CB584B"/>
    <w:rsid w:val="00CB655B"/>
    <w:rsid w:val="00CB7689"/>
    <w:rsid w:val="00CC3025"/>
    <w:rsid w:val="00CC3184"/>
    <w:rsid w:val="00CC3195"/>
    <w:rsid w:val="00CC4555"/>
    <w:rsid w:val="00CC4725"/>
    <w:rsid w:val="00CC4896"/>
    <w:rsid w:val="00CD1B3F"/>
    <w:rsid w:val="00CD1BCC"/>
    <w:rsid w:val="00CD33D6"/>
    <w:rsid w:val="00CD777C"/>
    <w:rsid w:val="00CD7B70"/>
    <w:rsid w:val="00CE1DCB"/>
    <w:rsid w:val="00CE289F"/>
    <w:rsid w:val="00CE3481"/>
    <w:rsid w:val="00CE3BE6"/>
    <w:rsid w:val="00CE3E2E"/>
    <w:rsid w:val="00CE4106"/>
    <w:rsid w:val="00CE56F0"/>
    <w:rsid w:val="00CE5F9E"/>
    <w:rsid w:val="00CF0CFC"/>
    <w:rsid w:val="00CF138F"/>
    <w:rsid w:val="00CF28DF"/>
    <w:rsid w:val="00CF297C"/>
    <w:rsid w:val="00CF318B"/>
    <w:rsid w:val="00CF32EB"/>
    <w:rsid w:val="00CF46E8"/>
    <w:rsid w:val="00CF4F45"/>
    <w:rsid w:val="00CF5F29"/>
    <w:rsid w:val="00CF73D8"/>
    <w:rsid w:val="00D00F5D"/>
    <w:rsid w:val="00D02922"/>
    <w:rsid w:val="00D038DF"/>
    <w:rsid w:val="00D03948"/>
    <w:rsid w:val="00D03A28"/>
    <w:rsid w:val="00D046FB"/>
    <w:rsid w:val="00D0474A"/>
    <w:rsid w:val="00D04AD1"/>
    <w:rsid w:val="00D0607B"/>
    <w:rsid w:val="00D06AEF"/>
    <w:rsid w:val="00D06CDA"/>
    <w:rsid w:val="00D075DC"/>
    <w:rsid w:val="00D10034"/>
    <w:rsid w:val="00D11282"/>
    <w:rsid w:val="00D114F2"/>
    <w:rsid w:val="00D117B9"/>
    <w:rsid w:val="00D13B58"/>
    <w:rsid w:val="00D13B5F"/>
    <w:rsid w:val="00D13BFF"/>
    <w:rsid w:val="00D15C51"/>
    <w:rsid w:val="00D15C80"/>
    <w:rsid w:val="00D16DC4"/>
    <w:rsid w:val="00D211A0"/>
    <w:rsid w:val="00D215E6"/>
    <w:rsid w:val="00D232E3"/>
    <w:rsid w:val="00D23B2A"/>
    <w:rsid w:val="00D241C2"/>
    <w:rsid w:val="00D24DC4"/>
    <w:rsid w:val="00D257CC"/>
    <w:rsid w:val="00D277AA"/>
    <w:rsid w:val="00D27F19"/>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204F"/>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364D"/>
    <w:rsid w:val="00D73BA0"/>
    <w:rsid w:val="00D7437C"/>
    <w:rsid w:val="00D746A3"/>
    <w:rsid w:val="00D74BA2"/>
    <w:rsid w:val="00D74F62"/>
    <w:rsid w:val="00D75325"/>
    <w:rsid w:val="00D763D8"/>
    <w:rsid w:val="00D82B3B"/>
    <w:rsid w:val="00D834F4"/>
    <w:rsid w:val="00D83ACB"/>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A7B06"/>
    <w:rsid w:val="00DB02FB"/>
    <w:rsid w:val="00DB0E48"/>
    <w:rsid w:val="00DB1F30"/>
    <w:rsid w:val="00DB2D88"/>
    <w:rsid w:val="00DB3130"/>
    <w:rsid w:val="00DB4B8F"/>
    <w:rsid w:val="00DB65EC"/>
    <w:rsid w:val="00DB7D92"/>
    <w:rsid w:val="00DB7F7E"/>
    <w:rsid w:val="00DC0C92"/>
    <w:rsid w:val="00DC1680"/>
    <w:rsid w:val="00DC1C08"/>
    <w:rsid w:val="00DC34FB"/>
    <w:rsid w:val="00DC3654"/>
    <w:rsid w:val="00DC40BE"/>
    <w:rsid w:val="00DC4352"/>
    <w:rsid w:val="00DC47A8"/>
    <w:rsid w:val="00DC4BCF"/>
    <w:rsid w:val="00DC63B6"/>
    <w:rsid w:val="00DC6E15"/>
    <w:rsid w:val="00DC6E3A"/>
    <w:rsid w:val="00DC768F"/>
    <w:rsid w:val="00DD146F"/>
    <w:rsid w:val="00DD1C1B"/>
    <w:rsid w:val="00DD7599"/>
    <w:rsid w:val="00DE001B"/>
    <w:rsid w:val="00DE0D8E"/>
    <w:rsid w:val="00DE0E53"/>
    <w:rsid w:val="00DE1E11"/>
    <w:rsid w:val="00DE1EA3"/>
    <w:rsid w:val="00DE1F74"/>
    <w:rsid w:val="00DE21EC"/>
    <w:rsid w:val="00DE2636"/>
    <w:rsid w:val="00DE4035"/>
    <w:rsid w:val="00DF1059"/>
    <w:rsid w:val="00DF1484"/>
    <w:rsid w:val="00DF2592"/>
    <w:rsid w:val="00DF5EE3"/>
    <w:rsid w:val="00DF5F10"/>
    <w:rsid w:val="00DF62BA"/>
    <w:rsid w:val="00DF665C"/>
    <w:rsid w:val="00DF682F"/>
    <w:rsid w:val="00DF7E18"/>
    <w:rsid w:val="00E002DD"/>
    <w:rsid w:val="00E0047E"/>
    <w:rsid w:val="00E033FB"/>
    <w:rsid w:val="00E03995"/>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4B8E"/>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D7C00"/>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322A"/>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488B"/>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511"/>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09FB"/>
    <w:rsid w:val="00FC3773"/>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3E0"/>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6F33B728-0DE9-47BF-8712-1BF37060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microsoft.com/office/2011/relationships/people" Target="peop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6E2E5DC-F7A6-8742-B585-856E270A0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39</Pages>
  <Words>23006</Words>
  <Characters>131140</Characters>
  <Application>Microsoft Macintosh Word</Application>
  <DocSecurity>0</DocSecurity>
  <Lines>1092</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72</cp:revision>
  <dcterms:created xsi:type="dcterms:W3CDTF">2018-08-17T18:11:00Z</dcterms:created>
  <dcterms:modified xsi:type="dcterms:W3CDTF">2018-08-17T21:50:00Z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