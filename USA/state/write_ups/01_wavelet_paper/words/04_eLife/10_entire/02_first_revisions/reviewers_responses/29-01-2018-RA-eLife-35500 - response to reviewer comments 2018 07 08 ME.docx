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5629A2" w14:textId="2E5384C7" w:rsidR="005665B5" w:rsidRPr="000A14BA" w:rsidRDefault="005665B5" w:rsidP="00E61AB2">
      <w:pPr>
        <w:pStyle w:val="BodyText"/>
        <w:spacing w:after="0" w:line="240" w:lineRule="auto"/>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w:t>
      </w:r>
      <w:proofErr w:type="gramStart"/>
      <w:r w:rsidRPr="00B11CF3">
        <w:rPr>
          <w:b/>
          <w:bCs/>
        </w:rPr>
        <w:t>mechanisms for how heat is associated with elevated respiratory deaths is</w:t>
      </w:r>
      <w:proofErr w:type="gramEnd"/>
      <w:r w:rsidRPr="00B11CF3">
        <w:rPr>
          <w:b/>
          <w:bCs/>
        </w:rPr>
        <w:t xml:space="preserve">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18CBA2C4"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B52BFB">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"ITEM-1", "issue" : "1", "issued" : { "date-parts" : [ [ "2009" ] ] }, "page" : "40", "title" : "High ambient temperature and mortality: A review of epidemiologic studies from 2001 to 2008", "type" : "article",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"(Basu, 2009; Basu, Dominici, &amp; Samet, 2005; Basu &amp; Samet, 2002; Bennett, Blangiardo, Fecht, Elliott, &amp; Ezzati, 2014; Braga, Zanobetti, &amp; Schwartz, 2002; Curriero et al., 2002; Dockery et al., 1993; Gasparrini et al., 2015; Hoek et al., 2013; Pope et al., 2002)", "plainTextFormattedCitation" : "(Basu, 2009; Basu, Dominici, &amp; Samet, 2005; Basu &amp; Samet, 2002; Bennett, Blangiardo, Fecht, Elliott, &amp; Ezzati, 2014; Braga, Zanobetti, &amp; Schwartz, 2002; Curriero et al., 2002; Dockery et al., 1993; Gasparrini et al., 2015; Hoek et al., 2013; Pope et al., 2002)", "previouslyFormattedCitation" : "(Basu, 2009; Basu, Dominici, &amp; Samet, 2005;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del w:id="0" w:author="Ezzati, Majid" w:date="2018-07-08T16:50:00Z">
        <w:r w:rsidR="002A3DB9" w:rsidDel="00DF7D2C">
          <w:rPr>
            <w:bCs/>
          </w:rPr>
          <w:delText>some of these causes</w:delText>
        </w:r>
      </w:del>
      <w:ins w:id="1" w:author="Ezzati, Majid" w:date="2018-07-08T16:50:00Z">
        <w:r w:rsidR="00DF7D2C">
          <w:rPr>
            <w:bCs/>
          </w:rPr>
          <w:t>them</w:t>
        </w:r>
      </w:ins>
      <w:r w:rsidR="002A3DB9">
        <w:rPr>
          <w:bCs/>
        </w:rPr>
        <w:t xml:space="preserve"> interchangeably</w:t>
      </w:r>
      <w:r w:rsidR="00281C42">
        <w:rPr>
          <w:bCs/>
        </w:rPr>
        <w:t>.</w:t>
      </w:r>
      <w:r>
        <w:rPr>
          <w:bCs/>
        </w:rPr>
        <w:t xml:space="preserve"> We now present a third layer of disaggregation </w:t>
      </w:r>
      <w:r w:rsidR="007E0D70">
        <w:rPr>
          <w:bCs/>
        </w:rPr>
        <w:t>following the above suggestions (supplementary Figures XX</w:t>
      </w:r>
      <w:r w:rsidR="00C15D49">
        <w:rPr>
          <w:bCs/>
        </w:rPr>
        <w:t xml:space="preserve"> and</w:t>
      </w:r>
      <w:r w:rsidR="007E0D70">
        <w:rPr>
          <w:bCs/>
        </w:rPr>
        <w:t xml:space="preserve"> XX</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74D9236"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(PP XX-XX)</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w:t>
      </w:r>
      <w:proofErr w:type="gramStart"/>
      <w:r w:rsidRPr="00B11CF3">
        <w:rPr>
          <w:b/>
          <w:bCs/>
        </w:rPr>
        <w:t>a duration</w:t>
      </w:r>
      <w:proofErr w:type="gramEnd"/>
      <w:r w:rsidRPr="00B11CF3">
        <w:rPr>
          <w:b/>
          <w:bCs/>
        </w:rPr>
        <w:t xml:space="preserve">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274BB12C" w:rsidR="000668FF" w:rsidRDefault="00EA4A0E" w:rsidP="00E61AB2">
      <w:pPr>
        <w:rPr>
          <w:bCs/>
        </w:rPr>
      </w:pPr>
      <w:r>
        <w:rPr>
          <w:bCs/>
        </w:rPr>
        <w:t xml:space="preserve">Wavelet analysis is a formal analytical framework that can </w:t>
      </w:r>
      <w:r w:rsidR="00B06581">
        <w:rPr>
          <w:bCs/>
        </w:rPr>
        <w:t>provide</w:t>
      </w:r>
      <w:r>
        <w:rPr>
          <w:bCs/>
        </w:rPr>
        <w:t xml:space="preserve"> quantitative </w:t>
      </w:r>
      <w:commentRangeStart w:id="2"/>
      <w:r>
        <w:rPr>
          <w:bCs/>
        </w:rPr>
        <w:t>conclusions</w:t>
      </w:r>
      <w:commentRangeEnd w:id="2"/>
      <w:r>
        <w:rPr>
          <w:rStyle w:val="CommentReference"/>
        </w:rPr>
        <w:commentReference w:id="2"/>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766448">
        <w:rPr>
          <w:bCs/>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"id" : "ITEM-2", "itemData" : { "DOI" : "10.1038/nature01194", "ISBN" : "0028-0836", "ISSN" : "00280836", "PMID" : "12432388", "abstract" : "The variability of El Nin \u0303o/Southern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1\u20133 . Here we present a record of sedimentation in Laguna Pallcacocha, southern Ecuador, which is strongly influenced by ENSO variability, and covers the past 12,000 years continuously. We find that changes on a timescale of 2\u20138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 "author" : [ { "dropping-particle" : "", "family" : "Moy", "given" : "Christopher M.", "non-dropping-particle" : "", "parse-names" : false, "suffix" : "" }, { "dropping-particle" : "", "family" : "Seltzer", "given" : "Geoffrey O.", "non-dropping-particle" : "", "parse-names" : false, "suffix" : "" }, { "dropping-particle" : "", "family" : "Rodbell", "given" : "Donald T.", "non-dropping-particle" : "", "parse-names" : false, "suffix" : "" }, { "dropping-particle" : "", "family" : "Anderson", "given" : "David M.", "non-dropping-particle" : "", "parse-names" : false, "suffix" : "" } ], "container-title" : "Nature", "id" : "ITEM-2", "issue" : "6912", "issued" : { "date-parts" : [ [ "2002" ] ] }, "page" : "162-165", "title" : "Variability of El Ni\u00f1o/Southern Oscillation activity at millennial timescales during the Holocene epoch", "type" : "article-journal", "volume" : "420" }, "uris" : [ "http://www.mendeley.com/documents/?uuid=7d5ba32f-935d-46a0-82d2-3b510f617cdd" ] } ], "mendeley" : { "formattedCitation" : "(Grenfell, Bj\u00f8rnstad, &amp; Kappey, 2001; Moy, Seltzer, Rodbell, &amp; Anderson, 2002)", "plainTextFormattedCitation" : "(Grenfell, Bj\u00f8rnstad, &amp; Kappey, 2001; Moy, Seltzer, Rodbell, &amp; Anderson, 2002)", "previouslyFormattedCitation" : "(Grenfell, Bj\u00f8rnstad, &amp; Kappey, 2001; Moy, Seltzer, Rodbell, &amp; Anderson, 2002)" }, "properties" : {  }, "schema" : "https://github.com/citation-style-language/schema/raw/master/csl-citation.json" }</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 xml:space="preserve">To our knowledge, the </w:t>
      </w:r>
      <w:proofErr w:type="gramStart"/>
      <w:r w:rsidR="000668FF">
        <w:rPr>
          <w:bCs/>
        </w:rPr>
        <w:t>uncertainty of wavelet spectra are</w:t>
      </w:r>
      <w:proofErr w:type="gramEnd"/>
      <w:r w:rsidR="000668FF">
        <w:rPr>
          <w:bCs/>
        </w:rPr>
        <w:t xml:space="preserve"> also well-</w:t>
      </w:r>
      <w:commentRangeStart w:id="3"/>
      <w:r w:rsidR="000668FF">
        <w:rPr>
          <w:bCs/>
        </w:rPr>
        <w:t>characterised</w:t>
      </w:r>
      <w:commentRangeEnd w:id="3"/>
      <w:r w:rsidR="00197613">
        <w:rPr>
          <w:rStyle w:val="CommentReference"/>
        </w:rPr>
        <w:commentReference w:id="3"/>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33EE2505" w14:textId="77777777" w:rsidR="00C42B83" w:rsidRDefault="00C42B83" w:rsidP="00E61AB2">
      <w:pPr>
        <w:rPr>
          <w:bCs/>
        </w:rPr>
      </w:pPr>
    </w:p>
    <w:p w14:paraId="26FBB67D" w14:textId="217574C6" w:rsidR="00C42B83" w:rsidRDefault="00C42B83" w:rsidP="00E61AB2">
      <w:pPr>
        <w:rPr>
          <w:bCs/>
        </w:rPr>
      </w:pPr>
      <w:r>
        <w:rPr>
          <w:bCs/>
        </w:rPr>
        <w:t>We note that even in standard statistical comparisons, p-values and statistical significance are not apparent from figures but are a part of the analysis. [[[</w:t>
      </w:r>
      <w:proofErr w:type="gramStart"/>
      <w:r>
        <w:rPr>
          <w:bCs/>
        </w:rPr>
        <w:t>we</w:t>
      </w:r>
      <w:proofErr w:type="gramEnd"/>
      <w:r>
        <w:rPr>
          <w:bCs/>
        </w:rPr>
        <w:t xml:space="preserve"> say how p values are obtained]]]</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E00372">
      <w:pPr>
        <w:pStyle w:val="BodyText"/>
        <w:spacing w:after="0" w:line="240" w:lineRule="auto"/>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0BF141B0" w14:textId="77777777" w:rsidR="00E00372" w:rsidRPr="00B11CF3" w:rsidRDefault="00E00372" w:rsidP="00E00372">
      <w:pPr>
        <w:pStyle w:val="BodyText"/>
        <w:spacing w:after="0" w:line="240" w:lineRule="auto"/>
        <w:rPr>
          <w:b/>
          <w:bCs/>
        </w:rPr>
      </w:pPr>
      <w:proofErr w:type="gramStart"/>
      <w:r w:rsidRPr="00B11CF3">
        <w:rPr>
          <w:b/>
          <w:bCs/>
        </w:rPr>
        <w:t>log(</w:t>
      </w:r>
      <w:proofErr w:type="spellStart"/>
      <w:proofErr w:type="gramEnd"/>
      <w:r w:rsidRPr="00B11CF3">
        <w:rPr>
          <w:b/>
          <w:bCs/>
        </w:rPr>
        <w:t>λit</w:t>
      </w:r>
      <w:proofErr w:type="spell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w:t>
      </w:r>
      <w:proofErr w:type="gramStart"/>
      <w:r w:rsidRPr="00B11CF3">
        <w:rPr>
          <w:b/>
          <w:bCs/>
        </w:rPr>
        <w:t>sin(</w:t>
      </w:r>
      <w:proofErr w:type="gramEnd"/>
      <w:r w:rsidRPr="00B11CF3">
        <w:rPr>
          <w:b/>
          <w:bCs/>
        </w:rPr>
        <w:t>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w:t>
      </w:r>
      <w:proofErr w:type="gramStart"/>
      <w:r w:rsidRPr="00B11CF3">
        <w:rPr>
          <w:b/>
          <w:bCs/>
        </w:rPr>
        <w:t>sin(</w:t>
      </w:r>
      <w:proofErr w:type="gramEnd"/>
      <w:r w:rsidRPr="00B11CF3">
        <w:rPr>
          <w:b/>
          <w:bCs/>
        </w:rPr>
        <w:t>2</w:t>
      </w:r>
      <w:r w:rsidRPr="00B11CF3">
        <w:rPr>
          <w:rFonts w:cs="Arial"/>
          <w:b/>
          <w:bCs/>
        </w:rPr>
        <w:t>π</w:t>
      </w:r>
      <w:r w:rsidRPr="00B11CF3">
        <w:rPr>
          <w:b/>
          <w:bCs/>
        </w:rPr>
        <w:t xml:space="preserve">t/6)] </w:t>
      </w:r>
    </w:p>
    <w:p w14:paraId="24C91C84" w14:textId="77777777" w:rsidR="00E00372" w:rsidRPr="00B11CF3" w:rsidRDefault="00E00372" w:rsidP="00E00372">
      <w:pPr>
        <w:pStyle w:val="BodyText"/>
        <w:spacing w:after="0" w:line="240" w:lineRule="auto"/>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w:t>
      </w:r>
      <w:proofErr w:type="spellStart"/>
      <w:r w:rsidRPr="00BD0E87">
        <w:rPr>
          <w:b/>
          <w:bCs/>
        </w:rPr>
        <w:t>γi</w:t>
      </w:r>
      <w:proofErr w:type="spellEnd"/>
      <w:r w:rsidRPr="00BD0E87">
        <w:rPr>
          <w:b/>
          <w:bCs/>
        </w:rPr>
        <w:t xml:space="preserve"> negative? </w:t>
      </w:r>
      <w:proofErr w:type="gramStart"/>
      <w:r w:rsidRPr="00BD0E87">
        <w:rPr>
          <w:b/>
          <w:bCs/>
        </w:rPr>
        <w:t xml:space="preserve">If so the seasonal effect is becoming less severe for age group </w:t>
      </w:r>
      <w:proofErr w:type="spellStart"/>
      <w:r w:rsidRPr="00BD0E87">
        <w:rPr>
          <w:b/>
          <w:bCs/>
        </w:rPr>
        <w:t>i</w:t>
      </w:r>
      <w:proofErr w:type="spellEnd"/>
      <w:r w:rsidRPr="00BD0E87">
        <w:rPr>
          <w:b/>
          <w:bCs/>
        </w:rPr>
        <w:t>.</w:t>
      </w:r>
      <w:proofErr w:type="gramEnd"/>
      <w:r w:rsidRPr="00BD0E87">
        <w:rPr>
          <w:b/>
          <w:bCs/>
        </w:rPr>
        <w:t xml:space="preserve"> </w:t>
      </w:r>
    </w:p>
    <w:p w14:paraId="732B13A6" w14:textId="77777777" w:rsidR="00E00372" w:rsidRPr="00EF755D" w:rsidRDefault="00E00372" w:rsidP="00E0037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569DB992" w14:textId="77777777" w:rsidR="00E00372" w:rsidRPr="00EF755D" w:rsidRDefault="00E00372" w:rsidP="00E00372">
      <w:pPr>
        <w:rPr>
          <w:b/>
          <w:bCs/>
        </w:rPr>
      </w:pPr>
      <w:r w:rsidRPr="00EF755D">
        <w:rPr>
          <w:b/>
          <w:bCs/>
        </w:rPr>
        <w:t xml:space="preserve">- Do all age groups have the same cycle, with </w:t>
      </w:r>
      <w:proofErr w:type="gramStart"/>
      <w:r w:rsidRPr="00EF755D">
        <w:rPr>
          <w:b/>
          <w:bCs/>
        </w:rPr>
        <w:t>αpi</w:t>
      </w:r>
      <w:proofErr w:type="gramEnd"/>
      <w:r w:rsidRPr="00EF755D">
        <w:rPr>
          <w:b/>
          <w:bCs/>
        </w:rPr>
        <w:t xml:space="preserve">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w:t>
      </w:r>
      <w:proofErr w:type="gramStart"/>
      <w:r w:rsidRPr="00BD0E87">
        <w:rPr>
          <w:b/>
          <w:bCs/>
        </w:rPr>
        <w:t>the α</w:t>
      </w:r>
      <w:proofErr w:type="gramEnd"/>
      <w:r w:rsidRPr="00BD0E87">
        <w:rPr>
          <w:b/>
          <w:bCs/>
        </w:rPr>
        <w:t xml:space="preserve">,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lastRenderedPageBreak/>
        <w:t xml:space="preserve">The above model is easier to interpret than the wavelet analysis. The quantity 1 − </w:t>
      </w:r>
      <w:proofErr w:type="spellStart"/>
      <w:proofErr w:type="gramStart"/>
      <w:r w:rsidRPr="00BD0E87">
        <w:rPr>
          <w:b/>
          <w:bCs/>
        </w:rPr>
        <w:t>exp</w:t>
      </w:r>
      <w:proofErr w:type="spellEnd"/>
      <w:r w:rsidRPr="00BD0E87">
        <w:rPr>
          <w:b/>
          <w:bCs/>
        </w:rPr>
        <w:t>(</w:t>
      </w:r>
      <w:proofErr w:type="gramEnd"/>
      <w:r w:rsidRPr="00BD0E87">
        <w:rPr>
          <w:b/>
          <w:bCs/>
        </w:rPr>
        <w:t xml:space="preserve">120γ) is the change per decade in the seasonality effect, which could be reported with a 95% confidence interval. </w:t>
      </w:r>
    </w:p>
    <w:p w14:paraId="24E2D5E5" w14:textId="77777777" w:rsidR="00E00372" w:rsidRDefault="00E00372" w:rsidP="00E61AB2">
      <w:pPr>
        <w:rPr>
          <w:bCs/>
        </w:rPr>
      </w:pPr>
    </w:p>
    <w:p w14:paraId="0CC28DCA" w14:textId="4F9BAA62" w:rsidR="00080FE2" w:rsidRPr="006C28FF" w:rsidRDefault="00C529EB" w:rsidP="00080FE2">
      <w:pPr>
        <w:rPr>
          <w:bCs/>
        </w:rPr>
      </w:pPr>
      <w:r>
        <w:rPr>
          <w:bCs/>
        </w:rPr>
        <w:t xml:space="preserve">We have clarified our method for </w:t>
      </w:r>
      <w:commentRangeStart w:id="4"/>
      <w:r>
        <w:rPr>
          <w:bCs/>
        </w:rPr>
        <w:t>Figure XX</w:t>
      </w:r>
      <w:commentRangeEnd w:id="4"/>
      <w:r w:rsidR="00DD6D12">
        <w:rPr>
          <w:rStyle w:val="CommentReference"/>
        </w:rPr>
        <w:commentReference w:id="4"/>
      </w:r>
      <w:r>
        <w:rPr>
          <w:bCs/>
        </w:rPr>
        <w:t xml:space="preserve"> in the revised manuscript. </w:t>
      </w:r>
      <w:r w:rsidR="00080FE2">
        <w:rPr>
          <w:bCs/>
        </w:rPr>
        <w:t xml:space="preserve">We have also implemented the above model and included results. We give the values of </w:t>
      </w:r>
      <w:r w:rsidR="00080FE2" w:rsidRPr="006D5AF5">
        <w:rPr>
          <w:bCs/>
        </w:rPr>
        <w:t>γ</w:t>
      </w:r>
      <w:r w:rsidR="00080FE2">
        <w:rPr>
          <w:bCs/>
        </w:rPr>
        <w:t xml:space="preserve"> with p-values by age-se</w:t>
      </w:r>
      <w:commentRangeStart w:id="5"/>
      <w:r w:rsidR="00080FE2">
        <w:rPr>
          <w:bCs/>
        </w:rPr>
        <w:t>x</w:t>
      </w:r>
      <w:del w:id="6" w:author="Ezzati, Majid" w:date="2018-07-08T17:01:00Z">
        <w:r w:rsidR="00080FE2" w:rsidDel="00DD6D12">
          <w:rPr>
            <w:bCs/>
          </w:rPr>
          <w:delText>, though with our method we have not been able to obtain 95% confidence intervals</w:delText>
        </w:r>
      </w:del>
      <w:commentRangeEnd w:id="5"/>
      <w:r w:rsidR="00080FE2">
        <w:rPr>
          <w:rStyle w:val="CommentReference"/>
        </w:rPr>
        <w:commentReference w:id="5"/>
      </w:r>
      <w:r w:rsidR="00080FE2">
        <w:rPr>
          <w:bCs/>
        </w:rPr>
        <w:t xml:space="preserve">. </w:t>
      </w:r>
      <w:commentRangeStart w:id="7"/>
      <w:r w:rsidR="00080FE2">
        <w:rPr>
          <w:bCs/>
        </w:rPr>
        <w:t xml:space="preserve">We have addressed the values of </w:t>
      </w:r>
      <w:r w:rsidR="00080FE2" w:rsidRPr="007C27B3">
        <w:rPr>
          <w:bCs/>
        </w:rPr>
        <w:t>α</w:t>
      </w:r>
      <w:r w:rsidR="00080FE2">
        <w:rPr>
          <w:bCs/>
        </w:rPr>
        <w:t xml:space="preserve"> in our centre of gravity analysis, the results of which we display in Figures XX and XX.</w:t>
      </w:r>
      <w:commentRangeEnd w:id="7"/>
      <w:r w:rsidR="00080FE2">
        <w:rPr>
          <w:rStyle w:val="CommentReference"/>
        </w:rPr>
        <w:commentReference w:id="7"/>
      </w:r>
      <w:r w:rsidR="00080FE2">
        <w:rPr>
          <w:bCs/>
        </w:rPr>
        <w:t xml:space="preserve"> </w:t>
      </w:r>
      <w:commentRangeStart w:id="8"/>
      <w:r w:rsidR="00080FE2">
        <w:rPr>
          <w:bCs/>
        </w:rPr>
        <w:t xml:space="preserve">We also now include how </w:t>
      </w:r>
      <w:r w:rsidR="00080FE2" w:rsidRPr="006D5AF5">
        <w:rPr>
          <w:bCs/>
        </w:rPr>
        <w:t>γ</w:t>
      </w:r>
      <w:r w:rsidR="00080FE2">
        <w:rPr>
          <w:bCs/>
        </w:rPr>
        <w:t xml:space="preserve"> varies by region, though there are issues with population size of the smaller climate regions.</w:t>
      </w:r>
      <w:commentRangeEnd w:id="8"/>
      <w:r w:rsidR="00080FE2">
        <w:rPr>
          <w:rStyle w:val="CommentReference"/>
        </w:rPr>
        <w:commentReference w:id="8"/>
      </w:r>
    </w:p>
    <w:p w14:paraId="5F433C9D" w14:textId="77777777" w:rsidR="00EB4A12" w:rsidRDefault="00EB4A12" w:rsidP="00C529EB">
      <w:pPr>
        <w:rPr>
          <w:bCs/>
        </w:rPr>
      </w:pPr>
    </w:p>
    <w:p w14:paraId="352786F5" w14:textId="77777777" w:rsidR="006C6128" w:rsidRDefault="006C6128" w:rsidP="00E61AB2">
      <w:pPr>
        <w:rPr>
          <w:bCs/>
        </w:rPr>
      </w:pPr>
    </w:p>
    <w:p w14:paraId="7252D390" w14:textId="43F4AC76" w:rsidR="006C6128" w:rsidRPr="00BD7CB1" w:rsidRDefault="006C6128" w:rsidP="006C6128">
      <w:pPr>
        <w:rPr>
          <w:bCs/>
          <w:i/>
        </w:rPr>
      </w:pPr>
      <w:commentRangeStart w:id="9"/>
      <w:r w:rsidRPr="00BD7CB1">
        <w:rPr>
          <w:bCs/>
          <w:i/>
        </w:rPr>
        <w:t xml:space="preserve">- Is </w:t>
      </w:r>
      <w:proofErr w:type="spellStart"/>
      <w:r w:rsidRPr="00BD7CB1">
        <w:rPr>
          <w:bCs/>
          <w:i/>
        </w:rPr>
        <w:t>γi</w:t>
      </w:r>
      <w:proofErr w:type="spellEnd"/>
      <w:r w:rsidRPr="00BD7CB1">
        <w:rPr>
          <w:bCs/>
          <w:i/>
        </w:rPr>
        <w:t xml:space="preserve"> negative? </w:t>
      </w:r>
      <w:proofErr w:type="gramStart"/>
      <w:r w:rsidRPr="00BD7CB1">
        <w:rPr>
          <w:bCs/>
          <w:i/>
        </w:rPr>
        <w:t xml:space="preserve">If so the seasonal effect is becoming less severe for age group </w:t>
      </w:r>
      <w:proofErr w:type="spellStart"/>
      <w:r w:rsidRPr="00BD7CB1">
        <w:rPr>
          <w:bCs/>
          <w:i/>
        </w:rPr>
        <w:t>i</w:t>
      </w:r>
      <w:proofErr w:type="spellEnd"/>
      <w:r w:rsidRPr="00BD7CB1">
        <w:rPr>
          <w:bCs/>
          <w:i/>
        </w:rPr>
        <w:t>.</w:t>
      </w:r>
      <w:proofErr w:type="gramEnd"/>
    </w:p>
    <w:p w14:paraId="6DA25244" w14:textId="77777777" w:rsidR="006C6128" w:rsidRDefault="006C6128" w:rsidP="006C6128">
      <w:pPr>
        <w:rPr>
          <w:bCs/>
        </w:rPr>
      </w:pPr>
    </w:p>
    <w:p w14:paraId="71C7A047" w14:textId="77777777" w:rsidR="00C42B83" w:rsidRDefault="00C42B83" w:rsidP="00C42B83">
      <w:pPr>
        <w:rPr>
          <w:bCs/>
        </w:rPr>
      </w:pPr>
      <w:r>
        <w:rPr>
          <w:bCs/>
        </w:rPr>
        <w:t xml:space="preserve">Result in the original approach: </w:t>
      </w:r>
    </w:p>
    <w:p w14:paraId="125CA5BA" w14:textId="77777777" w:rsidR="00C42B83" w:rsidRPr="00BD7CB1" w:rsidRDefault="00C42B83" w:rsidP="00C42B83">
      <w:pPr>
        <w:rPr>
          <w:bCs/>
        </w:rPr>
      </w:pPr>
      <w:r w:rsidRPr="00BD7CB1">
        <w:rPr>
          <w:bCs/>
        </w:rPr>
        <w:t xml:space="preserve"> </w:t>
      </w:r>
    </w:p>
    <w:p w14:paraId="073AFF8E" w14:textId="683DFB91" w:rsidR="006C6128" w:rsidRDefault="00080FE2" w:rsidP="006C6128">
      <w:pPr>
        <w:rPr>
          <w:bCs/>
        </w:rPr>
      </w:pPr>
      <w:r>
        <w:rPr>
          <w:bCs/>
        </w:rPr>
        <w:t xml:space="preserve">Result in the alternative method: </w:t>
      </w:r>
      <w:r w:rsidR="00216A2B">
        <w:rPr>
          <w:bCs/>
        </w:rPr>
        <w:t>W</w:t>
      </w:r>
      <w:r w:rsidR="000A5021">
        <w:rPr>
          <w:bCs/>
        </w:rPr>
        <w:t>e have report</w:t>
      </w:r>
      <w:r w:rsidR="00216A2B">
        <w:rPr>
          <w:bCs/>
        </w:rPr>
        <w:t xml:space="preserve">ed </w:t>
      </w:r>
      <w:r w:rsidR="000A5021" w:rsidRPr="00830B87">
        <w:rPr>
          <w:bCs/>
        </w:rPr>
        <w:t>γ</w:t>
      </w:r>
      <w:r w:rsidR="00216A2B">
        <w:rPr>
          <w:bCs/>
        </w:rPr>
        <w:t xml:space="preserve"> age,</w:t>
      </w:r>
      <w:r w:rsidR="00864ADD">
        <w:rPr>
          <w:bCs/>
        </w:rPr>
        <w:t xml:space="preserve"> </w:t>
      </w:r>
      <w:r w:rsidR="00216A2B">
        <w:rPr>
          <w:bCs/>
        </w:rPr>
        <w:t>sex, and cause of death</w:t>
      </w:r>
      <w:r w:rsidR="00EF7AB7">
        <w:rPr>
          <w:bCs/>
        </w:rPr>
        <w:t xml:space="preserve"> (Figure XX</w:t>
      </w:r>
      <w:r w:rsidR="00864ADD">
        <w:rPr>
          <w:bCs/>
        </w:rPr>
        <w:t>)</w:t>
      </w:r>
    </w:p>
    <w:p w14:paraId="2CE8E5D5" w14:textId="6D1B9764" w:rsidR="00080FE2" w:rsidRDefault="00080FE2" w:rsidP="006C6128">
      <w:pPr>
        <w:rPr>
          <w:bCs/>
        </w:rPr>
      </w:pPr>
    </w:p>
    <w:p w14:paraId="3213E498" w14:textId="77777777" w:rsidR="006C6128" w:rsidRDefault="006C6128" w:rsidP="006C6128">
      <w:pPr>
        <w:rPr>
          <w:bCs/>
          <w:i/>
          <w:color w:val="FF0000"/>
        </w:rPr>
      </w:pPr>
      <w:r w:rsidRPr="00BD7CB1">
        <w:rPr>
          <w:bCs/>
          <w:i/>
          <w:color w:val="FF0000"/>
        </w:rPr>
        <w:t xml:space="preserve">- Does it look like all age groups have the same trend, with </w:t>
      </w:r>
      <w:proofErr w:type="spellStart"/>
      <w:r w:rsidRPr="00BD7CB1">
        <w:rPr>
          <w:bCs/>
          <w:i/>
          <w:color w:val="FF0000"/>
        </w:rPr>
        <w:t>γi</w:t>
      </w:r>
      <w:proofErr w:type="spellEnd"/>
      <w:r w:rsidRPr="00BD7CB1">
        <w:rPr>
          <w:bCs/>
          <w:i/>
          <w:color w:val="FF0000"/>
        </w:rPr>
        <w:t> = γ</w:t>
      </w:r>
      <w:r w:rsidRPr="00BD7CB1">
        <w:rPr>
          <w:rFonts w:ascii="Cambria Math" w:hAnsi="Cambria Math" w:cs="Cambria Math"/>
          <w:bCs/>
          <w:i/>
          <w:color w:val="FF0000"/>
        </w:rPr>
        <w:t>₀</w:t>
      </w:r>
      <w:r w:rsidRPr="00BD7CB1">
        <w:rPr>
          <w:bCs/>
          <w:i/>
          <w:color w:val="FF0000"/>
        </w:rPr>
        <w:t xml:space="preserve"> for all </w:t>
      </w:r>
      <w:proofErr w:type="spellStart"/>
      <w:r w:rsidRPr="00BD7CB1">
        <w:rPr>
          <w:bCs/>
          <w:i/>
          <w:color w:val="FF0000"/>
        </w:rPr>
        <w:t>i</w:t>
      </w:r>
      <w:proofErr w:type="spellEnd"/>
      <w:r w:rsidRPr="00BD7CB1">
        <w:rPr>
          <w:bCs/>
          <w:i/>
          <w:color w:val="FF0000"/>
        </w:rPr>
        <w:t xml:space="preserve">? </w:t>
      </w:r>
    </w:p>
    <w:p w14:paraId="3553D72F" w14:textId="77777777" w:rsidR="00A74C38" w:rsidRDefault="00A74C38" w:rsidP="006C6128">
      <w:pPr>
        <w:rPr>
          <w:bCs/>
          <w:i/>
          <w:color w:val="FF0000"/>
        </w:rPr>
      </w:pPr>
    </w:p>
    <w:p w14:paraId="6C73090D" w14:textId="069A8FB4" w:rsidR="00A74C38" w:rsidRPr="00A74C38" w:rsidRDefault="00A74C38" w:rsidP="006C6128">
      <w:pPr>
        <w:rPr>
          <w:bCs/>
          <w:color w:val="FF0000"/>
        </w:rPr>
      </w:pPr>
      <w:proofErr w:type="gramStart"/>
      <w:r w:rsidRPr="00BD7CB1">
        <w:rPr>
          <w:bCs/>
        </w:rPr>
        <w:t>γ</w:t>
      </w:r>
      <w:proofErr w:type="gramEnd"/>
      <w:r>
        <w:rPr>
          <w:bCs/>
        </w:rPr>
        <w:t xml:space="preserve"> has distinct tre</w:t>
      </w:r>
      <w:r w:rsidR="00EF7AB7">
        <w:rPr>
          <w:bCs/>
        </w:rPr>
        <w:t>nds for each age group (Figure XX</w:t>
      </w:r>
      <w:r>
        <w:rPr>
          <w:bCs/>
        </w:rPr>
        <w:t>)</w:t>
      </w:r>
    </w:p>
    <w:p w14:paraId="20EAD23B" w14:textId="77777777" w:rsidR="00A74C38" w:rsidRPr="00BD7CB1" w:rsidRDefault="00A74C38" w:rsidP="006C6128">
      <w:pPr>
        <w:rPr>
          <w:bCs/>
          <w:color w:val="FF0000"/>
        </w:rPr>
      </w:pPr>
    </w:p>
    <w:p w14:paraId="4035719D" w14:textId="77777777" w:rsidR="006C6128" w:rsidRDefault="006C6128" w:rsidP="006C6128">
      <w:pPr>
        <w:rPr>
          <w:bCs/>
          <w:i/>
          <w:color w:val="FF0000"/>
        </w:rPr>
      </w:pPr>
      <w:r w:rsidRPr="00BD7CB1">
        <w:rPr>
          <w:bCs/>
          <w:i/>
          <w:color w:val="FF0000"/>
        </w:rPr>
        <w:t xml:space="preserve">- Do all age groups have the same cycle, with </w:t>
      </w:r>
      <w:proofErr w:type="gramStart"/>
      <w:r w:rsidRPr="00BD7CB1">
        <w:rPr>
          <w:bCs/>
          <w:i/>
          <w:color w:val="FF0000"/>
        </w:rPr>
        <w:t>αpi</w:t>
      </w:r>
      <w:proofErr w:type="gramEnd"/>
      <w:r w:rsidRPr="00BD7CB1">
        <w:rPr>
          <w:bCs/>
          <w:i/>
          <w:color w:val="FF0000"/>
        </w:rPr>
        <w:t xml:space="preserve"> = αp0? </w:t>
      </w:r>
    </w:p>
    <w:p w14:paraId="785270B6" w14:textId="77777777" w:rsidR="00A74C38" w:rsidRDefault="00A74C38" w:rsidP="006C6128">
      <w:pPr>
        <w:rPr>
          <w:bCs/>
          <w:i/>
          <w:color w:val="FF0000"/>
        </w:rPr>
      </w:pPr>
    </w:p>
    <w:p w14:paraId="57BC4435" w14:textId="5909CDF0" w:rsidR="00A74C38" w:rsidRPr="00BD7CB1" w:rsidRDefault="00EF7AB7" w:rsidP="006C6128">
      <w:pPr>
        <w:rPr>
          <w:bCs/>
          <w:color w:val="FF0000"/>
        </w:rPr>
      </w:pPr>
      <w:r>
        <w:rPr>
          <w:bCs/>
          <w:color w:val="FF0000"/>
        </w:rPr>
        <w:t>Figure XX</w:t>
      </w:r>
      <w:r w:rsidR="00BD7CB1">
        <w:rPr>
          <w:bCs/>
          <w:color w:val="FF0000"/>
        </w:rPr>
        <w:t xml:space="preserve"> </w:t>
      </w:r>
      <w:r w:rsidR="001F1D6F">
        <w:rPr>
          <w:bCs/>
          <w:color w:val="FF0000"/>
        </w:rPr>
        <w:t>ad</w:t>
      </w:r>
      <w:r w:rsidR="00153D7F">
        <w:rPr>
          <w:bCs/>
          <w:color w:val="FF0000"/>
        </w:rPr>
        <w:t>dresses</w:t>
      </w:r>
      <w:r w:rsidR="00A74C38">
        <w:rPr>
          <w:bCs/>
          <w:color w:val="FF0000"/>
        </w:rPr>
        <w:t xml:space="preserve"> this question, with </w:t>
      </w:r>
      <w:r w:rsidR="00BD7CB1">
        <w:rPr>
          <w:bCs/>
          <w:color w:val="FF0000"/>
        </w:rPr>
        <w:t>distinct timings for causes of death by age-sex group.</w:t>
      </w:r>
    </w:p>
    <w:p w14:paraId="2EA7001E" w14:textId="77777777" w:rsidR="00A74C38" w:rsidRPr="00BD7CB1" w:rsidRDefault="00A74C38" w:rsidP="006C6128">
      <w:pPr>
        <w:rPr>
          <w:bCs/>
          <w:i/>
          <w:color w:val="FF0000"/>
        </w:rPr>
      </w:pPr>
    </w:p>
    <w:p w14:paraId="5D545812" w14:textId="67E16912" w:rsidR="006C6128" w:rsidRDefault="006C6128" w:rsidP="006C6128">
      <w:pPr>
        <w:rPr>
          <w:bCs/>
          <w:i/>
          <w:color w:val="FF0000"/>
        </w:rPr>
      </w:pPr>
      <w:r w:rsidRPr="00BD7CB1">
        <w:rPr>
          <w:bCs/>
          <w:i/>
          <w:color w:val="FF0000"/>
        </w:rPr>
        <w:t>- Does γ vary by region (ne</w:t>
      </w:r>
      <w:r w:rsidR="00B23A5B">
        <w:rPr>
          <w:bCs/>
          <w:i/>
          <w:color w:val="FF0000"/>
        </w:rPr>
        <w:t>gative in cold-climate regions?</w:t>
      </w:r>
      <w:r w:rsidRPr="00BD7CB1">
        <w:rPr>
          <w:bCs/>
          <w:i/>
          <w:color w:val="FF0000"/>
        </w:rPr>
        <w:t xml:space="preserve"> </w:t>
      </w:r>
    </w:p>
    <w:p w14:paraId="75E12625" w14:textId="77777777" w:rsidR="00B162ED" w:rsidRDefault="00B162ED" w:rsidP="006C6128">
      <w:pPr>
        <w:rPr>
          <w:bCs/>
          <w:i/>
          <w:color w:val="FF0000"/>
        </w:rPr>
      </w:pPr>
    </w:p>
    <w:p w14:paraId="07B7DE76" w14:textId="28AB1486" w:rsidR="00B162ED" w:rsidRPr="00B162ED" w:rsidRDefault="00B162ED" w:rsidP="006C6128">
      <w:pPr>
        <w:rPr>
          <w:bCs/>
          <w:color w:val="FF0000"/>
        </w:rPr>
      </w:pPr>
      <w:r>
        <w:rPr>
          <w:bCs/>
          <w:color w:val="FF0000"/>
        </w:rPr>
        <w:t xml:space="preserve">Though not shown here, we have examined </w:t>
      </w:r>
      <w:proofErr w:type="spellStart"/>
      <w:r w:rsidRPr="00957F56">
        <w:rPr>
          <w:bCs/>
        </w:rPr>
        <w:t>γ</w:t>
      </w:r>
      <w:r>
        <w:rPr>
          <w:bCs/>
        </w:rPr>
        <w:t>’s</w:t>
      </w:r>
      <w:proofErr w:type="spellEnd"/>
      <w:r>
        <w:rPr>
          <w:bCs/>
        </w:rPr>
        <w:t xml:space="preserve"> variation by climate region. </w:t>
      </w:r>
      <w:r w:rsidR="002D5E92">
        <w:rPr>
          <w:bCs/>
        </w:rPr>
        <w:t>We have reported cross-section percent difference by reg</w:t>
      </w:r>
      <w:r w:rsidR="00006864">
        <w:rPr>
          <w:bCs/>
        </w:rPr>
        <w:t xml:space="preserve">ion (Figure 6). Including the figure would further make it difficult to provide a coherent story in one paper. Further, dividing </w:t>
      </w:r>
      <w:r w:rsidR="005E42F3">
        <w:rPr>
          <w:bCs/>
        </w:rPr>
        <w:t>the analysis into climate region for age,</w:t>
      </w:r>
      <w:r w:rsidR="00075C5C">
        <w:rPr>
          <w:bCs/>
        </w:rPr>
        <w:t xml:space="preserve"> </w:t>
      </w:r>
      <w:r w:rsidR="005E42F3">
        <w:rPr>
          <w:bCs/>
        </w:rPr>
        <w:t xml:space="preserve">sex, and cause of death creates issues with small </w:t>
      </w:r>
      <w:r w:rsidR="005F4570">
        <w:rPr>
          <w:bCs/>
        </w:rPr>
        <w:t>numbers.</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w:t>
      </w:r>
      <w:proofErr w:type="gramStart"/>
      <w:r w:rsidRPr="00BD7CB1">
        <w:rPr>
          <w:bCs/>
          <w:i/>
        </w:rPr>
        <w:t>the α</w:t>
      </w:r>
      <w:proofErr w:type="gramEnd"/>
      <w:r w:rsidRPr="00BD7CB1">
        <w:rPr>
          <w:bCs/>
          <w:i/>
        </w:rPr>
        <w:t xml:space="preserve">, vary by region or is a nation-wide cycle sufficient? </w:t>
      </w:r>
    </w:p>
    <w:p w14:paraId="63C77173" w14:textId="77777777" w:rsidR="006C6128" w:rsidRDefault="006C6128" w:rsidP="00E61AB2">
      <w:pPr>
        <w:rPr>
          <w:bCs/>
        </w:rPr>
      </w:pPr>
    </w:p>
    <w:p w14:paraId="107A2F0B" w14:textId="55F41C85" w:rsidR="003E64B5" w:rsidRDefault="00EF7AB7" w:rsidP="00E61AB2">
      <w:pPr>
        <w:rPr>
          <w:bCs/>
        </w:rPr>
      </w:pPr>
      <w:r>
        <w:rPr>
          <w:bCs/>
        </w:rPr>
        <w:t>Figure XX</w:t>
      </w:r>
      <w:r w:rsidR="00153D7F">
        <w:rPr>
          <w:bCs/>
        </w:rPr>
        <w:t xml:space="preserve"> addre</w:t>
      </w:r>
      <w:r w:rsidR="00B162ED">
        <w:rPr>
          <w:bCs/>
        </w:rPr>
        <w:t>sses this</w:t>
      </w:r>
      <w:r w:rsidR="00153D7F">
        <w:rPr>
          <w:bCs/>
        </w:rPr>
        <w:t xml:space="preserve"> question</w:t>
      </w:r>
      <w:r w:rsidR="00B162ED">
        <w:rPr>
          <w:bCs/>
        </w:rPr>
        <w:t>, showing that independent of region, timing of maximum and minimum mortality remains stable</w:t>
      </w:r>
      <w:r w:rsidR="00153D7F">
        <w:rPr>
          <w:bCs/>
        </w:rPr>
        <w:t xml:space="preserve"> for many causes of death</w:t>
      </w:r>
      <w:r w:rsidR="00B162ED">
        <w:rPr>
          <w:bCs/>
        </w:rPr>
        <w:t>.</w:t>
      </w:r>
      <w:commentRangeEnd w:id="9"/>
      <w:r w:rsidR="00080FE2">
        <w:rPr>
          <w:rStyle w:val="CommentReference"/>
        </w:rPr>
        <w:commentReference w:id="9"/>
      </w:r>
    </w:p>
    <w:p w14:paraId="089425C7" w14:textId="63843D79" w:rsidR="003B6EF6" w:rsidRDefault="003B6EF6" w:rsidP="00E61AB2">
      <w:pPr>
        <w:rPr>
          <w:bCs/>
        </w:rPr>
      </w:pPr>
    </w:p>
    <w:p w14:paraId="6EAF2E5C" w14:textId="629A56A3" w:rsidR="00080FE2" w:rsidRDefault="00080FE2" w:rsidP="00080FE2">
      <w:pPr>
        <w:rPr>
          <w:bCs/>
        </w:rPr>
      </w:pPr>
      <w:r>
        <w:rPr>
          <w:bCs/>
        </w:rPr>
        <w:t xml:space="preserve">We note however that all of the above questions are answerable through the methods used in the paper, with the specifics stated above. An advantage of the wavelet approach, compared to the use of </w:t>
      </w:r>
      <w:proofErr w:type="spellStart"/>
      <w:r>
        <w:rPr>
          <w:bCs/>
        </w:rPr>
        <w:t>cosinor</w:t>
      </w:r>
      <w:proofErr w:type="spellEnd"/>
      <w:r>
        <w:rPr>
          <w:bCs/>
        </w:rPr>
        <w:t xml:space="preserve"> basis functions, is </w:t>
      </w:r>
      <w:r w:rsidR="0030793D">
        <w:rPr>
          <w:bCs/>
        </w:rPr>
        <w:t>that it does not assume</w:t>
      </w:r>
      <w:r>
        <w:rPr>
          <w:bCs/>
        </w:rPr>
        <w:t xml:space="preserve"> stationary signals, </w:t>
      </w:r>
      <w:commentRangeStart w:id="10"/>
      <w:r>
        <w:rPr>
          <w:bCs/>
        </w:rPr>
        <w:t>i.e.</w:t>
      </w:r>
      <w:r w:rsidR="0030793D">
        <w:rPr>
          <w:bCs/>
        </w:rPr>
        <w:t>,</w:t>
      </w:r>
      <w:r>
        <w:rPr>
          <w:bCs/>
        </w:rPr>
        <w:t xml:space="preserve"> mortality patterns with constant amplitude and period</w:t>
      </w:r>
      <w:r w:rsidR="0030793D">
        <w:rPr>
          <w:bCs/>
        </w:rPr>
        <w:t>icity</w:t>
      </w:r>
      <w:commentRangeEnd w:id="10"/>
      <w:r w:rsidR="007309A2">
        <w:rPr>
          <w:rStyle w:val="CommentReference"/>
        </w:rPr>
        <w:commentReference w:id="10"/>
      </w:r>
      <w:r>
        <w:rPr>
          <w:bCs/>
        </w:rPr>
        <w:t>.</w:t>
      </w:r>
    </w:p>
    <w:p w14:paraId="655376D6" w14:textId="77777777" w:rsidR="00EB4A12" w:rsidRDefault="00EB4A12" w:rsidP="00E61AB2">
      <w:pPr>
        <w:rPr>
          <w:bCs/>
        </w:rPr>
      </w:pPr>
    </w:p>
    <w:p w14:paraId="274327B9" w14:textId="77777777" w:rsidR="00D02BB5"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758B46F" w:rsidR="000A3852" w:rsidRDefault="000A3852" w:rsidP="00E61AB2">
      <w:pPr>
        <w:rPr>
          <w:bCs/>
        </w:rPr>
      </w:pPr>
      <w:r>
        <w:rPr>
          <w:bCs/>
        </w:rPr>
        <w:lastRenderedPageBreak/>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3444264F"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750E">
        <w:rPr>
          <w:bCs/>
        </w:rPr>
        <w:t>XX</w:t>
      </w:r>
      <w:r w:rsidR="00BA7F9D">
        <w:rPr>
          <w:bCs/>
        </w:rPr>
        <w:t xml:space="preserve"> and Table </w:t>
      </w:r>
      <w:r w:rsidR="0070750E">
        <w:rPr>
          <w:bCs/>
        </w:rPr>
        <w:t>XX</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122A8983" w:rsidR="006D1920" w:rsidRDefault="006D1920" w:rsidP="00E61AB2">
      <w:pPr>
        <w:rPr>
          <w:bCs/>
        </w:rPr>
      </w:pPr>
      <w:r>
        <w:rPr>
          <w:bCs/>
        </w:rPr>
        <w:t xml:space="preserve">We have added a table of descriptive statistics (Table </w:t>
      </w:r>
      <w:r w:rsidR="00CD148A">
        <w:rPr>
          <w:bCs/>
        </w:rPr>
        <w:t>XX</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B) I may be misreading the paper (in which case it would be helpful to clarify so others do not make the same mistake)</w:t>
      </w:r>
      <w:proofErr w:type="gramStart"/>
      <w:r w:rsidRPr="006D1920">
        <w:rPr>
          <w:b/>
          <w:bCs/>
        </w:rPr>
        <w:t>,</w:t>
      </w:r>
      <w:proofErr w:type="gramEnd"/>
      <w:r w:rsidRPr="006D1920">
        <w:rPr>
          <w:b/>
          <w:bCs/>
        </w:rPr>
        <w:t xml:space="preserv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w:t>
      </w:r>
      <w:commentRangeStart w:id="11"/>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11"/>
      <w:r w:rsidR="006D1920">
        <w:rPr>
          <w:rStyle w:val="CommentReference"/>
        </w:rPr>
        <w:commentReference w:id="11"/>
      </w:r>
    </w:p>
    <w:p w14:paraId="0F608215" w14:textId="247FF14B" w:rsidR="00D02BB5" w:rsidRDefault="00D02BB5" w:rsidP="00E61AB2">
      <w:pPr>
        <w:rPr>
          <w:bCs/>
        </w:rPr>
      </w:pPr>
    </w:p>
    <w:p w14:paraId="1D7F736F" w14:textId="28C5F74A" w:rsidR="0002089D"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7103C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two temperature metrics are correlated (see Figure below).</w:t>
      </w:r>
    </w:p>
    <w:p w14:paraId="6AF8398C" w14:textId="142CEE33" w:rsidR="007103CF" w:rsidRDefault="007103CF" w:rsidP="0003425D">
      <w:pPr>
        <w:rPr>
          <w:bCs/>
        </w:rPr>
      </w:pPr>
    </w:p>
    <w:p w14:paraId="1ABADB91" w14:textId="5DFD5FA9" w:rsidR="007103CF" w:rsidRDefault="007103CF" w:rsidP="0003425D">
      <w:pPr>
        <w:rPr>
          <w:bCs/>
        </w:rPr>
      </w:pPr>
    </w:p>
    <w:p w14:paraId="5C4BCC08" w14:textId="493FC0CC" w:rsidR="007103CF" w:rsidRDefault="007103CF" w:rsidP="0003425D">
      <w:pPr>
        <w:rPr>
          <w:bCs/>
        </w:rPr>
      </w:pPr>
    </w:p>
    <w:p w14:paraId="2DD4413B" w14:textId="1C2FC410" w:rsidR="007103CF" w:rsidRDefault="007103CF" w:rsidP="0003425D">
      <w:pPr>
        <w:rPr>
          <w:bCs/>
        </w:rPr>
      </w:pPr>
      <w:commentRangeStart w:id="12"/>
      <w:r>
        <w:rPr>
          <w:bCs/>
        </w:rPr>
        <w:t xml:space="preserve">Figure: The relationship between annual mean temperature (used in European papers) and temperature range between maximum and minimum mortality months (used in our paper). </w:t>
      </w:r>
      <w:commentRangeEnd w:id="12"/>
      <w:r>
        <w:rPr>
          <w:rStyle w:val="CommentReference"/>
        </w:rPr>
        <w:commentReference w:id="12"/>
      </w:r>
    </w:p>
    <w:p w14:paraId="62437E46" w14:textId="77777777" w:rsidR="0002089D" w:rsidRDefault="0002089D" w:rsidP="0003425D">
      <w:pPr>
        <w:rPr>
          <w:bCs/>
        </w:rPr>
      </w:pPr>
    </w:p>
    <w:p w14:paraId="7C6556B2" w14:textId="1FD44A72" w:rsidR="0003425D" w:rsidDel="007103CF" w:rsidRDefault="001E650C" w:rsidP="0003425D">
      <w:pPr>
        <w:rPr>
          <w:del w:id="14" w:author="Ezzati, Majid" w:date="2018-07-08T21:29:00Z"/>
          <w:bCs/>
        </w:rPr>
      </w:pPr>
      <w:commentRangeStart w:id="15"/>
      <w:del w:id="16" w:author="Ezzati, Majid" w:date="2018-07-08T21:29:00Z">
        <w:r w:rsidDel="007103CF">
          <w:rPr>
            <w:bCs/>
          </w:rPr>
          <w:delText>We have also carried out the analysis using mean annual temperature, in addition to temperature range. There is also no clear relationship for the USA, in contrast with European studies</w:delText>
        </w:r>
        <w:r w:rsidR="00F37861" w:rsidDel="007103CF">
          <w:rPr>
            <w:bCs/>
          </w:rPr>
          <w:delText>.</w:delText>
        </w:r>
        <w:r w:rsidR="003F2AFA" w:rsidDel="007103CF">
          <w:rPr>
            <w:bCs/>
          </w:rPr>
          <w:delText xml:space="preserve"> We have made that clear in the manuscript on P. XX</w:delText>
        </w:r>
        <w:r w:rsidR="009B31C1" w:rsidDel="007103CF">
          <w:rPr>
            <w:bCs/>
          </w:rPr>
          <w:delText>, and provi</w:delText>
        </w:r>
        <w:r w:rsidR="001501F3" w:rsidDel="007103CF">
          <w:rPr>
            <w:bCs/>
          </w:rPr>
          <w:delText>de an additional panel with</w:delText>
        </w:r>
        <w:r w:rsidR="009B31C1" w:rsidDel="007103CF">
          <w:rPr>
            <w:bCs/>
          </w:rPr>
          <w:delText xml:space="preserve"> annual temperature for comparison</w:delText>
        </w:r>
        <w:r w:rsidR="003F2AFA" w:rsidDel="007103CF">
          <w:rPr>
            <w:bCs/>
          </w:rPr>
          <w:delText>.</w:delText>
        </w:r>
      </w:del>
    </w:p>
    <w:commentRangeEnd w:id="15"/>
    <w:p w14:paraId="0F878EA6" w14:textId="2E38CD0F" w:rsidR="006D1920" w:rsidRPr="00D02BB5" w:rsidDel="007103CF" w:rsidRDefault="007103CF" w:rsidP="00E61AB2">
      <w:pPr>
        <w:rPr>
          <w:del w:id="17" w:author="Ezzati, Majid" w:date="2018-07-08T21:29:00Z"/>
          <w:bCs/>
        </w:rPr>
      </w:pPr>
      <w:r>
        <w:rPr>
          <w:rStyle w:val="CommentReference"/>
        </w:rPr>
        <w:commentReference w:id="15"/>
      </w: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w:t>
      </w:r>
      <w:r w:rsidRPr="006D1920">
        <w:rPr>
          <w:b/>
          <w:bCs/>
        </w:rPr>
        <w:lastRenderedPageBreak/>
        <w:t xml:space="preserve">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37172FE" w14:textId="3D938FC8" w:rsidR="0084489A"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 of </w:t>
      </w:r>
      <w:r w:rsidR="00367C69">
        <w:rPr>
          <w:bCs/>
        </w:rPr>
        <w:t xml:space="preserve">centre-of-gravity analysis to identify peak and minimum mortality months, and the analysis of changes in seasonal mortality range are all formal analyses. We now also provide the results from the alternative methods, noting as above that this approach involves additional assumptions. </w:t>
      </w:r>
      <w:r w:rsidR="00367C69" w:rsidRPr="00367C69">
        <w:rPr>
          <w:bCs/>
          <w:highlight w:val="yellow"/>
        </w:rPr>
        <w:t>[[[</w:t>
      </w:r>
      <w:proofErr w:type="gramStart"/>
      <w:r w:rsidR="00367C69" w:rsidRPr="00367C69">
        <w:rPr>
          <w:bCs/>
          <w:highlight w:val="yellow"/>
        </w:rPr>
        <w:t>to</w:t>
      </w:r>
      <w:proofErr w:type="gramEnd"/>
      <w:r w:rsidR="00367C69" w:rsidRPr="00367C69">
        <w:rPr>
          <w:bCs/>
          <w:highlight w:val="yellow"/>
        </w:rPr>
        <w:t xml:space="preserve"> discuss multiple testing adjustment]]]</w:t>
      </w:r>
    </w:p>
    <w:p w14:paraId="53E468E1" w14:textId="77777777" w:rsidR="0084489A" w:rsidRPr="00D02BB5" w:rsidRDefault="0084489A"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2EEEA61"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this sentence for clarity (P. XX).</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t>
      </w:r>
      <w:proofErr w:type="gramStart"/>
      <w:r w:rsidRPr="005D48DC">
        <w:rPr>
          <w:b/>
          <w:bCs/>
        </w:rPr>
        <w:t>what</w:t>
      </w:r>
      <w:proofErr w:type="gramEnd"/>
      <w:r w:rsidRPr="005D48DC">
        <w:rPr>
          <w:b/>
          <w:bCs/>
        </w:rPr>
        <w:t xml:space="preserve"> is a weather regime? </w:t>
      </w:r>
    </w:p>
    <w:p w14:paraId="7C6E5794" w14:textId="025CA386" w:rsidR="00D02BB5" w:rsidRDefault="00D02BB5" w:rsidP="00E61AB2">
      <w:pPr>
        <w:rPr>
          <w:bCs/>
        </w:rPr>
      </w:pPr>
    </w:p>
    <w:p w14:paraId="36F9F21E" w14:textId="22B0F89A" w:rsidR="005D48DC" w:rsidRDefault="005D48DC" w:rsidP="00E61AB2">
      <w:pPr>
        <w:rPr>
          <w:bCs/>
        </w:rPr>
      </w:pPr>
      <w:r>
        <w:rPr>
          <w:bCs/>
        </w:rPr>
        <w:t xml:space="preserve">We have reworded for clarity (P. </w:t>
      </w:r>
      <w:r w:rsidR="007F3884">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 xml:space="preserve">131 - </w:t>
      </w:r>
      <w:proofErr w:type="gramStart"/>
      <w:r w:rsidRPr="005D48DC">
        <w:rPr>
          <w:b/>
          <w:bCs/>
        </w:rPr>
        <w:t>is</w:t>
      </w:r>
      <w:proofErr w:type="gramEnd"/>
      <w:r w:rsidRPr="005D48DC">
        <w:rPr>
          <w:b/>
          <w:bCs/>
        </w:rPr>
        <w:t xml:space="preserve"> it not seasonal patterns rather than seasonal </w:t>
      </w:r>
      <w:proofErr w:type="spellStart"/>
      <w:r w:rsidRPr="005D48DC">
        <w:rPr>
          <w:b/>
          <w:bCs/>
        </w:rPr>
        <w:t>behaviors</w:t>
      </w:r>
      <w:proofErr w:type="spellEnd"/>
      <w:r w:rsidRPr="005D48DC">
        <w:rPr>
          <w:b/>
          <w:bCs/>
        </w:rPr>
        <w:t>?</w:t>
      </w:r>
    </w:p>
    <w:p w14:paraId="5C6443A9" w14:textId="77777777" w:rsidR="005D48DC" w:rsidRDefault="005D48DC" w:rsidP="00E61AB2">
      <w:pPr>
        <w:jc w:val="left"/>
        <w:rPr>
          <w:bCs/>
        </w:rPr>
      </w:pPr>
    </w:p>
    <w:p w14:paraId="5D00C770" w14:textId="2B6B94FF" w:rsidR="007E0D70" w:rsidRDefault="005D48DC" w:rsidP="00E61AB2">
      <w:pPr>
        <w:jc w:val="left"/>
        <w:rPr>
          <w:bCs/>
        </w:rPr>
      </w:pPr>
      <w:r>
        <w:rPr>
          <w:bCs/>
        </w:rPr>
        <w:t xml:space="preserve">We have reworded as suggested (P. </w:t>
      </w:r>
      <w:r w:rsidR="007F3884">
        <w:rPr>
          <w:bCs/>
        </w:rPr>
        <w:t>XX</w:t>
      </w:r>
      <w:proofErr w:type="gramStart"/>
      <w:r w:rsidR="00D97DDE">
        <w:rPr>
          <w:bCs/>
        </w:rPr>
        <w:t>,</w:t>
      </w:r>
      <w:r w:rsidR="007F3884">
        <w:rPr>
          <w:bCs/>
        </w:rPr>
        <w:t>XX</w:t>
      </w:r>
      <w:proofErr w:type="gramEnd"/>
      <w:r>
        <w:rPr>
          <w:bCs/>
        </w:rPr>
        <w:t>).</w:t>
      </w:r>
    </w:p>
    <w:p w14:paraId="70A295BB" w14:textId="77777777" w:rsidR="007E0D70" w:rsidRDefault="007E0D70" w:rsidP="00E61AB2">
      <w:pPr>
        <w:jc w:val="left"/>
        <w:rPr>
          <w:bCs/>
        </w:rPr>
      </w:pPr>
    </w:p>
    <w:p w14:paraId="334BA964" w14:textId="77777777" w:rsidR="007E0D70" w:rsidRPr="00DE63FA" w:rsidRDefault="007E0D70" w:rsidP="00E61AB2">
      <w:pPr>
        <w:jc w:val="left"/>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006210B2" w14:textId="71E7E2C5" w:rsidR="00766448" w:rsidRPr="00766448" w:rsidRDefault="008338F8" w:rsidP="00766448">
      <w:pPr>
        <w:widowControl w:val="0"/>
        <w:autoSpaceDE w:val="0"/>
        <w:autoSpaceDN w:val="0"/>
        <w:adjustRightInd w:val="0"/>
        <w:ind w:left="480" w:hanging="480"/>
        <w:rPr>
          <w:rFonts w:eastAsia="Times New Roman" w:cs="Arial"/>
          <w:noProof/>
        </w:rPr>
      </w:pPr>
      <w:ins w:id="18" w:author="Parks, Robbie M" w:date="2018-06-19T10:09:00Z">
        <w:r>
          <w:rPr>
            <w:bCs/>
          </w:rPr>
          <w:fldChar w:fldCharType="begin" w:fldLock="1"/>
        </w:r>
        <w:r>
          <w:rPr>
            <w:bCs/>
          </w:rPr>
          <w:instrText xml:space="preserve">ADDIN Mendeley Bibliography CSL_BIBLIOGRAPHY </w:instrText>
        </w:r>
      </w:ins>
      <w:r>
        <w:rPr>
          <w:bCs/>
        </w:rPr>
        <w:fldChar w:fldCharType="separate"/>
      </w:r>
      <w:r w:rsidR="00766448" w:rsidRPr="00766448">
        <w:rPr>
          <w:rFonts w:eastAsia="Times New Roman" w:cs="Arial"/>
          <w:noProof/>
        </w:rPr>
        <w:t xml:space="preserve">Basu, R. (2009). High ambient temperature and mortality: A review of epidemiologic studies from 2001 to 2008. </w:t>
      </w:r>
      <w:r w:rsidR="00766448" w:rsidRPr="00766448">
        <w:rPr>
          <w:rFonts w:eastAsia="Times New Roman" w:cs="Arial"/>
          <w:i/>
          <w:iCs/>
          <w:noProof/>
        </w:rPr>
        <w:t>Environmental Health: A Global Access Science Source</w:t>
      </w:r>
      <w:r w:rsidR="00766448" w:rsidRPr="00766448">
        <w:rPr>
          <w:rFonts w:eastAsia="Times New Roman" w:cs="Arial"/>
          <w:noProof/>
        </w:rPr>
        <w:t>. https://doi.org/10.1186/1476-069X-8-40</w:t>
      </w:r>
    </w:p>
    <w:p w14:paraId="4D273E60"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Basu, R., Dominici, F., &amp; Samet, J. M. (2005). Temperature and mortality among the elderly in the United States: a comparison of epidemiologic methods. </w:t>
      </w:r>
      <w:r w:rsidRPr="00766448">
        <w:rPr>
          <w:rFonts w:eastAsia="Times New Roman" w:cs="Arial"/>
          <w:i/>
          <w:iCs/>
          <w:noProof/>
        </w:rPr>
        <w:t>Epidemiology</w:t>
      </w:r>
      <w:r w:rsidRPr="00766448">
        <w:rPr>
          <w:rFonts w:eastAsia="Times New Roman" w:cs="Arial"/>
          <w:noProof/>
        </w:rPr>
        <w:t xml:space="preserve">, </w:t>
      </w:r>
      <w:r w:rsidRPr="00766448">
        <w:rPr>
          <w:rFonts w:eastAsia="Times New Roman" w:cs="Arial"/>
          <w:i/>
          <w:iCs/>
          <w:noProof/>
        </w:rPr>
        <w:t>16</w:t>
      </w:r>
      <w:r w:rsidRPr="00766448">
        <w:rPr>
          <w:rFonts w:eastAsia="Times New Roman" w:cs="Arial"/>
          <w:noProof/>
        </w:rPr>
        <w:t>(1), 58–66. https://doi.org/00001648-200501000-00009 [pii]</w:t>
      </w:r>
    </w:p>
    <w:p w14:paraId="7590CE2D"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Basu, R., &amp; Samet, J. M. (2002). Relation between elevated ambient temperature and mortality: A review of the epidemiologic evidence. </w:t>
      </w:r>
      <w:r w:rsidRPr="00766448">
        <w:rPr>
          <w:rFonts w:eastAsia="Times New Roman" w:cs="Arial"/>
          <w:i/>
          <w:iCs/>
          <w:noProof/>
        </w:rPr>
        <w:t>Epidemiologic Reviews</w:t>
      </w:r>
      <w:r w:rsidRPr="00766448">
        <w:rPr>
          <w:rFonts w:eastAsia="Times New Roman" w:cs="Arial"/>
          <w:noProof/>
        </w:rPr>
        <w:t>. https://doi.org/10.1093/epirev/mxf007</w:t>
      </w:r>
    </w:p>
    <w:p w14:paraId="4F4292C0"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Bennett, J. E., Blangiardo, M., Fecht, D., Elliott, P., &amp; Ezzati, M. (2014). Vulnerability to the mortality effects of warm temperature in the districts of England and Wales. </w:t>
      </w:r>
      <w:r w:rsidRPr="00766448">
        <w:rPr>
          <w:rFonts w:eastAsia="Times New Roman" w:cs="Arial"/>
          <w:i/>
          <w:iCs/>
          <w:noProof/>
        </w:rPr>
        <w:t>Nature Climate Change</w:t>
      </w:r>
      <w:r w:rsidRPr="00766448">
        <w:rPr>
          <w:rFonts w:eastAsia="Times New Roman" w:cs="Arial"/>
          <w:noProof/>
        </w:rPr>
        <w:t xml:space="preserve">, </w:t>
      </w:r>
      <w:r w:rsidRPr="00766448">
        <w:rPr>
          <w:rFonts w:eastAsia="Times New Roman" w:cs="Arial"/>
          <w:i/>
          <w:iCs/>
          <w:noProof/>
        </w:rPr>
        <w:t>4</w:t>
      </w:r>
      <w:r w:rsidRPr="00766448">
        <w:rPr>
          <w:rFonts w:eastAsia="Times New Roman" w:cs="Arial"/>
          <w:noProof/>
        </w:rPr>
        <w:t>(4), 269–273. https://doi.org/10.1038/nclimate2123</w:t>
      </w:r>
    </w:p>
    <w:p w14:paraId="4804BA13"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Braga, A. L. F., Zanobetti, A., &amp; Schwartz, J. (2002). The effect of weather on respiratory and cardiovascular deaths in 12 U.S. cities. </w:t>
      </w:r>
      <w:r w:rsidRPr="00766448">
        <w:rPr>
          <w:rFonts w:eastAsia="Times New Roman" w:cs="Arial"/>
          <w:i/>
          <w:iCs/>
          <w:noProof/>
        </w:rPr>
        <w:t>Environmental Health Perspectives</w:t>
      </w:r>
      <w:r w:rsidRPr="00766448">
        <w:rPr>
          <w:rFonts w:eastAsia="Times New Roman" w:cs="Arial"/>
          <w:noProof/>
        </w:rPr>
        <w:t xml:space="preserve">, </w:t>
      </w:r>
      <w:r w:rsidRPr="00766448">
        <w:rPr>
          <w:rFonts w:eastAsia="Times New Roman" w:cs="Arial"/>
          <w:i/>
          <w:iCs/>
          <w:noProof/>
        </w:rPr>
        <w:t>110</w:t>
      </w:r>
      <w:r w:rsidRPr="00766448">
        <w:rPr>
          <w:rFonts w:eastAsia="Times New Roman" w:cs="Arial"/>
          <w:noProof/>
        </w:rPr>
        <w:t>(9), 859–863. https://doi.org/10.1289/ehp.02110859</w:t>
      </w:r>
    </w:p>
    <w:p w14:paraId="78633B13"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Curriero, F. C., Heiner, K. S., Samet, J. M., Zeger, S. L., Strug, L., &amp; Patz, J. A. (2002). Temperature and mortality in 11 cities of the eastern United States. </w:t>
      </w:r>
      <w:r w:rsidRPr="00766448">
        <w:rPr>
          <w:rFonts w:eastAsia="Times New Roman" w:cs="Arial"/>
          <w:i/>
          <w:iCs/>
          <w:noProof/>
        </w:rPr>
        <w:t>American Journal of Epidemiology</w:t>
      </w:r>
      <w:r w:rsidRPr="00766448">
        <w:rPr>
          <w:rFonts w:eastAsia="Times New Roman" w:cs="Arial"/>
          <w:noProof/>
        </w:rPr>
        <w:t xml:space="preserve">, </w:t>
      </w:r>
      <w:r w:rsidRPr="00766448">
        <w:rPr>
          <w:rFonts w:eastAsia="Times New Roman" w:cs="Arial"/>
          <w:i/>
          <w:iCs/>
          <w:noProof/>
        </w:rPr>
        <w:t>155</w:t>
      </w:r>
      <w:r w:rsidRPr="00766448">
        <w:rPr>
          <w:rFonts w:eastAsia="Times New Roman" w:cs="Arial"/>
          <w:noProof/>
        </w:rPr>
        <w:t>(1), 80–87. https://doi.org/10.1093/aje/155.1.80</w:t>
      </w:r>
    </w:p>
    <w:p w14:paraId="11DE2F62"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Dockery, D. W., Pope, C. A., Xu, X., Spengler, J. D., Ware, J. H., Fay, M. E., … Speizer, F. E. (1993). An association between air pollution and mortality in six U.S. cities. </w:t>
      </w:r>
      <w:r w:rsidRPr="00766448">
        <w:rPr>
          <w:rFonts w:eastAsia="Times New Roman" w:cs="Arial"/>
          <w:i/>
          <w:iCs/>
          <w:noProof/>
        </w:rPr>
        <w:t>The New England Journal of Medicine</w:t>
      </w:r>
      <w:r w:rsidRPr="00766448">
        <w:rPr>
          <w:rFonts w:eastAsia="Times New Roman" w:cs="Arial"/>
          <w:noProof/>
        </w:rPr>
        <w:t xml:space="preserve">, </w:t>
      </w:r>
      <w:r w:rsidRPr="00766448">
        <w:rPr>
          <w:rFonts w:eastAsia="Times New Roman" w:cs="Arial"/>
          <w:i/>
          <w:iCs/>
          <w:noProof/>
        </w:rPr>
        <w:t>329</w:t>
      </w:r>
      <w:r w:rsidRPr="00766448">
        <w:rPr>
          <w:rFonts w:eastAsia="Times New Roman" w:cs="Arial"/>
          <w:noProof/>
        </w:rPr>
        <w:t>(24), 1753–9. https://doi.org/10.1056/NEJM199312093292401</w:t>
      </w:r>
    </w:p>
    <w:p w14:paraId="13CC703C"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Fowler, T., Southgate, R. J., Waite, T., Harrell, R., Kovats, S., Bone, A., … Murray, V. (2015). Excess winter deaths in Europe: A multi-country descriptive analysis. </w:t>
      </w:r>
      <w:r w:rsidRPr="00766448">
        <w:rPr>
          <w:rFonts w:eastAsia="Times New Roman" w:cs="Arial"/>
          <w:i/>
          <w:iCs/>
          <w:noProof/>
        </w:rPr>
        <w:t>European Journal of Public Health</w:t>
      </w:r>
      <w:r w:rsidRPr="00766448">
        <w:rPr>
          <w:rFonts w:eastAsia="Times New Roman" w:cs="Arial"/>
          <w:noProof/>
        </w:rPr>
        <w:t xml:space="preserve">, </w:t>
      </w:r>
      <w:r w:rsidRPr="00766448">
        <w:rPr>
          <w:rFonts w:eastAsia="Times New Roman" w:cs="Arial"/>
          <w:i/>
          <w:iCs/>
          <w:noProof/>
        </w:rPr>
        <w:t>25</w:t>
      </w:r>
      <w:r w:rsidRPr="00766448">
        <w:rPr>
          <w:rFonts w:eastAsia="Times New Roman" w:cs="Arial"/>
          <w:noProof/>
        </w:rPr>
        <w:t>(2), 339–345. https://doi.org/10.1093/eurpub/cku073</w:t>
      </w:r>
    </w:p>
    <w:p w14:paraId="24FA7907"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66448">
        <w:rPr>
          <w:rFonts w:eastAsia="Times New Roman" w:cs="Arial"/>
          <w:i/>
          <w:iCs/>
          <w:noProof/>
        </w:rPr>
        <w:t>The Lancet</w:t>
      </w:r>
      <w:r w:rsidRPr="00766448">
        <w:rPr>
          <w:rFonts w:eastAsia="Times New Roman" w:cs="Arial"/>
          <w:noProof/>
        </w:rPr>
        <w:t xml:space="preserve">, </w:t>
      </w:r>
      <w:r w:rsidRPr="00766448">
        <w:rPr>
          <w:rFonts w:eastAsia="Times New Roman" w:cs="Arial"/>
          <w:i/>
          <w:iCs/>
          <w:noProof/>
        </w:rPr>
        <w:t>386</w:t>
      </w:r>
      <w:r w:rsidRPr="00766448">
        <w:rPr>
          <w:rFonts w:eastAsia="Times New Roman" w:cs="Arial"/>
          <w:noProof/>
        </w:rPr>
        <w:t>(9991), 369–375. https://doi.org/10.1016/S0140-6736(14)62114-0</w:t>
      </w:r>
    </w:p>
    <w:p w14:paraId="3801C31B"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Grenfell, B. T., Bjørnstad, O. N., &amp; Kappey, J. (2001). Travelling waves and spatial hierarchies in measles epidemics. </w:t>
      </w:r>
      <w:r w:rsidRPr="00766448">
        <w:rPr>
          <w:rFonts w:eastAsia="Times New Roman" w:cs="Arial"/>
          <w:i/>
          <w:iCs/>
          <w:noProof/>
        </w:rPr>
        <w:t>Nature</w:t>
      </w:r>
      <w:r w:rsidRPr="00766448">
        <w:rPr>
          <w:rFonts w:eastAsia="Times New Roman" w:cs="Arial"/>
          <w:noProof/>
        </w:rPr>
        <w:t xml:space="preserve">, </w:t>
      </w:r>
      <w:r w:rsidRPr="00766448">
        <w:rPr>
          <w:rFonts w:eastAsia="Times New Roman" w:cs="Arial"/>
          <w:i/>
          <w:iCs/>
          <w:noProof/>
        </w:rPr>
        <w:t>414</w:t>
      </w:r>
      <w:r w:rsidRPr="00766448">
        <w:rPr>
          <w:rFonts w:eastAsia="Times New Roman" w:cs="Arial"/>
          <w:noProof/>
        </w:rPr>
        <w:t>(6865), 716–723. https://doi.org/10.1038/414716a</w:t>
      </w:r>
    </w:p>
    <w:p w14:paraId="36A6BA2D"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Healy, J. D. (2003). Excess winter mortality in Europe: A cross country analysis identifying key risk factors. </w:t>
      </w:r>
      <w:r w:rsidRPr="00766448">
        <w:rPr>
          <w:rFonts w:eastAsia="Times New Roman" w:cs="Arial"/>
          <w:i/>
          <w:iCs/>
          <w:noProof/>
        </w:rPr>
        <w:t>Journal of Epidemiology and Community Health</w:t>
      </w:r>
      <w:r w:rsidRPr="00766448">
        <w:rPr>
          <w:rFonts w:eastAsia="Times New Roman" w:cs="Arial"/>
          <w:noProof/>
        </w:rPr>
        <w:t xml:space="preserve">, </w:t>
      </w:r>
      <w:r w:rsidRPr="00766448">
        <w:rPr>
          <w:rFonts w:eastAsia="Times New Roman" w:cs="Arial"/>
          <w:i/>
          <w:iCs/>
          <w:noProof/>
        </w:rPr>
        <w:t>57</w:t>
      </w:r>
      <w:r w:rsidRPr="00766448">
        <w:rPr>
          <w:rFonts w:eastAsia="Times New Roman" w:cs="Arial"/>
          <w:noProof/>
        </w:rPr>
        <w:t>(10), 784–789. https://doi.org/10.1136/jech.57.10.784</w:t>
      </w:r>
    </w:p>
    <w:p w14:paraId="3541223F"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Hoek, G., Krishnan, R. M., Beelen, R., Peters, A., Ostro, B., Brunekreef, B., &amp; Kaufman, J. D. (2013). Long-term air pollution exposure and cardio- respiratory mortality: a review. </w:t>
      </w:r>
      <w:r w:rsidRPr="00766448">
        <w:rPr>
          <w:rFonts w:eastAsia="Times New Roman" w:cs="Arial"/>
          <w:i/>
          <w:iCs/>
          <w:noProof/>
        </w:rPr>
        <w:t>Environmental Health</w:t>
      </w:r>
      <w:r w:rsidRPr="00766448">
        <w:rPr>
          <w:rFonts w:eastAsia="Times New Roman" w:cs="Arial"/>
          <w:noProof/>
        </w:rPr>
        <w:t xml:space="preserve">, </w:t>
      </w:r>
      <w:r w:rsidRPr="00766448">
        <w:rPr>
          <w:rFonts w:eastAsia="Times New Roman" w:cs="Arial"/>
          <w:i/>
          <w:iCs/>
          <w:noProof/>
        </w:rPr>
        <w:t>12</w:t>
      </w:r>
      <w:r w:rsidRPr="00766448">
        <w:rPr>
          <w:rFonts w:eastAsia="Times New Roman" w:cs="Arial"/>
          <w:noProof/>
        </w:rPr>
        <w:t>(1), 43. https://doi.org/10.1186/1476-069X-12-43</w:t>
      </w:r>
    </w:p>
    <w:p w14:paraId="1ECB92D2"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McKee, C. M. (1989). Deaths in winter: Can Britain learn from Europe? </w:t>
      </w:r>
      <w:r w:rsidRPr="00766448">
        <w:rPr>
          <w:rFonts w:eastAsia="Times New Roman" w:cs="Arial"/>
          <w:i/>
          <w:iCs/>
          <w:noProof/>
        </w:rPr>
        <w:t>European Journal of Epidemiology</w:t>
      </w:r>
      <w:r w:rsidRPr="00766448">
        <w:rPr>
          <w:rFonts w:eastAsia="Times New Roman" w:cs="Arial"/>
          <w:noProof/>
        </w:rPr>
        <w:t xml:space="preserve">, </w:t>
      </w:r>
      <w:r w:rsidRPr="00766448">
        <w:rPr>
          <w:rFonts w:eastAsia="Times New Roman" w:cs="Arial"/>
          <w:i/>
          <w:iCs/>
          <w:noProof/>
        </w:rPr>
        <w:t>5</w:t>
      </w:r>
      <w:r w:rsidRPr="00766448">
        <w:rPr>
          <w:rFonts w:eastAsia="Times New Roman" w:cs="Arial"/>
          <w:noProof/>
        </w:rPr>
        <w:t>(2), 178–182. https://doi.org/10.1007/BF00156826</w:t>
      </w:r>
    </w:p>
    <w:p w14:paraId="02CC4428"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Moy, C. M., Seltzer, G. O., Rodbell, D. T., &amp; Anderson, D. M. (2002). Variability of El Niño/Southern Oscillation activity at millennial timescales during the Holocene epoch. </w:t>
      </w:r>
      <w:r w:rsidRPr="00766448">
        <w:rPr>
          <w:rFonts w:eastAsia="Times New Roman" w:cs="Arial"/>
          <w:i/>
          <w:iCs/>
          <w:noProof/>
        </w:rPr>
        <w:t>Nature</w:t>
      </w:r>
      <w:r w:rsidRPr="00766448">
        <w:rPr>
          <w:rFonts w:eastAsia="Times New Roman" w:cs="Arial"/>
          <w:noProof/>
        </w:rPr>
        <w:t xml:space="preserve">, </w:t>
      </w:r>
      <w:r w:rsidRPr="00766448">
        <w:rPr>
          <w:rFonts w:eastAsia="Times New Roman" w:cs="Arial"/>
          <w:i/>
          <w:iCs/>
          <w:noProof/>
        </w:rPr>
        <w:t>420</w:t>
      </w:r>
      <w:r w:rsidRPr="00766448">
        <w:rPr>
          <w:rFonts w:eastAsia="Times New Roman" w:cs="Arial"/>
          <w:noProof/>
        </w:rPr>
        <w:t>(6912), 162–165. https://doi.org/10.1038/nature01194</w:t>
      </w:r>
    </w:p>
    <w:p w14:paraId="715F590B" w14:textId="77777777" w:rsidR="00766448" w:rsidRPr="00766448" w:rsidRDefault="00766448" w:rsidP="00766448">
      <w:pPr>
        <w:widowControl w:val="0"/>
        <w:autoSpaceDE w:val="0"/>
        <w:autoSpaceDN w:val="0"/>
        <w:adjustRightInd w:val="0"/>
        <w:ind w:left="480" w:hanging="480"/>
        <w:rPr>
          <w:rFonts w:cs="Arial"/>
          <w:noProof/>
        </w:rPr>
      </w:pPr>
      <w:r w:rsidRPr="00766448">
        <w:rPr>
          <w:rFonts w:eastAsia="Times New Roman" w:cs="Arial"/>
          <w:noProof/>
        </w:rPr>
        <w:t xml:space="preserve">Pope, C. A., Burnett, R. T., Thun, M. J., Calle, E. E., Krewski, D., Ito, K., &amp; Thurston, G. D. (2002). Lung cancer, cardiopulmonary mortality, and long-term exposure to fine particulate air pollution. </w:t>
      </w:r>
      <w:r w:rsidRPr="00766448">
        <w:rPr>
          <w:rFonts w:eastAsia="Times New Roman" w:cs="Arial"/>
          <w:i/>
          <w:iCs/>
          <w:noProof/>
        </w:rPr>
        <w:t>JAMA</w:t>
      </w:r>
      <w:r w:rsidRPr="00766448">
        <w:rPr>
          <w:rFonts w:eastAsia="Times New Roman" w:cs="Arial"/>
          <w:noProof/>
        </w:rPr>
        <w:t xml:space="preserve">, </w:t>
      </w:r>
      <w:r w:rsidRPr="00766448">
        <w:rPr>
          <w:rFonts w:eastAsia="Times New Roman" w:cs="Arial"/>
          <w:i/>
          <w:iCs/>
          <w:noProof/>
        </w:rPr>
        <w:t>287</w:t>
      </w:r>
      <w:r w:rsidRPr="00766448">
        <w:rPr>
          <w:rFonts w:eastAsia="Times New Roman" w:cs="Arial"/>
          <w:noProof/>
        </w:rPr>
        <w:t>(9), 1132–1141. https://doi.org/joc11435 [pii]</w:t>
      </w:r>
    </w:p>
    <w:p w14:paraId="094A715E" w14:textId="2E31CA43" w:rsidR="00B11CF3" w:rsidRDefault="008338F8" w:rsidP="00766448">
      <w:pPr>
        <w:widowControl w:val="0"/>
        <w:autoSpaceDE w:val="0"/>
        <w:autoSpaceDN w:val="0"/>
        <w:adjustRightInd w:val="0"/>
        <w:ind w:left="480" w:hanging="480"/>
        <w:rPr>
          <w:bCs/>
        </w:rPr>
      </w:pPr>
      <w:ins w:id="19" w:author="Parks, Robbie M" w:date="2018-06-19T10:09:00Z">
        <w:r>
          <w:rPr>
            <w:bCs/>
          </w:rPr>
          <w:fldChar w:fldCharType="end"/>
        </w:r>
      </w:ins>
    </w:p>
    <w:p w14:paraId="4EAA7E9B" w14:textId="679DB2BE"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Majid" w:date="2018-06-26T13:05:00Z" w:initials="M">
    <w:p w14:paraId="4D2B72BB" w14:textId="3023FFFE" w:rsidR="00EA4A0E" w:rsidRDefault="00EA4A0E">
      <w:pPr>
        <w:pStyle w:val="CommentText"/>
      </w:pPr>
      <w:r>
        <w:rPr>
          <w:rStyle w:val="CommentReference"/>
        </w:rPr>
        <w:annotationRef/>
      </w:r>
      <w:r w:rsidR="002D0D85">
        <w:t>Can you find a couple of good Wavelet methods citations and add here (didn’t you have one when we met with Ralf?)</w:t>
      </w:r>
      <w:r w:rsidR="00197613">
        <w:t xml:space="preserve"> I thought we discussed this but if not, please do so and deal with this comment</w:t>
      </w:r>
    </w:p>
  </w:comment>
  <w:comment w:id="3" w:author="Ezzati, Majid" w:date="2018-07-08T16:54:00Z" w:initials="EM">
    <w:p w14:paraId="1840915F" w14:textId="7AB81A29" w:rsidR="00197613" w:rsidRDefault="00197613" w:rsidP="00197613">
      <w:pPr>
        <w:pStyle w:val="CommentText"/>
      </w:pPr>
      <w:r>
        <w:rPr>
          <w:rStyle w:val="CommentReference"/>
        </w:rPr>
        <w:annotationRef/>
      </w:r>
      <w:r>
        <w:t xml:space="preserve">We had discussed </w:t>
      </w:r>
      <w:r w:rsidRPr="00197613">
        <w:t xml:space="preserve">what else to say e.g. in comparison with random </w:t>
      </w:r>
      <w:r>
        <w:t>white or red noise + citation. Can you please do so here? And head toward finalising this response</w:t>
      </w:r>
      <w:r w:rsidR="005C08C6">
        <w:t>. Discuss again if needed with the intent to finalise</w:t>
      </w:r>
    </w:p>
    <w:p w14:paraId="03D0918E" w14:textId="0F1DF1FA" w:rsidR="004F3940" w:rsidRDefault="004F3940" w:rsidP="00197613">
      <w:pPr>
        <w:pStyle w:val="CommentText"/>
      </w:pPr>
    </w:p>
    <w:p w14:paraId="786D3692" w14:textId="50A6A1EB" w:rsidR="004F3940" w:rsidRDefault="004F3940" w:rsidP="00197613">
      <w:pPr>
        <w:pStyle w:val="CommentText"/>
      </w:pPr>
      <w:r>
        <w:t>Looking at the comment, it doesn’t say statistical significance is not possible; rather it says not apparent from spectra. We can respond to that and perhaps maintain the statements on significance. To discuss adding something in methods.</w:t>
      </w:r>
    </w:p>
  </w:comment>
  <w:comment w:id="4" w:author="Ezzati, Majid" w:date="2018-07-08T17:00:00Z" w:initials="EM">
    <w:p w14:paraId="6BD01CE3" w14:textId="68AC1804" w:rsidR="00DD6D12" w:rsidRDefault="00DD6D12">
      <w:pPr>
        <w:pStyle w:val="CommentText"/>
      </w:pPr>
      <w:r>
        <w:rPr>
          <w:rStyle w:val="CommentReference"/>
        </w:rPr>
        <w:annotationRef/>
      </w:r>
      <w:r>
        <w:t>Add this as figures unchanged</w:t>
      </w:r>
    </w:p>
  </w:comment>
  <w:comment w:id="5" w:author="Ezzati, Majid" w:date="2018-07-08T17:01:00Z" w:initials="EM">
    <w:p w14:paraId="1EC63BFA" w14:textId="77777777" w:rsidR="00080FE2" w:rsidRDefault="00080FE2" w:rsidP="00080FE2">
      <w:pPr>
        <w:pStyle w:val="CommentText"/>
      </w:pPr>
      <w:r>
        <w:rPr>
          <w:rStyle w:val="CommentReference"/>
        </w:rPr>
        <w:annotationRef/>
      </w:r>
      <w:r>
        <w:t xml:space="preserve">Do we need to say this? </w:t>
      </w:r>
      <w:proofErr w:type="gramStart"/>
      <w:r>
        <w:t>discuss</w:t>
      </w:r>
      <w:proofErr w:type="gramEnd"/>
    </w:p>
  </w:comment>
  <w:comment w:id="7" w:author="Ezzati, Majid" w:date="2018-07-08T17:03:00Z" w:initials="EM">
    <w:p w14:paraId="35F7A523" w14:textId="60C06805" w:rsidR="00080FE2" w:rsidRDefault="00080FE2" w:rsidP="00080FE2">
      <w:pPr>
        <w:pStyle w:val="CommentText"/>
      </w:pPr>
      <w:r>
        <w:rPr>
          <w:rStyle w:val="CommentReference"/>
        </w:rPr>
        <w:annotationRef/>
      </w:r>
      <w:r>
        <w:t>Vague; discuss let’s keep the two things of how we answer these questions and this other method separate.  This is the most involved comment and our answer has to be to the point.</w:t>
      </w:r>
    </w:p>
  </w:comment>
  <w:comment w:id="8" w:author="Ezzati, Majid" w:date="2018-07-08T17:03:00Z" w:initials="EM">
    <w:p w14:paraId="7886F5D8" w14:textId="77777777" w:rsidR="00080FE2" w:rsidRDefault="00080FE2" w:rsidP="00080FE2">
      <w:pPr>
        <w:pStyle w:val="CommentText"/>
      </w:pPr>
      <w:r>
        <w:rPr>
          <w:rStyle w:val="CommentReference"/>
        </w:rPr>
        <w:annotationRef/>
      </w:r>
      <w:r>
        <w:t>Discuss presentation of these results</w:t>
      </w:r>
    </w:p>
  </w:comment>
  <w:comment w:id="9" w:author="Ezzati, Majid" w:date="2018-07-08T20:37:00Z" w:initials="EM">
    <w:p w14:paraId="4CB72DD7" w14:textId="1C389AFF" w:rsidR="00080FE2" w:rsidRDefault="00080FE2">
      <w:pPr>
        <w:pStyle w:val="CommentText"/>
      </w:pPr>
      <w:r>
        <w:rPr>
          <w:rStyle w:val="CommentReference"/>
        </w:rPr>
        <w:annotationRef/>
      </w:r>
      <w:r>
        <w:t>Discuss if these refer to the new analyses or original. See how I have tried to separate in the first item and to discuss if we can do this</w:t>
      </w:r>
    </w:p>
  </w:comment>
  <w:comment w:id="10" w:author="Ezzati, Majid" w:date="2018-07-08T22:05:00Z" w:initials="EM">
    <w:p w14:paraId="605A8966" w14:textId="55EB5056" w:rsidR="007309A2" w:rsidRDefault="007309A2">
      <w:pPr>
        <w:pStyle w:val="CommentText"/>
      </w:pPr>
      <w:r>
        <w:rPr>
          <w:rStyle w:val="CommentReference"/>
        </w:rPr>
        <w:annotationRef/>
      </w:r>
      <w:r>
        <w:t>Discuss if the amplitude is addressed in their specification or not</w:t>
      </w:r>
    </w:p>
  </w:comment>
  <w:comment w:id="11" w:author="Ezzati, Majid" w:date="2018-06-10T07:43:00Z" w:initials="EM">
    <w:p w14:paraId="64D73916" w14:textId="3D308233" w:rsidR="006D1920" w:rsidRDefault="006D1920">
      <w:pPr>
        <w:pStyle w:val="CommentText"/>
      </w:pPr>
      <w:r>
        <w:rPr>
          <w:rStyle w:val="CommentReference"/>
        </w:rPr>
        <w:annotationRef/>
      </w:r>
      <w:r>
        <w:t>To discuss</w:t>
      </w:r>
    </w:p>
  </w:comment>
  <w:comment w:id="12" w:author="Ezzati, Majid" w:date="2018-07-08T21:28:00Z" w:initials="EM">
    <w:p w14:paraId="2921FCF2" w14:textId="04C8BABF" w:rsidR="007103CF" w:rsidRDefault="007103CF">
      <w:pPr>
        <w:pStyle w:val="CommentText"/>
      </w:pPr>
      <w:r>
        <w:rPr>
          <w:rStyle w:val="CommentReference"/>
        </w:rPr>
        <w:annotationRef/>
      </w:r>
      <w:bookmarkStart w:id="13" w:name="_GoBack"/>
      <w:bookmarkEnd w:id="13"/>
      <w:r>
        <w:t>Discuss. I know this depends on age group but we may be able to through the results for all ages</w:t>
      </w:r>
    </w:p>
  </w:comment>
  <w:comment w:id="15" w:author="Ezzati, Majid" w:date="2018-07-08T21:29:00Z" w:initials="EM">
    <w:p w14:paraId="3462137F" w14:textId="141C7C6B" w:rsidR="007103CF" w:rsidRDefault="007103CF">
      <w:pPr>
        <w:pStyle w:val="CommentText"/>
      </w:pPr>
      <w:r>
        <w:rPr>
          <w:rStyle w:val="CommentReference"/>
        </w:rPr>
        <w:annotationRef/>
      </w:r>
      <w:r>
        <w:t>In retrospect, let’s not add to the paper. We can discuss though</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D2B72BB" w15:done="0"/>
  <w15:commentEx w15:paraId="786D3692" w15:done="0"/>
  <w15:commentEx w15:paraId="6BD01CE3" w15:done="0"/>
  <w15:commentEx w15:paraId="1EC63BFA" w15:done="0"/>
  <w15:commentEx w15:paraId="35F7A523" w15:done="0"/>
  <w15:commentEx w15:paraId="7886F5D8" w15:done="0"/>
  <w15:commentEx w15:paraId="4CB72DD7" w15:done="0"/>
  <w15:commentEx w15:paraId="605A8966" w15:done="0"/>
  <w15:commentEx w15:paraId="64D73916" w15:done="0"/>
  <w15:commentEx w15:paraId="2921FCF2" w15:done="0"/>
  <w15:commentEx w15:paraId="3462137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16D5F7" w14:textId="77777777" w:rsidR="00C05789" w:rsidRDefault="00C05789">
      <w:r>
        <w:separator/>
      </w:r>
    </w:p>
  </w:endnote>
  <w:endnote w:type="continuationSeparator" w:id="0">
    <w:p w14:paraId="0D96DC4C" w14:textId="77777777" w:rsidR="00C05789" w:rsidRDefault="00C05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78FAAD" w14:textId="11B0A1AA" w:rsidR="005530AF" w:rsidRDefault="005530AF">
    <w:pPr>
      <w:pStyle w:val="Footer"/>
      <w:jc w:val="right"/>
    </w:pPr>
    <w:r>
      <w:fldChar w:fldCharType="begin"/>
    </w:r>
    <w:r>
      <w:instrText xml:space="preserve"> PAGE   \* MERGEFORMAT </w:instrText>
    </w:r>
    <w:r>
      <w:fldChar w:fldCharType="separate"/>
    </w:r>
    <w:r w:rsidR="00C42B83">
      <w:rPr>
        <w:noProof/>
      </w:rPr>
      <w:t>3</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897B0D" w14:textId="688B0BBE" w:rsidR="005530AF" w:rsidRDefault="005530AF">
    <w:pPr>
      <w:pStyle w:val="Footer"/>
      <w:jc w:val="right"/>
    </w:pPr>
    <w:r>
      <w:fldChar w:fldCharType="begin"/>
    </w:r>
    <w:r>
      <w:instrText xml:space="preserve"> PAGE   \* MERGEFORMAT </w:instrText>
    </w:r>
    <w:r>
      <w:fldChar w:fldCharType="separate"/>
    </w:r>
    <w:r w:rsidR="00C42B83">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2C1DBF" w14:textId="77777777" w:rsidR="00C05789" w:rsidRDefault="00C05789">
      <w:r>
        <w:separator/>
      </w:r>
    </w:p>
  </w:footnote>
  <w:footnote w:type="continuationSeparator" w:id="0">
    <w:p w14:paraId="35E2E8D4" w14:textId="77777777" w:rsidR="00C05789" w:rsidRDefault="00C057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6864"/>
    <w:rsid w:val="0000794B"/>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4C94"/>
    <w:rsid w:val="00085041"/>
    <w:rsid w:val="00086E7F"/>
    <w:rsid w:val="00087C9A"/>
    <w:rsid w:val="00090E06"/>
    <w:rsid w:val="0009101C"/>
    <w:rsid w:val="000931A3"/>
    <w:rsid w:val="00093B7C"/>
    <w:rsid w:val="0009647D"/>
    <w:rsid w:val="000A14BA"/>
    <w:rsid w:val="000A1A24"/>
    <w:rsid w:val="000A3852"/>
    <w:rsid w:val="000A5021"/>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824"/>
    <w:rsid w:val="0010238B"/>
    <w:rsid w:val="00103D74"/>
    <w:rsid w:val="0010489C"/>
    <w:rsid w:val="00105ED6"/>
    <w:rsid w:val="00105EEE"/>
    <w:rsid w:val="001110D2"/>
    <w:rsid w:val="001121AA"/>
    <w:rsid w:val="001127E0"/>
    <w:rsid w:val="001141E2"/>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01F3"/>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953"/>
    <w:rsid w:val="001F798F"/>
    <w:rsid w:val="0020003C"/>
    <w:rsid w:val="002041A9"/>
    <w:rsid w:val="00205AF4"/>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6F8"/>
    <w:rsid w:val="00257C71"/>
    <w:rsid w:val="0026293E"/>
    <w:rsid w:val="00262B01"/>
    <w:rsid w:val="00264445"/>
    <w:rsid w:val="00264D41"/>
    <w:rsid w:val="00266484"/>
    <w:rsid w:val="0026756F"/>
    <w:rsid w:val="002713A8"/>
    <w:rsid w:val="002722C5"/>
    <w:rsid w:val="00272467"/>
    <w:rsid w:val="00272833"/>
    <w:rsid w:val="00274528"/>
    <w:rsid w:val="00274B7A"/>
    <w:rsid w:val="00275B0A"/>
    <w:rsid w:val="00276EC5"/>
    <w:rsid w:val="0028008B"/>
    <w:rsid w:val="0028077B"/>
    <w:rsid w:val="00281C42"/>
    <w:rsid w:val="002869A7"/>
    <w:rsid w:val="00286E37"/>
    <w:rsid w:val="00287195"/>
    <w:rsid w:val="00290094"/>
    <w:rsid w:val="00291A37"/>
    <w:rsid w:val="0029448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0D85"/>
    <w:rsid w:val="002D252E"/>
    <w:rsid w:val="002D387D"/>
    <w:rsid w:val="002D4A87"/>
    <w:rsid w:val="002D5257"/>
    <w:rsid w:val="002D5C2F"/>
    <w:rsid w:val="002D5E92"/>
    <w:rsid w:val="002D6223"/>
    <w:rsid w:val="002E045B"/>
    <w:rsid w:val="002E2D66"/>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63E9"/>
    <w:rsid w:val="0032257A"/>
    <w:rsid w:val="00322E48"/>
    <w:rsid w:val="0032315C"/>
    <w:rsid w:val="00324B68"/>
    <w:rsid w:val="003258F7"/>
    <w:rsid w:val="0032626C"/>
    <w:rsid w:val="0033008C"/>
    <w:rsid w:val="00331146"/>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75B36"/>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2CE4"/>
    <w:rsid w:val="004C4B7A"/>
    <w:rsid w:val="004C7BB9"/>
    <w:rsid w:val="004D26D5"/>
    <w:rsid w:val="004D3C0A"/>
    <w:rsid w:val="004D4DF2"/>
    <w:rsid w:val="004E0219"/>
    <w:rsid w:val="004E06CF"/>
    <w:rsid w:val="004E1B43"/>
    <w:rsid w:val="004E25DB"/>
    <w:rsid w:val="004E288C"/>
    <w:rsid w:val="004E579A"/>
    <w:rsid w:val="004E6B04"/>
    <w:rsid w:val="004E787B"/>
    <w:rsid w:val="004E7EC2"/>
    <w:rsid w:val="004F3940"/>
    <w:rsid w:val="004F41BB"/>
    <w:rsid w:val="004F5471"/>
    <w:rsid w:val="0050038B"/>
    <w:rsid w:val="00501010"/>
    <w:rsid w:val="005014D1"/>
    <w:rsid w:val="005033D5"/>
    <w:rsid w:val="0050414B"/>
    <w:rsid w:val="00510DF8"/>
    <w:rsid w:val="00511B1C"/>
    <w:rsid w:val="005123A3"/>
    <w:rsid w:val="005145C7"/>
    <w:rsid w:val="00517058"/>
    <w:rsid w:val="00521001"/>
    <w:rsid w:val="00522DCB"/>
    <w:rsid w:val="00524D16"/>
    <w:rsid w:val="00524E0C"/>
    <w:rsid w:val="005258A3"/>
    <w:rsid w:val="005261B0"/>
    <w:rsid w:val="005276D4"/>
    <w:rsid w:val="005308CE"/>
    <w:rsid w:val="00535C06"/>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08C6"/>
    <w:rsid w:val="005C1017"/>
    <w:rsid w:val="005C13E1"/>
    <w:rsid w:val="005C152F"/>
    <w:rsid w:val="005C24B8"/>
    <w:rsid w:val="005C2C56"/>
    <w:rsid w:val="005C5995"/>
    <w:rsid w:val="005C6655"/>
    <w:rsid w:val="005C67E1"/>
    <w:rsid w:val="005C7685"/>
    <w:rsid w:val="005D144A"/>
    <w:rsid w:val="005D2376"/>
    <w:rsid w:val="005D242F"/>
    <w:rsid w:val="005D37C3"/>
    <w:rsid w:val="005D48DC"/>
    <w:rsid w:val="005D524A"/>
    <w:rsid w:val="005E019B"/>
    <w:rsid w:val="005E2376"/>
    <w:rsid w:val="005E3524"/>
    <w:rsid w:val="005E42F3"/>
    <w:rsid w:val="005E4BE2"/>
    <w:rsid w:val="005F05FD"/>
    <w:rsid w:val="005F18B1"/>
    <w:rsid w:val="005F4570"/>
    <w:rsid w:val="005F5659"/>
    <w:rsid w:val="005F5F6B"/>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6A1C"/>
    <w:rsid w:val="00676A30"/>
    <w:rsid w:val="00676AE9"/>
    <w:rsid w:val="006777DB"/>
    <w:rsid w:val="00682048"/>
    <w:rsid w:val="006820F5"/>
    <w:rsid w:val="0068305E"/>
    <w:rsid w:val="006851F7"/>
    <w:rsid w:val="00686531"/>
    <w:rsid w:val="00686EE7"/>
    <w:rsid w:val="006933C7"/>
    <w:rsid w:val="0069429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B1E"/>
    <w:rsid w:val="0070750E"/>
    <w:rsid w:val="007103CF"/>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09A2"/>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66448"/>
    <w:rsid w:val="007702FB"/>
    <w:rsid w:val="00772A7D"/>
    <w:rsid w:val="00772CEB"/>
    <w:rsid w:val="0077655F"/>
    <w:rsid w:val="00776B8B"/>
    <w:rsid w:val="00777B4F"/>
    <w:rsid w:val="007800F5"/>
    <w:rsid w:val="00780A7F"/>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B02"/>
    <w:rsid w:val="007D6D84"/>
    <w:rsid w:val="007E0D70"/>
    <w:rsid w:val="007E42F2"/>
    <w:rsid w:val="007E4B18"/>
    <w:rsid w:val="007E7069"/>
    <w:rsid w:val="007E7617"/>
    <w:rsid w:val="007E7F99"/>
    <w:rsid w:val="007F3884"/>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C40"/>
    <w:rsid w:val="00851087"/>
    <w:rsid w:val="00851C57"/>
    <w:rsid w:val="00851E40"/>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49BF"/>
    <w:rsid w:val="00A16B16"/>
    <w:rsid w:val="00A16B56"/>
    <w:rsid w:val="00A177FA"/>
    <w:rsid w:val="00A17BEB"/>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4C38"/>
    <w:rsid w:val="00A753B3"/>
    <w:rsid w:val="00A75DD9"/>
    <w:rsid w:val="00A77096"/>
    <w:rsid w:val="00A77ACE"/>
    <w:rsid w:val="00A8170C"/>
    <w:rsid w:val="00A81903"/>
    <w:rsid w:val="00A824AC"/>
    <w:rsid w:val="00A838F7"/>
    <w:rsid w:val="00A85CA0"/>
    <w:rsid w:val="00A86CAC"/>
    <w:rsid w:val="00A91694"/>
    <w:rsid w:val="00A918ED"/>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592F"/>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BFB"/>
    <w:rsid w:val="00B52FC6"/>
    <w:rsid w:val="00B54285"/>
    <w:rsid w:val="00B5646D"/>
    <w:rsid w:val="00B57D7A"/>
    <w:rsid w:val="00B604D4"/>
    <w:rsid w:val="00B60729"/>
    <w:rsid w:val="00B6281A"/>
    <w:rsid w:val="00B636A5"/>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D7CB1"/>
    <w:rsid w:val="00BE03B7"/>
    <w:rsid w:val="00BE08AE"/>
    <w:rsid w:val="00BE0B8B"/>
    <w:rsid w:val="00BE21FB"/>
    <w:rsid w:val="00BE42A7"/>
    <w:rsid w:val="00BE598C"/>
    <w:rsid w:val="00BE6059"/>
    <w:rsid w:val="00BE7841"/>
    <w:rsid w:val="00BE7C76"/>
    <w:rsid w:val="00BF2BC7"/>
    <w:rsid w:val="00BF5A90"/>
    <w:rsid w:val="00BF65B7"/>
    <w:rsid w:val="00C006FF"/>
    <w:rsid w:val="00C010E4"/>
    <w:rsid w:val="00C01C62"/>
    <w:rsid w:val="00C02C48"/>
    <w:rsid w:val="00C05789"/>
    <w:rsid w:val="00C059EF"/>
    <w:rsid w:val="00C06E0D"/>
    <w:rsid w:val="00C073BA"/>
    <w:rsid w:val="00C07823"/>
    <w:rsid w:val="00C10076"/>
    <w:rsid w:val="00C10DCB"/>
    <w:rsid w:val="00C113A8"/>
    <w:rsid w:val="00C1286A"/>
    <w:rsid w:val="00C13CB9"/>
    <w:rsid w:val="00C145DD"/>
    <w:rsid w:val="00C14A58"/>
    <w:rsid w:val="00C15D49"/>
    <w:rsid w:val="00C17B60"/>
    <w:rsid w:val="00C2069A"/>
    <w:rsid w:val="00C21DE0"/>
    <w:rsid w:val="00C22CD1"/>
    <w:rsid w:val="00C24D40"/>
    <w:rsid w:val="00C25BAF"/>
    <w:rsid w:val="00C25D58"/>
    <w:rsid w:val="00C30F67"/>
    <w:rsid w:val="00C321D6"/>
    <w:rsid w:val="00C33160"/>
    <w:rsid w:val="00C348CF"/>
    <w:rsid w:val="00C41FD0"/>
    <w:rsid w:val="00C42B83"/>
    <w:rsid w:val="00C42ED7"/>
    <w:rsid w:val="00C4388A"/>
    <w:rsid w:val="00C4736B"/>
    <w:rsid w:val="00C47D67"/>
    <w:rsid w:val="00C5191F"/>
    <w:rsid w:val="00C529EB"/>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48A"/>
    <w:rsid w:val="00CD1932"/>
    <w:rsid w:val="00CD68E2"/>
    <w:rsid w:val="00CD71BB"/>
    <w:rsid w:val="00CE12E5"/>
    <w:rsid w:val="00CE16B3"/>
    <w:rsid w:val="00CE3BE7"/>
    <w:rsid w:val="00CE4EB1"/>
    <w:rsid w:val="00CE555B"/>
    <w:rsid w:val="00CE7344"/>
    <w:rsid w:val="00CF0A13"/>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0C27"/>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197C"/>
    <w:rsid w:val="00DC282A"/>
    <w:rsid w:val="00DC49E3"/>
    <w:rsid w:val="00DC6BB8"/>
    <w:rsid w:val="00DD3FA7"/>
    <w:rsid w:val="00DD539E"/>
    <w:rsid w:val="00DD5825"/>
    <w:rsid w:val="00DD5947"/>
    <w:rsid w:val="00DD6D12"/>
    <w:rsid w:val="00DD7DD9"/>
    <w:rsid w:val="00DE2300"/>
    <w:rsid w:val="00DE2ABF"/>
    <w:rsid w:val="00DE3F64"/>
    <w:rsid w:val="00DE63FA"/>
    <w:rsid w:val="00DF0FB7"/>
    <w:rsid w:val="00DF2102"/>
    <w:rsid w:val="00DF33B8"/>
    <w:rsid w:val="00DF3B42"/>
    <w:rsid w:val="00DF52A1"/>
    <w:rsid w:val="00DF69D0"/>
    <w:rsid w:val="00DF7C29"/>
    <w:rsid w:val="00DF7D2C"/>
    <w:rsid w:val="00E00372"/>
    <w:rsid w:val="00E01DB4"/>
    <w:rsid w:val="00E01F96"/>
    <w:rsid w:val="00E0257A"/>
    <w:rsid w:val="00E0369D"/>
    <w:rsid w:val="00E067EE"/>
    <w:rsid w:val="00E078D3"/>
    <w:rsid w:val="00E10B89"/>
    <w:rsid w:val="00E11A80"/>
    <w:rsid w:val="00E11DE5"/>
    <w:rsid w:val="00E12879"/>
    <w:rsid w:val="00E130BC"/>
    <w:rsid w:val="00E15758"/>
    <w:rsid w:val="00E15FDA"/>
    <w:rsid w:val="00E223AE"/>
    <w:rsid w:val="00E234F8"/>
    <w:rsid w:val="00E2404D"/>
    <w:rsid w:val="00E25338"/>
    <w:rsid w:val="00E27B44"/>
    <w:rsid w:val="00E346E2"/>
    <w:rsid w:val="00E34BAF"/>
    <w:rsid w:val="00E3520F"/>
    <w:rsid w:val="00E3759E"/>
    <w:rsid w:val="00E40AC1"/>
    <w:rsid w:val="00E41264"/>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955"/>
    <w:rsid w:val="00E761A6"/>
    <w:rsid w:val="00E76D2A"/>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149E"/>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12D9"/>
    <w:rsid w:val="00EE222A"/>
    <w:rsid w:val="00EE2AAD"/>
    <w:rsid w:val="00EE34D6"/>
    <w:rsid w:val="00EE4200"/>
    <w:rsid w:val="00EE436D"/>
    <w:rsid w:val="00EE612B"/>
    <w:rsid w:val="00EE6E63"/>
    <w:rsid w:val="00EE7860"/>
    <w:rsid w:val="00EF2468"/>
    <w:rsid w:val="00EF43E7"/>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853"/>
    <w:rsid w:val="00F54A2B"/>
    <w:rsid w:val="00F55461"/>
    <w:rsid w:val="00F6178D"/>
    <w:rsid w:val="00F62523"/>
    <w:rsid w:val="00F633DF"/>
    <w:rsid w:val="00F63ABE"/>
    <w:rsid w:val="00F6400E"/>
    <w:rsid w:val="00F650D9"/>
    <w:rsid w:val="00F6520E"/>
    <w:rsid w:val="00F659E3"/>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2C75"/>
    <w:rsid w:val="00FD4946"/>
    <w:rsid w:val="00FD594D"/>
    <w:rsid w:val="00FD5AC1"/>
    <w:rsid w:val="00FE13EF"/>
    <w:rsid w:val="00FE144B"/>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Plain Text" w:uiPriority="99"/>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Plain Text" w:uiPriority="99"/>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BAE4E6-D3B9-4698-8CDA-23A24EAAC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Template>
  <TotalTime>7</TotalTime>
  <Pages>1</Pages>
  <Words>9057</Words>
  <Characters>51625</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60561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Majid2</cp:lastModifiedBy>
  <cp:revision>22</cp:revision>
  <cp:lastPrinted>2016-09-20T09:06:00Z</cp:lastPrinted>
  <dcterms:created xsi:type="dcterms:W3CDTF">2018-07-06T12:21:00Z</dcterms:created>
  <dcterms:modified xsi:type="dcterms:W3CDTF">2018-07-09T13:33:00Z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