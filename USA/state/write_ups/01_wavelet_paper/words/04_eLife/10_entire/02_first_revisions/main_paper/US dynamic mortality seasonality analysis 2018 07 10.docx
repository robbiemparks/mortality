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75E29A5"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140141">
        <w:rPr>
          <w:color w:val="000000" w:themeColor="text1"/>
        </w:rPr>
        <w:t>9</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8A7BC9"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23C5222F"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0"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1"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5A76B517"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7A25069C" w:rsidR="00B91368" w:rsidRDefault="00F84E39" w:rsidP="00C33FFB">
      <w:pPr>
        <w:spacing w:line="480" w:lineRule="auto"/>
        <w:jc w:val="both"/>
        <w:rPr>
          <w:ins w:id="2"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w:t>
      </w:r>
      <w:r w:rsidR="0072097F">
        <w:t>in older adults (above 65 or 75 years depending on cause)</w:t>
      </w:r>
      <w:r w:rsidR="0072097F" w:rsidRPr="00AC73A1">
        <w:t xml:space="preserve"> </w:t>
      </w:r>
      <w:r w:rsidR="005902F2" w:rsidRPr="00AC73A1">
        <w:t>(Figure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w:t>
      </w:r>
      <w:r w:rsidR="00B91368" w:rsidRPr="00AC73A1">
        <w:lastRenderedPageBreak/>
        <w:t xml:space="preserve">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p>
    <w:p w14:paraId="59632C3F" w14:textId="77777777" w:rsidR="00B1603E" w:rsidRDefault="00B1603E" w:rsidP="00C33FFB">
      <w:pPr>
        <w:spacing w:line="480" w:lineRule="auto"/>
        <w:jc w:val="both"/>
        <w:rPr>
          <w:ins w:id="3" w:author="Parks, Robbie M" w:date="2018-06-20T11:06:00Z"/>
        </w:rPr>
      </w:pPr>
    </w:p>
    <w:p w14:paraId="61D70D0D" w14:textId="2876395B" w:rsidR="005872FC" w:rsidRDefault="00F84E39" w:rsidP="00365ECB">
      <w:pPr>
        <w:spacing w:line="480" w:lineRule="auto"/>
        <w:jc w:val="both"/>
      </w:pPr>
      <w:r>
        <w:t>When more disaggregated causes of death were analysed</w:t>
      </w:r>
      <w:r w:rsidR="00F1252C">
        <w:t>, seasonality</w:t>
      </w:r>
      <w:r w:rsidR="00C77B93">
        <w:t xml:space="preserve"> in </w:t>
      </w:r>
      <w:r w:rsidR="00EA7170">
        <w:t>respiratory infections persisted throughout the analysis period for all ages (Supplementary Figure XX</w:t>
      </w:r>
      <w:bookmarkStart w:id="4" w:name="_GoBack"/>
      <w:bookmarkEnd w:id="4"/>
      <w:r w:rsidR="00EA7170">
        <w:t>).</w:t>
      </w:r>
      <w:r w:rsidR="006F12E4">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43946A13" w14:textId="0B65FEFF" w:rsidR="000210D1" w:rsidRDefault="000210D1" w:rsidP="00C33FFB">
      <w:pPr>
        <w:spacing w:line="480" w:lineRule="auto"/>
        <w:jc w:val="both"/>
        <w:rPr>
          <w:ins w:id="5"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 seasonality</w:t>
      </w:r>
      <w:r w:rsidRPr="00AC73A1">
        <w:t xml:space="preserve"> (Figure </w:t>
      </w:r>
      <w:r w:rsidR="00040FE5" w:rsidRPr="00AC73A1">
        <w:t>3</w:t>
      </w:r>
      <w:r w:rsidRPr="00AC73A1">
        <w:t xml:space="preserve">). A similar temporal pattern was seen </w:t>
      </w:r>
      <w:r w:rsidR="00F44160" w:rsidRPr="00AC73A1">
        <w:t>for all-cause</w:t>
      </w:r>
      <w:ins w:id="6" w:author="Parks, Robbie M" w:date="2018-07-10T17:13:00Z">
        <w:r w:rsidR="00122F91">
          <w:t xml:space="preserve"> and non-injury</w:t>
        </w:r>
      </w:ins>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ins w:id="7" w:author="Ezzati, Majid" w:date="2018-07-08T23:05:00Z">
        <w:r w:rsidR="009D7307">
          <w:t>,</w:t>
        </w:r>
      </w:ins>
      <w:r w:rsidR="00F44160" w:rsidRPr="00AC73A1">
        <w:t xml:space="preserve"> </w:t>
      </w:r>
      <w:r w:rsidR="009D7307">
        <w:t>a</w:t>
      </w:r>
      <w:r w:rsidR="009D7307" w:rsidRPr="00AC73A1">
        <w:t xml:space="preserve">mong </w:t>
      </w:r>
      <w:r w:rsidR="009D7307">
        <w:t xml:space="preserve">males aged </w:t>
      </w:r>
      <w:ins w:id="8" w:author="Parks, Robbie M" w:date="2018-07-09T10:13:00Z">
        <w:r w:rsidR="004B6375">
          <w:t>5</w:t>
        </w:r>
      </w:ins>
      <w:r w:rsidR="009D7307">
        <w:t>-</w:t>
      </w:r>
      <w:ins w:id="9" w:author="Parks, Robbie M" w:date="2018-07-09T10:13:00Z">
        <w:r w:rsidR="004B6375">
          <w:t>34</w:t>
        </w:r>
      </w:ins>
      <w:r w:rsidR="009D7307">
        <w:t xml:space="preserve"> years</w:t>
      </w:r>
      <w:r w:rsidR="009D7307" w:rsidRPr="00AC73A1">
        <w:t xml:space="preserve">, all-cause mortality </w:t>
      </w:r>
      <w:r w:rsidR="009D7307">
        <w:t>peaked in June or July</w:t>
      </w:r>
      <w:r w:rsidR="009D7307" w:rsidRPr="00AC73A1">
        <w:t xml:space="preserve">. </w:t>
      </w:r>
      <w:ins w:id="10" w:author="Parks, Robbie M" w:date="2018-07-09T10:27:00Z">
        <w:r w:rsidR="00E50A81">
          <w:t xml:space="preserve">Injury mortality for males </w:t>
        </w:r>
      </w:ins>
      <w:ins w:id="11" w:author="Parks, Robbie M" w:date="2018-07-09T10:30:00Z">
        <w:r w:rsidR="00FA1DFC">
          <w:t xml:space="preserve">below 74 years and below </w:t>
        </w:r>
      </w:ins>
      <w:ins w:id="12" w:author="Parks, Robbie M" w:date="2018-07-09T10:31:00Z">
        <w:r w:rsidR="009465AD">
          <w:t xml:space="preserve">44 years </w:t>
        </w:r>
      </w:ins>
      <w:ins w:id="13" w:author="Parks, Robbie M" w:date="2018-07-09T10:27:00Z">
        <w:r w:rsidR="00E50A81">
          <w:t xml:space="preserve">also peaked in summer months (June/July/August), with this pattern also </w:t>
        </w:r>
      </w:ins>
      <w:ins w:id="14" w:author="Parks, Robbie M" w:date="2018-07-09T10:29:00Z">
        <w:r w:rsidR="00694B9C">
          <w:t xml:space="preserve">evident in intentional injuries for both males and females above 15 years, and </w:t>
        </w:r>
        <w:r w:rsidR="00FA1DFC">
          <w:t xml:space="preserve">unintentional injuries </w:t>
        </w:r>
      </w:ins>
      <w:ins w:id="15" w:author="Parks, Robbie M" w:date="2018-07-09T10:32:00Z">
        <w:r w:rsidR="009465AD">
          <w:t>below 44 years.</w:t>
        </w:r>
      </w:ins>
      <w:ins w:id="16" w:author="Ezzati, Majid" w:date="2018-07-08T23:06:00Z">
        <w:del w:id="17" w:author="Parks, Robbie M" w:date="2018-07-09T10:27:00Z">
          <w:r w:rsidR="009D7307" w:rsidDel="00A978A1">
            <w:delText>[[[of the main cause groups, injuries also had this pattern. Then go to say June/July injury peak went beyond this group and was also seen in XXXXXXX]]]]</w:delText>
          </w:r>
        </w:del>
      </w:ins>
    </w:p>
    <w:p w14:paraId="6BCB2CC5" w14:textId="77777777" w:rsidR="00E776E4" w:rsidRDefault="00E776E4" w:rsidP="00C33FFB">
      <w:pPr>
        <w:spacing w:line="480" w:lineRule="auto"/>
        <w:jc w:val="both"/>
        <w:rPr>
          <w:ins w:id="18" w:author="Parks, Robbie M" w:date="2018-06-20T12:19:00Z"/>
        </w:rPr>
      </w:pPr>
    </w:p>
    <w:p w14:paraId="2FB6278E" w14:textId="2A229811" w:rsidR="000210D1" w:rsidRDefault="00A92BD2" w:rsidP="00C33FFB">
      <w:pPr>
        <w:spacing w:line="480" w:lineRule="auto"/>
        <w:jc w:val="both"/>
      </w:pPr>
      <w:r>
        <w:t>D</w:t>
      </w:r>
      <w:r w:rsidR="004125DE">
        <w:t xml:space="preserve">eaths of </w:t>
      </w:r>
      <w:r w:rsidR="00E642BC">
        <w:t>males and females</w:t>
      </w:r>
      <w:r>
        <w:t xml:space="preserve"> aged</w:t>
      </w:r>
      <w:r w:rsidR="00E642BC">
        <w:t xml:space="preserve"> 65 </w:t>
      </w:r>
      <w:r>
        <w:t xml:space="preserve">years </w:t>
      </w:r>
      <w:r w:rsidR="00E642BC">
        <w:t>and o</w:t>
      </w:r>
      <w:r>
        <w:t>lder</w:t>
      </w:r>
      <w:r w:rsidR="00E642BC">
        <w:t xml:space="preserve"> </w:t>
      </w:r>
      <w:r>
        <w:t xml:space="preserve">from every disaggregated cause of death </w:t>
      </w:r>
      <w:r w:rsidR="004125DE">
        <w:t>were highest</w:t>
      </w:r>
      <w:r w:rsidR="00797805">
        <w:t xml:space="preserve"> in the months of December, January and February, except for intentional injuries</w:t>
      </w:r>
      <w:ins w:id="19" w:author="Parks, Robbie M" w:date="2018-07-10T16:13:00Z">
        <w:r w:rsidR="00C130D9">
          <w:t xml:space="preserve"> which peaked between June and August</w:t>
        </w:r>
      </w:ins>
      <w:r w:rsidR="00797805">
        <w:t>.</w:t>
      </w:r>
      <w:r w:rsidR="00181294">
        <w:t xml:space="preserve"> </w:t>
      </w:r>
      <w:ins w:id="20" w:author="Parks, Robbie M" w:date="2018-07-09T10:44:00Z">
        <w:r w:rsidR="00C837D4">
          <w:t xml:space="preserve">As with </w:t>
        </w:r>
        <w:r w:rsidR="004930FE">
          <w:t xml:space="preserve">cardiorespiratory </w:t>
        </w:r>
      </w:ins>
      <w:ins w:id="21" w:author="Parks, Robbie M" w:date="2018-07-09T10:46:00Z">
        <w:r w:rsidR="004930FE">
          <w:t>mortality</w:t>
        </w:r>
      </w:ins>
      <w:ins w:id="22" w:author="Parks, Robbie M" w:date="2018-07-09T10:44:00Z">
        <w:r w:rsidR="004930FE">
          <w:t>,</w:t>
        </w:r>
      </w:ins>
      <w:ins w:id="23" w:author="Parks, Robbie M" w:date="2018-07-09T10:45:00Z">
        <w:r w:rsidR="004930FE">
          <w:t xml:space="preserve"> </w:t>
        </w:r>
      </w:ins>
      <w:ins w:id="24" w:author="Parks, Robbie M" w:date="2018-07-09T10:46:00Z">
        <w:r w:rsidR="004930FE">
          <w:t xml:space="preserve">deaths from </w:t>
        </w:r>
      </w:ins>
      <w:r w:rsidR="00C17F03">
        <w:t xml:space="preserve">cardiovascular diseases </w:t>
      </w:r>
      <w:r w:rsidR="00E17CDC">
        <w:t>and</w:t>
      </w:r>
      <w:r w:rsidR="00C17F03">
        <w:t xml:space="preserve"> respiratory in</w:t>
      </w:r>
      <w:r w:rsidR="004960EA">
        <w:t>fections</w:t>
      </w:r>
      <w:r w:rsidR="00E17CDC">
        <w:t xml:space="preserve"> were consistently highest in January </w:t>
      </w:r>
      <w:r w:rsidR="00E17CDC">
        <w:lastRenderedPageBreak/>
        <w:t>and February and lowest in July and August across ages</w:t>
      </w:r>
      <w:ins w:id="25" w:author="Parks, Robbie M" w:date="2018-07-09T10:46:00Z">
        <w:r w:rsidR="000A7D70">
          <w:t xml:space="preserve"> </w:t>
        </w:r>
      </w:ins>
      <w:r w:rsidR="004960EA">
        <w:t>(Supplementary Figure XX</w:t>
      </w:r>
      <w:r w:rsidR="00C17F03">
        <w:t>)</w:t>
      </w:r>
      <w:ins w:id="26" w:author="Parks, Robbie M" w:date="2018-07-10T19:17:00Z">
        <w:r w:rsidR="0092345D">
          <w:t>.</w:t>
        </w:r>
      </w:ins>
      <w:r w:rsidR="00611D70">
        <w:t xml:space="preserve"> </w:t>
      </w:r>
      <w:r w:rsidR="00794755">
        <w:t>For genitourinary diseases and substance use disorders, u</w:t>
      </w:r>
      <w:r w:rsidR="00611D70">
        <w:t>ncertainty was too large</w:t>
      </w:r>
      <w:r w:rsidR="00794755">
        <w:t xml:space="preserve"> across all ages</w:t>
      </w:r>
      <w:r w:rsidR="00611D70">
        <w:t xml:space="preserve"> in ma</w:t>
      </w:r>
      <w:r w:rsidR="00794755">
        <w:t xml:space="preserve">ximum and minimum mortality </w:t>
      </w:r>
      <w:r w:rsidR="00611D70">
        <w:t>to draw any firm con</w:t>
      </w:r>
      <w:r w:rsidR="004960EA">
        <w:t>clusions (Supplementary Figure XX</w:t>
      </w:r>
      <w:r w:rsidR="00611D70">
        <w:t>)</w:t>
      </w:r>
      <w:r w:rsidR="001153F6">
        <w:t xml:space="preserve">, </w:t>
      </w:r>
      <w:del w:id="27" w:author="Parks, Robbie M" w:date="2018-07-10T17:39:00Z">
        <w:r w:rsidR="001153F6" w:rsidDel="00775081">
          <w:delText>which matches</w:delText>
        </w:r>
      </w:del>
      <w:ins w:id="28" w:author="Parks, Robbie M" w:date="2018-07-10T17:39:00Z">
        <w:r w:rsidR="00775081">
          <w:t>matching</w:t>
        </w:r>
      </w:ins>
      <w:r w:rsidR="001153F6">
        <w:t xml:space="preserve"> the lack of 12-month seasonality evident in the wavelet analysis (Supplemen</w:t>
      </w:r>
      <w:r w:rsidR="004960EA">
        <w:t>tary Figure XX</w:t>
      </w:r>
      <w:r w:rsidR="001153F6">
        <w:t>)</w:t>
      </w:r>
      <w:r w:rsidR="0041155C">
        <w:t>.</w:t>
      </w:r>
    </w:p>
    <w:p w14:paraId="7C840BD3" w14:textId="77777777" w:rsidR="00BE6B38" w:rsidRPr="00AC73A1" w:rsidRDefault="00BE6B38" w:rsidP="00C33FFB">
      <w:pPr>
        <w:spacing w:line="480" w:lineRule="auto"/>
        <w:jc w:val="both"/>
      </w:pPr>
    </w:p>
    <w:p w14:paraId="13C55760" w14:textId="46861C86"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ins w:id="29" w:author="Parks, Robbie M" w:date="2018-07-10T16:30:00Z">
        <w:r w:rsidR="00564D58">
          <w:t>, itself driven by increasing difference in non-intentional injuries</w:t>
        </w:r>
      </w:ins>
      <w:r w:rsidR="009B11D1" w:rsidRPr="00AC73A1">
        <w:t>.</w:t>
      </w:r>
      <w:ins w:id="30" w:author="Parks, Robbie M" w:date="2018-07-10T16:31:00Z">
        <w:r w:rsidR="00564D58">
          <w:t xml:space="preserve"> In contrast to cardiorespiratory deaths</w:t>
        </w:r>
      </w:ins>
      <w:ins w:id="31" w:author="Parks, Robbie M" w:date="2018-07-10T16:37:00Z">
        <w:r w:rsidR="006370F9">
          <w:t xml:space="preserve">, </w:t>
        </w:r>
      </w:ins>
      <w:ins w:id="32" w:author="Parks, Robbie M" w:date="2018-07-10T16:40:00Z">
        <w:r w:rsidR="00C1347B">
          <w:t xml:space="preserve">proportional difference increased in </w:t>
        </w:r>
      </w:ins>
      <w:ins w:id="33" w:author="Parks, Robbie M" w:date="2018-07-10T18:11:00Z">
        <w:r w:rsidR="003E4733">
          <w:t>respiratory infection</w:t>
        </w:r>
      </w:ins>
      <w:ins w:id="34" w:author="Parks, Robbie M" w:date="2018-07-10T16:40:00Z">
        <w:r w:rsidR="00C1347B">
          <w:t xml:space="preserve"> deaths of </w:t>
        </w:r>
      </w:ins>
      <w:ins w:id="35" w:author="Parks, Robbie M" w:date="2018-07-10T16:37:00Z">
        <w:r w:rsidR="006370F9">
          <w:t xml:space="preserve">several age groups </w:t>
        </w:r>
      </w:ins>
      <w:ins w:id="36" w:author="Parks, Robbie M" w:date="2018-07-10T16:40:00Z">
        <w:r w:rsidR="00C1347B">
          <w:t>in</w:t>
        </w:r>
      </w:ins>
      <w:ins w:id="37" w:author="Parks, Robbie M" w:date="2018-07-10T16:37:00Z">
        <w:r w:rsidR="006370F9">
          <w:t xml:space="preserve"> both males and females</w:t>
        </w:r>
      </w:ins>
      <w:ins w:id="38" w:author="Parks, Robbie M" w:date="2018-07-10T16:41:00Z">
        <w:r w:rsidR="00691371">
          <w:t xml:space="preserve">, including </w:t>
        </w:r>
      </w:ins>
      <w:ins w:id="39" w:author="Parks, Robbie M" w:date="2018-07-10T16:44:00Z">
        <w:r w:rsidR="009C118F">
          <w:t xml:space="preserve">significant increases in </w:t>
        </w:r>
        <w:r w:rsidR="000C75E0">
          <w:t xml:space="preserve">deaths of males of 35-64 years </w:t>
        </w:r>
      </w:ins>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lastRenderedPageBreak/>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commentRangeStart w:id="40"/>
      <w:r w:rsidR="00214C19" w:rsidRPr="00AC73A1">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commentRangeEnd w:id="40"/>
      <w:r w:rsidR="00767823">
        <w:rPr>
          <w:rStyle w:val="CommentReference"/>
          <w:rFonts w:asciiTheme="minorHAnsi" w:hAnsiTheme="minorHAnsi" w:cstheme="minorBidi"/>
          <w:lang w:eastAsia="en-US"/>
        </w:rPr>
        <w:commentReference w:id="40"/>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202BDE2E"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CD353F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41"/>
      <w:r w:rsidR="00A76EC0" w:rsidRPr="00AC73A1">
        <w:t xml:space="preserve">our subnational analysis over three decades revealed </w:t>
      </w:r>
      <w:commentRangeStart w:id="42"/>
      <w:commentRangeStart w:id="43"/>
      <w:r w:rsidR="00A76EC0" w:rsidRPr="00AC73A1">
        <w:t>variations</w:t>
      </w:r>
      <w:commentRangeEnd w:id="42"/>
      <w:r w:rsidR="00B96C91">
        <w:rPr>
          <w:rStyle w:val="CommentReference"/>
          <w:rFonts w:asciiTheme="minorHAnsi" w:hAnsiTheme="minorHAnsi" w:cstheme="minorBidi"/>
          <w:lang w:eastAsia="en-US"/>
        </w:rPr>
        <w:commentReference w:id="42"/>
      </w:r>
      <w:commentRangeEnd w:id="43"/>
      <w:r w:rsidR="00A95B9E">
        <w:rPr>
          <w:rStyle w:val="CommentReference"/>
          <w:rFonts w:asciiTheme="minorHAnsi" w:hAnsiTheme="minorHAnsi" w:cstheme="minorBidi"/>
          <w:lang w:eastAsia="en-US"/>
        </w:rPr>
        <w:commentReference w:id="43"/>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41"/>
      <w:r w:rsidR="00737C06">
        <w:rPr>
          <w:rStyle w:val="CommentReference"/>
          <w:rFonts w:asciiTheme="minorHAnsi" w:hAnsiTheme="minorHAnsi" w:cstheme="minorBidi"/>
          <w:lang w:eastAsia="en-US"/>
        </w:rPr>
        <w:commentReference w:id="41"/>
      </w:r>
    </w:p>
    <w:p w14:paraId="6886C687" w14:textId="77777777" w:rsidR="0042218D" w:rsidRPr="00AC73A1" w:rsidRDefault="0042218D" w:rsidP="0042218D">
      <w:pPr>
        <w:spacing w:line="480" w:lineRule="auto"/>
        <w:jc w:val="both"/>
      </w:pPr>
    </w:p>
    <w:p w14:paraId="2B22717B" w14:textId="594673AC" w:rsidR="00DB2D88" w:rsidRPr="00AC73A1" w:rsidRDefault="000B49CF" w:rsidP="00DB2D88">
      <w:pPr>
        <w:spacing w:line="480" w:lineRule="auto"/>
        <w:jc w:val="both"/>
      </w:pPr>
      <w:r>
        <w:lastRenderedPageBreak/>
        <w:t>T</w:t>
      </w:r>
      <w:r w:rsidR="000B343F" w:rsidRPr="00AC73A1">
        <w:t xml:space="preserve">he observed geographical </w:t>
      </w:r>
      <w:r w:rsidR="00EF4585" w:rsidRPr="00AC73A1">
        <w:t xml:space="preserve">similarity </w:t>
      </w:r>
      <w:r w:rsidR="000B343F" w:rsidRPr="00AC73A1">
        <w:t xml:space="preserve">in </w:t>
      </w:r>
      <w:ins w:id="44" w:author="Parks, Robbie M" w:date="2018-07-10T17:46:00Z">
        <w:r w:rsidR="00BA3E10">
          <w:t xml:space="preserve">non-injury </w:t>
        </w:r>
      </w:ins>
      <w:r w:rsidR="000B343F" w:rsidRPr="00AC73A1">
        <w:t>seasonal mortality variation</w:t>
      </w:r>
      <w:ins w:id="45" w:author="Parks, Robbie M" w:date="2018-07-10T18:23:00Z">
        <w:r w:rsidR="00277FF5">
          <w:t xml:space="preserve"> (independent of range of temperature)</w:t>
        </w:r>
      </w:ins>
      <w:r w:rsidR="000B343F" w:rsidRPr="00AC73A1">
        <w:t xml:space="preserve"> in the USA</w:t>
      </w:r>
      <w:r w:rsidR="005426EF">
        <w:t xml:space="preserve"> was</w:t>
      </w:r>
      <w:r w:rsidR="005426EF" w:rsidRPr="00AC73A1">
        <w:t xml:space="preserve"> </w:t>
      </w:r>
      <w:r w:rsidR="000B343F" w:rsidRPr="00AC73A1">
        <w:t xml:space="preserve">also seen in a study of 36 cities using </w:t>
      </w:r>
      <w:ins w:id="46" w:author="Parks, Robbie M" w:date="2018-07-10T17:46:00Z">
        <w:r w:rsidR="0079171F">
          <w:t>all</w:t>
        </w:r>
        <w:r w:rsidR="001310F1">
          <w:t>-cause</w:t>
        </w:r>
        <w:r w:rsidR="0079171F">
          <w:t xml:space="preserve"> </w:t>
        </w:r>
      </w:ins>
      <w:r w:rsidR="000B343F" w:rsidRPr="00AC73A1">
        <w:t>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AF7AC2">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factors","type":"article-journal","volume":"57"},"uris":["http://www.mendeley.com/documents/?uuid=f7ab7783-971a-4e21-9158-84e008745163"]}],"mendeley":{"formattedCitation":"(Fowler et al., 2015; Healy, 2003; McKee, 1989)"},"properties":{"noteIndex":0},"schema":"https://github.com/citation-style-language/schema/raw/master/csl-citation.json"}</w:instrText>
      </w:r>
      <w:r w:rsidR="00AB66EA" w:rsidRPr="00AC73A1">
        <w:fldChar w:fldCharType="separate"/>
      </w:r>
      <w:r w:rsidR="00BC655C" w:rsidRPr="00AC73A1">
        <w:rPr>
          <w:noProof/>
        </w:rPr>
        <w:t>(Fowler et al., 2015; Healy, 2003; McKee, 1989)</w:t>
      </w:r>
      <w:r w:rsidR="00AB66EA" w:rsidRPr="00AC73A1">
        <w:fldChar w:fldCharType="end"/>
      </w:r>
      <w:r w:rsidR="00B96C91">
        <w:rPr>
          <w:rStyle w:val="CommentReference"/>
          <w:rFonts w:asciiTheme="minorHAnsi" w:hAnsiTheme="minorHAnsi" w:cstheme="minorBidi"/>
          <w:lang w:eastAsia="en-US"/>
        </w:rPr>
        <w:commentReference w:id="47"/>
      </w:r>
      <w:r w:rsidR="00DC4BCF">
        <w:rPr>
          <w:rStyle w:val="CommentReference"/>
          <w:rFonts w:asciiTheme="minorHAnsi" w:hAnsiTheme="minorHAnsi" w:cstheme="minorBidi"/>
          <w:lang w:eastAsia="en-US"/>
        </w:rPr>
        <w:commentReference w:id="48"/>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49"/>
      <w:commentRangeStart w:id="50"/>
      <w:r w:rsidR="00B96C91">
        <w:t>although the two measures are correlated</w:t>
      </w:r>
      <w:commentRangeEnd w:id="49"/>
      <w:r w:rsidR="00B96C91">
        <w:rPr>
          <w:rStyle w:val="CommentReference"/>
          <w:rFonts w:asciiTheme="minorHAnsi" w:hAnsiTheme="minorHAnsi" w:cstheme="minorBidi"/>
          <w:lang w:eastAsia="en-US"/>
        </w:rPr>
        <w:commentReference w:id="49"/>
      </w:r>
      <w:commentRangeEnd w:id="50"/>
      <w:r w:rsidR="00C7166F">
        <w:rPr>
          <w:rStyle w:val="CommentReference"/>
          <w:rFonts w:asciiTheme="minorHAnsi" w:hAnsiTheme="minorHAnsi" w:cstheme="minorBidi"/>
          <w:lang w:eastAsia="en-US"/>
        </w:rPr>
        <w:commentReference w:id="50"/>
      </w:r>
      <w:ins w:id="51" w:author="Ezzati, Majid" w:date="2018-07-09T05:44:00Z">
        <w:r w:rsidR="00B96C91">
          <w:t>)</w:t>
        </w:r>
      </w:ins>
      <w:ins w:id="52"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27BEC10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53" w:author="Ezzati, Majid" w:date="2018-07-09T05:52:00Z">
        <w:r w:rsidR="00FC7D1E">
          <w:t>(</w:t>
        </w:r>
      </w:ins>
      <w:r w:rsidR="0011544B">
        <w:t>unintentional</w:t>
      </w:r>
      <w:ins w:id="54" w:author="Ezzati, Majid" w:date="2018-07-09T05:52:00Z">
        <w:r w:rsidR="00FC7D1E">
          <w:t>)</w:t>
        </w:r>
      </w:ins>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t xml:space="preserve">(mainly </w:t>
      </w:r>
      <w:ins w:id="55" w:author="Parks, Robbie M" w:date="2018-07-10T16:53:00Z">
        <w:r w:rsidR="00B25270">
          <w:t>cardiovascular and chronic respiratory diseases</w:t>
        </w:r>
      </w:ins>
      <w:ins w:id="56" w:author="Ezzati, Majid" w:date="2018-07-09T05:52:00Z">
        <w:r w:rsidR="00FC7D1E">
          <w:t>)</w:t>
        </w:r>
      </w:ins>
      <w:ins w:id="57" w:author="Parks, Robbie M" w:date="2018-07-10T16:53:00Z">
        <w:r w:rsidR="00B25270">
          <w:t xml:space="preserve"> </w:t>
        </w:r>
      </w:ins>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1AF0957C"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 xml:space="preserve">Age, sex, state of residence, month of death, and </w:t>
      </w:r>
      <w:r w:rsidR="004055C0" w:rsidRPr="00AC73A1">
        <w:rPr>
          <w:color w:val="000000" w:themeColor="text1"/>
        </w:rPr>
        <w:lastRenderedPageBreak/>
        <w:t>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58"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59" w:author="Parks, Robbie M" w:date="2018-06-19T14:05:00Z"/>
        </w:rPr>
      </w:pPr>
    </w:p>
    <w:p w14:paraId="6C50800E" w14:textId="4B8E23C3" w:rsidR="00C66D47" w:rsidRPr="00AC73A1" w:rsidRDefault="004055C0" w:rsidP="004055C0">
      <w:pPr>
        <w:spacing w:line="480" w:lineRule="auto"/>
        <w:jc w:val="both"/>
        <w:rPr>
          <w:ins w:id="60" w:author="Parks, Robbie M" w:date="2018-06-19T14:05:00Z"/>
        </w:rPr>
      </w:pPr>
      <w:r w:rsidRPr="00AC73A1">
        <w:t xml:space="preserve">We also subdivided the national data geographically </w:t>
      </w:r>
      <w:ins w:id="61" w:author="Ezzati, Majid" w:date="2018-07-09T05:54:00Z">
        <w:r w:rsidR="00FC7D1E">
          <w:t>into nine</w:t>
        </w:r>
        <w:r w:rsidR="00FC7D1E" w:rsidRPr="00AC73A1">
          <w:t xml:space="preserve"> </w:t>
        </w:r>
      </w:ins>
      <w:r w:rsidRPr="00AC73A1">
        <w:t>climate regions used by the National Oceanic and Atmos</w:t>
      </w:r>
      <w:r w:rsidR="00C9555C" w:rsidRPr="00AC73A1">
        <w:t>pheric Administration (Figure 1</w:t>
      </w:r>
      <w:ins w:id="62" w:author="Ezzati, Majid" w:date="2018-07-09T05:54:00Z">
        <w:r w:rsidR="00FC7D1E">
          <w:t xml:space="preserve"> and </w:t>
        </w:r>
        <w:r w:rsidR="00FC7D1E" w:rsidRPr="00AC73A1">
          <w:t>Table 2</w:t>
        </w:r>
      </w:ins>
      <w:r w:rsidR="00C9555C" w:rsidRPr="00AC73A1">
        <w:t xml:space="preserve">)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63"/>
      <w:ins w:id="64" w:author="Parks, Robbie M" w:date="2018-06-19T17:44:00Z">
        <w:r w:rsidR="00534B47" w:rsidRPr="00AC73A1">
          <w:t xml:space="preserve">The Central climate region has a </w:t>
        </w:r>
      </w:ins>
      <w:ins w:id="65" w:author="Parks, Robbie M" w:date="2018-06-19T17:56:00Z">
        <w:r w:rsidR="00534B47" w:rsidRPr="00AC73A1">
          <w:t>generally</w:t>
        </w:r>
      </w:ins>
      <w:ins w:id="66" w:author="Parks, Robbie M" w:date="2018-06-19T17:44:00Z">
        <w:r w:rsidR="00534B47" w:rsidRPr="00AC73A1">
          <w:t xml:space="preserve"> </w:t>
        </w:r>
      </w:ins>
      <w:ins w:id="67" w:author="Parks, Robbie M" w:date="2018-06-19T17:56:00Z">
        <w:r w:rsidR="00534B47" w:rsidRPr="00AC73A1">
          <w:t>temperate climate, with cold winters and mild summers.</w:t>
        </w:r>
      </w:ins>
      <w:ins w:id="68" w:author="Parks, Robbie M" w:date="2018-06-19T17:45:00Z">
        <w:r w:rsidR="00333321" w:rsidRPr="00AC73A1">
          <w:t xml:space="preserve"> East North Central </w:t>
        </w:r>
      </w:ins>
      <w:ins w:id="69" w:author="Parks, Robbie M" w:date="2018-06-19T17:56:00Z">
        <w:r w:rsidR="00377A68" w:rsidRPr="00AC73A1">
          <w:t xml:space="preserve">is one of the coldest </w:t>
        </w:r>
      </w:ins>
      <w:ins w:id="70" w:author="Parks, Robbie M" w:date="2018-06-19T18:05:00Z">
        <w:r w:rsidR="001A1C85" w:rsidRPr="00AC73A1">
          <w:t xml:space="preserve">climate </w:t>
        </w:r>
      </w:ins>
      <w:ins w:id="71" w:author="Parks, Robbie M" w:date="2018-06-19T17:56:00Z">
        <w:r w:rsidR="00377A68" w:rsidRPr="00AC73A1">
          <w:t xml:space="preserve">regions of the United States, </w:t>
        </w:r>
      </w:ins>
      <w:ins w:id="72" w:author="Parks, Robbie M" w:date="2018-06-19T18:06:00Z">
        <w:r w:rsidR="007B2F5A" w:rsidRPr="00AC73A1">
          <w:t>with a mean annual temperature of 8°C</w:t>
        </w:r>
        <w:r w:rsidR="00FD1F99" w:rsidRPr="00AC73A1">
          <w:t>,</w:t>
        </w:r>
        <w:r w:rsidR="007B2F5A" w:rsidRPr="00AC73A1">
          <w:t xml:space="preserve"> </w:t>
        </w:r>
      </w:ins>
      <w:ins w:id="73" w:author="Parks, Robbie M" w:date="2018-06-19T18:05:00Z">
        <w:r w:rsidR="00997E15" w:rsidRPr="00AC73A1">
          <w:t>and experiences</w:t>
        </w:r>
      </w:ins>
      <w:ins w:id="74" w:author="Parks, Robbie M" w:date="2018-06-19T17:56:00Z">
        <w:r w:rsidR="00377A68" w:rsidRPr="00AC73A1">
          <w:t xml:space="preserve"> deep winters and warm summers</w:t>
        </w:r>
      </w:ins>
      <w:ins w:id="75" w:author="Parks, Robbie M" w:date="2018-06-19T18:00:00Z">
        <w:r w:rsidR="00973BB6" w:rsidRPr="00AC73A1">
          <w:t>,</w:t>
        </w:r>
      </w:ins>
      <w:ins w:id="76" w:author="Parks, Robbie M" w:date="2018-06-19T17:45:00Z">
        <w:r w:rsidR="00333321" w:rsidRPr="00AC73A1">
          <w:t xml:space="preserve"> </w:t>
        </w:r>
      </w:ins>
      <w:ins w:id="77" w:author="Parks, Robbie M" w:date="2018-06-19T17:47:00Z">
        <w:r w:rsidR="00E60B9F" w:rsidRPr="00AC73A1">
          <w:t>The Northeast</w:t>
        </w:r>
      </w:ins>
      <w:ins w:id="78" w:author="Parks, Robbie M" w:date="2018-06-19T17:57:00Z">
        <w:r w:rsidR="00F95A18" w:rsidRPr="00AC73A1">
          <w:t xml:space="preserve"> possesses a humid, </w:t>
        </w:r>
      </w:ins>
      <w:ins w:id="79" w:author="Parks, Robbie M" w:date="2018-06-19T17:58:00Z">
        <w:r w:rsidR="00F95A18" w:rsidRPr="00AC73A1">
          <w:t>continental</w:t>
        </w:r>
      </w:ins>
      <w:ins w:id="80" w:author="Parks, Robbie M" w:date="2018-06-19T17:57:00Z">
        <w:r w:rsidR="00F95A18" w:rsidRPr="00AC73A1">
          <w:t xml:space="preserve"> climate</w:t>
        </w:r>
      </w:ins>
      <w:ins w:id="81" w:author="Parks, Robbie M" w:date="2018-06-19T17:58:00Z">
        <w:r w:rsidR="00393385" w:rsidRPr="00AC73A1">
          <w:t>, and the largest population of the climate regions (</w:t>
        </w:r>
      </w:ins>
      <w:ins w:id="82" w:author="Parks, Robbie M" w:date="2018-06-19T17:59:00Z">
        <w:r w:rsidR="002E20B6" w:rsidRPr="00AC73A1">
          <w:t xml:space="preserve">64,046,741 or </w:t>
        </w:r>
        <w:r w:rsidR="00054EEF" w:rsidRPr="00AC73A1">
          <w:t>19.8% total population in 2016</w:t>
        </w:r>
      </w:ins>
      <w:ins w:id="83" w:author="Parks, Robbie M" w:date="2018-06-19T17:58:00Z">
        <w:r w:rsidR="00393385" w:rsidRPr="00AC73A1">
          <w:t>)</w:t>
        </w:r>
      </w:ins>
      <w:ins w:id="84" w:author="Parks, Robbie M" w:date="2018-06-19T18:02:00Z">
        <w:r w:rsidR="00AC24A5" w:rsidRPr="00AC73A1">
          <w:t xml:space="preserve"> and the smallest share of the United States</w:t>
        </w:r>
      </w:ins>
      <w:ins w:id="85" w:author="Parks, Robbie M" w:date="2018-06-19T18:06:00Z">
        <w:r w:rsidR="00864A9D" w:rsidRPr="00AC73A1">
          <w:t>’ land mass</w:t>
        </w:r>
      </w:ins>
      <w:ins w:id="86" w:author="Parks, Robbie M" w:date="2018-06-19T18:02:00Z">
        <w:r w:rsidR="00AC24A5" w:rsidRPr="00AC73A1">
          <w:t xml:space="preserve"> (</w:t>
        </w:r>
        <w:r w:rsidR="006E7432" w:rsidRPr="00AC73A1">
          <w:t>6.02%</w:t>
        </w:r>
        <w:r w:rsidR="00AC24A5" w:rsidRPr="00AC73A1">
          <w:t>)</w:t>
        </w:r>
      </w:ins>
      <w:ins w:id="87" w:author="Parks, Robbie M" w:date="2018-06-19T18:01:00Z">
        <w:r w:rsidR="00BF5E95" w:rsidRPr="00AC73A1">
          <w:t>.</w:t>
        </w:r>
      </w:ins>
      <w:ins w:id="88" w:author="Parks, Robbie M" w:date="2018-06-19T17:47:00Z">
        <w:r w:rsidR="00E60B9F" w:rsidRPr="00AC73A1">
          <w:t xml:space="preserve"> </w:t>
        </w:r>
      </w:ins>
      <w:ins w:id="89" w:author="Parks, Robbie M" w:date="2018-06-19T14:22:00Z">
        <w:r w:rsidR="007911C9" w:rsidRPr="00AC73A1">
          <w:t>The Northwest</w:t>
        </w:r>
      </w:ins>
      <w:ins w:id="90" w:author="Parks, Robbie M" w:date="2018-06-19T14:45:00Z">
        <w:r w:rsidR="005376F7" w:rsidRPr="00AC73A1">
          <w:t xml:space="preserve"> </w:t>
        </w:r>
      </w:ins>
      <w:ins w:id="91" w:author="Parks, Robbie M" w:date="2018-06-19T14:22:00Z">
        <w:r w:rsidR="003430BD" w:rsidRPr="00AC73A1">
          <w:t xml:space="preserve">has an oceanic </w:t>
        </w:r>
        <w:r w:rsidR="00A55BF6" w:rsidRPr="00AC73A1">
          <w:t>climate</w:t>
        </w:r>
      </w:ins>
      <w:ins w:id="92" w:author="Parks, Robbie M" w:date="2018-06-19T15:42:00Z">
        <w:r w:rsidR="003430BD" w:rsidRPr="00AC73A1">
          <w:t>, wet and cool in autumn, wi</w:t>
        </w:r>
      </w:ins>
      <w:ins w:id="93" w:author="Parks, Robbie M" w:date="2018-06-19T15:44:00Z">
        <w:r w:rsidR="00AC24A5" w:rsidRPr="00AC73A1">
          <w:t xml:space="preserve">nter, </w:t>
        </w:r>
        <w:r w:rsidR="001A4537" w:rsidRPr="00AC73A1">
          <w:t xml:space="preserve">spring </w:t>
        </w:r>
      </w:ins>
      <w:ins w:id="94" w:author="Parks, Robbie M" w:date="2018-06-19T14:26:00Z">
        <w:r w:rsidR="00A55BF6" w:rsidRPr="00AC73A1">
          <w:t xml:space="preserve">and </w:t>
        </w:r>
      </w:ins>
      <w:ins w:id="95" w:author="Parks, Robbie M" w:date="2018-06-19T15:44:00Z">
        <w:r w:rsidR="001A4537" w:rsidRPr="00AC73A1">
          <w:t xml:space="preserve">a </w:t>
        </w:r>
      </w:ins>
      <w:ins w:id="96" w:author="Parks, Robbie M" w:date="2018-06-19T14:26:00Z">
        <w:r w:rsidR="00D65212" w:rsidRPr="00AC73A1">
          <w:t xml:space="preserve">mild </w:t>
        </w:r>
      </w:ins>
      <w:ins w:id="97" w:author="Parks, Robbie M" w:date="2018-06-19T15:44:00Z">
        <w:r w:rsidR="001A4537" w:rsidRPr="00AC73A1">
          <w:t>summer</w:t>
        </w:r>
      </w:ins>
      <w:ins w:id="98" w:author="Parks, Robbie M" w:date="2018-06-19T14:57:00Z">
        <w:r w:rsidR="00B46096" w:rsidRPr="00AC73A1">
          <w:t xml:space="preserve">. </w:t>
        </w:r>
      </w:ins>
      <w:ins w:id="99" w:author="Parks, Robbie M" w:date="2018-06-19T17:48:00Z">
        <w:r w:rsidR="00E60B9F" w:rsidRPr="00AC73A1">
          <w:t>The South</w:t>
        </w:r>
      </w:ins>
      <w:ins w:id="100" w:author="Parks, Robbie M" w:date="2018-06-19T18:03:00Z">
        <w:r w:rsidR="00903420" w:rsidRPr="00AC73A1">
          <w:t>, with the second warmest average annual temperature (18°C)</w:t>
        </w:r>
        <w:r w:rsidR="007C4524" w:rsidRPr="00AC73A1">
          <w:t>,</w:t>
        </w:r>
      </w:ins>
      <w:ins w:id="101" w:author="Parks, Robbie M" w:date="2018-06-19T17:48:00Z">
        <w:r w:rsidR="00E60B9F" w:rsidRPr="00AC73A1">
          <w:t xml:space="preserve"> takes up the largest geographic share of the USA (18.8% of land</w:t>
        </w:r>
      </w:ins>
      <w:ins w:id="102" w:author="Parks, Robbie M" w:date="2018-06-19T18:10:00Z">
        <w:r w:rsidR="00624902" w:rsidRPr="00AC73A1">
          <w:t xml:space="preserve"> </w:t>
        </w:r>
      </w:ins>
      <w:ins w:id="103" w:author="Parks, Robbie M" w:date="2018-06-19T17:48:00Z">
        <w:r w:rsidR="00E60B9F" w:rsidRPr="00AC73A1">
          <w:t>mass), with half taken up by Texas.</w:t>
        </w:r>
      </w:ins>
      <w:ins w:id="104" w:author="Parks, Robbie M" w:date="2018-06-19T17:52:00Z">
        <w:r w:rsidR="009B65AE" w:rsidRPr="00AC73A1">
          <w:t xml:space="preserve"> The Southeast</w:t>
        </w:r>
      </w:ins>
      <w:ins w:id="105" w:author="Parks, Robbie M" w:date="2018-06-19T14:26:00Z">
        <w:r w:rsidR="008A5089" w:rsidRPr="00AC73A1">
          <w:t xml:space="preserve"> </w:t>
        </w:r>
      </w:ins>
      <w:ins w:id="106" w:author="Parks, Robbie M" w:date="2018-06-19T18:00:00Z">
        <w:r w:rsidR="00973BB6" w:rsidRPr="00AC73A1">
          <w:t>has the warmest average temperature of the climate regions (</w:t>
        </w:r>
      </w:ins>
      <w:ins w:id="107" w:author="Parks, Robbie M" w:date="2018-06-19T18:01:00Z">
        <w:r w:rsidR="00973BB6" w:rsidRPr="00AC73A1">
          <w:t>18.4°C</w:t>
        </w:r>
      </w:ins>
      <w:ins w:id="108" w:author="Parks, Robbie M" w:date="2018-06-19T18:00:00Z">
        <w:r w:rsidR="00973BB6" w:rsidRPr="00AC73A1">
          <w:t xml:space="preserve">). </w:t>
        </w:r>
      </w:ins>
      <w:ins w:id="109" w:author="Parks, Robbie M" w:date="2018-06-19T17:52:00Z">
        <w:r w:rsidR="009B65AE" w:rsidRPr="00AC73A1">
          <w:t xml:space="preserve">The Southwest is hot and dry, frequently under drought, with deserts and the Colorado Plateau dominating the geography. </w:t>
        </w:r>
      </w:ins>
      <w:ins w:id="110" w:author="Parks, Robbie M" w:date="2018-06-19T14:26:00Z">
        <w:r w:rsidR="008A5089" w:rsidRPr="00AC73A1">
          <w:t>T</w:t>
        </w:r>
      </w:ins>
      <w:ins w:id="111" w:author="Parks, Robbie M" w:date="2018-06-19T14:45:00Z">
        <w:r w:rsidR="005376F7" w:rsidRPr="00AC73A1">
          <w:t>he West is typically hot and dry</w:t>
        </w:r>
      </w:ins>
      <w:ins w:id="112"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113" w:author="Parks, Robbie M" w:date="2018-06-19T15:00:00Z">
        <w:r w:rsidR="006D29DE" w:rsidRPr="00AC73A1">
          <w:t xml:space="preserve"> </w:t>
        </w:r>
      </w:ins>
      <w:ins w:id="114" w:author="Parks, Robbie M" w:date="2018-06-19T15:02:00Z">
        <w:r w:rsidR="007751D3" w:rsidRPr="00AC73A1">
          <w:t>West North Central</w:t>
        </w:r>
      </w:ins>
      <w:ins w:id="115" w:author="Parks, Robbie M" w:date="2018-06-19T17:37:00Z">
        <w:r w:rsidR="00EC78B3" w:rsidRPr="00AC73A1">
          <w:t>,</w:t>
        </w:r>
      </w:ins>
      <w:ins w:id="116" w:author="Parks, Robbie M" w:date="2018-06-19T15:02:00Z">
        <w:r w:rsidR="007751D3" w:rsidRPr="00AC73A1">
          <w:t xml:space="preserve"> </w:t>
        </w:r>
      </w:ins>
      <w:ins w:id="117" w:author="Parks, Robbie M" w:date="2018-06-19T15:06:00Z">
        <w:r w:rsidR="00434598" w:rsidRPr="00AC73A1">
          <w:t>with 15.5% of the land</w:t>
        </w:r>
      </w:ins>
      <w:ins w:id="118" w:author="Parks, Robbie M" w:date="2018-06-19T18:08:00Z">
        <w:r w:rsidR="00966EC2" w:rsidRPr="00AC73A1">
          <w:t xml:space="preserve"> </w:t>
        </w:r>
      </w:ins>
      <w:ins w:id="119" w:author="Parks, Robbie M" w:date="2018-06-19T15:06:00Z">
        <w:r w:rsidR="00434598" w:rsidRPr="00AC73A1">
          <w:t>mass of the USA</w:t>
        </w:r>
      </w:ins>
      <w:ins w:id="120" w:author="Parks, Robbie M" w:date="2018-06-19T18:10:00Z">
        <w:r w:rsidR="00624902" w:rsidRPr="00AC73A1">
          <w:t xml:space="preserve"> second only to </w:t>
        </w:r>
        <w:r w:rsidR="00C241F4" w:rsidRPr="00AC73A1">
          <w:t>the South in terms of land mass</w:t>
        </w:r>
      </w:ins>
      <w:ins w:id="121" w:author="Parks, Robbie M" w:date="2018-06-19T15:06:00Z">
        <w:r w:rsidR="00434598" w:rsidRPr="00AC73A1">
          <w:t xml:space="preserve">, </w:t>
        </w:r>
        <w:r w:rsidR="00EC78B3" w:rsidRPr="00AC73A1">
          <w:t xml:space="preserve">is the </w:t>
        </w:r>
      </w:ins>
      <w:ins w:id="122" w:author="Parks, Robbie M" w:date="2018-06-19T17:41:00Z">
        <w:r w:rsidR="008369F4" w:rsidRPr="00AC73A1">
          <w:t xml:space="preserve">least populated climate region (5,168,753 or </w:t>
        </w:r>
      </w:ins>
      <w:ins w:id="123" w:author="Parks, Robbie M" w:date="2018-06-19T17:43:00Z">
        <w:r w:rsidR="00E9559B" w:rsidRPr="00AC73A1">
          <w:t>1.6% of total population</w:t>
        </w:r>
      </w:ins>
      <w:ins w:id="124" w:author="Parks, Robbie M" w:date="2018-06-19T18:00:00Z">
        <w:r w:rsidR="00054EEF" w:rsidRPr="00AC73A1">
          <w:t xml:space="preserve"> in 2016</w:t>
        </w:r>
      </w:ins>
      <w:ins w:id="125" w:author="Parks, Robbie M" w:date="2018-06-19T17:43:00Z">
        <w:r w:rsidR="006E58C4" w:rsidRPr="00AC73A1">
          <w:t>)</w:t>
        </w:r>
      </w:ins>
      <w:ins w:id="126" w:author="Parks, Robbie M" w:date="2018-06-19T18:09:00Z">
        <w:r w:rsidR="00EC6F25" w:rsidRPr="00AC73A1">
          <w:t xml:space="preserve"> and the coldest </w:t>
        </w:r>
        <w:r w:rsidR="007B7697" w:rsidRPr="00AC73A1">
          <w:t>on average throughout the year (7.6°C)</w:t>
        </w:r>
      </w:ins>
      <w:ins w:id="127" w:author="Parks, Robbie M" w:date="2018-06-19T15:04:00Z">
        <w:r w:rsidR="001704F4" w:rsidRPr="00AC73A1">
          <w:t xml:space="preserve">. </w:t>
        </w:r>
      </w:ins>
      <w:commentRangeEnd w:id="63"/>
      <w:r w:rsidR="00FC7D1E">
        <w:rPr>
          <w:rStyle w:val="CommentReference"/>
          <w:rFonts w:asciiTheme="minorHAnsi" w:hAnsiTheme="minorHAnsi" w:cstheme="minorBidi"/>
          <w:lang w:eastAsia="en-US"/>
        </w:rPr>
        <w:commentReference w:id="63"/>
      </w:r>
    </w:p>
    <w:p w14:paraId="12F29E36" w14:textId="77777777" w:rsidR="00C66D47" w:rsidRPr="00AC73A1" w:rsidRDefault="00C66D47" w:rsidP="004055C0">
      <w:pPr>
        <w:spacing w:line="480" w:lineRule="auto"/>
        <w:jc w:val="both"/>
        <w:rPr>
          <w:ins w:id="128" w:author="Parks, Robbie M" w:date="2018-06-19T14:05:00Z"/>
        </w:rPr>
      </w:pPr>
    </w:p>
    <w:p w14:paraId="2396E1FF" w14:textId="4F612136" w:rsidR="0056225E" w:rsidRPr="00AC73A1" w:rsidRDefault="004055C0" w:rsidP="004055C0">
      <w:pPr>
        <w:spacing w:line="480" w:lineRule="auto"/>
        <w:jc w:val="both"/>
        <w:rPr>
          <w:ins w:id="129"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7648DF54"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ins w:id="130" w:author="Ezzati, Majid" w:date="2018-07-09T05:58:00Z">
        <w:r>
          <w:rPr>
            <w:color w:val="000000" w:themeColor="text1"/>
          </w:rPr>
          <w:t>four main</w:t>
        </w:r>
      </w:ins>
      <w:r w:rsidRPr="00AC73A1">
        <w:rPr>
          <w:color w:val="000000" w:themeColor="text1"/>
        </w:rPr>
        <w:t xml:space="preserve"> disease categories</w:t>
      </w:r>
      <w:ins w:id="131" w:author="Ezzati, Majid" w:date="2018-07-09T05:58:00Z">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ins>
      <w:ins w:id="132" w:author="Parks, Robbie M" w:date="2018-07-09T11:04:00Z">
        <w:r w:rsidR="002D057C">
          <w:rPr>
            <w:color w:val="000000" w:themeColor="text1"/>
          </w:rPr>
          <w:t xml:space="preserve">the </w:t>
        </w:r>
      </w:ins>
      <w:ins w:id="133" w:author="Ezzati, Majid" w:date="2018-07-09T05:58:00Z">
        <w:r>
          <w:rPr>
            <w:color w:val="000000" w:themeColor="text1"/>
          </w:rPr>
          <w:t>Supplementary</w:t>
        </w:r>
      </w:ins>
      <w:ins w:id="134" w:author="Parks, Robbie M" w:date="2018-07-09T11:04:00Z">
        <w:r w:rsidR="002D057C">
          <w:rPr>
            <w:color w:val="000000" w:themeColor="text1"/>
          </w:rPr>
          <w:t xml:space="preserve"> Note</w:t>
        </w:r>
      </w:ins>
      <w:r>
        <w:rPr>
          <w:color w:val="000000" w:themeColor="text1"/>
        </w:rPr>
        <w:t>.</w:t>
      </w:r>
      <w:ins w:id="135" w:author="Ezzati, Majid" w:date="2018-07-09T05:57:00Z">
        <w:r>
          <w:rPr>
            <w:color w:val="000000" w:themeColor="text1"/>
          </w:rPr>
          <w:t xml:space="preserve"> </w:t>
        </w:r>
      </w:ins>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11D5FAAC"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commentRangeStart w:id="136"/>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136"/>
      <w:r w:rsidR="00242DD5">
        <w:rPr>
          <w:rStyle w:val="CommentReference"/>
        </w:rPr>
        <w:commentReference w:id="136"/>
      </w:r>
      <w:r w:rsidRPr="004B02D5">
        <w:rPr>
          <w:rFonts w:ascii="Times New Roman" w:hAnsi="Times New Roman" w:cs="Times New Roman"/>
          <w:color w:val="000000" w:themeColor="text1"/>
          <w:sz w:val="24"/>
          <w:szCs w:val="24"/>
        </w:rPr>
        <w:t xml:space="preserve">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37" w:author="Ezzati, Majid" w:date="2018-07-09T06:07:00Z">
        <w:r w:rsidR="00242DD5">
          <w:rPr>
            <w:rFonts w:ascii="Times New Roman" w:hAnsi="Times New Roman" w:cs="Times New Roman"/>
            <w:color w:val="000000" w:themeColor="text1"/>
            <w:sz w:val="24"/>
            <w:szCs w:val="24"/>
          </w:rPr>
          <w:t xml:space="preserve">estimates the </w:t>
        </w:r>
        <w:proofErr w:type="gramStart"/>
        <w:r w:rsidR="00242DD5">
          <w:rPr>
            <w:rFonts w:ascii="Times New Roman" w:hAnsi="Times New Roman" w:cs="Times New Roman"/>
            <w:color w:val="000000" w:themeColor="text1"/>
            <w:sz w:val="24"/>
            <w:szCs w:val="24"/>
          </w:rPr>
          <w:t xml:space="preserve">probability </w:t>
        </w:r>
      </w:ins>
      <w:r w:rsidR="00C04B90" w:rsidRPr="004B02D5">
        <w:rPr>
          <w:rFonts w:ascii="Times New Roman" w:hAnsi="Times New Roman" w:cs="Times New Roman"/>
          <w:color w:val="000000" w:themeColor="text1"/>
          <w:sz w:val="24"/>
          <w:szCs w:val="24"/>
        </w:rPr>
        <w:t xml:space="preserve"> </w:t>
      </w:r>
      <w:ins w:id="138" w:author="Ezzati, Majid" w:date="2018-07-09T06:08:00Z">
        <w:r w:rsidR="00242DD5">
          <w:rPr>
            <w:rFonts w:ascii="Times New Roman" w:hAnsi="Times New Roman" w:cs="Times New Roman"/>
            <w:color w:val="000000" w:themeColor="text1"/>
            <w:sz w:val="24"/>
            <w:szCs w:val="24"/>
          </w:rPr>
          <w:t>of</w:t>
        </w:r>
        <w:proofErr w:type="gramEnd"/>
        <w:r w:rsidR="00242DD5">
          <w:rPr>
            <w:rFonts w:ascii="Times New Roman" w:hAnsi="Times New Roman" w:cs="Times New Roman"/>
            <w:color w:val="000000" w:themeColor="text1"/>
            <w:sz w:val="24"/>
            <w:szCs w:val="24"/>
          </w:rPr>
          <w:t xml:space="preserve">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ins w:id="139" w:author="Ezzati, Majid" w:date="2018-07-09T06:11:00Z">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commentRangeStart w:id="140"/>
        <w:r w:rsidR="00DB0E48">
          <w:rPr>
            <w:rFonts w:ascii="Times New Roman" w:hAnsi="Times New Roman" w:cs="Times New Roman"/>
            <w:color w:val="000000" w:themeColor="text1"/>
            <w:sz w:val="24"/>
            <w:szCs w:val="24"/>
          </w:rPr>
          <w:t>w</w:t>
        </w:r>
      </w:ins>
      <w:r w:rsidR="00D73BA0" w:rsidRPr="004B02D5">
        <w:rPr>
          <w:rFonts w:ascii="Times New Roman" w:hAnsi="Times New Roman" w:cs="Times New Roman"/>
          <w:color w:val="000000" w:themeColor="text1"/>
          <w:sz w:val="24"/>
          <w:szCs w:val="24"/>
        </w:rPr>
        <w:t xml:space="preserve">e </w:t>
      </w:r>
      <w:ins w:id="141" w:author="Ezzati, Majid" w:date="2018-07-09T06:10:00Z">
        <w:r w:rsidR="00DB0E48">
          <w:rPr>
            <w:rFonts w:ascii="Times New Roman" w:hAnsi="Times New Roman" w:cs="Times New Roman"/>
            <w:color w:val="000000" w:themeColor="text1"/>
            <w:sz w:val="24"/>
            <w:szCs w:val="24"/>
          </w:rPr>
          <w:t xml:space="preserve">report the p values for the </w:t>
        </w:r>
      </w:ins>
      <w:ins w:id="142"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commentRangeEnd w:id="140"/>
      <w:r w:rsidR="00DB0E48">
        <w:rPr>
          <w:rStyle w:val="CommentReference"/>
        </w:rPr>
        <w:commentReference w:id="140"/>
      </w:r>
      <w:ins w:id="143"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w:t>
      </w:r>
      <w:r w:rsidR="00DB0E48">
        <w:rPr>
          <w:rStyle w:val="CommentReference"/>
        </w:rPr>
        <w:commentReference w:id="144"/>
      </w:r>
      <w:r w:rsidR="002F2AD4">
        <w:rPr>
          <w:rStyle w:val="CommentReference"/>
        </w:rPr>
        <w:commentReference w:id="145"/>
      </w:r>
      <w:r w:rsidR="00DB0E48" w:rsidRPr="004B02D5">
        <w:rPr>
          <w:rFonts w:ascii="Times New Roman" w:hAnsi="Times New Roman" w:cs="Times New Roman"/>
          <w:color w:val="000000" w:themeColor="text1"/>
          <w:sz w:val="24"/>
          <w:szCs w:val="24"/>
        </w:rPr>
        <w:t xml:space="preserve">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46" w:author="Ezzati, Majid" w:date="2018-06-26T21:13:00Z"/>
          <w:rFonts w:ascii="Times New Roman" w:hAnsi="Times New Roman" w:cs="Times New Roman"/>
          <w:color w:val="000000" w:themeColor="text1"/>
          <w:sz w:val="24"/>
          <w:szCs w:val="24"/>
        </w:rPr>
      </w:pPr>
    </w:p>
    <w:p w14:paraId="4B75FE4F" w14:textId="622425D4" w:rsidR="004055C0" w:rsidRPr="004B02D5"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commentRangeStart w:id="147"/>
      <w:commentRangeStart w:id="148"/>
      <w:commentRangeStart w:id="149"/>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a technique called circular statistics. </w:t>
      </w:r>
      <w:r w:rsidR="004055C0" w:rsidRPr="004B02D5">
        <w:rPr>
          <w:rFonts w:ascii="Times New Roman" w:hAnsi="Times New Roman" w:cs="Times New Roman"/>
          <w:color w:val="000000" w:themeColor="text1"/>
          <w:sz w:val="24"/>
          <w:szCs w:val="24"/>
        </w:rPr>
        <w:t xml:space="preserve">Along with each </w:t>
      </w:r>
      <w:r w:rsidR="004055C0" w:rsidRPr="004B02D5">
        <w:rPr>
          <w:rFonts w:ascii="Times New Roman" w:hAnsi="Times New Roman" w:cs="Times New Roman"/>
          <w:color w:val="000000" w:themeColor="text1"/>
          <w:sz w:val="24"/>
          <w:szCs w:val="24"/>
        </w:rPr>
        <w:lastRenderedPageBreak/>
        <w:t xml:space="preserve">circular mean, a 95% confidence interval (CI) was calculated by using 1000 bootstrap </w:t>
      </w:r>
      <w:commentRangeStart w:id="150"/>
      <w:commentRangeStart w:id="151"/>
      <w:r w:rsidR="004055C0" w:rsidRPr="004B02D5">
        <w:rPr>
          <w:rFonts w:ascii="Times New Roman" w:hAnsi="Times New Roman" w:cs="Times New Roman"/>
          <w:color w:val="000000" w:themeColor="text1"/>
          <w:sz w:val="24"/>
          <w:szCs w:val="24"/>
        </w:rPr>
        <w:t>samples</w:t>
      </w:r>
      <w:commentRangeEnd w:id="150"/>
      <w:r w:rsidR="00706C63">
        <w:rPr>
          <w:rStyle w:val="CommentReference"/>
        </w:rPr>
        <w:commentReference w:id="150"/>
      </w:r>
      <w:commentRangeEnd w:id="151"/>
      <w:r w:rsidR="00972F65">
        <w:rPr>
          <w:rStyle w:val="CommentReference"/>
        </w:rPr>
        <w:commentReference w:id="151"/>
      </w:r>
      <w:r w:rsidR="004055C0" w:rsidRPr="004B02D5">
        <w:rPr>
          <w:rFonts w:ascii="Times New Roman" w:hAnsi="Times New Roman" w:cs="Times New Roman"/>
          <w:color w:val="000000" w:themeColor="text1"/>
          <w:sz w:val="24"/>
          <w:szCs w:val="24"/>
        </w:rPr>
        <w:t>. The R package CircStats (version 0.2.4) was used for this purpose.</w:t>
      </w:r>
      <w:commentRangeEnd w:id="147"/>
      <w:r w:rsidRPr="004B02D5">
        <w:rPr>
          <w:rStyle w:val="CommentReference"/>
          <w:rFonts w:ascii="Times New Roman" w:hAnsi="Times New Roman" w:cs="Times New Roman"/>
          <w:sz w:val="24"/>
          <w:szCs w:val="24"/>
        </w:rPr>
        <w:commentReference w:id="147"/>
      </w:r>
      <w:commentRangeEnd w:id="148"/>
      <w:r w:rsidR="00341AB6">
        <w:rPr>
          <w:rStyle w:val="CommentReference"/>
        </w:rPr>
        <w:commentReference w:id="148"/>
      </w:r>
      <w:commentRangeEnd w:id="149"/>
      <w:r w:rsidR="00706C63">
        <w:rPr>
          <w:rStyle w:val="CommentReference"/>
        </w:rPr>
        <w:commentReference w:id="149"/>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ins w:id="152" w:author="Ezzati, Majid" w:date="2018-07-09T06:16:00Z">
        <w:r w:rsidR="00CC3184">
          <w:rPr>
            <w:color w:val="000000" w:themeColor="text1"/>
          </w:rPr>
          <w:t xml:space="preserve">and for each year, we calculate the percent </w:t>
        </w:r>
      </w:ins>
      <w:ins w:id="153" w:author="Ezzati, Majid" w:date="2018-07-09T06:17:00Z">
        <w:r w:rsidR="00CC3184">
          <w:rPr>
            <w:color w:val="000000" w:themeColor="text1"/>
          </w:rPr>
          <w:t>difference in death rates between the maximum and minimum mortality months. W</w:t>
        </w:r>
      </w:ins>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Our method of</w:t>
      </w:r>
      <w:ins w:id="154" w:author="Ezzati, Majid" w:date="2018-07-09T06:18:00Z">
        <w:r w:rsidR="00CC3184">
          <w:rPr>
            <w:color w:val="000000" w:themeColor="text1"/>
          </w:rPr>
          <w:t xml:space="preserve"> analysing</w:t>
        </w:r>
      </w:ins>
      <w:r w:rsidR="00CC3184">
        <w:rPr>
          <w:color w:val="000000" w:themeColor="text1"/>
        </w:rPr>
        <w:t xml:space="preserve">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ins w:id="155" w:author="Ezzati, Majid" w:date="2018-07-09T06:18:00Z">
        <w:r w:rsidR="00CC3184">
          <w:rPr>
            <w:color w:val="000000" w:themeColor="text1"/>
          </w:rPr>
          <w:t>specific month or group of months represent</w:t>
        </w:r>
      </w:ins>
      <w:r w:rsidR="00CC3184" w:rsidRPr="004F361B">
        <w:rPr>
          <w:color w:val="000000" w:themeColor="text1"/>
        </w:rPr>
        <w:t xml:space="preserve"> </w:t>
      </w:r>
      <w:ins w:id="156" w:author="Ezzati, Majid" w:date="2018-07-09T06:19:00Z">
        <w:r w:rsidR="00CC3184">
          <w:rPr>
            <w:color w:val="000000" w:themeColor="text1"/>
          </w:rPr>
          <w:t>highest and lowest</w:t>
        </w:r>
      </w:ins>
      <w:r w:rsidR="00CC3184" w:rsidRPr="004F361B">
        <w:rPr>
          <w:color w:val="000000" w:themeColor="text1"/>
        </w:rPr>
        <w:t xml:space="preserve"> number of deaths for a particular cause of death</w:t>
      </w:r>
      <w:r w:rsidR="00CC3184">
        <w:rPr>
          <w:color w:val="000000" w:themeColor="text1"/>
        </w:rPr>
        <w:t xml:space="preserve">, </w:t>
      </w:r>
      <w:ins w:id="157" w:author="Ezzati, Majid" w:date="2018-07-09T06:19:00Z">
        <w:r w:rsidR="00CC3184">
          <w:rPr>
            <w:color w:val="000000" w:themeColor="text1"/>
          </w:rPr>
          <w:t>which is the approach taken by the traditional measure of</w:t>
        </w:r>
      </w:ins>
      <w:r w:rsidR="00CC3184">
        <w:rPr>
          <w:color w:val="000000" w:themeColor="text1"/>
        </w:rPr>
        <w:t xml:space="preserve"> Excess Winter Deaths</w:t>
      </w:r>
      <w:r w:rsidR="00CC3184" w:rsidRPr="004F361B">
        <w:rPr>
          <w:color w:val="000000" w:themeColor="text1"/>
        </w:rPr>
        <w:t xml:space="preserve">. </w:t>
      </w:r>
      <w:ins w:id="158" w:author="Ezzati, Majid" w:date="2018-07-09T06:19:00Z">
        <w:r w:rsidR="00D67971">
          <w:rPr>
            <w:color w:val="000000" w:themeColor="text1"/>
          </w:rPr>
          <w:t>It also allows the maximum and minimum mortality months to vary by age group, sex and cause of death.</w:t>
        </w:r>
      </w:ins>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59" w:author="Parks, Robbie M" w:date="2018-06-24T22:39:00Z"/>
          <w:i/>
          <w:color w:val="000000" w:themeColor="text1"/>
        </w:rPr>
      </w:pPr>
      <w:ins w:id="160"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61" w:author="Parks, Robbie M" w:date="2018-06-24T22:39:00Z"/>
          <w:color w:val="000000" w:themeColor="text1"/>
        </w:rPr>
      </w:pPr>
      <w:ins w:id="162"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w:t>
        </w:r>
        <w:r>
          <w:rPr>
            <w:color w:val="000000" w:themeColor="text1"/>
          </w:rPr>
          <w:lastRenderedPageBreak/>
          <w:t>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63" w:author="Parks, Robbie M" w:date="2018-07-03T11:46:00Z">
        <w:r w:rsidR="0032080A">
          <w:rPr>
            <w:color w:val="000000" w:themeColor="text1"/>
          </w:rPr>
          <w:t xml:space="preserve">exists and </w:t>
        </w:r>
      </w:ins>
      <w:ins w:id="164"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165" w:author="Parks, Robbie M" w:date="2018-06-19T19:36:00Z">
        <w:r w:rsidR="007F5916">
          <w:rPr>
            <w:color w:val="000000" w:themeColor="text1"/>
          </w:rPr>
          <w:t>6</w:t>
        </w:r>
      </w:ins>
      <w:r w:rsidRPr="00AC73A1">
        <w:rPr>
          <w:color w:val="000000" w:themeColor="text1"/>
        </w:rPr>
        <w:t>, by</w:t>
      </w:r>
      <w:ins w:id="166" w:author="Parks, Robbie M" w:date="2018-07-02T18:30:00Z">
        <w:r w:rsidR="001678F7">
          <w:rPr>
            <w:color w:val="000000" w:themeColor="text1"/>
          </w:rPr>
          <w:t xml:space="preserve"> </w:t>
        </w:r>
      </w:ins>
      <w:ins w:id="167"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commentRangeStart w:id="168"/>
      <w:commentRangeStart w:id="169"/>
      <w:r w:rsidR="00934D53" w:rsidRPr="00AC73A1">
        <w:rPr>
          <w:color w:val="000000" w:themeColor="text1"/>
        </w:rPr>
        <w:t>.</w:t>
      </w:r>
      <w:r w:rsidR="00EF6AD5" w:rsidRPr="00AC73A1">
        <w:rPr>
          <w:color w:val="000000" w:themeColor="text1"/>
        </w:rPr>
        <w:t xml:space="preserve"> </w:t>
      </w:r>
      <w:commentRangeEnd w:id="168"/>
      <w:r w:rsidR="006D11D8">
        <w:rPr>
          <w:rStyle w:val="CommentReference"/>
          <w:rFonts w:asciiTheme="minorHAnsi" w:hAnsiTheme="minorHAnsi" w:cstheme="minorBidi"/>
          <w:lang w:eastAsia="en-US"/>
        </w:rPr>
        <w:commentReference w:id="168"/>
      </w:r>
      <w:commentRangeEnd w:id="169"/>
      <w:r w:rsidR="003A4DA5">
        <w:rPr>
          <w:rStyle w:val="CommentReference"/>
          <w:rFonts w:asciiTheme="minorHAnsi" w:hAnsiTheme="minorHAnsi" w:cstheme="minorBidi"/>
          <w:lang w:eastAsia="en-US"/>
        </w:rPr>
        <w:commentReference w:id="169"/>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70" w:author="Majid" w:date="2018-06-26T12:24:00Z">
        <w:r w:rsidR="00EF7D30">
          <w:rPr>
            <w:color w:val="000000" w:themeColor="text1"/>
          </w:rPr>
          <w:t>See Supplementary Figure XX for disag</w:t>
        </w:r>
      </w:ins>
      <w:ins w:id="171"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72"/>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72"/>
      <w:r w:rsidR="00193F5D">
        <w:rPr>
          <w:rStyle w:val="CommentReference"/>
          <w:rFonts w:asciiTheme="minorHAnsi" w:hAnsiTheme="minorHAnsi" w:cstheme="minorBidi"/>
          <w:lang w:eastAsia="en-US"/>
        </w:rPr>
        <w:commentReference w:id="172"/>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commentRangeStart w:id="173"/>
      <w:commentRangeStart w:id="174"/>
      <w:r w:rsidR="00D257CC" w:rsidRPr="00AC73A1">
        <w:rPr>
          <w:color w:val="000000" w:themeColor="text1"/>
        </w:rPr>
        <w:t xml:space="preserve">See Supplementary Figure </w:t>
      </w:r>
      <w:ins w:id="175"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commentRangeEnd w:id="173"/>
      <w:r w:rsidR="008525A3">
        <w:rPr>
          <w:rStyle w:val="CommentReference"/>
          <w:rFonts w:asciiTheme="minorHAnsi" w:hAnsiTheme="minorHAnsi" w:cstheme="minorBidi"/>
          <w:lang w:eastAsia="en-US"/>
        </w:rPr>
        <w:commentReference w:id="173"/>
      </w:r>
      <w:commentRangeEnd w:id="174"/>
      <w:r w:rsidR="00933E82">
        <w:rPr>
          <w:rStyle w:val="CommentReference"/>
          <w:rFonts w:asciiTheme="minorHAnsi" w:hAnsiTheme="minorHAnsi" w:cstheme="minorBidi"/>
          <w:lang w:eastAsia="en-US"/>
        </w:rPr>
        <w:commentReference w:id="174"/>
      </w:r>
      <w:r w:rsidR="00AB7395" w:rsidRPr="00AC73A1">
        <w:rPr>
          <w:b/>
          <w:color w:val="000000" w:themeColor="text1"/>
        </w:rPr>
        <w:br w:type="page"/>
      </w:r>
    </w:p>
    <w:p w14:paraId="19D0BFBE" w14:textId="48B22ED5" w:rsidR="004A0060" w:rsidRDefault="0036381E" w:rsidP="00A24BBA">
      <w:pPr>
        <w:spacing w:line="480" w:lineRule="auto"/>
        <w:jc w:val="both"/>
        <w:outlineLvl w:val="0"/>
        <w:rPr>
          <w:ins w:id="176"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177"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178" w:author="Parks, Robbie M" w:date="2018-06-20T13:26:00Z"/>
          <w:color w:val="000000" w:themeColor="text1"/>
        </w:rPr>
      </w:pPr>
      <w:ins w:id="179"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80"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8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82" w:author="Parks, Robbie M" w:date="2018-07-03T11:31:00Z"/>
                <w:rFonts w:eastAsia="Times New Roman"/>
                <w:b/>
                <w:bCs/>
                <w:color w:val="000000"/>
              </w:rPr>
            </w:pPr>
            <w:commentRangeStart w:id="183"/>
            <w:del w:id="184"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185" w:author="Parks, Robbie M" w:date="2018-07-03T11:31:00Z"/>
                <w:rFonts w:eastAsia="Times New Roman"/>
                <w:b/>
                <w:bCs/>
                <w:color w:val="000000"/>
              </w:rPr>
            </w:pPr>
            <w:del w:id="186"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187" w:author="Parks, Robbie M" w:date="2018-07-03T11:31:00Z"/>
                <w:rFonts w:eastAsia="Times New Roman"/>
                <w:b/>
                <w:bCs/>
                <w:color w:val="000000"/>
              </w:rPr>
            </w:pPr>
            <w:del w:id="188"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18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190" w:author="Parks, Robbie M" w:date="2018-07-03T11:31:00Z"/>
                <w:rFonts w:eastAsia="Times New Roman"/>
                <w:color w:val="000000"/>
              </w:rPr>
            </w:pPr>
            <w:del w:id="191"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192" w:author="Parks, Robbie M" w:date="2018-07-03T11:31:00Z"/>
                <w:rFonts w:eastAsia="Times New Roman"/>
                <w:color w:val="000000"/>
              </w:rPr>
            </w:pPr>
            <w:del w:id="193"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194" w:author="Parks, Robbie M" w:date="2018-07-03T11:31:00Z"/>
                <w:rFonts w:eastAsia="Times New Roman"/>
                <w:color w:val="000000"/>
              </w:rPr>
            </w:pPr>
            <w:del w:id="195"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19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197" w:author="Parks, Robbie M" w:date="2018-07-03T11:31:00Z"/>
                <w:rFonts w:eastAsia="Times New Roman"/>
                <w:color w:val="000000"/>
              </w:rPr>
            </w:pPr>
            <w:del w:id="198"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199" w:author="Parks, Robbie M" w:date="2018-07-03T11:31:00Z"/>
                <w:rFonts w:eastAsia="Times New Roman"/>
                <w:color w:val="000000"/>
              </w:rPr>
            </w:pPr>
            <w:del w:id="200"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01" w:author="Parks, Robbie M" w:date="2018-07-03T11:31:00Z"/>
                <w:rFonts w:eastAsia="Times New Roman"/>
                <w:color w:val="000000"/>
              </w:rPr>
            </w:pPr>
            <w:del w:id="202"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0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04" w:author="Parks, Robbie M" w:date="2018-07-03T11:31:00Z"/>
                <w:rFonts w:eastAsia="Times New Roman"/>
                <w:color w:val="000000"/>
              </w:rPr>
            </w:pPr>
            <w:del w:id="20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06" w:author="Parks, Robbie M" w:date="2018-07-03T11:31:00Z"/>
                <w:rFonts w:eastAsia="Times New Roman"/>
                <w:color w:val="000000"/>
              </w:rPr>
            </w:pPr>
            <w:del w:id="207"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08" w:author="Parks, Robbie M" w:date="2018-07-03T11:31:00Z"/>
                <w:rFonts w:eastAsia="Times New Roman"/>
                <w:color w:val="000000"/>
              </w:rPr>
            </w:pPr>
            <w:del w:id="209"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10" w:author="Parks, Robbie M" w:date="2018-07-03T11:31:00Z"/>
                <w:rFonts w:eastAsia="Times New Roman"/>
                <w:color w:val="000000"/>
              </w:rPr>
            </w:pPr>
            <w:del w:id="211"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1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13" w:author="Parks, Robbie M" w:date="2018-07-03T11:31:00Z"/>
                <w:rFonts w:eastAsia="Times New Roman"/>
                <w:color w:val="000000"/>
              </w:rPr>
            </w:pPr>
            <w:del w:id="21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15" w:author="Parks, Robbie M" w:date="2018-07-03T11:31:00Z"/>
                <w:rFonts w:eastAsia="Times New Roman"/>
                <w:color w:val="000000"/>
              </w:rPr>
            </w:pPr>
            <w:del w:id="216"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17" w:author="Parks, Robbie M" w:date="2018-07-03T11:31:00Z"/>
                <w:rFonts w:eastAsia="Times New Roman"/>
                <w:color w:val="000000"/>
              </w:rPr>
            </w:pPr>
            <w:del w:id="218"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19" w:author="Parks, Robbie M" w:date="2018-07-03T11:31:00Z"/>
                <w:rFonts w:eastAsia="Times New Roman"/>
                <w:color w:val="000000"/>
              </w:rPr>
            </w:pPr>
            <w:del w:id="220"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2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22" w:author="Parks, Robbie M" w:date="2018-07-03T11:31:00Z"/>
                <w:rFonts w:eastAsia="Times New Roman"/>
                <w:color w:val="000000"/>
              </w:rPr>
            </w:pPr>
            <w:del w:id="22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24" w:author="Parks, Robbie M" w:date="2018-07-03T11:31:00Z"/>
                <w:rFonts w:eastAsia="Times New Roman"/>
                <w:color w:val="000000"/>
              </w:rPr>
            </w:pPr>
            <w:del w:id="225"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26" w:author="Parks, Robbie M" w:date="2018-07-03T11:31:00Z"/>
                <w:rFonts w:eastAsia="Times New Roman"/>
                <w:color w:val="000000"/>
              </w:rPr>
            </w:pPr>
            <w:del w:id="227"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28" w:author="Parks, Robbie M" w:date="2018-07-03T11:31:00Z"/>
                <w:rFonts w:eastAsia="Times New Roman"/>
                <w:color w:val="000000"/>
              </w:rPr>
            </w:pPr>
            <w:del w:id="229"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3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31" w:author="Parks, Robbie M" w:date="2018-07-03T11:31:00Z"/>
                <w:rFonts w:eastAsia="Times New Roman"/>
                <w:color w:val="000000"/>
              </w:rPr>
            </w:pPr>
            <w:del w:id="232"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33" w:author="Parks, Robbie M" w:date="2018-07-03T11:31:00Z"/>
                <w:rFonts w:eastAsia="Times New Roman"/>
                <w:color w:val="000000"/>
              </w:rPr>
            </w:pPr>
            <w:del w:id="234"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35" w:author="Parks, Robbie M" w:date="2018-07-03T11:31:00Z"/>
                <w:rFonts w:eastAsia="Times New Roman"/>
                <w:color w:val="000000"/>
              </w:rPr>
            </w:pPr>
            <w:del w:id="236"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3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38" w:author="Parks, Robbie M" w:date="2018-07-03T11:31:00Z"/>
                <w:rFonts w:eastAsia="Times New Roman"/>
                <w:color w:val="000000"/>
              </w:rPr>
            </w:pPr>
            <w:del w:id="23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40" w:author="Parks, Robbie M" w:date="2018-07-03T11:31:00Z"/>
                <w:rFonts w:eastAsia="Times New Roman"/>
                <w:color w:val="000000"/>
              </w:rPr>
            </w:pPr>
            <w:del w:id="241"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42" w:author="Parks, Robbie M" w:date="2018-07-03T11:31:00Z"/>
                <w:rFonts w:eastAsia="Times New Roman"/>
                <w:color w:val="000000"/>
              </w:rPr>
            </w:pPr>
            <w:del w:id="24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4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47" w:author="Parks, Robbie M" w:date="2018-07-03T11:31:00Z"/>
                <w:rFonts w:eastAsia="Times New Roman"/>
                <w:color w:val="000000"/>
              </w:rPr>
            </w:pPr>
            <w:del w:id="24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49" w:author="Parks, Robbie M" w:date="2018-07-03T11:31:00Z"/>
                <w:rFonts w:eastAsia="Times New Roman"/>
                <w:color w:val="000000"/>
              </w:rPr>
            </w:pPr>
            <w:del w:id="250"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5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56" w:author="Parks, Robbie M" w:date="2018-07-03T11:31:00Z"/>
                <w:rFonts w:eastAsia="Times New Roman"/>
                <w:color w:val="000000"/>
              </w:rPr>
            </w:pPr>
            <w:del w:id="257"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6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63" w:author="Parks, Robbie M" w:date="2018-07-03T11:31:00Z"/>
                <w:rFonts w:eastAsia="Times New Roman"/>
                <w:color w:val="000000"/>
              </w:rPr>
            </w:pPr>
            <w:del w:id="26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65" w:author="Parks, Robbie M" w:date="2018-07-03T11:31:00Z"/>
                <w:rFonts w:eastAsia="Times New Roman"/>
                <w:color w:val="000000"/>
              </w:rPr>
            </w:pPr>
            <w:del w:id="266"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7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72" w:author="Parks, Robbie M" w:date="2018-07-03T11:31:00Z"/>
                <w:rFonts w:eastAsia="Times New Roman"/>
                <w:color w:val="000000"/>
              </w:rPr>
            </w:pPr>
            <w:del w:id="27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8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81" w:author="Parks, Robbie M" w:date="2018-07-03T11:31:00Z"/>
                <w:rFonts w:eastAsia="Times New Roman"/>
                <w:color w:val="000000"/>
              </w:rPr>
            </w:pPr>
            <w:del w:id="28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28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29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0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14" w:author="Parks, Robbie M" w:date="2018-07-03T11:31:00Z"/>
                <w:rFonts w:eastAsia="Times New Roman"/>
                <w:color w:val="000000"/>
              </w:rPr>
            </w:pPr>
            <w:del w:id="315"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25" w:author="Parks, Robbie M" w:date="2018-06-19T19:08:00Z"/>
        </w:rPr>
      </w:pPr>
      <w:del w:id="326" w:author="Parks, Robbie M" w:date="2018-07-03T11:31:00Z">
        <w:r w:rsidRPr="00AC73A1" w:rsidDel="00586DA1">
          <w:rPr>
            <w:b/>
          </w:rPr>
          <w:delText xml:space="preserve"> </w:delText>
        </w:r>
      </w:del>
      <w:ins w:id="327" w:author="Parks, Robbie M" w:date="2018-06-19T19:08:00Z">
        <w:r w:rsidR="00EF117B">
          <w:br w:type="page"/>
        </w:r>
      </w:ins>
    </w:p>
    <w:commentRangeEnd w:id="183"/>
    <w:p w14:paraId="62902550" w14:textId="7DD65349" w:rsidR="00002775" w:rsidRPr="00BA38EF" w:rsidRDefault="00473066" w:rsidP="00BE53B4">
      <w:r>
        <w:rPr>
          <w:rStyle w:val="CommentReference"/>
          <w:rFonts w:asciiTheme="minorHAnsi" w:hAnsiTheme="minorHAnsi" w:cstheme="minorBidi"/>
          <w:lang w:eastAsia="en-US"/>
        </w:rPr>
        <w:commentReference w:id="183"/>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0" w:author="Parks, Robbie M" w:date="2018-07-10T17:44:00Z" w:initials="PRM">
    <w:p w14:paraId="668901A5" w14:textId="2CBA4836" w:rsidR="00AF7AC2" w:rsidRDefault="00AF7AC2">
      <w:pPr>
        <w:pStyle w:val="CommentText"/>
      </w:pPr>
      <w:r>
        <w:rPr>
          <w:rStyle w:val="CommentReference"/>
        </w:rPr>
        <w:annotationRef/>
      </w:r>
      <w:r>
        <w:rPr>
          <w:rStyle w:val="CommentReference"/>
        </w:rPr>
        <w:annotationRef/>
      </w:r>
      <w:r>
        <w:t xml:space="preserve">If we are not having other causes as maps (apart from main figure which is just all-cause), then we </w:t>
      </w:r>
      <w:proofErr w:type="gramStart"/>
      <w:r>
        <w:t>have to</w:t>
      </w:r>
      <w:proofErr w:type="gramEnd"/>
      <w:r>
        <w:t xml:space="preserve"> delete this right?</w:t>
      </w:r>
    </w:p>
  </w:comment>
  <w:comment w:id="42" w:author="Ezzati, Majid" w:date="2018-07-09T05:43:00Z" w:initials="EM">
    <w:p w14:paraId="137EA2F8" w14:textId="20930252" w:rsidR="00AF7AC2" w:rsidRDefault="00AF7AC2">
      <w:pPr>
        <w:pStyle w:val="CommentText"/>
      </w:pPr>
      <w:r>
        <w:rPr>
          <w:rStyle w:val="CommentReference"/>
        </w:rPr>
        <w:annotationRef/>
      </w:r>
      <w:r>
        <w:t>Were there variations? Next sentence says similarity</w:t>
      </w:r>
    </w:p>
  </w:comment>
  <w:comment w:id="43" w:author="Parks, Robbie M" w:date="2018-07-09T10:56:00Z" w:initials="PRM">
    <w:p w14:paraId="448D0CF9" w14:textId="3B320DE6" w:rsidR="00AF7AC2" w:rsidRDefault="00AF7AC2">
      <w:pPr>
        <w:pStyle w:val="CommentText"/>
      </w:pPr>
      <w:r>
        <w:rPr>
          <w:rStyle w:val="CommentReference"/>
        </w:rPr>
        <w:annotationRef/>
      </w:r>
      <w:r>
        <w:t xml:space="preserve">This is </w:t>
      </w:r>
      <w:proofErr w:type="gramStart"/>
      <w:r>
        <w:t>in particular for</w:t>
      </w:r>
      <w:proofErr w:type="gramEnd"/>
      <w:r>
        <w:t xml:space="preserve"> injury deaths.</w:t>
      </w:r>
    </w:p>
  </w:comment>
  <w:comment w:id="41" w:author="Parks, Robbie M" w:date="2018-07-10T17:45:00Z" w:initials="PRM">
    <w:p w14:paraId="26BD59AD" w14:textId="204A3995" w:rsidR="00AF7AC2" w:rsidRDefault="00AF7AC2">
      <w:pPr>
        <w:pStyle w:val="CommentText"/>
      </w:pPr>
      <w:r>
        <w:rPr>
          <w:rStyle w:val="CommentReference"/>
        </w:rPr>
        <w:annotationRef/>
      </w:r>
      <w:r>
        <w:t>Again, if we do not have supplementary figures with maps of sub-causes, this will not be relevant.</w:t>
      </w:r>
    </w:p>
  </w:comment>
  <w:comment w:id="47" w:author="Ezzati, Majid" w:date="2018-07-09T05:44:00Z" w:initials="EM">
    <w:p w14:paraId="2D55D62D" w14:textId="78253231" w:rsidR="00AF7AC2" w:rsidRDefault="00AF7AC2">
      <w:pPr>
        <w:pStyle w:val="CommentText"/>
      </w:pPr>
      <w:r>
        <w:rPr>
          <w:rStyle w:val="CommentReference"/>
        </w:rPr>
        <w:annotationRef/>
      </w:r>
      <w:r>
        <w:t>Drop the new one</w:t>
      </w:r>
    </w:p>
  </w:comment>
  <w:comment w:id="48" w:author="Parks, Robbie M" w:date="2018-07-09T11:00:00Z" w:initials="PRM">
    <w:p w14:paraId="6B438391" w14:textId="500E9A7D" w:rsidR="00AF7AC2" w:rsidRDefault="00AF7AC2">
      <w:pPr>
        <w:pStyle w:val="CommentText"/>
      </w:pPr>
      <w:r>
        <w:rPr>
          <w:rStyle w:val="CommentReference"/>
        </w:rPr>
        <w:annotationRef/>
      </w:r>
      <w:r w:rsidR="00D114F2">
        <w:rPr>
          <w:rStyle w:val="CommentReference"/>
        </w:rPr>
        <w:t xml:space="preserve">My </w:t>
      </w:r>
      <w:proofErr w:type="spellStart"/>
      <w:r w:rsidR="00D114F2">
        <w:rPr>
          <w:rStyle w:val="CommentReference"/>
        </w:rPr>
        <w:t>Mendeley</w:t>
      </w:r>
      <w:proofErr w:type="spellEnd"/>
      <w:r w:rsidR="00D114F2">
        <w:rPr>
          <w:rStyle w:val="CommentReference"/>
        </w:rPr>
        <w:t xml:space="preserve"> is playing up so I will fix on next round.</w:t>
      </w:r>
    </w:p>
  </w:comment>
  <w:comment w:id="49" w:author="Ezzati, Majid" w:date="2018-07-09T05:46:00Z" w:initials="EM">
    <w:p w14:paraId="71495A02" w14:textId="79A2E746" w:rsidR="00AF7AC2" w:rsidRDefault="00AF7AC2">
      <w:pPr>
        <w:pStyle w:val="CommentText"/>
      </w:pPr>
      <w:r>
        <w:rPr>
          <w:rStyle w:val="CommentReference"/>
        </w:rPr>
        <w:annotationRef/>
      </w:r>
      <w:r>
        <w:t>To discuss if they are; see also my addition to responses.</w:t>
      </w:r>
    </w:p>
  </w:comment>
  <w:comment w:id="50" w:author="Parks, Robbie M" w:date="2018-07-10T18:19:00Z" w:initials="PRM">
    <w:p w14:paraId="1FE8D8A7" w14:textId="43538A04" w:rsidR="00C7166F" w:rsidRDefault="00C7166F">
      <w:pPr>
        <w:pStyle w:val="CommentText"/>
      </w:pPr>
      <w:r>
        <w:rPr>
          <w:rStyle w:val="CommentReference"/>
        </w:rPr>
        <w:annotationRef/>
      </w:r>
      <w:proofErr w:type="gramStart"/>
      <w:r>
        <w:t>Yes</w:t>
      </w:r>
      <w:proofErr w:type="gramEnd"/>
      <w:r>
        <w:t xml:space="preserve"> the general trend is that </w:t>
      </w:r>
      <w:r w:rsidR="00CB3D19">
        <w:t>when mean temperature goes up the range goes down (see reference figures)</w:t>
      </w:r>
    </w:p>
  </w:comment>
  <w:comment w:id="63" w:author="Ezzati, Majid" w:date="2018-07-09T05:55:00Z" w:initials="EM">
    <w:p w14:paraId="7BFF81DC" w14:textId="5C88A2BE" w:rsidR="00AF7AC2" w:rsidRDefault="00AF7AC2">
      <w:pPr>
        <w:pStyle w:val="CommentText"/>
      </w:pPr>
      <w:r>
        <w:rPr>
          <w:rStyle w:val="CommentReference"/>
        </w:rPr>
        <w:annotationRef/>
      </w:r>
      <w:r>
        <w:t xml:space="preserve">Discuss shortening and making it more than a list – winter temperature coldest in XX but going up westwards and southwards </w:t>
      </w:r>
      <w:proofErr w:type="spellStart"/>
      <w:r>
        <w:t>etc</w:t>
      </w:r>
      <w:proofErr w:type="spellEnd"/>
      <w:r>
        <w:t xml:space="preserve"> </w:t>
      </w:r>
      <w:proofErr w:type="spellStart"/>
      <w:r>
        <w:t>etc</w:t>
      </w:r>
      <w:proofErr w:type="spellEnd"/>
      <w:r>
        <w:t xml:space="preserve"> </w:t>
      </w:r>
    </w:p>
  </w:comment>
  <w:comment w:id="136" w:author="Ezzati, Majid" w:date="2018-07-09T06:00:00Z" w:initials="EM">
    <w:p w14:paraId="7FFA1916" w14:textId="21234743" w:rsidR="00AF7AC2" w:rsidRDefault="00AF7AC2">
      <w:pPr>
        <w:pStyle w:val="CommentText"/>
      </w:pPr>
      <w:r>
        <w:rPr>
          <w:rStyle w:val="CommentReference"/>
        </w:rPr>
        <w:annotationRef/>
      </w:r>
      <w:r>
        <w:t>This could be used in responses but is there also a paper in a math/stats journal?</w:t>
      </w:r>
    </w:p>
  </w:comment>
  <w:comment w:id="140" w:author="Ezzati, Majid" w:date="2018-07-09T06:10:00Z" w:initials="EM">
    <w:p w14:paraId="3EDB524E" w14:textId="7FCE12C0" w:rsidR="00AF7AC2" w:rsidRDefault="00AF7AC2">
      <w:pPr>
        <w:pStyle w:val="CommentText"/>
      </w:pPr>
      <w:r>
        <w:rPr>
          <w:rStyle w:val="CommentReference"/>
        </w:rPr>
        <w:annotationRef/>
      </w:r>
      <w:r>
        <w:t>Figure 1 still has the white lines; to discuss</w:t>
      </w:r>
    </w:p>
  </w:comment>
  <w:comment w:id="144" w:author="Ezzati, Majid" w:date="2018-07-09T06:09:00Z" w:initials="EM">
    <w:p w14:paraId="13BF6D6A" w14:textId="77777777" w:rsidR="00AF7AC2" w:rsidRDefault="00AF7AC2" w:rsidP="00DB0E48">
      <w:pPr>
        <w:pStyle w:val="CommentText"/>
      </w:pPr>
      <w:r>
        <w:rPr>
          <w:rStyle w:val="CommentReference"/>
        </w:rPr>
        <w:annotationRef/>
      </w:r>
      <w:r>
        <w:t>Why just all-cause? Discuss if relevant</w:t>
      </w:r>
    </w:p>
  </w:comment>
  <w:comment w:id="145" w:author="Parks, Robbie M" w:date="2018-07-09T10:57:00Z" w:initials="PRM">
    <w:p w14:paraId="633996DC" w14:textId="18AFD002" w:rsidR="00AF7AC2" w:rsidRDefault="00AF7AC2">
      <w:pPr>
        <w:pStyle w:val="CommentText"/>
      </w:pPr>
      <w:r>
        <w:rPr>
          <w:rStyle w:val="CommentReference"/>
        </w:rPr>
        <w:annotationRef/>
      </w:r>
      <w:r>
        <w:t>It shouldn’t be just all cause</w:t>
      </w:r>
    </w:p>
  </w:comment>
  <w:comment w:id="150" w:author="Ezzati, Majid" w:date="2018-07-09T06:16:00Z" w:initials="EM">
    <w:p w14:paraId="62F06F63" w14:textId="4C98F1CF" w:rsidR="00AF7AC2" w:rsidRDefault="00AF7AC2">
      <w:pPr>
        <w:pStyle w:val="CommentText"/>
      </w:pPr>
      <w:r>
        <w:rPr>
          <w:rStyle w:val="CommentReference"/>
        </w:rPr>
        <w:annotationRef/>
      </w:r>
      <w:r>
        <w:t xml:space="preserve">From the deaths? </w:t>
      </w:r>
    </w:p>
  </w:comment>
  <w:comment w:id="151" w:author="Parks, Robbie M" w:date="2018-07-09T10:17:00Z" w:initials="PRM">
    <w:p w14:paraId="043AA9E2" w14:textId="0D7D20F9" w:rsidR="00AF7AC2" w:rsidRDefault="00AF7AC2">
      <w:pPr>
        <w:pStyle w:val="CommentText"/>
      </w:pPr>
      <w:r>
        <w:rPr>
          <w:rStyle w:val="CommentReference"/>
        </w:rPr>
        <w:annotationRef/>
      </w:r>
      <w:r>
        <w:t>Yes</w:t>
      </w:r>
    </w:p>
  </w:comment>
  <w:comment w:id="147" w:author="Ezzati, Majid" w:date="2018-06-26T21:15:00Z" w:initials="EM">
    <w:p w14:paraId="3051C1D1" w14:textId="30163D49" w:rsidR="00AF7AC2" w:rsidRDefault="00AF7AC2">
      <w:pPr>
        <w:pStyle w:val="CommentText"/>
      </w:pPr>
      <w:r>
        <w:rPr>
          <w:rStyle w:val="CommentReference"/>
        </w:rPr>
        <w:annotationRef/>
      </w:r>
      <w:r>
        <w:t>To discuss if we should give the equation for this</w:t>
      </w:r>
    </w:p>
  </w:comment>
  <w:comment w:id="148" w:author="Parks, Robbie M" w:date="2018-07-03T11:55:00Z" w:initials="PRM">
    <w:p w14:paraId="52D66B8C" w14:textId="77777777" w:rsidR="00AF7AC2" w:rsidRDefault="00AF7AC2">
      <w:pPr>
        <w:pStyle w:val="CommentText"/>
      </w:pPr>
      <w:r>
        <w:rPr>
          <w:rStyle w:val="CommentReference"/>
        </w:rPr>
        <w:annotationRef/>
      </w:r>
      <w:r>
        <w:t xml:space="preserve">They asked in the review for more information on the model used for Figure 3. </w:t>
      </w:r>
    </w:p>
    <w:p w14:paraId="263B1168" w14:textId="77777777" w:rsidR="00AF7AC2" w:rsidRDefault="00AF7AC2">
      <w:pPr>
        <w:pStyle w:val="CommentText"/>
      </w:pPr>
    </w:p>
    <w:p w14:paraId="15CE8932" w14:textId="77777777" w:rsidR="00AF7AC2" w:rsidRDefault="00AF7AC2">
      <w:pPr>
        <w:pStyle w:val="CommentText"/>
      </w:pPr>
    </w:p>
    <w:p w14:paraId="13B89A3B" w14:textId="4869BB0A" w:rsidR="00AF7AC2" w:rsidRDefault="00AF7AC2">
      <w:pPr>
        <w:pStyle w:val="CommentText"/>
      </w:pPr>
      <w:r>
        <w:t xml:space="preserve">Reference if required: </w:t>
      </w:r>
      <w:r w:rsidRPr="00341AB6">
        <w:t>https://en.wikipedia.org/wiki/Mean_of_circular_quantities</w:t>
      </w:r>
    </w:p>
  </w:comment>
  <w:comment w:id="149" w:author="Ezzati, Majid" w:date="2018-07-09T06:15:00Z" w:initials="EM">
    <w:p w14:paraId="6049FB35" w14:textId="44588F91" w:rsidR="00AF7AC2" w:rsidRDefault="00AF7AC2">
      <w:pPr>
        <w:pStyle w:val="CommentText"/>
      </w:pPr>
      <w:r>
        <w:rPr>
          <w:rStyle w:val="CommentReference"/>
        </w:rPr>
        <w:annotationRef/>
      </w:r>
      <w:r>
        <w:t>discuss</w:t>
      </w:r>
    </w:p>
  </w:comment>
  <w:comment w:id="168" w:author="Ezzati, Majid" w:date="2018-07-09T06:20:00Z" w:initials="EM">
    <w:p w14:paraId="04858446" w14:textId="3C20BB69" w:rsidR="00AF7AC2" w:rsidRDefault="00AF7AC2">
      <w:pPr>
        <w:pStyle w:val="CommentText"/>
      </w:pPr>
      <w:r>
        <w:rPr>
          <w:rStyle w:val="CommentReference"/>
        </w:rPr>
        <w:annotationRef/>
      </w:r>
      <w:r>
        <w:t>these will presumably go from figures, right</w:t>
      </w:r>
    </w:p>
  </w:comment>
  <w:comment w:id="169" w:author="Parks, Robbie M" w:date="2018-07-09T10:17:00Z" w:initials="PRM">
    <w:p w14:paraId="57AC7898" w14:textId="754C53ED" w:rsidR="00AF7AC2" w:rsidRDefault="00AF7AC2">
      <w:pPr>
        <w:pStyle w:val="CommentText"/>
      </w:pPr>
      <w:r>
        <w:rPr>
          <w:rStyle w:val="CommentReference"/>
        </w:rPr>
        <w:annotationRef/>
      </w:r>
      <w:proofErr w:type="gramStart"/>
      <w:r>
        <w:t>Yes it is</w:t>
      </w:r>
      <w:proofErr w:type="gramEnd"/>
      <w:r>
        <w:t xml:space="preserve"> done</w:t>
      </w:r>
    </w:p>
  </w:comment>
  <w:comment w:id="172" w:author="Ezzati, Majid" w:date="2018-07-09T06:21:00Z" w:initials="EM">
    <w:p w14:paraId="0248F721" w14:textId="712DED6C" w:rsidR="00AF7AC2" w:rsidRDefault="00AF7AC2">
      <w:pPr>
        <w:pStyle w:val="CommentText"/>
      </w:pPr>
      <w:r>
        <w:rPr>
          <w:rStyle w:val="CommentReference"/>
        </w:rPr>
        <w:annotationRef/>
      </w:r>
      <w:r>
        <w:t xml:space="preserve">to </w:t>
      </w:r>
      <w:proofErr w:type="spellStart"/>
      <w:r>
        <w:t>dsicuss</w:t>
      </w:r>
      <w:proofErr w:type="spellEnd"/>
      <w:r>
        <w:t xml:space="preserve"> specifying what this p value is</w:t>
      </w:r>
    </w:p>
  </w:comment>
  <w:comment w:id="173" w:author="Ezzati, Majid" w:date="2018-07-08T23:19:00Z" w:initials="EM">
    <w:p w14:paraId="41B33C52" w14:textId="4F63B077" w:rsidR="00AF7AC2" w:rsidRDefault="00AF7AC2">
      <w:pPr>
        <w:pStyle w:val="CommentText"/>
      </w:pPr>
      <w:r>
        <w:rPr>
          <w:rStyle w:val="CommentReference"/>
        </w:rPr>
        <w:annotationRef/>
      </w:r>
      <w:r>
        <w:t>Same. Why should we keep this? We should aim for a readable paper</w:t>
      </w:r>
    </w:p>
  </w:comment>
  <w:comment w:id="174" w:author="Parks, Robbie M" w:date="2018-07-09T10:18:00Z" w:initials="PRM">
    <w:p w14:paraId="21E24DB0" w14:textId="74998DA0" w:rsidR="00AF7AC2" w:rsidRDefault="00AF7AC2">
      <w:pPr>
        <w:pStyle w:val="CommentText"/>
      </w:pPr>
      <w:r>
        <w:rPr>
          <w:rStyle w:val="CommentReference"/>
        </w:rPr>
        <w:annotationRef/>
      </w:r>
      <w:r>
        <w:t>I thought we were talking about Figure 6</w:t>
      </w:r>
    </w:p>
  </w:comment>
  <w:comment w:id="183" w:author="Ezzati, Majid" w:date="2018-06-26T22:01:00Z" w:initials="EM">
    <w:p w14:paraId="09FFC8D1" w14:textId="5F9EDF1D" w:rsidR="00AF7AC2" w:rsidRDefault="00AF7AC2">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8901A5" w15:done="0"/>
  <w15:commentEx w15:paraId="137EA2F8" w15:done="0"/>
  <w15:commentEx w15:paraId="448D0CF9" w15:paraIdParent="137EA2F8" w15:done="0"/>
  <w15:commentEx w15:paraId="26BD59AD" w15:done="0"/>
  <w15:commentEx w15:paraId="2D55D62D" w15:done="0"/>
  <w15:commentEx w15:paraId="6B438391" w15:paraIdParent="2D55D62D" w15:done="0"/>
  <w15:commentEx w15:paraId="71495A02" w15:done="0"/>
  <w15:commentEx w15:paraId="1FE8D8A7" w15:paraIdParent="71495A02" w15:done="0"/>
  <w15:commentEx w15:paraId="7BFF81DC" w15:done="0"/>
  <w15:commentEx w15:paraId="7FFA1916" w15:done="0"/>
  <w15:commentEx w15:paraId="3EDB524E" w15:done="0"/>
  <w15:commentEx w15:paraId="13BF6D6A" w15:done="0"/>
  <w15:commentEx w15:paraId="633996DC" w15:paraIdParent="13BF6D6A" w15:done="0"/>
  <w15:commentEx w15:paraId="62F06F63" w15:done="0"/>
  <w15:commentEx w15:paraId="043AA9E2" w15:paraIdParent="62F06F63" w15:done="0"/>
  <w15:commentEx w15:paraId="3051C1D1" w15:done="0"/>
  <w15:commentEx w15:paraId="13B89A3B" w15:paraIdParent="3051C1D1" w15:done="0"/>
  <w15:commentEx w15:paraId="6049FB35" w15:paraIdParent="3051C1D1" w15:done="0"/>
  <w15:commentEx w15:paraId="04858446" w15:done="0"/>
  <w15:commentEx w15:paraId="57AC7898" w15:paraIdParent="04858446" w15:done="0"/>
  <w15:commentEx w15:paraId="0248F721" w15:done="0"/>
  <w15:commentEx w15:paraId="41B33C52" w15:done="0"/>
  <w15:commentEx w15:paraId="21E24DB0" w15:paraIdParent="41B33C52"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170820" w14:textId="77777777" w:rsidR="002F2F2F" w:rsidRDefault="002F2F2F">
      <w:r>
        <w:separator/>
      </w:r>
    </w:p>
  </w:endnote>
  <w:endnote w:type="continuationSeparator" w:id="0">
    <w:p w14:paraId="241CEA40" w14:textId="77777777" w:rsidR="002F2F2F" w:rsidRDefault="002F2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AF7AC2" w:rsidRDefault="00AF7AC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AF7AC2" w:rsidRDefault="00AF7AC2"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63CADB" w:rsidR="00AF7AC2" w:rsidRDefault="00AF7AC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20F15">
      <w:rPr>
        <w:rStyle w:val="PageNumber"/>
        <w:noProof/>
      </w:rPr>
      <w:t>25</w:t>
    </w:r>
    <w:r>
      <w:rPr>
        <w:rStyle w:val="PageNumber"/>
      </w:rPr>
      <w:fldChar w:fldCharType="end"/>
    </w:r>
  </w:p>
  <w:p w14:paraId="3F8F309C" w14:textId="77777777" w:rsidR="00AF7AC2" w:rsidRDefault="00AF7AC2"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6CA75A" w14:textId="77777777" w:rsidR="002F2F2F" w:rsidRDefault="002F2F2F">
      <w:r>
        <w:separator/>
      </w:r>
    </w:p>
  </w:footnote>
  <w:footnote w:type="continuationSeparator" w:id="0">
    <w:p w14:paraId="2F52256E" w14:textId="77777777" w:rsidR="002F2F2F" w:rsidRDefault="002F2F2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064D1"/>
    <w:rsid w:val="00010088"/>
    <w:rsid w:val="00011599"/>
    <w:rsid w:val="000122C0"/>
    <w:rsid w:val="00012568"/>
    <w:rsid w:val="000126AB"/>
    <w:rsid w:val="000156AA"/>
    <w:rsid w:val="00016C20"/>
    <w:rsid w:val="000171E9"/>
    <w:rsid w:val="00020A32"/>
    <w:rsid w:val="00020F15"/>
    <w:rsid w:val="000210D1"/>
    <w:rsid w:val="00023586"/>
    <w:rsid w:val="0002488D"/>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3F5D"/>
    <w:rsid w:val="00194CDD"/>
    <w:rsid w:val="0019570C"/>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3DF9"/>
    <w:rsid w:val="00205191"/>
    <w:rsid w:val="002061AD"/>
    <w:rsid w:val="00212965"/>
    <w:rsid w:val="00214C19"/>
    <w:rsid w:val="002166AE"/>
    <w:rsid w:val="00217F61"/>
    <w:rsid w:val="00220C4B"/>
    <w:rsid w:val="002231AC"/>
    <w:rsid w:val="00223EAC"/>
    <w:rsid w:val="00225C47"/>
    <w:rsid w:val="002317EC"/>
    <w:rsid w:val="002318D2"/>
    <w:rsid w:val="00232074"/>
    <w:rsid w:val="00235CE2"/>
    <w:rsid w:val="00236AF3"/>
    <w:rsid w:val="00236E9B"/>
    <w:rsid w:val="00241EFC"/>
    <w:rsid w:val="00242DD5"/>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20B6"/>
    <w:rsid w:val="002F03B9"/>
    <w:rsid w:val="002F0EE2"/>
    <w:rsid w:val="002F1C09"/>
    <w:rsid w:val="002F2133"/>
    <w:rsid w:val="002F2AD4"/>
    <w:rsid w:val="002F2F2F"/>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670E4"/>
    <w:rsid w:val="00373FD7"/>
    <w:rsid w:val="00377A68"/>
    <w:rsid w:val="0038389B"/>
    <w:rsid w:val="00384D1E"/>
    <w:rsid w:val="00385CAD"/>
    <w:rsid w:val="00386081"/>
    <w:rsid w:val="00387B37"/>
    <w:rsid w:val="00393385"/>
    <w:rsid w:val="00394197"/>
    <w:rsid w:val="0039492C"/>
    <w:rsid w:val="0039751B"/>
    <w:rsid w:val="003A23C3"/>
    <w:rsid w:val="003A3A3F"/>
    <w:rsid w:val="003A4DA5"/>
    <w:rsid w:val="003A719E"/>
    <w:rsid w:val="003B0BAF"/>
    <w:rsid w:val="003B0DF1"/>
    <w:rsid w:val="003B214A"/>
    <w:rsid w:val="003B2BCB"/>
    <w:rsid w:val="003B5AA4"/>
    <w:rsid w:val="003B60EB"/>
    <w:rsid w:val="003B784F"/>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30DD"/>
    <w:rsid w:val="00453D93"/>
    <w:rsid w:val="00455623"/>
    <w:rsid w:val="00456632"/>
    <w:rsid w:val="004566E5"/>
    <w:rsid w:val="00457A51"/>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7A87"/>
    <w:rsid w:val="00480AE7"/>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378E9"/>
    <w:rsid w:val="00541914"/>
    <w:rsid w:val="005426EF"/>
    <w:rsid w:val="00544156"/>
    <w:rsid w:val="005450E2"/>
    <w:rsid w:val="00545E85"/>
    <w:rsid w:val="00545E92"/>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1371"/>
    <w:rsid w:val="006934E5"/>
    <w:rsid w:val="006939C1"/>
    <w:rsid w:val="00694B9C"/>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61E2"/>
    <w:rsid w:val="007A6467"/>
    <w:rsid w:val="007A652A"/>
    <w:rsid w:val="007B2B86"/>
    <w:rsid w:val="007B2F5A"/>
    <w:rsid w:val="007B3AFF"/>
    <w:rsid w:val="007B3CD8"/>
    <w:rsid w:val="007B5183"/>
    <w:rsid w:val="007B7697"/>
    <w:rsid w:val="007B7B7F"/>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5270"/>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55C"/>
    <w:rsid w:val="00C956EE"/>
    <w:rsid w:val="00C96D25"/>
    <w:rsid w:val="00CA0C4E"/>
    <w:rsid w:val="00CA4EFD"/>
    <w:rsid w:val="00CA6179"/>
    <w:rsid w:val="00CA6F93"/>
    <w:rsid w:val="00CA785E"/>
    <w:rsid w:val="00CB331E"/>
    <w:rsid w:val="00CB3D19"/>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4F2"/>
    <w:rsid w:val="00D117B9"/>
    <w:rsid w:val="00D13B5F"/>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4BCF"/>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CDC"/>
    <w:rsid w:val="00E202D9"/>
    <w:rsid w:val="00E22614"/>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2E7F"/>
    <w:rsid w:val="00F33911"/>
    <w:rsid w:val="00F33B5C"/>
    <w:rsid w:val="00F37812"/>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F3DC13D-6351-4C47-A8D4-96DA21BD8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21633</Words>
  <Characters>123312</Characters>
  <Application>Microsoft Macintosh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2018-07-10T18:04:00Z</dcterms:created>
  <dcterms:modified xsi:type="dcterms:W3CDTF">2018-07-10T20:01:00Z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