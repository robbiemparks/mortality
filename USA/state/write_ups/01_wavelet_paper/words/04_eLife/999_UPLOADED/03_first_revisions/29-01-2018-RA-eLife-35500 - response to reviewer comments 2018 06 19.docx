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EB503DC"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r w:rsidRPr="00CD71BB">
        <w:rPr>
          <w:bCs/>
        </w:rPr>
        <w:t>cor pulmonale</w:t>
      </w:r>
      <w:r>
        <w:rPr>
          <w:bCs/>
        </w:rPr>
        <w:t xml:space="preserve"> arising from COPD or death from pneumonia in patients with acute vascular events)</w:t>
      </w:r>
      <w:del w:id="2" w:author="Parks, Robbie M" w:date="2018-06-19T09:55:00Z">
        <w:r w:rsidDel="0085453E">
          <w:rPr>
            <w:bCs/>
          </w:rPr>
          <w:delText>.</w:delText>
        </w:r>
      </w:del>
      <w:ins w:id="3"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4" w:author="Parks, Robbie M" w:date="2018-06-19T09:43:00Z">
        <w:r w:rsidR="00062E05">
          <w:rPr>
            <w:bCs/>
          </w:rPr>
          <w:fldChar w:fldCharType="end"/>
        </w:r>
      </w:ins>
      <w:ins w:id="5" w:author="Parks, Robbie M" w:date="2018-06-19T09:55:00Z">
        <w:r w:rsidR="00281C42">
          <w:rPr>
            <w:bCs/>
          </w:rPr>
          <w:t>.</w:t>
        </w:r>
      </w:ins>
      <w:r>
        <w:rPr>
          <w:bCs/>
        </w:rPr>
        <w:t xml:space="preserve"> We now present a third layer of disaggregation following the above suggestions which includes all</w:t>
      </w:r>
      <w:ins w:id="6" w:author="Parks, Robbie M" w:date="2018-06-19T10:25:00Z">
        <w:r w:rsidR="00A0315D">
          <w:rPr>
            <w:bCs/>
          </w:rPr>
          <w:t xml:space="preserve"> </w:t>
        </w:r>
      </w:ins>
      <w:del w:id="7" w:author="Parks, Robbie M" w:date="2018-06-19T10:25:00Z">
        <w:r w:rsidDel="00A0315D">
          <w:rPr>
            <w:bCs/>
          </w:rPr>
          <w:delText xml:space="preserve"> of </w:delText>
        </w:r>
      </w:del>
      <w:r>
        <w:rPr>
          <w:bCs/>
        </w:rPr>
        <w:t xml:space="preserve">the above </w:t>
      </w:r>
      <w:r w:rsidR="00116830">
        <w:rPr>
          <w:bCs/>
        </w:rPr>
        <w:t>groups</w:t>
      </w:r>
      <w:ins w:id="8" w:author="Parks, Robbie M" w:date="2018-06-19T09:36:00Z">
        <w:r w:rsidR="00414AF7">
          <w:rPr>
            <w:bCs/>
          </w:rPr>
          <w:t>.</w:t>
        </w:r>
      </w:ins>
      <w:del w:id="9"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10" w:author="Parks, Robbie M" w:date="2018-06-19T12:08:00Z"/>
          <w:bCs/>
        </w:rPr>
      </w:pPr>
    </w:p>
    <w:p w14:paraId="0984B46D" w14:textId="34BDBE52" w:rsidR="00E61AB2" w:rsidRPr="00CD71BB" w:rsidRDefault="008A0338" w:rsidP="00E61AB2">
      <w:pPr>
        <w:pStyle w:val="BodyText"/>
        <w:spacing w:after="0" w:line="240" w:lineRule="auto"/>
        <w:rPr>
          <w:bCs/>
        </w:rPr>
      </w:pPr>
      <w:ins w:id="11" w:author="Parks, Robbie M" w:date="2018-06-19T10:00:00Z">
        <w:r>
          <w:rPr>
            <w:bCs/>
          </w:rPr>
          <w:t xml:space="preserve">We have also obtained 3 further years of data, resulting in a total of </w:t>
        </w:r>
      </w:ins>
      <w:ins w:id="12" w:author="Parks, Robbie M" w:date="2018-06-19T10:42:00Z">
        <w:r w:rsidR="00F6178D">
          <w:rPr>
            <w:bCs/>
          </w:rPr>
          <w:t>85,854,176</w:t>
        </w:r>
      </w:ins>
      <w:ins w:id="13" w:author="Parks, Robbie M" w:date="2018-06-19T10:00:00Z">
        <w:r>
          <w:rPr>
            <w:bCs/>
          </w:rPr>
          <w:t xml:space="preserve"> deaths from 1980 </w:t>
        </w:r>
      </w:ins>
      <w:ins w:id="14" w:author="Parks, Robbie M" w:date="2018-06-19T10:01:00Z">
        <w:r w:rsidR="00741519">
          <w:rPr>
            <w:bCs/>
          </w:rPr>
          <w:t>–</w:t>
        </w:r>
      </w:ins>
      <w:ins w:id="15" w:author="Parks, Robbie M" w:date="2018-06-19T10:00:00Z">
        <w:r>
          <w:rPr>
            <w:bCs/>
          </w:rPr>
          <w:t xml:space="preserve"> 2016</w:t>
        </w:r>
      </w:ins>
      <w:ins w:id="16"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7"/>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7"/>
      <w:r>
        <w:rPr>
          <w:rStyle w:val="CommentReference"/>
        </w:rPr>
        <w:commentReference w:id="17"/>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45923F64" w14:textId="77777777" w:rsidR="00B11CF3" w:rsidRPr="00B11CF3" w:rsidRDefault="00B11CF3" w:rsidP="00E61AB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r w:rsidRPr="00B11CF3">
        <w:rPr>
          <w:b/>
          <w:bCs/>
        </w:rPr>
        <w:t xml:space="preserve">Mit= ρi + γit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γi negative? If so the seasonal effect is becoming less severe for age group i. </w:t>
      </w:r>
    </w:p>
    <w:p w14:paraId="48D20B3D" w14:textId="77777777" w:rsidR="00D02BB5" w:rsidRPr="00BD0E87" w:rsidRDefault="00D02BB5" w:rsidP="00E61AB2">
      <w:pPr>
        <w:rPr>
          <w:b/>
          <w:bCs/>
        </w:rPr>
      </w:pPr>
      <w:r w:rsidRPr="00BD0E87">
        <w:rPr>
          <w:b/>
          <w:bCs/>
        </w:rPr>
        <w:t>- Does it look like all age groups have the same trend, with γi = γ</w:t>
      </w:r>
      <w:r w:rsidRPr="00BD0E87">
        <w:rPr>
          <w:rFonts w:ascii="Cambria Math" w:hAnsi="Cambria Math" w:cs="Cambria Math"/>
          <w:b/>
          <w:bCs/>
        </w:rPr>
        <w:t>₀</w:t>
      </w:r>
      <w:r w:rsidRPr="00BD0E87">
        <w:rPr>
          <w:b/>
          <w:bCs/>
        </w:rPr>
        <w:t xml:space="preserve"> for all i?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7D8D0D46" w14:textId="6DF93316" w:rsidR="00D02BB5" w:rsidRDefault="00D02BB5" w:rsidP="00E61AB2">
      <w:pPr>
        <w:rPr>
          <w:bCs/>
        </w:rPr>
      </w:pPr>
    </w:p>
    <w:p w14:paraId="6C955D18" w14:textId="7C3330A8" w:rsidR="008B540E" w:rsidRDefault="00157401" w:rsidP="00E61AB2">
      <w:pPr>
        <w:rPr>
          <w:ins w:id="18" w:author="Parks, Robbie M" w:date="2018-06-19T11:50:00Z"/>
          <w:bCs/>
        </w:rPr>
      </w:pPr>
      <w:ins w:id="19" w:author="Parks, Robbie M" w:date="2018-06-19T11:54:00Z">
        <w:r>
          <w:rPr>
            <w:bCs/>
          </w:rPr>
          <w:t xml:space="preserve">We agree that </w:t>
        </w:r>
      </w:ins>
      <w:ins w:id="20" w:author="Parks, Robbie M" w:date="2018-06-19T11:46:00Z">
        <w:r w:rsidR="006C28FF">
          <w:rPr>
            <w:bCs/>
          </w:rPr>
          <w:t>wavelet spectra</w:t>
        </w:r>
      </w:ins>
      <w:ins w:id="21" w:author="Parks, Robbie M" w:date="2018-06-19T11:47:00Z">
        <w:r w:rsidR="006C28FF">
          <w:rPr>
            <w:bCs/>
          </w:rPr>
          <w:t xml:space="preserve"> are</w:t>
        </w:r>
        <w:r>
          <w:rPr>
            <w:bCs/>
          </w:rPr>
          <w:t xml:space="preserve"> </w:t>
        </w:r>
        <w:r w:rsidR="006C28FF">
          <w:rPr>
            <w:bCs/>
          </w:rPr>
          <w:t>a good exploratory tool</w:t>
        </w:r>
      </w:ins>
      <w:ins w:id="22" w:author="Parks, Robbie M" w:date="2018-06-19T11:48:00Z">
        <w:r w:rsidR="003612B9">
          <w:rPr>
            <w:bCs/>
          </w:rPr>
          <w:t>, which help identify potential 12-month seasonality.</w:t>
        </w:r>
        <w:r w:rsidR="00F13F32">
          <w:rPr>
            <w:bCs/>
          </w:rPr>
          <w:t xml:space="preserve"> </w:t>
        </w:r>
      </w:ins>
      <w:ins w:id="23" w:author="Parks, Robbie M" w:date="2018-06-19T11:49:00Z">
        <w:r w:rsidR="00F13F32">
          <w:rPr>
            <w:bCs/>
          </w:rPr>
          <w:t xml:space="preserve">We also </w:t>
        </w:r>
      </w:ins>
      <w:ins w:id="24" w:author="Parks, Robbie M" w:date="2018-06-19T11:47:00Z">
        <w:r w:rsidR="00D32DC3">
          <w:rPr>
            <w:bCs/>
          </w:rPr>
          <w:t xml:space="preserve">agree that using the wavelet spectra alone would not </w:t>
        </w:r>
      </w:ins>
      <w:ins w:id="25" w:author="Parks, Robbie M" w:date="2018-06-19T11:48:00Z">
        <w:r w:rsidR="001C06BB">
          <w:rPr>
            <w:bCs/>
          </w:rPr>
          <w:t>provide a foundation for firm conclusions on seasonality.</w:t>
        </w:r>
      </w:ins>
      <w:ins w:id="26" w:author="Parks, Robbie M" w:date="2018-06-19T11:46:00Z">
        <w:r w:rsidR="006C28FF">
          <w:rPr>
            <w:bCs/>
          </w:rPr>
          <w:t xml:space="preserve"> </w:t>
        </w:r>
      </w:ins>
      <w:ins w:id="27" w:author="Parks, Robbie M" w:date="2018-06-19T11:49:00Z">
        <w:r w:rsidR="00F55461">
          <w:rPr>
            <w:bCs/>
          </w:rPr>
          <w:t xml:space="preserve">However, in conjunction with the other methods developed and invoked for our work, </w:t>
        </w:r>
        <w:r w:rsidR="004D3C0A">
          <w:rPr>
            <w:bCs/>
          </w:rPr>
          <w:t xml:space="preserve">we argue that the dynamics of seasonality are </w:t>
        </w:r>
      </w:ins>
      <w:ins w:id="28" w:author="Parks, Robbie M" w:date="2018-06-19T11:50:00Z">
        <w:r w:rsidR="00A360FA">
          <w:rPr>
            <w:bCs/>
          </w:rPr>
          <w:t xml:space="preserve">well-described for each </w:t>
        </w:r>
        <w:r w:rsidR="00DE2ABF">
          <w:rPr>
            <w:bCs/>
          </w:rPr>
          <w:t>time series.</w:t>
        </w:r>
      </w:ins>
    </w:p>
    <w:p w14:paraId="4C7ABD50" w14:textId="77777777" w:rsidR="008B540E" w:rsidRDefault="008B540E" w:rsidP="00E61AB2">
      <w:pPr>
        <w:rPr>
          <w:ins w:id="29" w:author="Parks, Robbie M" w:date="2018-06-19T11:50:00Z"/>
          <w:bCs/>
        </w:rPr>
      </w:pPr>
    </w:p>
    <w:p w14:paraId="0C29CB08" w14:textId="130A1E29" w:rsidR="00BD0E87" w:rsidRDefault="00F13F32" w:rsidP="00E61AB2">
      <w:pPr>
        <w:rPr>
          <w:ins w:id="30" w:author="Parks, Robbie M" w:date="2018-06-19T11:55:00Z"/>
          <w:bCs/>
        </w:rPr>
      </w:pPr>
      <w:ins w:id="31" w:author="Parks, Robbie M" w:date="2018-06-19T11:49:00Z">
        <w:r>
          <w:rPr>
            <w:bCs/>
          </w:rPr>
          <w:t>The ex</w:t>
        </w:r>
        <w:r w:rsidR="00157401">
          <w:rPr>
            <w:bCs/>
          </w:rPr>
          <w:t xml:space="preserve">ample of all-cause </w:t>
        </w:r>
        <w:r>
          <w:rPr>
            <w:bCs/>
          </w:rPr>
          <w:t xml:space="preserve">15-24 male mortality </w:t>
        </w:r>
      </w:ins>
      <w:ins w:id="32" w:author="Parks, Robbie M" w:date="2018-06-19T11:54:00Z">
        <w:r w:rsidR="00157401">
          <w:rPr>
            <w:bCs/>
          </w:rPr>
          <w:t xml:space="preserve">(Figure 1) </w:t>
        </w:r>
      </w:ins>
      <w:ins w:id="33" w:author="Parks, Robbie M" w:date="2018-06-19T11:49:00Z">
        <w:r>
          <w:rPr>
            <w:bCs/>
          </w:rPr>
          <w:t xml:space="preserve">is a good one, as </w:t>
        </w:r>
      </w:ins>
      <w:ins w:id="34" w:author="Parks, Robbie M" w:date="2018-06-19T11:50:00Z">
        <w:r w:rsidR="008B540E">
          <w:rPr>
            <w:bCs/>
          </w:rPr>
          <w:t xml:space="preserve">the wavelet </w:t>
        </w:r>
        <w:r w:rsidR="00DF2102">
          <w:rPr>
            <w:bCs/>
          </w:rPr>
          <w:t xml:space="preserve">spectrum </w:t>
        </w:r>
      </w:ins>
      <w:ins w:id="35" w:author="Parks, Robbie M" w:date="2018-06-19T11:51:00Z">
        <w:r w:rsidR="00554894">
          <w:rPr>
            <w:bCs/>
          </w:rPr>
          <w:t>indicates a possible decline or disappearance of seasonality</w:t>
        </w:r>
      </w:ins>
      <w:ins w:id="36" w:author="Parks, Robbie M" w:date="2018-06-19T11:49:00Z">
        <w:r>
          <w:rPr>
            <w:bCs/>
          </w:rPr>
          <w:t xml:space="preserve">. </w:t>
        </w:r>
      </w:ins>
      <w:ins w:id="37" w:author="Parks, Robbie M" w:date="2018-06-19T11:51:00Z">
        <w:r w:rsidR="00554894">
          <w:rPr>
            <w:bCs/>
          </w:rPr>
          <w:t xml:space="preserve">Our </w:t>
        </w:r>
      </w:ins>
      <w:ins w:id="38" w:author="Parks, Robbie M" w:date="2018-06-19T11:52:00Z">
        <w:r w:rsidR="00F62523">
          <w:rPr>
            <w:bCs/>
          </w:rPr>
          <w:t xml:space="preserve">subsequent analysis of the change in </w:t>
        </w:r>
      </w:ins>
      <w:ins w:id="39" w:author="Parks, Robbie M" w:date="2018-06-19T11:55:00Z">
        <w:r w:rsidR="0050038B">
          <w:rPr>
            <w:bCs/>
          </w:rPr>
          <w:t>the national percent difference in death rates</w:t>
        </w:r>
      </w:ins>
      <w:ins w:id="40" w:author="Parks, Robbie M" w:date="2018-06-19T11:52:00Z">
        <w:r w:rsidR="005145C7">
          <w:rPr>
            <w:bCs/>
          </w:rPr>
          <w:t xml:space="preserve"> (Figure 4) </w:t>
        </w:r>
        <w:r w:rsidR="00FD594D">
          <w:rPr>
            <w:bCs/>
          </w:rPr>
          <w:t>then quantifies this change</w:t>
        </w:r>
      </w:ins>
      <w:ins w:id="41" w:author="Parks, Robbie M" w:date="2018-06-19T11:55:00Z">
        <w:r w:rsidR="00012ABC">
          <w:rPr>
            <w:bCs/>
          </w:rPr>
          <w:t xml:space="preserve"> during the period of study.</w:t>
        </w:r>
      </w:ins>
    </w:p>
    <w:p w14:paraId="089425C7" w14:textId="77777777" w:rsidR="003B6EF6" w:rsidRDefault="003B6EF6" w:rsidP="00E61AB2">
      <w:pPr>
        <w:rPr>
          <w:ins w:id="42" w:author="Parks, Robbie M" w:date="2018-06-19T11:55:00Z"/>
          <w:bCs/>
        </w:rPr>
      </w:pPr>
    </w:p>
    <w:p w14:paraId="3679E756" w14:textId="0A97315A" w:rsidR="003B6EF6" w:rsidRPr="006C28FF" w:rsidRDefault="003B6EF6" w:rsidP="00E61AB2">
      <w:pPr>
        <w:rPr>
          <w:bCs/>
        </w:rPr>
      </w:pPr>
      <w:ins w:id="43" w:author="Parks, Robbie M" w:date="2018-06-19T11:55:00Z">
        <w:r>
          <w:rPr>
            <w:bCs/>
          </w:rPr>
          <w:t xml:space="preserve">We have clarified our </w:t>
        </w:r>
      </w:ins>
      <w:ins w:id="44" w:author="Parks, Robbie M" w:date="2018-06-19T11:58:00Z">
        <w:r w:rsidR="001A0299">
          <w:rPr>
            <w:bCs/>
          </w:rPr>
          <w:t>method</w:t>
        </w:r>
      </w:ins>
      <w:ins w:id="45" w:author="Parks, Robbie M" w:date="2018-06-19T11:55:00Z">
        <w:r>
          <w:rPr>
            <w:bCs/>
          </w:rPr>
          <w:t xml:space="preserve"> for </w:t>
        </w:r>
      </w:ins>
      <w:ins w:id="46"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47"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48" w:author="Parks, Robbie M" w:date="2018-06-19T12:44:00Z">
        <w:r w:rsidR="006D5AF5">
          <w:rPr>
            <w:bCs/>
          </w:rPr>
          <w:t xml:space="preserve"> </w:t>
        </w:r>
        <w:r w:rsidR="006D5AF5">
          <w:rPr>
            <w:bCs/>
          </w:rPr>
          <w:lastRenderedPageBreak/>
          <w:t xml:space="preserve">We give the values of </w:t>
        </w:r>
        <w:r w:rsidR="006D5AF5" w:rsidRPr="006D5AF5">
          <w:rPr>
            <w:bCs/>
          </w:rPr>
          <w:t>γ</w:t>
        </w:r>
      </w:ins>
      <w:ins w:id="49" w:author="Parks, Robbie M" w:date="2018-06-19T12:45:00Z">
        <w:r w:rsidR="006D5AF5">
          <w:rPr>
            <w:bCs/>
          </w:rPr>
          <w:t xml:space="preserve"> with p-values</w:t>
        </w:r>
        <w:r w:rsidR="008A67DF">
          <w:rPr>
            <w:bCs/>
          </w:rPr>
          <w:t xml:space="preserve"> by age-sex</w:t>
        </w:r>
        <w:r w:rsidR="007C27B3">
          <w:rPr>
            <w:bCs/>
          </w:rPr>
          <w:t xml:space="preserve">. We have addressed the values of </w:t>
        </w:r>
        <w:r w:rsidR="007C27B3" w:rsidRPr="007C27B3">
          <w:rPr>
            <w:bCs/>
          </w:rPr>
          <w:t>α</w:t>
        </w:r>
      </w:ins>
      <w:ins w:id="50" w:author="Parks, Robbie M" w:date="2018-06-19T12:46:00Z">
        <w:r w:rsidR="007C27B3">
          <w:rPr>
            <w:bCs/>
          </w:rPr>
          <w:t xml:space="preserve"> in our centre of gravity analysis</w:t>
        </w:r>
        <w:r w:rsidR="00062159">
          <w:rPr>
            <w:bCs/>
          </w:rPr>
          <w:t>, the results of which we display in Figures 2 and 5.</w:t>
        </w:r>
      </w:ins>
      <w:bookmarkStart w:id="51" w:name="_GoBack"/>
      <w:bookmarkEnd w:id="51"/>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5657B042" w14:textId="3AA2AC9D" w:rsidR="00D02BB5" w:rsidDel="004809DF" w:rsidRDefault="00D02BB5" w:rsidP="00E61AB2">
      <w:pPr>
        <w:rPr>
          <w:del w:id="52" w:author="Parks, Robbie M" w:date="2018-06-19T11:40:00Z"/>
          <w:bCs/>
        </w:rPr>
      </w:pPr>
    </w:p>
    <w:p w14:paraId="22C7A7EC" w14:textId="77777777" w:rsidR="00FE41EF" w:rsidRDefault="00BD0E87" w:rsidP="00E61AB2">
      <w:pPr>
        <w:rPr>
          <w:ins w:id="53" w:author="Parks, Robbie M" w:date="2018-06-19T11:40:00Z"/>
          <w:bCs/>
        </w:rPr>
      </w:pPr>
      <w:del w:id="54"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39382EA8" w:rsidR="00D719F8" w:rsidRPr="00416B08" w:rsidRDefault="00FE41EF" w:rsidP="00E61AB2">
      <w:pPr>
        <w:rPr>
          <w:bCs/>
        </w:rPr>
      </w:pPr>
      <w:ins w:id="55" w:author="Parks, Robbie M" w:date="2018-06-19T11:40:00Z">
        <w:r>
          <w:rPr>
            <w:bCs/>
          </w:rPr>
          <w:t>T</w:t>
        </w:r>
      </w:ins>
      <w:ins w:id="56" w:author="Parks, Robbie M" w:date="2018-06-19T11:30:00Z">
        <w:r w:rsidR="00416B08">
          <w:rPr>
            <w:bCs/>
          </w:rPr>
          <w:t xml:space="preserve">he number of </w:t>
        </w:r>
      </w:ins>
      <w:ins w:id="57" w:author="Parks, Robbie M" w:date="2018-06-19T11:29:00Z">
        <w:r w:rsidR="00416B08">
          <w:rPr>
            <w:bCs/>
          </w:rPr>
          <w:t>Excess Winter Deaths (EWDs)</w:t>
        </w:r>
      </w:ins>
      <w:ins w:id="58" w:author="Parks, Robbie M" w:date="2018-06-19T11:30:00Z">
        <w:r w:rsidR="00416B08">
          <w:rPr>
            <w:bCs/>
          </w:rPr>
          <w:t xml:space="preserve"> is a useful metric</w:t>
        </w:r>
      </w:ins>
      <w:ins w:id="59" w:author="Parks, Robbie M" w:date="2018-06-19T11:38:00Z">
        <w:r w:rsidR="00047EBE">
          <w:rPr>
            <w:bCs/>
          </w:rPr>
          <w:t xml:space="preserve"> for understanding the modifying effect of </w:t>
        </w:r>
      </w:ins>
      <w:ins w:id="60" w:author="Parks, Robbie M" w:date="2018-06-19T11:39:00Z">
        <w:r w:rsidR="000E6AE3">
          <w:rPr>
            <w:bCs/>
          </w:rPr>
          <w:t>season</w:t>
        </w:r>
      </w:ins>
      <w:ins w:id="61" w:author="Parks, Robbie M" w:date="2018-06-19T11:38:00Z">
        <w:r w:rsidR="000E6AE3">
          <w:rPr>
            <w:bCs/>
          </w:rPr>
          <w:t xml:space="preserve"> on mortality with a known peak in the winter</w:t>
        </w:r>
      </w:ins>
      <w:ins w:id="62" w:author="Parks, Robbie M" w:date="2018-06-19T11:30:00Z">
        <w:r>
          <w:rPr>
            <w:bCs/>
          </w:rPr>
          <w:t>. W</w:t>
        </w:r>
        <w:r w:rsidR="00416B08">
          <w:rPr>
            <w:bCs/>
          </w:rPr>
          <w:t xml:space="preserve">e have avoided </w:t>
        </w:r>
        <w:r w:rsidR="00416B08">
          <w:rPr>
            <w:bCs/>
            <w:i/>
          </w:rPr>
          <w:t xml:space="preserve">a priori </w:t>
        </w:r>
        <w:r w:rsidR="00416B08">
          <w:rPr>
            <w:bCs/>
          </w:rPr>
          <w:t xml:space="preserve">assuming </w:t>
        </w:r>
      </w:ins>
      <w:ins w:id="63" w:author="Parks, Robbie M" w:date="2018-06-19T11:31:00Z">
        <w:r w:rsidR="00EA2C8B">
          <w:rPr>
            <w:bCs/>
          </w:rPr>
          <w:t xml:space="preserve">that </w:t>
        </w:r>
      </w:ins>
      <w:ins w:id="64" w:author="Parks, Robbie M" w:date="2018-06-19T11:30:00Z">
        <w:r w:rsidR="00416B08">
          <w:rPr>
            <w:bCs/>
          </w:rPr>
          <w:t xml:space="preserve">any part of the year has a higher </w:t>
        </w:r>
      </w:ins>
      <w:ins w:id="65" w:author="Parks, Robbie M" w:date="2018-06-19T11:38:00Z">
        <w:r w:rsidR="00E34BAF">
          <w:rPr>
            <w:bCs/>
          </w:rPr>
          <w:t>number of deaths for a particular cause of death</w:t>
        </w:r>
      </w:ins>
      <w:ins w:id="66" w:author="Parks, Robbie M" w:date="2018-06-19T11:39:00Z">
        <w:r w:rsidR="00921858">
          <w:rPr>
            <w:bCs/>
          </w:rPr>
          <w:t xml:space="preserve">. Rather, we have </w:t>
        </w:r>
      </w:ins>
      <w:ins w:id="67" w:author="Parks, Robbie M" w:date="2018-06-19T11:40:00Z">
        <w:r w:rsidR="006F6866">
          <w:rPr>
            <w:bCs/>
          </w:rPr>
          <w:t xml:space="preserve">developed a method of techniques which </w:t>
        </w:r>
      </w:ins>
      <w:ins w:id="68"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27D6D992" w14:textId="6C3D4894" w:rsidR="00BD0E87" w:rsidDel="00E6330B" w:rsidRDefault="00BD0E87" w:rsidP="00E61AB2">
      <w:pPr>
        <w:rPr>
          <w:del w:id="69" w:author="Parks, Robbie M" w:date="2018-06-19T12:03:00Z"/>
          <w:bCs/>
        </w:rPr>
      </w:pP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22C95C2B" w:rsidR="00BD0E87" w:rsidRDefault="00BD0E87" w:rsidP="00E61AB2">
      <w:pPr>
        <w:rPr>
          <w:bCs/>
        </w:rPr>
      </w:pPr>
      <w:commentRangeStart w:id="70"/>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XX).</w:t>
      </w:r>
      <w:commentRangeEnd w:id="70"/>
      <w:r w:rsidR="006D1920">
        <w:rPr>
          <w:rStyle w:val="CommentReference"/>
        </w:rPr>
        <w:commentReference w:id="70"/>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01703550" w:rsidR="006D1920" w:rsidRDefault="006D1920" w:rsidP="00E61AB2">
      <w:pPr>
        <w:rPr>
          <w:bCs/>
        </w:rPr>
      </w:pPr>
      <w:r>
        <w:rPr>
          <w:bCs/>
        </w:rPr>
        <w:t xml:space="preserve">We have added a table of descriptive statistics to give an overview of the number of deaths from each cause (Table </w:t>
      </w:r>
      <w:del w:id="71" w:author="Parks, Robbie M" w:date="2018-06-19T12:03:00Z">
        <w:r w:rsidDel="0047362D">
          <w:rPr>
            <w:bCs/>
          </w:rPr>
          <w:delText>XX</w:delText>
        </w:r>
      </w:del>
      <w:ins w:id="72" w:author="Parks, Robbie M" w:date="2018-06-19T12:03:00Z">
        <w:r w:rsidR="0047362D">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73"/>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73"/>
      <w:r w:rsidR="006D1920">
        <w:rPr>
          <w:rStyle w:val="CommentReference"/>
        </w:rPr>
        <w:commentReference w:id="73"/>
      </w:r>
    </w:p>
    <w:p w14:paraId="0F608215" w14:textId="247FF14B" w:rsidR="00D02BB5" w:rsidRDefault="00D02BB5" w:rsidP="00E61AB2">
      <w:pPr>
        <w:rPr>
          <w:bCs/>
        </w:rPr>
      </w:pPr>
    </w:p>
    <w:p w14:paraId="1D7F736F" w14:textId="77777777" w:rsidR="0002089D" w:rsidRDefault="00BE0B8B" w:rsidP="0003425D">
      <w:pPr>
        <w:rPr>
          <w:ins w:id="74" w:author="Parks, Robbie M" w:date="2018-06-19T12:27:00Z"/>
          <w:bCs/>
        </w:rPr>
      </w:pPr>
      <w:ins w:id="75" w:author="Parks, Robbie M" w:date="2018-06-19T12:25:00Z">
        <w:r>
          <w:rPr>
            <w:bCs/>
          </w:rPr>
          <w:t>A fair comment and address</w:t>
        </w:r>
      </w:ins>
      <w:ins w:id="76" w:author="Parks, Robbie M" w:date="2018-06-19T12:27:00Z">
        <w:r w:rsidR="00554D06">
          <w:rPr>
            <w:bCs/>
          </w:rPr>
          <w:t xml:space="preserve">ed </w:t>
        </w:r>
      </w:ins>
      <w:ins w:id="77" w:author="Parks, Robbie M" w:date="2018-06-19T12:25:00Z">
        <w:r>
          <w:rPr>
            <w:bCs/>
          </w:rPr>
          <w:t xml:space="preserve">in the </w:t>
        </w:r>
      </w:ins>
      <w:ins w:id="78" w:author="Parks, Robbie M" w:date="2018-06-19T12:27:00Z">
        <w:r w:rsidR="00B71F4E">
          <w:rPr>
            <w:bCs/>
          </w:rPr>
          <w:t xml:space="preserve">revised manuscript in the </w:t>
        </w:r>
      </w:ins>
      <w:ins w:id="79" w:author="Parks, Robbie M" w:date="2018-06-19T12:25:00Z">
        <w:r w:rsidR="00B71F4E">
          <w:rPr>
            <w:bCs/>
          </w:rPr>
          <w:t>discussion</w:t>
        </w:r>
        <w:r>
          <w:rPr>
            <w:bCs/>
          </w:rPr>
          <w:t xml:space="preserve">. </w:t>
        </w:r>
      </w:ins>
    </w:p>
    <w:p w14:paraId="62437E46" w14:textId="77777777" w:rsidR="0002089D" w:rsidRDefault="0002089D" w:rsidP="0003425D">
      <w:pPr>
        <w:rPr>
          <w:ins w:id="80" w:author="Parks, Robbie M" w:date="2018-06-19T12:27:00Z"/>
          <w:bCs/>
        </w:rPr>
      </w:pPr>
    </w:p>
    <w:p w14:paraId="2ECC7E62" w14:textId="439ADAE0" w:rsidR="002E2D66" w:rsidRDefault="00BE0B8B" w:rsidP="0003425D">
      <w:pPr>
        <w:rPr>
          <w:ins w:id="81" w:author="Parks, Robbie M" w:date="2018-06-19T12:29:00Z"/>
          <w:bCs/>
        </w:rPr>
      </w:pPr>
      <w:ins w:id="82" w:author="Parks, Robbie M" w:date="2018-06-19T12:25:00Z">
        <w:r>
          <w:rPr>
            <w:bCs/>
          </w:rPr>
          <w:t>It is true that the papers referenced compare</w:t>
        </w:r>
      </w:ins>
      <w:ins w:id="83" w:author="Parks, Robbie M" w:date="2018-06-19T12:27:00Z">
        <w:r w:rsidR="0002089D">
          <w:rPr>
            <w:bCs/>
          </w:rPr>
          <w:t xml:space="preserve"> Excess Winter Death </w:t>
        </w:r>
      </w:ins>
      <w:ins w:id="84" w:author="Parks, Robbie M" w:date="2018-06-19T12:28:00Z">
        <w:r w:rsidR="0002089D">
          <w:rPr>
            <w:bCs/>
          </w:rPr>
          <w:t xml:space="preserve">Index (analogous to our generalised </w:t>
        </w:r>
        <w:r w:rsidR="008F3701">
          <w:rPr>
            <w:bCs/>
          </w:rPr>
          <w:t>percent difference between maximum and minimum mortality within a year)</w:t>
        </w:r>
      </w:ins>
      <w:ins w:id="85" w:author="Parks, Robbie M" w:date="2018-06-19T12:29:00Z">
        <w:r w:rsidR="00BF2BC7">
          <w:rPr>
            <w:bCs/>
          </w:rPr>
          <w:t xml:space="preserve"> to mean temperature rather than </w:t>
        </w:r>
        <w:r w:rsidR="002E2D66">
          <w:rPr>
            <w:bCs/>
          </w:rPr>
          <w:t xml:space="preserve">range of </w:t>
        </w:r>
      </w:ins>
      <w:ins w:id="86" w:author="Parks, Robbie M" w:date="2018-06-19T12:31:00Z">
        <w:r w:rsidR="00D0417B">
          <w:rPr>
            <w:bCs/>
          </w:rPr>
          <w:t>temperature</w:t>
        </w:r>
      </w:ins>
      <w:ins w:id="87" w:author="Parks, Robbie M" w:date="2018-06-19T12:26:00Z">
        <w:r w:rsidR="003A105F">
          <w:rPr>
            <w:bCs/>
          </w:rPr>
          <w:t>.</w:t>
        </w:r>
      </w:ins>
      <w:ins w:id="88"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89" w:author="Parks, Robbie M" w:date="2018-06-19T12:32:00Z">
        <w:r w:rsidR="003A105F">
          <w:rPr>
            <w:bCs/>
          </w:rPr>
          <w:fldChar w:fldCharType="end"/>
        </w:r>
      </w:ins>
    </w:p>
    <w:p w14:paraId="435A1B9D" w14:textId="77777777" w:rsidR="002E2D66" w:rsidRDefault="002E2D66" w:rsidP="0003425D">
      <w:pPr>
        <w:rPr>
          <w:ins w:id="90" w:author="Parks, Robbie M" w:date="2018-06-19T12:29:00Z"/>
          <w:bCs/>
        </w:rPr>
      </w:pPr>
    </w:p>
    <w:p w14:paraId="5B589639" w14:textId="5D24F170" w:rsidR="006D1920" w:rsidRPr="00443C10" w:rsidDel="00DB1679" w:rsidRDefault="001E05B9" w:rsidP="00E61AB2">
      <w:pPr>
        <w:rPr>
          <w:del w:id="91" w:author="Parks, Robbie M" w:date="2018-06-19T12:04:00Z"/>
          <w:bCs/>
        </w:rPr>
      </w:pPr>
      <w:ins w:id="92" w:author="Parks, Robbie M" w:date="2018-06-19T12:26:00Z">
        <w:r>
          <w:rPr>
            <w:bCs/>
          </w:rPr>
          <w:lastRenderedPageBreak/>
          <w:t>We</w:t>
        </w:r>
      </w:ins>
      <w:ins w:id="93" w:author="Parks, Robbie M" w:date="2018-06-19T12:29:00Z">
        <w:r w:rsidR="007A515B">
          <w:rPr>
            <w:bCs/>
          </w:rPr>
          <w:t xml:space="preserve"> also</w:t>
        </w:r>
      </w:ins>
      <w:ins w:id="94" w:author="Parks, Robbie M" w:date="2018-06-19T12:26:00Z">
        <w:r>
          <w:rPr>
            <w:bCs/>
          </w:rPr>
          <w:t xml:space="preserve"> believe that it is valuable to compare the range of temperat</w:t>
        </w:r>
        <w:r w:rsidR="00E10B89">
          <w:rPr>
            <w:bCs/>
          </w:rPr>
          <w:t xml:space="preserve">ures with the percentage difference </w:t>
        </w:r>
      </w:ins>
      <w:ins w:id="95" w:author="Parks, Robbie M" w:date="2018-06-19T12:29:00Z">
        <w:r w:rsidR="00E10B89">
          <w:rPr>
            <w:bCs/>
          </w:rPr>
          <w:t>between maximum and minimum mortality</w:t>
        </w:r>
      </w:ins>
      <w:ins w:id="96" w:author="Parks, Robbie M" w:date="2018-06-19T12:26:00Z">
        <w:r w:rsidR="001B0CDA">
          <w:rPr>
            <w:bCs/>
          </w:rPr>
          <w:t>, as it can help identify whether temperature variation throughout the year i</w:t>
        </w:r>
        <w:r w:rsidR="00DB6C4C">
          <w:rPr>
            <w:bCs/>
          </w:rPr>
          <w:t xml:space="preserve">s a driver of </w:t>
        </w:r>
      </w:ins>
      <w:ins w:id="97" w:author="Parks, Robbie M" w:date="2018-06-19T12:30:00Z">
        <w:r w:rsidR="00EF43E7">
          <w:rPr>
            <w:bCs/>
          </w:rPr>
          <w:t>mo</w:t>
        </w:r>
        <w:r w:rsidR="00F37861">
          <w:rPr>
            <w:bCs/>
          </w:rPr>
          <w:t>rtality differences within year.</w:t>
        </w:r>
      </w:ins>
    </w:p>
    <w:p w14:paraId="7C6556B2" w14:textId="77777777" w:rsidR="0003425D" w:rsidRDefault="0003425D" w:rsidP="0003425D">
      <w:pPr>
        <w:rPr>
          <w:bCs/>
        </w:rPr>
      </w:pPr>
    </w:p>
    <w:p w14:paraId="0F878EA6" w14:textId="77777777" w:rsidR="006D1920" w:rsidRPr="00D02BB5" w:rsidRDefault="006D1920" w:rsidP="00E61AB2">
      <w:pPr>
        <w:rPr>
          <w:bCs/>
        </w:rPr>
      </w:pPr>
    </w:p>
    <w:p w14:paraId="7CC183C7" w14:textId="3F8E77AD" w:rsidR="006D1920" w:rsidRDefault="00D02BB5" w:rsidP="00E61AB2">
      <w:pPr>
        <w:rPr>
          <w:bCs/>
        </w:rPr>
      </w:pPr>
      <w:commentRangeStart w:id="98"/>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98"/>
      <w:r w:rsidR="006D1920">
        <w:rPr>
          <w:rStyle w:val="CommentReference"/>
        </w:rPr>
        <w:commentReference w:id="98"/>
      </w:r>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5E5FB808" w14:textId="77777777" w:rsidR="00D02BB5" w:rsidRPr="006D1920" w:rsidRDefault="00D02BB5" w:rsidP="00E61AB2">
      <w:pPr>
        <w:rPr>
          <w:b/>
          <w:bCs/>
        </w:rPr>
      </w:pPr>
      <w:r w:rsidRPr="006D1920">
        <w:rPr>
          <w:b/>
          <w:bCs/>
        </w:rPr>
        <w:t xml:space="preserve">There are various grammatical issues in the manuscript, it could benefit from a further proof reading.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5BCA23ED" w:rsidR="005D48DC" w:rsidRDefault="005D48DC" w:rsidP="00E61AB2">
      <w:pPr>
        <w:rPr>
          <w:bCs/>
        </w:rPr>
      </w:pPr>
      <w:commentRangeStart w:id="99"/>
      <w:r>
        <w:rPr>
          <w:bCs/>
        </w:rPr>
        <w:t>We have reworded for clarity (P. XX).</w:t>
      </w:r>
      <w:commentRangeEnd w:id="99"/>
      <w:r>
        <w:rPr>
          <w:rStyle w:val="CommentReference"/>
        </w:rPr>
        <w:commentReference w:id="99"/>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77777777" w:rsidR="005D48DC" w:rsidRDefault="005D48DC" w:rsidP="00E61AB2">
      <w:pPr>
        <w:jc w:val="left"/>
        <w:rPr>
          <w:bCs/>
        </w:rPr>
      </w:pPr>
      <w:commentRangeStart w:id="100"/>
      <w:r>
        <w:rPr>
          <w:bCs/>
        </w:rPr>
        <w:t>We have reworded as suggested (P. XX).</w:t>
      </w:r>
      <w:commentRangeEnd w:id="100"/>
      <w:r>
        <w:rPr>
          <w:rStyle w:val="CommentReference"/>
        </w:rPr>
        <w:commentReference w:id="100"/>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01"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02"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7" w:author="Ezzati, Majid" w:date="2018-06-10T07:27:00Z" w:initials="EM">
    <w:p w14:paraId="398D1882" w14:textId="38EF02EC" w:rsidR="00BD0E87" w:rsidRDefault="00BD0E87">
      <w:pPr>
        <w:pStyle w:val="CommentText"/>
      </w:pPr>
      <w:r>
        <w:rPr>
          <w:rStyle w:val="CommentReference"/>
        </w:rPr>
        <w:annotationRef/>
      </w:r>
      <w:r>
        <w:t>Let’s discuss</w:t>
      </w:r>
    </w:p>
  </w:comment>
  <w:comment w:id="70" w:author="Ezzati, Majid" w:date="2018-06-10T07:34:00Z" w:initials="EM">
    <w:p w14:paraId="5771AFD5" w14:textId="05BD4D61" w:rsidR="006D1920" w:rsidRDefault="006D1920">
      <w:pPr>
        <w:pStyle w:val="CommentText"/>
      </w:pPr>
      <w:r>
        <w:rPr>
          <w:rStyle w:val="CommentReference"/>
        </w:rPr>
        <w:annotationRef/>
      </w:r>
      <w:r>
        <w:t>To discuss what to do</w:t>
      </w:r>
    </w:p>
  </w:comment>
  <w:comment w:id="73" w:author="Ezzati, Majid" w:date="2018-06-10T07:43:00Z" w:initials="EM">
    <w:p w14:paraId="64D73916" w14:textId="3D308233" w:rsidR="006D1920" w:rsidRDefault="006D1920">
      <w:pPr>
        <w:pStyle w:val="CommentText"/>
      </w:pPr>
      <w:r>
        <w:rPr>
          <w:rStyle w:val="CommentReference"/>
        </w:rPr>
        <w:annotationRef/>
      </w:r>
      <w:r>
        <w:t>To discuss</w:t>
      </w:r>
    </w:p>
  </w:comment>
  <w:comment w:id="98" w:author="Ezzati, Majid" w:date="2018-06-10T07:43:00Z" w:initials="EM">
    <w:p w14:paraId="69A8DACE" w14:textId="5876AA15" w:rsidR="006D1920" w:rsidRDefault="006D1920">
      <w:pPr>
        <w:pStyle w:val="CommentText"/>
      </w:pPr>
      <w:r>
        <w:rPr>
          <w:rStyle w:val="CommentReference"/>
        </w:rPr>
        <w:annotationRef/>
      </w:r>
      <w:r>
        <w:t>We can probably take out the ps but to discuss again</w:t>
      </w:r>
    </w:p>
  </w:comment>
  <w:comment w:id="99" w:author="Ezzati, Majid" w:date="2018-06-10T07:45:00Z" w:initials="EM">
    <w:p w14:paraId="0D48CB70" w14:textId="031AD5D9" w:rsidR="005D48DC" w:rsidRDefault="005D48DC">
      <w:pPr>
        <w:pStyle w:val="CommentText"/>
      </w:pPr>
      <w:r>
        <w:rPr>
          <w:rStyle w:val="CommentReference"/>
        </w:rPr>
        <w:annotationRef/>
      </w:r>
      <w:r>
        <w:t>To do probably to pattern but to discuss</w:t>
      </w:r>
    </w:p>
  </w:comment>
  <w:comment w:id="100"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5771AFD5" w15:done="0"/>
  <w15:commentEx w15:paraId="64D73916" w15:done="0"/>
  <w15:commentEx w15:paraId="69A8DACE" w15:done="0"/>
  <w15:commentEx w15:paraId="0D48CB70"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38AEA6" w14:textId="77777777" w:rsidR="00DC1A1B" w:rsidRDefault="00DC1A1B">
      <w:r>
        <w:separator/>
      </w:r>
    </w:p>
  </w:endnote>
  <w:endnote w:type="continuationSeparator" w:id="0">
    <w:p w14:paraId="4AD8B576" w14:textId="77777777" w:rsidR="00DC1A1B" w:rsidRDefault="00DC1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062159">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A34B84">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2AEDDF" w14:textId="77777777" w:rsidR="00DC1A1B" w:rsidRDefault="00DC1A1B">
      <w:r>
        <w:separator/>
      </w:r>
    </w:p>
  </w:footnote>
  <w:footnote w:type="continuationSeparator" w:id="0">
    <w:p w14:paraId="4184BD13" w14:textId="77777777" w:rsidR="00DC1A1B" w:rsidRDefault="00DC1A1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B7C"/>
    <w:rsid w:val="0009647D"/>
    <w:rsid w:val="000A14BA"/>
    <w:rsid w:val="000A1A24"/>
    <w:rsid w:val="000A59D7"/>
    <w:rsid w:val="000A6CDA"/>
    <w:rsid w:val="000B342F"/>
    <w:rsid w:val="000B35E9"/>
    <w:rsid w:val="000B6543"/>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41FF"/>
    <w:rsid w:val="00154E48"/>
    <w:rsid w:val="00156D93"/>
    <w:rsid w:val="00157401"/>
    <w:rsid w:val="00161053"/>
    <w:rsid w:val="001613E9"/>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22CD"/>
    <w:rsid w:val="001F351C"/>
    <w:rsid w:val="001F3F6B"/>
    <w:rsid w:val="001F5F6B"/>
    <w:rsid w:val="001F6953"/>
    <w:rsid w:val="001F798F"/>
    <w:rsid w:val="0020003C"/>
    <w:rsid w:val="002041A9"/>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6293E"/>
    <w:rsid w:val="00262B01"/>
    <w:rsid w:val="00264445"/>
    <w:rsid w:val="00264D41"/>
    <w:rsid w:val="00266484"/>
    <w:rsid w:val="0026756F"/>
    <w:rsid w:val="002722C5"/>
    <w:rsid w:val="00272833"/>
    <w:rsid w:val="00274528"/>
    <w:rsid w:val="00274B7A"/>
    <w:rsid w:val="00275B0A"/>
    <w:rsid w:val="0028008B"/>
    <w:rsid w:val="0028077B"/>
    <w:rsid w:val="00281C42"/>
    <w:rsid w:val="002869A7"/>
    <w:rsid w:val="00286E37"/>
    <w:rsid w:val="00287195"/>
    <w:rsid w:val="00290094"/>
    <w:rsid w:val="00291A37"/>
    <w:rsid w:val="00294487"/>
    <w:rsid w:val="0029551D"/>
    <w:rsid w:val="00296399"/>
    <w:rsid w:val="00296E5E"/>
    <w:rsid w:val="002A0659"/>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6223"/>
    <w:rsid w:val="002E045B"/>
    <w:rsid w:val="002E2D66"/>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257A"/>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5443"/>
    <w:rsid w:val="003D78AF"/>
    <w:rsid w:val="003E1169"/>
    <w:rsid w:val="003E1E4E"/>
    <w:rsid w:val="003E28DD"/>
    <w:rsid w:val="003E33DA"/>
    <w:rsid w:val="003E3BFC"/>
    <w:rsid w:val="003E5EFF"/>
    <w:rsid w:val="003E5FCB"/>
    <w:rsid w:val="003F1E6A"/>
    <w:rsid w:val="003F22F4"/>
    <w:rsid w:val="003F24F6"/>
    <w:rsid w:val="003F57EE"/>
    <w:rsid w:val="003F5EFA"/>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4297"/>
    <w:rsid w:val="006A1719"/>
    <w:rsid w:val="006A45C3"/>
    <w:rsid w:val="006A6BAD"/>
    <w:rsid w:val="006A6DDF"/>
    <w:rsid w:val="006B004C"/>
    <w:rsid w:val="006B04F0"/>
    <w:rsid w:val="006B0C81"/>
    <w:rsid w:val="006B3CA1"/>
    <w:rsid w:val="006B6C4C"/>
    <w:rsid w:val="006B794F"/>
    <w:rsid w:val="006C0843"/>
    <w:rsid w:val="006C125E"/>
    <w:rsid w:val="006C28FF"/>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A67DF"/>
    <w:rsid w:val="008A7827"/>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5DD9"/>
    <w:rsid w:val="00A77096"/>
    <w:rsid w:val="00A77ACE"/>
    <w:rsid w:val="00A8170C"/>
    <w:rsid w:val="00A81903"/>
    <w:rsid w:val="00A824AC"/>
    <w:rsid w:val="00A838F7"/>
    <w:rsid w:val="00A85CA0"/>
    <w:rsid w:val="00A86CAC"/>
    <w:rsid w:val="00A91694"/>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5646"/>
    <w:rsid w:val="00B16657"/>
    <w:rsid w:val="00B20439"/>
    <w:rsid w:val="00B20619"/>
    <w:rsid w:val="00B22E07"/>
    <w:rsid w:val="00B24274"/>
    <w:rsid w:val="00B24B8C"/>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E03B7"/>
    <w:rsid w:val="00BE08AE"/>
    <w:rsid w:val="00BE0B8B"/>
    <w:rsid w:val="00BE21FB"/>
    <w:rsid w:val="00BE42A7"/>
    <w:rsid w:val="00BE598C"/>
    <w:rsid w:val="00BE7841"/>
    <w:rsid w:val="00BE7C76"/>
    <w:rsid w:val="00BF2BC7"/>
    <w:rsid w:val="00BF65B7"/>
    <w:rsid w:val="00C006FF"/>
    <w:rsid w:val="00C010E4"/>
    <w:rsid w:val="00C01C62"/>
    <w:rsid w:val="00C02C48"/>
    <w:rsid w:val="00C059EF"/>
    <w:rsid w:val="00C06E0D"/>
    <w:rsid w:val="00C073BA"/>
    <w:rsid w:val="00C10076"/>
    <w:rsid w:val="00C10DCB"/>
    <w:rsid w:val="00C1286A"/>
    <w:rsid w:val="00C13CB9"/>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C59"/>
    <w:rsid w:val="00D82B75"/>
    <w:rsid w:val="00D84F84"/>
    <w:rsid w:val="00D90D2C"/>
    <w:rsid w:val="00D97A30"/>
    <w:rsid w:val="00DA085A"/>
    <w:rsid w:val="00DA24F8"/>
    <w:rsid w:val="00DA2ACF"/>
    <w:rsid w:val="00DA4AF1"/>
    <w:rsid w:val="00DA78CC"/>
    <w:rsid w:val="00DB1679"/>
    <w:rsid w:val="00DB6C4C"/>
    <w:rsid w:val="00DC0A2B"/>
    <w:rsid w:val="00DC197C"/>
    <w:rsid w:val="00DC1A1B"/>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743D"/>
    <w:rsid w:val="00F028B9"/>
    <w:rsid w:val="00F04E71"/>
    <w:rsid w:val="00F07D2F"/>
    <w:rsid w:val="00F10391"/>
    <w:rsid w:val="00F106C6"/>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D86C1-910D-0248-8C30-B7EEE9B7A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55</TotalTime>
  <Pages>5</Pages>
  <Words>7835</Words>
  <Characters>44663</Characters>
  <Application>Microsoft Macintosh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52394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146</cp:revision>
  <cp:lastPrinted>2016-09-20T09:06:00Z</cp:lastPrinted>
  <dcterms:created xsi:type="dcterms:W3CDTF">2018-05-15T09:45:00Z</dcterms:created>
  <dcterms:modified xsi:type="dcterms:W3CDTF">2018-06-19T11:46:00Z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