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439A905" w14:textId="51EA3E1E" w:rsidR="00413B5E" w:rsidRPr="0034704C" w:rsidRDefault="00384D1E" w:rsidP="0034704C">
      <w:pPr>
        <w:spacing w:line="480" w:lineRule="auto"/>
        <w:jc w:val="both"/>
        <w:outlineLvl w:val="0"/>
        <w:rPr>
          <w:b/>
          <w:color w:val="000000" w:themeColor="text1"/>
        </w:rPr>
      </w:pPr>
      <w:r w:rsidRPr="0034704C">
        <w:rPr>
          <w:b/>
          <w:color w:val="000000" w:themeColor="text1"/>
        </w:rPr>
        <w:t xml:space="preserve">National and regional seasonal </w:t>
      </w:r>
      <w:r w:rsidR="000210D1" w:rsidRPr="0034704C">
        <w:rPr>
          <w:b/>
          <w:color w:val="000000" w:themeColor="text1"/>
        </w:rPr>
        <w:t xml:space="preserve">dynamics of </w:t>
      </w:r>
      <w:r w:rsidR="007B3CD8" w:rsidRPr="0034704C">
        <w:rPr>
          <w:b/>
          <w:color w:val="000000" w:themeColor="text1"/>
        </w:rPr>
        <w:t xml:space="preserve">all-cause and cause-specific </w:t>
      </w:r>
      <w:r w:rsidR="000210D1" w:rsidRPr="0034704C">
        <w:rPr>
          <w:b/>
          <w:color w:val="000000" w:themeColor="text1"/>
        </w:rPr>
        <w:t xml:space="preserve">mortality in the </w:t>
      </w:r>
      <w:r w:rsidR="00386081" w:rsidRPr="00FF08BF">
        <w:rPr>
          <w:b/>
          <w:color w:val="000000" w:themeColor="text1"/>
        </w:rPr>
        <w:t>USA</w:t>
      </w:r>
      <w:r w:rsidR="00881129" w:rsidRPr="00AC73A1">
        <w:rPr>
          <w:b/>
          <w:color w:val="000000" w:themeColor="text1"/>
          <w:rPrChange w:id="11" w:author="Parks, Robbie M" w:date="2018-08-14T21:12:00Z">
            <w:rPr>
              <w:rFonts w:ascii="Times New Roman" w:hAnsi="Times New Roman"/>
              <w:b/>
              <w:color w:val="000000" w:themeColor="text1"/>
              <w:sz w:val="24"/>
              <w:szCs w:val="24"/>
            </w:rPr>
          </w:rPrChange>
        </w:rPr>
        <w:t xml:space="preserve"> from 1980</w:t>
      </w:r>
      <w:r w:rsidR="000210D1" w:rsidRPr="00AC73A1">
        <w:rPr>
          <w:b/>
          <w:color w:val="000000" w:themeColor="text1"/>
          <w:rPrChange w:id="12" w:author="Parks, Robbie M" w:date="2018-08-14T21:12:00Z">
            <w:rPr>
              <w:rFonts w:ascii="Times New Roman" w:hAnsi="Times New Roman"/>
              <w:b/>
              <w:color w:val="000000" w:themeColor="text1"/>
              <w:sz w:val="24"/>
              <w:szCs w:val="24"/>
            </w:rPr>
          </w:rPrChange>
        </w:rPr>
        <w:t xml:space="preserve"> to 201</w:t>
      </w:r>
      <w:ins w:id="13" w:author="Parks, Robbie M" w:date="2018-08-14T21:12:00Z">
        <w:r w:rsidR="00A23AAC">
          <w:rPr>
            <w:b/>
            <w:color w:val="000000" w:themeColor="text1"/>
          </w:rPr>
          <w:t>6</w:t>
        </w:r>
      </w:ins>
      <w:del w:id="14" w:author="Parks, Robbie M" w:date="2018-08-14T21:12:00Z">
        <w:r w:rsidR="000210D1" w:rsidRPr="006E585E">
          <w:rPr>
            <w:b/>
            <w:color w:val="000000" w:themeColor="text1"/>
          </w:rPr>
          <w:delText>3</w:delText>
        </w:r>
      </w:del>
    </w:p>
    <w:p w14:paraId="4712E526" w14:textId="3C8D31C8" w:rsidR="00413B5E" w:rsidRPr="00AC73A1" w:rsidRDefault="000210D1" w:rsidP="00FF08BF">
      <w:pPr>
        <w:spacing w:line="480" w:lineRule="auto"/>
        <w:jc w:val="both"/>
        <w:outlineLvl w:val="0"/>
        <w:rPr>
          <w:color w:val="000000" w:themeColor="text1"/>
          <w:vertAlign w:val="superscript"/>
          <w:rPrChange w:id="15" w:author="Parks, Robbie M" w:date="2018-08-14T21:12:00Z">
            <w:rPr>
              <w:rFonts w:ascii="Times New Roman" w:hAnsi="Times New Roman"/>
              <w:color w:val="000000" w:themeColor="text1"/>
              <w:sz w:val="24"/>
              <w:szCs w:val="24"/>
              <w:vertAlign w:val="superscript"/>
            </w:rPr>
          </w:rPrChange>
        </w:rPr>
      </w:pPr>
      <w:r w:rsidRPr="00FF08BF">
        <w:rPr>
          <w:color w:val="000000" w:themeColor="text1"/>
        </w:rPr>
        <w:t>Robbie M Parks</w:t>
      </w:r>
      <w:r w:rsidRPr="00AC73A1">
        <w:rPr>
          <w:color w:val="000000" w:themeColor="text1"/>
          <w:vertAlign w:val="superscript"/>
          <w:rPrChange w:id="16" w:author="Parks, Robbie M" w:date="2018-08-14T21:12:00Z">
            <w:rPr>
              <w:rFonts w:ascii="Times New Roman" w:hAnsi="Times New Roman"/>
              <w:color w:val="000000" w:themeColor="text1"/>
              <w:sz w:val="24"/>
              <w:szCs w:val="24"/>
              <w:vertAlign w:val="superscript"/>
            </w:rPr>
          </w:rPrChange>
        </w:rPr>
        <w:t>1,2</w:t>
      </w:r>
      <w:r w:rsidRPr="00AC73A1">
        <w:rPr>
          <w:color w:val="000000" w:themeColor="text1"/>
          <w:rPrChange w:id="17" w:author="Parks, Robbie M" w:date="2018-08-14T21:12:00Z">
            <w:rPr>
              <w:rFonts w:ascii="Times New Roman" w:hAnsi="Times New Roman"/>
              <w:color w:val="000000" w:themeColor="text1"/>
              <w:sz w:val="24"/>
              <w:szCs w:val="24"/>
            </w:rPr>
          </w:rPrChange>
        </w:rPr>
        <w:t>, James E Bennett</w:t>
      </w:r>
      <w:r w:rsidRPr="00AC73A1">
        <w:rPr>
          <w:color w:val="000000" w:themeColor="text1"/>
          <w:vertAlign w:val="superscript"/>
          <w:rPrChange w:id="18" w:author="Parks, Robbie M" w:date="2018-08-14T21:12:00Z">
            <w:rPr>
              <w:rFonts w:ascii="Times New Roman" w:hAnsi="Times New Roman"/>
              <w:color w:val="000000" w:themeColor="text1"/>
              <w:sz w:val="24"/>
              <w:szCs w:val="24"/>
              <w:vertAlign w:val="superscript"/>
            </w:rPr>
          </w:rPrChange>
        </w:rPr>
        <w:t>1,2,3</w:t>
      </w:r>
      <w:r w:rsidRPr="00AC73A1">
        <w:rPr>
          <w:color w:val="000000" w:themeColor="text1"/>
          <w:rPrChange w:id="19" w:author="Parks, Robbie M" w:date="2018-08-14T21:12:00Z">
            <w:rPr>
              <w:rFonts w:ascii="Times New Roman" w:hAnsi="Times New Roman"/>
              <w:color w:val="000000" w:themeColor="text1"/>
              <w:sz w:val="24"/>
              <w:szCs w:val="24"/>
            </w:rPr>
          </w:rPrChange>
        </w:rPr>
        <w:t>, Kyle J Foreman</w:t>
      </w:r>
      <w:r w:rsidRPr="00AC73A1">
        <w:rPr>
          <w:color w:val="000000" w:themeColor="text1"/>
          <w:vertAlign w:val="superscript"/>
          <w:rPrChange w:id="20" w:author="Parks, Robbie M" w:date="2018-08-14T21:12:00Z">
            <w:rPr>
              <w:rFonts w:ascii="Times New Roman" w:hAnsi="Times New Roman"/>
              <w:color w:val="000000" w:themeColor="text1"/>
              <w:sz w:val="24"/>
              <w:szCs w:val="24"/>
              <w:vertAlign w:val="superscript"/>
            </w:rPr>
          </w:rPrChange>
        </w:rPr>
        <w:t>1,2,4</w:t>
      </w:r>
      <w:r w:rsidRPr="00AC73A1">
        <w:rPr>
          <w:color w:val="000000" w:themeColor="text1"/>
          <w:rPrChange w:id="21" w:author="Parks, Robbie M" w:date="2018-08-14T21:12:00Z">
            <w:rPr>
              <w:rFonts w:ascii="Times New Roman" w:hAnsi="Times New Roman"/>
              <w:color w:val="000000" w:themeColor="text1"/>
              <w:sz w:val="24"/>
              <w:szCs w:val="24"/>
            </w:rPr>
          </w:rPrChange>
        </w:rPr>
        <w:t>, Ralf Toumi</w:t>
      </w:r>
      <w:r w:rsidRPr="00AC73A1">
        <w:rPr>
          <w:color w:val="000000" w:themeColor="text1"/>
          <w:vertAlign w:val="superscript"/>
          <w:rPrChange w:id="22" w:author="Parks, Robbie M" w:date="2018-08-14T21:12:00Z">
            <w:rPr>
              <w:rFonts w:ascii="Times New Roman" w:hAnsi="Times New Roman"/>
              <w:color w:val="000000" w:themeColor="text1"/>
              <w:sz w:val="24"/>
              <w:szCs w:val="24"/>
              <w:vertAlign w:val="superscript"/>
            </w:rPr>
          </w:rPrChange>
        </w:rPr>
        <w:t>5</w:t>
      </w:r>
      <w:r w:rsidRPr="00AC73A1">
        <w:rPr>
          <w:color w:val="000000" w:themeColor="text1"/>
          <w:rPrChange w:id="23" w:author="Parks, Robbie M" w:date="2018-08-14T21:12:00Z">
            <w:rPr>
              <w:rFonts w:ascii="Times New Roman" w:hAnsi="Times New Roman"/>
              <w:color w:val="000000" w:themeColor="text1"/>
              <w:sz w:val="24"/>
              <w:szCs w:val="24"/>
            </w:rPr>
          </w:rPrChange>
        </w:rPr>
        <w:t>, Majid Ezzati</w:t>
      </w:r>
      <w:r w:rsidRPr="00AC73A1">
        <w:rPr>
          <w:color w:val="000000" w:themeColor="text1"/>
          <w:vertAlign w:val="superscript"/>
          <w:rPrChange w:id="24" w:author="Parks, Robbie M" w:date="2018-08-14T21:12:00Z">
            <w:rPr>
              <w:rFonts w:ascii="Times New Roman" w:hAnsi="Times New Roman"/>
              <w:color w:val="000000" w:themeColor="text1"/>
              <w:sz w:val="24"/>
              <w:szCs w:val="24"/>
              <w:vertAlign w:val="superscript"/>
            </w:rPr>
          </w:rPrChange>
        </w:rPr>
        <w:t>1,2,3*</w:t>
      </w:r>
    </w:p>
    <w:p w14:paraId="7312A7F4" w14:textId="04E8ADF1" w:rsidR="000210D1" w:rsidRPr="00AC73A1" w:rsidRDefault="000210D1" w:rsidP="00CB7689">
      <w:pPr>
        <w:spacing w:line="480" w:lineRule="auto"/>
        <w:jc w:val="both"/>
        <w:rPr>
          <w:color w:val="000000" w:themeColor="text1"/>
          <w:rPrChange w:id="25" w:author="Parks, Robbie M" w:date="2018-08-14T21:12:00Z">
            <w:rPr>
              <w:rFonts w:ascii="Times New Roman" w:hAnsi="Times New Roman"/>
              <w:color w:val="000000" w:themeColor="text1"/>
              <w:sz w:val="24"/>
              <w:szCs w:val="24"/>
            </w:rPr>
          </w:rPrChange>
        </w:rPr>
        <w:pPrChange w:id="26" w:author="Parks, Robbie M" w:date="2018-08-14T21:12:00Z">
          <w:pPr>
            <w:spacing w:after="0" w:line="480" w:lineRule="auto"/>
            <w:jc w:val="both"/>
          </w:pPr>
        </w:pPrChange>
      </w:pPr>
      <w:r w:rsidRPr="00AC73A1">
        <w:rPr>
          <w:color w:val="000000" w:themeColor="text1"/>
          <w:vertAlign w:val="superscript"/>
          <w:rPrChange w:id="27" w:author="Parks, Robbie M" w:date="2018-08-14T21:12:00Z">
            <w:rPr>
              <w:rFonts w:ascii="Times New Roman" w:hAnsi="Times New Roman"/>
              <w:color w:val="000000" w:themeColor="text1"/>
              <w:sz w:val="24"/>
              <w:szCs w:val="24"/>
              <w:vertAlign w:val="superscript"/>
            </w:rPr>
          </w:rPrChange>
        </w:rPr>
        <w:t xml:space="preserve">1 </w:t>
      </w:r>
      <w:r w:rsidRPr="00AC73A1">
        <w:rPr>
          <w:color w:val="000000" w:themeColor="text1"/>
          <w:rPrChange w:id="28" w:author="Parks, Robbie M" w:date="2018-08-14T21:12:00Z">
            <w:rPr>
              <w:rFonts w:ascii="Times New Roman" w:hAnsi="Times New Roman"/>
              <w:color w:val="000000" w:themeColor="text1"/>
              <w:sz w:val="24"/>
              <w:szCs w:val="24"/>
            </w:rPr>
          </w:rPrChange>
        </w:rPr>
        <w:t>MRC-PHE Centre for Environment and Health, Imperial College London, London, United Kingdom</w:t>
      </w:r>
      <w:r w:rsidR="001D0F84" w:rsidRPr="00AC73A1">
        <w:rPr>
          <w:color w:val="000000" w:themeColor="text1"/>
          <w:rPrChange w:id="29" w:author="Parks, Robbie M" w:date="2018-08-14T21:12:00Z">
            <w:rPr>
              <w:rFonts w:ascii="Times New Roman" w:hAnsi="Times New Roman"/>
              <w:color w:val="000000" w:themeColor="text1"/>
              <w:sz w:val="24"/>
              <w:szCs w:val="24"/>
            </w:rPr>
          </w:rPrChange>
        </w:rPr>
        <w:t>, W2 1PG</w:t>
      </w:r>
    </w:p>
    <w:p w14:paraId="2DC243DD" w14:textId="673FE5E3" w:rsidR="000210D1" w:rsidRPr="00AC73A1" w:rsidRDefault="000210D1" w:rsidP="00CB7689">
      <w:pPr>
        <w:spacing w:line="480" w:lineRule="auto"/>
        <w:jc w:val="both"/>
        <w:rPr>
          <w:color w:val="000000" w:themeColor="text1"/>
          <w:rPrChange w:id="30" w:author="Parks, Robbie M" w:date="2018-08-14T21:12:00Z">
            <w:rPr>
              <w:rFonts w:ascii="Times New Roman" w:hAnsi="Times New Roman"/>
              <w:color w:val="000000" w:themeColor="text1"/>
              <w:sz w:val="24"/>
              <w:szCs w:val="24"/>
            </w:rPr>
          </w:rPrChange>
        </w:rPr>
        <w:pPrChange w:id="31" w:author="Parks, Robbie M" w:date="2018-08-14T21:12:00Z">
          <w:pPr>
            <w:spacing w:after="0" w:line="480" w:lineRule="auto"/>
            <w:jc w:val="both"/>
          </w:pPr>
        </w:pPrChange>
      </w:pPr>
      <w:r w:rsidRPr="00AC73A1">
        <w:rPr>
          <w:color w:val="000000" w:themeColor="text1"/>
          <w:vertAlign w:val="superscript"/>
          <w:rPrChange w:id="32" w:author="Parks, Robbie M" w:date="2018-08-14T21:12:00Z">
            <w:rPr>
              <w:rFonts w:ascii="Times New Roman" w:hAnsi="Times New Roman"/>
              <w:color w:val="000000" w:themeColor="text1"/>
              <w:sz w:val="24"/>
              <w:szCs w:val="24"/>
              <w:vertAlign w:val="superscript"/>
            </w:rPr>
          </w:rPrChange>
        </w:rPr>
        <w:t xml:space="preserve">2 </w:t>
      </w:r>
      <w:r w:rsidRPr="00AC73A1">
        <w:rPr>
          <w:color w:val="000000" w:themeColor="text1"/>
          <w:rPrChange w:id="33" w:author="Parks, Robbie M" w:date="2018-08-14T21:12:00Z">
            <w:rPr>
              <w:rFonts w:ascii="Times New Roman" w:hAnsi="Times New Roman"/>
              <w:color w:val="000000" w:themeColor="text1"/>
              <w:sz w:val="24"/>
              <w:szCs w:val="24"/>
            </w:rPr>
          </w:rPrChange>
        </w:rPr>
        <w:t>Department of Epidemiology and Biostatistics, School of Public Health, Imperial College London, London, United Kingdom</w:t>
      </w:r>
      <w:r w:rsidR="00B461EC" w:rsidRPr="00AC73A1">
        <w:rPr>
          <w:color w:val="000000" w:themeColor="text1"/>
          <w:rPrChange w:id="34" w:author="Parks, Robbie M" w:date="2018-08-14T21:12:00Z">
            <w:rPr>
              <w:rFonts w:ascii="Times New Roman" w:hAnsi="Times New Roman"/>
              <w:color w:val="000000" w:themeColor="text1"/>
              <w:sz w:val="24"/>
              <w:szCs w:val="24"/>
            </w:rPr>
          </w:rPrChange>
        </w:rPr>
        <w:t>, W2 1PG</w:t>
      </w:r>
    </w:p>
    <w:p w14:paraId="10B23175" w14:textId="0A00D240" w:rsidR="000210D1" w:rsidRPr="00AC73A1" w:rsidRDefault="000210D1" w:rsidP="00CB7689">
      <w:pPr>
        <w:spacing w:line="480" w:lineRule="auto"/>
        <w:jc w:val="both"/>
        <w:rPr>
          <w:color w:val="000000" w:themeColor="text1"/>
          <w:rPrChange w:id="35" w:author="Parks, Robbie M" w:date="2018-08-14T21:12:00Z">
            <w:rPr>
              <w:rFonts w:ascii="Times New Roman" w:hAnsi="Times New Roman"/>
              <w:color w:val="000000" w:themeColor="text1"/>
              <w:sz w:val="24"/>
              <w:szCs w:val="24"/>
            </w:rPr>
          </w:rPrChange>
        </w:rPr>
        <w:pPrChange w:id="36" w:author="Parks, Robbie M" w:date="2018-08-14T21:12:00Z">
          <w:pPr>
            <w:spacing w:after="0" w:line="480" w:lineRule="auto"/>
            <w:jc w:val="both"/>
          </w:pPr>
        </w:pPrChange>
      </w:pPr>
      <w:r w:rsidRPr="00AC73A1">
        <w:rPr>
          <w:color w:val="000000" w:themeColor="text1"/>
          <w:vertAlign w:val="superscript"/>
          <w:rPrChange w:id="37" w:author="Parks, Robbie M" w:date="2018-08-14T21:12:00Z">
            <w:rPr>
              <w:rFonts w:ascii="Times New Roman" w:hAnsi="Times New Roman"/>
              <w:color w:val="000000" w:themeColor="text1"/>
              <w:sz w:val="24"/>
              <w:szCs w:val="24"/>
              <w:vertAlign w:val="superscript"/>
            </w:rPr>
          </w:rPrChange>
        </w:rPr>
        <w:t xml:space="preserve">3 </w:t>
      </w:r>
      <w:r w:rsidRPr="00AC73A1">
        <w:rPr>
          <w:color w:val="000000" w:themeColor="text1"/>
          <w:rPrChange w:id="38" w:author="Parks, Robbie M" w:date="2018-08-14T21:12:00Z">
            <w:rPr>
              <w:rFonts w:ascii="Times New Roman" w:hAnsi="Times New Roman"/>
              <w:color w:val="000000" w:themeColor="text1"/>
              <w:sz w:val="24"/>
              <w:szCs w:val="24"/>
            </w:rPr>
          </w:rPrChange>
        </w:rPr>
        <w:t>WHO Collaborating Centre on NCD Surveillance and Epidemiology, Imperial College London, London, United Kingdom</w:t>
      </w:r>
      <w:r w:rsidR="00AF552B" w:rsidRPr="00AC73A1">
        <w:rPr>
          <w:color w:val="000000" w:themeColor="text1"/>
          <w:rPrChange w:id="39" w:author="Parks, Robbie M" w:date="2018-08-14T21:12:00Z">
            <w:rPr>
              <w:rFonts w:ascii="Times New Roman" w:hAnsi="Times New Roman"/>
              <w:color w:val="000000" w:themeColor="text1"/>
              <w:sz w:val="24"/>
              <w:szCs w:val="24"/>
            </w:rPr>
          </w:rPrChange>
        </w:rPr>
        <w:t>, W2 1PG</w:t>
      </w:r>
    </w:p>
    <w:p w14:paraId="1F200383" w14:textId="20D2FACF" w:rsidR="000210D1" w:rsidRPr="00AC73A1" w:rsidRDefault="000210D1" w:rsidP="00CB7689">
      <w:pPr>
        <w:spacing w:line="480" w:lineRule="auto"/>
        <w:jc w:val="both"/>
        <w:rPr>
          <w:color w:val="000000" w:themeColor="text1"/>
          <w:rPrChange w:id="40" w:author="Parks, Robbie M" w:date="2018-08-14T21:12:00Z">
            <w:rPr>
              <w:rFonts w:ascii="Times New Roman" w:hAnsi="Times New Roman"/>
              <w:color w:val="000000" w:themeColor="text1"/>
              <w:sz w:val="24"/>
              <w:szCs w:val="24"/>
            </w:rPr>
          </w:rPrChange>
        </w:rPr>
        <w:pPrChange w:id="41" w:author="Parks, Robbie M" w:date="2018-08-14T21:12:00Z">
          <w:pPr>
            <w:spacing w:after="0" w:line="480" w:lineRule="auto"/>
            <w:jc w:val="both"/>
          </w:pPr>
        </w:pPrChange>
      </w:pPr>
      <w:r w:rsidRPr="00AC73A1">
        <w:rPr>
          <w:color w:val="000000" w:themeColor="text1"/>
          <w:vertAlign w:val="superscript"/>
          <w:rPrChange w:id="42" w:author="Parks, Robbie M" w:date="2018-08-14T21:12:00Z">
            <w:rPr>
              <w:rFonts w:ascii="Times New Roman" w:hAnsi="Times New Roman"/>
              <w:color w:val="000000" w:themeColor="text1"/>
              <w:sz w:val="24"/>
              <w:szCs w:val="24"/>
              <w:vertAlign w:val="superscript"/>
            </w:rPr>
          </w:rPrChange>
        </w:rPr>
        <w:t xml:space="preserve">4 </w:t>
      </w:r>
      <w:r w:rsidRPr="00AC73A1">
        <w:rPr>
          <w:color w:val="000000" w:themeColor="text1"/>
          <w:rPrChange w:id="43" w:author="Parks, Robbie M" w:date="2018-08-14T21:12:00Z">
            <w:rPr>
              <w:rFonts w:ascii="Times New Roman" w:hAnsi="Times New Roman"/>
              <w:color w:val="000000" w:themeColor="text1"/>
              <w:sz w:val="24"/>
              <w:szCs w:val="24"/>
            </w:rPr>
          </w:rPrChange>
        </w:rPr>
        <w:t>Institute for Health Metrics and Evaluation, University of Washington, Seattle, USA</w:t>
      </w:r>
      <w:r w:rsidR="00A43C02" w:rsidRPr="00AC73A1">
        <w:rPr>
          <w:color w:val="000000" w:themeColor="text1"/>
          <w:rPrChange w:id="44" w:author="Parks, Robbie M" w:date="2018-08-14T21:12:00Z">
            <w:rPr>
              <w:rFonts w:ascii="Times New Roman" w:hAnsi="Times New Roman"/>
              <w:color w:val="000000" w:themeColor="text1"/>
              <w:sz w:val="24"/>
              <w:szCs w:val="24"/>
            </w:rPr>
          </w:rPrChange>
        </w:rPr>
        <w:t>, WA 98121</w:t>
      </w:r>
    </w:p>
    <w:p w14:paraId="76054332" w14:textId="51F7C328" w:rsidR="00413B5E" w:rsidRPr="00AC73A1" w:rsidRDefault="000210D1" w:rsidP="00CB7689">
      <w:pPr>
        <w:spacing w:line="480" w:lineRule="auto"/>
        <w:jc w:val="both"/>
        <w:rPr>
          <w:color w:val="000000" w:themeColor="text1"/>
          <w:rPrChange w:id="45" w:author="Parks, Robbie M" w:date="2018-08-14T21:12:00Z">
            <w:rPr>
              <w:rFonts w:ascii="Times New Roman" w:hAnsi="Times New Roman"/>
              <w:color w:val="000000" w:themeColor="text1"/>
              <w:sz w:val="24"/>
              <w:szCs w:val="24"/>
            </w:rPr>
          </w:rPrChange>
        </w:rPr>
        <w:pPrChange w:id="46" w:author="Parks, Robbie M" w:date="2018-08-14T21:12:00Z">
          <w:pPr>
            <w:spacing w:after="0" w:line="480" w:lineRule="auto"/>
            <w:jc w:val="both"/>
          </w:pPr>
        </w:pPrChange>
      </w:pPr>
      <w:r w:rsidRPr="00AC73A1">
        <w:rPr>
          <w:color w:val="000000" w:themeColor="text1"/>
          <w:vertAlign w:val="superscript"/>
          <w:rPrChange w:id="47" w:author="Parks, Robbie M" w:date="2018-08-14T21:12:00Z">
            <w:rPr>
              <w:rFonts w:ascii="Times New Roman" w:hAnsi="Times New Roman"/>
              <w:color w:val="000000" w:themeColor="text1"/>
              <w:sz w:val="24"/>
              <w:szCs w:val="24"/>
              <w:vertAlign w:val="superscript"/>
            </w:rPr>
          </w:rPrChange>
        </w:rPr>
        <w:t xml:space="preserve">5 </w:t>
      </w:r>
      <w:r w:rsidRPr="00AC73A1">
        <w:rPr>
          <w:color w:val="000000" w:themeColor="text1"/>
          <w:rPrChange w:id="48" w:author="Parks, Robbie M" w:date="2018-08-14T21:12:00Z">
            <w:rPr>
              <w:rFonts w:ascii="Times New Roman" w:hAnsi="Times New Roman"/>
              <w:color w:val="000000" w:themeColor="text1"/>
              <w:sz w:val="24"/>
              <w:szCs w:val="24"/>
            </w:rPr>
          </w:rPrChange>
        </w:rPr>
        <w:t>Space and Atmospheric Physics, Imperial College London, London, United Kingdom</w:t>
      </w:r>
      <w:r w:rsidR="00A53CD7" w:rsidRPr="00AC73A1">
        <w:rPr>
          <w:color w:val="000000" w:themeColor="text1"/>
          <w:rPrChange w:id="49" w:author="Parks, Robbie M" w:date="2018-08-14T21:12:00Z">
            <w:rPr>
              <w:rFonts w:ascii="Times New Roman" w:hAnsi="Times New Roman"/>
              <w:color w:val="000000" w:themeColor="text1"/>
              <w:sz w:val="24"/>
              <w:szCs w:val="24"/>
            </w:rPr>
          </w:rPrChange>
        </w:rPr>
        <w:t>, W7 2AZ</w:t>
      </w:r>
    </w:p>
    <w:p w14:paraId="339F68DF" w14:textId="2FB6892D" w:rsidR="00AB3E0F" w:rsidRPr="00AC73A1" w:rsidRDefault="00545E92" w:rsidP="00CB7689">
      <w:pPr>
        <w:snapToGrid w:val="0"/>
        <w:spacing w:line="480" w:lineRule="auto"/>
        <w:jc w:val="both"/>
        <w:rPr>
          <w:rPrChange w:id="50" w:author="Parks, Robbie M" w:date="2018-08-14T21:12:00Z">
            <w:rPr>
              <w:rFonts w:ascii="Times New Roman" w:hAnsi="Times New Roman"/>
              <w:sz w:val="24"/>
              <w:szCs w:val="24"/>
            </w:rPr>
          </w:rPrChange>
        </w:rPr>
        <w:pPrChange w:id="51" w:author="Parks, Robbie M" w:date="2018-08-14T21:12:00Z">
          <w:pPr>
            <w:snapToGrid w:val="0"/>
            <w:spacing w:after="0" w:line="480" w:lineRule="auto"/>
            <w:jc w:val="both"/>
          </w:pPr>
        </w:pPrChange>
      </w:pPr>
      <w:r w:rsidRPr="00AC73A1">
        <w:rPr>
          <w:rPrChange w:id="52" w:author="Parks, Robbie M" w:date="2018-08-14T21:12:00Z">
            <w:rPr>
              <w:rFonts w:ascii="Times New Roman" w:hAnsi="Times New Roman"/>
              <w:sz w:val="24"/>
              <w:szCs w:val="24"/>
            </w:rPr>
          </w:rPrChange>
        </w:rPr>
        <w:t>Address correspondence to Majid Ezzati (majid.ezzati@imperial.ac.uk)</w:t>
      </w:r>
    </w:p>
    <w:p w14:paraId="2DC3378B" w14:textId="225DF4D8" w:rsidR="001B44B8" w:rsidRPr="0034704C" w:rsidRDefault="0027631A">
      <w:pPr>
        <w:rPr>
          <w:b/>
          <w:color w:val="000000" w:themeColor="text1"/>
        </w:rPr>
        <w:pPrChange w:id="53" w:author="Parks, Robbie M" w:date="2018-08-14T21:12:00Z">
          <w:pPr>
            <w:spacing w:after="0" w:line="480" w:lineRule="auto"/>
            <w:jc w:val="both"/>
          </w:pPr>
        </w:pPrChange>
      </w:pPr>
      <w:ins w:id="54" w:author="Parks, Robbie M" w:date="2018-08-14T21:12:00Z">
        <w:r>
          <w:rPr>
            <w:b/>
            <w:color w:val="000000" w:themeColor="text1"/>
          </w:rPr>
          <w:br w:type="page"/>
        </w:r>
      </w:ins>
    </w:p>
    <w:p w14:paraId="0D79FC31" w14:textId="312BBAD4" w:rsidR="004A5074" w:rsidRPr="0034704C" w:rsidRDefault="00A6117A" w:rsidP="0034704C">
      <w:pPr>
        <w:spacing w:line="480" w:lineRule="auto"/>
        <w:jc w:val="both"/>
        <w:rPr>
          <w:b/>
          <w:color w:val="000000" w:themeColor="text1"/>
        </w:rPr>
      </w:pPr>
      <w:r w:rsidRPr="0034704C">
        <w:rPr>
          <w:b/>
          <w:color w:val="000000" w:themeColor="text1"/>
        </w:rPr>
        <w:lastRenderedPageBreak/>
        <w:t>Abstract</w:t>
      </w:r>
    </w:p>
    <w:p w14:paraId="46341449" w14:textId="053B0810" w:rsidR="00773692" w:rsidRPr="0034704C" w:rsidRDefault="00F5488B" w:rsidP="0034704C">
      <w:pPr>
        <w:spacing w:line="480" w:lineRule="auto"/>
        <w:jc w:val="both"/>
        <w:rPr>
          <w:color w:val="000000" w:themeColor="text1"/>
        </w:rPr>
      </w:pPr>
      <w:ins w:id="55" w:author="Parks, Robbie M" w:date="2018-08-14T21:12:00Z">
        <w:r w:rsidRPr="00F5488B">
          <w:rPr>
            <w:color w:val="000000" w:themeColor="text1"/>
          </w:rPr>
          <w:t xml:space="preserve">In </w:t>
        </w:r>
      </w:ins>
      <w:del w:id="56" w:author="Parks, Robbie M" w:date="2018-08-14T21:12:00Z">
        <w:r w:rsidR="004B1D5A" w:rsidRPr="006E585E">
          <w:rPr>
            <w:color w:val="000000" w:themeColor="text1"/>
          </w:rPr>
          <w:delText>I</w:delText>
        </w:r>
        <w:r w:rsidR="00773692" w:rsidRPr="006E585E">
          <w:rPr>
            <w:color w:val="000000" w:themeColor="text1"/>
          </w:rPr>
          <w:delText xml:space="preserve">t has been </w:delText>
        </w:r>
        <w:r w:rsidR="00C0501F" w:rsidRPr="006E585E">
          <w:rPr>
            <w:color w:val="000000" w:themeColor="text1"/>
          </w:rPr>
          <w:delText>hypothesized</w:delText>
        </w:r>
        <w:r w:rsidR="00773692" w:rsidRPr="006E585E">
          <w:rPr>
            <w:color w:val="000000" w:themeColor="text1"/>
          </w:rPr>
          <w:delText xml:space="preserve"> that a warmer world may lower winter mortality in </w:delText>
        </w:r>
      </w:del>
      <w:r w:rsidR="00773692" w:rsidRPr="0034704C">
        <w:rPr>
          <w:color w:val="000000" w:themeColor="text1"/>
        </w:rPr>
        <w:t>temperate climates</w:t>
      </w:r>
      <w:r w:rsidR="004B1D5A" w:rsidRPr="0034704C">
        <w:rPr>
          <w:color w:val="000000" w:themeColor="text1"/>
        </w:rPr>
        <w:t xml:space="preserve">, </w:t>
      </w:r>
      <w:del w:id="57" w:author="Parks, Robbie M" w:date="2018-08-14T21:12:00Z">
        <w:r w:rsidR="004B1D5A" w:rsidRPr="006E585E">
          <w:rPr>
            <w:color w:val="000000" w:themeColor="text1"/>
          </w:rPr>
          <w:delText xml:space="preserve">where </w:delText>
        </w:r>
      </w:del>
      <w:r w:rsidR="004B1D5A" w:rsidRPr="0034704C">
        <w:rPr>
          <w:color w:val="000000" w:themeColor="text1"/>
        </w:rPr>
        <w:t>winter deaths exceed summer ones</w:t>
      </w:r>
      <w:r w:rsidR="00773692" w:rsidRPr="0034704C">
        <w:rPr>
          <w:color w:val="000000" w:themeColor="text1"/>
        </w:rPr>
        <w:t>.</w:t>
      </w:r>
      <w:r w:rsidR="0072142C" w:rsidRPr="00F5488B">
        <w:rPr>
          <w:color w:val="000000" w:themeColor="text1"/>
          <w:rPrChange w:id="58" w:author="Parks, Robbie M" w:date="2018-08-14T21:12:00Z">
            <w:rPr>
              <w:rFonts w:ascii="Times New Roman" w:hAnsi="Times New Roman"/>
              <w:sz w:val="24"/>
              <w:szCs w:val="24"/>
            </w:rPr>
          </w:rPrChange>
        </w:rPr>
        <w:t xml:space="preserve"> </w:t>
      </w:r>
      <w:ins w:id="59" w:author="Parks, Robbie M" w:date="2018-08-14T21:12:00Z">
        <w:r w:rsidRPr="00F5488B">
          <w:rPr>
            <w:color w:val="000000" w:themeColor="text1"/>
          </w:rPr>
          <w:t xml:space="preserve">However, there is limited information on how the timing and the relative magnitudes of minimum and maximum mortality, by local climate age group, sex and medical cause of death. </w:t>
        </w:r>
      </w:ins>
      <w:r w:rsidR="008A6C6B" w:rsidRPr="00F5488B">
        <w:rPr>
          <w:color w:val="000000" w:themeColor="text1"/>
          <w:rPrChange w:id="60" w:author="Parks, Robbie M" w:date="2018-08-14T21:12:00Z">
            <w:rPr>
              <w:rFonts w:ascii="Times New Roman" w:hAnsi="Times New Roman"/>
              <w:sz w:val="24"/>
              <w:szCs w:val="24"/>
            </w:rPr>
          </w:rPrChange>
        </w:rPr>
        <w:t>We</w:t>
      </w:r>
      <w:r w:rsidR="00773692" w:rsidRPr="0034704C">
        <w:rPr>
          <w:color w:val="000000" w:themeColor="text1"/>
        </w:rPr>
        <w:t xml:space="preserve"> use</w:t>
      </w:r>
      <w:r w:rsidR="00E23271" w:rsidRPr="0034704C">
        <w:rPr>
          <w:color w:val="000000" w:themeColor="text1"/>
        </w:rPr>
        <w:t>d</w:t>
      </w:r>
      <w:r w:rsidR="00773692" w:rsidRPr="0034704C">
        <w:rPr>
          <w:color w:val="000000" w:themeColor="text1"/>
        </w:rPr>
        <w:t xml:space="preserve"> geo-coded </w:t>
      </w:r>
      <w:r w:rsidR="004B1D5A" w:rsidRPr="0034704C">
        <w:rPr>
          <w:color w:val="000000" w:themeColor="text1"/>
        </w:rPr>
        <w:t>mor</w:t>
      </w:r>
      <w:r w:rsidR="004B1D5A" w:rsidRPr="00FF08BF">
        <w:rPr>
          <w:color w:val="000000" w:themeColor="text1"/>
        </w:rPr>
        <w:t xml:space="preserve">tality </w:t>
      </w:r>
      <w:r w:rsidR="00773692">
        <w:rPr>
          <w:color w:val="000000" w:themeColor="text1"/>
          <w:rPrChange w:id="61" w:author="Parks, Robbie M" w:date="2018-08-14T21:12:00Z">
            <w:rPr>
              <w:rFonts w:ascii="Times New Roman" w:hAnsi="Times New Roman"/>
              <w:color w:val="000000" w:themeColor="text1"/>
              <w:sz w:val="24"/>
              <w:szCs w:val="24"/>
            </w:rPr>
          </w:rPrChange>
        </w:rPr>
        <w:t xml:space="preserve">data and </w:t>
      </w:r>
      <w:ins w:id="62" w:author="Parks, Robbie M" w:date="2018-08-14T21:12:00Z">
        <w:r>
          <w:rPr>
            <w:color w:val="000000" w:themeColor="text1"/>
          </w:rPr>
          <w:t>wavelets</w:t>
        </w:r>
      </w:ins>
      <w:del w:id="63" w:author="Parks, Robbie M" w:date="2018-08-14T21:12:00Z">
        <w:r w:rsidR="00773692" w:rsidRPr="006E585E">
          <w:rPr>
            <w:color w:val="000000" w:themeColor="text1"/>
          </w:rPr>
          <w:delText>wavelet analytical techniques</w:delText>
        </w:r>
      </w:del>
      <w:r w:rsidR="00773692" w:rsidRPr="0034704C">
        <w:rPr>
          <w:color w:val="000000" w:themeColor="text1"/>
        </w:rPr>
        <w:t xml:space="preserve"> to </w:t>
      </w:r>
      <w:r w:rsidR="00236AF3" w:rsidRPr="0034704C">
        <w:rPr>
          <w:color w:val="000000" w:themeColor="text1"/>
        </w:rPr>
        <w:t>analy</w:t>
      </w:r>
      <w:r w:rsidR="006630ED" w:rsidRPr="0034704C">
        <w:rPr>
          <w:color w:val="000000" w:themeColor="text1"/>
        </w:rPr>
        <w:t>s</w:t>
      </w:r>
      <w:r w:rsidR="00236AF3" w:rsidRPr="0034704C">
        <w:rPr>
          <w:color w:val="000000" w:themeColor="text1"/>
        </w:rPr>
        <w:t>e</w:t>
      </w:r>
      <w:r w:rsidR="00773692" w:rsidRPr="00FF08BF">
        <w:rPr>
          <w:color w:val="000000" w:themeColor="text1"/>
        </w:rPr>
        <w:t xml:space="preserve"> the seasonality of</w:t>
      </w:r>
      <w:r w:rsidR="00771AD0" w:rsidRPr="00F5488B">
        <w:rPr>
          <w:color w:val="000000" w:themeColor="text1"/>
          <w:rPrChange w:id="64" w:author="Parks, Robbie M" w:date="2018-08-14T21:12:00Z">
            <w:rPr>
              <w:rFonts w:ascii="Times New Roman" w:hAnsi="Times New Roman"/>
              <w:color w:val="000000" w:themeColor="text1"/>
              <w:sz w:val="24"/>
              <w:szCs w:val="24"/>
            </w:rPr>
          </w:rPrChange>
        </w:rPr>
        <w:t xml:space="preserve"> </w:t>
      </w:r>
      <w:del w:id="65" w:author="Parks, Robbie M" w:date="2018-08-14T21:12:00Z">
        <w:r w:rsidR="00771AD0" w:rsidRPr="006E585E">
          <w:rPr>
            <w:color w:val="000000" w:themeColor="text1"/>
          </w:rPr>
          <w:delText>all-cause and cause-specific</w:delText>
        </w:r>
        <w:r w:rsidR="00773692" w:rsidRPr="006E585E">
          <w:rPr>
            <w:color w:val="000000" w:themeColor="text1"/>
          </w:rPr>
          <w:delText xml:space="preserve"> </w:delText>
        </w:r>
      </w:del>
      <w:r w:rsidR="00773692" w:rsidRPr="0034704C">
        <w:rPr>
          <w:color w:val="000000" w:themeColor="text1"/>
        </w:rPr>
        <w:t>mortalit</w:t>
      </w:r>
      <w:r w:rsidR="00C25CEC" w:rsidRPr="0034704C">
        <w:rPr>
          <w:color w:val="000000" w:themeColor="text1"/>
        </w:rPr>
        <w:t>y by age group and sex from 1980</w:t>
      </w:r>
      <w:r w:rsidR="00773692" w:rsidRPr="0034704C">
        <w:rPr>
          <w:color w:val="000000" w:themeColor="text1"/>
        </w:rPr>
        <w:t xml:space="preserve"> to 201</w:t>
      </w:r>
      <w:ins w:id="66" w:author="Parks, Robbie M" w:date="2018-08-14T21:12:00Z">
        <w:r w:rsidRPr="00F5488B">
          <w:rPr>
            <w:color w:val="000000" w:themeColor="text1"/>
          </w:rPr>
          <w:t>6</w:t>
        </w:r>
      </w:ins>
      <w:del w:id="67" w:author="Parks, Robbie M" w:date="2018-08-14T21:12:00Z">
        <w:r w:rsidR="00773692" w:rsidRPr="006E585E">
          <w:rPr>
            <w:color w:val="000000" w:themeColor="text1"/>
          </w:rPr>
          <w:delText>3</w:delText>
        </w:r>
      </w:del>
      <w:r w:rsidR="004B1D5A" w:rsidRPr="0034704C">
        <w:rPr>
          <w:color w:val="000000" w:themeColor="text1"/>
        </w:rPr>
        <w:t xml:space="preserve"> in </w:t>
      </w:r>
      <w:del w:id="68" w:author="Parks, Robbie M" w:date="2018-08-14T21:12:00Z">
        <w:r w:rsidR="004B1D5A" w:rsidRPr="006E585E">
          <w:rPr>
            <w:color w:val="000000" w:themeColor="text1"/>
          </w:rPr>
          <w:delText xml:space="preserve">the </w:delText>
        </w:r>
      </w:del>
      <w:r w:rsidR="004B1D5A" w:rsidRPr="0034704C">
        <w:rPr>
          <w:color w:val="000000" w:themeColor="text1"/>
        </w:rPr>
        <w:t>USA</w:t>
      </w:r>
      <w:del w:id="69" w:author="Parks, Robbie M" w:date="2018-08-14T21:12:00Z">
        <w:r w:rsidR="00773692" w:rsidRPr="006E585E">
          <w:rPr>
            <w:color w:val="000000" w:themeColor="text1"/>
          </w:rPr>
          <w:delText>, nationally</w:delText>
        </w:r>
      </w:del>
      <w:r w:rsidR="00773692" w:rsidRPr="0034704C">
        <w:rPr>
          <w:color w:val="000000" w:themeColor="text1"/>
        </w:rPr>
        <w:t xml:space="preserve"> and </w:t>
      </w:r>
      <w:ins w:id="70" w:author="Parks, Robbie M" w:date="2018-08-14T21:12:00Z">
        <w:r w:rsidRPr="00F5488B">
          <w:rPr>
            <w:color w:val="000000" w:themeColor="text1"/>
          </w:rPr>
          <w:t>its</w:t>
        </w:r>
      </w:ins>
      <w:del w:id="71" w:author="Parks, Robbie M" w:date="2018-08-14T21:12:00Z">
        <w:r w:rsidR="00773692" w:rsidRPr="006E585E">
          <w:rPr>
            <w:color w:val="000000" w:themeColor="text1"/>
          </w:rPr>
          <w:delText>in</w:delText>
        </w:r>
      </w:del>
      <w:r w:rsidR="00773692" w:rsidRPr="0034704C">
        <w:rPr>
          <w:color w:val="000000" w:themeColor="text1"/>
        </w:rPr>
        <w:t xml:space="preserve"> subnational climatic regions. Death rates in men and women </w:t>
      </w:r>
      <w:r w:rsidR="004B1D5A" w:rsidRPr="0034704C">
        <w:rPr>
          <w:color w:val="000000" w:themeColor="text1"/>
        </w:rPr>
        <w:t>≥</w:t>
      </w:r>
      <w:r w:rsidR="00773692" w:rsidRPr="0034704C">
        <w:rPr>
          <w:color w:val="000000" w:themeColor="text1"/>
        </w:rPr>
        <w:t xml:space="preserve">45 years </w:t>
      </w:r>
      <w:ins w:id="72" w:author="Parks, Robbie M" w:date="2018-08-14T21:12:00Z">
        <w:r w:rsidRPr="00F5488B">
          <w:rPr>
            <w:color w:val="000000" w:themeColor="text1"/>
          </w:rPr>
          <w:t xml:space="preserve">peaked in December to </w:t>
        </w:r>
      </w:ins>
      <w:del w:id="73" w:author="Parks, Robbie M" w:date="2018-08-14T21:12:00Z">
        <w:r w:rsidR="00773692" w:rsidRPr="006E585E">
          <w:rPr>
            <w:color w:val="000000" w:themeColor="text1"/>
          </w:rPr>
          <w:delText>exhibit</w:delText>
        </w:r>
        <w:r w:rsidR="00E23271" w:rsidRPr="006E585E">
          <w:rPr>
            <w:color w:val="000000" w:themeColor="text1"/>
          </w:rPr>
          <w:delText>ed</w:delText>
        </w:r>
        <w:r w:rsidR="00773692" w:rsidRPr="006E585E">
          <w:rPr>
            <w:color w:val="000000" w:themeColor="text1"/>
          </w:rPr>
          <w:delText xml:space="preserve"> statistically significant seasonality with peak in January/</w:delText>
        </w:r>
      </w:del>
      <w:r w:rsidR="00773692" w:rsidRPr="0034704C">
        <w:rPr>
          <w:color w:val="000000" w:themeColor="text1"/>
        </w:rPr>
        <w:t xml:space="preserve">February and </w:t>
      </w:r>
      <w:ins w:id="74" w:author="Parks, Robbie M" w:date="2018-08-14T21:12:00Z">
        <w:r w:rsidRPr="00F5488B">
          <w:rPr>
            <w:color w:val="000000" w:themeColor="text1"/>
          </w:rPr>
          <w:t>were lowest</w:t>
        </w:r>
      </w:ins>
      <w:del w:id="75" w:author="Parks, Robbie M" w:date="2018-08-14T21:12:00Z">
        <w:r w:rsidR="00773692" w:rsidRPr="006E585E">
          <w:rPr>
            <w:color w:val="000000" w:themeColor="text1"/>
          </w:rPr>
          <w:delText>minimum</w:delText>
        </w:r>
      </w:del>
      <w:r w:rsidR="00773692" w:rsidRPr="0034704C">
        <w:rPr>
          <w:color w:val="000000" w:themeColor="text1"/>
        </w:rPr>
        <w:t xml:space="preserve"> in June</w:t>
      </w:r>
      <w:ins w:id="76" w:author="Parks, Robbie M" w:date="2018-08-14T21:12:00Z">
        <w:r w:rsidRPr="00F5488B">
          <w:rPr>
            <w:color w:val="000000" w:themeColor="text1"/>
          </w:rPr>
          <w:t xml:space="preserve"> to August</w:t>
        </w:r>
      </w:ins>
      <w:del w:id="77" w:author="Parks, Robbie M" w:date="2018-08-14T21:12:00Z">
        <w:r w:rsidR="00773692" w:rsidRPr="006E585E">
          <w:rPr>
            <w:color w:val="000000" w:themeColor="text1"/>
          </w:rPr>
          <w:delText>/July</w:delText>
        </w:r>
      </w:del>
      <w:r w:rsidR="008A6C6B" w:rsidRPr="0034704C">
        <w:rPr>
          <w:color w:val="000000" w:themeColor="text1"/>
        </w:rPr>
        <w:t>, driven b</w:t>
      </w:r>
      <w:r w:rsidR="001C6F5C" w:rsidRPr="0034704C">
        <w:rPr>
          <w:color w:val="000000" w:themeColor="text1"/>
        </w:rPr>
        <w:t>y</w:t>
      </w:r>
      <w:del w:id="78" w:author="Parks, Robbie M" w:date="2018-08-14T21:12:00Z">
        <w:r w:rsidR="001C6F5C" w:rsidRPr="006E585E">
          <w:rPr>
            <w:color w:val="000000" w:themeColor="text1"/>
          </w:rPr>
          <w:delText xml:space="preserve"> seasonality of</w:delText>
        </w:r>
      </w:del>
      <w:r w:rsidR="001C6F5C" w:rsidRPr="0034704C">
        <w:rPr>
          <w:color w:val="000000" w:themeColor="text1"/>
        </w:rPr>
        <w:t xml:space="preserve"> cardiorespiratory</w:t>
      </w:r>
      <w:r w:rsidR="008A6C6B" w:rsidRPr="0034704C">
        <w:rPr>
          <w:color w:val="000000" w:themeColor="text1"/>
        </w:rPr>
        <w:t xml:space="preserve"> diseases and injurie</w:t>
      </w:r>
      <w:r w:rsidR="008A6C6B" w:rsidRPr="00FF08BF">
        <w:rPr>
          <w:color w:val="000000" w:themeColor="text1"/>
        </w:rPr>
        <w:t>s</w:t>
      </w:r>
      <w:r w:rsidR="00773692" w:rsidRPr="00F5488B">
        <w:rPr>
          <w:color w:val="000000" w:themeColor="text1"/>
          <w:rPrChange w:id="79" w:author="Parks, Robbie M" w:date="2018-08-14T21:12:00Z">
            <w:rPr>
              <w:rFonts w:ascii="Times New Roman" w:hAnsi="Times New Roman"/>
              <w:color w:val="000000" w:themeColor="text1"/>
              <w:sz w:val="24"/>
              <w:szCs w:val="24"/>
            </w:rPr>
          </w:rPrChange>
        </w:rPr>
        <w:t xml:space="preserve">. </w:t>
      </w:r>
      <w:r w:rsidR="00AA2F95" w:rsidRPr="00F5488B">
        <w:rPr>
          <w:color w:val="000000" w:themeColor="text1"/>
          <w:rPrChange w:id="80" w:author="Parks, Robbie M" w:date="2018-08-14T21:12:00Z">
            <w:rPr>
              <w:rFonts w:ascii="Times New Roman" w:hAnsi="Times New Roman"/>
              <w:color w:val="000000" w:themeColor="text1"/>
              <w:sz w:val="24"/>
              <w:szCs w:val="24"/>
            </w:rPr>
          </w:rPrChange>
        </w:rPr>
        <w:t>In these ages, p</w:t>
      </w:r>
      <w:r w:rsidR="00773692" w:rsidRPr="00F5488B">
        <w:rPr>
          <w:color w:val="000000" w:themeColor="text1"/>
          <w:rPrChange w:id="81" w:author="Parks, Robbie M" w:date="2018-08-14T21:12:00Z">
            <w:rPr>
              <w:rFonts w:ascii="Times New Roman" w:hAnsi="Times New Roman"/>
              <w:color w:val="000000" w:themeColor="text1"/>
              <w:sz w:val="24"/>
              <w:szCs w:val="24"/>
            </w:rPr>
          </w:rPrChange>
        </w:rPr>
        <w:t xml:space="preserve">ercent difference in death rates between peak and minimum months </w:t>
      </w:r>
      <w:r w:rsidR="004B1D5A" w:rsidRPr="00F5488B">
        <w:rPr>
          <w:color w:val="000000" w:themeColor="text1"/>
          <w:rPrChange w:id="82" w:author="Parks, Robbie M" w:date="2018-08-14T21:12:00Z">
            <w:rPr>
              <w:rFonts w:ascii="Times New Roman" w:hAnsi="Times New Roman"/>
              <w:color w:val="000000" w:themeColor="text1"/>
              <w:sz w:val="24"/>
              <w:szCs w:val="24"/>
            </w:rPr>
          </w:rPrChange>
        </w:rPr>
        <w:t>did not vary across</w:t>
      </w:r>
      <w:r w:rsidR="00773692" w:rsidRPr="00F5488B">
        <w:rPr>
          <w:color w:val="000000" w:themeColor="text1"/>
          <w:rPrChange w:id="83" w:author="Parks, Robbie M" w:date="2018-08-14T21:12:00Z">
            <w:rPr>
              <w:rFonts w:ascii="Times New Roman" w:hAnsi="Times New Roman"/>
              <w:color w:val="000000" w:themeColor="text1"/>
              <w:sz w:val="24"/>
              <w:szCs w:val="24"/>
            </w:rPr>
          </w:rPrChange>
        </w:rPr>
        <w:t xml:space="preserve"> climate regions</w:t>
      </w:r>
      <w:r w:rsidR="004B1D5A" w:rsidRPr="00F5488B">
        <w:rPr>
          <w:color w:val="000000" w:themeColor="text1"/>
          <w:rPrChange w:id="84" w:author="Parks, Robbie M" w:date="2018-08-14T21:12:00Z">
            <w:rPr>
              <w:rFonts w:ascii="Times New Roman" w:hAnsi="Times New Roman"/>
              <w:color w:val="000000" w:themeColor="text1"/>
              <w:sz w:val="24"/>
              <w:szCs w:val="24"/>
            </w:rPr>
          </w:rPrChange>
        </w:rPr>
        <w:t xml:space="preserve">, </w:t>
      </w:r>
      <w:ins w:id="85" w:author="Parks, Robbie M" w:date="2018-08-14T21:12:00Z">
        <w:r w:rsidRPr="00F5488B">
          <w:rPr>
            <w:color w:val="000000" w:themeColor="text1"/>
          </w:rPr>
          <w:t>nor changed</w:t>
        </w:r>
      </w:ins>
      <w:del w:id="86" w:author="Parks, Robbie M" w:date="2018-08-14T21:12:00Z">
        <w:r w:rsidR="004B1D5A" w:rsidRPr="006E585E">
          <w:rPr>
            <w:color w:val="000000" w:themeColor="text1"/>
          </w:rPr>
          <w:delText>and was largely unchanged</w:delText>
        </w:r>
      </w:del>
      <w:r w:rsidR="004B1D5A" w:rsidRPr="0034704C">
        <w:rPr>
          <w:color w:val="000000" w:themeColor="text1"/>
        </w:rPr>
        <w:t xml:space="preserve"> from 1980 to 201</w:t>
      </w:r>
      <w:ins w:id="87" w:author="Parks, Robbie M" w:date="2018-08-14T21:12:00Z">
        <w:r w:rsidRPr="00F5488B">
          <w:rPr>
            <w:color w:val="000000" w:themeColor="text1"/>
          </w:rPr>
          <w:t>6</w:t>
        </w:r>
      </w:ins>
      <w:del w:id="88" w:author="Parks, Robbie M" w:date="2018-08-14T21:12:00Z">
        <w:r w:rsidR="004B1D5A" w:rsidRPr="006E585E">
          <w:rPr>
            <w:color w:val="000000" w:themeColor="text1"/>
          </w:rPr>
          <w:delText>3</w:delText>
        </w:r>
      </w:del>
      <w:r w:rsidR="00773692" w:rsidRPr="0034704C">
        <w:rPr>
          <w:color w:val="000000" w:themeColor="text1"/>
        </w:rPr>
        <w:t>. Under five years</w:t>
      </w:r>
      <w:del w:id="89" w:author="Parks, Robbie M" w:date="2018-08-14T21:12:00Z">
        <w:r w:rsidR="00773692" w:rsidRPr="006E585E">
          <w:rPr>
            <w:color w:val="000000" w:themeColor="text1"/>
          </w:rPr>
          <w:delText xml:space="preserve"> of age</w:delText>
        </w:r>
      </w:del>
      <w:r w:rsidR="00773692" w:rsidRPr="0034704C">
        <w:rPr>
          <w:color w:val="000000" w:themeColor="text1"/>
        </w:rPr>
        <w:t xml:space="preserve">, seasonality of </w:t>
      </w:r>
      <w:r w:rsidR="008A6C6B" w:rsidRPr="0034704C">
        <w:rPr>
          <w:color w:val="000000" w:themeColor="text1"/>
        </w:rPr>
        <w:t xml:space="preserve">all-cause </w:t>
      </w:r>
      <w:r w:rsidR="00773692" w:rsidRPr="0034704C">
        <w:rPr>
          <w:color w:val="000000" w:themeColor="text1"/>
        </w:rPr>
        <w:t xml:space="preserve">mortality largely disappeared after </w:t>
      </w:r>
      <w:del w:id="90" w:author="Parks, Robbie M" w:date="2018-08-14T21:12:00Z">
        <w:r w:rsidR="00773692" w:rsidRPr="006E585E">
          <w:rPr>
            <w:color w:val="000000" w:themeColor="text1"/>
          </w:rPr>
          <w:delText xml:space="preserve">the </w:delText>
        </w:r>
      </w:del>
      <w:r w:rsidR="00773692" w:rsidRPr="0034704C">
        <w:rPr>
          <w:color w:val="000000" w:themeColor="text1"/>
        </w:rPr>
        <w:t>1990s. In adolescents and young adults, especially in males, death rates peak</w:t>
      </w:r>
      <w:r w:rsidR="00421068" w:rsidRPr="00FF08BF">
        <w:rPr>
          <w:color w:val="000000" w:themeColor="text1"/>
        </w:rPr>
        <w:t>ed</w:t>
      </w:r>
      <w:r w:rsidR="00773692" w:rsidRPr="00F5488B">
        <w:rPr>
          <w:color w:val="000000" w:themeColor="text1"/>
          <w:rPrChange w:id="91" w:author="Parks, Robbie M" w:date="2018-08-14T21:12:00Z">
            <w:rPr>
              <w:rFonts w:ascii="Times New Roman" w:hAnsi="Times New Roman"/>
              <w:color w:val="000000" w:themeColor="text1"/>
              <w:sz w:val="24"/>
              <w:szCs w:val="24"/>
            </w:rPr>
          </w:rPrChange>
        </w:rPr>
        <w:t xml:space="preserve"> in June/July and </w:t>
      </w:r>
      <w:r w:rsidR="00421068" w:rsidRPr="00F5488B">
        <w:rPr>
          <w:color w:val="000000" w:themeColor="text1"/>
          <w:rPrChange w:id="92" w:author="Parks, Robbie M" w:date="2018-08-14T21:12:00Z">
            <w:rPr>
              <w:rFonts w:ascii="Times New Roman" w:hAnsi="Times New Roman"/>
              <w:color w:val="000000" w:themeColor="text1"/>
              <w:sz w:val="24"/>
              <w:szCs w:val="24"/>
            </w:rPr>
          </w:rPrChange>
        </w:rPr>
        <w:t xml:space="preserve">were </w:t>
      </w:r>
      <w:r w:rsidR="00773692" w:rsidRPr="00F5488B">
        <w:rPr>
          <w:color w:val="000000" w:themeColor="text1"/>
          <w:rPrChange w:id="93" w:author="Parks, Robbie M" w:date="2018-08-14T21:12:00Z">
            <w:rPr>
              <w:rFonts w:ascii="Times New Roman" w:hAnsi="Times New Roman"/>
              <w:color w:val="000000" w:themeColor="text1"/>
              <w:sz w:val="24"/>
              <w:szCs w:val="24"/>
            </w:rPr>
          </w:rPrChange>
        </w:rPr>
        <w:t xml:space="preserve">lowest in December/January, </w:t>
      </w:r>
      <w:r w:rsidR="008807C6" w:rsidRPr="00F5488B">
        <w:rPr>
          <w:color w:val="000000" w:themeColor="text1"/>
          <w:rPrChange w:id="94" w:author="Parks, Robbie M" w:date="2018-08-14T21:12:00Z">
            <w:rPr>
              <w:rFonts w:ascii="Times New Roman" w:hAnsi="Times New Roman"/>
              <w:color w:val="000000" w:themeColor="text1"/>
              <w:sz w:val="24"/>
              <w:szCs w:val="24"/>
            </w:rPr>
          </w:rPrChange>
        </w:rPr>
        <w:t xml:space="preserve">driven by </w:t>
      </w:r>
      <w:del w:id="95" w:author="Parks, Robbie M" w:date="2018-08-14T21:12:00Z">
        <w:r w:rsidR="008807C6" w:rsidRPr="006E585E">
          <w:rPr>
            <w:color w:val="000000" w:themeColor="text1"/>
          </w:rPr>
          <w:delText xml:space="preserve">seasonality of </w:delText>
        </w:r>
      </w:del>
      <w:r w:rsidR="008807C6" w:rsidRPr="0034704C">
        <w:rPr>
          <w:color w:val="000000" w:themeColor="text1"/>
        </w:rPr>
        <w:t>injury deaths</w:t>
      </w:r>
      <w:r w:rsidR="00773692" w:rsidRPr="0034704C">
        <w:rPr>
          <w:color w:val="000000" w:themeColor="text1"/>
        </w:rPr>
        <w:t>.</w:t>
      </w:r>
      <w:del w:id="96" w:author="Parks, Robbie M" w:date="2018-08-14T21:12:00Z">
        <w:r w:rsidR="00773692" w:rsidRPr="006E585E">
          <w:rPr>
            <w:color w:val="000000" w:themeColor="text1"/>
          </w:rPr>
          <w:delText xml:space="preserve"> </w:delText>
        </w:r>
      </w:del>
    </w:p>
    <w:p w14:paraId="3D3F0E5A" w14:textId="5F861092" w:rsidR="00413B5E" w:rsidRPr="00FF08BF" w:rsidRDefault="00413B5E" w:rsidP="00FF08BF">
      <w:pPr>
        <w:spacing w:line="480" w:lineRule="auto"/>
        <w:jc w:val="both"/>
        <w:rPr>
          <w:b/>
          <w:color w:val="000000" w:themeColor="text1"/>
        </w:rPr>
      </w:pPr>
    </w:p>
    <w:p w14:paraId="3924A74C" w14:textId="5ADCFC3F" w:rsidR="00D53EFC" w:rsidRPr="00AC73A1" w:rsidRDefault="0079291D" w:rsidP="00D53EFC">
      <w:pPr>
        <w:spacing w:line="480" w:lineRule="auto"/>
        <w:rPr>
          <w:b/>
          <w:color w:val="000000" w:themeColor="text1"/>
          <w:rPrChange w:id="97" w:author="Parks, Robbie M" w:date="2018-08-14T21:12:00Z">
            <w:rPr>
              <w:rFonts w:ascii="Times New Roman" w:hAnsi="Times New Roman"/>
              <w:b/>
              <w:color w:val="000000" w:themeColor="text1"/>
              <w:sz w:val="24"/>
              <w:szCs w:val="24"/>
            </w:rPr>
          </w:rPrChange>
        </w:rPr>
        <w:pPrChange w:id="98" w:author="Parks, Robbie M" w:date="2018-08-14T21:12:00Z">
          <w:pPr>
            <w:spacing w:after="0" w:line="480" w:lineRule="auto"/>
          </w:pPr>
        </w:pPrChange>
      </w:pPr>
      <w:r w:rsidRPr="00AC73A1">
        <w:rPr>
          <w:b/>
          <w:color w:val="000000" w:themeColor="text1"/>
          <w:rPrChange w:id="99" w:author="Parks, Robbie M" w:date="2018-08-14T21:12:00Z">
            <w:rPr>
              <w:rFonts w:ascii="Times New Roman" w:hAnsi="Times New Roman"/>
              <w:b/>
              <w:color w:val="000000" w:themeColor="text1"/>
              <w:sz w:val="24"/>
              <w:szCs w:val="24"/>
            </w:rPr>
          </w:rPrChange>
        </w:rPr>
        <w:t>Introduction</w:t>
      </w:r>
    </w:p>
    <w:p w14:paraId="44B10077" w14:textId="77777777" w:rsidR="002015BB" w:rsidRPr="00AC73A1" w:rsidRDefault="000210D1" w:rsidP="00D53EFC">
      <w:pPr>
        <w:spacing w:line="480" w:lineRule="auto"/>
        <w:jc w:val="both"/>
        <w:rPr>
          <w:ins w:id="100" w:author="Parks, Robbie M" w:date="2018-08-14T21:12:00Z"/>
          <w:color w:val="000000" w:themeColor="text1"/>
        </w:rPr>
      </w:pPr>
      <w:ins w:id="101" w:author="Parks, Robbie M" w:date="2018-08-14T21:12:00Z">
        <w:r w:rsidRPr="00AC73A1">
          <w:rPr>
            <w:color w:val="000000" w:themeColor="text1"/>
          </w:rPr>
          <w:t>It is well-established that death rates vary throughout the year, and in temperate climates there tend to be more deaths in winter than in summer</w:t>
        </w:r>
        <w:r w:rsidR="00A8345C" w:rsidRPr="00AC73A1">
          <w:rPr>
            <w:color w:val="000000" w:themeColor="text1"/>
          </w:rPr>
          <w:t xml:space="preserve"> </w:t>
        </w:r>
        <w:r w:rsidR="00943F5B" w:rsidRPr="00AC73A1">
          <w:rPr>
            <w:color w:val="000000" w:themeColor="text1"/>
          </w:rPr>
          <w:fldChar w:fldCharType="begin" w:fldLock="1"/>
        </w:r>
        <w:r w:rsidR="00C950B8">
          <w:rPr>
            <w:color w:val="000000" w:themeColor="text1"/>
          </w:rPr>
          <w:instrText>ADDIN CSL_CITATION {"citationItems":[{"id":"ITEM-1","itemData":{"DOI":"10.1007/BF00156826","ISSN":"03922990","abstract":"There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 1989 Kluwer Academic Publishers.","author":[{"dropping-particle":"","family":"McKee","given":"C. M.","non-dropping-particle":"","parse-names":false,"suffix":""}],"container-title":"European Journal of Epidemiology","id":"ITEM-1","issue":"2","issued":{"date-parts":[["1989"]]},"page":"178-182","title":"Deaths in winter: Can Britain learn from Europe?","type":"article-journal","volume":"5"},"uris":["http://www.mendeley.com/documents/?uuid=3cd840a5-addb-4d68-9dcf-039d2f2f1220"]},{"id":"ITEM-2","itemData":{"DOI":"10.1136/jech.57.10.784","ISBN":"0143-005X","ISSN":"0143005X","PMID":"14573581","abstract":"OBJECTIVE: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id":"ITEM-3","itemData":{"author":[{"dropping-particle":"","family":"Campbell","given":"A","non-dropping-particle":"","parse-names":false,"suffix":""}],"container-title":"Statistical bulletin, Office for National Statistics","id":"ITEM-3","issued":{"date-parts":[["2017"]]},"title":"Excess winter mortality in England and Wales: 2016 to 2017 (provisional) and 2015 to 2016 (final)","type":"article-journal"},"uris":["http://www.mendeley.com/documents/?uuid=2a758779-bddf-4c37-a907-4fb36862c28f"]},{"id":"ITEM-4","itemData":{"DOI":"10.1093/eurpub/cku073","ISBN":"1464-360X (Electronic)\\r1101-1262 (Linking)","ISSN":"1464360X","PMID":"24919695","abstract":"BACKGROUND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differences.","author":[{"dropping-particle":"","family":"Fowler","given":"Tom","non-dropping-particle":"","parse-names":false,"suffix":""},{"dropping-particle":"","family":"Southgate","given":"Rosamund J.","non-dropping-particle":"","parse-names":false,"suffix":""},{"dropping-particle":"","family":"Waite","given":"Thomas","non-dropping-particle":"","parse-names":false,"suffix":""},{"dropping-particle":"","family":"Harrell","given":"Ruth","non-dropping-particle":"","parse-names":false,"suffix":""},{"dropping-particle":"","family":"Kovats","given":"Sari","non-dropping-particle":"","parse-names":false,"suffix":""},{"dropping-particle":"","family":"Bone","given":"Angie","non-dropping-particle":"","parse-names":false,"suffix":""},{"dropping-particle":"","family":"Doyle","given":"Yvonne","non-dropping-particle":"","parse-names":false,"suffix":""},{"dropping-particle":"","family":"Murray","given":"Virginia","non-dropping-particle":"","parse-names":false,"suffix":""}],"container-title":"European Journal of Public Health","id":"ITEM-4","issue":"2","issued":{"date-parts":[["2015"]]},"page":"339-345","title":"Excess winter deaths in Europe: A multi-country descriptive analysis","type":"article-journal","volume":"25"},"uris":["http://www.mendeley.com/documents/?uuid=b30766a9-cdc0-41a0-95d8-1ca7a2391ddd"]}],"mendeley":{"formattedCitation":"(Campbell, 2017; Fowler et al., 2015; Healy, 2003; McKee, 1989)","plainTextFormattedCitation":"(Campbell, 2017; Fowler et al., 2015; Healy, 2003; McKee, 1989)","previouslyFormattedCitation":"(Campbell, 2017; Fowler et al., 2015; Healy, 2003; McKee, 1989)"},"properties":{"noteIndex":0},"schema":"https://github.com/citation-style-language/schema/raw/master/csl-citation.json"}</w:instrText>
        </w:r>
        <w:r w:rsidR="00943F5B" w:rsidRPr="00AC73A1">
          <w:rPr>
            <w:color w:val="000000" w:themeColor="text1"/>
          </w:rPr>
          <w:fldChar w:fldCharType="separate"/>
        </w:r>
        <w:r w:rsidR="00BC655C" w:rsidRPr="00AC73A1">
          <w:rPr>
            <w:noProof/>
            <w:color w:val="000000" w:themeColor="text1"/>
          </w:rPr>
          <w:t>(Campbell, 2017; Fowler et al., 2015; Healy, 2003; McKee, 1989)</w:t>
        </w:r>
        <w:r w:rsidR="00943F5B" w:rsidRPr="00AC73A1">
          <w:rPr>
            <w:color w:val="000000" w:themeColor="text1"/>
          </w:rPr>
          <w:fldChar w:fldCharType="end"/>
        </w:r>
        <w:r w:rsidR="00A8345C" w:rsidRPr="00AC73A1">
          <w:rPr>
            <w:color w:val="000000" w:themeColor="text1"/>
          </w:rPr>
          <w:t>.</w:t>
        </w:r>
        <w:r w:rsidR="00F06B28" w:rsidRPr="00AC73A1">
          <w:rPr>
            <w:color w:val="000000" w:themeColor="text1"/>
          </w:rPr>
          <w:t xml:space="preserve"> </w:t>
        </w:r>
        <w:r w:rsidR="00B34BC1">
          <w:rPr>
            <w:color w:val="000000" w:themeColor="text1"/>
          </w:rPr>
          <w:t>I</w:t>
        </w:r>
        <w:r w:rsidRPr="00AC73A1">
          <w:rPr>
            <w:color w:val="000000" w:themeColor="text1"/>
          </w:rPr>
          <w:t xml:space="preserve">t has </w:t>
        </w:r>
        <w:r w:rsidR="00D50F7E">
          <w:rPr>
            <w:color w:val="000000" w:themeColor="text1"/>
          </w:rPr>
          <w:t xml:space="preserve">therefore </w:t>
        </w:r>
        <w:r w:rsidRPr="00AC73A1">
          <w:rPr>
            <w:color w:val="000000" w:themeColor="text1"/>
          </w:rPr>
          <w:t xml:space="preserve">been </w:t>
        </w:r>
        <w:r w:rsidR="00236AF3" w:rsidRPr="00AC73A1">
          <w:rPr>
            <w:color w:val="000000" w:themeColor="text1"/>
          </w:rPr>
          <w:t>hypothesized</w:t>
        </w:r>
        <w:r w:rsidRPr="00AC73A1">
          <w:rPr>
            <w:color w:val="000000" w:themeColor="text1"/>
          </w:rPr>
          <w:t xml:space="preserve"> that a warmer world may lower winter mortality in temperate climates</w:t>
        </w:r>
        <w:r w:rsidR="00A8345C" w:rsidRPr="00AC73A1">
          <w:rPr>
            <w:color w:val="000000" w:themeColor="text1"/>
          </w:rPr>
          <w:t xml:space="preserve"> </w:t>
        </w:r>
        <w:r w:rsidR="004258D7" w:rsidRPr="00AC73A1">
          <w:rPr>
            <w:color w:val="000000" w:themeColor="text1"/>
          </w:rPr>
          <w:fldChar w:fldCharType="begin" w:fldLock="1"/>
        </w:r>
        <w:r w:rsidR="00C950B8">
          <w:rPr>
            <w:color w:val="000000" w:themeColor="text1"/>
          </w:rPr>
          <w:instrText>ADDIN CSL_CITATION {"citationItems":[{"id":"ITEM-1","itemData":{"ISSN":"0020-7128 (Print) 0020-7128 (Linking)","abstract":"In Britain death rates from several important causes, particularly circulatory and respiratory diseases, rise markedly during the colder winter months. This close association between temperature and mortality suggests that climate change as a result of global warming may lead to a future reduction in excess winter deaths. This paper gives a brief introductory review of the literature on the links between cold conditions and health, and statistical models are subsequently developed of the associations between temperature and monthly mortality rates for the years 1968 to 1988 for England and Wales. Other factors, particularly the occurrence of influenza epidemics, are also taken into account. Highly significant negative associations were found between temperature and death rates from all causes and from chronic bronchitis, pneumonia, ischaemic heart disease and cerebrovascular disease. The statistical models developed from this analysis were used to compare death rates for current conditions with those that might be expected to occur in a future warmer climate. The results indicate that the higher temperatures predicted for 2050 might result in nearly 9000 fewer winter deaths each year with the largest contribution being from mortality from ischaemic heart disease. However, these preliminary estimates might change when further research is able to make into account a number of additional factors affecting the relationship between mortality and climate.","author":[{"dropping-particle":"","family":"Langford","given":"I H","non-dropping-particle":"","parse-names":false,"suffix":""},{"dropping-particle":"","family":"Bentham","given":"G","non-dropping-particle":"","parse-names":false,"suffix":""}],"container-title":"Int J Biometeorol","id":"ITEM-1","issue":"3","issued":{"date-parts":[["1995"]]},"note":"Langford, I H\nBentham, G\neng\nReview\n1995/03/01\nInt J Biometeorol. 1995 Mar;38(3):141-7.","page":"141-147","publisher-place":"Health Policy and Practice Unit, School of Health and Social Work, University of East Anglia, Norwich, UK.","title":"The potential effects of climate change on winter mortality in England and Wales","type":"article-journal","volume":"38"},"uris":["http://www.mendeley.com/documents/?uuid=3126ff34-727a-4f7c-b241-0a13146aa5a7"]},{"id":"ITEM-2","itemData":{"ISSN":"0277-9536 (Print) 0277-9536 (Linking)","abstract":"One of the potential effects of an anthropogenically induced climate change is a change in mortality related to thermal stress. In this paper, existing literature on the relationship between average temperatures and mortality is evaluated. By means of a simple meta-analysis an aggregated effect of a change in temperature on mortality is estimated for total, cardiovascular and respiratory mortality. These effect estimates are combined with projections of changes in baseline climate conditions of 20 cities, according to climate change scenarios of three General Circulation Models (GCMs). The results indicate that for most of the cities included, global climate change is likely to lead to a reduction in mortality rates due to decreasing winter mortality. This effect is most pronounced for cardiovascular mortality in elderly people in cities which experience temperate or cold climates at present. The sensitivity of the results to physiological and socio-economical adaptation is examined. However, more research is necessary to extend this work by inclusion of data from a wider range of populations.","author":[{"dropping-particle":"","family":"Martens","given":"W J","non-dropping-particle":"","parse-names":false,"suffix":""}],"container-title":"Soc Sci Med","id":"ITEM-2","issue":"3","issued":{"date-parts":[["1998"]]},"note":"Martens, W J\neng\nMeta-Analysis\nEngland\n1998/02/14\nSoc Sci Med. 1998 Feb;46(3):331-44.","page":"331-344","publisher-place":"Maastricht University, Department of Mathematics, The Netherlands.","title":"Climate change, thermal stress and mortality changes","type":"article-journal","volume":"46"},"uris":["http://www.mendeley.com/documents/?uuid=0a2cb328-6536-42c0-8ca8-ff67ad1e97dd"]}],"mendeley":{"formattedCitation":"(Langford &amp; Bentham, 1995; Martens, 1998)","plainTextFormattedCitation":"(Langford &amp; Bentham, 1995; Martens, 1998)","previouslyFormattedCitation":"(Langford &amp; Bentham, 1995; Martens, 1998)"},"properties":{"noteIndex":0},"schema":"https://github.com/citation-style-language/schema/raw/master/csl-citation.json"}</w:instrText>
        </w:r>
        <w:r w:rsidR="004258D7" w:rsidRPr="00AC73A1">
          <w:rPr>
            <w:color w:val="000000" w:themeColor="text1"/>
          </w:rPr>
          <w:fldChar w:fldCharType="separate"/>
        </w:r>
        <w:r w:rsidR="00BC655C" w:rsidRPr="00AC73A1">
          <w:rPr>
            <w:noProof/>
            <w:color w:val="000000" w:themeColor="text1"/>
          </w:rPr>
          <w:t>(Langford &amp; Bentham, 1995; Martens, 1998)</w:t>
        </w:r>
        <w:r w:rsidR="004258D7" w:rsidRPr="00AC73A1">
          <w:rPr>
            <w:color w:val="000000" w:themeColor="text1"/>
          </w:rPr>
          <w:fldChar w:fldCharType="end"/>
        </w:r>
        <w:r w:rsidR="00A8345C" w:rsidRPr="00AC73A1">
          <w:rPr>
            <w:color w:val="000000" w:themeColor="text1"/>
          </w:rPr>
          <w:t>.</w:t>
        </w:r>
        <w:r w:rsidRPr="00AC73A1">
          <w:rPr>
            <w:color w:val="000000" w:themeColor="text1"/>
          </w:rPr>
          <w:t xml:space="preserve"> </w:t>
        </w:r>
        <w:r w:rsidR="004508FE" w:rsidRPr="00AC73A1">
          <w:rPr>
            <w:color w:val="000000" w:themeColor="text1"/>
          </w:rPr>
          <w:t>I</w:t>
        </w:r>
        <w:r w:rsidRPr="00AC73A1">
          <w:rPr>
            <w:color w:val="000000" w:themeColor="text1"/>
          </w:rPr>
          <w:t>n a large country like the USA, which possesses distinct climate regions, the seasonality of mortality may vary</w:t>
        </w:r>
        <w:r w:rsidR="006D0249" w:rsidRPr="00AC73A1">
          <w:rPr>
            <w:color w:val="000000" w:themeColor="text1"/>
          </w:rPr>
          <w:t xml:space="preserve"> geographically</w:t>
        </w:r>
        <w:r w:rsidRPr="00AC73A1">
          <w:rPr>
            <w:color w:val="000000" w:themeColor="text1"/>
          </w:rPr>
          <w:t xml:space="preserve">, due to </w:t>
        </w:r>
        <w:r w:rsidR="006D0249" w:rsidRPr="00AC73A1">
          <w:rPr>
            <w:color w:val="000000" w:themeColor="text1"/>
          </w:rPr>
          <w:t xml:space="preserve">geographical variations in mortality, </w:t>
        </w:r>
        <w:r w:rsidR="00236AF3" w:rsidRPr="00AC73A1">
          <w:rPr>
            <w:color w:val="000000" w:themeColor="text1"/>
          </w:rPr>
          <w:t>localized</w:t>
        </w:r>
        <w:r w:rsidRPr="00AC73A1">
          <w:rPr>
            <w:color w:val="000000" w:themeColor="text1"/>
          </w:rPr>
          <w:t xml:space="preserve"> weather patterns</w:t>
        </w:r>
        <w:r w:rsidR="006D0249" w:rsidRPr="00AC73A1">
          <w:rPr>
            <w:color w:val="000000" w:themeColor="text1"/>
          </w:rPr>
          <w:t>,</w:t>
        </w:r>
        <w:r w:rsidRPr="00AC73A1">
          <w:rPr>
            <w:color w:val="000000" w:themeColor="text1"/>
          </w:rPr>
          <w:t xml:space="preserve"> and regional differences in adaptation measures such as heating, air conditioning and healthcare</w:t>
        </w:r>
        <w:r w:rsidR="00A8345C" w:rsidRPr="00AC73A1">
          <w:rPr>
            <w:color w:val="000000" w:themeColor="text1"/>
          </w:rPr>
          <w:t xml:space="preserve"> </w:t>
        </w:r>
        <w:r w:rsidR="004717CE" w:rsidRPr="00AC73A1">
          <w:rPr>
            <w:color w:val="000000" w:themeColor="text1"/>
          </w:rPr>
          <w:fldChar w:fldCharType="begin" w:fldLock="1"/>
        </w:r>
        <w:r w:rsidR="00C950B8">
          <w:rPr>
            <w:color w:val="000000" w:themeColor="text1"/>
          </w:rPr>
          <w:instrText>ADDIN CSL_CITATION {"citationItems":[{"id":"ITEM-1","itemData":{"ISSN":"0936-577X","author":[{"dropping-particle":"","family":"Davis","given":"Robert E","non-dropping-particle":"","parse-names":false,"suffix":""},{"dropping-particle":"","family":"Knappenberger","given":"Paul C","non-dropping-particle":"","parse-names":false,"suffix":""},{"dropping-particle":"","family":"Michaels","given":"Patrick J","non-dropping-particle":"","parse-names":false,"suffix":""},{"dropping-particle":"","family":"Novicoff","given":"Wendy M","non-dropping-particle":"","parse-names":false,"suffix":""}],"container-title":"Climate Research","id":"ITEM-1","issue":"1","issued":{"date-parts":[["2004"]]},"page":"61-76","title":"Seasonality of climate-human mortality relationships in US cities and impacts of climate change","type":"article-journal","volume":"26"},"uris":["http://www.mendeley.com/documents/?uuid=f784c2e9-323b-4c0a-a347-c09f272bc278"]},{"id":"ITEM-2","itemData":{"DOI":"10.1136/oem.2007.033175","ISBN":"1470-7926","ISSN":"13510711","PMID":"17600037","abstract":"OBJECTIVES The authors examined the increase in mortality associated with hot and cold temperature in different locations, the determinants of the variability in effect estimates, and its implications for adaptation. METHODS The authors conducted a case-crossover study in 50 US cities. They used daily mortality and weather data for 6 513 330 deaths occurring during 1989-2000. Exposure was assessed using two approaches. First, the authors determined exposure to extreme temperatures using city-specific indicator variables based on the local temperature distribution. Secondly, they used piecewise linear variables to assess exposure to temperature on a continuous scale above/below a threshold. Effects of hot and cold temperature were examined in season-specific models. In a meta-analysis of the city-specific results, the authors examined several city characteristics as effect modifiers. RESULTS Mortality increases associated with both extreme cold (2-day cumulative increase 1.59% (95% CI 0.56 to 2.63)) and extreme heat (5.74% (95% CI 3.38 to 8.15)) were found, the former being especially marked for myocardial infarction and cardiac arrest deaths. The increase in mortality was less marked at less extreme temperatures. The effect of extreme cold (defined as a percentile) was homogeneous across cities with different climates, suggesting that only the unusualness of the cold temperature (and not its absolute value) had a substantial impact on mortality (that is, acclimatisation to cold). Conversely, heat effects were quite heterogeneous, with the largest effects observed in cities with milder summers, less air conditioning and higher population density. Adjustment for ozone led to similar results, but some residual confounding could be present due to other uncontrolled pollutants. CONCLUSIONS The authors confirmed in a large sample of cities that both cold and hot temperatures increase mortality risk. These findings suggest that increases in heat-related mortality due to global warming are unlikely to be compensated for by decreases in cold-related mortality and that population acclimatisation to heat is still incomplete.","author":[{"dropping-particle":"","family":"Medina-Ramón","given":"M.","non-dropping-particle":"","parse-names":false,"suffix":""},{"dropping-particle":"","family":"Schwartz","given":"J.","non-dropping-particle":"","parse-names":false,"suffix":""}],"container-title":"Occupational and Environmental Medicine","id":"ITEM-2","issue":"12","issued":{"date-parts":[["2007"]]},"page":"827-833","title":"Temperature, temperature extremes, and mortality: A study of acclimatisation and effect modification in 50 US cities","type":"article-journal","volume":"64"},"uris":["http://www.mendeley.com/documents/?uuid=a23bd195-1d02-4ac9-86f6-d82065b33b29"]},{"id":"ITEM-3","itemData":{"DOI":"10.1371/journal.pone.0063971","ISBN":"1932-6203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ONE","id":"ITEM-3","issue":"5","issued":{"date-parts":[["2013"]]},"title":"Regional Similarities in Seasonal Mortality across the United States: An Examination of 28 Metropolitan Statistical Areas","type":"article-journal","volume":"8"},"uris":["http://www.mendeley.com/documents/?uuid=50b74cb8-33dd-4519-ac6d-9a36289002e0"]},{"id":"ITEM-4","itemData":{"DOI":"10.1097/00001648-200111000-00014","ISBN":"1044-3983","ISSN":"10443983","PMID":"11679794","abstract":"We carried out time-series analysis in 12 U.S. cities to estimate both the acute effects and the lagged influence of weather on total daily deaths. We fit generalized additive Poisson regressions for each city using nonparametric smooth functions to control for long time trend and barometric pressure. We also controlled for day of the week. We estimated the effect and the lag structure of both temperature and humidity on the basis of a distributed lag model. In cold cities, both high and low temperatures were associated with increased deaths. In general, the effect of cold temperatures persisted for days, whereas the effect of high temperatures was restricted to the day of the death or the immediately preceding day and was twice as large as the cold effect. The hot temperature effect appears to be primarily harvesting. In hot cities, neither hot nor cold temperatures had much effect on deaths. The magnitude of the effect of hot temperature varied with central air conditioning use and the variance of summertime temperatures. We saw no clear pattern for humidity effect. These dissimilarities indicate that analysis of the impact of any climatic change should take into account regional weather differences and harvesting.","author":[{"dropping-particle":"","family":"Ferreira Braga","given":"Alf??sio Lu??s","non-dropping-particle":"","parse-names":false,"suffix":""},{"dropping-particle":"","family":"Zanobetti","given":"Antonella","non-dropping-particle":"","parse-names":false,"suffix":""},{"dropping-particle":"","family":"Schwartz","given":"Joel","non-dropping-particle":"","parse-names":false,"suffix":""}],"container-title":"Epidemiology","id":"ITEM-4","issue":"6","issued":{"date-parts":[["2001"]]},"page":"662-667","title":"The time course of weather-related deaths","type":"article-journal","volume":"12"},"uris":["http://www.mendeley.com/documents/?uuid=be110b7e-0808-41cf-85b9-f62c55bb14c9"]}],"mendeley":{"formattedCitation":"(Davis, Knappenberger, Michaels, &amp; Novicoff, 2004; Ferreira Braga, Zanobetti, &amp; Schwartz, 2001; Kalkstein, 2013; Medina-Ramón &amp; Schwartz, 2007)","plainTextFormattedCitation":"(Davis, Knappenberger, Michaels, &amp; Novicoff, 2004; Ferreira Braga, Zanobetti, &amp; Schwartz, 2001; Kalkstein, 2013; Medina-Ramón &amp; Schwartz, 2007)","previouslyFormattedCitation":"(Davis, Knappenberger, Michaels, &amp; Novicoff, 2004; Ferreira Braga, Zanobetti, &amp; Schwartz, 2001; Kalkstein, 2013; Medina-Ramón &amp; Schwartz, 2007)"},"properties":{"noteIndex":0},"schema":"https://github.com/citation-style-language/schema/raw/master/csl-citation.json"}</w:instrText>
        </w:r>
        <w:r w:rsidR="004717CE" w:rsidRPr="00AC73A1">
          <w:rPr>
            <w:color w:val="000000" w:themeColor="text1"/>
          </w:rPr>
          <w:fldChar w:fldCharType="separate"/>
        </w:r>
        <w:r w:rsidR="00BC655C" w:rsidRPr="00AC73A1">
          <w:rPr>
            <w:noProof/>
            <w:color w:val="000000" w:themeColor="text1"/>
          </w:rPr>
          <w:t>(Davis, Knappenberger, Michaels, &amp; Novicoff, 2004; Ferreira Braga, Zanobetti, &amp; Schwartz, 2001; Kalkstein, 2013; Medina-Ramón &amp; Schwartz, 2007)</w:t>
        </w:r>
        <w:r w:rsidR="004717CE" w:rsidRPr="00AC73A1">
          <w:rPr>
            <w:color w:val="000000" w:themeColor="text1"/>
          </w:rPr>
          <w:fldChar w:fldCharType="end"/>
        </w:r>
        <w:r w:rsidR="00A8345C" w:rsidRPr="00AC73A1">
          <w:rPr>
            <w:color w:val="000000" w:themeColor="text1"/>
          </w:rPr>
          <w:t>.</w:t>
        </w:r>
        <w:r w:rsidR="00F06B28" w:rsidRPr="00AC73A1">
          <w:rPr>
            <w:color w:val="000000" w:themeColor="text1"/>
          </w:rPr>
          <w:t xml:space="preserve"> </w:t>
        </w:r>
        <w:r w:rsidRPr="00AC73A1">
          <w:rPr>
            <w:color w:val="000000" w:themeColor="text1"/>
          </w:rPr>
          <w:t>The presence and extent of seasonal variation in mortality m</w:t>
        </w:r>
        <w:r w:rsidR="00807D8E">
          <w:rPr>
            <w:color w:val="000000" w:themeColor="text1"/>
          </w:rPr>
          <w:t xml:space="preserve">ay also itself change over time </w:t>
        </w:r>
        <w:r w:rsidR="002C33D5" w:rsidRPr="00AC73A1">
          <w:rPr>
            <w:color w:val="000000" w:themeColor="text1"/>
          </w:rPr>
          <w:fldChar w:fldCharType="begin" w:fldLock="1"/>
        </w:r>
        <w:r w:rsidR="00C950B8">
          <w:rPr>
            <w:color w:val="000000" w:themeColor="text1"/>
          </w:rPr>
          <w:instrText>ADDIN CSL_CITATION {"citationItems":[{"id":"ITEM-1","itemData":{"DOI":"10.1001/jama.1997.03550120072036","ISSN":"0098-7484","author":[{"dropping-particle":"","family":"Seretakis","given":"Dimitrios","non-dropping-particle":"","parse-names":false,"suffix":""}],"container-title":"JAMA: The Journal of the American Medical Association","id":"ITEM-1","issue":"12","issued":{"date-parts":[["1997"]]},"page":"1012","title":"Changing Seasonality of Mortality From Coronary Heart Disease","type":"article-journal","volume":"278"},"uris":["http://www.mendeley.com/documents/?uuid=f8f1d39a-cba5-4b07-8183-8e346932439a"]},{"id":"ITEM-2","itemData":{"DOI":"10.1093/aje/kwj147","ISBN":"0002-9262 (Print) 0002-9262 (Linking)","ISSN":"00029262","PMID":"16624968","abstract":"The degree to which population vulnerability to outdoor temperature is reduced by improvements in infrastructure, technology, and general health has an important bearing on what realistically can be expected with future changes in climate. Using autoregressive Poisson models with adjustment for season, the authors analyzed weekly mortality in London, United Kingdom, during four periods (1900-1910, 1927-1937, 1954-1964, and 1986-1996) to quantify changing vulnerability to seasonal and temperature-related mortality throughout the 20th century. Mortality patterns showed an epidemiologic transition over the century from high childhood mortality to low childhood mortality and towards a predominance of chronic disease mortality in later periods. The ratio of winter deaths to nonwinter deaths was 1.24 (95% confidence interval (CI): 1.16, 1.34) in 1900-1910, 1.54 (95% CI: 1.42, 1.68) in 1927-1937, 1.48 (95% CI: 1.35, 1.64) in 1954-1964, and 1.22 (95% CI: 1.13, 1.31) in 1986-1996. The temperature-mortality gradient for cold deaths diminished progressively: The increase in mortality per 1 degree C drop below 15 degrees C was 2.52% (95% CI: 2.00, 3.03), 2.34% (95% CI: 1.72, 2.96), 1.64% (1.10, 2.19), and 1.17% (95% CI: 0.88, 1.45), respectively, in the four periods. Corresponding population attributable fractions were 12.5%, 11.2%, 8.7%, and 5.4%. Heat deaths also diminished over the century. There was a progressive reduction in temperature-related deaths over the 20th century, despite an aging population. This trend is likely to reflect improvements in social, environmental, behavioral, and health-care factors and has implications for the assessment of future burdens of heat and cold mortality.","author":[{"dropping-particle":"","family":"Carson","given":"Claire","non-dropping-particle":"","parse-names":false,"suffix":""},{"dropping-particle":"","family":"Hajat","given":"Shakoor","non-dropping-particle":"","parse-names":false,"suffix":""},{"dropping-particle":"","family":"Armstrong","given":"Ben","non-dropping-particle":"","parse-names":false,"suffix":""},{"dropping-particle":"","family":"Wilkinson","given":"Paul","non-dropping-particle":"","parse-names":false,"suffix":""}],"container-title":"American Journal of Epidemiology","id":"ITEM-2","issue":"1","issued":{"date-parts":[["2006"]]},"page":"77-84","title":"Declining vulnerability to temperature-related mortality in London over the 20th century","type":"article-journal","volume":"164"},"uris":["http://www.mendeley.com/documents/?uuid=c909b360-8d2b-4aac-a03d-eb05b74619ee"]},{"id":"ITEM-3","itemData":{"DOI":"10.1007/s11069-008-9327-2","ISBN":"0921-030X","ISSN":"0921030X","PMID":"282","abstract":"This study addresses the long-term trends in heat-related mortality across 29 US metropolitan areas from 1975 to 2004 to discern the spatial patterns and temporal trends in heat vulnerability. Mortality data have been standardized to account for population trends, and seasonal and interannual variability. On days when a city experienced an “oppressive” air mass, mean anomalous mortality was calculated, along with the likelihood that oppressive days led to a mortality response at least one standard deviation above the baseline value. Results show a general decline in heat-related mortality from the 1970s to 1990s, after which the decline seems to have abated. The likelihood of oppressive days leading to significant increases in mortality has shown less of a decline. The number of oppressive days has stayed the same or increased at most metropolitan areas. With US homes near saturation in terms of air-conditioning availability, an aging population is still significantly vulnerable to heat events.","author":[{"dropping-particle":"","family":"Sheridan","given":"Scott C.","non-dropping-particle":"","parse-names":false,"suffix":""},{"dropping-particle":"","family":"Kalkstein","given":"Adam J.","non-dropping-particle":"","parse-names":false,"suffix":""},{"dropping-particle":"","family":"Kalkstein","given":"Laurence S.","non-dropping-particle":"","parse-names":false,"suffix":""}],"container-title":"Natural Hazards","id":"ITEM-3","issue":"1","issued":{"date-parts":[["2009"]]},"page":"145-160","title":"Trends in heat-related mortality in the United States, 1975-2004","type":"article-journal","volume":"50"},"uris":["http://www.mendeley.com/documents/?uuid=eb3d5076-8711-4144-af91-fba1e56f2993"]},{"id":"ITEM-4","itemData":{"DOI":"10.1289/ehp.1307392","ISBN":"00916765","ISSN":"15529924","PMID":"24780880","abstract":"BACKGROUND: In a changing climate, increasing temperatures are anticipated to have profound health impacts. These impacts could be mitigated if individuals and communities adapt to changing exposures; however, little is known about the extent to which the population may be adapting.\\n\\nOBJECTIVE: We investigated the hypothesis that if adaptation is occurring, then heat-related mortality would be decreasing over time.\\n\\nMETHODS: We used a national database of daily weather, air pollution, and age-stratified mortality rates for 105 U.S. cities (covering 106 million people) during the summers of 1987-2005. Time-varying coefficient regression models and Bayesian hierarchical models were used to estimate city-specific, regional, and national temporal trends in heat-related mortality and to identify factors that might explain variation across cities.\\n\\nRESULTS: On average across cities, the number of deaths (per 1,000 deaths) attributable to each 10°F increase in same-day temperature decreased from 51 [95% posterior interval (PI): 42, 61] in 1987 to 19 (95% PI: 12, 27) in 2005. This decline was largest among those ≥ 75 years of age, in northern regions, and in cities with cooler climates. Although central air conditioning (AC) prevalence has increased, we did not find statistically significant evidence of larger temporal declines among cities with larger increases in AC prevalence.\\n\\nCONCLUSIONS: The population has become more resilient to heat over time. Yet even with this increased resilience, substantial risks of heat-related mortality remain. Based on 2005 estimates, an increase in average temperatures by 5°F (central climate projection) would lead to an additional 1,907 deaths per summer across all cities.","author":[{"dropping-particle":"","family":"Bobb","given":"Jennifer F.","non-dropping-particle":"","parse-names":false,"suffix":""},{"dropping-particle":"","family":"Peng","given":"Roger D.","non-dropping-particle":"","parse-names":false,"suffix":""},{"dropping-particle":"","family":"Bell","given":"Michelle L.","non-dropping-particle":"","parse-names":false,"suffix":""},{"dropping-particle":"","family":"Dominici","given":"Francesca","non-dropping-particle":"","parse-names":false,"suffix":""}],"container-title":"Environmental Health Perspectives","id":"ITEM-4","issue":"8","issued":{"date-parts":[["2014"]]},"page":"811-816","title":"Heat-related mortality and adaptation to heat in the United States","type":"article-journal","volume":"122"},"uris":["http://www.mendeley.com/documents/?uuid=c9f7dbd2-00af-408a-a3fa-10494a700366"]}],"mendeley":{"formattedCitation":"(Bobb, Peng, Bell, &amp; Dominici, 2014; Carson, Hajat, Armstrong, &amp; Wilkinson, 2006; Seretakis, 1997; Sheridan, Kalkstein, &amp; Kalkstein, 2009)","plainTextFormattedCitation":"(Bobb, Peng, Bell, &amp; Dominici, 2014; Carson, Hajat, Armstrong, &amp; Wilkinson, 2006; Seretakis, 1997; Sheridan, Kalkstein, &amp; Kalkstein, 2009)","previouslyFormattedCitation":"(Bobb, Peng, Bell, &amp; Dominici, 2014; Carson, Hajat, Armstrong, &amp; Wilkinson, 2006; Seretakis, 1997; Sheridan, Kalkstein, &amp; Kalkstein, 2009)"},"properties":{"noteIndex":0},"schema":"https://github.com/citation-style-language/schema/raw/master/csl-citation.json"}</w:instrText>
        </w:r>
        <w:r w:rsidR="002C33D5" w:rsidRPr="00AC73A1">
          <w:rPr>
            <w:color w:val="000000" w:themeColor="text1"/>
          </w:rPr>
          <w:fldChar w:fldCharType="separate"/>
        </w:r>
        <w:r w:rsidR="00BC655C" w:rsidRPr="00AC73A1">
          <w:rPr>
            <w:noProof/>
            <w:color w:val="000000" w:themeColor="text1"/>
          </w:rPr>
          <w:t xml:space="preserve">(Bobb, Peng, Bell, &amp; Dominici, </w:t>
        </w:r>
        <w:r w:rsidR="00BC655C" w:rsidRPr="00AC73A1">
          <w:rPr>
            <w:noProof/>
            <w:color w:val="000000" w:themeColor="text1"/>
          </w:rPr>
          <w:lastRenderedPageBreak/>
          <w:t>2014; Carson, Hajat, Armstrong, &amp; Wilkinson, 2006; Seretakis, 1997; Sheridan, Kalkstein, &amp; Kalkstein, 2009)</w:t>
        </w:r>
        <w:r w:rsidR="002C33D5" w:rsidRPr="00AC73A1">
          <w:rPr>
            <w:color w:val="000000" w:themeColor="text1"/>
          </w:rPr>
          <w:fldChar w:fldCharType="end"/>
        </w:r>
        <w:r w:rsidR="00A8345C" w:rsidRPr="00AC73A1">
          <w:rPr>
            <w:color w:val="000000" w:themeColor="text1"/>
          </w:rPr>
          <w:t>.</w:t>
        </w:r>
      </w:ins>
    </w:p>
    <w:p w14:paraId="44CFEFC3" w14:textId="1D0CFA42" w:rsidR="002015BB" w:rsidRPr="006E585E" w:rsidRDefault="000210D1" w:rsidP="00D53EFC">
      <w:pPr>
        <w:spacing w:line="480" w:lineRule="auto"/>
        <w:jc w:val="both"/>
        <w:rPr>
          <w:del w:id="102" w:author="Parks, Robbie M" w:date="2018-08-14T21:12:00Z"/>
          <w:color w:val="000000" w:themeColor="text1"/>
        </w:rPr>
      </w:pPr>
      <w:del w:id="103" w:author="Parks, Robbie M" w:date="2018-08-14T21:12:00Z">
        <w:r w:rsidRPr="006E585E">
          <w:rPr>
            <w:color w:val="000000" w:themeColor="text1"/>
          </w:rPr>
          <w:delText>It is well-established that death rates vary throughout the year, and in temperate climates there tend to be more deaths in winter than in summer</w:delText>
        </w:r>
        <w:r w:rsidR="00A8345C">
          <w:rPr>
            <w:color w:val="000000" w:themeColor="text1"/>
          </w:rPr>
          <w:delText xml:space="preserve"> </w:delText>
        </w:r>
        <w:r w:rsidR="00943F5B" w:rsidRPr="006E585E">
          <w:rPr>
            <w:color w:val="000000" w:themeColor="text1"/>
          </w:rPr>
          <w:fldChar w:fldCharType="begin" w:fldLock="1"/>
        </w:r>
        <w:r w:rsidR="00F52D66">
          <w:rPr>
            <w:color w:val="000000" w:themeColor="text1"/>
          </w:rPr>
          <w:delInstrText>ADDIN CSL_CITATION { "citationItems" : [ { "id" : "ITEM-1", "itemData" : { "DOI" : "10.1007/BF00156826", "ISSN" : "03922990", "abstract" : "There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\u00a9 1989 Kluwer Academic Publishers.", "author" : [ { "dropping-particle" : "", "family" : "McKee", "given" : "C. M.", "non-dropping-particle" : "", "parse-names" : false, "suffix" : "" } ], "container-title" : "European Journal of Epidemiology", "id" : "ITEM-1", "issue" : "2", "issued" : { "date-parts" : [ [ "1989" ] ] }, "page" : "178-182", "title" : "Deaths in winter: Can Britain learn from Europe?", "type" : "article-journal", "volume" : "5" }, "uris" : [ "http://www.mendeley.com/documents/?uuid=3cd840a5-addb-4d68-9dcf-039d2f2f1220" ] }, { "id" : "ITEM-2", "itemData" : { "DOI" : "10.1136/jech.57.10.784", "ISBN" : "0143-005X", "ISSN" : "0143005X", "PMID" : "14573581", "abstract" : "OBJECTIVE: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 "author" : [ { "dropping-particle" : "", "family" : "Healy", "given" : "J. D.", "non-dropping-particle" : "", "parse-names" : false, "suffix" : "" } ], "container-title" : "Journal of Epidemiology and Community Health", "id" : "ITEM-2", "issue" : "10", "issued" : { "date-parts" : [ [ "2003" ] ] }, "page" : "784-789", "title" : "Excess winter mortality in Europe: A cross country analysis identifying key risk factors", "type" : "article-journal", "volume" : "57" }, "uris" : [ "http://www.mendeley.com/documents/?uuid=f7ab7783-971a-4e21-9158-84e008745163" ] }, { "id" : "ITEM-3", "itemData" : { "author" : [ { "dropping-particle" : "", "family" : "Campbell", "given" : "A", "non-dropping-particle" : "", "parse-names" : false, "suffix" : "" } ], "container-title" : "Statistical bulletin, Office for National Statistics", "id" : "ITEM-3", "issued" : { "date-parts" : [ [ "2017" ] ] }, "title" : "Excess winter mortality in England and Wales: 2016 to 2017 (provisional) and 2015 to 2016 (final)", "type" : "article-journal" }, "uris" : [ "http://www.mendeley.com/documents/?uuid=2a758779-bddf-4c37-a907-4fb36862c28f" ] }, { "id" : "ITEM-4", "itemData" : { "DOI" : "10.1093/eurpub/cku073", "ISBN" : "1464-360X (Electronic)\\r1101-1262 (Linking)", "ISSN" : "1464360X", "PMID" : "24919695", "abstract" : "BACKGROUND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 "author" : [ { "dropping-particle" : "", "family" : "Fowler", "given" : "Tom", "non-dropping-particle" : "", "parse-names" : false, "suffix" : "" }, { "dropping-particle" : "", "family" : "Southgate", "given" : "Rosamund J.", "non-dropping-particle" : "", "parse-names" : false, "suffix" : "" }, { "dropping-particle" : "", "family" : "Waite", "given" : "Thomas", "non-dropping-particle" : "", "parse-names" : false, "suffix" : "" }, { "dropping-particle" : "", "family" : "Harrell", "given" : "Ruth", "non-dropping-particle" : "", "parse-names" : false, "suffix" : "" }, { "dropping-particle" : "", "family" : "Kovats", "given" : "Sari", "non-dropping-particle" : "", "parse-names" : false, "suffix" : "" }, { "dropping-particle" : "", "family" : "Bone", "given" : "Angie", "non-dropping-particle" : "", "parse-names" : false, "suffix" : "" }, { "dropping-particle" : "", "family" : "Doyle", "given" : "Yvonne", "non-dropping-particle" : "", "parse-names" : false, "suffix" : "" }, { "dropping-particle" : "", "family" : "Murray", "given" : "Virginia", "non-dropping-particle" : "", "parse-names" : false, "suffix" : "" } ], "container-title" : "European Journal of Public Health", "id" : "ITEM-4", "issue" : "2", "issued" : { "date-parts" : [ [ "2015" ] ] }, "page" : "339-345", "title" : "Excess winter deaths in Europe: A multi-country descriptive analysis", "type" : "article-journal", "volume" : "25" }, "uris" : [ "http://www.mendeley.com/documents/?uuid=b30766a9-cdc0-41a0-95d8-1ca7a2391ddd" ] } ], "mendeley" : { "formattedCitation" : "(Campbell, 2017; Fowler et al., 2015; Healy, 2003; McKee, 1989)", "plainTextFormattedCitation" : "(Campbell, 2017; Fowler et al., 2015; Healy, 2003; McKee, 1989)", "previouslyFormattedCitation" : "(Campbell, 2017; Fowler et al., 2015; Healy, 2003; McKee, 1989)" }, "properties" : {  }, "schema" : "https://github.com/citation-style-language/schema/raw/master/csl-citation.json" }</w:delInstrText>
        </w:r>
        <w:r w:rsidR="00943F5B" w:rsidRPr="006E585E">
          <w:rPr>
            <w:color w:val="000000" w:themeColor="text1"/>
          </w:rPr>
          <w:fldChar w:fldCharType="separate"/>
        </w:r>
        <w:r w:rsidR="00BC655C" w:rsidRPr="00BC655C">
          <w:rPr>
            <w:noProof/>
            <w:color w:val="000000" w:themeColor="text1"/>
          </w:rPr>
          <w:delText>(Campbell, 2017; Fowler et al., 2015; Healy, 2003; McKee, 1989)</w:delText>
        </w:r>
        <w:r w:rsidR="00943F5B" w:rsidRPr="006E585E">
          <w:rPr>
            <w:color w:val="000000" w:themeColor="text1"/>
          </w:rPr>
          <w:fldChar w:fldCharType="end"/>
        </w:r>
        <w:r w:rsidR="00A8345C">
          <w:rPr>
            <w:color w:val="000000" w:themeColor="text1"/>
          </w:rPr>
          <w:delText>.</w:delText>
        </w:r>
        <w:r w:rsidR="00F06B28" w:rsidRPr="006E585E">
          <w:rPr>
            <w:color w:val="000000" w:themeColor="text1"/>
          </w:rPr>
          <w:delText xml:space="preserve"> </w:delText>
        </w:r>
        <w:r w:rsidRPr="006E585E">
          <w:rPr>
            <w:color w:val="000000" w:themeColor="text1"/>
          </w:rPr>
          <w:delText xml:space="preserve">Therefore, it has been </w:delText>
        </w:r>
        <w:r w:rsidR="00236AF3" w:rsidRPr="006E585E">
          <w:rPr>
            <w:color w:val="000000" w:themeColor="text1"/>
          </w:rPr>
          <w:delText>hypothesized</w:delText>
        </w:r>
        <w:r w:rsidRPr="006E585E">
          <w:rPr>
            <w:color w:val="000000" w:themeColor="text1"/>
          </w:rPr>
          <w:delText xml:space="preserve"> that a warmer world may lower winter mortality in temperate climates</w:delText>
        </w:r>
        <w:r w:rsidR="00A8345C">
          <w:rPr>
            <w:color w:val="000000" w:themeColor="text1"/>
          </w:rPr>
          <w:delText xml:space="preserve"> </w:delText>
        </w:r>
        <w:r w:rsidR="004258D7" w:rsidRPr="006E585E">
          <w:rPr>
            <w:color w:val="000000" w:themeColor="text1"/>
          </w:rPr>
          <w:fldChar w:fldCharType="begin" w:fldLock="1"/>
        </w:r>
        <w:r w:rsidR="00F52D66">
          <w:rPr>
            <w:color w:val="000000" w:themeColor="text1"/>
          </w:rPr>
          <w:delInstrText>ADDIN CSL_CITATION { "citationItems" : [ { "id" : "ITEM-1", "itemData" : { "ISSN" : "0020-7128 (Print) 0020-7128 (Linking)", "abstract" : "In Britain death rates from several important causes, particularly circulatory and respiratory diseases, rise markedly during the colder winter months. This close association between temperature and mortality suggests that climate change as a result of global warming may lead to a future reduction in excess winter deaths. This paper gives a brief introductory review of the literature on the links between cold conditions and health, and statistical models are subsequently developed of the associations between temperature and monthly mortality rates for the years 1968 to 1988 for England and Wales. Other factors, particularly the occurrence of influenza epidemics, are also taken into account. Highly significant negative associations were found between temperature and death rates from all causes and from chronic bronchitis, pneumonia, ischaemic heart disease and cerebrovascular disease. The statistical models developed from this analysis were used to compare death rates for current conditions with those that might be expected to occur in a future warmer climate. The results indicate that the higher temperatures predicted for 2050 might result in nearly 9000 fewer winter deaths each year with the largest contribution being from mortality from ischaemic heart disease. However, these preliminary estimates might change when further research is able to make into account a number of additional factors affecting the relationship between mortality and climate.", "author" : [ { "dropping-particle" : "", "family" : "Langford", "given" : "I H", "non-dropping-particle" : "", "parse-names" : false, "suffix" : "" }, { "dropping-particle" : "", "family" : "Bentham", "given" : "G", "non-dropping-particle" : "", "parse-names" : false, "suffix" : "" } ], "container-title" : "Int J Biometeorol", "id" : "ITEM-1", "issue" : "3", "issued" : { "date-parts" : [ [ "1995" ] ] }, "note" : "Langford, I H\nBentham, G\neng\nReview\n1995/03/01\nInt J Biometeorol. 1995 Mar;38(3):141-7.", "page" : "141-147", "publisher-place" : "Health Policy and Practice Unit, School of Health and Social Work, University of East Anglia, Norwich, UK.", "title" : "The potential effects of climate change on winter mortality in England and Wales", "type" : "article-journal", "volume" : "38" }, "uris" : [ "http://www.mendeley.com/documents/?uuid=3126ff34-727a-4f7c-b241-0a13146aa5a7" ] }, { "id" : "ITEM-2", "itemData" : { "ISSN" : "0277-9536 (Print) 0277-9536 (Linking)", "abstract" : "One of the potential effects of an anthropogenically induced climate change is a change in mortality related to thermal stress. In this paper, existing literature on the relationship between average temperatures and mortality is evaluated. By means of a simple meta-analysis an aggregated effect of a change in temperature on mortality is estimated for total, cardiovascular and respiratory mortality. These effect estimates are combined with projections of changes in baseline climate conditions of 20 cities, according to climate change scenarios of three General Circulation Models (GCMs). The results indicate that for most of the cities included, global climate change is likely to lead to a reduction in mortality rates due to decreasing winter mortality. This effect is most pronounced for cardiovascular mortality in elderly people in cities which experience temperate or cold climates at present. The sensitivity of the results to physiological and socio-economical adaptation is examined. However, more research is necessary to extend this work by inclusion of data from a wider range of populations.", "author" : [ { "dropping-particle" : "", "family" : "Martens", "given" : "W J", "non-dropping-particle" : "", "parse-names" : false, "suffix" : "" } ], "container-title" : "Soc Sci Med", "id" : "ITEM-2", "issue" : "3", "issued" : { "date-parts" : [ [ "1998" ] ] }, "note" : "Martens, W J\neng\nMeta-Analysis\nEngland\n1998/02/14\nSoc Sci Med. 1998 Feb;46(3):331-44.", "page" : "331-344", "publisher-place" : "Maastricht University, Department of Mathematics, The Netherlands.", "title" : "Climate change, thermal stress and mortality changes", "type" : "article-journal", "volume" : "46" }, "uris" : [ "http://www.mendeley.com/documents/?uuid=0a2cb328-6536-42c0-8ca8-ff67ad1e97dd" ] } ], "mendeley" : { "formattedCitation" : "(Langford &amp; Bentham, 1995; Martens, 1998)", "plainTextFormattedCitation" : "(Langford &amp; Bentham, 1995; Martens, 1998)", "previouslyFormattedCitation" : "(Langford &amp; Bentham, 1995; Martens, 1998)" }, "properties" : {  }, "schema" : "https://github.com/citation-style-language/schema/raw/master/csl-citation.json" }</w:delInstrText>
        </w:r>
        <w:r w:rsidR="004258D7" w:rsidRPr="006E585E">
          <w:rPr>
            <w:color w:val="000000" w:themeColor="text1"/>
          </w:rPr>
          <w:fldChar w:fldCharType="separate"/>
        </w:r>
        <w:r w:rsidR="00BC655C" w:rsidRPr="00BC655C">
          <w:rPr>
            <w:noProof/>
            <w:color w:val="000000" w:themeColor="text1"/>
          </w:rPr>
          <w:delText>(Langford &amp; Bentham, 1995; Martens, 1998)</w:delText>
        </w:r>
        <w:r w:rsidR="004258D7" w:rsidRPr="006E585E">
          <w:rPr>
            <w:color w:val="000000" w:themeColor="text1"/>
          </w:rPr>
          <w:fldChar w:fldCharType="end"/>
        </w:r>
        <w:r w:rsidR="00A8345C">
          <w:rPr>
            <w:color w:val="000000" w:themeColor="text1"/>
          </w:rPr>
          <w:delText>.</w:delText>
        </w:r>
        <w:r w:rsidRPr="006E585E">
          <w:rPr>
            <w:color w:val="000000" w:themeColor="text1"/>
          </w:rPr>
          <w:delText xml:space="preserve"> </w:delText>
        </w:r>
        <w:r w:rsidR="004508FE" w:rsidRPr="006E585E">
          <w:rPr>
            <w:color w:val="000000" w:themeColor="text1"/>
          </w:rPr>
          <w:delText>I</w:delText>
        </w:r>
        <w:r w:rsidRPr="006E585E">
          <w:rPr>
            <w:color w:val="000000" w:themeColor="text1"/>
          </w:rPr>
          <w:delText>n a large country like the USA, which possesses distinct climate regions, the seasonality of mortality may vary</w:delText>
        </w:r>
        <w:r w:rsidR="006D0249" w:rsidRPr="006E585E">
          <w:rPr>
            <w:color w:val="000000" w:themeColor="text1"/>
          </w:rPr>
          <w:delText xml:space="preserve"> geographically</w:delText>
        </w:r>
        <w:r w:rsidRPr="006E585E">
          <w:rPr>
            <w:color w:val="000000" w:themeColor="text1"/>
          </w:rPr>
          <w:delText xml:space="preserve">, due to </w:delText>
        </w:r>
        <w:r w:rsidR="006D0249" w:rsidRPr="006E585E">
          <w:rPr>
            <w:color w:val="000000" w:themeColor="text1"/>
          </w:rPr>
          <w:delText xml:space="preserve">geographical variations in mortality, </w:delText>
        </w:r>
        <w:r w:rsidR="00236AF3" w:rsidRPr="006E585E">
          <w:rPr>
            <w:color w:val="000000" w:themeColor="text1"/>
          </w:rPr>
          <w:delText>localized</w:delText>
        </w:r>
        <w:r w:rsidRPr="006E585E">
          <w:rPr>
            <w:color w:val="000000" w:themeColor="text1"/>
          </w:rPr>
          <w:delText xml:space="preserve"> weather patterns</w:delText>
        </w:r>
        <w:r w:rsidR="006D0249" w:rsidRPr="006E585E">
          <w:rPr>
            <w:color w:val="000000" w:themeColor="text1"/>
          </w:rPr>
          <w:delText>,</w:delText>
        </w:r>
        <w:r w:rsidRPr="006E585E">
          <w:rPr>
            <w:color w:val="000000" w:themeColor="text1"/>
          </w:rPr>
          <w:delText xml:space="preserve"> and regional differences in adaptation measures such as heating, air conditioning and healthcare</w:delText>
        </w:r>
        <w:r w:rsidR="00A8345C">
          <w:rPr>
            <w:color w:val="000000" w:themeColor="text1"/>
          </w:rPr>
          <w:delText xml:space="preserve"> </w:delText>
        </w:r>
        <w:r w:rsidR="004717CE" w:rsidRPr="006E585E">
          <w:rPr>
            <w:color w:val="000000" w:themeColor="text1"/>
          </w:rPr>
          <w:fldChar w:fldCharType="begin" w:fldLock="1"/>
        </w:r>
        <w:r w:rsidR="00F52D66">
          <w:rPr>
            <w:color w:val="000000" w:themeColor="text1"/>
          </w:rPr>
          <w:delInstrText>ADDIN CSL_CITATION { "citationItems" : [ { "id" : "ITEM-1", "itemData" : { "ISSN" : "0936-577X", "author" : [ { "dropping-particle" : "", "family" : "Davis", "given" : "Robert E", "non-dropping-particle" : "", "parse-names" : false, "suffix" : "" }, { "dropping-particle" : "", "family" : "Knappenberger", "given" : "Paul C", "non-dropping-particle" : "", "parse-names" : false, "suffix" : "" }, { "dropping-particle" : "", "family" : "Michaels", "given" : "Patrick J", "non-dropping-particle" : "", "parse-names" : false, "suffix" : "" }, { "dropping-particle" : "", "family" : "Novicoff", "given" : "Wendy M", "non-dropping-particle" : "", "parse-names" : false, "suffix" : "" } ], "container-title" : "Climate Research", "id" : "ITEM-1", "issue" : "1", "issued" : { "date-parts" : [ [ "2004" ] ] }, "page" : "61-76", "title" : "Seasonality of climate-human mortality relationships in US cities and impacts of climate change", "type" : "article-journal", "volume" : "26" }, "uris" : [ "http://www.mendeley.com/documents/?uuid=f784c2e9-323b-4c0a-a347-c09f272bc278" ] }, { "id" : "ITEM-2", "itemData" : { "DOI" : "10.1136/oem.2007.033175", "ISBN" : "1470-7926", "ISSN" : "13510711", "PMID" : "17600037", "abstract" : "OBJECTIVES The authors examined the increase in mortality associated with hot and cold temperature in different locations, the determinants of the variability in effect estimates, and its implications for adaptation. METHODS The authors conducted a case-crossover study in 50 US cities. They used daily mortality and weather data for 6\u2009513\u2009330 deaths occurring during 1989-2000. Exposure was assessed using two approaches. First, the authors determined exposure to extreme temperatures using city-specific indicator variables based on the local temperature distribution. Secondly, they used piecewise linear variables to assess exposure to temperature on a continuous scale above/below a threshold. Effects of hot and cold temperature were examined in season-specific models. In a meta-analysis of the city-specific results, the authors examined several city characteristics as effect modifiers. RESULTS Mortality increases associated with both extreme cold (2-day cumulative increase 1.59% (95% CI 0.56 to 2.63)) and extreme heat (5.74% (95% CI 3.38 to 8.15)) were found, the former being especially marked for myocardial infarction and cardiac arrest deaths. The increase in mortality was less marked at less extreme temperatures. The effect of extreme cold (defined as a percentile) was homogeneous across cities with different climates, suggesting that only the unusualness of the cold temperature (and not its absolute value) had a substantial impact on mortality (that is, acclimatisation to cold). Conversely, heat effects were quite heterogeneous, with the largest effects observed in cities with milder summers, less air conditioning and higher population density. Adjustment for ozone led to similar results, but some residual confounding could be present due to other uncontrolled pollutants. CONCLUSIONS The authors confirmed in a large sample of cities that both cold and hot temperatures increase mortality risk. These findings suggest that increases in heat-related mortality due to global warming are unlikely to be compensated for by decreases in cold-related mortality and that population acclimatisation to heat is still incomplete.", "author" : [ { "dropping-particle" : "", "family" : "Medina-Ram\u00f3n", "given" : "M.", "non-dropping-particle" : "", "parse-names" : false, "suffix" : "" }, { "dropping-particle" : "", "family" : "Schwartz", "given" : "J.", "non-dropping-particle" : "", "parse-names" : false, "suffix" : "" } ], "container-title" : "Occupational and Environmental Medicine", "id" : "ITEM-2", "issue" : "12", "issued" : { "date-parts" : [ [ "2007" ] ] }, "page" : "827-833", "title" : "Temperature, temperature extremes, and mortality: A study of acclimatisation and effect modification in 50 US cities", "type" : "article-journal", "volume" : "64" }, "uris" : [ "http://www.mendeley.com/documents/?uuid=a23bd195-1d02-4ac9-86f6-d82065b33b29" ] }, { "id" : "ITEM-3", "itemData" : { "DOI" : "10.1371/journal.pone.0063971", "ISBN" : "1932-6203 (Electronic)\\r1932-6203 (Linking)", "ISSN" : "19326203", "PMID" : "23734179", "abstract" : "Human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 "author" : [ { "dropping-particle" : "", "family" : "Kalkstein", "given" : "Adam J.", "non-dropping-particle" : "", "parse-names" : false, "suffix" : "" } ], "container-title" : "PLoS ONE", "id" : "ITEM-3", "issue" : "5", "issued" : { "date-parts" : [ [ "2013" ] ] }, "title" : "Regional Similarities in Seasonal Mortality across the United States: An Examination of 28 Metropolitan Statistical Areas", "type" : "article-journal", "volume" : "8" }, "uris" : [ "http://www.mendeley.com/documents/?uuid=50b74cb8-33dd-4519-ac6d-9a36289002e0" ] }, { "id" : "ITEM-4", "itemData" : { "DOI" : "10.1097/00001648-200111000-00014", "ISBN" : "1044-3983", "ISSN" : "10443983", "PMID" : "11679794", "abstract" : "We carried out time-series analysis in 12 U.S. cities to estimate both the acute effects and the lagged influence of weather on total daily deaths. We fit generalized additive Poisson regressions for each city using nonparametric smooth functions to control for long time trend and barometric pressure. We also controlled for day of the week. We estimated the effect and the lag structure of both temperature and humidity on the basis of a distributed lag model. In cold cities, both high and low temperatures were associated with increased deaths. In general, the effect of cold temperatures persisted for days, whereas the effect of high temperatures was restricted to the day of the death or the immediately preceding day and was twice as large as the cold effect. The hot temperature effect appears to be primarily harvesting. In hot cities, neither hot nor cold temperatures had much effect on deaths. The magnitude of the effect of hot temperature varied with central air conditioning use and the variance of summertime temperatures. We saw no clear pattern for humidity effect. These dissimilarities indicate that analysis of the impact of any climatic change should take into account regional weather differences and harvesting.", "author" : [ { "dropping-particle" : "", "family" : "Ferreira Braga", "given" : "Alf??sio Lu??s", "non-dropping-particle" : "", "parse-names" : false, "suffix" : "" }, { "dropping-particle" : "", "family" : "Zanobetti", "given" : "Antonella", "non-dropping-particle" : "", "parse-names" : false, "suffix" : "" }, { "dropping-particle" : "", "family" : "Schwartz", "given" : "Joel", "non-dropping-particle" : "", "parse-names" : false, "suffix" : "" } ], "container-title" : "Epidemiology", "id" : "ITEM-4", "issue" : "6", "issued" : { "date-parts" : [ [ "2001" ] ] }, "page" : "662-667", "title" : "The time course of weather-related deaths", "type" : "article-journal", "volume" : "12" }, "uris" : [ "http://www.mendeley.com/documents/?uuid=be110b7e-0808-41cf-85b9-f62c55bb14c9" ] } ], "mendeley" : { "formattedCitation" : "(Davis, Knappenberger, Michaels, &amp; Novicoff, 2004; Ferreira Braga, Zanobetti, &amp; Schwartz, 2001; Kalkstein, 2013; Medina-Ram\u00f3n &amp; Schwartz, 2007)", "plainTextFormattedCitation" : "(Davis, Knappenberger, Michaels, &amp; Novicoff, 2004; Ferreira Braga, Zanobetti, &amp; Schwartz, 2001; Kalkstein, 2013; Medina-Ram\u00f3n &amp; Schwartz, 2007)", "previouslyFormattedCitation" : "(Davis, Knappenberger, Michaels, &amp; Novicoff, 2004; Ferreira Braga, Zanobetti, &amp; Schwartz, 2001; Kalkstein, 2013; Medina-Ram\u00f3n &amp; Schwartz, 2007)" }, "properties" : {  }, "schema" : "https://github.com/citation-style-language/schema/raw/master/csl-citation.json" }</w:delInstrText>
        </w:r>
        <w:r w:rsidR="004717CE" w:rsidRPr="006E585E">
          <w:rPr>
            <w:color w:val="000000" w:themeColor="text1"/>
          </w:rPr>
          <w:fldChar w:fldCharType="separate"/>
        </w:r>
        <w:r w:rsidR="00BC655C" w:rsidRPr="00BC655C">
          <w:rPr>
            <w:noProof/>
            <w:color w:val="000000" w:themeColor="text1"/>
          </w:rPr>
          <w:delText>(Davis, Knappenberger, Michaels, &amp; Novicoff, 2004; Ferreira Braga, Zanobetti, &amp; Schwartz, 2001; Kalkstein, 2013; Medina-Ramón &amp; Schwartz, 2007)</w:delText>
        </w:r>
        <w:r w:rsidR="004717CE" w:rsidRPr="006E585E">
          <w:rPr>
            <w:color w:val="000000" w:themeColor="text1"/>
          </w:rPr>
          <w:fldChar w:fldCharType="end"/>
        </w:r>
        <w:r w:rsidR="00A8345C">
          <w:rPr>
            <w:color w:val="000000" w:themeColor="text1"/>
          </w:rPr>
          <w:delText>.</w:delText>
        </w:r>
        <w:r w:rsidR="00F06B28" w:rsidRPr="006E585E">
          <w:rPr>
            <w:color w:val="000000" w:themeColor="text1"/>
          </w:rPr>
          <w:delText xml:space="preserve"> </w:delText>
        </w:r>
        <w:r w:rsidRPr="006E585E">
          <w:rPr>
            <w:color w:val="000000" w:themeColor="text1"/>
          </w:rPr>
          <w:delText>The presence and extent of seasonal variation in mortality may also itself change over time, due to shifts in weather regimes, lifestyle, adaptati</w:delText>
        </w:r>
        <w:r w:rsidR="00A8345C">
          <w:rPr>
            <w:color w:val="000000" w:themeColor="text1"/>
          </w:rPr>
          <w:delText>on technologies, and healthcare</w:delText>
        </w:r>
        <w:r w:rsidRPr="006E585E">
          <w:rPr>
            <w:color w:val="000000" w:themeColor="text1"/>
          </w:rPr>
          <w:delText xml:space="preserve"> </w:delText>
        </w:r>
        <w:r w:rsidR="002C33D5" w:rsidRPr="006E585E">
          <w:rPr>
            <w:color w:val="000000" w:themeColor="text1"/>
          </w:rPr>
          <w:fldChar w:fldCharType="begin" w:fldLock="1"/>
        </w:r>
        <w:r w:rsidR="00F52D66">
          <w:rPr>
            <w:color w:val="000000" w:themeColor="text1"/>
          </w:rPr>
          <w:delInstrText>ADDIN CSL_CITATION { "citationItems" : [ { "id" : "ITEM-1", "itemData" : { "DOI" : "10.1001/jama.1997.03550120072036", "ISSN" : "0098-7484", "author" : [ { "dropping-particle" : "", "family" : "Seretakis", "given" : "Dimitrios", "non-dropping-particle" : "", "parse-names" : false, "suffix" : "" } ], "container-title" : "JAMA: The Journal of the American Medical Association", "id" : "ITEM-1", "issue" : "12", "issued" : { "date-parts" : [ [ "1997" ] ] }, "page" : "1012", "title" : "Changing Seasonality of Mortality From Coronary Heart Disease", "type" : "article-journal", "volume" : "278" }, "uris" : [ "http://www.mendeley.com/documents/?uuid=f8f1d39a-cba5-4b07-8183-8e346932439a" ] }, { "id" : "ITEM-2", "itemData" : { "DOI" : "10.1093/aje/kwj147", "ISBN" : "0002-9262 (Print) 0002-9262 (Linking)", "ISSN" : "00029262", "PMID" : "16624968", "abstract" : "The degree to which population vulnerability to outdoor temperature is reduced by improvements in infrastructure, technology, and general health has an important bearing on what realistically can be expected with future changes in climate. Using autoregressive Poisson models with adjustment for season, the authors analyzed weekly mortality in London, United Kingdom, during four periods (1900-1910, 1927-1937, 1954-1964, and 1986-1996) to quantify changing vulnerability to seasonal and temperature-related mortality throughout the 20th century. Mortality patterns showed an epidemiologic transition over the century from high childhood mortality to low childhood mortality and towards a predominance of chronic disease mortality in later periods. The ratio of winter deaths to nonwinter deaths was 1.24 (95% confidence interval (CI): 1.16, 1.34) in 1900-1910, 1.54 (95% CI: 1.42, 1.68) in 1927-1937, 1.48 (95% CI: 1.35, 1.64) in 1954-1964, and 1.22 (95% CI: 1.13, 1.31) in 1986-1996. The temperature-mortality gradient for cold deaths diminished progressively: The increase in mortality per 1 degree C drop below 15 degrees C was 2.52% (95% CI: 2.00, 3.03), 2.34% (95% CI: 1.72, 2.96), 1.64% (1.10, 2.19), and 1.17% (95% CI: 0.88, 1.45), respectively, in the four periods. Corresponding population attributable fractions were 12.5%, 11.2%, 8.7%, and 5.4%. Heat deaths also diminished over the century. There was a progressive reduction in temperature-related deaths over the 20th century, despite an aging population. This trend is likely to reflect improvements in social, environmental, behavioral, and health-care factors and has implications for the assessment of future burdens of heat and cold mortality.", "author" : [ { "dropping-particle" : "", "family" : "Carson", "given" : "Claire", "non-dropping-particle" : "", "parse-names" : false, "suffix" : "" }, { "dropping-particle" : "", "family" : "Hajat", "given" : "Shakoor", "non-dropping-particle" : "", "parse-names" : false, "suffix" : "" }, { "dropping-particle" : "", "family" : "Armstrong", "given" : "Ben", "non-dropping-particle" : "", "parse-names" : false, "suffix" : "" }, { "dropping-particle" : "", "family" : "Wilkinson", "given" : "Paul", "non-dropping-particle" : "", "parse-names" : false, "suffix" : "" } ], "container-title" : "American Journal of Epidemiology", "id" : "ITEM-2", "issue" : "1", "issued" : { "date-parts" : [ [ "2006" ] ] }, "page" : "77-84", "title" : "Declining vulnerability to temperature-related mortality in London over the 20th century", "type" : "article-journal", "volume" : "164" }, "uris" : [ "http://www.mendeley.com/documents/?uuid=c909b360-8d2b-4aac-a03d-eb05b74619ee" ] }, { "id" : "ITEM-3", "itemData" : { "DOI" : "10.1007/s11069-008-9327-2", "ISBN" : "0921-030X", "ISSN" : "0921030X", "PMID" : "282", "abstract" : "This study addresses the long-term trends in heat-related mortality across 29 US metropolitan areas from 1975 to 2004 to discern the spatial patterns and temporal trends in heat vulnerability. Mortality data have been standardized to account for population trends, and seasonal and interannual variability. On days when a city experienced an \u201coppressive\u201d air mass, mean anomalous mortality was calculated, along with the likelihood that oppressive days led to a mortality response at least one standard deviation above the baseline value. Results show a general decline in heat-related mortality from the 1970s to 1990s, after which the decline seems to have abated. The likelihood of oppressive days leading to significant increases in mortality has shown less of a decline. The number of oppressive days has stayed the same or increased at most metropolitan areas. With US homes near saturation in terms of air-conditioning availability, an aging population is still significantly vulnerable to heat events.", "author" : [ { "dropping-particle" : "", "family" : "Sheridan", "given" : "Scott C.", "non-dropping-particle" : "", "parse-names" : false, "suffix" : "" }, { "dropping-particle" : "", "family" : "Kalkstein", "given" : "Adam J.", "non-dropping-particle" : "", "parse-names" : false, "suffix" : "" }, { "dropping-particle" : "", "family" : "Kalkstein", "given" : "Laurence S.", "non-dropping-particle" : "", "parse-names" : false, "suffix" : "" } ], "container-title" : "Natural Hazards", "id" : "ITEM-3", "issue" : "1", "issued" : { "date-parts" : [ [ "2009" ] ] }, "page" : "145-160", "title" : "Trends in heat-related mortality in the United States, 1975-2004", "type" : "article-journal", "volume" : "50" }, "uris" : [ "http://www.mendeley.com/documents/?uuid=eb3d5076-8711-4144-af91-fba1e56f2993" ] }, { "id" : "ITEM-4", "itemData" : { "DOI" : "10.1289/ehp.1307392", "ISBN" : "00916765", "ISSN" : "15529924", "PMID" : "24780880", "abstract" : "BACKGROUND: In a changing climate, increasing temperatures are anticipated to have profound health impacts. These impacts could be mitigated if individuals and communities adapt to changing exposures; however, little is known about the extent to which the population may be adapting.\\n\\nOBJECTIVE: We investigated the hypothesis that if adaptation is occurring, then heat-related mortality would be decreasing over time.\\n\\nMETHODS: We used a national database of daily weather, air pollution, and age-stratified mortality rates for 105 U.S. cities (covering 106 million people) during the summers of 1987-2005. Time-varying coefficient regression models and Bayesian hierarchical models were used to estimate city-specific, regional, and national temporal trends in heat-related mortality and to identify factors that might explain variation across cities.\\n\\nRESULTS: On average across cities, the number of deaths (per 1,000 deaths) attributable to each 10\u00b0F increase in same-day temperature decreased from 51 [95% posterior interval (PI): 42, 61] in 1987 to 19 (95% PI: 12, 27) in 2005. This decline was largest among those \u2265 75 years of age, in northern regions, and in cities with cooler climates. Although central air conditioning (AC) prevalence has increased, we did not find statistically significant evidence of larger temporal declines among cities with larger increases in AC prevalence.\\n\\nCONCLUSIONS: The population has become more resilient to heat over time. Yet even with this increased resilience, substantial risks of heat-related mortality remain. Based on 2005 estimates, an increase in average temperatures by 5\u00b0F (central climate projection) would lead to an additional 1,907 deaths per summer across all cities.", "author" : [ { "dropping-particle" : "", "family" : "Bobb", "given" : "Jennifer F.", "non-dropping-particle" : "", "parse-names" : false, "suffix" : "" }, { "dropping-particle" : "", "family" : "Peng", "given" : "Roger D.", "non-dropping-particle" : "", "parse-names" : false, "suffix" : "" }, { "dropping-particle" : "", "family" : "Bell", "given" : "Michelle L.", "non-dropping-particle" : "", "parse-names" : false, "suffix" : "" }, { "dropping-particle" : "", "family" : "Dominici", "given" : "Francesca", "non-dropping-particle" : "", "parse-names" : false, "suffix" : "" } ], "container-title" : "Environmental Health Perspectives", "id" : "ITEM-4", "issue" : "8", "issued" : { "date-parts" : [ [ "2014" ] ] }, "page" : "811-816", "title" : "Heat-related mortality and adaptation to heat in the United States", "type" : "article-journal", "volume" : "122" }, "uris" : [ "http://www.mendeley.com/documents/?uuid=c9f7dbd2-00af-408a-a3fa-10494a700366" ] } ], "mendeley" : { "formattedCitation" : "(Bobb, Peng, Bell, &amp; Dominici, 2014; Carson, Hajat, Armstrong, &amp; Wilkinson, 2006; Seretakis, 1997; Sheridan, Kalkstein, &amp; Kalkstein, 2009)", "plainTextFormattedCitation" : "(Bobb, Peng, Bell, &amp; Dominici, 2014; Carson, Hajat, Armstrong, &amp; Wilkinson, 2006; Seretakis, 1997; Sheridan, Kalkstein, &amp; Kalkstein, 2009)", "previouslyFormattedCitation" : "(Bobb, Peng, Bell, &amp; Dominici, 2014; Carson, Hajat, Armstrong, &amp; Wilkinson, 2006; Seretakis, 1997; Sheridan, Kalkstein, &amp; Kalkstein, 2009)" }, "properties" : {  }, "schema" : "https://github.com/citation-style-language/schema/raw/master/csl-citation.json" }</w:delInstrText>
        </w:r>
        <w:r w:rsidR="002C33D5" w:rsidRPr="006E585E">
          <w:rPr>
            <w:color w:val="000000" w:themeColor="text1"/>
          </w:rPr>
          <w:fldChar w:fldCharType="separate"/>
        </w:r>
        <w:r w:rsidR="00BC655C" w:rsidRPr="00BC655C">
          <w:rPr>
            <w:noProof/>
            <w:color w:val="000000" w:themeColor="text1"/>
          </w:rPr>
          <w:delText>(Bobb, Peng, Bell, &amp; Dominici, 2014; Carson, Hajat, Armstrong, &amp; Wilkinson, 2006; Seretakis, 1997; Sheridan, Kalkstein, &amp; Kalkstein, 2009)</w:delText>
        </w:r>
        <w:r w:rsidR="002C33D5" w:rsidRPr="006E585E">
          <w:rPr>
            <w:color w:val="000000" w:themeColor="text1"/>
          </w:rPr>
          <w:fldChar w:fldCharType="end"/>
        </w:r>
        <w:r w:rsidR="00A8345C">
          <w:rPr>
            <w:color w:val="000000" w:themeColor="text1"/>
          </w:rPr>
          <w:delText>.</w:delText>
        </w:r>
      </w:del>
    </w:p>
    <w:p w14:paraId="752CCF68" w14:textId="77777777" w:rsidR="002015BB" w:rsidRPr="0034704C" w:rsidRDefault="002015BB" w:rsidP="0034704C">
      <w:pPr>
        <w:spacing w:line="480" w:lineRule="auto"/>
        <w:jc w:val="both"/>
        <w:rPr>
          <w:color w:val="000000" w:themeColor="text1"/>
        </w:rPr>
      </w:pPr>
    </w:p>
    <w:p w14:paraId="57A78B25" w14:textId="556BA6FA" w:rsidR="00B025C4" w:rsidRPr="0034704C" w:rsidRDefault="000210D1" w:rsidP="00FF08BF">
      <w:pPr>
        <w:spacing w:line="480" w:lineRule="auto"/>
        <w:jc w:val="both"/>
        <w:rPr>
          <w:color w:val="000000" w:themeColor="text1"/>
        </w:rPr>
      </w:pPr>
      <w:r w:rsidRPr="00FF08BF">
        <w:rPr>
          <w:color w:val="000000" w:themeColor="text1"/>
        </w:rPr>
        <w:t xml:space="preserve">A thorough understanding of the long-term dynamics of seasonality of mortality, and its geographical and demographic patterns, is needed to identify at-risk groups, plan responses </w:t>
      </w:r>
      <w:proofErr w:type="gramStart"/>
      <w:r w:rsidRPr="00FF08BF">
        <w:rPr>
          <w:color w:val="000000" w:themeColor="text1"/>
        </w:rPr>
        <w:t>at the present time</w:t>
      </w:r>
      <w:proofErr w:type="gramEnd"/>
      <w:r w:rsidRPr="00AC73A1">
        <w:rPr>
          <w:color w:val="000000" w:themeColor="text1"/>
          <w:rPrChange w:id="104" w:author="Parks, Robbie M" w:date="2018-08-14T21:12:00Z">
            <w:rPr>
              <w:rFonts w:ascii="Times New Roman" w:hAnsi="Times New Roman"/>
              <w:color w:val="000000" w:themeColor="text1"/>
              <w:sz w:val="24"/>
              <w:szCs w:val="24"/>
            </w:rPr>
          </w:rPrChange>
        </w:rPr>
        <w:t xml:space="preserve"> as well as under changing climate conditions. </w:t>
      </w:r>
      <w:r w:rsidR="002015BB" w:rsidRPr="00AC73A1" w:rsidDel="007B3AFF">
        <w:rPr>
          <w:color w:val="000000" w:themeColor="text1"/>
          <w:rPrChange w:id="105" w:author="Parks, Robbie M" w:date="2018-08-14T21:12:00Z">
            <w:rPr>
              <w:rFonts w:ascii="Times New Roman" w:hAnsi="Times New Roman"/>
              <w:color w:val="000000" w:themeColor="text1"/>
              <w:sz w:val="24"/>
              <w:szCs w:val="24"/>
            </w:rPr>
          </w:rPrChange>
        </w:rPr>
        <w:t>Although mortality seasonality is well-established, t</w:t>
      </w:r>
      <w:r w:rsidR="004508FE" w:rsidRPr="00AC73A1" w:rsidDel="007B3AFF">
        <w:rPr>
          <w:color w:val="000000" w:themeColor="text1"/>
          <w:rPrChange w:id="106" w:author="Parks, Robbie M" w:date="2018-08-14T21:12:00Z">
            <w:rPr>
              <w:rFonts w:ascii="Times New Roman" w:hAnsi="Times New Roman"/>
              <w:color w:val="000000" w:themeColor="text1"/>
              <w:sz w:val="24"/>
              <w:szCs w:val="24"/>
            </w:rPr>
          </w:rPrChange>
        </w:rPr>
        <w:t xml:space="preserve">here is limited </w:t>
      </w:r>
      <w:r w:rsidR="002015BB" w:rsidRPr="00AC73A1" w:rsidDel="007B3AFF">
        <w:rPr>
          <w:color w:val="000000" w:themeColor="text1"/>
          <w:rPrChange w:id="107" w:author="Parks, Robbie M" w:date="2018-08-14T21:12:00Z">
            <w:rPr>
              <w:rFonts w:ascii="Times New Roman" w:hAnsi="Times New Roman"/>
              <w:color w:val="000000" w:themeColor="text1"/>
              <w:sz w:val="24"/>
              <w:szCs w:val="24"/>
            </w:rPr>
          </w:rPrChange>
        </w:rPr>
        <w:t xml:space="preserve">information on how </w:t>
      </w:r>
      <w:r w:rsidR="004475C0" w:rsidRPr="00AC73A1">
        <w:rPr>
          <w:color w:val="000000" w:themeColor="text1"/>
          <w:rPrChange w:id="108" w:author="Parks, Robbie M" w:date="2018-08-14T21:12:00Z">
            <w:rPr>
              <w:rFonts w:ascii="Times New Roman" w:hAnsi="Times New Roman"/>
              <w:color w:val="000000" w:themeColor="text1"/>
              <w:sz w:val="24"/>
              <w:szCs w:val="24"/>
            </w:rPr>
          </w:rPrChange>
        </w:rPr>
        <w:t>seasonality, including the timing of minimum and maximum mortality,</w:t>
      </w:r>
      <w:r w:rsidR="004475C0" w:rsidRPr="00AC73A1" w:rsidDel="007B3AFF">
        <w:rPr>
          <w:color w:val="000000" w:themeColor="text1"/>
          <w:rPrChange w:id="109" w:author="Parks, Robbie M" w:date="2018-08-14T21:12:00Z">
            <w:rPr>
              <w:rFonts w:ascii="Times New Roman" w:hAnsi="Times New Roman"/>
              <w:color w:val="000000" w:themeColor="text1"/>
              <w:sz w:val="24"/>
              <w:szCs w:val="24"/>
            </w:rPr>
          </w:rPrChange>
        </w:rPr>
        <w:t xml:space="preserve"> </w:t>
      </w:r>
      <w:r w:rsidR="002015BB" w:rsidRPr="00AC73A1" w:rsidDel="007B3AFF">
        <w:rPr>
          <w:color w:val="000000" w:themeColor="text1"/>
          <w:rPrChange w:id="110" w:author="Parks, Robbie M" w:date="2018-08-14T21:12:00Z">
            <w:rPr>
              <w:rFonts w:ascii="Times New Roman" w:hAnsi="Times New Roman"/>
              <w:color w:val="000000" w:themeColor="text1"/>
              <w:sz w:val="24"/>
              <w:szCs w:val="24"/>
            </w:rPr>
          </w:rPrChange>
        </w:rPr>
        <w:t xml:space="preserve">varies by local climate and how </w:t>
      </w:r>
      <w:r w:rsidR="004475C0" w:rsidRPr="00AC73A1">
        <w:rPr>
          <w:color w:val="000000" w:themeColor="text1"/>
          <w:rPrChange w:id="111" w:author="Parks, Robbie M" w:date="2018-08-14T21:12:00Z">
            <w:rPr>
              <w:rFonts w:ascii="Times New Roman" w:hAnsi="Times New Roman"/>
              <w:color w:val="000000" w:themeColor="text1"/>
              <w:sz w:val="24"/>
              <w:szCs w:val="24"/>
            </w:rPr>
          </w:rPrChange>
        </w:rPr>
        <w:t>these features</w:t>
      </w:r>
      <w:r w:rsidR="004475C0" w:rsidRPr="00AC73A1" w:rsidDel="007B3AFF">
        <w:rPr>
          <w:color w:val="000000" w:themeColor="text1"/>
          <w:rPrChange w:id="112" w:author="Parks, Robbie M" w:date="2018-08-14T21:12:00Z">
            <w:rPr>
              <w:rFonts w:ascii="Times New Roman" w:hAnsi="Times New Roman"/>
              <w:color w:val="000000" w:themeColor="text1"/>
              <w:sz w:val="24"/>
              <w:szCs w:val="24"/>
            </w:rPr>
          </w:rPrChange>
        </w:rPr>
        <w:t xml:space="preserve"> </w:t>
      </w:r>
      <w:r w:rsidR="004508FE" w:rsidRPr="00AC73A1" w:rsidDel="007B3AFF">
        <w:rPr>
          <w:color w:val="000000" w:themeColor="text1"/>
          <w:rPrChange w:id="113" w:author="Parks, Robbie M" w:date="2018-08-14T21:12:00Z">
            <w:rPr>
              <w:rFonts w:ascii="Times New Roman" w:hAnsi="Times New Roman"/>
              <w:color w:val="000000" w:themeColor="text1"/>
              <w:sz w:val="24"/>
              <w:szCs w:val="24"/>
            </w:rPr>
          </w:rPrChange>
        </w:rPr>
        <w:t>ha</w:t>
      </w:r>
      <w:r w:rsidR="004475C0" w:rsidRPr="00AC73A1">
        <w:rPr>
          <w:color w:val="000000" w:themeColor="text1"/>
          <w:rPrChange w:id="114" w:author="Parks, Robbie M" w:date="2018-08-14T21:12:00Z">
            <w:rPr>
              <w:rFonts w:ascii="Times New Roman" w:hAnsi="Times New Roman"/>
              <w:color w:val="000000" w:themeColor="text1"/>
              <w:sz w:val="24"/>
              <w:szCs w:val="24"/>
            </w:rPr>
          </w:rPrChange>
        </w:rPr>
        <w:t>ve</w:t>
      </w:r>
      <w:r w:rsidR="004508FE" w:rsidRPr="00AC73A1" w:rsidDel="007B3AFF">
        <w:rPr>
          <w:color w:val="000000" w:themeColor="text1"/>
          <w:rPrChange w:id="115" w:author="Parks, Robbie M" w:date="2018-08-14T21:12:00Z">
            <w:rPr>
              <w:rFonts w:ascii="Times New Roman" w:hAnsi="Times New Roman"/>
              <w:color w:val="000000" w:themeColor="text1"/>
              <w:sz w:val="24"/>
              <w:szCs w:val="24"/>
            </w:rPr>
          </w:rPrChange>
        </w:rPr>
        <w:t xml:space="preserve"> changed over time</w:t>
      </w:r>
      <w:r w:rsidR="002015BB" w:rsidRPr="00AC73A1" w:rsidDel="007B3AFF">
        <w:rPr>
          <w:color w:val="000000" w:themeColor="text1"/>
          <w:rPrChange w:id="116" w:author="Parks, Robbie M" w:date="2018-08-14T21:12:00Z">
            <w:rPr>
              <w:rFonts w:ascii="Times New Roman" w:hAnsi="Times New Roman"/>
              <w:color w:val="000000" w:themeColor="text1"/>
              <w:sz w:val="24"/>
              <w:szCs w:val="24"/>
            </w:rPr>
          </w:rPrChange>
        </w:rPr>
        <w:t>, especially in relation to age</w:t>
      </w:r>
      <w:r w:rsidR="004475C0" w:rsidRPr="00AC73A1">
        <w:rPr>
          <w:color w:val="000000" w:themeColor="text1"/>
          <w:rPrChange w:id="117" w:author="Parks, Robbie M" w:date="2018-08-14T21:12:00Z">
            <w:rPr>
              <w:rFonts w:ascii="Times New Roman" w:hAnsi="Times New Roman"/>
              <w:color w:val="000000" w:themeColor="text1"/>
              <w:sz w:val="24"/>
              <w:szCs w:val="24"/>
            </w:rPr>
          </w:rPrChange>
        </w:rPr>
        <w:t xml:space="preserve"> </w:t>
      </w:r>
      <w:r w:rsidR="002015BB" w:rsidRPr="00AC73A1" w:rsidDel="007B3AFF">
        <w:rPr>
          <w:color w:val="000000" w:themeColor="text1"/>
          <w:rPrChange w:id="118" w:author="Parks, Robbie M" w:date="2018-08-14T21:12:00Z">
            <w:rPr>
              <w:rFonts w:ascii="Times New Roman" w:hAnsi="Times New Roman"/>
              <w:color w:val="000000" w:themeColor="text1"/>
              <w:sz w:val="24"/>
              <w:szCs w:val="24"/>
            </w:rPr>
          </w:rPrChange>
        </w:rPr>
        <w:t>group, sex and medical cause of death</w:t>
      </w:r>
      <w:r w:rsidR="009629F0" w:rsidRPr="00AC73A1">
        <w:rPr>
          <w:color w:val="000000" w:themeColor="text1"/>
          <w:rPrChange w:id="119" w:author="Parks, Robbie M" w:date="2018-08-14T21:12:00Z">
            <w:rPr>
              <w:rFonts w:ascii="Times New Roman" w:hAnsi="Times New Roman"/>
              <w:color w:val="000000" w:themeColor="text1"/>
              <w:sz w:val="24"/>
              <w:szCs w:val="24"/>
            </w:rPr>
          </w:rPrChange>
        </w:rPr>
        <w:t xml:space="preserve"> </w:t>
      </w:r>
      <w:ins w:id="120" w:author="Parks, Robbie M" w:date="2018-08-14T21:12:00Z">
        <w:r w:rsidR="00964975" w:rsidRPr="00AC73A1">
          <w:rPr>
            <w:color w:val="000000" w:themeColor="text1"/>
          </w:rPr>
          <w:fldChar w:fldCharType="begin" w:fldLock="1"/>
        </w:r>
        <w:r w:rsidR="00C950B8">
          <w:rPr>
            <w:color w:val="000000" w:themeColor="text1"/>
          </w:rPr>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Approach","type":"article-journal","volume":"PhD"},"uris":["http://www.mendeley.com/documents/?uuid=735ffa52-a2fc-4bed-ab59-d84289752b70"]}],"mendeley":{"formattedCitation":"(Rau, 2004; Rau, Bohk-Ewald, Muszyńska, &amp; Vaupel, 2018)","plainTextFormattedCitation":"(Rau, 2004; Rau, Bohk-Ewald, Muszyńska, &amp; Vaupel, 2018)","previouslyFormattedCitation":"(Rau, 2004; Rau, Bohk-Ewald, Muszyńska, &amp; Vaupel, 2018)"},"properties":{"noteIndex":0},"schema":"https://github.com/citation-style-language/schema/raw/master/csl-citation.json"}</w:instrText>
        </w:r>
        <w:r w:rsidR="00964975" w:rsidRPr="00AC73A1">
          <w:rPr>
            <w:color w:val="000000" w:themeColor="text1"/>
          </w:rPr>
          <w:fldChar w:fldCharType="separate"/>
        </w:r>
        <w:r w:rsidR="00BC655C" w:rsidRPr="00AC73A1">
          <w:rPr>
            <w:noProof/>
            <w:color w:val="000000" w:themeColor="text1"/>
          </w:rPr>
          <w:t>(Rau, 2004; Rau, Bohk-Ewald, Muszyńska, &amp; Vaupel, 2018)</w:t>
        </w:r>
        <w:r w:rsidR="00964975" w:rsidRPr="00AC73A1">
          <w:rPr>
            <w:color w:val="000000" w:themeColor="text1"/>
          </w:rPr>
          <w:fldChar w:fldCharType="end"/>
        </w:r>
      </w:ins>
      <w:del w:id="121" w:author="Parks, Robbie M" w:date="2018-08-14T21:12:00Z">
        <w:r w:rsidR="00964975" w:rsidRPr="006E585E">
          <w:rPr>
            <w:color w:val="000000" w:themeColor="text1"/>
          </w:rPr>
          <w:fldChar w:fldCharType="begin" w:fldLock="1"/>
        </w:r>
        <w:r w:rsidR="00F52D66">
          <w:rPr>
            <w:color w:val="000000" w:themeColor="text1"/>
          </w:rPr>
          <w:delInstrText>ADDIN CSL_CITATION { "citationItems" : [ { "id" : "ITEM-1",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"ITEM-1", "issued" : { "date-parts" : [ [ "2018" ] ] }, "title" : "Visualizing Mortality Dynamics in the Lexis Diagram", "type" : "book" }, "uris" : [ "http://www.mendeley.com/documents/?uuid=e0c81d53-6ad6-40c1-935d-e122c89bb8f6" ] }, { "id" : "ITEM-2", "itemData" : { "DOI" : "10.1007/978-3-540-44902-7", "ISBN" : "3540449027", "PMID" : "14535918", "abstract" : "Seasonal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 "author" : [ { "dropping-particle" : "", "family" : "Rau", "given" : "Roland", "non-dropping-particle" : "", "parse-names" : false, "suffix" : "" } ], "container-title" : "Wirtschafts- und Sozialwissenschaftlichen Fakult\u00e4t", "id" : "ITEM-2", "issued" : { "date-parts" : [ [ "2004" ] ] }, "page" : "361", "title" : "Seasonality in Human Mortality.  A Demographic Approach", "type" : "article-journal", "volume" : "PhD" }, "uris" : [ "http://www.mendeley.com/documents/?uuid=735ffa52-a2fc-4bed-ab59-d84289752b70" ] } ], "mendeley" : { "formattedCitation" : "(Rau, 2004; Rau, Bohk-Ewald, Muszy\u0144ska, &amp; Vaupel, 2018)", "plainTextFormattedCitation" : "(Rau, 2004; Rau, Bohk-Ewald, Muszy\u0144ska, &amp; Vaupel, 2018)", "previouslyFormattedCitation" : "(Rau, 2004; Rau, Bohk-Ewald, Muszy\u0144ska, &amp; Vaupel, 2018)" }, "properties" : {  }, "schema" : "https://github.com/citation-style-language/schema/raw/master/csl-citation.json" }</w:delInstrText>
        </w:r>
        <w:r w:rsidR="00964975" w:rsidRPr="006E585E">
          <w:rPr>
            <w:color w:val="000000" w:themeColor="text1"/>
          </w:rPr>
          <w:fldChar w:fldCharType="separate"/>
        </w:r>
        <w:r w:rsidR="00BC655C" w:rsidRPr="00BC655C">
          <w:rPr>
            <w:noProof/>
            <w:color w:val="000000" w:themeColor="text1"/>
          </w:rPr>
          <w:delText>(Rau, 2004; Rau, Bohk-Ewald, Muszyńska, &amp; Vaupel, 2018)</w:delText>
        </w:r>
        <w:r w:rsidR="00964975" w:rsidRPr="006E585E">
          <w:rPr>
            <w:color w:val="000000" w:themeColor="text1"/>
          </w:rPr>
          <w:fldChar w:fldCharType="end"/>
        </w:r>
      </w:del>
      <w:r w:rsidR="006112BC" w:rsidRPr="0034704C">
        <w:rPr>
          <w:color w:val="000000" w:themeColor="text1"/>
        </w:rPr>
        <w:t>.</w:t>
      </w:r>
    </w:p>
    <w:p w14:paraId="660EE2E5" w14:textId="77777777" w:rsidR="00B025C4" w:rsidRPr="00FF08BF" w:rsidRDefault="00B025C4" w:rsidP="00C33FFB">
      <w:pPr>
        <w:spacing w:line="480" w:lineRule="auto"/>
        <w:jc w:val="both"/>
        <w:rPr>
          <w:color w:val="000000" w:themeColor="text1"/>
        </w:rPr>
        <w:pPrChange w:id="122" w:author="Parks, Robbie M" w:date="2018-08-14T21:12:00Z">
          <w:pPr>
            <w:spacing w:after="0" w:line="480" w:lineRule="auto"/>
            <w:jc w:val="both"/>
          </w:pPr>
        </w:pPrChange>
      </w:pPr>
    </w:p>
    <w:p w14:paraId="1DF1A52E" w14:textId="77777777" w:rsidR="000210D1" w:rsidRPr="00AC73A1" w:rsidRDefault="004508FE" w:rsidP="00C33FFB">
      <w:pPr>
        <w:spacing w:line="480" w:lineRule="auto"/>
        <w:jc w:val="both"/>
        <w:rPr>
          <w:ins w:id="123" w:author="Parks, Robbie M" w:date="2018-08-14T21:12:00Z"/>
          <w:color w:val="000000" w:themeColor="text1"/>
        </w:rPr>
      </w:pPr>
      <w:ins w:id="124" w:author="Parks, Robbie M" w:date="2018-08-14T21:12:00Z">
        <w:r w:rsidRPr="00AC73A1">
          <w:rPr>
            <w:color w:val="000000" w:themeColor="text1"/>
          </w:rPr>
          <w:t>In this paper, w</w:t>
        </w:r>
        <w:r w:rsidR="000210D1" w:rsidRPr="00AC73A1">
          <w:rPr>
            <w:color w:val="000000" w:themeColor="text1"/>
          </w:rPr>
          <w:t xml:space="preserve">e comprehensively </w:t>
        </w:r>
        <w:r w:rsidR="00236AF3" w:rsidRPr="00AC73A1">
          <w:rPr>
            <w:color w:val="000000" w:themeColor="text1"/>
          </w:rPr>
          <w:t>characterize</w:t>
        </w:r>
        <w:r w:rsidR="000210D1" w:rsidRPr="00AC73A1">
          <w:rPr>
            <w:color w:val="000000" w:themeColor="text1"/>
          </w:rPr>
          <w:t xml:space="preserve"> the spatial and temporal patterns of </w:t>
        </w:r>
        <w:r w:rsidR="002015BB" w:rsidRPr="00AC73A1">
          <w:rPr>
            <w:color w:val="000000" w:themeColor="text1"/>
          </w:rPr>
          <w:t xml:space="preserve">all-cause and cause-specific </w:t>
        </w:r>
        <w:r w:rsidR="000210D1" w:rsidRPr="00AC73A1">
          <w:rPr>
            <w:color w:val="000000" w:themeColor="text1"/>
          </w:rPr>
          <w:t>mortality seasonality in the USA</w:t>
        </w:r>
        <w:r w:rsidR="000F5E5D" w:rsidRPr="00AC73A1">
          <w:rPr>
            <w:color w:val="000000" w:themeColor="text1"/>
          </w:rPr>
          <w:t xml:space="preserve"> by sex and age group</w:t>
        </w:r>
        <w:r w:rsidR="000210D1" w:rsidRPr="00AC73A1">
          <w:rPr>
            <w:color w:val="000000" w:themeColor="text1"/>
          </w:rPr>
          <w:t>, through the application of wavelet analytical techniques</w:t>
        </w:r>
        <w:r w:rsidR="00B34BC1" w:rsidRPr="00AC73A1">
          <w:rPr>
            <w:color w:val="000000" w:themeColor="text1"/>
          </w:rPr>
          <w:t>, to over three decades of national mortality data</w:t>
        </w:r>
        <w:r w:rsidR="00B34BC1">
          <w:rPr>
            <w:color w:val="000000" w:themeColor="text1"/>
          </w:rPr>
          <w:t>. Wavelets</w:t>
        </w:r>
        <w:r w:rsidR="00B34BC1" w:rsidRPr="00AC73A1">
          <w:rPr>
            <w:color w:val="000000" w:themeColor="text1"/>
          </w:rPr>
          <w:t xml:space="preserve"> </w:t>
        </w:r>
        <w:r w:rsidR="000210D1" w:rsidRPr="00AC73A1">
          <w:rPr>
            <w:color w:val="000000" w:themeColor="text1"/>
          </w:rPr>
          <w:t>have been used to study the dynamics of weather phenome</w:t>
        </w:r>
        <w:r w:rsidR="00BF3FD9" w:rsidRPr="00AC73A1">
          <w:rPr>
            <w:color w:val="000000" w:themeColor="text1"/>
          </w:rPr>
          <w:t>na</w:t>
        </w:r>
        <w:r w:rsidR="00FC7D12" w:rsidRPr="00AC73A1">
          <w:rPr>
            <w:color w:val="000000" w:themeColor="text1"/>
          </w:rPr>
          <w:t xml:space="preserve"> </w:t>
        </w:r>
        <w:r w:rsidR="002542D0">
          <w:rPr>
            <w:color w:val="000000" w:themeColor="text1"/>
          </w:rPr>
          <w:fldChar w:fldCharType="begin" w:fldLock="1"/>
        </w:r>
        <w:r w:rsidR="00C950B8">
          <w:rPr>
            <w:color w:val="000000" w:themeColor="text1"/>
          </w:rPr>
          <w:instrText>ADDIN CSL_CITATION {"citationItems":[{"id":"ITEM-1","itemData":{"DOI":"10.1038/nature01194","ISBN":"0028-0836","ISSN":"00280836","PMID":"12432388","abstract":"The variability of El Nin ̃o/Southern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1–3 . Here we present a record of sedimentation in Laguna Pallcacocha, southern Ecuador, which is strongly influenced by ENSO variability, and covers the past 12,000 years continuously. We find that changes on a timescale of 2–8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records.","author":[{"dropping-particle":"","family":"Moy","given":"Christopher M.","non-dropping-particle":"","parse-names":false,"suffix":""},{"dropping-particle":"","family":"Seltzer","given":"Geoffrey O.","non-dropping-particle":"","parse-names":false,"suffix":""},{"dropping-particle":"","family":"Rodbell","given":"Donald T.","non-dropping-particle":"","parse-names":false,"suffix":""},{"dropping-particle":"","family":"Anderson","given":"David M.","non-dropping-particle":"","parse-names":false,"suffix":""}],"container-title":"Nature","id":"ITEM-1","issue":"6912","issued":{"date-parts":[["2002"]]},"page":"162-165","title":"Variability of El Niño/Southern Oscillation activity at millennial timescales during the Holocene epoch","type":"article-journal","volume":"420"},"uris":["http://www.mendeley.com/documents/?uuid=7d5ba32f-935d-46a0-82d2-3b510f617cdd"]}],"mendeley":{"formattedCitation":"(Moy, Seltzer, Rodbell, &amp; Anderson, 2002)","plainTextFormattedCitation":"(Moy, Seltzer, Rodbell, &amp; Anderson, 2002)","previouslyFormattedCitation":"(Moy, Seltzer, Rodbell, &amp; Anderson, 2002)"},"properties":{"noteIndex":0},"schema":"https://github.com/citation-style-language/schema/raw/master/csl-citation.json"}</w:instrText>
        </w:r>
        <w:r w:rsidR="002542D0">
          <w:rPr>
            <w:color w:val="000000" w:themeColor="text1"/>
          </w:rPr>
          <w:fldChar w:fldCharType="separate"/>
        </w:r>
        <w:r w:rsidR="002542D0" w:rsidRPr="002542D0">
          <w:rPr>
            <w:noProof/>
            <w:color w:val="000000" w:themeColor="text1"/>
          </w:rPr>
          <w:t>(Moy, Seltzer, Rodbell, &amp; Anderson, 2002)</w:t>
        </w:r>
        <w:r w:rsidR="002542D0">
          <w:rPr>
            <w:color w:val="000000" w:themeColor="text1"/>
          </w:rPr>
          <w:fldChar w:fldCharType="end"/>
        </w:r>
        <w:r w:rsidR="00625BF6">
          <w:rPr>
            <w:color w:val="000000" w:themeColor="text1"/>
          </w:rPr>
          <w:t xml:space="preserve"> </w:t>
        </w:r>
        <w:r w:rsidR="000210D1" w:rsidRPr="00AC73A1">
          <w:rPr>
            <w:color w:val="000000" w:themeColor="text1"/>
          </w:rPr>
          <w:t>and infectious diseases</w:t>
        </w:r>
        <w:r w:rsidR="006112BC" w:rsidRPr="00AC73A1">
          <w:rPr>
            <w:color w:val="000000" w:themeColor="text1"/>
          </w:rPr>
          <w:t xml:space="preserve"> </w:t>
        </w:r>
        <w:r w:rsidR="00BF3FD9" w:rsidRPr="00AC73A1">
          <w:rPr>
            <w:color w:val="000000" w:themeColor="text1"/>
          </w:rPr>
          <w:fldChar w:fldCharType="begin" w:fldLock="1"/>
        </w:r>
        <w:r w:rsidR="00C950B8">
          <w:rPr>
            <w:color w:val="000000" w:themeColor="text1"/>
          </w:rPr>
          <w:instrText>ADDIN CSL_CITATION {"citationItems":[{"id":"ITEM-1","itemData":{"DOI":"10.1038/414716a","ISBN":"0028-0836","ISSN":"00280836","PMID":"11742391","abstract":"Spatio-temporal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waves.","author":[{"dropping-particle":"","family":"Grenfell","given":"B. T.","non-dropping-particle":"","parse-names":false,"suffix":""},{"dropping-particle":"","family":"Bjørnstad","given":"O. N.","non-dropping-particle":"","parse-names":false,"suffix":""},{"dropping-particle":"","family":"Kappey","given":"J.","non-dropping-particle":"","parse-names":false,"suffix":""}],"container-title":"Nature","id":"ITEM-1","issue":"6865","issued":{"date-parts":[["2001"]]},"page":"716-723","title":"Travelling waves and spatial hierarchies in measles epidemics","type":"article-journal","volume":"414"},"uris":["http://www.mendeley.com/documents/?uuid=a83e09d1-1d49-4349-ba0e-7126e1caba90"]}],"mendeley":{"formattedCitation":"(Grenfell, Bjørnstad, &amp; Kappey, 2001)","plainTextFormattedCitation":"(Grenfell, Bjørnstad, &amp; Kappey, 2001)","previouslyFormattedCitation":"(Grenfell, Bjørnstad, &amp; Kappey, 2001)"},"properties":{"noteIndex":0},"schema":"https://github.com/citation-style-language/schema/raw/master/csl-citation.json"}</w:instrText>
        </w:r>
        <w:r w:rsidR="00BF3FD9" w:rsidRPr="00AC73A1">
          <w:rPr>
            <w:color w:val="000000" w:themeColor="text1"/>
          </w:rPr>
          <w:fldChar w:fldCharType="separate"/>
        </w:r>
        <w:r w:rsidR="00BC655C" w:rsidRPr="00AC73A1">
          <w:rPr>
            <w:noProof/>
            <w:color w:val="000000" w:themeColor="text1"/>
          </w:rPr>
          <w:t>(Grenfell, Bjørnstad, &amp; Kappey, 2001)</w:t>
        </w:r>
        <w:r w:rsidR="00BF3FD9" w:rsidRPr="00AC73A1">
          <w:rPr>
            <w:color w:val="000000" w:themeColor="text1"/>
          </w:rPr>
          <w:fldChar w:fldCharType="end"/>
        </w:r>
        <w:r w:rsidR="000210D1" w:rsidRPr="00AC73A1">
          <w:rPr>
            <w:color w:val="000000" w:themeColor="text1"/>
          </w:rPr>
          <w:t>.</w:t>
        </w:r>
        <w:r w:rsidR="00EC07C7" w:rsidRPr="00AC73A1">
          <w:rPr>
            <w:color w:val="000000" w:themeColor="text1"/>
          </w:rPr>
          <w:t xml:space="preserve"> </w:t>
        </w:r>
        <w:r w:rsidR="006630ED" w:rsidRPr="00AC73A1">
          <w:rPr>
            <w:color w:val="000000" w:themeColor="text1"/>
          </w:rPr>
          <w:t>We also used cent</w:t>
        </w:r>
        <w:r w:rsidR="000F5E5D" w:rsidRPr="00AC73A1">
          <w:rPr>
            <w:color w:val="000000" w:themeColor="text1"/>
          </w:rPr>
          <w:t>r</w:t>
        </w:r>
        <w:r w:rsidR="006630ED" w:rsidRPr="00AC73A1">
          <w:rPr>
            <w:color w:val="000000" w:themeColor="text1"/>
          </w:rPr>
          <w:t>e</w:t>
        </w:r>
        <w:r w:rsidR="000F5E5D" w:rsidRPr="00AC73A1">
          <w:rPr>
            <w:color w:val="000000" w:themeColor="text1"/>
          </w:rPr>
          <w:t xml:space="preserve"> </w:t>
        </w:r>
        <w:r w:rsidR="00F110C1" w:rsidRPr="00AC73A1">
          <w:rPr>
            <w:color w:val="000000" w:themeColor="text1"/>
          </w:rPr>
          <w:t xml:space="preserve">of gravity analysis </w:t>
        </w:r>
        <w:r w:rsidR="000F5E5D" w:rsidRPr="00AC73A1">
          <w:rPr>
            <w:color w:val="000000" w:themeColor="text1"/>
          </w:rPr>
          <w:t xml:space="preserve">and </w:t>
        </w:r>
        <w:r w:rsidR="00F110C1" w:rsidRPr="00AC73A1">
          <w:rPr>
            <w:color w:val="000000" w:themeColor="text1"/>
          </w:rPr>
          <w:t xml:space="preserve">circular statistics methods to understand the timing of mortality </w:t>
        </w:r>
        <w:r w:rsidR="000F5E5D" w:rsidRPr="00AC73A1">
          <w:rPr>
            <w:color w:val="000000" w:themeColor="text1"/>
          </w:rPr>
          <w:t>minimum and maximum</w:t>
        </w:r>
        <w:r w:rsidR="00A22940">
          <w:rPr>
            <w:color w:val="000000" w:themeColor="text1"/>
          </w:rPr>
          <w:t xml:space="preserve">. In </w:t>
        </w:r>
        <w:r w:rsidR="00025DE6">
          <w:rPr>
            <w:color w:val="000000" w:themeColor="text1"/>
          </w:rPr>
          <w:t>addition,</w:t>
        </w:r>
        <w:r w:rsidR="00A22940">
          <w:rPr>
            <w:color w:val="000000" w:themeColor="text1"/>
          </w:rPr>
          <w:t xml:space="preserve"> we identify how the percentage difference between </w:t>
        </w:r>
        <w:r w:rsidR="00B34BC1">
          <w:rPr>
            <w:color w:val="000000" w:themeColor="text1"/>
          </w:rPr>
          <w:t>death rates</w:t>
        </w:r>
        <w:r w:rsidR="007155A4">
          <w:rPr>
            <w:color w:val="000000" w:themeColor="text1"/>
          </w:rPr>
          <w:t xml:space="preserve"> in </w:t>
        </w:r>
        <w:r w:rsidR="00A22940">
          <w:rPr>
            <w:color w:val="000000" w:themeColor="text1"/>
          </w:rPr>
          <w:t xml:space="preserve">maximum and minimum </w:t>
        </w:r>
        <w:r w:rsidR="00B34BC1">
          <w:rPr>
            <w:color w:val="000000" w:themeColor="text1"/>
          </w:rPr>
          <w:t xml:space="preserve">mortality </w:t>
        </w:r>
        <w:r w:rsidR="009A1BE3">
          <w:rPr>
            <w:color w:val="000000" w:themeColor="text1"/>
          </w:rPr>
          <w:t>months</w:t>
        </w:r>
        <w:r w:rsidR="00A22940">
          <w:rPr>
            <w:color w:val="000000" w:themeColor="text1"/>
          </w:rPr>
          <w:t xml:space="preserve"> has changed </w:t>
        </w:r>
        <w:r w:rsidR="00B34BC1">
          <w:rPr>
            <w:color w:val="000000" w:themeColor="text1"/>
          </w:rPr>
          <w:t>over ti</w:t>
        </w:r>
        <w:r w:rsidR="00833C6C">
          <w:rPr>
            <w:color w:val="000000" w:themeColor="text1"/>
          </w:rPr>
          <w:t>m</w:t>
        </w:r>
        <w:r w:rsidR="00B34BC1">
          <w:rPr>
            <w:color w:val="000000" w:themeColor="text1"/>
          </w:rPr>
          <w:t>e</w:t>
        </w:r>
        <w:r w:rsidR="00A22940">
          <w:rPr>
            <w:color w:val="000000" w:themeColor="text1"/>
          </w:rPr>
          <w:t>.</w:t>
        </w:r>
      </w:ins>
    </w:p>
    <w:p w14:paraId="52BC0D7B" w14:textId="0F0C5BCA" w:rsidR="000210D1" w:rsidRPr="006E585E" w:rsidRDefault="004508FE" w:rsidP="00C33FFB">
      <w:pPr>
        <w:spacing w:line="480" w:lineRule="auto"/>
        <w:jc w:val="both"/>
        <w:rPr>
          <w:del w:id="125" w:author="Parks, Robbie M" w:date="2018-08-14T21:12:00Z"/>
          <w:color w:val="000000" w:themeColor="text1"/>
        </w:rPr>
      </w:pPr>
      <w:del w:id="126" w:author="Parks, Robbie M" w:date="2018-08-14T21:12:00Z">
        <w:r w:rsidRPr="006E585E">
          <w:rPr>
            <w:color w:val="000000" w:themeColor="text1"/>
          </w:rPr>
          <w:delText>In this paper, w</w:delText>
        </w:r>
        <w:r w:rsidR="000210D1" w:rsidRPr="006E585E">
          <w:rPr>
            <w:color w:val="000000" w:themeColor="text1"/>
          </w:rPr>
          <w:delText xml:space="preserve">e comprehensively </w:delText>
        </w:r>
        <w:r w:rsidR="00236AF3" w:rsidRPr="006E585E">
          <w:rPr>
            <w:color w:val="000000" w:themeColor="text1"/>
          </w:rPr>
          <w:delText>characterize</w:delText>
        </w:r>
        <w:r w:rsidR="000210D1" w:rsidRPr="006E585E">
          <w:rPr>
            <w:color w:val="000000" w:themeColor="text1"/>
          </w:rPr>
          <w:delText xml:space="preserve"> the spatial and temporal patterns of </w:delText>
        </w:r>
        <w:r w:rsidR="002015BB" w:rsidRPr="006E585E">
          <w:rPr>
            <w:color w:val="000000" w:themeColor="text1"/>
          </w:rPr>
          <w:delText xml:space="preserve">all-cause and cause-specific </w:delText>
        </w:r>
        <w:r w:rsidR="000210D1" w:rsidRPr="006E585E">
          <w:rPr>
            <w:color w:val="000000" w:themeColor="text1"/>
          </w:rPr>
          <w:delText>mortality seasonality in the USA</w:delText>
        </w:r>
        <w:r w:rsidR="000F5E5D" w:rsidRPr="006E585E">
          <w:rPr>
            <w:color w:val="000000" w:themeColor="text1"/>
          </w:rPr>
          <w:delText xml:space="preserve"> by sex and age group</w:delText>
        </w:r>
        <w:r w:rsidR="000210D1" w:rsidRPr="006E585E">
          <w:rPr>
            <w:color w:val="000000" w:themeColor="text1"/>
          </w:rPr>
          <w:delText>, through the application of wavelet analytical techniques</w:delText>
        </w:r>
        <w:r w:rsidR="00F110C1" w:rsidRPr="006E585E">
          <w:rPr>
            <w:color w:val="000000" w:themeColor="text1"/>
          </w:rPr>
          <w:delText xml:space="preserve">, </w:delText>
        </w:r>
        <w:r w:rsidR="002015BB" w:rsidRPr="006E585E">
          <w:rPr>
            <w:color w:val="000000" w:themeColor="text1"/>
          </w:rPr>
          <w:delText>which</w:delText>
        </w:r>
        <w:r w:rsidR="000210D1" w:rsidRPr="006E585E">
          <w:rPr>
            <w:color w:val="000000" w:themeColor="text1"/>
          </w:rPr>
          <w:delText xml:space="preserve"> have been used to study the dynamics of weather phenome</w:delText>
        </w:r>
        <w:r w:rsidR="00BF3FD9" w:rsidRPr="006E585E">
          <w:rPr>
            <w:color w:val="000000" w:themeColor="text1"/>
          </w:rPr>
          <w:delText>na</w:delText>
        </w:r>
        <w:r w:rsidR="00FC7D12">
          <w:rPr>
            <w:color w:val="000000" w:themeColor="text1"/>
          </w:rPr>
          <w:delText xml:space="preserve"> </w:delText>
        </w:r>
        <w:r w:rsidR="00BF3FD9" w:rsidRPr="006E585E">
          <w:rPr>
            <w:color w:val="000000" w:themeColor="text1"/>
          </w:rPr>
          <w:fldChar w:fldCharType="begin" w:fldLock="1"/>
        </w:r>
        <w:r w:rsidR="00F52D66">
          <w:rPr>
            <w:color w:val="000000" w:themeColor="text1"/>
          </w:rPr>
          <w:delInstrText>ADDIN CSL_CITATION { "citationItems" : [ { "id" : "ITEM-1", "itemData" : { "DOI" : "10.1038/nature01163.1.", "author" : [ { "dropping-particle" : "", "family" : "Moy CM, Seltzer GO, Rodbell DT", "given" : "&amp; Anderson DM", "non-dropping-particle" : "", "parse-names" : false, "suffix" : "" } ], "container-title" : "Nature", "id" : "ITEM-1", "issue" : "November", "issued" : { "date-parts" : [ [ "2002" ] ] }, "title" : "Variability of El Nino/Southern Oscillation activity at millennial timescales during the Holocene epoch", "type" : "article-journal", "volume" : "420" }, "uris" : [ "http://www.mendeley.com/documents/?uuid=6bf2cf17-7c16-4741-8277-1196f0c2adbb" ] } ], "mendeley" : { "formattedCitation" : "(Moy CM, Seltzer GO, Rodbell DT, 2002)", "plainTextFormattedCitation" : "(Moy CM, Seltzer GO, Rodbell DT, 2002)", "previouslyFormattedCitation" : "(Moy CM, Seltzer GO, Rodbell DT, 2002)" }, "properties" : {  }, "schema" : "https://github.com/citation-style-language/schema/raw/master/csl-citation.json" }</w:delInstrText>
        </w:r>
        <w:r w:rsidR="00BF3FD9" w:rsidRPr="006E585E">
          <w:rPr>
            <w:color w:val="000000" w:themeColor="text1"/>
          </w:rPr>
          <w:fldChar w:fldCharType="separate"/>
        </w:r>
        <w:r w:rsidR="00BC655C" w:rsidRPr="00BC655C">
          <w:rPr>
            <w:noProof/>
            <w:color w:val="000000" w:themeColor="text1"/>
          </w:rPr>
          <w:delText>(Moy CM, Seltzer GO, Rodbell DT, 2002)</w:delText>
        </w:r>
        <w:r w:rsidR="00BF3FD9" w:rsidRPr="006E585E">
          <w:rPr>
            <w:color w:val="000000" w:themeColor="text1"/>
          </w:rPr>
          <w:fldChar w:fldCharType="end"/>
        </w:r>
        <w:r w:rsidR="00BF3FD9" w:rsidRPr="006E585E">
          <w:rPr>
            <w:color w:val="000000" w:themeColor="text1"/>
          </w:rPr>
          <w:delText xml:space="preserve"> </w:delText>
        </w:r>
        <w:r w:rsidR="000210D1" w:rsidRPr="006E585E">
          <w:rPr>
            <w:color w:val="000000" w:themeColor="text1"/>
          </w:rPr>
          <w:delText>and infectious diseases</w:delText>
        </w:r>
        <w:r w:rsidR="006112BC">
          <w:rPr>
            <w:color w:val="000000" w:themeColor="text1"/>
          </w:rPr>
          <w:delText xml:space="preserve"> </w:delText>
        </w:r>
        <w:r w:rsidR="00BF3FD9" w:rsidRPr="006E585E">
          <w:rPr>
            <w:color w:val="000000" w:themeColor="text1"/>
          </w:rPr>
          <w:fldChar w:fldCharType="begin" w:fldLock="1"/>
        </w:r>
        <w:r w:rsidR="00F52D66">
          <w:rPr>
            <w:color w:val="000000" w:themeColor="text1"/>
          </w:rPr>
          <w:delInstrText>ADDIN CSL_CITATION { "citationItems" : [ { "id" : "ITEM-1", "itemData" : { "DOI" : "10.1038/414716a", "ISBN" : "0028-0836", "ISSN" : "00280836", "PMID" : "11742391", "abstract" : "Spatio-temporal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 "author" : [ { "dropping-particle" : "", "family" : "Grenfell", "given" : "B. T.", "non-dropping-particle" : "", "parse-names" : false, "suffix" : "" }, { "dropping-particle" : "", "family" : "Bj\u00f8rnstad", "given" : "O. N.", "non-dropping-particle" : "", "parse-names" : false, "suffix" : "" }, { "dropping-particle" : "", "family" : "Kappey", "given" : "J.", "non-dropping-particle" : "", "parse-names" : false, "suffix" : "" } ], "container-title" : "Nature", "id" : "ITEM-1", "issue" : "6865", "issued" : { "date-parts" : [ [ "2001" ] ] }, "page" : "716-723", "title" : "Travelling waves and spatial hierarchies in measles epidemics", "type" : "article-journal", "volume" : "414" }, "uris" : [ "http://www.mendeley.com/documents/?uuid=a83e09d1-1d49-4349-ba0e-7126e1caba90" ] } ], "mendeley" : { "formattedCitation" : "(Grenfell, Bj\u00f8rnstad, &amp; Kappey, 2001)", "plainTextFormattedCitation" : "(Grenfell, Bj\u00f8rnstad, &amp; Kappey, 2001)", "previouslyFormattedCitation" : "(Grenfell, Bj\u00f8rnstad, &amp; Kappey, 2001)" }, "properties" : {  }, "schema" : "https://github.com/citation-style-language/schema/raw/master/csl-citation.json" }</w:delInstrText>
        </w:r>
        <w:r w:rsidR="00BF3FD9" w:rsidRPr="006E585E">
          <w:rPr>
            <w:color w:val="000000" w:themeColor="text1"/>
          </w:rPr>
          <w:fldChar w:fldCharType="separate"/>
        </w:r>
        <w:r w:rsidR="00BC655C" w:rsidRPr="00BC655C">
          <w:rPr>
            <w:noProof/>
            <w:color w:val="000000" w:themeColor="text1"/>
          </w:rPr>
          <w:delText>(Grenfell, Bjørnstad, &amp; Kappey, 2001)</w:delText>
        </w:r>
        <w:r w:rsidR="00BF3FD9" w:rsidRPr="006E585E">
          <w:rPr>
            <w:color w:val="000000" w:themeColor="text1"/>
          </w:rPr>
          <w:fldChar w:fldCharType="end"/>
        </w:r>
        <w:r w:rsidR="002015BB" w:rsidRPr="006E585E">
          <w:rPr>
            <w:color w:val="000000" w:themeColor="text1"/>
          </w:rPr>
          <w:delText>,</w:delText>
        </w:r>
        <w:r w:rsidR="000210D1" w:rsidRPr="006E585E">
          <w:rPr>
            <w:color w:val="000000" w:themeColor="text1"/>
          </w:rPr>
          <w:delText xml:space="preserve"> to over three decades of national mortality data.</w:delText>
        </w:r>
        <w:r w:rsidR="00EC07C7" w:rsidRPr="006E585E">
          <w:rPr>
            <w:color w:val="000000" w:themeColor="text1"/>
          </w:rPr>
          <w:delText xml:space="preserve"> </w:delText>
        </w:r>
        <w:r w:rsidR="006630ED">
          <w:rPr>
            <w:color w:val="000000" w:themeColor="text1"/>
          </w:rPr>
          <w:delText>We also used cent</w:delText>
        </w:r>
        <w:r w:rsidR="000F5E5D" w:rsidRPr="006E585E">
          <w:rPr>
            <w:color w:val="000000" w:themeColor="text1"/>
          </w:rPr>
          <w:delText>r</w:delText>
        </w:r>
        <w:r w:rsidR="006630ED">
          <w:rPr>
            <w:color w:val="000000" w:themeColor="text1"/>
          </w:rPr>
          <w:delText>e</w:delText>
        </w:r>
        <w:r w:rsidR="000F5E5D" w:rsidRPr="006E585E">
          <w:rPr>
            <w:color w:val="000000" w:themeColor="text1"/>
          </w:rPr>
          <w:delText xml:space="preserve"> </w:delText>
        </w:r>
        <w:r w:rsidR="00F110C1" w:rsidRPr="006E585E">
          <w:rPr>
            <w:color w:val="000000" w:themeColor="text1"/>
          </w:rPr>
          <w:delText xml:space="preserve">of gravity analysis </w:delText>
        </w:r>
        <w:r w:rsidR="000F5E5D" w:rsidRPr="006E585E">
          <w:rPr>
            <w:color w:val="000000" w:themeColor="text1"/>
          </w:rPr>
          <w:delText xml:space="preserve">and </w:delText>
        </w:r>
        <w:r w:rsidR="00F110C1" w:rsidRPr="006E585E">
          <w:rPr>
            <w:color w:val="000000" w:themeColor="text1"/>
          </w:rPr>
          <w:delText xml:space="preserve">circular statistics methods to understand the timing of mortality </w:delText>
        </w:r>
        <w:r w:rsidR="000F5E5D" w:rsidRPr="006E585E">
          <w:rPr>
            <w:color w:val="000000" w:themeColor="text1"/>
          </w:rPr>
          <w:delText xml:space="preserve">minimum and maximum </w:delText>
        </w:r>
        <w:r w:rsidR="00F110C1" w:rsidRPr="006E585E">
          <w:rPr>
            <w:color w:val="000000" w:themeColor="text1"/>
          </w:rPr>
          <w:delText>where seasonality has been identified.</w:delText>
        </w:r>
      </w:del>
    </w:p>
    <w:p w14:paraId="08A26284" w14:textId="77777777" w:rsidR="004055C0" w:rsidRPr="0034704C" w:rsidRDefault="004055C0" w:rsidP="0034704C">
      <w:pPr>
        <w:spacing w:line="480" w:lineRule="auto"/>
        <w:jc w:val="both"/>
      </w:pPr>
    </w:p>
    <w:p w14:paraId="4B176582" w14:textId="77777777" w:rsidR="000210D1" w:rsidRPr="00FF08BF" w:rsidRDefault="000210D1" w:rsidP="00FF08BF">
      <w:pPr>
        <w:spacing w:line="480" w:lineRule="auto"/>
        <w:jc w:val="both"/>
        <w:rPr>
          <w:b/>
        </w:rPr>
      </w:pPr>
      <w:r w:rsidRPr="00FF08BF">
        <w:rPr>
          <w:b/>
        </w:rPr>
        <w:t>Results</w:t>
      </w:r>
    </w:p>
    <w:p w14:paraId="5A5A9FD0" w14:textId="77777777" w:rsidR="007846F4" w:rsidRDefault="007846F4" w:rsidP="00C33FFB">
      <w:pPr>
        <w:spacing w:line="480" w:lineRule="auto"/>
        <w:jc w:val="both"/>
        <w:rPr>
          <w:ins w:id="127" w:author="Parks, Robbie M" w:date="2018-08-14T21:12:00Z"/>
          <w:color w:val="000000" w:themeColor="text1"/>
        </w:rPr>
      </w:pPr>
      <w:ins w:id="128" w:author="Parks, Robbie M" w:date="2018-08-14T21:12:00Z">
        <w:r>
          <w:rPr>
            <w:color w:val="000000" w:themeColor="text1"/>
          </w:rPr>
          <w:t>Table 1 presents number of deaths by cause of death and sex.</w:t>
        </w:r>
        <w:r w:rsidRPr="00AC73A1">
          <w:rPr>
            <w:color w:val="000000" w:themeColor="text1"/>
          </w:rPr>
          <w:t xml:space="preserve"> </w:t>
        </w:r>
        <w:r w:rsidR="00125763">
          <w:rPr>
            <w:color w:val="000000" w:themeColor="text1"/>
          </w:rPr>
          <w:t xml:space="preserve">Deaths from </w:t>
        </w:r>
        <w:r w:rsidR="009978A5">
          <w:rPr>
            <w:color w:val="000000" w:themeColor="text1"/>
          </w:rPr>
          <w:t xml:space="preserve">cardiorespiratory </w:t>
        </w:r>
        <w:r w:rsidR="00DE001B">
          <w:rPr>
            <w:color w:val="000000" w:themeColor="text1"/>
          </w:rPr>
          <w:t>diseases</w:t>
        </w:r>
        <w:r w:rsidR="009978A5">
          <w:rPr>
            <w:color w:val="000000" w:themeColor="text1"/>
          </w:rPr>
          <w:t xml:space="preserve"> make up nearly half of all deaths</w:t>
        </w:r>
        <w:r w:rsidR="007C221D">
          <w:rPr>
            <w:color w:val="000000" w:themeColor="text1"/>
          </w:rPr>
          <w:t xml:space="preserve"> (48.1%)</w:t>
        </w:r>
        <w:r w:rsidR="009978A5">
          <w:rPr>
            <w:color w:val="000000" w:themeColor="text1"/>
          </w:rPr>
          <w:t xml:space="preserve">, with </w:t>
        </w:r>
        <w:r w:rsidR="00B26F9B">
          <w:rPr>
            <w:color w:val="000000" w:themeColor="text1"/>
          </w:rPr>
          <w:t>most</w:t>
        </w:r>
        <w:r w:rsidR="009978A5">
          <w:rPr>
            <w:color w:val="000000" w:themeColor="text1"/>
          </w:rPr>
          <w:t xml:space="preserve"> </w:t>
        </w:r>
        <w:r w:rsidR="00A14627">
          <w:rPr>
            <w:color w:val="000000" w:themeColor="text1"/>
          </w:rPr>
          <w:t xml:space="preserve">deaths from </w:t>
        </w:r>
        <w:r w:rsidR="009978A5">
          <w:rPr>
            <w:color w:val="000000" w:themeColor="text1"/>
          </w:rPr>
          <w:t xml:space="preserve">cardiovascular </w:t>
        </w:r>
        <w:r w:rsidR="00A14627">
          <w:rPr>
            <w:color w:val="000000" w:themeColor="text1"/>
          </w:rPr>
          <w:t>disease</w:t>
        </w:r>
        <w:r w:rsidR="00D50F7E">
          <w:rPr>
            <w:color w:val="000000" w:themeColor="text1"/>
          </w:rPr>
          <w:t>s</w:t>
        </w:r>
        <w:r w:rsidR="009978A5">
          <w:rPr>
            <w:color w:val="000000" w:themeColor="text1"/>
          </w:rPr>
          <w:t xml:space="preserve">. </w:t>
        </w:r>
        <w:r w:rsidR="00030756">
          <w:rPr>
            <w:color w:val="000000" w:themeColor="text1"/>
          </w:rPr>
          <w:t>Next highest during</w:t>
        </w:r>
        <w:r w:rsidR="002E757A">
          <w:rPr>
            <w:color w:val="000000" w:themeColor="text1"/>
          </w:rPr>
          <w:t xml:space="preserve"> the study period were </w:t>
        </w:r>
        <w:r w:rsidR="00030756">
          <w:rPr>
            <w:color w:val="000000" w:themeColor="text1"/>
          </w:rPr>
          <w:t xml:space="preserve">deaths </w:t>
        </w:r>
        <w:r w:rsidR="002E757A">
          <w:rPr>
            <w:color w:val="000000" w:themeColor="text1"/>
          </w:rPr>
          <w:t>from cancer</w:t>
        </w:r>
        <w:r w:rsidR="00155EAD">
          <w:rPr>
            <w:color w:val="000000" w:themeColor="text1"/>
          </w:rPr>
          <w:t>s</w:t>
        </w:r>
        <w:r w:rsidR="00030756">
          <w:rPr>
            <w:color w:val="000000" w:themeColor="text1"/>
          </w:rPr>
          <w:t xml:space="preserve"> (23.2%)</w:t>
        </w:r>
        <w:r w:rsidR="002E757A">
          <w:rPr>
            <w:color w:val="000000" w:themeColor="text1"/>
          </w:rPr>
          <w:t xml:space="preserve">, </w:t>
        </w:r>
        <w:r w:rsidR="00EB3FE7">
          <w:rPr>
            <w:color w:val="000000" w:themeColor="text1"/>
          </w:rPr>
          <w:t>followed by injuries</w:t>
        </w:r>
        <w:r w:rsidR="00A14627">
          <w:rPr>
            <w:color w:val="000000" w:themeColor="text1"/>
          </w:rPr>
          <w:t xml:space="preserve"> (6.8%)</w:t>
        </w:r>
        <w:r w:rsidR="00030756">
          <w:rPr>
            <w:color w:val="000000" w:themeColor="text1"/>
          </w:rPr>
          <w:t>,</w:t>
        </w:r>
        <w:r w:rsidR="001D2724">
          <w:rPr>
            <w:color w:val="000000" w:themeColor="text1"/>
          </w:rPr>
          <w:t xml:space="preserve"> with</w:t>
        </w:r>
        <w:r w:rsidR="00030756">
          <w:rPr>
            <w:color w:val="000000" w:themeColor="text1"/>
          </w:rPr>
          <w:t xml:space="preserve"> two thirds of those being</w:t>
        </w:r>
        <w:r w:rsidR="00D50F7E">
          <w:rPr>
            <w:color w:val="000000" w:themeColor="text1"/>
          </w:rPr>
          <w:t xml:space="preserve"> from</w:t>
        </w:r>
        <w:r w:rsidR="00030756">
          <w:rPr>
            <w:color w:val="000000" w:themeColor="text1"/>
          </w:rPr>
          <w:t xml:space="preserve"> unintentional</w:t>
        </w:r>
        <w:r w:rsidR="00D50F7E">
          <w:rPr>
            <w:color w:val="000000" w:themeColor="text1"/>
          </w:rPr>
          <w:t xml:space="preserve"> injuries</w:t>
        </w:r>
        <w:r w:rsidR="00030756">
          <w:rPr>
            <w:color w:val="000000" w:themeColor="text1"/>
          </w:rPr>
          <w:t>.</w:t>
        </w:r>
      </w:ins>
    </w:p>
    <w:p w14:paraId="61B1E10D" w14:textId="77777777" w:rsidR="007846F4" w:rsidRDefault="007846F4" w:rsidP="00C33FFB">
      <w:pPr>
        <w:spacing w:line="480" w:lineRule="auto"/>
        <w:jc w:val="both"/>
        <w:rPr>
          <w:ins w:id="129" w:author="Parks, Robbie M" w:date="2018-08-14T21:12:00Z"/>
          <w:color w:val="000000" w:themeColor="text1"/>
        </w:rPr>
      </w:pPr>
    </w:p>
    <w:p w14:paraId="5B9DF667" w14:textId="0BB606C7" w:rsidR="000210D1" w:rsidRPr="00FF08BF" w:rsidRDefault="000210D1" w:rsidP="0034704C">
      <w:pPr>
        <w:spacing w:line="480" w:lineRule="auto"/>
        <w:jc w:val="both"/>
      </w:pPr>
      <w:r w:rsidRPr="0034704C">
        <w:t>All-cause mortality</w:t>
      </w:r>
      <w:r w:rsidR="00421068" w:rsidRPr="0034704C">
        <w:t xml:space="preserve"> in males</w:t>
      </w:r>
      <w:r w:rsidRPr="00FF08BF">
        <w:t xml:space="preserve"> had a </w:t>
      </w:r>
      <w:del w:id="130" w:author="Parks, Robbie M" w:date="2018-08-14T21:12:00Z">
        <w:r w:rsidRPr="006E585E">
          <w:delText xml:space="preserve">statistically significant </w:delText>
        </w:r>
      </w:del>
      <w:r w:rsidRPr="0034704C">
        <w:t>12-month seasonality in all age groups</w:t>
      </w:r>
      <w:r w:rsidR="00421068" w:rsidRPr="0034704C">
        <w:t>,</w:t>
      </w:r>
      <w:r w:rsidRPr="00FF08BF">
        <w:t xml:space="preserve"> except </w:t>
      </w:r>
      <w:ins w:id="131" w:author="Parks, Robbie M" w:date="2018-08-14T21:12:00Z">
        <w:r w:rsidR="00E72ED4" w:rsidRPr="00AC73A1">
          <w:t>age</w:t>
        </w:r>
        <w:r w:rsidR="00E72ED4">
          <w:t>s</w:t>
        </w:r>
      </w:ins>
      <w:del w:id="132" w:author="Parks, Robbie M" w:date="2018-08-14T21:12:00Z">
        <w:r w:rsidRPr="006E585E">
          <w:delText xml:space="preserve">in </w:delText>
        </w:r>
        <w:r w:rsidR="00B91368" w:rsidRPr="006E585E">
          <w:delText>those aged</w:delText>
        </w:r>
      </w:del>
      <w:r w:rsidRPr="0034704C">
        <w:t xml:space="preserve"> 35-44 years, </w:t>
      </w:r>
      <w:r w:rsidR="00B91368" w:rsidRPr="0034704C">
        <w:t xml:space="preserve">for whom there was </w:t>
      </w:r>
      <w:del w:id="133" w:author="Parks, Robbie M" w:date="2018-08-14T21:12:00Z">
        <w:r w:rsidRPr="006E585E">
          <w:delText xml:space="preserve">statistically significant </w:delText>
        </w:r>
      </w:del>
      <w:r w:rsidRPr="0034704C">
        <w:t xml:space="preserve">periodicity at 6 months (Figure </w:t>
      </w:r>
      <w:r w:rsidR="00040FE5" w:rsidRPr="0034704C">
        <w:t>2</w:t>
      </w:r>
      <w:r w:rsidRPr="00FF08BF">
        <w:t xml:space="preserve">). In females, there was </w:t>
      </w:r>
      <w:del w:id="134" w:author="Parks, Robbie M" w:date="2018-08-14T21:12:00Z">
        <w:r w:rsidRPr="006E585E">
          <w:delText xml:space="preserve">significant </w:delText>
        </w:r>
      </w:del>
      <w:r w:rsidRPr="0034704C">
        <w:t xml:space="preserve">12-month seasonality in </w:t>
      </w:r>
      <w:r w:rsidR="005D22AA" w:rsidRPr="0034704C">
        <w:t>all groups</w:t>
      </w:r>
      <w:r w:rsidRPr="00FF08BF">
        <w:t xml:space="preserve"> </w:t>
      </w:r>
      <w:r w:rsidR="002648C8" w:rsidRPr="00AC73A1">
        <w:rPr>
          <w:rPrChange w:id="135" w:author="Parks, Robbie M" w:date="2018-08-14T21:12:00Z">
            <w:rPr>
              <w:rFonts w:ascii="Times New Roman" w:hAnsi="Times New Roman"/>
              <w:sz w:val="24"/>
              <w:szCs w:val="24"/>
            </w:rPr>
          </w:rPrChange>
        </w:rPr>
        <w:t>except</w:t>
      </w:r>
      <w:r w:rsidR="002662B1" w:rsidRPr="00AC73A1">
        <w:rPr>
          <w:rPrChange w:id="136" w:author="Parks, Robbie M" w:date="2018-08-14T21:12:00Z">
            <w:rPr>
              <w:rFonts w:ascii="Times New Roman" w:hAnsi="Times New Roman"/>
              <w:sz w:val="24"/>
              <w:szCs w:val="24"/>
            </w:rPr>
          </w:rPrChange>
        </w:rPr>
        <w:t xml:space="preserve"> </w:t>
      </w:r>
      <w:r w:rsidR="001A0CB6" w:rsidRPr="00AC73A1">
        <w:rPr>
          <w:rPrChange w:id="137" w:author="Parks, Robbie M" w:date="2018-08-14T21:12:00Z">
            <w:rPr>
              <w:rFonts w:ascii="Times New Roman" w:hAnsi="Times New Roman"/>
              <w:sz w:val="24"/>
              <w:szCs w:val="24"/>
            </w:rPr>
          </w:rPrChange>
        </w:rPr>
        <w:t>5-14 and 25-35 years</w:t>
      </w:r>
      <w:r w:rsidR="001A0CB6">
        <w:rPr>
          <w:rPrChange w:id="138" w:author="Parks, Robbie M" w:date="2018-08-14T21:12:00Z">
            <w:rPr>
              <w:rFonts w:ascii="Times New Roman" w:hAnsi="Times New Roman"/>
              <w:sz w:val="24"/>
              <w:szCs w:val="24"/>
            </w:rPr>
          </w:rPrChange>
        </w:rPr>
        <w:t xml:space="preserve"> </w:t>
      </w:r>
      <w:r>
        <w:rPr>
          <w:rPrChange w:id="139" w:author="Parks, Robbie M" w:date="2018-08-14T21:12:00Z">
            <w:rPr>
              <w:rFonts w:ascii="Times New Roman" w:hAnsi="Times New Roman"/>
              <w:sz w:val="24"/>
              <w:szCs w:val="24"/>
            </w:rPr>
          </w:rPrChange>
        </w:rPr>
        <w:t>(</w:t>
      </w:r>
      <w:ins w:id="140" w:author="Parks, Robbie M" w:date="2018-08-14T21:12:00Z">
        <w:r w:rsidR="00C808A2">
          <w:t>p-value</w:t>
        </w:r>
        <w:r w:rsidR="006B7721">
          <w:t>s</w:t>
        </w:r>
        <w:r w:rsidR="00BB7524">
          <w:t>=</w:t>
        </w:r>
        <w:r w:rsidR="002C7541">
          <w:t>0.2</w:t>
        </w:r>
        <w:r w:rsidR="00C0323F">
          <w:t>0</w:t>
        </w:r>
        <w:r w:rsidR="002C7541">
          <w:t xml:space="preserve"> and </w:t>
        </w:r>
        <w:r w:rsidR="00AA1CCE">
          <w:t>0.24</w:t>
        </w:r>
        <w:r w:rsidR="004A68C3">
          <w:t>, respectively</w:t>
        </w:r>
        <w:r w:rsidR="00C30533">
          <w:t>)</w:t>
        </w:r>
        <w:r w:rsidRPr="00AC73A1">
          <w:t>.</w:t>
        </w:r>
      </w:ins>
      <w:del w:id="141" w:author="Parks, Robbie M" w:date="2018-08-14T21:12:00Z">
        <w:r w:rsidRPr="006E585E">
          <w:delText xml:space="preserve">Figure </w:delText>
        </w:r>
        <w:r w:rsidR="00040FE5" w:rsidRPr="006E585E">
          <w:delText>2</w:delText>
        </w:r>
        <w:r w:rsidRPr="006E585E">
          <w:delText>).</w:delText>
        </w:r>
      </w:del>
      <w:r w:rsidRPr="0034704C">
        <w:t xml:space="preserve"> While seasonality persisted throughout the entire analysis period in older ages, it largely disappeared after late 1990s in children aged 0-4 years in both sexes and in women aged 15-24 years. </w:t>
      </w:r>
    </w:p>
    <w:p w14:paraId="35CC5CEA" w14:textId="3EF01652" w:rsidR="00B91368" w:rsidRPr="00AC73A1" w:rsidRDefault="00B91368" w:rsidP="00FF08BF">
      <w:pPr>
        <w:spacing w:line="480" w:lineRule="auto"/>
        <w:jc w:val="both"/>
        <w:rPr>
          <w:rPrChange w:id="142" w:author="Parks, Robbie M" w:date="2018-08-14T21:12:00Z">
            <w:rPr>
              <w:rFonts w:ascii="Times New Roman" w:hAnsi="Times New Roman"/>
              <w:sz w:val="24"/>
              <w:szCs w:val="24"/>
            </w:rPr>
          </w:rPrChange>
        </w:rPr>
      </w:pPr>
    </w:p>
    <w:p w14:paraId="1B95139E" w14:textId="3355DF4B" w:rsidR="00B91368" w:rsidRPr="0034704C" w:rsidRDefault="0027631A" w:rsidP="00365ECB">
      <w:pPr>
        <w:spacing w:line="480" w:lineRule="auto"/>
        <w:jc w:val="both"/>
        <w:pPrChange w:id="143" w:author="Parks, Robbie M" w:date="2018-08-14T21:12:00Z">
          <w:pPr>
            <w:spacing w:after="0" w:line="480" w:lineRule="auto"/>
            <w:jc w:val="both"/>
          </w:pPr>
        </w:pPrChange>
      </w:pPr>
      <w:ins w:id="144" w:author="Parks, Robbie M" w:date="2018-08-14T21:12:00Z">
        <w:r>
          <w:t>Deaths</w:t>
        </w:r>
      </w:ins>
      <w:del w:id="145" w:author="Parks, Robbie M" w:date="2018-08-14T21:12:00Z">
        <w:r w:rsidR="005902F2" w:rsidRPr="006E585E">
          <w:delText>M</w:delText>
        </w:r>
        <w:r w:rsidR="0029208D" w:rsidRPr="006E585E">
          <w:delText>ortality</w:delText>
        </w:r>
      </w:del>
      <w:r w:rsidR="0029208D" w:rsidRPr="0034704C">
        <w:t xml:space="preserve"> from all </w:t>
      </w:r>
      <w:ins w:id="146" w:author="Parks, Robbie M" w:date="2018-08-14T21:12:00Z">
        <w:r w:rsidR="0029208D" w:rsidRPr="00AC73A1">
          <w:t>cause</w:t>
        </w:r>
        <w:r w:rsidR="00D211A0">
          <w:t xml:space="preserve">s </w:t>
        </w:r>
        <w:r w:rsidR="00AB2FE3">
          <w:t xml:space="preserve">of death </w:t>
        </w:r>
        <w:r w:rsidRPr="00AC73A1">
          <w:t>w</w:t>
        </w:r>
        <w:r>
          <w:t>ere</w:t>
        </w:r>
        <w:r w:rsidRPr="00AC73A1">
          <w:t xml:space="preserve"> </w:t>
        </w:r>
      </w:ins>
      <w:del w:id="147" w:author="Parks, Robbie M" w:date="2018-08-14T21:12:00Z">
        <w:r w:rsidR="0029208D" w:rsidRPr="006E585E">
          <w:delText>four cause</w:delText>
        </w:r>
        <w:r w:rsidR="005902F2" w:rsidRPr="006E585E">
          <w:delText xml:space="preserve"> groups </w:delText>
        </w:r>
        <w:r w:rsidR="0029208D" w:rsidRPr="006E585E">
          <w:delText>was</w:delText>
        </w:r>
        <w:r w:rsidR="005902F2" w:rsidRPr="006E585E">
          <w:delText xml:space="preserve"> </w:delText>
        </w:r>
      </w:del>
      <w:r w:rsidR="005902F2" w:rsidRPr="0034704C">
        <w:t xml:space="preserve">seasonal </w:t>
      </w:r>
      <w:ins w:id="148" w:author="Parks, Robbie M" w:date="2018-08-14T21:12:00Z">
        <w:r w:rsidR="0072097F">
          <w:t>in older adults (</w:t>
        </w:r>
      </w:ins>
      <w:r w:rsidR="005902F2" w:rsidRPr="0034704C">
        <w:t xml:space="preserve">above </w:t>
      </w:r>
      <w:ins w:id="149" w:author="Parks, Robbie M" w:date="2018-08-14T21:12:00Z">
        <w:r w:rsidR="0072097F">
          <w:t xml:space="preserve">65 or </w:t>
        </w:r>
      </w:ins>
      <w:r w:rsidR="005902F2" w:rsidRPr="0034704C">
        <w:t xml:space="preserve">75 years </w:t>
      </w:r>
      <w:ins w:id="150" w:author="Parks, Robbie M" w:date="2018-08-14T21:12:00Z">
        <w:r w:rsidR="0072097F">
          <w:t>depending on cause</w:t>
        </w:r>
        <w:r w:rsidR="00E819F1">
          <w:t xml:space="preserve">, </w:t>
        </w:r>
        <w:r w:rsidR="00C808A2">
          <w:t>p-value</w:t>
        </w:r>
        <w:r w:rsidR="006277F6">
          <w:t>s&lt;</w:t>
        </w:r>
        <w:r w:rsidR="00C134EC">
          <w:t>0.0</w:t>
        </w:r>
        <w:r w:rsidR="0043757C">
          <w:t>6</w:t>
        </w:r>
        <w:r w:rsidR="0072097F">
          <w:t>)</w:t>
        </w:r>
        <w:r w:rsidR="0072097F" w:rsidRPr="00AC73A1">
          <w:t xml:space="preserve"> </w:t>
        </w:r>
        <w:r w:rsidR="005902F2" w:rsidRPr="00AC73A1">
          <w:t>(</w:t>
        </w:r>
      </w:ins>
      <w:del w:id="151" w:author="Parks, Robbie M" w:date="2018-08-14T21:12:00Z">
        <w:r w:rsidR="005902F2" w:rsidRPr="006E585E">
          <w:delText>of age (</w:delText>
        </w:r>
      </w:del>
      <w:r w:rsidR="005902F2" w:rsidRPr="0034704C">
        <w:t>Figure 2</w:t>
      </w:r>
      <w:ins w:id="152" w:author="Parks, Robbie M" w:date="2018-08-14T21:12:00Z">
        <w:r w:rsidR="00404DA8">
          <w:t xml:space="preserve"> and Supplementary Figure </w:t>
        </w:r>
        <w:r w:rsidR="00B650EB">
          <w:t>1</w:t>
        </w:r>
        <w:r w:rsidR="005902F2" w:rsidRPr="00AC73A1">
          <w:t>)</w:t>
        </w:r>
        <w:r w:rsidR="00F84E39">
          <w:t xml:space="preserve">, </w:t>
        </w:r>
        <w:r w:rsidR="00A137B9">
          <w:t>except for</w:t>
        </w:r>
        <w:r w:rsidR="00F91740">
          <w:t xml:space="preserve"> intentional injuries</w:t>
        </w:r>
        <w:r w:rsidR="0008287A">
          <w:t xml:space="preserve"> and substance use disorders</w:t>
        </w:r>
        <w:r w:rsidR="00534D44">
          <w:t xml:space="preserve">. </w:t>
        </w:r>
        <w:r w:rsidR="005861BC">
          <w:t>D</w:t>
        </w:r>
        <w:r w:rsidR="00B91368" w:rsidRPr="00AC73A1">
          <w:t xml:space="preserve">eaths </w:t>
        </w:r>
      </w:ins>
      <w:del w:id="153" w:author="Parks, Robbie M" w:date="2018-08-14T21:12:00Z">
        <w:r w:rsidR="005902F2" w:rsidRPr="006E585E">
          <w:delText xml:space="preserve">). </w:delText>
        </w:r>
        <w:r w:rsidR="00B91368" w:rsidRPr="006E585E">
          <w:delText xml:space="preserve">Seasonality in cancer deaths only appeared after </w:delText>
        </w:r>
        <w:r w:rsidR="00DA6C08" w:rsidRPr="006E585E">
          <w:delText>5</w:delText>
        </w:r>
        <w:r w:rsidR="00B91368" w:rsidRPr="006E585E">
          <w:delText xml:space="preserve">5 years of age, whereas deaths </w:delText>
        </w:r>
      </w:del>
      <w:r w:rsidR="00B91368" w:rsidRPr="0034704C">
        <w:t>from cardio</w:t>
      </w:r>
      <w:r w:rsidR="0029208D" w:rsidRPr="0034704C">
        <w:t>respiratory</w:t>
      </w:r>
      <w:r w:rsidR="00B91368" w:rsidRPr="00FF08BF">
        <w:t xml:space="preserve"> </w:t>
      </w:r>
      <w:ins w:id="154" w:author="Parks, Robbie M" w:date="2018-08-14T21:12:00Z">
        <w:r w:rsidR="00DE001B">
          <w:t>diseases</w:t>
        </w:r>
        <w:r w:rsidR="00AB2FE3">
          <w:t>,</w:t>
        </w:r>
        <w:r w:rsidR="005861BC">
          <w:t xml:space="preserve"> and </w:t>
        </w:r>
        <w:r w:rsidR="00AB2FE3">
          <w:t xml:space="preserve">within it </w:t>
        </w:r>
        <w:r w:rsidR="005861BC">
          <w:t>respiratory infections</w:t>
        </w:r>
        <w:r w:rsidR="00AB2FE3">
          <w:t>,</w:t>
        </w:r>
        <w:r w:rsidR="00B91368" w:rsidRPr="00AC73A1">
          <w:t xml:space="preserve"> </w:t>
        </w:r>
      </w:ins>
      <w:del w:id="155" w:author="Parks, Robbie M" w:date="2018-08-14T21:12:00Z">
        <w:r w:rsidR="00B91368" w:rsidRPr="006E585E">
          <w:delText xml:space="preserve">causes </w:delText>
        </w:r>
      </w:del>
      <w:r w:rsidR="00B91368" w:rsidRPr="0034704C">
        <w:t xml:space="preserve">exhibited </w:t>
      </w:r>
      <w:del w:id="156" w:author="Parks, Robbie M" w:date="2018-08-14T21:12:00Z">
        <w:r w:rsidR="00B91368" w:rsidRPr="006E585E">
          <w:delText xml:space="preserve">statistically significant </w:delText>
        </w:r>
      </w:del>
      <w:r w:rsidR="00B91368" w:rsidRPr="0034704C">
        <w:t xml:space="preserve">seasonality </w:t>
      </w:r>
      <w:r w:rsidR="0029208D" w:rsidRPr="0034704C">
        <w:t>throughout the life-course</w:t>
      </w:r>
      <w:ins w:id="157" w:author="Parks, Robbie M" w:date="2018-08-14T21:12:00Z">
        <w:r w:rsidR="00F571CA">
          <w:t xml:space="preserve"> (p-values&lt;0.03</w:t>
        </w:r>
        <w:r w:rsidR="00BC4DF1">
          <w:t>)</w:t>
        </w:r>
        <w:r w:rsidR="00F571CA">
          <w:t xml:space="preserve"> except for </w:t>
        </w:r>
        <w:r w:rsidR="00BB7524">
          <w:t>males</w:t>
        </w:r>
        <w:r w:rsidR="00F571CA">
          <w:t xml:space="preserve"> aged 5-</w:t>
        </w:r>
        <w:r w:rsidR="00BB7524">
          <w:t>2</w:t>
        </w:r>
        <w:r w:rsidR="00F571CA">
          <w:t>4</w:t>
        </w:r>
        <w:r w:rsidR="00BB7524">
          <w:t xml:space="preserve"> years and females aged 15-24 years</w:t>
        </w:r>
        <w:r w:rsidR="00F571CA">
          <w:t xml:space="preserve"> (</w:t>
        </w:r>
        <w:r w:rsidR="00C808A2">
          <w:t>p-value</w:t>
        </w:r>
        <w:r w:rsidR="00BB7524">
          <w:t>s&gt;</w:t>
        </w:r>
        <w:r w:rsidR="00F571CA">
          <w:t>0.11)</w:t>
        </w:r>
        <w:r w:rsidR="00F56EE5" w:rsidRPr="00AC73A1">
          <w:t>.</w:t>
        </w:r>
      </w:ins>
      <w:del w:id="158" w:author="Parks, Robbie M" w:date="2018-08-14T21:12:00Z">
        <w:r w:rsidR="00F56EE5" w:rsidRPr="006E585E">
          <w:delText>.</w:delText>
        </w:r>
      </w:del>
      <w:r w:rsidR="00F56EE5" w:rsidRPr="0034704C">
        <w:t xml:space="preserve"> </w:t>
      </w:r>
      <w:r w:rsidR="004C1040" w:rsidRPr="0034704C">
        <w:t xml:space="preserve">In </w:t>
      </w:r>
      <w:r w:rsidR="004C1040" w:rsidRPr="00FF08BF">
        <w:t>addition to older ages,</w:t>
      </w:r>
      <w:r w:rsidR="00B91368" w:rsidRPr="00AC73A1">
        <w:rPr>
          <w:rPrChange w:id="159" w:author="Parks, Robbie M" w:date="2018-08-14T21:12:00Z">
            <w:rPr>
              <w:rFonts w:ascii="Times New Roman" w:hAnsi="Times New Roman"/>
              <w:sz w:val="24"/>
              <w:szCs w:val="24"/>
            </w:rPr>
          </w:rPrChange>
        </w:rPr>
        <w:t xml:space="preserve"> </w:t>
      </w:r>
      <w:ins w:id="160" w:author="Parks, Robbie M" w:date="2018-08-14T21:12:00Z">
        <w:r w:rsidRPr="00AC73A1">
          <w:t>injur</w:t>
        </w:r>
        <w:r>
          <w:t>y deaths</w:t>
        </w:r>
      </w:ins>
      <w:del w:id="161" w:author="Parks, Robbie M" w:date="2018-08-14T21:12:00Z">
        <w:r w:rsidR="004C1040" w:rsidRPr="006E585E">
          <w:delText>i</w:delText>
        </w:r>
        <w:r w:rsidR="005902F2" w:rsidRPr="006E585E">
          <w:delText>njuries</w:delText>
        </w:r>
      </w:del>
      <w:r w:rsidR="005902F2" w:rsidRPr="0034704C">
        <w:t xml:space="preserve"> were </w:t>
      </w:r>
      <w:del w:id="162" w:author="Parks, Robbie M" w:date="2018-08-14T21:12:00Z">
        <w:r w:rsidR="004C1040" w:rsidRPr="006E585E">
          <w:delText xml:space="preserve">also </w:delText>
        </w:r>
      </w:del>
      <w:r w:rsidR="005902F2" w:rsidRPr="0034704C">
        <w:t xml:space="preserve">seasonal from childhood through </w:t>
      </w:r>
      <w:r w:rsidR="00A01E9E" w:rsidRPr="0034704C">
        <w:t>4</w:t>
      </w:r>
      <w:r w:rsidR="005902F2" w:rsidRPr="00FF08BF">
        <w:t xml:space="preserve">4 years in women and </w:t>
      </w:r>
      <w:ins w:id="163" w:author="Parks, Robbie M" w:date="2018-08-14T21:12:00Z">
        <w:r w:rsidR="0016500A">
          <w:t xml:space="preserve">through </w:t>
        </w:r>
      </w:ins>
      <w:r w:rsidR="00A01E9E" w:rsidRPr="0034704C">
        <w:t>6</w:t>
      </w:r>
      <w:r w:rsidR="005902F2" w:rsidRPr="0034704C">
        <w:t>4 years in men</w:t>
      </w:r>
      <w:ins w:id="164" w:author="Parks, Robbie M" w:date="2018-08-14T21:12:00Z">
        <w:r w:rsidR="00ED7523">
          <w:t xml:space="preserve"> (</w:t>
        </w:r>
        <w:r w:rsidR="00C808A2">
          <w:t>p-value</w:t>
        </w:r>
        <w:r w:rsidR="00ED7523">
          <w:t>s</w:t>
        </w:r>
        <w:r w:rsidR="005918BD">
          <w:t>&lt;0.08</w:t>
        </w:r>
        <w:r w:rsidR="00006DCD">
          <w:t>)</w:t>
        </w:r>
        <w:r w:rsidR="005902F2" w:rsidRPr="00AC73A1">
          <w:t>.</w:t>
        </w:r>
        <w:r w:rsidR="00E228F7">
          <w:t xml:space="preserve"> </w:t>
        </w:r>
        <w:r w:rsidR="009D7307">
          <w:t>U</w:t>
        </w:r>
        <w:r w:rsidR="00D72846">
          <w:t>nintentional injuries drove</w:t>
        </w:r>
        <w:r w:rsidR="00F064A9">
          <w:t xml:space="preserve"> the seasonality</w:t>
        </w:r>
        <w:r w:rsidR="00365ECB">
          <w:t xml:space="preserve"> of injury deaths</w:t>
        </w:r>
        <w:r w:rsidR="00F064A9">
          <w:t xml:space="preserve"> for females, </w:t>
        </w:r>
        <w:r w:rsidR="00EA7170">
          <w:t>whereas</w:t>
        </w:r>
        <w:r w:rsidR="00BB30BA">
          <w:t xml:space="preserve"> </w:t>
        </w:r>
        <w:r w:rsidR="00EA7170">
          <w:t>b</w:t>
        </w:r>
        <w:r w:rsidR="00263A68">
          <w:t xml:space="preserve">oth unintentional and </w:t>
        </w:r>
        <w:r w:rsidR="00D7104C">
          <w:t xml:space="preserve">intentional injuries </w:t>
        </w:r>
        <w:r w:rsidR="00EA7170">
          <w:t xml:space="preserve">were seasonal in </w:t>
        </w:r>
        <w:r w:rsidR="00172987">
          <w:t>males</w:t>
        </w:r>
        <w:r>
          <w:t xml:space="preserve"> in most ages</w:t>
        </w:r>
        <w:r w:rsidR="00A11860">
          <w:t xml:space="preserve">, </w:t>
        </w:r>
        <w:proofErr w:type="gramStart"/>
        <w:r w:rsidR="00EA7170">
          <w:t>with the exception of</w:t>
        </w:r>
        <w:proofErr w:type="gramEnd"/>
        <w:r w:rsidR="00EA7170">
          <w:t xml:space="preserve"> </w:t>
        </w:r>
        <w:r w:rsidR="00A11860">
          <w:t xml:space="preserve">below 15 years and </w:t>
        </w:r>
        <w:r w:rsidR="00EA7170">
          <w:t xml:space="preserve">above </w:t>
        </w:r>
        <w:r w:rsidR="00A11860">
          <w:t>85</w:t>
        </w:r>
        <w:r w:rsidR="00EA7170">
          <w:t xml:space="preserve"> years</w:t>
        </w:r>
        <w:r w:rsidR="009D7307">
          <w:t xml:space="preserve"> </w:t>
        </w:r>
        <w:r>
          <w:t xml:space="preserve">when intentional injuries were not seasonal </w:t>
        </w:r>
        <w:r w:rsidR="009D7307">
          <w:t xml:space="preserve">(Supplementary Figure </w:t>
        </w:r>
        <w:r w:rsidR="00F62012">
          <w:t>1</w:t>
        </w:r>
        <w:r w:rsidR="009D7307" w:rsidRPr="00996AD4">
          <w:t>)</w:t>
        </w:r>
        <w:r w:rsidR="00D7104C">
          <w:t>.</w:t>
        </w:r>
        <w:r w:rsidR="00365ECB">
          <w:t xml:space="preserve"> </w:t>
        </w:r>
        <w:r w:rsidR="00BB7524">
          <w:t>Consistent s</w:t>
        </w:r>
        <w:r w:rsidR="00BB7524" w:rsidRPr="00AC73A1">
          <w:t xml:space="preserve">easonality </w:t>
        </w:r>
        <w:r w:rsidR="00906223" w:rsidRPr="00AC73A1">
          <w:t xml:space="preserve">in cancer deaths only appeared after </w:t>
        </w:r>
        <w:r w:rsidR="00761F77">
          <w:t>5</w:t>
        </w:r>
        <w:r w:rsidR="00906223" w:rsidRPr="00AC73A1">
          <w:t>5 years of age</w:t>
        </w:r>
        <w:r w:rsidR="00761F77">
          <w:t xml:space="preserve"> (</w:t>
        </w:r>
        <w:r w:rsidR="00C808A2">
          <w:t>p-value</w:t>
        </w:r>
        <w:r w:rsidR="00761F77">
          <w:t>s&lt;</w:t>
        </w:r>
        <w:r w:rsidR="001A373C">
          <w:t>0.04)</w:t>
        </w:r>
        <w:r w:rsidR="00906223">
          <w:t xml:space="preserve">. </w:t>
        </w:r>
        <w:r w:rsidR="00AC55DD" w:rsidRPr="00996AD4">
          <w:t xml:space="preserve">No </w:t>
        </w:r>
        <w:r w:rsidR="00FF4E42" w:rsidRPr="00996AD4">
          <w:t xml:space="preserve">consistent </w:t>
        </w:r>
        <w:r w:rsidR="00D72846">
          <w:t>seasonality wa</w:t>
        </w:r>
        <w:r w:rsidR="00AC55DD" w:rsidRPr="00996AD4">
          <w:t xml:space="preserve">s evident in maternal conditions </w:t>
        </w:r>
        <w:r w:rsidR="00FF4E42" w:rsidRPr="00996AD4">
          <w:t xml:space="preserve">or substance use disorders </w:t>
        </w:r>
        <w:r w:rsidR="00001E52">
          <w:t xml:space="preserve">(Supplementary Figure </w:t>
        </w:r>
        <w:r w:rsidR="00F62012">
          <w:t>1</w:t>
        </w:r>
        <w:r w:rsidR="00FF4E42" w:rsidRPr="00996AD4">
          <w:t>)</w:t>
        </w:r>
        <w:r w:rsidR="005872FC">
          <w:t xml:space="preserve">. </w:t>
        </w:r>
      </w:ins>
      <w:del w:id="165" w:author="Parks, Robbie M" w:date="2018-08-14T21:12:00Z">
        <w:r w:rsidR="005902F2" w:rsidRPr="006E585E">
          <w:delText>.</w:delText>
        </w:r>
      </w:del>
    </w:p>
    <w:p w14:paraId="0063FF6A" w14:textId="77777777" w:rsidR="000210D1" w:rsidRPr="00AC73A1" w:rsidRDefault="005872FC" w:rsidP="00365ECB">
      <w:pPr>
        <w:spacing w:line="480" w:lineRule="auto"/>
        <w:jc w:val="both"/>
        <w:rPr>
          <w:ins w:id="166" w:author="Parks, Robbie M" w:date="2018-08-14T21:12:00Z"/>
        </w:rPr>
      </w:pPr>
      <w:ins w:id="167" w:author="Parks, Robbie M" w:date="2018-08-14T21:12:00Z">
        <w:r w:rsidDel="005872FC">
          <w:rPr>
            <w:rStyle w:val="CommentReference"/>
            <w:rFonts w:asciiTheme="minorHAnsi" w:hAnsiTheme="minorHAnsi" w:cstheme="minorBidi"/>
            <w:lang w:eastAsia="en-US"/>
          </w:rPr>
          <w:t xml:space="preserve"> </w:t>
        </w:r>
      </w:ins>
    </w:p>
    <w:p w14:paraId="5602C6E0" w14:textId="174A3DB5" w:rsidR="000210D1" w:rsidRPr="006E585E" w:rsidRDefault="008A2A47" w:rsidP="00C33FFB">
      <w:pPr>
        <w:spacing w:line="480" w:lineRule="auto"/>
        <w:jc w:val="both"/>
        <w:rPr>
          <w:del w:id="168" w:author="Parks, Robbie M" w:date="2018-08-14T21:12:00Z"/>
        </w:rPr>
      </w:pPr>
      <w:ins w:id="169" w:author="Parks, Robbie M" w:date="2018-08-14T21:12:00Z">
        <w:r>
          <w:t>Centre of gravity analysis showed that d</w:t>
        </w:r>
        <w:r w:rsidR="008166AA" w:rsidRPr="00AC73A1">
          <w:t>eath</w:t>
        </w:r>
      </w:ins>
    </w:p>
    <w:p w14:paraId="43946A13" w14:textId="319AB350" w:rsidR="000210D1" w:rsidRPr="0034704C" w:rsidRDefault="000210D1" w:rsidP="0034704C">
      <w:pPr>
        <w:spacing w:line="480" w:lineRule="auto"/>
        <w:jc w:val="both"/>
      </w:pPr>
      <w:del w:id="170" w:author="Parks, Robbie M" w:date="2018-08-14T21:12:00Z">
        <w:r w:rsidRPr="006E585E">
          <w:delText>Death</w:delText>
        </w:r>
      </w:del>
      <w:r w:rsidRPr="0034704C">
        <w:t xml:space="preserve"> rates in men aged ≥4</w:t>
      </w:r>
      <w:r w:rsidRPr="00FF08BF">
        <w:t xml:space="preserve">5 years and women aged ≥35 years peaked in </w:t>
      </w:r>
      <w:ins w:id="171" w:author="Parks, Robbie M" w:date="2018-08-14T21:12:00Z">
        <w:r w:rsidR="00280DF1">
          <w:t xml:space="preserve">December, </w:t>
        </w:r>
      </w:ins>
      <w:r w:rsidRPr="0034704C">
        <w:t xml:space="preserve">January </w:t>
      </w:r>
      <w:ins w:id="172" w:author="Parks, Robbie M" w:date="2018-08-14T21:12:00Z">
        <w:r w:rsidR="00280DF1">
          <w:t>or</w:t>
        </w:r>
      </w:ins>
      <w:del w:id="173" w:author="Parks, Robbie M" w:date="2018-08-14T21:12:00Z">
        <w:r w:rsidRPr="006E585E">
          <w:delText>and</w:delText>
        </w:r>
      </w:del>
      <w:r w:rsidRPr="0034704C">
        <w:t xml:space="preserve"> February</w:t>
      </w:r>
      <w:r w:rsidR="00005B06" w:rsidRPr="0034704C">
        <w:t xml:space="preserve"> </w:t>
      </w:r>
      <w:r w:rsidR="004C1040" w:rsidRPr="00FF08BF">
        <w:t xml:space="preserve">and were lowest in </w:t>
      </w:r>
      <w:r w:rsidR="0086062E" w:rsidRPr="00AC73A1">
        <w:rPr>
          <w:rPrChange w:id="174" w:author="Parks, Robbie M" w:date="2018-08-14T21:12:00Z">
            <w:rPr>
              <w:rFonts w:ascii="Times New Roman" w:hAnsi="Times New Roman"/>
              <w:sz w:val="24"/>
              <w:szCs w:val="24"/>
            </w:rPr>
          </w:rPrChange>
        </w:rPr>
        <w:t>June</w:t>
      </w:r>
      <w:ins w:id="175" w:author="Parks, Robbie M" w:date="2018-08-14T21:12:00Z">
        <w:r w:rsidR="00E20480">
          <w:t xml:space="preserve"> to </w:t>
        </w:r>
      </w:ins>
      <w:del w:id="176" w:author="Parks, Robbie M" w:date="2018-08-14T21:12:00Z">
        <w:r w:rsidR="0086062E" w:rsidRPr="006E585E">
          <w:delText>-</w:delText>
        </w:r>
      </w:del>
      <w:r w:rsidR="0086062E" w:rsidRPr="0034704C">
        <w:t>August</w:t>
      </w:r>
      <w:r w:rsidR="004C1040" w:rsidRPr="0034704C">
        <w:t xml:space="preserve">, </w:t>
      </w:r>
      <w:r w:rsidR="00005B06" w:rsidRPr="00FF08BF">
        <w:t>for all-cause mortality</w:t>
      </w:r>
      <w:r w:rsidR="00005B06">
        <w:rPr>
          <w:rPrChange w:id="177" w:author="Parks, Robbie M" w:date="2018-08-14T21:12:00Z">
            <w:rPr>
              <w:rFonts w:ascii="Times New Roman" w:hAnsi="Times New Roman"/>
              <w:sz w:val="24"/>
              <w:szCs w:val="24"/>
            </w:rPr>
          </w:rPrChange>
        </w:rPr>
        <w:t xml:space="preserve"> </w:t>
      </w:r>
      <w:r w:rsidR="00005B06" w:rsidRPr="00AC73A1">
        <w:rPr>
          <w:rPrChange w:id="178" w:author="Parks, Robbie M" w:date="2018-08-14T21:12:00Z">
            <w:rPr>
              <w:rFonts w:ascii="Times New Roman" w:hAnsi="Times New Roman"/>
              <w:sz w:val="24"/>
              <w:szCs w:val="24"/>
            </w:rPr>
          </w:rPrChange>
        </w:rPr>
        <w:t xml:space="preserve">as </w:t>
      </w:r>
      <w:r w:rsidR="00F44160" w:rsidRPr="00AC73A1">
        <w:rPr>
          <w:rPrChange w:id="179" w:author="Parks, Robbie M" w:date="2018-08-14T21:12:00Z">
            <w:rPr>
              <w:rFonts w:ascii="Times New Roman" w:hAnsi="Times New Roman"/>
              <w:sz w:val="24"/>
              <w:szCs w:val="24"/>
            </w:rPr>
          </w:rPrChange>
        </w:rPr>
        <w:t>well as for</w:t>
      </w:r>
      <w:r w:rsidR="00F44160">
        <w:rPr>
          <w:rPrChange w:id="180" w:author="Parks, Robbie M" w:date="2018-08-14T21:12:00Z">
            <w:rPr>
              <w:rFonts w:ascii="Times New Roman" w:hAnsi="Times New Roman"/>
              <w:sz w:val="24"/>
              <w:szCs w:val="24"/>
            </w:rPr>
          </w:rPrChange>
        </w:rPr>
        <w:t xml:space="preserve"> </w:t>
      </w:r>
      <w:ins w:id="181" w:author="Parks, Robbie M" w:date="2018-08-14T21:12:00Z">
        <w:r w:rsidR="008166AA">
          <w:t>all non-injury</w:t>
        </w:r>
        <w:r w:rsidR="008A2A47">
          <w:t xml:space="preserve"> and non-maternal</w:t>
        </w:r>
        <w:r w:rsidR="008166AA">
          <w:t xml:space="preserve"> </w:t>
        </w:r>
      </w:ins>
      <w:r w:rsidR="00F44160" w:rsidRPr="0034704C">
        <w:t>causes of death</w:t>
      </w:r>
      <w:r w:rsidR="00F44160" w:rsidRPr="00FF08BF">
        <w:t xml:space="preserve"> </w:t>
      </w:r>
      <w:del w:id="182" w:author="Parks, Robbie M" w:date="2018-08-14T21:12:00Z">
        <w:r w:rsidR="00F44160" w:rsidRPr="006E585E">
          <w:delText>with statistically significant seasonality</w:delText>
        </w:r>
        <w:r w:rsidR="0086062E" w:rsidRPr="006E585E">
          <w:delText>, including injuries</w:delText>
        </w:r>
        <w:r w:rsidRPr="006E585E">
          <w:delText xml:space="preserve"> </w:delText>
        </w:r>
      </w:del>
      <w:r w:rsidRPr="0034704C">
        <w:t xml:space="preserve">(Figure </w:t>
      </w:r>
      <w:r w:rsidR="00040FE5" w:rsidRPr="0034704C">
        <w:t>3</w:t>
      </w:r>
      <w:ins w:id="183" w:author="Parks, Robbie M" w:date="2018-08-14T21:12:00Z">
        <w:r w:rsidR="009207F1">
          <w:t xml:space="preserve"> and </w:t>
        </w:r>
        <w:r w:rsidR="008166AA">
          <w:t xml:space="preserve">Supplementary Figure </w:t>
        </w:r>
        <w:r w:rsidR="00B53CC1">
          <w:t>2</w:t>
        </w:r>
        <w:r w:rsidR="008166AA">
          <w:t>).</w:t>
        </w:r>
        <w:r w:rsidR="00AD28C9">
          <w:t xml:space="preserve"> </w:t>
        </w:r>
        <w:r w:rsidR="0069659E">
          <w:t>D</w:t>
        </w:r>
        <w:r w:rsidR="008D5D97">
          <w:t xml:space="preserve">eaths from </w:t>
        </w:r>
        <w:r w:rsidR="0069659E">
          <w:t xml:space="preserve">cardiorespiratory </w:t>
        </w:r>
        <w:r w:rsidR="00DE001B">
          <w:t>diseases</w:t>
        </w:r>
        <w:r w:rsidR="0069659E">
          <w:t xml:space="preserve">, including </w:t>
        </w:r>
        <w:r w:rsidR="008D5D97">
          <w:t xml:space="preserve">cardiovascular </w:t>
        </w:r>
        <w:r w:rsidR="008D5D97">
          <w:lastRenderedPageBreak/>
          <w:t>diseases</w:t>
        </w:r>
        <w:r w:rsidR="00681718">
          <w:t>,</w:t>
        </w:r>
        <w:r w:rsidR="008D5D97">
          <w:t xml:space="preserve"> </w:t>
        </w:r>
        <w:r w:rsidR="0069659E">
          <w:t xml:space="preserve">chronic respiratory diseases </w:t>
        </w:r>
        <w:r w:rsidR="008D5D97">
          <w:t>and respiratory infections</w:t>
        </w:r>
        <w:r w:rsidR="0069659E">
          <w:t>,</w:t>
        </w:r>
        <w:r w:rsidR="008D5D97">
          <w:t xml:space="preserve"> were </w:t>
        </w:r>
        <w:r w:rsidR="0069659E">
          <w:t xml:space="preserve">also </w:t>
        </w:r>
        <w:r w:rsidR="008D5D97">
          <w:t xml:space="preserve">consistently highest in January and February and lowest in July and August across </w:t>
        </w:r>
        <w:r w:rsidR="0069659E">
          <w:t xml:space="preserve">all </w:t>
        </w:r>
        <w:r w:rsidR="008D5D97">
          <w:t>ages</w:t>
        </w:r>
        <w:r w:rsidR="0069659E">
          <w:t>, except for chronic respiratory diseases</w:t>
        </w:r>
        <w:r w:rsidR="008D5D97">
          <w:t xml:space="preserve"> </w:t>
        </w:r>
        <w:r w:rsidR="008F4745">
          <w:t xml:space="preserve">in </w:t>
        </w:r>
        <w:r w:rsidR="00C36F42">
          <w:t>age</w:t>
        </w:r>
        <w:r w:rsidR="00304F47">
          <w:t>s</w:t>
        </w:r>
        <w:r w:rsidR="00C36F42">
          <w:t xml:space="preserve"> </w:t>
        </w:r>
        <w:r w:rsidR="008F4745">
          <w:t>5-24 years</w:t>
        </w:r>
        <w:r w:rsidR="00C36F42">
          <w:t xml:space="preserve"> where there are few deaths from this cause leading to unstable estimates (p-value</w:t>
        </w:r>
        <w:r w:rsidR="001A5458">
          <w:t>s</w:t>
        </w:r>
        <w:r w:rsidR="00C36F42">
          <w:t xml:space="preserve"> for seasonality </w:t>
        </w:r>
        <w:r w:rsidR="000008D7">
          <w:t xml:space="preserve">from wavelet analysis </w:t>
        </w:r>
        <w:r w:rsidR="00E33674">
          <w:t>ranged from 0.35 to 0.49 for these ages</w:t>
        </w:r>
        <w:r w:rsidR="008D5D97">
          <w:t>).</w:t>
        </w:r>
      </w:ins>
      <w:del w:id="184" w:author="Parks, Robbie M" w:date="2018-08-14T21:12:00Z">
        <w:r w:rsidRPr="006E585E">
          <w:delText>).</w:delText>
        </w:r>
      </w:del>
      <w:r w:rsidRPr="0034704C">
        <w:t xml:space="preserve"> A similar temporal pattern was seen </w:t>
      </w:r>
      <w:r w:rsidR="00F44160" w:rsidRPr="00FF08BF">
        <w:t>for all-cause</w:t>
      </w:r>
      <w:r w:rsidR="00F44160">
        <w:rPr>
          <w:rPrChange w:id="185" w:author="Parks, Robbie M" w:date="2018-08-14T21:12:00Z">
            <w:rPr>
              <w:rFonts w:ascii="Times New Roman" w:hAnsi="Times New Roman"/>
              <w:sz w:val="24"/>
              <w:szCs w:val="24"/>
            </w:rPr>
          </w:rPrChange>
        </w:rPr>
        <w:t xml:space="preserve"> </w:t>
      </w:r>
      <w:ins w:id="186" w:author="Parks, Robbie M" w:date="2018-08-14T21:12:00Z">
        <w:r w:rsidR="00122F91">
          <w:t>and non-injury</w:t>
        </w:r>
        <w:r w:rsidR="00F44160" w:rsidRPr="00AC73A1">
          <w:t xml:space="preserve"> </w:t>
        </w:r>
      </w:ins>
      <w:r w:rsidR="00F44160" w:rsidRPr="0034704C">
        <w:t xml:space="preserve">mortality </w:t>
      </w:r>
      <w:r w:rsidRPr="0034704C">
        <w:t xml:space="preserve">in children younger than five years of age, </w:t>
      </w:r>
      <w:r w:rsidR="00F44160" w:rsidRPr="00FF08BF">
        <w:t xml:space="preserve">whose </w:t>
      </w:r>
      <w:r w:rsidR="004C1040" w:rsidRPr="00AC73A1">
        <w:rPr>
          <w:rPrChange w:id="187" w:author="Parks, Robbie M" w:date="2018-08-14T21:12:00Z">
            <w:rPr>
              <w:rFonts w:ascii="Times New Roman" w:hAnsi="Times New Roman"/>
              <w:sz w:val="24"/>
              <w:szCs w:val="24"/>
            </w:rPr>
          </w:rPrChange>
        </w:rPr>
        <w:t>all-cause death rate</w:t>
      </w:r>
      <w:r w:rsidR="00F44160" w:rsidRPr="00AC73A1">
        <w:rPr>
          <w:rPrChange w:id="188" w:author="Parks, Robbie M" w:date="2018-08-14T21:12:00Z">
            <w:rPr>
              <w:rFonts w:ascii="Times New Roman" w:hAnsi="Times New Roman"/>
              <w:sz w:val="24"/>
              <w:szCs w:val="24"/>
            </w:rPr>
          </w:rPrChange>
        </w:rPr>
        <w:t xml:space="preserve"> </w:t>
      </w:r>
      <w:r w:rsidRPr="00AC73A1">
        <w:rPr>
          <w:rPrChange w:id="189" w:author="Parks, Robbie M" w:date="2018-08-14T21:12:00Z">
            <w:rPr>
              <w:rFonts w:ascii="Times New Roman" w:hAnsi="Times New Roman"/>
              <w:sz w:val="24"/>
              <w:szCs w:val="24"/>
            </w:rPr>
          </w:rPrChange>
        </w:rPr>
        <w:t>was highest in February and lowest in August.</w:t>
      </w:r>
      <w:r w:rsidR="00F44160" w:rsidRPr="00AC73A1">
        <w:rPr>
          <w:rPrChange w:id="190" w:author="Parks, Robbie M" w:date="2018-08-14T21:12:00Z">
            <w:rPr>
              <w:rFonts w:ascii="Times New Roman" w:hAnsi="Times New Roman"/>
              <w:sz w:val="24"/>
              <w:szCs w:val="24"/>
            </w:rPr>
          </w:rPrChange>
        </w:rPr>
        <w:t xml:space="preserve"> </w:t>
      </w:r>
      <w:ins w:id="191" w:author="Parks, Robbie M" w:date="2018-08-14T21:12:00Z">
        <w:r w:rsidR="00F44160" w:rsidRPr="00AC73A1">
          <w:t>In contrast</w:t>
        </w:r>
        <w:r w:rsidR="009D7307">
          <w:t>,</w:t>
        </w:r>
        <w:r w:rsidR="00F44160" w:rsidRPr="00AC73A1">
          <w:t xml:space="preserve"> </w:t>
        </w:r>
        <w:r w:rsidR="009D7307">
          <w:t>a</w:t>
        </w:r>
        <w:r w:rsidR="009D7307" w:rsidRPr="00AC73A1">
          <w:t xml:space="preserve">mong </w:t>
        </w:r>
        <w:r w:rsidR="009D7307">
          <w:t xml:space="preserve">males aged </w:t>
        </w:r>
        <w:r w:rsidR="004B6375">
          <w:t>5</w:t>
        </w:r>
        <w:r w:rsidR="009D7307">
          <w:t>-</w:t>
        </w:r>
        <w:r w:rsidR="004B6375">
          <w:t>34</w:t>
        </w:r>
        <w:r w:rsidR="009D7307">
          <w:t xml:space="preserve"> years</w:t>
        </w:r>
        <w:r w:rsidR="009D7307" w:rsidRPr="00AC73A1">
          <w:t xml:space="preserve">, all-cause mortality </w:t>
        </w:r>
        <w:r w:rsidR="009D7307">
          <w:t>peaked in June or July</w:t>
        </w:r>
        <w:r w:rsidR="006C06A0">
          <w:t>, as</w:t>
        </w:r>
      </w:ins>
      <w:del w:id="192" w:author="Parks, Robbie M" w:date="2018-08-14T21:12:00Z">
        <w:r w:rsidR="00F44160" w:rsidRPr="006E585E">
          <w:delText xml:space="preserve">These months also represented maximum and minimum mortality of children for </w:delText>
        </w:r>
        <w:r w:rsidR="0029208D" w:rsidRPr="006E585E">
          <w:delText>non-injury</w:delText>
        </w:r>
        <w:r w:rsidR="00F44160" w:rsidRPr="006E585E">
          <w:delText xml:space="preserve"> causes. In contrast injury deaths in children, adolescents and young and middle-aged adults peaked in June/July and </w:delText>
        </w:r>
        <w:r w:rsidR="0086062E" w:rsidRPr="006E585E">
          <w:delText xml:space="preserve">were </w:delText>
        </w:r>
        <w:r w:rsidR="00F44160" w:rsidRPr="006E585E">
          <w:delText>lowest in December/January</w:delText>
        </w:r>
        <w:r w:rsidR="004C1040" w:rsidRPr="006E585E">
          <w:delText>. Among</w:delText>
        </w:r>
        <w:r w:rsidR="00F44160" w:rsidRPr="006E585E">
          <w:delText xml:space="preserve"> </w:delText>
        </w:r>
        <w:r w:rsidRPr="006E585E">
          <w:delText>older boys and young men</w:delText>
        </w:r>
        <w:r w:rsidR="00CC4725">
          <w:delText xml:space="preserve">, not </w:delText>
        </w:r>
        <w:r w:rsidR="004C1040" w:rsidRPr="006E585E">
          <w:delText>only</w:delText>
        </w:r>
      </w:del>
      <w:r w:rsidR="004C1040" w:rsidRPr="0034704C">
        <w:t xml:space="preserve"> did </w:t>
      </w:r>
      <w:ins w:id="193" w:author="Parks, Robbie M" w:date="2018-08-14T21:12:00Z">
        <w:r w:rsidR="006C06A0">
          <w:t>deaths from</w:t>
        </w:r>
        <w:bookmarkStart w:id="194" w:name="_GoBack"/>
        <w:bookmarkEnd w:id="194"/>
        <w:r w:rsidR="006C06A0">
          <w:t xml:space="preserve"> injuries</w:t>
        </w:r>
        <w:r w:rsidR="00C708B9">
          <w:t xml:space="preserve">, which generally </w:t>
        </w:r>
        <w:r w:rsidR="006C06A0">
          <w:t>had a summer</w:t>
        </w:r>
      </w:ins>
      <w:del w:id="195" w:author="Parks, Robbie M" w:date="2018-08-14T21:12:00Z">
        <w:r w:rsidR="004C1040" w:rsidRPr="006E585E">
          <w:delText>injury mortali</w:delText>
        </w:r>
        <w:r w:rsidR="00603617">
          <w:delText>ty</w:delText>
        </w:r>
      </w:del>
      <w:r w:rsidR="00603617" w:rsidRPr="0034704C">
        <w:t xml:space="preserve"> peak in </w:t>
      </w:r>
      <w:ins w:id="196" w:author="Parks, Robbie M" w:date="2018-08-14T21:12:00Z">
        <w:r w:rsidR="00C708B9">
          <w:t>males and females</w:t>
        </w:r>
        <w:r w:rsidR="007846F4">
          <w:t xml:space="preserve"> </w:t>
        </w:r>
        <w:r w:rsidR="000A68FE">
          <w:t>below</w:t>
        </w:r>
        <w:r w:rsidR="007846F4">
          <w:t xml:space="preserve"> </w:t>
        </w:r>
        <w:r w:rsidR="00A83448">
          <w:t xml:space="preserve">45 </w:t>
        </w:r>
        <w:r w:rsidR="007846F4">
          <w:t xml:space="preserve">years </w:t>
        </w:r>
        <w:r w:rsidR="000A68FE">
          <w:t>of age</w:t>
        </w:r>
        <w:r w:rsidR="007846F4">
          <w:t>.</w:t>
        </w:r>
      </w:ins>
      <w:del w:id="197" w:author="Parks, Robbie M" w:date="2018-08-14T21:12:00Z">
        <w:r w:rsidR="00603617">
          <w:delText>in June/July</w:delText>
        </w:r>
        <w:r w:rsidR="00CC4725">
          <w:delText>,</w:delText>
        </w:r>
        <w:r w:rsidR="00603617">
          <w:delText xml:space="preserve"> but </w:delText>
        </w:r>
        <w:r w:rsidR="004C1040" w:rsidRPr="006E585E">
          <w:delText>all-cause mortality</w:delText>
        </w:r>
        <w:r w:rsidR="00CC4725">
          <w:delText xml:space="preserve"> also</w:delText>
        </w:r>
        <w:r w:rsidRPr="006E585E">
          <w:delText xml:space="preserve">. </w:delText>
        </w:r>
      </w:del>
    </w:p>
    <w:p w14:paraId="2FB6278E" w14:textId="77777777" w:rsidR="000210D1" w:rsidRPr="0034704C" w:rsidRDefault="000210D1" w:rsidP="0034704C">
      <w:pPr>
        <w:spacing w:line="480" w:lineRule="auto"/>
        <w:jc w:val="both"/>
      </w:pPr>
    </w:p>
    <w:p w14:paraId="72CD43A6" w14:textId="2FB85282" w:rsidR="009F3128" w:rsidRPr="0034704C" w:rsidRDefault="0086062E" w:rsidP="0034704C">
      <w:pPr>
        <w:spacing w:line="480" w:lineRule="auto"/>
        <w:jc w:val="both"/>
      </w:pPr>
      <w:r w:rsidRPr="00FF08BF">
        <w:t>From 1980 to 201</w:t>
      </w:r>
      <w:ins w:id="198" w:author="Parks, Robbie M" w:date="2018-08-14T21:12:00Z">
        <w:r w:rsidR="007F5916">
          <w:t>6</w:t>
        </w:r>
      </w:ins>
      <w:del w:id="199" w:author="Parks, Robbie M" w:date="2018-08-14T21:12:00Z">
        <w:r w:rsidRPr="006E585E">
          <w:delText>3</w:delText>
        </w:r>
      </w:del>
      <w:r w:rsidRPr="0034704C">
        <w:t>, the proportional (p</w:t>
      </w:r>
      <w:r w:rsidR="000210D1" w:rsidRPr="0034704C">
        <w:t>ercent</w:t>
      </w:r>
      <w:r w:rsidRPr="00FF08BF">
        <w:t>)</w:t>
      </w:r>
      <w:r w:rsidR="000210D1" w:rsidRPr="00AC73A1">
        <w:rPr>
          <w:rPrChange w:id="200" w:author="Parks, Robbie M" w:date="2018-08-14T21:12:00Z">
            <w:rPr>
              <w:rFonts w:ascii="Times New Roman" w:hAnsi="Times New Roman"/>
              <w:sz w:val="24"/>
              <w:szCs w:val="24"/>
            </w:rPr>
          </w:rPrChange>
        </w:rPr>
        <w:t xml:space="preserve"> difference in </w:t>
      </w:r>
      <w:r w:rsidR="00F44160" w:rsidRPr="00AC73A1">
        <w:rPr>
          <w:rPrChange w:id="201" w:author="Parks, Robbie M" w:date="2018-08-14T21:12:00Z">
            <w:rPr>
              <w:rFonts w:ascii="Times New Roman" w:hAnsi="Times New Roman"/>
              <w:sz w:val="24"/>
              <w:szCs w:val="24"/>
            </w:rPr>
          </w:rPrChange>
        </w:rPr>
        <w:t xml:space="preserve">all-cause </w:t>
      </w:r>
      <w:r w:rsidR="000210D1" w:rsidRPr="00AC73A1">
        <w:rPr>
          <w:rPrChange w:id="202" w:author="Parks, Robbie M" w:date="2018-08-14T21:12:00Z">
            <w:rPr>
              <w:rFonts w:ascii="Times New Roman" w:hAnsi="Times New Roman"/>
              <w:sz w:val="24"/>
              <w:szCs w:val="24"/>
            </w:rPr>
          </w:rPrChange>
        </w:rPr>
        <w:t xml:space="preserve">death rates between peak and minimum months declined </w:t>
      </w:r>
      <w:r w:rsidRPr="00AC73A1">
        <w:rPr>
          <w:rPrChange w:id="203" w:author="Parks, Robbie M" w:date="2018-08-14T21:12:00Z">
            <w:rPr>
              <w:rFonts w:ascii="Times New Roman" w:hAnsi="Times New Roman"/>
              <w:sz w:val="24"/>
              <w:szCs w:val="24"/>
            </w:rPr>
          </w:rPrChange>
        </w:rPr>
        <w:t xml:space="preserve">little </w:t>
      </w:r>
      <w:r w:rsidR="000210D1" w:rsidRPr="00AC73A1">
        <w:rPr>
          <w:rPrChange w:id="204" w:author="Parks, Robbie M" w:date="2018-08-14T21:12:00Z">
            <w:rPr>
              <w:rFonts w:ascii="Times New Roman" w:hAnsi="Times New Roman"/>
              <w:sz w:val="24"/>
              <w:szCs w:val="24"/>
            </w:rPr>
          </w:rPrChange>
        </w:rPr>
        <w:t>for people olde</w:t>
      </w:r>
      <w:r w:rsidR="009B509E" w:rsidRPr="00AC73A1">
        <w:rPr>
          <w:rPrChange w:id="205" w:author="Parks, Robbie M" w:date="2018-08-14T21:12:00Z">
            <w:rPr>
              <w:rFonts w:ascii="Times New Roman" w:hAnsi="Times New Roman"/>
              <w:sz w:val="24"/>
              <w:szCs w:val="24"/>
            </w:rPr>
          </w:rPrChange>
        </w:rPr>
        <w:t>r than 45 years of age</w:t>
      </w:r>
      <w:r w:rsidR="00E40247" w:rsidRPr="00AC73A1">
        <w:rPr>
          <w:rPrChange w:id="206" w:author="Parks, Robbie M" w:date="2018-08-14T21:12:00Z">
            <w:rPr>
              <w:rFonts w:ascii="Times New Roman" w:hAnsi="Times New Roman"/>
              <w:sz w:val="24"/>
              <w:szCs w:val="24"/>
            </w:rPr>
          </w:rPrChange>
        </w:rPr>
        <w:t xml:space="preserve"> (</w:t>
      </w:r>
      <w:del w:id="207" w:author="Parks, Robbie M" w:date="2018-08-14T21:12:00Z">
        <w:r w:rsidR="00E40247" w:rsidRPr="006E585E">
          <w:delText xml:space="preserve">non-significantly and </w:delText>
        </w:r>
      </w:del>
      <w:r w:rsidR="00E40247" w:rsidRPr="0034704C">
        <w:t>by less than eight percentage points</w:t>
      </w:r>
      <w:ins w:id="208" w:author="Parks, Robbie M" w:date="2018-08-14T21:12:00Z">
        <w:r w:rsidR="003B4543" w:rsidRPr="003B4543">
          <w:t xml:space="preserve"> </w:t>
        </w:r>
        <w:r w:rsidR="003B4543">
          <w:t>with p-values for declining trend&gt;0.1</w:t>
        </w:r>
      </w:ins>
      <w:r w:rsidR="00E40247" w:rsidRPr="0034704C">
        <w:t>)</w:t>
      </w:r>
      <w:r w:rsidR="009B509E" w:rsidRPr="0034704C">
        <w:t xml:space="preserve"> </w:t>
      </w:r>
      <w:r w:rsidR="000210D1" w:rsidRPr="00FF08BF">
        <w:t xml:space="preserve">(Figure </w:t>
      </w:r>
      <w:r w:rsidR="00040FE5" w:rsidRPr="00AC73A1">
        <w:rPr>
          <w:rPrChange w:id="209" w:author="Parks, Robbie M" w:date="2018-08-14T21:12:00Z">
            <w:rPr>
              <w:rFonts w:ascii="Times New Roman" w:hAnsi="Times New Roman"/>
              <w:sz w:val="24"/>
              <w:szCs w:val="24"/>
            </w:rPr>
          </w:rPrChange>
        </w:rPr>
        <w:t>4</w:t>
      </w:r>
      <w:r w:rsidR="00EF58F0" w:rsidRPr="00AC73A1">
        <w:rPr>
          <w:rPrChange w:id="210" w:author="Parks, Robbie M" w:date="2018-08-14T21:12:00Z">
            <w:rPr>
              <w:rFonts w:ascii="Times New Roman" w:hAnsi="Times New Roman"/>
              <w:sz w:val="24"/>
              <w:szCs w:val="24"/>
            </w:rPr>
          </w:rPrChange>
        </w:rPr>
        <w:t xml:space="preserve">). </w:t>
      </w:r>
      <w:r w:rsidR="000210D1" w:rsidRPr="00AC73A1">
        <w:rPr>
          <w:rPrChange w:id="211" w:author="Parks, Robbie M" w:date="2018-08-14T21:12:00Z">
            <w:rPr>
              <w:rFonts w:ascii="Times New Roman" w:hAnsi="Times New Roman"/>
              <w:sz w:val="24"/>
              <w:szCs w:val="24"/>
            </w:rPr>
          </w:rPrChange>
        </w:rPr>
        <w:t xml:space="preserve">In contrast, the difference between peak (summer) and minimum (winter) </w:t>
      </w:r>
      <w:r w:rsidR="005866BD" w:rsidRPr="00AC73A1">
        <w:rPr>
          <w:rPrChange w:id="212" w:author="Parks, Robbie M" w:date="2018-08-14T21:12:00Z">
            <w:rPr>
              <w:rFonts w:ascii="Times New Roman" w:hAnsi="Times New Roman"/>
              <w:sz w:val="24"/>
              <w:szCs w:val="24"/>
            </w:rPr>
          </w:rPrChange>
        </w:rPr>
        <w:t xml:space="preserve">death rates </w:t>
      </w:r>
      <w:r w:rsidR="000210D1" w:rsidRPr="00AC73A1">
        <w:rPr>
          <w:rPrChange w:id="213" w:author="Parks, Robbie M" w:date="2018-08-14T21:12:00Z">
            <w:rPr>
              <w:rFonts w:ascii="Times New Roman" w:hAnsi="Times New Roman"/>
              <w:sz w:val="24"/>
              <w:szCs w:val="24"/>
            </w:rPr>
          </w:rPrChange>
        </w:rPr>
        <w:t xml:space="preserve">declined </w:t>
      </w:r>
      <w:del w:id="214" w:author="Parks, Robbie M" w:date="2018-08-14T21:12:00Z">
        <w:r w:rsidR="000210D1" w:rsidRPr="006E585E">
          <w:delText xml:space="preserve">significantly </w:delText>
        </w:r>
      </w:del>
      <w:r w:rsidR="000210D1" w:rsidRPr="0034704C">
        <w:t xml:space="preserve">in younger ages, by </w:t>
      </w:r>
      <w:r w:rsidR="00B62D3F" w:rsidRPr="0034704C">
        <w:t>over</w:t>
      </w:r>
      <w:r w:rsidR="000210D1" w:rsidRPr="00FF08BF">
        <w:t xml:space="preserve"> </w:t>
      </w:r>
      <w:r w:rsidR="0071406C" w:rsidRPr="00AC73A1">
        <w:rPr>
          <w:rPrChange w:id="215" w:author="Parks, Robbie M" w:date="2018-08-14T21:12:00Z">
            <w:rPr>
              <w:rFonts w:ascii="Times New Roman" w:hAnsi="Times New Roman"/>
              <w:sz w:val="24"/>
              <w:szCs w:val="24"/>
            </w:rPr>
          </w:rPrChange>
        </w:rPr>
        <w:t xml:space="preserve">25 </w:t>
      </w:r>
      <w:r w:rsidR="000210D1" w:rsidRPr="00AC73A1">
        <w:rPr>
          <w:rPrChange w:id="216" w:author="Parks, Robbie M" w:date="2018-08-14T21:12:00Z">
            <w:rPr>
              <w:rFonts w:ascii="Times New Roman" w:hAnsi="Times New Roman"/>
              <w:sz w:val="24"/>
              <w:szCs w:val="24"/>
            </w:rPr>
          </w:rPrChange>
        </w:rPr>
        <w:t>percentage points in males aged 5-14 years and 15-24</w:t>
      </w:r>
      <w:r w:rsidR="005866BD" w:rsidRPr="00AC73A1">
        <w:rPr>
          <w:rPrChange w:id="217" w:author="Parks, Robbie M" w:date="2018-08-14T21:12:00Z">
            <w:rPr>
              <w:rFonts w:ascii="Times New Roman" w:hAnsi="Times New Roman"/>
              <w:sz w:val="24"/>
              <w:szCs w:val="24"/>
            </w:rPr>
          </w:rPrChange>
        </w:rPr>
        <w:t xml:space="preserve"> </w:t>
      </w:r>
      <w:r w:rsidR="000210D1" w:rsidRPr="00AC73A1">
        <w:rPr>
          <w:rPrChange w:id="218" w:author="Parks, Robbie M" w:date="2018-08-14T21:12:00Z">
            <w:rPr>
              <w:rFonts w:ascii="Times New Roman" w:hAnsi="Times New Roman"/>
              <w:sz w:val="24"/>
              <w:szCs w:val="24"/>
            </w:rPr>
          </w:rPrChange>
        </w:rPr>
        <w:t>years</w:t>
      </w:r>
      <w:ins w:id="219" w:author="Parks, Robbie M" w:date="2018-08-14T21:12:00Z">
        <w:r w:rsidR="00386C88">
          <w:t xml:space="preserve"> (</w:t>
        </w:r>
        <w:r w:rsidR="00C808A2">
          <w:t>p-value</w:t>
        </w:r>
        <w:r w:rsidR="006D1A4D">
          <w:t>s</w:t>
        </w:r>
        <w:r w:rsidR="00386C88">
          <w:t>&lt;0.01</w:t>
        </w:r>
        <w:r w:rsidR="00E0772F">
          <w:t>)</w:t>
        </w:r>
        <w:r w:rsidR="00EF58F0" w:rsidRPr="00AC73A1">
          <w:t>,</w:t>
        </w:r>
      </w:ins>
      <w:del w:id="220" w:author="Parks, Robbie M" w:date="2018-08-14T21:12:00Z">
        <w:r w:rsidR="00EF58F0" w:rsidRPr="006E585E">
          <w:delText>,</w:delText>
        </w:r>
      </w:del>
      <w:r w:rsidR="00EF58F0" w:rsidRPr="0034704C">
        <w:t xml:space="preserve"> largely </w:t>
      </w:r>
      <w:r w:rsidR="009B11D1" w:rsidRPr="0034704C">
        <w:t>driven</w:t>
      </w:r>
      <w:r w:rsidR="004C1040" w:rsidRPr="00FF08BF">
        <w:t xml:space="preserve"> in </w:t>
      </w:r>
      <w:r w:rsidR="009B11D1" w:rsidRPr="00AC73A1">
        <w:rPr>
          <w:rPrChange w:id="221" w:author="Parks, Robbie M" w:date="2018-08-14T21:12:00Z">
            <w:rPr>
              <w:rFonts w:ascii="Times New Roman" w:hAnsi="Times New Roman"/>
              <w:sz w:val="24"/>
              <w:szCs w:val="24"/>
            </w:rPr>
          </w:rPrChange>
        </w:rPr>
        <w:t xml:space="preserve">the declining difference between </w:t>
      </w:r>
      <w:r w:rsidR="004C1040" w:rsidRPr="00AC73A1">
        <w:rPr>
          <w:rPrChange w:id="222" w:author="Parks, Robbie M" w:date="2018-08-14T21:12:00Z">
            <w:rPr>
              <w:rFonts w:ascii="Times New Roman" w:hAnsi="Times New Roman"/>
              <w:sz w:val="24"/>
              <w:szCs w:val="24"/>
            </w:rPr>
          </w:rPrChange>
        </w:rPr>
        <w:t>summer and winter</w:t>
      </w:r>
      <w:r w:rsidR="00EF58F0" w:rsidRPr="00AC73A1">
        <w:rPr>
          <w:rPrChange w:id="223" w:author="Parks, Robbie M" w:date="2018-08-14T21:12:00Z">
            <w:rPr>
              <w:rFonts w:ascii="Times New Roman" w:hAnsi="Times New Roman"/>
              <w:sz w:val="24"/>
              <w:szCs w:val="24"/>
            </w:rPr>
          </w:rPrChange>
        </w:rPr>
        <w:t xml:space="preserve"> </w:t>
      </w:r>
      <w:r w:rsidR="009B11D1" w:rsidRPr="00AC73A1">
        <w:rPr>
          <w:rPrChange w:id="224" w:author="Parks, Robbie M" w:date="2018-08-14T21:12:00Z">
            <w:rPr>
              <w:rFonts w:ascii="Times New Roman" w:hAnsi="Times New Roman"/>
              <w:sz w:val="24"/>
              <w:szCs w:val="24"/>
            </w:rPr>
          </w:rPrChange>
        </w:rPr>
        <w:t>injury deaths</w:t>
      </w:r>
      <w:r w:rsidR="000210D1" w:rsidRPr="00AC73A1">
        <w:rPr>
          <w:rPrChange w:id="225" w:author="Parks, Robbie M" w:date="2018-08-14T21:12:00Z">
            <w:rPr>
              <w:rFonts w:ascii="Times New Roman" w:hAnsi="Times New Roman"/>
              <w:sz w:val="24"/>
              <w:szCs w:val="24"/>
            </w:rPr>
          </w:rPrChange>
        </w:rPr>
        <w:t>. Under five years of age, percent seasonal difference</w:t>
      </w:r>
      <w:r w:rsidR="009B11D1" w:rsidRPr="00AC73A1">
        <w:rPr>
          <w:rPrChange w:id="226" w:author="Parks, Robbie M" w:date="2018-08-14T21:12:00Z">
            <w:rPr>
              <w:rFonts w:ascii="Times New Roman" w:hAnsi="Times New Roman"/>
              <w:sz w:val="24"/>
              <w:szCs w:val="24"/>
            </w:rPr>
          </w:rPrChange>
        </w:rPr>
        <w:t xml:space="preserve"> in all-cause death rates</w:t>
      </w:r>
      <w:r w:rsidR="000210D1" w:rsidRPr="00AC73A1">
        <w:rPr>
          <w:rPrChange w:id="227" w:author="Parks, Robbie M" w:date="2018-08-14T21:12:00Z">
            <w:rPr>
              <w:rFonts w:ascii="Times New Roman" w:hAnsi="Times New Roman"/>
              <w:sz w:val="24"/>
              <w:szCs w:val="24"/>
            </w:rPr>
          </w:rPrChange>
        </w:rPr>
        <w:t xml:space="preserve"> declined by </w:t>
      </w:r>
      <w:del w:id="228" w:author="Parks, Robbie M" w:date="2018-08-14T21:12:00Z">
        <w:r w:rsidR="000210D1" w:rsidRPr="006E585E">
          <w:delText xml:space="preserve">a statistically-significant </w:delText>
        </w:r>
      </w:del>
      <w:r w:rsidR="000210D1" w:rsidRPr="0034704C">
        <w:t>13 percentage points (</w:t>
      </w:r>
      <w:ins w:id="229" w:author="Parks, Robbie M" w:date="2018-08-14T21:12:00Z">
        <w:r w:rsidR="00C808A2">
          <w:t>p-value</w:t>
        </w:r>
        <w:r w:rsidR="00A3089D">
          <w:t>&lt;0.01</w:t>
        </w:r>
      </w:ins>
      <w:del w:id="230" w:author="Parks, Robbie M" w:date="2018-08-14T21:12:00Z">
        <w:r w:rsidR="000210D1" w:rsidRPr="006E585E">
          <w:delText>95% CI 8 to 18</w:delText>
        </w:r>
      </w:del>
      <w:r w:rsidR="000210D1" w:rsidRPr="0034704C">
        <w:t xml:space="preserve">) for boys but only </w:t>
      </w:r>
      <w:del w:id="231" w:author="Parks, Robbie M" w:date="2018-08-14T21:12:00Z">
        <w:r w:rsidR="000210D1" w:rsidRPr="006E585E">
          <w:delText>a statistically</w:delText>
        </w:r>
        <w:r w:rsidR="00E40247" w:rsidRPr="006E585E">
          <w:delText>-non-</w:delText>
        </w:r>
        <w:r w:rsidR="000210D1" w:rsidRPr="006E585E">
          <w:delText xml:space="preserve">significant </w:delText>
        </w:r>
      </w:del>
      <w:r w:rsidR="000210D1" w:rsidRPr="0034704C">
        <w:t xml:space="preserve">5 percentage points </w:t>
      </w:r>
      <w:ins w:id="232" w:author="Parks, Robbie M" w:date="2018-08-14T21:12:00Z">
        <w:r w:rsidR="000210D1" w:rsidRPr="00AC73A1">
          <w:t>(</w:t>
        </w:r>
        <w:r w:rsidR="00C808A2">
          <w:t>p-value</w:t>
        </w:r>
        <w:r w:rsidR="008939CE">
          <w:t>=0.</w:t>
        </w:r>
      </w:ins>
      <w:del w:id="233" w:author="Parks, Robbie M" w:date="2018-08-14T21:12:00Z">
        <w:r w:rsidR="000210D1" w:rsidRPr="006E585E">
          <w:delText>(-</w:delText>
        </w:r>
      </w:del>
      <w:r w:rsidR="000210D1" w:rsidRPr="0034704C">
        <w:t>12</w:t>
      </w:r>
      <w:del w:id="234" w:author="Parks, Robbie M" w:date="2018-08-14T21:12:00Z">
        <w:r w:rsidR="000210D1" w:rsidRPr="006E585E">
          <w:delText xml:space="preserve"> to 2</w:delText>
        </w:r>
      </w:del>
      <w:r w:rsidR="000210D1" w:rsidRPr="0034704C">
        <w:t>) for girls.</w:t>
      </w:r>
      <w:r w:rsidR="009B11D1" w:rsidRPr="0034704C">
        <w:t xml:space="preserve"> </w:t>
      </w:r>
      <w:r w:rsidR="00E40247" w:rsidRPr="00FF08BF">
        <w:t>These declines in seasonality of child deaths we</w:t>
      </w:r>
      <w:r w:rsidR="00986A66" w:rsidRPr="00AC73A1">
        <w:rPr>
          <w:rPrChange w:id="235" w:author="Parks, Robbie M" w:date="2018-08-14T21:12:00Z">
            <w:rPr>
              <w:rFonts w:ascii="Times New Roman" w:hAnsi="Times New Roman"/>
              <w:sz w:val="24"/>
              <w:szCs w:val="24"/>
            </w:rPr>
          </w:rPrChange>
        </w:rPr>
        <w:t>re</w:t>
      </w:r>
      <w:r w:rsidR="009B11D1" w:rsidRPr="00AC73A1">
        <w:rPr>
          <w:rPrChange w:id="236" w:author="Parks, Robbie M" w:date="2018-08-14T21:12:00Z">
            <w:rPr>
              <w:rFonts w:ascii="Times New Roman" w:hAnsi="Times New Roman"/>
              <w:sz w:val="24"/>
              <w:szCs w:val="24"/>
            </w:rPr>
          </w:rPrChange>
        </w:rPr>
        <w:t xml:space="preserve"> a net effect of declining winter-summer difference in cardiorespiratory </w:t>
      </w:r>
      <w:ins w:id="237" w:author="Parks, Robbie M" w:date="2018-08-14T21:12:00Z">
        <w:r w:rsidR="00DE001B">
          <w:t xml:space="preserve">diseases </w:t>
        </w:r>
      </w:ins>
      <w:r w:rsidR="009B11D1" w:rsidRPr="0034704C">
        <w:t>deaths and increasing summer-winter difference in injury deaths</w:t>
      </w:r>
      <w:ins w:id="238" w:author="Parks, Robbie M" w:date="2018-08-14T21:12:00Z">
        <w:r w:rsidR="00564D58">
          <w:t xml:space="preserve">, itself driven by increasing difference in non-intentional injuries </w:t>
        </w:r>
        <w:r w:rsidR="00576EFD">
          <w:t xml:space="preserve">(Supplementary Figure </w:t>
        </w:r>
        <w:r w:rsidR="007F5135">
          <w:t>3</w:t>
        </w:r>
        <w:r w:rsidR="00B34D22">
          <w:t>).</w:t>
        </w:r>
        <w:r w:rsidR="00A833D2">
          <w:t xml:space="preserve"> </w:t>
        </w:r>
        <w:r w:rsidR="005C3CBC">
          <w:t xml:space="preserve">Within the cardiorespiratory </w:t>
        </w:r>
        <w:r w:rsidR="00DE001B">
          <w:t xml:space="preserve">diseases </w:t>
        </w:r>
        <w:r w:rsidR="005C3CBC">
          <w:t>cluster in under-five children, percent difference declined for cardiorespiratory</w:t>
        </w:r>
        <w:r w:rsidR="00DE001B">
          <w:t xml:space="preserve"> diseases</w:t>
        </w:r>
        <w:r w:rsidR="005C3CBC">
          <w:t xml:space="preserve">, cardiovascular diseases, and chronic respiratory diseases </w:t>
        </w:r>
        <w:r w:rsidR="00BC5573">
          <w:t>while</w:t>
        </w:r>
        <w:r w:rsidR="005C3CBC">
          <w:t xml:space="preserve"> increas</w:t>
        </w:r>
        <w:r w:rsidR="00BC5573">
          <w:t>ing</w:t>
        </w:r>
        <w:r w:rsidR="005C3CBC">
          <w:t xml:space="preserve"> for respiratory infections</w:t>
        </w:r>
        <w:r w:rsidR="0049494F">
          <w:t>.</w:t>
        </w:r>
      </w:ins>
      <w:del w:id="239" w:author="Parks, Robbie M" w:date="2018-08-14T21:12:00Z">
        <w:r w:rsidR="009B11D1" w:rsidRPr="006E585E">
          <w:delText>.</w:delText>
        </w:r>
        <w:r w:rsidR="009F3128" w:rsidRPr="006E585E">
          <w:delText xml:space="preserve"> </w:delText>
        </w:r>
      </w:del>
    </w:p>
    <w:p w14:paraId="102D6F4D" w14:textId="77777777" w:rsidR="000210D1" w:rsidRPr="0034704C" w:rsidRDefault="000210D1" w:rsidP="00FF08BF">
      <w:pPr>
        <w:spacing w:line="480" w:lineRule="auto"/>
        <w:jc w:val="both"/>
      </w:pPr>
    </w:p>
    <w:p w14:paraId="6A559C4E" w14:textId="4D4219F8" w:rsidR="000B343F" w:rsidRPr="0034704C" w:rsidRDefault="009B11D1" w:rsidP="00FF08BF">
      <w:pPr>
        <w:spacing w:line="480" w:lineRule="auto"/>
        <w:jc w:val="both"/>
      </w:pPr>
      <w:r w:rsidRPr="0034704C">
        <w:lastRenderedPageBreak/>
        <w:t>The sub</w:t>
      </w:r>
      <w:r w:rsidR="000210D1" w:rsidRPr="00FF08BF">
        <w:t xml:space="preserve">national </w:t>
      </w:r>
      <w:r w:rsidR="006630ED" w:rsidRPr="00AC73A1">
        <w:rPr>
          <w:rPrChange w:id="240" w:author="Parks, Robbie M" w:date="2018-08-14T21:12:00Z">
            <w:rPr>
              <w:rFonts w:ascii="Times New Roman" w:hAnsi="Times New Roman"/>
              <w:sz w:val="24"/>
              <w:szCs w:val="24"/>
            </w:rPr>
          </w:rPrChange>
        </w:rPr>
        <w:t>centre</w:t>
      </w:r>
      <w:r w:rsidR="000210D1" w:rsidRPr="00AC73A1">
        <w:rPr>
          <w:rPrChange w:id="241" w:author="Parks, Robbie M" w:date="2018-08-14T21:12:00Z">
            <w:rPr>
              <w:rFonts w:ascii="Times New Roman" w:hAnsi="Times New Roman"/>
              <w:sz w:val="24"/>
              <w:szCs w:val="24"/>
            </w:rPr>
          </w:rPrChange>
        </w:rPr>
        <w:t xml:space="preserve"> of gravity analysis show</w:t>
      </w:r>
      <w:ins w:id="242" w:author="Parks, Robbie M" w:date="2018-08-14T21:12:00Z">
        <w:r w:rsidR="0027631A">
          <w:t>ed</w:t>
        </w:r>
      </w:ins>
      <w:del w:id="243" w:author="Parks, Robbie M" w:date="2018-08-14T21:12:00Z">
        <w:r w:rsidR="000210D1" w:rsidRPr="006E585E">
          <w:delText>s</w:delText>
        </w:r>
      </w:del>
      <w:r w:rsidR="000210D1" w:rsidRPr="0034704C">
        <w:t xml:space="preserve"> that </w:t>
      </w:r>
      <w:r w:rsidR="000B343F" w:rsidRPr="0034704C">
        <w:t xml:space="preserve">all-cause </w:t>
      </w:r>
      <w:r w:rsidR="000210D1" w:rsidRPr="00FF08BF">
        <w:t xml:space="preserve">mortality peaks and minima in different climate regions are consistent with the national ones (Figure </w:t>
      </w:r>
      <w:r w:rsidR="00040FE5" w:rsidRPr="00AC73A1">
        <w:rPr>
          <w:rPrChange w:id="244" w:author="Parks, Robbie M" w:date="2018-08-14T21:12:00Z">
            <w:rPr>
              <w:rFonts w:ascii="Times New Roman" w:hAnsi="Times New Roman"/>
              <w:sz w:val="24"/>
              <w:szCs w:val="24"/>
            </w:rPr>
          </w:rPrChange>
        </w:rPr>
        <w:t>5</w:t>
      </w:r>
      <w:r w:rsidR="000210D1" w:rsidRPr="00AC73A1">
        <w:rPr>
          <w:rPrChange w:id="245" w:author="Parks, Robbie M" w:date="2018-08-14T21:12:00Z">
            <w:rPr>
              <w:rFonts w:ascii="Times New Roman" w:hAnsi="Times New Roman"/>
              <w:sz w:val="24"/>
              <w:szCs w:val="24"/>
            </w:rPr>
          </w:rPrChange>
        </w:rPr>
        <w:t>), indicating the seasonality is largely independent of geography. The relative homogeneity of the timing of maximum</w:t>
      </w:r>
      <w:r w:rsidR="00A8195E" w:rsidRPr="00AC73A1">
        <w:rPr>
          <w:rPrChange w:id="246" w:author="Parks, Robbie M" w:date="2018-08-14T21:12:00Z">
            <w:rPr>
              <w:rFonts w:ascii="Times New Roman" w:hAnsi="Times New Roman"/>
              <w:sz w:val="24"/>
              <w:szCs w:val="24"/>
            </w:rPr>
          </w:rPrChange>
        </w:rPr>
        <w:t xml:space="preserve"> and minimum</w:t>
      </w:r>
      <w:r w:rsidR="000210D1" w:rsidRPr="00AC73A1">
        <w:rPr>
          <w:rPrChange w:id="247" w:author="Parks, Robbie M" w:date="2018-08-14T21:12:00Z">
            <w:rPr>
              <w:rFonts w:ascii="Times New Roman" w:hAnsi="Times New Roman"/>
              <w:sz w:val="24"/>
              <w:szCs w:val="24"/>
            </w:rPr>
          </w:rPrChange>
        </w:rPr>
        <w:t xml:space="preserve"> mortality </w:t>
      </w:r>
      <w:r w:rsidR="002931FC" w:rsidRPr="00AC73A1">
        <w:rPr>
          <w:rPrChange w:id="248" w:author="Parks, Robbie M" w:date="2018-08-14T21:12:00Z">
            <w:rPr>
              <w:rFonts w:ascii="Times New Roman" w:hAnsi="Times New Roman"/>
              <w:sz w:val="24"/>
              <w:szCs w:val="24"/>
            </w:rPr>
          </w:rPrChange>
        </w:rPr>
        <w:t>contrasts with</w:t>
      </w:r>
      <w:r w:rsidR="000210D1" w:rsidRPr="00AC73A1">
        <w:rPr>
          <w:rPrChange w:id="249" w:author="Parks, Robbie M" w:date="2018-08-14T21:12:00Z">
            <w:rPr>
              <w:rFonts w:ascii="Times New Roman" w:hAnsi="Times New Roman"/>
              <w:sz w:val="24"/>
              <w:szCs w:val="24"/>
            </w:rPr>
          </w:rPrChange>
        </w:rPr>
        <w:t xml:space="preserve"> the large variation in </w:t>
      </w:r>
      <w:r w:rsidR="002931FC" w:rsidRPr="00AC73A1">
        <w:rPr>
          <w:rPrChange w:id="250" w:author="Parks, Robbie M" w:date="2018-08-14T21:12:00Z">
            <w:rPr>
              <w:rFonts w:ascii="Times New Roman" w:hAnsi="Times New Roman"/>
              <w:sz w:val="24"/>
              <w:szCs w:val="24"/>
            </w:rPr>
          </w:rPrChange>
        </w:rPr>
        <w:t xml:space="preserve">seasonal </w:t>
      </w:r>
      <w:r w:rsidR="000210D1" w:rsidRPr="00AC73A1">
        <w:rPr>
          <w:rPrChange w:id="251" w:author="Parks, Robbie M" w:date="2018-08-14T21:12:00Z">
            <w:rPr>
              <w:rFonts w:ascii="Times New Roman" w:hAnsi="Times New Roman"/>
              <w:sz w:val="24"/>
              <w:szCs w:val="24"/>
            </w:rPr>
          </w:rPrChange>
        </w:rPr>
        <w:t xml:space="preserve">temperatures </w:t>
      </w:r>
      <w:r w:rsidR="002931FC" w:rsidRPr="00AC73A1">
        <w:rPr>
          <w:rPrChange w:id="252" w:author="Parks, Robbie M" w:date="2018-08-14T21:12:00Z">
            <w:rPr>
              <w:rFonts w:ascii="Times New Roman" w:hAnsi="Times New Roman"/>
              <w:sz w:val="24"/>
              <w:szCs w:val="24"/>
            </w:rPr>
          </w:rPrChange>
        </w:rPr>
        <w:t xml:space="preserve">among </w:t>
      </w:r>
      <w:r w:rsidR="000210D1" w:rsidRPr="00AC73A1">
        <w:rPr>
          <w:rPrChange w:id="253" w:author="Parks, Robbie M" w:date="2018-08-14T21:12:00Z">
            <w:rPr>
              <w:rFonts w:ascii="Times New Roman" w:hAnsi="Times New Roman"/>
              <w:sz w:val="24"/>
              <w:szCs w:val="24"/>
            </w:rPr>
          </w:rPrChange>
        </w:rPr>
        <w:t xml:space="preserve">climate regions. For example, in men and women aged 65-74 years, </w:t>
      </w:r>
      <w:r w:rsidR="000B343F" w:rsidRPr="00AC73A1">
        <w:rPr>
          <w:rPrChange w:id="254" w:author="Parks, Robbie M" w:date="2018-08-14T21:12:00Z">
            <w:rPr>
              <w:rFonts w:ascii="Times New Roman" w:hAnsi="Times New Roman"/>
              <w:sz w:val="24"/>
              <w:szCs w:val="24"/>
            </w:rPr>
          </w:rPrChange>
        </w:rPr>
        <w:t xml:space="preserve">all-cause </w:t>
      </w:r>
      <w:r w:rsidR="000210D1" w:rsidRPr="00AC73A1">
        <w:rPr>
          <w:rPrChange w:id="255" w:author="Parks, Robbie M" w:date="2018-08-14T21:12:00Z">
            <w:rPr>
              <w:rFonts w:ascii="Times New Roman" w:hAnsi="Times New Roman"/>
              <w:sz w:val="24"/>
              <w:szCs w:val="24"/>
            </w:rPr>
          </w:rPrChange>
        </w:rPr>
        <w:t xml:space="preserve">mortality peaked in February in the Northeast and Southeast, even though the average temperatures for those regions were different by over 13 degrees Celsius (9.3 in the Southeast compared with -3.8 in the Northeast). Furthermore, above 45 years of age, there </w:t>
      </w:r>
      <w:r w:rsidR="00DD1C1B" w:rsidRPr="00AC73A1">
        <w:rPr>
          <w:rPrChange w:id="256" w:author="Parks, Robbie M" w:date="2018-08-14T21:12:00Z">
            <w:rPr>
              <w:rFonts w:ascii="Times New Roman" w:hAnsi="Times New Roman"/>
              <w:sz w:val="24"/>
              <w:szCs w:val="24"/>
            </w:rPr>
          </w:rPrChange>
        </w:rPr>
        <w:t xml:space="preserve">was </w:t>
      </w:r>
      <w:r w:rsidR="000210D1" w:rsidRPr="00AC73A1">
        <w:rPr>
          <w:rPrChange w:id="257" w:author="Parks, Robbie M" w:date="2018-08-14T21:12:00Z">
            <w:rPr>
              <w:rFonts w:ascii="Times New Roman" w:hAnsi="Times New Roman"/>
              <w:sz w:val="24"/>
              <w:szCs w:val="24"/>
            </w:rPr>
          </w:rPrChange>
        </w:rPr>
        <w:t>little inter-region variation in the percent seasonal difference</w:t>
      </w:r>
      <w:r w:rsidR="00325E17" w:rsidRPr="00AC73A1">
        <w:rPr>
          <w:rPrChange w:id="258" w:author="Parks, Robbie M" w:date="2018-08-14T21:12:00Z">
            <w:rPr>
              <w:rFonts w:ascii="Times New Roman" w:hAnsi="Times New Roman"/>
              <w:sz w:val="24"/>
              <w:szCs w:val="24"/>
            </w:rPr>
          </w:rPrChange>
        </w:rPr>
        <w:t xml:space="preserve"> in all-cause mortality</w:t>
      </w:r>
      <w:r w:rsidR="000210D1" w:rsidRPr="00AC73A1">
        <w:rPr>
          <w:rPrChange w:id="259" w:author="Parks, Robbie M" w:date="2018-08-14T21:12:00Z">
            <w:rPr>
              <w:rFonts w:ascii="Times New Roman" w:hAnsi="Times New Roman"/>
              <w:sz w:val="24"/>
              <w:szCs w:val="24"/>
            </w:rPr>
          </w:rPrChange>
        </w:rPr>
        <w:t xml:space="preserve">, despite the large variation in temperature difference between the peak and minimum months (Figure </w:t>
      </w:r>
      <w:r w:rsidR="00040FE5" w:rsidRPr="00AC73A1">
        <w:rPr>
          <w:rPrChange w:id="260" w:author="Parks, Robbie M" w:date="2018-08-14T21:12:00Z">
            <w:rPr>
              <w:rFonts w:ascii="Times New Roman" w:hAnsi="Times New Roman"/>
              <w:sz w:val="24"/>
              <w:szCs w:val="24"/>
            </w:rPr>
          </w:rPrChange>
        </w:rPr>
        <w:t>6</w:t>
      </w:r>
      <w:r w:rsidR="000210D1" w:rsidRPr="00AC73A1">
        <w:rPr>
          <w:rPrChange w:id="261" w:author="Parks, Robbie M" w:date="2018-08-14T21:12:00Z">
            <w:rPr>
              <w:rFonts w:ascii="Times New Roman" w:hAnsi="Times New Roman"/>
              <w:sz w:val="24"/>
              <w:szCs w:val="24"/>
            </w:rPr>
          </w:rPrChange>
        </w:rPr>
        <w:t xml:space="preserve">). </w:t>
      </w:r>
      <w:del w:id="262" w:author="Parks, Robbie M" w:date="2018-08-14T21:12:00Z">
        <w:r w:rsidR="00214C19" w:rsidRPr="006E585E">
          <w:delText xml:space="preserve"> The </w:delText>
        </w:r>
        <w:r w:rsidR="00C125D1" w:rsidRPr="006E585E">
          <w:delText xml:space="preserve">only cause of death with regional differences in seasonality was </w:delText>
        </w:r>
        <w:r w:rsidR="00214C19" w:rsidRPr="006E585E">
          <w:delText xml:space="preserve">injuries </w:delText>
        </w:r>
        <w:r w:rsidR="00C125D1" w:rsidRPr="006E585E">
          <w:delText xml:space="preserve">in men aged </w:delText>
        </w:r>
        <w:r w:rsidR="00214C19" w:rsidRPr="006E585E">
          <w:delText xml:space="preserve">55-64 </w:delText>
        </w:r>
        <w:r w:rsidR="00C125D1" w:rsidRPr="006E585E">
          <w:delText>years</w:delText>
        </w:r>
        <w:r w:rsidR="00214C19" w:rsidRPr="006E585E">
          <w:delText xml:space="preserve"> and </w:delText>
        </w:r>
        <w:r w:rsidR="00C125D1" w:rsidRPr="006E585E">
          <w:delText xml:space="preserve">women aged </w:delText>
        </w:r>
        <w:r w:rsidR="00214C19" w:rsidRPr="006E585E">
          <w:delText xml:space="preserve">65-74 </w:delText>
        </w:r>
        <w:r w:rsidR="00C125D1" w:rsidRPr="006E585E">
          <w:delText xml:space="preserve">years. Injury death rates in these age-sex groups seemed to peak in January in the </w:delText>
        </w:r>
        <w:r w:rsidR="00765400" w:rsidRPr="006E585E">
          <w:delText xml:space="preserve">Northeast peak </w:delText>
        </w:r>
        <w:r w:rsidR="00C125D1" w:rsidRPr="006E585E">
          <w:delText>and in August in the</w:delText>
        </w:r>
        <w:r w:rsidR="00214C19" w:rsidRPr="006E585E">
          <w:delText xml:space="preserve"> (</w:delText>
        </w:r>
        <w:r w:rsidR="00545E85">
          <w:delText xml:space="preserve">Supplementary Figure </w:delText>
        </w:r>
        <w:r w:rsidR="006630ED">
          <w:delText>1)</w:delText>
        </w:r>
        <w:r w:rsidR="00214C19" w:rsidRPr="006E585E">
          <w:delText>.</w:delText>
        </w:r>
      </w:del>
    </w:p>
    <w:p w14:paraId="7BEB29A3" w14:textId="77777777" w:rsidR="007F05EF" w:rsidRPr="00AC73A1" w:rsidRDefault="007F05EF" w:rsidP="00C33FFB">
      <w:pPr>
        <w:spacing w:line="480" w:lineRule="auto"/>
        <w:jc w:val="both"/>
        <w:rPr>
          <w:ins w:id="263" w:author="Parks, Robbie M" w:date="2018-08-14T21:12:00Z"/>
        </w:rPr>
      </w:pPr>
    </w:p>
    <w:p w14:paraId="07A95DA9" w14:textId="77777777" w:rsidR="0042218D" w:rsidRPr="00AC73A1" w:rsidRDefault="0042218D" w:rsidP="00C33FFB">
      <w:pPr>
        <w:spacing w:line="480" w:lineRule="auto"/>
        <w:jc w:val="both"/>
        <w:rPr>
          <w:ins w:id="264" w:author="Parks, Robbie M" w:date="2018-08-14T21:12:00Z"/>
          <w:b/>
        </w:rPr>
      </w:pPr>
      <w:ins w:id="265" w:author="Parks, Robbie M" w:date="2018-08-14T21:12:00Z">
        <w:r w:rsidRPr="00AC73A1">
          <w:rPr>
            <w:b/>
          </w:rPr>
          <w:t>Strengths and limitations</w:t>
        </w:r>
      </w:ins>
    </w:p>
    <w:p w14:paraId="077AD139" w14:textId="77777777" w:rsidR="0042218D" w:rsidRPr="00AC73A1" w:rsidRDefault="0042218D" w:rsidP="0042218D">
      <w:pPr>
        <w:spacing w:line="480" w:lineRule="auto"/>
        <w:jc w:val="both"/>
        <w:rPr>
          <w:ins w:id="266" w:author="Parks, Robbie M" w:date="2018-08-14T21:12:00Z"/>
        </w:rPr>
      </w:pPr>
      <w:ins w:id="267" w:author="Parks, Robbie M" w:date="2018-08-14T21:12:00Z">
        <w:r w:rsidRPr="00AC73A1">
          <w:t>The strengths of our study are its innovative methods of characterizing seasonality of mortality dynamically over space and time, by age group and cause of death; using wavelet and cent</w:t>
        </w:r>
        <w:r w:rsidR="006B55AC" w:rsidRPr="00AC73A1">
          <w:t>re</w:t>
        </w:r>
        <w:r w:rsidRPr="00AC73A1">
          <w:t xml:space="preserve"> of gravity analyses; using ERA-Interim data output to compare the association between </w:t>
        </w:r>
        <w:r w:rsidR="001029FD" w:rsidRPr="00AC73A1">
          <w:t xml:space="preserve">seasonality of death rates and regional </w:t>
        </w:r>
        <w:r w:rsidRPr="00AC73A1">
          <w:t xml:space="preserve">temperature. A limitation of our study is that </w:t>
        </w:r>
        <w:r w:rsidR="001029FD" w:rsidRPr="00AC73A1">
          <w:t xml:space="preserve">we did not </w:t>
        </w:r>
        <w:r w:rsidR="00592119" w:rsidRPr="00AC73A1">
          <w:t>investigat</w:t>
        </w:r>
        <w:r w:rsidR="001029FD" w:rsidRPr="00AC73A1">
          <w:t xml:space="preserve">e </w:t>
        </w:r>
        <w:r w:rsidR="00A22028" w:rsidRPr="00AC73A1">
          <w:t xml:space="preserve">seasonality of mortality by socioeconomic </w:t>
        </w:r>
        <w:r w:rsidR="001029FD" w:rsidRPr="00AC73A1">
          <w:t>characteristics which</w:t>
        </w:r>
        <w:r w:rsidR="00786AD0" w:rsidRPr="00AC73A1">
          <w:t xml:space="preserve"> </w:t>
        </w:r>
        <w:r w:rsidR="00592119" w:rsidRPr="00AC73A1">
          <w:t xml:space="preserve">may help </w:t>
        </w:r>
        <w:r w:rsidR="006D68AA" w:rsidRPr="00AC73A1">
          <w:t xml:space="preserve">with understanding its </w:t>
        </w:r>
        <w:r w:rsidR="001029FD" w:rsidRPr="00AC73A1">
          <w:t>determinants</w:t>
        </w:r>
        <w:r w:rsidR="006D68AA" w:rsidRPr="00AC73A1">
          <w:t xml:space="preserve"> and planning responses</w:t>
        </w:r>
        <w:r w:rsidR="00A22028" w:rsidRPr="00AC73A1">
          <w:t xml:space="preserve">. </w:t>
        </w:r>
      </w:ins>
    </w:p>
    <w:p w14:paraId="0DB92D5C" w14:textId="77777777" w:rsidR="0042218D" w:rsidRPr="00AC73A1" w:rsidRDefault="0042218D" w:rsidP="0042218D">
      <w:pPr>
        <w:spacing w:line="480" w:lineRule="auto"/>
        <w:jc w:val="both"/>
        <w:outlineLvl w:val="0"/>
        <w:rPr>
          <w:ins w:id="268" w:author="Parks, Robbie M" w:date="2018-08-14T21:12:00Z"/>
        </w:rPr>
      </w:pPr>
    </w:p>
    <w:p w14:paraId="140DD800" w14:textId="77777777" w:rsidR="000210D1" w:rsidRPr="00AC73A1" w:rsidRDefault="000210D1" w:rsidP="00C33FFB">
      <w:pPr>
        <w:spacing w:line="480" w:lineRule="auto"/>
        <w:jc w:val="both"/>
        <w:rPr>
          <w:ins w:id="269" w:author="Parks, Robbie M" w:date="2018-08-14T21:12:00Z"/>
          <w:b/>
        </w:rPr>
      </w:pPr>
      <w:ins w:id="270" w:author="Parks, Robbie M" w:date="2018-08-14T21:12:00Z">
        <w:r w:rsidRPr="00AC73A1">
          <w:rPr>
            <w:b/>
          </w:rPr>
          <w:t>Discussion</w:t>
        </w:r>
      </w:ins>
    </w:p>
    <w:p w14:paraId="5585EDAE" w14:textId="77777777" w:rsidR="007F05EF" w:rsidRPr="006E585E" w:rsidRDefault="007F05EF" w:rsidP="00C33FFB">
      <w:pPr>
        <w:spacing w:line="480" w:lineRule="auto"/>
        <w:jc w:val="both"/>
        <w:rPr>
          <w:del w:id="271" w:author="Parks, Robbie M" w:date="2018-08-14T21:12:00Z"/>
        </w:rPr>
      </w:pPr>
    </w:p>
    <w:p w14:paraId="6845EF9C" w14:textId="060FDBCE" w:rsidR="0042218D" w:rsidRPr="006E585E" w:rsidRDefault="0042218D" w:rsidP="00C33FFB">
      <w:pPr>
        <w:spacing w:line="480" w:lineRule="auto"/>
        <w:jc w:val="both"/>
        <w:rPr>
          <w:del w:id="272" w:author="Parks, Robbie M" w:date="2018-08-14T21:12:00Z"/>
          <w:b/>
        </w:rPr>
      </w:pPr>
      <w:del w:id="273" w:author="Parks, Robbie M" w:date="2018-08-14T21:12:00Z">
        <w:r w:rsidRPr="006E585E">
          <w:rPr>
            <w:b/>
          </w:rPr>
          <w:delText>Strengths and limitations</w:delText>
        </w:r>
      </w:del>
    </w:p>
    <w:p w14:paraId="63228387" w14:textId="37AD9BDB" w:rsidR="0042218D" w:rsidRPr="006E585E" w:rsidRDefault="0042218D" w:rsidP="0042218D">
      <w:pPr>
        <w:spacing w:line="480" w:lineRule="auto"/>
        <w:jc w:val="both"/>
        <w:rPr>
          <w:del w:id="274" w:author="Parks, Robbie M" w:date="2018-08-14T21:12:00Z"/>
        </w:rPr>
      </w:pPr>
      <w:del w:id="275" w:author="Parks, Robbie M" w:date="2018-08-14T21:12:00Z">
        <w:r w:rsidRPr="006E585E">
          <w:delText>The strengths of our study are its innovative methods of characterizing seasonality of mortality dynamically over space and time, by age group and cause of death; using wavelet and cent</w:delText>
        </w:r>
        <w:r w:rsidR="006B55AC">
          <w:delText>re</w:delText>
        </w:r>
        <w:r w:rsidRPr="006E585E">
          <w:delText xml:space="preserve"> of gravity analyses; using ERA-Interim data output to compare the association between </w:delText>
        </w:r>
        <w:r w:rsidR="001029FD" w:rsidRPr="006E585E">
          <w:delText xml:space="preserve">seasonality of death </w:delText>
        </w:r>
        <w:r w:rsidR="001029FD">
          <w:delText xml:space="preserve">rates and regional </w:delText>
        </w:r>
        <w:r w:rsidRPr="006E585E">
          <w:delText>temperature. A limitation of our study is that we used broad causes of death so that we have sufficient number of deaths b</w:delText>
        </w:r>
        <w:r w:rsidR="00726222">
          <w:delText>y age group, sex, year, climate</w:delText>
        </w:r>
        <w:r w:rsidRPr="006E585E">
          <w:delText xml:space="preserve"> region and cause of death. Different diseases and injuries may be different</w:delText>
        </w:r>
        <w:r w:rsidR="00101D00" w:rsidRPr="006E585E">
          <w:delText xml:space="preserve">ially affected by environmental, </w:delText>
        </w:r>
        <w:r w:rsidRPr="006E585E">
          <w:delText>behavio</w:delText>
        </w:r>
        <w:r w:rsidR="006B55AC">
          <w:delText>u</w:delText>
        </w:r>
        <w:r w:rsidRPr="006E585E">
          <w:delText>ral</w:delText>
        </w:r>
        <w:r w:rsidR="00101D00" w:rsidRPr="006E585E">
          <w:delText xml:space="preserve"> and healthcare</w:delText>
        </w:r>
        <w:r w:rsidRPr="006E585E">
          <w:delText xml:space="preserve"> factors associated with season and hence differ in their seasonal behavio</w:delText>
        </w:r>
        <w:r w:rsidR="006B55AC">
          <w:delText>u</w:delText>
        </w:r>
        <w:r w:rsidRPr="006E585E">
          <w:delText>r. For example, suicides have bee</w:delText>
        </w:r>
        <w:r w:rsidR="00035017">
          <w:delText xml:space="preserve">n found to peak in early spring </w:delText>
        </w:r>
        <w:r w:rsidR="00577DE0" w:rsidRPr="006E585E">
          <w:fldChar w:fldCharType="begin" w:fldLock="1"/>
        </w:r>
        <w:r w:rsidR="00F52D66">
          <w:delInstrText>ADDIN CSL_CITATION { "citationItems" : [ { "id" : "ITEM-1", "itemData" : { "DOI" : "10.4054/DemRes.2002.6.17", "ISSN" : "14359871", "author" : [ { "dropping-particle" : "", "family" : "Feinstein", "given" : "Craig A.", "non-dropping-particle" : "", "parse-names" : false, "suffix" : "" } ], "container-title" : "Demographic Research", "id" : "ITEM-1", "issued" : { "date-parts" : [ [ "2002" ] ] }, "page" : "469-486", "title" : "Seasonality of deaths in the U.S. by age and cause", "type" : "article-journal", "volume" : "6" }, "uris" : [ "http://www.mendeley.com/documents/?uuid=e0a30cb0-f37e-4639-b84c-def2337e8c99" ] } ], "mendeley" : { "formattedCitation" : "(Feinstein, 2002)", "plainTextFormattedCitation" : "(Feinstein, 2002)", "previouslyFormattedCitation" : "(Feinstein, 2002)" }, "properties" : {  }, "schema" : "https://github.com/citation-style-language/schema/raw/master/csl-citation.json" }</w:delInstrText>
        </w:r>
        <w:r w:rsidR="00577DE0" w:rsidRPr="006E585E">
          <w:fldChar w:fldCharType="separate"/>
        </w:r>
        <w:r w:rsidR="00BC655C" w:rsidRPr="00BC655C">
          <w:rPr>
            <w:noProof/>
          </w:rPr>
          <w:delText>(Feinstein, 2002)</w:delText>
        </w:r>
        <w:r w:rsidR="00577DE0" w:rsidRPr="006E585E">
          <w:fldChar w:fldCharType="end"/>
        </w:r>
        <w:r w:rsidR="00035017">
          <w:delText>,</w:delText>
        </w:r>
        <w:r w:rsidRPr="006E585E">
          <w:delText xml:space="preserve"> and cardiovascular disease mortality may peak earlier in the winter than that from respiratory conditions</w:delText>
        </w:r>
        <w:r w:rsidR="00035017">
          <w:delText xml:space="preserve"> </w:delText>
        </w:r>
        <w:r w:rsidR="00577DE0" w:rsidRPr="006E585E">
          <w:fldChar w:fldCharType="begin" w:fldLock="1"/>
        </w:r>
        <w:r w:rsidR="00F52D66">
          <w:delInstrText>ADDIN CSL_CITATION { "citationItems" : [ { "id" : "ITEM-1", "itemData" : { "DOI" : "10.1136/jech.46.3.261", "ISBN" : "0143-005X (Print)\\r0143-005X (Linking)", "ISSN" : "0143005X", "PMID" : "1645083", "abstract" : "The aim was to describe the pattern of seasonal variation in all cause mortality in The Netherlands, and to analyse the contribution of specific causes of death to the winter excess of all cause mortality.", "author" : [ { "dropping-particle" : "", "family" : "Mackenbach", "given" : "J. P.", "non-dropping-particle" : "", "parse-names" : false, "suffix" : "" }, { "dropping-particle" : "", "family" : "Kunst", "given" : "A. E.", "non-dropping-particle" : "", "parse-names" : false, "suffix" : "" }, { "dropping-particle" : "", "family" : "Looman", "given" : "C. W.N.", "non-dropping-particle" : "", "parse-names" : false, "suffix" : "" } ], "container-title" : "Journal of Epidemiology and Community Health", "id" : "ITEM-1", "issue" : "3", "issued" : { "date-parts" : [ [ "1992" ] ] }, "page" : "261-265", "title" : "Seasonal variation in mortality in The Netherlands", "type" : "article-journal", "volume" : "46" }, "uris" : [ "http://www.mendeley.com/documents/?uuid=c6fd80d1-2713-4c87-9c92-52f99af3b3c9" ] } ], "mendeley" : { "formattedCitation" : "(Mackenbach, Kunst, &amp; Looman, 1992)", "plainTextFormattedCitation" : "(Mackenbach, Kunst, &amp; Looman, 1992)", "previouslyFormattedCitation" : "(Mackenbach, Kunst, &amp; Looman, 1992)" }, "properties" : {  }, "schema" : "https://github.com/citation-style-language/schema/raw/master/csl-citation.json" }</w:delInstrText>
        </w:r>
        <w:r w:rsidR="00577DE0" w:rsidRPr="006E585E">
          <w:fldChar w:fldCharType="separate"/>
        </w:r>
        <w:r w:rsidR="00BC655C" w:rsidRPr="00BC655C">
          <w:rPr>
            <w:noProof/>
          </w:rPr>
          <w:delText>(Mackenbach, Kunst, &amp; Looman, 1992)</w:delText>
        </w:r>
        <w:r w:rsidR="00577DE0" w:rsidRPr="006E585E">
          <w:fldChar w:fldCharType="end"/>
        </w:r>
        <w:r w:rsidR="00035017">
          <w:delText>.</w:delText>
        </w:r>
        <w:r w:rsidRPr="006E585E">
          <w:delText xml:space="preserve"> </w:delText>
        </w:r>
        <w:r w:rsidR="001029FD">
          <w:delText>Similarly, the seasonality of</w:delText>
        </w:r>
        <w:r w:rsidR="0047597D">
          <w:delText xml:space="preserve"> influenza</w:delText>
        </w:r>
        <w:r w:rsidR="001029FD">
          <w:delText>, and how it has changed over time,</w:delText>
        </w:r>
        <w:r w:rsidR="0047597D">
          <w:delText xml:space="preserve"> </w:delText>
        </w:r>
        <w:r w:rsidR="001029FD">
          <w:delText xml:space="preserve">may be different than that of other respiratory diseases due to disease-specific interventions </w:delText>
        </w:r>
        <w:r w:rsidR="00033C40">
          <w:fldChar w:fldCharType="begin" w:fldLock="1"/>
        </w:r>
        <w:r w:rsidR="00F52D66">
          <w:delInstrText>ADDIN CSL_CITATION { "citationItems" : [ { "id" : "ITEM-1", "itemData" : { "DOI" : "10.1001/archinte.165.3.265", "ISBN" : "0003-9926 (Print)\\r0003-9926 (Linking)", "ISSN" : "00039926", "PMID" : "15710788", "abstract" : "BACKGROUND: Observational studies report that influenza vaccination reduces winter mortality risk from any cause by 50% among the elderly. Influenza vaccination coverage among elderly persons (&gt; or =65 years) in the United States increased from between 15% and 20% before 1980 to 65% in 2001. Unexpectedly, estimates of influenza-related mortality in this age group also increased during this period. We tried to reconcile these conflicting findings by adjusting excess mortality estimates for aging and increased circulation of influenza A(H3N2) viruses. METHODS: We used a cyclical regression model to generate seasonal estimates of national influenza-related mortality (excess mortality) among the elderly in both pneumonia and influenza and all-cause deaths for the 33 seasons from 1968 to 2001. We stratified the data by 5-year age group and separated seasons dominated by A(H3N2) viruses from other seasons. RESULTS: For people aged 65 to 74 years, excess mortality rates in A(H3N2)-dominated seasons fell between 1968 and the early 1980s but remained approximately constant thereafter. For persons 85 years or older, the mortality rate remained flat throughout. Excess mortality in A(H1N1) and B seasons did not change. All-cause excess mortality for persons 65 years or older never exceeded 10% of all winter deaths. CONCLUSIONS: We attribute the decline in influenza-related mortality among people aged 65 to 74 years in the decade after the 1968 pandemic to the acquisition of immunity to the emerging A(H3N2) virus. We could not correlate increasing vaccination coverage after 1980 with declining mortality rates in any age group. Because fewer than 10% of all winter deaths were attributable to influenza in any season, we conclude that observational studies substantially overestimate vaccination benefit.", "author" : [ { "dropping-particle" : "", "family" : "Simonsen", "given" : "Lone", "non-dropping-particle" : "", "parse-names" : false, "suffix" : "" }, { "dropping-particle" : "", "family" : "Reichert", "given" : "Thomas A.", "non-dropping-particle" : "", "parse-names" : false, "suffix" : "" }, { "dropping-particle" : "", "family" : "Viboud", "given" : "Cecile", "non-dropping-particle" : "", "parse-names" : false, "suffix" : "" }, { "dropping-particle" : "", "family" : "Blackwelder", "given" : "William C.", "non-dropping-particle" : "", "parse-names" : false, "suffix" : "" }, { "dropping-particle" : "", "family" : "Taylor", "given" : "Robert J.", "non-dropping-particle" : "", "parse-names" : false, "suffix" : "" }, { "dropping-particle" : "", "family" : "Miller", "given" : "Mark A.", "non-dropping-particle" : "", "parse-names" : false, "suffix" : "" } ], "container-title" : "Archives of Internal Medicine", "id" : "ITEM-1", "issue" : "3", "issued" : { "date-parts" : [ [ "2005" ] ] }, "page" : "265-272", "title" : "Impact of influenza vaccination on seasonal mortality in the US elderly population", "type" : "article-journal", "volume" : "165" }, "uris" : [ "http://www.mendeley.com/documents/?uuid=4c915465-82ef-4c64-bd05-c972d2c4bf29" ] } ], "mendeley" : { "formattedCitation" : "(Simonsen et al., 2005)", "plainTextFormattedCitation" : "(Simonsen et al., 2005)", "previouslyFormattedCitation" : "(Simonsen et al., 2005)" }, "properties" : {  }, "schema" : "https://github.com/citation-style-language/schema/raw/master/csl-citation.json" }</w:delInstrText>
        </w:r>
        <w:r w:rsidR="00033C40">
          <w:fldChar w:fldCharType="separate"/>
        </w:r>
        <w:r w:rsidR="00BC655C" w:rsidRPr="00BC655C">
          <w:rPr>
            <w:noProof/>
          </w:rPr>
          <w:delText>(Simonsen et al., 2005)</w:delText>
        </w:r>
        <w:r w:rsidR="00033C40">
          <w:fldChar w:fldCharType="end"/>
        </w:r>
        <w:r w:rsidR="009A1890">
          <w:delText xml:space="preserve">. </w:delText>
        </w:r>
        <w:r w:rsidR="001029FD">
          <w:delText>Further</w:delText>
        </w:r>
        <w:r w:rsidR="00592119" w:rsidRPr="006E585E">
          <w:delText xml:space="preserve">, </w:delText>
        </w:r>
        <w:r w:rsidR="001029FD">
          <w:delText xml:space="preserve">we did not </w:delText>
        </w:r>
        <w:r w:rsidR="00592119" w:rsidRPr="006E585E">
          <w:delText>investigat</w:delText>
        </w:r>
        <w:r w:rsidR="001029FD">
          <w:delText xml:space="preserve">e </w:delText>
        </w:r>
        <w:r w:rsidR="00A22028" w:rsidRPr="006E585E">
          <w:delText xml:space="preserve">seasonality of mortality by socioeconomic </w:delText>
        </w:r>
        <w:r w:rsidR="001029FD">
          <w:delText>characteristics which</w:delText>
        </w:r>
        <w:r w:rsidR="00786AD0" w:rsidRPr="006E585E">
          <w:delText xml:space="preserve"> </w:delText>
        </w:r>
        <w:r w:rsidR="00592119" w:rsidRPr="006E585E">
          <w:delText xml:space="preserve">may help </w:delText>
        </w:r>
        <w:r w:rsidR="006D68AA" w:rsidRPr="006E585E">
          <w:delText xml:space="preserve">with understanding its </w:delText>
        </w:r>
        <w:r w:rsidR="001029FD">
          <w:delText>determinants</w:delText>
        </w:r>
        <w:r w:rsidR="006D68AA" w:rsidRPr="006E585E">
          <w:delText xml:space="preserve"> and planning responses</w:delText>
        </w:r>
        <w:r w:rsidR="00A22028" w:rsidRPr="006E585E">
          <w:delText xml:space="preserve">. </w:delText>
        </w:r>
      </w:del>
    </w:p>
    <w:p w14:paraId="3E1CCE80" w14:textId="77777777" w:rsidR="0042218D" w:rsidRPr="006E585E" w:rsidRDefault="0042218D" w:rsidP="0042218D">
      <w:pPr>
        <w:spacing w:line="480" w:lineRule="auto"/>
        <w:jc w:val="both"/>
        <w:outlineLvl w:val="0"/>
        <w:rPr>
          <w:del w:id="276" w:author="Parks, Robbie M" w:date="2018-08-14T21:12:00Z"/>
        </w:rPr>
      </w:pPr>
    </w:p>
    <w:p w14:paraId="16E2BB43" w14:textId="77777777" w:rsidR="000210D1" w:rsidRPr="006E585E" w:rsidRDefault="000210D1" w:rsidP="00C33FFB">
      <w:pPr>
        <w:spacing w:line="480" w:lineRule="auto"/>
        <w:jc w:val="both"/>
        <w:rPr>
          <w:del w:id="277" w:author="Parks, Robbie M" w:date="2018-08-14T21:12:00Z"/>
          <w:b/>
        </w:rPr>
      </w:pPr>
      <w:del w:id="278" w:author="Parks, Robbie M" w:date="2018-08-14T21:12:00Z">
        <w:r w:rsidRPr="006E585E">
          <w:rPr>
            <w:b/>
          </w:rPr>
          <w:delText>Discussion</w:delText>
        </w:r>
      </w:del>
    </w:p>
    <w:p w14:paraId="1336C3D2" w14:textId="6FE9E165" w:rsidR="000210D1" w:rsidRPr="00AC73A1" w:rsidRDefault="00C04B90" w:rsidP="0034704C">
      <w:pPr>
        <w:spacing w:line="480" w:lineRule="auto"/>
        <w:jc w:val="both"/>
        <w:rPr>
          <w:rPrChange w:id="279" w:author="Parks, Robbie M" w:date="2018-08-14T21:12:00Z">
            <w:rPr>
              <w:rFonts w:ascii="Times New Roman" w:hAnsi="Times New Roman"/>
              <w:sz w:val="24"/>
              <w:szCs w:val="24"/>
            </w:rPr>
          </w:rPrChange>
        </w:rPr>
      </w:pPr>
      <w:r w:rsidRPr="0034704C">
        <w:t>W</w:t>
      </w:r>
      <w:r w:rsidR="00DF62BA" w:rsidRPr="0034704C">
        <w:t xml:space="preserve">e used wavelet and </w:t>
      </w:r>
      <w:r w:rsidR="0075546D" w:rsidRPr="00FF08BF">
        <w:t>centre</w:t>
      </w:r>
      <w:r w:rsidR="00DF62BA" w:rsidRPr="00AC73A1">
        <w:rPr>
          <w:rPrChange w:id="280" w:author="Parks, Robbie M" w:date="2018-08-14T21:12:00Z">
            <w:rPr>
              <w:rFonts w:ascii="Times New Roman" w:hAnsi="Times New Roman"/>
              <w:sz w:val="24"/>
              <w:szCs w:val="24"/>
            </w:rPr>
          </w:rPrChange>
        </w:rPr>
        <w:t xml:space="preserve"> of gravity analyses, which allowed </w:t>
      </w:r>
      <w:del w:id="281" w:author="Parks, Robbie M" w:date="2018-08-14T21:12:00Z">
        <w:r w:rsidR="00DF62BA" w:rsidRPr="006E585E">
          <w:delText xml:space="preserve">not only </w:delText>
        </w:r>
      </w:del>
      <w:r w:rsidR="00DF62BA" w:rsidRPr="0034704C">
        <w:t xml:space="preserve">systematically identifying and </w:t>
      </w:r>
      <w:r w:rsidR="00F557A4" w:rsidRPr="00FF08BF">
        <w:t>characterizing</w:t>
      </w:r>
      <w:r w:rsidR="00DF62BA" w:rsidRPr="00AC73A1">
        <w:rPr>
          <w:rPrChange w:id="282" w:author="Parks, Robbie M" w:date="2018-08-14T21:12:00Z">
            <w:rPr>
              <w:rFonts w:ascii="Times New Roman" w:hAnsi="Times New Roman"/>
              <w:sz w:val="24"/>
              <w:szCs w:val="24"/>
            </w:rPr>
          </w:rPrChange>
        </w:rPr>
        <w:t xml:space="preserve"> seasonality</w:t>
      </w:r>
      <w:r w:rsidR="002B3737" w:rsidRPr="00AC73A1">
        <w:rPr>
          <w:rPrChange w:id="283" w:author="Parks, Robbie M" w:date="2018-08-14T21:12:00Z">
            <w:rPr>
              <w:rFonts w:ascii="Times New Roman" w:hAnsi="Times New Roman"/>
              <w:sz w:val="24"/>
              <w:szCs w:val="24"/>
            </w:rPr>
          </w:rPrChange>
        </w:rPr>
        <w:t xml:space="preserve"> of total and cause-specific mortality in the USA, </w:t>
      </w:r>
      <w:ins w:id="284" w:author="Parks, Robbie M" w:date="2018-08-14T21:12:00Z">
        <w:r w:rsidR="00B133D1">
          <w:t>and</w:t>
        </w:r>
        <w:r w:rsidR="002B3737" w:rsidRPr="00AC73A1">
          <w:t xml:space="preserve"> examining how seasonality has </w:t>
        </w:r>
        <w:r w:rsidR="00DF62BA" w:rsidRPr="00AC73A1">
          <w:t>change</w:t>
        </w:r>
        <w:r w:rsidR="002B3737" w:rsidRPr="00AC73A1">
          <w:t>d</w:t>
        </w:r>
        <w:r w:rsidR="00DF62BA" w:rsidRPr="00AC73A1">
          <w:t xml:space="preserve"> over time. </w:t>
        </w:r>
        <w:r w:rsidRPr="00AC73A1">
          <w:t>We</w:t>
        </w:r>
        <w:r w:rsidR="000210D1" w:rsidRPr="00AC73A1">
          <w:t xml:space="preserve"> identif</w:t>
        </w:r>
        <w:r w:rsidRPr="00AC73A1">
          <w:t>ied</w:t>
        </w:r>
        <w:r w:rsidR="000210D1" w:rsidRPr="00AC73A1">
          <w:t xml:space="preserve"> distinct seasonal </w:t>
        </w:r>
        <w:r w:rsidR="00CE3481">
          <w:t>patterns</w:t>
        </w:r>
        <w:r w:rsidR="000210D1" w:rsidRPr="00AC73A1">
          <w:t xml:space="preserve"> in relation to age and sex, including higher </w:t>
        </w:r>
        <w:r w:rsidR="0089237F">
          <w:t xml:space="preserve">all-cause </w:t>
        </w:r>
        <w:r w:rsidR="000210D1" w:rsidRPr="00AC73A1">
          <w:t>summer mortality in young men</w:t>
        </w:r>
        <w:r w:rsidR="00C1470A" w:rsidRPr="00AC73A1">
          <w:t xml:space="preserve"> </w:t>
        </w:r>
        <w:r w:rsidR="00AB66EA" w:rsidRPr="00AC73A1">
          <w:fldChar w:fldCharType="begin" w:fldLock="1"/>
        </w:r>
        <w:r w:rsidR="00C950B8">
          <w:instrText>ADDIN CSL_CITATION {"citationItems":[{"id":"ITEM-1","itemData":{"DOI":"10.4054/DemRes.2002.6.17","ISSN":"14359871","author":[{"dropping-particle":"","family":"Feinstein","given":"Craig A.","non-dropping-particle":"","parse-names":false,"suffix":""}],"container-title":"Demographic Research","id":"ITEM-1","issued":{"date-parts":[["2002"]]},"page":"469-486","title":"Seasonality of deaths in the U.S. by age and cause","type":"article-journal","volume":"6"},"uris":["http://www.mendeley.com/documents/?uuid=e0a30cb0-f37e-4639-b84c-def2337e8c99"]},{"id":"ITEM-2","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W","non-dropping-particle":"","parse-names":false,"suffix":""}],"id":"ITEM-2","issued":{"date-parts":[["2018"]]},"title":"Visualizing Mortality Dynamics in the Lexis Diagram","type":"book"},"uris":["http://www.mendeley.com/documents/?uuid=e0c81d53-6ad6-40c1-935d-e122c89bb8f6"]}],"mendeley":{"formattedCitation":"(Feinstein, 2002; Rau et al., 2018)","plainTextFormattedCitation":"(Feinstein, 2002; Rau et al., 2018)","previouslyFormattedCitation":"(Feinstein, 2002; Rau et al., 2018)"},"properties":{"noteIndex":0},"schema":"https://github.com/citation-style-language/schema/raw/master/csl-citation.json"}</w:instrText>
        </w:r>
        <w:r w:rsidR="00AB66EA" w:rsidRPr="00AC73A1">
          <w:fldChar w:fldCharType="separate"/>
        </w:r>
        <w:r w:rsidR="00BC655C" w:rsidRPr="00AC73A1">
          <w:rPr>
            <w:noProof/>
          </w:rPr>
          <w:t>(Feinstein, 2002; Rau et al., 2018)</w:t>
        </w:r>
        <w:r w:rsidR="00AB66EA" w:rsidRPr="00AC73A1">
          <w:fldChar w:fldCharType="end"/>
        </w:r>
        <w:r w:rsidR="00C1470A" w:rsidRPr="00AC73A1">
          <w:t>.</w:t>
        </w:r>
      </w:ins>
      <w:del w:id="285" w:author="Parks, Robbie M" w:date="2018-08-14T21:12:00Z">
        <w:r w:rsidR="002B3737">
          <w:delText xml:space="preserve">but also examining how seasonality has </w:delText>
        </w:r>
        <w:r w:rsidR="00DF62BA" w:rsidRPr="006E585E">
          <w:delText>change</w:delText>
        </w:r>
        <w:r w:rsidR="002B3737">
          <w:delText>d</w:delText>
        </w:r>
        <w:r w:rsidR="00DF62BA" w:rsidRPr="006E585E">
          <w:delText xml:space="preserve"> over time. </w:delText>
        </w:r>
        <w:r w:rsidRPr="006E585E">
          <w:delText>We</w:delText>
        </w:r>
        <w:r w:rsidR="000210D1" w:rsidRPr="006E585E">
          <w:delText xml:space="preserve"> identif</w:delText>
        </w:r>
        <w:r w:rsidRPr="006E585E">
          <w:delText>ied</w:delText>
        </w:r>
        <w:r w:rsidR="000210D1" w:rsidRPr="006E585E">
          <w:delText xml:space="preserve"> distinct seasonal </w:delText>
        </w:r>
        <w:r w:rsidR="00F557A4" w:rsidRPr="006E585E">
          <w:delText>behavio</w:delText>
        </w:r>
        <w:r w:rsidR="0075546D">
          <w:delText>u</w:delText>
        </w:r>
        <w:r w:rsidR="00F557A4" w:rsidRPr="006E585E">
          <w:delText>rs</w:delText>
        </w:r>
        <w:r w:rsidR="000210D1" w:rsidRPr="006E585E">
          <w:delText xml:space="preserve"> in relation to age and sex, including the higher summer mortality in young men</w:delText>
        </w:r>
        <w:r w:rsidR="00C1470A">
          <w:delText xml:space="preserve"> </w:delText>
        </w:r>
        <w:r w:rsidR="00AB66EA" w:rsidRPr="006E585E">
          <w:fldChar w:fldCharType="begin" w:fldLock="1"/>
        </w:r>
        <w:r w:rsidR="00F52D66">
          <w:delInstrText>ADDIN CSL_CITATION { "citationItems" : [ { "id" : "ITEM-1", "itemData" : { "DOI" : "10.4054/DemRes.2002.6.17", "ISSN" : "14359871", "author" : [ { "dropping-particle" : "", "family" : "Feinstein", "given" : "Craig A.", "non-dropping-particle" : "", "parse-names" : false, "suffix" : "" } ], "container-title" : "Demographic Research", "id" : "ITEM-1", "issued" : { "date-parts" : [ [ "2002" ] ] }, "page" : "469-486", "title" : "Seasonality of deaths in the U.S. by age and cause", "type" : "article-journal", "volume" : "6" }, "uris" : [ "http://www.mendeley.com/documents/?uuid=e0a30cb0-f37e-4639-b84c-def2337e8c99" ] }, { "id" : "ITEM-2",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"ITEM-2", "issued" : { "date-parts" : [ [ "2018" ] ] }, "title" : "Visualizing Mortality Dynamics in the Lexis Diagram", "type" : "book" }, "uris" : [ "http://www.mendeley.com/documents/?uuid=e0c81d53-6ad6-40c1-935d-e122c89bb8f6" ] } ], "mendeley" : { "formattedCitation" : "(Feinstein, 2002; Rau et al., 2018)", "plainTextFormattedCitation" : "(Feinstein, 2002; Rau et al., 2018)", "previouslyFormattedCitation" : "(Feinstein, 2002; Rau et al., 2018)" }, "properties" : {  }, "schema" : "https://github.com/citation-style-language/schema/raw/master/csl-citation.json" }</w:delInstrText>
        </w:r>
        <w:r w:rsidR="00AB66EA" w:rsidRPr="006E585E">
          <w:fldChar w:fldCharType="separate"/>
        </w:r>
        <w:r w:rsidR="00BC655C" w:rsidRPr="00BC655C">
          <w:rPr>
            <w:noProof/>
          </w:rPr>
          <w:delText>(Feinstein, 2002; Rau et al., 2018)</w:delText>
        </w:r>
        <w:r w:rsidR="00AB66EA" w:rsidRPr="006E585E">
          <w:fldChar w:fldCharType="end"/>
        </w:r>
        <w:r w:rsidR="00C1470A">
          <w:delText>.</w:delText>
        </w:r>
      </w:del>
      <w:r w:rsidR="00325E17" w:rsidRPr="0034704C">
        <w:t xml:space="preserve"> Importantly, we also showed that</w:t>
      </w:r>
      <w:r w:rsidR="000210D1" w:rsidRPr="0034704C">
        <w:t xml:space="preserve"> </w:t>
      </w:r>
      <w:r w:rsidR="00765400" w:rsidRPr="00FF08BF">
        <w:t xml:space="preserve">all-cause and cause-specific </w:t>
      </w:r>
      <w:r w:rsidR="000210D1" w:rsidRPr="00AC73A1">
        <w:rPr>
          <w:rPrChange w:id="286" w:author="Parks, Robbie M" w:date="2018-08-14T21:12:00Z">
            <w:rPr>
              <w:rFonts w:ascii="Times New Roman" w:hAnsi="Times New Roman"/>
              <w:sz w:val="24"/>
              <w:szCs w:val="24"/>
            </w:rPr>
          </w:rPrChange>
        </w:rPr>
        <w:t xml:space="preserve">mortality seasonality </w:t>
      </w:r>
      <w:r w:rsidR="000210D1" w:rsidRPr="00AC73A1">
        <w:rPr>
          <w:rPrChange w:id="287" w:author="Parks, Robbie M" w:date="2018-08-14T21:12:00Z">
            <w:rPr>
              <w:rFonts w:ascii="Times New Roman" w:hAnsi="Times New Roman"/>
              <w:sz w:val="24"/>
              <w:szCs w:val="24"/>
            </w:rPr>
          </w:rPrChange>
        </w:rPr>
        <w:lastRenderedPageBreak/>
        <w:t xml:space="preserve">is </w:t>
      </w:r>
      <w:r w:rsidR="00765400" w:rsidRPr="00AC73A1">
        <w:rPr>
          <w:rPrChange w:id="288" w:author="Parks, Robbie M" w:date="2018-08-14T21:12:00Z">
            <w:rPr>
              <w:rFonts w:ascii="Times New Roman" w:hAnsi="Times New Roman"/>
              <w:sz w:val="24"/>
              <w:szCs w:val="24"/>
            </w:rPr>
          </w:rPrChange>
        </w:rPr>
        <w:t xml:space="preserve">largely </w:t>
      </w:r>
      <w:r w:rsidR="00511306" w:rsidRPr="00AC73A1">
        <w:rPr>
          <w:rPrChange w:id="289" w:author="Parks, Robbie M" w:date="2018-08-14T21:12:00Z">
            <w:rPr>
              <w:rFonts w:ascii="Times New Roman" w:hAnsi="Times New Roman"/>
              <w:sz w:val="24"/>
              <w:szCs w:val="24"/>
            </w:rPr>
          </w:rPrChange>
        </w:rPr>
        <w:t xml:space="preserve">similar </w:t>
      </w:r>
      <w:r w:rsidR="000210D1" w:rsidRPr="00AC73A1">
        <w:rPr>
          <w:rPrChange w:id="290" w:author="Parks, Robbie M" w:date="2018-08-14T21:12:00Z">
            <w:rPr>
              <w:rFonts w:ascii="Times New Roman" w:hAnsi="Times New Roman"/>
              <w:sz w:val="24"/>
              <w:szCs w:val="24"/>
            </w:rPr>
          </w:rPrChange>
        </w:rPr>
        <w:t>in terms of both timing and magnitude</w:t>
      </w:r>
      <w:r w:rsidR="00511306" w:rsidRPr="00AC73A1">
        <w:rPr>
          <w:rPrChange w:id="291" w:author="Parks, Robbie M" w:date="2018-08-14T21:12:00Z">
            <w:rPr>
              <w:rFonts w:ascii="Times New Roman" w:hAnsi="Times New Roman"/>
              <w:sz w:val="24"/>
              <w:szCs w:val="24"/>
            </w:rPr>
          </w:rPrChange>
        </w:rPr>
        <w:t xml:space="preserve"> across diverse climatic regions</w:t>
      </w:r>
      <w:r w:rsidR="002B3737" w:rsidRPr="00AC73A1">
        <w:rPr>
          <w:rPrChange w:id="292" w:author="Parks, Robbie M" w:date="2018-08-14T21:12:00Z">
            <w:rPr>
              <w:rFonts w:ascii="Times New Roman" w:hAnsi="Times New Roman"/>
              <w:sz w:val="24"/>
              <w:szCs w:val="24"/>
            </w:rPr>
          </w:rPrChange>
        </w:rPr>
        <w:t xml:space="preserve"> with substantially different summer and winter temperatures</w:t>
      </w:r>
      <w:ins w:id="293" w:author="Parks, Robbie M" w:date="2018-08-14T21:12:00Z">
        <w:r w:rsidR="00765400" w:rsidRPr="00AC73A1">
          <w:t>.</w:t>
        </w:r>
      </w:ins>
      <w:del w:id="294" w:author="Parks, Robbie M" w:date="2018-08-14T21:12:00Z">
        <w:r w:rsidR="00765400" w:rsidRPr="006E585E">
          <w:delText>, with a notable exception of injuries in older age</w:delText>
        </w:r>
        <w:r w:rsidR="00511306" w:rsidRPr="006E585E">
          <w:delText>s</w:delText>
        </w:r>
        <w:r w:rsidR="00765400" w:rsidRPr="006E585E">
          <w:delText>.</w:delText>
        </w:r>
      </w:del>
      <w:r w:rsidR="00765400" w:rsidRPr="0034704C">
        <w:t xml:space="preserve"> </w:t>
      </w:r>
      <w:r w:rsidR="000210D1" w:rsidRPr="00FF08BF">
        <w:t xml:space="preserve">Insights of this kind would not have been possible </w:t>
      </w:r>
      <w:r w:rsidR="0075546D" w:rsidRPr="00AC73A1">
        <w:rPr>
          <w:rPrChange w:id="295" w:author="Parks, Robbie M" w:date="2018-08-14T21:12:00Z">
            <w:rPr>
              <w:rFonts w:ascii="Times New Roman" w:hAnsi="Times New Roman"/>
              <w:sz w:val="24"/>
              <w:szCs w:val="24"/>
            </w:rPr>
          </w:rPrChange>
        </w:rPr>
        <w:t>analys</w:t>
      </w:r>
      <w:r w:rsidR="00F557A4" w:rsidRPr="00AC73A1">
        <w:rPr>
          <w:rPrChange w:id="296" w:author="Parks, Robbie M" w:date="2018-08-14T21:12:00Z">
            <w:rPr>
              <w:rFonts w:ascii="Times New Roman" w:hAnsi="Times New Roman"/>
              <w:sz w:val="24"/>
              <w:szCs w:val="24"/>
            </w:rPr>
          </w:rPrChange>
        </w:rPr>
        <w:t>ing</w:t>
      </w:r>
      <w:r w:rsidR="000210D1" w:rsidRPr="00AC73A1">
        <w:rPr>
          <w:rPrChange w:id="297" w:author="Parks, Robbie M" w:date="2018-08-14T21:12:00Z">
            <w:rPr>
              <w:rFonts w:ascii="Times New Roman" w:hAnsi="Times New Roman"/>
              <w:sz w:val="24"/>
              <w:szCs w:val="24"/>
            </w:rPr>
          </w:rPrChange>
        </w:rPr>
        <w:t xml:space="preserve"> data averaged over time</w:t>
      </w:r>
      <w:r w:rsidR="00511306" w:rsidRPr="00AC73A1">
        <w:rPr>
          <w:rPrChange w:id="298" w:author="Parks, Robbie M" w:date="2018-08-14T21:12:00Z">
            <w:rPr>
              <w:rFonts w:ascii="Times New Roman" w:hAnsi="Times New Roman"/>
              <w:sz w:val="24"/>
              <w:szCs w:val="24"/>
            </w:rPr>
          </w:rPrChange>
        </w:rPr>
        <w:t xml:space="preserve"> or nationally</w:t>
      </w:r>
      <w:r w:rsidR="00780D25" w:rsidRPr="00AC73A1">
        <w:rPr>
          <w:rPrChange w:id="299" w:author="Parks, Robbie M" w:date="2018-08-14T21:12:00Z">
            <w:rPr>
              <w:rFonts w:ascii="Times New Roman" w:hAnsi="Times New Roman"/>
              <w:sz w:val="24"/>
              <w:szCs w:val="24"/>
            </w:rPr>
          </w:rPrChange>
        </w:rPr>
        <w:t>,</w:t>
      </w:r>
      <w:r w:rsidR="000210D1" w:rsidRPr="00AC73A1">
        <w:rPr>
          <w:rPrChange w:id="300" w:author="Parks, Robbie M" w:date="2018-08-14T21:12:00Z">
            <w:rPr>
              <w:rFonts w:ascii="Times New Roman" w:hAnsi="Times New Roman"/>
              <w:sz w:val="24"/>
              <w:szCs w:val="24"/>
            </w:rPr>
          </w:rPrChange>
        </w:rPr>
        <w:t xml:space="preserve"> </w:t>
      </w:r>
      <w:r w:rsidR="00511306" w:rsidRPr="00AC73A1">
        <w:rPr>
          <w:rPrChange w:id="301" w:author="Parks, Robbie M" w:date="2018-08-14T21:12:00Z">
            <w:rPr>
              <w:rFonts w:ascii="Times New Roman" w:hAnsi="Times New Roman"/>
              <w:sz w:val="24"/>
              <w:szCs w:val="24"/>
            </w:rPr>
          </w:rPrChange>
        </w:rPr>
        <w:t xml:space="preserve">or </w:t>
      </w:r>
      <w:r w:rsidR="000210D1" w:rsidRPr="00AC73A1">
        <w:rPr>
          <w:rPrChange w:id="302" w:author="Parks, Robbie M" w:date="2018-08-14T21:12:00Z">
            <w:rPr>
              <w:rFonts w:ascii="Times New Roman" w:hAnsi="Times New Roman"/>
              <w:sz w:val="24"/>
              <w:szCs w:val="24"/>
            </w:rPr>
          </w:rPrChange>
        </w:rPr>
        <w:t xml:space="preserve">fixed to pre-specified frequencies. </w:t>
      </w:r>
    </w:p>
    <w:p w14:paraId="64DA09E3" w14:textId="77777777" w:rsidR="00D97444" w:rsidRPr="00AC73A1" w:rsidRDefault="00D97444" w:rsidP="0034704C">
      <w:pPr>
        <w:spacing w:line="480" w:lineRule="auto"/>
        <w:jc w:val="both"/>
        <w:rPr>
          <w:rPrChange w:id="303" w:author="Parks, Robbie M" w:date="2018-08-14T21:12:00Z">
            <w:rPr>
              <w:rFonts w:ascii="Times New Roman" w:hAnsi="Times New Roman"/>
              <w:sz w:val="24"/>
              <w:szCs w:val="24"/>
            </w:rPr>
          </w:rPrChange>
        </w:rPr>
      </w:pPr>
    </w:p>
    <w:p w14:paraId="7A78DED7" w14:textId="77777777" w:rsidR="009E5196" w:rsidRPr="00AC73A1" w:rsidRDefault="000156AA" w:rsidP="000B343F">
      <w:pPr>
        <w:spacing w:line="480" w:lineRule="auto"/>
        <w:jc w:val="both"/>
        <w:rPr>
          <w:ins w:id="304" w:author="Parks, Robbie M" w:date="2018-08-14T21:12:00Z"/>
        </w:rPr>
      </w:pPr>
      <w:ins w:id="305" w:author="Parks, Robbie M" w:date="2018-08-14T21:12:00Z">
        <w:r w:rsidRPr="00AC73A1">
          <w:t>Prior studies have noted seasonality of mortality for all-cause mortality and for specific causes of death</w:t>
        </w:r>
        <w:r w:rsidR="00EB2ED6" w:rsidRPr="00AC73A1">
          <w:t xml:space="preserve"> in the USA</w:t>
        </w:r>
        <w:r w:rsidR="00C1470A" w:rsidRPr="00AC73A1">
          <w:t xml:space="preserve"> </w:t>
        </w:r>
        <w:r w:rsidR="009134D8" w:rsidRPr="00AC73A1">
          <w:fldChar w:fldCharType="begin" w:fldLock="1"/>
        </w:r>
        <w:r w:rsidR="00C950B8">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Approach","type":"article-journal","volume":"PhD"},"uris":["http://www.mendeley.com/documents/?uuid=735ffa52-a2fc-4bed-ab59-d84289752b70"]},{"id":"ITEM-3","itemData":{"DOI":"10.1080/01621459.1966.10480899","ISSN":"1537274X","abstract":"Abstract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Association","id":"ITEM-3","issue":"315","issued":{"date-parts":[["1966"]]},"page":"706-719","title":"Seasonal Variation of Deaths in the United States, 1951–1960","type":"article-journal","volume":"61"},"uris":["http://www.mendeley.com/documents/?uuid=ada7c7c6-41f2-42e4-8d0b-e2068c79bab5"]},{"id":"ITEM-4","itemData":{"DOI":"10.4054/DemRes.2002.6.17","ISSN":"14359871","author":[{"dropping-particle":"","family":"Feinstein","given":"Craig A.","non-dropping-particle":"","parse-names":false,"suffix":""}],"container-title":"Demographic Research","id":"ITEM-4","issued":{"date-parts":[["2002"]]},"page":"469-486","title":"Seasonality of deaths in the U.S. by age and cause","type":"article-journal","volume":"6"},"uris":["http://www.mendeley.com/documents/?uuid=e0a30cb0-f37e-4639-b84c-def2337e8c99"]},{"id":"ITEM-5","itemData":{"DOI":"10.1001/jama.1997.03550120072036","ISSN":"0098-7484","author":[{"dropping-particle":"","family":"Seretakis","given":"Dimitrios","non-dropping-particle":"","parse-names":false,"suffix":""}],"container-title":"JAMA: The Journal of the American Medical Association","id":"ITEM-5","issue":"12","issued":{"date-parts":[["1997"]]},"page":"1012","title":"Changing Seasonality of Mortality From Coronary Heart Disease","type":"article-journal","volume":"278"},"uris":["http://www.mendeley.com/documents/?uuid=f8f1d39a-cba5-4b07-8183-8e346932439a"]},{"id":"ITEM-6","itemData":{"DOI":"10.1371/journal.pone.0063971","ISBN":"1932-6203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ONE","id":"ITEM-6","issue":"5","issued":{"date-parts":[["2013"]]},"title":"Regional Similarities in Seasonal Mortality across the United States: An Examination of 28 Metropolitan Statistical Areas","type":"article-journal","volume":"8"},"uris":["http://www.mendeley.com/documents/?uuid=50b74cb8-33dd-4519-ac6d-9a36289002e0"]}],"mendeley":{"formattedCitation":"(Feinstein, 2002; Kalkstein, 2013; Rau, 2004; Rau et al., 2018; Rosenwaike, 1966; Seretakis, 1997)","plainTextFormattedCitation":"(Feinstein, 2002; Kalkstein, 2013; Rau, 2004; Rau et al., 2018; Rosenwaike, 1966; Seretakis, 1997)","previouslyFormattedCitation":"(Feinstein, 2002; Kalkstein, 2013; Rau, 2004; Rau et al., 2018; Rosenwaike, 1966; Seretakis, 1997)"},"properties":{"noteIndex":0},"schema":"https://github.com/citation-style-language/schema/raw/master/csl-citation.json"}</w:instrText>
        </w:r>
        <w:r w:rsidR="009134D8" w:rsidRPr="00AC73A1">
          <w:fldChar w:fldCharType="separate"/>
        </w:r>
        <w:r w:rsidR="00BC655C" w:rsidRPr="00AC73A1">
          <w:rPr>
            <w:noProof/>
          </w:rPr>
          <w:t>(Feinstein, 2002; Kalkstein, 2013; Rau, 2004; Rau et al., 2018; Rosenwaike, 1966; Seretakis, 1997)</w:t>
        </w:r>
        <w:r w:rsidR="009134D8" w:rsidRPr="00AC73A1">
          <w:fldChar w:fldCharType="end"/>
        </w:r>
        <w:r w:rsidR="00C1470A" w:rsidRPr="00AC73A1">
          <w:t>.</w:t>
        </w:r>
        <w:r w:rsidRPr="00AC73A1">
          <w:t xml:space="preserve"> </w:t>
        </w:r>
        <w:r w:rsidR="00EB2ED6" w:rsidRPr="00AC73A1">
          <w:t>Few of these studies have done consistent national and sub</w:t>
        </w:r>
        <w:r w:rsidR="004835CF" w:rsidRPr="00AC73A1">
          <w:t>national analyses, and none</w:t>
        </w:r>
        <w:r w:rsidR="00EB2ED6" w:rsidRPr="00AC73A1">
          <w:t xml:space="preserve"> has done so over time</w:t>
        </w:r>
        <w:r w:rsidR="00A76EC0" w:rsidRPr="00AC73A1">
          <w:t>,</w:t>
        </w:r>
        <w:r w:rsidR="00EB2ED6" w:rsidRPr="00AC73A1">
          <w:t xml:space="preserve"> for a comprehensive set of age groups and causes of death, and in relation to regional temperature differences. Our results on strong seasonality of cardiorespiratory </w:t>
        </w:r>
        <w:r w:rsidR="00DE001B">
          <w:t xml:space="preserve">diseases </w:t>
        </w:r>
        <w:r w:rsidR="00EB2ED6" w:rsidRPr="00AC73A1">
          <w:t xml:space="preserve">deaths </w:t>
        </w:r>
        <w:r w:rsidR="001A017E" w:rsidRPr="00AC73A1">
          <w:t>and weak seasonality of cancer deaths, restricted to older ages, are broadl</w:t>
        </w:r>
        <w:r w:rsidR="00C1470A" w:rsidRPr="00AC73A1">
          <w:t>y consistent with these studies</w:t>
        </w:r>
        <w:r w:rsidR="00AD31CC" w:rsidRPr="00AC73A1">
          <w:t xml:space="preserve"> </w:t>
        </w:r>
        <w:r w:rsidR="00E5284B" w:rsidRPr="00AC73A1">
          <w:fldChar w:fldCharType="begin" w:fldLock="1"/>
        </w:r>
        <w:r w:rsidR="00C950B8">
          <w:instrText>ADDIN CSL_CITATION {"citationItems":[{"id":"ITEM-1","itemData":{"DOI":"10.1080/01621459.1966.10480899","ISSN":"1537274X","abstract":"Abstract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Association","id":"ITEM-1","issue":"315","issued":{"date-parts":[["1966"]]},"page":"706-719","title":"Seasonal Variation of Deaths in the United States, 1951–1960","type":"article-journal","volume":"61"},"uris":["http://www.mendeley.com/documents/?uuid=ada7c7c6-41f2-42e4-8d0b-e2068c79bab5"]},{"id":"ITEM-2","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W","non-dropping-particle":"","parse-names":false,"suffix":""}],"id":"ITEM-2","issued":{"date-parts":[["2018"]]},"title":"Visualizing Mortality Dynamics in the Lexis Diagram","type":"book"},"uris":["http://www.mendeley.com/documents/?uuid=e0c81d53-6ad6-40c1-935d-e122c89bb8f6"]},{"id":"ITEM-3","itemData":{"DOI":"10.4054/DemRes.2002.6.17","ISSN":"14359871","author":[{"dropping-particle":"","family":"Feinstein","given":"Craig A.","non-dropping-particle":"","parse-names":false,"suffix":""}],"container-title":"Demographic Research","id":"ITEM-3","issued":{"date-parts":[["2002"]]},"page":"469-486","title":"Seasonality of deaths in the U.S. by age and cause","type":"article-journal","volume":"6"},"uris":["http://www.mendeley.com/documents/?uuid=e0a30cb0-f37e-4639-b84c-def2337e8c99"]},{"id":"ITEM-4","itemData":{"DOI":"10.1001/jama.1997.03550120072036","ISSN":"0098-7484","author":[{"dropping-particle":"","family":"Seretakis","given":"Dimitrios","non-dropping-particle":"","parse-names":false,"suffix":""}],"container-title":"JAMA: The Journal of the American Medical Association","id":"ITEM-4","issue":"12","issued":{"date-parts":[["1997"]]},"page":"1012","title":"Changing Seasonality of Mortality From Coronary Heart Disease","type":"article-journal","volume":"278"},"uris":["http://www.mendeley.com/documents/?uuid=f8f1d39a-cba5-4b07-8183-8e346932439a"]}],"mendeley":{"formattedCitation":"(Feinstein, 2002; Rau et al., 2018; Rosenwaike, 1966; Seretakis, 1997)","plainTextFormattedCitation":"(Feinstein, 2002; Rau et al., 2018; Rosenwaike, 1966; Seretakis, 1997)","previouslyFormattedCitation":"(Feinstein, 2002; Rau et al., 2018; Rosenwaike, 1966; Seretakis, 1997)"},"properties":{"noteIndex":0},"schema":"https://github.com/citation-style-language/schema/raw/master/csl-citation.json"}</w:instrText>
        </w:r>
        <w:r w:rsidR="00E5284B" w:rsidRPr="00AC73A1">
          <w:fldChar w:fldCharType="separate"/>
        </w:r>
        <w:r w:rsidR="00BC655C" w:rsidRPr="00AC73A1">
          <w:rPr>
            <w:noProof/>
          </w:rPr>
          <w:t>(Feinstein, 2002; Rau et al., 2018; Rosenwaike, 1966; Seretakis, 1997)</w:t>
        </w:r>
        <w:r w:rsidR="00E5284B" w:rsidRPr="00AC73A1">
          <w:fldChar w:fldCharType="end"/>
        </w:r>
        <w:r w:rsidR="00C1470A" w:rsidRPr="00AC73A1">
          <w:t>,</w:t>
        </w:r>
        <w:r w:rsidR="00A76EC0" w:rsidRPr="00AC73A1">
          <w:t xml:space="preserve"> which had limited analysis on how seasonality changes over time</w:t>
        </w:r>
        <w:r w:rsidR="00103132" w:rsidRPr="00AC73A1">
          <w:t xml:space="preserve"> and geography</w:t>
        </w:r>
        <w:r w:rsidR="00C1470A" w:rsidRPr="00AC73A1">
          <w:t xml:space="preserve"> </w:t>
        </w:r>
        <w:r w:rsidR="00992E34" w:rsidRPr="00AC73A1">
          <w:fldChar w:fldCharType="begin" w:fldLock="1"/>
        </w:r>
        <w:r w:rsidR="00C950B8">
          <w:instrText>ADDIN CSL_CITATION {"citationItems":[{"id":"ITEM-1","itemData":{"DOI":"10.4054/DemRes.2002.6.17","ISSN":"14359871","author":[{"dropping-particle":"","family":"Feinstein","given":"Craig A.","non-dropping-particle":"","parse-names":false,"suffix":""}],"container-title":"Demographic Research","id":"ITEM-1","issued":{"date-parts":[["2002"]]},"page":"469-486","title":"Seasonality of deaths in the U.S. by age and cause","type":"article-journal","volume":"6"},"uris":["http://www.mendeley.com/documents/?uuid=e0a30cb0-f37e-4639-b84c-def2337e8c99"]},{"id":"ITEM-2","itemData":{"DOI":"10.1080/01621459.1966.10480899","ISSN":"1537274X","abstract":"Abstract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Association","id":"ITEM-2","issue":"315","issued":{"date-parts":[["1966"]]},"page":"706-719","title":"Seasonal Variation of Deaths in the United States, 1951–1960","type":"article-journal","volume":"61"},"uris":["http://www.mendeley.com/documents/?uuid=ada7c7c6-41f2-42e4-8d0b-e2068c79bab5"]},{"id":"ITEM-3","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W","non-dropping-particle":"","parse-names":false,"suffix":""}],"id":"ITEM-3","issued":{"date-parts":[["2018"]]},"title":"Visualizing Mortality Dynamics in the Lexis Diagram","type":"book"},"uris":["http://www.mendeley.com/documents/?uuid=e0c81d53-6ad6-40c1-935d-e122c89bb8f6"]}],"mendeley":{"formattedCitation":"(Feinstein, 2002; Rau et al., 2018; Rosenwaike, 1966)","plainTextFormattedCitation":"(Feinstein, 2002; Rau et al., 2018; Rosenwaike, 1966)","previouslyFormattedCitation":"(Feinstein, 2002; Rau et al., 2018; Rosenwaike, 1966)"},"properties":{"noteIndex":0},"schema":"https://github.com/citation-style-language/schema/raw/master/csl-citation.json"}</w:instrText>
        </w:r>
        <w:r w:rsidR="00992E34" w:rsidRPr="00AC73A1">
          <w:fldChar w:fldCharType="separate"/>
        </w:r>
        <w:r w:rsidR="00BC655C" w:rsidRPr="00AC73A1">
          <w:rPr>
            <w:noProof/>
          </w:rPr>
          <w:t>(Feinstein, 2002; Rau et al., 2018; Rosenwaike, 1966)</w:t>
        </w:r>
        <w:r w:rsidR="00992E34" w:rsidRPr="00AC73A1">
          <w:fldChar w:fldCharType="end"/>
        </w:r>
        <w:r w:rsidR="00C1470A" w:rsidRPr="00AC73A1">
          <w:t>.</w:t>
        </w:r>
        <w:r w:rsidR="00555DCE" w:rsidRPr="00AC73A1">
          <w:t xml:space="preserve"> </w:t>
        </w:r>
        <w:r w:rsidR="00A76EC0" w:rsidRPr="00AC73A1">
          <w:t>Similarly, our results on seasonality of injury deaths are supported by a few prior studies</w:t>
        </w:r>
        <w:r w:rsidR="00C1470A" w:rsidRPr="00AC73A1">
          <w:t xml:space="preserve"> </w:t>
        </w:r>
        <w:r w:rsidR="00E5284B" w:rsidRPr="00AC73A1">
          <w:fldChar w:fldCharType="begin" w:fldLock="1"/>
        </w:r>
        <w:r w:rsidR="00C950B8">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Diagram","type":"book"},"uris":["http://www.mendeley.com/documents/?uuid=e0c81d53-6ad6-40c1-935d-e122c89bb8f6"]},{"id":"ITEM-2","itemData":{"DOI":"10.4054/DemRes.2002.6.17","ISSN":"14359871","author":[{"dropping-particle":"","family":"Feinstein","given":"Craig A.","non-dropping-particle":"","parse-names":false,"suffix":""}],"container-title":"Demographic Research","id":"ITEM-2","issued":{"date-parts":[["2002"]]},"page":"469-486","title":"Seasonality of deaths in the U.S. by age and cause","type":"article-journal","volume":"6"},"uris":["http://www.mendeley.com/documents/?uuid=e0a30cb0-f37e-4639-b84c-def2337e8c99"]},{"id":"ITEM-3","itemData":{"DOI":"10.1080/01621459.1966.10480899","ISSN":"1537274X","abstract":"Abstract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Association","id":"ITEM-3","issue":"315","issued":{"date-parts":[["1966"]]},"page":"706-719","title":"Seasonal Variation of Deaths in the United States, 1951–1960","type":"article-journal","volume":"61"},"uris":["http://www.mendeley.com/documents/?uuid=ada7c7c6-41f2-42e4-8d0b-e2068c79bab5"]}],"mendeley":{"formattedCitation":"(Feinstein, 2002; Rau et al., 2018; Rosenwaike, 1966)","plainTextFormattedCitation":"(Feinstein, 2002; Rau et al., 2018; Rosenwaike, 1966)","previouslyFormattedCitation":"(Feinstein, 2002; Rau et al., 2018; Rosenwaike, 1966)"},"properties":{"noteIndex":0},"schema":"https://github.com/citation-style-language/schema/raw/master/csl-citation.json"}</w:instrText>
        </w:r>
        <w:r w:rsidR="00E5284B" w:rsidRPr="00AC73A1">
          <w:fldChar w:fldCharType="separate"/>
        </w:r>
        <w:r w:rsidR="00BC655C" w:rsidRPr="00AC73A1">
          <w:rPr>
            <w:noProof/>
          </w:rPr>
          <w:t>(Feinstein, 2002; Rau et al., 2018; Rosenwaike, 1966)</w:t>
        </w:r>
        <w:r w:rsidR="00E5284B" w:rsidRPr="00AC73A1">
          <w:fldChar w:fldCharType="end"/>
        </w:r>
        <w:r w:rsidR="00C1470A" w:rsidRPr="00AC73A1">
          <w:t>,</w:t>
        </w:r>
        <w:r w:rsidR="00A76EC0" w:rsidRPr="00AC73A1">
          <w:t xml:space="preserve"> but our subnational analysis over three decades revealed variations in </w:t>
        </w:r>
        <w:r w:rsidR="002B3737" w:rsidRPr="00AC73A1">
          <w:t xml:space="preserve">when injury deaths peaked and in how seasonal differences in these deaths have changed </w:t>
        </w:r>
        <w:r w:rsidR="00722AD9" w:rsidRPr="00AC73A1">
          <w:t>over time</w:t>
        </w:r>
        <w:r w:rsidR="00975D69">
          <w:t xml:space="preserve"> in relation to age group</w:t>
        </w:r>
        <w:r w:rsidR="00722AD9" w:rsidRPr="00AC73A1">
          <w:t xml:space="preserve"> </w:t>
        </w:r>
        <w:r w:rsidR="002B3737" w:rsidRPr="00AC73A1">
          <w:t xml:space="preserve">which had not been </w:t>
        </w:r>
        <w:r w:rsidR="00A76EC0" w:rsidRPr="00AC73A1">
          <w:t>reported before.</w:t>
        </w:r>
      </w:ins>
    </w:p>
    <w:p w14:paraId="0A09E7C1" w14:textId="77777777" w:rsidR="0042218D" w:rsidRPr="00AC73A1" w:rsidRDefault="0042218D" w:rsidP="0042218D">
      <w:pPr>
        <w:spacing w:line="480" w:lineRule="auto"/>
        <w:jc w:val="both"/>
        <w:rPr>
          <w:ins w:id="306" w:author="Parks, Robbie M" w:date="2018-08-14T21:12:00Z"/>
        </w:rPr>
      </w:pPr>
    </w:p>
    <w:p w14:paraId="390C7E27" w14:textId="77777777" w:rsidR="00DB2D88" w:rsidRPr="008F7D99" w:rsidRDefault="00B951CD" w:rsidP="00975D69">
      <w:pPr>
        <w:spacing w:line="480" w:lineRule="auto"/>
        <w:jc w:val="both"/>
        <w:rPr>
          <w:ins w:id="307" w:author="Parks, Robbie M" w:date="2018-08-14T21:12:00Z"/>
          <w:rFonts w:eastAsia="Times New Roman"/>
        </w:rPr>
      </w:pPr>
      <w:ins w:id="308" w:author="Parks, Robbie M" w:date="2018-08-14T21:12:00Z">
        <w:r>
          <w:t>A</w:t>
        </w:r>
        <w:r w:rsidR="000B343F" w:rsidRPr="00AC73A1">
          <w:t xml:space="preserve"> study of 36 cities</w:t>
        </w:r>
        <w:r>
          <w:t xml:space="preserve"> in the USA</w:t>
        </w:r>
        <w:r w:rsidR="00AD1414">
          <w:t>,</w:t>
        </w:r>
        <w:r w:rsidR="000B343F" w:rsidRPr="00AC73A1">
          <w:t xml:space="preserve"> aggregated across age groups and over time</w:t>
        </w:r>
        <w:r w:rsidR="00AD1414">
          <w:t>,</w:t>
        </w:r>
        <w:r w:rsidR="00391B02">
          <w:t xml:space="preserve"> also found that </w:t>
        </w:r>
        <w:r w:rsidR="00391B02">
          <w:rPr>
            <w:rFonts w:eastAsia="Times New Roman"/>
          </w:rPr>
          <w:t xml:space="preserve">excess mortality </w:t>
        </w:r>
        <w:r w:rsidR="00975D69">
          <w:rPr>
            <w:rFonts w:eastAsia="Times New Roman"/>
          </w:rPr>
          <w:t>was not associated with</w:t>
        </w:r>
        <w:r w:rsidR="00391B02">
          <w:rPr>
            <w:rFonts w:eastAsia="Times New Roman"/>
          </w:rPr>
          <w:t xml:space="preserve"> seasonal temperature range</w:t>
        </w:r>
        <w:r w:rsidR="00BE50E6" w:rsidRPr="00AC73A1">
          <w:t xml:space="preserve"> </w:t>
        </w:r>
        <w:r w:rsidR="00AB66EA" w:rsidRPr="00AC73A1">
          <w:fldChar w:fldCharType="begin" w:fldLock="1"/>
        </w:r>
        <w:r w:rsidR="00C950B8">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benefits?","type":"article-journal","volume":"10"},"uris":["http://www.mendeley.com/documents/?uuid=d2c6b903-6bd0-4558-b3ce-eb7f3fbf3539"]}],"mendeley":{"formattedCitation":"(Kinney et al., 2015)","plainTextFormattedCitation":"(Kinney et al., 2015)","previouslyFormattedCitation":"(Kinney et al., 2015)"},"properties":{"noteIndex":0},"schema":"https://github.com/citation-style-language/schema/raw/master/csl-citation.json"}</w:instrText>
        </w:r>
        <w:r w:rsidR="00AB66EA" w:rsidRPr="00AC73A1">
          <w:fldChar w:fldCharType="separate"/>
        </w:r>
        <w:r w:rsidR="00BC655C" w:rsidRPr="00AC73A1">
          <w:rPr>
            <w:noProof/>
          </w:rPr>
          <w:t>(Kinney et al., 2015)</w:t>
        </w:r>
        <w:r w:rsidR="00AB66EA" w:rsidRPr="00AC73A1">
          <w:fldChar w:fldCharType="end"/>
        </w:r>
        <w:r w:rsidR="005426EF">
          <w:t>.</w:t>
        </w:r>
        <w:r w:rsidR="000B343F" w:rsidRPr="00AC73A1">
          <w:t xml:space="preserve"> </w:t>
        </w:r>
        <w:r w:rsidR="005426EF">
          <w:t>In contrast, a</w:t>
        </w:r>
        <w:r w:rsidR="000B343F" w:rsidRPr="00AC73A1">
          <w:t xml:space="preserve"> Europe</w:t>
        </w:r>
        <w:r w:rsidR="005426EF">
          <w:t xml:space="preserve">an study found that </w:t>
        </w:r>
        <w:r w:rsidR="000B343F" w:rsidRPr="00AC73A1">
          <w:t xml:space="preserve">the difference between winter and summer mortality </w:t>
        </w:r>
        <w:r w:rsidR="005426EF">
          <w:t>was</w:t>
        </w:r>
        <w:r w:rsidR="000B343F" w:rsidRPr="00AC73A1">
          <w:t xml:space="preserve"> lower in the colder Nordic countries than in warmer southern European nations</w:t>
        </w:r>
        <w:r w:rsidR="00BE50E6" w:rsidRPr="00AC73A1">
          <w:t xml:space="preserve"> </w:t>
        </w:r>
        <w:r w:rsidR="00AB66EA" w:rsidRPr="00AC73A1">
          <w:fldChar w:fldCharType="begin" w:fldLock="1"/>
        </w:r>
        <w:r w:rsidR="00C950B8">
          <w:instrText>ADDIN CSL_CITATION {"citationItems":[{"id":"ITEM-1","itemData":{"DOI":"10.1007/BF00156826","ISSN":"03922990","abstract":"There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 1989 Kluwer Academic Publishers.","author":[{"dropping-particle":"","family":"McKee","given":"C. M.","non-dropping-particle":"","parse-names":false,"suffix":""}],"container-title":"European Journal of Epidemiology","id":"ITEM-1","issue":"2","issued":{"date-parts":[["1989"]]},"page":"178-182","title":"Deaths in winter: Can Britain learn from Europe?","type":"article-journal","volume":"5"},"uris":["http://www.mendeley.com/documents/?uuid=3cd840a5-addb-4d68-9dcf-039d2f2f1220"]},{"id":"ITEM-2","itemData":{"DOI":"10.1136/jech.57.10.784","ISBN":"0143-005X","ISSN":"0143005X","PMID":"14573581","abstract":"OBJECTIVE: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factors","type":"article-journal","volume":"57"},"uris":["http://www.mendeley.com/documents/?uuid=f7ab7783-971a-4e21-9158-84e008745163"]}],"mendeley":{"formattedCitation":"(Healy, 2003; McKee, 1989)","plainTextFormattedCitation":"(Healy, 2003; McKee, 1989)","previouslyFormattedCitation":"(Healy, 2003; McKee, 1989)"},"properties":{"noteIndex":0},"schema":"https://github.com/citation-style-language/schema/raw/master/csl-citation.json"}</w:instrText>
        </w:r>
        <w:r w:rsidR="00AB66EA" w:rsidRPr="00AC73A1">
          <w:fldChar w:fldCharType="separate"/>
        </w:r>
        <w:r w:rsidR="00C950B8" w:rsidRPr="00C950B8">
          <w:rPr>
            <w:noProof/>
          </w:rPr>
          <w:t>(Healy, 2003; McKee, 1989)</w:t>
        </w:r>
        <w:r w:rsidR="00AB66EA" w:rsidRPr="00AC73A1">
          <w:fldChar w:fldCharType="end"/>
        </w:r>
        <w:r w:rsidR="00B96C91">
          <w:t>(t</w:t>
        </w:r>
        <w:r w:rsidR="005426EF">
          <w:t xml:space="preserve">he study’s measure of temperature was mean annual temperature which </w:t>
        </w:r>
        <w:r w:rsidR="005426EF">
          <w:lastRenderedPageBreak/>
          <w:t>differed from the temperature difference between maximum and minimum mortality used in our analysis</w:t>
        </w:r>
        <w:r w:rsidR="00B96C91">
          <w:t xml:space="preserve"> although the two measures are correlated)</w:t>
        </w:r>
        <w:r w:rsidR="005426EF">
          <w:t xml:space="preserve">. </w:t>
        </w:r>
        <w:r w:rsidR="000B343F" w:rsidRPr="00AC73A1">
          <w:t xml:space="preserve">The absence of </w:t>
        </w:r>
        <w:r w:rsidR="007814E0">
          <w:t>variation in</w:t>
        </w:r>
        <w:r w:rsidR="000B343F" w:rsidRPr="00AC73A1">
          <w:t xml:space="preserve"> the magnitude of mortality seasonality indicates that different regions in the USA are similarly adapted to temperature seasonality</w:t>
        </w:r>
        <w:r w:rsidR="00EF4585" w:rsidRPr="00AC73A1">
          <w:t xml:space="preserve">, whereas Nordic countries may </w:t>
        </w:r>
        <w:r w:rsidR="003B784F" w:rsidRPr="00AC73A1">
          <w:t xml:space="preserve">have </w:t>
        </w:r>
        <w:r w:rsidR="00EF4585" w:rsidRPr="00AC73A1">
          <w:t xml:space="preserve">better environmental (e.g., housing insulation and heating) and health system measures to counter the </w:t>
        </w:r>
        <w:r w:rsidR="006D3FE2" w:rsidRPr="00AC73A1">
          <w:t>effects of cold winters</w:t>
        </w:r>
        <w:r w:rsidR="00EF4585" w:rsidRPr="00AC73A1">
          <w:t xml:space="preserve"> than those in southern Europe</w:t>
        </w:r>
        <w:r w:rsidR="000B343F" w:rsidRPr="00AC73A1">
          <w:t xml:space="preserve">. </w:t>
        </w:r>
        <w:r w:rsidR="007814E0">
          <w:t xml:space="preserve">If the observed </w:t>
        </w:r>
        <w:r w:rsidR="007814E0" w:rsidRPr="00AC73A1">
          <w:t>absence of association between the magnitude of mortality seasonality and seasonal temperature difference</w:t>
        </w:r>
        <w:r w:rsidR="007814E0">
          <w:t xml:space="preserve"> </w:t>
        </w:r>
        <w:r w:rsidR="007C65D3">
          <w:t xml:space="preserve">across the climate regions </w:t>
        </w:r>
        <w:r w:rsidR="007814E0">
          <w:t xml:space="preserve">also persists over time, the changes in temperature </w:t>
        </w:r>
        <w:proofErr w:type="gramStart"/>
        <w:r w:rsidR="007814E0">
          <w:t>as a result of</w:t>
        </w:r>
        <w:proofErr w:type="gramEnd"/>
        <w:r w:rsidR="007814E0">
          <w:t xml:space="preserve"> global </w:t>
        </w:r>
        <w:r w:rsidR="00FC7D1E">
          <w:t xml:space="preserve">climate </w:t>
        </w:r>
        <w:r w:rsidR="007814E0">
          <w:t xml:space="preserve">change are unlikely to affect the </w:t>
        </w:r>
        <w:r w:rsidR="00244D8A">
          <w:t>winter-summer mortality difference</w:t>
        </w:r>
        <w:r w:rsidR="008E764E">
          <w:t>.</w:t>
        </w:r>
      </w:ins>
    </w:p>
    <w:p w14:paraId="2F5069FF" w14:textId="77777777" w:rsidR="000B343F" w:rsidRPr="00AC73A1" w:rsidRDefault="000B343F" w:rsidP="00975D69">
      <w:pPr>
        <w:spacing w:line="480" w:lineRule="auto"/>
        <w:jc w:val="both"/>
        <w:rPr>
          <w:ins w:id="309" w:author="Parks, Robbie M" w:date="2018-08-14T21:12:00Z"/>
        </w:rPr>
      </w:pPr>
    </w:p>
    <w:p w14:paraId="3AFF2E95" w14:textId="77777777" w:rsidR="000210D1" w:rsidRPr="00AC73A1" w:rsidRDefault="000210D1" w:rsidP="00C33FFB">
      <w:pPr>
        <w:spacing w:line="480" w:lineRule="auto"/>
        <w:jc w:val="both"/>
        <w:rPr>
          <w:ins w:id="310" w:author="Parks, Robbie M" w:date="2018-08-14T21:12:00Z"/>
        </w:rPr>
      </w:pPr>
      <w:ins w:id="311" w:author="Parks, Robbie M" w:date="2018-08-14T21:12:00Z">
        <w:r w:rsidRPr="00AC73A1">
          <w:t>The</w:t>
        </w:r>
        <w:r w:rsidR="0042218D" w:rsidRPr="00AC73A1">
          <w:t xml:space="preserve"> cause-specific analysis showed that the</w:t>
        </w:r>
        <w:r w:rsidRPr="00AC73A1">
          <w:t xml:space="preserve"> substantial decline in seasonal mortality differences in adolescents and young adults </w:t>
        </w:r>
        <w:r w:rsidR="0042218D" w:rsidRPr="00AC73A1">
          <w:t>was</w:t>
        </w:r>
        <w:r w:rsidRPr="00AC73A1">
          <w:t xml:space="preserve"> related to </w:t>
        </w:r>
        <w:r w:rsidR="0042218D" w:rsidRPr="00AC73A1">
          <w:t xml:space="preserve">the </w:t>
        </w:r>
        <w:r w:rsidRPr="00AC73A1">
          <w:t xml:space="preserve">diminishing </w:t>
        </w:r>
        <w:r w:rsidR="002E0DC3" w:rsidRPr="00AC73A1">
          <w:t>season</w:t>
        </w:r>
        <w:r w:rsidR="00C37144" w:rsidRPr="00AC73A1">
          <w:t>a</w:t>
        </w:r>
        <w:r w:rsidR="002E0DC3" w:rsidRPr="00AC73A1">
          <w:t xml:space="preserve">lity </w:t>
        </w:r>
        <w:r w:rsidRPr="00AC73A1">
          <w:t xml:space="preserve">of </w:t>
        </w:r>
        <w:r w:rsidR="00FC7D1E">
          <w:t>(</w:t>
        </w:r>
        <w:r w:rsidR="0011544B">
          <w:t>unintentional</w:t>
        </w:r>
        <w:r w:rsidR="00FC7D1E">
          <w:t>)</w:t>
        </w:r>
        <w:r w:rsidR="0011544B">
          <w:t xml:space="preserve"> </w:t>
        </w:r>
        <w:r w:rsidRPr="00AC73A1">
          <w:t>injuries, especially from road traffic crashes, which are more likely to occur in the summer months</w:t>
        </w:r>
        <w:r w:rsidR="00BE50E6" w:rsidRPr="00AC73A1">
          <w:t xml:space="preserve"> </w:t>
        </w:r>
        <w:r w:rsidR="00AB66EA" w:rsidRPr="00AC73A1">
          <w:fldChar w:fldCharType="begin" w:fldLock="1"/>
        </w:r>
        <w:r w:rsidR="00C950B8">
          <w:instrText>ADDIN CSL_CITATION {"citationItems":[{"id":"ITEM-1","itemData":{"author":[{"dropping-particle":"","family":"National Highway Traffic Safety Administration","given":"","non-dropping-particle":"","parse-names":false,"suffix":""}],"container-title":"National Center for Statistics and Analysis (NCHS)","id":"ITEM-1","issue":"March","issued":{"date-parts":[["2005"]]},"title":"Trend and Pattern Analysis of Highway Crash Fatality By Month and Day","type":"article-journal"},"uris":["http://www.mendeley.com/documents/?uuid=e660a00d-5039-4361-97dc-e5563df2412f"]}],"mendeley":{"formattedCitation":"(National Highway Traffic Safety Administration, 2005)","plainTextFormattedCitation":"(National Highway Traffic Safety Administration, 2005)","previouslyFormattedCitation":"(National Highway Traffic Safety Administration, 2005)"},"properties":{"noteIndex":0},"schema":"https://github.com/citation-style-language/schema/raw/master/csl-citation.json"}</w:instrText>
        </w:r>
        <w:r w:rsidR="00AB66EA" w:rsidRPr="00AC73A1">
          <w:fldChar w:fldCharType="separate"/>
        </w:r>
        <w:r w:rsidR="00166A52" w:rsidRPr="00AC73A1">
          <w:rPr>
            <w:noProof/>
          </w:rPr>
          <w:t>(National Highway Traffic Safety Administration, 2005)</w:t>
        </w:r>
        <w:r w:rsidR="00AB66EA" w:rsidRPr="00AC73A1">
          <w:fldChar w:fldCharType="end"/>
        </w:r>
        <w:r w:rsidR="00AB66EA" w:rsidRPr="00AC73A1">
          <w:t xml:space="preserve"> </w:t>
        </w:r>
        <w:r w:rsidRPr="00AC73A1">
          <w:t>and are more common in men.</w:t>
        </w:r>
        <w:r w:rsidR="0042218D" w:rsidRPr="00AC73A1">
          <w:t xml:space="preserve"> </w:t>
        </w:r>
        <w:r w:rsidRPr="00AC73A1">
          <w:t xml:space="preserve">The weakening of seasonality in </w:t>
        </w:r>
        <w:r w:rsidR="008A287F" w:rsidRPr="00AC73A1">
          <w:t xml:space="preserve">boys </w:t>
        </w:r>
        <w:r w:rsidRPr="00AC73A1">
          <w:t xml:space="preserve">under five years of age </w:t>
        </w:r>
        <w:r w:rsidR="0042218D" w:rsidRPr="00AC73A1">
          <w:t>was</w:t>
        </w:r>
        <w:r w:rsidRPr="00AC73A1">
          <w:t xml:space="preserve"> related to </w:t>
        </w:r>
        <w:r w:rsidR="00954635" w:rsidRPr="00AC73A1">
          <w:t xml:space="preserve">two phenomena: first, </w:t>
        </w:r>
        <w:r w:rsidRPr="00AC73A1">
          <w:t xml:space="preserve">the </w:t>
        </w:r>
        <w:r w:rsidR="008A287F" w:rsidRPr="00AC73A1">
          <w:t xml:space="preserve">seasonality of death </w:t>
        </w:r>
        <w:r w:rsidR="005F06A5" w:rsidRPr="00AC73A1">
          <w:t xml:space="preserve">from cardiorespiratory </w:t>
        </w:r>
        <w:r w:rsidR="00954635" w:rsidRPr="00AC73A1">
          <w:t xml:space="preserve">diseases </w:t>
        </w:r>
        <w:r w:rsidR="00FC7D1E" w:rsidRPr="00AC73A1">
          <w:t>decline</w:t>
        </w:r>
        <w:r w:rsidR="00FC7D1E">
          <w:t>d</w:t>
        </w:r>
        <w:r w:rsidR="00954635" w:rsidRPr="00AC73A1">
          <w:t>, and second,</w:t>
        </w:r>
        <w:r w:rsidR="003B5AA4" w:rsidRPr="00AC73A1">
          <w:t xml:space="preserve"> </w:t>
        </w:r>
        <w:r w:rsidR="00954635" w:rsidRPr="00AC73A1">
          <w:t>the</w:t>
        </w:r>
        <w:r w:rsidR="006D6F45" w:rsidRPr="00AC73A1">
          <w:t xml:space="preserve"> proportion of deaths </w:t>
        </w:r>
        <w:r w:rsidR="004F1CAB">
          <w:t>from perinatal conditions</w:t>
        </w:r>
        <w:r w:rsidR="00954635" w:rsidRPr="00AC73A1">
          <w:t xml:space="preserve">, which </w:t>
        </w:r>
        <w:r w:rsidR="00AB2E9E">
          <w:t>exhibit</w:t>
        </w:r>
        <w:r w:rsidR="00AB2E9E" w:rsidRPr="00AC73A1">
          <w:t xml:space="preserve"> </w:t>
        </w:r>
        <w:r w:rsidR="00954635" w:rsidRPr="00AC73A1">
          <w:t>limited seasonality</w:t>
        </w:r>
        <w:r w:rsidR="00424C6B">
          <w:t xml:space="preserve"> (Supp</w:t>
        </w:r>
        <w:r w:rsidR="004F1CAB">
          <w:t>lementary Figure 1</w:t>
        </w:r>
        <w:r w:rsidR="00424C6B">
          <w:t>)</w:t>
        </w:r>
        <w:r w:rsidR="00954635" w:rsidRPr="00AC73A1">
          <w:t>, increased</w:t>
        </w:r>
        <w:r w:rsidR="00BE50E6" w:rsidRPr="00AC73A1">
          <w:t xml:space="preserve"> </w:t>
        </w:r>
        <w:r w:rsidR="00050A3D" w:rsidRPr="00AC73A1">
          <w:fldChar w:fldCharType="begin" w:fldLock="1"/>
        </w:r>
        <w:r w:rsidR="00C950B8">
          <w:instrText>ADDIN CSL_CITATION {"citationItems":[{"id":"ITEM-1","itemData":{"ISBN":"53(10)","abstract":"Objective—This report presents final 2009 data on U.S. deaths, death rates, life expectancy, infant mortality, and trends by selected characteristics such as age, sex, Hispanic origin, race, state of residence, and cause of death. Methods—Information reported on death certificates, which is completed by funeral directors, attending physicians, medical exam- iners, and coroners, is presented in descriptive tabulations. The original records are filed in state registration offices. Statistical infor- mation is compiled in a national database through the Vital Statistics Cooperative Program of the Centers for Disease Control and Pre- vention’s National Center for Health Statistics. Causes of death are processed in accordance with the International Classification of Dis- eases, Tenth Revision. Results—In 2009, a total of 2,437,163 deaths were reported in the United States. The age-adjusted death rate was 741.1 deaths per 100,000 standard population, a decrease of 2.3% from the 2008 rate and a record low figure. Life expectancy at birth rose 0.4 years, from 78.1 years in 2008 to a record-high 78.5 years in 2009. Age-specific death rates decreased for age groups: under 1 year, 1–4, 15–24, 55–64, 65–74, and 75–84. The age-specific death rates remained unchanged for age groups 5–14, 25–34, 35–44, 45–54, and 85 years and over. The 15 leading causes of death in 2009 remained the same as in 2008. The infant mortality rate decreased 3.3% to a historically low value of 6.39 deaths per 1,000 live births in 2009. Conclusion—The decline of the age-adjusted death rate to a record low value for the United States and the increase in life expec- tancy to a record high value of 78.5 years are consistent with long-term trends in mortality.","author":[{"dropping-particle":"","family":"MacDorman","given":"Marian F","non-dropping-particle":"","parse-names":false,"suffix":""},{"dropping-particle":"","family":"Gregory","given":"Elizabeth","non-dropping-particle":"","parse-names":false,"suffix":""}],"container-title":"National Vital Statistics Reports","id":"ITEM-1","issue":"8","issued":{"date-parts":[["2015"]]},"page":"1-24","title":"Fetal and Perinatal Mortality: United States, 2013","type":"article-journal","volume":"64"},"uris":["http://www.mendeley.com/documents/?uuid=770202a4-b99b-4c26-bb9d-5d8ca886f4bd"]}],"mendeley":{"formattedCitation":"(MacDorman &amp; Gregory, 2015)","plainTextFormattedCitation":"(MacDorman &amp; Gregory, 2015)","previouslyFormattedCitation":"(MacDorman &amp; Gregory, 2015)"},"properties":{"noteIndex":0},"schema":"https://github.com/citation-style-language/schema/raw/master/csl-citation.json"}</w:instrText>
        </w:r>
        <w:r w:rsidR="00050A3D" w:rsidRPr="00AC73A1">
          <w:fldChar w:fldCharType="separate"/>
        </w:r>
        <w:r w:rsidR="00B27E5A" w:rsidRPr="00AC73A1">
          <w:rPr>
            <w:noProof/>
          </w:rPr>
          <w:t>(MacDorman &amp; Gregory, 2015)</w:t>
        </w:r>
        <w:r w:rsidR="00050A3D" w:rsidRPr="00AC73A1">
          <w:fldChar w:fldCharType="end"/>
        </w:r>
        <w:r w:rsidR="00BE50E6" w:rsidRPr="00AC73A1">
          <w:t>.</w:t>
        </w:r>
      </w:ins>
    </w:p>
    <w:p w14:paraId="114E4BEA" w14:textId="4D1E9FAA" w:rsidR="009E5196" w:rsidRPr="006E585E" w:rsidRDefault="000156AA" w:rsidP="000B343F">
      <w:pPr>
        <w:spacing w:line="480" w:lineRule="auto"/>
        <w:jc w:val="both"/>
        <w:rPr>
          <w:del w:id="312" w:author="Parks, Robbie M" w:date="2018-08-14T21:12:00Z"/>
        </w:rPr>
      </w:pPr>
      <w:del w:id="313" w:author="Parks, Robbie M" w:date="2018-08-14T21:12:00Z">
        <w:r w:rsidRPr="006E585E">
          <w:delText>Prior studies have noted seasonality of mortality for all-cause mortality and for specific causes of death</w:delText>
        </w:r>
        <w:r w:rsidR="00EB2ED6" w:rsidRPr="006E585E">
          <w:delText xml:space="preserve"> in the USA</w:delText>
        </w:r>
        <w:r w:rsidR="00C1470A">
          <w:delText xml:space="preserve"> </w:delText>
        </w:r>
        <w:r w:rsidR="009134D8" w:rsidRPr="006E585E">
          <w:fldChar w:fldCharType="begin" w:fldLock="1"/>
        </w:r>
        <w:r w:rsidR="00F52D66">
          <w:delInstrText>ADDIN CSL_CITATION { "citationItems" : [ { "id" : "ITEM-1",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"ITEM-1", "issued" : { "date-parts" : [ [ "2018" ] ] }, "title" : "Visualizing Mortality Dynamics in the Lexis Diagram", "type" : "book" }, "uris" : [ "http://www.mendeley.com/documents/?uuid=e0c81d53-6ad6-40c1-935d-e122c89bb8f6" ] }, { "id" : "ITEM-2", "itemData" : { "DOI" : "10.1007/978-3-540-44902-7", "ISBN" : "3540449027", "PMID" : "14535918", "abstract" : "Seasonal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 "author" : [ { "dropping-particle" : "", "family" : "Rau", "given" : "Roland", "non-dropping-particle" : "", "parse-names" : false, "suffix" : "" } ], "container-title" : "Wirtschafts- und Sozialwissenschaftlichen Fakult\u00e4t", "id" : "ITEM-2", "issued" : { "date-parts" : [ [ "2004" ] ] }, "page" : "361", "title" : "Seasonality in Human Mortality.  A Demographic Approach", "type" : "article-journal", "volume" : "PhD" }, "uris" : [ "http://www.mendeley.com/documents/?uuid=735ffa52-a2fc-4bed-ab59-d84289752b70" ] }, { "id" : "ITEM-3", "itemData" : { "DOI" : "10.1080/01621459.1966.10480899", "ISSN" : "1537274X", "abstract" : "Abstract Data are available to study the variation in mortality in this country occurring month by month for fully six decades. Death rates by month have been computed and published for the expanding death-registration area of the United States of 1900\u20131932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 "author" : [ { "dropping-particle" : "", "family" : "Rosenwaike", "given" : "Ira", "non-dropping-particle" : "", "parse-names" : false, "suffix" : "" } ], "container-title" : "Journal of the American Statistical Association", "id" : "ITEM-3", "issue" : "315", "issued" : { "date-parts" : [ [ "1966" ] ] }, "page" : "706-719", "title" : "Seasonal Variation of Deaths in the United States, 1951\u20131960", "type" : "article-journal", "volume" : "61" }, "uris" : [ "http://www.mendeley.com/documents/?uuid=ada7c7c6-41f2-42e4-8d0b-e2068c79bab5" ] }, { "id" : "ITEM-4", "itemData" : { "DOI" : "10.4054/DemRes.2002.6.17", "ISSN" : "14359871", "author" : [ { "dropping-particle" : "", "family" : "Feinstein", "given" : "Craig A.", "non-dropping-particle" : "", "parse-names" : false, "suffix" : "" } ], "container-title" : "Demographic Research", "id" : "ITEM-4", "issued" : { "date-parts" : [ [ "2002" ] ] }, "page" : "469-486", "title" : "Seasonality of deaths in the U.S. by age and cause", "type" : "article-journal", "volume" : "6" }, "uris" : [ "http://www.mendeley.com/documents/?uuid=e0a30cb0-f37e-4639-b84c-def2337e8c99" ] }, { "id" : "ITEM-5", "itemData" : { "DOI" : "10.1001/jama.1997.03550120072036", "ISSN" : "0098-7484", "author" : [ { "dropping-particle" : "", "family" : "Seretakis", "given" : "Dimitrios", "non-dropping-particle" : "", "parse-names" : false, "suffix" : "" } ], "container-title" : "JAMA: The Journal of the American Medical Association", "id" : "ITEM-5", "issue" : "12", "issued" : { "date-parts" : [ [ "1997" ] ] }, "page" : "1012", "title" : "Changing Seasonality of Mortality From Coronary Heart Disease", "type" : "article-journal", "volume" : "278" }, "uris" : [ "http://www.mendeley.com/documents/?uuid=f8f1d39a-cba5-4b07-8183-8e346932439a" ] }, { "id" : "ITEM-6", "itemData" : { "DOI" : "10.1371/journal.pone.0063971", "ISBN" : "1932-6203 (Electronic)\\r1932-6203 (Linking)", "ISSN" : "19326203", "PMID" : "23734179", "abstract" : "Human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 "author" : [ { "dropping-particle" : "", "family" : "Kalkstein", "given" : "Adam J.", "non-dropping-particle" : "", "parse-names" : false, "suffix" : "" } ], "container-title" : "PLoS ONE", "id" : "ITEM-6", "issue" : "5", "issued" : { "date-parts" : [ [ "2013" ] ] }, "title" : "Regional Similarities in Seasonal Mortality across the United States: An Examination of 28 Metropolitan Statistical Areas", "type" : "article-journal", "volume" : "8" }, "uris" : [ "http://www.mendeley.com/documents/?uuid=50b74cb8-33dd-4519-ac6d-9a36289002e0" ] } ], "mendeley" : { "formattedCitation" : "(Feinstein, 2002; Kalkstein, 2013; Rau, 2004; Rau et al., 2018; Rosenwaike, 1966; Seretakis, 1997)", "plainTextFormattedCitation" : "(Feinstein, 2002; Kalkstein, 2013; Rau, 2004; Rau et al., 2018; Rosenwaike, 1966; Seretakis, 1997)", "previouslyFormattedCitation" : "(Feinstein, 2002; Kalkstein, 2013; Rau, 2004; Rau et al., 2018; Rosenwaike, 1966; Seretakis, 1997)" }, "properties" : {  }, "schema" : "https://github.com/citation-style-language/schema/raw/master/csl-citation.json" }</w:delInstrText>
        </w:r>
        <w:r w:rsidR="009134D8" w:rsidRPr="006E585E">
          <w:fldChar w:fldCharType="separate"/>
        </w:r>
        <w:r w:rsidR="00BC655C" w:rsidRPr="00BC655C">
          <w:rPr>
            <w:noProof/>
          </w:rPr>
          <w:delText>(Feinstein, 2002; Kalkstein, 2013; Rau, 2004; Rau et al., 2018; Rosenwaike, 1966; Seretakis, 1997)</w:delText>
        </w:r>
        <w:r w:rsidR="009134D8" w:rsidRPr="006E585E">
          <w:fldChar w:fldCharType="end"/>
        </w:r>
        <w:r w:rsidR="00C1470A">
          <w:delText>.</w:delText>
        </w:r>
        <w:r w:rsidRPr="006E585E">
          <w:delText xml:space="preserve"> </w:delText>
        </w:r>
        <w:r w:rsidR="00EB2ED6" w:rsidRPr="006E585E">
          <w:delText>Few of these studies have done consistent national and sub</w:delText>
        </w:r>
        <w:r w:rsidR="004835CF">
          <w:delText>national analyses, and none</w:delText>
        </w:r>
        <w:r w:rsidR="00EB2ED6" w:rsidRPr="006E585E">
          <w:delText xml:space="preserve"> has done so over time</w:delText>
        </w:r>
        <w:r w:rsidR="00A76EC0" w:rsidRPr="006E585E">
          <w:delText>,</w:delText>
        </w:r>
        <w:r w:rsidR="00EB2ED6" w:rsidRPr="006E585E">
          <w:delText xml:space="preserve"> for a comprehensive set of age groups and causes of death, and in relation to regional temperature differences. Our results on strong seasonality of cardiorespiratory deaths </w:delText>
        </w:r>
        <w:r w:rsidR="001A017E" w:rsidRPr="006E585E">
          <w:delText>and weak seasonality of cancer deaths, restricted to older ages, are broadl</w:delText>
        </w:r>
        <w:r w:rsidR="00C1470A">
          <w:delText>y consistent with these studies</w:delText>
        </w:r>
        <w:r w:rsidR="00AD31CC">
          <w:delText xml:space="preserve"> </w:delText>
        </w:r>
        <w:r w:rsidR="00E5284B" w:rsidRPr="006E585E">
          <w:fldChar w:fldCharType="begin" w:fldLock="1"/>
        </w:r>
        <w:r w:rsidR="00F52D66">
          <w:delInstrText>ADDIN CSL_CITATION { "citationItems" : [ { "id" : "ITEM-1", "itemData" : { "DOI" : "10.1080/01621459.1966.10480899", "ISSN" : "1537274X", "abstract" : "Abstract Data are available to study the variation in mortality in this country occurring month by month for fully six decades. Death rates by month have been computed and published for the expanding death-registration area of the United States of 1900\u20131932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 "author" : [ { "dropping-particle" : "", "family" : "Rosenwaike", "given" : "Ira", "non-dropping-particle" : "", "parse-names" : false, "suffix" : "" } ], "container-title" : "Journal of the American Statistical Association", "id" : "ITEM-1", "issue" : "315", "issued" : { "date-parts" : [ [ "1966" ] ] }, "page" : "706-719", "title" : "Seasonal Variation of Deaths in the United States, 1951\u20131960", "type" : "article-journal", "volume" : "61" }, "uris" : [ "http://www.mendeley.com/documents/?uuid=ada7c7c6-41f2-42e4-8d0b-e2068c79bab5" ] }, { "id" : "ITEM-2",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"ITEM-2", "issued" : { "date-parts" : [ [ "2018" ] ] }, "title" : "Visualizing Mortality Dynamics in the Lexis Diagram", "type" : "book" }, "uris" : [ "http://www.mendeley.com/documents/?uuid=e0c81d53-6ad6-40c1-935d-e122c89bb8f6" ] }, { "id" : "ITEM-3", "itemData" : { "DOI" : "10.4054/DemRes.2002.6.17", "ISSN" : "14359871", "author" : [ { "dropping-particle" : "", "family" : "Feinstein", "given" : "Craig A.", "non-dropping-particle" : "", "parse-names" : false, "suffix" : "" } ], "container-title" : "Demographic Research", "id" : "ITEM-3", "issued" : { "date-parts" : [ [ "2002" ] ] }, "page" : "469-486", "title" : "Seasonality of deaths in the U.S. by age and cause", "type" : "article-journal", "volume" : "6" }, "uris" : [ "http://www.mendeley.com/documents/?uuid=e0a30cb0-f37e-4639-b84c-def2337e8c99" ] }, { "id" : "ITEM-4", "itemData" : { "DOI" : "10.1001/jama.1997.03550120072036", "ISSN" : "0098-7484", "author" : [ { "dropping-particle" : "", "family" : "Seretakis", "given" : "Dimitrios", "non-dropping-particle" : "", "parse-names" : false, "suffix" : "" } ], "container-title" : "JAMA: The Journal of the American Medical Association", "id" : "ITEM-4", "issue" : "12", "issued" : { "date-parts" : [ [ "1997" ] ] }, "page" : "1012", "title" : "Changing Seasonality of Mortality From Coronary Heart Disease", "type" : "article-journal", "volume" : "278" }, "uris" : [ "http://www.mendeley.com/documents/?uuid=f8f1d39a-cba5-4b07-8183-8e346932439a" ] } ], "mendeley" : { "formattedCitation" : "(Feinstein, 2002; Rau et al., 2018; Rosenwaike, 1966; Seretakis, 1997)", "plainTextFormattedCitation" : "(Feinstein, 2002; Rau et al., 2018; Rosenwaike, 1966; Seretakis, 1997)", "previouslyFormattedCitation" : "(Feinstein, 2002; Rau et al., 2018; Rosenwaike, 1966; Seretakis, 1997)" }, "properties" : {  }, "schema" : "https://github.com/citation-style-language/schema/raw/master/csl-citation.json" }</w:delInstrText>
        </w:r>
        <w:r w:rsidR="00E5284B" w:rsidRPr="006E585E">
          <w:fldChar w:fldCharType="separate"/>
        </w:r>
        <w:r w:rsidR="00BC655C" w:rsidRPr="00BC655C">
          <w:rPr>
            <w:noProof/>
          </w:rPr>
          <w:delText>(Feinstein, 2002; Rau et al., 2018; Rosenwaike, 1966; Seretakis, 1997)</w:delText>
        </w:r>
        <w:r w:rsidR="00E5284B" w:rsidRPr="006E585E">
          <w:fldChar w:fldCharType="end"/>
        </w:r>
        <w:r w:rsidR="00C1470A">
          <w:delText>,</w:delText>
        </w:r>
        <w:r w:rsidR="00A76EC0" w:rsidRPr="006E585E">
          <w:delText xml:space="preserve"> which had limited analysis on how seasonality changes over time</w:delText>
        </w:r>
        <w:r w:rsidR="00103132">
          <w:delText xml:space="preserve"> and/or geography</w:delText>
        </w:r>
        <w:r w:rsidR="00C1470A">
          <w:delText xml:space="preserve"> </w:delText>
        </w:r>
        <w:r w:rsidR="00992E34">
          <w:fldChar w:fldCharType="begin" w:fldLock="1"/>
        </w:r>
        <w:r w:rsidR="00F52D66">
          <w:delInstrText>ADDIN CSL_CITATION { "citationItems" : [ { "id" : "ITEM-1", "itemData" : { "DOI" : "10.4054/DemRes.2002.6.17", "ISSN" : "14359871", "author" : [ { "dropping-particle" : "", "family" : "Feinstein", "given" : "Craig A.", "non-dropping-particle" : "", "parse-names" : false, "suffix" : "" } ], "container-title" : "Demographic Research", "id" : "ITEM-1", "issued" : { "date-parts" : [ [ "2002" ] ] }, "page" : "469-486", "title" : "Seasonality of deaths in the U.S. by age and cause", "type" : "article-journal", "volume" : "6" }, "uris" : [ "http://www.mendeley.com/documents/?uuid=e0a30cb0-f37e-4639-b84c-def2337e8c99" ] }, { "id" : "ITEM-2", "itemData" : { "DOI" : "10.1080/01621459.1966.10480899", "ISSN" : "1537274X", "abstract" : "Abstract Data are available to study the variation in mortality in this country occurring month by month for fully six decades. Death rates by month have been computed and published for the expanding death-registration area of the United States of 1900\u20131932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 "author" : [ { "dropping-particle" : "", "family" : "Rosenwaike", "given" : "Ira", "non-dropping-particle" : "", "parse-names" : false, "suffix" : "" } ], "container-title" : "Journal of the American Statistical Association", "id" : "ITEM-2", "issue" : "315", "issued" : { "date-parts" : [ [ "1966" ] ] }, "page" : "706-719", "title" : "Seasonal Variation of Deaths in the United States, 1951\u20131960", "type" : "article-journal", "volume" : "61" }, "uris" : [ "http://www.mendeley.com/documents/?uuid=ada7c7c6-41f2-42e4-8d0b-e2068c79bab5" ] }, { "id" : "ITEM-3",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"ITEM-3", "issued" : { "date-parts" : [ [ "2018" ] ] }, "title" : "Visualizing Mortality Dynamics in the Lexis Diagram", "type" : "book" }, "uris" : [ "http://www.mendeley.com/documents/?uuid=e0c81d53-6ad6-40c1-935d-e122c89bb8f6" ] } ], "mendeley" : { "formattedCitation" : "(Feinstein, 2002; Rau et al., 2018; Rosenwaike, 1966)", "plainTextFormattedCitation" : "(Feinstein, 2002; Rau et al., 2018; Rosenwaike, 1966)", "previouslyFormattedCitation" : "(Feinstein, 2002; Rau et al., 2018; Rosenwaike, 1966)" }, "properties" : {  }, "schema" : "https://github.com/citation-style-language/schema/raw/master/csl-citation.json" }</w:delInstrText>
        </w:r>
        <w:r w:rsidR="00992E34">
          <w:fldChar w:fldCharType="separate"/>
        </w:r>
        <w:r w:rsidR="00BC655C" w:rsidRPr="00BC655C">
          <w:rPr>
            <w:noProof/>
          </w:rPr>
          <w:delText>(Feinstein, 2002; Rau et al., 2018; Rosenwaike, 1966)</w:delText>
        </w:r>
        <w:r w:rsidR="00992E34">
          <w:fldChar w:fldCharType="end"/>
        </w:r>
        <w:r w:rsidR="00C1470A">
          <w:delText>.</w:delText>
        </w:r>
        <w:r w:rsidR="00555DCE">
          <w:delText xml:space="preserve"> </w:delText>
        </w:r>
        <w:r w:rsidR="00A76EC0" w:rsidRPr="006E585E">
          <w:delText>Similarly, our results on seasonality of injury deaths are supported by a few prior studies</w:delText>
        </w:r>
        <w:r w:rsidR="00C1470A">
          <w:delText xml:space="preserve"> </w:delText>
        </w:r>
        <w:r w:rsidR="00E5284B" w:rsidRPr="006E585E">
          <w:fldChar w:fldCharType="begin" w:fldLock="1"/>
        </w:r>
        <w:r w:rsidR="00F52D66">
          <w:delInstrText>ADDIN CSL_CITATION { "citationItems" : [ { "id" : "ITEM-1",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"ITEM-1", "issued" : { "date-parts" : [ [ "2018" ] ] }, "title" : "Visualizing Mortality Dynamics in the Lexis Diagram", "type" : "book" }, "uris" : [ "http://www.mendeley.com/documents/?uuid=e0c81d53-6ad6-40c1-935d-e122c89bb8f6" ] }, { "id" : "ITEM-2", "itemData" : { "DOI" : "10.4054/DemRes.2002.6.17", "ISSN" : "14359871", "author" : [ { "dropping-particle" : "", "family" : "Feinstein", "given" : "Craig A.", "non-dropping-particle" : "", "parse-names" : false, "suffix" : "" } ], "container-title" : "Demographic Research", "id" : "ITEM-2", "issued" : { "date-parts" : [ [ "2002" ] ] }, "page" : "469-486", "title" : "Seasonality of deaths in the U.S. by age and cause", "type" : "article-journal", "volume" : "6" }, "uris" : [ "http://www.mendeley.com/documents/?uuid=e0a30cb0-f37e-4639-b84c-def2337e8c99" ] }, { "id" : "ITEM-3", "itemData" : { "DOI" : "10.1080/01621459.1966.10480899", "ISSN" : "1537274X", "abstract" : "Abstract Data are available to study the variation in mortality in this country occurring month by month for fully six decades. Death rates by month have been computed and published for the expanding death-registration area of the United States of 1900\u20131932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 "author" : [ { "dropping-particle" : "", "family" : "Rosenwaike", "given" : "Ira", "non-dropping-particle" : "", "parse-names" : false, "suffix" : "" } ], "container-title" : "Journal of the American Statistical Association", "id" : "ITEM-3", "issue" : "315", "issued" : { "date-parts" : [ [ "1966" ] ] }, "page" : "706-719", "title" : "Seasonal Variation of Deaths in the United States, 1951\u20131960", "type" : "article-journal", "volume" : "61" }, "uris" : [ "http://www.mendeley.com/documents/?uuid=ada7c7c6-41f2-42e4-8d0b-e2068c79bab5" ] } ], "mendeley" : { "formattedCitation" : "(Feinstein, 2002; Rau et al., 2018; Rosenwaike, 1966)", "plainTextFormattedCitation" : "(Feinstein, 2002; Rau et al., 2018; Rosenwaike, 1966)", "previouslyFormattedCitation" : "(Feinstein, 2002; Rau et al., 2018; Rosenwaike, 1966)" }, "properties" : {  }, "schema" : "https://github.com/citation-style-language/schema/raw/master/csl-citation.json" }</w:delInstrText>
        </w:r>
        <w:r w:rsidR="00E5284B" w:rsidRPr="006E585E">
          <w:fldChar w:fldCharType="separate"/>
        </w:r>
        <w:r w:rsidR="00BC655C" w:rsidRPr="00BC655C">
          <w:rPr>
            <w:noProof/>
          </w:rPr>
          <w:delText>(Feinstein, 2002; Rau et al., 2018; Rosenwaike, 1966)</w:delText>
        </w:r>
        <w:r w:rsidR="00E5284B" w:rsidRPr="006E585E">
          <w:fldChar w:fldCharType="end"/>
        </w:r>
        <w:r w:rsidR="00C1470A">
          <w:delText>,</w:delText>
        </w:r>
        <w:r w:rsidR="00A76EC0" w:rsidRPr="006E585E">
          <w:delText xml:space="preserve"> but our subnational analysis over three decades revealed variations in </w:delText>
        </w:r>
        <w:r w:rsidR="002B3737">
          <w:delText xml:space="preserve">when injury deaths peaked and in how seasonal differences in these deaths have changed </w:delText>
        </w:r>
        <w:r w:rsidR="00722AD9">
          <w:delText xml:space="preserve">over time </w:delText>
        </w:r>
        <w:r w:rsidR="002B3737">
          <w:delText xml:space="preserve">which had not been </w:delText>
        </w:r>
        <w:r w:rsidR="00A76EC0" w:rsidRPr="006E585E">
          <w:delText>reported before.</w:delText>
        </w:r>
      </w:del>
    </w:p>
    <w:p w14:paraId="6886C687" w14:textId="77777777" w:rsidR="0042218D" w:rsidRPr="006E585E" w:rsidRDefault="0042218D" w:rsidP="0042218D">
      <w:pPr>
        <w:spacing w:line="480" w:lineRule="auto"/>
        <w:jc w:val="both"/>
        <w:rPr>
          <w:del w:id="314" w:author="Parks, Robbie M" w:date="2018-08-14T21:12:00Z"/>
        </w:rPr>
      </w:pPr>
    </w:p>
    <w:p w14:paraId="2B22717B" w14:textId="1B570684" w:rsidR="00DB2D88" w:rsidRPr="006E585E" w:rsidRDefault="000B343F" w:rsidP="00DB2D88">
      <w:pPr>
        <w:spacing w:line="480" w:lineRule="auto"/>
        <w:jc w:val="both"/>
        <w:rPr>
          <w:del w:id="315" w:author="Parks, Robbie M" w:date="2018-08-14T21:12:00Z"/>
        </w:rPr>
      </w:pPr>
      <w:del w:id="316" w:author="Parks, Robbie M" w:date="2018-08-14T21:12:00Z">
        <w:r w:rsidRPr="006E585E">
          <w:delText xml:space="preserve">The observed geographical </w:delText>
        </w:r>
        <w:r w:rsidR="00EF4585" w:rsidRPr="006E585E">
          <w:delText xml:space="preserve">similarity </w:delText>
        </w:r>
        <w:r w:rsidRPr="006E585E">
          <w:delText>in seasonal mortality variation in the USA, also seen in a study of 36 cities using deaths aggregated across age groups and over time</w:delText>
        </w:r>
        <w:r w:rsidR="00BE50E6">
          <w:delText xml:space="preserve"> </w:delText>
        </w:r>
        <w:r w:rsidR="00AB66EA" w:rsidRPr="006E585E">
          <w:fldChar w:fldCharType="begin" w:fldLock="1"/>
        </w:r>
        <w:r w:rsidR="00F52D66">
          <w:delInstrText>ADDIN CSL_CITATION { "citationItems" : [ { "id" : "ITEM-1", "itemData" : { "DOI" : "10.1088/1748-9326/10/6/064016", "ISSN" : "17489326", "PMID" : "26495037", "abstract" : "Extreme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 "author" : [ { "dropping-particle" : "", "family" : "Kinney", "given" : "Patrick L.", "non-dropping-particle" : "", "parse-names" : false, "suffix" : "" }, { "dropping-particle" : "", "family" : "Schwartz", "given" : "Joel", "non-dropping-particle" : "", "parse-names" : false, "suffix" : "" }, { "dropping-particle" : "", "family" : "Pascal", "given" : "Mathilde", "non-dropping-particle" : "", "parse-names" : false, "suffix" : "" }, { "dropping-particle" : "", "family" : "Petkova", "given" : "Elisaveta", "non-dropping-particle" : "", "parse-names" : false, "suffix" : "" }, { "dropping-particle" : "Le", "family" : "Tertre", "given" : "Alain", "non-dropping-particle" : "", "parse-names" : false, "suffix" : "" }, { "dropping-particle" : "", "family" : "Medina", "given" : "Sylvia", "non-dropping-particle" : "", "parse-names" : false, "suffix" : "" }, { "dropping-particle" : "", "family" : "Vautard", "given" : "Robert", "non-dropping-particle" : "", "parse-names" : false, "suffix" : "" } ], "container-title" : "Environmental Research Letters", "id" : "ITEM-1", "issue" : "6", "issued" : { "date-parts" : [ [ "2015" ] ] }, "title" : "Winter season mortality: Will climate warming bring benefits?", "type" : "article-journal", "volume" : "10" }, "uris" : [ "http://www.mendeley.com/documents/?uuid=d2c6b903-6bd0-4558-b3ce-eb7f3fbf3539" ] } ], "mendeley" : { "formattedCitation" : "(Kinney et al., 2015)", "plainTextFormattedCitation" : "(Kinney et al., 2015)", "previouslyFormattedCitation" : "(Kinney et al., 2015)" }, "properties" : {  }, "schema" : "https://github.com/citation-style-language/schema/raw/master/csl-citation.json" }</w:delInstrText>
        </w:r>
        <w:r w:rsidR="00AB66EA" w:rsidRPr="006E585E">
          <w:fldChar w:fldCharType="separate"/>
        </w:r>
        <w:r w:rsidR="00BC655C" w:rsidRPr="00BC655C">
          <w:rPr>
            <w:noProof/>
          </w:rPr>
          <w:delText>(Kinney et al., 2015)</w:delText>
        </w:r>
        <w:r w:rsidR="00AB66EA" w:rsidRPr="006E585E">
          <w:fldChar w:fldCharType="end"/>
        </w:r>
        <w:r w:rsidR="00BE50E6">
          <w:delText>,</w:delText>
        </w:r>
        <w:r w:rsidRPr="006E585E">
          <w:delText xml:space="preserve"> contrasts from the pattern observed across Europe, where the difference between winter and summer mortality tends to be lower in the colder Nordic countries than in warmer southern European nations</w:delText>
        </w:r>
        <w:r w:rsidR="00BE50E6">
          <w:delText xml:space="preserve"> </w:delText>
        </w:r>
        <w:r w:rsidR="00AB66EA" w:rsidRPr="006E585E">
          <w:fldChar w:fldCharType="begin" w:fldLock="1"/>
        </w:r>
        <w:r w:rsidR="00F52D66">
          <w:delInstrText>ADDIN CSL_CITATION { "citationItems" : [ { "id" : "ITEM-1", "itemData" : { "DOI" : "10.1007/BF00156826", "ISSN" : "03922990", "abstract" : "There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\u00a9 1989 Kluwer Academic Publishers.", "author" : [ { "dropping-particle" : "", "family" : "McKee", "given" : "C. M.", "non-dropping-particle" : "", "parse-names" : false, "suffix" : "" } ], "container-title" : "European Journal of Epidemiology", "id" : "ITEM-1", "issue" : "2", "issued" : { "date-parts" : [ [ "1989" ] ] }, "page" : "178-182", "title" : "Deaths in winter: Can Britain learn from Europe?", "type" : "article-journal", "volume" : "5" }, "uris" : [ "http://www.mendeley.com/documents/?uuid=3cd840a5-addb-4d68-9dcf-039d2f2f1220" ] }, { "id" : "ITEM-2", "itemData" : { "DOI" : "10.1136/jech.57.10.784", "ISBN" : "0143-005X", "ISSN" : "0143005X", "PMID" : "14573581", "abstract" : "OBJECTIVE: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 "author" : [ { "dropping-particle" : "", "family" : "Healy", "given" : "J. D.", "non-dropping-particle" : "", "parse-names" : false, "suffix" : "" } ], "container-title" : "Journal of Epidemiology and Community Health", "id" : "ITEM-2", "issue" : "10", "issued" : { "date-parts" : [ [ "2003" ] ] }, "page" : "784-789", "title" : "Excess winter mortality in Europe: A cross country analysis identifying key risk factors", "type" : "article-journal", "volume" : "57" }, "uris" : [ "http://www.mendeley.com/documents/?uuid=f7ab7783-971a-4e21-9158-84e008745163" ] }, { "id" : "ITEM-3", "itemData" : { "DOI" : "10.1093/eurpub/cku073", "ISBN" : "1464-360X (Electronic)\\r1101-1262 (Linking)", "ISSN" : "1464360X", "PMID" : "24919695", "abstract" : "BACKGROUND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 "author" : [ { "dropping-particle" : "", "family" : "Fowler", "given" : "Tom", "non-dropping-particle" : "", "parse-names" : false, "suffix" : "" }, { "dropping-particle" : "", "family" : "Southgate", "given" : "Rosamund J.", "non-dropping-particle" : "", "parse-names" : false, "suffix" : "" }, { "dropping-particle" : "", "family" : "Waite", "given" : "Thomas", "non-dropping-particle" : "", "parse-names" : false, "suffix" : "" }, { "dropping-particle" : "", "family" : "Harrell", "given" : "Ruth", "non-dropping-particle" : "", "parse-names" : false, "suffix" : "" }, { "dropping-particle" : "", "family" : "Kovats", "given" : "Sari", "non-dropping-particle" : "", "parse-names" : false, "suffix" : "" }, { "dropping-particle" : "", "family" : "Bone", "given" : "Angie", "non-dropping-particle" : "", "parse-names" : false, "suffix" : "" }, { "dropping-particle" : "", "family" : "Doyle", "given" : "Yvonne", "non-dropping-particle" : "", "parse-names" : false, "suffix" : "" }, { "dropping-particle" : "", "family" : "Murray", "given" : "Virginia", "non-dropping-particle" : "", "parse-names" : false, "suffix" : "" } ], "container-title" : "European Journal of Public Health", "id" : "ITEM-3", "issue" : "2", "issued" : { "date-parts" : [ [ "2015" ] ] }, "page" : "339-345", "title" : "Excess winter deaths in Europe: A multi-country descriptive analysis", "type" : "article-journal", "volume" : "25" }, "uris" : [ "http://www.mendeley.com/documents/?uuid=b30766a9-cdc0-41a0-95d8-1ca7a2391ddd" ] } ], "mendeley" : { "formattedCitation" : "(Fowler et al., 2015; Healy, 2003; McKee, 1989)", "plainTextFormattedCitation" : "(Fowler et al., 2015; Healy, 2003; McKee, 1989)", "previouslyFormattedCitation" : "(Fowler et al., 2015; Healy, 2003; McKee, 1989)" }, "properties" : {  }, "schema" : "https://github.com/citation-style-language/schema/raw/master/csl-citation.json" }</w:delInstrText>
        </w:r>
        <w:r w:rsidR="00AB66EA" w:rsidRPr="006E585E">
          <w:fldChar w:fldCharType="separate"/>
        </w:r>
        <w:r w:rsidR="00BC655C" w:rsidRPr="00BC655C">
          <w:rPr>
            <w:noProof/>
          </w:rPr>
          <w:delText>(Fowler et al., 2015; Healy, 2003; McKee, 1989)</w:delText>
        </w:r>
        <w:r w:rsidR="00AB66EA" w:rsidRPr="006E585E">
          <w:fldChar w:fldCharType="end"/>
        </w:r>
        <w:r w:rsidR="00BE50E6">
          <w:delText>.</w:delText>
        </w:r>
        <w:r w:rsidRPr="006E585E">
          <w:delText xml:space="preserve"> The absence of association between the magnitude of mortality seasonality and seasonal temperature difference indicates that different regions in the USA are similarly adapted to temperature seasonality</w:delText>
        </w:r>
        <w:r w:rsidR="00EF4585" w:rsidRPr="006E585E">
          <w:delText xml:space="preserve">, whereas Nordic countries may </w:delText>
        </w:r>
        <w:r w:rsidR="003B784F">
          <w:delText xml:space="preserve">have </w:delText>
        </w:r>
        <w:r w:rsidR="00EF4585" w:rsidRPr="006E585E">
          <w:delText xml:space="preserve">better environmental (e.g., housing insulation and heating) and health system measures to counter the </w:delText>
        </w:r>
        <w:r w:rsidR="006D3FE2">
          <w:delText>effects of cold winters</w:delText>
        </w:r>
        <w:r w:rsidR="00EF4585" w:rsidRPr="006E585E">
          <w:delText xml:space="preserve"> than those in southern Europe</w:delText>
        </w:r>
        <w:r w:rsidRPr="006E585E">
          <w:delText xml:space="preserve">. </w:delText>
        </w:r>
      </w:del>
    </w:p>
    <w:p w14:paraId="5D4068DF" w14:textId="77777777" w:rsidR="000B343F" w:rsidRPr="006E585E" w:rsidRDefault="000B343F" w:rsidP="000B343F">
      <w:pPr>
        <w:spacing w:line="480" w:lineRule="auto"/>
        <w:jc w:val="both"/>
        <w:rPr>
          <w:del w:id="317" w:author="Parks, Robbie M" w:date="2018-08-14T21:12:00Z"/>
        </w:rPr>
      </w:pPr>
    </w:p>
    <w:p w14:paraId="320D38F2" w14:textId="46172B87" w:rsidR="000210D1" w:rsidRDefault="000210D1" w:rsidP="00C33FFB">
      <w:pPr>
        <w:spacing w:line="480" w:lineRule="auto"/>
        <w:jc w:val="both"/>
        <w:rPr>
          <w:del w:id="318" w:author="Parks, Robbie M" w:date="2018-08-14T21:12:00Z"/>
        </w:rPr>
      </w:pPr>
      <w:del w:id="319" w:author="Parks, Robbie M" w:date="2018-08-14T21:12:00Z">
        <w:r w:rsidRPr="006E585E">
          <w:delText>The</w:delText>
        </w:r>
        <w:r w:rsidR="0042218D" w:rsidRPr="006E585E">
          <w:delText xml:space="preserve"> cause-specific analysis showed that the</w:delText>
        </w:r>
        <w:r w:rsidRPr="006E585E">
          <w:delText xml:space="preserve"> substantial decline in seasonal mortality differences in adolescents and young adults </w:delText>
        </w:r>
        <w:r w:rsidR="0042218D" w:rsidRPr="006E585E">
          <w:delText>was</w:delText>
        </w:r>
        <w:r w:rsidRPr="006E585E">
          <w:delText xml:space="preserve"> related to </w:delText>
        </w:r>
        <w:r w:rsidR="0042218D" w:rsidRPr="006E585E">
          <w:delText xml:space="preserve">the </w:delText>
        </w:r>
        <w:r w:rsidRPr="006E585E">
          <w:delText xml:space="preserve">diminishing </w:delText>
        </w:r>
        <w:r w:rsidR="002E0DC3" w:rsidRPr="006E585E">
          <w:delText>season</w:delText>
        </w:r>
        <w:r w:rsidR="00C37144" w:rsidRPr="006E585E">
          <w:delText>a</w:delText>
        </w:r>
        <w:r w:rsidR="002E0DC3" w:rsidRPr="006E585E">
          <w:delText xml:space="preserve">lity </w:delText>
        </w:r>
        <w:r w:rsidRPr="006E585E">
          <w:delText>of injuries, especially from road traffic crashes, which are more likely to occur in the summer months</w:delText>
        </w:r>
        <w:r w:rsidR="00BE50E6">
          <w:delText xml:space="preserve"> </w:delText>
        </w:r>
        <w:r w:rsidR="00AB66EA" w:rsidRPr="006E585E">
          <w:fldChar w:fldCharType="begin" w:fldLock="1"/>
        </w:r>
        <w:r w:rsidR="00166A52">
          <w:delInstrText>ADDIN CSL_CITATION { "citationItems" : [ { "id" : "ITEM-1", "itemData" : { "author" : [ { "dropping-particle" : "", "family" : "National Highway Traffic Safety Administration", "given" : "", "non-dropping-particle" : "", "parse-names" : false, "suffix" : "" } ], "container-title" : "National Center for Statistics and Analysis (NCHS)", "id" : "ITEM-1", "issue" : "March", "issued" : { "date-parts" : [ [ "2005" ] ] }, "title" : "Trend and Pattern Analysis of Highway Crash Fatality By Month and Day", "type" : "article-journal" }, "uris" : [ "http://www.mendeley.com/documents/?uuid=e660a00d-5039-4361-97dc-e5563df2412f" ] } ], "mendeley" : { "formattedCitation" : "(National Highway Traffic Safety Administration, 2005)", "plainTextFormattedCitation" : "(National Highway Traffic Safety Administration, 2005)", "previouslyFormattedCitation" : "(National Highway Traffic Safety Administration, 2005)" }, "properties" : {  }, "schema" : "https://github.com/citation-style-language/schema/raw/master/csl-citation.json" }</w:delInstrText>
        </w:r>
        <w:r w:rsidR="00AB66EA" w:rsidRPr="006E585E">
          <w:fldChar w:fldCharType="separate"/>
        </w:r>
        <w:r w:rsidR="00166A52" w:rsidRPr="00166A52">
          <w:rPr>
            <w:noProof/>
          </w:rPr>
          <w:delText>(National Highway Traffic Safety Administration, 2005)</w:delText>
        </w:r>
        <w:r w:rsidR="00AB66EA" w:rsidRPr="006E585E">
          <w:fldChar w:fldCharType="end"/>
        </w:r>
        <w:r w:rsidR="00AB66EA" w:rsidRPr="006E585E">
          <w:delText xml:space="preserve"> </w:delText>
        </w:r>
        <w:r w:rsidRPr="006E585E">
          <w:delText>and are more common in men.</w:delText>
        </w:r>
        <w:r w:rsidR="0042218D" w:rsidRPr="006E585E">
          <w:delText xml:space="preserve"> </w:delText>
        </w:r>
        <w:r w:rsidRPr="006E585E">
          <w:delText xml:space="preserve">The weakening of seasonality in </w:delText>
        </w:r>
        <w:r w:rsidR="008A287F" w:rsidRPr="006E585E">
          <w:delText xml:space="preserve">boys </w:delText>
        </w:r>
        <w:r w:rsidRPr="006E585E">
          <w:delText xml:space="preserve">under five years of age </w:delText>
        </w:r>
        <w:r w:rsidR="0042218D" w:rsidRPr="006E585E">
          <w:delText>was</w:delText>
        </w:r>
        <w:r w:rsidRPr="006E585E">
          <w:delText xml:space="preserve"> related to </w:delText>
        </w:r>
        <w:r w:rsidR="00954635">
          <w:delText xml:space="preserve">two phenomena: first, </w:delText>
        </w:r>
        <w:r w:rsidRPr="006E585E">
          <w:delText xml:space="preserve">the </w:delText>
        </w:r>
        <w:r w:rsidR="008A287F" w:rsidRPr="006E585E">
          <w:delText xml:space="preserve">seasonality of death </w:delText>
        </w:r>
        <w:r w:rsidR="005F06A5" w:rsidRPr="006E585E">
          <w:delText xml:space="preserve">from cardiorespiratory </w:delText>
        </w:r>
        <w:r w:rsidR="00954635">
          <w:delText>diseases declines, and second,</w:delText>
        </w:r>
        <w:r w:rsidR="003B5AA4">
          <w:delText xml:space="preserve"> </w:delText>
        </w:r>
        <w:r w:rsidR="00954635">
          <w:delText>the</w:delText>
        </w:r>
        <w:r w:rsidR="006D6F45">
          <w:delText xml:space="preserve"> proportion of deaths during the perinatal period</w:delText>
        </w:r>
        <w:r w:rsidR="00954635">
          <w:delText>, which have limited seasonality, increased</w:delText>
        </w:r>
        <w:r w:rsidR="00BE50E6">
          <w:delText xml:space="preserve"> </w:delText>
        </w:r>
        <w:r w:rsidR="00050A3D">
          <w:fldChar w:fldCharType="begin" w:fldLock="1"/>
        </w:r>
        <w:r w:rsidR="00B27E5A">
          <w:delInstrText>ADDIN CSL_CITATION { "citationItems" : [ { "id" : "ITEM-1", "itemData" : { "ISBN" : "53(10)", "abstract" : "Objective\u2014This report presents final 2009 data on U.S. deaths, death rates, life expectancy, infant mortality, and trends by selected characteristics such as age, sex, Hispanic origin, race, state of residence, and cause of death. Methods\u2014Information reported on death certificates, which is completed by funeral directors, attending physicians, medical exam- iners, and coroners, is presented in descriptive tabulations. The original records are filed in state registration offices. Statistical infor- mation is compiled in a national database through the Vital Statistics Cooperative Program of the Centers for Disease Control and Pre- vention\u2019s National Center for Health Statistics. Causes of death are processed in accordance with the International Classification of Dis- eases, Tenth Revision. Results\u2014In 2009, a total of 2,437,163 deaths were reported in the United States. The age-adjusted death rate was 741.1 deaths per 100,000 standard population, a decrease of 2.3% from the 2008 rate and a record low figure. Life expectancy at birth rose 0.4 years, from 78.1 years in 2008 to a record-high 78.5 years in 2009. Age-specific death rates decreased for age groups: under 1 year, 1\u20134, 15\u201324, 55\u201364, 65\u201374, and 75\u201384. The age-specific death rates remained unchanged for age groups 5\u201314, 25\u201334, 35\u201344, 45\u201354, and 85 years and over. The 15 leading causes of death in 2009 remained the same as in 2008. The infant mortality rate decreased 3.3% to a historically low value of 6.39 deaths per 1,000 live births in 2009. Conclusion\u2014The decline of the age-adjusted death rate to a record low value for the United States and the increase in life expec- tancy to a record high value of 78.5 years are consistent with long-term trends in mortality.", "author" : [ { "dropping-particle" : "", "family" : "MacDorman", "given" : "Marian F", "non-dropping-particle" : "", "parse-names" : false, "suffix" : "" }, { "dropping-particle" : "", "family" : "Gregory", "given" : "Elizabeth", "non-dropping-particle" : "", "parse-names" : false, "suffix" : "" } ], "container-title" : "National Vital Statistics Reports", "id" : "ITEM-1", "issue" : "8", "issued" : { "date-parts" : [ [ "2015" ] ] }, "page" : "1-24", "title" : "Fetal and Perinatal Mortality: United States, 2013", "type" : "article-journal", "volume" : "64" }, "uris" : [ "http://www.mendeley.com/documents/?uuid=770202a4-b99b-4c26-bb9d-5d8ca886f4bd" ] } ], "mendeley" : { "formattedCitation" : "(MacDorman &amp; Gregory, 2015)", "plainTextFormattedCitation" : "(MacDorman &amp; Gregory, 2015)", "previouslyFormattedCitation" : "(MacDorman &amp; Gregory, 2015)" }, "properties" : {  }, "schema" : "https://github.com/citation-style-language/schema/raw/master/csl-citation.json" }</w:delInstrText>
        </w:r>
        <w:r w:rsidR="00050A3D">
          <w:fldChar w:fldCharType="separate"/>
        </w:r>
        <w:r w:rsidR="00B27E5A" w:rsidRPr="00B27E5A">
          <w:rPr>
            <w:noProof/>
          </w:rPr>
          <w:delText>(MacDorman &amp; Gregory, 2015)</w:delText>
        </w:r>
        <w:r w:rsidR="00050A3D">
          <w:fldChar w:fldCharType="end"/>
        </w:r>
        <w:r w:rsidR="00BE50E6">
          <w:delText>.</w:delText>
        </w:r>
      </w:del>
    </w:p>
    <w:p w14:paraId="4942F9DC" w14:textId="77777777" w:rsidR="00D038DF" w:rsidRPr="0034704C" w:rsidRDefault="00D038DF" w:rsidP="0034704C">
      <w:pPr>
        <w:spacing w:line="480" w:lineRule="auto"/>
        <w:jc w:val="both"/>
      </w:pPr>
    </w:p>
    <w:p w14:paraId="404E5FCD" w14:textId="7B11C453" w:rsidR="000210D1" w:rsidRPr="00FF08BF" w:rsidRDefault="000210D1" w:rsidP="00FF08BF">
      <w:pPr>
        <w:spacing w:line="480" w:lineRule="auto"/>
        <w:jc w:val="both"/>
      </w:pPr>
      <w:r w:rsidRPr="00FF08BF">
        <w:t>In contrast to young and middle ages, mortality in older ages, where death rates are highest, maintained persistent seasonality over a period of three decades (we note th</w:t>
      </w:r>
      <w:r w:rsidRPr="00AC73A1">
        <w:rPr>
          <w:rPrChange w:id="320" w:author="Parks, Robbie M" w:date="2018-08-14T21:12:00Z">
            <w:rPr>
              <w:rFonts w:ascii="Times New Roman" w:hAnsi="Times New Roman"/>
              <w:sz w:val="24"/>
              <w:szCs w:val="24"/>
            </w:rPr>
          </w:rPrChange>
        </w:rPr>
        <w:t xml:space="preserve">at although the percent seasonal difference in mortality has remained largely unchanged in these ages, the absolute difference in death rates between the peak and minimum months has declined because total mortality has a declining long-term trend). This finding demonstrates the need for environmental and health service interventions targeted towards this group irrespective of </w:t>
      </w:r>
      <w:r w:rsidRPr="00AC73A1">
        <w:rPr>
          <w:rPrChange w:id="321" w:author="Parks, Robbie M" w:date="2018-08-14T21:12:00Z">
            <w:rPr>
              <w:rFonts w:ascii="Times New Roman" w:hAnsi="Times New Roman"/>
              <w:sz w:val="24"/>
              <w:szCs w:val="24"/>
            </w:rPr>
          </w:rPrChange>
        </w:rPr>
        <w:lastRenderedPageBreak/>
        <w:t xml:space="preserve">geography and local climate. Examples </w:t>
      </w:r>
      <w:r w:rsidR="005F1013" w:rsidRPr="00AC73A1">
        <w:rPr>
          <w:rPrChange w:id="322" w:author="Parks, Robbie M" w:date="2018-08-14T21:12:00Z">
            <w:rPr>
              <w:rFonts w:ascii="Times New Roman" w:hAnsi="Times New Roman"/>
              <w:sz w:val="24"/>
              <w:szCs w:val="24"/>
            </w:rPr>
          </w:rPrChange>
        </w:rPr>
        <w:t xml:space="preserve">of such interventions </w:t>
      </w:r>
      <w:r w:rsidRPr="00AC73A1">
        <w:rPr>
          <w:rPrChange w:id="323" w:author="Parks, Robbie M" w:date="2018-08-14T21:12:00Z">
            <w:rPr>
              <w:rFonts w:ascii="Times New Roman" w:hAnsi="Times New Roman"/>
              <w:sz w:val="24"/>
              <w:szCs w:val="24"/>
            </w:rPr>
          </w:rPrChange>
        </w:rPr>
        <w:t>include enhancing the availability of both environmental and medical protective factors, such as better insulation of homes, winter heating provision and flu vaccinations, for the vulnerable older population</w:t>
      </w:r>
      <w:r w:rsidR="00BE50E6" w:rsidRPr="00AC73A1">
        <w:rPr>
          <w:rPrChange w:id="324" w:author="Parks, Robbie M" w:date="2018-08-14T21:12:00Z">
            <w:rPr>
              <w:rFonts w:ascii="Times New Roman" w:hAnsi="Times New Roman"/>
              <w:sz w:val="24"/>
              <w:szCs w:val="24"/>
            </w:rPr>
          </w:rPrChange>
        </w:rPr>
        <w:t xml:space="preserve"> </w:t>
      </w:r>
      <w:ins w:id="325" w:author="Parks, Robbie M" w:date="2018-08-14T21:12:00Z">
        <w:r w:rsidR="00AB66EA" w:rsidRPr="00AC73A1">
          <w:fldChar w:fldCharType="begin" w:fldLock="1"/>
        </w:r>
        <w:r w:rsidR="00C950B8">
          <w:instrText>ADDIN CSL_CITATION {"citationItems":[{"id":"ITEM-1","itemData":{"author":[{"dropping-particle":"","family":"Public Health England","given":"","non-dropping-particle":"","parse-names":false,"suffix":""}],"container-title":"Public Health England","id":"ITEM-1","issue":"October","issued":{"date-parts":[["2017"]]},"title":"The Cold Weather Plan for England","type":"article-journal"},"uris":["http://www.mendeley.com/documents/?uuid=2962c795-bb5a-4e69-824c-54260bfff8d5"]}],"mendeley":{"formattedCitation":"(Public Health England, 2017)","plainTextFormattedCitation":"(Public Health England, 2017)","previouslyFormattedCitation":"(Public Health England, 2017)"},"properties":{"noteIndex":0},"schema":"https://github.com/citation-style-language/schema/raw/master/csl-citation.json"}</w:instrText>
        </w:r>
        <w:r w:rsidR="00AB66EA" w:rsidRPr="00AC73A1">
          <w:fldChar w:fldCharType="separate"/>
        </w:r>
        <w:r w:rsidR="00BC655C" w:rsidRPr="00AC73A1">
          <w:rPr>
            <w:noProof/>
          </w:rPr>
          <w:t>(Public Health England, 2017)</w:t>
        </w:r>
        <w:r w:rsidR="00AB66EA" w:rsidRPr="00AC73A1">
          <w:fldChar w:fldCharType="end"/>
        </w:r>
        <w:r w:rsidR="00BE50E6" w:rsidRPr="00AC73A1">
          <w:t>.</w:t>
        </w:r>
      </w:ins>
      <w:del w:id="326" w:author="Parks, Robbie M" w:date="2018-08-14T21:12:00Z">
        <w:r w:rsidR="00AB66EA" w:rsidRPr="006E585E">
          <w:fldChar w:fldCharType="begin" w:fldLock="1"/>
        </w:r>
        <w:r w:rsidR="00F52D66">
          <w:delInstrText>ADDIN CSL_CITATION { "citationItems" : [ { "id" : "ITEM-1", "itemData" : { "author" : [ { "dropping-particle" : "", "family" : "Public Health England", "given" : "", "non-dropping-particle" : "", "parse-names" : false, "suffix" : "" } ], "container-title" : "Public Health England", "id" : "ITEM-1", "issue" : "October", "issued" : { "date-parts" : [ [ "2017" ] ] }, "title" : "The Cold Weather Plan for England", "type" : "article-journal" }, "uris" : [ "http://www.mendeley.com/documents/?uuid=2962c795-bb5a-4e69-824c-54260bfff8d5" ] } ], "mendeley" : { "formattedCitation" : "(Public Health England, 2017)", "plainTextFormattedCitation" : "(Public Health England, 2017)", "previouslyFormattedCitation" : "(Public Health England, 2017)" }, "properties" : {  }, "schema" : "https://github.com/citation-style-language/schema/raw/master/csl-citation.json" }</w:delInstrText>
        </w:r>
        <w:r w:rsidR="00AB66EA" w:rsidRPr="006E585E">
          <w:fldChar w:fldCharType="separate"/>
        </w:r>
        <w:r w:rsidR="00BC655C" w:rsidRPr="00BC655C">
          <w:rPr>
            <w:noProof/>
          </w:rPr>
          <w:delText>(Public Health England, 2017)</w:delText>
        </w:r>
        <w:r w:rsidR="00AB66EA" w:rsidRPr="006E585E">
          <w:fldChar w:fldCharType="end"/>
        </w:r>
        <w:r w:rsidR="00BE50E6">
          <w:delText>.</w:delText>
        </w:r>
      </w:del>
      <w:r w:rsidRPr="0034704C">
        <w:t xml:space="preserve"> Social interventions, including regular visits to the isolated elderly during peak mo</w:t>
      </w:r>
      <w:r w:rsidRPr="00FF08BF">
        <w:t>rtality periods to ensure that they are optimally prepared for adverse conditions, and responsive and high-quality emergency c</w:t>
      </w:r>
      <w:r w:rsidRPr="00AC73A1">
        <w:rPr>
          <w:rPrChange w:id="327" w:author="Parks, Robbie M" w:date="2018-08-14T21:12:00Z">
            <w:rPr>
              <w:rFonts w:ascii="Times New Roman" w:hAnsi="Times New Roman"/>
              <w:sz w:val="24"/>
              <w:szCs w:val="24"/>
            </w:rPr>
          </w:rPrChange>
        </w:rPr>
        <w:t>are, are also important to protect this vulnerable group</w:t>
      </w:r>
      <w:r w:rsidR="00BE50E6" w:rsidRPr="00AC73A1">
        <w:rPr>
          <w:rPrChange w:id="328" w:author="Parks, Robbie M" w:date="2018-08-14T21:12:00Z">
            <w:rPr>
              <w:rFonts w:ascii="Times New Roman" w:hAnsi="Times New Roman"/>
              <w:sz w:val="24"/>
              <w:szCs w:val="24"/>
            </w:rPr>
          </w:rPrChange>
        </w:rPr>
        <w:t xml:space="preserve"> </w:t>
      </w:r>
      <w:ins w:id="329" w:author="Parks, Robbie M" w:date="2018-08-14T21:12:00Z">
        <w:r w:rsidR="00AB66EA" w:rsidRPr="00AC73A1">
          <w:fldChar w:fldCharType="begin" w:fldLock="1"/>
        </w:r>
        <w:r w:rsidR="00C950B8">
          <w:instrText>ADDIN CSL_CITATION {"citationItems":[{"id":"ITEM-1","itemData":{"DOI":"10.1136/jech.57.10.784","ISBN":"0143-005X","ISSN":"0143005X","PMID":"14573581","abstract":"OBJECTIVE: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Health","id":"ITEM-1","issue":"10","issued":{"date-parts":[["2003"]]},"page":"784-789","title":"Excess winter mortality in Europe: A cross country analysis identifying key risk factors","type":"article-journal","volume":"57"},"uris":["http://www.mendeley.com/documents/?uuid=f7ab7783-971a-4e21-9158-84e008745163"]},{"id":"ITEM-2","itemData":{"author":[{"dropping-particle":"","family":"Public Health England","given":"","non-dropping-particle":"","parse-names":false,"suffix":""}],"container-title":"Public Health England","id":"ITEM-2","issue":"October","issued":{"date-parts":[["2017"]]},"title":"The Cold Weather Plan for England","type":"article-journal"},"uris":["http://www.mendeley.com/documents/?uuid=2962c795-bb5a-4e69-824c-54260bfff8d5"]},{"id":"ITEM-3","itemData":{"DOI":"10.1007/s004840050089","ISBN":"0020-7128","ISSN":"0020-7128","PMID":"9923200","abstract":"Based on records from the Federal Bureau for Statistics of Germany, the seasonality of mortality was investigated for the period 1946-1995. Lowest mortality rates were found during summer (August or September) while highest values were found in winter (January through March). Non-linear regression of all monthly mortality data with the average monthly temperatures in Germany revealed a significant negative relationship (r = -0.739; n = 600; P &lt; 0.0001). The fact that the differences between the long-range monthly temperatures and the individual monthly temperatures also showed a distinct relationship to the mortality rates speaks against a mere coincidence of both parameters. The amplitude of this seasonal rhythm declined steadily within the observation period. It is concluded that low temperatures cause an increase in mortality rates and that this effect has become less important during recent decades due to the increased use of central heating and because of improvements in the public health system.","author":[{"dropping-particle":"","family":"Lerchl","given":"A","non-dropping-particle":"","parse-names":false,"suffix":""}],"container-title":"International journal of biometeorology","id":"ITEM-3","issue":"2","issued":{"date-parts":[["1998"]]},"page":"84-88","title":"Changes in the seasonality of mortality in Germany from 1946 to 1995: the role of temperature.","type":"article-journal","volume":"42"},"uris":["http://www.mendeley.com/documents/?uuid=32c1e232-4697-4015-8c20-6ff5c2cf6f75"]}],"mendeley":{"formattedCitation":"(Healy, 2003; Lerchl, 1998; Public Health England, 2017)","plainTextFormattedCitation":"(Healy, 2003; Lerchl, 1998; Public Health England, 2017)","previouslyFormattedCitation":"(Healy, 2003; Lerchl, 1998; Public Health England, 2017)"},"properties":{"noteIndex":0},"schema":"https://github.com/citation-style-language/schema/raw/master/csl-citation.json"}</w:instrText>
        </w:r>
        <w:r w:rsidR="00AB66EA" w:rsidRPr="00AC73A1">
          <w:fldChar w:fldCharType="separate"/>
        </w:r>
        <w:r w:rsidR="00BC655C" w:rsidRPr="00AC73A1">
          <w:rPr>
            <w:noProof/>
          </w:rPr>
          <w:t>(Healy, 2003; Lerchl, 1998; Public Health England, 2017)</w:t>
        </w:r>
        <w:r w:rsidR="00AB66EA" w:rsidRPr="00AC73A1">
          <w:fldChar w:fldCharType="end"/>
        </w:r>
        <w:r w:rsidR="00BE50E6" w:rsidRPr="00AC73A1">
          <w:t>.</w:t>
        </w:r>
      </w:ins>
      <w:del w:id="330" w:author="Parks, Robbie M" w:date="2018-08-14T21:12:00Z">
        <w:r w:rsidR="00AB66EA" w:rsidRPr="006E585E">
          <w:fldChar w:fldCharType="begin" w:fldLock="1"/>
        </w:r>
        <w:r w:rsidR="00F52D66">
          <w:delInstrText>ADDIN CSL_CITATION { "citationItems" : [ { "id" : "ITEM-1", "itemData" : { "DOI" : "10.1136/jech.57.10.784", "ISBN" : "0143-005X", "ISSN" : "0143005X", "PMID" : "14573581", "abstract" : "OBJECTIVE: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 "author" : [ { "dropping-particle" : "", "family" : "Healy", "given" : "J. D.", "non-dropping-particle" : "", "parse-names" : false, "suffix" : "" } ], "container-title" : "Journal of Epidemiology and Community Health", "id" : "ITEM-1", "issue" : "10", "issued" : { "date-parts" : [ [ "2003" ] ] }, "page" : "784-789", "title" : "Excess winter mortality in Europe: A cross country analysis identifying key risk factors", "type" : "article-journal", "volume" : "57" }, "uris" : [ "http://www.mendeley.com/documents/?uuid=f7ab7783-971a-4e21-9158-84e008745163" ] }, { "id" : "ITEM-2", "itemData" : { "author" : [ { "dropping-particle" : "", "family" : "Public Health England", "given" : "", "non-dropping-particle" : "", "parse-names" : false, "suffix" : "" } ], "container-title" : "Public Health England", "id" : "ITEM-2", "issue" : "October", "issued" : { "date-parts" : [ [ "2017" ] ] }, "title" : "The Cold Weather Plan for England", "type" : "article-journal" }, "uris" : [ "http://www.mendeley.com/documents/?uuid=2962c795-bb5a-4e69-824c-54260bfff8d5" ] }, { "id" : "ITEM-3", "itemData" : { "DOI" : "10.1007/s004840050089", "ISBN" : "0020-7128", "ISSN" : "0020-7128", "PMID" : "9923200", "abstract" : "Based on records from the Federal Bureau for Statistics of Germany, the seasonality of mortality was investigated for the period 1946-1995. Lowest mortality rates were found during summer (August or September) while highest values were found in winter (January through March). Non-linear regression of all monthly mortality data with the average monthly temperatures in Germany revealed a significant negative relationship (r = -0.739; n = 600; P &lt; 0.0001). The fact that the differences between the long-range monthly temperatures and the individual monthly temperatures also showed a distinct relationship to the mortality rates speaks against a mere coincidence of both parameters. The amplitude of this seasonal rhythm declined steadily within the observation period. It is concluded that low temperatures cause an increase in mortality rates and that this effect has become less important during recent decades due to the increased use of central heating and because of improvements in the public health system.", "author" : [ { "dropping-particle" : "", "family" : "Lerchl", "given" : "A", "non-dropping-particle" : "", "parse-names" : false, "suffix" : "" } ], "container-title" : "International journal of biometeorology", "id" : "ITEM-3", "issue" : "2", "issued" : { "date-parts" : [ [ "1998" ] ] }, "page" : "84-88", "title" : "Changes in the seasonality of mortality in Germany from 1946 to 1995: the role of temperature.", "type" : "article-journal", "volume" : "42" }, "uris" : [ "http://www.mendeley.com/documents/?uuid=32c1e232-4697-4015-8c20-6ff5c2cf6f75" ] } ], "mendeley" : { "formattedCitation" : "(Healy, 2003; Lerchl, 1998; Public Health England, 2017)", "plainTextFormattedCitation" : "(Healy, 2003; Lerchl, 1998; Public Health England, 2017)", "previouslyFormattedCitation" : "(Healy, 2003; Lerchl, 1998; Public Health England, 2017)" }, "properties" : {  }, "schema" : "https://github.com/citation-style-language/schema/raw/master/csl-citation.json" }</w:delInstrText>
        </w:r>
        <w:r w:rsidR="00AB66EA" w:rsidRPr="006E585E">
          <w:fldChar w:fldCharType="separate"/>
        </w:r>
        <w:r w:rsidR="00BC655C" w:rsidRPr="00BC655C">
          <w:rPr>
            <w:noProof/>
          </w:rPr>
          <w:delText>(Healy, 2003; Lerchl, 1998; Public Health England, 2017)</w:delText>
        </w:r>
        <w:r w:rsidR="00AB66EA" w:rsidRPr="006E585E">
          <w:fldChar w:fldCharType="end"/>
        </w:r>
        <w:r w:rsidR="00BE50E6">
          <w:delText>.</w:delText>
        </w:r>
      </w:del>
      <w:r w:rsidRPr="0034704C">
        <w:t xml:space="preserve"> Emergent new technologies, such as always-connected hands-free communications devices with the outside world, in-house cameras, and personal sensors also provide an opportunity to enhance care for the older, more vulnerable groups in the p</w:t>
      </w:r>
      <w:r w:rsidRPr="00FF08BF">
        <w:t>opulation, especially in win</w:t>
      </w:r>
      <w:r w:rsidRPr="00AC73A1">
        <w:rPr>
          <w:rPrChange w:id="331" w:author="Parks, Robbie M" w:date="2018-08-14T21:12:00Z">
            <w:rPr>
              <w:rFonts w:ascii="Times New Roman" w:hAnsi="Times New Roman"/>
              <w:sz w:val="24"/>
              <w:szCs w:val="24"/>
            </w:rPr>
          </w:rPrChange>
        </w:rPr>
        <w:t>ter when the elderly have fewer social interactions</w:t>
      </w:r>
      <w:r w:rsidR="00BE50E6" w:rsidRPr="00AC73A1">
        <w:rPr>
          <w:rPrChange w:id="332" w:author="Parks, Robbie M" w:date="2018-08-14T21:12:00Z">
            <w:rPr>
              <w:rFonts w:ascii="Times New Roman" w:hAnsi="Times New Roman"/>
              <w:sz w:val="24"/>
              <w:szCs w:val="24"/>
            </w:rPr>
          </w:rPrChange>
        </w:rPr>
        <w:t xml:space="preserve"> </w:t>
      </w:r>
      <w:ins w:id="333" w:author="Parks, Robbie M" w:date="2018-08-14T21:12:00Z">
        <w:r w:rsidR="00AB66EA" w:rsidRPr="00AC73A1">
          <w:fldChar w:fldCharType="begin" w:fldLock="1"/>
        </w:r>
        <w:r w:rsidR="00C950B8">
          <w:instrText>ADDIN CSL_CITATION {"citationItems":[{"id":"ITEM-1","itemData":{"DOI":"10.4172/2329-8847.1000101","ISSN":"23298847","abstract":"Smart-home technologies included different types of active and passive sensors, monitoring devices, robotics and environmental control systems. One study assessed effectiveness of a smart home technology. Sixteen reported on the feasibility of smart-home technology and four were observational studies.","author":[{"dropping-particle":"","family":"Morris","given":"Meg E.","non-dropping-particle":"","parse-names":false,"suffix":""}],"container-title":"Journal of Aging Science","id":"ITEM-1","issue":"01","issued":{"date-parts":[["2013"]]},"title":"Smart-Home Technologies to Assist Older People to Live Well at Home","type":"article-journal","volume":"01"},"uris":["http://www.mendeley.com/documents/?uuid=634c7734-68da-4c87-b21c-82593d0dafd6"]}],"mendeley":{"formattedCitation":"(Morris, 2013)","plainTextFormattedCitation":"(Morris, 2013)","previouslyFormattedCitation":"(Morris, 2013)"},"properties":{"noteIndex":0},"schema":"https://github.com/citation-style-language/schema/raw/master/csl-citation.json"}</w:instrText>
        </w:r>
        <w:r w:rsidR="00AB66EA" w:rsidRPr="00AC73A1">
          <w:fldChar w:fldCharType="separate"/>
        </w:r>
        <w:r w:rsidR="00C950B8" w:rsidRPr="00C950B8">
          <w:rPr>
            <w:noProof/>
          </w:rPr>
          <w:t>(Morris, 2013)</w:t>
        </w:r>
        <w:r w:rsidR="00AB66EA" w:rsidRPr="00AC73A1">
          <w:fldChar w:fldCharType="end"/>
        </w:r>
        <w:r w:rsidR="00BE50E6" w:rsidRPr="00AC73A1">
          <w:t>.</w:t>
        </w:r>
      </w:ins>
      <w:del w:id="334" w:author="Parks, Robbie M" w:date="2018-08-14T21:12:00Z">
        <w:r w:rsidR="00AB66EA" w:rsidRPr="006E585E">
          <w:fldChar w:fldCharType="begin" w:fldLock="1"/>
        </w:r>
        <w:r w:rsidR="00F52D66">
          <w:delInstrText>ADDIN CSL_CITATION { "citationItems" : [ { "id" : "ITEM-1", "itemData" : { "DOI" : "10.4172/2329-8847.1000101", "ISSN" : "23298847", "abstract" : "Smart-home technologies included different types of active and passive sensors, monitoring devices, robotics and environmental control systems. One study assessed effectiveness of a smart home technology. Sixteen reported on the feasibility of smart-home technology and four were observational studies.", "author" : [ { "dropping-particle" : "", "family" : "Kimberly Miller", "given" : "Arooke Adair", "non-dropping-particle" : "", "parse-names" : false, "suffix" : "" } ], "container-title" : "Journal of Aging Science", "id" : "ITEM-1", "issue" : "01", "issued" : { "date-parts" : [ [ "2013" ] ] }, "title" : "Smart-Home Technologies to Assist Older People to Live Well at Home", "type" : "article-journal", "volume" : "01" }, "uris" : [ "http://www.mendeley.com/documents/?uuid=634c7734-68da-4c87-b21c-82593d0dafd6" ] } ], "mendeley" : { "formattedCitation" : "(Kimberly Miller, 2013)", "plainTextFormattedCitation" : "(Kimberly Miller, 2013)", "previouslyFormattedCitation" : "(Kimberly Miller, 2013)" }, "properties" : {  }, "schema" : "https://github.com/citation-style-language/schema/raw/master/csl-citation.json" }</w:delInstrText>
        </w:r>
        <w:r w:rsidR="00AB66EA" w:rsidRPr="006E585E">
          <w:fldChar w:fldCharType="separate"/>
        </w:r>
        <w:r w:rsidR="00BC655C" w:rsidRPr="00BC655C">
          <w:rPr>
            <w:noProof/>
          </w:rPr>
          <w:delText>(Kimberly Miller, 2013)</w:delText>
        </w:r>
        <w:r w:rsidR="00AB66EA" w:rsidRPr="006E585E">
          <w:fldChar w:fldCharType="end"/>
        </w:r>
        <w:r w:rsidR="00BE50E6">
          <w:delText>.</w:delText>
        </w:r>
      </w:del>
      <w:r w:rsidRPr="0034704C">
        <w:t xml:space="preserve"> Such interventions are important today, and will remain so as the population ages and climate change increases the within- and between-season weather variabil</w:t>
      </w:r>
      <w:r w:rsidRPr="00FF08BF">
        <w:t>ity.</w:t>
      </w:r>
    </w:p>
    <w:p w14:paraId="0DFC14BD" w14:textId="77777777" w:rsidR="007F05EF" w:rsidRPr="00AC73A1" w:rsidRDefault="007F05EF" w:rsidP="00FF08BF">
      <w:pPr>
        <w:spacing w:line="480" w:lineRule="auto"/>
        <w:jc w:val="both"/>
        <w:rPr>
          <w:rPrChange w:id="335" w:author="Parks, Robbie M" w:date="2018-08-14T21:12:00Z">
            <w:rPr>
              <w:rFonts w:ascii="Times New Roman" w:hAnsi="Times New Roman"/>
              <w:sz w:val="24"/>
              <w:szCs w:val="24"/>
            </w:rPr>
          </w:rPrChange>
        </w:rPr>
      </w:pPr>
    </w:p>
    <w:p w14:paraId="58AA22C4" w14:textId="77777777" w:rsidR="004055C0" w:rsidRPr="00AC73A1" w:rsidRDefault="004055C0" w:rsidP="004055C0">
      <w:pPr>
        <w:spacing w:line="480" w:lineRule="auto"/>
        <w:jc w:val="both"/>
        <w:outlineLvl w:val="0"/>
        <w:rPr>
          <w:b/>
          <w:color w:val="000000" w:themeColor="text1"/>
          <w:rPrChange w:id="336" w:author="Parks, Robbie M" w:date="2018-08-14T21:12:00Z">
            <w:rPr>
              <w:rFonts w:ascii="Times New Roman" w:hAnsi="Times New Roman"/>
              <w:b/>
              <w:color w:val="000000" w:themeColor="text1"/>
              <w:sz w:val="24"/>
              <w:szCs w:val="24"/>
            </w:rPr>
          </w:rPrChange>
        </w:rPr>
        <w:pPrChange w:id="337" w:author="Parks, Robbie M" w:date="2018-08-14T21:12:00Z">
          <w:pPr>
            <w:spacing w:after="0" w:line="480" w:lineRule="auto"/>
            <w:jc w:val="both"/>
            <w:outlineLvl w:val="0"/>
          </w:pPr>
        </w:pPrChange>
      </w:pPr>
      <w:r w:rsidRPr="00AC73A1">
        <w:rPr>
          <w:b/>
          <w:color w:val="000000" w:themeColor="text1"/>
          <w:rPrChange w:id="338" w:author="Parks, Robbie M" w:date="2018-08-14T21:12:00Z">
            <w:rPr>
              <w:rFonts w:ascii="Times New Roman" w:hAnsi="Times New Roman"/>
              <w:b/>
              <w:color w:val="000000" w:themeColor="text1"/>
              <w:sz w:val="24"/>
              <w:szCs w:val="24"/>
            </w:rPr>
          </w:rPrChange>
        </w:rPr>
        <w:t xml:space="preserve">Materials and methods </w:t>
      </w:r>
    </w:p>
    <w:p w14:paraId="1204979E" w14:textId="77777777" w:rsidR="004055C0" w:rsidRPr="00AC73A1" w:rsidRDefault="004055C0" w:rsidP="004055C0">
      <w:pPr>
        <w:spacing w:line="480" w:lineRule="auto"/>
        <w:jc w:val="both"/>
        <w:outlineLvl w:val="0"/>
        <w:rPr>
          <w:i/>
          <w:color w:val="000000" w:themeColor="text1"/>
          <w:rPrChange w:id="339" w:author="Parks, Robbie M" w:date="2018-08-14T21:12:00Z">
            <w:rPr>
              <w:rFonts w:ascii="Times New Roman" w:hAnsi="Times New Roman"/>
              <w:i/>
              <w:color w:val="000000" w:themeColor="text1"/>
              <w:sz w:val="24"/>
              <w:szCs w:val="24"/>
            </w:rPr>
          </w:rPrChange>
        </w:rPr>
        <w:pPrChange w:id="340" w:author="Parks, Robbie M" w:date="2018-08-14T21:12:00Z">
          <w:pPr>
            <w:spacing w:after="0" w:line="480" w:lineRule="auto"/>
            <w:jc w:val="both"/>
            <w:outlineLvl w:val="0"/>
          </w:pPr>
        </w:pPrChange>
      </w:pPr>
      <w:r w:rsidRPr="00AC73A1">
        <w:rPr>
          <w:i/>
          <w:color w:val="000000" w:themeColor="text1"/>
          <w:rPrChange w:id="341" w:author="Parks, Robbie M" w:date="2018-08-14T21:12:00Z">
            <w:rPr>
              <w:rFonts w:ascii="Times New Roman" w:hAnsi="Times New Roman"/>
              <w:i/>
              <w:color w:val="000000" w:themeColor="text1"/>
              <w:sz w:val="24"/>
              <w:szCs w:val="24"/>
            </w:rPr>
          </w:rPrChange>
        </w:rPr>
        <w:t>Data</w:t>
      </w:r>
    </w:p>
    <w:p w14:paraId="73A5A759" w14:textId="77777777" w:rsidR="00C66D47" w:rsidRPr="00AC73A1" w:rsidRDefault="00E91385" w:rsidP="004055C0">
      <w:pPr>
        <w:spacing w:line="480" w:lineRule="auto"/>
        <w:jc w:val="both"/>
        <w:rPr>
          <w:ins w:id="342" w:author="Parks, Robbie M" w:date="2018-08-14T21:12:00Z"/>
        </w:rPr>
      </w:pPr>
      <w:ins w:id="343" w:author="Parks, Robbie M" w:date="2018-08-14T21:12:00Z">
        <w:r w:rsidRPr="00AC73A1">
          <w:rPr>
            <w:rStyle w:val="apple-style-span"/>
            <w:color w:val="000000" w:themeColor="text1"/>
          </w:rPr>
          <w:t xml:space="preserve">We used data on all </w:t>
        </w:r>
        <w:r w:rsidR="003B60EB" w:rsidRPr="00AC73A1">
          <w:rPr>
            <w:rStyle w:val="apple-style-span"/>
            <w:color w:val="000000" w:themeColor="text1"/>
          </w:rPr>
          <w:t>85,854,176</w:t>
        </w:r>
        <w:r w:rsidR="004055C0" w:rsidRPr="00AC73A1">
          <w:rPr>
            <w:rStyle w:val="apple-style-span"/>
            <w:color w:val="000000" w:themeColor="text1"/>
          </w:rPr>
          <w:t xml:space="preserve"> deaths in the USA from 1980 to 201</w:t>
        </w:r>
        <w:r w:rsidR="003B60EB" w:rsidRPr="00AC73A1">
          <w:rPr>
            <w:rStyle w:val="apple-style-span"/>
            <w:color w:val="000000" w:themeColor="text1"/>
          </w:rPr>
          <w:t>6</w:t>
        </w:r>
        <w:r w:rsidR="004055C0" w:rsidRPr="00AC73A1">
          <w:rPr>
            <w:rStyle w:val="apple-style-span"/>
            <w:color w:val="000000" w:themeColor="text1"/>
          </w:rPr>
          <w:t xml:space="preserve"> from the National Center for Health Statistics (NCHS). </w:t>
        </w:r>
        <w:r w:rsidR="004055C0" w:rsidRPr="00AC73A1">
          <w:rPr>
            <w:color w:val="000000" w:themeColor="text1"/>
          </w:rPr>
          <w:t>Age, sex, state of residence, month of death, and underlying cause of death were available for each record.</w:t>
        </w:r>
        <w:r w:rsidR="00DE0D8E">
          <w:rPr>
            <w:color w:val="000000" w:themeColor="text1"/>
          </w:rPr>
          <w:t xml:space="preserve"> </w:t>
        </w:r>
        <w:r w:rsidR="005378E9" w:rsidRPr="00AC73A1">
          <w:t xml:space="preserve">The underlying cause of death was coded </w:t>
        </w:r>
        <w:proofErr w:type="gramStart"/>
        <w:r w:rsidR="005378E9" w:rsidRPr="00AC73A1">
          <w:rPr>
            <w:color w:val="000000" w:themeColor="text1"/>
          </w:rPr>
          <w:t>according to</w:t>
        </w:r>
        <w:proofErr w:type="gramEnd"/>
        <w:r w:rsidR="005378E9" w:rsidRPr="00AC73A1">
          <w:rPr>
            <w:color w:val="000000" w:themeColor="text1"/>
          </w:rPr>
          <w:t xml:space="preserve"> the international classification of diseases (ICD) system (9</w:t>
        </w:r>
        <w:r w:rsidR="005378E9" w:rsidRPr="00AC73A1">
          <w:rPr>
            <w:color w:val="000000" w:themeColor="text1"/>
            <w:vertAlign w:val="superscript"/>
          </w:rPr>
          <w:t>th</w:t>
        </w:r>
        <w:r w:rsidR="005378E9" w:rsidRPr="00AC73A1">
          <w:rPr>
            <w:color w:val="000000" w:themeColor="text1"/>
          </w:rPr>
          <w:t xml:space="preserve"> revision of ICD from 1980 to 1998 and 10</w:t>
        </w:r>
        <w:r w:rsidR="005378E9" w:rsidRPr="00AC73A1">
          <w:rPr>
            <w:color w:val="000000" w:themeColor="text1"/>
            <w:vertAlign w:val="superscript"/>
          </w:rPr>
          <w:t>th</w:t>
        </w:r>
        <w:r w:rsidR="005378E9" w:rsidRPr="00AC73A1">
          <w:rPr>
            <w:color w:val="000000" w:themeColor="text1"/>
          </w:rPr>
          <w:t xml:space="preserve"> revision of ICD thereafter).</w:t>
        </w:r>
        <w:r w:rsidR="005378E9">
          <w:rPr>
            <w:color w:val="000000" w:themeColor="text1"/>
          </w:rPr>
          <w:t xml:space="preserve"> </w:t>
        </w:r>
        <w:r w:rsidR="004055C0" w:rsidRPr="00AC73A1">
          <w:rPr>
            <w:color w:val="000000" w:themeColor="text1"/>
          </w:rPr>
          <w:t>Yearly population counts were available from NCHS for 1990 to 201</w:t>
        </w:r>
        <w:r w:rsidR="003E060B" w:rsidRPr="00AC73A1">
          <w:rPr>
            <w:color w:val="000000" w:themeColor="text1"/>
          </w:rPr>
          <w:t>6</w:t>
        </w:r>
        <w:r w:rsidR="004055C0" w:rsidRPr="00AC73A1">
          <w:rPr>
            <w:color w:val="000000" w:themeColor="text1"/>
          </w:rPr>
          <w:t xml:space="preserve"> and from the US Census Bureau prior to 1990</w:t>
        </w:r>
        <w:r w:rsidR="00C9555C" w:rsidRPr="00AC73A1">
          <w:rPr>
            <w:color w:val="000000" w:themeColor="text1"/>
          </w:rPr>
          <w:t xml:space="preserve"> </w:t>
        </w:r>
        <w:r w:rsidR="004055C0" w:rsidRPr="00AC73A1">
          <w:rPr>
            <w:color w:val="000000" w:themeColor="text1"/>
          </w:rPr>
          <w:fldChar w:fldCharType="begin" w:fldLock="1"/>
        </w:r>
        <w:r w:rsidR="00C950B8">
          <w:rPr>
            <w:color w:val="000000" w:themeColor="text1"/>
          </w:rPr>
          <w:instrText>ADDIN CSL_CITATION {"citationItems":[{"id":"ITEM-1","itemData":{"ISSN":"0083-2057","author":[{"dropping-particle":"","family":"Ingram","given":"Deborah D","non-dropping-particle":"","parse-names":false,"suffix":""},{"dropping-particle":"","family":"Parker","given":"Jennifer D","non-dropping-particle":"","parse-names":false,"suffix":""},{"dropping-particle":"","family":"Schenker","given":"Nathaniel","non-dropping-particle":"","parse-names":false,"suffix":""},{"dropping-particle":"","family":"Weed","given":"James A","non-dropping-particle":"","parse-names":false,"suffix":""},{"dropping-particle":"","family":"Hamilton","given":"Brady","non-dropping-particle":"","parse-names":false,"suffix":""},{"dropping-particle":"","family":"Arias","given":"Elizabeth","non-dropping-particle":"","parse-names":false,"suffix":""},{"dropping-particle":"","family":"Madans","given":"Jennifer H","non-dropping-particle":"","parse-names":false,"suffix":""}],"container-title":"Vital and health statistics. Series 2, Data evaluation and methods research","id":"ITEM-1","issue":"135","issued":{"date-parts":[["2003"]]},"page":"1-55","title":"United States Census 2000 population with bridged race categories","type":"article-journal"},"uris":["http://www.mendeley.com/documents/?uuid=cec18cd9-fc20-45ce-a8c5-cd97d54e10c2"]}],"mendeley":{"formattedCitation":"(Ingram et al., 2003)","plainTextFormattedCitation":"(Ingram et al., 2003)","previouslyFormattedCitation":"(Ingram et al., 2003)"},"properties":{"noteIndex":0},"schema":"https://github.com/citation-style-language/schema/raw/master/csl-citation.json"}</w:instrText>
        </w:r>
        <w:r w:rsidR="004055C0" w:rsidRPr="00AC73A1">
          <w:rPr>
            <w:color w:val="000000" w:themeColor="text1"/>
          </w:rPr>
          <w:fldChar w:fldCharType="separate"/>
        </w:r>
        <w:r w:rsidR="00BC655C" w:rsidRPr="00AC73A1">
          <w:rPr>
            <w:noProof/>
            <w:color w:val="000000" w:themeColor="text1"/>
          </w:rPr>
          <w:t>(Ingram et al., 2003)</w:t>
        </w:r>
        <w:r w:rsidR="004055C0" w:rsidRPr="00AC73A1">
          <w:rPr>
            <w:color w:val="000000" w:themeColor="text1"/>
          </w:rPr>
          <w:fldChar w:fldCharType="end"/>
        </w:r>
        <w:r w:rsidR="00C9555C" w:rsidRPr="00AC73A1">
          <w:rPr>
            <w:color w:val="000000" w:themeColor="text1"/>
          </w:rPr>
          <w:t>.</w:t>
        </w:r>
        <w:r w:rsidR="004055C0" w:rsidRPr="00AC73A1">
          <w:rPr>
            <w:color w:val="000000" w:themeColor="text1"/>
          </w:rPr>
          <w:t xml:space="preserve"> We </w:t>
        </w:r>
        <w:r w:rsidR="00B368B6" w:rsidRPr="00AC73A1">
          <w:rPr>
            <w:color w:val="000000" w:themeColor="text1"/>
          </w:rPr>
          <w:t xml:space="preserve">calculated </w:t>
        </w:r>
        <w:r w:rsidR="004055C0" w:rsidRPr="00AC73A1">
          <w:rPr>
            <w:color w:val="000000" w:themeColor="text1"/>
          </w:rPr>
          <w:t>monthly population counts through linear interpolation, assigning each yearly count to July.</w:t>
        </w:r>
        <w:r w:rsidR="004055C0" w:rsidRPr="00AC73A1">
          <w:t xml:space="preserve"> </w:t>
        </w:r>
      </w:ins>
    </w:p>
    <w:p w14:paraId="351203A2" w14:textId="77777777" w:rsidR="00C66D47" w:rsidRPr="00AC73A1" w:rsidRDefault="00C66D47" w:rsidP="004055C0">
      <w:pPr>
        <w:spacing w:line="480" w:lineRule="auto"/>
        <w:jc w:val="both"/>
        <w:rPr>
          <w:ins w:id="344" w:author="Parks, Robbie M" w:date="2018-08-14T21:12:00Z"/>
        </w:rPr>
      </w:pPr>
    </w:p>
    <w:p w14:paraId="0F2232E6" w14:textId="77777777" w:rsidR="00DB02FB" w:rsidRDefault="004055C0" w:rsidP="004055C0">
      <w:pPr>
        <w:spacing w:line="480" w:lineRule="auto"/>
        <w:jc w:val="both"/>
        <w:rPr>
          <w:ins w:id="345" w:author="Parks, Robbie M" w:date="2018-08-14T21:12:00Z"/>
        </w:rPr>
      </w:pPr>
      <w:ins w:id="346" w:author="Parks, Robbie M" w:date="2018-08-14T21:12:00Z">
        <w:r w:rsidRPr="00AC73A1">
          <w:lastRenderedPageBreak/>
          <w:t xml:space="preserve">We also subdivided the national data geographically </w:t>
        </w:r>
        <w:r w:rsidR="00FC7D1E">
          <w:t>into nine</w:t>
        </w:r>
        <w:r w:rsidR="00FC7D1E" w:rsidRPr="00AC73A1">
          <w:t xml:space="preserve"> </w:t>
        </w:r>
        <w:r w:rsidRPr="00AC73A1">
          <w:t>climate regions used by the National Oceanic and Atmos</w:t>
        </w:r>
        <w:r w:rsidR="00C9555C" w:rsidRPr="00AC73A1">
          <w:t>pheric Administration (Figure 1</w:t>
        </w:r>
        <w:r w:rsidR="00605E6F">
          <w:t xml:space="preserve"> and </w:t>
        </w:r>
        <w:r w:rsidR="00605E6F" w:rsidRPr="00AC73A1">
          <w:t>Table 2</w:t>
        </w:r>
        <w:r w:rsidR="00C9555C" w:rsidRPr="00AC73A1">
          <w:t xml:space="preserve">) </w:t>
        </w:r>
        <w:r w:rsidRPr="00AC73A1">
          <w:fldChar w:fldCharType="begin" w:fldLock="1"/>
        </w:r>
        <w:r w:rsidR="00C950B8">
          <w:instrText>ADDIN CSL_CITATION {"citationItems":[{"id":"ITEM-1","itemData":{"abstract":"By Thomas R. Karl and Walter James Koss. Contains introduction and methodology, with text statistics and 1 map (p. 1-8); and 10 charts and 20 tables showing monthly, seasonal, and annual area-weighted mean temperatures, by census division, 1895-Mar. 1984, with 88-90 year maximum and minimum averages, and 88-90 year means and standard deviations.","author":[{"dropping-particle":"","family":"Karl","given":"Thomas R","non-dropping-particle":"","parse-names":false,"suffix":""},{"dropping-particle":"","family":"Koss","given":"Walter J","non-dropping-particle":"","parse-names":false,"suffix":""}],"container-title":"Historical Climatology Series 3-3","id":"ITEM-1","issued":{"date-parts":[["1984"]]},"page":"38","title":"Regional and national monthly, seasonal, and annual temperature weighted by area, 1895-1983","type":"webpage"},"uris":["http://www.mendeley.com/documents/?uuid=b7f8ed30-4839-4494-bfc2-8917e328ea06"]}],"mendeley":{"formattedCitation":"(Karl &amp; Koss, 1984)","plainTextFormattedCitation":"(Karl &amp; Koss, 1984)","previouslyFormattedCitation":"(Karl &amp; Koss, 1984)"},"properties":{"noteIndex":0},"schema":"https://github.com/citation-style-language/schema/raw/master/csl-citation.json"}</w:instrText>
        </w:r>
        <w:r w:rsidRPr="00AC73A1">
          <w:fldChar w:fldCharType="separate"/>
        </w:r>
        <w:r w:rsidR="00BC655C" w:rsidRPr="00AC73A1">
          <w:rPr>
            <w:noProof/>
          </w:rPr>
          <w:t>(Karl &amp; Koss, 1984)</w:t>
        </w:r>
        <w:r w:rsidRPr="00AC73A1">
          <w:fldChar w:fldCharType="end"/>
        </w:r>
        <w:r w:rsidR="00C9555C" w:rsidRPr="00AC73A1">
          <w:t>.</w:t>
        </w:r>
        <w:r w:rsidRPr="00AC73A1">
          <w:t xml:space="preserve"> </w:t>
        </w:r>
        <w:r w:rsidR="008C706E">
          <w:t>O</w:t>
        </w:r>
        <w:r w:rsidR="0071370F">
          <w:t xml:space="preserve">n average, the </w:t>
        </w:r>
        <w:r w:rsidR="0071370F" w:rsidRPr="008C706E">
          <w:t>Southeast</w:t>
        </w:r>
        <w:r w:rsidR="001C72AE">
          <w:t xml:space="preserve"> and</w:t>
        </w:r>
        <w:r w:rsidR="008D58FB">
          <w:t xml:space="preserve"> </w:t>
        </w:r>
        <w:r w:rsidR="008D58FB" w:rsidRPr="008C706E">
          <w:t>South</w:t>
        </w:r>
        <w:r w:rsidR="008D58FB">
          <w:t xml:space="preserve"> </w:t>
        </w:r>
        <w:r w:rsidR="00301AA6">
          <w:t>are</w:t>
        </w:r>
        <w:r w:rsidR="00B56D4E">
          <w:t xml:space="preserve"> </w:t>
        </w:r>
        <w:r w:rsidR="001C72AE">
          <w:t>the</w:t>
        </w:r>
        <w:r w:rsidR="0071370F">
          <w:t xml:space="preserve"> ho</w:t>
        </w:r>
        <w:r w:rsidR="001C6574">
          <w:t xml:space="preserve">ttest </w:t>
        </w:r>
        <w:r w:rsidR="00724B83">
          <w:t>climate</w:t>
        </w:r>
        <w:r w:rsidR="0071370F">
          <w:t xml:space="preserve"> regions </w:t>
        </w:r>
        <w:r w:rsidR="00D0607B">
          <w:t xml:space="preserve">with average annual temperatures of </w:t>
        </w:r>
        <w:r w:rsidR="0071370F">
          <w:t>18.4°C</w:t>
        </w:r>
        <w:r w:rsidR="001C72AE">
          <w:t xml:space="preserve"> and</w:t>
        </w:r>
        <w:r w:rsidR="007B651A">
          <w:t xml:space="preserve"> </w:t>
        </w:r>
        <w:r w:rsidR="008D58FB">
          <w:t>18°C</w:t>
        </w:r>
        <w:r w:rsidR="007B651A">
          <w:t xml:space="preserve"> respectively</w:t>
        </w:r>
        <w:r w:rsidR="001C72AE">
          <w:t xml:space="preserve">; the South also possesses the highest average maximum monthly temperature (27.9°C in July). </w:t>
        </w:r>
        <w:r w:rsidR="007B651A">
          <w:t>The</w:t>
        </w:r>
        <w:r w:rsidR="000261DC">
          <w:t xml:space="preserve"> lowest variation </w:t>
        </w:r>
        <w:r w:rsidR="00A52486">
          <w:t>in temperature throughout the year</w:t>
        </w:r>
        <w:r w:rsidR="00F55F5E">
          <w:t xml:space="preserve"> is that of the Southeast</w:t>
        </w:r>
        <w:r w:rsidR="00A52486">
          <w:t xml:space="preserve"> (an average range of 17.5°C)</w:t>
        </w:r>
        <w:r w:rsidR="0071370F">
          <w:t>.</w:t>
        </w:r>
        <w:r w:rsidR="00653DB5">
          <w:t xml:space="preserve"> </w:t>
        </w:r>
        <w:r w:rsidR="00606037">
          <w:t xml:space="preserve">The three coldest climate regions are </w:t>
        </w:r>
        <w:r w:rsidR="00606037" w:rsidRPr="008C706E">
          <w:t>West North Central</w:t>
        </w:r>
        <w:r w:rsidR="00606037">
          <w:t xml:space="preserve">, </w:t>
        </w:r>
        <w:r w:rsidR="00D0607B" w:rsidRPr="008C706E">
          <w:t xml:space="preserve">East </w:t>
        </w:r>
        <w:r w:rsidR="007C13B4" w:rsidRPr="008C706E">
          <w:t>North Central</w:t>
        </w:r>
        <w:r w:rsidR="007C13B4">
          <w:t xml:space="preserve"> and the </w:t>
        </w:r>
        <w:r w:rsidR="007C13B4" w:rsidRPr="008C706E">
          <w:t>Northwest</w:t>
        </w:r>
        <w:r w:rsidR="00F842CB">
          <w:t xml:space="preserve"> (7.8°C, 8.0°C,</w:t>
        </w:r>
        <w:r w:rsidR="00AE1964">
          <w:t xml:space="preserve"> 8.1</w:t>
        </w:r>
        <w:r w:rsidR="00F842CB">
          <w:t>°C respectively)</w:t>
        </w:r>
        <w:r w:rsidR="007C13B4">
          <w:t xml:space="preserve">. Mirroring the </w:t>
        </w:r>
        <w:r w:rsidR="00215559">
          <w:t>characteristic</w:t>
        </w:r>
        <w:r w:rsidR="005C4D6B">
          <w:t>s</w:t>
        </w:r>
        <w:r w:rsidR="00215559">
          <w:t xml:space="preserve"> of the </w:t>
        </w:r>
        <w:r w:rsidR="007C13B4">
          <w:t>hottest climate regions, the largest variation in temperature</w:t>
        </w:r>
        <w:r w:rsidR="001710A4">
          <w:t xml:space="preserve"> throughout the year</w:t>
        </w:r>
        <w:r w:rsidR="007C13B4">
          <w:t xml:space="preserve"> is </w:t>
        </w:r>
        <w:r w:rsidR="00F55F5E">
          <w:t xml:space="preserve">that of </w:t>
        </w:r>
        <w:r w:rsidR="007C13B4">
          <w:t>the coldest region, West North Central (an average range of 30.5°C</w:t>
        </w:r>
        <w:r w:rsidR="0046498A">
          <w:t xml:space="preserve">), </w:t>
        </w:r>
        <w:r w:rsidR="00F55F5E">
          <w:t>which also has</w:t>
        </w:r>
        <w:r w:rsidR="00F0448C">
          <w:t xml:space="preserve"> the lowest average minimum monthly temperature (-6.5°C</w:t>
        </w:r>
        <w:r w:rsidR="00E372B0">
          <w:t xml:space="preserve"> in January)</w:t>
        </w:r>
        <w:r w:rsidR="00DD146F">
          <w:t>.</w:t>
        </w:r>
        <w:r w:rsidR="005651D6">
          <w:t xml:space="preserve"> </w:t>
        </w:r>
        <w:r w:rsidR="00A90313">
          <w:t xml:space="preserve">The other climate regions, </w:t>
        </w:r>
        <w:r w:rsidR="009924E9">
          <w:t>No</w:t>
        </w:r>
        <w:r w:rsidR="00A90313">
          <w:t xml:space="preserve">rtheast, Southwest, and Central, </w:t>
        </w:r>
        <w:r w:rsidR="009924E9">
          <w:t xml:space="preserve">possess </w:t>
        </w:r>
        <w:r w:rsidR="00A4651F">
          <w:t xml:space="preserve">similar </w:t>
        </w:r>
        <w:r w:rsidR="00FF2440">
          <w:t>average temperatures</w:t>
        </w:r>
        <w:r w:rsidR="0059499B">
          <w:t xml:space="preserve"> (</w:t>
        </w:r>
        <w:r w:rsidR="00A407FD">
          <w:t xml:space="preserve">11 to </w:t>
        </w:r>
        <w:r w:rsidR="0059499B">
          <w:t>13°C)</w:t>
        </w:r>
        <w:r w:rsidR="00FF2440">
          <w:t xml:space="preserve"> and </w:t>
        </w:r>
        <w:r w:rsidR="009924E9">
          <w:t xml:space="preserve">variation within the year of </w:t>
        </w:r>
        <w:r w:rsidR="00FF2440">
          <w:t>(</w:t>
        </w:r>
        <w:r w:rsidR="00A407FD">
          <w:t xml:space="preserve">23 to </w:t>
        </w:r>
        <w:r w:rsidR="00A4651F">
          <w:t>26°C</w:t>
        </w:r>
        <w:r w:rsidR="00FF2440">
          <w:t>), with the Northeast being the most populous region in the United States (</w:t>
        </w:r>
        <w:r w:rsidR="00BF75C7">
          <w:t xml:space="preserve">with </w:t>
        </w:r>
        <w:r w:rsidR="00FF2440">
          <w:t>19.8% total population in 2016)</w:t>
        </w:r>
        <w:r w:rsidR="00612029">
          <w:t>.</w:t>
        </w:r>
      </w:ins>
    </w:p>
    <w:p w14:paraId="553936C7" w14:textId="2A80B54C" w:rsidR="004055C0" w:rsidRPr="006E585E" w:rsidRDefault="00E91385" w:rsidP="004055C0">
      <w:pPr>
        <w:spacing w:line="480" w:lineRule="auto"/>
        <w:jc w:val="both"/>
        <w:rPr>
          <w:del w:id="347" w:author="Parks, Robbie M" w:date="2018-08-14T21:12:00Z"/>
          <w:color w:val="000000" w:themeColor="text1"/>
        </w:rPr>
      </w:pPr>
      <w:del w:id="348" w:author="Parks, Robbie M" w:date="2018-08-14T21:12:00Z">
        <w:r>
          <w:rPr>
            <w:rStyle w:val="apple-style-span"/>
            <w:color w:val="000000" w:themeColor="text1"/>
          </w:rPr>
          <w:delText>We used data on all 77,77</w:delText>
        </w:r>
        <w:r w:rsidR="004055C0" w:rsidRPr="006E585E">
          <w:rPr>
            <w:rStyle w:val="apple-style-span"/>
            <w:color w:val="000000" w:themeColor="text1"/>
          </w:rPr>
          <w:delText>1</w:delText>
        </w:r>
        <w:r>
          <w:rPr>
            <w:rStyle w:val="apple-style-span"/>
            <w:color w:val="000000" w:themeColor="text1"/>
          </w:rPr>
          <w:delText>,</w:delText>
        </w:r>
        <w:r w:rsidR="004055C0" w:rsidRPr="006E585E">
          <w:rPr>
            <w:rStyle w:val="apple-style-span"/>
            <w:color w:val="000000" w:themeColor="text1"/>
          </w:rPr>
          <w:delText xml:space="preserve">264 deaths in the USA from 1980 to 2013 from the National Center for Health Statistics (NCHS). </w:delText>
        </w:r>
        <w:r w:rsidR="004055C0" w:rsidRPr="006E585E">
          <w:rPr>
            <w:color w:val="000000" w:themeColor="text1"/>
          </w:rPr>
          <w:delText>Age, sex, state of residence, month of death, and underlying cause of death were available for each record. Yearly population counts were available from NCHS for 1990 to 2013 and from the US Census Bureau prior to 1990</w:delText>
        </w:r>
        <w:r w:rsidR="00C9555C">
          <w:rPr>
            <w:color w:val="000000" w:themeColor="text1"/>
          </w:rPr>
          <w:delText xml:space="preserve"> </w:delText>
        </w:r>
        <w:r w:rsidR="004055C0" w:rsidRPr="006E585E">
          <w:rPr>
            <w:color w:val="000000" w:themeColor="text1"/>
          </w:rPr>
          <w:fldChar w:fldCharType="begin" w:fldLock="1"/>
        </w:r>
        <w:r w:rsidR="00F52D66">
          <w:rPr>
            <w:color w:val="000000" w:themeColor="text1"/>
          </w:rPr>
          <w:delInstrText>ADDIN CSL_CITATION { "citationItems" : [ { "id" : "ITEM-1", "itemData" : { "ISSN" : "0083-2057", "author" : [ { "dropping-particle" : "", "family" : "Ingram", "given" : "Deborah D", "non-dropping-particle" : "", "parse-names" : false, "suffix" : "" }, { "dropping-particle" : "", "family" : "Parker", "given" : "Jennifer D", "non-dropping-particle" : "", "parse-names" : false, "suffix" : "" }, { "dropping-particle" : "", "family" : "Schenker", "given" : "Nathaniel", "non-dropping-particle" : "", "parse-names" : false, "suffix" : "" }, { "dropping-particle" : "", "family" : "Weed", "given" : "James A", "non-dropping-particle" : "", "parse-names" : false, "suffix" : "" }, { "dropping-particle" : "", "family" : "Hamilton", "given" : "Brady", "non-dropping-particle" : "", "parse-names" : false, "suffix" : "" }, { "dropping-particle" : "", "family" : "Arias", "given" : "Elizabeth", "non-dropping-particle" : "", "parse-names" : false, "suffix" : "" }, { "dropping-particle" : "", "family" : "Madans", "given" : "Jennifer H", "non-dropping-particle" : "", "parse-names" : false, "suffix" : "" } ], "container-title" : "Vital and health statistics. Series 2, Data evaluation and methods research", "id" : "ITEM-1", "issue" : "135", "issued" : { "date-parts" : [ [ "2003" ] ] }, "page" : "1-55", "title" : "United States Census 2000 population with bridged race categories", "type" : "article-journal" }, "uris" : [ "http://www.mendeley.com/documents/?uuid=cec18cd9-fc20-45ce-a8c5-cd97d54e10c2" ] } ], "mendeley" : { "formattedCitation" : "(Ingram et al., 2003)", "plainTextFormattedCitation" : "(Ingram et al., 2003)", "previouslyFormattedCitation" : "(Ingram et al., 2003)" }, "properties" : {  }, "schema" : "https://github.com/citation-style-language/schema/raw/master/csl-citation.json" }</w:delInstrText>
        </w:r>
        <w:r w:rsidR="004055C0" w:rsidRPr="006E585E">
          <w:rPr>
            <w:color w:val="000000" w:themeColor="text1"/>
          </w:rPr>
          <w:fldChar w:fldCharType="separate"/>
        </w:r>
        <w:r w:rsidR="00BC655C" w:rsidRPr="00BC655C">
          <w:rPr>
            <w:noProof/>
            <w:color w:val="000000" w:themeColor="text1"/>
          </w:rPr>
          <w:delText>(Ingram et al., 2003)</w:delText>
        </w:r>
        <w:r w:rsidR="004055C0" w:rsidRPr="006E585E">
          <w:rPr>
            <w:color w:val="000000" w:themeColor="text1"/>
          </w:rPr>
          <w:fldChar w:fldCharType="end"/>
        </w:r>
        <w:r w:rsidR="00C9555C">
          <w:rPr>
            <w:color w:val="000000" w:themeColor="text1"/>
          </w:rPr>
          <w:delText>.</w:delText>
        </w:r>
        <w:r w:rsidR="004055C0" w:rsidRPr="006E585E">
          <w:rPr>
            <w:color w:val="000000" w:themeColor="text1"/>
          </w:rPr>
          <w:delText xml:space="preserve"> We </w:delText>
        </w:r>
        <w:r w:rsidR="00B368B6" w:rsidRPr="006E585E">
          <w:rPr>
            <w:color w:val="000000" w:themeColor="text1"/>
          </w:rPr>
          <w:delText xml:space="preserve">calculated </w:delText>
        </w:r>
        <w:r w:rsidR="004055C0" w:rsidRPr="006E585E">
          <w:rPr>
            <w:color w:val="000000" w:themeColor="text1"/>
          </w:rPr>
          <w:delText>monthly population counts through linear interpolation, assigning each yearly count to July.</w:delText>
        </w:r>
        <w:r w:rsidR="004055C0" w:rsidRPr="006E585E">
          <w:delText xml:space="preserve"> We also subdivided the national data geographically by climate regions used by the National Oceanic and Atmos</w:delText>
        </w:r>
        <w:r w:rsidR="00C9555C">
          <w:delText xml:space="preserve">pheric Administration (Figure 1) </w:delText>
        </w:r>
        <w:r w:rsidR="004055C0" w:rsidRPr="006E585E">
          <w:fldChar w:fldCharType="begin" w:fldLock="1"/>
        </w:r>
        <w:r w:rsidR="00F52D66">
          <w:delInstrText>ADDIN CSL_CITATION { "citationItems" : [ { "id" : "ITEM-1", "itemData" : { "abstract" : "By Thomas R. Karl and Walter James Koss. Contains introduction and methodology, with text statistics and 1 map (p. 1-8); and 10 charts and 20 tables showing monthly, seasonal, and annual area-weighted mean temperatures, by census division, 1895-Mar. 1984, with 88-90 year maximum and minimum averages, and 88-90 year means and standard deviations.", "author" : [ { "dropping-particle" : "", "family" : "Karl", "given" : "Thomas R", "non-dropping-particle" : "", "parse-names" : false, "suffix" : "" }, { "dropping-particle" : "", "family" : "Koss", "given" : "Walter J", "non-dropping-particle" : "", "parse-names" : false, "suffix" : "" } ], "container-title" : "Historical Climatology Series 3-3", "id" : "ITEM-1", "issued" : { "date-parts" : [ [ "1984" ] ] }, "page" : "38", "title" : "Regional and national monthly, seasonal, and annual temperature weighted by area, 1895-1983", "type" : "webpage" }, "uris" : [ "http://www.mendeley.com/documents/?uuid=b7f8ed30-4839-4494-bfc2-8917e328ea06" ] } ], "mendeley" : { "formattedCitation" : "(Karl &amp; Koss, 1984)", "plainTextFormattedCitation" : "(Karl &amp; Koss, 1984)", "previouslyFormattedCitation" : "(Karl &amp; Koss, 1984)" }, "properties" : {  }, "schema" : "https://github.com/citation-style-language/schema/raw/master/csl-citation.json" }</w:delInstrText>
        </w:r>
        <w:r w:rsidR="004055C0" w:rsidRPr="006E585E">
          <w:fldChar w:fldCharType="separate"/>
        </w:r>
        <w:r w:rsidR="00BC655C" w:rsidRPr="00BC655C">
          <w:rPr>
            <w:noProof/>
          </w:rPr>
          <w:delText>(Karl &amp; Koss, 1984)</w:delText>
        </w:r>
        <w:r w:rsidR="004055C0" w:rsidRPr="006E585E">
          <w:fldChar w:fldCharType="end"/>
        </w:r>
        <w:r w:rsidR="00C9555C">
          <w:delText>.</w:delText>
        </w:r>
        <w:r w:rsidR="004055C0" w:rsidRPr="006E585E">
          <w:delText xml:space="preserve"> The underlying cause of death was coded </w:delText>
        </w:r>
        <w:r w:rsidR="004055C0" w:rsidRPr="006E585E">
          <w:rPr>
            <w:color w:val="000000" w:themeColor="text1"/>
          </w:rPr>
          <w:delText>according to the international classification of diseases (ICD) system (9</w:delText>
        </w:r>
        <w:r w:rsidR="004055C0" w:rsidRPr="006E585E">
          <w:rPr>
            <w:color w:val="000000" w:themeColor="text1"/>
            <w:vertAlign w:val="superscript"/>
          </w:rPr>
          <w:delText>th</w:delText>
        </w:r>
        <w:r w:rsidR="004055C0" w:rsidRPr="006E585E">
          <w:rPr>
            <w:color w:val="000000" w:themeColor="text1"/>
          </w:rPr>
          <w:delText xml:space="preserve"> revision of ICD from 1980 to 1998 and 10</w:delText>
        </w:r>
        <w:r w:rsidR="004055C0" w:rsidRPr="006E585E">
          <w:rPr>
            <w:color w:val="000000" w:themeColor="text1"/>
            <w:vertAlign w:val="superscript"/>
          </w:rPr>
          <w:delText>th</w:delText>
        </w:r>
        <w:r w:rsidR="004055C0" w:rsidRPr="006E585E">
          <w:rPr>
            <w:color w:val="000000" w:themeColor="text1"/>
          </w:rPr>
          <w:delText xml:space="preserve"> revision of ICD thereafter).</w:delText>
        </w:r>
      </w:del>
    </w:p>
    <w:p w14:paraId="0EF75AD8" w14:textId="77777777" w:rsidR="004055C0" w:rsidRPr="00AC73A1" w:rsidRDefault="004055C0" w:rsidP="0034704C">
      <w:pPr>
        <w:spacing w:line="480" w:lineRule="auto"/>
        <w:jc w:val="both"/>
        <w:rPr>
          <w:rPrChange w:id="349" w:author="Parks, Robbie M" w:date="2018-08-14T21:12:00Z">
            <w:rPr>
              <w:rFonts w:ascii="Times New Roman" w:hAnsi="Times New Roman"/>
              <w:color w:val="000000" w:themeColor="text1"/>
              <w:sz w:val="24"/>
              <w:szCs w:val="24"/>
            </w:rPr>
          </w:rPrChange>
        </w:rPr>
      </w:pPr>
    </w:p>
    <w:p w14:paraId="513E57A8" w14:textId="6C130816" w:rsidR="003F5EC1" w:rsidRPr="0034704C" w:rsidRDefault="004055C0" w:rsidP="00FF08BF">
      <w:pPr>
        <w:spacing w:line="480" w:lineRule="auto"/>
        <w:jc w:val="both"/>
        <w:rPr>
          <w:color w:val="000000" w:themeColor="text1"/>
        </w:rPr>
      </w:pPr>
      <w:r w:rsidRPr="0034704C">
        <w:rPr>
          <w:color w:val="000000" w:themeColor="text1"/>
        </w:rPr>
        <w:t>Data were divided by sex and age in the following 10 age gro</w:t>
      </w:r>
      <w:r w:rsidRPr="00FF08BF">
        <w:rPr>
          <w:color w:val="000000" w:themeColor="text1"/>
        </w:rPr>
        <w:t xml:space="preserve">ups: 0-4, 5-14, 25- 34, </w:t>
      </w:r>
      <w:r w:rsidRPr="00AC73A1">
        <w:rPr>
          <w:color w:val="000000" w:themeColor="text1"/>
          <w:rPrChange w:id="350" w:author="Parks, Robbie M" w:date="2018-08-14T21:12:00Z">
            <w:rPr>
              <w:rFonts w:ascii="Times New Roman" w:hAnsi="Times New Roman"/>
              <w:color w:val="000000" w:themeColor="text1"/>
              <w:sz w:val="24"/>
              <w:szCs w:val="24"/>
            </w:rPr>
          </w:rPrChange>
        </w:rPr>
        <w:t xml:space="preserve">35-44, 45-54, 55-64, 65-74, 75-84, 85+ years. We calculated monthly death rates for each age and sex group, both nationally and for sub-national climate regions. Death rate calculations accounted for varying length of months, by multiplying each month’s death count by a factor that would make it equivalent to a 31-day month. </w:t>
      </w:r>
      <w:del w:id="351" w:author="Parks, Robbie M" w:date="2018-08-14T21:12:00Z">
        <w:r w:rsidRPr="006E585E">
          <w:rPr>
            <w:color w:val="000000" w:themeColor="text1"/>
          </w:rPr>
          <w:delText>For analysis of seasonality by cause of death, we mapped each ICD-9 and ICD-10 codes to the following four disease categories:</w:delText>
        </w:r>
      </w:del>
    </w:p>
    <w:p w14:paraId="3187D779" w14:textId="77777777" w:rsidR="00735626" w:rsidRPr="00FF08BF" w:rsidRDefault="00735626" w:rsidP="004055C0">
      <w:pPr>
        <w:spacing w:line="480" w:lineRule="auto"/>
        <w:jc w:val="both"/>
        <w:rPr>
          <w:color w:val="000000" w:themeColor="text1"/>
        </w:rPr>
        <w:pPrChange w:id="352" w:author="Parks, Robbie M" w:date="2018-08-14T21:12:00Z">
          <w:pPr>
            <w:spacing w:after="0" w:line="480" w:lineRule="auto"/>
            <w:jc w:val="both"/>
          </w:pPr>
        </w:pPrChange>
      </w:pPr>
    </w:p>
    <w:p w14:paraId="2E075B40" w14:textId="77777777" w:rsidR="004055C0" w:rsidRPr="00AC73A1" w:rsidRDefault="005378E9" w:rsidP="004055C0">
      <w:pPr>
        <w:spacing w:line="480" w:lineRule="auto"/>
        <w:jc w:val="both"/>
        <w:rPr>
          <w:ins w:id="353" w:author="Parks, Robbie M" w:date="2018-08-14T21:12:00Z"/>
          <w:color w:val="000000" w:themeColor="text1"/>
        </w:rPr>
      </w:pPr>
      <w:ins w:id="354" w:author="Parks, Robbie M" w:date="2018-08-14T21:12:00Z">
        <w:r w:rsidRPr="00AC73A1">
          <w:rPr>
            <w:color w:val="000000" w:themeColor="text1"/>
          </w:rPr>
          <w:t xml:space="preserve">For analysis of seasonality by cause of death, we mapped each ICD-9 and ICD-10 codes to </w:t>
        </w:r>
        <w:r>
          <w:rPr>
            <w:color w:val="000000" w:themeColor="text1"/>
          </w:rPr>
          <w:t>four main</w:t>
        </w:r>
        <w:r w:rsidRPr="00AC73A1">
          <w:rPr>
            <w:color w:val="000000" w:themeColor="text1"/>
          </w:rPr>
          <w:t xml:space="preserve"> disease categories</w:t>
        </w:r>
        <w:r>
          <w:rPr>
            <w:color w:val="000000" w:themeColor="text1"/>
          </w:rPr>
          <w:t xml:space="preserve"> (Table </w:t>
        </w:r>
        <w:r w:rsidR="0046507E">
          <w:rPr>
            <w:color w:val="000000" w:themeColor="text1"/>
          </w:rPr>
          <w:t>1</w:t>
        </w:r>
        <w:r>
          <w:rPr>
            <w:color w:val="000000" w:themeColor="text1"/>
          </w:rPr>
          <w:t xml:space="preserve">) and to </w:t>
        </w:r>
        <w:proofErr w:type="gramStart"/>
        <w:r>
          <w:rPr>
            <w:color w:val="000000" w:themeColor="text1"/>
          </w:rPr>
          <w:t>a number of</w:t>
        </w:r>
        <w:proofErr w:type="gramEnd"/>
        <w:r>
          <w:rPr>
            <w:color w:val="000000" w:themeColor="text1"/>
          </w:rPr>
          <w:t xml:space="preserve"> subcategories which are presented in </w:t>
        </w:r>
        <w:r w:rsidR="002D057C">
          <w:rPr>
            <w:color w:val="000000" w:themeColor="text1"/>
          </w:rPr>
          <w:t xml:space="preserve">the </w:t>
        </w:r>
        <w:r>
          <w:rPr>
            <w:color w:val="000000" w:themeColor="text1"/>
          </w:rPr>
          <w:t>Supplementary</w:t>
        </w:r>
        <w:r w:rsidR="002D057C">
          <w:rPr>
            <w:color w:val="000000" w:themeColor="text1"/>
          </w:rPr>
          <w:t xml:space="preserve"> Note</w:t>
        </w:r>
        <w:r>
          <w:rPr>
            <w:color w:val="000000" w:themeColor="text1"/>
          </w:rPr>
          <w:t xml:space="preserve">. </w:t>
        </w:r>
        <w:r w:rsidR="004055C0" w:rsidRPr="00AC73A1">
          <w:rPr>
            <w:color w:val="000000" w:themeColor="text1"/>
          </w:rPr>
          <w:t xml:space="preserve">Cardiorespiratory diseases and cancers accounted for 56.4% and </w:t>
        </w:r>
        <w:r w:rsidR="006C3DA1">
          <w:rPr>
            <w:color w:val="000000" w:themeColor="text1"/>
          </w:rPr>
          <w:t>21.2</w:t>
        </w:r>
        <w:r w:rsidR="004055C0" w:rsidRPr="00AC73A1">
          <w:rPr>
            <w:color w:val="000000" w:themeColor="text1"/>
          </w:rPr>
          <w:t xml:space="preserve">% of all deaths in the USA, respectively, in 1980, and </w:t>
        </w:r>
        <w:r w:rsidR="00205191">
          <w:rPr>
            <w:color w:val="000000" w:themeColor="text1"/>
          </w:rPr>
          <w:t>40.3</w:t>
        </w:r>
        <w:r w:rsidR="004055C0" w:rsidRPr="00AC73A1">
          <w:rPr>
            <w:color w:val="000000" w:themeColor="text1"/>
          </w:rPr>
          <w:t xml:space="preserve">% and </w:t>
        </w:r>
        <w:r w:rsidR="00CA785E">
          <w:rPr>
            <w:color w:val="000000" w:themeColor="text1"/>
          </w:rPr>
          <w:t>22.4</w:t>
        </w:r>
        <w:r w:rsidR="004055C0" w:rsidRPr="00AC73A1">
          <w:rPr>
            <w:color w:val="000000" w:themeColor="text1"/>
          </w:rPr>
          <w:t xml:space="preserve">%, respectively, in </w:t>
        </w:r>
        <w:r w:rsidR="004055C0" w:rsidRPr="00AC73A1">
          <w:rPr>
            <w:color w:val="000000" w:themeColor="text1"/>
          </w:rPr>
          <w:lastRenderedPageBreak/>
          <w:t>201</w:t>
        </w:r>
        <w:r w:rsidR="007F5916">
          <w:rPr>
            <w:color w:val="000000" w:themeColor="text1"/>
          </w:rPr>
          <w:t>6</w:t>
        </w:r>
        <w:r w:rsidR="00B368B6" w:rsidRPr="00AC73A1">
          <w:rPr>
            <w:color w:val="000000" w:themeColor="text1"/>
          </w:rPr>
          <w:t>. D</w:t>
        </w:r>
        <w:r w:rsidR="004055C0" w:rsidRPr="00AC73A1">
          <w:rPr>
            <w:color w:val="000000" w:themeColor="text1"/>
          </w:rPr>
          <w:t>eaths from cardiorespiratory diseases have been associated with cold and warm temperatures</w:t>
        </w:r>
        <w:r w:rsidR="00C9555C" w:rsidRPr="00AC73A1">
          <w:rPr>
            <w:color w:val="000000" w:themeColor="text1"/>
          </w:rPr>
          <w:t xml:space="preserve"> </w:t>
        </w:r>
        <w:r w:rsidR="004055C0" w:rsidRPr="00AC73A1">
          <w:rPr>
            <w:color w:val="000000" w:themeColor="text1"/>
          </w:rPr>
          <w:fldChar w:fldCharType="begin" w:fldLock="1"/>
        </w:r>
        <w:r w:rsidR="00C950B8">
          <w:rPr>
            <w:color w:val="000000" w:themeColor="text1"/>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Wales","type":"article-journal","volume":"4"},"uris":["http://www.mendeley.com/documents/?uuid=5f34f7af-83b0-4896-a914-0daa32211ebb"]},{"id":"ITEM-2","itemData":{"DOI":"10.1093/epirev/mxf007","ISBN":"0193-936X","ISSN":"0193936X","PMID":"12762092","abstract":"%Z %+ %^","author":[{"dropping-particle":"","family":"Basu","given":"R","non-dropping-particle":"","parse-names":false,"suffix":""},{"dropping-particle":"","family":"Samet","given":"Jonathan M.","non-dropping-particle":"","parse-names":false,"suffix":""}],"container-title":"Epidemiologic Reviews","id":"ITEM-2","issue":"2","issued":{"date-parts":[["2002"]]},"page":"190-202","title":"Relation between elevated ambient temperature and mortality: A review of the epidemiologic evidence","type":"article","volume":"24"},"uris":["http://www.mendeley.com/documents/?uuid=8c8cd126-6856-41d0-9232-6508902ee696"]},{"id":"ITEM-3","itemData":{"DOI":"10.1289/ehp.02110859","ISBN":"0091-6765 (Print)\\r0091-6765 (Linking)","ISSN":"00916765","PMID":"12204818","abstract":"We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deaths.","author":[{"dropping-particle":"","family":"Braga","given":"Alfésio L.F.","non-dropping-particle":"","parse-names":false,"suffix":""},{"dropping-particle":"","family":"Zanobetti","given":"Antonella","non-dropping-particle":"","parse-names":false,"suffix":""},{"dropping-particle":"","family":"Schwartz","given":"Joel","non-dropping-particle":"","parse-names":false,"suffix":""}],"container-title":"Environmental Health Perspectives","id":"ITEM-3","issue":"9","issued":{"date-parts":[["2002"]]},"page":"859-863","title":"The effect of weather on respiratory and cardiovascular deaths in 12 U.S. cities","type":"article-journal","volume":"110"},"uris":["http://www.mendeley.com/documents/?uuid=3e710881-527a-42d3-bc7e-34c21f9cc47e"]},{"id":"ITEM-4","itemData":{"DOI":"10.1016/S0140-6736(14)62114-0","ISBN":"1474-547X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Lancet","id":"ITEM-4","issue":"9991","issued":{"date-parts":[["2015"]]},"page":"369-375","title":"Mortality risk attributable to high and low ambient temperature: A multicountry observational study","type":"article-journal","volume":"386"},"uris":["http://www.mendeley.com/documents/?uuid=ec2ac118-d8e9-4d29-9116-d43210b3e1ca"]},{"id":"ITEM-5","itemData":{"DOI":"10.1186/1476-069X-8-40","ISBN":"1476-069X","ISSN":"1476069X","PMID":"19758453","abstract":"BACKGROUND: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2008","type":"article","volume":"8"},"uris":["http://www.mendeley.com/documents/?uuid=4a3c238b-f19d-4589-ab7d-38cd7a1ebe34"]}],"mendeley":{"formattedCitation":"(Basu, 2009; Basu &amp; Samet, 2002; Bennett, Blangiardo, Fecht, Elliott, &amp; Ezzati, 2014; Braga, Zanobetti, &amp; Schwartz, 2002; Gasparrini et al., 2015)","plainTextFormattedCitation":"(Basu, 2009; Basu &amp; Samet, 2002; Bennett, Blangiardo, Fecht, Elliott, &amp; Ezzati, 2014; Braga, Zanobetti, &amp; Schwartz, 2002; Gasparrini et al., 2015)","previouslyFormattedCitation":"(Basu, 2009; Basu &amp; Samet, 2002; Bennett, Blangiardo, Fecht, Elliott, &amp; Ezzati, 2014; Braga, Zanobetti, &amp; Schwartz, 2002; Gasparrini et al., 2015)"},"properties":{"noteIndex":0},"schema":"https://github.com/citation-style-language/schema/raw/master/csl-citation.json"}</w:instrText>
        </w:r>
        <w:r w:rsidR="004055C0" w:rsidRPr="00AC73A1">
          <w:rPr>
            <w:color w:val="000000" w:themeColor="text1"/>
          </w:rPr>
          <w:fldChar w:fldCharType="separate"/>
        </w:r>
        <w:r w:rsidR="00BC655C" w:rsidRPr="00AC73A1">
          <w:rPr>
            <w:noProof/>
            <w:color w:val="000000" w:themeColor="text1"/>
          </w:rPr>
          <w:t>(Basu, 2009; Basu &amp; Samet, 2002; Bennett, Blangiardo, Fecht, Elliott, &amp; Ezzati, 2014; Braga, Zanobetti, &amp; Schwartz, 2002; Gasparrini et al., 2015)</w:t>
        </w:r>
        <w:r w:rsidR="004055C0" w:rsidRPr="00AC73A1">
          <w:rPr>
            <w:color w:val="000000" w:themeColor="text1"/>
          </w:rPr>
          <w:fldChar w:fldCharType="end"/>
        </w:r>
        <w:r w:rsidR="00C9555C" w:rsidRPr="00AC73A1">
          <w:rPr>
            <w:color w:val="000000" w:themeColor="text1"/>
          </w:rPr>
          <w:t>.</w:t>
        </w:r>
        <w:r w:rsidR="004055C0" w:rsidRPr="00AC73A1">
          <w:rPr>
            <w:color w:val="000000" w:themeColor="text1"/>
          </w:rPr>
          <w:t xml:space="preserve"> Injuries, which accounted for 8% of all deaths in the USA in 1980 and </w:t>
        </w:r>
        <w:r w:rsidR="004331B4">
          <w:rPr>
            <w:color w:val="000000" w:themeColor="text1"/>
          </w:rPr>
          <w:t>7.3</w:t>
        </w:r>
        <w:r w:rsidR="004055C0" w:rsidRPr="00AC73A1">
          <w:rPr>
            <w:color w:val="000000" w:themeColor="text1"/>
          </w:rPr>
          <w:t>% in 201</w:t>
        </w:r>
        <w:r w:rsidR="007F5916">
          <w:rPr>
            <w:color w:val="000000" w:themeColor="text1"/>
          </w:rPr>
          <w:t>6</w:t>
        </w:r>
        <w:r w:rsidR="004055C0" w:rsidRPr="00AC73A1">
          <w:rPr>
            <w:color w:val="000000" w:themeColor="text1"/>
          </w:rPr>
          <w:t xml:space="preserve">, may have seasonality that is distinct from so-called natural causes. We did not further divide other causes because the number of deaths could become </w:t>
        </w:r>
        <w:r w:rsidR="00B368B6" w:rsidRPr="00AC73A1">
          <w:rPr>
            <w:color w:val="000000" w:themeColor="text1"/>
          </w:rPr>
          <w:t xml:space="preserve">too </w:t>
        </w:r>
        <w:r w:rsidR="004055C0" w:rsidRPr="00AC73A1">
          <w:rPr>
            <w:color w:val="000000" w:themeColor="text1"/>
          </w:rPr>
          <w:t>small</w:t>
        </w:r>
        <w:r w:rsidR="00B368B6" w:rsidRPr="00AC73A1">
          <w:rPr>
            <w:color w:val="000000" w:themeColor="text1"/>
          </w:rPr>
          <w:t xml:space="preserve"> to allow stable estimates</w:t>
        </w:r>
        <w:r w:rsidR="004055C0" w:rsidRPr="00AC73A1">
          <w:rPr>
            <w:color w:val="000000" w:themeColor="text1"/>
          </w:rPr>
          <w:t xml:space="preserve"> when divided by age group, sex and climate region.</w:t>
        </w:r>
      </w:ins>
    </w:p>
    <w:p w14:paraId="6B447AD7" w14:textId="77777777" w:rsidR="004055C0" w:rsidRPr="00AC73A1" w:rsidRDefault="004055C0" w:rsidP="004055C0">
      <w:pPr>
        <w:spacing w:line="480" w:lineRule="auto"/>
        <w:jc w:val="both"/>
        <w:rPr>
          <w:ins w:id="355" w:author="Parks, Robbie M" w:date="2018-08-14T21:12:00Z"/>
          <w:color w:val="000000" w:themeColor="text1"/>
        </w:rPr>
      </w:pPr>
    </w:p>
    <w:p w14:paraId="3D298D15" w14:textId="77777777" w:rsidR="004055C0" w:rsidRPr="00AC73A1" w:rsidRDefault="004055C0" w:rsidP="004055C0">
      <w:pPr>
        <w:spacing w:line="480" w:lineRule="auto"/>
        <w:jc w:val="both"/>
        <w:outlineLvl w:val="0"/>
        <w:rPr>
          <w:ins w:id="356" w:author="Parks, Robbie M" w:date="2018-08-14T21:12:00Z"/>
        </w:rPr>
      </w:pPr>
      <w:ins w:id="357" w:author="Parks, Robbie M" w:date="2018-08-14T21:12:00Z">
        <w:r w:rsidRPr="00AC73A1">
          <w:t>We obtained data on temperature from ERA-Interim, which combines predictions from a physical model with ground-based and satellite measurements</w:t>
        </w:r>
        <w:r w:rsidR="00C9555C" w:rsidRPr="00AC73A1">
          <w:t xml:space="preserve"> </w:t>
        </w:r>
        <w:r w:rsidRPr="00AC73A1">
          <w:fldChar w:fldCharType="begin" w:fldLock="1"/>
        </w:r>
        <w:r w:rsidR="00C950B8">
          <w:instrText>ADDIN CSL_CITATION {"citationItems":[{"id":"ITEM-1","itemData":{"DOI":"10.1002/qj.828","ISSN":"0035-9009","author":[{"dropping-particle":"","family":"Dee","given":"D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N","non-dropping-particle":"","parse-names":false,"suffix":""},{"dropping-particle":"","family":"Vitart","given":"F","non-dropping-particle":"","parse-names":false,"suffix":""}],"container-title":"Quarterly Journal of the Royal Meteorological Society","id":"ITEM-1","issue":"656","issued":{"date-parts":[["2011"]]},"note":"Balsamo,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system","type":"article-journal","volume":"137"},"uris":["http://www.mendeley.com/documents/?uuid=68d977a8-9daf-4912-825a-6764f476448a"]}],"mendeley":{"formattedCitation":"(Dee et al., 2011)","plainTextFormattedCitation":"(Dee et al., 2011)","previouslyFormattedCitation":"(Dee et al., 2011)"},"properties":{"noteIndex":0},"schema":"https://github.com/citation-style-language/schema/raw/master/csl-citation.json"}</w:instrText>
        </w:r>
        <w:r w:rsidRPr="00AC73A1">
          <w:fldChar w:fldCharType="separate"/>
        </w:r>
        <w:r w:rsidR="00BC655C" w:rsidRPr="00AC73A1">
          <w:rPr>
            <w:noProof/>
          </w:rPr>
          <w:t>(Dee et al., 2011)</w:t>
        </w:r>
        <w:r w:rsidRPr="00AC73A1">
          <w:fldChar w:fldCharType="end"/>
        </w:r>
        <w:r w:rsidR="00C9555C" w:rsidRPr="00AC73A1">
          <w:t>.</w:t>
        </w:r>
        <w:r w:rsidRPr="00AC73A1">
          <w:t xml:space="preserve"> We used gridded four-times-daily estimates at a resolution of 80km to generate monthly population-weighted temperature by climate region throughout the analysis period.</w:t>
        </w:r>
      </w:ins>
    </w:p>
    <w:p w14:paraId="7E162595" w14:textId="77777777" w:rsidR="004055C0" w:rsidRPr="00AC73A1" w:rsidRDefault="004055C0" w:rsidP="004055C0">
      <w:pPr>
        <w:spacing w:line="480" w:lineRule="auto"/>
        <w:jc w:val="both"/>
        <w:rPr>
          <w:ins w:id="358" w:author="Parks, Robbie M" w:date="2018-08-14T21:12:00Z"/>
          <w:color w:val="000000" w:themeColor="text1"/>
        </w:rPr>
      </w:pPr>
    </w:p>
    <w:p w14:paraId="32ACC5DB" w14:textId="77777777" w:rsidR="004055C0" w:rsidRPr="004B02D5" w:rsidRDefault="004055C0" w:rsidP="004055C0">
      <w:pPr>
        <w:spacing w:line="480" w:lineRule="auto"/>
        <w:jc w:val="both"/>
        <w:outlineLvl w:val="0"/>
        <w:rPr>
          <w:ins w:id="359" w:author="Parks, Robbie M" w:date="2018-08-14T21:12:00Z"/>
          <w:i/>
          <w:color w:val="000000" w:themeColor="text1"/>
        </w:rPr>
      </w:pPr>
      <w:ins w:id="360" w:author="Parks, Robbie M" w:date="2018-08-14T21:12:00Z">
        <w:r w:rsidRPr="004B02D5">
          <w:rPr>
            <w:i/>
            <w:color w:val="000000" w:themeColor="text1"/>
          </w:rPr>
          <w:t>Statistical methods</w:t>
        </w:r>
      </w:ins>
    </w:p>
    <w:p w14:paraId="292F3ECC" w14:textId="77777777" w:rsidR="00D11282" w:rsidRPr="004B02D5" w:rsidRDefault="004055C0" w:rsidP="00DB0E48">
      <w:pPr>
        <w:pStyle w:val="CommentText"/>
        <w:spacing w:line="480" w:lineRule="auto"/>
        <w:jc w:val="both"/>
        <w:rPr>
          <w:ins w:id="361" w:author="Parks, Robbie M" w:date="2018-08-14T21:12:00Z"/>
          <w:rFonts w:ascii="Times New Roman" w:hAnsi="Times New Roman" w:cs="Times New Roman"/>
          <w:color w:val="000000" w:themeColor="text1"/>
          <w:sz w:val="24"/>
          <w:szCs w:val="24"/>
        </w:rPr>
      </w:pPr>
      <w:ins w:id="362" w:author="Parks, Robbie M" w:date="2018-08-14T21:12:00Z">
        <w:r w:rsidRPr="004B02D5">
          <w:rPr>
            <w:rFonts w:ascii="Times New Roman" w:hAnsi="Times New Roman" w:cs="Times New Roman"/>
            <w:color w:val="000000" w:themeColor="text1"/>
            <w:sz w:val="24"/>
            <w:szCs w:val="24"/>
          </w:rPr>
          <w:t>We used wavelet analysis to investigate seasonality for each age-sex group. Wavelet analysis uncovers the presence, and frequency, of repeated maxima and minima in each age-sex-specific death rate time series</w:t>
        </w:r>
        <w:r w:rsidR="00F31E70">
          <w:rPr>
            <w:rFonts w:ascii="Times New Roman" w:hAnsi="Times New Roman" w:cs="Times New Roman"/>
            <w:color w:val="000000" w:themeColor="text1"/>
            <w:sz w:val="24"/>
            <w:szCs w:val="24"/>
          </w:rPr>
          <w:t xml:space="preserve"> </w:t>
        </w:r>
        <w:r w:rsidR="00F31E70">
          <w:rPr>
            <w:rFonts w:ascii="Times New Roman" w:hAnsi="Times New Roman" w:cs="Times New Roman"/>
            <w:color w:val="000000" w:themeColor="text1"/>
            <w:sz w:val="24"/>
            <w:szCs w:val="24"/>
          </w:rPr>
          <w:fldChar w:fldCharType="begin" w:fldLock="1"/>
        </w:r>
        <w:r w:rsidR="00B214C5">
          <w:rPr>
            <w:rFonts w:ascii="Times New Roman" w:hAnsi="Times New Roman" w:cs="Times New Roman"/>
            <w:color w:val="000000" w:themeColor="text1"/>
            <w:sz w:val="24"/>
            <w:szCs w:val="24"/>
          </w:rPr>
          <w:instrText>ADDIN CSL_CITATION {"citationItems":[{"id":"ITEM-1","itemData":{"DOI":"10.1175/1520-0477(1998)079&lt;0061:APGTWA&gt;2.0.CO;2","ISBN":"0871706881","ISSN":"00030007","PMID":"21229804","abstract":"A practical step-by-step guide to wavelet analysis is given, with examples taken from time series of the El Niño–Southern Oscillation (ENSO). The guide includes a comparison to the windowed Fourier transform, the choice of an appropriate wavelet basis function, edge effects due to finite-length time series, and the relationship between wavelet scale and Fourier frequency. New statistical significance tests for wavelet power spectra are developed by deriving theoretical wavelet spectra for white and red noise processes and using these to establish significance levels and confidence intervals. It is shown that smoothing in time or scale can be used to increase the confidence of the wavelet spectrum. Empirical formulas are given for the effect of smoothing on significance levels and confidence intervals. Extensions to wavelet analysis such as filtering, the power Hovmöller, cross-wavelet spectra, and coherence are described. The statistical significance tests are used to give a quantitative measure of changes in ENSO variance on interdecadal timescales. Using new datasets that extend back to 1871, the Niño3 sea surface temperature and the Southern Oscillation index show significantly higher power during 1880–1920 and 1960–90, and lower power during 1920–60, as well as a possible 15-yr modulation of variance. The power Hovmöller of sea level pressure shows significant variations in 2–8-yr wavelet power in both longitude and time.","author":[{"dropping-particle":"","family":"Torrence","given":"Christopher","non-dropping-particle":"","parse-names":false,"suffix":""},{"dropping-particle":"","family":"Compo","given":"Gilbert P.","non-dropping-particle":"","parse-names":false,"suffix":""}],"container-title":"Bulletin of the American Meteorological Society","id":"ITEM-1","issued":{"date-parts":[["1998"]]},"title":"A Practical Guide to Wavelet Analysis","type":"article-journal"},"uris":["http://www.mendeley.com/documents/?uuid=01ea8ad1-904b-46e4-a3e4-6cbc5d8756a0"]},{"id":"ITEM-2","itemData":{"ISBN":"1-56881-047-4","abstract":"This best-selling book introduces a broad audience including scientists and engineers working in a variety of fields as well as mathematicians from other subspecialties to one of the most active new areas of applied mathematics and the story of its discovery and development. Organized in \"hypertext fashion\", the book tells a story of scientific discovery with separate brief entries for technical terms and explicit appendices in a section called \"Beyond Plain English\".","author":[{"dropping-particle":"","family":"Hubbard","given":"Barbara Burke","non-dropping-particle":"","parse-names":false,"suffix":""}],"id":"ITEM-2","issued":{"date-parts":[["1998"]]},"publisher":"A K Peters/CRC Press","title":"The world according to wavelets: the story of a mathematical technique in the making","type":"book"},"uris":["http://www.mendeley.com/documents/?uuid=c0318730-63cb-4808-bc08-757d8c45d2b1"]}],"mendeley":{"formattedCitation":"(Hubbard, 1998; Torrence &amp; Compo, 1998)","plainTextFormattedCitation":"(Hubbard, 1998; Torrence &amp; Compo, 1998)","previouslyFormattedCitation":"(Hubbard, 1998; Torrence &amp; Compo, 1998)"},"properties":{"noteIndex":0},"schema":"https://github.com/citation-style-language/schema/raw/master/csl-citation.json"}</w:instrText>
        </w:r>
        <w:r w:rsidR="00F31E70">
          <w:rPr>
            <w:rFonts w:ascii="Times New Roman" w:hAnsi="Times New Roman" w:cs="Times New Roman"/>
            <w:color w:val="000000" w:themeColor="text1"/>
            <w:sz w:val="24"/>
            <w:szCs w:val="24"/>
          </w:rPr>
          <w:fldChar w:fldCharType="separate"/>
        </w:r>
        <w:r w:rsidR="00B214C5" w:rsidRPr="00B214C5">
          <w:rPr>
            <w:rFonts w:ascii="Times New Roman" w:hAnsi="Times New Roman" w:cs="Times New Roman"/>
            <w:noProof/>
            <w:color w:val="000000" w:themeColor="text1"/>
            <w:sz w:val="24"/>
            <w:szCs w:val="24"/>
          </w:rPr>
          <w:t>(Hubbard, 1998; Torrence &amp; Compo, 1998)</w:t>
        </w:r>
        <w:r w:rsidR="00F31E70">
          <w:rPr>
            <w:rFonts w:ascii="Times New Roman" w:hAnsi="Times New Roman" w:cs="Times New Roman"/>
            <w:color w:val="000000" w:themeColor="text1"/>
            <w:sz w:val="24"/>
            <w:szCs w:val="24"/>
          </w:rPr>
          <w:fldChar w:fldCharType="end"/>
        </w:r>
        <w:r w:rsidRPr="004B02D5">
          <w:rPr>
            <w:rFonts w:ascii="Times New Roman" w:hAnsi="Times New Roman" w:cs="Times New Roman"/>
            <w:color w:val="000000" w:themeColor="text1"/>
            <w:sz w:val="24"/>
            <w:szCs w:val="24"/>
          </w:rPr>
          <w:t>. In brief, a Morlet wavelet, described in detail elsewhere</w:t>
        </w:r>
        <w:r w:rsidR="00C9555C" w:rsidRPr="004B02D5">
          <w:rPr>
            <w:rFonts w:ascii="Times New Roman" w:hAnsi="Times New Roman" w:cs="Times New Roman"/>
            <w:color w:val="000000" w:themeColor="text1"/>
            <w:sz w:val="24"/>
            <w:szCs w:val="24"/>
          </w:rPr>
          <w:t xml:space="preserve"> </w:t>
        </w:r>
        <w:r w:rsidRPr="004B02D5">
          <w:rPr>
            <w:rFonts w:ascii="Times New Roman" w:hAnsi="Times New Roman" w:cs="Times New Roman"/>
            <w:color w:val="000000" w:themeColor="text1"/>
            <w:sz w:val="24"/>
            <w:szCs w:val="24"/>
          </w:rPr>
          <w:fldChar w:fldCharType="begin" w:fldLock="1"/>
        </w:r>
        <w:r w:rsidR="00C950B8">
          <w:rPr>
            <w:rFonts w:ascii="Times New Roman" w:hAnsi="Times New Roman" w:cs="Times New Roman"/>
            <w:color w:val="000000" w:themeColor="text1"/>
            <w:sz w:val="24"/>
            <w:szCs w:val="24"/>
          </w:rPr>
          <w:instrText>ADDIN CSL_CITATION {"citationItems":[{"id":"ITEM-1","itemData":{"DOI":"10.1007/s00442-008-0993-2","ISBN":"0029-8549","ISSN":"00298549","PMID":"18322705","abstract":"Wavelet analysis is a powerful tool that is already in use throughout science and engineering. The versatility and attractiveness of the wavelet approach lie in its decomposition properties, principally its time-scale localization. It is especially relevant to the analysis of non-stationary systems, i.e., systems with short-lived transient components, like those observed in ecological systems. Here, we review the basic properties of the wavelet approach for time-series analysis from an ecological perspective. Wavelet decomposition offers several advantages that are discussed in this paper and illustrated by appropriate synthetic and ecological examples. Wavelet analysis is notably free from the assumption of stationarity that makes most methods unsuitable for many ecological time series. Wavelet analysis also permits analysis of the relationships between two signals, and it is especially appropriate for following gradual change in forcing by exogenous variables.","author":[{"dropping-particle":"","family":"Cazelles","given":"Bernard","non-dropping-particle":"","parse-names":false,"suffix":""},{"dropping-particle":"","family":"Chavez","given":"Mario","non-dropping-particle":"","parse-names":false,"suffix":""},{"dropping-particle":"","family":"Berteaux","given":"Dominique","non-dropping-particle":"","parse-names":false,"suffix":""},{"dropping-particle":"","family":"Ménard","given":"Frédéric","non-dropping-particle":"","parse-names":false,"suffix":""},{"dropping-particle":"","family":"Vik","given":"Jon Olav","non-dropping-particle":"","parse-names":false,"suffix":""},{"dropping-particle":"","family":"Jenouvrier","given":"Stéphanie","non-dropping-particle":"","parse-names":false,"suffix":""},{"dropping-particle":"","family":"Stenseth","given":"Nils C.","non-dropping-particle":"","parse-names":false,"suffix":""}],"container-title":"Oecologia","id":"ITEM-1","issue":"2","issued":{"date-parts":[["2008"]]},"page":"287-304","title":"Wavelet analysis of ecological time series","type":"article","volume":"156"},"uris":["http://www.mendeley.com/documents/?uuid=59ae7ae3-a0f5-410c-a027-ae0977becaa1"]}],"mendeley":{"formattedCitation":"(Cazelles et al., 2008)","plainTextFormattedCitation":"(Cazelles et al., 2008)","previouslyFormattedCitation":"(Cazelles et al., 2008)"},"properties":{"noteIndex":0},"schema":"https://github.com/citation-style-language/schema/raw/master/csl-citation.json"}</w:instrText>
        </w:r>
        <w:r w:rsidRPr="004B02D5">
          <w:rPr>
            <w:rFonts w:ascii="Times New Roman" w:hAnsi="Times New Roman" w:cs="Times New Roman"/>
            <w:color w:val="000000" w:themeColor="text1"/>
            <w:sz w:val="24"/>
            <w:szCs w:val="24"/>
          </w:rPr>
          <w:fldChar w:fldCharType="separate"/>
        </w:r>
        <w:r w:rsidR="00BC655C" w:rsidRPr="004B02D5">
          <w:rPr>
            <w:rFonts w:ascii="Times New Roman" w:hAnsi="Times New Roman" w:cs="Times New Roman"/>
            <w:noProof/>
            <w:color w:val="000000" w:themeColor="text1"/>
            <w:sz w:val="24"/>
            <w:szCs w:val="24"/>
          </w:rPr>
          <w:t>(Cazelles et al., 2008)</w:t>
        </w:r>
        <w:r w:rsidRPr="004B02D5">
          <w:rPr>
            <w:rFonts w:ascii="Times New Roman" w:hAnsi="Times New Roman" w:cs="Times New Roman"/>
            <w:color w:val="000000" w:themeColor="text1"/>
            <w:sz w:val="24"/>
            <w:szCs w:val="24"/>
          </w:rPr>
          <w:fldChar w:fldCharType="end"/>
        </w:r>
        <w:r w:rsidR="00C9555C" w:rsidRPr="004B02D5">
          <w:rPr>
            <w:rFonts w:ascii="Times New Roman" w:hAnsi="Times New Roman" w:cs="Times New Roman"/>
            <w:color w:val="000000" w:themeColor="text1"/>
            <w:sz w:val="24"/>
            <w:szCs w:val="24"/>
          </w:rPr>
          <w:t>,</w:t>
        </w:r>
        <w:r w:rsidRPr="004B02D5">
          <w:rPr>
            <w:rFonts w:ascii="Times New Roman" w:hAnsi="Times New Roman" w:cs="Times New Roman"/>
            <w:color w:val="000000" w:themeColor="text1"/>
            <w:sz w:val="24"/>
            <w:szCs w:val="24"/>
          </w:rPr>
          <w:t xml:space="preserve"> is equivalent to using a moving window on the death rate time series and </w:t>
        </w:r>
        <w:r w:rsidR="00592638" w:rsidRPr="004B02D5">
          <w:rPr>
            <w:rFonts w:ascii="Times New Roman" w:hAnsi="Times New Roman" w:cs="Times New Roman"/>
            <w:color w:val="000000" w:themeColor="text1"/>
            <w:sz w:val="24"/>
            <w:szCs w:val="24"/>
          </w:rPr>
          <w:t>analy</w:t>
        </w:r>
        <w:r w:rsidR="007E031A" w:rsidRPr="004B02D5">
          <w:rPr>
            <w:rFonts w:ascii="Times New Roman" w:hAnsi="Times New Roman" w:cs="Times New Roman"/>
            <w:color w:val="000000" w:themeColor="text1"/>
            <w:sz w:val="24"/>
            <w:szCs w:val="24"/>
          </w:rPr>
          <w:t>s</w:t>
        </w:r>
        <w:r w:rsidRPr="004B02D5">
          <w:rPr>
            <w:rFonts w:ascii="Times New Roman" w:hAnsi="Times New Roman" w:cs="Times New Roman"/>
            <w:color w:val="000000" w:themeColor="text1"/>
            <w:sz w:val="24"/>
            <w:szCs w:val="24"/>
          </w:rPr>
          <w:t>ing periodicity in each window using a short-form Fourier transform, hence generating a dynamic spectral analysis</w:t>
        </w:r>
        <w:r w:rsidR="00C04B90" w:rsidRPr="004B02D5">
          <w:rPr>
            <w:rFonts w:ascii="Times New Roman" w:hAnsi="Times New Roman" w:cs="Times New Roman"/>
            <w:color w:val="000000" w:themeColor="text1"/>
            <w:sz w:val="24"/>
            <w:szCs w:val="24"/>
          </w:rPr>
          <w:t>, which allows</w:t>
        </w:r>
        <w:r w:rsidRPr="004B02D5">
          <w:rPr>
            <w:rFonts w:ascii="Times New Roman" w:hAnsi="Times New Roman" w:cs="Times New Roman"/>
            <w:color w:val="000000" w:themeColor="text1"/>
            <w:sz w:val="24"/>
            <w:szCs w:val="24"/>
          </w:rPr>
          <w:t xml:space="preserve"> measur</w:t>
        </w:r>
        <w:r w:rsidR="00C04B90" w:rsidRPr="004B02D5">
          <w:rPr>
            <w:rFonts w:ascii="Times New Roman" w:hAnsi="Times New Roman" w:cs="Times New Roman"/>
            <w:color w:val="000000" w:themeColor="text1"/>
            <w:sz w:val="24"/>
            <w:szCs w:val="24"/>
          </w:rPr>
          <w:t>ing</w:t>
        </w:r>
        <w:r w:rsidRPr="004B02D5">
          <w:rPr>
            <w:rFonts w:ascii="Times New Roman" w:hAnsi="Times New Roman" w:cs="Times New Roman"/>
            <w:color w:val="000000" w:themeColor="text1"/>
            <w:sz w:val="24"/>
            <w:szCs w:val="24"/>
          </w:rPr>
          <w:t xml:space="preserve"> dynamic seasonal </w:t>
        </w:r>
        <w:r w:rsidR="009C58E0" w:rsidRPr="004B02D5">
          <w:rPr>
            <w:rFonts w:ascii="Times New Roman" w:hAnsi="Times New Roman" w:cs="Times New Roman"/>
            <w:color w:val="000000" w:themeColor="text1"/>
            <w:sz w:val="24"/>
            <w:szCs w:val="24"/>
          </w:rPr>
          <w:t>patterns</w:t>
        </w:r>
        <w:r w:rsidRPr="004B02D5">
          <w:rPr>
            <w:rFonts w:ascii="Times New Roman" w:hAnsi="Times New Roman" w:cs="Times New Roman"/>
            <w:color w:val="000000" w:themeColor="text1"/>
            <w:sz w:val="24"/>
            <w:szCs w:val="24"/>
          </w:rPr>
          <w:t xml:space="preserve">, in which the periodicity of death rates may disappear, emerge, or change over time. </w:t>
        </w:r>
        <w:r w:rsidR="00C04B90" w:rsidRPr="004B02D5">
          <w:rPr>
            <w:rFonts w:ascii="Times New Roman" w:hAnsi="Times New Roman" w:cs="Times New Roman"/>
            <w:color w:val="000000" w:themeColor="text1"/>
            <w:sz w:val="24"/>
            <w:szCs w:val="24"/>
          </w:rPr>
          <w:t xml:space="preserve">In addition to coefficients that measure the frequency of periodicity, wavelet analysis </w:t>
        </w:r>
        <w:r w:rsidR="00242DD5">
          <w:rPr>
            <w:rFonts w:ascii="Times New Roman" w:hAnsi="Times New Roman" w:cs="Times New Roman"/>
            <w:color w:val="000000" w:themeColor="text1"/>
            <w:sz w:val="24"/>
            <w:szCs w:val="24"/>
          </w:rPr>
          <w:t>estimates the probability of whether the data are different from the null situation of</w:t>
        </w:r>
        <w:r w:rsidR="00C04B90" w:rsidRPr="004B02D5">
          <w:rPr>
            <w:rFonts w:ascii="Times New Roman" w:hAnsi="Times New Roman" w:cs="Times New Roman"/>
            <w:color w:val="000000" w:themeColor="text1"/>
            <w:sz w:val="24"/>
            <w:szCs w:val="24"/>
          </w:rPr>
          <w:t xml:space="preserve"> random fluctuations that can be represented with white</w:t>
        </w:r>
        <w:r w:rsidR="006F78C7" w:rsidRPr="004B02D5">
          <w:rPr>
            <w:rFonts w:ascii="Times New Roman" w:hAnsi="Times New Roman" w:cs="Times New Roman"/>
            <w:color w:val="000000" w:themeColor="text1"/>
            <w:sz w:val="24"/>
            <w:szCs w:val="24"/>
          </w:rPr>
          <w:t xml:space="preserve"> (an independent random process)</w:t>
        </w:r>
        <w:r w:rsidR="00C04B90" w:rsidRPr="004B02D5">
          <w:rPr>
            <w:rFonts w:ascii="Times New Roman" w:hAnsi="Times New Roman" w:cs="Times New Roman"/>
            <w:color w:val="000000" w:themeColor="text1"/>
            <w:sz w:val="24"/>
            <w:szCs w:val="24"/>
          </w:rPr>
          <w:t xml:space="preserve"> or red </w:t>
        </w:r>
        <w:r w:rsidR="006F78C7" w:rsidRPr="004B02D5">
          <w:rPr>
            <w:rFonts w:ascii="Times New Roman" w:hAnsi="Times New Roman" w:cs="Times New Roman"/>
            <w:color w:val="000000" w:themeColor="text1"/>
            <w:sz w:val="24"/>
            <w:szCs w:val="24"/>
          </w:rPr>
          <w:t xml:space="preserve">(autoregressive of order 1 process) </w:t>
        </w:r>
        <w:r w:rsidR="00C04B90" w:rsidRPr="004B02D5">
          <w:rPr>
            <w:rFonts w:ascii="Times New Roman" w:hAnsi="Times New Roman" w:cs="Times New Roman"/>
            <w:color w:val="000000" w:themeColor="text1"/>
            <w:sz w:val="24"/>
            <w:szCs w:val="24"/>
          </w:rPr>
          <w:t xml:space="preserve">noise. </w:t>
        </w:r>
        <w:r w:rsidR="00D73BA0" w:rsidRPr="004B02D5">
          <w:rPr>
            <w:rFonts w:ascii="Times New Roman" w:hAnsi="Times New Roman" w:cs="Times New Roman"/>
            <w:color w:val="000000" w:themeColor="text1"/>
            <w:sz w:val="24"/>
            <w:szCs w:val="24"/>
          </w:rPr>
          <w:t xml:space="preserve"> </w:t>
        </w:r>
        <w:r w:rsidR="00DB0E48">
          <w:rPr>
            <w:rFonts w:ascii="Times New Roman" w:hAnsi="Times New Roman" w:cs="Times New Roman"/>
            <w:color w:val="000000" w:themeColor="text1"/>
            <w:sz w:val="24"/>
            <w:szCs w:val="24"/>
          </w:rPr>
          <w:t>F</w:t>
        </w:r>
        <w:r w:rsidR="00DB0E48" w:rsidRPr="004B02D5">
          <w:rPr>
            <w:rFonts w:ascii="Times New Roman" w:hAnsi="Times New Roman" w:cs="Times New Roman"/>
            <w:color w:val="000000" w:themeColor="text1"/>
            <w:sz w:val="24"/>
            <w:szCs w:val="24"/>
          </w:rPr>
          <w:t>or each age-sex group</w:t>
        </w:r>
        <w:r w:rsidR="00DB0E48">
          <w:rPr>
            <w:rFonts w:ascii="Times New Roman" w:hAnsi="Times New Roman" w:cs="Times New Roman"/>
            <w:color w:val="000000" w:themeColor="text1"/>
            <w:sz w:val="24"/>
            <w:szCs w:val="24"/>
          </w:rPr>
          <w:t>,</w:t>
        </w:r>
        <w:r w:rsidR="00DB0E48" w:rsidRPr="004B02D5">
          <w:rPr>
            <w:rFonts w:ascii="Times New Roman" w:hAnsi="Times New Roman" w:cs="Times New Roman"/>
            <w:color w:val="000000" w:themeColor="text1"/>
            <w:sz w:val="24"/>
            <w:szCs w:val="24"/>
          </w:rPr>
          <w:t xml:space="preserve"> </w:t>
        </w:r>
        <w:r w:rsidR="00DB0E48">
          <w:rPr>
            <w:rFonts w:ascii="Times New Roman" w:hAnsi="Times New Roman" w:cs="Times New Roman"/>
            <w:color w:val="000000" w:themeColor="text1"/>
            <w:sz w:val="24"/>
            <w:szCs w:val="24"/>
          </w:rPr>
          <w:t>w</w:t>
        </w:r>
        <w:r w:rsidR="00D73BA0" w:rsidRPr="004B02D5">
          <w:rPr>
            <w:rFonts w:ascii="Times New Roman" w:hAnsi="Times New Roman" w:cs="Times New Roman"/>
            <w:color w:val="000000" w:themeColor="text1"/>
            <w:sz w:val="24"/>
            <w:szCs w:val="24"/>
          </w:rPr>
          <w:t xml:space="preserve">e </w:t>
        </w:r>
        <w:r w:rsidR="00AE2237">
          <w:rPr>
            <w:rFonts w:ascii="Times New Roman" w:hAnsi="Times New Roman" w:cs="Times New Roman"/>
            <w:color w:val="000000" w:themeColor="text1"/>
            <w:sz w:val="24"/>
            <w:szCs w:val="24"/>
          </w:rPr>
          <w:t>calculate</w:t>
        </w:r>
        <w:r w:rsidR="001E141A">
          <w:rPr>
            <w:rFonts w:ascii="Times New Roman" w:hAnsi="Times New Roman" w:cs="Times New Roman"/>
            <w:color w:val="000000" w:themeColor="text1"/>
            <w:sz w:val="24"/>
            <w:szCs w:val="24"/>
          </w:rPr>
          <w:t>d</w:t>
        </w:r>
        <w:r w:rsidR="00B932BE">
          <w:rPr>
            <w:rFonts w:ascii="Times New Roman" w:hAnsi="Times New Roman" w:cs="Times New Roman"/>
            <w:color w:val="000000" w:themeColor="text1"/>
            <w:sz w:val="24"/>
            <w:szCs w:val="24"/>
          </w:rPr>
          <w:t xml:space="preserve"> </w:t>
        </w:r>
        <w:r w:rsidR="00DB0E48">
          <w:rPr>
            <w:rFonts w:ascii="Times New Roman" w:hAnsi="Times New Roman" w:cs="Times New Roman"/>
            <w:color w:val="000000" w:themeColor="text1"/>
            <w:sz w:val="24"/>
            <w:szCs w:val="24"/>
          </w:rPr>
          <w:t xml:space="preserve">the </w:t>
        </w:r>
        <w:r w:rsidR="00C808A2">
          <w:rPr>
            <w:rFonts w:ascii="Times New Roman" w:hAnsi="Times New Roman" w:cs="Times New Roman"/>
            <w:color w:val="000000" w:themeColor="text1"/>
            <w:sz w:val="24"/>
            <w:szCs w:val="24"/>
          </w:rPr>
          <w:t>p-</w:t>
        </w:r>
        <w:r w:rsidR="00C808A2">
          <w:rPr>
            <w:rFonts w:ascii="Times New Roman" w:hAnsi="Times New Roman" w:cs="Times New Roman"/>
            <w:color w:val="000000" w:themeColor="text1"/>
            <w:sz w:val="24"/>
            <w:szCs w:val="24"/>
          </w:rPr>
          <w:lastRenderedPageBreak/>
          <w:t>value</w:t>
        </w:r>
        <w:r w:rsidR="00DB0E48">
          <w:rPr>
            <w:rFonts w:ascii="Times New Roman" w:hAnsi="Times New Roman" w:cs="Times New Roman"/>
            <w:color w:val="000000" w:themeColor="text1"/>
            <w:sz w:val="24"/>
            <w:szCs w:val="24"/>
          </w:rPr>
          <w:t xml:space="preserve">s </w:t>
        </w:r>
        <w:r w:rsidR="003B4F57">
          <w:rPr>
            <w:rFonts w:ascii="Times New Roman" w:hAnsi="Times New Roman" w:cs="Times New Roman"/>
            <w:color w:val="000000" w:themeColor="text1"/>
            <w:sz w:val="24"/>
            <w:szCs w:val="24"/>
          </w:rPr>
          <w:t>of</w:t>
        </w:r>
        <w:r w:rsidR="004773C9">
          <w:rPr>
            <w:rFonts w:ascii="Times New Roman" w:hAnsi="Times New Roman" w:cs="Times New Roman"/>
            <w:color w:val="000000" w:themeColor="text1"/>
            <w:sz w:val="24"/>
            <w:szCs w:val="24"/>
          </w:rPr>
          <w:t xml:space="preserve"> the presence of</w:t>
        </w:r>
        <w:r w:rsidR="009B1F4E">
          <w:rPr>
            <w:rFonts w:ascii="Times New Roman" w:hAnsi="Times New Roman" w:cs="Times New Roman"/>
            <w:color w:val="000000" w:themeColor="text1"/>
            <w:sz w:val="24"/>
            <w:szCs w:val="24"/>
          </w:rPr>
          <w:t xml:space="preserve"> 12-</w:t>
        </w:r>
        <w:r w:rsidR="00EF0AFA">
          <w:rPr>
            <w:rFonts w:ascii="Times New Roman" w:hAnsi="Times New Roman" w:cs="Times New Roman"/>
            <w:color w:val="000000" w:themeColor="text1"/>
            <w:sz w:val="24"/>
            <w:szCs w:val="24"/>
          </w:rPr>
          <w:t xml:space="preserve">month </w:t>
        </w:r>
        <w:r w:rsidR="009B1F4E">
          <w:rPr>
            <w:rFonts w:ascii="Times New Roman" w:hAnsi="Times New Roman" w:cs="Times New Roman"/>
            <w:color w:val="000000" w:themeColor="text1"/>
            <w:sz w:val="24"/>
            <w:szCs w:val="24"/>
          </w:rPr>
          <w:t xml:space="preserve">seasonality </w:t>
        </w:r>
        <w:r w:rsidR="00DB0E48">
          <w:rPr>
            <w:rFonts w:ascii="Times New Roman" w:hAnsi="Times New Roman" w:cs="Times New Roman"/>
            <w:color w:val="000000" w:themeColor="text1"/>
            <w:sz w:val="24"/>
            <w:szCs w:val="24"/>
          </w:rPr>
          <w:t xml:space="preserve">for the </w:t>
        </w:r>
        <w:r w:rsidR="00DB0E48" w:rsidRPr="004B02D5">
          <w:rPr>
            <w:rFonts w:ascii="Times New Roman" w:hAnsi="Times New Roman" w:cs="Times New Roman"/>
            <w:color w:val="000000" w:themeColor="text1"/>
            <w:sz w:val="24"/>
            <w:szCs w:val="24"/>
          </w:rPr>
          <w:t>compar</w:t>
        </w:r>
        <w:r w:rsidR="00DB0E48">
          <w:rPr>
            <w:rFonts w:ascii="Times New Roman" w:hAnsi="Times New Roman" w:cs="Times New Roman"/>
            <w:color w:val="000000" w:themeColor="text1"/>
            <w:sz w:val="24"/>
            <w:szCs w:val="24"/>
          </w:rPr>
          <w:t>ison of</w:t>
        </w:r>
        <w:r w:rsidR="00DB0E48" w:rsidRPr="004B02D5">
          <w:rPr>
            <w:rFonts w:ascii="Times New Roman" w:hAnsi="Times New Roman" w:cs="Times New Roman"/>
            <w:color w:val="000000" w:themeColor="text1"/>
            <w:sz w:val="24"/>
            <w:szCs w:val="24"/>
          </w:rPr>
          <w:t xml:space="preserve"> </w:t>
        </w:r>
        <w:r w:rsidR="00D73BA0" w:rsidRPr="004B02D5">
          <w:rPr>
            <w:rFonts w:ascii="Times New Roman" w:hAnsi="Times New Roman" w:cs="Times New Roman"/>
            <w:color w:val="000000" w:themeColor="text1"/>
            <w:sz w:val="24"/>
            <w:szCs w:val="24"/>
          </w:rPr>
          <w:t xml:space="preserve">wavelet power spectra </w:t>
        </w:r>
        <w:r w:rsidR="00835BFF" w:rsidRPr="004B02D5">
          <w:rPr>
            <w:rFonts w:ascii="Times New Roman" w:hAnsi="Times New Roman" w:cs="Times New Roman"/>
            <w:color w:val="000000" w:themeColor="text1"/>
            <w:sz w:val="24"/>
            <w:szCs w:val="24"/>
          </w:rPr>
          <w:t>of the entire study period (1980-2016)</w:t>
        </w:r>
        <w:r w:rsidR="001E141A">
          <w:rPr>
            <w:rFonts w:ascii="Times New Roman" w:hAnsi="Times New Roman" w:cs="Times New Roman"/>
            <w:color w:val="000000" w:themeColor="text1"/>
            <w:sz w:val="24"/>
            <w:szCs w:val="24"/>
          </w:rPr>
          <w:t xml:space="preserve"> with 100 simulations</w:t>
        </w:r>
        <w:r w:rsidR="00835BFF" w:rsidRPr="004B02D5">
          <w:rPr>
            <w:rFonts w:ascii="Times New Roman" w:hAnsi="Times New Roman" w:cs="Times New Roman"/>
            <w:color w:val="000000" w:themeColor="text1"/>
            <w:sz w:val="24"/>
            <w:szCs w:val="24"/>
          </w:rPr>
          <w:t xml:space="preserve"> </w:t>
        </w:r>
        <w:r w:rsidR="00D73BA0" w:rsidRPr="004B02D5">
          <w:rPr>
            <w:rFonts w:ascii="Times New Roman" w:hAnsi="Times New Roman" w:cs="Times New Roman"/>
            <w:color w:val="000000" w:themeColor="text1"/>
            <w:sz w:val="24"/>
            <w:szCs w:val="24"/>
          </w:rPr>
          <w:t>against a white noise spectrum, which represents random fluctuations</w:t>
        </w:r>
        <w:r w:rsidR="00835BFF" w:rsidRPr="004B02D5">
          <w:rPr>
            <w:rFonts w:ascii="Times New Roman" w:hAnsi="Times New Roman" w:cs="Times New Roman"/>
            <w:color w:val="000000" w:themeColor="text1"/>
            <w:sz w:val="24"/>
            <w:szCs w:val="24"/>
          </w:rPr>
          <w:t>.</w:t>
        </w:r>
        <w:r w:rsidR="00DB0E48" w:rsidRPr="00DB0E48">
          <w:rPr>
            <w:rFonts w:ascii="Times New Roman" w:hAnsi="Times New Roman" w:cs="Times New Roman"/>
            <w:color w:val="000000" w:themeColor="text1"/>
            <w:sz w:val="24"/>
            <w:szCs w:val="24"/>
          </w:rPr>
          <w:t xml:space="preserve"> </w:t>
        </w:r>
        <w:r w:rsidR="00DB0E48" w:rsidRPr="004B02D5">
          <w:rPr>
            <w:rFonts w:ascii="Times New Roman" w:hAnsi="Times New Roman" w:cs="Times New Roman"/>
            <w:color w:val="000000" w:themeColor="text1"/>
            <w:sz w:val="24"/>
            <w:szCs w:val="24"/>
          </w:rPr>
          <w:t xml:space="preserve">We used the R package WaveletComp (version 1.0) for the wavelet analysis. Before analysis, we de-trended death rates using a polynomial regression, and rescaled each death rate time series </w:t>
        </w:r>
        <w:proofErr w:type="gramStart"/>
        <w:r w:rsidR="00DB0E48" w:rsidRPr="004B02D5">
          <w:rPr>
            <w:rFonts w:ascii="Times New Roman" w:hAnsi="Times New Roman" w:cs="Times New Roman"/>
            <w:color w:val="000000" w:themeColor="text1"/>
            <w:sz w:val="24"/>
            <w:szCs w:val="24"/>
          </w:rPr>
          <w:t>so as to</w:t>
        </w:r>
        <w:proofErr w:type="gramEnd"/>
        <w:r w:rsidR="00DB0E48" w:rsidRPr="004B02D5">
          <w:rPr>
            <w:rFonts w:ascii="Times New Roman" w:hAnsi="Times New Roman" w:cs="Times New Roman"/>
            <w:color w:val="000000" w:themeColor="text1"/>
            <w:sz w:val="24"/>
            <w:szCs w:val="24"/>
          </w:rPr>
          <w:t xml:space="preserve"> range between 1 and -1.</w:t>
        </w:r>
      </w:ins>
    </w:p>
    <w:p w14:paraId="1488E297" w14:textId="77777777" w:rsidR="00D11282" w:rsidRPr="004B02D5" w:rsidRDefault="00D11282" w:rsidP="004055C0">
      <w:pPr>
        <w:pStyle w:val="CommentText"/>
        <w:spacing w:line="480" w:lineRule="auto"/>
        <w:jc w:val="both"/>
        <w:rPr>
          <w:ins w:id="363" w:author="Parks, Robbie M" w:date="2018-08-14T21:12:00Z"/>
          <w:rFonts w:ascii="Times New Roman" w:hAnsi="Times New Roman" w:cs="Times New Roman"/>
          <w:color w:val="000000" w:themeColor="text1"/>
          <w:sz w:val="24"/>
          <w:szCs w:val="24"/>
        </w:rPr>
      </w:pPr>
    </w:p>
    <w:p w14:paraId="306D1930" w14:textId="62698376" w:rsidR="004055C0" w:rsidRPr="006E585E" w:rsidRDefault="00D11282" w:rsidP="00AA3B09">
      <w:pPr>
        <w:pStyle w:val="ListParagraph"/>
        <w:numPr>
          <w:ilvl w:val="0"/>
          <w:numId w:val="3"/>
        </w:numPr>
        <w:spacing w:after="0" w:line="480" w:lineRule="auto"/>
        <w:ind w:left="357" w:hanging="357"/>
        <w:jc w:val="both"/>
        <w:rPr>
          <w:del w:id="364" w:author="Parks, Robbie M" w:date="2018-08-14T21:12:00Z"/>
          <w:rFonts w:ascii="Times New Roman" w:hAnsi="Times New Roman"/>
          <w:color w:val="000000" w:themeColor="text1"/>
          <w:sz w:val="24"/>
          <w:szCs w:val="24"/>
        </w:rPr>
      </w:pPr>
      <w:ins w:id="365" w:author="Parks, Robbie M" w:date="2018-08-14T21:12:00Z">
        <w:r w:rsidRPr="004B02D5">
          <w:rPr>
            <w:rFonts w:ascii="Times New Roman" w:hAnsi="Times New Roman"/>
            <w:color w:val="000000" w:themeColor="text1"/>
            <w:sz w:val="24"/>
            <w:szCs w:val="24"/>
          </w:rPr>
          <w:t>To identify the months of maximum and minimum death rates</w:t>
        </w:r>
      </w:ins>
      <w:del w:id="366" w:author="Parks, Robbie M" w:date="2018-08-14T21:12:00Z">
        <w:r w:rsidR="004055C0" w:rsidRPr="006E585E">
          <w:rPr>
            <w:rFonts w:ascii="Times New Roman" w:hAnsi="Times New Roman"/>
            <w:color w:val="000000" w:themeColor="text1"/>
            <w:sz w:val="24"/>
            <w:szCs w:val="24"/>
          </w:rPr>
          <w:delText>C</w:delText>
        </w:r>
        <w:r w:rsidR="006F78C7" w:rsidRPr="006E585E">
          <w:rPr>
            <w:rFonts w:ascii="Times New Roman" w:hAnsi="Times New Roman"/>
            <w:color w:val="000000" w:themeColor="text1"/>
            <w:sz w:val="24"/>
            <w:szCs w:val="24"/>
          </w:rPr>
          <w:delText xml:space="preserve">ancers: ICD-9 </w:delText>
        </w:r>
        <w:r w:rsidR="004055C0" w:rsidRPr="006E585E">
          <w:rPr>
            <w:rFonts w:ascii="Times New Roman" w:hAnsi="Times New Roman"/>
            <w:color w:val="000000" w:themeColor="text1"/>
            <w:sz w:val="24"/>
            <w:szCs w:val="24"/>
          </w:rPr>
          <w:delText>140.0 – 239.9 and ICD-10 C00 – D48</w:delText>
        </w:r>
      </w:del>
    </w:p>
    <w:p w14:paraId="646C1B7B" w14:textId="7A65F8F1" w:rsidR="004055C0" w:rsidRPr="006E585E" w:rsidRDefault="004055C0" w:rsidP="00AA3B09">
      <w:pPr>
        <w:pStyle w:val="ListParagraph"/>
        <w:numPr>
          <w:ilvl w:val="0"/>
          <w:numId w:val="3"/>
        </w:numPr>
        <w:spacing w:after="0" w:line="480" w:lineRule="auto"/>
        <w:ind w:left="357" w:hanging="357"/>
        <w:jc w:val="both"/>
        <w:rPr>
          <w:del w:id="367" w:author="Parks, Robbie M" w:date="2018-08-14T21:12:00Z"/>
          <w:rFonts w:ascii="Times New Roman" w:hAnsi="Times New Roman"/>
          <w:color w:val="000000" w:themeColor="text1"/>
          <w:sz w:val="24"/>
          <w:szCs w:val="24"/>
        </w:rPr>
      </w:pPr>
      <w:del w:id="368" w:author="Parks, Robbie M" w:date="2018-08-14T21:12:00Z">
        <w:r w:rsidRPr="006E585E">
          <w:rPr>
            <w:rFonts w:ascii="Times New Roman" w:hAnsi="Times New Roman"/>
            <w:color w:val="000000" w:themeColor="text1"/>
            <w:sz w:val="24"/>
            <w:szCs w:val="24"/>
          </w:rPr>
          <w:delText>Cardiorespiratory diseases: ICD-9 390.0 – 519.9 and ICD-10 I00 – J99</w:delText>
        </w:r>
      </w:del>
    </w:p>
    <w:p w14:paraId="22671DBE" w14:textId="229502B0" w:rsidR="004055C0" w:rsidRPr="006E585E" w:rsidRDefault="004055C0" w:rsidP="00AA3B09">
      <w:pPr>
        <w:pStyle w:val="ListParagraph"/>
        <w:numPr>
          <w:ilvl w:val="0"/>
          <w:numId w:val="3"/>
        </w:numPr>
        <w:spacing w:after="0" w:line="480" w:lineRule="auto"/>
        <w:ind w:left="357" w:hanging="357"/>
        <w:jc w:val="both"/>
        <w:rPr>
          <w:del w:id="369" w:author="Parks, Robbie M" w:date="2018-08-14T21:12:00Z"/>
          <w:rFonts w:ascii="Times New Roman" w:hAnsi="Times New Roman"/>
          <w:color w:val="000000" w:themeColor="text1"/>
          <w:sz w:val="24"/>
          <w:szCs w:val="24"/>
        </w:rPr>
      </w:pPr>
      <w:del w:id="370" w:author="Parks, Robbie M" w:date="2018-08-14T21:12:00Z">
        <w:r w:rsidRPr="006E585E">
          <w:rPr>
            <w:rFonts w:ascii="Times New Roman" w:hAnsi="Times New Roman"/>
            <w:color w:val="000000" w:themeColor="text1"/>
            <w:sz w:val="24"/>
            <w:szCs w:val="24"/>
          </w:rPr>
          <w:delText xml:space="preserve">Injuries (external causes): ICD-9 </w:delText>
        </w:r>
        <w:r w:rsidRPr="006E585E">
          <w:rPr>
            <w:rFonts w:ascii="Times New Roman" w:hAnsi="Times New Roman"/>
            <w:color w:val="000000" w:themeColor="text1"/>
            <w:sz w:val="24"/>
            <w:szCs w:val="24"/>
          </w:rPr>
          <w:tab/>
          <w:delText xml:space="preserve">800.0 – 999.9 </w:delText>
        </w:r>
        <w:r w:rsidRPr="006E585E">
          <w:rPr>
            <w:rFonts w:ascii="Times New Roman" w:hAnsi="Times New Roman"/>
            <w:color w:val="000000" w:themeColor="text1"/>
            <w:sz w:val="24"/>
            <w:szCs w:val="24"/>
          </w:rPr>
          <w:tab/>
          <w:delText>and ICD-10 S00 – Z99</w:delText>
        </w:r>
      </w:del>
    </w:p>
    <w:p w14:paraId="68ECD69E" w14:textId="2311D4CD" w:rsidR="004055C0" w:rsidRPr="006E585E" w:rsidRDefault="004055C0" w:rsidP="00AA3B09">
      <w:pPr>
        <w:pStyle w:val="ListParagraph"/>
        <w:numPr>
          <w:ilvl w:val="0"/>
          <w:numId w:val="3"/>
        </w:numPr>
        <w:spacing w:after="0" w:line="480" w:lineRule="auto"/>
        <w:ind w:left="357" w:hanging="357"/>
        <w:jc w:val="both"/>
        <w:rPr>
          <w:del w:id="371" w:author="Parks, Robbie M" w:date="2018-08-14T21:12:00Z"/>
          <w:rFonts w:ascii="Times New Roman" w:hAnsi="Times New Roman"/>
          <w:color w:val="000000" w:themeColor="text1"/>
          <w:sz w:val="24"/>
          <w:szCs w:val="24"/>
        </w:rPr>
      </w:pPr>
      <w:del w:id="372" w:author="Parks, Robbie M" w:date="2018-08-14T21:12:00Z">
        <w:r w:rsidRPr="006E585E">
          <w:rPr>
            <w:rFonts w:ascii="Times New Roman" w:hAnsi="Times New Roman"/>
            <w:color w:val="000000" w:themeColor="text1"/>
            <w:sz w:val="24"/>
            <w:szCs w:val="24"/>
          </w:rPr>
          <w:delText>Other causes: ICD-9 and ICD-10 codes not in the above three categories</w:delText>
        </w:r>
      </w:del>
    </w:p>
    <w:p w14:paraId="60F24802" w14:textId="77777777" w:rsidR="004055C0" w:rsidRPr="006E585E" w:rsidRDefault="004055C0" w:rsidP="004055C0">
      <w:pPr>
        <w:spacing w:line="480" w:lineRule="auto"/>
        <w:jc w:val="both"/>
        <w:rPr>
          <w:del w:id="373" w:author="Parks, Robbie M" w:date="2018-08-14T21:12:00Z"/>
          <w:color w:val="000000" w:themeColor="text1"/>
        </w:rPr>
      </w:pPr>
    </w:p>
    <w:p w14:paraId="49C1620C" w14:textId="5B3587A6" w:rsidR="004055C0" w:rsidRPr="006E585E" w:rsidRDefault="004055C0" w:rsidP="004055C0">
      <w:pPr>
        <w:spacing w:line="480" w:lineRule="auto"/>
        <w:jc w:val="both"/>
        <w:rPr>
          <w:del w:id="374" w:author="Parks, Robbie M" w:date="2018-08-14T21:12:00Z"/>
          <w:color w:val="000000" w:themeColor="text1"/>
        </w:rPr>
      </w:pPr>
      <w:del w:id="375" w:author="Parks, Robbie M" w:date="2018-08-14T21:12:00Z">
        <w:r w:rsidRPr="006E585E">
          <w:rPr>
            <w:color w:val="000000" w:themeColor="text1"/>
          </w:rPr>
          <w:delText>Cardiorespiratory diseases and cancers accounted for 56.4% and 21.2% of all deaths in the USA, respectively, in 1980, and 40.9% and 23.5%, respectively, in 2013</w:delText>
        </w:r>
        <w:r w:rsidR="00B368B6" w:rsidRPr="006E585E">
          <w:rPr>
            <w:color w:val="000000" w:themeColor="text1"/>
          </w:rPr>
          <w:delText>. D</w:delText>
        </w:r>
        <w:r w:rsidRPr="006E585E">
          <w:rPr>
            <w:color w:val="000000" w:themeColor="text1"/>
          </w:rPr>
          <w:delText>eaths from cardiorespiratory diseases have been associated with cold and warm temperatures</w:delText>
        </w:r>
        <w:r w:rsidR="00C9555C">
          <w:rPr>
            <w:color w:val="000000" w:themeColor="text1"/>
          </w:rPr>
          <w:delText xml:space="preserve"> </w:delText>
        </w:r>
        <w:r w:rsidRPr="006E585E">
          <w:rPr>
            <w:color w:val="000000" w:themeColor="text1"/>
          </w:rPr>
          <w:fldChar w:fldCharType="begin" w:fldLock="1"/>
        </w:r>
        <w:r w:rsidR="00F52D66">
          <w:rPr>
            <w:color w:val="000000" w:themeColor="text1"/>
          </w:rPr>
          <w:delInstrText>ADDIN CSL_CITATION { "citationItems" : [ { "id" : "ITEM-1", "itemData" : { "DOI" : "10.1038/nclimate2123", "ISBN" : "1758-678X 1758-6798", "ISSN" : "17586798", "abstract" : "Warm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temperature1\u20134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\u25e6 C warmer temperature, compared with virtually no effect in the most resilient districts, which were in the far north. A 2 \u25e6 C warmer summer may result in 1,552 (95% credible interval 1,307\u20131,762)additional deaths,aboutone-half of which would occur in 95 districts. The findings enable risk and adaptation analyses to incorporate local vulnerability to warm temperature and to quantify inequality in its effects. Events", "author" : [ { "dropping-particle" : "", "family" : "Bennett", "given" : "James E.", "non-dropping-particle" : "", "parse-names" : false, "suffix" : "" }, { "dropping-particle" : "", "family" : "Blangiardo", "given" : "Marta", "non-dropping-particle" : "", "parse-names" : false, "suffix" : "" }, { "dropping-particle" : "", "family" : "Fecht", "given" : "Daniela", "non-dropping-particle" : "", "parse-names" : false, "suffix" : "" }, { "dropping-particle" : "", "family" : "Elliott", "given" : "Paul", "non-dropping-particle" : "", "parse-names" : false, "suffix" : "" }, { "dropping-particle" : "", "family" : "Ezzati", "given" : "Majid", "non-dropping-particle" : "", "parse-names" : false, "suffix" : "" } ], "container-title" : "Nature Climate Change", "id" : "ITEM-1", "issue" : "4", "issued" : { "date-parts" : [ [ "2014" ] ] }, "page" : "269-273", "title" : "Vulnerability to the mortality effects of warm temperature in the districts of England and Wales", "type" : "article-journal", "volume" : "4" }, "uris" : [ "http://www.mendeley.com/documents/?uuid=5f34f7af-83b0-4896-a914-0daa32211ebb" ] }, { "id" : "ITEM-2", "itemData" : { "DOI" : "10.1093/epirev/mxf007", "ISBN" : "0193-936X", "ISSN" : "0193936X", "PMID" : "12762092", "abstract" : "%Z %+ %^", "author" : [ { "dropping-particle" : "", "family" : "Basu", "given" : "Rupa", "non-dropping-particle" : "", "parse-names" : false, "suffix" : "" }, { "dropping-particle" : "", "family" : "Samet", "given" : "Jonathan M.", "non-dropping-particle" : "", "parse-names" : false, "suffix" : "" } ], "container-title" : "Epidemiologic Reviews", "id" : "ITEM-2", "issue" : "2", "issued" : { "date-parts" : [ [ "2002" ] ] }, "page" : "190-202", "title" : "Relation between elevated ambient temperature and mortality: A review of the epidemiologic evidence", "type" : "article", "volume" : "24" }, "uris" : [ "http://www.mendeley.com/documents/?uuid=8c8cd126-6856-41d0-9232-6508902ee696" ] }, { "id" : "ITEM-3", "itemData" : { "DOI" : "10.1289/ehp.02110859", "ISBN" : "0091-6765 (Print)\\r0091-6765 (Linking)", "ISSN" : "00916765", "PMID" : "12204818", "abstract" : "We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 "author" : [ { "dropping-particle" : "", "family" : "Braga", "given" : "Alf\u00e9sio L.F.", "non-dropping-particle" : "", "parse-names" : false, "suffix" : "" }, { "dropping-particle" : "", "family" : "Zanobetti", "given" : "Antonella", "non-dropping-particle" : "", "parse-names" : false, "suffix" : "" }, { "dropping-particle" : "", "family" : "Schwartz", "given" : "Joel", "non-dropping-particle" : "", "parse-names" : false, "suffix" : "" } ], "container-title" : "Environmental Health Perspectives", "id" : "ITEM-3", "issue" : "9", "issued" : { "date-parts" : [ [ "2002" ] ] }, "page" : "859-863", "title" : "The effect of weather on respiratory and cardiovascular deaths in 12 U.S. cities", "type" : "article-journal", "volume" : "110" }, "uris" : [ "http://www.mendeley.com/documents/?uuid=3e710881-527a-42d3-bc7e-34c21f9cc47e" ] }, { "id" : "ITEM-4", "itemData" : { "DOI" : "10.1016/S0140-6736(14)62114-0", "ISBN" : "1474-547X (Electronic)\\r0140-6736 (Linking)", "ISSN" : "1474547X", "PMID" : "26003380", "abstract" : "Background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2\u00b75th and 97\u00b75th temperature percentiles. Findings We analysed 74 225 200 deaths in various periods between 1985 and 2012. In total, 7\u00b771% (95% empirical CI 7\u00b743-7\u00b791) of mortality was attributable to non-optimum temperature in the selected countries within the study period, with substantial differences between countries, ranging from 3\u00b737% (3\u00b706 to 3\u00b763) in Thailand to 11\u00b700% (9\u00b729 to 12\u00b747) in China. The temperature percentile of minimum mortality varied from roughly the 60th percentile in tropical areas to about the 80-90th percentile in temperate regions. More temperature-attributable deaths were caused by cold (7\u00b729%, 7\u00b702-7\u00b749) than by heat (0\u00b742%, 0\u00b739-0\u00b744). Extreme cold and hot temperatures were responsible for 0\u00b786% (0\u00b784-0\u00b787)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 "author" : [ { "dropping-particle" : "", "family" : "Gasparrini", "given" : "Antonio", "non-dropping-particle" : "", "parse-names" : false, "suffix" : "" }, { "dropping-particle" : "", "family" : "Guo", "given" : "Yuming", "non-dropping-particle" : "", "parse-names" : false, "suffix" : "" }, { "dropping-particle" : "", "family" : "Hashizume", "given" : "Masahiro", "non-dropping-particle" : "", "parse-names" : false, "suffix" : "" }, { "dropping-particle" : "", "family" : "Lavigne", "given" : "Eric", "non-dropping-particle" : "", "parse-names" : false, "suffix" : "" }, { "dropping-particle" : "", "family" : "Zanobetti", "given" : "Antonella", "non-dropping-particle" : "", "parse-names" : false, "suffix" : "" }, { "dropping-particle" : "", "family" : "Schwartz", "given" : "Joel", "non-dropping-particle" : "", "parse-names" : false, "suffix" : "" }, { "dropping-particle" : "", "family" : "Tobias", "given" : "Aurelio", "non-dropping-particle" : "", "parse-names" : false, "suffix" : "" }, { "dropping-particle" : "", "family" : "Tong", "given" : "Shilu", "non-dropping-particle" : "", "parse-names" : false, "suffix" : "" }, { "dropping-particle" : "", "family" : "Rockl\u00f6v", "given" : "Joacim", "non-dropping-particle" : "", "parse-names" : false, "suffix" : "" }, { "dropping-particle" : "", "family" : "Forsberg", "given" : "Bertil", "non-dropping-particle" : "", "parse-names" : false, "suffix" : "" }, { "dropping-particle" : "", "family" : "Leone", "given" : "Michela", "non-dropping-particle" : "", "parse-names" : false, "suffix" : "" }, { "dropping-particle" : "", "family" : "Sario", "given" : "Manuela", "non-dropping-particle" : "De", "parse-names" : false, "suffix" : "" }, { "dropping-particle" : "", "family" : "Bell", "given" : "Michelle L.", "non-dropping-particle" : "", "parse-names" : false, "suffix" : "" }, { "dropping-particle" : "", "family" : "Guo", "given" : "Yue Liang Leon", "non-dropping-particle" : "", "parse-names" : false, "suffix" : "" }, { "dropping-particle" : "", "family" : "Wu", "given" : "Chang Fu", "non-dropping-particle" : "", "parse-names" : false, "suffix" : "" }, { "dropping-particle" : "", "family" : "Kan", "given" : "Haidong", "non-dropping-particle" : "", "parse-names" : false, "suffix" : "" }, { "dropping-particle" : "", "family" : "Yi", "given" : "Seung Muk", "non-dropping-particle" : "", "parse-names" : false, "suffix" : "" }, { "dropping-particle" : "", "family" : "Sousa Zanotti Stagliorio Coelho", "given" : "Micheline", "non-dropping-particle" : "De", "parse-names" : false, "suffix" : "" }, { "dropping-particle" : "", "family" : "Saldiva", "given" : "Paulo Hilario Nascimento", "non-dropping-particle" : "", "parse-names" : false, "suffix" : "" }, { "dropping-particle" : "", "family" : "Honda", "given" : "Yasushi", "non-dropping-particle" : "", "parse-names" : false, "suffix" : "" }, { "dropping-particle" : "", "family" : "Kim", "given" : "Ho", "non-dropping-particle" : "", "parse-names" : false, "suffix" : "" }, { "dropping-particle" : "", "family" : "Armstrong", "given" : "Ben", "non-dropping-particle" : "", "parse-names" : false, "suffix" : "" } ], "container-title" : "The Lancet", "id" : "ITEM-4", "issue" : "9991", "issued" : { "date-parts" : [ [ "2015" ] ] }, "page" : "369-375", "title" : "Mortality risk attributable to high and low ambient temperature: A multicountry observational study", "type" : "article-journal", "volume" : "386" }, "uris" : [ "http://www.mendeley.com/documents/?uuid=ec2ac118-d8e9-4d29-9116-d43210b3e1ca" ] }, { "id" : "ITEM-5", "itemData" : { "DOI" : "10.1186/1476-069X-8-40", "ISBN" : "1476-069X", "ISSN" : "1476-069X", "PMID" : "19758453", "abstract" : "BACKGROUND: This review examines recent evidence on mortality from elevated ambient temperature for studies published from January 2001 to December 2008. 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 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 CONCLUSION: Many of these outcomes and vulnerable subgroups have only been identified in recent studies and varied by location and study population. Thus, region-specific policies, especially in urban areas, are vital to the mitigation of heat-related deaths.", "author" : [ { "dropping-particle" : "", "family" : "Basu", "given" : "Rupa", "non-dropping-particle" : "", "parse-names" : false, "suffix" : "" } ], "container-title" : "Environmental Health", "id" : "ITEM-5", "issue" : "1", "issued" : { "date-parts" : [ [ "2009" ] ] }, "page" : "40", "title" : "High ambient temperature and mortality: a review of epidemiologic studies from 2001 to 2008", "type" : "article-journal", "volume" : "8" }, "uris" : [ "http://www.mendeley.com/documents/?uuid=4a3c238b-f19d-4589-ab7d-38cd7a1ebe34" ] } ], "mendeley" : { "formattedCitation" : "(Basu, 2009; Basu &amp; Samet, 2002; Bennett, Blangiardo, Fecht, Elliott, &amp; Ezzati, 2014; Braga, Zanobetti, &amp; Schwartz, 2002; Gasparrini et al., 2015)", "plainTextFormattedCitation" : "(Basu, 2009; Basu &amp; Samet, 2002; Bennett, Blangiardo, Fecht, Elliott, &amp; Ezzati, 2014; Braga, Zanobetti, &amp; Schwartz, 2002; Gasparrini et al., 2015)", "previouslyFormattedCitation" : "(Basu, 2009; Basu &amp; Samet, 2002; Bennett, Blangiardo, Fecht, Elliott, &amp; Ezzati, 2014; Braga, Zanobetti, &amp; Schwartz, 2002; Gasparrini et al., 2015)" }, "properties" : {  }, "schema" : "https://github.com/citation-style-language/schema/raw/master/csl-citation.json" }</w:delInstrText>
        </w:r>
        <w:r w:rsidRPr="006E585E">
          <w:rPr>
            <w:color w:val="000000" w:themeColor="text1"/>
          </w:rPr>
          <w:fldChar w:fldCharType="separate"/>
        </w:r>
        <w:r w:rsidR="00BC655C" w:rsidRPr="00BC655C">
          <w:rPr>
            <w:noProof/>
            <w:color w:val="000000" w:themeColor="text1"/>
          </w:rPr>
          <w:delText>(Basu, 2009; Basu &amp; Samet, 2002; Bennett, Blangiardo, Fecht, Elliott, &amp; Ezzati, 2014; Braga, Zanobetti, &amp; Schwartz, 2002; Gasparrini et al., 2015)</w:delText>
        </w:r>
        <w:r w:rsidRPr="006E585E">
          <w:rPr>
            <w:color w:val="000000" w:themeColor="text1"/>
          </w:rPr>
          <w:fldChar w:fldCharType="end"/>
        </w:r>
        <w:r w:rsidR="00C9555C">
          <w:rPr>
            <w:color w:val="000000" w:themeColor="text1"/>
          </w:rPr>
          <w:delText>.</w:delText>
        </w:r>
        <w:r w:rsidRPr="006E585E">
          <w:rPr>
            <w:color w:val="000000" w:themeColor="text1"/>
          </w:rPr>
          <w:delText xml:space="preserve"> Injuries, which accounted for 8% of all deaths in the USA in 1980 and 7.5% in 2013, may have seasonality that is distinct from so-called natural causes. We did not further divide other causes because the number of deaths could become </w:delText>
        </w:r>
        <w:r w:rsidR="00B368B6" w:rsidRPr="006E585E">
          <w:rPr>
            <w:color w:val="000000" w:themeColor="text1"/>
          </w:rPr>
          <w:delText xml:space="preserve">too </w:delText>
        </w:r>
        <w:r w:rsidRPr="006E585E">
          <w:rPr>
            <w:color w:val="000000" w:themeColor="text1"/>
          </w:rPr>
          <w:delText>small</w:delText>
        </w:r>
        <w:r w:rsidR="00B368B6" w:rsidRPr="006E585E">
          <w:rPr>
            <w:color w:val="000000" w:themeColor="text1"/>
          </w:rPr>
          <w:delText xml:space="preserve"> to allow stable estimates</w:delText>
        </w:r>
        <w:r w:rsidRPr="006E585E">
          <w:rPr>
            <w:color w:val="000000" w:themeColor="text1"/>
          </w:rPr>
          <w:delText xml:space="preserve"> when divided by age group, sex and climate region.</w:delText>
        </w:r>
      </w:del>
    </w:p>
    <w:p w14:paraId="1ADB40BA" w14:textId="77777777" w:rsidR="004055C0" w:rsidRPr="006E585E" w:rsidRDefault="004055C0" w:rsidP="004055C0">
      <w:pPr>
        <w:spacing w:line="480" w:lineRule="auto"/>
        <w:jc w:val="both"/>
        <w:rPr>
          <w:del w:id="376" w:author="Parks, Robbie M" w:date="2018-08-14T21:12:00Z"/>
          <w:color w:val="000000" w:themeColor="text1"/>
        </w:rPr>
      </w:pPr>
    </w:p>
    <w:p w14:paraId="684ED54B" w14:textId="64BD1FDC" w:rsidR="004055C0" w:rsidRPr="006E585E" w:rsidRDefault="004055C0" w:rsidP="004055C0">
      <w:pPr>
        <w:spacing w:line="480" w:lineRule="auto"/>
        <w:jc w:val="both"/>
        <w:outlineLvl w:val="0"/>
        <w:rPr>
          <w:del w:id="377" w:author="Parks, Robbie M" w:date="2018-08-14T21:12:00Z"/>
        </w:rPr>
      </w:pPr>
      <w:del w:id="378" w:author="Parks, Robbie M" w:date="2018-08-14T21:12:00Z">
        <w:r w:rsidRPr="006E585E">
          <w:delText>We obtained data on temperature from ERA-Interim, which combines predictions from a physical model with ground-based and satellite measurements</w:delText>
        </w:r>
        <w:r w:rsidR="00C9555C">
          <w:delText xml:space="preserve"> </w:delText>
        </w:r>
        <w:r w:rsidRPr="006E585E">
          <w:fldChar w:fldCharType="begin" w:fldLock="1"/>
        </w:r>
        <w:r w:rsidR="00F52D66">
          <w:delInstrText>ADDIN CSL_CITATION { "citationItems" : [ { "id" : "ITEM-1", "itemData" : { "DOI" : "10.1002/qj.828", "ISSN" : "0035-9009", "author" : [ { "dropping-particle" : "", "family" : "Dee", "given" : "D P", "non-dropping-particle" : "", "parse-names" : false, "suffix" : "" }, { "dropping-particle" : "", "family" : "Uppala", "given" : "S M", "non-dropping-particle" : "", "parse-names" : false, "suffix" : "" }, { "dropping-particle" : "", "family" : "Simmons", "given" : "A J", "non-dropping-particle" : "", "parse-names" : false, "suffix" : "" }, { "dropping-particle" : "", "family" : "Berrisford", "given" : "P", "non-dropping-particle" : "", "parse-names" : false, "suffix" : "" }, { "dropping-particle" : "", "family" : "Poli", "given" : "P", "non-dropping-particle" : "", "parse-names" : false, "suffix" : "" }, { "dropping-particle" : "", "family" : "Kobayashi", "given" : "S", "non-dropping-particle" : "", "parse-names" : false, "suffix" : "" }, { "dropping-particle" : "", "family" : "Andrae", "given" : "U", "non-dropping-particle" : "", "parse-names" : false, "suffix" : "" }, { "dropping-particle" : "", "family" : "Balmaseda", "given" : "M A", "non-dropping-particle" : "", "parse-names" : false, "suffix" : "" }, { "dropping-particle" : "", "family" : "Balsamo", "given" : "G", "non-dropping-particle" : "", "parse-names" : false, "suffix" : "" }, { "dropping-particle" : "", "family" : "Bauer", "given" : "P", "non-dropping-particle" : "", "parse-names" : false, "suffix" : "" }, { "dropping-particle" : "", "family" : "Bechtold", "given" : "P", "non-dropping-particle" : "", "parse-names" : false, "suffix" : "" }, { "dropping-particle" : "", "family" : "Beljaars", "given" : "A C M", "non-dropping-particle" : "", "parse-names" : false, "suffix" : "" }, { "dropping-particle" : "", "family" : "Berg", "given" : "L", "non-dropping-particle" : "van de", "parse-names" : false, "suffix" : "" }, { "dropping-particle" : "", "family" : "Bidlot", "given" : "J", "non-dropping-particle" : "", "parse-names" : false, "suffix" : "" }, { "dropping-particle" : "", "family" : "Bormann", "given" : "N", "non-dropping-particle" : "", "parse-names" : false, "suffix" : "" }, { "dropping-particle" : "", "family" : "Delsol", "given" : "C", "non-dropping-particle" : "", "parse-names" : false, "suffix" : "" }, { "dropping-particle" : "", "family" : "Dragani", "given" : "R", "non-dropping-particle" : "", "parse-names" : false, "suffix" : "" }, { "dropping-particle" : "", "family" : "Fuentes", "given" : "M", "non-dropping-particle" : "", "parse-names" : false, "suffix" : "" }, { "dropping-particle" : "", "family" : "Geer", "given" : "A J", "non-dropping-particle" : "", "parse-names" : false, "suffix" : "" }, { "dropping-particle" : "", "family" : "Haimberger", "given" : "L", "non-dropping-particle" : "", "parse-names" : false, "suffix" : "" }, { "dropping-particle" : "", "family" : "Healy", "given" : "S B", "non-dropping-particle" : "", "parse-names" : false, "suffix" : "" }, { "dropping-particle" : "", "family" : "Hersbach", "given" : "H", "non-dropping-particle" : "", "parse-names" : false, "suffix" : "" }, { "dropping-particle" : "V", "family" : "Holm", "given" : "E", "non-dropping-particle" : "", "parse-names" : false, "suffix" : "" }, { "dropping-particle" : "", "family" : "Isaksen", "given" : "L", "non-dropping-particle" : "", "parse-names" : false, "suffix" : "" }, { "dropping-particle" : "", "family" : "Kallberg", "given" : "P", "non-dropping-particle" : "", "parse-names" : false, "suffix" : "" }, { "dropping-particle" : "", "family" : "Koehler", "given" : "M", "non-dropping-particle" : "", "parse-names" : false, "suffix" : "" }, { "dropping-particle" : "", "family" : "Matricardi", "given" : "M", "non-dropping-particle" : "", "parse-names" : false, "suffix" : "" }, { "dropping-particle" : "", "family" : "McNally", "given" : "A P", "non-dropping-particle" : "", "parse-names" : false, "suffix" : "" }, { "dropping-particle" : "", "family" : "Monge-Sanz", "given" : "B M", "non-dropping-particle" : "", "parse-names" : false, "suffix" : "" }, { "dropping-particle" : "", "family" : "Morcrette", "given" : "J J", "non-dropping-particle" : "", "parse-names" : false, "suffix" : "" }, { "dropping-particle" : "", "family" : "Park", "given" : "B K", "non-dropping-particle" : "", "parse-names" : false, "suffix" : "" }, { "dropping-particle" : "", "family" : "Peubey", "given" : "C", "non-dropping-particle" : "", "parse-names" : false, "suffix" : "" }, { "dropping-particle" : "", "family" : "Rosnay", "given" : "P", "non-dropping-particle" : "de", "parse-names" : false, "suffix" : "" }, { "dropping-particle" : "", "family" : "Tavolato", "given" : "C", "non-dropping-particle" : "", "parse-names" : false, "suffix" : "" }, { "dropping-particle" : "", "family" : "Thepaut", "given" : "J N", "non-dropping-particle" : "", "parse-names" : false, "suffix" : "" }, { "dropping-particle" : "", "family" : "Vitart", "given" : "F", "non-dropping-particle" : "", "parse-names" : false, "suffix" : "" } ], "container-title" : "Quarterly Journal of the Royal Meteorological Society", "id" : "ITEM-1", "issue" : "656", "issued" : { "date-parts" : [ [ "2011" ] ] }, "note" : "Balsamo, Gianpaolo/I-3362-2013; de Rosnay, Patricia/M-8203-2013; Vuichard, Nicolas/A-6629-2011\nBalsamo, Gianpaolo/0000-0002-1745-3634; de Rosnay, Patricia/0000-0002-7374-3820;\nA\n3929", "page" : "553-597", "title" : "The ERA-Interim reanalysis: configuration and performance of the data assimilation system", "type" : "article-journal", "volume" : "137" }, "uris" : [ "http://www.mendeley.com/documents/?uuid=68d977a8-9daf-4912-825a-6764f476448a" ] } ], "mendeley" : { "formattedCitation" : "(Dee et al., 2011)", "plainTextFormattedCitation" : "(Dee et al., 2011)", "previouslyFormattedCitation" : "(Dee et al., 2011)" }, "properties" : {  }, "schema" : "https://github.com/citation-style-language/schema/raw/master/csl-citation.json" }</w:delInstrText>
        </w:r>
        <w:r w:rsidRPr="006E585E">
          <w:fldChar w:fldCharType="separate"/>
        </w:r>
        <w:r w:rsidR="00BC655C" w:rsidRPr="00BC655C">
          <w:rPr>
            <w:noProof/>
          </w:rPr>
          <w:delText>(Dee et al., 2011)</w:delText>
        </w:r>
        <w:r w:rsidRPr="006E585E">
          <w:fldChar w:fldCharType="end"/>
        </w:r>
        <w:r w:rsidR="00C9555C">
          <w:delText>.</w:delText>
        </w:r>
        <w:r w:rsidRPr="006E585E">
          <w:delText xml:space="preserve"> We used gridded four-times-daily estimates at a resolution of 80km to generate monthly population-weighted temperature by climate region throughout the analysis period.</w:delText>
        </w:r>
      </w:del>
    </w:p>
    <w:p w14:paraId="33598127" w14:textId="77777777" w:rsidR="004055C0" w:rsidRPr="006E585E" w:rsidRDefault="004055C0" w:rsidP="004055C0">
      <w:pPr>
        <w:spacing w:line="480" w:lineRule="auto"/>
        <w:jc w:val="both"/>
        <w:rPr>
          <w:del w:id="379" w:author="Parks, Robbie M" w:date="2018-08-14T21:12:00Z"/>
          <w:color w:val="000000" w:themeColor="text1"/>
        </w:rPr>
      </w:pPr>
    </w:p>
    <w:p w14:paraId="0BBC8605" w14:textId="77777777" w:rsidR="004055C0" w:rsidRPr="006E585E" w:rsidRDefault="004055C0" w:rsidP="004055C0">
      <w:pPr>
        <w:spacing w:line="480" w:lineRule="auto"/>
        <w:jc w:val="both"/>
        <w:outlineLvl w:val="0"/>
        <w:rPr>
          <w:del w:id="380" w:author="Parks, Robbie M" w:date="2018-08-14T21:12:00Z"/>
          <w:i/>
          <w:color w:val="000000" w:themeColor="text1"/>
        </w:rPr>
      </w:pPr>
      <w:del w:id="381" w:author="Parks, Robbie M" w:date="2018-08-14T21:12:00Z">
        <w:r w:rsidRPr="006E585E">
          <w:rPr>
            <w:i/>
            <w:color w:val="000000" w:themeColor="text1"/>
          </w:rPr>
          <w:delText>Statistical methods</w:delText>
        </w:r>
      </w:del>
    </w:p>
    <w:p w14:paraId="5A6E20EB" w14:textId="61B89001" w:rsidR="004055C0" w:rsidRPr="006E585E" w:rsidRDefault="004055C0" w:rsidP="004055C0">
      <w:pPr>
        <w:widowControl w:val="0"/>
        <w:autoSpaceDE w:val="0"/>
        <w:autoSpaceDN w:val="0"/>
        <w:adjustRightInd w:val="0"/>
        <w:spacing w:line="480" w:lineRule="auto"/>
        <w:jc w:val="both"/>
        <w:rPr>
          <w:del w:id="382" w:author="Parks, Robbie M" w:date="2018-08-14T21:12:00Z"/>
          <w:color w:val="000000" w:themeColor="text1"/>
        </w:rPr>
      </w:pPr>
      <w:del w:id="383" w:author="Parks, Robbie M" w:date="2018-08-14T21:12:00Z">
        <w:r w:rsidRPr="006E585E">
          <w:rPr>
            <w:color w:val="000000" w:themeColor="text1"/>
          </w:rPr>
          <w:delText>We used wavelet analysis to investigate seasonality, both nationally and sub-nationally, for each age-sex group. Wavelet analysis uncovers the presence, and frequency, of repeated maxima and minima in each age-sex-specific death rate time series. In brief, a Morlet wavelet, described in detail elsewhere</w:delText>
        </w:r>
        <w:r w:rsidR="00C9555C">
          <w:rPr>
            <w:color w:val="000000" w:themeColor="text1"/>
          </w:rPr>
          <w:delText xml:space="preserve"> </w:delText>
        </w:r>
        <w:r w:rsidRPr="006E585E">
          <w:rPr>
            <w:color w:val="000000" w:themeColor="text1"/>
          </w:rPr>
          <w:fldChar w:fldCharType="begin" w:fldLock="1"/>
        </w:r>
        <w:r w:rsidR="00F52D66">
          <w:rPr>
            <w:color w:val="000000" w:themeColor="text1"/>
          </w:rPr>
          <w:delInstrText>ADDIN CSL_CITATION { "citationItems" : [ { "id" : "ITEM-1", "itemData" : { "DOI" : "10.1007/s00442-008-0993-2", "ISBN" : "0029-8549", "ISSN" : "00298549", "PMID" : "18322705", "abstract" : "Wavelet analysis is a powerful tool that is already in use throughout science and engineering. The versatility and attractiveness of the wavelet approach lie in its decomposition properties, principally its time-scale localization. It is especially relevant to the analysis of non-stationary systems, i.e., systems with short-lived transient components, like those observed in ecological systems. Here, we review the basic properties of the wavelet approach for time-series analysis from an ecological perspective. Wavelet decomposition offers several advantages that are discussed in this paper and illustrated by appropriate synthetic and ecological examples. Wavelet analysis is notably free from the assumption of stationarity that makes most methods unsuitable for many ecological time series. Wavelet analysis also permits analysis of the relationships between two signals, and it is especially appropriate for following gradual change in forcing by exogenous variables.", "author" : [ { "dropping-particle" : "", "family" : "Cazelles", "given" : "Bernard", "non-dropping-particle" : "", "parse-names" : false, "suffix" : "" }, { "dropping-particle" : "", "family" : "Chavez", "given" : "Mario", "non-dropping-particle" : "", "parse-names" : false, "suffix" : "" }, { "dropping-particle" : "", "family" : "Berteaux", "given" : "Dominique", "non-dropping-particle" : "", "parse-names" : false, "suffix" : "" }, { "dropping-particle" : "", "family" : "M\u00e9nard", "given" : "Fr\u00e9d\u00e9ric", "non-dropping-particle" : "", "parse-names" : false, "suffix" : "" }, { "dropping-particle" : "", "family" : "Vik", "given" : "Jon Olav", "non-dropping-particle" : "", "parse-names" : false, "suffix" : "" }, { "dropping-particle" : "", "family" : "Jenouvrier", "given" : "St\u00e9phanie", "non-dropping-particle" : "", "parse-names" : false, "suffix" : "" }, { "dropping-particle" : "", "family" : "Stenseth", "given" : "Nils C.", "non-dropping-particle" : "", "parse-names" : false, "suffix" : "" } ], "container-title" : "Oecologia", "id" : "ITEM-1", "issue" : "2", "issued" : { "date-parts" : [ [ "2008" ] ] }, "page" : "287-304", "title" : "Wavelet analysis of ecological time series", "type" : "article", "volume" : "156" }, "uris" : [ "http://www.mendeley.com/documents/?uuid=59ae7ae3-a0f5-410c-a027-ae0977becaa1" ] } ], "mendeley" : { "formattedCitation" : "(Cazelles et al., 2008)", "plainTextFormattedCitation" : "(Cazelles et al., 2008)", "previouslyFormattedCitation" : "(Cazelles et al., 2008)" }, "properties" : {  }, "schema" : "https://github.com/citation-style-language/schema/raw/master/csl-citation.json" }</w:delInstrText>
        </w:r>
        <w:r w:rsidRPr="006E585E">
          <w:rPr>
            <w:color w:val="000000" w:themeColor="text1"/>
          </w:rPr>
          <w:fldChar w:fldCharType="separate"/>
        </w:r>
        <w:r w:rsidR="00BC655C" w:rsidRPr="00BC655C">
          <w:rPr>
            <w:noProof/>
            <w:color w:val="000000" w:themeColor="text1"/>
          </w:rPr>
          <w:delText>(Cazelles et al., 2008)</w:delText>
        </w:r>
        <w:r w:rsidRPr="006E585E">
          <w:rPr>
            <w:color w:val="000000" w:themeColor="text1"/>
          </w:rPr>
          <w:fldChar w:fldCharType="end"/>
        </w:r>
        <w:r w:rsidR="00C9555C">
          <w:rPr>
            <w:color w:val="000000" w:themeColor="text1"/>
          </w:rPr>
          <w:delText>,</w:delText>
        </w:r>
        <w:r w:rsidRPr="006E585E">
          <w:rPr>
            <w:color w:val="000000" w:themeColor="text1"/>
          </w:rPr>
          <w:delText xml:space="preserve"> is equivalent to using a moving window on the death rate time series and </w:delText>
        </w:r>
        <w:r w:rsidR="00592638">
          <w:rPr>
            <w:color w:val="000000" w:themeColor="text1"/>
          </w:rPr>
          <w:delText>analy</w:delText>
        </w:r>
        <w:r w:rsidR="007E031A">
          <w:rPr>
            <w:color w:val="000000" w:themeColor="text1"/>
          </w:rPr>
          <w:delText>s</w:delText>
        </w:r>
        <w:r w:rsidRPr="006E585E">
          <w:rPr>
            <w:color w:val="000000" w:themeColor="text1"/>
          </w:rPr>
          <w:delText>ing periodicity in each window using a short-form Fourier transform, hence generating a dynamic spectral analysis</w:delText>
        </w:r>
        <w:r w:rsidR="00C04B90" w:rsidRPr="006E585E">
          <w:rPr>
            <w:color w:val="000000" w:themeColor="text1"/>
          </w:rPr>
          <w:delText>, which allows</w:delText>
        </w:r>
        <w:r w:rsidRPr="006E585E">
          <w:rPr>
            <w:color w:val="000000" w:themeColor="text1"/>
          </w:rPr>
          <w:delText xml:space="preserve"> measur</w:delText>
        </w:r>
        <w:r w:rsidR="00C04B90" w:rsidRPr="006E585E">
          <w:rPr>
            <w:color w:val="000000" w:themeColor="text1"/>
          </w:rPr>
          <w:delText>ing</w:delText>
        </w:r>
        <w:r w:rsidRPr="006E585E">
          <w:rPr>
            <w:color w:val="000000" w:themeColor="text1"/>
          </w:rPr>
          <w:delText xml:space="preserve"> dynamic seasonal behavio</w:delText>
        </w:r>
        <w:r w:rsidR="007E031A">
          <w:rPr>
            <w:color w:val="000000" w:themeColor="text1"/>
          </w:rPr>
          <w:delText>u</w:delText>
        </w:r>
        <w:r w:rsidRPr="006E585E">
          <w:rPr>
            <w:color w:val="000000" w:themeColor="text1"/>
          </w:rPr>
          <w:delText xml:space="preserve">r, in which the periodicity of death rates may disappear, emerge, or change over time. </w:delText>
        </w:r>
        <w:r w:rsidR="00C04B90" w:rsidRPr="006E585E">
          <w:rPr>
            <w:color w:val="000000" w:themeColor="text1"/>
          </w:rPr>
          <w:delText>In addition to coefficients that measure the frequency of periodicity, wavelet analysis gives an indication of statistical significance of results compared with random fluctuations that can be represented with white</w:delText>
        </w:r>
        <w:r w:rsidR="006F78C7" w:rsidRPr="006E585E">
          <w:rPr>
            <w:color w:val="000000" w:themeColor="text1"/>
          </w:rPr>
          <w:delText xml:space="preserve"> (an independent random process)</w:delText>
        </w:r>
        <w:r w:rsidR="00C04B90" w:rsidRPr="006E585E">
          <w:rPr>
            <w:color w:val="000000" w:themeColor="text1"/>
          </w:rPr>
          <w:delText xml:space="preserve"> or red </w:delText>
        </w:r>
        <w:r w:rsidR="006F78C7" w:rsidRPr="006E585E">
          <w:rPr>
            <w:color w:val="000000" w:themeColor="text1"/>
          </w:rPr>
          <w:delText xml:space="preserve">(autoregressive of order 1 process) </w:delText>
        </w:r>
        <w:r w:rsidR="00C04B90" w:rsidRPr="006E585E">
          <w:rPr>
            <w:color w:val="000000" w:themeColor="text1"/>
          </w:rPr>
          <w:delText xml:space="preserve">noise. </w:delText>
        </w:r>
        <w:r w:rsidRPr="006E585E">
          <w:rPr>
            <w:color w:val="000000" w:themeColor="text1"/>
          </w:rPr>
          <w:delText>We used the R package WaveletComp (version 1.0) for the wavelet analysis. Before analysis, we logarithmically transformed death rates, de</w:delText>
        </w:r>
        <w:r w:rsidR="00C04B90" w:rsidRPr="006E585E">
          <w:rPr>
            <w:color w:val="000000" w:themeColor="text1"/>
          </w:rPr>
          <w:delText>-</w:delText>
        </w:r>
        <w:r w:rsidRPr="006E585E">
          <w:rPr>
            <w:color w:val="000000" w:themeColor="text1"/>
          </w:rPr>
          <w:delText xml:space="preserve">trended using a polynomial regression, and rescaled each all-cause mortality death rate time series so as to range between 1 and -1. </w:delText>
        </w:r>
      </w:del>
    </w:p>
    <w:p w14:paraId="4DF1AC90" w14:textId="77777777" w:rsidR="004055C0" w:rsidRPr="006E585E" w:rsidRDefault="004055C0" w:rsidP="004055C0">
      <w:pPr>
        <w:spacing w:line="480" w:lineRule="auto"/>
        <w:jc w:val="both"/>
        <w:rPr>
          <w:del w:id="384" w:author="Parks, Robbie M" w:date="2018-08-14T21:12:00Z"/>
          <w:color w:val="000000" w:themeColor="text1"/>
        </w:rPr>
      </w:pPr>
    </w:p>
    <w:p w14:paraId="1E18D327" w14:textId="77777777" w:rsidR="007B551D" w:rsidRDefault="004055C0" w:rsidP="004055C0">
      <w:pPr>
        <w:pStyle w:val="CommentText"/>
        <w:spacing w:line="480" w:lineRule="auto"/>
        <w:jc w:val="both"/>
        <w:rPr>
          <w:ins w:id="385" w:author="Parks, Robbie M" w:date="2018-08-14T21:12:00Z"/>
          <w:rFonts w:ascii="Times New Roman" w:hAnsi="Times New Roman" w:cs="Times New Roman"/>
          <w:noProof/>
          <w:sz w:val="24"/>
          <w:szCs w:val="24"/>
        </w:rPr>
      </w:pPr>
      <w:del w:id="386" w:author="Parks, Robbie M" w:date="2018-08-14T21:12:00Z">
        <w:r w:rsidRPr="006E585E">
          <w:rPr>
            <w:rFonts w:ascii="Times New Roman" w:hAnsi="Times New Roman" w:cs="Times New Roman"/>
            <w:color w:val="000000" w:themeColor="text1"/>
            <w:sz w:val="24"/>
            <w:szCs w:val="24"/>
          </w:rPr>
          <w:delText>We identified age-sex groups whose wavelet power spectra differed from that of a white noise spectrum, which represents random fluctuations, at 5% significance level, for the entire study period (1980-2013).  For age-sex groups which had statistically significant power spectra for 1980-2013</w:delText>
        </w:r>
      </w:del>
      <w:r w:rsidRPr="006E585E">
        <w:rPr>
          <w:rFonts w:ascii="Times New Roman" w:hAnsi="Times New Roman" w:cs="Times New Roman"/>
          <w:color w:val="000000" w:themeColor="text1"/>
          <w:sz w:val="24"/>
          <w:szCs w:val="24"/>
        </w:rPr>
        <w:t xml:space="preserve">, we calculated the </w:t>
      </w:r>
      <w:r w:rsidR="007E031A" w:rsidRPr="006E585E">
        <w:rPr>
          <w:rFonts w:ascii="Times New Roman" w:hAnsi="Times New Roman" w:cs="Times New Roman"/>
          <w:color w:val="000000" w:themeColor="text1"/>
          <w:sz w:val="24"/>
          <w:szCs w:val="24"/>
        </w:rPr>
        <w:t>centre</w:t>
      </w:r>
      <w:r w:rsidRPr="006E585E">
        <w:rPr>
          <w:rFonts w:ascii="Times New Roman" w:hAnsi="Times New Roman" w:cs="Times New Roman"/>
          <w:color w:val="000000" w:themeColor="text1"/>
          <w:sz w:val="24"/>
          <w:szCs w:val="24"/>
        </w:rPr>
        <w:t xml:space="preserve"> of gravity and the negative </w:t>
      </w:r>
      <w:r w:rsidR="007E031A" w:rsidRPr="006E585E">
        <w:rPr>
          <w:rFonts w:ascii="Times New Roman" w:hAnsi="Times New Roman" w:cs="Times New Roman"/>
          <w:color w:val="000000" w:themeColor="text1"/>
          <w:sz w:val="24"/>
          <w:szCs w:val="24"/>
        </w:rPr>
        <w:t>centre</w:t>
      </w:r>
      <w:r w:rsidRPr="006E585E">
        <w:rPr>
          <w:rFonts w:ascii="Times New Roman" w:hAnsi="Times New Roman" w:cs="Times New Roman"/>
          <w:color w:val="000000" w:themeColor="text1"/>
          <w:sz w:val="24"/>
          <w:szCs w:val="24"/>
        </w:rPr>
        <w:t xml:space="preserve"> of gravity of monthly dea</w:t>
      </w:r>
      <w:r w:rsidR="00EE473F">
        <w:rPr>
          <w:rFonts w:ascii="Times New Roman" w:hAnsi="Times New Roman" w:cs="Times New Roman"/>
          <w:color w:val="000000" w:themeColor="text1"/>
          <w:sz w:val="24"/>
          <w:szCs w:val="24"/>
        </w:rPr>
        <w:t xml:space="preserve">th rates. </w:t>
      </w:r>
      <w:ins w:id="387" w:author="Parks, Robbie M" w:date="2018-08-14T21:12:00Z">
        <w:r w:rsidR="004115F7" w:rsidRPr="004B02D5">
          <w:rPr>
            <w:rFonts w:ascii="Times New Roman" w:hAnsi="Times New Roman" w:cs="Times New Roman"/>
            <w:color w:val="000000" w:themeColor="text1"/>
            <w:sz w:val="24"/>
            <w:szCs w:val="24"/>
          </w:rPr>
          <w:t>C</w:t>
        </w:r>
        <w:r w:rsidR="007E031A" w:rsidRPr="004B02D5">
          <w:rPr>
            <w:rFonts w:ascii="Times New Roman" w:hAnsi="Times New Roman" w:cs="Times New Roman"/>
            <w:color w:val="000000" w:themeColor="text1"/>
            <w:sz w:val="24"/>
            <w:szCs w:val="24"/>
          </w:rPr>
          <w:t>entre</w:t>
        </w:r>
        <w:r w:rsidRPr="004B02D5">
          <w:rPr>
            <w:rFonts w:ascii="Times New Roman" w:hAnsi="Times New Roman" w:cs="Times New Roman"/>
            <w:color w:val="000000" w:themeColor="text1"/>
            <w:sz w:val="24"/>
            <w:szCs w:val="24"/>
          </w:rPr>
          <w:t xml:space="preserve"> of gravity</w:t>
        </w:r>
        <w:r w:rsidR="004115F7" w:rsidRPr="004B02D5">
          <w:rPr>
            <w:rFonts w:ascii="Times New Roman" w:hAnsi="Times New Roman" w:cs="Times New Roman"/>
            <w:color w:val="000000" w:themeColor="text1"/>
            <w:sz w:val="24"/>
            <w:szCs w:val="24"/>
          </w:rPr>
          <w:t xml:space="preserve"> was calculated as a weighted</w:t>
        </w:r>
      </w:ins>
      <w:del w:id="388" w:author="Parks, Robbie M" w:date="2018-08-14T21:12:00Z">
        <w:r w:rsidR="00EE473F">
          <w:rPr>
            <w:rFonts w:ascii="Times New Roman" w:hAnsi="Times New Roman" w:cs="Times New Roman"/>
            <w:color w:val="000000" w:themeColor="text1"/>
            <w:sz w:val="24"/>
            <w:szCs w:val="24"/>
          </w:rPr>
          <w:delText>These parameters show</w:delText>
        </w:r>
        <w:r w:rsidRPr="006E585E">
          <w:rPr>
            <w:rFonts w:ascii="Times New Roman" w:hAnsi="Times New Roman" w:cs="Times New Roman"/>
            <w:color w:val="000000" w:themeColor="text1"/>
            <w:sz w:val="24"/>
            <w:szCs w:val="24"/>
          </w:rPr>
          <w:delText xml:space="preserve"> when in the year, on</w:delText>
        </w:r>
      </w:del>
      <w:r w:rsidRPr="006E585E">
        <w:rPr>
          <w:rFonts w:ascii="Times New Roman" w:hAnsi="Times New Roman" w:cs="Times New Roman"/>
          <w:color w:val="000000" w:themeColor="text1"/>
          <w:sz w:val="24"/>
          <w:szCs w:val="24"/>
        </w:rPr>
        <w:t xml:space="preserve"> average</w:t>
      </w:r>
      <w:del w:id="389" w:author="Parks, Robbie M" w:date="2018-08-14T21:12:00Z">
        <w:r w:rsidRPr="006E585E">
          <w:rPr>
            <w:rFonts w:ascii="Times New Roman" w:hAnsi="Times New Roman" w:cs="Times New Roman"/>
            <w:color w:val="000000" w:themeColor="text1"/>
            <w:sz w:val="24"/>
            <w:szCs w:val="24"/>
          </w:rPr>
          <w:delText xml:space="preserve">, maximum and minimum death rates occur, respectively. For calculating </w:delText>
        </w:r>
        <w:r w:rsidR="007E031A" w:rsidRPr="006E585E">
          <w:rPr>
            <w:rFonts w:ascii="Times New Roman" w:hAnsi="Times New Roman" w:cs="Times New Roman"/>
            <w:color w:val="000000" w:themeColor="text1"/>
            <w:sz w:val="24"/>
            <w:szCs w:val="24"/>
          </w:rPr>
          <w:delText>centre</w:delText>
        </w:r>
      </w:del>
      <w:r w:rsidRPr="006E585E">
        <w:rPr>
          <w:rFonts w:ascii="Times New Roman" w:hAnsi="Times New Roman" w:cs="Times New Roman"/>
          <w:color w:val="000000" w:themeColor="text1"/>
          <w:sz w:val="24"/>
          <w:szCs w:val="24"/>
        </w:rPr>
        <w:t xml:space="preserve"> of </w:t>
      </w:r>
      <w:ins w:id="390" w:author="Parks, Robbie M" w:date="2018-08-14T21:12:00Z">
        <w:r w:rsidR="004115F7" w:rsidRPr="004B02D5">
          <w:rPr>
            <w:rFonts w:ascii="Times New Roman" w:hAnsi="Times New Roman" w:cs="Times New Roman"/>
            <w:color w:val="000000" w:themeColor="text1"/>
            <w:sz w:val="24"/>
            <w:szCs w:val="24"/>
          </w:rPr>
          <w:t>months of deaths, with</w:t>
        </w:r>
      </w:ins>
      <w:del w:id="391" w:author="Parks, Robbie M" w:date="2018-08-14T21:12:00Z">
        <w:r w:rsidRPr="006E585E">
          <w:rPr>
            <w:rFonts w:ascii="Times New Roman" w:hAnsi="Times New Roman" w:cs="Times New Roman"/>
            <w:color w:val="000000" w:themeColor="text1"/>
            <w:sz w:val="24"/>
            <w:szCs w:val="24"/>
          </w:rPr>
          <w:delText>gravity,</w:delText>
        </w:r>
      </w:del>
      <w:r w:rsidRPr="006E585E">
        <w:rPr>
          <w:rFonts w:ascii="Times New Roman" w:hAnsi="Times New Roman" w:cs="Times New Roman"/>
          <w:color w:val="000000" w:themeColor="text1"/>
          <w:sz w:val="24"/>
          <w:szCs w:val="24"/>
        </w:rPr>
        <w:t xml:space="preserve"> each month </w:t>
      </w:r>
      <w:del w:id="392" w:author="Parks, Robbie M" w:date="2018-08-14T21:12:00Z">
        <w:r w:rsidRPr="006E585E">
          <w:rPr>
            <w:rFonts w:ascii="Times New Roman" w:hAnsi="Times New Roman" w:cs="Times New Roman"/>
            <w:color w:val="000000" w:themeColor="text1"/>
            <w:sz w:val="24"/>
            <w:szCs w:val="24"/>
          </w:rPr>
          <w:delText xml:space="preserve">was </w:delText>
        </w:r>
      </w:del>
      <w:r w:rsidRPr="006E585E">
        <w:rPr>
          <w:rFonts w:ascii="Times New Roman" w:hAnsi="Times New Roman" w:cs="Times New Roman"/>
          <w:color w:val="000000" w:themeColor="text1"/>
          <w:sz w:val="24"/>
          <w:szCs w:val="24"/>
        </w:rPr>
        <w:t xml:space="preserve">weighted by its death rate; </w:t>
      </w:r>
      <w:del w:id="393" w:author="Parks, Robbie M" w:date="2018-08-14T21:12:00Z">
        <w:r w:rsidRPr="006E585E">
          <w:rPr>
            <w:rFonts w:ascii="Times New Roman" w:hAnsi="Times New Roman" w:cs="Times New Roman"/>
            <w:color w:val="000000" w:themeColor="text1"/>
            <w:sz w:val="24"/>
            <w:szCs w:val="24"/>
          </w:rPr>
          <w:delText xml:space="preserve">for </w:delText>
        </w:r>
      </w:del>
      <w:r w:rsidRPr="006E585E">
        <w:rPr>
          <w:rFonts w:ascii="Times New Roman" w:hAnsi="Times New Roman" w:cs="Times New Roman"/>
          <w:color w:val="000000" w:themeColor="text1"/>
          <w:sz w:val="24"/>
          <w:szCs w:val="24"/>
        </w:rPr>
        <w:t xml:space="preserve">negative </w:t>
      </w:r>
      <w:r w:rsidR="007E031A" w:rsidRPr="006E585E">
        <w:rPr>
          <w:rFonts w:ascii="Times New Roman" w:hAnsi="Times New Roman" w:cs="Times New Roman"/>
          <w:color w:val="000000" w:themeColor="text1"/>
          <w:sz w:val="24"/>
          <w:szCs w:val="24"/>
        </w:rPr>
        <w:t>centre</w:t>
      </w:r>
      <w:r w:rsidRPr="006E585E">
        <w:rPr>
          <w:rFonts w:ascii="Times New Roman" w:hAnsi="Times New Roman" w:cs="Times New Roman"/>
          <w:color w:val="000000" w:themeColor="text1"/>
          <w:sz w:val="24"/>
          <w:szCs w:val="24"/>
        </w:rPr>
        <w:t xml:space="preserve"> of gravity</w:t>
      </w:r>
      <w:ins w:id="394" w:author="Parks, Robbie M" w:date="2018-08-14T21:12:00Z">
        <w:r w:rsidR="00035EC0" w:rsidRPr="004B02D5">
          <w:rPr>
            <w:rFonts w:ascii="Times New Roman" w:hAnsi="Times New Roman" w:cs="Times New Roman"/>
            <w:color w:val="000000" w:themeColor="text1"/>
            <w:sz w:val="24"/>
            <w:szCs w:val="24"/>
          </w:rPr>
          <w:t xml:space="preserve"> was also calculated as a weighted average of months of deaths, but with</w:t>
        </w:r>
      </w:ins>
      <w:del w:id="395" w:author="Parks, Robbie M" w:date="2018-08-14T21:12:00Z">
        <w:r w:rsidRPr="006E585E">
          <w:rPr>
            <w:rFonts w:ascii="Times New Roman" w:hAnsi="Times New Roman" w:cs="Times New Roman"/>
            <w:color w:val="000000" w:themeColor="text1"/>
            <w:sz w:val="24"/>
            <w:szCs w:val="24"/>
          </w:rPr>
          <w:delText>,</w:delText>
        </w:r>
      </w:del>
      <w:r w:rsidRPr="006E585E">
        <w:rPr>
          <w:rFonts w:ascii="Times New Roman" w:hAnsi="Times New Roman" w:cs="Times New Roman"/>
          <w:color w:val="000000" w:themeColor="text1"/>
          <w:sz w:val="24"/>
          <w:szCs w:val="24"/>
        </w:rPr>
        <w:t xml:space="preserve"> each month was weighted by the difference between its death rate and the year’s maximum death rate. </w:t>
      </w:r>
      <w:r w:rsidRPr="006E585E">
        <w:rPr>
          <w:rFonts w:ascii="Times New Roman" w:hAnsi="Times New Roman" w:cs="Times New Roman"/>
          <w:sz w:val="24"/>
          <w:szCs w:val="24"/>
        </w:rPr>
        <w:t xml:space="preserve">In taking the weighted average, we allowed </w:t>
      </w:r>
      <w:ins w:id="396" w:author="Parks, Robbie M" w:date="2018-08-14T21:12:00Z">
        <w:r w:rsidRPr="004B02D5">
          <w:rPr>
            <w:rFonts w:ascii="Times New Roman" w:hAnsi="Times New Roman" w:cs="Times New Roman"/>
            <w:noProof/>
            <w:sz w:val="24"/>
            <w:szCs w:val="24"/>
          </w:rPr>
          <w:t>December (month 12)</w:t>
        </w:r>
        <w:r w:rsidR="001B58C4">
          <w:rPr>
            <w:rFonts w:ascii="Times New Roman" w:hAnsi="Times New Roman" w:cs="Times New Roman"/>
            <w:noProof/>
            <w:sz w:val="24"/>
            <w:szCs w:val="24"/>
          </w:rPr>
          <w:t xml:space="preserve"> </w:t>
        </w:r>
        <w:r w:rsidR="001B58C4" w:rsidRPr="004B02D5">
          <w:rPr>
            <w:rFonts w:ascii="Times New Roman" w:hAnsi="Times New Roman" w:cs="Times New Roman"/>
            <w:noProof/>
            <w:sz w:val="24"/>
            <w:szCs w:val="24"/>
          </w:rPr>
          <w:t>to neighbour</w:t>
        </w:r>
        <w:r w:rsidR="001B58C4">
          <w:rPr>
            <w:rFonts w:ascii="Times New Roman" w:hAnsi="Times New Roman" w:cs="Times New Roman"/>
            <w:noProof/>
            <w:sz w:val="24"/>
            <w:szCs w:val="24"/>
          </w:rPr>
          <w:t xml:space="preserve"> </w:t>
        </w:r>
        <w:r w:rsidR="001B58C4" w:rsidRPr="004B02D5">
          <w:rPr>
            <w:rFonts w:ascii="Times New Roman" w:hAnsi="Times New Roman" w:cs="Times New Roman"/>
            <w:noProof/>
            <w:sz w:val="24"/>
            <w:szCs w:val="24"/>
          </w:rPr>
          <w:t>January (month 1)</w:t>
        </w:r>
        <w:r w:rsidRPr="004B02D5">
          <w:rPr>
            <w:rFonts w:ascii="Times New Roman" w:hAnsi="Times New Roman" w:cs="Times New Roman"/>
            <w:noProof/>
            <w:sz w:val="24"/>
            <w:szCs w:val="24"/>
          </w:rPr>
          <w:t xml:space="preserve">, </w:t>
        </w:r>
        <w:r w:rsidR="00F418B0">
          <w:rPr>
            <w:rFonts w:ascii="Times New Roman" w:hAnsi="Times New Roman" w:cs="Times New Roman"/>
            <w:noProof/>
            <w:sz w:val="24"/>
            <w:szCs w:val="24"/>
          </w:rPr>
          <w:t xml:space="preserve">representing each month by </w:t>
        </w:r>
        <w:r w:rsidR="00644978">
          <w:rPr>
            <w:rFonts w:ascii="Times New Roman" w:hAnsi="Times New Roman" w:cs="Times New Roman"/>
            <w:noProof/>
            <w:sz w:val="24"/>
            <w:szCs w:val="24"/>
          </w:rPr>
          <w:t xml:space="preserve">an angle subtended from </w:t>
        </w:r>
        <w:r w:rsidR="00F418B0">
          <w:rPr>
            <w:rFonts w:ascii="Times New Roman" w:hAnsi="Times New Roman" w:cs="Times New Roman"/>
            <w:noProof/>
            <w:sz w:val="24"/>
            <w:szCs w:val="24"/>
          </w:rPr>
          <w:t xml:space="preserve">12 equally-spaced points around a unit circle. </w:t>
        </w:r>
        <w:r w:rsidR="007B551D">
          <w:rPr>
            <w:rFonts w:ascii="Times New Roman" w:hAnsi="Times New Roman" w:cs="Times New Roman"/>
            <w:noProof/>
            <w:sz w:val="24"/>
            <w:szCs w:val="24"/>
          </w:rPr>
          <w:t xml:space="preserve">Using </w:t>
        </w:r>
        <w:r w:rsidRPr="004B02D5">
          <w:rPr>
            <w:rFonts w:ascii="Times New Roman" w:hAnsi="Times New Roman" w:cs="Times New Roman"/>
            <w:noProof/>
            <w:sz w:val="24"/>
            <w:szCs w:val="24"/>
          </w:rPr>
          <w:t>a technique called circular statistics</w:t>
        </w:r>
        <w:r w:rsidR="007B551D">
          <w:rPr>
            <w:rFonts w:ascii="Times New Roman" w:hAnsi="Times New Roman" w:cs="Times New Roman"/>
            <w:noProof/>
            <w:sz w:val="24"/>
            <w:szCs w:val="24"/>
          </w:rPr>
          <w:t xml:space="preserve">, </w:t>
        </w:r>
        <w:r w:rsidR="00251005">
          <w:rPr>
            <w:rFonts w:ascii="Times New Roman" w:hAnsi="Times New Roman" w:cs="Times New Roman"/>
            <w:noProof/>
            <w:sz w:val="24"/>
            <w:szCs w:val="24"/>
          </w:rPr>
          <w:t>a mean</w:t>
        </w:r>
        <w:r w:rsidR="00EF429C">
          <w:rPr>
            <w:rFonts w:ascii="Times New Roman" w:hAnsi="Times New Roman" w:cs="Times New Roman"/>
            <w:noProof/>
            <w:sz w:val="24"/>
            <w:szCs w:val="24"/>
          </w:rPr>
          <w:t xml:space="preserve"> </w:t>
        </w:r>
        <m:oMath>
          <m:r>
            <w:rPr>
              <w:rFonts w:ascii="Cambria Math" w:eastAsiaTheme="minorEastAsia" w:hAnsi="Cambria Math" w:cs="Times New Roman"/>
              <w:noProof/>
              <w:sz w:val="24"/>
              <w:szCs w:val="24"/>
            </w:rPr>
            <m:t>(</m:t>
          </m:r>
          <m:acc>
            <m:accPr>
              <m:chr m:val="̅"/>
              <m:ctrlPr>
                <w:rPr>
                  <w:rFonts w:ascii="Cambria Math" w:hAnsi="Cambria Math" w:cs="Times New Roman"/>
                  <w:i/>
                  <w:noProof/>
                  <w:sz w:val="24"/>
                  <w:szCs w:val="24"/>
                </w:rPr>
              </m:ctrlPr>
            </m:accPr>
            <m:e>
              <m:r>
                <w:rPr>
                  <w:rFonts w:ascii="Cambria Math" w:hAnsi="Cambria Math" w:cs="Times New Roman"/>
                  <w:noProof/>
                  <w:sz w:val="24"/>
                  <w:szCs w:val="24"/>
                </w:rPr>
                <m:t>θ</m:t>
              </m:r>
            </m:e>
          </m:acc>
          <m:r>
            <w:rPr>
              <w:rFonts w:ascii="Cambria Math" w:hAnsi="Cambria Math" w:cs="Times New Roman"/>
              <w:noProof/>
              <w:sz w:val="24"/>
              <w:szCs w:val="24"/>
            </w:rPr>
            <m:t>)</m:t>
          </m:r>
        </m:oMath>
        <w:r w:rsidR="00251005">
          <w:rPr>
            <w:rFonts w:ascii="Times New Roman" w:hAnsi="Times New Roman" w:cs="Times New Roman"/>
            <w:noProof/>
            <w:sz w:val="24"/>
            <w:szCs w:val="24"/>
          </w:rPr>
          <w:t xml:space="preserve">of </w:t>
        </w:r>
        <w:r w:rsidR="00644978">
          <w:rPr>
            <w:rFonts w:ascii="Times New Roman" w:hAnsi="Times New Roman" w:cs="Times New Roman"/>
            <w:noProof/>
            <w:sz w:val="24"/>
            <w:szCs w:val="24"/>
          </w:rPr>
          <w:t>the angles (</w:t>
        </w:r>
        <m:oMath>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1</m:t>
              </m:r>
            </m:sub>
          </m:sSub>
          <m:r>
            <w:rPr>
              <w:rFonts w:ascii="Cambria Math" w:hAnsi="Cambria Math" w:cs="Times New Roman"/>
              <w:noProof/>
              <w:sz w:val="24"/>
              <w:szCs w:val="24"/>
            </w:rPr>
            <m:t>,</m:t>
          </m:r>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2</m:t>
              </m:r>
            </m:sub>
          </m:sSub>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3</m:t>
              </m:r>
            </m:sub>
          </m:sSub>
          <m:r>
            <w:rPr>
              <w:rFonts w:ascii="Cambria Math" w:hAnsi="Cambria Math" w:cs="Times New Roman"/>
              <w:noProof/>
              <w:sz w:val="24"/>
              <w:szCs w:val="24"/>
            </w:rPr>
            <m:t>…</m:t>
          </m:r>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n,</m:t>
              </m:r>
            </m:sub>
          </m:sSub>
        </m:oMath>
        <w:r w:rsidR="00644978">
          <w:rPr>
            <w:rFonts w:ascii="Times New Roman" w:hAnsi="Times New Roman" w:cs="Times New Roman"/>
            <w:noProof/>
            <w:sz w:val="24"/>
            <w:szCs w:val="24"/>
          </w:rPr>
          <w:t>)</w:t>
        </w:r>
        <w:r w:rsidR="00D63463">
          <w:rPr>
            <w:rFonts w:ascii="Times New Roman" w:hAnsi="Times New Roman" w:cs="Times New Roman"/>
            <w:noProof/>
            <w:sz w:val="24"/>
            <w:szCs w:val="24"/>
          </w:rPr>
          <w:t xml:space="preserve"> representing the deaths (with n the total number of deaths in an age-sex group for a particular cause of death) </w:t>
        </w:r>
        <w:r w:rsidR="00644978">
          <w:rPr>
            <w:rFonts w:ascii="Times New Roman" w:hAnsi="Times New Roman" w:cs="Times New Roman"/>
            <w:noProof/>
            <w:sz w:val="24"/>
            <w:szCs w:val="24"/>
          </w:rPr>
          <w:t>is found</w:t>
        </w:r>
        <w:r w:rsidR="00734951">
          <w:rPr>
            <w:rFonts w:ascii="Times New Roman" w:hAnsi="Times New Roman" w:cs="Times New Roman"/>
            <w:noProof/>
            <w:sz w:val="24"/>
            <w:szCs w:val="24"/>
          </w:rPr>
          <w:t xml:space="preserve"> </w:t>
        </w:r>
        <w:r w:rsidR="001B58C4">
          <w:rPr>
            <w:rFonts w:ascii="Times New Roman" w:hAnsi="Times New Roman" w:cs="Times New Roman"/>
            <w:noProof/>
            <w:sz w:val="24"/>
            <w:szCs w:val="24"/>
          </w:rPr>
          <w:t>using the relation below</w:t>
        </w:r>
        <w:r w:rsidR="00644978">
          <w:rPr>
            <w:rFonts w:ascii="Times New Roman" w:hAnsi="Times New Roman" w:cs="Times New Roman"/>
            <w:noProof/>
            <w:sz w:val="24"/>
            <w:szCs w:val="24"/>
          </w:rPr>
          <w:t>:</w:t>
        </w:r>
        <w:r w:rsidRPr="004B02D5">
          <w:rPr>
            <w:rFonts w:ascii="Times New Roman" w:hAnsi="Times New Roman" w:cs="Times New Roman"/>
            <w:noProof/>
            <w:sz w:val="24"/>
            <w:szCs w:val="24"/>
          </w:rPr>
          <w:t xml:space="preserve"> </w:t>
        </w:r>
      </w:ins>
    </w:p>
    <w:p w14:paraId="39693950" w14:textId="77777777" w:rsidR="007B551D" w:rsidRDefault="0034704C" w:rsidP="004055C0">
      <w:pPr>
        <w:pStyle w:val="CommentText"/>
        <w:spacing w:line="480" w:lineRule="auto"/>
        <w:jc w:val="both"/>
        <w:rPr>
          <w:ins w:id="397" w:author="Parks, Robbie M" w:date="2018-08-14T21:12:00Z"/>
          <w:rFonts w:ascii="Times New Roman" w:hAnsi="Times New Roman" w:cs="Times New Roman"/>
          <w:noProof/>
          <w:sz w:val="24"/>
          <w:szCs w:val="24"/>
        </w:rPr>
      </w:pPr>
      <m:oMathPara>
        <m:oMath>
          <m:acc>
            <m:accPr>
              <m:chr m:val="̅"/>
              <m:ctrlPr>
                <w:ins w:id="398" w:author="Parks, Robbie M" w:date="2018-08-14T21:12:00Z">
                  <w:rPr>
                    <w:rFonts w:ascii="Cambria Math" w:hAnsi="Cambria Math" w:cs="Times New Roman"/>
                    <w:i/>
                    <w:noProof/>
                    <w:sz w:val="24"/>
                    <w:szCs w:val="24"/>
                  </w:rPr>
                </w:ins>
              </m:ctrlPr>
            </m:accPr>
            <m:e>
              <w:ins w:id="399" w:author="Parks, Robbie M" w:date="2018-08-14T21:12:00Z">
                <m:r>
                  <w:rPr>
                    <w:rFonts w:ascii="Cambria Math" w:hAnsi="Cambria Math" w:cs="Times New Roman"/>
                    <w:noProof/>
                    <w:sz w:val="24"/>
                    <w:szCs w:val="24"/>
                  </w:rPr>
                  <m:t>θ</m:t>
                </m:r>
              </w:ins>
            </m:e>
          </m:acc>
          <w:ins w:id="400" w:author="Parks, Robbie M" w:date="2018-08-14T21:12:00Z">
            <m:r>
              <w:rPr>
                <w:rFonts w:ascii="Cambria Math" w:hAnsi="Cambria Math" w:cs="Times New Roman"/>
                <w:noProof/>
                <w:sz w:val="24"/>
                <w:szCs w:val="24"/>
              </w:rPr>
              <m:t>=arg</m:t>
            </m:r>
          </w:ins>
          <m:d>
            <m:dPr>
              <m:begChr m:val="{"/>
              <m:endChr m:val="}"/>
              <m:ctrlPr>
                <w:ins w:id="401" w:author="Parks, Robbie M" w:date="2018-08-14T21:12:00Z">
                  <w:rPr>
                    <w:rFonts w:ascii="Cambria Math" w:hAnsi="Cambria Math" w:cs="Times New Roman"/>
                    <w:i/>
                    <w:noProof/>
                    <w:sz w:val="24"/>
                    <w:szCs w:val="24"/>
                  </w:rPr>
                </w:ins>
              </m:ctrlPr>
            </m:dPr>
            <m:e>
              <m:nary>
                <m:naryPr>
                  <m:chr m:val="∑"/>
                  <m:limLoc m:val="undOvr"/>
                  <m:ctrlPr>
                    <w:ins w:id="402" w:author="Parks, Robbie M" w:date="2018-08-14T21:12:00Z">
                      <w:rPr>
                        <w:rFonts w:ascii="Cambria Math" w:hAnsi="Cambria Math" w:cs="Times New Roman"/>
                        <w:i/>
                        <w:noProof/>
                        <w:sz w:val="24"/>
                        <w:szCs w:val="24"/>
                      </w:rPr>
                    </w:ins>
                  </m:ctrlPr>
                </m:naryPr>
                <m:sub>
                  <w:ins w:id="403" w:author="Parks, Robbie M" w:date="2018-08-14T21:12:00Z">
                    <m:r>
                      <w:rPr>
                        <w:rFonts w:ascii="Cambria Math" w:hAnsi="Cambria Math" w:cs="Times New Roman"/>
                        <w:noProof/>
                        <w:sz w:val="24"/>
                        <w:szCs w:val="24"/>
                      </w:rPr>
                      <m:t>j=1</m:t>
                    </m:r>
                  </w:ins>
                </m:sub>
                <m:sup>
                  <w:ins w:id="404" w:author="Parks, Robbie M" w:date="2018-08-14T21:12:00Z">
                    <m:r>
                      <w:rPr>
                        <w:rFonts w:ascii="Cambria Math" w:hAnsi="Cambria Math" w:cs="Times New Roman"/>
                        <w:noProof/>
                        <w:sz w:val="24"/>
                        <w:szCs w:val="24"/>
                      </w:rPr>
                      <m:t>n</m:t>
                    </m:r>
                  </w:ins>
                </m:sup>
                <m:e>
                  <w:ins w:id="405" w:author="Parks, Robbie M" w:date="2018-08-14T21:12:00Z">
                    <m:r>
                      <m:rPr>
                        <m:sty m:val="p"/>
                      </m:rPr>
                      <w:rPr>
                        <w:rFonts w:ascii="Cambria Math" w:hAnsi="Cambria Math" w:cs="Times New Roman"/>
                        <w:noProof/>
                        <w:sz w:val="24"/>
                        <w:szCs w:val="24"/>
                      </w:rPr>
                      <m:t>exp⁡(i</m:t>
                    </m:r>
                  </w:ins>
                  <m:sSub>
                    <m:sSubPr>
                      <m:ctrlPr>
                        <w:ins w:id="406" w:author="Parks, Robbie M" w:date="2018-08-14T21:12:00Z">
                          <w:rPr>
                            <w:rFonts w:ascii="Cambria Math" w:hAnsi="Cambria Math" w:cs="Times New Roman"/>
                            <w:i/>
                            <w:noProof/>
                            <w:sz w:val="24"/>
                            <w:szCs w:val="24"/>
                          </w:rPr>
                        </w:ins>
                      </m:ctrlPr>
                    </m:sSubPr>
                    <m:e>
                      <w:ins w:id="407" w:author="Parks, Robbie M" w:date="2018-08-14T21:12:00Z">
                        <m:r>
                          <w:rPr>
                            <w:rFonts w:ascii="Cambria Math" w:hAnsi="Cambria Math" w:cs="Times New Roman"/>
                            <w:noProof/>
                            <w:sz w:val="24"/>
                            <w:szCs w:val="24"/>
                          </w:rPr>
                          <m:t>θ</m:t>
                        </m:r>
                      </w:ins>
                    </m:e>
                    <m:sub>
                      <w:ins w:id="408" w:author="Parks, Robbie M" w:date="2018-08-14T21:12:00Z">
                        <m:r>
                          <w:rPr>
                            <w:rFonts w:ascii="Cambria Math" w:hAnsi="Cambria Math" w:cs="Times New Roman"/>
                            <w:noProof/>
                            <w:sz w:val="24"/>
                            <w:szCs w:val="24"/>
                          </w:rPr>
                          <m:t>j</m:t>
                        </m:r>
                      </w:ins>
                    </m:sub>
                  </m:sSub>
                  <w:ins w:id="409" w:author="Parks, Robbie M" w:date="2018-08-14T21:12:00Z">
                    <m:r>
                      <w:rPr>
                        <w:rFonts w:ascii="Cambria Math" w:hAnsi="Cambria Math" w:cs="Times New Roman"/>
                        <w:noProof/>
                        <w:sz w:val="24"/>
                        <w:szCs w:val="24"/>
                      </w:rPr>
                      <m:t>)</m:t>
                    </m:r>
                  </w:ins>
                </m:e>
              </m:nary>
            </m:e>
          </m:d>
          <w:ins w:id="410" w:author="Parks, Robbie M" w:date="2018-08-14T21:12:00Z">
            <m:r>
              <w:rPr>
                <w:rFonts w:ascii="Cambria Math" w:hAnsi="Cambria Math" w:cs="Times New Roman"/>
                <w:noProof/>
                <w:sz w:val="24"/>
                <w:szCs w:val="24"/>
              </w:rPr>
              <m:t>,</m:t>
            </m:r>
          </w:ins>
        </m:oMath>
      </m:oMathPara>
    </w:p>
    <w:p w14:paraId="4B75FE4F" w14:textId="6C66F1B1" w:rsidR="004055C0" w:rsidRPr="006E585E" w:rsidRDefault="001B58C4" w:rsidP="004055C0">
      <w:pPr>
        <w:pStyle w:val="CommentText"/>
        <w:spacing w:line="480" w:lineRule="auto"/>
        <w:jc w:val="both"/>
        <w:rPr>
          <w:rFonts w:ascii="Times New Roman" w:hAnsi="Times New Roman" w:cs="Times New Roman"/>
          <w:noProof/>
          <w:sz w:val="24"/>
          <w:szCs w:val="24"/>
        </w:rPr>
      </w:pPr>
      <w:ins w:id="411" w:author="Parks, Robbie M" w:date="2018-08-14T21:12:00Z">
        <w:r>
          <w:rPr>
            <w:rFonts w:ascii="Times New Roman" w:hAnsi="Times New Roman" w:cs="Times New Roman"/>
            <w:noProof/>
            <w:sz w:val="24"/>
            <w:szCs w:val="24"/>
          </w:rPr>
          <w:t xml:space="preserve">where </w:t>
        </w:r>
        <w:r w:rsidRPr="00970F73">
          <w:rPr>
            <w:rFonts w:ascii="Times New Roman" w:hAnsi="Times New Roman" w:cs="Times New Roman"/>
            <w:i/>
            <w:noProof/>
            <w:sz w:val="24"/>
            <w:szCs w:val="24"/>
          </w:rPr>
          <w:t>arg</w:t>
        </w:r>
        <w:r>
          <w:rPr>
            <w:rFonts w:ascii="Times New Roman" w:hAnsi="Times New Roman" w:cs="Times New Roman"/>
            <w:noProof/>
            <w:sz w:val="24"/>
            <w:szCs w:val="24"/>
          </w:rPr>
          <w:t xml:space="preserve"> denotes the </w:t>
        </w:r>
        <w:r w:rsidR="00CB655B">
          <w:rPr>
            <w:rFonts w:ascii="Times New Roman" w:hAnsi="Times New Roman" w:cs="Times New Roman"/>
            <w:noProof/>
            <w:sz w:val="24"/>
            <w:szCs w:val="24"/>
          </w:rPr>
          <w:t>complex number</w:t>
        </w:r>
        <w:r>
          <w:rPr>
            <w:rFonts w:ascii="Times New Roman" w:hAnsi="Times New Roman" w:cs="Times New Roman"/>
            <w:noProof/>
            <w:sz w:val="24"/>
            <w:szCs w:val="24"/>
          </w:rPr>
          <w:t xml:space="preserve"> argument and </w:t>
        </w:r>
        <m:oMath>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j</m:t>
              </m:r>
            </m:sub>
          </m:sSub>
        </m:oMath>
        <w:r w:rsidR="00734951">
          <w:rPr>
            <w:rFonts w:ascii="Times New Roman" w:eastAsiaTheme="minorEastAsia" w:hAnsi="Times New Roman" w:cs="Times New Roman"/>
            <w:noProof/>
            <w:sz w:val="24"/>
            <w:szCs w:val="24"/>
          </w:rPr>
          <w:t xml:space="preserve"> denotes </w:t>
        </w:r>
        <w:r w:rsidR="00CB655B">
          <w:rPr>
            <w:rFonts w:ascii="Times New Roman" w:eastAsiaTheme="minorEastAsia" w:hAnsi="Times New Roman" w:cs="Times New Roman"/>
            <w:noProof/>
            <w:sz w:val="24"/>
            <w:szCs w:val="24"/>
          </w:rPr>
          <w:t xml:space="preserve">the month of death in angular form for a particular death </w:t>
        </w:r>
        <w:r w:rsidR="00CB655B">
          <w:rPr>
            <w:rFonts w:ascii="Times New Roman" w:eastAsiaTheme="minorEastAsia" w:hAnsi="Times New Roman" w:cs="Times New Roman"/>
            <w:i/>
            <w:noProof/>
            <w:sz w:val="24"/>
            <w:szCs w:val="24"/>
          </w:rPr>
          <w:t>j</w:t>
        </w:r>
        <w:r w:rsidR="00CB655B">
          <w:rPr>
            <w:rFonts w:ascii="Times New Roman" w:eastAsiaTheme="minorEastAsia" w:hAnsi="Times New Roman" w:cs="Times New Roman"/>
            <w:noProof/>
            <w:sz w:val="24"/>
            <w:szCs w:val="24"/>
          </w:rPr>
          <w:t xml:space="preserve">. </w:t>
        </w:r>
        <w:r>
          <w:rPr>
            <w:rFonts w:ascii="Times New Roman" w:hAnsi="Times New Roman" w:cs="Times New Roman"/>
            <w:noProof/>
            <w:sz w:val="24"/>
            <w:szCs w:val="24"/>
          </w:rPr>
          <w:t>The outcome of this calculation</w:t>
        </w:r>
        <w:r w:rsidR="001A0364">
          <w:rPr>
            <w:rFonts w:ascii="Times New Roman" w:hAnsi="Times New Roman" w:cs="Times New Roman"/>
            <w:noProof/>
            <w:sz w:val="24"/>
            <w:szCs w:val="24"/>
          </w:rPr>
          <w:t xml:space="preserve"> </w:t>
        </w:r>
        <w:r w:rsidR="00090953">
          <w:rPr>
            <w:rFonts w:ascii="Times New Roman" w:hAnsi="Times New Roman" w:cs="Times New Roman"/>
            <w:noProof/>
            <w:sz w:val="24"/>
            <w:szCs w:val="24"/>
          </w:rPr>
          <w:t>is</w:t>
        </w:r>
        <w:r w:rsidR="001A0364">
          <w:rPr>
            <w:rFonts w:ascii="Times New Roman" w:hAnsi="Times New Roman" w:cs="Times New Roman"/>
            <w:noProof/>
            <w:sz w:val="24"/>
            <w:szCs w:val="24"/>
          </w:rPr>
          <w:t xml:space="preserve"> then converted back into a month value</w:t>
        </w:r>
        <w:r w:rsidR="00757D69">
          <w:rPr>
            <w:rFonts w:ascii="Times New Roman" w:hAnsi="Times New Roman" w:cs="Times New Roman"/>
            <w:noProof/>
            <w:sz w:val="24"/>
            <w:szCs w:val="24"/>
          </w:rPr>
          <w:t xml:space="preserve"> </w:t>
        </w:r>
        <w:r w:rsidR="002A4B30">
          <w:rPr>
            <w:noProof/>
          </w:rPr>
          <w:fldChar w:fldCharType="begin" w:fldLock="1"/>
        </w:r>
        <w:r w:rsidR="00F93CBB">
          <w:rPr>
            <w:rFonts w:ascii="Times New Roman" w:hAnsi="Times New Roman" w:cs="Times New Roman"/>
            <w:noProof/>
            <w:sz w:val="24"/>
            <w:szCs w:val="24"/>
          </w:rPr>
          <w:instrText>ADDIN CSL_CITATION {"citationItems":[{"id":"ITEM-1","itemData":{"author":[{"dropping-particle":"","family":"Fisher","given":"Nicholas I","non-dropping-particle":"","parse-names":false,"suffix":""}],"id":"ITEM-1","issued":{"date-parts":[["1995"]]},"publisher":"Cambridge University Press","title":"Statistical analysis of circular data","type":"book"},"uris":["http://www.mendeley.com/documents/?uuid=e0e696d2-d3a7-48ae-8ad5-7bd596d8089d"]}],"mendeley":{"formattedCitation":"(Fisher, 1995)","plainTextFormattedCitation":"(Fisher, 1995)","previouslyFormattedCitation":"(Fisher, 1995)"},"properties":{"noteIndex":0},"schema":"https://github.com/citation-style-language/schema/raw/master/csl-citation.json"}</w:instrText>
        </w:r>
        <w:r w:rsidR="002A4B30">
          <w:rPr>
            <w:noProof/>
          </w:rPr>
          <w:fldChar w:fldCharType="separate"/>
        </w:r>
        <w:r w:rsidR="002A4B30" w:rsidRPr="002A4B30">
          <w:rPr>
            <w:rFonts w:ascii="Times New Roman" w:hAnsi="Times New Roman" w:cs="Times New Roman"/>
            <w:noProof/>
            <w:sz w:val="24"/>
            <w:szCs w:val="24"/>
          </w:rPr>
          <w:t>(Fisher, 1995)</w:t>
        </w:r>
        <w:r w:rsidR="002A4B30">
          <w:rPr>
            <w:noProof/>
          </w:rPr>
          <w:fldChar w:fldCharType="end"/>
        </w:r>
        <w:r w:rsidR="00EF047D">
          <w:rPr>
            <w:rFonts w:ascii="Times New Roman" w:hAnsi="Times New Roman" w:cs="Times New Roman"/>
            <w:noProof/>
            <w:sz w:val="24"/>
            <w:szCs w:val="24"/>
          </w:rPr>
          <w:t>.</w:t>
        </w:r>
      </w:ins>
      <w:del w:id="412" w:author="Parks, Robbie M" w:date="2018-08-14T21:12:00Z">
        <w:r w:rsidR="004055C0" w:rsidRPr="006E585E">
          <w:rPr>
            <w:rFonts w:ascii="Times New Roman" w:hAnsi="Times New Roman" w:cs="Times New Roman"/>
            <w:noProof/>
            <w:sz w:val="24"/>
            <w:szCs w:val="24"/>
          </w:rPr>
          <w:delText>January (month 1) to neighbour December (month 12), a technique called circular statistics.</w:delText>
        </w:r>
      </w:del>
      <w:r w:rsidR="004055C0" w:rsidRPr="006E585E">
        <w:rPr>
          <w:rFonts w:ascii="Times New Roman" w:hAnsi="Times New Roman" w:cs="Times New Roman"/>
          <w:noProof/>
          <w:sz w:val="24"/>
          <w:szCs w:val="24"/>
        </w:rPr>
        <w:t xml:space="preserve"> </w:t>
      </w:r>
      <w:r w:rsidR="004055C0" w:rsidRPr="006E585E">
        <w:rPr>
          <w:rFonts w:ascii="Times New Roman" w:hAnsi="Times New Roman" w:cs="Times New Roman"/>
          <w:color w:val="000000" w:themeColor="text1"/>
          <w:sz w:val="24"/>
          <w:szCs w:val="24"/>
        </w:rPr>
        <w:t xml:space="preserve">Along with each circular mean, a 95% confidence interval (CI) was calculated by using 1000 bootstrap samples. The R package CircStats (version 0.2.4) was used for this </w:t>
      </w:r>
      <w:ins w:id="413" w:author="Parks, Robbie M" w:date="2018-08-14T21:12:00Z">
        <w:r w:rsidR="0098017B">
          <w:rPr>
            <w:rFonts w:ascii="Times New Roman" w:hAnsi="Times New Roman" w:cs="Times New Roman"/>
            <w:color w:val="000000" w:themeColor="text1"/>
            <w:sz w:val="24"/>
            <w:szCs w:val="24"/>
          </w:rPr>
          <w:t>analysis</w:t>
        </w:r>
      </w:ins>
      <w:del w:id="414" w:author="Parks, Robbie M" w:date="2018-08-14T21:12:00Z">
        <w:r w:rsidR="004055C0" w:rsidRPr="006E585E">
          <w:rPr>
            <w:rFonts w:ascii="Times New Roman" w:hAnsi="Times New Roman" w:cs="Times New Roman"/>
            <w:color w:val="000000" w:themeColor="text1"/>
            <w:sz w:val="24"/>
            <w:szCs w:val="24"/>
          </w:rPr>
          <w:delText>purpose</w:delText>
        </w:r>
      </w:del>
      <w:r w:rsidR="004055C0" w:rsidRPr="006E585E">
        <w:rPr>
          <w:rFonts w:ascii="Times New Roman" w:hAnsi="Times New Roman" w:cs="Times New Roman"/>
          <w:color w:val="000000" w:themeColor="text1"/>
          <w:sz w:val="24"/>
          <w:szCs w:val="24"/>
        </w:rPr>
        <w:t>.</w:t>
      </w:r>
    </w:p>
    <w:p w14:paraId="08A9E90E" w14:textId="77777777" w:rsidR="004055C0" w:rsidRPr="0034704C" w:rsidRDefault="004055C0" w:rsidP="0034704C">
      <w:pPr>
        <w:spacing w:line="480" w:lineRule="auto"/>
        <w:jc w:val="both"/>
        <w:rPr>
          <w:color w:val="000000" w:themeColor="text1"/>
        </w:rPr>
      </w:pPr>
    </w:p>
    <w:p w14:paraId="795E7515" w14:textId="64C26136" w:rsidR="004055C0" w:rsidRPr="0034704C" w:rsidRDefault="004055C0" w:rsidP="0034704C">
      <w:pPr>
        <w:spacing w:line="480" w:lineRule="auto"/>
        <w:jc w:val="both"/>
        <w:rPr>
          <w:color w:val="000000" w:themeColor="text1"/>
        </w:rPr>
      </w:pPr>
      <w:r w:rsidRPr="0034704C">
        <w:rPr>
          <w:color w:val="000000" w:themeColor="text1"/>
        </w:rPr>
        <w:lastRenderedPageBreak/>
        <w:t>For each age</w:t>
      </w:r>
      <w:r w:rsidRPr="00FF08BF">
        <w:rPr>
          <w:color w:val="000000" w:themeColor="text1"/>
        </w:rPr>
        <w:t>-</w:t>
      </w:r>
      <w:r w:rsidRPr="004B02D5">
        <w:rPr>
          <w:color w:val="000000" w:themeColor="text1"/>
          <w:rPrChange w:id="415" w:author="Parks, Robbie M" w:date="2018-08-14T21:12:00Z">
            <w:rPr>
              <w:rFonts w:ascii="Times New Roman" w:hAnsi="Times New Roman"/>
              <w:color w:val="000000" w:themeColor="text1"/>
              <w:sz w:val="24"/>
              <w:szCs w:val="24"/>
            </w:rPr>
          </w:rPrChange>
        </w:rPr>
        <w:t>sex group</w:t>
      </w:r>
      <w:r>
        <w:rPr>
          <w:color w:val="000000" w:themeColor="text1"/>
          <w:rPrChange w:id="416" w:author="Parks, Robbie M" w:date="2018-08-14T21:12:00Z">
            <w:rPr>
              <w:rFonts w:ascii="Times New Roman" w:hAnsi="Times New Roman"/>
              <w:color w:val="000000" w:themeColor="text1"/>
              <w:sz w:val="24"/>
              <w:szCs w:val="24"/>
            </w:rPr>
          </w:rPrChange>
        </w:rPr>
        <w:t xml:space="preserve"> and </w:t>
      </w:r>
      <w:ins w:id="417" w:author="Parks, Robbie M" w:date="2018-08-14T21:12:00Z">
        <w:r w:rsidR="00351CDA">
          <w:rPr>
            <w:color w:val="000000" w:themeColor="text1"/>
          </w:rPr>
          <w:t>cause of death</w:t>
        </w:r>
        <w:r w:rsidR="004115F7" w:rsidRPr="004B02D5">
          <w:rPr>
            <w:color w:val="000000" w:themeColor="text1"/>
          </w:rPr>
          <w:t xml:space="preserve">, </w:t>
        </w:r>
        <w:r w:rsidR="00CC3184">
          <w:rPr>
            <w:color w:val="000000" w:themeColor="text1"/>
          </w:rPr>
          <w:t xml:space="preserve">and for each </w:t>
        </w:r>
      </w:ins>
      <w:r w:rsidRPr="0034704C">
        <w:rPr>
          <w:color w:val="000000" w:themeColor="text1"/>
        </w:rPr>
        <w:t xml:space="preserve">year, we </w:t>
      </w:r>
      <w:ins w:id="418" w:author="Parks, Robbie M" w:date="2018-08-14T21:12:00Z">
        <w:r w:rsidR="00CC3184">
          <w:rPr>
            <w:color w:val="000000" w:themeColor="text1"/>
          </w:rPr>
          <w:t>calculate</w:t>
        </w:r>
        <w:r w:rsidR="0098017B">
          <w:rPr>
            <w:color w:val="000000" w:themeColor="text1"/>
          </w:rPr>
          <w:t>d</w:t>
        </w:r>
        <w:r w:rsidR="00CC3184">
          <w:rPr>
            <w:color w:val="000000" w:themeColor="text1"/>
          </w:rPr>
          <w:t xml:space="preserve"> the percent difference in death rates between the maximum and minimum mortality months. W</w:t>
        </w:r>
        <w:r w:rsidR="004115F7" w:rsidRPr="004B02D5">
          <w:rPr>
            <w:color w:val="000000" w:themeColor="text1"/>
          </w:rPr>
          <w:t xml:space="preserve">e </w:t>
        </w:r>
        <w:r w:rsidRPr="004B02D5">
          <w:rPr>
            <w:color w:val="000000" w:themeColor="text1"/>
          </w:rPr>
          <w:t>fitted a linear regression to the time series of seasonal differences</w:t>
        </w:r>
        <w:r w:rsidR="004115F7" w:rsidRPr="004B02D5">
          <w:rPr>
            <w:color w:val="000000" w:themeColor="text1"/>
          </w:rPr>
          <w:t xml:space="preserve"> from 1980 to 2016</w:t>
        </w:r>
        <w:r w:rsidR="00DC34FB">
          <w:rPr>
            <w:color w:val="000000" w:themeColor="text1"/>
          </w:rPr>
          <w:t xml:space="preserve">, and </w:t>
        </w:r>
      </w:ins>
      <w:r w:rsidRPr="0034704C">
        <w:rPr>
          <w:color w:val="000000" w:themeColor="text1"/>
        </w:rPr>
        <w:t>used</w:t>
      </w:r>
      <w:r w:rsidRPr="00FF08BF">
        <w:rPr>
          <w:color w:val="000000" w:themeColor="text1"/>
        </w:rPr>
        <w:t xml:space="preserve"> </w:t>
      </w:r>
      <w:ins w:id="419" w:author="Parks, Robbie M" w:date="2018-08-14T21:12:00Z">
        <w:r w:rsidR="004115F7" w:rsidRPr="004B02D5">
          <w:rPr>
            <w:color w:val="000000" w:themeColor="text1"/>
          </w:rPr>
          <w:t>the fitted trend line</w:t>
        </w:r>
      </w:ins>
      <w:del w:id="420" w:author="Parks, Robbie M" w:date="2018-08-14T21:12:00Z">
        <w:r w:rsidRPr="006E585E">
          <w:rPr>
            <w:color w:val="000000" w:themeColor="text1"/>
          </w:rPr>
          <w:delText>a Poisson model</w:delText>
        </w:r>
      </w:del>
      <w:r w:rsidRPr="0034704C">
        <w:rPr>
          <w:color w:val="000000" w:themeColor="text1"/>
        </w:rPr>
        <w:t xml:space="preserve"> to estimate</w:t>
      </w:r>
      <w:ins w:id="421" w:author="Parks, Robbie M" w:date="2018-08-14T21:12:00Z">
        <w:r w:rsidR="004115F7" w:rsidRPr="004B02D5">
          <w:rPr>
            <w:color w:val="000000" w:themeColor="text1"/>
          </w:rPr>
          <w:t xml:space="preserve"> how much</w:t>
        </w:r>
      </w:ins>
      <w:r w:rsidRPr="0034704C">
        <w:rPr>
          <w:color w:val="000000" w:themeColor="text1"/>
        </w:rPr>
        <w:t xml:space="preserve"> the percentage difference in death rates between the maximum</w:t>
      </w:r>
      <w:r w:rsidRPr="00FF08BF">
        <w:rPr>
          <w:color w:val="000000" w:themeColor="text1"/>
        </w:rPr>
        <w:t xml:space="preserve"> and minimum mortality months </w:t>
      </w:r>
      <w:ins w:id="422" w:author="Parks, Robbie M" w:date="2018-08-14T21:12:00Z">
        <w:r w:rsidR="004115F7" w:rsidRPr="004B02D5">
          <w:rPr>
            <w:color w:val="000000" w:themeColor="text1"/>
          </w:rPr>
          <w:t>had changed from 1980 to 2016</w:t>
        </w:r>
        <w:r w:rsidR="003A719E">
          <w:rPr>
            <w:color w:val="000000" w:themeColor="text1"/>
          </w:rPr>
          <w:t xml:space="preserve">. </w:t>
        </w:r>
        <w:r w:rsidR="00DE4035">
          <w:rPr>
            <w:color w:val="000000" w:themeColor="text1"/>
          </w:rPr>
          <w:t xml:space="preserve">We </w:t>
        </w:r>
        <w:r w:rsidR="004115F7" w:rsidRPr="004B02D5">
          <w:rPr>
            <w:color w:val="000000" w:themeColor="text1"/>
          </w:rPr>
          <w:t>weight</w:t>
        </w:r>
        <w:r w:rsidR="003A719E">
          <w:rPr>
            <w:color w:val="000000" w:themeColor="text1"/>
          </w:rPr>
          <w:t>ed</w:t>
        </w:r>
        <w:r w:rsidR="004115F7" w:rsidRPr="004B02D5">
          <w:rPr>
            <w:color w:val="000000" w:themeColor="text1"/>
          </w:rPr>
          <w:t xml:space="preserve"> </w:t>
        </w:r>
        <w:r w:rsidR="002977CC">
          <w:rPr>
            <w:color w:val="000000" w:themeColor="text1"/>
          </w:rPr>
          <w:t>seasonal difference</w:t>
        </w:r>
      </w:ins>
      <w:del w:id="423" w:author="Parks, Robbie M" w:date="2018-08-14T21:12:00Z">
        <w:r w:rsidRPr="006E585E">
          <w:rPr>
            <w:color w:val="000000" w:themeColor="text1"/>
          </w:rPr>
          <w:delText>for each year, and its standard error which accounts for population size. We then fitted a linear regression to the time series of seasonal differences for each age and sex group, weighting each</w:delText>
        </w:r>
      </w:del>
      <w:r w:rsidRPr="0034704C">
        <w:rPr>
          <w:color w:val="000000" w:themeColor="text1"/>
        </w:rPr>
        <w:t xml:space="preserve"> by the inverse of the square of</w:t>
      </w:r>
      <w:r w:rsidRPr="00FF08BF">
        <w:rPr>
          <w:color w:val="000000" w:themeColor="text1"/>
        </w:rPr>
        <w:t xml:space="preserve"> its standard error</w:t>
      </w:r>
      <w:ins w:id="424" w:author="Parks, Robbie M" w:date="2018-08-14T21:12:00Z">
        <w:r w:rsidR="003A719E">
          <w:rPr>
            <w:color w:val="000000" w:themeColor="text1"/>
          </w:rPr>
          <w:t>, which was calculated using a Poisson model to take population size of each age-sex group through time into account.</w:t>
        </w:r>
        <w:r w:rsidR="00351CDA">
          <w:rPr>
            <w:color w:val="000000" w:themeColor="text1"/>
          </w:rPr>
          <w:t xml:space="preserve"> This method gives us a p-value for the </w:t>
        </w:r>
      </w:ins>
      <w:del w:id="425" w:author="Parks, Robbie M" w:date="2018-08-14T21:12:00Z">
        <w:r w:rsidRPr="006E585E">
          <w:rPr>
            <w:color w:val="000000" w:themeColor="text1"/>
          </w:rPr>
          <w:delText xml:space="preserve">. We calculated </w:delText>
        </w:r>
      </w:del>
      <w:r w:rsidRPr="0034704C">
        <w:rPr>
          <w:color w:val="000000" w:themeColor="text1"/>
        </w:rPr>
        <w:t xml:space="preserve">change in </w:t>
      </w:r>
      <w:ins w:id="426" w:author="Parks, Robbie M" w:date="2018-08-14T21:12:00Z">
        <w:r w:rsidR="00351CDA">
          <w:rPr>
            <w:color w:val="000000" w:themeColor="text1"/>
          </w:rPr>
          <w:t>seasonal difference</w:t>
        </w:r>
        <w:r w:rsidR="002977CC">
          <w:rPr>
            <w:color w:val="000000" w:themeColor="text1"/>
          </w:rPr>
          <w:t xml:space="preserve"> per year, which we used to calculate the seasonal difference at the start (1980) and end (2016) of the period of study.</w:t>
        </w:r>
        <w:r w:rsidR="004F361B">
          <w:rPr>
            <w:color w:val="000000" w:themeColor="text1"/>
          </w:rPr>
          <w:t xml:space="preserve"> </w:t>
        </w:r>
        <w:r w:rsidR="00CC3184">
          <w:rPr>
            <w:color w:val="000000" w:themeColor="text1"/>
          </w:rPr>
          <w:t xml:space="preserve">Our method of analysing seasonal differences avoids </w:t>
        </w:r>
        <w:r w:rsidR="00CC3184" w:rsidRPr="004F361B">
          <w:rPr>
            <w:color w:val="000000" w:themeColor="text1"/>
          </w:rPr>
          <w:t xml:space="preserve">assuming that any </w:t>
        </w:r>
        <w:r w:rsidR="00CC3184">
          <w:rPr>
            <w:color w:val="000000" w:themeColor="text1"/>
          </w:rPr>
          <w:t>specific month or group of months represent</w:t>
        </w:r>
        <w:r w:rsidR="00CC3184" w:rsidRPr="004F361B">
          <w:rPr>
            <w:color w:val="000000" w:themeColor="text1"/>
          </w:rPr>
          <w:t xml:space="preserve"> </w:t>
        </w:r>
        <w:r w:rsidR="00CC3184">
          <w:rPr>
            <w:color w:val="000000" w:themeColor="text1"/>
          </w:rPr>
          <w:t>highest and lowest</w:t>
        </w:r>
        <w:r w:rsidR="00CC3184" w:rsidRPr="004F361B">
          <w:rPr>
            <w:color w:val="000000" w:themeColor="text1"/>
          </w:rPr>
          <w:t xml:space="preserve"> number of deaths for a particular cause of death</w:t>
        </w:r>
        <w:r w:rsidR="00CC3184">
          <w:rPr>
            <w:color w:val="000000" w:themeColor="text1"/>
          </w:rPr>
          <w:t>, which is the approach taken by the traditional</w:t>
        </w:r>
      </w:ins>
      <w:del w:id="427" w:author="Parks, Robbie M" w:date="2018-08-14T21:12:00Z">
        <w:r w:rsidRPr="006E585E">
          <w:rPr>
            <w:color w:val="000000" w:themeColor="text1"/>
          </w:rPr>
          <w:delText>the fitted values from 1980 to 2013, reported as percentage point difference, as a quantitative</w:delText>
        </w:r>
      </w:del>
      <w:r w:rsidRPr="0034704C">
        <w:rPr>
          <w:color w:val="000000" w:themeColor="text1"/>
        </w:rPr>
        <w:t xml:space="preserve"> measure of </w:t>
      </w:r>
      <w:ins w:id="428" w:author="Parks, Robbie M" w:date="2018-08-14T21:12:00Z">
        <w:r w:rsidR="00CC3184">
          <w:rPr>
            <w:color w:val="000000" w:themeColor="text1"/>
          </w:rPr>
          <w:t>Excess Winter Deaths</w:t>
        </w:r>
        <w:r w:rsidR="00CC3184" w:rsidRPr="004F361B">
          <w:rPr>
            <w:color w:val="000000" w:themeColor="text1"/>
          </w:rPr>
          <w:t xml:space="preserve">. </w:t>
        </w:r>
        <w:r w:rsidR="00D67971">
          <w:rPr>
            <w:color w:val="000000" w:themeColor="text1"/>
          </w:rPr>
          <w:t>It also allows the maximum and minimum mortality months to vary by age group, sex and cause of death.</w:t>
        </w:r>
      </w:ins>
      <w:del w:id="429" w:author="Parks, Robbie M" w:date="2018-08-14T21:12:00Z">
        <w:r w:rsidRPr="006E585E">
          <w:rPr>
            <w:color w:val="000000" w:themeColor="text1"/>
          </w:rPr>
          <w:delText xml:space="preserve">how the seasonality of death rates has changed over time. </w:delText>
        </w:r>
      </w:del>
    </w:p>
    <w:p w14:paraId="34D17C4B" w14:textId="77777777" w:rsidR="007802A8" w:rsidRPr="00FF08BF" w:rsidRDefault="007802A8" w:rsidP="00FF08BF">
      <w:pPr>
        <w:spacing w:line="480" w:lineRule="auto"/>
        <w:jc w:val="both"/>
        <w:rPr>
          <w:color w:val="000000" w:themeColor="text1"/>
        </w:rPr>
      </w:pPr>
    </w:p>
    <w:p w14:paraId="5C438619" w14:textId="77777777" w:rsidR="00592BE6" w:rsidRPr="00AC73A1" w:rsidRDefault="00592BE6" w:rsidP="00592BE6">
      <w:pPr>
        <w:spacing w:line="480" w:lineRule="auto"/>
        <w:jc w:val="both"/>
        <w:rPr>
          <w:b/>
          <w:color w:val="000000" w:themeColor="text1"/>
          <w:rPrChange w:id="430" w:author="Parks, Robbie M" w:date="2018-08-14T21:12:00Z">
            <w:rPr>
              <w:rFonts w:ascii="Times New Roman" w:hAnsi="Times New Roman"/>
              <w:b/>
              <w:color w:val="000000" w:themeColor="text1"/>
              <w:sz w:val="24"/>
              <w:szCs w:val="24"/>
            </w:rPr>
          </w:rPrChange>
        </w:rPr>
        <w:pPrChange w:id="431" w:author="Parks, Robbie M" w:date="2018-08-14T21:12:00Z">
          <w:pPr>
            <w:spacing w:after="0" w:line="480" w:lineRule="auto"/>
            <w:jc w:val="both"/>
          </w:pPr>
        </w:pPrChange>
      </w:pPr>
      <w:r w:rsidRPr="00AC73A1">
        <w:rPr>
          <w:b/>
          <w:color w:val="000000" w:themeColor="text1"/>
          <w:rPrChange w:id="432" w:author="Parks, Robbie M" w:date="2018-08-14T21:12:00Z">
            <w:rPr>
              <w:rFonts w:ascii="Times New Roman" w:hAnsi="Times New Roman"/>
              <w:b/>
              <w:color w:val="000000" w:themeColor="text1"/>
              <w:sz w:val="24"/>
              <w:szCs w:val="24"/>
            </w:rPr>
          </w:rPrChange>
        </w:rPr>
        <w:t xml:space="preserve">Acknowledgments </w:t>
      </w:r>
    </w:p>
    <w:p w14:paraId="257C4CC4" w14:textId="77777777" w:rsidR="00592BE6" w:rsidRPr="00AC73A1" w:rsidRDefault="00592BE6" w:rsidP="00592BE6">
      <w:pPr>
        <w:spacing w:line="480" w:lineRule="auto"/>
        <w:jc w:val="both"/>
        <w:rPr>
          <w:color w:val="000000" w:themeColor="text1"/>
          <w:rPrChange w:id="433" w:author="Parks, Robbie M" w:date="2018-08-14T21:12:00Z">
            <w:rPr>
              <w:rFonts w:ascii="Times New Roman" w:hAnsi="Times New Roman"/>
              <w:color w:val="000000" w:themeColor="text1"/>
              <w:sz w:val="24"/>
              <w:szCs w:val="24"/>
            </w:rPr>
          </w:rPrChange>
        </w:rPr>
        <w:pPrChange w:id="434" w:author="Parks, Robbie M" w:date="2018-08-14T21:12:00Z">
          <w:pPr>
            <w:spacing w:after="0" w:line="480" w:lineRule="auto"/>
            <w:jc w:val="both"/>
          </w:pPr>
        </w:pPrChange>
      </w:pPr>
      <w:r w:rsidRPr="00AC73A1">
        <w:rPr>
          <w:color w:val="000000" w:themeColor="text1"/>
          <w:rPrChange w:id="435" w:author="Parks, Robbie M" w:date="2018-08-14T21:12:00Z">
            <w:rPr>
              <w:rFonts w:ascii="Times New Roman" w:hAnsi="Times New Roman"/>
              <w:color w:val="000000" w:themeColor="text1"/>
              <w:sz w:val="24"/>
              <w:szCs w:val="24"/>
            </w:rPr>
          </w:rPrChange>
        </w:rPr>
        <w:t>Robbie Parks is supported by a Wellcome Trust ISSF Studentship. Work on the US mortality data is supported by a grant from US Environmental Protection Agency.</w:t>
      </w:r>
    </w:p>
    <w:p w14:paraId="2C99D352" w14:textId="77777777" w:rsidR="00592BE6" w:rsidRPr="00AC73A1" w:rsidRDefault="00592BE6" w:rsidP="00592BE6">
      <w:pPr>
        <w:spacing w:line="480" w:lineRule="auto"/>
        <w:jc w:val="both"/>
        <w:rPr>
          <w:b/>
          <w:color w:val="000000" w:themeColor="text1"/>
          <w:rPrChange w:id="436" w:author="Parks, Robbie M" w:date="2018-08-14T21:12:00Z">
            <w:rPr>
              <w:rFonts w:ascii="Times New Roman" w:hAnsi="Times New Roman"/>
              <w:b/>
              <w:color w:val="000000" w:themeColor="text1"/>
              <w:sz w:val="24"/>
              <w:szCs w:val="24"/>
            </w:rPr>
          </w:rPrChange>
        </w:rPr>
        <w:pPrChange w:id="437" w:author="Parks, Robbie M" w:date="2018-08-14T21:12:00Z">
          <w:pPr>
            <w:spacing w:after="0" w:line="480" w:lineRule="auto"/>
            <w:jc w:val="both"/>
          </w:pPr>
        </w:pPrChange>
      </w:pPr>
    </w:p>
    <w:p w14:paraId="244CBBA5" w14:textId="77777777" w:rsidR="00592BE6" w:rsidRPr="00AC73A1" w:rsidRDefault="00592BE6" w:rsidP="00592BE6">
      <w:pPr>
        <w:spacing w:line="480" w:lineRule="auto"/>
        <w:jc w:val="both"/>
        <w:rPr>
          <w:b/>
          <w:color w:val="000000" w:themeColor="text1"/>
          <w:rPrChange w:id="438" w:author="Parks, Robbie M" w:date="2018-08-14T21:12:00Z">
            <w:rPr>
              <w:rFonts w:ascii="Times New Roman" w:hAnsi="Times New Roman"/>
              <w:b/>
              <w:color w:val="000000" w:themeColor="text1"/>
              <w:sz w:val="24"/>
              <w:szCs w:val="24"/>
            </w:rPr>
          </w:rPrChange>
        </w:rPr>
        <w:pPrChange w:id="439" w:author="Parks, Robbie M" w:date="2018-08-14T21:12:00Z">
          <w:pPr>
            <w:spacing w:after="0" w:line="480" w:lineRule="auto"/>
            <w:jc w:val="both"/>
          </w:pPr>
        </w:pPrChange>
      </w:pPr>
      <w:r w:rsidRPr="00AC73A1">
        <w:rPr>
          <w:b/>
          <w:color w:val="000000" w:themeColor="text1"/>
          <w:rPrChange w:id="440" w:author="Parks, Robbie M" w:date="2018-08-14T21:12:00Z">
            <w:rPr>
              <w:rFonts w:ascii="Times New Roman" w:hAnsi="Times New Roman"/>
              <w:b/>
              <w:color w:val="000000" w:themeColor="text1"/>
              <w:sz w:val="24"/>
              <w:szCs w:val="24"/>
            </w:rPr>
          </w:rPrChange>
        </w:rPr>
        <w:t>Author contributions</w:t>
      </w:r>
    </w:p>
    <w:p w14:paraId="2EC76E07" w14:textId="77777777" w:rsidR="00592BE6" w:rsidRPr="00AC73A1" w:rsidRDefault="00592BE6" w:rsidP="00592BE6">
      <w:pPr>
        <w:spacing w:line="480" w:lineRule="auto"/>
        <w:jc w:val="both"/>
        <w:rPr>
          <w:color w:val="000000" w:themeColor="text1"/>
          <w:rPrChange w:id="441" w:author="Parks, Robbie M" w:date="2018-08-14T21:12:00Z">
            <w:rPr>
              <w:rFonts w:ascii="Times New Roman" w:hAnsi="Times New Roman"/>
              <w:color w:val="000000" w:themeColor="text1"/>
              <w:sz w:val="24"/>
              <w:szCs w:val="24"/>
            </w:rPr>
          </w:rPrChange>
        </w:rPr>
        <w:pPrChange w:id="442" w:author="Parks, Robbie M" w:date="2018-08-14T21:12:00Z">
          <w:pPr>
            <w:spacing w:after="0" w:line="480" w:lineRule="auto"/>
            <w:jc w:val="both"/>
          </w:pPr>
        </w:pPrChange>
      </w:pPr>
      <w:r w:rsidRPr="00AC73A1">
        <w:rPr>
          <w:color w:val="000000" w:themeColor="text1"/>
          <w:rPrChange w:id="443" w:author="Parks, Robbie M" w:date="2018-08-14T21:12:00Z">
            <w:rPr>
              <w:rFonts w:ascii="Times New Roman" w:hAnsi="Times New Roman"/>
              <w:color w:val="000000" w:themeColor="text1"/>
              <w:sz w:val="24"/>
              <w:szCs w:val="24"/>
            </w:rPr>
          </w:rPrChange>
        </w:rPr>
        <w:t xml:space="preserve">All authors contributed to study concept, analytical approach, and interpretation of results. RP, KF and ME collated and organised mortality files. RP performed the analysis, with input from JB. RP and ME wrote the first draft of the paper; other authors contributed to revising and finalising the paper. </w:t>
      </w:r>
    </w:p>
    <w:p w14:paraId="6416982E" w14:textId="77777777" w:rsidR="00592BE6" w:rsidRPr="00AC73A1" w:rsidRDefault="00592BE6" w:rsidP="004055C0">
      <w:pPr>
        <w:spacing w:line="480" w:lineRule="auto"/>
        <w:jc w:val="both"/>
        <w:rPr>
          <w:color w:val="000000" w:themeColor="text1"/>
          <w:rPrChange w:id="444" w:author="Parks, Robbie M" w:date="2018-08-14T21:12:00Z">
            <w:rPr>
              <w:rFonts w:ascii="Times New Roman" w:hAnsi="Times New Roman"/>
              <w:color w:val="000000" w:themeColor="text1"/>
              <w:sz w:val="24"/>
              <w:szCs w:val="24"/>
            </w:rPr>
          </w:rPrChange>
        </w:rPr>
        <w:pPrChange w:id="445" w:author="Parks, Robbie M" w:date="2018-08-14T21:12:00Z">
          <w:pPr>
            <w:spacing w:after="0" w:line="480" w:lineRule="auto"/>
            <w:jc w:val="both"/>
          </w:pPr>
        </w:pPrChange>
      </w:pPr>
    </w:p>
    <w:p w14:paraId="3081419C" w14:textId="2332348A" w:rsidR="00FA30B3" w:rsidRPr="00AC73A1" w:rsidRDefault="00FA30B3" w:rsidP="004055C0">
      <w:pPr>
        <w:spacing w:line="480" w:lineRule="auto"/>
        <w:jc w:val="both"/>
        <w:rPr>
          <w:b/>
          <w:color w:val="000000" w:themeColor="text1"/>
          <w:rPrChange w:id="446" w:author="Parks, Robbie M" w:date="2018-08-14T21:12:00Z">
            <w:rPr>
              <w:rFonts w:ascii="Times New Roman" w:hAnsi="Times New Roman"/>
              <w:b/>
              <w:color w:val="000000" w:themeColor="text1"/>
              <w:sz w:val="24"/>
              <w:szCs w:val="24"/>
            </w:rPr>
          </w:rPrChange>
        </w:rPr>
        <w:pPrChange w:id="447" w:author="Parks, Robbie M" w:date="2018-08-14T21:12:00Z">
          <w:pPr>
            <w:spacing w:after="0" w:line="480" w:lineRule="auto"/>
            <w:jc w:val="both"/>
          </w:pPr>
        </w:pPrChange>
      </w:pPr>
      <w:r w:rsidRPr="00AC73A1">
        <w:rPr>
          <w:b/>
          <w:color w:val="000000" w:themeColor="text1"/>
          <w:rPrChange w:id="448" w:author="Parks, Robbie M" w:date="2018-08-14T21:12:00Z">
            <w:rPr>
              <w:rFonts w:ascii="Times New Roman" w:hAnsi="Times New Roman"/>
              <w:b/>
              <w:color w:val="000000" w:themeColor="text1"/>
              <w:sz w:val="24"/>
              <w:szCs w:val="24"/>
            </w:rPr>
          </w:rPrChange>
        </w:rPr>
        <w:t>Competing financial interests</w:t>
      </w:r>
    </w:p>
    <w:p w14:paraId="376F84F6" w14:textId="1DF1BB7C" w:rsidR="000210D1" w:rsidRPr="00AC73A1" w:rsidRDefault="00FA30B3" w:rsidP="00C33FFB">
      <w:pPr>
        <w:spacing w:line="480" w:lineRule="auto"/>
        <w:jc w:val="both"/>
        <w:rPr>
          <w:color w:val="000000" w:themeColor="text1"/>
          <w:rPrChange w:id="449" w:author="Parks, Robbie M" w:date="2018-08-14T21:12:00Z">
            <w:rPr>
              <w:rFonts w:ascii="Times New Roman" w:hAnsi="Times New Roman"/>
              <w:color w:val="000000" w:themeColor="text1"/>
              <w:sz w:val="24"/>
              <w:szCs w:val="24"/>
            </w:rPr>
          </w:rPrChange>
        </w:rPr>
        <w:pPrChange w:id="450" w:author="Parks, Robbie M" w:date="2018-08-14T21:12:00Z">
          <w:pPr>
            <w:spacing w:after="0" w:line="480" w:lineRule="auto"/>
            <w:jc w:val="both"/>
          </w:pPr>
        </w:pPrChange>
      </w:pPr>
      <w:r w:rsidRPr="00AC73A1">
        <w:rPr>
          <w:color w:val="000000" w:themeColor="text1"/>
          <w:rPrChange w:id="451" w:author="Parks, Robbie M" w:date="2018-08-14T21:12:00Z">
            <w:rPr>
              <w:rFonts w:ascii="Times New Roman" w:hAnsi="Times New Roman"/>
              <w:color w:val="000000" w:themeColor="text1"/>
              <w:sz w:val="24"/>
              <w:szCs w:val="24"/>
            </w:rPr>
          </w:rPrChange>
        </w:rPr>
        <w:lastRenderedPageBreak/>
        <w:t>The authors declare no competing financial interests.</w:t>
      </w:r>
      <w:r w:rsidR="000210D1" w:rsidRPr="00AC73A1">
        <w:rPr>
          <w:color w:val="000000" w:themeColor="text1"/>
          <w:rPrChange w:id="452" w:author="Parks, Robbie M" w:date="2018-08-14T21:12:00Z">
            <w:rPr>
              <w:rFonts w:ascii="Times New Roman" w:hAnsi="Times New Roman"/>
              <w:color w:val="000000" w:themeColor="text1"/>
              <w:sz w:val="24"/>
              <w:szCs w:val="24"/>
            </w:rPr>
          </w:rPrChange>
        </w:rPr>
        <w:br w:type="page"/>
      </w:r>
    </w:p>
    <w:p w14:paraId="2CAEACC8" w14:textId="300451F4" w:rsidR="009D5B4B" w:rsidRPr="00AC73A1" w:rsidRDefault="009D5B4B" w:rsidP="004F361B">
      <w:pPr>
        <w:widowControl w:val="0"/>
        <w:autoSpaceDE w:val="0"/>
        <w:autoSpaceDN w:val="0"/>
        <w:adjustRightInd w:val="0"/>
        <w:ind w:left="640" w:hanging="640"/>
        <w:jc w:val="both"/>
        <w:rPr>
          <w:b/>
          <w:color w:val="000000" w:themeColor="text1"/>
          <w:rPrChange w:id="453" w:author="Parks, Robbie M" w:date="2018-08-14T21:12:00Z">
            <w:rPr>
              <w:rFonts w:ascii="Times New Roman" w:hAnsi="Times New Roman"/>
              <w:b/>
              <w:color w:val="000000" w:themeColor="text1"/>
              <w:sz w:val="24"/>
              <w:szCs w:val="24"/>
            </w:rPr>
          </w:rPrChange>
        </w:rPr>
        <w:pPrChange w:id="454" w:author="Parks, Robbie M" w:date="2018-08-14T21:12:00Z">
          <w:pPr>
            <w:widowControl w:val="0"/>
            <w:autoSpaceDE w:val="0"/>
            <w:autoSpaceDN w:val="0"/>
            <w:adjustRightInd w:val="0"/>
            <w:spacing w:after="0" w:line="240" w:lineRule="auto"/>
            <w:ind w:left="640" w:hanging="640"/>
            <w:jc w:val="both"/>
          </w:pPr>
        </w:pPrChange>
      </w:pPr>
      <w:r w:rsidRPr="00AC73A1">
        <w:rPr>
          <w:b/>
          <w:color w:val="000000" w:themeColor="text1"/>
          <w:rPrChange w:id="455" w:author="Parks, Robbie M" w:date="2018-08-14T21:12:00Z">
            <w:rPr>
              <w:rFonts w:ascii="Times New Roman" w:hAnsi="Times New Roman"/>
              <w:b/>
              <w:color w:val="000000" w:themeColor="text1"/>
              <w:sz w:val="24"/>
              <w:szCs w:val="24"/>
            </w:rPr>
          </w:rPrChange>
        </w:rPr>
        <w:lastRenderedPageBreak/>
        <w:t>References</w:t>
      </w:r>
    </w:p>
    <w:p w14:paraId="44273AB7" w14:textId="77777777" w:rsidR="009D5B4B" w:rsidRPr="00AC73A1" w:rsidRDefault="009D5B4B" w:rsidP="000D2AC2">
      <w:pPr>
        <w:widowControl w:val="0"/>
        <w:autoSpaceDE w:val="0"/>
        <w:autoSpaceDN w:val="0"/>
        <w:adjustRightInd w:val="0"/>
        <w:ind w:left="640" w:hanging="640"/>
        <w:jc w:val="both"/>
        <w:rPr>
          <w:b/>
          <w:color w:val="000000" w:themeColor="text1"/>
          <w:rPrChange w:id="456" w:author="Parks, Robbie M" w:date="2018-08-14T21:12:00Z">
            <w:rPr>
              <w:rFonts w:ascii="Times New Roman" w:hAnsi="Times New Roman"/>
              <w:b/>
              <w:color w:val="000000" w:themeColor="text1"/>
              <w:sz w:val="24"/>
              <w:szCs w:val="24"/>
            </w:rPr>
          </w:rPrChange>
        </w:rPr>
        <w:pPrChange w:id="457" w:author="Parks, Robbie M" w:date="2018-08-14T21:12:00Z">
          <w:pPr>
            <w:widowControl w:val="0"/>
            <w:autoSpaceDE w:val="0"/>
            <w:autoSpaceDN w:val="0"/>
            <w:adjustRightInd w:val="0"/>
            <w:spacing w:after="0" w:line="240" w:lineRule="auto"/>
            <w:ind w:left="640" w:hanging="640"/>
            <w:jc w:val="both"/>
          </w:pPr>
        </w:pPrChange>
      </w:pPr>
    </w:p>
    <w:p w14:paraId="58AB829D" w14:textId="0E5006ED" w:rsidR="00B27E5A" w:rsidRPr="00B214C5" w:rsidRDefault="009D5B4B" w:rsidP="00AC1F08">
      <w:pPr>
        <w:widowControl w:val="0"/>
        <w:autoSpaceDE w:val="0"/>
        <w:autoSpaceDN w:val="0"/>
        <w:adjustRightInd w:val="0"/>
        <w:ind w:left="480" w:hanging="480"/>
        <w:jc w:val="both"/>
        <w:rPr>
          <w:rPrChange w:id="458" w:author="Parks, Robbie M" w:date="2018-08-14T21:12:00Z">
            <w:rPr>
              <w:rFonts w:ascii="Times New Roman" w:eastAsia="Times New Roman" w:hAnsi="Times New Roman"/>
              <w:noProof/>
              <w:sz w:val="24"/>
            </w:rPr>
          </w:rPrChange>
        </w:rPr>
        <w:pPrChange w:id="459" w:author="Parks, Robbie M" w:date="2018-08-14T21:12:00Z">
          <w:pPr>
            <w:widowControl w:val="0"/>
            <w:autoSpaceDE w:val="0"/>
            <w:autoSpaceDN w:val="0"/>
            <w:adjustRightInd w:val="0"/>
            <w:spacing w:after="0" w:line="240" w:lineRule="auto"/>
            <w:ind w:left="480" w:hanging="480"/>
          </w:pPr>
        </w:pPrChange>
      </w:pPr>
      <w:r w:rsidRPr="00AC73A1">
        <w:rPr>
          <w:b/>
          <w:color w:val="000000" w:themeColor="text1"/>
          <w:rPrChange w:id="460" w:author="Parks, Robbie M" w:date="2018-08-14T21:12:00Z">
            <w:rPr>
              <w:rFonts w:ascii="Times New Roman" w:hAnsi="Times New Roman"/>
              <w:b/>
              <w:color w:val="000000" w:themeColor="text1"/>
              <w:sz w:val="24"/>
              <w:szCs w:val="24"/>
            </w:rPr>
          </w:rPrChange>
        </w:rPr>
        <w:fldChar w:fldCharType="begin" w:fldLock="1"/>
      </w:r>
      <w:r w:rsidRPr="006E585E">
        <w:rPr>
          <w:b/>
          <w:color w:val="000000" w:themeColor="text1"/>
        </w:rPr>
        <w:instrText xml:space="preserve">ADDIN Mendeley Bibliography CSL_BIBLIOGRAPHY </w:instrText>
      </w:r>
      <w:r w:rsidRPr="00AC73A1">
        <w:rPr>
          <w:b/>
          <w:color w:val="000000" w:themeColor="text1"/>
          <w:rPrChange w:id="461" w:author="Parks, Robbie M" w:date="2018-08-14T21:12:00Z">
            <w:rPr>
              <w:rFonts w:ascii="Times New Roman" w:hAnsi="Times New Roman"/>
              <w:b/>
              <w:color w:val="000000" w:themeColor="text1"/>
              <w:sz w:val="24"/>
              <w:szCs w:val="24"/>
            </w:rPr>
          </w:rPrChange>
        </w:rPr>
        <w:fldChar w:fldCharType="separate"/>
      </w:r>
      <w:r w:rsidR="00B27E5A" w:rsidRPr="00B214C5">
        <w:rPr>
          <w:rPrChange w:id="462" w:author="Parks, Robbie M" w:date="2018-08-14T21:12:00Z">
            <w:rPr>
              <w:rFonts w:ascii="Times New Roman" w:eastAsia="Times New Roman" w:hAnsi="Times New Roman"/>
              <w:noProof/>
              <w:sz w:val="24"/>
            </w:rPr>
          </w:rPrChange>
        </w:rPr>
        <w:t xml:space="preserve">Basu, R. (2009). High ambient temperature and mortality: </w:t>
      </w:r>
      <w:ins w:id="463" w:author="Parks, Robbie M" w:date="2018-08-14T21:12:00Z">
        <w:r w:rsidR="00B214C5" w:rsidRPr="00B214C5">
          <w:rPr>
            <w:rFonts w:eastAsia="Times New Roman"/>
            <w:noProof/>
          </w:rPr>
          <w:t>A</w:t>
        </w:r>
      </w:ins>
      <w:del w:id="464" w:author="Parks, Robbie M" w:date="2018-08-14T21:12:00Z">
        <w:r w:rsidR="00B27E5A" w:rsidRPr="00B27E5A">
          <w:rPr>
            <w:rFonts w:eastAsia="Times New Roman"/>
            <w:noProof/>
          </w:rPr>
          <w:delText>a</w:delText>
        </w:r>
      </w:del>
      <w:r w:rsidR="00B27E5A" w:rsidRPr="00B214C5">
        <w:rPr>
          <w:rPrChange w:id="465" w:author="Parks, Robbie M" w:date="2018-08-14T21:12:00Z">
            <w:rPr>
              <w:rFonts w:ascii="Times New Roman" w:eastAsia="Times New Roman" w:hAnsi="Times New Roman"/>
              <w:noProof/>
              <w:sz w:val="24"/>
            </w:rPr>
          </w:rPrChange>
        </w:rPr>
        <w:t xml:space="preserve"> review of epidemiologic studies from 2001 to 2008. </w:t>
      </w:r>
      <w:r w:rsidR="00B27E5A" w:rsidRPr="00B214C5">
        <w:rPr>
          <w:i/>
          <w:rPrChange w:id="466" w:author="Parks, Robbie M" w:date="2018-08-14T21:12:00Z">
            <w:rPr>
              <w:rFonts w:ascii="Times New Roman" w:eastAsia="Times New Roman" w:hAnsi="Times New Roman"/>
              <w:i/>
              <w:iCs/>
              <w:noProof/>
              <w:sz w:val="24"/>
            </w:rPr>
          </w:rPrChange>
        </w:rPr>
        <w:t>Environmental Health</w:t>
      </w:r>
      <w:ins w:id="467" w:author="Parks, Robbie M" w:date="2018-08-14T21:12:00Z">
        <w:r w:rsidR="00B214C5" w:rsidRPr="00B214C5">
          <w:rPr>
            <w:rFonts w:eastAsia="Times New Roman"/>
            <w:i/>
            <w:iCs/>
            <w:noProof/>
          </w:rPr>
          <w:t>: A Global Access Science Source</w:t>
        </w:r>
      </w:ins>
      <w:del w:id="468" w:author="Parks, Robbie M" w:date="2018-08-14T21:12:00Z">
        <w:r w:rsidR="00B27E5A" w:rsidRPr="00B27E5A">
          <w:rPr>
            <w:rFonts w:eastAsia="Times New Roman"/>
            <w:noProof/>
          </w:rPr>
          <w:delText xml:space="preserve">, </w:delText>
        </w:r>
        <w:r w:rsidR="00B27E5A" w:rsidRPr="00B27E5A">
          <w:rPr>
            <w:rFonts w:eastAsia="Times New Roman"/>
            <w:i/>
            <w:iCs/>
            <w:noProof/>
          </w:rPr>
          <w:delText>8</w:delText>
        </w:r>
        <w:r w:rsidR="00B27E5A" w:rsidRPr="00B27E5A">
          <w:rPr>
            <w:rFonts w:eastAsia="Times New Roman"/>
            <w:noProof/>
          </w:rPr>
          <w:delText>(1), 40</w:delText>
        </w:r>
      </w:del>
      <w:r w:rsidR="00B27E5A" w:rsidRPr="00B214C5">
        <w:rPr>
          <w:rPrChange w:id="469" w:author="Parks, Robbie M" w:date="2018-08-14T21:12:00Z">
            <w:rPr>
              <w:rFonts w:ascii="Times New Roman" w:eastAsia="Times New Roman" w:hAnsi="Times New Roman"/>
              <w:noProof/>
              <w:sz w:val="24"/>
            </w:rPr>
          </w:rPrChange>
        </w:rPr>
        <w:t>. https://doi.org/10.1186/1476-069X-8-40</w:t>
      </w:r>
    </w:p>
    <w:p w14:paraId="46BEB40D" w14:textId="77777777" w:rsidR="00B27E5A" w:rsidRPr="00B214C5" w:rsidRDefault="00B27E5A" w:rsidP="00AC1F08">
      <w:pPr>
        <w:widowControl w:val="0"/>
        <w:autoSpaceDE w:val="0"/>
        <w:autoSpaceDN w:val="0"/>
        <w:adjustRightInd w:val="0"/>
        <w:ind w:left="480" w:hanging="480"/>
        <w:jc w:val="both"/>
        <w:rPr>
          <w:rPrChange w:id="470" w:author="Parks, Robbie M" w:date="2018-08-14T21:12:00Z">
            <w:rPr>
              <w:rFonts w:ascii="Times New Roman" w:eastAsia="Times New Roman" w:hAnsi="Times New Roman"/>
              <w:noProof/>
              <w:sz w:val="24"/>
            </w:rPr>
          </w:rPrChange>
        </w:rPr>
        <w:pPrChange w:id="471" w:author="Parks, Robbie M" w:date="2018-08-14T21:12:00Z">
          <w:pPr>
            <w:widowControl w:val="0"/>
            <w:autoSpaceDE w:val="0"/>
            <w:autoSpaceDN w:val="0"/>
            <w:adjustRightInd w:val="0"/>
            <w:spacing w:after="0" w:line="240" w:lineRule="auto"/>
            <w:ind w:left="480" w:hanging="480"/>
          </w:pPr>
        </w:pPrChange>
      </w:pPr>
      <w:r w:rsidRPr="00B214C5">
        <w:rPr>
          <w:rPrChange w:id="472" w:author="Parks, Robbie M" w:date="2018-08-14T21:12:00Z">
            <w:rPr>
              <w:rFonts w:ascii="Times New Roman" w:eastAsia="Times New Roman" w:hAnsi="Times New Roman"/>
              <w:noProof/>
              <w:sz w:val="24"/>
            </w:rPr>
          </w:rPrChange>
        </w:rPr>
        <w:t xml:space="preserve">Basu, R., &amp; Samet, J. M. (2002). Relation between elevated ambient temperature and mortality: A review of the epidemiologic evidence. </w:t>
      </w:r>
      <w:r w:rsidRPr="00B214C5">
        <w:rPr>
          <w:i/>
          <w:rPrChange w:id="473" w:author="Parks, Robbie M" w:date="2018-08-14T21:12:00Z">
            <w:rPr>
              <w:rFonts w:ascii="Times New Roman" w:eastAsia="Times New Roman" w:hAnsi="Times New Roman"/>
              <w:i/>
              <w:iCs/>
              <w:noProof/>
              <w:sz w:val="24"/>
            </w:rPr>
          </w:rPrChange>
        </w:rPr>
        <w:t>Epidemiologic Reviews</w:t>
      </w:r>
      <w:r w:rsidRPr="00B214C5">
        <w:rPr>
          <w:rPrChange w:id="474" w:author="Parks, Robbie M" w:date="2018-08-14T21:12:00Z">
            <w:rPr>
              <w:rFonts w:ascii="Times New Roman" w:eastAsia="Times New Roman" w:hAnsi="Times New Roman"/>
              <w:noProof/>
              <w:sz w:val="24"/>
            </w:rPr>
          </w:rPrChange>
        </w:rPr>
        <w:t>. https://doi.org/10.1093/epirev/mxf007</w:t>
      </w:r>
    </w:p>
    <w:p w14:paraId="1D0E2999" w14:textId="77777777" w:rsidR="00B27E5A" w:rsidRPr="00B214C5" w:rsidRDefault="00B27E5A" w:rsidP="00AC1F08">
      <w:pPr>
        <w:widowControl w:val="0"/>
        <w:autoSpaceDE w:val="0"/>
        <w:autoSpaceDN w:val="0"/>
        <w:adjustRightInd w:val="0"/>
        <w:ind w:left="480" w:hanging="480"/>
        <w:jc w:val="both"/>
        <w:rPr>
          <w:rPrChange w:id="475" w:author="Parks, Robbie M" w:date="2018-08-14T21:12:00Z">
            <w:rPr>
              <w:rFonts w:ascii="Times New Roman" w:eastAsia="Times New Roman" w:hAnsi="Times New Roman"/>
              <w:noProof/>
              <w:sz w:val="24"/>
            </w:rPr>
          </w:rPrChange>
        </w:rPr>
        <w:pPrChange w:id="476" w:author="Parks, Robbie M" w:date="2018-08-14T21:12:00Z">
          <w:pPr>
            <w:widowControl w:val="0"/>
            <w:autoSpaceDE w:val="0"/>
            <w:autoSpaceDN w:val="0"/>
            <w:adjustRightInd w:val="0"/>
            <w:spacing w:after="0" w:line="240" w:lineRule="auto"/>
            <w:ind w:left="480" w:hanging="480"/>
          </w:pPr>
        </w:pPrChange>
      </w:pPr>
      <w:r w:rsidRPr="00B214C5">
        <w:rPr>
          <w:rPrChange w:id="477" w:author="Parks, Robbie M" w:date="2018-08-14T21:12:00Z">
            <w:rPr>
              <w:rFonts w:ascii="Times New Roman" w:eastAsia="Times New Roman" w:hAnsi="Times New Roman"/>
              <w:noProof/>
              <w:sz w:val="24"/>
            </w:rPr>
          </w:rPrChange>
        </w:rPr>
        <w:t xml:space="preserve">Bennett, J. E., Blangiardo, M., Fecht, D., Elliott, P., &amp; Ezzati, M. (2014). Vulnerability to the mortality effects of warm temperature in the districts of England and Wales. </w:t>
      </w:r>
      <w:r w:rsidRPr="00B214C5">
        <w:rPr>
          <w:i/>
          <w:rPrChange w:id="478" w:author="Parks, Robbie M" w:date="2018-08-14T21:12:00Z">
            <w:rPr>
              <w:rFonts w:ascii="Times New Roman" w:eastAsia="Times New Roman" w:hAnsi="Times New Roman"/>
              <w:i/>
              <w:iCs/>
              <w:noProof/>
              <w:sz w:val="24"/>
            </w:rPr>
          </w:rPrChange>
        </w:rPr>
        <w:t>Nature Climate Change</w:t>
      </w:r>
      <w:r w:rsidRPr="00B214C5">
        <w:rPr>
          <w:rPrChange w:id="479" w:author="Parks, Robbie M" w:date="2018-08-14T21:12:00Z">
            <w:rPr>
              <w:rFonts w:ascii="Times New Roman" w:eastAsia="Times New Roman" w:hAnsi="Times New Roman"/>
              <w:noProof/>
              <w:sz w:val="24"/>
            </w:rPr>
          </w:rPrChange>
        </w:rPr>
        <w:t xml:space="preserve">, </w:t>
      </w:r>
      <w:r w:rsidRPr="00B214C5">
        <w:rPr>
          <w:i/>
          <w:rPrChange w:id="480" w:author="Parks, Robbie M" w:date="2018-08-14T21:12:00Z">
            <w:rPr>
              <w:rFonts w:ascii="Times New Roman" w:eastAsia="Times New Roman" w:hAnsi="Times New Roman"/>
              <w:i/>
              <w:iCs/>
              <w:noProof/>
              <w:sz w:val="24"/>
            </w:rPr>
          </w:rPrChange>
        </w:rPr>
        <w:t>4</w:t>
      </w:r>
      <w:r w:rsidRPr="00B214C5">
        <w:rPr>
          <w:rPrChange w:id="481" w:author="Parks, Robbie M" w:date="2018-08-14T21:12:00Z">
            <w:rPr>
              <w:rFonts w:ascii="Times New Roman" w:eastAsia="Times New Roman" w:hAnsi="Times New Roman"/>
              <w:noProof/>
              <w:sz w:val="24"/>
            </w:rPr>
          </w:rPrChange>
        </w:rPr>
        <w:t>(4), 269–273. https://doi.org/10.1038/nclimate2123</w:t>
      </w:r>
    </w:p>
    <w:p w14:paraId="435E8203" w14:textId="77777777" w:rsidR="00B27E5A" w:rsidRPr="00B214C5" w:rsidRDefault="00B27E5A" w:rsidP="00AC1F08">
      <w:pPr>
        <w:widowControl w:val="0"/>
        <w:autoSpaceDE w:val="0"/>
        <w:autoSpaceDN w:val="0"/>
        <w:adjustRightInd w:val="0"/>
        <w:ind w:left="480" w:hanging="480"/>
        <w:jc w:val="both"/>
        <w:rPr>
          <w:rPrChange w:id="482" w:author="Parks, Robbie M" w:date="2018-08-14T21:12:00Z">
            <w:rPr>
              <w:rFonts w:ascii="Times New Roman" w:eastAsia="Times New Roman" w:hAnsi="Times New Roman"/>
              <w:noProof/>
              <w:sz w:val="24"/>
            </w:rPr>
          </w:rPrChange>
        </w:rPr>
        <w:pPrChange w:id="483" w:author="Parks, Robbie M" w:date="2018-08-14T21:12:00Z">
          <w:pPr>
            <w:widowControl w:val="0"/>
            <w:autoSpaceDE w:val="0"/>
            <w:autoSpaceDN w:val="0"/>
            <w:adjustRightInd w:val="0"/>
            <w:spacing w:after="0" w:line="240" w:lineRule="auto"/>
            <w:ind w:left="480" w:hanging="480"/>
          </w:pPr>
        </w:pPrChange>
      </w:pPr>
      <w:r w:rsidRPr="00B214C5">
        <w:rPr>
          <w:rPrChange w:id="484" w:author="Parks, Robbie M" w:date="2018-08-14T21:12:00Z">
            <w:rPr>
              <w:rFonts w:ascii="Times New Roman" w:eastAsia="Times New Roman" w:hAnsi="Times New Roman"/>
              <w:noProof/>
              <w:sz w:val="24"/>
            </w:rPr>
          </w:rPrChange>
        </w:rPr>
        <w:t xml:space="preserve">Bobb, J. F., Peng, R. D., Bell, M. L., &amp; Dominici, F. (2014). Heat-related mortality and adaptation to heat in the United States. </w:t>
      </w:r>
      <w:r w:rsidRPr="00B214C5">
        <w:rPr>
          <w:i/>
          <w:rPrChange w:id="485" w:author="Parks, Robbie M" w:date="2018-08-14T21:12:00Z">
            <w:rPr>
              <w:rFonts w:ascii="Times New Roman" w:eastAsia="Times New Roman" w:hAnsi="Times New Roman"/>
              <w:i/>
              <w:iCs/>
              <w:noProof/>
              <w:sz w:val="24"/>
            </w:rPr>
          </w:rPrChange>
        </w:rPr>
        <w:t>Environmental Health Perspectives</w:t>
      </w:r>
      <w:r w:rsidRPr="00B214C5">
        <w:rPr>
          <w:rPrChange w:id="486" w:author="Parks, Robbie M" w:date="2018-08-14T21:12:00Z">
            <w:rPr>
              <w:rFonts w:ascii="Times New Roman" w:eastAsia="Times New Roman" w:hAnsi="Times New Roman"/>
              <w:noProof/>
              <w:sz w:val="24"/>
            </w:rPr>
          </w:rPrChange>
        </w:rPr>
        <w:t xml:space="preserve">, </w:t>
      </w:r>
      <w:r w:rsidRPr="00B214C5">
        <w:rPr>
          <w:i/>
          <w:rPrChange w:id="487" w:author="Parks, Robbie M" w:date="2018-08-14T21:12:00Z">
            <w:rPr>
              <w:rFonts w:ascii="Times New Roman" w:eastAsia="Times New Roman" w:hAnsi="Times New Roman"/>
              <w:i/>
              <w:iCs/>
              <w:noProof/>
              <w:sz w:val="24"/>
            </w:rPr>
          </w:rPrChange>
        </w:rPr>
        <w:t>122</w:t>
      </w:r>
      <w:r w:rsidRPr="00B214C5">
        <w:rPr>
          <w:rPrChange w:id="488" w:author="Parks, Robbie M" w:date="2018-08-14T21:12:00Z">
            <w:rPr>
              <w:rFonts w:ascii="Times New Roman" w:eastAsia="Times New Roman" w:hAnsi="Times New Roman"/>
              <w:noProof/>
              <w:sz w:val="24"/>
            </w:rPr>
          </w:rPrChange>
        </w:rPr>
        <w:t>(8), 811–816. https://doi.org/10.1289/ehp.1307392</w:t>
      </w:r>
    </w:p>
    <w:p w14:paraId="1BAE861B" w14:textId="77777777" w:rsidR="00B27E5A" w:rsidRPr="00B214C5" w:rsidRDefault="00B27E5A" w:rsidP="00AC1F08">
      <w:pPr>
        <w:widowControl w:val="0"/>
        <w:autoSpaceDE w:val="0"/>
        <w:autoSpaceDN w:val="0"/>
        <w:adjustRightInd w:val="0"/>
        <w:ind w:left="480" w:hanging="480"/>
        <w:jc w:val="both"/>
        <w:rPr>
          <w:rPrChange w:id="489" w:author="Parks, Robbie M" w:date="2018-08-14T21:12:00Z">
            <w:rPr>
              <w:rFonts w:ascii="Times New Roman" w:eastAsia="Times New Roman" w:hAnsi="Times New Roman"/>
              <w:noProof/>
              <w:sz w:val="24"/>
            </w:rPr>
          </w:rPrChange>
        </w:rPr>
        <w:pPrChange w:id="490" w:author="Parks, Robbie M" w:date="2018-08-14T21:12:00Z">
          <w:pPr>
            <w:widowControl w:val="0"/>
            <w:autoSpaceDE w:val="0"/>
            <w:autoSpaceDN w:val="0"/>
            <w:adjustRightInd w:val="0"/>
            <w:spacing w:after="0" w:line="240" w:lineRule="auto"/>
            <w:ind w:left="480" w:hanging="480"/>
          </w:pPr>
        </w:pPrChange>
      </w:pPr>
      <w:r w:rsidRPr="00B214C5">
        <w:rPr>
          <w:rPrChange w:id="491" w:author="Parks, Robbie M" w:date="2018-08-14T21:12:00Z">
            <w:rPr>
              <w:rFonts w:ascii="Times New Roman" w:eastAsia="Times New Roman" w:hAnsi="Times New Roman"/>
              <w:noProof/>
              <w:sz w:val="24"/>
            </w:rPr>
          </w:rPrChange>
        </w:rPr>
        <w:t xml:space="preserve">Braga, A. L. F., Zanobetti, A., &amp; Schwartz, J. (2002). The effect of weather on respiratory and cardiovascular deaths in 12 U.S. cities. </w:t>
      </w:r>
      <w:r w:rsidRPr="00B214C5">
        <w:rPr>
          <w:i/>
          <w:rPrChange w:id="492" w:author="Parks, Robbie M" w:date="2018-08-14T21:12:00Z">
            <w:rPr>
              <w:rFonts w:ascii="Times New Roman" w:eastAsia="Times New Roman" w:hAnsi="Times New Roman"/>
              <w:i/>
              <w:iCs/>
              <w:noProof/>
              <w:sz w:val="24"/>
            </w:rPr>
          </w:rPrChange>
        </w:rPr>
        <w:t>Environmental Health Perspectives</w:t>
      </w:r>
      <w:r w:rsidRPr="00B214C5">
        <w:rPr>
          <w:rPrChange w:id="493" w:author="Parks, Robbie M" w:date="2018-08-14T21:12:00Z">
            <w:rPr>
              <w:rFonts w:ascii="Times New Roman" w:eastAsia="Times New Roman" w:hAnsi="Times New Roman"/>
              <w:noProof/>
              <w:sz w:val="24"/>
            </w:rPr>
          </w:rPrChange>
        </w:rPr>
        <w:t xml:space="preserve">, </w:t>
      </w:r>
      <w:r w:rsidRPr="00B214C5">
        <w:rPr>
          <w:i/>
          <w:rPrChange w:id="494" w:author="Parks, Robbie M" w:date="2018-08-14T21:12:00Z">
            <w:rPr>
              <w:rFonts w:ascii="Times New Roman" w:eastAsia="Times New Roman" w:hAnsi="Times New Roman"/>
              <w:i/>
              <w:iCs/>
              <w:noProof/>
              <w:sz w:val="24"/>
            </w:rPr>
          </w:rPrChange>
        </w:rPr>
        <w:t>110</w:t>
      </w:r>
      <w:r w:rsidRPr="00B214C5">
        <w:rPr>
          <w:rPrChange w:id="495" w:author="Parks, Robbie M" w:date="2018-08-14T21:12:00Z">
            <w:rPr>
              <w:rFonts w:ascii="Times New Roman" w:eastAsia="Times New Roman" w:hAnsi="Times New Roman"/>
              <w:noProof/>
              <w:sz w:val="24"/>
            </w:rPr>
          </w:rPrChange>
        </w:rPr>
        <w:t>(9), 859–863. https://doi.org/10.1289/ehp.02110859</w:t>
      </w:r>
    </w:p>
    <w:p w14:paraId="115B8B8F" w14:textId="77777777" w:rsidR="00B27E5A" w:rsidRPr="00B214C5" w:rsidRDefault="00B27E5A" w:rsidP="00AC1F08">
      <w:pPr>
        <w:widowControl w:val="0"/>
        <w:autoSpaceDE w:val="0"/>
        <w:autoSpaceDN w:val="0"/>
        <w:adjustRightInd w:val="0"/>
        <w:ind w:left="480" w:hanging="480"/>
        <w:jc w:val="both"/>
        <w:rPr>
          <w:rPrChange w:id="496" w:author="Parks, Robbie M" w:date="2018-08-14T21:12:00Z">
            <w:rPr>
              <w:rFonts w:ascii="Times New Roman" w:eastAsia="Times New Roman" w:hAnsi="Times New Roman"/>
              <w:noProof/>
              <w:sz w:val="24"/>
            </w:rPr>
          </w:rPrChange>
        </w:rPr>
        <w:pPrChange w:id="497" w:author="Parks, Robbie M" w:date="2018-08-14T21:12:00Z">
          <w:pPr>
            <w:widowControl w:val="0"/>
            <w:autoSpaceDE w:val="0"/>
            <w:autoSpaceDN w:val="0"/>
            <w:adjustRightInd w:val="0"/>
            <w:spacing w:after="0" w:line="240" w:lineRule="auto"/>
            <w:ind w:left="480" w:hanging="480"/>
          </w:pPr>
        </w:pPrChange>
      </w:pPr>
      <w:r w:rsidRPr="00B214C5">
        <w:rPr>
          <w:rPrChange w:id="498" w:author="Parks, Robbie M" w:date="2018-08-14T21:12:00Z">
            <w:rPr>
              <w:rFonts w:ascii="Times New Roman" w:eastAsia="Times New Roman" w:hAnsi="Times New Roman"/>
              <w:noProof/>
              <w:sz w:val="24"/>
            </w:rPr>
          </w:rPrChange>
        </w:rPr>
        <w:t xml:space="preserve">Campbell, A. (2017). Excess winter mortality in England and Wales: 2016 to 2017 (provisional) and 2015 to 2016 (final). </w:t>
      </w:r>
      <w:r w:rsidRPr="00B214C5">
        <w:rPr>
          <w:i/>
          <w:rPrChange w:id="499" w:author="Parks, Robbie M" w:date="2018-08-14T21:12:00Z">
            <w:rPr>
              <w:rFonts w:ascii="Times New Roman" w:eastAsia="Times New Roman" w:hAnsi="Times New Roman"/>
              <w:i/>
              <w:iCs/>
              <w:noProof/>
              <w:sz w:val="24"/>
            </w:rPr>
          </w:rPrChange>
        </w:rPr>
        <w:t>Statistical Bulletin, Office for National Statistics</w:t>
      </w:r>
      <w:r w:rsidRPr="00B214C5">
        <w:rPr>
          <w:rPrChange w:id="500" w:author="Parks, Robbie M" w:date="2018-08-14T21:12:00Z">
            <w:rPr>
              <w:rFonts w:ascii="Times New Roman" w:eastAsia="Times New Roman" w:hAnsi="Times New Roman"/>
              <w:noProof/>
              <w:sz w:val="24"/>
            </w:rPr>
          </w:rPrChange>
        </w:rPr>
        <w:t>.</w:t>
      </w:r>
    </w:p>
    <w:p w14:paraId="0005A6F3" w14:textId="77777777" w:rsidR="00B27E5A" w:rsidRPr="00B214C5" w:rsidRDefault="00B27E5A" w:rsidP="00AC1F08">
      <w:pPr>
        <w:widowControl w:val="0"/>
        <w:autoSpaceDE w:val="0"/>
        <w:autoSpaceDN w:val="0"/>
        <w:adjustRightInd w:val="0"/>
        <w:ind w:left="480" w:hanging="480"/>
        <w:jc w:val="both"/>
        <w:rPr>
          <w:rPrChange w:id="501" w:author="Parks, Robbie M" w:date="2018-08-14T21:12:00Z">
            <w:rPr>
              <w:rFonts w:ascii="Times New Roman" w:eastAsia="Times New Roman" w:hAnsi="Times New Roman"/>
              <w:noProof/>
              <w:sz w:val="24"/>
            </w:rPr>
          </w:rPrChange>
        </w:rPr>
        <w:pPrChange w:id="502" w:author="Parks, Robbie M" w:date="2018-08-14T21:12:00Z">
          <w:pPr>
            <w:widowControl w:val="0"/>
            <w:autoSpaceDE w:val="0"/>
            <w:autoSpaceDN w:val="0"/>
            <w:adjustRightInd w:val="0"/>
            <w:spacing w:after="0" w:line="240" w:lineRule="auto"/>
            <w:ind w:left="480" w:hanging="480"/>
          </w:pPr>
        </w:pPrChange>
      </w:pPr>
      <w:r w:rsidRPr="00B214C5">
        <w:rPr>
          <w:rPrChange w:id="503" w:author="Parks, Robbie M" w:date="2018-08-14T21:12:00Z">
            <w:rPr>
              <w:rFonts w:ascii="Times New Roman" w:eastAsia="Times New Roman" w:hAnsi="Times New Roman"/>
              <w:noProof/>
              <w:sz w:val="24"/>
            </w:rPr>
          </w:rPrChange>
        </w:rPr>
        <w:t xml:space="preserve">Carson, C., Hajat, S., Armstrong, B., &amp; Wilkinson, P. (2006). Declining vulnerability to temperature-related mortality in London over the 20th century. </w:t>
      </w:r>
      <w:r w:rsidRPr="00B214C5">
        <w:rPr>
          <w:i/>
          <w:rPrChange w:id="504" w:author="Parks, Robbie M" w:date="2018-08-14T21:12:00Z">
            <w:rPr>
              <w:rFonts w:ascii="Times New Roman" w:eastAsia="Times New Roman" w:hAnsi="Times New Roman"/>
              <w:i/>
              <w:iCs/>
              <w:noProof/>
              <w:sz w:val="24"/>
            </w:rPr>
          </w:rPrChange>
        </w:rPr>
        <w:t>American Journal of Epidemiology</w:t>
      </w:r>
      <w:r w:rsidRPr="00B214C5">
        <w:rPr>
          <w:rPrChange w:id="505" w:author="Parks, Robbie M" w:date="2018-08-14T21:12:00Z">
            <w:rPr>
              <w:rFonts w:ascii="Times New Roman" w:eastAsia="Times New Roman" w:hAnsi="Times New Roman"/>
              <w:noProof/>
              <w:sz w:val="24"/>
            </w:rPr>
          </w:rPrChange>
        </w:rPr>
        <w:t xml:space="preserve">, </w:t>
      </w:r>
      <w:r w:rsidRPr="00B214C5">
        <w:rPr>
          <w:i/>
          <w:rPrChange w:id="506" w:author="Parks, Robbie M" w:date="2018-08-14T21:12:00Z">
            <w:rPr>
              <w:rFonts w:ascii="Times New Roman" w:eastAsia="Times New Roman" w:hAnsi="Times New Roman"/>
              <w:i/>
              <w:iCs/>
              <w:noProof/>
              <w:sz w:val="24"/>
            </w:rPr>
          </w:rPrChange>
        </w:rPr>
        <w:t>164</w:t>
      </w:r>
      <w:r w:rsidRPr="00B214C5">
        <w:rPr>
          <w:rPrChange w:id="507" w:author="Parks, Robbie M" w:date="2018-08-14T21:12:00Z">
            <w:rPr>
              <w:rFonts w:ascii="Times New Roman" w:eastAsia="Times New Roman" w:hAnsi="Times New Roman"/>
              <w:noProof/>
              <w:sz w:val="24"/>
            </w:rPr>
          </w:rPrChange>
        </w:rPr>
        <w:t>(1), 77–84. https://doi.org/10.1093/aje/kwj147</w:t>
      </w:r>
    </w:p>
    <w:p w14:paraId="73E25C04" w14:textId="77777777" w:rsidR="00B27E5A" w:rsidRPr="00B214C5" w:rsidRDefault="00B27E5A" w:rsidP="00AC1F08">
      <w:pPr>
        <w:widowControl w:val="0"/>
        <w:autoSpaceDE w:val="0"/>
        <w:autoSpaceDN w:val="0"/>
        <w:adjustRightInd w:val="0"/>
        <w:ind w:left="480" w:hanging="480"/>
        <w:jc w:val="both"/>
        <w:rPr>
          <w:rPrChange w:id="508" w:author="Parks, Robbie M" w:date="2018-08-14T21:12:00Z">
            <w:rPr>
              <w:rFonts w:ascii="Times New Roman" w:eastAsia="Times New Roman" w:hAnsi="Times New Roman"/>
              <w:noProof/>
              <w:sz w:val="24"/>
            </w:rPr>
          </w:rPrChange>
        </w:rPr>
        <w:pPrChange w:id="509" w:author="Parks, Robbie M" w:date="2018-08-14T21:12:00Z">
          <w:pPr>
            <w:widowControl w:val="0"/>
            <w:autoSpaceDE w:val="0"/>
            <w:autoSpaceDN w:val="0"/>
            <w:adjustRightInd w:val="0"/>
            <w:spacing w:after="0" w:line="240" w:lineRule="auto"/>
            <w:ind w:left="480" w:hanging="480"/>
          </w:pPr>
        </w:pPrChange>
      </w:pPr>
      <w:r w:rsidRPr="00B214C5">
        <w:rPr>
          <w:rPrChange w:id="510" w:author="Parks, Robbie M" w:date="2018-08-14T21:12:00Z">
            <w:rPr>
              <w:rFonts w:ascii="Times New Roman" w:eastAsia="Times New Roman" w:hAnsi="Times New Roman"/>
              <w:noProof/>
              <w:sz w:val="24"/>
            </w:rPr>
          </w:rPrChange>
        </w:rPr>
        <w:t xml:space="preserve">Cazelles, B., Chavez, M., Berteaux, D., Ménard, F., Vik, J. O., Jenouvrier, S., &amp; Stenseth, N. C. (2008). Wavelet analysis of ecological time series. </w:t>
      </w:r>
      <w:r w:rsidRPr="00B214C5">
        <w:rPr>
          <w:i/>
          <w:rPrChange w:id="511" w:author="Parks, Robbie M" w:date="2018-08-14T21:12:00Z">
            <w:rPr>
              <w:rFonts w:ascii="Times New Roman" w:eastAsia="Times New Roman" w:hAnsi="Times New Roman"/>
              <w:i/>
              <w:iCs/>
              <w:noProof/>
              <w:sz w:val="24"/>
            </w:rPr>
          </w:rPrChange>
        </w:rPr>
        <w:t>Oecologia</w:t>
      </w:r>
      <w:r w:rsidRPr="00B214C5">
        <w:rPr>
          <w:rPrChange w:id="512" w:author="Parks, Robbie M" w:date="2018-08-14T21:12:00Z">
            <w:rPr>
              <w:rFonts w:ascii="Times New Roman" w:eastAsia="Times New Roman" w:hAnsi="Times New Roman"/>
              <w:noProof/>
              <w:sz w:val="24"/>
            </w:rPr>
          </w:rPrChange>
        </w:rPr>
        <w:t>. https://doi.org/10.1007/s00442-008-0993-2</w:t>
      </w:r>
    </w:p>
    <w:p w14:paraId="4DF0F7F2" w14:textId="77777777" w:rsidR="00B27E5A" w:rsidRPr="00B214C5" w:rsidRDefault="00B27E5A" w:rsidP="00AC1F08">
      <w:pPr>
        <w:widowControl w:val="0"/>
        <w:autoSpaceDE w:val="0"/>
        <w:autoSpaceDN w:val="0"/>
        <w:adjustRightInd w:val="0"/>
        <w:ind w:left="480" w:hanging="480"/>
        <w:jc w:val="both"/>
        <w:rPr>
          <w:rPrChange w:id="513" w:author="Parks, Robbie M" w:date="2018-08-14T21:12:00Z">
            <w:rPr>
              <w:rFonts w:ascii="Times New Roman" w:eastAsia="Times New Roman" w:hAnsi="Times New Roman"/>
              <w:noProof/>
              <w:sz w:val="24"/>
            </w:rPr>
          </w:rPrChange>
        </w:rPr>
        <w:pPrChange w:id="514" w:author="Parks, Robbie M" w:date="2018-08-14T21:12:00Z">
          <w:pPr>
            <w:widowControl w:val="0"/>
            <w:autoSpaceDE w:val="0"/>
            <w:autoSpaceDN w:val="0"/>
            <w:adjustRightInd w:val="0"/>
            <w:spacing w:after="0" w:line="240" w:lineRule="auto"/>
            <w:ind w:left="480" w:hanging="480"/>
          </w:pPr>
        </w:pPrChange>
      </w:pPr>
      <w:r w:rsidRPr="00B214C5">
        <w:rPr>
          <w:rPrChange w:id="515" w:author="Parks, Robbie M" w:date="2018-08-14T21:12:00Z">
            <w:rPr>
              <w:rFonts w:ascii="Times New Roman" w:eastAsia="Times New Roman" w:hAnsi="Times New Roman"/>
              <w:noProof/>
              <w:sz w:val="24"/>
            </w:rPr>
          </w:rPrChange>
        </w:rPr>
        <w:t xml:space="preserve">Davis, R. E., Knappenberger, P. C., Michaels, P. J., &amp; Novicoff, W. M. (2004). Seasonality of climate-human mortality relationships in US cities and impacts of climate change. </w:t>
      </w:r>
      <w:r w:rsidRPr="00B214C5">
        <w:rPr>
          <w:i/>
          <w:rPrChange w:id="516" w:author="Parks, Robbie M" w:date="2018-08-14T21:12:00Z">
            <w:rPr>
              <w:rFonts w:ascii="Times New Roman" w:eastAsia="Times New Roman" w:hAnsi="Times New Roman"/>
              <w:i/>
              <w:iCs/>
              <w:noProof/>
              <w:sz w:val="24"/>
            </w:rPr>
          </w:rPrChange>
        </w:rPr>
        <w:t>Climate Research</w:t>
      </w:r>
      <w:r w:rsidRPr="00B214C5">
        <w:rPr>
          <w:rPrChange w:id="517" w:author="Parks, Robbie M" w:date="2018-08-14T21:12:00Z">
            <w:rPr>
              <w:rFonts w:ascii="Times New Roman" w:eastAsia="Times New Roman" w:hAnsi="Times New Roman"/>
              <w:noProof/>
              <w:sz w:val="24"/>
            </w:rPr>
          </w:rPrChange>
        </w:rPr>
        <w:t xml:space="preserve">, </w:t>
      </w:r>
      <w:r w:rsidRPr="00B214C5">
        <w:rPr>
          <w:i/>
          <w:rPrChange w:id="518" w:author="Parks, Robbie M" w:date="2018-08-14T21:12:00Z">
            <w:rPr>
              <w:rFonts w:ascii="Times New Roman" w:eastAsia="Times New Roman" w:hAnsi="Times New Roman"/>
              <w:i/>
              <w:iCs/>
              <w:noProof/>
              <w:sz w:val="24"/>
            </w:rPr>
          </w:rPrChange>
        </w:rPr>
        <w:t>26</w:t>
      </w:r>
      <w:r w:rsidRPr="00B214C5">
        <w:rPr>
          <w:rPrChange w:id="519" w:author="Parks, Robbie M" w:date="2018-08-14T21:12:00Z">
            <w:rPr>
              <w:rFonts w:ascii="Times New Roman" w:eastAsia="Times New Roman" w:hAnsi="Times New Roman"/>
              <w:noProof/>
              <w:sz w:val="24"/>
            </w:rPr>
          </w:rPrChange>
        </w:rPr>
        <w:t>(1), 61–76. Retrieved from internal-pdf://32.0.35.211/paper.pdf</w:t>
      </w:r>
    </w:p>
    <w:p w14:paraId="3064D54F" w14:textId="77777777" w:rsidR="00B27E5A" w:rsidRPr="00B214C5" w:rsidRDefault="00B27E5A" w:rsidP="00AC1F08">
      <w:pPr>
        <w:widowControl w:val="0"/>
        <w:autoSpaceDE w:val="0"/>
        <w:autoSpaceDN w:val="0"/>
        <w:adjustRightInd w:val="0"/>
        <w:ind w:left="480" w:hanging="480"/>
        <w:jc w:val="both"/>
        <w:rPr>
          <w:rPrChange w:id="520" w:author="Parks, Robbie M" w:date="2018-08-14T21:12:00Z">
            <w:rPr>
              <w:rFonts w:ascii="Times New Roman" w:eastAsia="Times New Roman" w:hAnsi="Times New Roman"/>
              <w:noProof/>
              <w:sz w:val="24"/>
            </w:rPr>
          </w:rPrChange>
        </w:rPr>
        <w:pPrChange w:id="521" w:author="Parks, Robbie M" w:date="2018-08-14T21:12:00Z">
          <w:pPr>
            <w:widowControl w:val="0"/>
            <w:autoSpaceDE w:val="0"/>
            <w:autoSpaceDN w:val="0"/>
            <w:adjustRightInd w:val="0"/>
            <w:spacing w:after="0" w:line="240" w:lineRule="auto"/>
            <w:ind w:left="480" w:hanging="480"/>
          </w:pPr>
        </w:pPrChange>
      </w:pPr>
      <w:r w:rsidRPr="00B214C5">
        <w:rPr>
          <w:rPrChange w:id="522" w:author="Parks, Robbie M" w:date="2018-08-14T21:12:00Z">
            <w:rPr>
              <w:rFonts w:ascii="Times New Roman" w:eastAsia="Times New Roman" w:hAnsi="Times New Roman"/>
              <w:noProof/>
              <w:sz w:val="24"/>
            </w:rPr>
          </w:rPrChange>
        </w:rPr>
        <w:t xml:space="preserve">Dee, D. P., Uppala, S. M., Simmons, A. J., Berrisford, P., Poli, P., Kobayashi, S., … Vitart, F. (2011). The ERA-Interim reanalysis: configuration and performance of the data assimilation system. </w:t>
      </w:r>
      <w:r w:rsidRPr="00B214C5">
        <w:rPr>
          <w:i/>
          <w:rPrChange w:id="523" w:author="Parks, Robbie M" w:date="2018-08-14T21:12:00Z">
            <w:rPr>
              <w:rFonts w:ascii="Times New Roman" w:eastAsia="Times New Roman" w:hAnsi="Times New Roman"/>
              <w:i/>
              <w:iCs/>
              <w:noProof/>
              <w:sz w:val="24"/>
            </w:rPr>
          </w:rPrChange>
        </w:rPr>
        <w:t>Quarterly Journal of the Royal Meteorological Society</w:t>
      </w:r>
      <w:r w:rsidRPr="00B214C5">
        <w:rPr>
          <w:rPrChange w:id="524" w:author="Parks, Robbie M" w:date="2018-08-14T21:12:00Z">
            <w:rPr>
              <w:rFonts w:ascii="Times New Roman" w:eastAsia="Times New Roman" w:hAnsi="Times New Roman"/>
              <w:noProof/>
              <w:sz w:val="24"/>
            </w:rPr>
          </w:rPrChange>
        </w:rPr>
        <w:t xml:space="preserve">, </w:t>
      </w:r>
      <w:r w:rsidRPr="00B214C5">
        <w:rPr>
          <w:i/>
          <w:rPrChange w:id="525" w:author="Parks, Robbie M" w:date="2018-08-14T21:12:00Z">
            <w:rPr>
              <w:rFonts w:ascii="Times New Roman" w:eastAsia="Times New Roman" w:hAnsi="Times New Roman"/>
              <w:i/>
              <w:iCs/>
              <w:noProof/>
              <w:sz w:val="24"/>
            </w:rPr>
          </w:rPrChange>
        </w:rPr>
        <w:t>137</w:t>
      </w:r>
      <w:r w:rsidRPr="00B214C5">
        <w:rPr>
          <w:rPrChange w:id="526" w:author="Parks, Robbie M" w:date="2018-08-14T21:12:00Z">
            <w:rPr>
              <w:rFonts w:ascii="Times New Roman" w:eastAsia="Times New Roman" w:hAnsi="Times New Roman"/>
              <w:noProof/>
              <w:sz w:val="24"/>
            </w:rPr>
          </w:rPrChange>
        </w:rPr>
        <w:t>(656), 553–597. https://doi.org/10.1002/qj.828</w:t>
      </w:r>
    </w:p>
    <w:p w14:paraId="2757FBBC" w14:textId="77777777" w:rsidR="00B27E5A" w:rsidRPr="00B214C5" w:rsidRDefault="00B27E5A" w:rsidP="00AC1F08">
      <w:pPr>
        <w:widowControl w:val="0"/>
        <w:autoSpaceDE w:val="0"/>
        <w:autoSpaceDN w:val="0"/>
        <w:adjustRightInd w:val="0"/>
        <w:ind w:left="480" w:hanging="480"/>
        <w:jc w:val="both"/>
        <w:rPr>
          <w:rPrChange w:id="527" w:author="Parks, Robbie M" w:date="2018-08-14T21:12:00Z">
            <w:rPr>
              <w:rFonts w:ascii="Times New Roman" w:eastAsia="Times New Roman" w:hAnsi="Times New Roman"/>
              <w:noProof/>
              <w:sz w:val="24"/>
            </w:rPr>
          </w:rPrChange>
        </w:rPr>
        <w:pPrChange w:id="528" w:author="Parks, Robbie M" w:date="2018-08-14T21:12:00Z">
          <w:pPr>
            <w:widowControl w:val="0"/>
            <w:autoSpaceDE w:val="0"/>
            <w:autoSpaceDN w:val="0"/>
            <w:adjustRightInd w:val="0"/>
            <w:spacing w:after="0" w:line="240" w:lineRule="auto"/>
            <w:ind w:left="480" w:hanging="480"/>
          </w:pPr>
        </w:pPrChange>
      </w:pPr>
      <w:r w:rsidRPr="00B214C5">
        <w:rPr>
          <w:rPrChange w:id="529" w:author="Parks, Robbie M" w:date="2018-08-14T21:12:00Z">
            <w:rPr>
              <w:rFonts w:ascii="Times New Roman" w:eastAsia="Times New Roman" w:hAnsi="Times New Roman"/>
              <w:noProof/>
              <w:sz w:val="24"/>
            </w:rPr>
          </w:rPrChange>
        </w:rPr>
        <w:t xml:space="preserve">Feinstein, C. A. (2002). Seasonality of deaths in the U.S. by age and cause. </w:t>
      </w:r>
      <w:r w:rsidRPr="00B214C5">
        <w:rPr>
          <w:i/>
          <w:rPrChange w:id="530" w:author="Parks, Robbie M" w:date="2018-08-14T21:12:00Z">
            <w:rPr>
              <w:rFonts w:ascii="Times New Roman" w:eastAsia="Times New Roman" w:hAnsi="Times New Roman"/>
              <w:i/>
              <w:iCs/>
              <w:noProof/>
              <w:sz w:val="24"/>
            </w:rPr>
          </w:rPrChange>
        </w:rPr>
        <w:t>Demographic Research</w:t>
      </w:r>
      <w:r w:rsidRPr="00B214C5">
        <w:rPr>
          <w:rPrChange w:id="531" w:author="Parks, Robbie M" w:date="2018-08-14T21:12:00Z">
            <w:rPr>
              <w:rFonts w:ascii="Times New Roman" w:eastAsia="Times New Roman" w:hAnsi="Times New Roman"/>
              <w:noProof/>
              <w:sz w:val="24"/>
            </w:rPr>
          </w:rPrChange>
        </w:rPr>
        <w:t xml:space="preserve">, </w:t>
      </w:r>
      <w:r w:rsidRPr="00B214C5">
        <w:rPr>
          <w:i/>
          <w:rPrChange w:id="532" w:author="Parks, Robbie M" w:date="2018-08-14T21:12:00Z">
            <w:rPr>
              <w:rFonts w:ascii="Times New Roman" w:eastAsia="Times New Roman" w:hAnsi="Times New Roman"/>
              <w:i/>
              <w:iCs/>
              <w:noProof/>
              <w:sz w:val="24"/>
            </w:rPr>
          </w:rPrChange>
        </w:rPr>
        <w:t>6</w:t>
      </w:r>
      <w:r w:rsidRPr="00B214C5">
        <w:rPr>
          <w:rPrChange w:id="533" w:author="Parks, Robbie M" w:date="2018-08-14T21:12:00Z">
            <w:rPr>
              <w:rFonts w:ascii="Times New Roman" w:eastAsia="Times New Roman" w:hAnsi="Times New Roman"/>
              <w:noProof/>
              <w:sz w:val="24"/>
            </w:rPr>
          </w:rPrChange>
        </w:rPr>
        <w:t>, 469–486. https://doi.org/10.4054/DemRes.2002.6.17</w:t>
      </w:r>
    </w:p>
    <w:p w14:paraId="7561326F" w14:textId="77777777" w:rsidR="00B27E5A" w:rsidRPr="00B214C5" w:rsidRDefault="00B27E5A" w:rsidP="00AC1F08">
      <w:pPr>
        <w:widowControl w:val="0"/>
        <w:autoSpaceDE w:val="0"/>
        <w:autoSpaceDN w:val="0"/>
        <w:adjustRightInd w:val="0"/>
        <w:ind w:left="480" w:hanging="480"/>
        <w:jc w:val="both"/>
        <w:rPr>
          <w:rPrChange w:id="534" w:author="Parks, Robbie M" w:date="2018-08-14T21:12:00Z">
            <w:rPr>
              <w:rFonts w:ascii="Times New Roman" w:eastAsia="Times New Roman" w:hAnsi="Times New Roman"/>
              <w:noProof/>
              <w:sz w:val="24"/>
            </w:rPr>
          </w:rPrChange>
        </w:rPr>
        <w:pPrChange w:id="535" w:author="Parks, Robbie M" w:date="2018-08-14T21:12:00Z">
          <w:pPr>
            <w:widowControl w:val="0"/>
            <w:autoSpaceDE w:val="0"/>
            <w:autoSpaceDN w:val="0"/>
            <w:adjustRightInd w:val="0"/>
            <w:spacing w:after="0" w:line="240" w:lineRule="auto"/>
            <w:ind w:left="480" w:hanging="480"/>
          </w:pPr>
        </w:pPrChange>
      </w:pPr>
      <w:r w:rsidRPr="00B214C5">
        <w:rPr>
          <w:rPrChange w:id="536" w:author="Parks, Robbie M" w:date="2018-08-14T21:12:00Z">
            <w:rPr>
              <w:rFonts w:ascii="Times New Roman" w:eastAsia="Times New Roman" w:hAnsi="Times New Roman"/>
              <w:noProof/>
              <w:sz w:val="24"/>
            </w:rPr>
          </w:rPrChange>
        </w:rPr>
        <w:t xml:space="preserve">Ferreira Braga, A. L., Zanobetti, A., &amp; Schwartz, J. (2001). The time course of weather-related deaths. </w:t>
      </w:r>
      <w:r w:rsidRPr="00B214C5">
        <w:rPr>
          <w:i/>
          <w:rPrChange w:id="537" w:author="Parks, Robbie M" w:date="2018-08-14T21:12:00Z">
            <w:rPr>
              <w:rFonts w:ascii="Times New Roman" w:eastAsia="Times New Roman" w:hAnsi="Times New Roman"/>
              <w:i/>
              <w:iCs/>
              <w:noProof/>
              <w:sz w:val="24"/>
            </w:rPr>
          </w:rPrChange>
        </w:rPr>
        <w:t>Epidemiology</w:t>
      </w:r>
      <w:r w:rsidRPr="00B214C5">
        <w:rPr>
          <w:rPrChange w:id="538" w:author="Parks, Robbie M" w:date="2018-08-14T21:12:00Z">
            <w:rPr>
              <w:rFonts w:ascii="Times New Roman" w:eastAsia="Times New Roman" w:hAnsi="Times New Roman"/>
              <w:noProof/>
              <w:sz w:val="24"/>
            </w:rPr>
          </w:rPrChange>
        </w:rPr>
        <w:t xml:space="preserve">, </w:t>
      </w:r>
      <w:r w:rsidRPr="00B214C5">
        <w:rPr>
          <w:i/>
          <w:rPrChange w:id="539" w:author="Parks, Robbie M" w:date="2018-08-14T21:12:00Z">
            <w:rPr>
              <w:rFonts w:ascii="Times New Roman" w:eastAsia="Times New Roman" w:hAnsi="Times New Roman"/>
              <w:i/>
              <w:iCs/>
              <w:noProof/>
              <w:sz w:val="24"/>
            </w:rPr>
          </w:rPrChange>
        </w:rPr>
        <w:t>12</w:t>
      </w:r>
      <w:r w:rsidRPr="00B214C5">
        <w:rPr>
          <w:rPrChange w:id="540" w:author="Parks, Robbie M" w:date="2018-08-14T21:12:00Z">
            <w:rPr>
              <w:rFonts w:ascii="Times New Roman" w:eastAsia="Times New Roman" w:hAnsi="Times New Roman"/>
              <w:noProof/>
              <w:sz w:val="24"/>
            </w:rPr>
          </w:rPrChange>
        </w:rPr>
        <w:t>(6), 662–667. https://doi.org/10.1097/00001648-200111000-00014</w:t>
      </w:r>
    </w:p>
    <w:p w14:paraId="2F265ADC" w14:textId="77777777" w:rsidR="00B214C5" w:rsidRPr="00B214C5" w:rsidRDefault="00B214C5" w:rsidP="00AC1F08">
      <w:pPr>
        <w:widowControl w:val="0"/>
        <w:autoSpaceDE w:val="0"/>
        <w:autoSpaceDN w:val="0"/>
        <w:adjustRightInd w:val="0"/>
        <w:ind w:left="480" w:hanging="480"/>
        <w:jc w:val="both"/>
        <w:rPr>
          <w:ins w:id="541" w:author="Parks, Robbie M" w:date="2018-08-14T21:12:00Z"/>
          <w:rFonts w:eastAsia="Times New Roman"/>
          <w:noProof/>
        </w:rPr>
      </w:pPr>
      <w:ins w:id="542" w:author="Parks, Robbie M" w:date="2018-08-14T21:12:00Z">
        <w:r w:rsidRPr="00B214C5">
          <w:rPr>
            <w:rFonts w:eastAsia="Times New Roman"/>
            <w:noProof/>
          </w:rPr>
          <w:t xml:space="preserve">Fisher, N. I. (1995). </w:t>
        </w:r>
        <w:r w:rsidRPr="00B214C5">
          <w:rPr>
            <w:rFonts w:eastAsia="Times New Roman"/>
            <w:i/>
            <w:iCs/>
            <w:noProof/>
          </w:rPr>
          <w:t>Statistical analysis of circular data</w:t>
        </w:r>
        <w:r w:rsidRPr="00B214C5">
          <w:rPr>
            <w:rFonts w:eastAsia="Times New Roman"/>
            <w:noProof/>
          </w:rPr>
          <w:t>. Cambridge University Press.</w:t>
        </w:r>
      </w:ins>
    </w:p>
    <w:p w14:paraId="2CD8D60B" w14:textId="77777777" w:rsidR="00B27E5A" w:rsidRPr="00B214C5" w:rsidRDefault="00B27E5A" w:rsidP="00AC1F08">
      <w:pPr>
        <w:widowControl w:val="0"/>
        <w:autoSpaceDE w:val="0"/>
        <w:autoSpaceDN w:val="0"/>
        <w:adjustRightInd w:val="0"/>
        <w:ind w:left="480" w:hanging="480"/>
        <w:jc w:val="both"/>
        <w:rPr>
          <w:rPrChange w:id="543" w:author="Parks, Robbie M" w:date="2018-08-14T21:12:00Z">
            <w:rPr>
              <w:rFonts w:ascii="Times New Roman" w:eastAsia="Times New Roman" w:hAnsi="Times New Roman"/>
              <w:noProof/>
              <w:sz w:val="24"/>
            </w:rPr>
          </w:rPrChange>
        </w:rPr>
        <w:pPrChange w:id="544" w:author="Parks, Robbie M" w:date="2018-08-14T21:12:00Z">
          <w:pPr>
            <w:widowControl w:val="0"/>
            <w:autoSpaceDE w:val="0"/>
            <w:autoSpaceDN w:val="0"/>
            <w:adjustRightInd w:val="0"/>
            <w:spacing w:after="0" w:line="240" w:lineRule="auto"/>
            <w:ind w:left="480" w:hanging="480"/>
          </w:pPr>
        </w:pPrChange>
      </w:pPr>
      <w:r w:rsidRPr="00B214C5">
        <w:rPr>
          <w:rPrChange w:id="545" w:author="Parks, Robbie M" w:date="2018-08-14T21:12:00Z">
            <w:rPr>
              <w:rFonts w:ascii="Times New Roman" w:eastAsia="Times New Roman" w:hAnsi="Times New Roman"/>
              <w:noProof/>
              <w:sz w:val="24"/>
            </w:rPr>
          </w:rPrChange>
        </w:rPr>
        <w:t xml:space="preserve">Fowler, T., Southgate, R. J., Waite, T., Harrell, R., Kovats, S., Bone, A., … Murray, V. (2015). Excess winter deaths in Europe: A multi-country descriptive analysis. </w:t>
      </w:r>
      <w:r w:rsidRPr="00B214C5">
        <w:rPr>
          <w:i/>
          <w:rPrChange w:id="546" w:author="Parks, Robbie M" w:date="2018-08-14T21:12:00Z">
            <w:rPr>
              <w:rFonts w:ascii="Times New Roman" w:eastAsia="Times New Roman" w:hAnsi="Times New Roman"/>
              <w:i/>
              <w:iCs/>
              <w:noProof/>
              <w:sz w:val="24"/>
            </w:rPr>
          </w:rPrChange>
        </w:rPr>
        <w:t>European Journal of Public Health</w:t>
      </w:r>
      <w:r w:rsidRPr="00B214C5">
        <w:rPr>
          <w:rPrChange w:id="547" w:author="Parks, Robbie M" w:date="2018-08-14T21:12:00Z">
            <w:rPr>
              <w:rFonts w:ascii="Times New Roman" w:eastAsia="Times New Roman" w:hAnsi="Times New Roman"/>
              <w:noProof/>
              <w:sz w:val="24"/>
            </w:rPr>
          </w:rPrChange>
        </w:rPr>
        <w:t xml:space="preserve">, </w:t>
      </w:r>
      <w:r w:rsidRPr="00B214C5">
        <w:rPr>
          <w:i/>
          <w:rPrChange w:id="548" w:author="Parks, Robbie M" w:date="2018-08-14T21:12:00Z">
            <w:rPr>
              <w:rFonts w:ascii="Times New Roman" w:eastAsia="Times New Roman" w:hAnsi="Times New Roman"/>
              <w:i/>
              <w:iCs/>
              <w:noProof/>
              <w:sz w:val="24"/>
            </w:rPr>
          </w:rPrChange>
        </w:rPr>
        <w:t>25</w:t>
      </w:r>
      <w:r w:rsidRPr="00B214C5">
        <w:rPr>
          <w:rPrChange w:id="549" w:author="Parks, Robbie M" w:date="2018-08-14T21:12:00Z">
            <w:rPr>
              <w:rFonts w:ascii="Times New Roman" w:eastAsia="Times New Roman" w:hAnsi="Times New Roman"/>
              <w:noProof/>
              <w:sz w:val="24"/>
            </w:rPr>
          </w:rPrChange>
        </w:rPr>
        <w:t>(2), 339–345. https://doi.org/10.1093/eurpub/cku073</w:t>
      </w:r>
    </w:p>
    <w:p w14:paraId="15983871" w14:textId="77777777" w:rsidR="00B27E5A" w:rsidRPr="00B214C5" w:rsidRDefault="00B27E5A" w:rsidP="00AC1F08">
      <w:pPr>
        <w:widowControl w:val="0"/>
        <w:autoSpaceDE w:val="0"/>
        <w:autoSpaceDN w:val="0"/>
        <w:adjustRightInd w:val="0"/>
        <w:ind w:left="480" w:hanging="480"/>
        <w:jc w:val="both"/>
        <w:rPr>
          <w:rPrChange w:id="550" w:author="Parks, Robbie M" w:date="2018-08-14T21:12:00Z">
            <w:rPr>
              <w:rFonts w:ascii="Times New Roman" w:eastAsia="Times New Roman" w:hAnsi="Times New Roman"/>
              <w:noProof/>
              <w:sz w:val="24"/>
            </w:rPr>
          </w:rPrChange>
        </w:rPr>
        <w:pPrChange w:id="551" w:author="Parks, Robbie M" w:date="2018-08-14T21:12:00Z">
          <w:pPr>
            <w:widowControl w:val="0"/>
            <w:autoSpaceDE w:val="0"/>
            <w:autoSpaceDN w:val="0"/>
            <w:adjustRightInd w:val="0"/>
            <w:spacing w:after="0" w:line="240" w:lineRule="auto"/>
            <w:ind w:left="480" w:hanging="480"/>
          </w:pPr>
        </w:pPrChange>
      </w:pPr>
      <w:r w:rsidRPr="00B214C5">
        <w:rPr>
          <w:rPrChange w:id="552" w:author="Parks, Robbie M" w:date="2018-08-14T21:12:00Z">
            <w:rPr>
              <w:rFonts w:ascii="Times New Roman" w:eastAsia="Times New Roman" w:hAnsi="Times New Roman"/>
              <w:noProof/>
              <w:sz w:val="24"/>
            </w:rPr>
          </w:rPrChange>
        </w:rPr>
        <w:t xml:space="preserve">Gasparrini, A., Guo, Y., Hashizume, M., Lavigne, E., Zanobetti, A., Schwartz, J., … Armstrong, B. (2015). Mortality risk attributable to high and low ambient temperature: A multicountry observational study. </w:t>
      </w:r>
      <w:r w:rsidRPr="00B214C5">
        <w:rPr>
          <w:i/>
          <w:rPrChange w:id="553" w:author="Parks, Robbie M" w:date="2018-08-14T21:12:00Z">
            <w:rPr>
              <w:rFonts w:ascii="Times New Roman" w:eastAsia="Times New Roman" w:hAnsi="Times New Roman"/>
              <w:i/>
              <w:iCs/>
              <w:noProof/>
              <w:sz w:val="24"/>
            </w:rPr>
          </w:rPrChange>
        </w:rPr>
        <w:t>The Lancet</w:t>
      </w:r>
      <w:r w:rsidRPr="00B214C5">
        <w:rPr>
          <w:rPrChange w:id="554" w:author="Parks, Robbie M" w:date="2018-08-14T21:12:00Z">
            <w:rPr>
              <w:rFonts w:ascii="Times New Roman" w:eastAsia="Times New Roman" w:hAnsi="Times New Roman"/>
              <w:noProof/>
              <w:sz w:val="24"/>
            </w:rPr>
          </w:rPrChange>
        </w:rPr>
        <w:t xml:space="preserve">, </w:t>
      </w:r>
      <w:r w:rsidRPr="00B214C5">
        <w:rPr>
          <w:i/>
          <w:rPrChange w:id="555" w:author="Parks, Robbie M" w:date="2018-08-14T21:12:00Z">
            <w:rPr>
              <w:rFonts w:ascii="Times New Roman" w:eastAsia="Times New Roman" w:hAnsi="Times New Roman"/>
              <w:i/>
              <w:iCs/>
              <w:noProof/>
              <w:sz w:val="24"/>
            </w:rPr>
          </w:rPrChange>
        </w:rPr>
        <w:t>386</w:t>
      </w:r>
      <w:r w:rsidRPr="00B214C5">
        <w:rPr>
          <w:rPrChange w:id="556" w:author="Parks, Robbie M" w:date="2018-08-14T21:12:00Z">
            <w:rPr>
              <w:rFonts w:ascii="Times New Roman" w:eastAsia="Times New Roman" w:hAnsi="Times New Roman"/>
              <w:noProof/>
              <w:sz w:val="24"/>
            </w:rPr>
          </w:rPrChange>
        </w:rPr>
        <w:t>(9991), 369–375. https://doi.org/10.1016/S0140-6736(14)62114-0</w:t>
      </w:r>
    </w:p>
    <w:p w14:paraId="0BBA15BB" w14:textId="77777777" w:rsidR="00B27E5A" w:rsidRPr="00B214C5" w:rsidRDefault="00B27E5A" w:rsidP="00AC1F08">
      <w:pPr>
        <w:widowControl w:val="0"/>
        <w:autoSpaceDE w:val="0"/>
        <w:autoSpaceDN w:val="0"/>
        <w:adjustRightInd w:val="0"/>
        <w:ind w:left="480" w:hanging="480"/>
        <w:jc w:val="both"/>
        <w:rPr>
          <w:rPrChange w:id="557" w:author="Parks, Robbie M" w:date="2018-08-14T21:12:00Z">
            <w:rPr>
              <w:rFonts w:ascii="Times New Roman" w:eastAsia="Times New Roman" w:hAnsi="Times New Roman"/>
              <w:noProof/>
              <w:sz w:val="24"/>
            </w:rPr>
          </w:rPrChange>
        </w:rPr>
        <w:pPrChange w:id="558" w:author="Parks, Robbie M" w:date="2018-08-14T21:12:00Z">
          <w:pPr>
            <w:widowControl w:val="0"/>
            <w:autoSpaceDE w:val="0"/>
            <w:autoSpaceDN w:val="0"/>
            <w:adjustRightInd w:val="0"/>
            <w:spacing w:after="0" w:line="240" w:lineRule="auto"/>
            <w:ind w:left="480" w:hanging="480"/>
          </w:pPr>
        </w:pPrChange>
      </w:pPr>
      <w:r w:rsidRPr="00B214C5">
        <w:rPr>
          <w:rPrChange w:id="559" w:author="Parks, Robbie M" w:date="2018-08-14T21:12:00Z">
            <w:rPr>
              <w:rFonts w:ascii="Times New Roman" w:eastAsia="Times New Roman" w:hAnsi="Times New Roman"/>
              <w:noProof/>
              <w:sz w:val="24"/>
            </w:rPr>
          </w:rPrChange>
        </w:rPr>
        <w:t xml:space="preserve">Grenfell, B. T., Bjørnstad, O. N., &amp; Kappey, J. (2001). Travelling waves and spatial hierarchies in measles epidemics. </w:t>
      </w:r>
      <w:r w:rsidRPr="00B214C5">
        <w:rPr>
          <w:i/>
          <w:rPrChange w:id="560" w:author="Parks, Robbie M" w:date="2018-08-14T21:12:00Z">
            <w:rPr>
              <w:rFonts w:ascii="Times New Roman" w:eastAsia="Times New Roman" w:hAnsi="Times New Roman"/>
              <w:i/>
              <w:iCs/>
              <w:noProof/>
              <w:sz w:val="24"/>
            </w:rPr>
          </w:rPrChange>
        </w:rPr>
        <w:t>Nature</w:t>
      </w:r>
      <w:r w:rsidRPr="00B214C5">
        <w:rPr>
          <w:rPrChange w:id="561" w:author="Parks, Robbie M" w:date="2018-08-14T21:12:00Z">
            <w:rPr>
              <w:rFonts w:ascii="Times New Roman" w:eastAsia="Times New Roman" w:hAnsi="Times New Roman"/>
              <w:noProof/>
              <w:sz w:val="24"/>
            </w:rPr>
          </w:rPrChange>
        </w:rPr>
        <w:t xml:space="preserve">, </w:t>
      </w:r>
      <w:r w:rsidRPr="00B214C5">
        <w:rPr>
          <w:i/>
          <w:rPrChange w:id="562" w:author="Parks, Robbie M" w:date="2018-08-14T21:12:00Z">
            <w:rPr>
              <w:rFonts w:ascii="Times New Roman" w:eastAsia="Times New Roman" w:hAnsi="Times New Roman"/>
              <w:i/>
              <w:iCs/>
              <w:noProof/>
              <w:sz w:val="24"/>
            </w:rPr>
          </w:rPrChange>
        </w:rPr>
        <w:t>414</w:t>
      </w:r>
      <w:r w:rsidRPr="00B214C5">
        <w:rPr>
          <w:rPrChange w:id="563" w:author="Parks, Robbie M" w:date="2018-08-14T21:12:00Z">
            <w:rPr>
              <w:rFonts w:ascii="Times New Roman" w:eastAsia="Times New Roman" w:hAnsi="Times New Roman"/>
              <w:noProof/>
              <w:sz w:val="24"/>
            </w:rPr>
          </w:rPrChange>
        </w:rPr>
        <w:t>(6865), 716–723. https://doi.org/10.1038/414716a</w:t>
      </w:r>
    </w:p>
    <w:p w14:paraId="7CE04FC4" w14:textId="77777777" w:rsidR="00B27E5A" w:rsidRPr="00B214C5" w:rsidRDefault="00B27E5A" w:rsidP="00AC1F08">
      <w:pPr>
        <w:widowControl w:val="0"/>
        <w:autoSpaceDE w:val="0"/>
        <w:autoSpaceDN w:val="0"/>
        <w:adjustRightInd w:val="0"/>
        <w:ind w:left="480" w:hanging="480"/>
        <w:jc w:val="both"/>
        <w:rPr>
          <w:rPrChange w:id="564" w:author="Parks, Robbie M" w:date="2018-08-14T21:12:00Z">
            <w:rPr>
              <w:rFonts w:ascii="Times New Roman" w:eastAsia="Times New Roman" w:hAnsi="Times New Roman"/>
              <w:noProof/>
              <w:sz w:val="24"/>
            </w:rPr>
          </w:rPrChange>
        </w:rPr>
        <w:pPrChange w:id="565" w:author="Parks, Robbie M" w:date="2018-08-14T21:12:00Z">
          <w:pPr>
            <w:widowControl w:val="0"/>
            <w:autoSpaceDE w:val="0"/>
            <w:autoSpaceDN w:val="0"/>
            <w:adjustRightInd w:val="0"/>
            <w:spacing w:after="0" w:line="240" w:lineRule="auto"/>
            <w:ind w:left="480" w:hanging="480"/>
          </w:pPr>
        </w:pPrChange>
      </w:pPr>
      <w:r w:rsidRPr="00B214C5">
        <w:rPr>
          <w:rPrChange w:id="566" w:author="Parks, Robbie M" w:date="2018-08-14T21:12:00Z">
            <w:rPr>
              <w:rFonts w:ascii="Times New Roman" w:eastAsia="Times New Roman" w:hAnsi="Times New Roman"/>
              <w:noProof/>
              <w:sz w:val="24"/>
            </w:rPr>
          </w:rPrChange>
        </w:rPr>
        <w:t xml:space="preserve">Healy, J. D. (2003). Excess winter mortality in Europe: A cross country analysis identifying key risk factors. </w:t>
      </w:r>
      <w:r w:rsidRPr="00B214C5">
        <w:rPr>
          <w:i/>
          <w:rPrChange w:id="567" w:author="Parks, Robbie M" w:date="2018-08-14T21:12:00Z">
            <w:rPr>
              <w:rFonts w:ascii="Times New Roman" w:eastAsia="Times New Roman" w:hAnsi="Times New Roman"/>
              <w:i/>
              <w:iCs/>
              <w:noProof/>
              <w:sz w:val="24"/>
            </w:rPr>
          </w:rPrChange>
        </w:rPr>
        <w:t>Journal of Epidemiology and Community Health</w:t>
      </w:r>
      <w:r w:rsidRPr="00B214C5">
        <w:rPr>
          <w:rPrChange w:id="568" w:author="Parks, Robbie M" w:date="2018-08-14T21:12:00Z">
            <w:rPr>
              <w:rFonts w:ascii="Times New Roman" w:eastAsia="Times New Roman" w:hAnsi="Times New Roman"/>
              <w:noProof/>
              <w:sz w:val="24"/>
            </w:rPr>
          </w:rPrChange>
        </w:rPr>
        <w:t xml:space="preserve">, </w:t>
      </w:r>
      <w:r w:rsidRPr="00B214C5">
        <w:rPr>
          <w:i/>
          <w:rPrChange w:id="569" w:author="Parks, Robbie M" w:date="2018-08-14T21:12:00Z">
            <w:rPr>
              <w:rFonts w:ascii="Times New Roman" w:eastAsia="Times New Roman" w:hAnsi="Times New Roman"/>
              <w:i/>
              <w:iCs/>
              <w:noProof/>
              <w:sz w:val="24"/>
            </w:rPr>
          </w:rPrChange>
        </w:rPr>
        <w:t>57</w:t>
      </w:r>
      <w:r w:rsidRPr="00B214C5">
        <w:rPr>
          <w:rPrChange w:id="570" w:author="Parks, Robbie M" w:date="2018-08-14T21:12:00Z">
            <w:rPr>
              <w:rFonts w:ascii="Times New Roman" w:eastAsia="Times New Roman" w:hAnsi="Times New Roman"/>
              <w:noProof/>
              <w:sz w:val="24"/>
            </w:rPr>
          </w:rPrChange>
        </w:rPr>
        <w:t>(10), 784–789. https://doi.org/10.1136/jech.57.10.784</w:t>
      </w:r>
    </w:p>
    <w:p w14:paraId="6D787C91" w14:textId="77777777" w:rsidR="00B214C5" w:rsidRPr="00B214C5" w:rsidRDefault="00B214C5" w:rsidP="00AC1F08">
      <w:pPr>
        <w:widowControl w:val="0"/>
        <w:autoSpaceDE w:val="0"/>
        <w:autoSpaceDN w:val="0"/>
        <w:adjustRightInd w:val="0"/>
        <w:ind w:left="480" w:hanging="480"/>
        <w:jc w:val="both"/>
        <w:rPr>
          <w:ins w:id="571" w:author="Parks, Robbie M" w:date="2018-08-14T21:12:00Z"/>
          <w:rFonts w:eastAsia="Times New Roman"/>
          <w:noProof/>
        </w:rPr>
      </w:pPr>
      <w:ins w:id="572" w:author="Parks, Robbie M" w:date="2018-08-14T21:12:00Z">
        <w:r w:rsidRPr="00B214C5">
          <w:rPr>
            <w:rFonts w:eastAsia="Times New Roman"/>
            <w:noProof/>
          </w:rPr>
          <w:lastRenderedPageBreak/>
          <w:t xml:space="preserve">Hubbard, B. B. (1998). </w:t>
        </w:r>
        <w:r w:rsidRPr="00B214C5">
          <w:rPr>
            <w:rFonts w:eastAsia="Times New Roman"/>
            <w:i/>
            <w:iCs/>
            <w:noProof/>
          </w:rPr>
          <w:t>The world according to wavelets: the story of a mathematical technique in the making</w:t>
        </w:r>
        <w:r w:rsidRPr="00B214C5">
          <w:rPr>
            <w:rFonts w:eastAsia="Times New Roman"/>
            <w:noProof/>
          </w:rPr>
          <w:t>. A K Peters/CRC Press.</w:t>
        </w:r>
      </w:ins>
    </w:p>
    <w:p w14:paraId="4461122E" w14:textId="77777777" w:rsidR="00B27E5A" w:rsidRPr="00B214C5" w:rsidRDefault="00B27E5A" w:rsidP="00AC1F08">
      <w:pPr>
        <w:widowControl w:val="0"/>
        <w:autoSpaceDE w:val="0"/>
        <w:autoSpaceDN w:val="0"/>
        <w:adjustRightInd w:val="0"/>
        <w:ind w:left="480" w:hanging="480"/>
        <w:jc w:val="both"/>
        <w:rPr>
          <w:rPrChange w:id="573" w:author="Parks, Robbie M" w:date="2018-08-14T21:12:00Z">
            <w:rPr>
              <w:rFonts w:ascii="Times New Roman" w:eastAsia="Times New Roman" w:hAnsi="Times New Roman"/>
              <w:noProof/>
              <w:sz w:val="24"/>
            </w:rPr>
          </w:rPrChange>
        </w:rPr>
        <w:pPrChange w:id="574" w:author="Parks, Robbie M" w:date="2018-08-14T21:12:00Z">
          <w:pPr>
            <w:widowControl w:val="0"/>
            <w:autoSpaceDE w:val="0"/>
            <w:autoSpaceDN w:val="0"/>
            <w:adjustRightInd w:val="0"/>
            <w:spacing w:after="0" w:line="240" w:lineRule="auto"/>
            <w:ind w:left="480" w:hanging="480"/>
          </w:pPr>
        </w:pPrChange>
      </w:pPr>
      <w:r w:rsidRPr="00B214C5">
        <w:rPr>
          <w:rPrChange w:id="575" w:author="Parks, Robbie M" w:date="2018-08-14T21:12:00Z">
            <w:rPr>
              <w:rFonts w:ascii="Times New Roman" w:eastAsia="Times New Roman" w:hAnsi="Times New Roman"/>
              <w:noProof/>
              <w:sz w:val="24"/>
            </w:rPr>
          </w:rPrChange>
        </w:rPr>
        <w:t xml:space="preserve">Ingram, D. D., Parker, J. D., Schenker, N., Weed, J. A., Hamilton, B., Arias, E., &amp; Madans, J. H. (2003). United States Census 2000 population with bridged race categories. </w:t>
      </w:r>
      <w:r w:rsidRPr="00B214C5">
        <w:rPr>
          <w:i/>
          <w:rPrChange w:id="576" w:author="Parks, Robbie M" w:date="2018-08-14T21:12:00Z">
            <w:rPr>
              <w:rFonts w:ascii="Times New Roman" w:eastAsia="Times New Roman" w:hAnsi="Times New Roman"/>
              <w:i/>
              <w:iCs/>
              <w:noProof/>
              <w:sz w:val="24"/>
            </w:rPr>
          </w:rPrChange>
        </w:rPr>
        <w:t>Vital and Health Statistics. Series 2, Data Evaluation and Methods Research</w:t>
      </w:r>
      <w:r w:rsidRPr="00B214C5">
        <w:rPr>
          <w:rPrChange w:id="577" w:author="Parks, Robbie M" w:date="2018-08-14T21:12:00Z">
            <w:rPr>
              <w:rFonts w:ascii="Times New Roman" w:eastAsia="Times New Roman" w:hAnsi="Times New Roman"/>
              <w:noProof/>
              <w:sz w:val="24"/>
            </w:rPr>
          </w:rPrChange>
        </w:rPr>
        <w:t>, (135), 1–55. Retrieved from internal-pdf://103.99.132.94/paper.pdf</w:t>
      </w:r>
    </w:p>
    <w:p w14:paraId="5B0351D7" w14:textId="77777777" w:rsidR="00B27E5A" w:rsidRPr="00B214C5" w:rsidRDefault="00B27E5A" w:rsidP="00AC1F08">
      <w:pPr>
        <w:widowControl w:val="0"/>
        <w:autoSpaceDE w:val="0"/>
        <w:autoSpaceDN w:val="0"/>
        <w:adjustRightInd w:val="0"/>
        <w:ind w:left="480" w:hanging="480"/>
        <w:jc w:val="both"/>
        <w:rPr>
          <w:rPrChange w:id="578" w:author="Parks, Robbie M" w:date="2018-08-14T21:12:00Z">
            <w:rPr>
              <w:rFonts w:ascii="Times New Roman" w:eastAsia="Times New Roman" w:hAnsi="Times New Roman"/>
              <w:noProof/>
              <w:sz w:val="24"/>
            </w:rPr>
          </w:rPrChange>
        </w:rPr>
        <w:pPrChange w:id="579" w:author="Parks, Robbie M" w:date="2018-08-14T21:12:00Z">
          <w:pPr>
            <w:widowControl w:val="0"/>
            <w:autoSpaceDE w:val="0"/>
            <w:autoSpaceDN w:val="0"/>
            <w:adjustRightInd w:val="0"/>
            <w:spacing w:after="0" w:line="240" w:lineRule="auto"/>
            <w:ind w:left="480" w:hanging="480"/>
          </w:pPr>
        </w:pPrChange>
      </w:pPr>
      <w:r w:rsidRPr="00B214C5">
        <w:rPr>
          <w:rPrChange w:id="580" w:author="Parks, Robbie M" w:date="2018-08-14T21:12:00Z">
            <w:rPr>
              <w:rFonts w:ascii="Times New Roman" w:eastAsia="Times New Roman" w:hAnsi="Times New Roman"/>
              <w:noProof/>
              <w:sz w:val="24"/>
            </w:rPr>
          </w:rPrChange>
        </w:rPr>
        <w:t xml:space="preserve">Kalkstein, A. J. (2013). Regional Similarities in Seasonal Mortality across the United States: An Examination of 28 Metropolitan Statistical Areas. </w:t>
      </w:r>
      <w:r w:rsidRPr="00B214C5">
        <w:rPr>
          <w:i/>
          <w:rPrChange w:id="581" w:author="Parks, Robbie M" w:date="2018-08-14T21:12:00Z">
            <w:rPr>
              <w:rFonts w:ascii="Times New Roman" w:eastAsia="Times New Roman" w:hAnsi="Times New Roman"/>
              <w:i/>
              <w:iCs/>
              <w:noProof/>
              <w:sz w:val="24"/>
            </w:rPr>
          </w:rPrChange>
        </w:rPr>
        <w:t>PLoS ONE</w:t>
      </w:r>
      <w:r w:rsidRPr="00B214C5">
        <w:rPr>
          <w:rPrChange w:id="582" w:author="Parks, Robbie M" w:date="2018-08-14T21:12:00Z">
            <w:rPr>
              <w:rFonts w:ascii="Times New Roman" w:eastAsia="Times New Roman" w:hAnsi="Times New Roman"/>
              <w:noProof/>
              <w:sz w:val="24"/>
            </w:rPr>
          </w:rPrChange>
        </w:rPr>
        <w:t xml:space="preserve">, </w:t>
      </w:r>
      <w:r w:rsidRPr="00B214C5">
        <w:rPr>
          <w:i/>
          <w:rPrChange w:id="583" w:author="Parks, Robbie M" w:date="2018-08-14T21:12:00Z">
            <w:rPr>
              <w:rFonts w:ascii="Times New Roman" w:eastAsia="Times New Roman" w:hAnsi="Times New Roman"/>
              <w:i/>
              <w:iCs/>
              <w:noProof/>
              <w:sz w:val="24"/>
            </w:rPr>
          </w:rPrChange>
        </w:rPr>
        <w:t>8</w:t>
      </w:r>
      <w:r w:rsidRPr="00B214C5">
        <w:rPr>
          <w:rPrChange w:id="584" w:author="Parks, Robbie M" w:date="2018-08-14T21:12:00Z">
            <w:rPr>
              <w:rFonts w:ascii="Times New Roman" w:eastAsia="Times New Roman" w:hAnsi="Times New Roman"/>
              <w:noProof/>
              <w:sz w:val="24"/>
            </w:rPr>
          </w:rPrChange>
        </w:rPr>
        <w:t>(5). https://doi.org/10.1371/journal.pone.0063971</w:t>
      </w:r>
    </w:p>
    <w:p w14:paraId="29678ADC" w14:textId="77777777" w:rsidR="00B27E5A" w:rsidRPr="00B214C5" w:rsidRDefault="00B27E5A" w:rsidP="00AC1F08">
      <w:pPr>
        <w:widowControl w:val="0"/>
        <w:autoSpaceDE w:val="0"/>
        <w:autoSpaceDN w:val="0"/>
        <w:adjustRightInd w:val="0"/>
        <w:ind w:left="480" w:hanging="480"/>
        <w:jc w:val="both"/>
        <w:rPr>
          <w:rPrChange w:id="585" w:author="Parks, Robbie M" w:date="2018-08-14T21:12:00Z">
            <w:rPr>
              <w:rFonts w:ascii="Times New Roman" w:eastAsia="Times New Roman" w:hAnsi="Times New Roman"/>
              <w:noProof/>
              <w:sz w:val="24"/>
            </w:rPr>
          </w:rPrChange>
        </w:rPr>
        <w:pPrChange w:id="586" w:author="Parks, Robbie M" w:date="2018-08-14T21:12:00Z">
          <w:pPr>
            <w:widowControl w:val="0"/>
            <w:autoSpaceDE w:val="0"/>
            <w:autoSpaceDN w:val="0"/>
            <w:adjustRightInd w:val="0"/>
            <w:spacing w:after="0" w:line="240" w:lineRule="auto"/>
            <w:ind w:left="480" w:hanging="480"/>
          </w:pPr>
        </w:pPrChange>
      </w:pPr>
      <w:r w:rsidRPr="00B214C5">
        <w:rPr>
          <w:rPrChange w:id="587" w:author="Parks, Robbie M" w:date="2018-08-14T21:12:00Z">
            <w:rPr>
              <w:rFonts w:ascii="Times New Roman" w:eastAsia="Times New Roman" w:hAnsi="Times New Roman"/>
              <w:noProof/>
              <w:sz w:val="24"/>
            </w:rPr>
          </w:rPrChange>
        </w:rPr>
        <w:t>Karl, T. R., &amp; Koss, W. J. (1984). Regional and national monthly, seasonal, and annual temperature weighted by area, 1895-1983.</w:t>
      </w:r>
    </w:p>
    <w:p w14:paraId="0446E707" w14:textId="77777777" w:rsidR="00B27E5A" w:rsidRPr="00B27E5A" w:rsidRDefault="00B27E5A" w:rsidP="00B27E5A">
      <w:pPr>
        <w:widowControl w:val="0"/>
        <w:autoSpaceDE w:val="0"/>
        <w:autoSpaceDN w:val="0"/>
        <w:adjustRightInd w:val="0"/>
        <w:ind w:left="480" w:hanging="480"/>
        <w:rPr>
          <w:del w:id="588" w:author="Parks, Robbie M" w:date="2018-08-14T21:12:00Z"/>
          <w:rFonts w:eastAsia="Times New Roman"/>
          <w:noProof/>
        </w:rPr>
      </w:pPr>
      <w:del w:id="589" w:author="Parks, Robbie M" w:date="2018-08-14T21:12:00Z">
        <w:r w:rsidRPr="00B27E5A">
          <w:rPr>
            <w:rFonts w:eastAsia="Times New Roman"/>
            <w:noProof/>
          </w:rPr>
          <w:delText>Kimberly Miller, A. A</w:delText>
        </w:r>
      </w:del>
      <w:moveFromRangeStart w:id="590" w:author="Parks, Robbie M" w:date="2018-08-14T21:12:00Z" w:name="move522044502"/>
      <w:moveFrom w:id="591" w:author="Parks, Robbie M" w:date="2018-08-14T21:12:00Z">
        <w:r w:rsidRPr="00B214C5">
          <w:rPr>
            <w:rPrChange w:id="592" w:author="Parks, Robbie M" w:date="2018-08-14T21:12:00Z">
              <w:rPr>
                <w:rFonts w:ascii="Times New Roman" w:eastAsia="Times New Roman" w:hAnsi="Times New Roman"/>
                <w:noProof/>
                <w:sz w:val="24"/>
              </w:rPr>
            </w:rPrChange>
          </w:rPr>
          <w:t xml:space="preserve">. (2013). Smart-Home Technologies to Assist Older People to Live Well at Home. </w:t>
        </w:r>
        <w:r w:rsidRPr="00B214C5">
          <w:rPr>
            <w:i/>
            <w:rPrChange w:id="593" w:author="Parks, Robbie M" w:date="2018-08-14T21:12:00Z">
              <w:rPr>
                <w:rFonts w:ascii="Times New Roman" w:eastAsia="Times New Roman" w:hAnsi="Times New Roman"/>
                <w:i/>
                <w:iCs/>
                <w:noProof/>
                <w:sz w:val="24"/>
              </w:rPr>
            </w:rPrChange>
          </w:rPr>
          <w:t>Journal of Aging Science</w:t>
        </w:r>
        <w:r w:rsidRPr="00B214C5">
          <w:rPr>
            <w:rPrChange w:id="594" w:author="Parks, Robbie M" w:date="2018-08-14T21:12:00Z">
              <w:rPr>
                <w:rFonts w:ascii="Times New Roman" w:eastAsia="Times New Roman" w:hAnsi="Times New Roman"/>
                <w:noProof/>
                <w:sz w:val="24"/>
              </w:rPr>
            </w:rPrChange>
          </w:rPr>
          <w:t xml:space="preserve">, </w:t>
        </w:r>
      </w:moveFrom>
      <w:moveFromRangeEnd w:id="590"/>
      <w:del w:id="595" w:author="Parks, Robbie M" w:date="2018-08-14T21:12:00Z">
        <w:r w:rsidRPr="00B27E5A">
          <w:rPr>
            <w:rFonts w:eastAsia="Times New Roman"/>
            <w:i/>
            <w:iCs/>
            <w:noProof/>
          </w:rPr>
          <w:delText>1</w:delText>
        </w:r>
        <w:r w:rsidRPr="00B27E5A">
          <w:rPr>
            <w:rFonts w:eastAsia="Times New Roman"/>
            <w:noProof/>
          </w:rPr>
          <w:delText>(1). https://doi.org/10.4172/2329-8847.1000101</w:delText>
        </w:r>
      </w:del>
    </w:p>
    <w:p w14:paraId="2F19A780" w14:textId="77777777" w:rsidR="00B27E5A" w:rsidRPr="00B214C5" w:rsidRDefault="00B27E5A" w:rsidP="00AC1F08">
      <w:pPr>
        <w:widowControl w:val="0"/>
        <w:autoSpaceDE w:val="0"/>
        <w:autoSpaceDN w:val="0"/>
        <w:adjustRightInd w:val="0"/>
        <w:ind w:left="480" w:hanging="480"/>
        <w:jc w:val="both"/>
        <w:rPr>
          <w:rPrChange w:id="596" w:author="Parks, Robbie M" w:date="2018-08-14T21:12:00Z">
            <w:rPr>
              <w:rFonts w:ascii="Times New Roman" w:eastAsia="Times New Roman" w:hAnsi="Times New Roman"/>
              <w:noProof/>
              <w:sz w:val="24"/>
            </w:rPr>
          </w:rPrChange>
        </w:rPr>
        <w:pPrChange w:id="597" w:author="Parks, Robbie M" w:date="2018-08-14T21:12:00Z">
          <w:pPr>
            <w:widowControl w:val="0"/>
            <w:autoSpaceDE w:val="0"/>
            <w:autoSpaceDN w:val="0"/>
            <w:adjustRightInd w:val="0"/>
            <w:spacing w:after="0" w:line="240" w:lineRule="auto"/>
            <w:ind w:left="480" w:hanging="480"/>
          </w:pPr>
        </w:pPrChange>
      </w:pPr>
      <w:r w:rsidRPr="00B214C5">
        <w:rPr>
          <w:rPrChange w:id="598" w:author="Parks, Robbie M" w:date="2018-08-14T21:12:00Z">
            <w:rPr>
              <w:rFonts w:ascii="Times New Roman" w:eastAsia="Times New Roman" w:hAnsi="Times New Roman"/>
              <w:noProof/>
              <w:sz w:val="24"/>
            </w:rPr>
          </w:rPrChange>
        </w:rPr>
        <w:t xml:space="preserve">Kinney, P. L., Schwartz, J., Pascal, M., Petkova, E., Tertre, A. Le, Medina, S., &amp; Vautard, R. (2015). Winter season mortality: Will climate warming bring benefits? </w:t>
      </w:r>
      <w:r w:rsidRPr="00B214C5">
        <w:rPr>
          <w:i/>
          <w:rPrChange w:id="599" w:author="Parks, Robbie M" w:date="2018-08-14T21:12:00Z">
            <w:rPr>
              <w:rFonts w:ascii="Times New Roman" w:eastAsia="Times New Roman" w:hAnsi="Times New Roman"/>
              <w:i/>
              <w:iCs/>
              <w:noProof/>
              <w:sz w:val="24"/>
            </w:rPr>
          </w:rPrChange>
        </w:rPr>
        <w:t>Environmental Research Letters</w:t>
      </w:r>
      <w:r w:rsidRPr="00B214C5">
        <w:rPr>
          <w:rPrChange w:id="600" w:author="Parks, Robbie M" w:date="2018-08-14T21:12:00Z">
            <w:rPr>
              <w:rFonts w:ascii="Times New Roman" w:eastAsia="Times New Roman" w:hAnsi="Times New Roman"/>
              <w:noProof/>
              <w:sz w:val="24"/>
            </w:rPr>
          </w:rPrChange>
        </w:rPr>
        <w:t xml:space="preserve">, </w:t>
      </w:r>
      <w:r w:rsidRPr="00B214C5">
        <w:rPr>
          <w:i/>
          <w:rPrChange w:id="601" w:author="Parks, Robbie M" w:date="2018-08-14T21:12:00Z">
            <w:rPr>
              <w:rFonts w:ascii="Times New Roman" w:eastAsia="Times New Roman" w:hAnsi="Times New Roman"/>
              <w:i/>
              <w:iCs/>
              <w:noProof/>
              <w:sz w:val="24"/>
            </w:rPr>
          </w:rPrChange>
        </w:rPr>
        <w:t>10</w:t>
      </w:r>
      <w:r w:rsidRPr="00B214C5">
        <w:rPr>
          <w:rPrChange w:id="602" w:author="Parks, Robbie M" w:date="2018-08-14T21:12:00Z">
            <w:rPr>
              <w:rFonts w:ascii="Times New Roman" w:eastAsia="Times New Roman" w:hAnsi="Times New Roman"/>
              <w:noProof/>
              <w:sz w:val="24"/>
            </w:rPr>
          </w:rPrChange>
        </w:rPr>
        <w:t>(6). https://doi.org/10.1088/1748-9326/10/6/064016</w:t>
      </w:r>
    </w:p>
    <w:p w14:paraId="063B9692" w14:textId="77777777" w:rsidR="00B27E5A" w:rsidRPr="00B214C5" w:rsidRDefault="00B27E5A" w:rsidP="00AC1F08">
      <w:pPr>
        <w:widowControl w:val="0"/>
        <w:autoSpaceDE w:val="0"/>
        <w:autoSpaceDN w:val="0"/>
        <w:adjustRightInd w:val="0"/>
        <w:ind w:left="480" w:hanging="480"/>
        <w:jc w:val="both"/>
        <w:rPr>
          <w:rPrChange w:id="603" w:author="Parks, Robbie M" w:date="2018-08-14T21:12:00Z">
            <w:rPr>
              <w:rFonts w:ascii="Times New Roman" w:eastAsia="Times New Roman" w:hAnsi="Times New Roman"/>
              <w:noProof/>
              <w:sz w:val="24"/>
            </w:rPr>
          </w:rPrChange>
        </w:rPr>
        <w:pPrChange w:id="604" w:author="Parks, Robbie M" w:date="2018-08-14T21:12:00Z">
          <w:pPr>
            <w:widowControl w:val="0"/>
            <w:autoSpaceDE w:val="0"/>
            <w:autoSpaceDN w:val="0"/>
            <w:adjustRightInd w:val="0"/>
            <w:spacing w:after="0" w:line="240" w:lineRule="auto"/>
            <w:ind w:left="480" w:hanging="480"/>
          </w:pPr>
        </w:pPrChange>
      </w:pPr>
      <w:r w:rsidRPr="00B214C5">
        <w:rPr>
          <w:rPrChange w:id="605" w:author="Parks, Robbie M" w:date="2018-08-14T21:12:00Z">
            <w:rPr>
              <w:rFonts w:ascii="Times New Roman" w:eastAsia="Times New Roman" w:hAnsi="Times New Roman"/>
              <w:noProof/>
              <w:sz w:val="24"/>
            </w:rPr>
          </w:rPrChange>
        </w:rPr>
        <w:t xml:space="preserve">Langford, I. H., &amp; Bentham, G. (1995). The potential effects of climate change on winter mortality in England and Wales. </w:t>
      </w:r>
      <w:r w:rsidRPr="00B214C5">
        <w:rPr>
          <w:i/>
          <w:rPrChange w:id="606" w:author="Parks, Robbie M" w:date="2018-08-14T21:12:00Z">
            <w:rPr>
              <w:rFonts w:ascii="Times New Roman" w:eastAsia="Times New Roman" w:hAnsi="Times New Roman"/>
              <w:i/>
              <w:iCs/>
              <w:noProof/>
              <w:sz w:val="24"/>
            </w:rPr>
          </w:rPrChange>
        </w:rPr>
        <w:t>Int J Biometeorol</w:t>
      </w:r>
      <w:r w:rsidRPr="00B214C5">
        <w:rPr>
          <w:rPrChange w:id="607" w:author="Parks, Robbie M" w:date="2018-08-14T21:12:00Z">
            <w:rPr>
              <w:rFonts w:ascii="Times New Roman" w:eastAsia="Times New Roman" w:hAnsi="Times New Roman"/>
              <w:noProof/>
              <w:sz w:val="24"/>
            </w:rPr>
          </w:rPrChange>
        </w:rPr>
        <w:t xml:space="preserve">, </w:t>
      </w:r>
      <w:r w:rsidRPr="00B214C5">
        <w:rPr>
          <w:i/>
          <w:rPrChange w:id="608" w:author="Parks, Robbie M" w:date="2018-08-14T21:12:00Z">
            <w:rPr>
              <w:rFonts w:ascii="Times New Roman" w:eastAsia="Times New Roman" w:hAnsi="Times New Roman"/>
              <w:i/>
              <w:iCs/>
              <w:noProof/>
              <w:sz w:val="24"/>
            </w:rPr>
          </w:rPrChange>
        </w:rPr>
        <w:t>38</w:t>
      </w:r>
      <w:r w:rsidRPr="00B214C5">
        <w:rPr>
          <w:rPrChange w:id="609" w:author="Parks, Robbie M" w:date="2018-08-14T21:12:00Z">
            <w:rPr>
              <w:rFonts w:ascii="Times New Roman" w:eastAsia="Times New Roman" w:hAnsi="Times New Roman"/>
              <w:noProof/>
              <w:sz w:val="24"/>
            </w:rPr>
          </w:rPrChange>
        </w:rPr>
        <w:t>(3), 141–147. Retrieved from internal-pdf://189.27.88.183/art%253A10.1007%252FBF01208491.pdf</w:t>
      </w:r>
    </w:p>
    <w:p w14:paraId="370C13F0" w14:textId="77777777" w:rsidR="00B27E5A" w:rsidRPr="00B214C5" w:rsidRDefault="00B27E5A" w:rsidP="00AC1F08">
      <w:pPr>
        <w:widowControl w:val="0"/>
        <w:autoSpaceDE w:val="0"/>
        <w:autoSpaceDN w:val="0"/>
        <w:adjustRightInd w:val="0"/>
        <w:ind w:left="480" w:hanging="480"/>
        <w:jc w:val="both"/>
        <w:rPr>
          <w:rPrChange w:id="610" w:author="Parks, Robbie M" w:date="2018-08-14T21:12:00Z">
            <w:rPr>
              <w:rFonts w:ascii="Times New Roman" w:eastAsia="Times New Roman" w:hAnsi="Times New Roman"/>
              <w:noProof/>
              <w:sz w:val="24"/>
            </w:rPr>
          </w:rPrChange>
        </w:rPr>
        <w:pPrChange w:id="611" w:author="Parks, Robbie M" w:date="2018-08-14T21:12:00Z">
          <w:pPr>
            <w:widowControl w:val="0"/>
            <w:autoSpaceDE w:val="0"/>
            <w:autoSpaceDN w:val="0"/>
            <w:adjustRightInd w:val="0"/>
            <w:spacing w:after="0" w:line="240" w:lineRule="auto"/>
            <w:ind w:left="480" w:hanging="480"/>
          </w:pPr>
        </w:pPrChange>
      </w:pPr>
      <w:r w:rsidRPr="00B214C5">
        <w:rPr>
          <w:rPrChange w:id="612" w:author="Parks, Robbie M" w:date="2018-08-14T21:12:00Z">
            <w:rPr>
              <w:rFonts w:ascii="Times New Roman" w:eastAsia="Times New Roman" w:hAnsi="Times New Roman"/>
              <w:noProof/>
              <w:sz w:val="24"/>
            </w:rPr>
          </w:rPrChange>
        </w:rPr>
        <w:t xml:space="preserve">Lerchl, A. (1998). Changes in the seasonality of mortality in Germany from 1946 to 1995: the role of temperature. </w:t>
      </w:r>
      <w:r w:rsidRPr="00B214C5">
        <w:rPr>
          <w:i/>
          <w:rPrChange w:id="613" w:author="Parks, Robbie M" w:date="2018-08-14T21:12:00Z">
            <w:rPr>
              <w:rFonts w:ascii="Times New Roman" w:eastAsia="Times New Roman" w:hAnsi="Times New Roman"/>
              <w:i/>
              <w:iCs/>
              <w:noProof/>
              <w:sz w:val="24"/>
            </w:rPr>
          </w:rPrChange>
        </w:rPr>
        <w:t>International Journal of Biometeorology</w:t>
      </w:r>
      <w:r w:rsidRPr="00B214C5">
        <w:rPr>
          <w:rPrChange w:id="614" w:author="Parks, Robbie M" w:date="2018-08-14T21:12:00Z">
            <w:rPr>
              <w:rFonts w:ascii="Times New Roman" w:eastAsia="Times New Roman" w:hAnsi="Times New Roman"/>
              <w:noProof/>
              <w:sz w:val="24"/>
            </w:rPr>
          </w:rPrChange>
        </w:rPr>
        <w:t xml:space="preserve">, </w:t>
      </w:r>
      <w:r w:rsidRPr="00B214C5">
        <w:rPr>
          <w:i/>
          <w:rPrChange w:id="615" w:author="Parks, Robbie M" w:date="2018-08-14T21:12:00Z">
            <w:rPr>
              <w:rFonts w:ascii="Times New Roman" w:eastAsia="Times New Roman" w:hAnsi="Times New Roman"/>
              <w:i/>
              <w:iCs/>
              <w:noProof/>
              <w:sz w:val="24"/>
            </w:rPr>
          </w:rPrChange>
        </w:rPr>
        <w:t>42</w:t>
      </w:r>
      <w:r w:rsidRPr="00B214C5">
        <w:rPr>
          <w:rPrChange w:id="616" w:author="Parks, Robbie M" w:date="2018-08-14T21:12:00Z">
            <w:rPr>
              <w:rFonts w:ascii="Times New Roman" w:eastAsia="Times New Roman" w:hAnsi="Times New Roman"/>
              <w:noProof/>
              <w:sz w:val="24"/>
            </w:rPr>
          </w:rPrChange>
        </w:rPr>
        <w:t>(2), 84–88. https://doi.org/10.1007/s004840050089</w:t>
      </w:r>
    </w:p>
    <w:p w14:paraId="6565C12A" w14:textId="77777777" w:rsidR="00B27E5A" w:rsidRPr="00B214C5" w:rsidRDefault="00B27E5A" w:rsidP="00AC1F08">
      <w:pPr>
        <w:widowControl w:val="0"/>
        <w:autoSpaceDE w:val="0"/>
        <w:autoSpaceDN w:val="0"/>
        <w:adjustRightInd w:val="0"/>
        <w:ind w:left="480" w:hanging="480"/>
        <w:jc w:val="both"/>
        <w:rPr>
          <w:rPrChange w:id="617" w:author="Parks, Robbie M" w:date="2018-08-14T21:12:00Z">
            <w:rPr>
              <w:rFonts w:ascii="Times New Roman" w:eastAsia="Times New Roman" w:hAnsi="Times New Roman"/>
              <w:noProof/>
              <w:sz w:val="24"/>
            </w:rPr>
          </w:rPrChange>
        </w:rPr>
        <w:pPrChange w:id="618" w:author="Parks, Robbie M" w:date="2018-08-14T21:12:00Z">
          <w:pPr>
            <w:widowControl w:val="0"/>
            <w:autoSpaceDE w:val="0"/>
            <w:autoSpaceDN w:val="0"/>
            <w:adjustRightInd w:val="0"/>
            <w:spacing w:after="0" w:line="240" w:lineRule="auto"/>
            <w:ind w:left="480" w:hanging="480"/>
          </w:pPr>
        </w:pPrChange>
      </w:pPr>
      <w:r w:rsidRPr="00B214C5">
        <w:rPr>
          <w:rPrChange w:id="619" w:author="Parks, Robbie M" w:date="2018-08-14T21:12:00Z">
            <w:rPr>
              <w:rFonts w:ascii="Times New Roman" w:eastAsia="Times New Roman" w:hAnsi="Times New Roman"/>
              <w:noProof/>
              <w:sz w:val="24"/>
            </w:rPr>
          </w:rPrChange>
        </w:rPr>
        <w:t xml:space="preserve">MacDorman, M. F., &amp; Gregory, E. (2015). Fetal and Perinatal Mortality: United States, 2013. </w:t>
      </w:r>
      <w:r w:rsidRPr="00B214C5">
        <w:rPr>
          <w:i/>
          <w:rPrChange w:id="620" w:author="Parks, Robbie M" w:date="2018-08-14T21:12:00Z">
            <w:rPr>
              <w:rFonts w:ascii="Times New Roman" w:eastAsia="Times New Roman" w:hAnsi="Times New Roman"/>
              <w:i/>
              <w:iCs/>
              <w:noProof/>
              <w:sz w:val="24"/>
            </w:rPr>
          </w:rPrChange>
        </w:rPr>
        <w:t>National Vital Statistics Reports</w:t>
      </w:r>
      <w:r w:rsidRPr="00B214C5">
        <w:rPr>
          <w:rPrChange w:id="621" w:author="Parks, Robbie M" w:date="2018-08-14T21:12:00Z">
            <w:rPr>
              <w:rFonts w:ascii="Times New Roman" w:eastAsia="Times New Roman" w:hAnsi="Times New Roman"/>
              <w:noProof/>
              <w:sz w:val="24"/>
            </w:rPr>
          </w:rPrChange>
        </w:rPr>
        <w:t xml:space="preserve">, </w:t>
      </w:r>
      <w:r w:rsidRPr="00B214C5">
        <w:rPr>
          <w:i/>
          <w:rPrChange w:id="622" w:author="Parks, Robbie M" w:date="2018-08-14T21:12:00Z">
            <w:rPr>
              <w:rFonts w:ascii="Times New Roman" w:eastAsia="Times New Roman" w:hAnsi="Times New Roman"/>
              <w:i/>
              <w:iCs/>
              <w:noProof/>
              <w:sz w:val="24"/>
            </w:rPr>
          </w:rPrChange>
        </w:rPr>
        <w:t>64</w:t>
      </w:r>
      <w:r w:rsidRPr="00B214C5">
        <w:rPr>
          <w:rPrChange w:id="623" w:author="Parks, Robbie M" w:date="2018-08-14T21:12:00Z">
            <w:rPr>
              <w:rFonts w:ascii="Times New Roman" w:eastAsia="Times New Roman" w:hAnsi="Times New Roman"/>
              <w:noProof/>
              <w:sz w:val="24"/>
            </w:rPr>
          </w:rPrChange>
        </w:rPr>
        <w:t>(8), 1–24.</w:t>
      </w:r>
    </w:p>
    <w:p w14:paraId="0BB06671" w14:textId="77777777" w:rsidR="00B27E5A" w:rsidRPr="00B27E5A" w:rsidRDefault="00B27E5A" w:rsidP="00B27E5A">
      <w:pPr>
        <w:widowControl w:val="0"/>
        <w:autoSpaceDE w:val="0"/>
        <w:autoSpaceDN w:val="0"/>
        <w:adjustRightInd w:val="0"/>
        <w:ind w:left="480" w:hanging="480"/>
        <w:rPr>
          <w:del w:id="624" w:author="Parks, Robbie M" w:date="2018-08-14T21:12:00Z"/>
          <w:rFonts w:eastAsia="Times New Roman"/>
          <w:noProof/>
        </w:rPr>
      </w:pPr>
      <w:del w:id="625" w:author="Parks, Robbie M" w:date="2018-08-14T21:12:00Z">
        <w:r w:rsidRPr="00B27E5A">
          <w:rPr>
            <w:rFonts w:eastAsia="Times New Roman"/>
            <w:noProof/>
          </w:rPr>
          <w:delText xml:space="preserve">Mackenbach, J. P., Kunst, A. E., &amp; Looman, C. W. N. (1992). Seasonal variation in mortality in The Netherlands. </w:delText>
        </w:r>
        <w:r w:rsidRPr="00B27E5A">
          <w:rPr>
            <w:rFonts w:eastAsia="Times New Roman"/>
            <w:i/>
            <w:iCs/>
            <w:noProof/>
          </w:rPr>
          <w:delText>Journal of Epidemiology and Community Health</w:delText>
        </w:r>
        <w:r w:rsidRPr="00B27E5A">
          <w:rPr>
            <w:rFonts w:eastAsia="Times New Roman"/>
            <w:noProof/>
          </w:rPr>
          <w:delText xml:space="preserve">, </w:delText>
        </w:r>
        <w:r w:rsidRPr="00B27E5A">
          <w:rPr>
            <w:rFonts w:eastAsia="Times New Roman"/>
            <w:i/>
            <w:iCs/>
            <w:noProof/>
          </w:rPr>
          <w:delText>46</w:delText>
        </w:r>
        <w:r w:rsidRPr="00B27E5A">
          <w:rPr>
            <w:rFonts w:eastAsia="Times New Roman"/>
            <w:noProof/>
          </w:rPr>
          <w:delText>(3), 261–265. https://doi.org/10.1136/jech.46.3.261</w:delText>
        </w:r>
      </w:del>
    </w:p>
    <w:p w14:paraId="0956AC09" w14:textId="77777777" w:rsidR="00B27E5A" w:rsidRPr="00B214C5" w:rsidRDefault="00B27E5A" w:rsidP="00AC1F08">
      <w:pPr>
        <w:widowControl w:val="0"/>
        <w:autoSpaceDE w:val="0"/>
        <w:autoSpaceDN w:val="0"/>
        <w:adjustRightInd w:val="0"/>
        <w:ind w:left="480" w:hanging="480"/>
        <w:jc w:val="both"/>
        <w:rPr>
          <w:rPrChange w:id="626" w:author="Parks, Robbie M" w:date="2018-08-14T21:12:00Z">
            <w:rPr>
              <w:rFonts w:ascii="Times New Roman" w:eastAsia="Times New Roman" w:hAnsi="Times New Roman"/>
              <w:noProof/>
              <w:sz w:val="24"/>
            </w:rPr>
          </w:rPrChange>
        </w:rPr>
        <w:pPrChange w:id="627" w:author="Parks, Robbie M" w:date="2018-08-14T21:12:00Z">
          <w:pPr>
            <w:widowControl w:val="0"/>
            <w:autoSpaceDE w:val="0"/>
            <w:autoSpaceDN w:val="0"/>
            <w:adjustRightInd w:val="0"/>
            <w:spacing w:after="0" w:line="240" w:lineRule="auto"/>
            <w:ind w:left="480" w:hanging="480"/>
          </w:pPr>
        </w:pPrChange>
      </w:pPr>
      <w:r w:rsidRPr="00B214C5">
        <w:rPr>
          <w:rPrChange w:id="628" w:author="Parks, Robbie M" w:date="2018-08-14T21:12:00Z">
            <w:rPr>
              <w:rFonts w:ascii="Times New Roman" w:eastAsia="Times New Roman" w:hAnsi="Times New Roman"/>
              <w:noProof/>
              <w:sz w:val="24"/>
            </w:rPr>
          </w:rPrChange>
        </w:rPr>
        <w:t xml:space="preserve">Martens, W. J. (1998). Climate change, thermal stress and mortality changes. </w:t>
      </w:r>
      <w:r w:rsidRPr="00B214C5">
        <w:rPr>
          <w:i/>
          <w:rPrChange w:id="629" w:author="Parks, Robbie M" w:date="2018-08-14T21:12:00Z">
            <w:rPr>
              <w:rFonts w:ascii="Times New Roman" w:eastAsia="Times New Roman" w:hAnsi="Times New Roman"/>
              <w:i/>
              <w:iCs/>
              <w:noProof/>
              <w:sz w:val="24"/>
            </w:rPr>
          </w:rPrChange>
        </w:rPr>
        <w:t>Soc Sci Med</w:t>
      </w:r>
      <w:r w:rsidRPr="00B214C5">
        <w:rPr>
          <w:rPrChange w:id="630" w:author="Parks, Robbie M" w:date="2018-08-14T21:12:00Z">
            <w:rPr>
              <w:rFonts w:ascii="Times New Roman" w:eastAsia="Times New Roman" w:hAnsi="Times New Roman"/>
              <w:noProof/>
              <w:sz w:val="24"/>
            </w:rPr>
          </w:rPrChange>
        </w:rPr>
        <w:t xml:space="preserve">, </w:t>
      </w:r>
      <w:r w:rsidRPr="00B214C5">
        <w:rPr>
          <w:i/>
          <w:rPrChange w:id="631" w:author="Parks, Robbie M" w:date="2018-08-14T21:12:00Z">
            <w:rPr>
              <w:rFonts w:ascii="Times New Roman" w:eastAsia="Times New Roman" w:hAnsi="Times New Roman"/>
              <w:i/>
              <w:iCs/>
              <w:noProof/>
              <w:sz w:val="24"/>
            </w:rPr>
          </w:rPrChange>
        </w:rPr>
        <w:t>46</w:t>
      </w:r>
      <w:r w:rsidRPr="00B214C5">
        <w:rPr>
          <w:rPrChange w:id="632" w:author="Parks, Robbie M" w:date="2018-08-14T21:12:00Z">
            <w:rPr>
              <w:rFonts w:ascii="Times New Roman" w:eastAsia="Times New Roman" w:hAnsi="Times New Roman"/>
              <w:noProof/>
              <w:sz w:val="24"/>
            </w:rPr>
          </w:rPrChange>
        </w:rPr>
        <w:t>(3), 331–344. Retrieved from internal-pdf://57.13.130.132/1-s2.0-S0277953697001627-main.pdf</w:t>
      </w:r>
    </w:p>
    <w:p w14:paraId="5D128479" w14:textId="77777777" w:rsidR="00B27E5A" w:rsidRPr="00B214C5" w:rsidRDefault="00B27E5A" w:rsidP="00AC1F08">
      <w:pPr>
        <w:widowControl w:val="0"/>
        <w:autoSpaceDE w:val="0"/>
        <w:autoSpaceDN w:val="0"/>
        <w:adjustRightInd w:val="0"/>
        <w:ind w:left="480" w:hanging="480"/>
        <w:jc w:val="both"/>
        <w:rPr>
          <w:rPrChange w:id="633" w:author="Parks, Robbie M" w:date="2018-08-14T21:12:00Z">
            <w:rPr>
              <w:rFonts w:ascii="Times New Roman" w:eastAsia="Times New Roman" w:hAnsi="Times New Roman"/>
              <w:noProof/>
              <w:sz w:val="24"/>
            </w:rPr>
          </w:rPrChange>
        </w:rPr>
        <w:pPrChange w:id="634" w:author="Parks, Robbie M" w:date="2018-08-14T21:12:00Z">
          <w:pPr>
            <w:widowControl w:val="0"/>
            <w:autoSpaceDE w:val="0"/>
            <w:autoSpaceDN w:val="0"/>
            <w:adjustRightInd w:val="0"/>
            <w:spacing w:after="0" w:line="240" w:lineRule="auto"/>
            <w:ind w:left="480" w:hanging="480"/>
          </w:pPr>
        </w:pPrChange>
      </w:pPr>
      <w:r w:rsidRPr="00B214C5">
        <w:rPr>
          <w:rPrChange w:id="635" w:author="Parks, Robbie M" w:date="2018-08-14T21:12:00Z">
            <w:rPr>
              <w:rFonts w:ascii="Times New Roman" w:eastAsia="Times New Roman" w:hAnsi="Times New Roman"/>
              <w:noProof/>
              <w:sz w:val="24"/>
            </w:rPr>
          </w:rPrChange>
        </w:rPr>
        <w:t xml:space="preserve">McKee, C. M. (1989). Deaths in winter: Can Britain learn from Europe? </w:t>
      </w:r>
      <w:r w:rsidRPr="00B214C5">
        <w:rPr>
          <w:i/>
          <w:rPrChange w:id="636" w:author="Parks, Robbie M" w:date="2018-08-14T21:12:00Z">
            <w:rPr>
              <w:rFonts w:ascii="Times New Roman" w:eastAsia="Times New Roman" w:hAnsi="Times New Roman"/>
              <w:i/>
              <w:iCs/>
              <w:noProof/>
              <w:sz w:val="24"/>
            </w:rPr>
          </w:rPrChange>
        </w:rPr>
        <w:t>European Journal of Epidemiology</w:t>
      </w:r>
      <w:r w:rsidRPr="00B214C5">
        <w:rPr>
          <w:rPrChange w:id="637" w:author="Parks, Robbie M" w:date="2018-08-14T21:12:00Z">
            <w:rPr>
              <w:rFonts w:ascii="Times New Roman" w:eastAsia="Times New Roman" w:hAnsi="Times New Roman"/>
              <w:noProof/>
              <w:sz w:val="24"/>
            </w:rPr>
          </w:rPrChange>
        </w:rPr>
        <w:t xml:space="preserve">, </w:t>
      </w:r>
      <w:r w:rsidRPr="00B214C5">
        <w:rPr>
          <w:i/>
          <w:rPrChange w:id="638" w:author="Parks, Robbie M" w:date="2018-08-14T21:12:00Z">
            <w:rPr>
              <w:rFonts w:ascii="Times New Roman" w:eastAsia="Times New Roman" w:hAnsi="Times New Roman"/>
              <w:i/>
              <w:iCs/>
              <w:noProof/>
              <w:sz w:val="24"/>
            </w:rPr>
          </w:rPrChange>
        </w:rPr>
        <w:t>5</w:t>
      </w:r>
      <w:r w:rsidRPr="00B214C5">
        <w:rPr>
          <w:rPrChange w:id="639" w:author="Parks, Robbie M" w:date="2018-08-14T21:12:00Z">
            <w:rPr>
              <w:rFonts w:ascii="Times New Roman" w:eastAsia="Times New Roman" w:hAnsi="Times New Roman"/>
              <w:noProof/>
              <w:sz w:val="24"/>
            </w:rPr>
          </w:rPrChange>
        </w:rPr>
        <w:t>(2), 178–182. https://doi.org/10.1007/BF00156826</w:t>
      </w:r>
    </w:p>
    <w:p w14:paraId="2A71006F" w14:textId="77777777" w:rsidR="00B27E5A" w:rsidRPr="00B214C5" w:rsidRDefault="00B27E5A" w:rsidP="00AC1F08">
      <w:pPr>
        <w:widowControl w:val="0"/>
        <w:autoSpaceDE w:val="0"/>
        <w:autoSpaceDN w:val="0"/>
        <w:adjustRightInd w:val="0"/>
        <w:ind w:left="480" w:hanging="480"/>
        <w:jc w:val="both"/>
        <w:rPr>
          <w:rPrChange w:id="640" w:author="Parks, Robbie M" w:date="2018-08-14T21:12:00Z">
            <w:rPr>
              <w:rFonts w:ascii="Times New Roman" w:eastAsia="Times New Roman" w:hAnsi="Times New Roman"/>
              <w:noProof/>
              <w:sz w:val="24"/>
            </w:rPr>
          </w:rPrChange>
        </w:rPr>
        <w:pPrChange w:id="641" w:author="Parks, Robbie M" w:date="2018-08-14T21:12:00Z">
          <w:pPr>
            <w:widowControl w:val="0"/>
            <w:autoSpaceDE w:val="0"/>
            <w:autoSpaceDN w:val="0"/>
            <w:adjustRightInd w:val="0"/>
            <w:spacing w:after="0" w:line="240" w:lineRule="auto"/>
            <w:ind w:left="480" w:hanging="480"/>
          </w:pPr>
        </w:pPrChange>
      </w:pPr>
      <w:r w:rsidRPr="00B214C5">
        <w:rPr>
          <w:rPrChange w:id="642" w:author="Parks, Robbie M" w:date="2018-08-14T21:12:00Z">
            <w:rPr>
              <w:rFonts w:ascii="Times New Roman" w:eastAsia="Times New Roman" w:hAnsi="Times New Roman"/>
              <w:noProof/>
              <w:sz w:val="24"/>
            </w:rPr>
          </w:rPrChange>
        </w:rPr>
        <w:t xml:space="preserve">Medina-Ramón, M., &amp; Schwartz, J. (2007). Temperature, temperature extremes, and mortality: A study of acclimatisation and effect modification in 50 US cities. </w:t>
      </w:r>
      <w:r w:rsidRPr="00B214C5">
        <w:rPr>
          <w:i/>
          <w:rPrChange w:id="643" w:author="Parks, Robbie M" w:date="2018-08-14T21:12:00Z">
            <w:rPr>
              <w:rFonts w:ascii="Times New Roman" w:eastAsia="Times New Roman" w:hAnsi="Times New Roman"/>
              <w:i/>
              <w:iCs/>
              <w:noProof/>
              <w:sz w:val="24"/>
            </w:rPr>
          </w:rPrChange>
        </w:rPr>
        <w:t>Occupational and Environmental Medicine</w:t>
      </w:r>
      <w:r w:rsidRPr="00B214C5">
        <w:rPr>
          <w:rPrChange w:id="644" w:author="Parks, Robbie M" w:date="2018-08-14T21:12:00Z">
            <w:rPr>
              <w:rFonts w:ascii="Times New Roman" w:eastAsia="Times New Roman" w:hAnsi="Times New Roman"/>
              <w:noProof/>
              <w:sz w:val="24"/>
            </w:rPr>
          </w:rPrChange>
        </w:rPr>
        <w:t xml:space="preserve">, </w:t>
      </w:r>
      <w:r w:rsidRPr="00B214C5">
        <w:rPr>
          <w:i/>
          <w:rPrChange w:id="645" w:author="Parks, Robbie M" w:date="2018-08-14T21:12:00Z">
            <w:rPr>
              <w:rFonts w:ascii="Times New Roman" w:eastAsia="Times New Roman" w:hAnsi="Times New Roman"/>
              <w:i/>
              <w:iCs/>
              <w:noProof/>
              <w:sz w:val="24"/>
            </w:rPr>
          </w:rPrChange>
        </w:rPr>
        <w:t>64</w:t>
      </w:r>
      <w:r w:rsidRPr="00B214C5">
        <w:rPr>
          <w:rPrChange w:id="646" w:author="Parks, Robbie M" w:date="2018-08-14T21:12:00Z">
            <w:rPr>
              <w:rFonts w:ascii="Times New Roman" w:eastAsia="Times New Roman" w:hAnsi="Times New Roman"/>
              <w:noProof/>
              <w:sz w:val="24"/>
            </w:rPr>
          </w:rPrChange>
        </w:rPr>
        <w:t>(12), 827–833. https://doi.org/10.1136/oem.2007.033175</w:t>
      </w:r>
    </w:p>
    <w:p w14:paraId="2198D2B0" w14:textId="77777777" w:rsidR="00B214C5" w:rsidRPr="00B214C5" w:rsidRDefault="00B214C5" w:rsidP="00AC1F08">
      <w:pPr>
        <w:widowControl w:val="0"/>
        <w:autoSpaceDE w:val="0"/>
        <w:autoSpaceDN w:val="0"/>
        <w:adjustRightInd w:val="0"/>
        <w:ind w:left="480" w:hanging="480"/>
        <w:jc w:val="both"/>
        <w:rPr>
          <w:ins w:id="647" w:author="Parks, Robbie M" w:date="2018-08-14T21:12:00Z"/>
          <w:rFonts w:eastAsia="Times New Roman"/>
          <w:noProof/>
        </w:rPr>
      </w:pPr>
      <w:ins w:id="648" w:author="Parks, Robbie M" w:date="2018-08-14T21:12:00Z">
        <w:r w:rsidRPr="00B214C5">
          <w:rPr>
            <w:rFonts w:eastAsia="Times New Roman"/>
            <w:noProof/>
          </w:rPr>
          <w:t>Morris, M. E</w:t>
        </w:r>
      </w:ins>
      <w:moveToRangeStart w:id="649" w:author="Parks, Robbie M" w:date="2018-08-14T21:12:00Z" w:name="move522044502"/>
      <w:moveTo w:id="650" w:author="Parks, Robbie M" w:date="2018-08-14T21:12:00Z">
        <w:r w:rsidR="00B27E5A" w:rsidRPr="00B214C5">
          <w:rPr>
            <w:rPrChange w:id="651" w:author="Parks, Robbie M" w:date="2018-08-14T21:12:00Z">
              <w:rPr>
                <w:rFonts w:ascii="Times New Roman" w:eastAsia="Times New Roman" w:hAnsi="Times New Roman"/>
                <w:noProof/>
                <w:sz w:val="24"/>
              </w:rPr>
            </w:rPrChange>
          </w:rPr>
          <w:t xml:space="preserve">. (2013). Smart-Home Technologies to Assist Older People to Live Well at Home. </w:t>
        </w:r>
        <w:r w:rsidR="00B27E5A" w:rsidRPr="00B214C5">
          <w:rPr>
            <w:i/>
            <w:rPrChange w:id="652" w:author="Parks, Robbie M" w:date="2018-08-14T21:12:00Z">
              <w:rPr>
                <w:rFonts w:ascii="Times New Roman" w:eastAsia="Times New Roman" w:hAnsi="Times New Roman"/>
                <w:i/>
                <w:iCs/>
                <w:noProof/>
                <w:sz w:val="24"/>
              </w:rPr>
            </w:rPrChange>
          </w:rPr>
          <w:t>Journal of Aging Science</w:t>
        </w:r>
        <w:r w:rsidR="00B27E5A" w:rsidRPr="00B214C5">
          <w:rPr>
            <w:rPrChange w:id="653" w:author="Parks, Robbie M" w:date="2018-08-14T21:12:00Z">
              <w:rPr>
                <w:rFonts w:ascii="Times New Roman" w:eastAsia="Times New Roman" w:hAnsi="Times New Roman"/>
                <w:noProof/>
                <w:sz w:val="24"/>
              </w:rPr>
            </w:rPrChange>
          </w:rPr>
          <w:t xml:space="preserve">, </w:t>
        </w:r>
      </w:moveTo>
      <w:moveToRangeEnd w:id="649"/>
      <w:ins w:id="654" w:author="Parks, Robbie M" w:date="2018-08-14T21:12:00Z">
        <w:r w:rsidRPr="00B214C5">
          <w:rPr>
            <w:rFonts w:eastAsia="Times New Roman"/>
            <w:i/>
            <w:iCs/>
            <w:noProof/>
          </w:rPr>
          <w:t>01</w:t>
        </w:r>
        <w:r w:rsidRPr="00B214C5">
          <w:rPr>
            <w:rFonts w:eastAsia="Times New Roman"/>
            <w:noProof/>
          </w:rPr>
          <w:t>(01). https://doi.org/10.4172/2329-8847.1000101</w:t>
        </w:r>
      </w:ins>
    </w:p>
    <w:p w14:paraId="4C2A5A12" w14:textId="4663D9D3" w:rsidR="00B27E5A" w:rsidRPr="00B214C5" w:rsidRDefault="00B27E5A" w:rsidP="00AC1F08">
      <w:pPr>
        <w:widowControl w:val="0"/>
        <w:autoSpaceDE w:val="0"/>
        <w:autoSpaceDN w:val="0"/>
        <w:adjustRightInd w:val="0"/>
        <w:ind w:left="480" w:hanging="480"/>
        <w:jc w:val="both"/>
        <w:rPr>
          <w:rPrChange w:id="655" w:author="Parks, Robbie M" w:date="2018-08-14T21:12:00Z">
            <w:rPr>
              <w:rFonts w:ascii="Times New Roman" w:eastAsia="Times New Roman" w:hAnsi="Times New Roman"/>
              <w:noProof/>
              <w:sz w:val="24"/>
            </w:rPr>
          </w:rPrChange>
        </w:rPr>
        <w:pPrChange w:id="656" w:author="Parks, Robbie M" w:date="2018-08-14T21:12:00Z">
          <w:pPr>
            <w:widowControl w:val="0"/>
            <w:autoSpaceDE w:val="0"/>
            <w:autoSpaceDN w:val="0"/>
            <w:adjustRightInd w:val="0"/>
            <w:spacing w:after="0" w:line="240" w:lineRule="auto"/>
            <w:ind w:left="480" w:hanging="480"/>
          </w:pPr>
        </w:pPrChange>
      </w:pPr>
      <w:r w:rsidRPr="00B214C5">
        <w:rPr>
          <w:rPrChange w:id="657" w:author="Parks, Robbie M" w:date="2018-08-14T21:12:00Z">
            <w:rPr>
              <w:rFonts w:ascii="Times New Roman" w:eastAsia="Times New Roman" w:hAnsi="Times New Roman"/>
              <w:noProof/>
              <w:sz w:val="24"/>
            </w:rPr>
          </w:rPrChange>
        </w:rPr>
        <w:t>Moy</w:t>
      </w:r>
      <w:ins w:id="658" w:author="Parks, Robbie M" w:date="2018-08-14T21:12:00Z">
        <w:r w:rsidR="00B214C5" w:rsidRPr="00B214C5">
          <w:rPr>
            <w:rFonts w:eastAsia="Times New Roman"/>
            <w:noProof/>
          </w:rPr>
          <w:t>, C. M.,</w:t>
        </w:r>
      </w:ins>
      <w:del w:id="659" w:author="Parks, Robbie M" w:date="2018-08-14T21:12:00Z">
        <w:r w:rsidRPr="00B27E5A">
          <w:rPr>
            <w:rFonts w:eastAsia="Times New Roman"/>
            <w:noProof/>
          </w:rPr>
          <w:delText xml:space="preserve"> CM,</w:delText>
        </w:r>
      </w:del>
      <w:r w:rsidRPr="00B214C5">
        <w:rPr>
          <w:rPrChange w:id="660" w:author="Parks, Robbie M" w:date="2018-08-14T21:12:00Z">
            <w:rPr>
              <w:rFonts w:ascii="Times New Roman" w:eastAsia="Times New Roman" w:hAnsi="Times New Roman"/>
              <w:noProof/>
              <w:sz w:val="24"/>
            </w:rPr>
          </w:rPrChange>
        </w:rPr>
        <w:t xml:space="preserve"> Seltzer</w:t>
      </w:r>
      <w:ins w:id="661" w:author="Parks, Robbie M" w:date="2018-08-14T21:12:00Z">
        <w:r w:rsidR="00B214C5" w:rsidRPr="00B214C5">
          <w:rPr>
            <w:rFonts w:eastAsia="Times New Roman"/>
            <w:noProof/>
          </w:rPr>
          <w:t>, G. O.,</w:t>
        </w:r>
      </w:ins>
      <w:del w:id="662" w:author="Parks, Robbie M" w:date="2018-08-14T21:12:00Z">
        <w:r w:rsidRPr="00B27E5A">
          <w:rPr>
            <w:rFonts w:eastAsia="Times New Roman"/>
            <w:noProof/>
          </w:rPr>
          <w:delText xml:space="preserve"> GO,</w:delText>
        </w:r>
      </w:del>
      <w:r w:rsidRPr="00B214C5">
        <w:rPr>
          <w:rPrChange w:id="663" w:author="Parks, Robbie M" w:date="2018-08-14T21:12:00Z">
            <w:rPr>
              <w:rFonts w:ascii="Times New Roman" w:eastAsia="Times New Roman" w:hAnsi="Times New Roman"/>
              <w:noProof/>
              <w:sz w:val="24"/>
            </w:rPr>
          </w:rPrChange>
        </w:rPr>
        <w:t xml:space="preserve"> Rodbell</w:t>
      </w:r>
      <w:ins w:id="664" w:author="Parks, Robbie M" w:date="2018-08-14T21:12:00Z">
        <w:r w:rsidR="00B214C5" w:rsidRPr="00B214C5">
          <w:rPr>
            <w:rFonts w:eastAsia="Times New Roman"/>
            <w:noProof/>
          </w:rPr>
          <w:t>,</w:t>
        </w:r>
      </w:ins>
      <w:del w:id="665" w:author="Parks, Robbie M" w:date="2018-08-14T21:12:00Z">
        <w:r w:rsidRPr="00B27E5A">
          <w:rPr>
            <w:rFonts w:eastAsia="Times New Roman"/>
            <w:noProof/>
          </w:rPr>
          <w:delText xml:space="preserve"> DT, &amp; A.</w:delText>
        </w:r>
      </w:del>
      <w:r w:rsidRPr="00B214C5">
        <w:rPr>
          <w:rPrChange w:id="666" w:author="Parks, Robbie M" w:date="2018-08-14T21:12:00Z">
            <w:rPr>
              <w:rFonts w:ascii="Times New Roman" w:eastAsia="Times New Roman" w:hAnsi="Times New Roman"/>
              <w:noProof/>
              <w:sz w:val="24"/>
            </w:rPr>
          </w:rPrChange>
        </w:rPr>
        <w:t xml:space="preserve"> D. </w:t>
      </w:r>
      <w:ins w:id="667" w:author="Parks, Robbie M" w:date="2018-08-14T21:12:00Z">
        <w:r w:rsidR="00B214C5" w:rsidRPr="00B214C5">
          <w:rPr>
            <w:rFonts w:eastAsia="Times New Roman"/>
            <w:noProof/>
          </w:rPr>
          <w:t xml:space="preserve">T., &amp; Anderson, D. M. </w:t>
        </w:r>
      </w:ins>
      <w:r w:rsidRPr="00B214C5">
        <w:rPr>
          <w:rPrChange w:id="668" w:author="Parks, Robbie M" w:date="2018-08-14T21:12:00Z">
            <w:rPr>
              <w:rFonts w:ascii="Times New Roman" w:eastAsia="Times New Roman" w:hAnsi="Times New Roman"/>
              <w:noProof/>
              <w:sz w:val="24"/>
            </w:rPr>
          </w:rPrChange>
        </w:rPr>
        <w:t>(2002). Variability of El Ni</w:t>
      </w:r>
      <w:ins w:id="669" w:author="Parks, Robbie M" w:date="2018-08-14T21:12:00Z">
        <w:r w:rsidR="00B214C5" w:rsidRPr="00B214C5">
          <w:rPr>
            <w:rFonts w:eastAsia="Times New Roman"/>
            <w:noProof/>
          </w:rPr>
          <w:t>ñ</w:t>
        </w:r>
      </w:ins>
      <w:del w:id="670" w:author="Parks, Robbie M" w:date="2018-08-14T21:12:00Z">
        <w:r w:rsidRPr="00B27E5A">
          <w:rPr>
            <w:rFonts w:eastAsia="Times New Roman"/>
            <w:noProof/>
          </w:rPr>
          <w:delText>n</w:delText>
        </w:r>
      </w:del>
      <w:r w:rsidRPr="00B214C5">
        <w:rPr>
          <w:rPrChange w:id="671" w:author="Parks, Robbie M" w:date="2018-08-14T21:12:00Z">
            <w:rPr>
              <w:rFonts w:ascii="Times New Roman" w:eastAsia="Times New Roman" w:hAnsi="Times New Roman"/>
              <w:noProof/>
              <w:sz w:val="24"/>
            </w:rPr>
          </w:rPrChange>
        </w:rPr>
        <w:t xml:space="preserve">o/Southern Oscillation activity at millennial timescales during the Holocene epoch. </w:t>
      </w:r>
      <w:r w:rsidRPr="00B214C5">
        <w:rPr>
          <w:i/>
          <w:rPrChange w:id="672" w:author="Parks, Robbie M" w:date="2018-08-14T21:12:00Z">
            <w:rPr>
              <w:rFonts w:ascii="Times New Roman" w:eastAsia="Times New Roman" w:hAnsi="Times New Roman"/>
              <w:i/>
              <w:iCs/>
              <w:noProof/>
              <w:sz w:val="24"/>
            </w:rPr>
          </w:rPrChange>
        </w:rPr>
        <w:t>Nature</w:t>
      </w:r>
      <w:r w:rsidRPr="00B214C5">
        <w:rPr>
          <w:rPrChange w:id="673" w:author="Parks, Robbie M" w:date="2018-08-14T21:12:00Z">
            <w:rPr>
              <w:rFonts w:ascii="Times New Roman" w:eastAsia="Times New Roman" w:hAnsi="Times New Roman"/>
              <w:noProof/>
              <w:sz w:val="24"/>
            </w:rPr>
          </w:rPrChange>
        </w:rPr>
        <w:t xml:space="preserve">, </w:t>
      </w:r>
      <w:r w:rsidRPr="00B214C5">
        <w:rPr>
          <w:i/>
          <w:rPrChange w:id="674" w:author="Parks, Robbie M" w:date="2018-08-14T21:12:00Z">
            <w:rPr>
              <w:rFonts w:ascii="Times New Roman" w:eastAsia="Times New Roman" w:hAnsi="Times New Roman"/>
              <w:i/>
              <w:iCs/>
              <w:noProof/>
              <w:sz w:val="24"/>
            </w:rPr>
          </w:rPrChange>
        </w:rPr>
        <w:t>420</w:t>
      </w:r>
      <w:r w:rsidRPr="00B214C5">
        <w:rPr>
          <w:rPrChange w:id="675" w:author="Parks, Robbie M" w:date="2018-08-14T21:12:00Z">
            <w:rPr>
              <w:rFonts w:ascii="Times New Roman" w:eastAsia="Times New Roman" w:hAnsi="Times New Roman"/>
              <w:noProof/>
              <w:sz w:val="24"/>
            </w:rPr>
          </w:rPrChange>
        </w:rPr>
        <w:t>(</w:t>
      </w:r>
      <w:ins w:id="676" w:author="Parks, Robbie M" w:date="2018-08-14T21:12:00Z">
        <w:r w:rsidR="00B214C5" w:rsidRPr="00B214C5">
          <w:rPr>
            <w:rFonts w:eastAsia="Times New Roman"/>
            <w:noProof/>
          </w:rPr>
          <w:t>6912), 162–165.</w:t>
        </w:r>
      </w:ins>
      <w:del w:id="677" w:author="Parks, Robbie M" w:date="2018-08-14T21:12:00Z">
        <w:r w:rsidRPr="00B27E5A">
          <w:rPr>
            <w:rFonts w:eastAsia="Times New Roman"/>
            <w:noProof/>
          </w:rPr>
          <w:delText>November).</w:delText>
        </w:r>
      </w:del>
      <w:r w:rsidRPr="00B214C5">
        <w:rPr>
          <w:rPrChange w:id="678" w:author="Parks, Robbie M" w:date="2018-08-14T21:12:00Z">
            <w:rPr>
              <w:rFonts w:ascii="Times New Roman" w:eastAsia="Times New Roman" w:hAnsi="Times New Roman"/>
              <w:noProof/>
              <w:sz w:val="24"/>
            </w:rPr>
          </w:rPrChange>
        </w:rPr>
        <w:t xml:space="preserve"> https://doi.org/10.1038/</w:t>
      </w:r>
      <w:ins w:id="679" w:author="Parks, Robbie M" w:date="2018-08-14T21:12:00Z">
        <w:r w:rsidR="00B214C5" w:rsidRPr="00B214C5">
          <w:rPr>
            <w:rFonts w:eastAsia="Times New Roman"/>
            <w:noProof/>
          </w:rPr>
          <w:t>nature01194</w:t>
        </w:r>
      </w:ins>
      <w:del w:id="680" w:author="Parks, Robbie M" w:date="2018-08-14T21:12:00Z">
        <w:r w:rsidRPr="00B27E5A">
          <w:rPr>
            <w:rFonts w:eastAsia="Times New Roman"/>
            <w:noProof/>
          </w:rPr>
          <w:delText>nature01163.1.</w:delText>
        </w:r>
      </w:del>
    </w:p>
    <w:p w14:paraId="0FCE43C7" w14:textId="77777777" w:rsidR="00B27E5A" w:rsidRPr="00B214C5" w:rsidRDefault="00B27E5A" w:rsidP="00AC1F08">
      <w:pPr>
        <w:widowControl w:val="0"/>
        <w:autoSpaceDE w:val="0"/>
        <w:autoSpaceDN w:val="0"/>
        <w:adjustRightInd w:val="0"/>
        <w:ind w:left="480" w:hanging="480"/>
        <w:jc w:val="both"/>
        <w:rPr>
          <w:rPrChange w:id="681" w:author="Parks, Robbie M" w:date="2018-08-14T21:12:00Z">
            <w:rPr>
              <w:rFonts w:ascii="Times New Roman" w:eastAsia="Times New Roman" w:hAnsi="Times New Roman"/>
              <w:noProof/>
              <w:sz w:val="24"/>
            </w:rPr>
          </w:rPrChange>
        </w:rPr>
        <w:pPrChange w:id="682" w:author="Parks, Robbie M" w:date="2018-08-14T21:12:00Z">
          <w:pPr>
            <w:widowControl w:val="0"/>
            <w:autoSpaceDE w:val="0"/>
            <w:autoSpaceDN w:val="0"/>
            <w:adjustRightInd w:val="0"/>
            <w:spacing w:after="0" w:line="240" w:lineRule="auto"/>
            <w:ind w:left="480" w:hanging="480"/>
          </w:pPr>
        </w:pPrChange>
      </w:pPr>
      <w:r w:rsidRPr="00B214C5">
        <w:rPr>
          <w:rPrChange w:id="683" w:author="Parks, Robbie M" w:date="2018-08-14T21:12:00Z">
            <w:rPr>
              <w:rFonts w:ascii="Times New Roman" w:eastAsia="Times New Roman" w:hAnsi="Times New Roman"/>
              <w:noProof/>
              <w:sz w:val="24"/>
            </w:rPr>
          </w:rPrChange>
        </w:rPr>
        <w:t xml:space="preserve">National Highway Traffic Safety Administration. (2005). Trend and Pattern Analysis of Highway Crash Fatality By Month and Day. </w:t>
      </w:r>
      <w:r w:rsidRPr="00B214C5">
        <w:rPr>
          <w:i/>
          <w:rPrChange w:id="684" w:author="Parks, Robbie M" w:date="2018-08-14T21:12:00Z">
            <w:rPr>
              <w:rFonts w:ascii="Times New Roman" w:eastAsia="Times New Roman" w:hAnsi="Times New Roman"/>
              <w:i/>
              <w:iCs/>
              <w:noProof/>
              <w:sz w:val="24"/>
            </w:rPr>
          </w:rPrChange>
        </w:rPr>
        <w:t>National Center for Statistics and Analysis (NCHS)</w:t>
      </w:r>
      <w:r w:rsidRPr="00B214C5">
        <w:rPr>
          <w:rPrChange w:id="685" w:author="Parks, Robbie M" w:date="2018-08-14T21:12:00Z">
            <w:rPr>
              <w:rFonts w:ascii="Times New Roman" w:eastAsia="Times New Roman" w:hAnsi="Times New Roman"/>
              <w:noProof/>
              <w:sz w:val="24"/>
            </w:rPr>
          </w:rPrChange>
        </w:rPr>
        <w:t>, (March).</w:t>
      </w:r>
    </w:p>
    <w:p w14:paraId="770AD798" w14:textId="77777777" w:rsidR="00B27E5A" w:rsidRPr="00B214C5" w:rsidRDefault="00B27E5A" w:rsidP="00AC1F08">
      <w:pPr>
        <w:widowControl w:val="0"/>
        <w:autoSpaceDE w:val="0"/>
        <w:autoSpaceDN w:val="0"/>
        <w:adjustRightInd w:val="0"/>
        <w:ind w:left="480" w:hanging="480"/>
        <w:jc w:val="both"/>
        <w:rPr>
          <w:rPrChange w:id="686" w:author="Parks, Robbie M" w:date="2018-08-14T21:12:00Z">
            <w:rPr>
              <w:rFonts w:ascii="Times New Roman" w:eastAsia="Times New Roman" w:hAnsi="Times New Roman"/>
              <w:noProof/>
              <w:sz w:val="24"/>
            </w:rPr>
          </w:rPrChange>
        </w:rPr>
        <w:pPrChange w:id="687" w:author="Parks, Robbie M" w:date="2018-08-14T21:12:00Z">
          <w:pPr>
            <w:widowControl w:val="0"/>
            <w:autoSpaceDE w:val="0"/>
            <w:autoSpaceDN w:val="0"/>
            <w:adjustRightInd w:val="0"/>
            <w:spacing w:after="0" w:line="240" w:lineRule="auto"/>
            <w:ind w:left="480" w:hanging="480"/>
          </w:pPr>
        </w:pPrChange>
      </w:pPr>
      <w:r w:rsidRPr="00B214C5">
        <w:rPr>
          <w:rPrChange w:id="688" w:author="Parks, Robbie M" w:date="2018-08-14T21:12:00Z">
            <w:rPr>
              <w:rFonts w:ascii="Times New Roman" w:eastAsia="Times New Roman" w:hAnsi="Times New Roman"/>
              <w:noProof/>
              <w:sz w:val="24"/>
            </w:rPr>
          </w:rPrChange>
        </w:rPr>
        <w:t xml:space="preserve">Public Health England. (2017). The Cold Weather Plan for England. </w:t>
      </w:r>
      <w:r w:rsidRPr="00B214C5">
        <w:rPr>
          <w:i/>
          <w:rPrChange w:id="689" w:author="Parks, Robbie M" w:date="2018-08-14T21:12:00Z">
            <w:rPr>
              <w:rFonts w:ascii="Times New Roman" w:eastAsia="Times New Roman" w:hAnsi="Times New Roman"/>
              <w:i/>
              <w:iCs/>
              <w:noProof/>
              <w:sz w:val="24"/>
            </w:rPr>
          </w:rPrChange>
        </w:rPr>
        <w:t>Public Health England</w:t>
      </w:r>
      <w:r w:rsidRPr="00B214C5">
        <w:rPr>
          <w:rPrChange w:id="690" w:author="Parks, Robbie M" w:date="2018-08-14T21:12:00Z">
            <w:rPr>
              <w:rFonts w:ascii="Times New Roman" w:eastAsia="Times New Roman" w:hAnsi="Times New Roman"/>
              <w:noProof/>
              <w:sz w:val="24"/>
            </w:rPr>
          </w:rPrChange>
        </w:rPr>
        <w:t>, (October).</w:t>
      </w:r>
    </w:p>
    <w:p w14:paraId="75FDEC29" w14:textId="77777777" w:rsidR="00B27E5A" w:rsidRPr="00B214C5" w:rsidRDefault="00B27E5A" w:rsidP="00AC1F08">
      <w:pPr>
        <w:widowControl w:val="0"/>
        <w:autoSpaceDE w:val="0"/>
        <w:autoSpaceDN w:val="0"/>
        <w:adjustRightInd w:val="0"/>
        <w:ind w:left="480" w:hanging="480"/>
        <w:jc w:val="both"/>
        <w:rPr>
          <w:rPrChange w:id="691" w:author="Parks, Robbie M" w:date="2018-08-14T21:12:00Z">
            <w:rPr>
              <w:rFonts w:ascii="Times New Roman" w:eastAsia="Times New Roman" w:hAnsi="Times New Roman"/>
              <w:noProof/>
              <w:sz w:val="24"/>
            </w:rPr>
          </w:rPrChange>
        </w:rPr>
        <w:pPrChange w:id="692" w:author="Parks, Robbie M" w:date="2018-08-14T21:12:00Z">
          <w:pPr>
            <w:widowControl w:val="0"/>
            <w:autoSpaceDE w:val="0"/>
            <w:autoSpaceDN w:val="0"/>
            <w:adjustRightInd w:val="0"/>
            <w:spacing w:after="0" w:line="240" w:lineRule="auto"/>
            <w:ind w:left="480" w:hanging="480"/>
          </w:pPr>
        </w:pPrChange>
      </w:pPr>
      <w:r w:rsidRPr="00B214C5">
        <w:rPr>
          <w:rPrChange w:id="693" w:author="Parks, Robbie M" w:date="2018-08-14T21:12:00Z">
            <w:rPr>
              <w:rFonts w:ascii="Times New Roman" w:eastAsia="Times New Roman" w:hAnsi="Times New Roman"/>
              <w:noProof/>
              <w:sz w:val="24"/>
            </w:rPr>
          </w:rPrChange>
        </w:rPr>
        <w:t xml:space="preserve">Rau, R. (2004). Seasonality in Human Mortality.  A Demographic Approach. </w:t>
      </w:r>
      <w:r w:rsidRPr="00B214C5">
        <w:rPr>
          <w:i/>
          <w:rPrChange w:id="694" w:author="Parks, Robbie M" w:date="2018-08-14T21:12:00Z">
            <w:rPr>
              <w:rFonts w:ascii="Times New Roman" w:eastAsia="Times New Roman" w:hAnsi="Times New Roman"/>
              <w:i/>
              <w:iCs/>
              <w:noProof/>
              <w:sz w:val="24"/>
            </w:rPr>
          </w:rPrChange>
        </w:rPr>
        <w:t>Wirtschafts- Und Sozialwissenschaftlichen Fakultät</w:t>
      </w:r>
      <w:r w:rsidRPr="00B214C5">
        <w:rPr>
          <w:rPrChange w:id="695" w:author="Parks, Robbie M" w:date="2018-08-14T21:12:00Z">
            <w:rPr>
              <w:rFonts w:ascii="Times New Roman" w:eastAsia="Times New Roman" w:hAnsi="Times New Roman"/>
              <w:noProof/>
              <w:sz w:val="24"/>
            </w:rPr>
          </w:rPrChange>
        </w:rPr>
        <w:t xml:space="preserve">, </w:t>
      </w:r>
      <w:r w:rsidRPr="00B214C5">
        <w:rPr>
          <w:i/>
          <w:rPrChange w:id="696" w:author="Parks, Robbie M" w:date="2018-08-14T21:12:00Z">
            <w:rPr>
              <w:rFonts w:ascii="Times New Roman" w:eastAsia="Times New Roman" w:hAnsi="Times New Roman"/>
              <w:i/>
              <w:iCs/>
              <w:noProof/>
              <w:sz w:val="24"/>
            </w:rPr>
          </w:rPrChange>
        </w:rPr>
        <w:t>PhD</w:t>
      </w:r>
      <w:r w:rsidRPr="00B214C5">
        <w:rPr>
          <w:rPrChange w:id="697" w:author="Parks, Robbie M" w:date="2018-08-14T21:12:00Z">
            <w:rPr>
              <w:rFonts w:ascii="Times New Roman" w:eastAsia="Times New Roman" w:hAnsi="Times New Roman"/>
              <w:noProof/>
              <w:sz w:val="24"/>
            </w:rPr>
          </w:rPrChange>
        </w:rPr>
        <w:t>, 361. https://doi.org/10.1007/978-3-540-44902-7</w:t>
      </w:r>
    </w:p>
    <w:p w14:paraId="2959CA2C" w14:textId="77777777" w:rsidR="00B27E5A" w:rsidRPr="00B214C5" w:rsidRDefault="00B27E5A" w:rsidP="00AC1F08">
      <w:pPr>
        <w:widowControl w:val="0"/>
        <w:autoSpaceDE w:val="0"/>
        <w:autoSpaceDN w:val="0"/>
        <w:adjustRightInd w:val="0"/>
        <w:ind w:left="480" w:hanging="480"/>
        <w:jc w:val="both"/>
        <w:rPr>
          <w:rPrChange w:id="698" w:author="Parks, Robbie M" w:date="2018-08-14T21:12:00Z">
            <w:rPr>
              <w:rFonts w:ascii="Times New Roman" w:eastAsia="Times New Roman" w:hAnsi="Times New Roman"/>
              <w:noProof/>
              <w:sz w:val="24"/>
            </w:rPr>
          </w:rPrChange>
        </w:rPr>
        <w:pPrChange w:id="699" w:author="Parks, Robbie M" w:date="2018-08-14T21:12:00Z">
          <w:pPr>
            <w:widowControl w:val="0"/>
            <w:autoSpaceDE w:val="0"/>
            <w:autoSpaceDN w:val="0"/>
            <w:adjustRightInd w:val="0"/>
            <w:spacing w:after="0" w:line="240" w:lineRule="auto"/>
            <w:ind w:left="480" w:hanging="480"/>
          </w:pPr>
        </w:pPrChange>
      </w:pPr>
      <w:r w:rsidRPr="00B214C5">
        <w:rPr>
          <w:rPrChange w:id="700" w:author="Parks, Robbie M" w:date="2018-08-14T21:12:00Z">
            <w:rPr>
              <w:rFonts w:ascii="Times New Roman" w:eastAsia="Times New Roman" w:hAnsi="Times New Roman"/>
              <w:noProof/>
              <w:sz w:val="24"/>
            </w:rPr>
          </w:rPrChange>
        </w:rPr>
        <w:t xml:space="preserve">Rau, R., Bohk-Ewald, C., Muszyńska, M. M., &amp; Vaupel, J. W. (2018). </w:t>
      </w:r>
      <w:r w:rsidRPr="00B214C5">
        <w:rPr>
          <w:i/>
          <w:rPrChange w:id="701" w:author="Parks, Robbie M" w:date="2018-08-14T21:12:00Z">
            <w:rPr>
              <w:rFonts w:ascii="Times New Roman" w:eastAsia="Times New Roman" w:hAnsi="Times New Roman"/>
              <w:i/>
              <w:iCs/>
              <w:noProof/>
              <w:sz w:val="24"/>
            </w:rPr>
          </w:rPrChange>
        </w:rPr>
        <w:t>Visualizing Mortality Dynamics in the Lexis Diagram</w:t>
      </w:r>
      <w:r w:rsidRPr="00B214C5">
        <w:rPr>
          <w:rPrChange w:id="702" w:author="Parks, Robbie M" w:date="2018-08-14T21:12:00Z">
            <w:rPr>
              <w:rFonts w:ascii="Times New Roman" w:eastAsia="Times New Roman" w:hAnsi="Times New Roman"/>
              <w:noProof/>
              <w:sz w:val="24"/>
            </w:rPr>
          </w:rPrChange>
        </w:rPr>
        <w:t>. https://doi.org/10.1007/978-3-319-64820-0</w:t>
      </w:r>
    </w:p>
    <w:p w14:paraId="74ADB566" w14:textId="77777777" w:rsidR="00B27E5A" w:rsidRPr="00B214C5" w:rsidRDefault="00B27E5A" w:rsidP="00AC1F08">
      <w:pPr>
        <w:widowControl w:val="0"/>
        <w:autoSpaceDE w:val="0"/>
        <w:autoSpaceDN w:val="0"/>
        <w:adjustRightInd w:val="0"/>
        <w:ind w:left="480" w:hanging="480"/>
        <w:jc w:val="both"/>
        <w:rPr>
          <w:rPrChange w:id="703" w:author="Parks, Robbie M" w:date="2018-08-14T21:12:00Z">
            <w:rPr>
              <w:rFonts w:ascii="Times New Roman" w:eastAsia="Times New Roman" w:hAnsi="Times New Roman"/>
              <w:noProof/>
              <w:sz w:val="24"/>
            </w:rPr>
          </w:rPrChange>
        </w:rPr>
        <w:pPrChange w:id="704" w:author="Parks, Robbie M" w:date="2018-08-14T21:12:00Z">
          <w:pPr>
            <w:widowControl w:val="0"/>
            <w:autoSpaceDE w:val="0"/>
            <w:autoSpaceDN w:val="0"/>
            <w:adjustRightInd w:val="0"/>
            <w:spacing w:after="0" w:line="240" w:lineRule="auto"/>
            <w:ind w:left="480" w:hanging="480"/>
          </w:pPr>
        </w:pPrChange>
      </w:pPr>
      <w:r w:rsidRPr="00B214C5">
        <w:rPr>
          <w:rPrChange w:id="705" w:author="Parks, Robbie M" w:date="2018-08-14T21:12:00Z">
            <w:rPr>
              <w:rFonts w:ascii="Times New Roman" w:eastAsia="Times New Roman" w:hAnsi="Times New Roman"/>
              <w:noProof/>
              <w:sz w:val="24"/>
            </w:rPr>
          </w:rPrChange>
        </w:rPr>
        <w:t xml:space="preserve">Rosenwaike, I. (1966). Seasonal Variation of Deaths in the United States, 1951–1960. </w:t>
      </w:r>
      <w:r w:rsidRPr="00B214C5">
        <w:rPr>
          <w:i/>
          <w:rPrChange w:id="706" w:author="Parks, Robbie M" w:date="2018-08-14T21:12:00Z">
            <w:rPr>
              <w:rFonts w:ascii="Times New Roman" w:eastAsia="Times New Roman" w:hAnsi="Times New Roman"/>
              <w:i/>
              <w:iCs/>
              <w:noProof/>
              <w:sz w:val="24"/>
            </w:rPr>
          </w:rPrChange>
        </w:rPr>
        <w:t>Journal of the American Statistical Association</w:t>
      </w:r>
      <w:r w:rsidRPr="00B214C5">
        <w:rPr>
          <w:rPrChange w:id="707" w:author="Parks, Robbie M" w:date="2018-08-14T21:12:00Z">
            <w:rPr>
              <w:rFonts w:ascii="Times New Roman" w:eastAsia="Times New Roman" w:hAnsi="Times New Roman"/>
              <w:noProof/>
              <w:sz w:val="24"/>
            </w:rPr>
          </w:rPrChange>
        </w:rPr>
        <w:t xml:space="preserve">, </w:t>
      </w:r>
      <w:r w:rsidRPr="00B214C5">
        <w:rPr>
          <w:i/>
          <w:rPrChange w:id="708" w:author="Parks, Robbie M" w:date="2018-08-14T21:12:00Z">
            <w:rPr>
              <w:rFonts w:ascii="Times New Roman" w:eastAsia="Times New Roman" w:hAnsi="Times New Roman"/>
              <w:i/>
              <w:iCs/>
              <w:noProof/>
              <w:sz w:val="24"/>
            </w:rPr>
          </w:rPrChange>
        </w:rPr>
        <w:t>61</w:t>
      </w:r>
      <w:r w:rsidRPr="00B214C5">
        <w:rPr>
          <w:rPrChange w:id="709" w:author="Parks, Robbie M" w:date="2018-08-14T21:12:00Z">
            <w:rPr>
              <w:rFonts w:ascii="Times New Roman" w:eastAsia="Times New Roman" w:hAnsi="Times New Roman"/>
              <w:noProof/>
              <w:sz w:val="24"/>
            </w:rPr>
          </w:rPrChange>
        </w:rPr>
        <w:t>(315), 706–719. https://doi.org/10.1080/01621459.1966.10480899</w:t>
      </w:r>
    </w:p>
    <w:p w14:paraId="47150BD5" w14:textId="77777777" w:rsidR="00B27E5A" w:rsidRPr="00B214C5" w:rsidRDefault="00B27E5A" w:rsidP="00AC1F08">
      <w:pPr>
        <w:widowControl w:val="0"/>
        <w:autoSpaceDE w:val="0"/>
        <w:autoSpaceDN w:val="0"/>
        <w:adjustRightInd w:val="0"/>
        <w:ind w:left="480" w:hanging="480"/>
        <w:jc w:val="both"/>
        <w:rPr>
          <w:rPrChange w:id="710" w:author="Parks, Robbie M" w:date="2018-08-14T21:12:00Z">
            <w:rPr>
              <w:rFonts w:ascii="Times New Roman" w:eastAsia="Times New Roman" w:hAnsi="Times New Roman"/>
              <w:noProof/>
              <w:sz w:val="24"/>
            </w:rPr>
          </w:rPrChange>
        </w:rPr>
        <w:pPrChange w:id="711" w:author="Parks, Robbie M" w:date="2018-08-14T21:12:00Z">
          <w:pPr>
            <w:widowControl w:val="0"/>
            <w:autoSpaceDE w:val="0"/>
            <w:autoSpaceDN w:val="0"/>
            <w:adjustRightInd w:val="0"/>
            <w:spacing w:after="0" w:line="240" w:lineRule="auto"/>
            <w:ind w:left="480" w:hanging="480"/>
          </w:pPr>
        </w:pPrChange>
      </w:pPr>
      <w:r w:rsidRPr="00B214C5">
        <w:rPr>
          <w:rPrChange w:id="712" w:author="Parks, Robbie M" w:date="2018-08-14T21:12:00Z">
            <w:rPr>
              <w:rFonts w:ascii="Times New Roman" w:eastAsia="Times New Roman" w:hAnsi="Times New Roman"/>
              <w:noProof/>
              <w:sz w:val="24"/>
            </w:rPr>
          </w:rPrChange>
        </w:rPr>
        <w:t xml:space="preserve">Seretakis, D. (1997). Changing Seasonality of Mortality From Coronary Heart Disease. </w:t>
      </w:r>
      <w:r w:rsidRPr="00B214C5">
        <w:rPr>
          <w:i/>
          <w:rPrChange w:id="713" w:author="Parks, Robbie M" w:date="2018-08-14T21:12:00Z">
            <w:rPr>
              <w:rFonts w:ascii="Times New Roman" w:eastAsia="Times New Roman" w:hAnsi="Times New Roman"/>
              <w:i/>
              <w:iCs/>
              <w:noProof/>
              <w:sz w:val="24"/>
            </w:rPr>
          </w:rPrChange>
        </w:rPr>
        <w:t>JAMA: The Journal of the American Medical Association</w:t>
      </w:r>
      <w:r w:rsidRPr="00B214C5">
        <w:rPr>
          <w:rPrChange w:id="714" w:author="Parks, Robbie M" w:date="2018-08-14T21:12:00Z">
            <w:rPr>
              <w:rFonts w:ascii="Times New Roman" w:eastAsia="Times New Roman" w:hAnsi="Times New Roman"/>
              <w:noProof/>
              <w:sz w:val="24"/>
            </w:rPr>
          </w:rPrChange>
        </w:rPr>
        <w:t xml:space="preserve">, </w:t>
      </w:r>
      <w:r w:rsidRPr="00B214C5">
        <w:rPr>
          <w:i/>
          <w:rPrChange w:id="715" w:author="Parks, Robbie M" w:date="2018-08-14T21:12:00Z">
            <w:rPr>
              <w:rFonts w:ascii="Times New Roman" w:eastAsia="Times New Roman" w:hAnsi="Times New Roman"/>
              <w:i/>
              <w:iCs/>
              <w:noProof/>
              <w:sz w:val="24"/>
            </w:rPr>
          </w:rPrChange>
        </w:rPr>
        <w:t>278</w:t>
      </w:r>
      <w:r w:rsidRPr="00B214C5">
        <w:rPr>
          <w:rPrChange w:id="716" w:author="Parks, Robbie M" w:date="2018-08-14T21:12:00Z">
            <w:rPr>
              <w:rFonts w:ascii="Times New Roman" w:eastAsia="Times New Roman" w:hAnsi="Times New Roman"/>
              <w:noProof/>
              <w:sz w:val="24"/>
            </w:rPr>
          </w:rPrChange>
        </w:rPr>
        <w:t>(12), 1012. https://doi.org/10.1001/jama.1997.03550120072036</w:t>
      </w:r>
    </w:p>
    <w:p w14:paraId="0D73B4F0" w14:textId="77777777" w:rsidR="00B27E5A" w:rsidRPr="00B214C5" w:rsidRDefault="00B27E5A" w:rsidP="00AC1F08">
      <w:pPr>
        <w:widowControl w:val="0"/>
        <w:autoSpaceDE w:val="0"/>
        <w:autoSpaceDN w:val="0"/>
        <w:adjustRightInd w:val="0"/>
        <w:ind w:left="480" w:hanging="480"/>
        <w:jc w:val="both"/>
        <w:rPr>
          <w:rPrChange w:id="717" w:author="Parks, Robbie M" w:date="2018-08-14T21:12:00Z">
            <w:rPr>
              <w:rFonts w:ascii="Times New Roman" w:eastAsia="Times New Roman" w:hAnsi="Times New Roman"/>
              <w:noProof/>
              <w:sz w:val="24"/>
            </w:rPr>
          </w:rPrChange>
        </w:rPr>
        <w:pPrChange w:id="718" w:author="Parks, Robbie M" w:date="2018-08-14T21:12:00Z">
          <w:pPr>
            <w:widowControl w:val="0"/>
            <w:autoSpaceDE w:val="0"/>
            <w:autoSpaceDN w:val="0"/>
            <w:adjustRightInd w:val="0"/>
            <w:spacing w:after="0" w:line="240" w:lineRule="auto"/>
            <w:ind w:left="480" w:hanging="480"/>
          </w:pPr>
        </w:pPrChange>
      </w:pPr>
      <w:r w:rsidRPr="00B214C5">
        <w:rPr>
          <w:rPrChange w:id="719" w:author="Parks, Robbie M" w:date="2018-08-14T21:12:00Z">
            <w:rPr>
              <w:rFonts w:ascii="Times New Roman" w:eastAsia="Times New Roman" w:hAnsi="Times New Roman"/>
              <w:noProof/>
              <w:sz w:val="24"/>
            </w:rPr>
          </w:rPrChange>
        </w:rPr>
        <w:lastRenderedPageBreak/>
        <w:t xml:space="preserve">Sheridan, S. C., Kalkstein, A. J., &amp; Kalkstein, L. S. (2009). Trends in heat-related mortality in the United States, 1975-2004. </w:t>
      </w:r>
      <w:r w:rsidRPr="00B214C5">
        <w:rPr>
          <w:i/>
          <w:rPrChange w:id="720" w:author="Parks, Robbie M" w:date="2018-08-14T21:12:00Z">
            <w:rPr>
              <w:rFonts w:ascii="Times New Roman" w:eastAsia="Times New Roman" w:hAnsi="Times New Roman"/>
              <w:i/>
              <w:iCs/>
              <w:noProof/>
              <w:sz w:val="24"/>
            </w:rPr>
          </w:rPrChange>
        </w:rPr>
        <w:t>Natural Hazards</w:t>
      </w:r>
      <w:r w:rsidRPr="00B214C5">
        <w:rPr>
          <w:rPrChange w:id="721" w:author="Parks, Robbie M" w:date="2018-08-14T21:12:00Z">
            <w:rPr>
              <w:rFonts w:ascii="Times New Roman" w:eastAsia="Times New Roman" w:hAnsi="Times New Roman"/>
              <w:noProof/>
              <w:sz w:val="24"/>
            </w:rPr>
          </w:rPrChange>
        </w:rPr>
        <w:t xml:space="preserve">, </w:t>
      </w:r>
      <w:r w:rsidRPr="00B214C5">
        <w:rPr>
          <w:i/>
          <w:rPrChange w:id="722" w:author="Parks, Robbie M" w:date="2018-08-14T21:12:00Z">
            <w:rPr>
              <w:rFonts w:ascii="Times New Roman" w:eastAsia="Times New Roman" w:hAnsi="Times New Roman"/>
              <w:i/>
              <w:iCs/>
              <w:noProof/>
              <w:sz w:val="24"/>
            </w:rPr>
          </w:rPrChange>
        </w:rPr>
        <w:t>50</w:t>
      </w:r>
      <w:r w:rsidRPr="00B214C5">
        <w:rPr>
          <w:rPrChange w:id="723" w:author="Parks, Robbie M" w:date="2018-08-14T21:12:00Z">
            <w:rPr>
              <w:rFonts w:ascii="Times New Roman" w:eastAsia="Times New Roman" w:hAnsi="Times New Roman"/>
              <w:noProof/>
              <w:sz w:val="24"/>
            </w:rPr>
          </w:rPrChange>
        </w:rPr>
        <w:t>(1), 145–160. https://doi.org/10.1007/s11069-008-9327-2</w:t>
      </w:r>
    </w:p>
    <w:p w14:paraId="7FA84206" w14:textId="77777777" w:rsidR="00B214C5" w:rsidRPr="00B214C5" w:rsidRDefault="00B214C5" w:rsidP="00AC1F08">
      <w:pPr>
        <w:widowControl w:val="0"/>
        <w:autoSpaceDE w:val="0"/>
        <w:autoSpaceDN w:val="0"/>
        <w:adjustRightInd w:val="0"/>
        <w:ind w:left="480" w:hanging="480"/>
        <w:jc w:val="both"/>
        <w:rPr>
          <w:ins w:id="724" w:author="Parks, Robbie M" w:date="2018-08-14T21:12:00Z"/>
          <w:noProof/>
        </w:rPr>
      </w:pPr>
      <w:ins w:id="725" w:author="Parks, Robbie M" w:date="2018-08-14T21:12:00Z">
        <w:r w:rsidRPr="00B214C5">
          <w:rPr>
            <w:rFonts w:eastAsia="Times New Roman"/>
            <w:noProof/>
          </w:rPr>
          <w:t xml:space="preserve">Torrence, C., &amp; Compo, G. P. (1998). A Practical Guide to Wavelet Analysis. </w:t>
        </w:r>
        <w:r w:rsidRPr="00B214C5">
          <w:rPr>
            <w:rFonts w:eastAsia="Times New Roman"/>
            <w:i/>
            <w:iCs/>
            <w:noProof/>
          </w:rPr>
          <w:t>Bulletin of the American Meteorological Society</w:t>
        </w:r>
        <w:r w:rsidRPr="00B214C5">
          <w:rPr>
            <w:rFonts w:eastAsia="Times New Roman"/>
            <w:noProof/>
          </w:rPr>
          <w:t>. https://doi.org/10.1175/1520-0477(1998)079&lt;0061:APGTWA&gt;2.0.CO;2</w:t>
        </w:r>
      </w:ins>
    </w:p>
    <w:p w14:paraId="2AF10466" w14:textId="77777777" w:rsidR="00B27E5A" w:rsidRPr="00B27E5A" w:rsidRDefault="00B27E5A" w:rsidP="00B27E5A">
      <w:pPr>
        <w:widowControl w:val="0"/>
        <w:autoSpaceDE w:val="0"/>
        <w:autoSpaceDN w:val="0"/>
        <w:adjustRightInd w:val="0"/>
        <w:ind w:left="480" w:hanging="480"/>
        <w:rPr>
          <w:del w:id="726" w:author="Parks, Robbie M" w:date="2018-08-14T21:12:00Z"/>
          <w:noProof/>
        </w:rPr>
      </w:pPr>
      <w:del w:id="727" w:author="Parks, Robbie M" w:date="2018-08-14T21:12:00Z">
        <w:r w:rsidRPr="00B27E5A">
          <w:rPr>
            <w:rFonts w:eastAsia="Times New Roman"/>
            <w:noProof/>
          </w:rPr>
          <w:delText xml:space="preserve">Simonsen, L., Reichert, T. A., Viboud, C., Blackwelder, W. C., Taylor, R. J., &amp; Miller, M. A. (2005). Impact of influenza vaccination on seasonal mortality in the US elderly population. </w:delText>
        </w:r>
        <w:r w:rsidRPr="00B27E5A">
          <w:rPr>
            <w:rFonts w:eastAsia="Times New Roman"/>
            <w:i/>
            <w:iCs/>
            <w:noProof/>
          </w:rPr>
          <w:delText>Archives of Internal Medicine</w:delText>
        </w:r>
        <w:r w:rsidRPr="00B27E5A">
          <w:rPr>
            <w:rFonts w:eastAsia="Times New Roman"/>
            <w:noProof/>
          </w:rPr>
          <w:delText xml:space="preserve">, </w:delText>
        </w:r>
        <w:r w:rsidRPr="00B27E5A">
          <w:rPr>
            <w:rFonts w:eastAsia="Times New Roman"/>
            <w:i/>
            <w:iCs/>
            <w:noProof/>
          </w:rPr>
          <w:delText>165</w:delText>
        </w:r>
        <w:r w:rsidRPr="00B27E5A">
          <w:rPr>
            <w:rFonts w:eastAsia="Times New Roman"/>
            <w:noProof/>
          </w:rPr>
          <w:delText>(3), 265–272. https://doi.org/10.1001/archinte.165.3.265</w:delText>
        </w:r>
      </w:del>
    </w:p>
    <w:p w14:paraId="47F9BFAE" w14:textId="01EDC126" w:rsidR="002C33D5" w:rsidRPr="00AC73A1" w:rsidRDefault="009D5B4B" w:rsidP="00AC1F08">
      <w:pPr>
        <w:widowControl w:val="0"/>
        <w:autoSpaceDE w:val="0"/>
        <w:autoSpaceDN w:val="0"/>
        <w:adjustRightInd w:val="0"/>
        <w:ind w:left="480" w:hanging="480"/>
        <w:jc w:val="both"/>
        <w:rPr>
          <w:b/>
          <w:color w:val="000000" w:themeColor="text1"/>
          <w:rPrChange w:id="728" w:author="Parks, Robbie M" w:date="2018-08-14T21:12:00Z">
            <w:rPr>
              <w:rFonts w:ascii="Times New Roman" w:hAnsi="Times New Roman"/>
              <w:b/>
              <w:color w:val="000000" w:themeColor="text1"/>
              <w:sz w:val="24"/>
              <w:szCs w:val="24"/>
            </w:rPr>
          </w:rPrChange>
        </w:rPr>
        <w:pPrChange w:id="729" w:author="Parks, Robbie M" w:date="2018-08-14T21:12:00Z">
          <w:pPr>
            <w:widowControl w:val="0"/>
            <w:autoSpaceDE w:val="0"/>
            <w:autoSpaceDN w:val="0"/>
            <w:adjustRightInd w:val="0"/>
            <w:spacing w:after="0" w:line="240" w:lineRule="auto"/>
            <w:ind w:left="480" w:hanging="480"/>
          </w:pPr>
        </w:pPrChange>
      </w:pPr>
      <w:r w:rsidRPr="00AC73A1">
        <w:rPr>
          <w:b/>
          <w:color w:val="000000" w:themeColor="text1"/>
          <w:rPrChange w:id="730" w:author="Parks, Robbie M" w:date="2018-08-14T21:12:00Z">
            <w:rPr>
              <w:rFonts w:ascii="Times New Roman" w:hAnsi="Times New Roman"/>
              <w:b/>
              <w:color w:val="000000" w:themeColor="text1"/>
              <w:sz w:val="24"/>
              <w:szCs w:val="24"/>
            </w:rPr>
          </w:rPrChange>
        </w:rPr>
        <w:fldChar w:fldCharType="end"/>
      </w:r>
      <w:r w:rsidR="002C33D5" w:rsidRPr="00AC73A1">
        <w:rPr>
          <w:b/>
          <w:color w:val="000000" w:themeColor="text1"/>
          <w:rPrChange w:id="731" w:author="Parks, Robbie M" w:date="2018-08-14T21:12:00Z">
            <w:rPr>
              <w:rFonts w:ascii="Times New Roman" w:hAnsi="Times New Roman"/>
              <w:b/>
              <w:color w:val="000000" w:themeColor="text1"/>
              <w:sz w:val="24"/>
              <w:szCs w:val="24"/>
            </w:rPr>
          </w:rPrChange>
        </w:rPr>
        <w:br w:type="page"/>
      </w:r>
    </w:p>
    <w:p w14:paraId="7F649069" w14:textId="6AC09CFD" w:rsidR="00AB7395" w:rsidRPr="00AC73A1" w:rsidRDefault="005B03DF" w:rsidP="0034704C">
      <w:pPr>
        <w:spacing w:line="480" w:lineRule="auto"/>
        <w:jc w:val="both"/>
        <w:rPr>
          <w:color w:val="000000" w:themeColor="text1"/>
          <w:rPrChange w:id="732" w:author="Parks, Robbie M" w:date="2018-08-14T21:12:00Z">
            <w:rPr>
              <w:rFonts w:ascii="Times New Roman" w:hAnsi="Times New Roman"/>
              <w:color w:val="000000" w:themeColor="text1"/>
              <w:sz w:val="24"/>
              <w:szCs w:val="24"/>
            </w:rPr>
          </w:rPrChange>
        </w:rPr>
      </w:pPr>
      <w:r w:rsidRPr="00AC73A1">
        <w:rPr>
          <w:b/>
          <w:color w:val="000000" w:themeColor="text1"/>
          <w:rPrChange w:id="733" w:author="Parks, Robbie M" w:date="2018-08-14T21:12:00Z">
            <w:rPr>
              <w:rFonts w:ascii="Times New Roman" w:hAnsi="Times New Roman"/>
              <w:b/>
              <w:color w:val="000000" w:themeColor="text1"/>
              <w:sz w:val="24"/>
              <w:szCs w:val="24"/>
            </w:rPr>
          </w:rPrChange>
        </w:rPr>
        <w:lastRenderedPageBreak/>
        <w:t>Figure 1</w:t>
      </w:r>
      <w:r w:rsidR="00B66895" w:rsidRPr="00AC73A1">
        <w:rPr>
          <w:color w:val="000000" w:themeColor="text1"/>
          <w:rPrChange w:id="734" w:author="Parks, Robbie M" w:date="2018-08-14T21:12:00Z">
            <w:rPr>
              <w:rFonts w:ascii="Times New Roman" w:hAnsi="Times New Roman"/>
              <w:color w:val="000000" w:themeColor="text1"/>
              <w:sz w:val="24"/>
              <w:szCs w:val="24"/>
            </w:rPr>
          </w:rPrChange>
        </w:rPr>
        <w:t xml:space="preserve">: </w:t>
      </w:r>
      <w:r w:rsidRPr="00AC73A1">
        <w:rPr>
          <w:color w:val="000000" w:themeColor="text1"/>
          <w:rPrChange w:id="735" w:author="Parks, Robbie M" w:date="2018-08-14T21:12:00Z">
            <w:rPr>
              <w:rFonts w:ascii="Times New Roman" w:hAnsi="Times New Roman"/>
              <w:color w:val="000000" w:themeColor="text1"/>
              <w:sz w:val="24"/>
              <w:szCs w:val="24"/>
            </w:rPr>
          </w:rPrChange>
        </w:rPr>
        <w:t xml:space="preserve">Climate regions of the </w:t>
      </w:r>
      <w:r w:rsidR="00F5304D" w:rsidRPr="00AC73A1">
        <w:rPr>
          <w:color w:val="000000" w:themeColor="text1"/>
          <w:rPrChange w:id="736" w:author="Parks, Robbie M" w:date="2018-08-14T21:12:00Z">
            <w:rPr>
              <w:rFonts w:ascii="Times New Roman" w:hAnsi="Times New Roman"/>
              <w:color w:val="000000" w:themeColor="text1"/>
              <w:sz w:val="24"/>
              <w:szCs w:val="24"/>
            </w:rPr>
          </w:rPrChange>
        </w:rPr>
        <w:t>USA</w:t>
      </w:r>
      <w:r w:rsidR="004D0817" w:rsidRPr="00AC73A1">
        <w:rPr>
          <w:color w:val="000000" w:themeColor="text1"/>
          <w:rPrChange w:id="737" w:author="Parks, Robbie M" w:date="2018-08-14T21:12:00Z">
            <w:rPr>
              <w:rFonts w:ascii="Times New Roman" w:hAnsi="Times New Roman"/>
              <w:color w:val="000000" w:themeColor="text1"/>
              <w:sz w:val="24"/>
              <w:szCs w:val="24"/>
            </w:rPr>
          </w:rPrChange>
        </w:rPr>
        <w:t>.</w:t>
      </w:r>
      <w:r w:rsidR="00AB7395" w:rsidRPr="00AC73A1">
        <w:rPr>
          <w:b/>
          <w:color w:val="000000" w:themeColor="text1"/>
          <w:rPrChange w:id="738" w:author="Parks, Robbie M" w:date="2018-08-14T21:12:00Z">
            <w:rPr>
              <w:rFonts w:ascii="Times New Roman" w:hAnsi="Times New Roman"/>
              <w:b/>
              <w:color w:val="000000" w:themeColor="text1"/>
              <w:sz w:val="24"/>
              <w:szCs w:val="24"/>
            </w:rPr>
          </w:rPrChange>
        </w:rPr>
        <w:br w:type="page"/>
      </w:r>
    </w:p>
    <w:p w14:paraId="11A2DD44" w14:textId="46D1D6DF" w:rsidR="00AB7395" w:rsidRPr="00FF08BF" w:rsidRDefault="000210D1" w:rsidP="0034704C">
      <w:pPr>
        <w:spacing w:line="480" w:lineRule="auto"/>
        <w:jc w:val="both"/>
        <w:rPr>
          <w:color w:val="000000" w:themeColor="text1"/>
        </w:rPr>
      </w:pPr>
      <w:r w:rsidRPr="00AC73A1">
        <w:rPr>
          <w:b/>
          <w:color w:val="000000" w:themeColor="text1"/>
          <w:rPrChange w:id="739" w:author="Parks, Robbie M" w:date="2018-08-14T21:12:00Z">
            <w:rPr>
              <w:rFonts w:ascii="Times New Roman" w:hAnsi="Times New Roman"/>
              <w:b/>
              <w:color w:val="000000" w:themeColor="text1"/>
              <w:sz w:val="24"/>
              <w:szCs w:val="24"/>
            </w:rPr>
          </w:rPrChange>
        </w:rPr>
        <w:lastRenderedPageBreak/>
        <w:t xml:space="preserve">Figure </w:t>
      </w:r>
      <w:r w:rsidR="00040FE5" w:rsidRPr="00AC73A1">
        <w:rPr>
          <w:b/>
          <w:color w:val="000000" w:themeColor="text1"/>
          <w:rPrChange w:id="740" w:author="Parks, Robbie M" w:date="2018-08-14T21:12:00Z">
            <w:rPr>
              <w:rFonts w:ascii="Times New Roman" w:hAnsi="Times New Roman"/>
              <w:b/>
              <w:color w:val="000000" w:themeColor="text1"/>
              <w:sz w:val="24"/>
              <w:szCs w:val="24"/>
            </w:rPr>
          </w:rPrChange>
        </w:rPr>
        <w:t>2</w:t>
      </w:r>
      <w:r w:rsidR="00B66895" w:rsidRPr="00AC73A1">
        <w:rPr>
          <w:b/>
          <w:color w:val="000000" w:themeColor="text1"/>
          <w:rPrChange w:id="741" w:author="Parks, Robbie M" w:date="2018-08-14T21:12:00Z">
            <w:rPr>
              <w:rFonts w:ascii="Times New Roman" w:hAnsi="Times New Roman"/>
              <w:b/>
              <w:color w:val="000000" w:themeColor="text1"/>
              <w:sz w:val="24"/>
              <w:szCs w:val="24"/>
            </w:rPr>
          </w:rPrChange>
        </w:rPr>
        <w:t>:</w:t>
      </w:r>
      <w:r w:rsidRPr="00AC73A1">
        <w:rPr>
          <w:b/>
          <w:color w:val="000000" w:themeColor="text1"/>
          <w:rPrChange w:id="742" w:author="Parks, Robbie M" w:date="2018-08-14T21:12:00Z">
            <w:rPr>
              <w:rFonts w:ascii="Times New Roman" w:hAnsi="Times New Roman"/>
              <w:b/>
              <w:color w:val="000000" w:themeColor="text1"/>
              <w:sz w:val="24"/>
              <w:szCs w:val="24"/>
            </w:rPr>
          </w:rPrChange>
        </w:rPr>
        <w:t xml:space="preserve"> </w:t>
      </w:r>
      <w:r w:rsidRPr="00AC73A1">
        <w:rPr>
          <w:color w:val="000000" w:themeColor="text1"/>
          <w:rPrChange w:id="743" w:author="Parks, Robbie M" w:date="2018-08-14T21:12:00Z">
            <w:rPr>
              <w:rFonts w:ascii="Times New Roman" w:hAnsi="Times New Roman"/>
              <w:color w:val="000000" w:themeColor="text1"/>
              <w:sz w:val="24"/>
              <w:szCs w:val="24"/>
            </w:rPr>
          </w:rPrChange>
        </w:rPr>
        <w:t xml:space="preserve">Wavelet power spectra for national time series </w:t>
      </w:r>
      <w:r w:rsidR="00D03948" w:rsidRPr="00AC73A1">
        <w:rPr>
          <w:color w:val="000000" w:themeColor="text1"/>
          <w:rPrChange w:id="744" w:author="Parks, Robbie M" w:date="2018-08-14T21:12:00Z">
            <w:rPr>
              <w:rFonts w:ascii="Times New Roman" w:hAnsi="Times New Roman"/>
              <w:color w:val="000000" w:themeColor="text1"/>
              <w:sz w:val="24"/>
              <w:szCs w:val="24"/>
            </w:rPr>
          </w:rPrChange>
        </w:rPr>
        <w:t xml:space="preserve">of </w:t>
      </w:r>
      <w:r w:rsidR="00B51B1A" w:rsidRPr="00AC73A1">
        <w:rPr>
          <w:color w:val="000000" w:themeColor="text1"/>
          <w:rPrChange w:id="745" w:author="Parks, Robbie M" w:date="2018-08-14T21:12:00Z">
            <w:rPr>
              <w:rFonts w:ascii="Times New Roman" w:hAnsi="Times New Roman"/>
              <w:color w:val="000000" w:themeColor="text1"/>
              <w:sz w:val="24"/>
              <w:szCs w:val="24"/>
            </w:rPr>
          </w:rPrChange>
        </w:rPr>
        <w:t xml:space="preserve">all-cause and cause-specific </w:t>
      </w:r>
      <w:r w:rsidR="00D03948" w:rsidRPr="00AC73A1">
        <w:rPr>
          <w:color w:val="000000" w:themeColor="text1"/>
          <w:rPrChange w:id="746" w:author="Parks, Robbie M" w:date="2018-08-14T21:12:00Z">
            <w:rPr>
              <w:rFonts w:ascii="Times New Roman" w:hAnsi="Times New Roman"/>
              <w:color w:val="000000" w:themeColor="text1"/>
              <w:sz w:val="24"/>
              <w:szCs w:val="24"/>
            </w:rPr>
          </w:rPrChange>
        </w:rPr>
        <w:t>death rates</w:t>
      </w:r>
      <w:r w:rsidR="009B509E" w:rsidRPr="00AC73A1">
        <w:rPr>
          <w:color w:val="000000" w:themeColor="text1"/>
          <w:rPrChange w:id="747" w:author="Parks, Robbie M" w:date="2018-08-14T21:12:00Z">
            <w:rPr>
              <w:rFonts w:ascii="Times New Roman" w:hAnsi="Times New Roman"/>
              <w:color w:val="000000" w:themeColor="text1"/>
              <w:sz w:val="24"/>
              <w:szCs w:val="24"/>
            </w:rPr>
          </w:rPrChange>
        </w:rPr>
        <w:t xml:space="preserve"> for 1980</w:t>
      </w:r>
      <w:r w:rsidRPr="00AC73A1">
        <w:rPr>
          <w:color w:val="000000" w:themeColor="text1"/>
          <w:rPrChange w:id="748" w:author="Parks, Robbie M" w:date="2018-08-14T21:12:00Z">
            <w:rPr>
              <w:rFonts w:ascii="Times New Roman" w:hAnsi="Times New Roman"/>
              <w:color w:val="000000" w:themeColor="text1"/>
              <w:sz w:val="24"/>
              <w:szCs w:val="24"/>
            </w:rPr>
          </w:rPrChange>
        </w:rPr>
        <w:t>-201</w:t>
      </w:r>
      <w:ins w:id="749" w:author="Parks, Robbie M" w:date="2018-08-14T21:12:00Z">
        <w:r w:rsidR="007F5916">
          <w:rPr>
            <w:color w:val="000000" w:themeColor="text1"/>
          </w:rPr>
          <w:t>6</w:t>
        </w:r>
      </w:ins>
      <w:del w:id="750" w:author="Parks, Robbie M" w:date="2018-08-14T21:12:00Z">
        <w:r w:rsidRPr="006E585E">
          <w:rPr>
            <w:color w:val="000000" w:themeColor="text1"/>
          </w:rPr>
          <w:delText>3</w:delText>
        </w:r>
      </w:del>
      <w:r w:rsidRPr="0034704C">
        <w:rPr>
          <w:color w:val="000000" w:themeColor="text1"/>
        </w:rPr>
        <w:t>, by</w:t>
      </w:r>
      <w:r w:rsidRPr="00FF08BF">
        <w:rPr>
          <w:color w:val="000000" w:themeColor="text1"/>
        </w:rPr>
        <w:t xml:space="preserve"> </w:t>
      </w:r>
      <w:ins w:id="751" w:author="Parks, Robbie M" w:date="2018-08-14T21:12:00Z">
        <w:r w:rsidR="00F84E39">
          <w:rPr>
            <w:color w:val="000000" w:themeColor="text1"/>
          </w:rPr>
          <w:t xml:space="preserve">sex and </w:t>
        </w:r>
      </w:ins>
      <w:r w:rsidRPr="0034704C">
        <w:rPr>
          <w:color w:val="000000" w:themeColor="text1"/>
        </w:rPr>
        <w:t>age group</w:t>
      </w:r>
      <w:r w:rsidR="00D03948" w:rsidRPr="00FF08BF">
        <w:rPr>
          <w:color w:val="000000" w:themeColor="text1"/>
        </w:rPr>
        <w:t xml:space="preserve"> </w:t>
      </w:r>
      <w:del w:id="752" w:author="Parks, Robbie M" w:date="2018-08-14T21:12:00Z">
        <w:r w:rsidR="00D03948" w:rsidRPr="006E585E">
          <w:rPr>
            <w:color w:val="000000" w:themeColor="text1"/>
          </w:rPr>
          <w:delText>and cause of death</w:delText>
        </w:r>
        <w:r w:rsidRPr="006E585E">
          <w:rPr>
            <w:color w:val="000000" w:themeColor="text1"/>
          </w:rPr>
          <w:delText xml:space="preserve"> </w:delText>
        </w:r>
      </w:del>
      <w:r w:rsidRPr="0034704C">
        <w:rPr>
          <w:color w:val="000000" w:themeColor="text1"/>
        </w:rPr>
        <w:t xml:space="preserve">for (A) </w:t>
      </w:r>
      <w:r w:rsidR="00B6502E" w:rsidRPr="00FF08BF">
        <w:rPr>
          <w:color w:val="000000" w:themeColor="text1"/>
        </w:rPr>
        <w:t>males</w:t>
      </w:r>
      <w:r w:rsidRPr="00AC73A1">
        <w:rPr>
          <w:color w:val="000000" w:themeColor="text1"/>
          <w:rPrChange w:id="753" w:author="Parks, Robbie M" w:date="2018-08-14T21:12:00Z">
            <w:rPr>
              <w:rFonts w:ascii="Times New Roman" w:hAnsi="Times New Roman"/>
              <w:color w:val="000000" w:themeColor="text1"/>
              <w:sz w:val="24"/>
              <w:szCs w:val="24"/>
            </w:rPr>
          </w:rPrChange>
        </w:rPr>
        <w:t xml:space="preserve"> and (B) </w:t>
      </w:r>
      <w:r w:rsidR="00B6502E" w:rsidRPr="00AC73A1">
        <w:rPr>
          <w:color w:val="000000" w:themeColor="text1"/>
          <w:rPrChange w:id="754" w:author="Parks, Robbie M" w:date="2018-08-14T21:12:00Z">
            <w:rPr>
              <w:rFonts w:ascii="Times New Roman" w:hAnsi="Times New Roman"/>
              <w:color w:val="000000" w:themeColor="text1"/>
              <w:sz w:val="24"/>
              <w:szCs w:val="24"/>
            </w:rPr>
          </w:rPrChange>
        </w:rPr>
        <w:t>females</w:t>
      </w:r>
      <w:r w:rsidRPr="00AC73A1">
        <w:rPr>
          <w:color w:val="000000" w:themeColor="text1"/>
          <w:rPrChange w:id="755" w:author="Parks, Robbie M" w:date="2018-08-14T21:12:00Z">
            <w:rPr>
              <w:rFonts w:ascii="Times New Roman" w:hAnsi="Times New Roman"/>
              <w:color w:val="000000" w:themeColor="text1"/>
              <w:sz w:val="24"/>
              <w:szCs w:val="24"/>
            </w:rPr>
          </w:rPrChange>
        </w:rPr>
        <w:t>. Wavelet power values increase from blue to red</w:t>
      </w:r>
      <w:ins w:id="756" w:author="Parks, Robbie M" w:date="2018-08-14T21:12:00Z">
        <w:r w:rsidR="00934D53" w:rsidRPr="00AC73A1">
          <w:rPr>
            <w:color w:val="000000" w:themeColor="text1"/>
          </w:rPr>
          <w:t>.</w:t>
        </w:r>
      </w:ins>
      <w:del w:id="757" w:author="Parks, Robbie M" w:date="2018-08-14T21:12:00Z">
        <w:r w:rsidRPr="006E585E">
          <w:rPr>
            <w:color w:val="000000" w:themeColor="text1"/>
          </w:rPr>
          <w:delText>, with white contour lines indicating the 5% significance level against a white noise spectrum</w:delText>
        </w:r>
        <w:r w:rsidR="00D03948" w:rsidRPr="006E585E">
          <w:rPr>
            <w:color w:val="000000" w:themeColor="text1"/>
          </w:rPr>
          <w:delText xml:space="preserve"> (the same age groups would remain significant if significance had been measured against a red noise spectrum)</w:delText>
        </w:r>
        <w:r w:rsidR="00934D53">
          <w:rPr>
            <w:color w:val="000000" w:themeColor="text1"/>
          </w:rPr>
          <w:delText>.</w:delText>
        </w:r>
      </w:del>
      <w:r w:rsidR="00EF6AD5" w:rsidRPr="0034704C">
        <w:rPr>
          <w:color w:val="000000" w:themeColor="text1"/>
        </w:rPr>
        <w:t xml:space="preserve"> </w:t>
      </w:r>
      <w:r w:rsidRPr="00FF08BF">
        <w:rPr>
          <w:color w:val="000000" w:themeColor="text1"/>
        </w:rPr>
        <w:t>The shaded regions at the left and right edge of each box indicate the cone of influence, where spectral analysis is less robust</w:t>
      </w:r>
      <w:r w:rsidR="0036381E" w:rsidRPr="00AC73A1">
        <w:rPr>
          <w:color w:val="000000" w:themeColor="text1"/>
          <w:rPrChange w:id="758" w:author="Parks, Robbie M" w:date="2018-08-14T21:12:00Z">
            <w:rPr>
              <w:rFonts w:ascii="Times New Roman" w:hAnsi="Times New Roman"/>
              <w:color w:val="000000" w:themeColor="text1"/>
              <w:sz w:val="24"/>
              <w:szCs w:val="24"/>
            </w:rPr>
          </w:rPrChange>
        </w:rPr>
        <w:t>.</w:t>
      </w:r>
      <w:r w:rsidR="0053237F" w:rsidRPr="00AC73A1">
        <w:rPr>
          <w:color w:val="000000" w:themeColor="text1"/>
          <w:rPrChange w:id="759" w:author="Parks, Robbie M" w:date="2018-08-14T21:12:00Z">
            <w:rPr>
              <w:rFonts w:ascii="Times New Roman" w:hAnsi="Times New Roman"/>
              <w:color w:val="000000" w:themeColor="text1"/>
              <w:sz w:val="24"/>
              <w:szCs w:val="24"/>
            </w:rPr>
          </w:rPrChange>
        </w:rPr>
        <w:t xml:space="preserve"> </w:t>
      </w:r>
      <w:ins w:id="760" w:author="Parks, Robbie M" w:date="2018-08-14T21:12:00Z">
        <w:r w:rsidR="00F9363C">
          <w:rPr>
            <w:color w:val="000000" w:themeColor="text1"/>
          </w:rPr>
          <w:t>P-values for the presence of</w:t>
        </w:r>
        <w:r w:rsidR="0007767F">
          <w:rPr>
            <w:color w:val="000000" w:themeColor="text1"/>
          </w:rPr>
          <w:t xml:space="preserve"> 12-month</w:t>
        </w:r>
        <w:r w:rsidR="00F9363C">
          <w:rPr>
            <w:color w:val="000000" w:themeColor="text1"/>
          </w:rPr>
          <w:t xml:space="preserve"> </w:t>
        </w:r>
        <w:r w:rsidR="00F718EF">
          <w:rPr>
            <w:color w:val="000000" w:themeColor="text1"/>
          </w:rPr>
          <w:t xml:space="preserve">seasonality are to the right of each figure at the 12-month line. </w:t>
        </w:r>
        <w:r w:rsidR="00EF7D30">
          <w:rPr>
            <w:color w:val="000000" w:themeColor="text1"/>
          </w:rPr>
          <w:t xml:space="preserve">See Supplementary Figure </w:t>
        </w:r>
        <w:r w:rsidR="001C56BD">
          <w:rPr>
            <w:color w:val="000000" w:themeColor="text1"/>
          </w:rPr>
          <w:t>1</w:t>
        </w:r>
        <w:r w:rsidR="00EF7D30">
          <w:rPr>
            <w:color w:val="000000" w:themeColor="text1"/>
          </w:rPr>
          <w:t xml:space="preserve"> for disaggregated causes of death.</w:t>
        </w:r>
      </w:ins>
      <w:r w:rsidR="00AB7395" w:rsidRPr="0034704C">
        <w:rPr>
          <w:b/>
          <w:color w:val="000000" w:themeColor="text1"/>
        </w:rPr>
        <w:br w:type="page"/>
      </w:r>
    </w:p>
    <w:p w14:paraId="1E990617" w14:textId="22512BEF" w:rsidR="00AB7395" w:rsidRPr="00FF08BF" w:rsidRDefault="0036381E" w:rsidP="0034704C">
      <w:pPr>
        <w:spacing w:line="480" w:lineRule="auto"/>
        <w:jc w:val="both"/>
        <w:rPr>
          <w:color w:val="000000" w:themeColor="text1"/>
        </w:rPr>
      </w:pPr>
      <w:r w:rsidRPr="00FF08BF">
        <w:rPr>
          <w:b/>
          <w:color w:val="000000" w:themeColor="text1"/>
        </w:rPr>
        <w:lastRenderedPageBreak/>
        <w:t>Figure 3</w:t>
      </w:r>
      <w:r w:rsidR="00B66895" w:rsidRPr="00AC73A1">
        <w:rPr>
          <w:b/>
          <w:color w:val="000000" w:themeColor="text1"/>
          <w:rPrChange w:id="761" w:author="Parks, Robbie M" w:date="2018-08-14T21:12:00Z">
            <w:rPr>
              <w:rFonts w:ascii="Times New Roman" w:hAnsi="Times New Roman"/>
              <w:b/>
              <w:color w:val="000000" w:themeColor="text1"/>
              <w:sz w:val="24"/>
              <w:szCs w:val="24"/>
            </w:rPr>
          </w:rPrChange>
        </w:rPr>
        <w:t>:</w:t>
      </w:r>
      <w:r w:rsidRPr="00AC73A1">
        <w:rPr>
          <w:b/>
          <w:color w:val="000000" w:themeColor="text1"/>
          <w:rPrChange w:id="762" w:author="Parks, Robbie M" w:date="2018-08-14T21:12:00Z">
            <w:rPr>
              <w:rFonts w:ascii="Times New Roman" w:hAnsi="Times New Roman"/>
              <w:b/>
              <w:color w:val="000000" w:themeColor="text1"/>
              <w:sz w:val="24"/>
              <w:szCs w:val="24"/>
            </w:rPr>
          </w:rPrChange>
        </w:rPr>
        <w:t xml:space="preserve"> </w:t>
      </w:r>
      <w:r w:rsidRPr="00AC73A1">
        <w:rPr>
          <w:color w:val="000000" w:themeColor="text1"/>
          <w:rPrChange w:id="763" w:author="Parks, Robbie M" w:date="2018-08-14T21:12:00Z">
            <w:rPr>
              <w:rFonts w:ascii="Times New Roman" w:hAnsi="Times New Roman"/>
              <w:color w:val="000000" w:themeColor="text1"/>
              <w:sz w:val="24"/>
              <w:szCs w:val="24"/>
            </w:rPr>
          </w:rPrChange>
        </w:rPr>
        <w:t xml:space="preserve">Mean timing of </w:t>
      </w:r>
      <w:del w:id="764" w:author="Parks, Robbie M" w:date="2018-08-14T21:12:00Z">
        <w:r w:rsidRPr="006E585E">
          <w:rPr>
            <w:color w:val="000000" w:themeColor="text1"/>
          </w:rPr>
          <w:delText xml:space="preserve">national </w:delText>
        </w:r>
      </w:del>
      <w:r w:rsidRPr="0034704C">
        <w:rPr>
          <w:color w:val="000000" w:themeColor="text1"/>
        </w:rPr>
        <w:t>maximum and minimum all-cause</w:t>
      </w:r>
      <w:r w:rsidR="00DD1C1B" w:rsidRPr="00FF08BF">
        <w:rPr>
          <w:color w:val="000000" w:themeColor="text1"/>
        </w:rPr>
        <w:t xml:space="preserve"> and cause-specific</w:t>
      </w:r>
      <w:r w:rsidRPr="00AC73A1">
        <w:rPr>
          <w:color w:val="000000" w:themeColor="text1"/>
          <w:rPrChange w:id="765" w:author="Parks, Robbie M" w:date="2018-08-14T21:12:00Z">
            <w:rPr>
              <w:rFonts w:ascii="Times New Roman" w:hAnsi="Times New Roman"/>
              <w:color w:val="000000" w:themeColor="text1"/>
              <w:sz w:val="24"/>
              <w:szCs w:val="24"/>
            </w:rPr>
          </w:rPrChange>
        </w:rPr>
        <w:t xml:space="preserve"> mortality</w:t>
      </w:r>
      <w:ins w:id="766" w:author="Parks, Robbie M" w:date="2018-08-14T21:12:00Z">
        <w:r w:rsidR="00D763D8">
          <w:rPr>
            <w:color w:val="000000" w:themeColor="text1"/>
          </w:rPr>
          <w:t xml:space="preserve"> at the national level</w:t>
        </w:r>
      </w:ins>
      <w:r w:rsidRPr="0034704C">
        <w:rPr>
          <w:color w:val="000000" w:themeColor="text1"/>
        </w:rPr>
        <w:t xml:space="preserve">, by sex and age </w:t>
      </w:r>
      <w:r w:rsidR="009B509E" w:rsidRPr="00FF08BF">
        <w:rPr>
          <w:color w:val="000000" w:themeColor="text1"/>
        </w:rPr>
        <w:t>group for 1980</w:t>
      </w:r>
      <w:r w:rsidR="004D2BCA" w:rsidRPr="00AC73A1">
        <w:rPr>
          <w:color w:val="000000" w:themeColor="text1"/>
          <w:rPrChange w:id="767" w:author="Parks, Robbie M" w:date="2018-08-14T21:12:00Z">
            <w:rPr>
              <w:rFonts w:ascii="Times New Roman" w:hAnsi="Times New Roman"/>
              <w:color w:val="000000" w:themeColor="text1"/>
              <w:sz w:val="24"/>
              <w:szCs w:val="24"/>
            </w:rPr>
          </w:rPrChange>
        </w:rPr>
        <w:t>-201</w:t>
      </w:r>
      <w:ins w:id="768" w:author="Parks, Robbie M" w:date="2018-08-14T21:12:00Z">
        <w:r w:rsidR="007F5916">
          <w:rPr>
            <w:color w:val="000000" w:themeColor="text1"/>
          </w:rPr>
          <w:t>6</w:t>
        </w:r>
      </w:ins>
      <w:del w:id="769" w:author="Parks, Robbie M" w:date="2018-08-14T21:12:00Z">
        <w:r w:rsidR="004D2BCA">
          <w:rPr>
            <w:color w:val="000000" w:themeColor="text1"/>
          </w:rPr>
          <w:delText>3</w:delText>
        </w:r>
      </w:del>
      <w:r w:rsidR="004D2BCA" w:rsidRPr="0034704C">
        <w:rPr>
          <w:color w:val="000000" w:themeColor="text1"/>
        </w:rPr>
        <w:t>. Red arrows</w:t>
      </w:r>
      <w:r w:rsidRPr="00FF08BF">
        <w:rPr>
          <w:color w:val="000000" w:themeColor="text1"/>
        </w:rPr>
        <w:t xml:space="preserve"> i</w:t>
      </w:r>
      <w:r w:rsidRPr="00AC73A1">
        <w:rPr>
          <w:color w:val="000000" w:themeColor="text1"/>
          <w:rPrChange w:id="770" w:author="Parks, Robbie M" w:date="2018-08-14T21:12:00Z">
            <w:rPr>
              <w:rFonts w:ascii="Times New Roman" w:hAnsi="Times New Roman"/>
              <w:color w:val="000000" w:themeColor="text1"/>
              <w:sz w:val="24"/>
              <w:szCs w:val="24"/>
            </w:rPr>
          </w:rPrChange>
        </w:rPr>
        <w:t>ndicate the month of m</w:t>
      </w:r>
      <w:r w:rsidR="004D2BCA" w:rsidRPr="00AC73A1">
        <w:rPr>
          <w:color w:val="000000" w:themeColor="text1"/>
          <w:rPrChange w:id="771" w:author="Parks, Robbie M" w:date="2018-08-14T21:12:00Z">
            <w:rPr>
              <w:rFonts w:ascii="Times New Roman" w:hAnsi="Times New Roman"/>
              <w:color w:val="000000" w:themeColor="text1"/>
              <w:sz w:val="24"/>
              <w:szCs w:val="24"/>
            </w:rPr>
          </w:rPrChange>
        </w:rPr>
        <w:t>aximum mortality, and green arrows</w:t>
      </w:r>
      <w:r w:rsidRPr="00AC73A1">
        <w:rPr>
          <w:color w:val="000000" w:themeColor="text1"/>
          <w:rPrChange w:id="772" w:author="Parks, Robbie M" w:date="2018-08-14T21:12:00Z">
            <w:rPr>
              <w:rFonts w:ascii="Times New Roman" w:hAnsi="Times New Roman"/>
              <w:color w:val="000000" w:themeColor="text1"/>
              <w:sz w:val="24"/>
              <w:szCs w:val="24"/>
            </w:rPr>
          </w:rPrChange>
        </w:rPr>
        <w:t xml:space="preserve"> that of minimum mortality. </w:t>
      </w:r>
      <w:r w:rsidR="004D2BCA" w:rsidRPr="00AC73A1">
        <w:rPr>
          <w:color w:val="000000" w:themeColor="text1"/>
          <w:rPrChange w:id="773" w:author="Parks, Robbie M" w:date="2018-08-14T21:12:00Z">
            <w:rPr>
              <w:rFonts w:ascii="Times New Roman" w:hAnsi="Times New Roman"/>
              <w:color w:val="000000" w:themeColor="text1"/>
              <w:sz w:val="24"/>
              <w:szCs w:val="24"/>
            </w:rPr>
          </w:rPrChange>
        </w:rPr>
        <w:t xml:space="preserve">The size of the arrow is inversely proportional to its respective </w:t>
      </w:r>
      <w:ins w:id="774" w:author="Parks, Robbie M" w:date="2018-08-14T21:12:00Z">
        <w:r w:rsidR="00480AE7">
          <w:rPr>
            <w:color w:val="000000" w:themeColor="text1"/>
          </w:rPr>
          <w:t>variance</w:t>
        </w:r>
        <w:r w:rsidRPr="00AC73A1">
          <w:rPr>
            <w:color w:val="000000" w:themeColor="text1"/>
          </w:rPr>
          <w:t>.</w:t>
        </w:r>
        <w:r w:rsidR="00EF7D30">
          <w:rPr>
            <w:color w:val="000000" w:themeColor="text1"/>
          </w:rPr>
          <w:t xml:space="preserve"> See Supplementary Figure </w:t>
        </w:r>
        <w:r w:rsidR="00821CA7">
          <w:rPr>
            <w:color w:val="000000" w:themeColor="text1"/>
          </w:rPr>
          <w:t>2</w:t>
        </w:r>
        <w:r w:rsidR="00EF7D30">
          <w:rPr>
            <w:color w:val="000000" w:themeColor="text1"/>
          </w:rPr>
          <w:t xml:space="preserve"> for disaggregated causes of death.</w:t>
        </w:r>
      </w:ins>
      <w:del w:id="775" w:author="Parks, Robbie M" w:date="2018-08-14T21:12:00Z">
        <w:r w:rsidR="004D2BCA">
          <w:rPr>
            <w:color w:val="000000" w:themeColor="text1"/>
          </w:rPr>
          <w:delText>95% confidence interval</w:delText>
        </w:r>
        <w:r w:rsidRPr="006E585E">
          <w:rPr>
            <w:color w:val="000000" w:themeColor="text1"/>
          </w:rPr>
          <w:delText>. Only age-sex groups with statistically significant 12-month seasonality are included.</w:delText>
        </w:r>
      </w:del>
      <w:r w:rsidR="00AB7395" w:rsidRPr="0034704C">
        <w:rPr>
          <w:b/>
          <w:color w:val="000000" w:themeColor="text1"/>
        </w:rPr>
        <w:br w:type="page"/>
      </w:r>
    </w:p>
    <w:p w14:paraId="6C0EFD26" w14:textId="4A610808" w:rsidR="00AB7395" w:rsidRPr="00AC73A1" w:rsidRDefault="0036381E" w:rsidP="0034704C">
      <w:pPr>
        <w:spacing w:line="480" w:lineRule="auto"/>
        <w:jc w:val="both"/>
        <w:rPr>
          <w:color w:val="000000" w:themeColor="text1"/>
          <w:rPrChange w:id="776" w:author="Parks, Robbie M" w:date="2018-08-14T21:12:00Z">
            <w:rPr>
              <w:rFonts w:ascii="Times New Roman" w:hAnsi="Times New Roman"/>
              <w:color w:val="000000" w:themeColor="text1"/>
              <w:sz w:val="24"/>
              <w:szCs w:val="24"/>
            </w:rPr>
          </w:rPrChange>
        </w:rPr>
      </w:pPr>
      <w:r w:rsidRPr="00FF08BF">
        <w:rPr>
          <w:b/>
          <w:color w:val="000000" w:themeColor="text1"/>
        </w:rPr>
        <w:lastRenderedPageBreak/>
        <w:t>Figure 4</w:t>
      </w:r>
      <w:r w:rsidR="00B66895" w:rsidRPr="00AC73A1">
        <w:rPr>
          <w:b/>
          <w:color w:val="000000" w:themeColor="text1"/>
          <w:rPrChange w:id="777" w:author="Parks, Robbie M" w:date="2018-08-14T21:12:00Z">
            <w:rPr>
              <w:rFonts w:ascii="Times New Roman" w:hAnsi="Times New Roman"/>
              <w:b/>
              <w:color w:val="000000" w:themeColor="text1"/>
              <w:sz w:val="24"/>
              <w:szCs w:val="24"/>
            </w:rPr>
          </w:rPrChange>
        </w:rPr>
        <w:t>:</w:t>
      </w:r>
      <w:r w:rsidRPr="00AC73A1">
        <w:rPr>
          <w:color w:val="000000" w:themeColor="text1"/>
          <w:rPrChange w:id="778" w:author="Parks, Robbie M" w:date="2018-08-14T21:12:00Z">
            <w:rPr>
              <w:rFonts w:ascii="Times New Roman" w:hAnsi="Times New Roman"/>
              <w:color w:val="000000" w:themeColor="text1"/>
              <w:sz w:val="24"/>
              <w:szCs w:val="24"/>
            </w:rPr>
          </w:rPrChange>
        </w:rPr>
        <w:t xml:space="preserve"> National percent difference in death rates between the maximum and minimum mort</w:t>
      </w:r>
      <w:r w:rsidR="009B509E" w:rsidRPr="00AC73A1">
        <w:rPr>
          <w:color w:val="000000" w:themeColor="text1"/>
          <w:rPrChange w:id="779" w:author="Parks, Robbie M" w:date="2018-08-14T21:12:00Z">
            <w:rPr>
              <w:rFonts w:ascii="Times New Roman" w:hAnsi="Times New Roman"/>
              <w:color w:val="000000" w:themeColor="text1"/>
              <w:sz w:val="24"/>
              <w:szCs w:val="24"/>
            </w:rPr>
          </w:rPrChange>
        </w:rPr>
        <w:t>ality months</w:t>
      </w:r>
      <w:r w:rsidR="009B509E">
        <w:rPr>
          <w:color w:val="000000" w:themeColor="text1"/>
          <w:rPrChange w:id="780" w:author="Parks, Robbie M" w:date="2018-08-14T21:12:00Z">
            <w:rPr>
              <w:rFonts w:ascii="Times New Roman" w:hAnsi="Times New Roman"/>
              <w:color w:val="000000" w:themeColor="text1"/>
              <w:sz w:val="24"/>
              <w:szCs w:val="24"/>
            </w:rPr>
          </w:rPrChange>
        </w:rPr>
        <w:t xml:space="preserve"> </w:t>
      </w:r>
      <w:ins w:id="781" w:author="Parks, Robbie M" w:date="2018-08-14T21:12:00Z">
        <w:r w:rsidR="00BD02E6">
          <w:rPr>
            <w:color w:val="000000" w:themeColor="text1"/>
          </w:rPr>
          <w:t xml:space="preserve">for all-cause and </w:t>
        </w:r>
        <w:r w:rsidR="00F84E39" w:rsidRPr="00AC73A1">
          <w:rPr>
            <w:color w:val="000000" w:themeColor="text1"/>
          </w:rPr>
          <w:t>cause-specific mortality</w:t>
        </w:r>
        <w:r w:rsidR="00F84E39" w:rsidDel="00F84E39">
          <w:rPr>
            <w:color w:val="000000" w:themeColor="text1"/>
          </w:rPr>
          <w:t xml:space="preserve"> </w:t>
        </w:r>
      </w:ins>
      <w:r w:rsidR="009B509E" w:rsidRPr="0034704C">
        <w:rPr>
          <w:color w:val="000000" w:themeColor="text1"/>
        </w:rPr>
        <w:t>in 201</w:t>
      </w:r>
      <w:ins w:id="782" w:author="Parks, Robbie M" w:date="2018-08-14T21:12:00Z">
        <w:r w:rsidR="007F5916">
          <w:rPr>
            <w:color w:val="000000" w:themeColor="text1"/>
          </w:rPr>
          <w:t>6</w:t>
        </w:r>
      </w:ins>
      <w:del w:id="783" w:author="Parks, Robbie M" w:date="2018-08-14T21:12:00Z">
        <w:r w:rsidR="009B509E" w:rsidRPr="006E585E">
          <w:rPr>
            <w:color w:val="000000" w:themeColor="text1"/>
          </w:rPr>
          <w:delText>3</w:delText>
        </w:r>
      </w:del>
      <w:r w:rsidR="009B509E" w:rsidRPr="0034704C">
        <w:rPr>
          <w:color w:val="000000" w:themeColor="text1"/>
        </w:rPr>
        <w:t xml:space="preserve"> versus 1980</w:t>
      </w:r>
      <w:ins w:id="784" w:author="Parks, Robbie M" w:date="2018-08-14T21:12:00Z">
        <w:r w:rsidR="00E0047E">
          <w:rPr>
            <w:color w:val="000000" w:themeColor="text1"/>
          </w:rPr>
          <w:t>,</w:t>
        </w:r>
      </w:ins>
      <w:r w:rsidRPr="0034704C">
        <w:rPr>
          <w:color w:val="000000" w:themeColor="text1"/>
        </w:rPr>
        <w:t xml:space="preserve"> by sex and age group.</w:t>
      </w:r>
      <w:r w:rsidRPr="00FF08BF">
        <w:rPr>
          <w:color w:val="000000" w:themeColor="text1"/>
        </w:rPr>
        <w:t xml:space="preserve"> </w:t>
      </w:r>
      <w:ins w:id="785" w:author="Parks, Robbie M" w:date="2018-08-14T21:12:00Z">
        <w:r w:rsidR="00EF7D30">
          <w:rPr>
            <w:color w:val="000000" w:themeColor="text1"/>
          </w:rPr>
          <w:t xml:space="preserve">See Supplementary Figure </w:t>
        </w:r>
        <w:r w:rsidR="0064630A">
          <w:rPr>
            <w:color w:val="000000" w:themeColor="text1"/>
          </w:rPr>
          <w:t>3</w:t>
        </w:r>
        <w:r w:rsidR="00EF7D30">
          <w:rPr>
            <w:color w:val="000000" w:themeColor="text1"/>
          </w:rPr>
          <w:t xml:space="preserve"> for disaggregated causes of death</w:t>
        </w:r>
      </w:ins>
      <w:del w:id="786" w:author="Parks, Robbie M" w:date="2018-08-14T21:12:00Z">
        <w:r w:rsidR="00DD1C1B" w:rsidRPr="006E585E">
          <w:rPr>
            <w:color w:val="000000" w:themeColor="text1"/>
          </w:rPr>
          <w:delText xml:space="preserve">Only age-sex groups with statistically significant 12-month seasonality are included. </w:delText>
        </w:r>
        <w:r w:rsidRPr="006E585E">
          <w:rPr>
            <w:color w:val="000000" w:themeColor="text1"/>
          </w:rPr>
          <w:delText xml:space="preserve">Age-sex groups with a statistically significant change at the 5% level are highlighted with a bold </w:delText>
        </w:r>
        <w:r w:rsidR="0053237F" w:rsidRPr="006E585E">
          <w:rPr>
            <w:color w:val="000000" w:themeColor="text1"/>
          </w:rPr>
          <w:delText xml:space="preserve">pink </w:delText>
        </w:r>
        <w:r w:rsidRPr="006E585E">
          <w:rPr>
            <w:color w:val="000000" w:themeColor="text1"/>
          </w:rPr>
          <w:delText>outline</w:delText>
        </w:r>
      </w:del>
      <w:r w:rsidRPr="0034704C">
        <w:rPr>
          <w:color w:val="000000" w:themeColor="text1"/>
        </w:rPr>
        <w:t>.</w:t>
      </w:r>
      <w:r w:rsidR="00AB7395" w:rsidRPr="00FF08BF">
        <w:rPr>
          <w:b/>
          <w:color w:val="000000" w:themeColor="text1"/>
        </w:rPr>
        <w:br w:type="page"/>
      </w:r>
    </w:p>
    <w:p w14:paraId="163DABAC" w14:textId="077DF02E" w:rsidR="00AB7395" w:rsidRPr="00A24BBA" w:rsidRDefault="0036381E" w:rsidP="00A24BBA">
      <w:pPr>
        <w:spacing w:line="480" w:lineRule="auto"/>
        <w:jc w:val="both"/>
      </w:pPr>
      <w:r w:rsidRPr="00AC73A1">
        <w:rPr>
          <w:b/>
          <w:color w:val="000000" w:themeColor="text1"/>
          <w:rPrChange w:id="787" w:author="Parks, Robbie M" w:date="2018-08-14T21:12:00Z">
            <w:rPr>
              <w:rFonts w:ascii="Times New Roman" w:hAnsi="Times New Roman"/>
              <w:b/>
              <w:color w:val="000000" w:themeColor="text1"/>
              <w:sz w:val="24"/>
              <w:szCs w:val="24"/>
            </w:rPr>
          </w:rPrChange>
        </w:rPr>
        <w:lastRenderedPageBreak/>
        <w:t>Figure 5</w:t>
      </w:r>
      <w:r w:rsidR="00B66895" w:rsidRPr="00AC73A1">
        <w:rPr>
          <w:b/>
          <w:color w:val="000000" w:themeColor="text1"/>
          <w:rPrChange w:id="788" w:author="Parks, Robbie M" w:date="2018-08-14T21:12:00Z">
            <w:rPr>
              <w:rFonts w:ascii="Times New Roman" w:hAnsi="Times New Roman"/>
              <w:b/>
              <w:color w:val="000000" w:themeColor="text1"/>
              <w:sz w:val="24"/>
              <w:szCs w:val="24"/>
            </w:rPr>
          </w:rPrChange>
        </w:rPr>
        <w:t>:</w:t>
      </w:r>
      <w:r w:rsidRPr="00AC73A1">
        <w:rPr>
          <w:color w:val="000000" w:themeColor="text1"/>
          <w:rPrChange w:id="789" w:author="Parks, Robbie M" w:date="2018-08-14T21:12:00Z">
            <w:rPr>
              <w:rFonts w:ascii="Times New Roman" w:hAnsi="Times New Roman"/>
              <w:color w:val="000000" w:themeColor="text1"/>
              <w:sz w:val="24"/>
              <w:szCs w:val="24"/>
            </w:rPr>
          </w:rPrChange>
        </w:rPr>
        <w:t xml:space="preserve"> Mean timing of (A) maximum and (B) minimum all-cause mortality, by climate re</w:t>
      </w:r>
      <w:r w:rsidR="009B509E" w:rsidRPr="00AC73A1">
        <w:rPr>
          <w:color w:val="000000" w:themeColor="text1"/>
          <w:rPrChange w:id="790" w:author="Parks, Robbie M" w:date="2018-08-14T21:12:00Z">
            <w:rPr>
              <w:rFonts w:ascii="Times New Roman" w:hAnsi="Times New Roman"/>
              <w:color w:val="000000" w:themeColor="text1"/>
              <w:sz w:val="24"/>
              <w:szCs w:val="24"/>
            </w:rPr>
          </w:rPrChange>
        </w:rPr>
        <w:t>gion, sex and age group for 1980</w:t>
      </w:r>
      <w:r w:rsidRPr="00AC73A1">
        <w:rPr>
          <w:color w:val="000000" w:themeColor="text1"/>
          <w:rPrChange w:id="791" w:author="Parks, Robbie M" w:date="2018-08-14T21:12:00Z">
            <w:rPr>
              <w:rFonts w:ascii="Times New Roman" w:hAnsi="Times New Roman"/>
              <w:color w:val="000000" w:themeColor="text1"/>
              <w:sz w:val="24"/>
              <w:szCs w:val="24"/>
            </w:rPr>
          </w:rPrChange>
        </w:rPr>
        <w:t>-</w:t>
      </w:r>
      <w:ins w:id="792" w:author="Parks, Robbie M" w:date="2018-08-14T21:12:00Z">
        <w:r w:rsidRPr="00AC73A1">
          <w:rPr>
            <w:color w:val="000000" w:themeColor="text1"/>
          </w:rPr>
          <w:t>201</w:t>
        </w:r>
        <w:r w:rsidR="007F5916">
          <w:rPr>
            <w:color w:val="000000" w:themeColor="text1"/>
          </w:rPr>
          <w:t>6</w:t>
        </w:r>
        <w:r w:rsidRPr="00AC73A1">
          <w:rPr>
            <w:color w:val="000000" w:themeColor="text1"/>
          </w:rPr>
          <w:t>.</w:t>
        </w:r>
      </w:ins>
      <w:del w:id="793" w:author="Parks, Robbie M" w:date="2018-08-14T21:12:00Z">
        <w:r w:rsidRPr="006E585E">
          <w:rPr>
            <w:color w:val="000000" w:themeColor="text1"/>
          </w:rPr>
          <w:delText>2013. Only age-sex groups with significant 12-month seasonality in the national analysis are included.</w:delText>
        </w:r>
      </w:del>
      <w:r w:rsidRPr="0034704C">
        <w:rPr>
          <w:color w:val="000000" w:themeColor="text1"/>
        </w:rPr>
        <w:t xml:space="preserve"> Average temperatures (in degrees Celsius) are included in white for the corresponding month of maximum and minimum mortality for each climate region.</w:t>
      </w:r>
      <w:r w:rsidR="00325E17" w:rsidRPr="00FF08BF">
        <w:rPr>
          <w:color w:val="000000" w:themeColor="text1"/>
        </w:rPr>
        <w:t xml:space="preserve"> </w:t>
      </w:r>
      <w:del w:id="794" w:author="Parks, Robbie M" w:date="2018-08-14T21:12:00Z">
        <w:r w:rsidR="00D257CC">
          <w:rPr>
            <w:color w:val="000000" w:themeColor="text1"/>
          </w:rPr>
          <w:delText xml:space="preserve">See Supplementary Figure </w:delText>
        </w:r>
        <w:r w:rsidR="00FA2B3B">
          <w:rPr>
            <w:color w:val="000000" w:themeColor="text1"/>
          </w:rPr>
          <w:delText>1</w:delText>
        </w:r>
        <w:r w:rsidR="0053237F" w:rsidRPr="006E585E">
          <w:rPr>
            <w:color w:val="000000" w:themeColor="text1"/>
          </w:rPr>
          <w:delText xml:space="preserve"> for results by cause of death.</w:delText>
        </w:r>
      </w:del>
      <w:r w:rsidR="00AB7395" w:rsidRPr="0034704C">
        <w:rPr>
          <w:b/>
          <w:color w:val="000000" w:themeColor="text1"/>
        </w:rPr>
        <w:br w:type="page"/>
      </w:r>
    </w:p>
    <w:p w14:paraId="448A4DE3" w14:textId="44247E82" w:rsidR="00AB7395" w:rsidRPr="0034704C" w:rsidRDefault="0036381E" w:rsidP="0034704C">
      <w:pPr>
        <w:spacing w:line="480" w:lineRule="auto"/>
        <w:jc w:val="both"/>
        <w:outlineLvl w:val="0"/>
        <w:rPr>
          <w:color w:val="000000" w:themeColor="text1"/>
        </w:rPr>
      </w:pPr>
      <w:r w:rsidRPr="0034704C">
        <w:rPr>
          <w:b/>
          <w:color w:val="000000" w:themeColor="text1"/>
        </w:rPr>
        <w:lastRenderedPageBreak/>
        <w:t>Figure 6</w:t>
      </w:r>
      <w:r w:rsidR="00B66895" w:rsidRPr="00FF08BF">
        <w:rPr>
          <w:b/>
          <w:color w:val="000000" w:themeColor="text1"/>
        </w:rPr>
        <w:t>:</w:t>
      </w:r>
      <w:r w:rsidRPr="00AC73A1">
        <w:rPr>
          <w:color w:val="000000" w:themeColor="text1"/>
          <w:rPrChange w:id="795" w:author="Parks, Robbie M" w:date="2018-08-14T21:12:00Z">
            <w:rPr>
              <w:rFonts w:ascii="Times New Roman" w:hAnsi="Times New Roman"/>
              <w:color w:val="000000" w:themeColor="text1"/>
              <w:sz w:val="24"/>
              <w:szCs w:val="24"/>
            </w:rPr>
          </w:rPrChange>
        </w:rPr>
        <w:t xml:space="preserve"> The relationship between percent difference in</w:t>
      </w:r>
      <w:ins w:id="796" w:author="Parks, Robbie M" w:date="2018-08-14T21:12:00Z">
        <w:r w:rsidR="00265FE4">
          <w:rPr>
            <w:color w:val="000000" w:themeColor="text1"/>
          </w:rPr>
          <w:t xml:space="preserve"> all-cause</w:t>
        </w:r>
      </w:ins>
      <w:r w:rsidRPr="0034704C">
        <w:rPr>
          <w:color w:val="000000" w:themeColor="text1"/>
        </w:rPr>
        <w:t xml:space="preserve"> death rates and temperature difference between months </w:t>
      </w:r>
      <w:r w:rsidR="0038389B" w:rsidRPr="00FF08BF">
        <w:rPr>
          <w:color w:val="000000" w:themeColor="text1"/>
        </w:rPr>
        <w:t>with maximum and minimum mortality</w:t>
      </w:r>
      <w:r w:rsidRPr="00AC73A1">
        <w:rPr>
          <w:color w:val="000000" w:themeColor="text1"/>
          <w:rPrChange w:id="797" w:author="Parks, Robbie M" w:date="2018-08-14T21:12:00Z">
            <w:rPr>
              <w:rFonts w:ascii="Times New Roman" w:hAnsi="Times New Roman"/>
              <w:color w:val="000000" w:themeColor="text1"/>
              <w:sz w:val="24"/>
              <w:szCs w:val="24"/>
            </w:rPr>
          </w:rPrChange>
        </w:rPr>
        <w:t xml:space="preserve"> across climate regions, by sex and age group in </w:t>
      </w:r>
      <w:ins w:id="798" w:author="Parks, Robbie M" w:date="2018-08-14T21:12:00Z">
        <w:r w:rsidRPr="00AC73A1">
          <w:rPr>
            <w:color w:val="000000" w:themeColor="text1"/>
          </w:rPr>
          <w:t>201</w:t>
        </w:r>
        <w:r w:rsidR="007F5916">
          <w:rPr>
            <w:color w:val="000000" w:themeColor="text1"/>
          </w:rPr>
          <w:t>6</w:t>
        </w:r>
        <w:r w:rsidRPr="00AC73A1">
          <w:rPr>
            <w:color w:val="000000" w:themeColor="text1"/>
          </w:rPr>
          <w:t xml:space="preserve">. </w:t>
        </w:r>
      </w:ins>
      <w:del w:id="799" w:author="Parks, Robbie M" w:date="2018-08-14T21:12:00Z">
        <w:r w:rsidRPr="006E585E">
          <w:rPr>
            <w:color w:val="000000" w:themeColor="text1"/>
          </w:rPr>
          <w:delText>2013. Only age-sex groups with significant 12-month seasonality in the national analysis are included.</w:delText>
        </w:r>
      </w:del>
      <w:r w:rsidR="00AB7395">
        <w:rPr>
          <w:color w:val="000000" w:themeColor="text1"/>
          <w:rPrChange w:id="800" w:author="Parks, Robbie M" w:date="2018-08-14T21:12:00Z">
            <w:rPr>
              <w:rFonts w:ascii="Times New Roman" w:hAnsi="Times New Roman"/>
              <w:b/>
              <w:sz w:val="24"/>
              <w:szCs w:val="24"/>
            </w:rPr>
          </w:rPrChange>
        </w:rPr>
        <w:br w:type="page"/>
      </w:r>
    </w:p>
    <w:p w14:paraId="47161EF6" w14:textId="77777777" w:rsidR="00E32D18" w:rsidRPr="00AC73A1" w:rsidRDefault="00A95645" w:rsidP="00910AF9">
      <w:pPr>
        <w:spacing w:line="480" w:lineRule="auto"/>
        <w:jc w:val="both"/>
        <w:rPr>
          <w:ins w:id="801" w:author="Parks, Robbie M" w:date="2018-08-14T21:12:00Z"/>
          <w:b/>
          <w:color w:val="000000" w:themeColor="text1"/>
        </w:rPr>
      </w:pPr>
      <w:ins w:id="802" w:author="Parks, Robbie M" w:date="2018-08-14T21:12:00Z">
        <w:r w:rsidRPr="00AC73A1">
          <w:rPr>
            <w:b/>
            <w:color w:val="000000" w:themeColor="text1"/>
          </w:rPr>
          <w:lastRenderedPageBreak/>
          <w:t>Table 1:</w:t>
        </w:r>
        <w:r w:rsidR="00E32D18" w:rsidRPr="00AC73A1">
          <w:rPr>
            <w:b/>
            <w:color w:val="000000" w:themeColor="text1"/>
          </w:rPr>
          <w:t xml:space="preserve"> </w:t>
        </w:r>
        <w:r w:rsidR="00EF7D30">
          <w:rPr>
            <w:color w:val="000000" w:themeColor="text1"/>
          </w:rPr>
          <w:t>N</w:t>
        </w:r>
        <w:r w:rsidR="00182928" w:rsidRPr="00AC73A1">
          <w:rPr>
            <w:color w:val="000000" w:themeColor="text1"/>
          </w:rPr>
          <w:t>umber of deaths, by cause of death and</w:t>
        </w:r>
        <w:r w:rsidR="00162EC4" w:rsidRPr="00AC73A1">
          <w:rPr>
            <w:color w:val="000000" w:themeColor="text1"/>
          </w:rPr>
          <w:t xml:space="preserve"> sex</w:t>
        </w:r>
        <w:r w:rsidR="00EF7D30">
          <w:rPr>
            <w:color w:val="000000" w:themeColor="text1"/>
          </w:rPr>
          <w:t xml:space="preserve"> from</w:t>
        </w:r>
        <w:r w:rsidR="00182928" w:rsidRPr="00AC73A1">
          <w:rPr>
            <w:color w:val="000000" w:themeColor="text1"/>
          </w:rPr>
          <w:t xml:space="preserve"> </w:t>
        </w:r>
        <w:r w:rsidR="008912A2" w:rsidRPr="00AC73A1">
          <w:rPr>
            <w:color w:val="000000" w:themeColor="text1"/>
          </w:rPr>
          <w:t>1980</w:t>
        </w:r>
        <w:r w:rsidR="00EF7D30">
          <w:rPr>
            <w:color w:val="000000" w:themeColor="text1"/>
          </w:rPr>
          <w:t xml:space="preserve"> to</w:t>
        </w:r>
        <w:r w:rsidR="00272705">
          <w:rPr>
            <w:color w:val="000000" w:themeColor="text1"/>
          </w:rPr>
          <w:t xml:space="preserve"> </w:t>
        </w:r>
        <w:r w:rsidR="008912A2" w:rsidRPr="00AC73A1">
          <w:rPr>
            <w:color w:val="000000" w:themeColor="text1"/>
          </w:rPr>
          <w:t>2016.</w:t>
        </w:r>
        <w:r w:rsidR="00182928" w:rsidRPr="00AC73A1">
          <w:rPr>
            <w:color w:val="000000" w:themeColor="text1"/>
          </w:rPr>
          <w:t xml:space="preserve"> </w:t>
        </w:r>
        <w:r w:rsidRPr="00AC73A1">
          <w:rPr>
            <w:b/>
            <w:color w:val="000000" w:themeColor="text1"/>
          </w:rPr>
          <w:t xml:space="preserve"> </w:t>
        </w:r>
      </w:ins>
    </w:p>
    <w:tbl>
      <w:tblPr>
        <w:tblW w:w="8606" w:type="dxa"/>
        <w:tblLook w:val="04A0" w:firstRow="1" w:lastRow="0" w:firstColumn="1" w:lastColumn="0" w:noHBand="0" w:noVBand="1"/>
      </w:tblPr>
      <w:tblGrid>
        <w:gridCol w:w="283"/>
        <w:gridCol w:w="283"/>
        <w:gridCol w:w="3370"/>
        <w:gridCol w:w="1559"/>
        <w:gridCol w:w="1417"/>
        <w:gridCol w:w="1694"/>
      </w:tblGrid>
      <w:tr w:rsidR="003C1EB9" w:rsidRPr="00CE3BE6" w14:paraId="540716E0" w14:textId="77777777" w:rsidTr="00225C47">
        <w:trPr>
          <w:trHeight w:val="320"/>
          <w:ins w:id="803" w:author="Parks, Robbie M" w:date="2018-08-14T21:12:00Z"/>
        </w:trPr>
        <w:tc>
          <w:tcPr>
            <w:tcW w:w="3936"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6AEA620" w14:textId="77777777" w:rsidR="003C1EB9" w:rsidRPr="00CE3BE6" w:rsidRDefault="003C1EB9" w:rsidP="00F84E39">
            <w:pPr>
              <w:jc w:val="center"/>
              <w:rPr>
                <w:ins w:id="804" w:author="Parks, Robbie M" w:date="2018-08-14T21:12:00Z"/>
                <w:rFonts w:eastAsia="Times New Roman"/>
                <w:b/>
                <w:bCs/>
                <w:color w:val="000000"/>
              </w:rPr>
            </w:pPr>
            <w:ins w:id="805" w:author="Parks, Robbie M" w:date="2018-08-14T21:12:00Z">
              <w:r w:rsidRPr="00CE3BE6">
                <w:rPr>
                  <w:rFonts w:eastAsia="Times New Roman"/>
                  <w:b/>
                  <w:bCs/>
                  <w:color w:val="000000"/>
                </w:rPr>
                <w:t>Cause</w:t>
              </w:r>
            </w:ins>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14:paraId="6527DC89" w14:textId="77777777" w:rsidR="003C1EB9" w:rsidRPr="00CE3BE6" w:rsidRDefault="003C1EB9" w:rsidP="00F84E39">
            <w:pPr>
              <w:jc w:val="center"/>
              <w:rPr>
                <w:ins w:id="806" w:author="Parks, Robbie M" w:date="2018-08-14T21:12:00Z"/>
                <w:rFonts w:eastAsia="Times New Roman"/>
                <w:b/>
                <w:bCs/>
                <w:color w:val="000000"/>
              </w:rPr>
            </w:pPr>
            <w:ins w:id="807" w:author="Parks, Robbie M" w:date="2018-08-14T21:12:00Z">
              <w:r w:rsidRPr="00CE3BE6">
                <w:rPr>
                  <w:rFonts w:eastAsia="Times New Roman"/>
                  <w:b/>
                  <w:bCs/>
                  <w:color w:val="000000"/>
                </w:rPr>
                <w:t>Male</w:t>
              </w:r>
            </w:ins>
          </w:p>
        </w:tc>
        <w:tc>
          <w:tcPr>
            <w:tcW w:w="1417" w:type="dxa"/>
            <w:tcBorders>
              <w:top w:val="single" w:sz="4" w:space="0" w:color="auto"/>
              <w:left w:val="nil"/>
              <w:bottom w:val="single" w:sz="4" w:space="0" w:color="auto"/>
              <w:right w:val="single" w:sz="4" w:space="0" w:color="auto"/>
            </w:tcBorders>
            <w:shd w:val="clear" w:color="auto" w:fill="auto"/>
            <w:noWrap/>
            <w:vAlign w:val="bottom"/>
            <w:hideMark/>
          </w:tcPr>
          <w:p w14:paraId="4544557A" w14:textId="77777777" w:rsidR="003C1EB9" w:rsidRPr="00CE3BE6" w:rsidRDefault="003C1EB9" w:rsidP="00F84E39">
            <w:pPr>
              <w:jc w:val="center"/>
              <w:rPr>
                <w:ins w:id="808" w:author="Parks, Robbie M" w:date="2018-08-14T21:12:00Z"/>
                <w:rFonts w:eastAsia="Times New Roman"/>
                <w:b/>
                <w:bCs/>
                <w:color w:val="000000"/>
              </w:rPr>
            </w:pPr>
            <w:ins w:id="809" w:author="Parks, Robbie M" w:date="2018-08-14T21:12:00Z">
              <w:r w:rsidRPr="00CE3BE6">
                <w:rPr>
                  <w:rFonts w:eastAsia="Times New Roman"/>
                  <w:b/>
                  <w:bCs/>
                  <w:color w:val="000000"/>
                </w:rPr>
                <w:t>Female</w:t>
              </w:r>
            </w:ins>
          </w:p>
        </w:tc>
        <w:tc>
          <w:tcPr>
            <w:tcW w:w="1694" w:type="dxa"/>
            <w:tcBorders>
              <w:top w:val="single" w:sz="4" w:space="0" w:color="auto"/>
              <w:left w:val="nil"/>
              <w:bottom w:val="single" w:sz="4" w:space="0" w:color="auto"/>
              <w:right w:val="single" w:sz="4" w:space="0" w:color="auto"/>
            </w:tcBorders>
            <w:shd w:val="clear" w:color="auto" w:fill="auto"/>
            <w:noWrap/>
            <w:vAlign w:val="bottom"/>
            <w:hideMark/>
          </w:tcPr>
          <w:p w14:paraId="698FFDC3" w14:textId="77777777" w:rsidR="003C1EB9" w:rsidRPr="00CE3BE6" w:rsidRDefault="003C1EB9" w:rsidP="00F84E39">
            <w:pPr>
              <w:jc w:val="center"/>
              <w:rPr>
                <w:ins w:id="810" w:author="Parks, Robbie M" w:date="2018-08-14T21:12:00Z"/>
                <w:rFonts w:eastAsia="Times New Roman"/>
                <w:b/>
                <w:bCs/>
                <w:color w:val="000000"/>
              </w:rPr>
            </w:pPr>
            <w:ins w:id="811" w:author="Parks, Robbie M" w:date="2018-08-14T21:12:00Z">
              <w:r w:rsidRPr="00CE3BE6">
                <w:rPr>
                  <w:rFonts w:eastAsia="Times New Roman"/>
                  <w:b/>
                  <w:bCs/>
                  <w:color w:val="000000"/>
                </w:rPr>
                <w:t>Total</w:t>
              </w:r>
            </w:ins>
          </w:p>
        </w:tc>
      </w:tr>
      <w:tr w:rsidR="003C1EB9" w:rsidRPr="00CE3BE6" w14:paraId="2FEBB322" w14:textId="77777777" w:rsidTr="00225C47">
        <w:trPr>
          <w:trHeight w:val="320"/>
          <w:ins w:id="812" w:author="Parks, Robbie M" w:date="2018-08-14T21:12:00Z"/>
        </w:trPr>
        <w:tc>
          <w:tcPr>
            <w:tcW w:w="3936"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F0584F0" w14:textId="77777777" w:rsidR="003C1EB9" w:rsidRPr="00AC73A1" w:rsidRDefault="003C1EB9" w:rsidP="00F84E39">
            <w:pPr>
              <w:rPr>
                <w:ins w:id="813" w:author="Parks, Robbie M" w:date="2018-08-14T21:12:00Z"/>
                <w:rFonts w:eastAsia="Times New Roman"/>
                <w:bCs/>
                <w:color w:val="000000"/>
              </w:rPr>
            </w:pPr>
            <w:ins w:id="814" w:author="Parks, Robbie M" w:date="2018-08-14T21:12:00Z">
              <w:r w:rsidRPr="00AC73A1">
                <w:rPr>
                  <w:rFonts w:eastAsia="Times New Roman"/>
                  <w:bCs/>
                  <w:color w:val="000000"/>
                </w:rPr>
                <w:t>All cause</w:t>
              </w:r>
            </w:ins>
          </w:p>
        </w:tc>
        <w:tc>
          <w:tcPr>
            <w:tcW w:w="1559" w:type="dxa"/>
            <w:tcBorders>
              <w:top w:val="nil"/>
              <w:left w:val="nil"/>
              <w:bottom w:val="single" w:sz="4" w:space="0" w:color="auto"/>
              <w:right w:val="single" w:sz="4" w:space="0" w:color="auto"/>
            </w:tcBorders>
            <w:shd w:val="clear" w:color="auto" w:fill="auto"/>
            <w:noWrap/>
            <w:vAlign w:val="bottom"/>
            <w:hideMark/>
          </w:tcPr>
          <w:p w14:paraId="01C9C4CE" w14:textId="77777777" w:rsidR="003C1EB9" w:rsidRPr="00CE3BE6" w:rsidRDefault="003C1EB9" w:rsidP="00F84E39">
            <w:pPr>
              <w:jc w:val="right"/>
              <w:rPr>
                <w:ins w:id="815" w:author="Parks, Robbie M" w:date="2018-08-14T21:12:00Z"/>
                <w:rFonts w:eastAsia="Times New Roman"/>
                <w:color w:val="000000"/>
              </w:rPr>
            </w:pPr>
            <w:ins w:id="816" w:author="Parks, Robbie M" w:date="2018-08-14T21:12:00Z">
              <w:r w:rsidRPr="00CE3BE6">
                <w:rPr>
                  <w:rFonts w:eastAsia="Times New Roman"/>
                  <w:color w:val="000000"/>
                </w:rPr>
                <w:t>43,558,203</w:t>
              </w:r>
            </w:ins>
          </w:p>
        </w:tc>
        <w:tc>
          <w:tcPr>
            <w:tcW w:w="1417" w:type="dxa"/>
            <w:tcBorders>
              <w:top w:val="nil"/>
              <w:left w:val="nil"/>
              <w:bottom w:val="single" w:sz="4" w:space="0" w:color="auto"/>
              <w:right w:val="single" w:sz="4" w:space="0" w:color="auto"/>
            </w:tcBorders>
            <w:shd w:val="clear" w:color="auto" w:fill="auto"/>
            <w:noWrap/>
            <w:vAlign w:val="bottom"/>
            <w:hideMark/>
          </w:tcPr>
          <w:p w14:paraId="348FCF9B" w14:textId="77777777" w:rsidR="003C1EB9" w:rsidRPr="00CE3BE6" w:rsidRDefault="003C1EB9" w:rsidP="00F84E39">
            <w:pPr>
              <w:jc w:val="right"/>
              <w:rPr>
                <w:ins w:id="817" w:author="Parks, Robbie M" w:date="2018-08-14T21:12:00Z"/>
                <w:rFonts w:eastAsia="Times New Roman"/>
                <w:color w:val="000000"/>
              </w:rPr>
            </w:pPr>
            <w:ins w:id="818" w:author="Parks, Robbie M" w:date="2018-08-14T21:12:00Z">
              <w:r w:rsidRPr="00CE3BE6">
                <w:rPr>
                  <w:rFonts w:eastAsia="Times New Roman"/>
                  <w:color w:val="000000"/>
                </w:rPr>
                <w:t>42,295,973</w:t>
              </w:r>
            </w:ins>
          </w:p>
        </w:tc>
        <w:tc>
          <w:tcPr>
            <w:tcW w:w="1694" w:type="dxa"/>
            <w:tcBorders>
              <w:top w:val="nil"/>
              <w:left w:val="nil"/>
              <w:bottom w:val="single" w:sz="4" w:space="0" w:color="auto"/>
              <w:right w:val="single" w:sz="4" w:space="0" w:color="auto"/>
            </w:tcBorders>
            <w:shd w:val="clear" w:color="auto" w:fill="auto"/>
            <w:noWrap/>
            <w:vAlign w:val="bottom"/>
            <w:hideMark/>
          </w:tcPr>
          <w:p w14:paraId="0C1C2CB4" w14:textId="77777777" w:rsidR="003C1EB9" w:rsidRPr="00AC73A1" w:rsidRDefault="003C1EB9" w:rsidP="00F84E39">
            <w:pPr>
              <w:jc w:val="right"/>
              <w:rPr>
                <w:ins w:id="819" w:author="Parks, Robbie M" w:date="2018-08-14T21:12:00Z"/>
                <w:rFonts w:eastAsia="Times New Roman"/>
                <w:b/>
                <w:color w:val="000000"/>
              </w:rPr>
            </w:pPr>
            <w:ins w:id="820" w:author="Parks, Robbie M" w:date="2018-08-14T21:12:00Z">
              <w:r w:rsidRPr="00AC73A1">
                <w:rPr>
                  <w:rFonts w:eastAsia="Times New Roman"/>
                  <w:b/>
                  <w:color w:val="000000"/>
                </w:rPr>
                <w:t>85,854,176</w:t>
              </w:r>
            </w:ins>
          </w:p>
        </w:tc>
      </w:tr>
      <w:tr w:rsidR="003C1EB9" w:rsidRPr="00CE3BE6" w14:paraId="094B262C" w14:textId="77777777" w:rsidTr="00225C47">
        <w:trPr>
          <w:trHeight w:val="320"/>
          <w:ins w:id="821" w:author="Parks, Robbie M" w:date="2018-08-14T21:12:00Z"/>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0043EC9B" w14:textId="77777777" w:rsidR="003C1EB9" w:rsidRPr="00CE3BE6" w:rsidRDefault="003C1EB9" w:rsidP="00F84E39">
            <w:pPr>
              <w:rPr>
                <w:ins w:id="822" w:author="Parks, Robbie M" w:date="2018-08-14T21:12:00Z"/>
                <w:rFonts w:ascii="Helvetica" w:eastAsia="Times New Roman" w:hAnsi="Helvetica"/>
                <w:color w:val="000000"/>
              </w:rPr>
            </w:pPr>
            <w:ins w:id="823" w:author="Parks, Robbie M" w:date="2018-08-14T21:12:00Z">
              <w:r w:rsidRPr="00CE3BE6">
                <w:rPr>
                  <w:rFonts w:ascii="Helvetica" w:eastAsia="Times New Roman" w:hAnsi="Helvetica"/>
                  <w:color w:val="000000"/>
                </w:rPr>
                <w:t> </w:t>
              </w:r>
            </w:ins>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48D8B433" w14:textId="77777777" w:rsidR="003C1EB9" w:rsidRPr="00AC73A1" w:rsidRDefault="003C1EB9" w:rsidP="00F84E39">
            <w:pPr>
              <w:rPr>
                <w:ins w:id="824" w:author="Parks, Robbie M" w:date="2018-08-14T21:12:00Z"/>
                <w:rFonts w:eastAsia="Times New Roman"/>
                <w:bCs/>
                <w:color w:val="000000"/>
              </w:rPr>
            </w:pPr>
            <w:ins w:id="825" w:author="Parks, Robbie M" w:date="2018-08-14T21:12:00Z">
              <w:r w:rsidRPr="00AC73A1">
                <w:rPr>
                  <w:rFonts w:eastAsia="Times New Roman"/>
                  <w:bCs/>
                  <w:color w:val="000000"/>
                </w:rPr>
                <w:t>Cancer</w:t>
              </w:r>
              <w:r w:rsidR="00DE001B">
                <w:rPr>
                  <w:rFonts w:eastAsia="Times New Roman"/>
                  <w:bCs/>
                  <w:color w:val="000000"/>
                </w:rPr>
                <w:t>s</w:t>
              </w:r>
            </w:ins>
          </w:p>
        </w:tc>
        <w:tc>
          <w:tcPr>
            <w:tcW w:w="1559" w:type="dxa"/>
            <w:tcBorders>
              <w:top w:val="nil"/>
              <w:left w:val="nil"/>
              <w:bottom w:val="single" w:sz="4" w:space="0" w:color="auto"/>
              <w:right w:val="single" w:sz="4" w:space="0" w:color="auto"/>
            </w:tcBorders>
            <w:shd w:val="clear" w:color="auto" w:fill="auto"/>
            <w:noWrap/>
            <w:vAlign w:val="bottom"/>
            <w:hideMark/>
          </w:tcPr>
          <w:p w14:paraId="3C85E3B8" w14:textId="77777777" w:rsidR="003C1EB9" w:rsidRPr="00CE3BE6" w:rsidRDefault="003C1EB9" w:rsidP="00F84E39">
            <w:pPr>
              <w:jc w:val="right"/>
              <w:rPr>
                <w:ins w:id="826" w:author="Parks, Robbie M" w:date="2018-08-14T21:12:00Z"/>
                <w:rFonts w:eastAsia="Times New Roman"/>
                <w:color w:val="000000"/>
              </w:rPr>
            </w:pPr>
            <w:ins w:id="827" w:author="Parks, Robbie M" w:date="2018-08-14T21:12:00Z">
              <w:r w:rsidRPr="00CE3BE6">
                <w:rPr>
                  <w:rFonts w:eastAsia="Times New Roman"/>
                  <w:color w:val="000000"/>
                </w:rPr>
                <w:t>10,481,582</w:t>
              </w:r>
            </w:ins>
          </w:p>
        </w:tc>
        <w:tc>
          <w:tcPr>
            <w:tcW w:w="1417" w:type="dxa"/>
            <w:tcBorders>
              <w:top w:val="nil"/>
              <w:left w:val="nil"/>
              <w:bottom w:val="single" w:sz="4" w:space="0" w:color="auto"/>
              <w:right w:val="single" w:sz="4" w:space="0" w:color="auto"/>
            </w:tcBorders>
            <w:shd w:val="clear" w:color="auto" w:fill="auto"/>
            <w:noWrap/>
            <w:vAlign w:val="bottom"/>
            <w:hideMark/>
          </w:tcPr>
          <w:p w14:paraId="777DCDE0" w14:textId="77777777" w:rsidR="003C1EB9" w:rsidRPr="00CE3BE6" w:rsidRDefault="003C1EB9" w:rsidP="00F84E39">
            <w:pPr>
              <w:jc w:val="right"/>
              <w:rPr>
                <w:ins w:id="828" w:author="Parks, Robbie M" w:date="2018-08-14T21:12:00Z"/>
                <w:rFonts w:eastAsia="Times New Roman"/>
                <w:color w:val="000000"/>
              </w:rPr>
            </w:pPr>
            <w:ins w:id="829" w:author="Parks, Robbie M" w:date="2018-08-14T21:12:00Z">
              <w:r w:rsidRPr="00CE3BE6">
                <w:rPr>
                  <w:rFonts w:eastAsia="Times New Roman"/>
                  <w:color w:val="000000"/>
                </w:rPr>
                <w:t>9,476,530</w:t>
              </w:r>
            </w:ins>
          </w:p>
        </w:tc>
        <w:tc>
          <w:tcPr>
            <w:tcW w:w="1694" w:type="dxa"/>
            <w:tcBorders>
              <w:top w:val="nil"/>
              <w:left w:val="nil"/>
              <w:bottom w:val="single" w:sz="4" w:space="0" w:color="auto"/>
              <w:right w:val="single" w:sz="4" w:space="0" w:color="auto"/>
            </w:tcBorders>
            <w:shd w:val="clear" w:color="auto" w:fill="auto"/>
            <w:noWrap/>
            <w:vAlign w:val="bottom"/>
            <w:hideMark/>
          </w:tcPr>
          <w:p w14:paraId="305007E2" w14:textId="77777777" w:rsidR="003C1EB9" w:rsidRPr="00CE3BE6" w:rsidRDefault="003C1EB9" w:rsidP="00F84E39">
            <w:pPr>
              <w:jc w:val="right"/>
              <w:rPr>
                <w:ins w:id="830" w:author="Parks, Robbie M" w:date="2018-08-14T21:12:00Z"/>
                <w:rFonts w:eastAsia="Times New Roman"/>
                <w:color w:val="000000"/>
              </w:rPr>
            </w:pPr>
            <w:ins w:id="831" w:author="Parks, Robbie M" w:date="2018-08-14T21:12:00Z">
              <w:r w:rsidRPr="00CE3BE6">
                <w:rPr>
                  <w:rFonts w:eastAsia="Times New Roman"/>
                  <w:color w:val="000000"/>
                </w:rPr>
                <w:t>19,958,112</w:t>
              </w:r>
            </w:ins>
          </w:p>
        </w:tc>
      </w:tr>
      <w:tr w:rsidR="003C1EB9" w:rsidRPr="00CE3BE6" w14:paraId="6EA5269E" w14:textId="77777777" w:rsidTr="00225C47">
        <w:trPr>
          <w:trHeight w:val="320"/>
          <w:ins w:id="832" w:author="Parks, Robbie M" w:date="2018-08-14T21:12:00Z"/>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23041AE3" w14:textId="77777777" w:rsidR="003C1EB9" w:rsidRPr="00CE3BE6" w:rsidRDefault="003C1EB9" w:rsidP="00F84E39">
            <w:pPr>
              <w:rPr>
                <w:ins w:id="833" w:author="Parks, Robbie M" w:date="2018-08-14T21:12:00Z"/>
                <w:rFonts w:ascii="Helvetica" w:eastAsia="Times New Roman" w:hAnsi="Helvetica"/>
                <w:color w:val="000000"/>
              </w:rPr>
            </w:pPr>
            <w:ins w:id="834" w:author="Parks, Robbie M" w:date="2018-08-14T21:12:00Z">
              <w:r w:rsidRPr="00CE3BE6">
                <w:rPr>
                  <w:rFonts w:ascii="Helvetica" w:eastAsia="Times New Roman" w:hAnsi="Helvetica"/>
                  <w:color w:val="000000"/>
                </w:rPr>
                <w:t> </w:t>
              </w:r>
            </w:ins>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6F883314" w14:textId="77777777" w:rsidR="003C1EB9" w:rsidRPr="00AC73A1" w:rsidRDefault="003C1EB9" w:rsidP="00F84E39">
            <w:pPr>
              <w:rPr>
                <w:ins w:id="835" w:author="Parks, Robbie M" w:date="2018-08-14T21:12:00Z"/>
                <w:rFonts w:eastAsia="Times New Roman"/>
                <w:bCs/>
                <w:color w:val="000000"/>
              </w:rPr>
            </w:pPr>
            <w:ins w:id="836" w:author="Parks, Robbie M" w:date="2018-08-14T21:12:00Z">
              <w:r w:rsidRPr="00AC73A1">
                <w:rPr>
                  <w:rFonts w:eastAsia="Times New Roman"/>
                  <w:bCs/>
                  <w:color w:val="000000"/>
                </w:rPr>
                <w:t>Cardiorespiratory</w:t>
              </w:r>
              <w:r w:rsidR="009C3641">
                <w:rPr>
                  <w:rFonts w:eastAsia="Times New Roman"/>
                  <w:bCs/>
                  <w:color w:val="000000"/>
                </w:rPr>
                <w:t xml:space="preserve"> diseases</w:t>
              </w:r>
            </w:ins>
          </w:p>
        </w:tc>
        <w:tc>
          <w:tcPr>
            <w:tcW w:w="1559" w:type="dxa"/>
            <w:tcBorders>
              <w:top w:val="nil"/>
              <w:left w:val="nil"/>
              <w:bottom w:val="single" w:sz="4" w:space="0" w:color="auto"/>
              <w:right w:val="single" w:sz="4" w:space="0" w:color="auto"/>
            </w:tcBorders>
            <w:shd w:val="clear" w:color="auto" w:fill="auto"/>
            <w:noWrap/>
            <w:vAlign w:val="bottom"/>
            <w:hideMark/>
          </w:tcPr>
          <w:p w14:paraId="571C8472" w14:textId="77777777" w:rsidR="003C1EB9" w:rsidRPr="00CE3BE6" w:rsidRDefault="003C1EB9" w:rsidP="00F84E39">
            <w:pPr>
              <w:jc w:val="right"/>
              <w:rPr>
                <w:ins w:id="837" w:author="Parks, Robbie M" w:date="2018-08-14T21:12:00Z"/>
                <w:rFonts w:eastAsia="Times New Roman"/>
                <w:color w:val="000000"/>
              </w:rPr>
            </w:pPr>
            <w:ins w:id="838" w:author="Parks, Robbie M" w:date="2018-08-14T21:12:00Z">
              <w:r w:rsidRPr="00CE3BE6">
                <w:rPr>
                  <w:rFonts w:eastAsia="Times New Roman"/>
                  <w:color w:val="000000"/>
                </w:rPr>
                <w:t>20,168,049</w:t>
              </w:r>
            </w:ins>
          </w:p>
        </w:tc>
        <w:tc>
          <w:tcPr>
            <w:tcW w:w="1417" w:type="dxa"/>
            <w:tcBorders>
              <w:top w:val="nil"/>
              <w:left w:val="nil"/>
              <w:bottom w:val="single" w:sz="4" w:space="0" w:color="auto"/>
              <w:right w:val="single" w:sz="4" w:space="0" w:color="auto"/>
            </w:tcBorders>
            <w:shd w:val="clear" w:color="auto" w:fill="auto"/>
            <w:noWrap/>
            <w:vAlign w:val="bottom"/>
            <w:hideMark/>
          </w:tcPr>
          <w:p w14:paraId="7C11DEC1" w14:textId="77777777" w:rsidR="003C1EB9" w:rsidRPr="00CE3BE6" w:rsidRDefault="003C1EB9" w:rsidP="00F84E39">
            <w:pPr>
              <w:jc w:val="right"/>
              <w:rPr>
                <w:ins w:id="839" w:author="Parks, Robbie M" w:date="2018-08-14T21:12:00Z"/>
                <w:rFonts w:eastAsia="Times New Roman"/>
                <w:color w:val="000000"/>
              </w:rPr>
            </w:pPr>
            <w:ins w:id="840" w:author="Parks, Robbie M" w:date="2018-08-14T21:12:00Z">
              <w:r w:rsidRPr="00CE3BE6">
                <w:rPr>
                  <w:rFonts w:eastAsia="Times New Roman"/>
                  <w:color w:val="000000"/>
                </w:rPr>
                <w:t>21,109,525</w:t>
              </w:r>
            </w:ins>
          </w:p>
        </w:tc>
        <w:tc>
          <w:tcPr>
            <w:tcW w:w="1694" w:type="dxa"/>
            <w:tcBorders>
              <w:top w:val="nil"/>
              <w:left w:val="nil"/>
              <w:bottom w:val="single" w:sz="4" w:space="0" w:color="auto"/>
              <w:right w:val="single" w:sz="4" w:space="0" w:color="auto"/>
            </w:tcBorders>
            <w:shd w:val="clear" w:color="auto" w:fill="auto"/>
            <w:noWrap/>
            <w:vAlign w:val="bottom"/>
            <w:hideMark/>
          </w:tcPr>
          <w:p w14:paraId="549B8E0B" w14:textId="77777777" w:rsidR="003C1EB9" w:rsidRPr="00CE3BE6" w:rsidRDefault="003C1EB9" w:rsidP="00F84E39">
            <w:pPr>
              <w:jc w:val="right"/>
              <w:rPr>
                <w:ins w:id="841" w:author="Parks, Robbie M" w:date="2018-08-14T21:12:00Z"/>
                <w:rFonts w:eastAsia="Times New Roman"/>
                <w:color w:val="000000"/>
              </w:rPr>
            </w:pPr>
            <w:ins w:id="842" w:author="Parks, Robbie M" w:date="2018-08-14T21:12:00Z">
              <w:r w:rsidRPr="00CE3BE6">
                <w:rPr>
                  <w:rFonts w:eastAsia="Times New Roman"/>
                  <w:color w:val="000000"/>
                </w:rPr>
                <w:t>41,277,574</w:t>
              </w:r>
            </w:ins>
          </w:p>
        </w:tc>
      </w:tr>
      <w:tr w:rsidR="003C1EB9" w:rsidRPr="00CE3BE6" w14:paraId="4EBBD68C" w14:textId="77777777" w:rsidTr="00225C47">
        <w:trPr>
          <w:trHeight w:val="320"/>
          <w:ins w:id="843" w:author="Parks, Robbie M" w:date="2018-08-14T21:12:00Z"/>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50C76772" w14:textId="77777777" w:rsidR="003C1EB9" w:rsidRPr="00CE3BE6" w:rsidRDefault="003C1EB9" w:rsidP="00F84E39">
            <w:pPr>
              <w:rPr>
                <w:ins w:id="844" w:author="Parks, Robbie M" w:date="2018-08-14T21:12:00Z"/>
                <w:rFonts w:ascii="Helvetica" w:eastAsia="Times New Roman" w:hAnsi="Helvetica"/>
                <w:color w:val="000000"/>
              </w:rPr>
            </w:pPr>
            <w:ins w:id="845" w:author="Parks, Robbie M" w:date="2018-08-14T21:12:00Z">
              <w:r w:rsidRPr="00CE3BE6">
                <w:rPr>
                  <w:rFonts w:ascii="Helvetica" w:eastAsia="Times New Roman" w:hAnsi="Helvetica"/>
                  <w:color w:val="000000"/>
                </w:rPr>
                <w:t> </w:t>
              </w:r>
            </w:ins>
          </w:p>
        </w:tc>
        <w:tc>
          <w:tcPr>
            <w:tcW w:w="283" w:type="dxa"/>
            <w:tcBorders>
              <w:top w:val="nil"/>
              <w:left w:val="nil"/>
              <w:bottom w:val="single" w:sz="4" w:space="0" w:color="auto"/>
              <w:right w:val="single" w:sz="4" w:space="0" w:color="auto"/>
            </w:tcBorders>
            <w:shd w:val="clear" w:color="auto" w:fill="auto"/>
            <w:noWrap/>
            <w:vAlign w:val="bottom"/>
            <w:hideMark/>
          </w:tcPr>
          <w:p w14:paraId="0CD8578F" w14:textId="77777777" w:rsidR="003C1EB9" w:rsidRPr="00CE3BE6" w:rsidRDefault="003C1EB9" w:rsidP="00F84E39">
            <w:pPr>
              <w:rPr>
                <w:ins w:id="846" w:author="Parks, Robbie M" w:date="2018-08-14T21:12:00Z"/>
                <w:rFonts w:ascii="Helvetica" w:eastAsia="Times New Roman" w:hAnsi="Helvetica"/>
                <w:color w:val="000000"/>
              </w:rPr>
            </w:pPr>
            <w:ins w:id="847" w:author="Parks, Robbie M" w:date="2018-08-14T21:12:00Z">
              <w:r w:rsidRPr="00CE3BE6">
                <w:rPr>
                  <w:rFonts w:ascii="Helvetica" w:eastAsia="Times New Roman" w:hAnsi="Helvetica"/>
                  <w:color w:val="000000"/>
                </w:rPr>
                <w:t> </w:t>
              </w:r>
            </w:ins>
          </w:p>
        </w:tc>
        <w:tc>
          <w:tcPr>
            <w:tcW w:w="3370" w:type="dxa"/>
            <w:tcBorders>
              <w:top w:val="nil"/>
              <w:left w:val="nil"/>
              <w:bottom w:val="single" w:sz="4" w:space="0" w:color="auto"/>
              <w:right w:val="single" w:sz="4" w:space="0" w:color="auto"/>
            </w:tcBorders>
            <w:shd w:val="clear" w:color="auto" w:fill="auto"/>
            <w:noWrap/>
            <w:vAlign w:val="bottom"/>
            <w:hideMark/>
          </w:tcPr>
          <w:p w14:paraId="62A3C5F0" w14:textId="77777777" w:rsidR="003C1EB9" w:rsidRPr="00AC73A1" w:rsidRDefault="003C1EB9" w:rsidP="00F84E39">
            <w:pPr>
              <w:rPr>
                <w:ins w:id="848" w:author="Parks, Robbie M" w:date="2018-08-14T21:12:00Z"/>
                <w:rFonts w:eastAsia="Times New Roman"/>
                <w:bCs/>
                <w:color w:val="000000"/>
              </w:rPr>
            </w:pPr>
            <w:ins w:id="849" w:author="Parks, Robbie M" w:date="2018-08-14T21:12:00Z">
              <w:r w:rsidRPr="00AC73A1">
                <w:rPr>
                  <w:rFonts w:eastAsia="Times New Roman"/>
                  <w:bCs/>
                  <w:color w:val="000000"/>
                </w:rPr>
                <w:t>Cardiovascular</w:t>
              </w:r>
              <w:r w:rsidR="001F3669">
                <w:rPr>
                  <w:rFonts w:eastAsia="Times New Roman"/>
                  <w:bCs/>
                  <w:color w:val="000000"/>
                </w:rPr>
                <w:t xml:space="preserve"> diseases</w:t>
              </w:r>
            </w:ins>
          </w:p>
        </w:tc>
        <w:tc>
          <w:tcPr>
            <w:tcW w:w="1559" w:type="dxa"/>
            <w:tcBorders>
              <w:top w:val="nil"/>
              <w:left w:val="nil"/>
              <w:bottom w:val="single" w:sz="4" w:space="0" w:color="auto"/>
              <w:right w:val="single" w:sz="4" w:space="0" w:color="auto"/>
            </w:tcBorders>
            <w:shd w:val="clear" w:color="auto" w:fill="auto"/>
            <w:noWrap/>
            <w:vAlign w:val="bottom"/>
            <w:hideMark/>
          </w:tcPr>
          <w:p w14:paraId="3FED82D8" w14:textId="77777777" w:rsidR="003C1EB9" w:rsidRPr="00CE3BE6" w:rsidRDefault="003C1EB9" w:rsidP="00F84E39">
            <w:pPr>
              <w:jc w:val="right"/>
              <w:rPr>
                <w:ins w:id="850" w:author="Parks, Robbie M" w:date="2018-08-14T21:12:00Z"/>
                <w:rFonts w:eastAsia="Times New Roman"/>
                <w:color w:val="000000"/>
              </w:rPr>
            </w:pPr>
            <w:ins w:id="851" w:author="Parks, Robbie M" w:date="2018-08-14T21:12:00Z">
              <w:r w:rsidRPr="00CE3BE6">
                <w:rPr>
                  <w:rFonts w:eastAsia="Times New Roman"/>
                  <w:color w:val="000000"/>
                </w:rPr>
                <w:t>16,238,344</w:t>
              </w:r>
            </w:ins>
          </w:p>
        </w:tc>
        <w:tc>
          <w:tcPr>
            <w:tcW w:w="1417" w:type="dxa"/>
            <w:tcBorders>
              <w:top w:val="nil"/>
              <w:left w:val="nil"/>
              <w:bottom w:val="single" w:sz="4" w:space="0" w:color="auto"/>
              <w:right w:val="single" w:sz="4" w:space="0" w:color="auto"/>
            </w:tcBorders>
            <w:shd w:val="clear" w:color="auto" w:fill="auto"/>
            <w:noWrap/>
            <w:vAlign w:val="bottom"/>
            <w:hideMark/>
          </w:tcPr>
          <w:p w14:paraId="15C17F93" w14:textId="77777777" w:rsidR="003C1EB9" w:rsidRPr="00CE3BE6" w:rsidRDefault="003C1EB9" w:rsidP="00F84E39">
            <w:pPr>
              <w:jc w:val="right"/>
              <w:rPr>
                <w:ins w:id="852" w:author="Parks, Robbie M" w:date="2018-08-14T21:12:00Z"/>
                <w:rFonts w:eastAsia="Times New Roman"/>
                <w:color w:val="000000"/>
              </w:rPr>
            </w:pPr>
            <w:ins w:id="853" w:author="Parks, Robbie M" w:date="2018-08-14T21:12:00Z">
              <w:r w:rsidRPr="00CE3BE6">
                <w:rPr>
                  <w:rFonts w:eastAsia="Times New Roman"/>
                  <w:color w:val="000000"/>
                </w:rPr>
                <w:t>17,210,556</w:t>
              </w:r>
            </w:ins>
          </w:p>
        </w:tc>
        <w:tc>
          <w:tcPr>
            <w:tcW w:w="1694" w:type="dxa"/>
            <w:tcBorders>
              <w:top w:val="nil"/>
              <w:left w:val="nil"/>
              <w:bottom w:val="single" w:sz="4" w:space="0" w:color="auto"/>
              <w:right w:val="single" w:sz="4" w:space="0" w:color="auto"/>
            </w:tcBorders>
            <w:shd w:val="clear" w:color="auto" w:fill="auto"/>
            <w:noWrap/>
            <w:vAlign w:val="bottom"/>
            <w:hideMark/>
          </w:tcPr>
          <w:p w14:paraId="3B47DB7B" w14:textId="77777777" w:rsidR="003C1EB9" w:rsidRPr="00CE3BE6" w:rsidRDefault="003C1EB9" w:rsidP="00F84E39">
            <w:pPr>
              <w:jc w:val="right"/>
              <w:rPr>
                <w:ins w:id="854" w:author="Parks, Robbie M" w:date="2018-08-14T21:12:00Z"/>
                <w:rFonts w:eastAsia="Times New Roman"/>
                <w:color w:val="000000"/>
              </w:rPr>
            </w:pPr>
            <w:ins w:id="855" w:author="Parks, Robbie M" w:date="2018-08-14T21:12:00Z">
              <w:r w:rsidRPr="00CE3BE6">
                <w:rPr>
                  <w:rFonts w:eastAsia="Times New Roman"/>
                  <w:color w:val="000000"/>
                </w:rPr>
                <w:t>33,448,900</w:t>
              </w:r>
            </w:ins>
          </w:p>
        </w:tc>
      </w:tr>
      <w:tr w:rsidR="003C1EB9" w:rsidRPr="00CE3BE6" w14:paraId="300F6D66" w14:textId="77777777" w:rsidTr="00225C47">
        <w:trPr>
          <w:trHeight w:val="320"/>
          <w:ins w:id="856" w:author="Parks, Robbie M" w:date="2018-08-14T21:12:00Z"/>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1722A309" w14:textId="77777777" w:rsidR="003C1EB9" w:rsidRPr="00CE3BE6" w:rsidRDefault="003C1EB9" w:rsidP="00F84E39">
            <w:pPr>
              <w:rPr>
                <w:ins w:id="857" w:author="Parks, Robbie M" w:date="2018-08-14T21:12:00Z"/>
                <w:rFonts w:ascii="Helvetica" w:eastAsia="Times New Roman" w:hAnsi="Helvetica"/>
                <w:color w:val="000000"/>
              </w:rPr>
            </w:pPr>
            <w:ins w:id="858" w:author="Parks, Robbie M" w:date="2018-08-14T21:12:00Z">
              <w:r w:rsidRPr="00CE3BE6">
                <w:rPr>
                  <w:rFonts w:ascii="Helvetica" w:eastAsia="Times New Roman" w:hAnsi="Helvetica"/>
                  <w:color w:val="000000"/>
                </w:rPr>
                <w:t> </w:t>
              </w:r>
            </w:ins>
          </w:p>
        </w:tc>
        <w:tc>
          <w:tcPr>
            <w:tcW w:w="283" w:type="dxa"/>
            <w:tcBorders>
              <w:top w:val="nil"/>
              <w:left w:val="nil"/>
              <w:bottom w:val="single" w:sz="4" w:space="0" w:color="auto"/>
              <w:right w:val="single" w:sz="4" w:space="0" w:color="auto"/>
            </w:tcBorders>
            <w:shd w:val="clear" w:color="auto" w:fill="auto"/>
            <w:noWrap/>
            <w:vAlign w:val="bottom"/>
            <w:hideMark/>
          </w:tcPr>
          <w:p w14:paraId="26D55282" w14:textId="77777777" w:rsidR="003C1EB9" w:rsidRPr="00CE3BE6" w:rsidRDefault="003C1EB9" w:rsidP="00F84E39">
            <w:pPr>
              <w:rPr>
                <w:ins w:id="859" w:author="Parks, Robbie M" w:date="2018-08-14T21:12:00Z"/>
                <w:rFonts w:ascii="Helvetica" w:eastAsia="Times New Roman" w:hAnsi="Helvetica"/>
                <w:color w:val="000000"/>
              </w:rPr>
            </w:pPr>
            <w:ins w:id="860" w:author="Parks, Robbie M" w:date="2018-08-14T21:12:00Z">
              <w:r w:rsidRPr="00CE3BE6">
                <w:rPr>
                  <w:rFonts w:ascii="Helvetica" w:eastAsia="Times New Roman" w:hAnsi="Helvetica"/>
                  <w:color w:val="000000"/>
                </w:rPr>
                <w:t> </w:t>
              </w:r>
            </w:ins>
          </w:p>
        </w:tc>
        <w:tc>
          <w:tcPr>
            <w:tcW w:w="3370" w:type="dxa"/>
            <w:tcBorders>
              <w:top w:val="nil"/>
              <w:left w:val="nil"/>
              <w:bottom w:val="single" w:sz="4" w:space="0" w:color="auto"/>
              <w:right w:val="single" w:sz="4" w:space="0" w:color="auto"/>
            </w:tcBorders>
            <w:shd w:val="clear" w:color="auto" w:fill="auto"/>
            <w:noWrap/>
            <w:vAlign w:val="bottom"/>
            <w:hideMark/>
          </w:tcPr>
          <w:p w14:paraId="60CB0E94" w14:textId="77777777" w:rsidR="003C1EB9" w:rsidRPr="00AC73A1" w:rsidRDefault="003C1EB9" w:rsidP="00F84E39">
            <w:pPr>
              <w:rPr>
                <w:ins w:id="861" w:author="Parks, Robbie M" w:date="2018-08-14T21:12:00Z"/>
                <w:rFonts w:eastAsia="Times New Roman"/>
                <w:bCs/>
                <w:color w:val="000000"/>
              </w:rPr>
            </w:pPr>
            <w:ins w:id="862" w:author="Parks, Robbie M" w:date="2018-08-14T21:12:00Z">
              <w:r w:rsidRPr="00AC73A1">
                <w:rPr>
                  <w:rFonts w:eastAsia="Times New Roman"/>
                  <w:bCs/>
                  <w:color w:val="000000"/>
                </w:rPr>
                <w:t>Chronic respiratory diseases</w:t>
              </w:r>
            </w:ins>
          </w:p>
        </w:tc>
        <w:tc>
          <w:tcPr>
            <w:tcW w:w="1559" w:type="dxa"/>
            <w:tcBorders>
              <w:top w:val="nil"/>
              <w:left w:val="nil"/>
              <w:bottom w:val="single" w:sz="4" w:space="0" w:color="auto"/>
              <w:right w:val="single" w:sz="4" w:space="0" w:color="auto"/>
            </w:tcBorders>
            <w:shd w:val="clear" w:color="auto" w:fill="auto"/>
            <w:noWrap/>
            <w:vAlign w:val="bottom"/>
            <w:hideMark/>
          </w:tcPr>
          <w:p w14:paraId="68FB3D4C" w14:textId="77777777" w:rsidR="003C1EB9" w:rsidRPr="00CE3BE6" w:rsidRDefault="003C1EB9" w:rsidP="00F84E39">
            <w:pPr>
              <w:jc w:val="right"/>
              <w:rPr>
                <w:ins w:id="863" w:author="Parks, Robbie M" w:date="2018-08-14T21:12:00Z"/>
                <w:rFonts w:eastAsia="Times New Roman"/>
                <w:color w:val="000000"/>
              </w:rPr>
            </w:pPr>
            <w:ins w:id="864" w:author="Parks, Robbie M" w:date="2018-08-14T21:12:00Z">
              <w:r w:rsidRPr="00CE3BE6">
                <w:rPr>
                  <w:rFonts w:eastAsia="Times New Roman"/>
                  <w:color w:val="000000"/>
                </w:rPr>
                <w:t>2,791,652</w:t>
              </w:r>
            </w:ins>
          </w:p>
        </w:tc>
        <w:tc>
          <w:tcPr>
            <w:tcW w:w="1417" w:type="dxa"/>
            <w:tcBorders>
              <w:top w:val="nil"/>
              <w:left w:val="nil"/>
              <w:bottom w:val="single" w:sz="4" w:space="0" w:color="auto"/>
              <w:right w:val="single" w:sz="4" w:space="0" w:color="auto"/>
            </w:tcBorders>
            <w:shd w:val="clear" w:color="auto" w:fill="auto"/>
            <w:noWrap/>
            <w:vAlign w:val="bottom"/>
            <w:hideMark/>
          </w:tcPr>
          <w:p w14:paraId="096B7E47" w14:textId="77777777" w:rsidR="003C1EB9" w:rsidRPr="00CE3BE6" w:rsidRDefault="003C1EB9" w:rsidP="00F84E39">
            <w:pPr>
              <w:jc w:val="right"/>
              <w:rPr>
                <w:ins w:id="865" w:author="Parks, Robbie M" w:date="2018-08-14T21:12:00Z"/>
                <w:rFonts w:eastAsia="Times New Roman"/>
                <w:color w:val="000000"/>
              </w:rPr>
            </w:pPr>
            <w:ins w:id="866" w:author="Parks, Robbie M" w:date="2018-08-14T21:12:00Z">
              <w:r w:rsidRPr="00CE3BE6">
                <w:rPr>
                  <w:rFonts w:eastAsia="Times New Roman"/>
                  <w:color w:val="000000"/>
                </w:rPr>
                <w:t>2,595,950</w:t>
              </w:r>
            </w:ins>
          </w:p>
        </w:tc>
        <w:tc>
          <w:tcPr>
            <w:tcW w:w="1694" w:type="dxa"/>
            <w:tcBorders>
              <w:top w:val="nil"/>
              <w:left w:val="nil"/>
              <w:bottom w:val="single" w:sz="4" w:space="0" w:color="auto"/>
              <w:right w:val="single" w:sz="4" w:space="0" w:color="auto"/>
            </w:tcBorders>
            <w:shd w:val="clear" w:color="auto" w:fill="auto"/>
            <w:noWrap/>
            <w:vAlign w:val="bottom"/>
            <w:hideMark/>
          </w:tcPr>
          <w:p w14:paraId="7BD83252" w14:textId="77777777" w:rsidR="003C1EB9" w:rsidRPr="00CE3BE6" w:rsidRDefault="003C1EB9" w:rsidP="00F84E39">
            <w:pPr>
              <w:jc w:val="right"/>
              <w:rPr>
                <w:ins w:id="867" w:author="Parks, Robbie M" w:date="2018-08-14T21:12:00Z"/>
                <w:rFonts w:eastAsia="Times New Roman"/>
                <w:color w:val="000000"/>
              </w:rPr>
            </w:pPr>
            <w:ins w:id="868" w:author="Parks, Robbie M" w:date="2018-08-14T21:12:00Z">
              <w:r w:rsidRPr="00CE3BE6">
                <w:rPr>
                  <w:rFonts w:eastAsia="Times New Roman"/>
                  <w:color w:val="000000"/>
                </w:rPr>
                <w:t>5,387,602</w:t>
              </w:r>
            </w:ins>
          </w:p>
        </w:tc>
      </w:tr>
      <w:tr w:rsidR="003C1EB9" w:rsidRPr="00CE3BE6" w14:paraId="6AB16229" w14:textId="77777777" w:rsidTr="00225C47">
        <w:trPr>
          <w:trHeight w:val="320"/>
          <w:ins w:id="869" w:author="Parks, Robbie M" w:date="2018-08-14T21:12:00Z"/>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5AE4B466" w14:textId="77777777" w:rsidR="003C1EB9" w:rsidRPr="00CE3BE6" w:rsidRDefault="003C1EB9" w:rsidP="00F84E39">
            <w:pPr>
              <w:rPr>
                <w:ins w:id="870" w:author="Parks, Robbie M" w:date="2018-08-14T21:12:00Z"/>
                <w:rFonts w:ascii="Helvetica" w:eastAsia="Times New Roman" w:hAnsi="Helvetica"/>
                <w:color w:val="000000"/>
              </w:rPr>
            </w:pPr>
            <w:ins w:id="871" w:author="Parks, Robbie M" w:date="2018-08-14T21:12:00Z">
              <w:r w:rsidRPr="00CE3BE6">
                <w:rPr>
                  <w:rFonts w:ascii="Helvetica" w:eastAsia="Times New Roman" w:hAnsi="Helvetica"/>
                  <w:color w:val="000000"/>
                </w:rPr>
                <w:t> </w:t>
              </w:r>
            </w:ins>
          </w:p>
        </w:tc>
        <w:tc>
          <w:tcPr>
            <w:tcW w:w="283" w:type="dxa"/>
            <w:tcBorders>
              <w:top w:val="nil"/>
              <w:left w:val="nil"/>
              <w:bottom w:val="single" w:sz="4" w:space="0" w:color="auto"/>
              <w:right w:val="single" w:sz="4" w:space="0" w:color="auto"/>
            </w:tcBorders>
            <w:shd w:val="clear" w:color="auto" w:fill="auto"/>
            <w:noWrap/>
            <w:vAlign w:val="bottom"/>
            <w:hideMark/>
          </w:tcPr>
          <w:p w14:paraId="12E99ECD" w14:textId="77777777" w:rsidR="003C1EB9" w:rsidRPr="00CE3BE6" w:rsidRDefault="003C1EB9" w:rsidP="00F84E39">
            <w:pPr>
              <w:rPr>
                <w:ins w:id="872" w:author="Parks, Robbie M" w:date="2018-08-14T21:12:00Z"/>
                <w:rFonts w:ascii="Helvetica" w:eastAsia="Times New Roman" w:hAnsi="Helvetica"/>
                <w:color w:val="000000"/>
              </w:rPr>
            </w:pPr>
            <w:ins w:id="873" w:author="Parks, Robbie M" w:date="2018-08-14T21:12:00Z">
              <w:r w:rsidRPr="00CE3BE6">
                <w:rPr>
                  <w:rFonts w:ascii="Helvetica" w:eastAsia="Times New Roman" w:hAnsi="Helvetica"/>
                  <w:color w:val="000000"/>
                </w:rPr>
                <w:t> </w:t>
              </w:r>
            </w:ins>
          </w:p>
        </w:tc>
        <w:tc>
          <w:tcPr>
            <w:tcW w:w="3370" w:type="dxa"/>
            <w:tcBorders>
              <w:top w:val="nil"/>
              <w:left w:val="nil"/>
              <w:bottom w:val="single" w:sz="4" w:space="0" w:color="auto"/>
              <w:right w:val="single" w:sz="4" w:space="0" w:color="auto"/>
            </w:tcBorders>
            <w:shd w:val="clear" w:color="auto" w:fill="auto"/>
            <w:noWrap/>
            <w:vAlign w:val="bottom"/>
            <w:hideMark/>
          </w:tcPr>
          <w:p w14:paraId="277DC79C" w14:textId="77777777" w:rsidR="003C1EB9" w:rsidRPr="00AC73A1" w:rsidRDefault="003C1EB9" w:rsidP="00F84E39">
            <w:pPr>
              <w:rPr>
                <w:ins w:id="874" w:author="Parks, Robbie M" w:date="2018-08-14T21:12:00Z"/>
                <w:rFonts w:eastAsia="Times New Roman"/>
                <w:bCs/>
                <w:color w:val="000000"/>
              </w:rPr>
            </w:pPr>
            <w:ins w:id="875" w:author="Parks, Robbie M" w:date="2018-08-14T21:12:00Z">
              <w:r w:rsidRPr="00AC73A1">
                <w:rPr>
                  <w:rFonts w:eastAsia="Times New Roman"/>
                  <w:bCs/>
                  <w:color w:val="000000"/>
                </w:rPr>
                <w:t>Respiratory infections</w:t>
              </w:r>
            </w:ins>
          </w:p>
        </w:tc>
        <w:tc>
          <w:tcPr>
            <w:tcW w:w="1559" w:type="dxa"/>
            <w:tcBorders>
              <w:top w:val="nil"/>
              <w:left w:val="nil"/>
              <w:bottom w:val="single" w:sz="4" w:space="0" w:color="auto"/>
              <w:right w:val="single" w:sz="4" w:space="0" w:color="auto"/>
            </w:tcBorders>
            <w:shd w:val="clear" w:color="auto" w:fill="auto"/>
            <w:noWrap/>
            <w:vAlign w:val="bottom"/>
            <w:hideMark/>
          </w:tcPr>
          <w:p w14:paraId="1F5F7ACC" w14:textId="77777777" w:rsidR="003C1EB9" w:rsidRPr="00CE3BE6" w:rsidRDefault="003C1EB9" w:rsidP="00F84E39">
            <w:pPr>
              <w:jc w:val="right"/>
              <w:rPr>
                <w:ins w:id="876" w:author="Parks, Robbie M" w:date="2018-08-14T21:12:00Z"/>
                <w:rFonts w:eastAsia="Times New Roman"/>
                <w:color w:val="000000"/>
              </w:rPr>
            </w:pPr>
            <w:ins w:id="877" w:author="Parks, Robbie M" w:date="2018-08-14T21:12:00Z">
              <w:r w:rsidRPr="00CE3BE6">
                <w:rPr>
                  <w:rFonts w:eastAsia="Times New Roman"/>
                  <w:color w:val="000000"/>
                </w:rPr>
                <w:t>1,138,053</w:t>
              </w:r>
            </w:ins>
          </w:p>
        </w:tc>
        <w:tc>
          <w:tcPr>
            <w:tcW w:w="1417" w:type="dxa"/>
            <w:tcBorders>
              <w:top w:val="nil"/>
              <w:left w:val="nil"/>
              <w:bottom w:val="single" w:sz="4" w:space="0" w:color="auto"/>
              <w:right w:val="single" w:sz="4" w:space="0" w:color="auto"/>
            </w:tcBorders>
            <w:shd w:val="clear" w:color="auto" w:fill="auto"/>
            <w:noWrap/>
            <w:vAlign w:val="bottom"/>
            <w:hideMark/>
          </w:tcPr>
          <w:p w14:paraId="2CF6B6C2" w14:textId="77777777" w:rsidR="003C1EB9" w:rsidRPr="00CE3BE6" w:rsidRDefault="003C1EB9" w:rsidP="00F84E39">
            <w:pPr>
              <w:jc w:val="right"/>
              <w:rPr>
                <w:ins w:id="878" w:author="Parks, Robbie M" w:date="2018-08-14T21:12:00Z"/>
                <w:rFonts w:eastAsia="Times New Roman"/>
                <w:color w:val="000000"/>
              </w:rPr>
            </w:pPr>
            <w:ins w:id="879" w:author="Parks, Robbie M" w:date="2018-08-14T21:12:00Z">
              <w:r w:rsidRPr="00CE3BE6">
                <w:rPr>
                  <w:rFonts w:eastAsia="Times New Roman"/>
                  <w:color w:val="000000"/>
                </w:rPr>
                <w:t>1,303,019</w:t>
              </w:r>
            </w:ins>
          </w:p>
        </w:tc>
        <w:tc>
          <w:tcPr>
            <w:tcW w:w="1694" w:type="dxa"/>
            <w:tcBorders>
              <w:top w:val="nil"/>
              <w:left w:val="nil"/>
              <w:bottom w:val="single" w:sz="4" w:space="0" w:color="auto"/>
              <w:right w:val="single" w:sz="4" w:space="0" w:color="auto"/>
            </w:tcBorders>
            <w:shd w:val="clear" w:color="auto" w:fill="auto"/>
            <w:noWrap/>
            <w:vAlign w:val="bottom"/>
            <w:hideMark/>
          </w:tcPr>
          <w:p w14:paraId="0FCDF15E" w14:textId="77777777" w:rsidR="003C1EB9" w:rsidRPr="00CE3BE6" w:rsidRDefault="003C1EB9" w:rsidP="00F84E39">
            <w:pPr>
              <w:jc w:val="right"/>
              <w:rPr>
                <w:ins w:id="880" w:author="Parks, Robbie M" w:date="2018-08-14T21:12:00Z"/>
                <w:rFonts w:eastAsia="Times New Roman"/>
                <w:color w:val="000000"/>
              </w:rPr>
            </w:pPr>
            <w:ins w:id="881" w:author="Parks, Robbie M" w:date="2018-08-14T21:12:00Z">
              <w:r w:rsidRPr="00CE3BE6">
                <w:rPr>
                  <w:rFonts w:eastAsia="Times New Roman"/>
                  <w:color w:val="000000"/>
                </w:rPr>
                <w:t>2,441,072</w:t>
              </w:r>
            </w:ins>
          </w:p>
        </w:tc>
      </w:tr>
      <w:tr w:rsidR="003C1EB9" w:rsidRPr="00CE3BE6" w14:paraId="392215A8" w14:textId="77777777" w:rsidTr="00225C47">
        <w:trPr>
          <w:trHeight w:val="320"/>
          <w:ins w:id="882" w:author="Parks, Robbie M" w:date="2018-08-14T21:12:00Z"/>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320FB5E2" w14:textId="77777777" w:rsidR="003C1EB9" w:rsidRPr="00CE3BE6" w:rsidRDefault="003C1EB9" w:rsidP="00F84E39">
            <w:pPr>
              <w:rPr>
                <w:ins w:id="883" w:author="Parks, Robbie M" w:date="2018-08-14T21:12:00Z"/>
                <w:rFonts w:ascii="Helvetica" w:eastAsia="Times New Roman" w:hAnsi="Helvetica"/>
                <w:color w:val="000000"/>
              </w:rPr>
            </w:pPr>
            <w:ins w:id="884" w:author="Parks, Robbie M" w:date="2018-08-14T21:12:00Z">
              <w:r w:rsidRPr="00CE3BE6">
                <w:rPr>
                  <w:rFonts w:ascii="Helvetica" w:eastAsia="Times New Roman" w:hAnsi="Helvetica"/>
                  <w:color w:val="000000"/>
                </w:rPr>
                <w:t> </w:t>
              </w:r>
            </w:ins>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1FC163AA" w14:textId="77777777" w:rsidR="003C1EB9" w:rsidRPr="00AC73A1" w:rsidRDefault="003C1EB9" w:rsidP="00F84E39">
            <w:pPr>
              <w:rPr>
                <w:ins w:id="885" w:author="Parks, Robbie M" w:date="2018-08-14T21:12:00Z"/>
                <w:rFonts w:eastAsia="Times New Roman"/>
                <w:bCs/>
                <w:color w:val="000000"/>
              </w:rPr>
            </w:pPr>
            <w:ins w:id="886" w:author="Parks, Robbie M" w:date="2018-08-14T21:12:00Z">
              <w:r w:rsidRPr="00AC73A1">
                <w:rPr>
                  <w:rFonts w:eastAsia="Times New Roman"/>
                  <w:bCs/>
                  <w:color w:val="000000"/>
                </w:rPr>
                <w:t>Injuries</w:t>
              </w:r>
            </w:ins>
          </w:p>
        </w:tc>
        <w:tc>
          <w:tcPr>
            <w:tcW w:w="1559" w:type="dxa"/>
            <w:tcBorders>
              <w:top w:val="nil"/>
              <w:left w:val="nil"/>
              <w:bottom w:val="single" w:sz="4" w:space="0" w:color="auto"/>
              <w:right w:val="single" w:sz="4" w:space="0" w:color="auto"/>
            </w:tcBorders>
            <w:shd w:val="clear" w:color="auto" w:fill="auto"/>
            <w:noWrap/>
            <w:vAlign w:val="bottom"/>
            <w:hideMark/>
          </w:tcPr>
          <w:p w14:paraId="59192BF3" w14:textId="77777777" w:rsidR="003C1EB9" w:rsidRPr="00CE3BE6" w:rsidRDefault="003C1EB9" w:rsidP="00F84E39">
            <w:pPr>
              <w:jc w:val="right"/>
              <w:rPr>
                <w:ins w:id="887" w:author="Parks, Robbie M" w:date="2018-08-14T21:12:00Z"/>
                <w:rFonts w:eastAsia="Times New Roman"/>
                <w:color w:val="000000"/>
              </w:rPr>
            </w:pPr>
            <w:ins w:id="888" w:author="Parks, Robbie M" w:date="2018-08-14T21:12:00Z">
              <w:r w:rsidRPr="00CE3BE6">
                <w:rPr>
                  <w:rFonts w:eastAsia="Times New Roman"/>
                  <w:color w:val="000000"/>
                </w:rPr>
                <w:t>4,034,876</w:t>
              </w:r>
            </w:ins>
          </w:p>
        </w:tc>
        <w:tc>
          <w:tcPr>
            <w:tcW w:w="1417" w:type="dxa"/>
            <w:tcBorders>
              <w:top w:val="nil"/>
              <w:left w:val="nil"/>
              <w:bottom w:val="single" w:sz="4" w:space="0" w:color="auto"/>
              <w:right w:val="single" w:sz="4" w:space="0" w:color="auto"/>
            </w:tcBorders>
            <w:shd w:val="clear" w:color="auto" w:fill="auto"/>
            <w:noWrap/>
            <w:vAlign w:val="bottom"/>
            <w:hideMark/>
          </w:tcPr>
          <w:p w14:paraId="35B7F626" w14:textId="77777777" w:rsidR="003C1EB9" w:rsidRPr="00CE3BE6" w:rsidRDefault="003C1EB9" w:rsidP="00F84E39">
            <w:pPr>
              <w:jc w:val="right"/>
              <w:rPr>
                <w:ins w:id="889" w:author="Parks, Robbie M" w:date="2018-08-14T21:12:00Z"/>
                <w:rFonts w:eastAsia="Times New Roman"/>
                <w:color w:val="000000"/>
              </w:rPr>
            </w:pPr>
            <w:ins w:id="890" w:author="Parks, Robbie M" w:date="2018-08-14T21:12:00Z">
              <w:r w:rsidRPr="00CE3BE6">
                <w:rPr>
                  <w:rFonts w:eastAsia="Times New Roman"/>
                  <w:color w:val="000000"/>
                </w:rPr>
                <w:t>1,768,170</w:t>
              </w:r>
            </w:ins>
          </w:p>
        </w:tc>
        <w:tc>
          <w:tcPr>
            <w:tcW w:w="1694" w:type="dxa"/>
            <w:tcBorders>
              <w:top w:val="nil"/>
              <w:left w:val="nil"/>
              <w:bottom w:val="single" w:sz="4" w:space="0" w:color="auto"/>
              <w:right w:val="single" w:sz="4" w:space="0" w:color="auto"/>
            </w:tcBorders>
            <w:shd w:val="clear" w:color="auto" w:fill="auto"/>
            <w:noWrap/>
            <w:vAlign w:val="bottom"/>
            <w:hideMark/>
          </w:tcPr>
          <w:p w14:paraId="6D6AE6B8" w14:textId="77777777" w:rsidR="003C1EB9" w:rsidRPr="00CE3BE6" w:rsidRDefault="003C1EB9" w:rsidP="00F84E39">
            <w:pPr>
              <w:jc w:val="right"/>
              <w:rPr>
                <w:ins w:id="891" w:author="Parks, Robbie M" w:date="2018-08-14T21:12:00Z"/>
                <w:rFonts w:eastAsia="Times New Roman"/>
                <w:color w:val="000000"/>
              </w:rPr>
            </w:pPr>
            <w:ins w:id="892" w:author="Parks, Robbie M" w:date="2018-08-14T21:12:00Z">
              <w:r w:rsidRPr="00CE3BE6">
                <w:rPr>
                  <w:rFonts w:eastAsia="Times New Roman"/>
                  <w:color w:val="000000"/>
                </w:rPr>
                <w:t>5,803,046</w:t>
              </w:r>
            </w:ins>
          </w:p>
        </w:tc>
      </w:tr>
      <w:tr w:rsidR="003C1EB9" w:rsidRPr="00CE3BE6" w14:paraId="7AF759F8" w14:textId="77777777" w:rsidTr="00225C47">
        <w:trPr>
          <w:trHeight w:val="320"/>
          <w:ins w:id="893" w:author="Parks, Robbie M" w:date="2018-08-14T21:12:00Z"/>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6BA5AEC3" w14:textId="77777777" w:rsidR="003C1EB9" w:rsidRPr="00CE3BE6" w:rsidRDefault="003C1EB9" w:rsidP="00F84E39">
            <w:pPr>
              <w:rPr>
                <w:ins w:id="894" w:author="Parks, Robbie M" w:date="2018-08-14T21:12:00Z"/>
                <w:rFonts w:ascii="Helvetica" w:eastAsia="Times New Roman" w:hAnsi="Helvetica"/>
                <w:color w:val="000000"/>
              </w:rPr>
            </w:pPr>
            <w:ins w:id="895" w:author="Parks, Robbie M" w:date="2018-08-14T21:12:00Z">
              <w:r w:rsidRPr="00CE3BE6">
                <w:rPr>
                  <w:rFonts w:ascii="Helvetica" w:eastAsia="Times New Roman" w:hAnsi="Helvetica"/>
                  <w:color w:val="000000"/>
                </w:rPr>
                <w:t> </w:t>
              </w:r>
            </w:ins>
          </w:p>
        </w:tc>
        <w:tc>
          <w:tcPr>
            <w:tcW w:w="283" w:type="dxa"/>
            <w:tcBorders>
              <w:top w:val="nil"/>
              <w:left w:val="nil"/>
              <w:bottom w:val="single" w:sz="4" w:space="0" w:color="auto"/>
              <w:right w:val="single" w:sz="4" w:space="0" w:color="auto"/>
            </w:tcBorders>
            <w:shd w:val="clear" w:color="auto" w:fill="auto"/>
            <w:noWrap/>
            <w:vAlign w:val="bottom"/>
            <w:hideMark/>
          </w:tcPr>
          <w:p w14:paraId="4E2E5BC9" w14:textId="77777777" w:rsidR="003C1EB9" w:rsidRPr="00CE3BE6" w:rsidRDefault="003C1EB9" w:rsidP="00F84E39">
            <w:pPr>
              <w:rPr>
                <w:ins w:id="896" w:author="Parks, Robbie M" w:date="2018-08-14T21:12:00Z"/>
                <w:rFonts w:ascii="Helvetica" w:eastAsia="Times New Roman" w:hAnsi="Helvetica"/>
                <w:color w:val="000000"/>
              </w:rPr>
            </w:pPr>
            <w:ins w:id="897" w:author="Parks, Robbie M" w:date="2018-08-14T21:12:00Z">
              <w:r w:rsidRPr="00CE3BE6">
                <w:rPr>
                  <w:rFonts w:ascii="Helvetica" w:eastAsia="Times New Roman" w:hAnsi="Helvetica"/>
                  <w:color w:val="000000"/>
                </w:rPr>
                <w:t> </w:t>
              </w:r>
            </w:ins>
          </w:p>
        </w:tc>
        <w:tc>
          <w:tcPr>
            <w:tcW w:w="3370" w:type="dxa"/>
            <w:tcBorders>
              <w:top w:val="nil"/>
              <w:left w:val="nil"/>
              <w:bottom w:val="single" w:sz="4" w:space="0" w:color="auto"/>
              <w:right w:val="single" w:sz="4" w:space="0" w:color="auto"/>
            </w:tcBorders>
            <w:shd w:val="clear" w:color="auto" w:fill="auto"/>
            <w:noWrap/>
            <w:vAlign w:val="bottom"/>
            <w:hideMark/>
          </w:tcPr>
          <w:p w14:paraId="63840C0D" w14:textId="77777777" w:rsidR="003C1EB9" w:rsidRPr="00AC73A1" w:rsidRDefault="003C1EB9" w:rsidP="00F84E39">
            <w:pPr>
              <w:rPr>
                <w:ins w:id="898" w:author="Parks, Robbie M" w:date="2018-08-14T21:12:00Z"/>
                <w:rFonts w:eastAsia="Times New Roman"/>
                <w:bCs/>
                <w:color w:val="000000"/>
              </w:rPr>
            </w:pPr>
            <w:ins w:id="899" w:author="Parks, Robbie M" w:date="2018-08-14T21:12:00Z">
              <w:r w:rsidRPr="00AC73A1">
                <w:rPr>
                  <w:rFonts w:eastAsia="Times New Roman"/>
                  <w:bCs/>
                  <w:color w:val="000000"/>
                </w:rPr>
                <w:t>Unintentional</w:t>
              </w:r>
            </w:ins>
          </w:p>
        </w:tc>
        <w:tc>
          <w:tcPr>
            <w:tcW w:w="1559" w:type="dxa"/>
            <w:tcBorders>
              <w:top w:val="nil"/>
              <w:left w:val="nil"/>
              <w:bottom w:val="single" w:sz="4" w:space="0" w:color="auto"/>
              <w:right w:val="single" w:sz="4" w:space="0" w:color="auto"/>
            </w:tcBorders>
            <w:shd w:val="clear" w:color="auto" w:fill="auto"/>
            <w:noWrap/>
            <w:vAlign w:val="bottom"/>
            <w:hideMark/>
          </w:tcPr>
          <w:p w14:paraId="5BCF4D5A" w14:textId="77777777" w:rsidR="003C1EB9" w:rsidRPr="00CE3BE6" w:rsidRDefault="003C1EB9" w:rsidP="00F84E39">
            <w:pPr>
              <w:jc w:val="right"/>
              <w:rPr>
                <w:ins w:id="900" w:author="Parks, Robbie M" w:date="2018-08-14T21:12:00Z"/>
                <w:rFonts w:eastAsia="Times New Roman"/>
                <w:color w:val="000000"/>
              </w:rPr>
            </w:pPr>
            <w:ins w:id="901" w:author="Parks, Robbie M" w:date="2018-08-14T21:12:00Z">
              <w:r w:rsidRPr="00CE3BE6">
                <w:rPr>
                  <w:rFonts w:eastAsia="Times New Roman"/>
                  <w:color w:val="000000"/>
                </w:rPr>
                <w:t>2,489,142</w:t>
              </w:r>
            </w:ins>
          </w:p>
        </w:tc>
        <w:tc>
          <w:tcPr>
            <w:tcW w:w="1417" w:type="dxa"/>
            <w:tcBorders>
              <w:top w:val="nil"/>
              <w:left w:val="nil"/>
              <w:bottom w:val="single" w:sz="4" w:space="0" w:color="auto"/>
              <w:right w:val="single" w:sz="4" w:space="0" w:color="auto"/>
            </w:tcBorders>
            <w:shd w:val="clear" w:color="auto" w:fill="auto"/>
            <w:noWrap/>
            <w:vAlign w:val="bottom"/>
            <w:hideMark/>
          </w:tcPr>
          <w:p w14:paraId="3AD74E7C" w14:textId="77777777" w:rsidR="003C1EB9" w:rsidRPr="00CE3BE6" w:rsidRDefault="003C1EB9" w:rsidP="00F84E39">
            <w:pPr>
              <w:jc w:val="right"/>
              <w:rPr>
                <w:ins w:id="902" w:author="Parks, Robbie M" w:date="2018-08-14T21:12:00Z"/>
                <w:rFonts w:eastAsia="Times New Roman"/>
                <w:color w:val="000000"/>
              </w:rPr>
            </w:pPr>
            <w:ins w:id="903" w:author="Parks, Robbie M" w:date="2018-08-14T21:12:00Z">
              <w:r w:rsidRPr="00CE3BE6">
                <w:rPr>
                  <w:rFonts w:eastAsia="Times New Roman"/>
                  <w:color w:val="000000"/>
                </w:rPr>
                <w:t>1,348,187</w:t>
              </w:r>
            </w:ins>
          </w:p>
        </w:tc>
        <w:tc>
          <w:tcPr>
            <w:tcW w:w="1694" w:type="dxa"/>
            <w:tcBorders>
              <w:top w:val="nil"/>
              <w:left w:val="nil"/>
              <w:bottom w:val="single" w:sz="4" w:space="0" w:color="auto"/>
              <w:right w:val="single" w:sz="4" w:space="0" w:color="auto"/>
            </w:tcBorders>
            <w:shd w:val="clear" w:color="auto" w:fill="auto"/>
            <w:noWrap/>
            <w:vAlign w:val="bottom"/>
            <w:hideMark/>
          </w:tcPr>
          <w:p w14:paraId="70EACE40" w14:textId="77777777" w:rsidR="003C1EB9" w:rsidRPr="00CE3BE6" w:rsidRDefault="003C1EB9" w:rsidP="00F84E39">
            <w:pPr>
              <w:jc w:val="right"/>
              <w:rPr>
                <w:ins w:id="904" w:author="Parks, Robbie M" w:date="2018-08-14T21:12:00Z"/>
                <w:rFonts w:eastAsia="Times New Roman"/>
                <w:color w:val="000000"/>
              </w:rPr>
            </w:pPr>
            <w:ins w:id="905" w:author="Parks, Robbie M" w:date="2018-08-14T21:12:00Z">
              <w:r w:rsidRPr="00CE3BE6">
                <w:rPr>
                  <w:rFonts w:eastAsia="Times New Roman"/>
                  <w:color w:val="000000"/>
                </w:rPr>
                <w:t>3,837,329</w:t>
              </w:r>
            </w:ins>
          </w:p>
        </w:tc>
      </w:tr>
      <w:tr w:rsidR="003C1EB9" w:rsidRPr="00CE3BE6" w14:paraId="2A7F7E8D" w14:textId="77777777" w:rsidTr="00225C47">
        <w:trPr>
          <w:trHeight w:val="320"/>
          <w:ins w:id="906" w:author="Parks, Robbie M" w:date="2018-08-14T21:12:00Z"/>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7E436E82" w14:textId="77777777" w:rsidR="003C1EB9" w:rsidRPr="00CE3BE6" w:rsidRDefault="003C1EB9" w:rsidP="00F84E39">
            <w:pPr>
              <w:rPr>
                <w:ins w:id="907" w:author="Parks, Robbie M" w:date="2018-08-14T21:12:00Z"/>
                <w:rFonts w:ascii="Helvetica" w:eastAsia="Times New Roman" w:hAnsi="Helvetica"/>
                <w:color w:val="000000"/>
              </w:rPr>
            </w:pPr>
            <w:ins w:id="908" w:author="Parks, Robbie M" w:date="2018-08-14T21:12:00Z">
              <w:r w:rsidRPr="00CE3BE6">
                <w:rPr>
                  <w:rFonts w:ascii="Helvetica" w:eastAsia="Times New Roman" w:hAnsi="Helvetica"/>
                  <w:color w:val="000000"/>
                </w:rPr>
                <w:t> </w:t>
              </w:r>
            </w:ins>
          </w:p>
        </w:tc>
        <w:tc>
          <w:tcPr>
            <w:tcW w:w="283" w:type="dxa"/>
            <w:tcBorders>
              <w:top w:val="nil"/>
              <w:left w:val="nil"/>
              <w:bottom w:val="single" w:sz="4" w:space="0" w:color="auto"/>
              <w:right w:val="single" w:sz="4" w:space="0" w:color="auto"/>
            </w:tcBorders>
            <w:shd w:val="clear" w:color="auto" w:fill="auto"/>
            <w:noWrap/>
            <w:vAlign w:val="bottom"/>
            <w:hideMark/>
          </w:tcPr>
          <w:p w14:paraId="7BF37552" w14:textId="77777777" w:rsidR="003C1EB9" w:rsidRPr="00CE3BE6" w:rsidRDefault="003C1EB9" w:rsidP="00F84E39">
            <w:pPr>
              <w:rPr>
                <w:ins w:id="909" w:author="Parks, Robbie M" w:date="2018-08-14T21:12:00Z"/>
                <w:rFonts w:ascii="Helvetica" w:eastAsia="Times New Roman" w:hAnsi="Helvetica"/>
                <w:color w:val="000000"/>
              </w:rPr>
            </w:pPr>
            <w:ins w:id="910" w:author="Parks, Robbie M" w:date="2018-08-14T21:12:00Z">
              <w:r w:rsidRPr="00CE3BE6">
                <w:rPr>
                  <w:rFonts w:ascii="Helvetica" w:eastAsia="Times New Roman" w:hAnsi="Helvetica"/>
                  <w:color w:val="000000"/>
                </w:rPr>
                <w:t> </w:t>
              </w:r>
            </w:ins>
          </w:p>
        </w:tc>
        <w:tc>
          <w:tcPr>
            <w:tcW w:w="3370" w:type="dxa"/>
            <w:tcBorders>
              <w:top w:val="nil"/>
              <w:left w:val="nil"/>
              <w:bottom w:val="single" w:sz="4" w:space="0" w:color="auto"/>
              <w:right w:val="single" w:sz="4" w:space="0" w:color="auto"/>
            </w:tcBorders>
            <w:shd w:val="clear" w:color="auto" w:fill="auto"/>
            <w:noWrap/>
            <w:vAlign w:val="bottom"/>
            <w:hideMark/>
          </w:tcPr>
          <w:p w14:paraId="45E8D3FC" w14:textId="77777777" w:rsidR="003C1EB9" w:rsidRPr="00AC73A1" w:rsidRDefault="003C1EB9" w:rsidP="00F84E39">
            <w:pPr>
              <w:rPr>
                <w:ins w:id="911" w:author="Parks, Robbie M" w:date="2018-08-14T21:12:00Z"/>
                <w:rFonts w:eastAsia="Times New Roman"/>
                <w:bCs/>
                <w:color w:val="000000"/>
              </w:rPr>
            </w:pPr>
            <w:ins w:id="912" w:author="Parks, Robbie M" w:date="2018-08-14T21:12:00Z">
              <w:r w:rsidRPr="00AC73A1">
                <w:rPr>
                  <w:rFonts w:eastAsia="Times New Roman"/>
                  <w:bCs/>
                  <w:color w:val="000000"/>
                </w:rPr>
                <w:t>Intentional</w:t>
              </w:r>
            </w:ins>
          </w:p>
        </w:tc>
        <w:tc>
          <w:tcPr>
            <w:tcW w:w="1559" w:type="dxa"/>
            <w:tcBorders>
              <w:top w:val="nil"/>
              <w:left w:val="nil"/>
              <w:bottom w:val="single" w:sz="4" w:space="0" w:color="auto"/>
              <w:right w:val="single" w:sz="4" w:space="0" w:color="auto"/>
            </w:tcBorders>
            <w:shd w:val="clear" w:color="auto" w:fill="auto"/>
            <w:noWrap/>
            <w:vAlign w:val="bottom"/>
            <w:hideMark/>
          </w:tcPr>
          <w:p w14:paraId="10193481" w14:textId="77777777" w:rsidR="003C1EB9" w:rsidRPr="00CE3BE6" w:rsidRDefault="003C1EB9" w:rsidP="00F84E39">
            <w:pPr>
              <w:jc w:val="right"/>
              <w:rPr>
                <w:ins w:id="913" w:author="Parks, Robbie M" w:date="2018-08-14T21:12:00Z"/>
                <w:rFonts w:eastAsia="Times New Roman"/>
                <w:color w:val="000000"/>
              </w:rPr>
            </w:pPr>
            <w:ins w:id="914" w:author="Parks, Robbie M" w:date="2018-08-14T21:12:00Z">
              <w:r w:rsidRPr="00CE3BE6">
                <w:rPr>
                  <w:rFonts w:eastAsia="Times New Roman"/>
                  <w:color w:val="000000"/>
                </w:rPr>
                <w:t>1,545,734</w:t>
              </w:r>
            </w:ins>
          </w:p>
        </w:tc>
        <w:tc>
          <w:tcPr>
            <w:tcW w:w="1417" w:type="dxa"/>
            <w:tcBorders>
              <w:top w:val="nil"/>
              <w:left w:val="nil"/>
              <w:bottom w:val="single" w:sz="4" w:space="0" w:color="auto"/>
              <w:right w:val="single" w:sz="4" w:space="0" w:color="auto"/>
            </w:tcBorders>
            <w:shd w:val="clear" w:color="auto" w:fill="auto"/>
            <w:noWrap/>
            <w:vAlign w:val="bottom"/>
            <w:hideMark/>
          </w:tcPr>
          <w:p w14:paraId="31FFF70E" w14:textId="77777777" w:rsidR="003C1EB9" w:rsidRPr="00CE3BE6" w:rsidRDefault="003C1EB9" w:rsidP="00F84E39">
            <w:pPr>
              <w:jc w:val="right"/>
              <w:rPr>
                <w:ins w:id="915" w:author="Parks, Robbie M" w:date="2018-08-14T21:12:00Z"/>
                <w:rFonts w:eastAsia="Times New Roman"/>
                <w:color w:val="000000"/>
              </w:rPr>
            </w:pPr>
            <w:ins w:id="916" w:author="Parks, Robbie M" w:date="2018-08-14T21:12:00Z">
              <w:r w:rsidRPr="00CE3BE6">
                <w:rPr>
                  <w:rFonts w:eastAsia="Times New Roman"/>
                  <w:color w:val="000000"/>
                </w:rPr>
                <w:t>419,983</w:t>
              </w:r>
            </w:ins>
          </w:p>
        </w:tc>
        <w:tc>
          <w:tcPr>
            <w:tcW w:w="1694" w:type="dxa"/>
            <w:tcBorders>
              <w:top w:val="nil"/>
              <w:left w:val="nil"/>
              <w:bottom w:val="single" w:sz="4" w:space="0" w:color="auto"/>
              <w:right w:val="single" w:sz="4" w:space="0" w:color="auto"/>
            </w:tcBorders>
            <w:shd w:val="clear" w:color="auto" w:fill="auto"/>
            <w:noWrap/>
            <w:vAlign w:val="bottom"/>
            <w:hideMark/>
          </w:tcPr>
          <w:p w14:paraId="43B5A4C9" w14:textId="77777777" w:rsidR="003C1EB9" w:rsidRPr="00CE3BE6" w:rsidRDefault="003C1EB9" w:rsidP="00F84E39">
            <w:pPr>
              <w:jc w:val="right"/>
              <w:rPr>
                <w:ins w:id="917" w:author="Parks, Robbie M" w:date="2018-08-14T21:12:00Z"/>
                <w:rFonts w:eastAsia="Times New Roman"/>
                <w:color w:val="000000"/>
              </w:rPr>
            </w:pPr>
            <w:ins w:id="918" w:author="Parks, Robbie M" w:date="2018-08-14T21:12:00Z">
              <w:r w:rsidRPr="00CE3BE6">
                <w:rPr>
                  <w:rFonts w:eastAsia="Times New Roman"/>
                  <w:color w:val="000000"/>
                </w:rPr>
                <w:t>1,965,717</w:t>
              </w:r>
            </w:ins>
          </w:p>
        </w:tc>
      </w:tr>
      <w:tr w:rsidR="003C1EB9" w:rsidRPr="00CE3BE6" w14:paraId="136A3687" w14:textId="77777777" w:rsidTr="00225C47">
        <w:trPr>
          <w:trHeight w:val="320"/>
          <w:ins w:id="919" w:author="Parks, Robbie M" w:date="2018-08-14T21:12:00Z"/>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78269E4B" w14:textId="77777777" w:rsidR="003C1EB9" w:rsidRPr="00CE3BE6" w:rsidRDefault="003C1EB9" w:rsidP="00F84E39">
            <w:pPr>
              <w:rPr>
                <w:ins w:id="920" w:author="Parks, Robbie M" w:date="2018-08-14T21:12:00Z"/>
                <w:rFonts w:ascii="Helvetica" w:eastAsia="Times New Roman" w:hAnsi="Helvetica"/>
                <w:color w:val="000000"/>
              </w:rPr>
            </w:pPr>
            <w:ins w:id="921" w:author="Parks, Robbie M" w:date="2018-08-14T21:12:00Z">
              <w:r w:rsidRPr="00CE3BE6">
                <w:rPr>
                  <w:rFonts w:ascii="Helvetica" w:eastAsia="Times New Roman" w:hAnsi="Helvetica"/>
                  <w:color w:val="000000"/>
                </w:rPr>
                <w:t> </w:t>
              </w:r>
            </w:ins>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7C93907D" w14:textId="77777777" w:rsidR="003C1EB9" w:rsidRPr="00AC73A1" w:rsidRDefault="003C1EB9" w:rsidP="00F84E39">
            <w:pPr>
              <w:rPr>
                <w:ins w:id="922" w:author="Parks, Robbie M" w:date="2018-08-14T21:12:00Z"/>
                <w:rFonts w:eastAsia="Times New Roman"/>
                <w:bCs/>
                <w:color w:val="000000"/>
              </w:rPr>
            </w:pPr>
            <w:ins w:id="923" w:author="Parks, Robbie M" w:date="2018-08-14T21:12:00Z">
              <w:r w:rsidRPr="00AC73A1">
                <w:rPr>
                  <w:rFonts w:eastAsia="Times New Roman"/>
                  <w:bCs/>
                  <w:color w:val="000000"/>
                </w:rPr>
                <w:t>Other</w:t>
              </w:r>
              <w:r w:rsidR="001F3669">
                <w:rPr>
                  <w:rFonts w:eastAsia="Times New Roman"/>
                  <w:bCs/>
                  <w:color w:val="000000"/>
                </w:rPr>
                <w:t xml:space="preserve"> causes</w:t>
              </w:r>
            </w:ins>
          </w:p>
        </w:tc>
        <w:tc>
          <w:tcPr>
            <w:tcW w:w="1559" w:type="dxa"/>
            <w:tcBorders>
              <w:top w:val="nil"/>
              <w:left w:val="nil"/>
              <w:bottom w:val="single" w:sz="4" w:space="0" w:color="auto"/>
              <w:right w:val="single" w:sz="4" w:space="0" w:color="auto"/>
            </w:tcBorders>
            <w:shd w:val="clear" w:color="auto" w:fill="auto"/>
            <w:noWrap/>
            <w:vAlign w:val="bottom"/>
            <w:hideMark/>
          </w:tcPr>
          <w:p w14:paraId="441B0552" w14:textId="77777777" w:rsidR="003C1EB9" w:rsidRPr="00CE3BE6" w:rsidRDefault="003C1EB9" w:rsidP="00F84E39">
            <w:pPr>
              <w:jc w:val="right"/>
              <w:rPr>
                <w:ins w:id="924" w:author="Parks, Robbie M" w:date="2018-08-14T21:12:00Z"/>
                <w:rFonts w:eastAsia="Times New Roman"/>
                <w:color w:val="000000"/>
              </w:rPr>
            </w:pPr>
            <w:ins w:id="925" w:author="Parks, Robbie M" w:date="2018-08-14T21:12:00Z">
              <w:r w:rsidRPr="00CE3BE6">
                <w:rPr>
                  <w:rFonts w:eastAsia="Times New Roman"/>
                  <w:color w:val="000000"/>
                </w:rPr>
                <w:t>8,873,696</w:t>
              </w:r>
            </w:ins>
          </w:p>
        </w:tc>
        <w:tc>
          <w:tcPr>
            <w:tcW w:w="1417" w:type="dxa"/>
            <w:tcBorders>
              <w:top w:val="nil"/>
              <w:left w:val="nil"/>
              <w:bottom w:val="single" w:sz="4" w:space="0" w:color="auto"/>
              <w:right w:val="single" w:sz="4" w:space="0" w:color="auto"/>
            </w:tcBorders>
            <w:shd w:val="clear" w:color="auto" w:fill="auto"/>
            <w:noWrap/>
            <w:vAlign w:val="bottom"/>
            <w:hideMark/>
          </w:tcPr>
          <w:p w14:paraId="5BA7E2A5" w14:textId="77777777" w:rsidR="003C1EB9" w:rsidRPr="00CE3BE6" w:rsidRDefault="003C1EB9" w:rsidP="00F84E39">
            <w:pPr>
              <w:jc w:val="right"/>
              <w:rPr>
                <w:ins w:id="926" w:author="Parks, Robbie M" w:date="2018-08-14T21:12:00Z"/>
                <w:rFonts w:eastAsia="Times New Roman"/>
                <w:color w:val="000000"/>
              </w:rPr>
            </w:pPr>
            <w:ins w:id="927" w:author="Parks, Robbie M" w:date="2018-08-14T21:12:00Z">
              <w:r w:rsidRPr="00CE3BE6">
                <w:rPr>
                  <w:rFonts w:eastAsia="Times New Roman"/>
                  <w:color w:val="000000"/>
                </w:rPr>
                <w:t>9,941,748</w:t>
              </w:r>
            </w:ins>
          </w:p>
        </w:tc>
        <w:tc>
          <w:tcPr>
            <w:tcW w:w="1694" w:type="dxa"/>
            <w:tcBorders>
              <w:top w:val="nil"/>
              <w:left w:val="nil"/>
              <w:bottom w:val="single" w:sz="4" w:space="0" w:color="auto"/>
              <w:right w:val="single" w:sz="4" w:space="0" w:color="auto"/>
            </w:tcBorders>
            <w:shd w:val="clear" w:color="auto" w:fill="auto"/>
            <w:noWrap/>
            <w:vAlign w:val="bottom"/>
            <w:hideMark/>
          </w:tcPr>
          <w:p w14:paraId="52AEB533" w14:textId="77777777" w:rsidR="003C1EB9" w:rsidRPr="00CE3BE6" w:rsidRDefault="003C1EB9" w:rsidP="00F84E39">
            <w:pPr>
              <w:jc w:val="right"/>
              <w:rPr>
                <w:ins w:id="928" w:author="Parks, Robbie M" w:date="2018-08-14T21:12:00Z"/>
                <w:rFonts w:eastAsia="Times New Roman"/>
                <w:color w:val="000000"/>
              </w:rPr>
            </w:pPr>
            <w:ins w:id="929" w:author="Parks, Robbie M" w:date="2018-08-14T21:12:00Z">
              <w:r w:rsidRPr="00CE3BE6">
                <w:rPr>
                  <w:rFonts w:eastAsia="Times New Roman"/>
                  <w:color w:val="000000"/>
                </w:rPr>
                <w:t>18,815,444</w:t>
              </w:r>
            </w:ins>
          </w:p>
        </w:tc>
      </w:tr>
    </w:tbl>
    <w:p w14:paraId="6CBA9A14" w14:textId="77777777" w:rsidR="000E30F9" w:rsidRPr="00AC73A1" w:rsidRDefault="00A65808" w:rsidP="000E30F9">
      <w:pPr>
        <w:spacing w:line="480" w:lineRule="auto"/>
        <w:jc w:val="both"/>
        <w:rPr>
          <w:ins w:id="930" w:author="Parks, Robbie M" w:date="2018-08-14T21:12:00Z"/>
          <w:color w:val="000000" w:themeColor="text1"/>
        </w:rPr>
      </w:pPr>
      <w:ins w:id="931" w:author="Parks, Robbie M" w:date="2018-08-14T21:12:00Z">
        <w:r w:rsidRPr="00AC73A1">
          <w:rPr>
            <w:color w:val="000000" w:themeColor="text1"/>
          </w:rPr>
          <w:br w:type="page"/>
        </w:r>
        <w:r w:rsidR="000E30F9" w:rsidRPr="00AC73A1">
          <w:rPr>
            <w:b/>
            <w:color w:val="000000" w:themeColor="text1"/>
          </w:rPr>
          <w:lastRenderedPageBreak/>
          <w:t>Table 2</w:t>
        </w:r>
        <w:r w:rsidR="000E30F9" w:rsidRPr="00AC73A1">
          <w:rPr>
            <w:color w:val="000000" w:themeColor="text1"/>
          </w:rPr>
          <w:t>: Characteristics of climate regions of the USA.</w:t>
        </w:r>
      </w:ins>
    </w:p>
    <w:tbl>
      <w:tblPr>
        <w:tblW w:w="8780" w:type="dxa"/>
        <w:jc w:val="center"/>
        <w:tblLook w:val="04A0" w:firstRow="1" w:lastRow="0" w:firstColumn="1" w:lastColumn="0" w:noHBand="0" w:noVBand="1"/>
      </w:tblPr>
      <w:tblGrid>
        <w:gridCol w:w="2020"/>
        <w:gridCol w:w="3140"/>
        <w:gridCol w:w="1760"/>
        <w:gridCol w:w="1860"/>
      </w:tblGrid>
      <w:tr w:rsidR="00B26C55" w:rsidRPr="003D6280" w14:paraId="00415668" w14:textId="77777777" w:rsidTr="006B7721">
        <w:trPr>
          <w:trHeight w:val="1220"/>
          <w:jc w:val="center"/>
          <w:ins w:id="932" w:author="Parks, Robbie M" w:date="2018-08-14T21:12:00Z"/>
        </w:trPr>
        <w:tc>
          <w:tcPr>
            <w:tcW w:w="20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DB5E494" w14:textId="77777777" w:rsidR="00B26C55" w:rsidRPr="00B26C55" w:rsidRDefault="00B26C55" w:rsidP="006B7721">
            <w:pPr>
              <w:jc w:val="center"/>
              <w:rPr>
                <w:ins w:id="933" w:author="Parks, Robbie M" w:date="2018-08-14T21:12:00Z"/>
                <w:rFonts w:eastAsia="Times New Roman"/>
                <w:b/>
                <w:bCs/>
                <w:color w:val="000000"/>
                <w:sz w:val="20"/>
                <w:szCs w:val="20"/>
              </w:rPr>
            </w:pPr>
            <w:ins w:id="934" w:author="Parks, Robbie M" w:date="2018-08-14T21:12:00Z">
              <w:r w:rsidRPr="00B26C55">
                <w:rPr>
                  <w:rFonts w:eastAsia="Times New Roman"/>
                  <w:b/>
                  <w:bCs/>
                  <w:color w:val="000000"/>
                  <w:sz w:val="20"/>
                  <w:szCs w:val="20"/>
                </w:rPr>
                <w:t>Climate region</w:t>
              </w:r>
            </w:ins>
          </w:p>
        </w:tc>
        <w:tc>
          <w:tcPr>
            <w:tcW w:w="3140" w:type="dxa"/>
            <w:tcBorders>
              <w:top w:val="single" w:sz="4" w:space="0" w:color="auto"/>
              <w:left w:val="nil"/>
              <w:bottom w:val="single" w:sz="4" w:space="0" w:color="auto"/>
              <w:right w:val="single" w:sz="4" w:space="0" w:color="auto"/>
            </w:tcBorders>
            <w:shd w:val="clear" w:color="auto" w:fill="auto"/>
            <w:vAlign w:val="center"/>
            <w:hideMark/>
          </w:tcPr>
          <w:p w14:paraId="560EF095" w14:textId="77777777" w:rsidR="00B26C55" w:rsidRPr="00B26C55" w:rsidRDefault="00B26C55" w:rsidP="006B7721">
            <w:pPr>
              <w:jc w:val="center"/>
              <w:rPr>
                <w:ins w:id="935" w:author="Parks, Robbie M" w:date="2018-08-14T21:12:00Z"/>
                <w:rFonts w:eastAsia="Times New Roman"/>
                <w:b/>
                <w:bCs/>
                <w:color w:val="000000"/>
                <w:sz w:val="20"/>
                <w:szCs w:val="20"/>
              </w:rPr>
            </w:pPr>
            <w:ins w:id="936" w:author="Parks, Robbie M" w:date="2018-08-14T21:12:00Z">
              <w:r w:rsidRPr="00B26C55">
                <w:rPr>
                  <w:rFonts w:eastAsia="Times New Roman"/>
                  <w:b/>
                  <w:bCs/>
                  <w:color w:val="000000"/>
                  <w:sz w:val="20"/>
                  <w:szCs w:val="20"/>
                </w:rPr>
                <w:t>Constituent states</w:t>
              </w:r>
            </w:ins>
          </w:p>
        </w:tc>
        <w:tc>
          <w:tcPr>
            <w:tcW w:w="1760" w:type="dxa"/>
            <w:tcBorders>
              <w:top w:val="single" w:sz="4" w:space="0" w:color="auto"/>
              <w:left w:val="nil"/>
              <w:bottom w:val="single" w:sz="4" w:space="0" w:color="auto"/>
              <w:right w:val="single" w:sz="4" w:space="0" w:color="auto"/>
            </w:tcBorders>
            <w:shd w:val="clear" w:color="auto" w:fill="auto"/>
            <w:vAlign w:val="center"/>
            <w:hideMark/>
          </w:tcPr>
          <w:p w14:paraId="163076C6" w14:textId="77777777" w:rsidR="00B26C55" w:rsidRPr="00B26C55" w:rsidRDefault="00B26C55" w:rsidP="006B7721">
            <w:pPr>
              <w:jc w:val="center"/>
              <w:rPr>
                <w:ins w:id="937" w:author="Parks, Robbie M" w:date="2018-08-14T21:12:00Z"/>
                <w:rFonts w:eastAsia="Times New Roman"/>
                <w:b/>
                <w:bCs/>
                <w:color w:val="000000"/>
                <w:sz w:val="20"/>
                <w:szCs w:val="20"/>
              </w:rPr>
            </w:pPr>
            <w:ins w:id="938" w:author="Parks, Robbie M" w:date="2018-08-14T21:12:00Z">
              <w:r w:rsidRPr="00B26C55">
                <w:rPr>
                  <w:rFonts w:eastAsia="Times New Roman"/>
                  <w:b/>
                  <w:bCs/>
                  <w:color w:val="000000"/>
                  <w:sz w:val="20"/>
                  <w:szCs w:val="20"/>
                </w:rPr>
                <w:t>Population (2016)</w:t>
              </w:r>
            </w:ins>
          </w:p>
        </w:tc>
        <w:tc>
          <w:tcPr>
            <w:tcW w:w="1860" w:type="dxa"/>
            <w:tcBorders>
              <w:top w:val="single" w:sz="4" w:space="0" w:color="auto"/>
              <w:left w:val="nil"/>
              <w:bottom w:val="single" w:sz="4" w:space="0" w:color="auto"/>
              <w:right w:val="single" w:sz="4" w:space="0" w:color="auto"/>
            </w:tcBorders>
            <w:shd w:val="clear" w:color="auto" w:fill="auto"/>
            <w:vAlign w:val="center"/>
            <w:hideMark/>
          </w:tcPr>
          <w:p w14:paraId="5C4939F5" w14:textId="77777777" w:rsidR="00B26C55" w:rsidRPr="00B26C55" w:rsidRDefault="00B26C55" w:rsidP="006B7721">
            <w:pPr>
              <w:jc w:val="center"/>
              <w:rPr>
                <w:ins w:id="939" w:author="Parks, Robbie M" w:date="2018-08-14T21:12:00Z"/>
                <w:rFonts w:eastAsia="Times New Roman"/>
                <w:b/>
                <w:bCs/>
                <w:color w:val="000000"/>
                <w:sz w:val="20"/>
                <w:szCs w:val="20"/>
              </w:rPr>
            </w:pPr>
            <w:ins w:id="940" w:author="Parks, Robbie M" w:date="2018-08-14T21:12:00Z">
              <w:r w:rsidRPr="00B26C55">
                <w:rPr>
                  <w:rFonts w:eastAsia="Times New Roman"/>
                  <w:b/>
                  <w:bCs/>
                  <w:color w:val="000000"/>
                  <w:sz w:val="20"/>
                  <w:szCs w:val="20"/>
                </w:rPr>
                <w:t>Mean annual temperature (1980-2016) (°C)</w:t>
              </w:r>
            </w:ins>
          </w:p>
        </w:tc>
      </w:tr>
      <w:tr w:rsidR="00B26C55" w:rsidRPr="003D6280" w14:paraId="0EFB6B4F" w14:textId="77777777" w:rsidTr="006B7721">
        <w:trPr>
          <w:trHeight w:val="920"/>
          <w:jc w:val="center"/>
          <w:ins w:id="941" w:author="Parks, Robbie M" w:date="2018-08-14T21:12:00Z"/>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659C848F" w14:textId="77777777" w:rsidR="00B26C55" w:rsidRPr="00B26C55" w:rsidRDefault="00B26C55" w:rsidP="00537676">
            <w:pPr>
              <w:rPr>
                <w:ins w:id="942" w:author="Parks, Robbie M" w:date="2018-08-14T21:12:00Z"/>
                <w:rFonts w:eastAsia="Times New Roman"/>
                <w:color w:val="000000"/>
                <w:sz w:val="20"/>
                <w:szCs w:val="20"/>
              </w:rPr>
            </w:pPr>
            <w:ins w:id="943" w:author="Parks, Robbie M" w:date="2018-08-14T21:12:00Z">
              <w:r w:rsidRPr="00B26C55">
                <w:rPr>
                  <w:rFonts w:eastAsia="Times New Roman"/>
                  <w:color w:val="000000"/>
                  <w:sz w:val="20"/>
                  <w:szCs w:val="20"/>
                </w:rPr>
                <w:t>Central</w:t>
              </w:r>
            </w:ins>
          </w:p>
        </w:tc>
        <w:tc>
          <w:tcPr>
            <w:tcW w:w="3140" w:type="dxa"/>
            <w:tcBorders>
              <w:top w:val="nil"/>
              <w:left w:val="nil"/>
              <w:bottom w:val="single" w:sz="4" w:space="0" w:color="auto"/>
              <w:right w:val="single" w:sz="4" w:space="0" w:color="auto"/>
            </w:tcBorders>
            <w:shd w:val="clear" w:color="auto" w:fill="auto"/>
            <w:vAlign w:val="center"/>
            <w:hideMark/>
          </w:tcPr>
          <w:p w14:paraId="4096454E" w14:textId="77777777" w:rsidR="00B26C55" w:rsidRPr="00B26C55" w:rsidRDefault="00B26C55" w:rsidP="00537676">
            <w:pPr>
              <w:rPr>
                <w:ins w:id="944" w:author="Parks, Robbie M" w:date="2018-08-14T21:12:00Z"/>
                <w:rFonts w:eastAsia="Times New Roman"/>
                <w:color w:val="000000"/>
                <w:sz w:val="20"/>
                <w:szCs w:val="20"/>
              </w:rPr>
            </w:pPr>
            <w:ins w:id="945" w:author="Parks, Robbie M" w:date="2018-08-14T21:12:00Z">
              <w:r w:rsidRPr="00B26C55">
                <w:rPr>
                  <w:rFonts w:eastAsia="Times New Roman"/>
                  <w:color w:val="000000"/>
                  <w:sz w:val="20"/>
                  <w:szCs w:val="20"/>
                </w:rPr>
                <w:t>Illinois, Indiana, Kentucky, Missouri, Ohio, Tennessee, West Virginia</w:t>
              </w:r>
            </w:ins>
          </w:p>
        </w:tc>
        <w:tc>
          <w:tcPr>
            <w:tcW w:w="1760" w:type="dxa"/>
            <w:tcBorders>
              <w:top w:val="nil"/>
              <w:left w:val="nil"/>
              <w:bottom w:val="single" w:sz="4" w:space="0" w:color="auto"/>
              <w:right w:val="single" w:sz="4" w:space="0" w:color="auto"/>
            </w:tcBorders>
            <w:shd w:val="clear" w:color="auto" w:fill="auto"/>
            <w:noWrap/>
            <w:vAlign w:val="center"/>
            <w:hideMark/>
          </w:tcPr>
          <w:p w14:paraId="5FEDA404" w14:textId="77777777" w:rsidR="00B26C55" w:rsidRPr="00B26C55" w:rsidRDefault="00B26C55" w:rsidP="006B7721">
            <w:pPr>
              <w:jc w:val="center"/>
              <w:rPr>
                <w:ins w:id="946" w:author="Parks, Robbie M" w:date="2018-08-14T21:12:00Z"/>
                <w:rFonts w:eastAsia="Times New Roman"/>
                <w:color w:val="000000"/>
                <w:sz w:val="20"/>
                <w:szCs w:val="20"/>
              </w:rPr>
            </w:pPr>
            <w:ins w:id="947" w:author="Parks, Robbie M" w:date="2018-08-14T21:12:00Z">
              <w:r w:rsidRPr="00B26C55">
                <w:rPr>
                  <w:rFonts w:eastAsia="Times New Roman"/>
                  <w:color w:val="000000"/>
                  <w:sz w:val="20"/>
                  <w:szCs w:val="20"/>
                </w:rPr>
                <w:t>50,191,326</w:t>
              </w:r>
            </w:ins>
          </w:p>
        </w:tc>
        <w:tc>
          <w:tcPr>
            <w:tcW w:w="1860" w:type="dxa"/>
            <w:tcBorders>
              <w:top w:val="nil"/>
              <w:left w:val="nil"/>
              <w:bottom w:val="single" w:sz="4" w:space="0" w:color="auto"/>
              <w:right w:val="single" w:sz="4" w:space="0" w:color="auto"/>
            </w:tcBorders>
            <w:shd w:val="clear" w:color="auto" w:fill="auto"/>
            <w:noWrap/>
            <w:vAlign w:val="center"/>
            <w:hideMark/>
          </w:tcPr>
          <w:p w14:paraId="3ABA0FC2" w14:textId="77777777" w:rsidR="00B26C55" w:rsidRPr="00B26C55" w:rsidRDefault="00B26C55" w:rsidP="006B7721">
            <w:pPr>
              <w:jc w:val="center"/>
              <w:rPr>
                <w:ins w:id="948" w:author="Parks, Robbie M" w:date="2018-08-14T21:12:00Z"/>
                <w:rFonts w:eastAsia="Times New Roman"/>
                <w:color w:val="000000"/>
                <w:sz w:val="20"/>
                <w:szCs w:val="20"/>
              </w:rPr>
            </w:pPr>
            <w:ins w:id="949" w:author="Parks, Robbie M" w:date="2018-08-14T21:12:00Z">
              <w:r w:rsidRPr="00B26C55">
                <w:rPr>
                  <w:rFonts w:eastAsia="Times New Roman"/>
                  <w:color w:val="000000"/>
                  <w:sz w:val="20"/>
                  <w:szCs w:val="20"/>
                </w:rPr>
                <w:t>11.6</w:t>
              </w:r>
            </w:ins>
          </w:p>
        </w:tc>
      </w:tr>
      <w:tr w:rsidR="00B26C55" w:rsidRPr="003D6280" w14:paraId="700A8019" w14:textId="77777777" w:rsidTr="006B7721">
        <w:trPr>
          <w:trHeight w:val="640"/>
          <w:jc w:val="center"/>
          <w:ins w:id="950" w:author="Parks, Robbie M" w:date="2018-08-14T21:12:00Z"/>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5E506367" w14:textId="77777777" w:rsidR="00B26C55" w:rsidRPr="00B26C55" w:rsidRDefault="00B26C55" w:rsidP="00537676">
            <w:pPr>
              <w:rPr>
                <w:ins w:id="951" w:author="Parks, Robbie M" w:date="2018-08-14T21:12:00Z"/>
                <w:rFonts w:eastAsia="Times New Roman"/>
                <w:color w:val="000000"/>
                <w:sz w:val="20"/>
                <w:szCs w:val="20"/>
              </w:rPr>
            </w:pPr>
            <w:ins w:id="952" w:author="Parks, Robbie M" w:date="2018-08-14T21:12:00Z">
              <w:r w:rsidRPr="00B26C55">
                <w:rPr>
                  <w:rFonts w:eastAsia="Times New Roman"/>
                  <w:color w:val="000000"/>
                  <w:sz w:val="20"/>
                  <w:szCs w:val="20"/>
                </w:rPr>
                <w:t>East North Central</w:t>
              </w:r>
            </w:ins>
          </w:p>
        </w:tc>
        <w:tc>
          <w:tcPr>
            <w:tcW w:w="3140" w:type="dxa"/>
            <w:tcBorders>
              <w:top w:val="nil"/>
              <w:left w:val="nil"/>
              <w:bottom w:val="single" w:sz="4" w:space="0" w:color="auto"/>
              <w:right w:val="single" w:sz="4" w:space="0" w:color="auto"/>
            </w:tcBorders>
            <w:shd w:val="clear" w:color="auto" w:fill="auto"/>
            <w:vAlign w:val="center"/>
            <w:hideMark/>
          </w:tcPr>
          <w:p w14:paraId="4D025EFA" w14:textId="77777777" w:rsidR="00B26C55" w:rsidRPr="00B26C55" w:rsidRDefault="00B26C55" w:rsidP="00537676">
            <w:pPr>
              <w:rPr>
                <w:ins w:id="953" w:author="Parks, Robbie M" w:date="2018-08-14T21:12:00Z"/>
                <w:rFonts w:eastAsia="Times New Roman"/>
                <w:color w:val="000000"/>
                <w:sz w:val="20"/>
                <w:szCs w:val="20"/>
              </w:rPr>
            </w:pPr>
            <w:ins w:id="954" w:author="Parks, Robbie M" w:date="2018-08-14T21:12:00Z">
              <w:r w:rsidRPr="00B26C55">
                <w:rPr>
                  <w:rFonts w:eastAsia="Times New Roman"/>
                  <w:color w:val="000000"/>
                  <w:sz w:val="20"/>
                  <w:szCs w:val="20"/>
                </w:rPr>
                <w:t>Iowa, Michigan, Minnesota, Wisconsin</w:t>
              </w:r>
            </w:ins>
          </w:p>
        </w:tc>
        <w:tc>
          <w:tcPr>
            <w:tcW w:w="1760" w:type="dxa"/>
            <w:tcBorders>
              <w:top w:val="nil"/>
              <w:left w:val="nil"/>
              <w:bottom w:val="single" w:sz="4" w:space="0" w:color="auto"/>
              <w:right w:val="single" w:sz="4" w:space="0" w:color="auto"/>
            </w:tcBorders>
            <w:shd w:val="clear" w:color="auto" w:fill="auto"/>
            <w:noWrap/>
            <w:vAlign w:val="center"/>
            <w:hideMark/>
          </w:tcPr>
          <w:p w14:paraId="6F02809F" w14:textId="77777777" w:rsidR="00B26C55" w:rsidRPr="00B26C55" w:rsidRDefault="00B26C55" w:rsidP="006B7721">
            <w:pPr>
              <w:jc w:val="center"/>
              <w:rPr>
                <w:ins w:id="955" w:author="Parks, Robbie M" w:date="2018-08-14T21:12:00Z"/>
                <w:rFonts w:eastAsia="Times New Roman"/>
                <w:color w:val="000000"/>
                <w:sz w:val="20"/>
                <w:szCs w:val="20"/>
              </w:rPr>
            </w:pPr>
            <w:ins w:id="956" w:author="Parks, Robbie M" w:date="2018-08-14T21:12:00Z">
              <w:r w:rsidRPr="00B26C55">
                <w:rPr>
                  <w:rFonts w:eastAsia="Times New Roman"/>
                  <w:color w:val="000000"/>
                  <w:sz w:val="20"/>
                  <w:szCs w:val="20"/>
                </w:rPr>
                <w:t>24,418,738</w:t>
              </w:r>
            </w:ins>
          </w:p>
        </w:tc>
        <w:tc>
          <w:tcPr>
            <w:tcW w:w="1860" w:type="dxa"/>
            <w:tcBorders>
              <w:top w:val="nil"/>
              <w:left w:val="nil"/>
              <w:bottom w:val="single" w:sz="4" w:space="0" w:color="auto"/>
              <w:right w:val="single" w:sz="4" w:space="0" w:color="auto"/>
            </w:tcBorders>
            <w:shd w:val="clear" w:color="auto" w:fill="auto"/>
            <w:noWrap/>
            <w:vAlign w:val="center"/>
            <w:hideMark/>
          </w:tcPr>
          <w:p w14:paraId="4E0D51DE" w14:textId="77777777" w:rsidR="00B26C55" w:rsidRPr="00B26C55" w:rsidRDefault="00B26C55" w:rsidP="006B7721">
            <w:pPr>
              <w:jc w:val="center"/>
              <w:rPr>
                <w:ins w:id="957" w:author="Parks, Robbie M" w:date="2018-08-14T21:12:00Z"/>
                <w:rFonts w:eastAsia="Times New Roman"/>
                <w:color w:val="000000"/>
                <w:sz w:val="20"/>
                <w:szCs w:val="20"/>
              </w:rPr>
            </w:pPr>
            <w:ins w:id="958" w:author="Parks, Robbie M" w:date="2018-08-14T21:12:00Z">
              <w:r w:rsidRPr="00B26C55">
                <w:rPr>
                  <w:rFonts w:eastAsia="Times New Roman"/>
                  <w:color w:val="000000"/>
                  <w:sz w:val="20"/>
                  <w:szCs w:val="20"/>
                </w:rPr>
                <w:t>8</w:t>
              </w:r>
            </w:ins>
          </w:p>
        </w:tc>
      </w:tr>
      <w:tr w:rsidR="00B26C55" w:rsidRPr="003D6280" w14:paraId="6B65CA5A" w14:textId="77777777" w:rsidTr="006B7721">
        <w:trPr>
          <w:trHeight w:val="1600"/>
          <w:jc w:val="center"/>
          <w:ins w:id="959" w:author="Parks, Robbie M" w:date="2018-08-14T21:12:00Z"/>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5DE11FBD" w14:textId="77777777" w:rsidR="00B26C55" w:rsidRPr="00B26C55" w:rsidRDefault="00B26C55" w:rsidP="00537676">
            <w:pPr>
              <w:rPr>
                <w:ins w:id="960" w:author="Parks, Robbie M" w:date="2018-08-14T21:12:00Z"/>
                <w:rFonts w:eastAsia="Times New Roman"/>
                <w:color w:val="000000"/>
                <w:sz w:val="20"/>
                <w:szCs w:val="20"/>
              </w:rPr>
            </w:pPr>
            <w:ins w:id="961" w:author="Parks, Robbie M" w:date="2018-08-14T21:12:00Z">
              <w:r w:rsidRPr="00B26C55">
                <w:rPr>
                  <w:rFonts w:eastAsia="Times New Roman"/>
                  <w:color w:val="000000"/>
                  <w:sz w:val="20"/>
                  <w:szCs w:val="20"/>
                </w:rPr>
                <w:t>Northeast</w:t>
              </w:r>
            </w:ins>
          </w:p>
        </w:tc>
        <w:tc>
          <w:tcPr>
            <w:tcW w:w="3140" w:type="dxa"/>
            <w:tcBorders>
              <w:top w:val="nil"/>
              <w:left w:val="nil"/>
              <w:bottom w:val="single" w:sz="4" w:space="0" w:color="auto"/>
              <w:right w:val="single" w:sz="4" w:space="0" w:color="auto"/>
            </w:tcBorders>
            <w:shd w:val="clear" w:color="auto" w:fill="auto"/>
            <w:vAlign w:val="center"/>
            <w:hideMark/>
          </w:tcPr>
          <w:p w14:paraId="208B7BCA" w14:textId="77777777" w:rsidR="00B26C55" w:rsidRPr="00B26C55" w:rsidRDefault="00B26C55" w:rsidP="00537676">
            <w:pPr>
              <w:rPr>
                <w:ins w:id="962" w:author="Parks, Robbie M" w:date="2018-08-14T21:12:00Z"/>
                <w:rFonts w:eastAsia="Times New Roman"/>
                <w:color w:val="000000"/>
                <w:sz w:val="20"/>
                <w:szCs w:val="20"/>
              </w:rPr>
            </w:pPr>
            <w:ins w:id="963" w:author="Parks, Robbie M" w:date="2018-08-14T21:12:00Z">
              <w:r w:rsidRPr="00B26C55">
                <w:rPr>
                  <w:rFonts w:eastAsia="Times New Roman"/>
                  <w:color w:val="000000"/>
                  <w:sz w:val="20"/>
                  <w:szCs w:val="20"/>
                </w:rPr>
                <w:t>Connecticut, Delaware, Maine, Maryland, Massachusetts, New Hampshire, New Jersey, New York, Pennsylvania, Rhode Island, Vermont</w:t>
              </w:r>
            </w:ins>
          </w:p>
        </w:tc>
        <w:tc>
          <w:tcPr>
            <w:tcW w:w="1760" w:type="dxa"/>
            <w:tcBorders>
              <w:top w:val="nil"/>
              <w:left w:val="nil"/>
              <w:bottom w:val="single" w:sz="4" w:space="0" w:color="auto"/>
              <w:right w:val="single" w:sz="4" w:space="0" w:color="auto"/>
            </w:tcBorders>
            <w:shd w:val="clear" w:color="auto" w:fill="auto"/>
            <w:noWrap/>
            <w:vAlign w:val="center"/>
            <w:hideMark/>
          </w:tcPr>
          <w:p w14:paraId="2218BDF7" w14:textId="77777777" w:rsidR="00B26C55" w:rsidRPr="00B26C55" w:rsidRDefault="00B26C55" w:rsidP="006B7721">
            <w:pPr>
              <w:jc w:val="center"/>
              <w:rPr>
                <w:ins w:id="964" w:author="Parks, Robbie M" w:date="2018-08-14T21:12:00Z"/>
                <w:rFonts w:eastAsia="Times New Roman"/>
                <w:color w:val="000000"/>
                <w:sz w:val="20"/>
                <w:szCs w:val="20"/>
              </w:rPr>
            </w:pPr>
            <w:ins w:id="965" w:author="Parks, Robbie M" w:date="2018-08-14T21:12:00Z">
              <w:r w:rsidRPr="00B26C55">
                <w:rPr>
                  <w:rFonts w:eastAsia="Times New Roman"/>
                  <w:color w:val="000000"/>
                  <w:sz w:val="20"/>
                  <w:szCs w:val="20"/>
                </w:rPr>
                <w:t>64,046,741</w:t>
              </w:r>
            </w:ins>
          </w:p>
        </w:tc>
        <w:tc>
          <w:tcPr>
            <w:tcW w:w="1860" w:type="dxa"/>
            <w:tcBorders>
              <w:top w:val="nil"/>
              <w:left w:val="nil"/>
              <w:bottom w:val="single" w:sz="4" w:space="0" w:color="auto"/>
              <w:right w:val="single" w:sz="4" w:space="0" w:color="auto"/>
            </w:tcBorders>
            <w:shd w:val="clear" w:color="auto" w:fill="auto"/>
            <w:noWrap/>
            <w:vAlign w:val="center"/>
            <w:hideMark/>
          </w:tcPr>
          <w:p w14:paraId="2A3C6E72" w14:textId="77777777" w:rsidR="00B26C55" w:rsidRPr="00B26C55" w:rsidRDefault="00B26C55" w:rsidP="006B7721">
            <w:pPr>
              <w:jc w:val="center"/>
              <w:rPr>
                <w:ins w:id="966" w:author="Parks, Robbie M" w:date="2018-08-14T21:12:00Z"/>
                <w:rFonts w:eastAsia="Times New Roman"/>
                <w:color w:val="000000"/>
                <w:sz w:val="20"/>
                <w:szCs w:val="20"/>
              </w:rPr>
            </w:pPr>
            <w:ins w:id="967" w:author="Parks, Robbie M" w:date="2018-08-14T21:12:00Z">
              <w:r w:rsidRPr="00B26C55">
                <w:rPr>
                  <w:rFonts w:eastAsia="Times New Roman"/>
                  <w:color w:val="000000"/>
                  <w:sz w:val="20"/>
                  <w:szCs w:val="20"/>
                </w:rPr>
                <w:t>10.6</w:t>
              </w:r>
            </w:ins>
          </w:p>
        </w:tc>
      </w:tr>
      <w:tr w:rsidR="00B26C55" w:rsidRPr="003D6280" w14:paraId="6E1F6B0B" w14:textId="77777777" w:rsidTr="006B7721">
        <w:trPr>
          <w:trHeight w:val="640"/>
          <w:jc w:val="center"/>
          <w:ins w:id="968" w:author="Parks, Robbie M" w:date="2018-08-14T21:12:00Z"/>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3B10CEB7" w14:textId="77777777" w:rsidR="00B26C55" w:rsidRPr="00B26C55" w:rsidRDefault="00B26C55" w:rsidP="00537676">
            <w:pPr>
              <w:rPr>
                <w:ins w:id="969" w:author="Parks, Robbie M" w:date="2018-08-14T21:12:00Z"/>
                <w:rFonts w:eastAsia="Times New Roman"/>
                <w:color w:val="000000"/>
                <w:sz w:val="20"/>
                <w:szCs w:val="20"/>
              </w:rPr>
            </w:pPr>
            <w:ins w:id="970" w:author="Parks, Robbie M" w:date="2018-08-14T21:12:00Z">
              <w:r w:rsidRPr="00B26C55">
                <w:rPr>
                  <w:rFonts w:eastAsia="Times New Roman"/>
                  <w:color w:val="000000"/>
                  <w:sz w:val="20"/>
                  <w:szCs w:val="20"/>
                </w:rPr>
                <w:t>Northwest</w:t>
              </w:r>
            </w:ins>
          </w:p>
        </w:tc>
        <w:tc>
          <w:tcPr>
            <w:tcW w:w="3140" w:type="dxa"/>
            <w:tcBorders>
              <w:top w:val="nil"/>
              <w:left w:val="nil"/>
              <w:bottom w:val="single" w:sz="4" w:space="0" w:color="auto"/>
              <w:right w:val="single" w:sz="4" w:space="0" w:color="auto"/>
            </w:tcBorders>
            <w:shd w:val="clear" w:color="auto" w:fill="auto"/>
            <w:vAlign w:val="center"/>
            <w:hideMark/>
          </w:tcPr>
          <w:p w14:paraId="0ED70B3D" w14:textId="77777777" w:rsidR="00B26C55" w:rsidRPr="00B26C55" w:rsidRDefault="00B26C55" w:rsidP="00537676">
            <w:pPr>
              <w:rPr>
                <w:ins w:id="971" w:author="Parks, Robbie M" w:date="2018-08-14T21:12:00Z"/>
                <w:rFonts w:eastAsia="Times New Roman"/>
                <w:color w:val="000000"/>
                <w:sz w:val="20"/>
                <w:szCs w:val="20"/>
              </w:rPr>
            </w:pPr>
            <w:ins w:id="972" w:author="Parks, Robbie M" w:date="2018-08-14T21:12:00Z">
              <w:r w:rsidRPr="00B26C55">
                <w:rPr>
                  <w:rFonts w:eastAsia="Times New Roman"/>
                  <w:color w:val="000000"/>
                  <w:sz w:val="20"/>
                  <w:szCs w:val="20"/>
                </w:rPr>
                <w:t>Alaska, Idaho, Oregon, Washington</w:t>
              </w:r>
            </w:ins>
          </w:p>
        </w:tc>
        <w:tc>
          <w:tcPr>
            <w:tcW w:w="1760" w:type="dxa"/>
            <w:tcBorders>
              <w:top w:val="nil"/>
              <w:left w:val="nil"/>
              <w:bottom w:val="single" w:sz="4" w:space="0" w:color="auto"/>
              <w:right w:val="single" w:sz="4" w:space="0" w:color="auto"/>
            </w:tcBorders>
            <w:shd w:val="clear" w:color="auto" w:fill="auto"/>
            <w:noWrap/>
            <w:vAlign w:val="center"/>
            <w:hideMark/>
          </w:tcPr>
          <w:p w14:paraId="6AD6E4F2" w14:textId="77777777" w:rsidR="00B26C55" w:rsidRPr="00B26C55" w:rsidRDefault="00B26C55" w:rsidP="006B7721">
            <w:pPr>
              <w:jc w:val="center"/>
              <w:rPr>
                <w:ins w:id="973" w:author="Parks, Robbie M" w:date="2018-08-14T21:12:00Z"/>
                <w:rFonts w:eastAsia="Times New Roman"/>
                <w:color w:val="000000"/>
                <w:sz w:val="20"/>
                <w:szCs w:val="20"/>
              </w:rPr>
            </w:pPr>
            <w:ins w:id="974" w:author="Parks, Robbie M" w:date="2018-08-14T21:12:00Z">
              <w:r w:rsidRPr="00B26C55">
                <w:rPr>
                  <w:rFonts w:eastAsia="Times New Roman"/>
                  <w:color w:val="000000"/>
                  <w:sz w:val="20"/>
                  <w:szCs w:val="20"/>
                </w:rPr>
                <w:t>13,811,810</w:t>
              </w:r>
            </w:ins>
          </w:p>
        </w:tc>
        <w:tc>
          <w:tcPr>
            <w:tcW w:w="1860" w:type="dxa"/>
            <w:tcBorders>
              <w:top w:val="nil"/>
              <w:left w:val="nil"/>
              <w:bottom w:val="single" w:sz="4" w:space="0" w:color="auto"/>
              <w:right w:val="single" w:sz="4" w:space="0" w:color="auto"/>
            </w:tcBorders>
            <w:shd w:val="clear" w:color="auto" w:fill="auto"/>
            <w:noWrap/>
            <w:vAlign w:val="center"/>
            <w:hideMark/>
          </w:tcPr>
          <w:p w14:paraId="511A042F" w14:textId="77777777" w:rsidR="00B26C55" w:rsidRPr="00B26C55" w:rsidRDefault="00B26C55" w:rsidP="006B7721">
            <w:pPr>
              <w:jc w:val="center"/>
              <w:rPr>
                <w:ins w:id="975" w:author="Parks, Robbie M" w:date="2018-08-14T21:12:00Z"/>
                <w:rFonts w:eastAsia="Times New Roman"/>
                <w:color w:val="000000"/>
                <w:sz w:val="20"/>
                <w:szCs w:val="20"/>
              </w:rPr>
            </w:pPr>
            <w:ins w:id="976" w:author="Parks, Robbie M" w:date="2018-08-14T21:12:00Z">
              <w:r w:rsidRPr="00B26C55">
                <w:rPr>
                  <w:rFonts w:eastAsia="Times New Roman"/>
                  <w:color w:val="000000"/>
                  <w:sz w:val="20"/>
                  <w:szCs w:val="20"/>
                </w:rPr>
                <w:t>8.2</w:t>
              </w:r>
            </w:ins>
          </w:p>
        </w:tc>
      </w:tr>
      <w:tr w:rsidR="00B26C55" w:rsidRPr="003D6280" w14:paraId="1F645D00" w14:textId="77777777" w:rsidTr="006B7721">
        <w:trPr>
          <w:trHeight w:val="640"/>
          <w:jc w:val="center"/>
          <w:ins w:id="977" w:author="Parks, Robbie M" w:date="2018-08-14T21:12:00Z"/>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465A7B62" w14:textId="77777777" w:rsidR="00B26C55" w:rsidRPr="00B26C55" w:rsidRDefault="00B26C55" w:rsidP="00537676">
            <w:pPr>
              <w:rPr>
                <w:ins w:id="978" w:author="Parks, Robbie M" w:date="2018-08-14T21:12:00Z"/>
                <w:rFonts w:eastAsia="Times New Roman"/>
                <w:color w:val="000000"/>
                <w:sz w:val="20"/>
                <w:szCs w:val="20"/>
              </w:rPr>
            </w:pPr>
            <w:ins w:id="979" w:author="Parks, Robbie M" w:date="2018-08-14T21:12:00Z">
              <w:r w:rsidRPr="00B26C55">
                <w:rPr>
                  <w:rFonts w:eastAsia="Times New Roman"/>
                  <w:color w:val="000000"/>
                  <w:sz w:val="20"/>
                  <w:szCs w:val="20"/>
                </w:rPr>
                <w:t>South</w:t>
              </w:r>
            </w:ins>
          </w:p>
        </w:tc>
        <w:tc>
          <w:tcPr>
            <w:tcW w:w="3140" w:type="dxa"/>
            <w:tcBorders>
              <w:top w:val="nil"/>
              <w:left w:val="nil"/>
              <w:bottom w:val="single" w:sz="4" w:space="0" w:color="auto"/>
              <w:right w:val="single" w:sz="4" w:space="0" w:color="auto"/>
            </w:tcBorders>
            <w:shd w:val="clear" w:color="auto" w:fill="auto"/>
            <w:vAlign w:val="center"/>
            <w:hideMark/>
          </w:tcPr>
          <w:p w14:paraId="183C3825" w14:textId="77777777" w:rsidR="00B26C55" w:rsidRPr="00B26C55" w:rsidRDefault="00B26C55" w:rsidP="00537676">
            <w:pPr>
              <w:rPr>
                <w:ins w:id="980" w:author="Parks, Robbie M" w:date="2018-08-14T21:12:00Z"/>
                <w:rFonts w:eastAsia="Times New Roman"/>
                <w:color w:val="000000"/>
                <w:sz w:val="20"/>
                <w:szCs w:val="20"/>
              </w:rPr>
            </w:pPr>
            <w:ins w:id="981" w:author="Parks, Robbie M" w:date="2018-08-14T21:12:00Z">
              <w:r w:rsidRPr="00B26C55">
                <w:rPr>
                  <w:rFonts w:eastAsia="Times New Roman"/>
                  <w:color w:val="000000"/>
                  <w:sz w:val="20"/>
                  <w:szCs w:val="20"/>
                </w:rPr>
                <w:t>Arkansas, Kansas, Louisiana, Mississippi, Oklahoma, Texas</w:t>
              </w:r>
            </w:ins>
          </w:p>
        </w:tc>
        <w:tc>
          <w:tcPr>
            <w:tcW w:w="1760" w:type="dxa"/>
            <w:tcBorders>
              <w:top w:val="nil"/>
              <w:left w:val="nil"/>
              <w:bottom w:val="single" w:sz="4" w:space="0" w:color="auto"/>
              <w:right w:val="single" w:sz="4" w:space="0" w:color="auto"/>
            </w:tcBorders>
            <w:shd w:val="clear" w:color="auto" w:fill="auto"/>
            <w:noWrap/>
            <w:vAlign w:val="center"/>
            <w:hideMark/>
          </w:tcPr>
          <w:p w14:paraId="5942993D" w14:textId="77777777" w:rsidR="00B26C55" w:rsidRPr="00B26C55" w:rsidRDefault="00B26C55" w:rsidP="006B7721">
            <w:pPr>
              <w:jc w:val="center"/>
              <w:rPr>
                <w:ins w:id="982" w:author="Parks, Robbie M" w:date="2018-08-14T21:12:00Z"/>
                <w:rFonts w:eastAsia="Times New Roman"/>
                <w:color w:val="000000"/>
                <w:sz w:val="20"/>
                <w:szCs w:val="20"/>
              </w:rPr>
            </w:pPr>
            <w:ins w:id="983" w:author="Parks, Robbie M" w:date="2018-08-14T21:12:00Z">
              <w:r w:rsidRPr="00B26C55">
                <w:rPr>
                  <w:rFonts w:eastAsia="Times New Roman"/>
                  <w:color w:val="000000"/>
                  <w:sz w:val="20"/>
                  <w:szCs w:val="20"/>
                </w:rPr>
                <w:t>45,388,414</w:t>
              </w:r>
            </w:ins>
          </w:p>
        </w:tc>
        <w:tc>
          <w:tcPr>
            <w:tcW w:w="1860" w:type="dxa"/>
            <w:tcBorders>
              <w:top w:val="nil"/>
              <w:left w:val="nil"/>
              <w:bottom w:val="single" w:sz="4" w:space="0" w:color="auto"/>
              <w:right w:val="single" w:sz="4" w:space="0" w:color="auto"/>
            </w:tcBorders>
            <w:shd w:val="clear" w:color="auto" w:fill="auto"/>
            <w:noWrap/>
            <w:vAlign w:val="center"/>
            <w:hideMark/>
          </w:tcPr>
          <w:p w14:paraId="6AFDA308" w14:textId="77777777" w:rsidR="00B26C55" w:rsidRPr="00B26C55" w:rsidRDefault="00B26C55" w:rsidP="006B7721">
            <w:pPr>
              <w:jc w:val="center"/>
              <w:rPr>
                <w:ins w:id="984" w:author="Parks, Robbie M" w:date="2018-08-14T21:12:00Z"/>
                <w:rFonts w:eastAsia="Times New Roman"/>
                <w:color w:val="000000"/>
                <w:sz w:val="20"/>
                <w:szCs w:val="20"/>
              </w:rPr>
            </w:pPr>
            <w:ins w:id="985" w:author="Parks, Robbie M" w:date="2018-08-14T21:12:00Z">
              <w:r w:rsidRPr="00B26C55">
                <w:rPr>
                  <w:rFonts w:eastAsia="Times New Roman"/>
                  <w:color w:val="000000"/>
                  <w:sz w:val="20"/>
                  <w:szCs w:val="20"/>
                </w:rPr>
                <w:t>18</w:t>
              </w:r>
            </w:ins>
          </w:p>
        </w:tc>
      </w:tr>
      <w:tr w:rsidR="00B26C55" w:rsidRPr="003D6280" w14:paraId="6861E42B" w14:textId="77777777" w:rsidTr="006B7721">
        <w:trPr>
          <w:trHeight w:val="960"/>
          <w:jc w:val="center"/>
          <w:ins w:id="986" w:author="Parks, Robbie M" w:date="2018-08-14T21:12:00Z"/>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68507C79" w14:textId="77777777" w:rsidR="00B26C55" w:rsidRPr="00B26C55" w:rsidRDefault="00B26C55" w:rsidP="00537676">
            <w:pPr>
              <w:rPr>
                <w:ins w:id="987" w:author="Parks, Robbie M" w:date="2018-08-14T21:12:00Z"/>
                <w:rFonts w:eastAsia="Times New Roman"/>
                <w:color w:val="000000"/>
                <w:sz w:val="20"/>
                <w:szCs w:val="20"/>
              </w:rPr>
            </w:pPr>
            <w:ins w:id="988" w:author="Parks, Robbie M" w:date="2018-08-14T21:12:00Z">
              <w:r w:rsidRPr="00B26C55">
                <w:rPr>
                  <w:rFonts w:eastAsia="Times New Roman"/>
                  <w:color w:val="000000"/>
                  <w:sz w:val="20"/>
                  <w:szCs w:val="20"/>
                </w:rPr>
                <w:t>Southeast</w:t>
              </w:r>
            </w:ins>
          </w:p>
        </w:tc>
        <w:tc>
          <w:tcPr>
            <w:tcW w:w="3140" w:type="dxa"/>
            <w:tcBorders>
              <w:top w:val="nil"/>
              <w:left w:val="nil"/>
              <w:bottom w:val="single" w:sz="4" w:space="0" w:color="auto"/>
              <w:right w:val="single" w:sz="4" w:space="0" w:color="auto"/>
            </w:tcBorders>
            <w:shd w:val="clear" w:color="auto" w:fill="auto"/>
            <w:vAlign w:val="center"/>
            <w:hideMark/>
          </w:tcPr>
          <w:p w14:paraId="72C425FD" w14:textId="77777777" w:rsidR="00B26C55" w:rsidRPr="00B26C55" w:rsidRDefault="00B26C55" w:rsidP="00537676">
            <w:pPr>
              <w:rPr>
                <w:ins w:id="989" w:author="Parks, Robbie M" w:date="2018-08-14T21:12:00Z"/>
                <w:rFonts w:eastAsia="Times New Roman"/>
                <w:color w:val="000000"/>
                <w:sz w:val="20"/>
                <w:szCs w:val="20"/>
              </w:rPr>
            </w:pPr>
            <w:ins w:id="990" w:author="Parks, Robbie M" w:date="2018-08-14T21:12:00Z">
              <w:r w:rsidRPr="00B26C55">
                <w:rPr>
                  <w:rFonts w:eastAsia="Times New Roman"/>
                  <w:color w:val="000000"/>
                  <w:sz w:val="20"/>
                  <w:szCs w:val="20"/>
                </w:rPr>
                <w:t>Alabama, Florida, Georgia, North Carolina, South Carolina, Virginia</w:t>
              </w:r>
            </w:ins>
          </w:p>
        </w:tc>
        <w:tc>
          <w:tcPr>
            <w:tcW w:w="1760" w:type="dxa"/>
            <w:tcBorders>
              <w:top w:val="nil"/>
              <w:left w:val="nil"/>
              <w:bottom w:val="single" w:sz="4" w:space="0" w:color="auto"/>
              <w:right w:val="single" w:sz="4" w:space="0" w:color="auto"/>
            </w:tcBorders>
            <w:shd w:val="clear" w:color="auto" w:fill="auto"/>
            <w:noWrap/>
            <w:vAlign w:val="center"/>
            <w:hideMark/>
          </w:tcPr>
          <w:p w14:paraId="69F25AA9" w14:textId="77777777" w:rsidR="00B26C55" w:rsidRPr="00B26C55" w:rsidRDefault="00B26C55" w:rsidP="006B7721">
            <w:pPr>
              <w:jc w:val="center"/>
              <w:rPr>
                <w:ins w:id="991" w:author="Parks, Robbie M" w:date="2018-08-14T21:12:00Z"/>
                <w:rFonts w:eastAsia="Times New Roman"/>
                <w:color w:val="000000"/>
                <w:sz w:val="20"/>
                <w:szCs w:val="20"/>
              </w:rPr>
            </w:pPr>
            <w:ins w:id="992" w:author="Parks, Robbie M" w:date="2018-08-14T21:12:00Z">
              <w:r w:rsidRPr="00B26C55">
                <w:rPr>
                  <w:rFonts w:eastAsia="Times New Roman"/>
                  <w:color w:val="000000"/>
                  <w:sz w:val="20"/>
                  <w:szCs w:val="20"/>
                </w:rPr>
                <w:t>59,356,072</w:t>
              </w:r>
            </w:ins>
          </w:p>
        </w:tc>
        <w:tc>
          <w:tcPr>
            <w:tcW w:w="1860" w:type="dxa"/>
            <w:tcBorders>
              <w:top w:val="nil"/>
              <w:left w:val="nil"/>
              <w:bottom w:val="single" w:sz="4" w:space="0" w:color="auto"/>
              <w:right w:val="single" w:sz="4" w:space="0" w:color="auto"/>
            </w:tcBorders>
            <w:shd w:val="clear" w:color="auto" w:fill="auto"/>
            <w:noWrap/>
            <w:vAlign w:val="center"/>
            <w:hideMark/>
          </w:tcPr>
          <w:p w14:paraId="118CFA10" w14:textId="77777777" w:rsidR="00B26C55" w:rsidRPr="00B26C55" w:rsidRDefault="00B26C55" w:rsidP="006B7721">
            <w:pPr>
              <w:jc w:val="center"/>
              <w:rPr>
                <w:ins w:id="993" w:author="Parks, Robbie M" w:date="2018-08-14T21:12:00Z"/>
                <w:rFonts w:eastAsia="Times New Roman"/>
                <w:color w:val="000000"/>
                <w:sz w:val="20"/>
                <w:szCs w:val="20"/>
              </w:rPr>
            </w:pPr>
            <w:ins w:id="994" w:author="Parks, Robbie M" w:date="2018-08-14T21:12:00Z">
              <w:r w:rsidRPr="00B26C55">
                <w:rPr>
                  <w:rFonts w:eastAsia="Times New Roman"/>
                  <w:color w:val="000000"/>
                  <w:sz w:val="20"/>
                  <w:szCs w:val="20"/>
                </w:rPr>
                <w:t>18.4</w:t>
              </w:r>
            </w:ins>
          </w:p>
        </w:tc>
      </w:tr>
      <w:tr w:rsidR="00B26C55" w:rsidRPr="003D6280" w14:paraId="41264C67" w14:textId="77777777" w:rsidTr="006B7721">
        <w:trPr>
          <w:trHeight w:val="640"/>
          <w:jc w:val="center"/>
          <w:ins w:id="995" w:author="Parks, Robbie M" w:date="2018-08-14T21:12:00Z"/>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0E7B33D8" w14:textId="77777777" w:rsidR="00B26C55" w:rsidRPr="00B26C55" w:rsidRDefault="00B26C55" w:rsidP="00537676">
            <w:pPr>
              <w:rPr>
                <w:ins w:id="996" w:author="Parks, Robbie M" w:date="2018-08-14T21:12:00Z"/>
                <w:rFonts w:eastAsia="Times New Roman"/>
                <w:color w:val="000000"/>
                <w:sz w:val="20"/>
                <w:szCs w:val="20"/>
              </w:rPr>
            </w:pPr>
            <w:ins w:id="997" w:author="Parks, Robbie M" w:date="2018-08-14T21:12:00Z">
              <w:r w:rsidRPr="00B26C55">
                <w:rPr>
                  <w:rFonts w:eastAsia="Times New Roman"/>
                  <w:color w:val="000000"/>
                  <w:sz w:val="20"/>
                  <w:szCs w:val="20"/>
                </w:rPr>
                <w:t>Southwest</w:t>
              </w:r>
            </w:ins>
          </w:p>
        </w:tc>
        <w:tc>
          <w:tcPr>
            <w:tcW w:w="3140" w:type="dxa"/>
            <w:tcBorders>
              <w:top w:val="nil"/>
              <w:left w:val="nil"/>
              <w:bottom w:val="single" w:sz="4" w:space="0" w:color="auto"/>
              <w:right w:val="single" w:sz="4" w:space="0" w:color="auto"/>
            </w:tcBorders>
            <w:shd w:val="clear" w:color="auto" w:fill="auto"/>
            <w:vAlign w:val="center"/>
            <w:hideMark/>
          </w:tcPr>
          <w:p w14:paraId="2780A05D" w14:textId="77777777" w:rsidR="00B26C55" w:rsidRPr="00B26C55" w:rsidRDefault="00B26C55" w:rsidP="00537676">
            <w:pPr>
              <w:rPr>
                <w:ins w:id="998" w:author="Parks, Robbie M" w:date="2018-08-14T21:12:00Z"/>
                <w:rFonts w:eastAsia="Times New Roman"/>
                <w:color w:val="000000"/>
                <w:sz w:val="20"/>
                <w:szCs w:val="20"/>
              </w:rPr>
            </w:pPr>
            <w:ins w:id="999" w:author="Parks, Robbie M" w:date="2018-08-14T21:12:00Z">
              <w:r w:rsidRPr="00B26C55">
                <w:rPr>
                  <w:rFonts w:eastAsia="Times New Roman"/>
                  <w:color w:val="000000"/>
                  <w:sz w:val="20"/>
                  <w:szCs w:val="20"/>
                </w:rPr>
                <w:t>Arizona, Colorado, New Mexico, Utah</w:t>
              </w:r>
            </w:ins>
          </w:p>
        </w:tc>
        <w:tc>
          <w:tcPr>
            <w:tcW w:w="1760" w:type="dxa"/>
            <w:tcBorders>
              <w:top w:val="nil"/>
              <w:left w:val="nil"/>
              <w:bottom w:val="single" w:sz="4" w:space="0" w:color="auto"/>
              <w:right w:val="single" w:sz="4" w:space="0" w:color="auto"/>
            </w:tcBorders>
            <w:shd w:val="clear" w:color="auto" w:fill="auto"/>
            <w:noWrap/>
            <w:vAlign w:val="center"/>
            <w:hideMark/>
          </w:tcPr>
          <w:p w14:paraId="0C94E0C9" w14:textId="77777777" w:rsidR="00B26C55" w:rsidRPr="00B26C55" w:rsidRDefault="00B26C55" w:rsidP="006B7721">
            <w:pPr>
              <w:jc w:val="center"/>
              <w:rPr>
                <w:ins w:id="1000" w:author="Parks, Robbie M" w:date="2018-08-14T21:12:00Z"/>
                <w:rFonts w:eastAsia="Times New Roman"/>
                <w:color w:val="000000"/>
                <w:sz w:val="20"/>
                <w:szCs w:val="20"/>
              </w:rPr>
            </w:pPr>
            <w:ins w:id="1001" w:author="Parks, Robbie M" w:date="2018-08-14T21:12:00Z">
              <w:r w:rsidRPr="00B26C55">
                <w:rPr>
                  <w:rFonts w:eastAsia="Times New Roman"/>
                  <w:color w:val="000000"/>
                  <w:sz w:val="20"/>
                  <w:szCs w:val="20"/>
                </w:rPr>
                <w:t>17,613,981</w:t>
              </w:r>
            </w:ins>
          </w:p>
        </w:tc>
        <w:tc>
          <w:tcPr>
            <w:tcW w:w="1860" w:type="dxa"/>
            <w:tcBorders>
              <w:top w:val="nil"/>
              <w:left w:val="nil"/>
              <w:bottom w:val="single" w:sz="4" w:space="0" w:color="auto"/>
              <w:right w:val="single" w:sz="4" w:space="0" w:color="auto"/>
            </w:tcBorders>
            <w:shd w:val="clear" w:color="auto" w:fill="auto"/>
            <w:noWrap/>
            <w:vAlign w:val="center"/>
            <w:hideMark/>
          </w:tcPr>
          <w:p w14:paraId="4680400F" w14:textId="77777777" w:rsidR="00B26C55" w:rsidRPr="00B26C55" w:rsidRDefault="00B26C55" w:rsidP="006B7721">
            <w:pPr>
              <w:jc w:val="center"/>
              <w:rPr>
                <w:ins w:id="1002" w:author="Parks, Robbie M" w:date="2018-08-14T21:12:00Z"/>
                <w:rFonts w:eastAsia="Times New Roman"/>
                <w:color w:val="000000"/>
                <w:sz w:val="20"/>
                <w:szCs w:val="20"/>
              </w:rPr>
            </w:pPr>
            <w:ins w:id="1003" w:author="Parks, Robbie M" w:date="2018-08-14T21:12:00Z">
              <w:r w:rsidRPr="00B26C55">
                <w:rPr>
                  <w:rFonts w:eastAsia="Times New Roman"/>
                  <w:color w:val="000000"/>
                  <w:sz w:val="20"/>
                  <w:szCs w:val="20"/>
                </w:rPr>
                <w:t>13.6</w:t>
              </w:r>
            </w:ins>
          </w:p>
        </w:tc>
      </w:tr>
      <w:tr w:rsidR="00B26C55" w:rsidRPr="003D6280" w14:paraId="1B4C6C7F" w14:textId="77777777" w:rsidTr="006B7721">
        <w:trPr>
          <w:trHeight w:val="320"/>
          <w:jc w:val="center"/>
          <w:ins w:id="1004" w:author="Parks, Robbie M" w:date="2018-08-14T21:12:00Z"/>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754DD3CC" w14:textId="77777777" w:rsidR="00B26C55" w:rsidRPr="00B26C55" w:rsidRDefault="00B26C55" w:rsidP="00537676">
            <w:pPr>
              <w:rPr>
                <w:ins w:id="1005" w:author="Parks, Robbie M" w:date="2018-08-14T21:12:00Z"/>
                <w:rFonts w:eastAsia="Times New Roman"/>
                <w:color w:val="000000"/>
                <w:sz w:val="20"/>
                <w:szCs w:val="20"/>
              </w:rPr>
            </w:pPr>
            <w:ins w:id="1006" w:author="Parks, Robbie M" w:date="2018-08-14T21:12:00Z">
              <w:r w:rsidRPr="00B26C55">
                <w:rPr>
                  <w:rFonts w:eastAsia="Times New Roman"/>
                  <w:color w:val="000000"/>
                  <w:sz w:val="20"/>
                  <w:szCs w:val="20"/>
                </w:rPr>
                <w:t>West</w:t>
              </w:r>
            </w:ins>
          </w:p>
        </w:tc>
        <w:tc>
          <w:tcPr>
            <w:tcW w:w="3140" w:type="dxa"/>
            <w:tcBorders>
              <w:top w:val="nil"/>
              <w:left w:val="nil"/>
              <w:bottom w:val="single" w:sz="4" w:space="0" w:color="auto"/>
              <w:right w:val="single" w:sz="4" w:space="0" w:color="auto"/>
            </w:tcBorders>
            <w:shd w:val="clear" w:color="auto" w:fill="auto"/>
            <w:vAlign w:val="center"/>
            <w:hideMark/>
          </w:tcPr>
          <w:p w14:paraId="45C324C8" w14:textId="77777777" w:rsidR="00B26C55" w:rsidRPr="00B26C55" w:rsidRDefault="00B26C55" w:rsidP="00537676">
            <w:pPr>
              <w:rPr>
                <w:ins w:id="1007" w:author="Parks, Robbie M" w:date="2018-08-14T21:12:00Z"/>
                <w:rFonts w:eastAsia="Times New Roman"/>
                <w:color w:val="000000"/>
                <w:sz w:val="20"/>
                <w:szCs w:val="20"/>
              </w:rPr>
            </w:pPr>
            <w:ins w:id="1008" w:author="Parks, Robbie M" w:date="2018-08-14T21:12:00Z">
              <w:r w:rsidRPr="00B26C55">
                <w:rPr>
                  <w:rFonts w:eastAsia="Times New Roman"/>
                  <w:color w:val="000000"/>
                  <w:sz w:val="20"/>
                  <w:szCs w:val="20"/>
                </w:rPr>
                <w:t>California, Hawaii, Nevada</w:t>
              </w:r>
            </w:ins>
          </w:p>
        </w:tc>
        <w:tc>
          <w:tcPr>
            <w:tcW w:w="1760" w:type="dxa"/>
            <w:tcBorders>
              <w:top w:val="nil"/>
              <w:left w:val="nil"/>
              <w:bottom w:val="single" w:sz="4" w:space="0" w:color="auto"/>
              <w:right w:val="single" w:sz="4" w:space="0" w:color="auto"/>
            </w:tcBorders>
            <w:shd w:val="clear" w:color="auto" w:fill="auto"/>
            <w:noWrap/>
            <w:vAlign w:val="center"/>
            <w:hideMark/>
          </w:tcPr>
          <w:p w14:paraId="6A66E73E" w14:textId="77777777" w:rsidR="00B26C55" w:rsidRPr="00B26C55" w:rsidRDefault="00B26C55" w:rsidP="006B7721">
            <w:pPr>
              <w:jc w:val="center"/>
              <w:rPr>
                <w:ins w:id="1009" w:author="Parks, Robbie M" w:date="2018-08-14T21:12:00Z"/>
                <w:rFonts w:eastAsia="Times New Roman"/>
                <w:color w:val="000000"/>
                <w:sz w:val="20"/>
                <w:szCs w:val="20"/>
              </w:rPr>
            </w:pPr>
            <w:ins w:id="1010" w:author="Parks, Robbie M" w:date="2018-08-14T21:12:00Z">
              <w:r w:rsidRPr="00B26C55">
                <w:rPr>
                  <w:rFonts w:eastAsia="Times New Roman"/>
                  <w:color w:val="000000"/>
                  <w:sz w:val="20"/>
                  <w:szCs w:val="20"/>
                </w:rPr>
                <w:t>43,708,574</w:t>
              </w:r>
            </w:ins>
          </w:p>
        </w:tc>
        <w:tc>
          <w:tcPr>
            <w:tcW w:w="1860" w:type="dxa"/>
            <w:tcBorders>
              <w:top w:val="nil"/>
              <w:left w:val="nil"/>
              <w:bottom w:val="single" w:sz="4" w:space="0" w:color="auto"/>
              <w:right w:val="single" w:sz="4" w:space="0" w:color="auto"/>
            </w:tcBorders>
            <w:shd w:val="clear" w:color="auto" w:fill="auto"/>
            <w:noWrap/>
            <w:vAlign w:val="center"/>
            <w:hideMark/>
          </w:tcPr>
          <w:p w14:paraId="08C22685" w14:textId="77777777" w:rsidR="00B26C55" w:rsidRPr="00B26C55" w:rsidRDefault="00B26C55" w:rsidP="006B7721">
            <w:pPr>
              <w:jc w:val="center"/>
              <w:rPr>
                <w:ins w:id="1011" w:author="Parks, Robbie M" w:date="2018-08-14T21:12:00Z"/>
                <w:rFonts w:eastAsia="Times New Roman"/>
                <w:color w:val="000000"/>
                <w:sz w:val="20"/>
                <w:szCs w:val="20"/>
              </w:rPr>
            </w:pPr>
            <w:ins w:id="1012" w:author="Parks, Robbie M" w:date="2018-08-14T21:12:00Z">
              <w:r w:rsidRPr="00B26C55">
                <w:rPr>
                  <w:rFonts w:eastAsia="Times New Roman"/>
                  <w:color w:val="000000"/>
                  <w:sz w:val="20"/>
                  <w:szCs w:val="20"/>
                </w:rPr>
                <w:t>16.6</w:t>
              </w:r>
            </w:ins>
          </w:p>
        </w:tc>
      </w:tr>
      <w:tr w:rsidR="00B26C55" w:rsidRPr="003D6280" w14:paraId="5A9F080E" w14:textId="77777777" w:rsidTr="006B7721">
        <w:trPr>
          <w:trHeight w:val="960"/>
          <w:jc w:val="center"/>
          <w:ins w:id="1013" w:author="Parks, Robbie M" w:date="2018-08-14T21:12:00Z"/>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5DEB161B" w14:textId="77777777" w:rsidR="00B26C55" w:rsidRPr="00B26C55" w:rsidRDefault="00B26C55" w:rsidP="00537676">
            <w:pPr>
              <w:rPr>
                <w:ins w:id="1014" w:author="Parks, Robbie M" w:date="2018-08-14T21:12:00Z"/>
                <w:rFonts w:eastAsia="Times New Roman"/>
                <w:color w:val="000000"/>
                <w:sz w:val="20"/>
                <w:szCs w:val="20"/>
              </w:rPr>
            </w:pPr>
            <w:ins w:id="1015" w:author="Parks, Robbie M" w:date="2018-08-14T21:12:00Z">
              <w:r w:rsidRPr="00B26C55">
                <w:rPr>
                  <w:rFonts w:eastAsia="Times New Roman"/>
                  <w:color w:val="000000"/>
                  <w:sz w:val="20"/>
                  <w:szCs w:val="20"/>
                </w:rPr>
                <w:t>West North Central</w:t>
              </w:r>
            </w:ins>
          </w:p>
        </w:tc>
        <w:tc>
          <w:tcPr>
            <w:tcW w:w="3140" w:type="dxa"/>
            <w:tcBorders>
              <w:top w:val="nil"/>
              <w:left w:val="nil"/>
              <w:bottom w:val="single" w:sz="4" w:space="0" w:color="auto"/>
              <w:right w:val="single" w:sz="4" w:space="0" w:color="auto"/>
            </w:tcBorders>
            <w:shd w:val="clear" w:color="auto" w:fill="auto"/>
            <w:vAlign w:val="center"/>
            <w:hideMark/>
          </w:tcPr>
          <w:p w14:paraId="1EBBFF13" w14:textId="77777777" w:rsidR="00B26C55" w:rsidRPr="00B26C55" w:rsidRDefault="00B26C55" w:rsidP="00537676">
            <w:pPr>
              <w:rPr>
                <w:ins w:id="1016" w:author="Parks, Robbie M" w:date="2018-08-14T21:12:00Z"/>
                <w:rFonts w:eastAsia="Times New Roman"/>
                <w:color w:val="000000"/>
                <w:sz w:val="20"/>
                <w:szCs w:val="20"/>
              </w:rPr>
            </w:pPr>
            <w:ins w:id="1017" w:author="Parks, Robbie M" w:date="2018-08-14T21:12:00Z">
              <w:r w:rsidRPr="00B26C55">
                <w:rPr>
                  <w:rFonts w:eastAsia="Times New Roman"/>
                  <w:color w:val="000000"/>
                  <w:sz w:val="20"/>
                  <w:szCs w:val="20"/>
                </w:rPr>
                <w:t>Montana, Nebraska, North Dakota, South Dakota, Wyoming</w:t>
              </w:r>
            </w:ins>
          </w:p>
        </w:tc>
        <w:tc>
          <w:tcPr>
            <w:tcW w:w="1760" w:type="dxa"/>
            <w:tcBorders>
              <w:top w:val="nil"/>
              <w:left w:val="nil"/>
              <w:bottom w:val="single" w:sz="4" w:space="0" w:color="auto"/>
              <w:right w:val="single" w:sz="4" w:space="0" w:color="auto"/>
            </w:tcBorders>
            <w:shd w:val="clear" w:color="auto" w:fill="auto"/>
            <w:noWrap/>
            <w:vAlign w:val="center"/>
            <w:hideMark/>
          </w:tcPr>
          <w:p w14:paraId="2D3539A5" w14:textId="77777777" w:rsidR="00B26C55" w:rsidRPr="00B26C55" w:rsidRDefault="00B26C55" w:rsidP="006B7721">
            <w:pPr>
              <w:jc w:val="center"/>
              <w:rPr>
                <w:ins w:id="1018" w:author="Parks, Robbie M" w:date="2018-08-14T21:12:00Z"/>
                <w:rFonts w:eastAsia="Times New Roman"/>
                <w:color w:val="000000"/>
                <w:sz w:val="20"/>
                <w:szCs w:val="20"/>
              </w:rPr>
            </w:pPr>
            <w:ins w:id="1019" w:author="Parks, Robbie M" w:date="2018-08-14T21:12:00Z">
              <w:r w:rsidRPr="00B26C55">
                <w:rPr>
                  <w:rFonts w:eastAsia="Times New Roman"/>
                  <w:color w:val="000000"/>
                  <w:sz w:val="20"/>
                  <w:szCs w:val="20"/>
                </w:rPr>
                <w:t>5,168,753</w:t>
              </w:r>
            </w:ins>
          </w:p>
        </w:tc>
        <w:tc>
          <w:tcPr>
            <w:tcW w:w="1860" w:type="dxa"/>
            <w:tcBorders>
              <w:top w:val="nil"/>
              <w:left w:val="nil"/>
              <w:bottom w:val="single" w:sz="4" w:space="0" w:color="auto"/>
              <w:right w:val="single" w:sz="4" w:space="0" w:color="auto"/>
            </w:tcBorders>
            <w:shd w:val="clear" w:color="auto" w:fill="auto"/>
            <w:noWrap/>
            <w:vAlign w:val="center"/>
            <w:hideMark/>
          </w:tcPr>
          <w:p w14:paraId="6DF13C31" w14:textId="77777777" w:rsidR="00B26C55" w:rsidRPr="00B26C55" w:rsidRDefault="00B26C55" w:rsidP="006B7721">
            <w:pPr>
              <w:jc w:val="center"/>
              <w:rPr>
                <w:ins w:id="1020" w:author="Parks, Robbie M" w:date="2018-08-14T21:12:00Z"/>
                <w:rFonts w:eastAsia="Times New Roman"/>
                <w:color w:val="000000"/>
                <w:sz w:val="20"/>
                <w:szCs w:val="20"/>
              </w:rPr>
            </w:pPr>
            <w:ins w:id="1021" w:author="Parks, Robbie M" w:date="2018-08-14T21:12:00Z">
              <w:r w:rsidRPr="00B26C55">
                <w:rPr>
                  <w:rFonts w:eastAsia="Times New Roman"/>
                  <w:color w:val="000000"/>
                  <w:sz w:val="20"/>
                  <w:szCs w:val="20"/>
                </w:rPr>
                <w:t>7.6</w:t>
              </w:r>
            </w:ins>
          </w:p>
        </w:tc>
      </w:tr>
    </w:tbl>
    <w:p w14:paraId="3BCDA78D" w14:textId="03BD2B55" w:rsidR="00F44160" w:rsidRPr="004B4502" w:rsidRDefault="00641FFF" w:rsidP="00BE53B4">
      <w:pPr>
        <w:rPr>
          <w:color w:val="000000" w:themeColor="text1"/>
        </w:rPr>
      </w:pPr>
      <w:del w:id="1022" w:author="Parks, Robbie M" w:date="2018-08-14T21:12:00Z">
        <w:r>
          <w:rPr>
            <w:b/>
          </w:rPr>
          <w:delText xml:space="preserve">Supplementary Figure </w:delText>
        </w:r>
        <w:r w:rsidR="004B374F" w:rsidRPr="007E031A">
          <w:rPr>
            <w:b/>
          </w:rPr>
          <w:delText>1</w:delText>
        </w:r>
        <w:r w:rsidR="0053237F" w:rsidRPr="007E031A">
          <w:rPr>
            <w:b/>
          </w:rPr>
          <w:delText>:</w:delText>
        </w:r>
        <w:r w:rsidR="0053237F" w:rsidRPr="00934D53">
          <w:rPr>
            <w:b/>
          </w:rPr>
          <w:delText xml:space="preserve"> </w:delText>
        </w:r>
        <w:r w:rsidR="0053237F" w:rsidRPr="00934D53">
          <w:rPr>
            <w:color w:val="000000" w:themeColor="text1"/>
          </w:rPr>
          <w:delText>Mean timing of (A) maximum and (B) minimum cause-specific mortality, by climate region, sex and age group for 1980-2013. Only age-sex groups with significant 12-month seasonality in the national analysis are included. Average temperatures (in degrees Celsius) are included</w:delText>
        </w:r>
        <w:r w:rsidR="0053237F" w:rsidRPr="006E585E">
          <w:rPr>
            <w:color w:val="000000" w:themeColor="text1"/>
          </w:rPr>
          <w:delText xml:space="preserve"> in white for the corresponding month of maximum and</w:delText>
        </w:r>
        <w:r w:rsidR="00D038DF">
          <w:rPr>
            <w:color w:val="000000" w:themeColor="text1"/>
          </w:rPr>
          <w:delText xml:space="preserve"> </w:delText>
        </w:r>
        <w:r w:rsidR="00D038DF" w:rsidRPr="006E585E">
          <w:rPr>
            <w:color w:val="000000" w:themeColor="text1"/>
          </w:rPr>
          <w:delText>mortality for each climate region.</w:delText>
        </w:r>
      </w:del>
    </w:p>
    <w:sectPr w:rsidR="00F44160" w:rsidRPr="004B4502" w:rsidSect="00E41E51">
      <w:headerReference w:type="default" r:id="rId9"/>
      <w:footerReference w:type="even" r:id="rId10"/>
      <w:footerReference w:type="default" r:id="rId11"/>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5F08E28" w14:textId="77777777" w:rsidR="00121848" w:rsidRDefault="00121848">
      <w:r>
        <w:separator/>
      </w:r>
    </w:p>
  </w:endnote>
  <w:endnote w:type="continuationSeparator" w:id="0">
    <w:p w14:paraId="6AE832AF" w14:textId="77777777" w:rsidR="00121848" w:rsidRDefault="00121848">
      <w:r>
        <w:continuationSeparator/>
      </w:r>
    </w:p>
  </w:endnote>
  <w:endnote w:type="continuationNotice" w:id="1">
    <w:p w14:paraId="71795052" w14:textId="77777777" w:rsidR="00121848" w:rsidRDefault="0012184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Arial">
    <w:panose1 w:val="020B0604020202020204"/>
    <w:charset w:val="00"/>
    <w:family w:val="auto"/>
    <w:pitch w:val="variable"/>
    <w:sig w:usb0="E0002AFF" w:usb1="C0007843" w:usb2="00000009" w:usb3="00000000" w:csb0="000001FF" w:csb1="00000000"/>
  </w:font>
  <w:font w:name="MS Mincho">
    <w:panose1 w:val="02020609040205080304"/>
    <w:charset w:val="80"/>
    <w:family w:val="auto"/>
    <w:pitch w:val="variable"/>
    <w:sig w:usb0="E00002FF" w:usb1="6AC7FDFB" w:usb2="08000012" w:usb3="00000000" w:csb0="0002009F" w:csb1="00000000"/>
  </w:font>
  <w:font w:name="Cambria Math">
    <w:panose1 w:val="02040503050406030204"/>
    <w:charset w:val="00"/>
    <w:family w:val="auto"/>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34704C" w:rsidRDefault="0034704C"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34704C" w:rsidRDefault="0034704C" w:rsidP="005B67C9">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19BF1662" w:rsidR="0034704C" w:rsidRDefault="0034704C"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FF08BF">
      <w:rPr>
        <w:rStyle w:val="PageNumber"/>
        <w:noProof/>
      </w:rPr>
      <w:t>25</w:t>
    </w:r>
    <w:r>
      <w:rPr>
        <w:rStyle w:val="PageNumber"/>
      </w:rPr>
      <w:fldChar w:fldCharType="end"/>
    </w:r>
  </w:p>
  <w:p w14:paraId="3F8F309C" w14:textId="77777777" w:rsidR="0034704C" w:rsidRDefault="0034704C" w:rsidP="005B67C9">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711EF6D" w14:textId="77777777" w:rsidR="00121848" w:rsidRDefault="00121848">
      <w:r>
        <w:separator/>
      </w:r>
    </w:p>
  </w:footnote>
  <w:footnote w:type="continuationSeparator" w:id="0">
    <w:p w14:paraId="2433C021" w14:textId="77777777" w:rsidR="00121848" w:rsidRDefault="00121848">
      <w:r>
        <w:continuationSeparator/>
      </w:r>
    </w:p>
  </w:footnote>
  <w:footnote w:type="continuationNotice" w:id="1">
    <w:p w14:paraId="74CB4555" w14:textId="77777777" w:rsidR="00121848" w:rsidRDefault="00121848"/>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16F8FD9" w14:textId="77777777" w:rsidR="0034704C" w:rsidRDefault="0034704C">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9E5AFF"/>
    <w:multiLevelType w:val="hybridMultilevel"/>
    <w:tmpl w:val="4E00A802"/>
    <w:lvl w:ilvl="0" w:tplc="D5B0519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193B2F36"/>
    <w:multiLevelType w:val="hybridMultilevel"/>
    <w:tmpl w:val="EB6C37EA"/>
    <w:lvl w:ilvl="0" w:tplc="A6BE6EBE">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27FF2523"/>
    <w:multiLevelType w:val="hybridMultilevel"/>
    <w:tmpl w:val="25E62E18"/>
    <w:lvl w:ilvl="0" w:tplc="0A2A57E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5EF77204"/>
    <w:multiLevelType w:val="hybridMultilevel"/>
    <w:tmpl w:val="F0AEDBA4"/>
    <w:lvl w:ilvl="0" w:tplc="BA084322">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6DAD605E"/>
    <w:multiLevelType w:val="hybridMultilevel"/>
    <w:tmpl w:val="76C4C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4"/>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PNA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79&lt;/item&gt;&lt;item&gt;168&lt;/item&gt;&lt;item&gt;205&lt;/item&gt;&lt;item&gt;231&lt;/item&gt;&lt;item&gt;251&lt;/item&gt;&lt;item&gt;355&lt;/item&gt;&lt;item&gt;361&lt;/item&gt;&lt;item&gt;440&lt;/item&gt;&lt;item&gt;444&lt;/item&gt;&lt;item&gt;454&lt;/item&gt;&lt;item&gt;455&lt;/item&gt;&lt;item&gt;456&lt;/item&gt;&lt;item&gt;457&lt;/item&gt;&lt;item&gt;545&lt;/item&gt;&lt;item&gt;569&lt;/item&gt;&lt;item&gt;631&lt;/item&gt;&lt;item&gt;936&lt;/item&gt;&lt;item&gt;939&lt;/item&gt;&lt;item&gt;940&lt;/item&gt;&lt;item&gt;941&lt;/item&gt;&lt;item&gt;943&lt;/item&gt;&lt;item&gt;951&lt;/item&gt;&lt;item&gt;952&lt;/item&gt;&lt;item&gt;953&lt;/item&gt;&lt;item&gt;955&lt;/item&gt;&lt;item&gt;956&lt;/item&gt;&lt;item&gt;958&lt;/item&gt;&lt;item&gt;960&lt;/item&gt;&lt;item&gt;961&lt;/item&gt;&lt;/record-ids&gt;&lt;/item&gt;&lt;/Libraries&gt;"/>
  </w:docVars>
  <w:rsids>
    <w:rsidRoot w:val="000210D1"/>
    <w:rsid w:val="000003CF"/>
    <w:rsid w:val="000008D7"/>
    <w:rsid w:val="000011F3"/>
    <w:rsid w:val="00001E52"/>
    <w:rsid w:val="00002775"/>
    <w:rsid w:val="00003248"/>
    <w:rsid w:val="00003415"/>
    <w:rsid w:val="00004649"/>
    <w:rsid w:val="0000534F"/>
    <w:rsid w:val="00005B06"/>
    <w:rsid w:val="000064D1"/>
    <w:rsid w:val="00006DCD"/>
    <w:rsid w:val="00010088"/>
    <w:rsid w:val="00011599"/>
    <w:rsid w:val="000122C0"/>
    <w:rsid w:val="00012568"/>
    <w:rsid w:val="000126AB"/>
    <w:rsid w:val="00014E5D"/>
    <w:rsid w:val="000156AA"/>
    <w:rsid w:val="00016C20"/>
    <w:rsid w:val="000171E9"/>
    <w:rsid w:val="00020A32"/>
    <w:rsid w:val="00020F15"/>
    <w:rsid w:val="000210D1"/>
    <w:rsid w:val="00023586"/>
    <w:rsid w:val="0002488D"/>
    <w:rsid w:val="0002552E"/>
    <w:rsid w:val="00025DE6"/>
    <w:rsid w:val="000261DC"/>
    <w:rsid w:val="00030756"/>
    <w:rsid w:val="00033C40"/>
    <w:rsid w:val="00034165"/>
    <w:rsid w:val="000341A7"/>
    <w:rsid w:val="00035017"/>
    <w:rsid w:val="00035EC0"/>
    <w:rsid w:val="0003657E"/>
    <w:rsid w:val="00037CC3"/>
    <w:rsid w:val="00040FE5"/>
    <w:rsid w:val="0004316E"/>
    <w:rsid w:val="0004612A"/>
    <w:rsid w:val="00047456"/>
    <w:rsid w:val="00050A3D"/>
    <w:rsid w:val="00053419"/>
    <w:rsid w:val="000545B5"/>
    <w:rsid w:val="00054EEF"/>
    <w:rsid w:val="00055738"/>
    <w:rsid w:val="000559D5"/>
    <w:rsid w:val="00057B55"/>
    <w:rsid w:val="0006004E"/>
    <w:rsid w:val="00061E82"/>
    <w:rsid w:val="00066C53"/>
    <w:rsid w:val="00070EF4"/>
    <w:rsid w:val="000711BB"/>
    <w:rsid w:val="00071653"/>
    <w:rsid w:val="00072F64"/>
    <w:rsid w:val="0007537F"/>
    <w:rsid w:val="0007767F"/>
    <w:rsid w:val="00077D09"/>
    <w:rsid w:val="000826AA"/>
    <w:rsid w:val="00082769"/>
    <w:rsid w:val="00082868"/>
    <w:rsid w:val="0008287A"/>
    <w:rsid w:val="00082E19"/>
    <w:rsid w:val="0008315C"/>
    <w:rsid w:val="00084F55"/>
    <w:rsid w:val="000855C6"/>
    <w:rsid w:val="000855D2"/>
    <w:rsid w:val="00087CBF"/>
    <w:rsid w:val="00090953"/>
    <w:rsid w:val="0009134D"/>
    <w:rsid w:val="0009224B"/>
    <w:rsid w:val="00093043"/>
    <w:rsid w:val="000940BB"/>
    <w:rsid w:val="000A0AFB"/>
    <w:rsid w:val="000A0CBB"/>
    <w:rsid w:val="000A0E7F"/>
    <w:rsid w:val="000A1B37"/>
    <w:rsid w:val="000A4138"/>
    <w:rsid w:val="000A43C1"/>
    <w:rsid w:val="000A451B"/>
    <w:rsid w:val="000A68FE"/>
    <w:rsid w:val="000A7D70"/>
    <w:rsid w:val="000B0D4A"/>
    <w:rsid w:val="000B343F"/>
    <w:rsid w:val="000B4037"/>
    <w:rsid w:val="000B43B6"/>
    <w:rsid w:val="000B49C7"/>
    <w:rsid w:val="000B49CF"/>
    <w:rsid w:val="000B4CE3"/>
    <w:rsid w:val="000B6495"/>
    <w:rsid w:val="000B68AC"/>
    <w:rsid w:val="000B7625"/>
    <w:rsid w:val="000B799D"/>
    <w:rsid w:val="000C107C"/>
    <w:rsid w:val="000C12A0"/>
    <w:rsid w:val="000C19A1"/>
    <w:rsid w:val="000C2752"/>
    <w:rsid w:val="000C53E9"/>
    <w:rsid w:val="000C576A"/>
    <w:rsid w:val="000C6C91"/>
    <w:rsid w:val="000C6ED9"/>
    <w:rsid w:val="000C7277"/>
    <w:rsid w:val="000C75E0"/>
    <w:rsid w:val="000D0291"/>
    <w:rsid w:val="000D08C2"/>
    <w:rsid w:val="000D2AC2"/>
    <w:rsid w:val="000D352A"/>
    <w:rsid w:val="000D4F95"/>
    <w:rsid w:val="000D5BA9"/>
    <w:rsid w:val="000D6410"/>
    <w:rsid w:val="000D648A"/>
    <w:rsid w:val="000E0177"/>
    <w:rsid w:val="000E19E2"/>
    <w:rsid w:val="000E1B1B"/>
    <w:rsid w:val="000E2CF4"/>
    <w:rsid w:val="000E30F9"/>
    <w:rsid w:val="000E3486"/>
    <w:rsid w:val="000E3606"/>
    <w:rsid w:val="000E36FB"/>
    <w:rsid w:val="000E3A7A"/>
    <w:rsid w:val="000E5F6C"/>
    <w:rsid w:val="000E6B25"/>
    <w:rsid w:val="000E7E2F"/>
    <w:rsid w:val="000F50FB"/>
    <w:rsid w:val="000F5812"/>
    <w:rsid w:val="000F58BA"/>
    <w:rsid w:val="000F5BDA"/>
    <w:rsid w:val="000F5E5D"/>
    <w:rsid w:val="001000EB"/>
    <w:rsid w:val="0010072E"/>
    <w:rsid w:val="00100C18"/>
    <w:rsid w:val="00101234"/>
    <w:rsid w:val="00101D00"/>
    <w:rsid w:val="001029FD"/>
    <w:rsid w:val="00103132"/>
    <w:rsid w:val="001073C5"/>
    <w:rsid w:val="00111621"/>
    <w:rsid w:val="00115046"/>
    <w:rsid w:val="001153F6"/>
    <w:rsid w:val="0011544B"/>
    <w:rsid w:val="00115F35"/>
    <w:rsid w:val="001163FE"/>
    <w:rsid w:val="00116591"/>
    <w:rsid w:val="00121848"/>
    <w:rsid w:val="00122E71"/>
    <w:rsid w:val="00122F91"/>
    <w:rsid w:val="00123104"/>
    <w:rsid w:val="00124A8E"/>
    <w:rsid w:val="00125763"/>
    <w:rsid w:val="0012663E"/>
    <w:rsid w:val="00126DD9"/>
    <w:rsid w:val="001310F1"/>
    <w:rsid w:val="00131404"/>
    <w:rsid w:val="00132C6C"/>
    <w:rsid w:val="00132FB9"/>
    <w:rsid w:val="00133606"/>
    <w:rsid w:val="00134C6D"/>
    <w:rsid w:val="00136E85"/>
    <w:rsid w:val="00140141"/>
    <w:rsid w:val="001407BB"/>
    <w:rsid w:val="0014242B"/>
    <w:rsid w:val="00142A44"/>
    <w:rsid w:val="001435DE"/>
    <w:rsid w:val="00143F59"/>
    <w:rsid w:val="001446B6"/>
    <w:rsid w:val="001537B6"/>
    <w:rsid w:val="0015398F"/>
    <w:rsid w:val="00155EAD"/>
    <w:rsid w:val="00156FC7"/>
    <w:rsid w:val="00160598"/>
    <w:rsid w:val="001608FF"/>
    <w:rsid w:val="00161E98"/>
    <w:rsid w:val="0016206E"/>
    <w:rsid w:val="00162561"/>
    <w:rsid w:val="00162EC4"/>
    <w:rsid w:val="00163AC8"/>
    <w:rsid w:val="0016500A"/>
    <w:rsid w:val="00165260"/>
    <w:rsid w:val="0016605A"/>
    <w:rsid w:val="00166A52"/>
    <w:rsid w:val="00167563"/>
    <w:rsid w:val="001678F7"/>
    <w:rsid w:val="001704F4"/>
    <w:rsid w:val="001710A4"/>
    <w:rsid w:val="00172987"/>
    <w:rsid w:val="00175269"/>
    <w:rsid w:val="00175631"/>
    <w:rsid w:val="00175CB9"/>
    <w:rsid w:val="001763D6"/>
    <w:rsid w:val="00177A85"/>
    <w:rsid w:val="00180945"/>
    <w:rsid w:val="00181294"/>
    <w:rsid w:val="00182421"/>
    <w:rsid w:val="00182928"/>
    <w:rsid w:val="00183090"/>
    <w:rsid w:val="00184EFC"/>
    <w:rsid w:val="001853D0"/>
    <w:rsid w:val="001913A5"/>
    <w:rsid w:val="00191761"/>
    <w:rsid w:val="0019228F"/>
    <w:rsid w:val="001925D8"/>
    <w:rsid w:val="0019272E"/>
    <w:rsid w:val="00193F5D"/>
    <w:rsid w:val="00194CDD"/>
    <w:rsid w:val="0019570C"/>
    <w:rsid w:val="00196C4A"/>
    <w:rsid w:val="001A017E"/>
    <w:rsid w:val="001A0364"/>
    <w:rsid w:val="001A0673"/>
    <w:rsid w:val="001A0887"/>
    <w:rsid w:val="001A0CB6"/>
    <w:rsid w:val="001A0F81"/>
    <w:rsid w:val="001A1C85"/>
    <w:rsid w:val="001A1F00"/>
    <w:rsid w:val="001A373C"/>
    <w:rsid w:val="001A3870"/>
    <w:rsid w:val="001A3DE2"/>
    <w:rsid w:val="001A4537"/>
    <w:rsid w:val="001A477E"/>
    <w:rsid w:val="001A5458"/>
    <w:rsid w:val="001A5AD8"/>
    <w:rsid w:val="001A6909"/>
    <w:rsid w:val="001A7024"/>
    <w:rsid w:val="001A7900"/>
    <w:rsid w:val="001A7A93"/>
    <w:rsid w:val="001A7DC8"/>
    <w:rsid w:val="001B0BA7"/>
    <w:rsid w:val="001B23D1"/>
    <w:rsid w:val="001B3247"/>
    <w:rsid w:val="001B44B8"/>
    <w:rsid w:val="001B58C4"/>
    <w:rsid w:val="001B5B91"/>
    <w:rsid w:val="001B7A2A"/>
    <w:rsid w:val="001B7C8F"/>
    <w:rsid w:val="001B7DA5"/>
    <w:rsid w:val="001C0102"/>
    <w:rsid w:val="001C049B"/>
    <w:rsid w:val="001C0DFD"/>
    <w:rsid w:val="001C0EFF"/>
    <w:rsid w:val="001C0FC7"/>
    <w:rsid w:val="001C2F97"/>
    <w:rsid w:val="001C3523"/>
    <w:rsid w:val="001C3C8D"/>
    <w:rsid w:val="001C4494"/>
    <w:rsid w:val="001C56BD"/>
    <w:rsid w:val="001C613C"/>
    <w:rsid w:val="001C6327"/>
    <w:rsid w:val="001C6574"/>
    <w:rsid w:val="001C6F5C"/>
    <w:rsid w:val="001C72AE"/>
    <w:rsid w:val="001D05D2"/>
    <w:rsid w:val="001D0836"/>
    <w:rsid w:val="001D0F84"/>
    <w:rsid w:val="001D2724"/>
    <w:rsid w:val="001D36DD"/>
    <w:rsid w:val="001D59F0"/>
    <w:rsid w:val="001D5CBD"/>
    <w:rsid w:val="001D78FC"/>
    <w:rsid w:val="001D7BA9"/>
    <w:rsid w:val="001E02CF"/>
    <w:rsid w:val="001E0A6F"/>
    <w:rsid w:val="001E141A"/>
    <w:rsid w:val="001E4238"/>
    <w:rsid w:val="001E4AF8"/>
    <w:rsid w:val="001E4DA9"/>
    <w:rsid w:val="001E577E"/>
    <w:rsid w:val="001E7CED"/>
    <w:rsid w:val="001F03E7"/>
    <w:rsid w:val="001F0FFF"/>
    <w:rsid w:val="001F3669"/>
    <w:rsid w:val="001F3D58"/>
    <w:rsid w:val="001F679D"/>
    <w:rsid w:val="00200B4D"/>
    <w:rsid w:val="002015BB"/>
    <w:rsid w:val="00203677"/>
    <w:rsid w:val="00203DF9"/>
    <w:rsid w:val="00203FDC"/>
    <w:rsid w:val="00205191"/>
    <w:rsid w:val="002053E9"/>
    <w:rsid w:val="002061AD"/>
    <w:rsid w:val="00211F66"/>
    <w:rsid w:val="00212965"/>
    <w:rsid w:val="00213631"/>
    <w:rsid w:val="00214C19"/>
    <w:rsid w:val="00215559"/>
    <w:rsid w:val="00215F62"/>
    <w:rsid w:val="002165D5"/>
    <w:rsid w:val="002166AE"/>
    <w:rsid w:val="00217F61"/>
    <w:rsid w:val="00220C4B"/>
    <w:rsid w:val="002231AC"/>
    <w:rsid w:val="00223EAC"/>
    <w:rsid w:val="00225C47"/>
    <w:rsid w:val="0023094A"/>
    <w:rsid w:val="002317EC"/>
    <w:rsid w:val="002318D2"/>
    <w:rsid w:val="00231ECA"/>
    <w:rsid w:val="00232074"/>
    <w:rsid w:val="00233A16"/>
    <w:rsid w:val="00235CE2"/>
    <w:rsid w:val="00236AF3"/>
    <w:rsid w:val="00236E9B"/>
    <w:rsid w:val="00240F5E"/>
    <w:rsid w:val="00241EFC"/>
    <w:rsid w:val="00242DD5"/>
    <w:rsid w:val="00244355"/>
    <w:rsid w:val="00244D8A"/>
    <w:rsid w:val="00244F4D"/>
    <w:rsid w:val="002452E3"/>
    <w:rsid w:val="00247A0A"/>
    <w:rsid w:val="00251005"/>
    <w:rsid w:val="00251C2E"/>
    <w:rsid w:val="002542D0"/>
    <w:rsid w:val="00260281"/>
    <w:rsid w:val="0026033D"/>
    <w:rsid w:val="00260B02"/>
    <w:rsid w:val="00263A68"/>
    <w:rsid w:val="0026410C"/>
    <w:rsid w:val="00264184"/>
    <w:rsid w:val="002641A2"/>
    <w:rsid w:val="002648C8"/>
    <w:rsid w:val="00265FBF"/>
    <w:rsid w:val="00265FE4"/>
    <w:rsid w:val="002662B1"/>
    <w:rsid w:val="00271614"/>
    <w:rsid w:val="00272705"/>
    <w:rsid w:val="002734E8"/>
    <w:rsid w:val="00274464"/>
    <w:rsid w:val="00275889"/>
    <w:rsid w:val="0027631A"/>
    <w:rsid w:val="00276EAE"/>
    <w:rsid w:val="00277FF5"/>
    <w:rsid w:val="00280DF1"/>
    <w:rsid w:val="00281EE5"/>
    <w:rsid w:val="00283502"/>
    <w:rsid w:val="002867D8"/>
    <w:rsid w:val="002877D1"/>
    <w:rsid w:val="0029208D"/>
    <w:rsid w:val="002931FC"/>
    <w:rsid w:val="002946F4"/>
    <w:rsid w:val="002949F6"/>
    <w:rsid w:val="00294A3F"/>
    <w:rsid w:val="00294C9B"/>
    <w:rsid w:val="00296101"/>
    <w:rsid w:val="00296A5E"/>
    <w:rsid w:val="002977CC"/>
    <w:rsid w:val="002A4569"/>
    <w:rsid w:val="002A4A3A"/>
    <w:rsid w:val="002A4A82"/>
    <w:rsid w:val="002A4B30"/>
    <w:rsid w:val="002A7FE4"/>
    <w:rsid w:val="002B0951"/>
    <w:rsid w:val="002B0AB2"/>
    <w:rsid w:val="002B2295"/>
    <w:rsid w:val="002B3737"/>
    <w:rsid w:val="002B5E66"/>
    <w:rsid w:val="002B60AA"/>
    <w:rsid w:val="002B6D59"/>
    <w:rsid w:val="002C1A7D"/>
    <w:rsid w:val="002C2993"/>
    <w:rsid w:val="002C33D5"/>
    <w:rsid w:val="002C753F"/>
    <w:rsid w:val="002C7541"/>
    <w:rsid w:val="002C7660"/>
    <w:rsid w:val="002D0212"/>
    <w:rsid w:val="002D057C"/>
    <w:rsid w:val="002D1F5C"/>
    <w:rsid w:val="002D5558"/>
    <w:rsid w:val="002D5F29"/>
    <w:rsid w:val="002D7549"/>
    <w:rsid w:val="002E005E"/>
    <w:rsid w:val="002E0DC3"/>
    <w:rsid w:val="002E1EC9"/>
    <w:rsid w:val="002E20B6"/>
    <w:rsid w:val="002E2F92"/>
    <w:rsid w:val="002E5554"/>
    <w:rsid w:val="002E757A"/>
    <w:rsid w:val="002F03B9"/>
    <w:rsid w:val="002F0EE2"/>
    <w:rsid w:val="002F1C09"/>
    <w:rsid w:val="002F2133"/>
    <w:rsid w:val="002F2AD4"/>
    <w:rsid w:val="002F2C34"/>
    <w:rsid w:val="002F4DC5"/>
    <w:rsid w:val="002F6B9A"/>
    <w:rsid w:val="00300F68"/>
    <w:rsid w:val="00301AA6"/>
    <w:rsid w:val="003026D8"/>
    <w:rsid w:val="00304F47"/>
    <w:rsid w:val="003061D1"/>
    <w:rsid w:val="00306611"/>
    <w:rsid w:val="00306685"/>
    <w:rsid w:val="00310C35"/>
    <w:rsid w:val="00310E0C"/>
    <w:rsid w:val="003110FD"/>
    <w:rsid w:val="00315BE6"/>
    <w:rsid w:val="00320003"/>
    <w:rsid w:val="003206D2"/>
    <w:rsid w:val="0032080A"/>
    <w:rsid w:val="0032227A"/>
    <w:rsid w:val="00325BCE"/>
    <w:rsid w:val="00325E17"/>
    <w:rsid w:val="00326FD0"/>
    <w:rsid w:val="003322DD"/>
    <w:rsid w:val="00332CF8"/>
    <w:rsid w:val="00333321"/>
    <w:rsid w:val="003339E3"/>
    <w:rsid w:val="00333BE8"/>
    <w:rsid w:val="00333CA8"/>
    <w:rsid w:val="0033413A"/>
    <w:rsid w:val="00334301"/>
    <w:rsid w:val="00335759"/>
    <w:rsid w:val="003377A4"/>
    <w:rsid w:val="003406C1"/>
    <w:rsid w:val="00340A68"/>
    <w:rsid w:val="00340C26"/>
    <w:rsid w:val="00341373"/>
    <w:rsid w:val="00341AB6"/>
    <w:rsid w:val="003430BD"/>
    <w:rsid w:val="003452E0"/>
    <w:rsid w:val="003453DE"/>
    <w:rsid w:val="00346839"/>
    <w:rsid w:val="00346CE7"/>
    <w:rsid w:val="0034704C"/>
    <w:rsid w:val="003513D0"/>
    <w:rsid w:val="00351CDA"/>
    <w:rsid w:val="00353439"/>
    <w:rsid w:val="0035353D"/>
    <w:rsid w:val="0035394F"/>
    <w:rsid w:val="00353A6E"/>
    <w:rsid w:val="00354320"/>
    <w:rsid w:val="00354C1A"/>
    <w:rsid w:val="0035630E"/>
    <w:rsid w:val="003572E4"/>
    <w:rsid w:val="00357AC1"/>
    <w:rsid w:val="00360B44"/>
    <w:rsid w:val="00362019"/>
    <w:rsid w:val="0036381E"/>
    <w:rsid w:val="0036464B"/>
    <w:rsid w:val="003649EA"/>
    <w:rsid w:val="003653FF"/>
    <w:rsid w:val="00365ECB"/>
    <w:rsid w:val="003664F1"/>
    <w:rsid w:val="003670E4"/>
    <w:rsid w:val="00373FD7"/>
    <w:rsid w:val="00377A68"/>
    <w:rsid w:val="00380476"/>
    <w:rsid w:val="00381A9E"/>
    <w:rsid w:val="0038389B"/>
    <w:rsid w:val="00384D1E"/>
    <w:rsid w:val="00385CAD"/>
    <w:rsid w:val="00386081"/>
    <w:rsid w:val="00386C88"/>
    <w:rsid w:val="00387B37"/>
    <w:rsid w:val="0039132E"/>
    <w:rsid w:val="00391B02"/>
    <w:rsid w:val="00391C83"/>
    <w:rsid w:val="00392A5F"/>
    <w:rsid w:val="00393385"/>
    <w:rsid w:val="00393912"/>
    <w:rsid w:val="00394197"/>
    <w:rsid w:val="00394423"/>
    <w:rsid w:val="0039492C"/>
    <w:rsid w:val="00394A77"/>
    <w:rsid w:val="0039751B"/>
    <w:rsid w:val="003A23C3"/>
    <w:rsid w:val="003A3A3F"/>
    <w:rsid w:val="003A4DA5"/>
    <w:rsid w:val="003A719E"/>
    <w:rsid w:val="003B0BAF"/>
    <w:rsid w:val="003B0DF1"/>
    <w:rsid w:val="003B214A"/>
    <w:rsid w:val="003B2BCB"/>
    <w:rsid w:val="003B4257"/>
    <w:rsid w:val="003B4543"/>
    <w:rsid w:val="003B496F"/>
    <w:rsid w:val="003B4F57"/>
    <w:rsid w:val="003B5AA4"/>
    <w:rsid w:val="003B60EB"/>
    <w:rsid w:val="003B6591"/>
    <w:rsid w:val="003B784F"/>
    <w:rsid w:val="003C0909"/>
    <w:rsid w:val="003C0D6B"/>
    <w:rsid w:val="003C153C"/>
    <w:rsid w:val="003C1EB9"/>
    <w:rsid w:val="003C32A1"/>
    <w:rsid w:val="003C3886"/>
    <w:rsid w:val="003C4D69"/>
    <w:rsid w:val="003D394A"/>
    <w:rsid w:val="003D4C29"/>
    <w:rsid w:val="003D6280"/>
    <w:rsid w:val="003D6587"/>
    <w:rsid w:val="003E060B"/>
    <w:rsid w:val="003E0DB3"/>
    <w:rsid w:val="003E1F81"/>
    <w:rsid w:val="003E213C"/>
    <w:rsid w:val="003E43C8"/>
    <w:rsid w:val="003E4733"/>
    <w:rsid w:val="003E6E8C"/>
    <w:rsid w:val="003E7BB5"/>
    <w:rsid w:val="003F029F"/>
    <w:rsid w:val="003F22B3"/>
    <w:rsid w:val="003F4581"/>
    <w:rsid w:val="003F5EC1"/>
    <w:rsid w:val="00400938"/>
    <w:rsid w:val="00400D63"/>
    <w:rsid w:val="0040151C"/>
    <w:rsid w:val="004018CB"/>
    <w:rsid w:val="00402922"/>
    <w:rsid w:val="00402D6F"/>
    <w:rsid w:val="0040449F"/>
    <w:rsid w:val="00404DA8"/>
    <w:rsid w:val="004055C0"/>
    <w:rsid w:val="00407783"/>
    <w:rsid w:val="0041155C"/>
    <w:rsid w:val="004115F7"/>
    <w:rsid w:val="004116D2"/>
    <w:rsid w:val="00411F19"/>
    <w:rsid w:val="004125DE"/>
    <w:rsid w:val="00413B5E"/>
    <w:rsid w:val="00414C7E"/>
    <w:rsid w:val="00415980"/>
    <w:rsid w:val="004161C9"/>
    <w:rsid w:val="00417354"/>
    <w:rsid w:val="004204E5"/>
    <w:rsid w:val="00421068"/>
    <w:rsid w:val="00421105"/>
    <w:rsid w:val="0042218D"/>
    <w:rsid w:val="004243A2"/>
    <w:rsid w:val="00424C6B"/>
    <w:rsid w:val="004258D7"/>
    <w:rsid w:val="004273F1"/>
    <w:rsid w:val="004331B4"/>
    <w:rsid w:val="00433EDB"/>
    <w:rsid w:val="004340D5"/>
    <w:rsid w:val="004344EB"/>
    <w:rsid w:val="00434598"/>
    <w:rsid w:val="0043479B"/>
    <w:rsid w:val="004350FA"/>
    <w:rsid w:val="0043757C"/>
    <w:rsid w:val="0043780C"/>
    <w:rsid w:val="00440599"/>
    <w:rsid w:val="00441B14"/>
    <w:rsid w:val="00442BEF"/>
    <w:rsid w:val="0044563F"/>
    <w:rsid w:val="00445D94"/>
    <w:rsid w:val="004475C0"/>
    <w:rsid w:val="0044771A"/>
    <w:rsid w:val="004508FE"/>
    <w:rsid w:val="00451549"/>
    <w:rsid w:val="00452179"/>
    <w:rsid w:val="004530DD"/>
    <w:rsid w:val="004530E4"/>
    <w:rsid w:val="00453709"/>
    <w:rsid w:val="00453D93"/>
    <w:rsid w:val="00455623"/>
    <w:rsid w:val="00456632"/>
    <w:rsid w:val="004566E5"/>
    <w:rsid w:val="00457A51"/>
    <w:rsid w:val="00461713"/>
    <w:rsid w:val="0046173B"/>
    <w:rsid w:val="004631F7"/>
    <w:rsid w:val="0046498A"/>
    <w:rsid w:val="00464C54"/>
    <w:rsid w:val="0046507E"/>
    <w:rsid w:val="00465E33"/>
    <w:rsid w:val="0046631F"/>
    <w:rsid w:val="004664CB"/>
    <w:rsid w:val="00466D5F"/>
    <w:rsid w:val="00467F6E"/>
    <w:rsid w:val="004717CE"/>
    <w:rsid w:val="00473066"/>
    <w:rsid w:val="00473A34"/>
    <w:rsid w:val="00474BAB"/>
    <w:rsid w:val="00475674"/>
    <w:rsid w:val="0047597D"/>
    <w:rsid w:val="00476FC9"/>
    <w:rsid w:val="00476FD1"/>
    <w:rsid w:val="004773C9"/>
    <w:rsid w:val="00477A87"/>
    <w:rsid w:val="00480AE7"/>
    <w:rsid w:val="004811A8"/>
    <w:rsid w:val="004817FA"/>
    <w:rsid w:val="004835CF"/>
    <w:rsid w:val="00485D14"/>
    <w:rsid w:val="004873B6"/>
    <w:rsid w:val="00487E60"/>
    <w:rsid w:val="00490EB4"/>
    <w:rsid w:val="004926F3"/>
    <w:rsid w:val="004930FE"/>
    <w:rsid w:val="004933FE"/>
    <w:rsid w:val="0049494F"/>
    <w:rsid w:val="004960EA"/>
    <w:rsid w:val="004A0060"/>
    <w:rsid w:val="004A1538"/>
    <w:rsid w:val="004A2847"/>
    <w:rsid w:val="004A39AD"/>
    <w:rsid w:val="004A469F"/>
    <w:rsid w:val="004A5074"/>
    <w:rsid w:val="004A5369"/>
    <w:rsid w:val="004A63B9"/>
    <w:rsid w:val="004A68C3"/>
    <w:rsid w:val="004A6C97"/>
    <w:rsid w:val="004A7EC4"/>
    <w:rsid w:val="004B02D5"/>
    <w:rsid w:val="004B1D5A"/>
    <w:rsid w:val="004B1D6B"/>
    <w:rsid w:val="004B2FFF"/>
    <w:rsid w:val="004B374F"/>
    <w:rsid w:val="004B3808"/>
    <w:rsid w:val="004B3A3B"/>
    <w:rsid w:val="004B4502"/>
    <w:rsid w:val="004B4A30"/>
    <w:rsid w:val="004B6375"/>
    <w:rsid w:val="004B654D"/>
    <w:rsid w:val="004C02E8"/>
    <w:rsid w:val="004C1040"/>
    <w:rsid w:val="004C165E"/>
    <w:rsid w:val="004C2CEE"/>
    <w:rsid w:val="004C3449"/>
    <w:rsid w:val="004C44A6"/>
    <w:rsid w:val="004C4C80"/>
    <w:rsid w:val="004C546E"/>
    <w:rsid w:val="004D0817"/>
    <w:rsid w:val="004D1754"/>
    <w:rsid w:val="004D273F"/>
    <w:rsid w:val="004D2BCA"/>
    <w:rsid w:val="004D3747"/>
    <w:rsid w:val="004D6279"/>
    <w:rsid w:val="004D62AC"/>
    <w:rsid w:val="004D74DC"/>
    <w:rsid w:val="004E008C"/>
    <w:rsid w:val="004E27A9"/>
    <w:rsid w:val="004E3A74"/>
    <w:rsid w:val="004E461D"/>
    <w:rsid w:val="004E591D"/>
    <w:rsid w:val="004E5CD1"/>
    <w:rsid w:val="004E69CB"/>
    <w:rsid w:val="004E72FD"/>
    <w:rsid w:val="004E75ED"/>
    <w:rsid w:val="004F1CAB"/>
    <w:rsid w:val="004F1CE2"/>
    <w:rsid w:val="004F2FDD"/>
    <w:rsid w:val="004F361B"/>
    <w:rsid w:val="004F3FD7"/>
    <w:rsid w:val="004F404D"/>
    <w:rsid w:val="004F60F9"/>
    <w:rsid w:val="004F7FD8"/>
    <w:rsid w:val="00500952"/>
    <w:rsid w:val="005025EB"/>
    <w:rsid w:val="005028B3"/>
    <w:rsid w:val="00504124"/>
    <w:rsid w:val="00504171"/>
    <w:rsid w:val="00506AF4"/>
    <w:rsid w:val="0051013D"/>
    <w:rsid w:val="00511176"/>
    <w:rsid w:val="00511306"/>
    <w:rsid w:val="00511FC1"/>
    <w:rsid w:val="005130C5"/>
    <w:rsid w:val="005135F3"/>
    <w:rsid w:val="00517C94"/>
    <w:rsid w:val="00520468"/>
    <w:rsid w:val="00522A97"/>
    <w:rsid w:val="0052436F"/>
    <w:rsid w:val="00525CFC"/>
    <w:rsid w:val="0053029A"/>
    <w:rsid w:val="0053237F"/>
    <w:rsid w:val="00532941"/>
    <w:rsid w:val="00534B47"/>
    <w:rsid w:val="00534D44"/>
    <w:rsid w:val="00537184"/>
    <w:rsid w:val="00537676"/>
    <w:rsid w:val="005376F7"/>
    <w:rsid w:val="005378E9"/>
    <w:rsid w:val="00541914"/>
    <w:rsid w:val="005426EF"/>
    <w:rsid w:val="00544156"/>
    <w:rsid w:val="005450E2"/>
    <w:rsid w:val="00545E85"/>
    <w:rsid w:val="00545E92"/>
    <w:rsid w:val="00545F08"/>
    <w:rsid w:val="005520EF"/>
    <w:rsid w:val="0055284D"/>
    <w:rsid w:val="00553A6D"/>
    <w:rsid w:val="00555D5B"/>
    <w:rsid w:val="00555DCE"/>
    <w:rsid w:val="005570F9"/>
    <w:rsid w:val="005573B5"/>
    <w:rsid w:val="005604F3"/>
    <w:rsid w:val="005612F0"/>
    <w:rsid w:val="0056225E"/>
    <w:rsid w:val="00562461"/>
    <w:rsid w:val="0056316D"/>
    <w:rsid w:val="0056369A"/>
    <w:rsid w:val="005639CE"/>
    <w:rsid w:val="00564D34"/>
    <w:rsid w:val="00564D58"/>
    <w:rsid w:val="005651D6"/>
    <w:rsid w:val="00565921"/>
    <w:rsid w:val="00565B41"/>
    <w:rsid w:val="00567BA7"/>
    <w:rsid w:val="00567E9C"/>
    <w:rsid w:val="005742B2"/>
    <w:rsid w:val="0057621B"/>
    <w:rsid w:val="00576746"/>
    <w:rsid w:val="00576EFD"/>
    <w:rsid w:val="005773A8"/>
    <w:rsid w:val="00577BB1"/>
    <w:rsid w:val="00577D56"/>
    <w:rsid w:val="00577DE0"/>
    <w:rsid w:val="00582277"/>
    <w:rsid w:val="005861BC"/>
    <w:rsid w:val="005866BD"/>
    <w:rsid w:val="005866ED"/>
    <w:rsid w:val="00586DA1"/>
    <w:rsid w:val="005872C8"/>
    <w:rsid w:val="005872FC"/>
    <w:rsid w:val="00590032"/>
    <w:rsid w:val="005902F2"/>
    <w:rsid w:val="005918BD"/>
    <w:rsid w:val="00592119"/>
    <w:rsid w:val="00592638"/>
    <w:rsid w:val="00592BE6"/>
    <w:rsid w:val="0059341A"/>
    <w:rsid w:val="00593EAA"/>
    <w:rsid w:val="0059499B"/>
    <w:rsid w:val="0059624C"/>
    <w:rsid w:val="005A0464"/>
    <w:rsid w:val="005A07C4"/>
    <w:rsid w:val="005A20BA"/>
    <w:rsid w:val="005A2E60"/>
    <w:rsid w:val="005A76F0"/>
    <w:rsid w:val="005B03DF"/>
    <w:rsid w:val="005B0742"/>
    <w:rsid w:val="005B1D45"/>
    <w:rsid w:val="005B2FA0"/>
    <w:rsid w:val="005B469F"/>
    <w:rsid w:val="005B5156"/>
    <w:rsid w:val="005B5C70"/>
    <w:rsid w:val="005B6397"/>
    <w:rsid w:val="005B67C9"/>
    <w:rsid w:val="005B6A1B"/>
    <w:rsid w:val="005B7C1A"/>
    <w:rsid w:val="005C0164"/>
    <w:rsid w:val="005C0A96"/>
    <w:rsid w:val="005C2851"/>
    <w:rsid w:val="005C3CBC"/>
    <w:rsid w:val="005C4D6B"/>
    <w:rsid w:val="005C6D9A"/>
    <w:rsid w:val="005C7411"/>
    <w:rsid w:val="005C7E19"/>
    <w:rsid w:val="005D1CB6"/>
    <w:rsid w:val="005D22AA"/>
    <w:rsid w:val="005D244E"/>
    <w:rsid w:val="005D5156"/>
    <w:rsid w:val="005D5B83"/>
    <w:rsid w:val="005D5D35"/>
    <w:rsid w:val="005E05E1"/>
    <w:rsid w:val="005E3C3F"/>
    <w:rsid w:val="005E4F95"/>
    <w:rsid w:val="005F06A5"/>
    <w:rsid w:val="005F0F34"/>
    <w:rsid w:val="005F1013"/>
    <w:rsid w:val="005F321E"/>
    <w:rsid w:val="005F4447"/>
    <w:rsid w:val="005F50AC"/>
    <w:rsid w:val="005F75C8"/>
    <w:rsid w:val="00601585"/>
    <w:rsid w:val="00601BA9"/>
    <w:rsid w:val="00602D21"/>
    <w:rsid w:val="00603617"/>
    <w:rsid w:val="00604288"/>
    <w:rsid w:val="00604A42"/>
    <w:rsid w:val="00605E6F"/>
    <w:rsid w:val="00606037"/>
    <w:rsid w:val="00610C00"/>
    <w:rsid w:val="006112BC"/>
    <w:rsid w:val="00611D70"/>
    <w:rsid w:val="00611ED8"/>
    <w:rsid w:val="00612029"/>
    <w:rsid w:val="0061227B"/>
    <w:rsid w:val="006124E6"/>
    <w:rsid w:val="00614B7D"/>
    <w:rsid w:val="00614D92"/>
    <w:rsid w:val="00615328"/>
    <w:rsid w:val="0061632E"/>
    <w:rsid w:val="00617238"/>
    <w:rsid w:val="0061733E"/>
    <w:rsid w:val="006177C5"/>
    <w:rsid w:val="006209EE"/>
    <w:rsid w:val="00620AA6"/>
    <w:rsid w:val="00621BB6"/>
    <w:rsid w:val="00623236"/>
    <w:rsid w:val="00624902"/>
    <w:rsid w:val="00625BF6"/>
    <w:rsid w:val="0062759F"/>
    <w:rsid w:val="006277F6"/>
    <w:rsid w:val="006309C4"/>
    <w:rsid w:val="006324AC"/>
    <w:rsid w:val="00632D82"/>
    <w:rsid w:val="00634E87"/>
    <w:rsid w:val="00635195"/>
    <w:rsid w:val="0063646E"/>
    <w:rsid w:val="006370F9"/>
    <w:rsid w:val="006412F8"/>
    <w:rsid w:val="00641AF0"/>
    <w:rsid w:val="00641FFF"/>
    <w:rsid w:val="00643A32"/>
    <w:rsid w:val="006441C9"/>
    <w:rsid w:val="006445F8"/>
    <w:rsid w:val="00644978"/>
    <w:rsid w:val="0064630A"/>
    <w:rsid w:val="00650609"/>
    <w:rsid w:val="00652128"/>
    <w:rsid w:val="00652AC7"/>
    <w:rsid w:val="00653DB5"/>
    <w:rsid w:val="00654669"/>
    <w:rsid w:val="006559F1"/>
    <w:rsid w:val="00656CF3"/>
    <w:rsid w:val="006630ED"/>
    <w:rsid w:val="006632B6"/>
    <w:rsid w:val="006633AD"/>
    <w:rsid w:val="00665B8F"/>
    <w:rsid w:val="006704B7"/>
    <w:rsid w:val="00673416"/>
    <w:rsid w:val="0067689E"/>
    <w:rsid w:val="0067703F"/>
    <w:rsid w:val="00677A01"/>
    <w:rsid w:val="00681718"/>
    <w:rsid w:val="006825A7"/>
    <w:rsid w:val="00684488"/>
    <w:rsid w:val="00690402"/>
    <w:rsid w:val="00691371"/>
    <w:rsid w:val="0069176C"/>
    <w:rsid w:val="006934E5"/>
    <w:rsid w:val="006939C1"/>
    <w:rsid w:val="00694B9C"/>
    <w:rsid w:val="006959B5"/>
    <w:rsid w:val="0069659E"/>
    <w:rsid w:val="00696DE7"/>
    <w:rsid w:val="006970AF"/>
    <w:rsid w:val="00697F11"/>
    <w:rsid w:val="006A5B04"/>
    <w:rsid w:val="006A63D8"/>
    <w:rsid w:val="006A677D"/>
    <w:rsid w:val="006A7793"/>
    <w:rsid w:val="006B04D0"/>
    <w:rsid w:val="006B25B3"/>
    <w:rsid w:val="006B277C"/>
    <w:rsid w:val="006B2CBD"/>
    <w:rsid w:val="006B3776"/>
    <w:rsid w:val="006B4F92"/>
    <w:rsid w:val="006B55AC"/>
    <w:rsid w:val="006B7721"/>
    <w:rsid w:val="006C06A0"/>
    <w:rsid w:val="006C147D"/>
    <w:rsid w:val="006C26C3"/>
    <w:rsid w:val="006C3DA1"/>
    <w:rsid w:val="006C41B5"/>
    <w:rsid w:val="006C50E6"/>
    <w:rsid w:val="006C70DC"/>
    <w:rsid w:val="006C7A80"/>
    <w:rsid w:val="006D0249"/>
    <w:rsid w:val="006D11D8"/>
    <w:rsid w:val="006D1A4D"/>
    <w:rsid w:val="006D29DE"/>
    <w:rsid w:val="006D3FE2"/>
    <w:rsid w:val="006D5AA9"/>
    <w:rsid w:val="006D62B8"/>
    <w:rsid w:val="006D68AA"/>
    <w:rsid w:val="006D6F45"/>
    <w:rsid w:val="006E0C5E"/>
    <w:rsid w:val="006E0E6B"/>
    <w:rsid w:val="006E202B"/>
    <w:rsid w:val="006E34E7"/>
    <w:rsid w:val="006E3DFC"/>
    <w:rsid w:val="006E4523"/>
    <w:rsid w:val="006E585E"/>
    <w:rsid w:val="006E58C4"/>
    <w:rsid w:val="006E5AD1"/>
    <w:rsid w:val="006E6ADB"/>
    <w:rsid w:val="006E6D0B"/>
    <w:rsid w:val="006E6E0D"/>
    <w:rsid w:val="006E70EA"/>
    <w:rsid w:val="006E7432"/>
    <w:rsid w:val="006E7853"/>
    <w:rsid w:val="006F07EC"/>
    <w:rsid w:val="006F12E4"/>
    <w:rsid w:val="006F1D0B"/>
    <w:rsid w:val="006F21C2"/>
    <w:rsid w:val="006F25A2"/>
    <w:rsid w:val="006F348A"/>
    <w:rsid w:val="006F382C"/>
    <w:rsid w:val="006F3E63"/>
    <w:rsid w:val="006F4CA6"/>
    <w:rsid w:val="006F59ED"/>
    <w:rsid w:val="006F6073"/>
    <w:rsid w:val="006F78C7"/>
    <w:rsid w:val="00702978"/>
    <w:rsid w:val="00704498"/>
    <w:rsid w:val="00704ACF"/>
    <w:rsid w:val="00706154"/>
    <w:rsid w:val="00706545"/>
    <w:rsid w:val="00706BDB"/>
    <w:rsid w:val="00706C63"/>
    <w:rsid w:val="00707714"/>
    <w:rsid w:val="00707E3F"/>
    <w:rsid w:val="0071242A"/>
    <w:rsid w:val="00712E39"/>
    <w:rsid w:val="0071370F"/>
    <w:rsid w:val="0071406C"/>
    <w:rsid w:val="00714DCB"/>
    <w:rsid w:val="007155A4"/>
    <w:rsid w:val="00715F58"/>
    <w:rsid w:val="00716D2A"/>
    <w:rsid w:val="00717EE0"/>
    <w:rsid w:val="0072070F"/>
    <w:rsid w:val="0072097F"/>
    <w:rsid w:val="0072142C"/>
    <w:rsid w:val="00722AD9"/>
    <w:rsid w:val="007232A6"/>
    <w:rsid w:val="00724B83"/>
    <w:rsid w:val="0072545A"/>
    <w:rsid w:val="00725584"/>
    <w:rsid w:val="00725C10"/>
    <w:rsid w:val="00725C59"/>
    <w:rsid w:val="00726222"/>
    <w:rsid w:val="0073048E"/>
    <w:rsid w:val="007342D2"/>
    <w:rsid w:val="0073479E"/>
    <w:rsid w:val="00734951"/>
    <w:rsid w:val="00734FDB"/>
    <w:rsid w:val="00735626"/>
    <w:rsid w:val="00737C06"/>
    <w:rsid w:val="00744393"/>
    <w:rsid w:val="00744AE6"/>
    <w:rsid w:val="007452E2"/>
    <w:rsid w:val="007462A2"/>
    <w:rsid w:val="007471B0"/>
    <w:rsid w:val="00753DAA"/>
    <w:rsid w:val="00754259"/>
    <w:rsid w:val="00754E6C"/>
    <w:rsid w:val="0075546D"/>
    <w:rsid w:val="00757D69"/>
    <w:rsid w:val="00760FE6"/>
    <w:rsid w:val="007613B9"/>
    <w:rsid w:val="007613D4"/>
    <w:rsid w:val="00761F77"/>
    <w:rsid w:val="00763760"/>
    <w:rsid w:val="00765400"/>
    <w:rsid w:val="007657EB"/>
    <w:rsid w:val="00765D19"/>
    <w:rsid w:val="00766A54"/>
    <w:rsid w:val="00766E22"/>
    <w:rsid w:val="007671B3"/>
    <w:rsid w:val="0076751F"/>
    <w:rsid w:val="00767823"/>
    <w:rsid w:val="0077066D"/>
    <w:rsid w:val="00770A91"/>
    <w:rsid w:val="00771AD0"/>
    <w:rsid w:val="00772531"/>
    <w:rsid w:val="00773692"/>
    <w:rsid w:val="00775081"/>
    <w:rsid w:val="007751D3"/>
    <w:rsid w:val="00777BFD"/>
    <w:rsid w:val="007802A8"/>
    <w:rsid w:val="00780D25"/>
    <w:rsid w:val="0078122B"/>
    <w:rsid w:val="007814E0"/>
    <w:rsid w:val="00783586"/>
    <w:rsid w:val="00784546"/>
    <w:rsid w:val="007846F4"/>
    <w:rsid w:val="0078487A"/>
    <w:rsid w:val="007852FE"/>
    <w:rsid w:val="00786AD0"/>
    <w:rsid w:val="00791168"/>
    <w:rsid w:val="007911C9"/>
    <w:rsid w:val="0079171F"/>
    <w:rsid w:val="00791CA8"/>
    <w:rsid w:val="0079291D"/>
    <w:rsid w:val="00792E89"/>
    <w:rsid w:val="00793E0B"/>
    <w:rsid w:val="00794755"/>
    <w:rsid w:val="00795E96"/>
    <w:rsid w:val="00797805"/>
    <w:rsid w:val="00797F02"/>
    <w:rsid w:val="007A2B05"/>
    <w:rsid w:val="007A2B2A"/>
    <w:rsid w:val="007A3713"/>
    <w:rsid w:val="007A3C23"/>
    <w:rsid w:val="007A61E2"/>
    <w:rsid w:val="007A6467"/>
    <w:rsid w:val="007A652A"/>
    <w:rsid w:val="007B06B2"/>
    <w:rsid w:val="007B2B86"/>
    <w:rsid w:val="007B2F5A"/>
    <w:rsid w:val="007B3AFF"/>
    <w:rsid w:val="007B3CD8"/>
    <w:rsid w:val="007B5183"/>
    <w:rsid w:val="007B551D"/>
    <w:rsid w:val="007B651A"/>
    <w:rsid w:val="007B6AC2"/>
    <w:rsid w:val="007B7697"/>
    <w:rsid w:val="007B7B7F"/>
    <w:rsid w:val="007C13B4"/>
    <w:rsid w:val="007C221D"/>
    <w:rsid w:val="007C4524"/>
    <w:rsid w:val="007C4D69"/>
    <w:rsid w:val="007C65D3"/>
    <w:rsid w:val="007C7B72"/>
    <w:rsid w:val="007E0218"/>
    <w:rsid w:val="007E021F"/>
    <w:rsid w:val="007E031A"/>
    <w:rsid w:val="007E13E7"/>
    <w:rsid w:val="007E30DC"/>
    <w:rsid w:val="007E7367"/>
    <w:rsid w:val="007F05EF"/>
    <w:rsid w:val="007F0FAC"/>
    <w:rsid w:val="007F1359"/>
    <w:rsid w:val="007F2345"/>
    <w:rsid w:val="007F2E1E"/>
    <w:rsid w:val="007F3A36"/>
    <w:rsid w:val="007F5135"/>
    <w:rsid w:val="007F54F2"/>
    <w:rsid w:val="007F5797"/>
    <w:rsid w:val="007F5916"/>
    <w:rsid w:val="007F604F"/>
    <w:rsid w:val="007F6689"/>
    <w:rsid w:val="007F765A"/>
    <w:rsid w:val="00800663"/>
    <w:rsid w:val="00800B92"/>
    <w:rsid w:val="008016FA"/>
    <w:rsid w:val="00801D40"/>
    <w:rsid w:val="00802C27"/>
    <w:rsid w:val="008038BB"/>
    <w:rsid w:val="00803D84"/>
    <w:rsid w:val="008064F7"/>
    <w:rsid w:val="00807D3D"/>
    <w:rsid w:val="00807D8E"/>
    <w:rsid w:val="0081393F"/>
    <w:rsid w:val="00813F4B"/>
    <w:rsid w:val="008163B7"/>
    <w:rsid w:val="008166AA"/>
    <w:rsid w:val="00816829"/>
    <w:rsid w:val="0081699D"/>
    <w:rsid w:val="008174C7"/>
    <w:rsid w:val="00817BAA"/>
    <w:rsid w:val="00820615"/>
    <w:rsid w:val="0082136F"/>
    <w:rsid w:val="00821A52"/>
    <w:rsid w:val="00821C43"/>
    <w:rsid w:val="00821CA7"/>
    <w:rsid w:val="0082372D"/>
    <w:rsid w:val="00833C6C"/>
    <w:rsid w:val="00835BC8"/>
    <w:rsid w:val="00835BFF"/>
    <w:rsid w:val="008369F4"/>
    <w:rsid w:val="00837653"/>
    <w:rsid w:val="00841B48"/>
    <w:rsid w:val="00843126"/>
    <w:rsid w:val="00843A73"/>
    <w:rsid w:val="0084585A"/>
    <w:rsid w:val="00845970"/>
    <w:rsid w:val="008510DB"/>
    <w:rsid w:val="008513E0"/>
    <w:rsid w:val="00852228"/>
    <w:rsid w:val="008525A3"/>
    <w:rsid w:val="008559F5"/>
    <w:rsid w:val="00856C5D"/>
    <w:rsid w:val="0086062E"/>
    <w:rsid w:val="00860CFB"/>
    <w:rsid w:val="0086410F"/>
    <w:rsid w:val="00864A9D"/>
    <w:rsid w:val="00866226"/>
    <w:rsid w:val="008662AD"/>
    <w:rsid w:val="008669E9"/>
    <w:rsid w:val="00867712"/>
    <w:rsid w:val="008711C1"/>
    <w:rsid w:val="008748D0"/>
    <w:rsid w:val="00874C25"/>
    <w:rsid w:val="00874C67"/>
    <w:rsid w:val="00877AE9"/>
    <w:rsid w:val="00880190"/>
    <w:rsid w:val="008807C6"/>
    <w:rsid w:val="00881129"/>
    <w:rsid w:val="00881856"/>
    <w:rsid w:val="00882810"/>
    <w:rsid w:val="008829B0"/>
    <w:rsid w:val="00882C94"/>
    <w:rsid w:val="00885D24"/>
    <w:rsid w:val="008860F2"/>
    <w:rsid w:val="008906DB"/>
    <w:rsid w:val="00890BDE"/>
    <w:rsid w:val="008912A2"/>
    <w:rsid w:val="0089237F"/>
    <w:rsid w:val="00892EB3"/>
    <w:rsid w:val="0089325A"/>
    <w:rsid w:val="008939CE"/>
    <w:rsid w:val="00896DC2"/>
    <w:rsid w:val="00897C35"/>
    <w:rsid w:val="008A287F"/>
    <w:rsid w:val="008A2A47"/>
    <w:rsid w:val="008A36F4"/>
    <w:rsid w:val="008A3E97"/>
    <w:rsid w:val="008A48DB"/>
    <w:rsid w:val="008A5089"/>
    <w:rsid w:val="008A6465"/>
    <w:rsid w:val="008A6C6B"/>
    <w:rsid w:val="008A6E03"/>
    <w:rsid w:val="008B3934"/>
    <w:rsid w:val="008B4941"/>
    <w:rsid w:val="008B54BC"/>
    <w:rsid w:val="008B60BA"/>
    <w:rsid w:val="008B7DDD"/>
    <w:rsid w:val="008C025D"/>
    <w:rsid w:val="008C1D2F"/>
    <w:rsid w:val="008C4931"/>
    <w:rsid w:val="008C4B74"/>
    <w:rsid w:val="008C5A61"/>
    <w:rsid w:val="008C706E"/>
    <w:rsid w:val="008C7C85"/>
    <w:rsid w:val="008D1344"/>
    <w:rsid w:val="008D16D9"/>
    <w:rsid w:val="008D2E91"/>
    <w:rsid w:val="008D4C2D"/>
    <w:rsid w:val="008D58FB"/>
    <w:rsid w:val="008D5D97"/>
    <w:rsid w:val="008D62D2"/>
    <w:rsid w:val="008D6B6B"/>
    <w:rsid w:val="008D6D4F"/>
    <w:rsid w:val="008D7A20"/>
    <w:rsid w:val="008D7ED7"/>
    <w:rsid w:val="008E2E93"/>
    <w:rsid w:val="008E41EF"/>
    <w:rsid w:val="008E4728"/>
    <w:rsid w:val="008E637A"/>
    <w:rsid w:val="008E764E"/>
    <w:rsid w:val="008F16FF"/>
    <w:rsid w:val="008F465B"/>
    <w:rsid w:val="008F4745"/>
    <w:rsid w:val="008F5EFD"/>
    <w:rsid w:val="008F7C0F"/>
    <w:rsid w:val="008F7D99"/>
    <w:rsid w:val="008F7DA5"/>
    <w:rsid w:val="00903420"/>
    <w:rsid w:val="00904B6C"/>
    <w:rsid w:val="00906223"/>
    <w:rsid w:val="009069BE"/>
    <w:rsid w:val="00907632"/>
    <w:rsid w:val="009100EF"/>
    <w:rsid w:val="00910AF9"/>
    <w:rsid w:val="00910BC9"/>
    <w:rsid w:val="00911EE8"/>
    <w:rsid w:val="009134D8"/>
    <w:rsid w:val="00913589"/>
    <w:rsid w:val="00913C15"/>
    <w:rsid w:val="0091462A"/>
    <w:rsid w:val="009156EA"/>
    <w:rsid w:val="00916EB7"/>
    <w:rsid w:val="009207F1"/>
    <w:rsid w:val="0092194B"/>
    <w:rsid w:val="00922A69"/>
    <w:rsid w:val="0092345D"/>
    <w:rsid w:val="0092526A"/>
    <w:rsid w:val="009255C7"/>
    <w:rsid w:val="009257FE"/>
    <w:rsid w:val="00925FBE"/>
    <w:rsid w:val="0092675D"/>
    <w:rsid w:val="009277C7"/>
    <w:rsid w:val="00931835"/>
    <w:rsid w:val="0093208D"/>
    <w:rsid w:val="00932BD5"/>
    <w:rsid w:val="00933A9A"/>
    <w:rsid w:val="00933E82"/>
    <w:rsid w:val="00934D53"/>
    <w:rsid w:val="00935167"/>
    <w:rsid w:val="00936733"/>
    <w:rsid w:val="00937AF1"/>
    <w:rsid w:val="009428BE"/>
    <w:rsid w:val="00943F5B"/>
    <w:rsid w:val="009455A0"/>
    <w:rsid w:val="00945B9D"/>
    <w:rsid w:val="009465AD"/>
    <w:rsid w:val="00946B38"/>
    <w:rsid w:val="009509FF"/>
    <w:rsid w:val="00950C48"/>
    <w:rsid w:val="009541C4"/>
    <w:rsid w:val="009544FB"/>
    <w:rsid w:val="00954635"/>
    <w:rsid w:val="009546CB"/>
    <w:rsid w:val="00954871"/>
    <w:rsid w:val="009558FF"/>
    <w:rsid w:val="00956D29"/>
    <w:rsid w:val="009570B0"/>
    <w:rsid w:val="009604D5"/>
    <w:rsid w:val="00960AF2"/>
    <w:rsid w:val="00962945"/>
    <w:rsid w:val="009629F0"/>
    <w:rsid w:val="00963B19"/>
    <w:rsid w:val="00964975"/>
    <w:rsid w:val="00964BD6"/>
    <w:rsid w:val="00964E6A"/>
    <w:rsid w:val="00966EC2"/>
    <w:rsid w:val="00967C68"/>
    <w:rsid w:val="00970F73"/>
    <w:rsid w:val="00971022"/>
    <w:rsid w:val="009715E6"/>
    <w:rsid w:val="00971DDB"/>
    <w:rsid w:val="009725F7"/>
    <w:rsid w:val="00972F65"/>
    <w:rsid w:val="00973308"/>
    <w:rsid w:val="00973BB6"/>
    <w:rsid w:val="00975D69"/>
    <w:rsid w:val="0098017B"/>
    <w:rsid w:val="0098603C"/>
    <w:rsid w:val="009861E6"/>
    <w:rsid w:val="00986A66"/>
    <w:rsid w:val="00987583"/>
    <w:rsid w:val="009924E9"/>
    <w:rsid w:val="00992A76"/>
    <w:rsid w:val="00992E34"/>
    <w:rsid w:val="00996091"/>
    <w:rsid w:val="00996AD4"/>
    <w:rsid w:val="009978A5"/>
    <w:rsid w:val="00997E15"/>
    <w:rsid w:val="009A1890"/>
    <w:rsid w:val="009A1BE3"/>
    <w:rsid w:val="009A475F"/>
    <w:rsid w:val="009A75F1"/>
    <w:rsid w:val="009B11D1"/>
    <w:rsid w:val="009B1ED1"/>
    <w:rsid w:val="009B1F4E"/>
    <w:rsid w:val="009B275D"/>
    <w:rsid w:val="009B2F32"/>
    <w:rsid w:val="009B399D"/>
    <w:rsid w:val="009B42AA"/>
    <w:rsid w:val="009B509E"/>
    <w:rsid w:val="009B52E7"/>
    <w:rsid w:val="009B5317"/>
    <w:rsid w:val="009B600D"/>
    <w:rsid w:val="009B60EF"/>
    <w:rsid w:val="009B65AE"/>
    <w:rsid w:val="009B6A35"/>
    <w:rsid w:val="009C118F"/>
    <w:rsid w:val="009C267E"/>
    <w:rsid w:val="009C3641"/>
    <w:rsid w:val="009C3DB9"/>
    <w:rsid w:val="009C4D03"/>
    <w:rsid w:val="009C5488"/>
    <w:rsid w:val="009C5745"/>
    <w:rsid w:val="009C58E0"/>
    <w:rsid w:val="009C75C8"/>
    <w:rsid w:val="009D16DD"/>
    <w:rsid w:val="009D1BEF"/>
    <w:rsid w:val="009D20AE"/>
    <w:rsid w:val="009D46B7"/>
    <w:rsid w:val="009D529E"/>
    <w:rsid w:val="009D5647"/>
    <w:rsid w:val="009D5B4B"/>
    <w:rsid w:val="009D615B"/>
    <w:rsid w:val="009D7307"/>
    <w:rsid w:val="009D7D47"/>
    <w:rsid w:val="009E02EB"/>
    <w:rsid w:val="009E25B4"/>
    <w:rsid w:val="009E450A"/>
    <w:rsid w:val="009E504C"/>
    <w:rsid w:val="009E5196"/>
    <w:rsid w:val="009F197F"/>
    <w:rsid w:val="009F3128"/>
    <w:rsid w:val="009F377D"/>
    <w:rsid w:val="009F5FAD"/>
    <w:rsid w:val="009F6B5E"/>
    <w:rsid w:val="00A0061C"/>
    <w:rsid w:val="00A01E9E"/>
    <w:rsid w:val="00A0361C"/>
    <w:rsid w:val="00A04968"/>
    <w:rsid w:val="00A076F3"/>
    <w:rsid w:val="00A10491"/>
    <w:rsid w:val="00A10552"/>
    <w:rsid w:val="00A11860"/>
    <w:rsid w:val="00A137B9"/>
    <w:rsid w:val="00A13ED9"/>
    <w:rsid w:val="00A13FEF"/>
    <w:rsid w:val="00A14627"/>
    <w:rsid w:val="00A17972"/>
    <w:rsid w:val="00A17E6D"/>
    <w:rsid w:val="00A203A1"/>
    <w:rsid w:val="00A21338"/>
    <w:rsid w:val="00A22028"/>
    <w:rsid w:val="00A22940"/>
    <w:rsid w:val="00A22964"/>
    <w:rsid w:val="00A23AAC"/>
    <w:rsid w:val="00A2458B"/>
    <w:rsid w:val="00A24BBA"/>
    <w:rsid w:val="00A252DB"/>
    <w:rsid w:val="00A256A5"/>
    <w:rsid w:val="00A25BFD"/>
    <w:rsid w:val="00A26916"/>
    <w:rsid w:val="00A27056"/>
    <w:rsid w:val="00A3089D"/>
    <w:rsid w:val="00A319F6"/>
    <w:rsid w:val="00A35211"/>
    <w:rsid w:val="00A35647"/>
    <w:rsid w:val="00A407FD"/>
    <w:rsid w:val="00A41359"/>
    <w:rsid w:val="00A43C02"/>
    <w:rsid w:val="00A4520B"/>
    <w:rsid w:val="00A4651F"/>
    <w:rsid w:val="00A46F07"/>
    <w:rsid w:val="00A509B8"/>
    <w:rsid w:val="00A52393"/>
    <w:rsid w:val="00A52486"/>
    <w:rsid w:val="00A53CD7"/>
    <w:rsid w:val="00A54142"/>
    <w:rsid w:val="00A54D53"/>
    <w:rsid w:val="00A55A47"/>
    <w:rsid w:val="00A55BF6"/>
    <w:rsid w:val="00A56493"/>
    <w:rsid w:val="00A57D16"/>
    <w:rsid w:val="00A6000F"/>
    <w:rsid w:val="00A6017C"/>
    <w:rsid w:val="00A6117A"/>
    <w:rsid w:val="00A62D0E"/>
    <w:rsid w:val="00A65808"/>
    <w:rsid w:val="00A6623F"/>
    <w:rsid w:val="00A718C6"/>
    <w:rsid w:val="00A71C40"/>
    <w:rsid w:val="00A72C90"/>
    <w:rsid w:val="00A73337"/>
    <w:rsid w:val="00A740DA"/>
    <w:rsid w:val="00A7502F"/>
    <w:rsid w:val="00A75D38"/>
    <w:rsid w:val="00A76EC0"/>
    <w:rsid w:val="00A76F66"/>
    <w:rsid w:val="00A77996"/>
    <w:rsid w:val="00A80B45"/>
    <w:rsid w:val="00A811DF"/>
    <w:rsid w:val="00A817BA"/>
    <w:rsid w:val="00A8195E"/>
    <w:rsid w:val="00A821FD"/>
    <w:rsid w:val="00A833D2"/>
    <w:rsid w:val="00A83448"/>
    <w:rsid w:val="00A8345C"/>
    <w:rsid w:val="00A84441"/>
    <w:rsid w:val="00A869F6"/>
    <w:rsid w:val="00A87A63"/>
    <w:rsid w:val="00A87EFB"/>
    <w:rsid w:val="00A9014D"/>
    <w:rsid w:val="00A90313"/>
    <w:rsid w:val="00A90A4A"/>
    <w:rsid w:val="00A91EED"/>
    <w:rsid w:val="00A922ED"/>
    <w:rsid w:val="00A92BD2"/>
    <w:rsid w:val="00A95645"/>
    <w:rsid w:val="00A958FE"/>
    <w:rsid w:val="00A95B9E"/>
    <w:rsid w:val="00A978A1"/>
    <w:rsid w:val="00AA0329"/>
    <w:rsid w:val="00AA1780"/>
    <w:rsid w:val="00AA1CCE"/>
    <w:rsid w:val="00AA22F0"/>
    <w:rsid w:val="00AA2BC9"/>
    <w:rsid w:val="00AA2F95"/>
    <w:rsid w:val="00AA30BB"/>
    <w:rsid w:val="00AA3B09"/>
    <w:rsid w:val="00AA4B2F"/>
    <w:rsid w:val="00AA56CE"/>
    <w:rsid w:val="00AA5EC2"/>
    <w:rsid w:val="00AB2E9E"/>
    <w:rsid w:val="00AB2EF0"/>
    <w:rsid w:val="00AB2FE3"/>
    <w:rsid w:val="00AB3E0F"/>
    <w:rsid w:val="00AB4FD9"/>
    <w:rsid w:val="00AB66EA"/>
    <w:rsid w:val="00AB7395"/>
    <w:rsid w:val="00AC1F08"/>
    <w:rsid w:val="00AC24A5"/>
    <w:rsid w:val="00AC3981"/>
    <w:rsid w:val="00AC49BC"/>
    <w:rsid w:val="00AC55DD"/>
    <w:rsid w:val="00AC5BF7"/>
    <w:rsid w:val="00AC6A7C"/>
    <w:rsid w:val="00AC73A1"/>
    <w:rsid w:val="00AC746F"/>
    <w:rsid w:val="00AD1414"/>
    <w:rsid w:val="00AD18BF"/>
    <w:rsid w:val="00AD28C9"/>
    <w:rsid w:val="00AD2DD2"/>
    <w:rsid w:val="00AD31CC"/>
    <w:rsid w:val="00AD701D"/>
    <w:rsid w:val="00AD7FF9"/>
    <w:rsid w:val="00AE1964"/>
    <w:rsid w:val="00AE2237"/>
    <w:rsid w:val="00AE341C"/>
    <w:rsid w:val="00AE56C4"/>
    <w:rsid w:val="00AE6A16"/>
    <w:rsid w:val="00AF2FDD"/>
    <w:rsid w:val="00AF44BC"/>
    <w:rsid w:val="00AF4AD6"/>
    <w:rsid w:val="00AF552B"/>
    <w:rsid w:val="00AF5E8C"/>
    <w:rsid w:val="00AF623D"/>
    <w:rsid w:val="00AF7681"/>
    <w:rsid w:val="00AF7AC2"/>
    <w:rsid w:val="00B025C4"/>
    <w:rsid w:val="00B06547"/>
    <w:rsid w:val="00B0669F"/>
    <w:rsid w:val="00B07000"/>
    <w:rsid w:val="00B11556"/>
    <w:rsid w:val="00B128A3"/>
    <w:rsid w:val="00B133D1"/>
    <w:rsid w:val="00B1603E"/>
    <w:rsid w:val="00B16FD1"/>
    <w:rsid w:val="00B204AC"/>
    <w:rsid w:val="00B214C5"/>
    <w:rsid w:val="00B21AE5"/>
    <w:rsid w:val="00B221E7"/>
    <w:rsid w:val="00B22C84"/>
    <w:rsid w:val="00B233D4"/>
    <w:rsid w:val="00B23634"/>
    <w:rsid w:val="00B24486"/>
    <w:rsid w:val="00B244F9"/>
    <w:rsid w:val="00B24D59"/>
    <w:rsid w:val="00B25270"/>
    <w:rsid w:val="00B26C55"/>
    <w:rsid w:val="00B26F9B"/>
    <w:rsid w:val="00B2712F"/>
    <w:rsid w:val="00B27741"/>
    <w:rsid w:val="00B27B5D"/>
    <w:rsid w:val="00B27E5A"/>
    <w:rsid w:val="00B304B4"/>
    <w:rsid w:val="00B305D2"/>
    <w:rsid w:val="00B31D5F"/>
    <w:rsid w:val="00B32EFF"/>
    <w:rsid w:val="00B3345C"/>
    <w:rsid w:val="00B34047"/>
    <w:rsid w:val="00B34BC1"/>
    <w:rsid w:val="00B34D22"/>
    <w:rsid w:val="00B3504F"/>
    <w:rsid w:val="00B35118"/>
    <w:rsid w:val="00B35C46"/>
    <w:rsid w:val="00B368B6"/>
    <w:rsid w:val="00B41144"/>
    <w:rsid w:val="00B41306"/>
    <w:rsid w:val="00B42ED5"/>
    <w:rsid w:val="00B438E6"/>
    <w:rsid w:val="00B45F2D"/>
    <w:rsid w:val="00B46096"/>
    <w:rsid w:val="00B461EC"/>
    <w:rsid w:val="00B465AF"/>
    <w:rsid w:val="00B46AD5"/>
    <w:rsid w:val="00B478EE"/>
    <w:rsid w:val="00B51B1A"/>
    <w:rsid w:val="00B539D8"/>
    <w:rsid w:val="00B53CC1"/>
    <w:rsid w:val="00B54F5A"/>
    <w:rsid w:val="00B55DB1"/>
    <w:rsid w:val="00B56226"/>
    <w:rsid w:val="00B56D4E"/>
    <w:rsid w:val="00B57279"/>
    <w:rsid w:val="00B576CF"/>
    <w:rsid w:val="00B60E7C"/>
    <w:rsid w:val="00B62D3F"/>
    <w:rsid w:val="00B6403F"/>
    <w:rsid w:val="00B6502E"/>
    <w:rsid w:val="00B650EB"/>
    <w:rsid w:val="00B66775"/>
    <w:rsid w:val="00B66895"/>
    <w:rsid w:val="00B66B49"/>
    <w:rsid w:val="00B6704E"/>
    <w:rsid w:val="00B6759A"/>
    <w:rsid w:val="00B67B01"/>
    <w:rsid w:val="00B67C7C"/>
    <w:rsid w:val="00B70782"/>
    <w:rsid w:val="00B7166D"/>
    <w:rsid w:val="00B802D5"/>
    <w:rsid w:val="00B84440"/>
    <w:rsid w:val="00B85AF6"/>
    <w:rsid w:val="00B85B28"/>
    <w:rsid w:val="00B861F5"/>
    <w:rsid w:val="00B86970"/>
    <w:rsid w:val="00B86D7A"/>
    <w:rsid w:val="00B86FF0"/>
    <w:rsid w:val="00B9130F"/>
    <w:rsid w:val="00B91368"/>
    <w:rsid w:val="00B91584"/>
    <w:rsid w:val="00B9292A"/>
    <w:rsid w:val="00B932BE"/>
    <w:rsid w:val="00B940C7"/>
    <w:rsid w:val="00B951CD"/>
    <w:rsid w:val="00B9615E"/>
    <w:rsid w:val="00B96681"/>
    <w:rsid w:val="00B96C91"/>
    <w:rsid w:val="00BA01B0"/>
    <w:rsid w:val="00BA38EF"/>
    <w:rsid w:val="00BA3E10"/>
    <w:rsid w:val="00BA5550"/>
    <w:rsid w:val="00BA72D3"/>
    <w:rsid w:val="00BA766C"/>
    <w:rsid w:val="00BA7E41"/>
    <w:rsid w:val="00BB06A1"/>
    <w:rsid w:val="00BB30BA"/>
    <w:rsid w:val="00BB36A2"/>
    <w:rsid w:val="00BB4232"/>
    <w:rsid w:val="00BB4B3A"/>
    <w:rsid w:val="00BB4FF2"/>
    <w:rsid w:val="00BB5047"/>
    <w:rsid w:val="00BB54F9"/>
    <w:rsid w:val="00BB5F35"/>
    <w:rsid w:val="00BB6109"/>
    <w:rsid w:val="00BB6B7A"/>
    <w:rsid w:val="00BB6E7F"/>
    <w:rsid w:val="00BB739D"/>
    <w:rsid w:val="00BB7524"/>
    <w:rsid w:val="00BC06EB"/>
    <w:rsid w:val="00BC109F"/>
    <w:rsid w:val="00BC242F"/>
    <w:rsid w:val="00BC35EF"/>
    <w:rsid w:val="00BC4DF1"/>
    <w:rsid w:val="00BC5573"/>
    <w:rsid w:val="00BC655C"/>
    <w:rsid w:val="00BD02E6"/>
    <w:rsid w:val="00BD1383"/>
    <w:rsid w:val="00BD3722"/>
    <w:rsid w:val="00BD3778"/>
    <w:rsid w:val="00BD45FA"/>
    <w:rsid w:val="00BD7179"/>
    <w:rsid w:val="00BD7B85"/>
    <w:rsid w:val="00BE0B51"/>
    <w:rsid w:val="00BE0CD3"/>
    <w:rsid w:val="00BE13F4"/>
    <w:rsid w:val="00BE1974"/>
    <w:rsid w:val="00BE1A2A"/>
    <w:rsid w:val="00BE28E0"/>
    <w:rsid w:val="00BE3C72"/>
    <w:rsid w:val="00BE50E6"/>
    <w:rsid w:val="00BE53B4"/>
    <w:rsid w:val="00BE5840"/>
    <w:rsid w:val="00BE6487"/>
    <w:rsid w:val="00BE6766"/>
    <w:rsid w:val="00BE6A78"/>
    <w:rsid w:val="00BE6B38"/>
    <w:rsid w:val="00BE7C5B"/>
    <w:rsid w:val="00BE7F76"/>
    <w:rsid w:val="00BF0FC8"/>
    <w:rsid w:val="00BF3FD9"/>
    <w:rsid w:val="00BF5E95"/>
    <w:rsid w:val="00BF6B19"/>
    <w:rsid w:val="00BF75C7"/>
    <w:rsid w:val="00C0051D"/>
    <w:rsid w:val="00C0115C"/>
    <w:rsid w:val="00C02149"/>
    <w:rsid w:val="00C02EE3"/>
    <w:rsid w:val="00C0323F"/>
    <w:rsid w:val="00C04B90"/>
    <w:rsid w:val="00C0501F"/>
    <w:rsid w:val="00C125D1"/>
    <w:rsid w:val="00C12A3F"/>
    <w:rsid w:val="00C130D9"/>
    <w:rsid w:val="00C1347B"/>
    <w:rsid w:val="00C134EC"/>
    <w:rsid w:val="00C13D9B"/>
    <w:rsid w:val="00C14611"/>
    <w:rsid w:val="00C14660"/>
    <w:rsid w:val="00C1470A"/>
    <w:rsid w:val="00C15568"/>
    <w:rsid w:val="00C163B5"/>
    <w:rsid w:val="00C16760"/>
    <w:rsid w:val="00C16C83"/>
    <w:rsid w:val="00C17F03"/>
    <w:rsid w:val="00C21B70"/>
    <w:rsid w:val="00C22E65"/>
    <w:rsid w:val="00C23D9A"/>
    <w:rsid w:val="00C241F4"/>
    <w:rsid w:val="00C24822"/>
    <w:rsid w:val="00C25541"/>
    <w:rsid w:val="00C25C40"/>
    <w:rsid w:val="00C25CEC"/>
    <w:rsid w:val="00C30533"/>
    <w:rsid w:val="00C30C5D"/>
    <w:rsid w:val="00C30CAA"/>
    <w:rsid w:val="00C32943"/>
    <w:rsid w:val="00C33FFB"/>
    <w:rsid w:val="00C34DB2"/>
    <w:rsid w:val="00C35148"/>
    <w:rsid w:val="00C36F42"/>
    <w:rsid w:val="00C37144"/>
    <w:rsid w:val="00C4447B"/>
    <w:rsid w:val="00C52535"/>
    <w:rsid w:val="00C52698"/>
    <w:rsid w:val="00C53889"/>
    <w:rsid w:val="00C54121"/>
    <w:rsid w:val="00C563E6"/>
    <w:rsid w:val="00C56688"/>
    <w:rsid w:val="00C57CDC"/>
    <w:rsid w:val="00C60085"/>
    <w:rsid w:val="00C60D59"/>
    <w:rsid w:val="00C62D73"/>
    <w:rsid w:val="00C62D97"/>
    <w:rsid w:val="00C6417B"/>
    <w:rsid w:val="00C641C2"/>
    <w:rsid w:val="00C646B4"/>
    <w:rsid w:val="00C6640B"/>
    <w:rsid w:val="00C66D47"/>
    <w:rsid w:val="00C708B9"/>
    <w:rsid w:val="00C71065"/>
    <w:rsid w:val="00C714DB"/>
    <w:rsid w:val="00C7166F"/>
    <w:rsid w:val="00C71ED7"/>
    <w:rsid w:val="00C72519"/>
    <w:rsid w:val="00C72ADA"/>
    <w:rsid w:val="00C76EA7"/>
    <w:rsid w:val="00C77AA5"/>
    <w:rsid w:val="00C77B93"/>
    <w:rsid w:val="00C77FA7"/>
    <w:rsid w:val="00C808A2"/>
    <w:rsid w:val="00C80B03"/>
    <w:rsid w:val="00C837D4"/>
    <w:rsid w:val="00C846EA"/>
    <w:rsid w:val="00C866BF"/>
    <w:rsid w:val="00C86A4C"/>
    <w:rsid w:val="00C8794B"/>
    <w:rsid w:val="00C87DEE"/>
    <w:rsid w:val="00C91B2D"/>
    <w:rsid w:val="00C94A67"/>
    <w:rsid w:val="00C950B8"/>
    <w:rsid w:val="00C9555C"/>
    <w:rsid w:val="00C956EE"/>
    <w:rsid w:val="00C96D25"/>
    <w:rsid w:val="00CA0C4E"/>
    <w:rsid w:val="00CA1E5A"/>
    <w:rsid w:val="00CA4EFD"/>
    <w:rsid w:val="00CA6179"/>
    <w:rsid w:val="00CA6F93"/>
    <w:rsid w:val="00CA785E"/>
    <w:rsid w:val="00CB331E"/>
    <w:rsid w:val="00CB3D19"/>
    <w:rsid w:val="00CB4962"/>
    <w:rsid w:val="00CB4CD7"/>
    <w:rsid w:val="00CB57D1"/>
    <w:rsid w:val="00CB584B"/>
    <w:rsid w:val="00CB655B"/>
    <w:rsid w:val="00CB7689"/>
    <w:rsid w:val="00CC3025"/>
    <w:rsid w:val="00CC3184"/>
    <w:rsid w:val="00CC3195"/>
    <w:rsid w:val="00CC4555"/>
    <w:rsid w:val="00CC4725"/>
    <w:rsid w:val="00CC4896"/>
    <w:rsid w:val="00CD1B3F"/>
    <w:rsid w:val="00CD33D6"/>
    <w:rsid w:val="00CD777C"/>
    <w:rsid w:val="00CD7B70"/>
    <w:rsid w:val="00CE1DCB"/>
    <w:rsid w:val="00CE3481"/>
    <w:rsid w:val="00CE3BE6"/>
    <w:rsid w:val="00CE3E2E"/>
    <w:rsid w:val="00CE56F0"/>
    <w:rsid w:val="00CE5F9E"/>
    <w:rsid w:val="00CF0CFC"/>
    <w:rsid w:val="00CF138F"/>
    <w:rsid w:val="00CF28DF"/>
    <w:rsid w:val="00CF297C"/>
    <w:rsid w:val="00CF318B"/>
    <w:rsid w:val="00CF32EB"/>
    <w:rsid w:val="00CF46E8"/>
    <w:rsid w:val="00CF4F45"/>
    <w:rsid w:val="00CF5F29"/>
    <w:rsid w:val="00CF73D8"/>
    <w:rsid w:val="00CF7C38"/>
    <w:rsid w:val="00D00F5D"/>
    <w:rsid w:val="00D02922"/>
    <w:rsid w:val="00D038DF"/>
    <w:rsid w:val="00D03948"/>
    <w:rsid w:val="00D03A28"/>
    <w:rsid w:val="00D0474A"/>
    <w:rsid w:val="00D04AD1"/>
    <w:rsid w:val="00D0607B"/>
    <w:rsid w:val="00D06AEF"/>
    <w:rsid w:val="00D06CDA"/>
    <w:rsid w:val="00D075DC"/>
    <w:rsid w:val="00D10034"/>
    <w:rsid w:val="00D11282"/>
    <w:rsid w:val="00D114F2"/>
    <w:rsid w:val="00D117B9"/>
    <w:rsid w:val="00D13B58"/>
    <w:rsid w:val="00D13B5F"/>
    <w:rsid w:val="00D15C51"/>
    <w:rsid w:val="00D15C80"/>
    <w:rsid w:val="00D16DC4"/>
    <w:rsid w:val="00D211A0"/>
    <w:rsid w:val="00D215E6"/>
    <w:rsid w:val="00D232E3"/>
    <w:rsid w:val="00D23B2A"/>
    <w:rsid w:val="00D241C2"/>
    <w:rsid w:val="00D24DC4"/>
    <w:rsid w:val="00D257CC"/>
    <w:rsid w:val="00D277AA"/>
    <w:rsid w:val="00D312BA"/>
    <w:rsid w:val="00D3138B"/>
    <w:rsid w:val="00D31B63"/>
    <w:rsid w:val="00D33D76"/>
    <w:rsid w:val="00D34505"/>
    <w:rsid w:val="00D349E0"/>
    <w:rsid w:val="00D34C22"/>
    <w:rsid w:val="00D361AE"/>
    <w:rsid w:val="00D37EB9"/>
    <w:rsid w:val="00D40EE9"/>
    <w:rsid w:val="00D41F63"/>
    <w:rsid w:val="00D42725"/>
    <w:rsid w:val="00D42A31"/>
    <w:rsid w:val="00D435B3"/>
    <w:rsid w:val="00D44595"/>
    <w:rsid w:val="00D44B32"/>
    <w:rsid w:val="00D50F7E"/>
    <w:rsid w:val="00D511EB"/>
    <w:rsid w:val="00D51760"/>
    <w:rsid w:val="00D53EFC"/>
    <w:rsid w:val="00D5413B"/>
    <w:rsid w:val="00D551FB"/>
    <w:rsid w:val="00D55A8C"/>
    <w:rsid w:val="00D55DF6"/>
    <w:rsid w:val="00D56CDF"/>
    <w:rsid w:val="00D578EC"/>
    <w:rsid w:val="00D57972"/>
    <w:rsid w:val="00D60040"/>
    <w:rsid w:val="00D60C12"/>
    <w:rsid w:val="00D61489"/>
    <w:rsid w:val="00D61E42"/>
    <w:rsid w:val="00D63463"/>
    <w:rsid w:val="00D636BB"/>
    <w:rsid w:val="00D63948"/>
    <w:rsid w:val="00D64CF4"/>
    <w:rsid w:val="00D65212"/>
    <w:rsid w:val="00D656EB"/>
    <w:rsid w:val="00D65ADA"/>
    <w:rsid w:val="00D65B33"/>
    <w:rsid w:val="00D65D3F"/>
    <w:rsid w:val="00D67971"/>
    <w:rsid w:val="00D67E0B"/>
    <w:rsid w:val="00D7104C"/>
    <w:rsid w:val="00D72846"/>
    <w:rsid w:val="00D7364D"/>
    <w:rsid w:val="00D73BA0"/>
    <w:rsid w:val="00D7437C"/>
    <w:rsid w:val="00D746A3"/>
    <w:rsid w:val="00D74BA2"/>
    <w:rsid w:val="00D74F62"/>
    <w:rsid w:val="00D75325"/>
    <w:rsid w:val="00D763D8"/>
    <w:rsid w:val="00D82B3B"/>
    <w:rsid w:val="00D834F4"/>
    <w:rsid w:val="00D83ACB"/>
    <w:rsid w:val="00D83CBE"/>
    <w:rsid w:val="00D84009"/>
    <w:rsid w:val="00D845A7"/>
    <w:rsid w:val="00D8629D"/>
    <w:rsid w:val="00D869E4"/>
    <w:rsid w:val="00D8714D"/>
    <w:rsid w:val="00D905B6"/>
    <w:rsid w:val="00D910AD"/>
    <w:rsid w:val="00D92672"/>
    <w:rsid w:val="00D92926"/>
    <w:rsid w:val="00D92A88"/>
    <w:rsid w:val="00D937F6"/>
    <w:rsid w:val="00D94AB5"/>
    <w:rsid w:val="00D97444"/>
    <w:rsid w:val="00DA178A"/>
    <w:rsid w:val="00DA1FC5"/>
    <w:rsid w:val="00DA363C"/>
    <w:rsid w:val="00DA3685"/>
    <w:rsid w:val="00DA5F0A"/>
    <w:rsid w:val="00DA6C08"/>
    <w:rsid w:val="00DA7A56"/>
    <w:rsid w:val="00DB02FB"/>
    <w:rsid w:val="00DB0E48"/>
    <w:rsid w:val="00DB1F30"/>
    <w:rsid w:val="00DB2D88"/>
    <w:rsid w:val="00DB3130"/>
    <w:rsid w:val="00DB4B8F"/>
    <w:rsid w:val="00DB65EC"/>
    <w:rsid w:val="00DB7D92"/>
    <w:rsid w:val="00DB7F7E"/>
    <w:rsid w:val="00DC0C92"/>
    <w:rsid w:val="00DC1680"/>
    <w:rsid w:val="00DC1C08"/>
    <w:rsid w:val="00DC34FB"/>
    <w:rsid w:val="00DC3654"/>
    <w:rsid w:val="00DC40BE"/>
    <w:rsid w:val="00DC4352"/>
    <w:rsid w:val="00DC47A8"/>
    <w:rsid w:val="00DC4BCF"/>
    <w:rsid w:val="00DC63B6"/>
    <w:rsid w:val="00DC6E15"/>
    <w:rsid w:val="00DC6E3A"/>
    <w:rsid w:val="00DC768F"/>
    <w:rsid w:val="00DD146F"/>
    <w:rsid w:val="00DD1C1B"/>
    <w:rsid w:val="00DD7599"/>
    <w:rsid w:val="00DE001B"/>
    <w:rsid w:val="00DE0D8E"/>
    <w:rsid w:val="00DE1E11"/>
    <w:rsid w:val="00DE1EA3"/>
    <w:rsid w:val="00DE1F74"/>
    <w:rsid w:val="00DE21EC"/>
    <w:rsid w:val="00DE2636"/>
    <w:rsid w:val="00DE4035"/>
    <w:rsid w:val="00DF1059"/>
    <w:rsid w:val="00DF1484"/>
    <w:rsid w:val="00DF62BA"/>
    <w:rsid w:val="00DF665C"/>
    <w:rsid w:val="00DF682F"/>
    <w:rsid w:val="00DF7E18"/>
    <w:rsid w:val="00E002DD"/>
    <w:rsid w:val="00E0047E"/>
    <w:rsid w:val="00E033FB"/>
    <w:rsid w:val="00E03995"/>
    <w:rsid w:val="00E03CD3"/>
    <w:rsid w:val="00E0405F"/>
    <w:rsid w:val="00E0772F"/>
    <w:rsid w:val="00E10E0F"/>
    <w:rsid w:val="00E10E5A"/>
    <w:rsid w:val="00E110D3"/>
    <w:rsid w:val="00E115D4"/>
    <w:rsid w:val="00E11ABD"/>
    <w:rsid w:val="00E144A3"/>
    <w:rsid w:val="00E14713"/>
    <w:rsid w:val="00E1504C"/>
    <w:rsid w:val="00E16C74"/>
    <w:rsid w:val="00E175C5"/>
    <w:rsid w:val="00E17CDC"/>
    <w:rsid w:val="00E202D9"/>
    <w:rsid w:val="00E20480"/>
    <w:rsid w:val="00E22614"/>
    <w:rsid w:val="00E228F7"/>
    <w:rsid w:val="00E22B6A"/>
    <w:rsid w:val="00E23198"/>
    <w:rsid w:val="00E23271"/>
    <w:rsid w:val="00E24970"/>
    <w:rsid w:val="00E26342"/>
    <w:rsid w:val="00E27031"/>
    <w:rsid w:val="00E27B34"/>
    <w:rsid w:val="00E27F2F"/>
    <w:rsid w:val="00E3083C"/>
    <w:rsid w:val="00E30DF9"/>
    <w:rsid w:val="00E310D9"/>
    <w:rsid w:val="00E315FB"/>
    <w:rsid w:val="00E32D18"/>
    <w:rsid w:val="00E33674"/>
    <w:rsid w:val="00E337E1"/>
    <w:rsid w:val="00E34465"/>
    <w:rsid w:val="00E34FC6"/>
    <w:rsid w:val="00E367B6"/>
    <w:rsid w:val="00E370E5"/>
    <w:rsid w:val="00E372B0"/>
    <w:rsid w:val="00E40247"/>
    <w:rsid w:val="00E41E51"/>
    <w:rsid w:val="00E42E99"/>
    <w:rsid w:val="00E45865"/>
    <w:rsid w:val="00E46483"/>
    <w:rsid w:val="00E46600"/>
    <w:rsid w:val="00E47802"/>
    <w:rsid w:val="00E47DBC"/>
    <w:rsid w:val="00E50A81"/>
    <w:rsid w:val="00E5284B"/>
    <w:rsid w:val="00E54F6E"/>
    <w:rsid w:val="00E60B9F"/>
    <w:rsid w:val="00E610FC"/>
    <w:rsid w:val="00E618D1"/>
    <w:rsid w:val="00E62060"/>
    <w:rsid w:val="00E6228B"/>
    <w:rsid w:val="00E6294E"/>
    <w:rsid w:val="00E62B00"/>
    <w:rsid w:val="00E634B0"/>
    <w:rsid w:val="00E642BC"/>
    <w:rsid w:val="00E650A0"/>
    <w:rsid w:val="00E65AEC"/>
    <w:rsid w:val="00E666BC"/>
    <w:rsid w:val="00E67466"/>
    <w:rsid w:val="00E71235"/>
    <w:rsid w:val="00E71310"/>
    <w:rsid w:val="00E71D20"/>
    <w:rsid w:val="00E722D4"/>
    <w:rsid w:val="00E72ED4"/>
    <w:rsid w:val="00E74B48"/>
    <w:rsid w:val="00E7655A"/>
    <w:rsid w:val="00E776E4"/>
    <w:rsid w:val="00E803FE"/>
    <w:rsid w:val="00E80686"/>
    <w:rsid w:val="00E80BC8"/>
    <w:rsid w:val="00E819F1"/>
    <w:rsid w:val="00E827DA"/>
    <w:rsid w:val="00E851C7"/>
    <w:rsid w:val="00E85B65"/>
    <w:rsid w:val="00E909F5"/>
    <w:rsid w:val="00E912A6"/>
    <w:rsid w:val="00E91385"/>
    <w:rsid w:val="00E9207F"/>
    <w:rsid w:val="00E9239A"/>
    <w:rsid w:val="00E94C7C"/>
    <w:rsid w:val="00E95082"/>
    <w:rsid w:val="00E9529D"/>
    <w:rsid w:val="00E9559B"/>
    <w:rsid w:val="00E95C08"/>
    <w:rsid w:val="00E97949"/>
    <w:rsid w:val="00EA1274"/>
    <w:rsid w:val="00EA167A"/>
    <w:rsid w:val="00EA21F1"/>
    <w:rsid w:val="00EA373A"/>
    <w:rsid w:val="00EA5E28"/>
    <w:rsid w:val="00EA7170"/>
    <w:rsid w:val="00EA74CA"/>
    <w:rsid w:val="00EB02E8"/>
    <w:rsid w:val="00EB2CA2"/>
    <w:rsid w:val="00EB2ED6"/>
    <w:rsid w:val="00EB2F43"/>
    <w:rsid w:val="00EB3D43"/>
    <w:rsid w:val="00EB3E5C"/>
    <w:rsid w:val="00EB3FE7"/>
    <w:rsid w:val="00EB5045"/>
    <w:rsid w:val="00EB7CD1"/>
    <w:rsid w:val="00EB7F8E"/>
    <w:rsid w:val="00EC004F"/>
    <w:rsid w:val="00EC07C7"/>
    <w:rsid w:val="00EC4DA6"/>
    <w:rsid w:val="00EC559F"/>
    <w:rsid w:val="00EC6F25"/>
    <w:rsid w:val="00EC78B3"/>
    <w:rsid w:val="00ED0384"/>
    <w:rsid w:val="00ED09FF"/>
    <w:rsid w:val="00ED1766"/>
    <w:rsid w:val="00ED3EB5"/>
    <w:rsid w:val="00ED7523"/>
    <w:rsid w:val="00ED78D3"/>
    <w:rsid w:val="00EE0CA6"/>
    <w:rsid w:val="00EE1590"/>
    <w:rsid w:val="00EE196B"/>
    <w:rsid w:val="00EE40BC"/>
    <w:rsid w:val="00EE473F"/>
    <w:rsid w:val="00EE50EA"/>
    <w:rsid w:val="00EE67A4"/>
    <w:rsid w:val="00EE7E4F"/>
    <w:rsid w:val="00EF047D"/>
    <w:rsid w:val="00EF0AFA"/>
    <w:rsid w:val="00EF0C40"/>
    <w:rsid w:val="00EF0DEC"/>
    <w:rsid w:val="00EF117B"/>
    <w:rsid w:val="00EF1E22"/>
    <w:rsid w:val="00EF4283"/>
    <w:rsid w:val="00EF429C"/>
    <w:rsid w:val="00EF4585"/>
    <w:rsid w:val="00EF4FB4"/>
    <w:rsid w:val="00EF58F0"/>
    <w:rsid w:val="00EF5D2C"/>
    <w:rsid w:val="00EF6AD5"/>
    <w:rsid w:val="00EF7797"/>
    <w:rsid w:val="00EF7D30"/>
    <w:rsid w:val="00F00A6B"/>
    <w:rsid w:val="00F01757"/>
    <w:rsid w:val="00F01B41"/>
    <w:rsid w:val="00F01C29"/>
    <w:rsid w:val="00F022F6"/>
    <w:rsid w:val="00F0238C"/>
    <w:rsid w:val="00F0448C"/>
    <w:rsid w:val="00F04AEE"/>
    <w:rsid w:val="00F0534A"/>
    <w:rsid w:val="00F064A9"/>
    <w:rsid w:val="00F06B28"/>
    <w:rsid w:val="00F110C1"/>
    <w:rsid w:val="00F11CCD"/>
    <w:rsid w:val="00F1252C"/>
    <w:rsid w:val="00F147B2"/>
    <w:rsid w:val="00F17B1A"/>
    <w:rsid w:val="00F2170A"/>
    <w:rsid w:val="00F22585"/>
    <w:rsid w:val="00F23B8D"/>
    <w:rsid w:val="00F23C3A"/>
    <w:rsid w:val="00F250A7"/>
    <w:rsid w:val="00F25917"/>
    <w:rsid w:val="00F31435"/>
    <w:rsid w:val="00F31E70"/>
    <w:rsid w:val="00F32E7F"/>
    <w:rsid w:val="00F33911"/>
    <w:rsid w:val="00F33B5C"/>
    <w:rsid w:val="00F37812"/>
    <w:rsid w:val="00F418B0"/>
    <w:rsid w:val="00F43484"/>
    <w:rsid w:val="00F44160"/>
    <w:rsid w:val="00F455D8"/>
    <w:rsid w:val="00F45D72"/>
    <w:rsid w:val="00F50DD1"/>
    <w:rsid w:val="00F52D66"/>
    <w:rsid w:val="00F5304D"/>
    <w:rsid w:val="00F53B44"/>
    <w:rsid w:val="00F5488B"/>
    <w:rsid w:val="00F551C6"/>
    <w:rsid w:val="00F557A4"/>
    <w:rsid w:val="00F55A45"/>
    <w:rsid w:val="00F55F5E"/>
    <w:rsid w:val="00F56521"/>
    <w:rsid w:val="00F56EE5"/>
    <w:rsid w:val="00F571CA"/>
    <w:rsid w:val="00F61880"/>
    <w:rsid w:val="00F62012"/>
    <w:rsid w:val="00F62450"/>
    <w:rsid w:val="00F636D9"/>
    <w:rsid w:val="00F64873"/>
    <w:rsid w:val="00F64E7E"/>
    <w:rsid w:val="00F652A9"/>
    <w:rsid w:val="00F653C8"/>
    <w:rsid w:val="00F66D1B"/>
    <w:rsid w:val="00F71592"/>
    <w:rsid w:val="00F718EF"/>
    <w:rsid w:val="00F722A7"/>
    <w:rsid w:val="00F72E79"/>
    <w:rsid w:val="00F7368F"/>
    <w:rsid w:val="00F73868"/>
    <w:rsid w:val="00F73CE1"/>
    <w:rsid w:val="00F76061"/>
    <w:rsid w:val="00F77449"/>
    <w:rsid w:val="00F81E14"/>
    <w:rsid w:val="00F842CB"/>
    <w:rsid w:val="00F84E0B"/>
    <w:rsid w:val="00F84E39"/>
    <w:rsid w:val="00F904A9"/>
    <w:rsid w:val="00F91740"/>
    <w:rsid w:val="00F92934"/>
    <w:rsid w:val="00F9363C"/>
    <w:rsid w:val="00F937F7"/>
    <w:rsid w:val="00F93CBB"/>
    <w:rsid w:val="00F93E34"/>
    <w:rsid w:val="00F95A18"/>
    <w:rsid w:val="00F965BA"/>
    <w:rsid w:val="00FA063A"/>
    <w:rsid w:val="00FA1DFC"/>
    <w:rsid w:val="00FA2809"/>
    <w:rsid w:val="00FA2B3B"/>
    <w:rsid w:val="00FA30B3"/>
    <w:rsid w:val="00FA7477"/>
    <w:rsid w:val="00FA7733"/>
    <w:rsid w:val="00FA7BCF"/>
    <w:rsid w:val="00FA7F26"/>
    <w:rsid w:val="00FB0937"/>
    <w:rsid w:val="00FB0F7A"/>
    <w:rsid w:val="00FB162A"/>
    <w:rsid w:val="00FB2FE0"/>
    <w:rsid w:val="00FB4895"/>
    <w:rsid w:val="00FB489D"/>
    <w:rsid w:val="00FB49C8"/>
    <w:rsid w:val="00FB4E0C"/>
    <w:rsid w:val="00FB542F"/>
    <w:rsid w:val="00FB6151"/>
    <w:rsid w:val="00FB6E65"/>
    <w:rsid w:val="00FC09FB"/>
    <w:rsid w:val="00FC4FE7"/>
    <w:rsid w:val="00FC6131"/>
    <w:rsid w:val="00FC7D12"/>
    <w:rsid w:val="00FC7D1E"/>
    <w:rsid w:val="00FD1F99"/>
    <w:rsid w:val="00FD2535"/>
    <w:rsid w:val="00FD464A"/>
    <w:rsid w:val="00FD572B"/>
    <w:rsid w:val="00FD6D1A"/>
    <w:rsid w:val="00FD7116"/>
    <w:rsid w:val="00FD7D5E"/>
    <w:rsid w:val="00FD7E90"/>
    <w:rsid w:val="00FE0350"/>
    <w:rsid w:val="00FE1F35"/>
    <w:rsid w:val="00FE26BC"/>
    <w:rsid w:val="00FE2F81"/>
    <w:rsid w:val="00FE5AB4"/>
    <w:rsid w:val="00FE5F91"/>
    <w:rsid w:val="00FE5FE6"/>
    <w:rsid w:val="00FE6FFC"/>
    <w:rsid w:val="00FF08BF"/>
    <w:rsid w:val="00FF2440"/>
    <w:rsid w:val="00FF30A6"/>
    <w:rsid w:val="00FF35CA"/>
    <w:rsid w:val="00FF42B0"/>
    <w:rsid w:val="00FF4E42"/>
    <w:rsid w:val="00FF522C"/>
    <w:rsid w:val="00FF5DAC"/>
    <w:rsid w:val="00FF6256"/>
    <w:rsid w:val="00FF6541"/>
    <w:rsid w:val="00FF6747"/>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A6E21D19-6EB3-4D50-8E00-601FD4E73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391B02"/>
    <w:pPr>
      <w:pPrChange w:id="0" w:author="Parks, Robbie M" w:date="2018-08-14T21:12:00Z">
        <w:pPr>
          <w:spacing w:after="200" w:line="276" w:lineRule="auto"/>
        </w:pPr>
      </w:pPrChange>
    </w:pPr>
    <w:rPr>
      <w:rFonts w:ascii="Times New Roman" w:hAnsi="Times New Roman" w:cs="Times New Roman"/>
      <w:lang w:val="en-GB" w:eastAsia="en-GB"/>
      <w:rPrChange w:id="0" w:author="Parks, Robbie M" w:date="2018-08-14T21:12:00Z">
        <w:rPr>
          <w:rFonts w:ascii="Calibri" w:eastAsia="Calibri" w:hAnsi="Calibri"/>
          <w:sz w:val="22"/>
          <w:szCs w:val="22"/>
          <w:lang w:val="en-GB"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after="200"/>
      <w:jc w:val="both"/>
      <w:pPrChange w:id="1" w:author="Parks, Robbie M" w:date="2018-08-14T21:12:00Z">
        <w:pPr>
          <w:jc w:val="both"/>
        </w:pPr>
      </w:pPrChange>
    </w:pPr>
    <w:rPr>
      <w:rFonts w:ascii="Calibri" w:eastAsia="Calibri" w:hAnsi="Calibri"/>
      <w:sz w:val="22"/>
      <w:szCs w:val="22"/>
      <w:lang w:val="en-US" w:eastAsia="en-US"/>
      <w:rPrChange w:id="1" w:author="Parks, Robbie M" w:date="2018-08-14T21:12:00Z">
        <w:rPr>
          <w:rFonts w:eastAsiaTheme="minorHAnsi"/>
          <w:sz w:val="24"/>
          <w:szCs w:val="24"/>
          <w:lang w:val="en-US" w:eastAsia="en-GB" w:bidi="ar-SA"/>
        </w:rPr>
      </w:rPrChange>
    </w:rPr>
  </w:style>
  <w:style w:type="paragraph" w:styleId="CommentText">
    <w:name w:val="annotation text"/>
    <w:basedOn w:val="Normal"/>
    <w:link w:val="CommentTextChar"/>
    <w:uiPriority w:val="99"/>
    <w:unhideWhenUsed/>
    <w:rsid w:val="000210D1"/>
    <w:pPr>
      <w:pPrChange w:id="2" w:author="Parks, Robbie M" w:date="2018-08-14T21:12:00Z">
        <w:pPr/>
      </w:pPrChange>
    </w:pPr>
    <w:rPr>
      <w:rFonts w:asciiTheme="minorHAnsi" w:hAnsiTheme="minorHAnsi" w:cstheme="minorBidi"/>
      <w:sz w:val="20"/>
      <w:szCs w:val="20"/>
      <w:lang w:eastAsia="en-US"/>
      <w:rPrChange w:id="2" w:author="Parks, Robbie M" w:date="2018-08-14T21:12:00Z">
        <w:rPr>
          <w:rFonts w:asciiTheme="minorHAnsi" w:eastAsiaTheme="minorHAnsi" w:hAnsiTheme="minorHAnsi" w:cstheme="minorBidi"/>
          <w:lang w:val="en-GB" w:eastAsia="en-GB" w:bidi="ar-SA"/>
        </w:rPr>
      </w:rPrChange>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pPrChange w:id="3" w:author="Parks, Robbie M" w:date="2018-08-14T21:12:00Z">
        <w:pPr>
          <w:tabs>
            <w:tab w:val="center" w:pos="4513"/>
            <w:tab w:val="right" w:pos="9026"/>
          </w:tabs>
        </w:pPr>
      </w:pPrChange>
    </w:pPr>
    <w:rPr>
      <w:rFonts w:ascii="Calibri" w:eastAsia="Calibri" w:hAnsi="Calibri"/>
      <w:sz w:val="22"/>
      <w:szCs w:val="22"/>
      <w:lang w:eastAsia="en-US"/>
      <w:rPrChange w:id="3" w:author="Parks, Robbie M" w:date="2018-08-14T21:12:00Z">
        <w:rPr>
          <w:rFonts w:eastAsiaTheme="minorHAnsi"/>
          <w:sz w:val="24"/>
          <w:szCs w:val="24"/>
          <w:lang w:val="en-GB" w:eastAsia="en-GB" w:bidi="ar-SA"/>
        </w:rPr>
      </w:rPrChange>
    </w:r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after="200"/>
      <w:pPrChange w:id="4" w:author="Parks, Robbie M" w:date="2018-08-14T21:12:00Z">
        <w:pPr/>
      </w:pPrChange>
    </w:pPr>
    <w:rPr>
      <w:rFonts w:ascii="Calibri" w:eastAsia="Calibri" w:hAnsi="Calibri"/>
      <w:i/>
      <w:iCs/>
      <w:color w:val="44546A" w:themeColor="text2"/>
      <w:sz w:val="18"/>
      <w:szCs w:val="18"/>
      <w:lang w:eastAsia="en-US"/>
      <w:rPrChange w:id="4" w:author="Parks, Robbie M" w:date="2018-08-14T21:12:00Z">
        <w:rPr>
          <w:rFonts w:eastAsiaTheme="minorHAnsi"/>
          <w:i/>
          <w:iCs/>
          <w:color w:val="44546A" w:themeColor="text2"/>
          <w:sz w:val="18"/>
          <w:szCs w:val="18"/>
          <w:lang w:val="en-GB" w:eastAsia="en-GB" w:bidi="ar-SA"/>
        </w:rPr>
      </w:rPrChange>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pPrChange w:id="5" w:author="Parks, Robbie M" w:date="2018-08-14T21:12:00Z">
        <w:pPr/>
      </w:pPrChange>
    </w:pPr>
    <w:rPr>
      <w:rFonts w:ascii="Tahoma" w:eastAsia="Calibri" w:hAnsi="Tahoma" w:cs="Tahoma"/>
      <w:sz w:val="16"/>
      <w:szCs w:val="16"/>
      <w:lang w:eastAsia="en-US"/>
      <w:rPrChange w:id="5" w:author="Parks, Robbie M" w:date="2018-08-14T21:12:00Z">
        <w:rPr>
          <w:rFonts w:ascii="Tahoma" w:eastAsiaTheme="minorHAnsi" w:hAnsi="Tahoma" w:cs="Tahoma"/>
          <w:sz w:val="16"/>
          <w:szCs w:val="16"/>
          <w:lang w:val="en-GB" w:eastAsia="en-GB" w:bidi="ar-SA"/>
        </w:rPr>
      </w:rPrChange>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line="276" w:lineRule="auto"/>
      <w:jc w:val="center"/>
      <w:pPrChange w:id="6" w:author="Parks, Robbie M" w:date="2018-08-14T21:12:00Z">
        <w:pPr>
          <w:jc w:val="center"/>
        </w:pPr>
      </w:pPrChange>
    </w:pPr>
    <w:rPr>
      <w:rFonts w:ascii="Calibri" w:eastAsia="Calibri" w:hAnsi="Calibri"/>
      <w:sz w:val="22"/>
      <w:szCs w:val="22"/>
      <w:lang w:val="en-US" w:eastAsia="en-US"/>
      <w:rPrChange w:id="6" w:author="Parks, Robbie M" w:date="2018-08-14T21:12:00Z">
        <w:rPr>
          <w:rFonts w:eastAsiaTheme="minorHAnsi"/>
          <w:sz w:val="24"/>
          <w:szCs w:val="24"/>
          <w:lang w:val="en-US" w:eastAsia="en-GB" w:bidi="ar-SA"/>
        </w:rPr>
      </w:rPrChange>
    </w:rPr>
  </w:style>
  <w:style w:type="paragraph" w:styleId="ListParagraph">
    <w:name w:val="List Paragraph"/>
    <w:basedOn w:val="Normal"/>
    <w:uiPriority w:val="34"/>
    <w:qFormat/>
    <w:rsid w:val="00C57CDC"/>
    <w:pPr>
      <w:spacing w:after="200" w:line="276" w:lineRule="auto"/>
      <w:ind w:left="720"/>
      <w:contextualSpacing/>
      <w:pPrChange w:id="7" w:author="Parks, Robbie M" w:date="2018-08-14T21:12:00Z">
        <w:pPr>
          <w:ind w:left="720"/>
          <w:contextualSpacing/>
        </w:pPr>
      </w:pPrChange>
    </w:pPr>
    <w:rPr>
      <w:rFonts w:ascii="Calibri" w:eastAsia="Calibri" w:hAnsi="Calibri"/>
      <w:sz w:val="22"/>
      <w:szCs w:val="22"/>
      <w:lang w:eastAsia="en-US"/>
      <w:rPrChange w:id="7" w:author="Parks, Robbie M" w:date="2018-08-14T21:12:00Z">
        <w:rPr>
          <w:rFonts w:eastAsiaTheme="minorHAnsi"/>
          <w:sz w:val="24"/>
          <w:szCs w:val="24"/>
          <w:lang w:val="en-GB" w:eastAsia="en-GB" w:bidi="ar-SA"/>
        </w:rPr>
      </w:rPrChange>
    </w:rPr>
  </w:style>
  <w:style w:type="character" w:styleId="Hyperlink">
    <w:name w:val="Hyperlink"/>
    <w:basedOn w:val="DefaultParagraphFont"/>
    <w:uiPriority w:val="99"/>
    <w:unhideWhenUsed/>
    <w:rsid w:val="00C57CDC"/>
    <w:rPr>
      <w:color w:val="0563C1" w:themeColor="hyperlink"/>
      <w:u w:val="single"/>
    </w:rPr>
  </w:style>
  <w:style w:type="paragraph" w:styleId="Header">
    <w:name w:val="header"/>
    <w:basedOn w:val="Normal"/>
    <w:link w:val="HeaderChar"/>
    <w:uiPriority w:val="99"/>
    <w:unhideWhenUsed/>
    <w:rsid w:val="00635195"/>
    <w:pPr>
      <w:tabs>
        <w:tab w:val="center" w:pos="4513"/>
        <w:tab w:val="right" w:pos="9026"/>
      </w:tabs>
      <w:pPrChange w:id="8" w:author="Parks, Robbie M" w:date="2018-08-14T21:12:00Z">
        <w:pPr>
          <w:tabs>
            <w:tab w:val="center" w:pos="4513"/>
            <w:tab w:val="right" w:pos="9026"/>
          </w:tabs>
        </w:pPr>
      </w:pPrChange>
    </w:pPr>
    <w:rPr>
      <w:rFonts w:ascii="Calibri" w:eastAsia="Calibri" w:hAnsi="Calibri"/>
      <w:sz w:val="22"/>
      <w:szCs w:val="22"/>
      <w:lang w:eastAsia="en-US"/>
      <w:rPrChange w:id="8" w:author="Parks, Robbie M" w:date="2018-08-14T21:12:00Z">
        <w:rPr>
          <w:rFonts w:eastAsiaTheme="minorHAnsi"/>
          <w:sz w:val="24"/>
          <w:szCs w:val="24"/>
          <w:lang w:val="en-GB" w:eastAsia="en-GB" w:bidi="ar-SA"/>
        </w:rPr>
      </w:rPrChange>
    </w:rPr>
  </w:style>
  <w:style w:type="character" w:customStyle="1" w:styleId="HeaderChar">
    <w:name w:val="Header Char"/>
    <w:basedOn w:val="DefaultParagraphFont"/>
    <w:link w:val="Header"/>
    <w:uiPriority w:val="99"/>
    <w:rsid w:val="00635195"/>
    <w:rPr>
      <w:rFonts w:ascii="Calibri" w:eastAsia="Calibri" w:hAnsi="Calibri" w:cs="Times New Roman"/>
      <w:sz w:val="22"/>
      <w:szCs w:val="22"/>
      <w:lang w:val="en-GB"/>
    </w:rPr>
  </w:style>
  <w:style w:type="paragraph" w:styleId="Revision">
    <w:name w:val="Revision"/>
    <w:hidden/>
    <w:uiPriority w:val="99"/>
    <w:semiHidden/>
    <w:rsid w:val="00AA3B09"/>
    <w:rPr>
      <w:rFonts w:ascii="Calibri" w:eastAsia="Calibri" w:hAnsi="Calibri" w:cs="Times New Roman"/>
      <w:sz w:val="22"/>
      <w:szCs w:val="22"/>
      <w:lang w:val="en-GB"/>
    </w:rPr>
  </w:style>
  <w:style w:type="character" w:styleId="LineNumber">
    <w:name w:val="line number"/>
    <w:basedOn w:val="DefaultParagraphFont"/>
    <w:uiPriority w:val="99"/>
    <w:semiHidden/>
    <w:unhideWhenUsed/>
    <w:rsid w:val="001A7DC8"/>
  </w:style>
  <w:style w:type="table" w:styleId="TableGrid">
    <w:name w:val="Table Grid"/>
    <w:basedOn w:val="TableNormal"/>
    <w:uiPriority w:val="39"/>
    <w:rsid w:val="0034704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rsid w:val="00877AE9"/>
    <w:pPr>
      <w:spacing w:after="240" w:line="240" w:lineRule="atLeast"/>
      <w:jc w:val="both"/>
      <w:pPrChange w:id="9" w:author="Parks, Robbie M" w:date="2018-08-14T21:12:00Z">
        <w:pPr>
          <w:spacing w:after="240" w:line="240" w:lineRule="atLeast"/>
          <w:jc w:val="both"/>
        </w:pPr>
      </w:pPrChange>
    </w:pPr>
    <w:rPr>
      <w:rFonts w:ascii="Arial" w:eastAsia="MS Mincho" w:hAnsi="Arial"/>
      <w:kern w:val="18"/>
      <w:sz w:val="22"/>
      <w:szCs w:val="20"/>
      <w:lang w:eastAsia="en-US"/>
      <w:rPrChange w:id="9" w:author="Parks, Robbie M" w:date="2018-08-14T21:12:00Z">
        <w:rPr>
          <w:rFonts w:ascii="Arial" w:eastAsia="MS Mincho" w:hAnsi="Arial"/>
          <w:kern w:val="18"/>
          <w:sz w:val="24"/>
          <w:lang w:val="en-GB" w:eastAsia="en-GB" w:bidi="ar-SA"/>
        </w:rPr>
      </w:rPrChange>
    </w:rPr>
  </w:style>
  <w:style w:type="character" w:customStyle="1" w:styleId="BodyTextChar">
    <w:name w:val="Body Text Char"/>
    <w:basedOn w:val="DefaultParagraphFont"/>
    <w:link w:val="BodyText"/>
    <w:rsid w:val="0034704C"/>
    <w:rPr>
      <w:rFonts w:ascii="Arial" w:eastAsia="MS Mincho" w:hAnsi="Arial" w:cs="Times New Roman"/>
      <w:kern w:val="18"/>
      <w:sz w:val="22"/>
      <w:szCs w:val="20"/>
      <w:lang w:val="en-GB"/>
    </w:rPr>
  </w:style>
  <w:style w:type="paragraph" w:styleId="DocumentMap">
    <w:name w:val="Document Map"/>
    <w:basedOn w:val="Normal"/>
    <w:link w:val="DocumentMapChar"/>
    <w:uiPriority w:val="99"/>
    <w:semiHidden/>
    <w:unhideWhenUsed/>
    <w:rsid w:val="001B7A2A"/>
    <w:pPr>
      <w:pPrChange w:id="10" w:author="Parks, Robbie M" w:date="2018-08-14T21:12:00Z">
        <w:pPr/>
      </w:pPrChange>
    </w:pPr>
    <w:rPr>
      <w:rPrChange w:id="10" w:author="Parks, Robbie M" w:date="2018-08-14T21:12:00Z">
        <w:rPr>
          <w:rFonts w:eastAsiaTheme="minorHAnsi"/>
          <w:sz w:val="24"/>
          <w:szCs w:val="24"/>
          <w:lang w:val="en-GB" w:eastAsia="en-GB" w:bidi="ar-SA"/>
        </w:rPr>
      </w:rPrChange>
    </w:rPr>
  </w:style>
  <w:style w:type="character" w:customStyle="1" w:styleId="DocumentMapChar">
    <w:name w:val="Document Map Char"/>
    <w:basedOn w:val="DefaultParagraphFont"/>
    <w:link w:val="DocumentMap"/>
    <w:uiPriority w:val="99"/>
    <w:semiHidden/>
    <w:rsid w:val="0034704C"/>
    <w:rPr>
      <w:rFonts w:ascii="Times New Roman" w:hAnsi="Times New Roman" w:cs="Times New Roman"/>
      <w:lang w:val="en-GB" w:eastAsia="en-GB"/>
    </w:rPr>
  </w:style>
  <w:style w:type="character" w:styleId="PlaceholderText">
    <w:name w:val="Placeholder Text"/>
    <w:basedOn w:val="DefaultParagraphFont"/>
    <w:uiPriority w:val="99"/>
    <w:semiHidden/>
    <w:rsid w:val="0034704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128530">
      <w:bodyDiv w:val="1"/>
      <w:marLeft w:val="0"/>
      <w:marRight w:val="0"/>
      <w:marTop w:val="0"/>
      <w:marBottom w:val="0"/>
      <w:divBdr>
        <w:top w:val="none" w:sz="0" w:space="0" w:color="auto"/>
        <w:left w:val="none" w:sz="0" w:space="0" w:color="auto"/>
        <w:bottom w:val="none" w:sz="0" w:space="0" w:color="auto"/>
        <w:right w:val="none" w:sz="0" w:space="0" w:color="auto"/>
      </w:divBdr>
    </w:div>
    <w:div w:id="120458517">
      <w:bodyDiv w:val="1"/>
      <w:marLeft w:val="0"/>
      <w:marRight w:val="0"/>
      <w:marTop w:val="0"/>
      <w:marBottom w:val="0"/>
      <w:divBdr>
        <w:top w:val="none" w:sz="0" w:space="0" w:color="auto"/>
        <w:left w:val="none" w:sz="0" w:space="0" w:color="auto"/>
        <w:bottom w:val="none" w:sz="0" w:space="0" w:color="auto"/>
        <w:right w:val="none" w:sz="0" w:space="0" w:color="auto"/>
      </w:divBdr>
    </w:div>
    <w:div w:id="154228749">
      <w:bodyDiv w:val="1"/>
      <w:marLeft w:val="0"/>
      <w:marRight w:val="0"/>
      <w:marTop w:val="0"/>
      <w:marBottom w:val="0"/>
      <w:divBdr>
        <w:top w:val="none" w:sz="0" w:space="0" w:color="auto"/>
        <w:left w:val="none" w:sz="0" w:space="0" w:color="auto"/>
        <w:bottom w:val="none" w:sz="0" w:space="0" w:color="auto"/>
        <w:right w:val="none" w:sz="0" w:space="0" w:color="auto"/>
      </w:divBdr>
    </w:div>
    <w:div w:id="192815756">
      <w:bodyDiv w:val="1"/>
      <w:marLeft w:val="0"/>
      <w:marRight w:val="0"/>
      <w:marTop w:val="0"/>
      <w:marBottom w:val="0"/>
      <w:divBdr>
        <w:top w:val="none" w:sz="0" w:space="0" w:color="auto"/>
        <w:left w:val="none" w:sz="0" w:space="0" w:color="auto"/>
        <w:bottom w:val="none" w:sz="0" w:space="0" w:color="auto"/>
        <w:right w:val="none" w:sz="0" w:space="0" w:color="auto"/>
      </w:divBdr>
    </w:div>
    <w:div w:id="240871516">
      <w:bodyDiv w:val="1"/>
      <w:marLeft w:val="0"/>
      <w:marRight w:val="0"/>
      <w:marTop w:val="0"/>
      <w:marBottom w:val="0"/>
      <w:divBdr>
        <w:top w:val="none" w:sz="0" w:space="0" w:color="auto"/>
        <w:left w:val="none" w:sz="0" w:space="0" w:color="auto"/>
        <w:bottom w:val="none" w:sz="0" w:space="0" w:color="auto"/>
        <w:right w:val="none" w:sz="0" w:space="0" w:color="auto"/>
      </w:divBdr>
    </w:div>
    <w:div w:id="306857432">
      <w:bodyDiv w:val="1"/>
      <w:marLeft w:val="0"/>
      <w:marRight w:val="0"/>
      <w:marTop w:val="0"/>
      <w:marBottom w:val="0"/>
      <w:divBdr>
        <w:top w:val="none" w:sz="0" w:space="0" w:color="auto"/>
        <w:left w:val="none" w:sz="0" w:space="0" w:color="auto"/>
        <w:bottom w:val="none" w:sz="0" w:space="0" w:color="auto"/>
        <w:right w:val="none" w:sz="0" w:space="0" w:color="auto"/>
      </w:divBdr>
    </w:div>
    <w:div w:id="360522676">
      <w:bodyDiv w:val="1"/>
      <w:marLeft w:val="0"/>
      <w:marRight w:val="0"/>
      <w:marTop w:val="0"/>
      <w:marBottom w:val="0"/>
      <w:divBdr>
        <w:top w:val="none" w:sz="0" w:space="0" w:color="auto"/>
        <w:left w:val="none" w:sz="0" w:space="0" w:color="auto"/>
        <w:bottom w:val="none" w:sz="0" w:space="0" w:color="auto"/>
        <w:right w:val="none" w:sz="0" w:space="0" w:color="auto"/>
      </w:divBdr>
    </w:div>
    <w:div w:id="527525529">
      <w:bodyDiv w:val="1"/>
      <w:marLeft w:val="0"/>
      <w:marRight w:val="0"/>
      <w:marTop w:val="0"/>
      <w:marBottom w:val="0"/>
      <w:divBdr>
        <w:top w:val="none" w:sz="0" w:space="0" w:color="auto"/>
        <w:left w:val="none" w:sz="0" w:space="0" w:color="auto"/>
        <w:bottom w:val="none" w:sz="0" w:space="0" w:color="auto"/>
        <w:right w:val="none" w:sz="0" w:space="0" w:color="auto"/>
      </w:divBdr>
    </w:div>
    <w:div w:id="533083365">
      <w:bodyDiv w:val="1"/>
      <w:marLeft w:val="0"/>
      <w:marRight w:val="0"/>
      <w:marTop w:val="0"/>
      <w:marBottom w:val="0"/>
      <w:divBdr>
        <w:top w:val="none" w:sz="0" w:space="0" w:color="auto"/>
        <w:left w:val="none" w:sz="0" w:space="0" w:color="auto"/>
        <w:bottom w:val="none" w:sz="0" w:space="0" w:color="auto"/>
        <w:right w:val="none" w:sz="0" w:space="0" w:color="auto"/>
      </w:divBdr>
    </w:div>
    <w:div w:id="543755166">
      <w:bodyDiv w:val="1"/>
      <w:marLeft w:val="0"/>
      <w:marRight w:val="0"/>
      <w:marTop w:val="0"/>
      <w:marBottom w:val="0"/>
      <w:divBdr>
        <w:top w:val="none" w:sz="0" w:space="0" w:color="auto"/>
        <w:left w:val="none" w:sz="0" w:space="0" w:color="auto"/>
        <w:bottom w:val="none" w:sz="0" w:space="0" w:color="auto"/>
        <w:right w:val="none" w:sz="0" w:space="0" w:color="auto"/>
      </w:divBdr>
    </w:div>
    <w:div w:id="599139317">
      <w:bodyDiv w:val="1"/>
      <w:marLeft w:val="0"/>
      <w:marRight w:val="0"/>
      <w:marTop w:val="0"/>
      <w:marBottom w:val="0"/>
      <w:divBdr>
        <w:top w:val="none" w:sz="0" w:space="0" w:color="auto"/>
        <w:left w:val="none" w:sz="0" w:space="0" w:color="auto"/>
        <w:bottom w:val="none" w:sz="0" w:space="0" w:color="auto"/>
        <w:right w:val="none" w:sz="0" w:space="0" w:color="auto"/>
      </w:divBdr>
    </w:div>
    <w:div w:id="601448954">
      <w:bodyDiv w:val="1"/>
      <w:marLeft w:val="0"/>
      <w:marRight w:val="0"/>
      <w:marTop w:val="0"/>
      <w:marBottom w:val="0"/>
      <w:divBdr>
        <w:top w:val="none" w:sz="0" w:space="0" w:color="auto"/>
        <w:left w:val="none" w:sz="0" w:space="0" w:color="auto"/>
        <w:bottom w:val="none" w:sz="0" w:space="0" w:color="auto"/>
        <w:right w:val="none" w:sz="0" w:space="0" w:color="auto"/>
      </w:divBdr>
    </w:div>
    <w:div w:id="670066363">
      <w:bodyDiv w:val="1"/>
      <w:marLeft w:val="0"/>
      <w:marRight w:val="0"/>
      <w:marTop w:val="0"/>
      <w:marBottom w:val="0"/>
      <w:divBdr>
        <w:top w:val="none" w:sz="0" w:space="0" w:color="auto"/>
        <w:left w:val="none" w:sz="0" w:space="0" w:color="auto"/>
        <w:bottom w:val="none" w:sz="0" w:space="0" w:color="auto"/>
        <w:right w:val="none" w:sz="0" w:space="0" w:color="auto"/>
      </w:divBdr>
    </w:div>
    <w:div w:id="738286524">
      <w:bodyDiv w:val="1"/>
      <w:marLeft w:val="0"/>
      <w:marRight w:val="0"/>
      <w:marTop w:val="0"/>
      <w:marBottom w:val="0"/>
      <w:divBdr>
        <w:top w:val="none" w:sz="0" w:space="0" w:color="auto"/>
        <w:left w:val="none" w:sz="0" w:space="0" w:color="auto"/>
        <w:bottom w:val="none" w:sz="0" w:space="0" w:color="auto"/>
        <w:right w:val="none" w:sz="0" w:space="0" w:color="auto"/>
      </w:divBdr>
    </w:div>
    <w:div w:id="747927061">
      <w:bodyDiv w:val="1"/>
      <w:marLeft w:val="0"/>
      <w:marRight w:val="0"/>
      <w:marTop w:val="0"/>
      <w:marBottom w:val="0"/>
      <w:divBdr>
        <w:top w:val="none" w:sz="0" w:space="0" w:color="auto"/>
        <w:left w:val="none" w:sz="0" w:space="0" w:color="auto"/>
        <w:bottom w:val="none" w:sz="0" w:space="0" w:color="auto"/>
        <w:right w:val="none" w:sz="0" w:space="0" w:color="auto"/>
      </w:divBdr>
    </w:div>
    <w:div w:id="827750576">
      <w:bodyDiv w:val="1"/>
      <w:marLeft w:val="0"/>
      <w:marRight w:val="0"/>
      <w:marTop w:val="0"/>
      <w:marBottom w:val="0"/>
      <w:divBdr>
        <w:top w:val="none" w:sz="0" w:space="0" w:color="auto"/>
        <w:left w:val="none" w:sz="0" w:space="0" w:color="auto"/>
        <w:bottom w:val="none" w:sz="0" w:space="0" w:color="auto"/>
        <w:right w:val="none" w:sz="0" w:space="0" w:color="auto"/>
      </w:divBdr>
    </w:div>
    <w:div w:id="871188213">
      <w:bodyDiv w:val="1"/>
      <w:marLeft w:val="0"/>
      <w:marRight w:val="0"/>
      <w:marTop w:val="0"/>
      <w:marBottom w:val="0"/>
      <w:divBdr>
        <w:top w:val="none" w:sz="0" w:space="0" w:color="auto"/>
        <w:left w:val="none" w:sz="0" w:space="0" w:color="auto"/>
        <w:bottom w:val="none" w:sz="0" w:space="0" w:color="auto"/>
        <w:right w:val="none" w:sz="0" w:space="0" w:color="auto"/>
      </w:divBdr>
    </w:div>
    <w:div w:id="894699842">
      <w:bodyDiv w:val="1"/>
      <w:marLeft w:val="0"/>
      <w:marRight w:val="0"/>
      <w:marTop w:val="0"/>
      <w:marBottom w:val="0"/>
      <w:divBdr>
        <w:top w:val="none" w:sz="0" w:space="0" w:color="auto"/>
        <w:left w:val="none" w:sz="0" w:space="0" w:color="auto"/>
        <w:bottom w:val="none" w:sz="0" w:space="0" w:color="auto"/>
        <w:right w:val="none" w:sz="0" w:space="0" w:color="auto"/>
      </w:divBdr>
    </w:div>
    <w:div w:id="903950200">
      <w:bodyDiv w:val="1"/>
      <w:marLeft w:val="0"/>
      <w:marRight w:val="0"/>
      <w:marTop w:val="0"/>
      <w:marBottom w:val="0"/>
      <w:divBdr>
        <w:top w:val="none" w:sz="0" w:space="0" w:color="auto"/>
        <w:left w:val="none" w:sz="0" w:space="0" w:color="auto"/>
        <w:bottom w:val="none" w:sz="0" w:space="0" w:color="auto"/>
        <w:right w:val="none" w:sz="0" w:space="0" w:color="auto"/>
      </w:divBdr>
    </w:div>
    <w:div w:id="1009063800">
      <w:bodyDiv w:val="1"/>
      <w:marLeft w:val="0"/>
      <w:marRight w:val="0"/>
      <w:marTop w:val="0"/>
      <w:marBottom w:val="0"/>
      <w:divBdr>
        <w:top w:val="none" w:sz="0" w:space="0" w:color="auto"/>
        <w:left w:val="none" w:sz="0" w:space="0" w:color="auto"/>
        <w:bottom w:val="none" w:sz="0" w:space="0" w:color="auto"/>
        <w:right w:val="none" w:sz="0" w:space="0" w:color="auto"/>
      </w:divBdr>
    </w:div>
    <w:div w:id="1016350703">
      <w:bodyDiv w:val="1"/>
      <w:marLeft w:val="0"/>
      <w:marRight w:val="0"/>
      <w:marTop w:val="0"/>
      <w:marBottom w:val="0"/>
      <w:divBdr>
        <w:top w:val="none" w:sz="0" w:space="0" w:color="auto"/>
        <w:left w:val="none" w:sz="0" w:space="0" w:color="auto"/>
        <w:bottom w:val="none" w:sz="0" w:space="0" w:color="auto"/>
        <w:right w:val="none" w:sz="0" w:space="0" w:color="auto"/>
      </w:divBdr>
    </w:div>
    <w:div w:id="1077898751">
      <w:bodyDiv w:val="1"/>
      <w:marLeft w:val="0"/>
      <w:marRight w:val="0"/>
      <w:marTop w:val="0"/>
      <w:marBottom w:val="0"/>
      <w:divBdr>
        <w:top w:val="none" w:sz="0" w:space="0" w:color="auto"/>
        <w:left w:val="none" w:sz="0" w:space="0" w:color="auto"/>
        <w:bottom w:val="none" w:sz="0" w:space="0" w:color="auto"/>
        <w:right w:val="none" w:sz="0" w:space="0" w:color="auto"/>
      </w:divBdr>
    </w:div>
    <w:div w:id="1086802545">
      <w:bodyDiv w:val="1"/>
      <w:marLeft w:val="0"/>
      <w:marRight w:val="0"/>
      <w:marTop w:val="0"/>
      <w:marBottom w:val="0"/>
      <w:divBdr>
        <w:top w:val="none" w:sz="0" w:space="0" w:color="auto"/>
        <w:left w:val="none" w:sz="0" w:space="0" w:color="auto"/>
        <w:bottom w:val="none" w:sz="0" w:space="0" w:color="auto"/>
        <w:right w:val="none" w:sz="0" w:space="0" w:color="auto"/>
      </w:divBdr>
    </w:div>
    <w:div w:id="1210072122">
      <w:bodyDiv w:val="1"/>
      <w:marLeft w:val="0"/>
      <w:marRight w:val="0"/>
      <w:marTop w:val="0"/>
      <w:marBottom w:val="0"/>
      <w:divBdr>
        <w:top w:val="none" w:sz="0" w:space="0" w:color="auto"/>
        <w:left w:val="none" w:sz="0" w:space="0" w:color="auto"/>
        <w:bottom w:val="none" w:sz="0" w:space="0" w:color="auto"/>
        <w:right w:val="none" w:sz="0" w:space="0" w:color="auto"/>
      </w:divBdr>
    </w:div>
    <w:div w:id="1211308299">
      <w:bodyDiv w:val="1"/>
      <w:marLeft w:val="0"/>
      <w:marRight w:val="0"/>
      <w:marTop w:val="0"/>
      <w:marBottom w:val="0"/>
      <w:divBdr>
        <w:top w:val="none" w:sz="0" w:space="0" w:color="auto"/>
        <w:left w:val="none" w:sz="0" w:space="0" w:color="auto"/>
        <w:bottom w:val="none" w:sz="0" w:space="0" w:color="auto"/>
        <w:right w:val="none" w:sz="0" w:space="0" w:color="auto"/>
      </w:divBdr>
    </w:div>
    <w:div w:id="1229338875">
      <w:bodyDiv w:val="1"/>
      <w:marLeft w:val="0"/>
      <w:marRight w:val="0"/>
      <w:marTop w:val="0"/>
      <w:marBottom w:val="0"/>
      <w:divBdr>
        <w:top w:val="none" w:sz="0" w:space="0" w:color="auto"/>
        <w:left w:val="none" w:sz="0" w:space="0" w:color="auto"/>
        <w:bottom w:val="none" w:sz="0" w:space="0" w:color="auto"/>
        <w:right w:val="none" w:sz="0" w:space="0" w:color="auto"/>
      </w:divBdr>
    </w:div>
    <w:div w:id="1328826863">
      <w:bodyDiv w:val="1"/>
      <w:marLeft w:val="0"/>
      <w:marRight w:val="0"/>
      <w:marTop w:val="0"/>
      <w:marBottom w:val="0"/>
      <w:divBdr>
        <w:top w:val="none" w:sz="0" w:space="0" w:color="auto"/>
        <w:left w:val="none" w:sz="0" w:space="0" w:color="auto"/>
        <w:bottom w:val="none" w:sz="0" w:space="0" w:color="auto"/>
        <w:right w:val="none" w:sz="0" w:space="0" w:color="auto"/>
      </w:divBdr>
    </w:div>
    <w:div w:id="1373267222">
      <w:bodyDiv w:val="1"/>
      <w:marLeft w:val="0"/>
      <w:marRight w:val="0"/>
      <w:marTop w:val="0"/>
      <w:marBottom w:val="0"/>
      <w:divBdr>
        <w:top w:val="none" w:sz="0" w:space="0" w:color="auto"/>
        <w:left w:val="none" w:sz="0" w:space="0" w:color="auto"/>
        <w:bottom w:val="none" w:sz="0" w:space="0" w:color="auto"/>
        <w:right w:val="none" w:sz="0" w:space="0" w:color="auto"/>
      </w:divBdr>
    </w:div>
    <w:div w:id="1423527799">
      <w:bodyDiv w:val="1"/>
      <w:marLeft w:val="0"/>
      <w:marRight w:val="0"/>
      <w:marTop w:val="0"/>
      <w:marBottom w:val="0"/>
      <w:divBdr>
        <w:top w:val="none" w:sz="0" w:space="0" w:color="auto"/>
        <w:left w:val="none" w:sz="0" w:space="0" w:color="auto"/>
        <w:bottom w:val="none" w:sz="0" w:space="0" w:color="auto"/>
        <w:right w:val="none" w:sz="0" w:space="0" w:color="auto"/>
      </w:divBdr>
    </w:div>
    <w:div w:id="1472600057">
      <w:bodyDiv w:val="1"/>
      <w:marLeft w:val="0"/>
      <w:marRight w:val="0"/>
      <w:marTop w:val="0"/>
      <w:marBottom w:val="0"/>
      <w:divBdr>
        <w:top w:val="none" w:sz="0" w:space="0" w:color="auto"/>
        <w:left w:val="none" w:sz="0" w:space="0" w:color="auto"/>
        <w:bottom w:val="none" w:sz="0" w:space="0" w:color="auto"/>
        <w:right w:val="none" w:sz="0" w:space="0" w:color="auto"/>
      </w:divBdr>
    </w:div>
    <w:div w:id="1502740634">
      <w:bodyDiv w:val="1"/>
      <w:marLeft w:val="0"/>
      <w:marRight w:val="0"/>
      <w:marTop w:val="0"/>
      <w:marBottom w:val="0"/>
      <w:divBdr>
        <w:top w:val="none" w:sz="0" w:space="0" w:color="auto"/>
        <w:left w:val="none" w:sz="0" w:space="0" w:color="auto"/>
        <w:bottom w:val="none" w:sz="0" w:space="0" w:color="auto"/>
        <w:right w:val="none" w:sz="0" w:space="0" w:color="auto"/>
      </w:divBdr>
    </w:div>
    <w:div w:id="1503860370">
      <w:bodyDiv w:val="1"/>
      <w:marLeft w:val="0"/>
      <w:marRight w:val="0"/>
      <w:marTop w:val="0"/>
      <w:marBottom w:val="0"/>
      <w:divBdr>
        <w:top w:val="none" w:sz="0" w:space="0" w:color="auto"/>
        <w:left w:val="none" w:sz="0" w:space="0" w:color="auto"/>
        <w:bottom w:val="none" w:sz="0" w:space="0" w:color="auto"/>
        <w:right w:val="none" w:sz="0" w:space="0" w:color="auto"/>
      </w:divBdr>
    </w:div>
    <w:div w:id="1578131744">
      <w:bodyDiv w:val="1"/>
      <w:marLeft w:val="0"/>
      <w:marRight w:val="0"/>
      <w:marTop w:val="0"/>
      <w:marBottom w:val="0"/>
      <w:divBdr>
        <w:top w:val="none" w:sz="0" w:space="0" w:color="auto"/>
        <w:left w:val="none" w:sz="0" w:space="0" w:color="auto"/>
        <w:bottom w:val="none" w:sz="0" w:space="0" w:color="auto"/>
        <w:right w:val="none" w:sz="0" w:space="0" w:color="auto"/>
      </w:divBdr>
    </w:div>
    <w:div w:id="1769037732">
      <w:bodyDiv w:val="1"/>
      <w:marLeft w:val="0"/>
      <w:marRight w:val="0"/>
      <w:marTop w:val="0"/>
      <w:marBottom w:val="0"/>
      <w:divBdr>
        <w:top w:val="none" w:sz="0" w:space="0" w:color="auto"/>
        <w:left w:val="none" w:sz="0" w:space="0" w:color="auto"/>
        <w:bottom w:val="none" w:sz="0" w:space="0" w:color="auto"/>
        <w:right w:val="none" w:sz="0" w:space="0" w:color="auto"/>
      </w:divBdr>
    </w:div>
    <w:div w:id="1832912816">
      <w:bodyDiv w:val="1"/>
      <w:marLeft w:val="0"/>
      <w:marRight w:val="0"/>
      <w:marTop w:val="0"/>
      <w:marBottom w:val="0"/>
      <w:divBdr>
        <w:top w:val="none" w:sz="0" w:space="0" w:color="auto"/>
        <w:left w:val="none" w:sz="0" w:space="0" w:color="auto"/>
        <w:bottom w:val="none" w:sz="0" w:space="0" w:color="auto"/>
        <w:right w:val="none" w:sz="0" w:space="0" w:color="auto"/>
      </w:divBdr>
    </w:div>
    <w:div w:id="1920796134">
      <w:bodyDiv w:val="1"/>
      <w:marLeft w:val="0"/>
      <w:marRight w:val="0"/>
      <w:marTop w:val="0"/>
      <w:marBottom w:val="0"/>
      <w:divBdr>
        <w:top w:val="none" w:sz="0" w:space="0" w:color="auto"/>
        <w:left w:val="none" w:sz="0" w:space="0" w:color="auto"/>
        <w:bottom w:val="none" w:sz="0" w:space="0" w:color="auto"/>
        <w:right w:val="none" w:sz="0" w:space="0" w:color="auto"/>
      </w:divBdr>
    </w:div>
    <w:div w:id="21162901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2.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6B08A613-CA16-714F-9CDB-B5198A717A38}">
  <ds:schemaRefs>
    <ds:schemaRef ds:uri="http://schemas.openxmlformats.org/officeDocument/2006/bibliography"/>
  </ds:schemaRefs>
</ds:datastoreItem>
</file>

<file path=customXml/itemProps2.xml><?xml version="1.0" encoding="utf-8"?>
<ds:datastoreItem xmlns:ds="http://schemas.openxmlformats.org/officeDocument/2006/customXml" ds:itemID="{2301F42A-76FA-DD41-A6D7-35467D1F21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39891</Words>
  <Characters>227384</Characters>
  <Application>Microsoft Macintosh Word</Application>
  <DocSecurity>0</DocSecurity>
  <Lines>1894</Lines>
  <Paragraphs>533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266742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Parks, Robbie M</cp:lastModifiedBy>
  <cp:revision>2</cp:revision>
  <dcterms:created xsi:type="dcterms:W3CDTF">2018-08-14T20:13:00Z</dcterms:created>
  <dcterms:modified xsi:type="dcterms:W3CDTF">2018-08-14T20:13:00Z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http://www.zotero.org/styles/american-political-science-association</vt:lpwstr>
  </property>
  <property fmtid="{D5CDD505-2E9C-101B-9397-08002B2CF9AE}" pid="5" name="Mendeley Recent Style Name 0_1">
    <vt:lpwstr>American Political Science Association</vt:lpwstr>
  </property>
  <property fmtid="{D5CDD505-2E9C-101B-9397-08002B2CF9AE}" pid="6" name="Mendeley Recent Style Id 1_1">
    <vt:lpwstr>http://www.zotero.org/styles/apa</vt:lpwstr>
  </property>
  <property fmtid="{D5CDD505-2E9C-101B-9397-08002B2CF9AE}" pid="7" name="Mendeley Recent Style Name 1_1">
    <vt:lpwstr>American Psychological Association 6th edition</vt:lpwstr>
  </property>
  <property fmtid="{D5CDD505-2E9C-101B-9397-08002B2CF9AE}" pid="8" name="Mendeley Recent Style Id 2_1">
    <vt:lpwstr>http://www.zotero.org/styles/chicago-author-date</vt:lpwstr>
  </property>
  <property fmtid="{D5CDD505-2E9C-101B-9397-08002B2CF9AE}" pid="9" name="Mendeley Recent Style Name 2_1">
    <vt:lpwstr>Chicago Manual of Style 16th edition (author-date)</vt:lpwstr>
  </property>
  <property fmtid="{D5CDD505-2E9C-101B-9397-08002B2CF9AE}" pid="10" name="Mendeley Recent Style Id 3_1">
    <vt:lpwstr>http://www.zotero.org/styles/harvard-cite-them-right</vt:lpwstr>
  </property>
  <property fmtid="{D5CDD505-2E9C-101B-9397-08002B2CF9AE}" pid="11" name="Mendeley Recent Style Name 3_1">
    <vt:lpwstr>Cite Them Right 10th edition - Harvard</vt:lpwstr>
  </property>
  <property fmtid="{D5CDD505-2E9C-101B-9397-08002B2CF9AE}" pid="12" name="Mendeley Recent Style Id 4_1">
    <vt:lpwstr>http://www.zotero.org/styles/harvard1</vt:lpwstr>
  </property>
  <property fmtid="{D5CDD505-2E9C-101B-9397-08002B2CF9AE}" pid="13" name="Mendeley Recent Style Name 4_1">
    <vt:lpwstr>Harvard reference format 1 (deprecated)</vt:lpwstr>
  </property>
  <property fmtid="{D5CDD505-2E9C-101B-9397-08002B2CF9AE}" pid="14" name="Mendeley Recent Style Id 5_1">
    <vt:lpwstr>http://www.zotero.org/styles/ieee</vt:lpwstr>
  </property>
  <property fmtid="{D5CDD505-2E9C-101B-9397-08002B2CF9AE}" pid="15" name="Mendeley Recent Style Name 5_1">
    <vt:lpwstr>IEEE</vt:lpwstr>
  </property>
  <property fmtid="{D5CDD505-2E9C-101B-9397-08002B2CF9AE}" pid="16" name="Mendeley Recent Style Id 6_1">
    <vt:lpwstr>http://www.zotero.org/styles/modern-humanities-research-association</vt:lpwstr>
  </property>
  <property fmtid="{D5CDD505-2E9C-101B-9397-08002B2CF9AE}" pid="17" name="Mendeley Recent Style Name 6_1">
    <vt:lpwstr>Modern Humanities Research Association 3rd edition (note with bibliography)</vt:lpwstr>
  </property>
  <property fmtid="{D5CDD505-2E9C-101B-9397-08002B2CF9AE}" pid="18" name="Mendeley Recent Style Id 7_1">
    <vt:lpwstr>http://www.zotero.org/styles/modern-language-association</vt:lpwstr>
  </property>
  <property fmtid="{D5CDD505-2E9C-101B-9397-08002B2CF9AE}" pid="19" name="Mendeley Recent Style Name 7_1">
    <vt:lpwstr>Modern Language Association 7th edition</vt:lpwstr>
  </property>
  <property fmtid="{D5CDD505-2E9C-101B-9397-08002B2CF9AE}" pid="20" name="Mendeley Recent Style Id 8_1">
    <vt:lpwstr>http://www.zotero.org/styles/nature</vt:lpwstr>
  </property>
  <property fmtid="{D5CDD505-2E9C-101B-9397-08002B2CF9AE}" pid="21" name="Mendeley Recent Style Name 8_1">
    <vt:lpwstr>Nature</vt:lpwstr>
  </property>
  <property fmtid="{D5CDD505-2E9C-101B-9397-08002B2CF9AE}" pid="22" name="Mendeley Recent Style Id 9_1">
    <vt:lpwstr>http://www.zotero.org/styles/the-lancet</vt:lpwstr>
  </property>
  <property fmtid="{D5CDD505-2E9C-101B-9397-08002B2CF9AE}" pid="23" name="Mendeley Recent Style Name 9_1">
    <vt:lpwstr>The Lancet</vt:lpwstr>
  </property>
  <property fmtid="{D5CDD505-2E9C-101B-9397-08002B2CF9AE}" pid="24" name="Mendeley Citation Style_1">
    <vt:lpwstr>http://www.zotero.org/styles/apa</vt:lpwstr>
  </property>
</Properties>
</file>