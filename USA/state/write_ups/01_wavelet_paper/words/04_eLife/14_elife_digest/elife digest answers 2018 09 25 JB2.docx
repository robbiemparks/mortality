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DEBC89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bookmarkStart w:id="0" w:name="_GoBack"/>
      <w:bookmarkEnd w:id="0"/>
      <w:r w:rsidRPr="00584EA1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br/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1.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background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information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someone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completely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unfamiliar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with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field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know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understand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150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7493320" w14:textId="2ED10B39" w:rsidR="004C359E" w:rsidRDefault="00ED0ECD" w:rsidP="001A3644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>I</w:t>
      </w:r>
      <w:r w:rsidR="0010038C">
        <w:rPr>
          <w:rFonts w:ascii="Calibri" w:hAnsi="Calibri" w:cs="Calibri"/>
          <w:color w:val="212121"/>
          <w:lang w:eastAsia="en-GB"/>
        </w:rPr>
        <w:t>n the USA</w:t>
      </w:r>
      <w:r w:rsidR="00473FE3">
        <w:rPr>
          <w:rFonts w:ascii="Calibri" w:hAnsi="Calibri" w:cs="Calibri"/>
          <w:color w:val="212121"/>
          <w:lang w:eastAsia="en-GB"/>
        </w:rPr>
        <w:t xml:space="preserve">, total </w:t>
      </w:r>
      <w:proofErr w:type="gramStart"/>
      <w:r w:rsidR="00097832">
        <w:rPr>
          <w:rFonts w:ascii="Calibri" w:hAnsi="Calibri" w:cs="Calibri"/>
          <w:color w:val="212121"/>
          <w:lang w:eastAsia="en-GB"/>
        </w:rPr>
        <w:t xml:space="preserve">number of </w:t>
      </w:r>
      <w:r w:rsidR="00473FE3">
        <w:rPr>
          <w:rFonts w:ascii="Calibri" w:hAnsi="Calibri" w:cs="Calibri"/>
          <w:color w:val="212121"/>
          <w:lang w:eastAsia="en-GB"/>
        </w:rPr>
        <w:t xml:space="preserve">deaths </w:t>
      </w:r>
      <w:del w:id="1" w:author="umahx99" w:date="2018-09-25T10:38:00Z">
        <w:r w:rsidR="00383AF4" w:rsidDel="004E194D">
          <w:rPr>
            <w:rFonts w:ascii="Calibri" w:hAnsi="Calibri" w:cs="Calibri"/>
            <w:color w:val="212121"/>
            <w:lang w:eastAsia="en-GB"/>
          </w:rPr>
          <w:delText xml:space="preserve">from </w:delText>
        </w:r>
      </w:del>
      <w:r>
        <w:rPr>
          <w:rFonts w:ascii="Calibri" w:hAnsi="Calibri" w:cs="Calibri"/>
          <w:color w:val="212121"/>
          <w:lang w:eastAsia="en-GB"/>
        </w:rPr>
        <w:t>are</w:t>
      </w:r>
      <w:proofErr w:type="gramEnd"/>
      <w:r w:rsidR="00580AC3">
        <w:rPr>
          <w:rFonts w:ascii="Calibri" w:hAnsi="Calibri" w:cs="Calibri"/>
          <w:color w:val="212121"/>
          <w:lang w:eastAsia="en-GB"/>
        </w:rPr>
        <w:t xml:space="preserve"> </w:t>
      </w:r>
      <w:r w:rsidR="00473FE3">
        <w:rPr>
          <w:rFonts w:ascii="Calibri" w:hAnsi="Calibri" w:cs="Calibri"/>
          <w:color w:val="212121"/>
          <w:lang w:eastAsia="en-GB"/>
        </w:rPr>
        <w:t xml:space="preserve">greater in winter </w:t>
      </w:r>
      <w:r w:rsidR="0067020B">
        <w:rPr>
          <w:rFonts w:ascii="Calibri" w:hAnsi="Calibri" w:cs="Calibri"/>
          <w:color w:val="212121"/>
          <w:lang w:eastAsia="en-GB"/>
        </w:rPr>
        <w:t xml:space="preserve">months </w:t>
      </w:r>
      <w:r w:rsidR="00580AC3">
        <w:rPr>
          <w:rFonts w:ascii="Calibri" w:hAnsi="Calibri" w:cs="Calibri"/>
          <w:color w:val="212121"/>
          <w:lang w:eastAsia="en-GB"/>
        </w:rPr>
        <w:t xml:space="preserve">than </w:t>
      </w:r>
      <w:r w:rsidR="0067020B">
        <w:rPr>
          <w:rFonts w:ascii="Calibri" w:hAnsi="Calibri" w:cs="Calibri"/>
          <w:color w:val="212121"/>
          <w:lang w:eastAsia="en-GB"/>
        </w:rPr>
        <w:t xml:space="preserve">those </w:t>
      </w:r>
      <w:r w:rsidR="00580AC3">
        <w:rPr>
          <w:rFonts w:ascii="Calibri" w:hAnsi="Calibri" w:cs="Calibri"/>
          <w:color w:val="212121"/>
          <w:lang w:eastAsia="en-GB"/>
        </w:rPr>
        <w:t>in</w:t>
      </w:r>
      <w:r w:rsidR="00473FE3">
        <w:rPr>
          <w:rFonts w:ascii="Calibri" w:hAnsi="Calibri" w:cs="Calibri"/>
          <w:color w:val="212121"/>
          <w:lang w:eastAsia="en-GB"/>
        </w:rPr>
        <w:t xml:space="preserve"> the summer. However,</w:t>
      </w:r>
      <w:r w:rsidR="0010038C">
        <w:rPr>
          <w:rFonts w:ascii="Calibri" w:hAnsi="Calibri" w:cs="Calibri"/>
          <w:color w:val="212121"/>
          <w:lang w:eastAsia="en-GB"/>
        </w:rPr>
        <w:t xml:space="preserve"> </w:t>
      </w:r>
      <w:del w:id="2" w:author="umahx99" w:date="2018-09-25T10:38:00Z">
        <w:r w:rsidR="00097832" w:rsidDel="004E194D">
          <w:rPr>
            <w:rFonts w:ascii="Calibri" w:hAnsi="Calibri" w:cs="Calibri"/>
            <w:color w:val="212121"/>
            <w:lang w:eastAsia="en-GB"/>
          </w:rPr>
          <w:delText xml:space="preserve">the </w:delText>
        </w:r>
      </w:del>
      <w:r w:rsidR="001A3644">
        <w:rPr>
          <w:rFonts w:ascii="Calibri" w:hAnsi="Calibri" w:cs="Calibri"/>
          <w:color w:val="212121"/>
          <w:lang w:eastAsia="en-GB"/>
        </w:rPr>
        <w:t>when exactly</w:t>
      </w:r>
      <w:r w:rsidR="00097832">
        <w:rPr>
          <w:rFonts w:ascii="Calibri" w:hAnsi="Calibri" w:cs="Calibri"/>
          <w:color w:val="212121"/>
          <w:lang w:eastAsia="en-GB"/>
        </w:rPr>
        <w:t xml:space="preserve"> maximum and minimum </w:t>
      </w:r>
      <w:r w:rsidR="00383AF4">
        <w:rPr>
          <w:rFonts w:ascii="Calibri" w:hAnsi="Calibri" w:cs="Calibri"/>
          <w:color w:val="212121"/>
          <w:lang w:eastAsia="en-GB"/>
        </w:rPr>
        <w:t xml:space="preserve">number of </w:t>
      </w:r>
      <w:r w:rsidR="00097832">
        <w:rPr>
          <w:rFonts w:ascii="Calibri" w:hAnsi="Calibri" w:cs="Calibri"/>
          <w:color w:val="212121"/>
          <w:lang w:eastAsia="en-GB"/>
        </w:rPr>
        <w:t xml:space="preserve">deaths in a year </w:t>
      </w:r>
      <w:r w:rsidR="001A3644">
        <w:rPr>
          <w:rFonts w:ascii="Calibri" w:hAnsi="Calibri" w:cs="Calibri"/>
          <w:color w:val="212121"/>
          <w:lang w:eastAsia="en-GB"/>
        </w:rPr>
        <w:t xml:space="preserve">happen, and how much </w:t>
      </w:r>
      <w:r w:rsidR="00097832">
        <w:rPr>
          <w:rFonts w:ascii="Calibri" w:hAnsi="Calibri" w:cs="Calibri"/>
          <w:color w:val="212121"/>
          <w:lang w:eastAsia="en-GB"/>
        </w:rPr>
        <w:t>they differ</w:t>
      </w:r>
      <w:r w:rsidR="001A3644">
        <w:rPr>
          <w:rFonts w:ascii="Calibri" w:hAnsi="Calibri" w:cs="Calibri"/>
          <w:color w:val="212121"/>
          <w:lang w:eastAsia="en-GB"/>
        </w:rPr>
        <w:t>,</w:t>
      </w:r>
      <w:r w:rsidR="00097832">
        <w:rPr>
          <w:rFonts w:ascii="Calibri" w:hAnsi="Calibri" w:cs="Calibri"/>
          <w:color w:val="212121"/>
          <w:lang w:eastAsia="en-GB"/>
        </w:rPr>
        <w:t xml:space="preserve"> </w:t>
      </w:r>
      <w:r>
        <w:rPr>
          <w:rFonts w:ascii="Calibri" w:hAnsi="Calibri" w:cs="Calibri"/>
          <w:color w:val="212121"/>
          <w:lang w:eastAsia="en-GB"/>
        </w:rPr>
        <w:t xml:space="preserve">varies substantially when grouping deaths by </w:t>
      </w:r>
      <w:r w:rsidR="00393759">
        <w:rPr>
          <w:rFonts w:ascii="Calibri" w:hAnsi="Calibri" w:cs="Calibri"/>
          <w:color w:val="212121"/>
          <w:lang w:eastAsia="en-GB"/>
        </w:rPr>
        <w:t>sex</w:t>
      </w:r>
      <w:r>
        <w:rPr>
          <w:rFonts w:ascii="Calibri" w:hAnsi="Calibri" w:cs="Calibri"/>
          <w:color w:val="212121"/>
          <w:lang w:eastAsia="en-GB"/>
        </w:rPr>
        <w:t xml:space="preserve">, </w:t>
      </w:r>
      <w:r w:rsidR="001A3644">
        <w:rPr>
          <w:rFonts w:ascii="Calibri" w:hAnsi="Calibri" w:cs="Calibri"/>
          <w:color w:val="212121"/>
          <w:lang w:eastAsia="en-GB"/>
        </w:rPr>
        <w:t xml:space="preserve">age, medical </w:t>
      </w:r>
      <w:r>
        <w:rPr>
          <w:rFonts w:ascii="Calibri" w:hAnsi="Calibri" w:cs="Calibri"/>
          <w:color w:val="212121"/>
          <w:lang w:eastAsia="en-GB"/>
        </w:rPr>
        <w:t xml:space="preserve">cause of death, and region within the USA. </w:t>
      </w:r>
      <w:r w:rsidR="00F04BA6">
        <w:rPr>
          <w:rFonts w:ascii="Calibri" w:hAnsi="Calibri" w:cs="Calibri"/>
          <w:color w:val="212121"/>
          <w:lang w:eastAsia="en-GB"/>
        </w:rPr>
        <w:t>V</w:t>
      </w:r>
      <w:r w:rsidR="001C6F04">
        <w:rPr>
          <w:rFonts w:ascii="Calibri" w:hAnsi="Calibri" w:cs="Calibri"/>
          <w:color w:val="212121"/>
          <w:lang w:eastAsia="en-GB"/>
        </w:rPr>
        <w:t>ariation of numbers of deaths throughout a year is known as the seasonality of mortality</w:t>
      </w:r>
      <w:r w:rsidR="00FF6590">
        <w:rPr>
          <w:rFonts w:ascii="Calibri" w:hAnsi="Calibri" w:cs="Calibri"/>
          <w:color w:val="212121"/>
          <w:lang w:eastAsia="en-GB"/>
        </w:rPr>
        <w:t xml:space="preserve">. </w:t>
      </w:r>
      <w:r w:rsidR="004C359E">
        <w:rPr>
          <w:rFonts w:ascii="Calibri" w:hAnsi="Calibri" w:cs="Calibri"/>
          <w:color w:val="212121"/>
          <w:lang w:eastAsia="en-GB"/>
        </w:rPr>
        <w:t>S</w:t>
      </w:r>
      <w:r w:rsidR="00540B2C">
        <w:rPr>
          <w:rFonts w:ascii="Calibri" w:hAnsi="Calibri" w:cs="Calibri"/>
          <w:color w:val="212121"/>
          <w:lang w:eastAsia="en-GB"/>
        </w:rPr>
        <w:t>easonality can</w:t>
      </w:r>
      <w:r w:rsidR="009D53D9">
        <w:rPr>
          <w:rFonts w:ascii="Calibri" w:hAnsi="Calibri" w:cs="Calibri"/>
          <w:color w:val="212121"/>
          <w:lang w:eastAsia="en-GB"/>
        </w:rPr>
        <w:t xml:space="preserve"> also change over time</w:t>
      </w:r>
      <w:r w:rsidR="001A3644">
        <w:rPr>
          <w:rFonts w:ascii="Calibri" w:hAnsi="Calibri" w:cs="Calibri"/>
          <w:color w:val="212121"/>
          <w:lang w:eastAsia="en-GB"/>
        </w:rPr>
        <w:t xml:space="preserve"> due to changes in factors that cause disease or its treatment</w:t>
      </w:r>
      <w:r>
        <w:rPr>
          <w:rFonts w:ascii="Calibri" w:hAnsi="Calibri" w:cs="Calibri"/>
          <w:color w:val="212121"/>
          <w:lang w:eastAsia="en-GB"/>
        </w:rPr>
        <w:t>.</w:t>
      </w:r>
      <w:r w:rsidR="00FF6590">
        <w:rPr>
          <w:rFonts w:ascii="Calibri" w:hAnsi="Calibri" w:cs="Calibri"/>
          <w:color w:val="212121"/>
          <w:lang w:eastAsia="en-GB"/>
        </w:rPr>
        <w:t xml:space="preserve"> </w:t>
      </w:r>
      <w:r w:rsidR="004C359E">
        <w:rPr>
          <w:rFonts w:ascii="Calibri" w:hAnsi="Calibri" w:cs="Calibri"/>
          <w:color w:val="212121"/>
          <w:lang w:eastAsia="en-GB"/>
        </w:rPr>
        <w:t xml:space="preserve">Analysing the seasonality </w:t>
      </w:r>
      <w:r w:rsidR="0052766E">
        <w:rPr>
          <w:rFonts w:ascii="Calibri" w:hAnsi="Calibri" w:cs="Calibri"/>
          <w:color w:val="212121"/>
          <w:lang w:eastAsia="en-GB"/>
        </w:rPr>
        <w:t xml:space="preserve">can </w:t>
      </w:r>
      <w:r w:rsidR="001A3644">
        <w:rPr>
          <w:rFonts w:ascii="Calibri" w:hAnsi="Calibri" w:cs="Calibri"/>
          <w:color w:val="212121"/>
          <w:lang w:eastAsia="en-GB"/>
        </w:rPr>
        <w:t>inform</w:t>
      </w:r>
      <w:r w:rsidR="0052766E">
        <w:rPr>
          <w:rFonts w:ascii="Calibri" w:hAnsi="Calibri" w:cs="Calibri"/>
          <w:color w:val="212121"/>
          <w:lang w:eastAsia="en-GB"/>
        </w:rPr>
        <w:t xml:space="preserve">, for example, </w:t>
      </w:r>
      <w:r w:rsidR="00654875">
        <w:rPr>
          <w:rFonts w:ascii="Calibri" w:hAnsi="Calibri" w:cs="Calibri"/>
          <w:color w:val="212121"/>
          <w:lang w:eastAsia="en-GB"/>
        </w:rPr>
        <w:t xml:space="preserve">whether interventions designed to minimise deaths in a certain time of year are </w:t>
      </w:r>
      <w:del w:id="3" w:author="Parks, Robbie M" w:date="2018-09-25T10:02:00Z">
        <w:r w:rsidR="00654875" w:rsidDel="00E36151">
          <w:rPr>
            <w:rFonts w:ascii="Calibri" w:hAnsi="Calibri" w:cs="Calibri"/>
            <w:color w:val="212121"/>
            <w:lang w:eastAsia="en-GB"/>
          </w:rPr>
          <w:delText>working</w:delText>
        </w:r>
      </w:del>
      <w:ins w:id="4" w:author="Parks, Robbie M" w:date="2018-09-25T10:02:00Z">
        <w:r w:rsidR="00E36151">
          <w:rPr>
            <w:rFonts w:ascii="Calibri" w:hAnsi="Calibri" w:cs="Calibri"/>
            <w:color w:val="212121"/>
            <w:lang w:eastAsia="en-GB"/>
          </w:rPr>
          <w:t>required</w:t>
        </w:r>
      </w:ins>
      <w:ins w:id="5" w:author="Parks, Robbie M" w:date="2018-09-25T10:23:00Z">
        <w:r w:rsidR="00AA1277">
          <w:rPr>
            <w:rFonts w:ascii="Calibri" w:hAnsi="Calibri" w:cs="Calibri"/>
            <w:color w:val="212121"/>
            <w:lang w:eastAsia="en-GB"/>
          </w:rPr>
          <w:t xml:space="preserve">, or whether existing </w:t>
        </w:r>
        <w:r w:rsidR="006B2FE0">
          <w:rPr>
            <w:rFonts w:ascii="Calibri" w:hAnsi="Calibri" w:cs="Calibri"/>
            <w:color w:val="212121"/>
            <w:lang w:eastAsia="en-GB"/>
          </w:rPr>
          <w:t xml:space="preserve">ones are </w:t>
        </w:r>
      </w:ins>
      <w:ins w:id="6" w:author="Parks, Robbie M" w:date="2018-09-25T10:24:00Z">
        <w:r w:rsidR="00933EF8">
          <w:rPr>
            <w:rFonts w:ascii="Calibri" w:hAnsi="Calibri" w:cs="Calibri"/>
            <w:color w:val="212121"/>
            <w:lang w:eastAsia="en-GB"/>
          </w:rPr>
          <w:t>effective</w:t>
        </w:r>
      </w:ins>
      <w:r w:rsidR="00654875">
        <w:rPr>
          <w:rFonts w:ascii="Calibri" w:hAnsi="Calibri" w:cs="Calibri"/>
          <w:color w:val="212121"/>
          <w:lang w:eastAsia="en-GB"/>
        </w:rPr>
        <w:t>.</w:t>
      </w:r>
      <w:r w:rsidR="00CE1AD3">
        <w:rPr>
          <w:rFonts w:ascii="Calibri" w:hAnsi="Calibri" w:cs="Calibri"/>
          <w:color w:val="212121"/>
          <w:lang w:eastAsia="en-GB"/>
        </w:rPr>
        <w:t xml:space="preserve"> The analysis may also</w:t>
      </w:r>
      <w:r w:rsidR="001A3644">
        <w:rPr>
          <w:rFonts w:ascii="Calibri" w:hAnsi="Calibri" w:cs="Calibri"/>
          <w:color w:val="212121"/>
          <w:lang w:eastAsia="en-GB"/>
        </w:rPr>
        <w:t>, indirectly,</w:t>
      </w:r>
      <w:r w:rsidR="00CE1AD3">
        <w:rPr>
          <w:rFonts w:ascii="Calibri" w:hAnsi="Calibri" w:cs="Calibri"/>
          <w:color w:val="212121"/>
          <w:lang w:eastAsia="en-GB"/>
        </w:rPr>
        <w:t xml:space="preserve"> inform whether large-scale changes in weather and climate </w:t>
      </w:r>
      <w:r w:rsidR="006C1E31">
        <w:rPr>
          <w:rFonts w:ascii="Calibri" w:hAnsi="Calibri" w:cs="Calibri"/>
          <w:color w:val="212121"/>
          <w:lang w:eastAsia="en-GB"/>
        </w:rPr>
        <w:t xml:space="preserve">might </w:t>
      </w:r>
      <w:r w:rsidR="001A3644">
        <w:rPr>
          <w:rFonts w:ascii="Calibri" w:hAnsi="Calibri" w:cs="Calibri"/>
          <w:color w:val="212121"/>
          <w:lang w:eastAsia="en-GB"/>
        </w:rPr>
        <w:t>influence</w:t>
      </w:r>
      <w:r w:rsidR="006C1E31">
        <w:rPr>
          <w:rFonts w:ascii="Calibri" w:hAnsi="Calibri" w:cs="Calibri"/>
          <w:color w:val="212121"/>
          <w:lang w:eastAsia="en-GB"/>
        </w:rPr>
        <w:t xml:space="preserve"> seasonality</w:t>
      </w:r>
      <w:r w:rsidR="00CE1AD3">
        <w:rPr>
          <w:rFonts w:ascii="Calibri" w:hAnsi="Calibri" w:cs="Calibri"/>
          <w:color w:val="212121"/>
          <w:lang w:eastAsia="en-GB"/>
        </w:rPr>
        <w:t>.</w:t>
      </w:r>
      <w:ins w:id="7" w:author="Parks, Robbie M" w:date="2018-09-25T10:04:00Z">
        <w:r w:rsidR="0082320B">
          <w:rPr>
            <w:rFonts w:ascii="Calibri" w:hAnsi="Calibri" w:cs="Calibri"/>
            <w:color w:val="212121"/>
            <w:lang w:eastAsia="en-GB"/>
          </w:rPr>
          <w:t xml:space="preserve"> </w:t>
        </w:r>
        <w:r w:rsidR="000C27F3">
          <w:rPr>
            <w:rFonts w:ascii="Calibri" w:hAnsi="Calibri" w:cs="Calibri"/>
            <w:color w:val="212121"/>
            <w:lang w:eastAsia="en-GB"/>
          </w:rPr>
          <w:t xml:space="preserve">Therefore, </w:t>
        </w:r>
        <w:r w:rsidR="0082320B">
          <w:rPr>
            <w:rFonts w:ascii="Calibri" w:hAnsi="Calibri" w:cs="Calibri"/>
            <w:color w:val="212121"/>
            <w:lang w:eastAsia="en-GB"/>
          </w:rPr>
          <w:t xml:space="preserve">understanding seasonality is important as it could help society understand who may be at risk </w:t>
        </w:r>
      </w:ins>
      <w:ins w:id="8" w:author="Parks, Robbie M" w:date="2018-09-25T10:09:00Z">
        <w:r w:rsidR="002E6817">
          <w:rPr>
            <w:rFonts w:ascii="Calibri" w:hAnsi="Calibri" w:cs="Calibri"/>
            <w:color w:val="212121"/>
            <w:lang w:eastAsia="en-GB"/>
          </w:rPr>
          <w:t xml:space="preserve">of death </w:t>
        </w:r>
      </w:ins>
      <w:ins w:id="9" w:author="Parks, Robbie M" w:date="2018-09-25T10:04:00Z">
        <w:r w:rsidR="0082320B">
          <w:rPr>
            <w:rFonts w:ascii="Calibri" w:hAnsi="Calibri" w:cs="Calibri"/>
            <w:color w:val="212121"/>
            <w:lang w:eastAsia="en-GB"/>
          </w:rPr>
          <w:t>and when.</w:t>
        </w:r>
      </w:ins>
    </w:p>
    <w:p w14:paraId="6CF3ACEF" w14:textId="31F25A98" w:rsidR="00584EA1" w:rsidRPr="00584EA1" w:rsidRDefault="00584EA1" w:rsidP="004C359E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Include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first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Get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gradually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following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5B3E2C82" w14:textId="3D499635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Don</w:t>
      </w:r>
      <w:r w:rsidR="003D7008">
        <w:rPr>
          <w:rFonts w:ascii="Arial Hebrew Scholar" w:eastAsia="Times New Roman" w:hAnsi="Arial Hebrew Scholar" w:cs="Arial Hebrew Scholar"/>
          <w:i/>
          <w:color w:val="212121"/>
          <w:lang w:eastAsia="en-GB"/>
        </w:rPr>
        <w:t>’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entire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;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instead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consider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details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know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these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facts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concisely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7B3E4F6A" w14:textId="77777777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simple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definitions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explanations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technical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terms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acronyms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0798DB2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2.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exact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research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question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did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set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out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answer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03823D22" w14:textId="77777777" w:rsidR="0082320B" w:rsidRDefault="00393759">
      <w:pPr>
        <w:shd w:val="clear" w:color="auto" w:fill="FFFFFF"/>
        <w:spacing w:before="100" w:beforeAutospacing="1" w:after="100" w:afterAutospacing="1"/>
        <w:jc w:val="both"/>
        <w:rPr>
          <w:ins w:id="10" w:author="Parks, Robbie M" w:date="2018-09-25T10:05:00Z"/>
          <w:rFonts w:ascii="Calibri" w:hAnsi="Calibri" w:cs="Calibri"/>
          <w:bCs/>
          <w:color w:val="212121"/>
          <w:lang w:eastAsia="en-GB"/>
        </w:rPr>
        <w:pPrChange w:id="11" w:author="Parks, Robbie M" w:date="2018-09-25T10:05:00Z">
          <w:pPr>
            <w:numPr>
              <w:numId w:val="2"/>
            </w:numPr>
            <w:shd w:val="clear" w:color="auto" w:fill="FFFFFF"/>
            <w:tabs>
              <w:tab w:val="num" w:pos="720"/>
            </w:tabs>
            <w:spacing w:before="100" w:beforeAutospacing="1" w:after="100" w:afterAutospacing="1"/>
            <w:ind w:left="720" w:hanging="360"/>
            <w:jc w:val="both"/>
          </w:pPr>
        </w:pPrChange>
      </w:pPr>
      <w:r>
        <w:rPr>
          <w:rFonts w:ascii="Calibri" w:hAnsi="Calibri" w:cs="Calibri"/>
          <w:bCs/>
          <w:color w:val="212121"/>
          <w:lang w:eastAsia="en-GB"/>
        </w:rPr>
        <w:t xml:space="preserve">We wanted to understand how seasonality of mortality </w:t>
      </w:r>
      <w:r w:rsidR="004F021C">
        <w:rPr>
          <w:rFonts w:ascii="Calibri" w:hAnsi="Calibri" w:cs="Calibri"/>
          <w:bCs/>
          <w:color w:val="212121"/>
          <w:lang w:eastAsia="en-GB"/>
        </w:rPr>
        <w:t xml:space="preserve">in the USA </w:t>
      </w:r>
      <w:r>
        <w:rPr>
          <w:rFonts w:ascii="Calibri" w:hAnsi="Calibri" w:cs="Calibri"/>
          <w:bCs/>
          <w:color w:val="212121"/>
          <w:lang w:eastAsia="en-GB"/>
        </w:rPr>
        <w:t xml:space="preserve">varies by sex,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age, medical </w:t>
      </w:r>
      <w:r w:rsidR="00110417">
        <w:rPr>
          <w:rFonts w:ascii="Calibri" w:hAnsi="Calibri" w:cs="Calibri"/>
          <w:bCs/>
          <w:color w:val="212121"/>
          <w:lang w:eastAsia="en-GB"/>
        </w:rPr>
        <w:t>cause of death and region</w:t>
      </w:r>
      <w:r>
        <w:rPr>
          <w:rFonts w:ascii="Calibri" w:hAnsi="Calibri" w:cs="Calibri"/>
          <w:bCs/>
          <w:color w:val="212121"/>
          <w:lang w:eastAsia="en-GB"/>
        </w:rPr>
        <w:t xml:space="preserve">. </w:t>
      </w:r>
      <w:r w:rsidR="0013723F">
        <w:rPr>
          <w:rFonts w:ascii="Calibri" w:hAnsi="Calibri" w:cs="Calibri"/>
          <w:bCs/>
          <w:color w:val="212121"/>
          <w:lang w:eastAsia="en-GB"/>
        </w:rPr>
        <w:t xml:space="preserve">Moreover, we aimed to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assess if and </w:t>
      </w:r>
      <w:r w:rsidR="000E735E">
        <w:rPr>
          <w:rFonts w:ascii="Calibri" w:hAnsi="Calibri" w:cs="Calibri"/>
          <w:bCs/>
          <w:color w:val="212121"/>
          <w:lang w:eastAsia="en-GB"/>
        </w:rPr>
        <w:t>how seasonality of mortality</w:t>
      </w:r>
      <w:r>
        <w:rPr>
          <w:rFonts w:ascii="Calibri" w:hAnsi="Calibri" w:cs="Calibri"/>
          <w:bCs/>
          <w:color w:val="212121"/>
          <w:lang w:eastAsia="en-GB"/>
        </w:rPr>
        <w:t xml:space="preserve"> ha</w:t>
      </w:r>
      <w:r w:rsidR="001A3644">
        <w:rPr>
          <w:rFonts w:ascii="Calibri" w:hAnsi="Calibri" w:cs="Calibri"/>
          <w:bCs/>
          <w:color w:val="212121"/>
          <w:lang w:eastAsia="en-GB"/>
        </w:rPr>
        <w:t>s</w:t>
      </w:r>
      <w:r>
        <w:rPr>
          <w:rFonts w:ascii="Calibri" w:hAnsi="Calibri" w:cs="Calibri"/>
          <w:bCs/>
          <w:color w:val="212121"/>
          <w:lang w:eastAsia="en-GB"/>
        </w:rPr>
        <w:t xml:space="preserve"> </w:t>
      </w:r>
      <w:r w:rsidR="001A3644">
        <w:rPr>
          <w:rFonts w:ascii="Calibri" w:hAnsi="Calibri" w:cs="Calibri"/>
          <w:bCs/>
          <w:color w:val="212121"/>
          <w:lang w:eastAsia="en-GB"/>
        </w:rPr>
        <w:t>changed over a period of decades</w:t>
      </w:r>
      <w:r>
        <w:rPr>
          <w:rFonts w:ascii="Calibri" w:hAnsi="Calibri" w:cs="Calibri"/>
          <w:bCs/>
          <w:color w:val="212121"/>
          <w:lang w:eastAsia="en-GB"/>
        </w:rPr>
        <w:t>.</w:t>
      </w:r>
      <w:ins w:id="12" w:author="Parks, Robbie M" w:date="2018-09-25T10:05:00Z">
        <w:r w:rsidR="0082320B" w:rsidDel="0082320B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</w:ins>
    </w:p>
    <w:p w14:paraId="723DA6A0" w14:textId="367006A9" w:rsidR="00584EA1" w:rsidRPr="00584EA1" w:rsidRDefault="00584EA1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  <w:pPrChange w:id="13" w:author="Parks, Robbie M" w:date="2018-09-25T10:05:00Z">
          <w:pPr>
            <w:numPr>
              <w:numId w:val="2"/>
            </w:numPr>
            <w:shd w:val="clear" w:color="auto" w:fill="FFFFFF"/>
            <w:tabs>
              <w:tab w:val="num" w:pos="720"/>
            </w:tabs>
            <w:spacing w:before="100" w:beforeAutospacing="1" w:after="100" w:afterAutospacing="1"/>
            <w:ind w:left="720" w:hanging="360"/>
            <w:jc w:val="both"/>
          </w:pPr>
        </w:pPrChange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context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making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wanted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build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upon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previous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2CFA513" w14:textId="38DFAE52" w:rsidR="00393759" w:rsidRPr="00584EA1" w:rsidRDefault="00584EA1" w:rsidP="0039375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important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people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whether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?).</w:t>
      </w:r>
    </w:p>
    <w:p w14:paraId="019FD29D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3.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most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important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100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0F9B076" w14:textId="57BCC029" w:rsidR="0073435F" w:rsidRPr="00271A08" w:rsidRDefault="006B1A17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find that there are differences in the way that 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deaths are distributed in the year </w:t>
      </w:r>
      <w:r w:rsidR="00BF3619">
        <w:rPr>
          <w:rFonts w:ascii="Calibri" w:hAnsi="Calibri" w:cs="Calibri"/>
          <w:bCs/>
          <w:color w:val="212121"/>
          <w:lang w:eastAsia="en-GB"/>
        </w:rPr>
        <w:t xml:space="preserve">in relation to </w:t>
      </w:r>
      <w:r w:rsidR="00613622">
        <w:rPr>
          <w:rFonts w:ascii="Calibri" w:hAnsi="Calibri" w:cs="Calibri"/>
          <w:bCs/>
          <w:color w:val="212121"/>
          <w:lang w:eastAsia="en-GB"/>
        </w:rPr>
        <w:t>age and sex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. For example, while overall deaths in a year are highest in winter and lowest in summer, 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young men died by a greater amount in summer </w:t>
      </w:r>
      <w:r w:rsidR="00BF3619">
        <w:rPr>
          <w:rFonts w:ascii="Calibri" w:hAnsi="Calibri" w:cs="Calibri"/>
          <w:bCs/>
          <w:color w:val="212121"/>
          <w:lang w:eastAsia="en-GB"/>
        </w:rPr>
        <w:t>compared to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winter</w:t>
      </w:r>
      <w:r w:rsidR="00BF3619">
        <w:rPr>
          <w:rFonts w:ascii="Calibri" w:hAnsi="Calibri" w:cs="Calibri"/>
          <w:bCs/>
          <w:color w:val="212121"/>
          <w:lang w:eastAsia="en-GB"/>
        </w:rPr>
        <w:t>, which is different from patterns in young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women.</w:t>
      </w:r>
      <w:ins w:id="14" w:author="Ezzati, Majid" w:date="2018-09-24T10:36:00Z">
        <w:r w:rsidR="00BF3619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  <w:del w:id="15" w:author="Parks, Robbie M" w:date="2018-09-25T10:11:00Z">
          <w:r w:rsidR="00BF3619" w:rsidDel="001F5100">
            <w:rPr>
              <w:rFonts w:ascii="Calibri" w:hAnsi="Calibri" w:cs="Calibri"/>
              <w:bCs/>
              <w:color w:val="212121"/>
              <w:lang w:eastAsia="en-GB"/>
            </w:rPr>
            <w:delText>[[[I would say something here on shrinking vs. not shrinking seasonal difference over time, at the extreme disappearing in under fives]]]</w:delText>
          </w:r>
        </w:del>
      </w:ins>
      <w:ins w:id="16" w:author="Parks, Robbie M" w:date="2018-09-25T10:11:00Z"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The difference between maximum and minimum </w:t>
        </w:r>
      </w:ins>
      <w:ins w:id="17" w:author="Parks, Robbie M" w:date="2018-09-25T10:13:00Z">
        <w:r w:rsidR="000404A4">
          <w:rPr>
            <w:rFonts w:ascii="Calibri" w:hAnsi="Calibri" w:cs="Calibri"/>
            <w:bCs/>
            <w:color w:val="212121"/>
            <w:lang w:eastAsia="en-GB"/>
          </w:rPr>
          <w:t>number of deaths</w:t>
        </w:r>
      </w:ins>
      <w:ins w:id="18" w:author="Parks, Robbie M" w:date="2018-09-25T10:11:00Z"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 within a </w:t>
        </w:r>
        <w:r w:rsidR="001F5100">
          <w:rPr>
            <w:rFonts w:ascii="Calibri" w:hAnsi="Calibri" w:cs="Calibri"/>
            <w:bCs/>
            <w:color w:val="212121"/>
            <w:lang w:eastAsia="en-GB"/>
          </w:rPr>
          <w:lastRenderedPageBreak/>
          <w:t xml:space="preserve">year for </w:t>
        </w:r>
        <w:proofErr w:type="spellStart"/>
        <w:proofErr w:type="gramStart"/>
        <w:r w:rsidR="001F5100">
          <w:rPr>
            <w:rFonts w:ascii="Calibri" w:hAnsi="Calibri" w:cs="Calibri"/>
            <w:bCs/>
            <w:color w:val="212121"/>
            <w:lang w:eastAsia="en-GB"/>
          </w:rPr>
          <w:t>under</w:t>
        </w:r>
        <w:proofErr w:type="gramEnd"/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 fives</w:t>
        </w:r>
        <w:proofErr w:type="spellEnd"/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 has largely disappeared</w:t>
        </w:r>
      </w:ins>
      <w:ins w:id="19" w:author="Parks, Robbie M" w:date="2018-09-25T10:12:00Z"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, </w:t>
        </w:r>
        <w:commentRangeStart w:id="20"/>
        <w:r w:rsidR="001F5100">
          <w:rPr>
            <w:rFonts w:ascii="Calibri" w:hAnsi="Calibri" w:cs="Calibri"/>
            <w:bCs/>
            <w:color w:val="212121"/>
            <w:lang w:eastAsia="en-GB"/>
          </w:rPr>
          <w:t>while</w:t>
        </w:r>
      </w:ins>
      <w:ins w:id="21" w:author="Parks, Robbie M" w:date="2018-09-25T10:13:00Z">
        <w:r w:rsidR="000459B7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</w:ins>
      <w:ins w:id="22" w:author="Parks, Robbie M" w:date="2018-09-25T10:14:00Z">
        <w:r w:rsidR="000404A4">
          <w:rPr>
            <w:rFonts w:ascii="Calibri" w:hAnsi="Calibri" w:cs="Calibri"/>
            <w:bCs/>
            <w:color w:val="212121"/>
            <w:lang w:eastAsia="en-GB"/>
          </w:rPr>
          <w:t>changing little</w:t>
        </w:r>
      </w:ins>
      <w:ins w:id="23" w:author="Parks, Robbie M" w:date="2018-09-25T10:13:00Z">
        <w:r w:rsidR="000404A4">
          <w:rPr>
            <w:rFonts w:ascii="Calibri" w:hAnsi="Calibri" w:cs="Calibri"/>
            <w:bCs/>
            <w:color w:val="212121"/>
            <w:lang w:eastAsia="en-GB"/>
          </w:rPr>
          <w:t xml:space="preserve"> for those</w:t>
        </w:r>
        <w:r w:rsidR="000459B7">
          <w:rPr>
            <w:rFonts w:ascii="Calibri" w:hAnsi="Calibri" w:cs="Calibri"/>
            <w:bCs/>
            <w:color w:val="212121"/>
            <w:lang w:eastAsia="en-GB"/>
          </w:rPr>
          <w:t xml:space="preserve"> older than 45 years of age</w:t>
        </w:r>
      </w:ins>
      <w:commentRangeEnd w:id="20"/>
      <w:r w:rsidR="004E194D">
        <w:rPr>
          <w:rStyle w:val="CommentReference"/>
        </w:rPr>
        <w:commentReference w:id="20"/>
      </w:r>
      <w:ins w:id="24" w:author="Parks, Robbie M" w:date="2018-09-25T10:13:00Z">
        <w:r w:rsidR="000459B7">
          <w:rPr>
            <w:rFonts w:ascii="Calibri" w:hAnsi="Calibri" w:cs="Calibri"/>
            <w:bCs/>
            <w:color w:val="212121"/>
            <w:lang w:eastAsia="en-GB"/>
          </w:rPr>
          <w:t>.</w:t>
        </w:r>
      </w:ins>
      <w:r w:rsidR="00E11460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0337E7">
        <w:rPr>
          <w:rFonts w:ascii="Calibri" w:hAnsi="Calibri" w:cs="Calibri"/>
          <w:bCs/>
          <w:color w:val="212121"/>
          <w:lang w:eastAsia="en-GB"/>
        </w:rPr>
        <w:t xml:space="preserve">When comparing </w:t>
      </w:r>
      <w:r w:rsidR="00225177">
        <w:rPr>
          <w:rFonts w:ascii="Calibri" w:hAnsi="Calibri" w:cs="Calibri"/>
          <w:bCs/>
          <w:color w:val="212121"/>
          <w:lang w:eastAsia="en-GB"/>
        </w:rPr>
        <w:t xml:space="preserve">climatically-varying </w:t>
      </w:r>
      <w:r w:rsidR="000337E7">
        <w:rPr>
          <w:rFonts w:ascii="Calibri" w:hAnsi="Calibri" w:cs="Calibri"/>
          <w:bCs/>
          <w:color w:val="212121"/>
          <w:lang w:eastAsia="en-GB"/>
        </w:rPr>
        <w:t>regions, the difference between maximum and mi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nimum deaths, as well as the timing in the year, </w:t>
      </w:r>
      <w:r w:rsidR="000337E7">
        <w:rPr>
          <w:rFonts w:ascii="Calibri" w:hAnsi="Calibri" w:cs="Calibri"/>
          <w:bCs/>
          <w:color w:val="212121"/>
          <w:lang w:eastAsia="en-GB"/>
        </w:rPr>
        <w:t>was generally the same,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 and was not changing over time</w:t>
      </w:r>
      <w:r w:rsidR="00B910B8">
        <w:rPr>
          <w:rFonts w:ascii="Calibri" w:hAnsi="Calibri" w:cs="Calibri"/>
          <w:bCs/>
          <w:color w:val="212121"/>
          <w:lang w:eastAsia="en-GB"/>
        </w:rPr>
        <w:t xml:space="preserve">. </w:t>
      </w:r>
    </w:p>
    <w:p w14:paraId="6B5F7D8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Focus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highlighted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title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abstract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paper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960134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describe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methodology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two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05D0E284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Always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species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type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organism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studied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mutant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mice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fruit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flies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human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kidney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160434C6" w14:textId="23753F7C" w:rsidR="008A711E" w:rsidRDefault="00584EA1" w:rsidP="008A711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4.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might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eventually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from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study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,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before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achieve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these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38B915E5" w14:textId="0058DBB1" w:rsidR="00745039" w:rsidRPr="00745039" w:rsidRDefault="00F60439" w:rsidP="008A711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Making clear the </w:t>
      </w:r>
      <w:r w:rsidR="002D3ABF">
        <w:rPr>
          <w:rFonts w:ascii="Calibri" w:hAnsi="Calibri" w:cs="Calibri"/>
          <w:bCs/>
          <w:color w:val="212121"/>
          <w:lang w:eastAsia="en-GB"/>
        </w:rPr>
        <w:t>differences</w:t>
      </w:r>
      <w:r>
        <w:rPr>
          <w:rFonts w:ascii="Calibri" w:hAnsi="Calibri" w:cs="Calibri"/>
          <w:bCs/>
          <w:color w:val="212121"/>
          <w:lang w:eastAsia="en-GB"/>
        </w:rPr>
        <w:t xml:space="preserve"> in seasonality of death counts in different age groups, sexes, locations, and</w:t>
      </w:r>
      <w:r w:rsidR="00FE0747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causes of death helps highlight those with greatest variation in deaths throughout the year. This may help decision makers, for example, to understand whether targeted interventions, </w:t>
      </w:r>
      <w:r w:rsidR="00A26FA8">
        <w:rPr>
          <w:rFonts w:ascii="Calibri" w:hAnsi="Calibri" w:cs="Calibri"/>
          <w:bCs/>
          <w:color w:val="212121"/>
          <w:lang w:eastAsia="en-GB"/>
        </w:rPr>
        <w:t>such</w:t>
      </w:r>
      <w:ins w:id="25" w:author="umahx99" w:date="2018-09-25T10:46:00Z">
        <w:r w:rsidR="004E194D">
          <w:rPr>
            <w:rFonts w:ascii="Calibri" w:hAnsi="Calibri" w:cs="Calibri"/>
            <w:bCs/>
            <w:color w:val="212121"/>
            <w:lang w:eastAsia="en-GB"/>
          </w:rPr>
          <w:t xml:space="preserve"> as</w:t>
        </w:r>
      </w:ins>
      <w:r w:rsidR="00A26FA8">
        <w:rPr>
          <w:rFonts w:ascii="Calibri" w:hAnsi="Calibri" w:cs="Calibri"/>
          <w:bCs/>
          <w:color w:val="212121"/>
          <w:lang w:eastAsia="en-GB"/>
        </w:rPr>
        <w:t xml:space="preserve"> </w:t>
      </w:r>
      <w:del w:id="26" w:author="Parks, Robbie M" w:date="2018-09-25T10:17:00Z">
        <w:r w:rsidR="00A26FA8" w:rsidDel="00E1315F">
          <w:rPr>
            <w:rFonts w:ascii="Calibri" w:hAnsi="Calibri" w:cs="Calibri"/>
            <w:bCs/>
            <w:color w:val="212121"/>
            <w:lang w:eastAsia="en-GB"/>
          </w:rPr>
          <w:delText xml:space="preserve">as </w:delText>
        </w:r>
        <w:r w:rsidDel="00E1315F">
          <w:rPr>
            <w:rFonts w:ascii="Calibri" w:hAnsi="Calibri" w:cs="Calibri"/>
            <w:bCs/>
            <w:color w:val="212121"/>
            <w:lang w:eastAsia="en-GB"/>
          </w:rPr>
          <w:delText>the flu vaccine</w:delText>
        </w:r>
        <w:r w:rsidR="00A26FA8" w:rsidDel="00E1315F">
          <w:rPr>
            <w:rFonts w:ascii="Calibri" w:hAnsi="Calibri" w:cs="Calibri"/>
            <w:bCs/>
            <w:color w:val="212121"/>
            <w:lang w:eastAsia="en-GB"/>
          </w:rPr>
          <w:delText xml:space="preserve"> or public health weather warnings</w:delText>
        </w:r>
      </w:del>
      <w:ins w:id="27" w:author="Parks, Robbie M" w:date="2018-09-25T10:17:00Z">
        <w:r w:rsidR="00E1315F">
          <w:rPr>
            <w:rFonts w:ascii="Calibri" w:hAnsi="Calibri" w:cs="Calibri"/>
            <w:bCs/>
            <w:color w:val="212121"/>
            <w:lang w:eastAsia="en-GB"/>
          </w:rPr>
          <w:t xml:space="preserve">provision of better insulation of homes or hands-free </w:t>
        </w:r>
      </w:ins>
      <w:ins w:id="28" w:author="Parks, Robbie M" w:date="2018-09-25T10:18:00Z">
        <w:r w:rsidR="00E1315F">
          <w:rPr>
            <w:rFonts w:ascii="Calibri" w:hAnsi="Calibri" w:cs="Calibri"/>
            <w:bCs/>
            <w:color w:val="212121"/>
            <w:lang w:eastAsia="en-GB"/>
          </w:rPr>
          <w:t>communication devices for isolated vulnerable groups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are </w:t>
      </w:r>
      <w:r>
        <w:rPr>
          <w:rFonts w:ascii="Calibri" w:hAnsi="Calibri" w:cs="Calibri"/>
          <w:bCs/>
          <w:color w:val="212121"/>
          <w:lang w:eastAsia="en-GB"/>
        </w:rPr>
        <w:t xml:space="preserve">working </w:t>
      </w:r>
      <w:ins w:id="29" w:author="Parks, Robbie M" w:date="2018-09-25T10:18:00Z">
        <w:r w:rsidR="00E1315F">
          <w:rPr>
            <w:rFonts w:ascii="Calibri" w:hAnsi="Calibri" w:cs="Calibri"/>
            <w:bCs/>
            <w:color w:val="212121"/>
            <w:lang w:eastAsia="en-GB"/>
          </w:rPr>
          <w:t xml:space="preserve">or necessary 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to alleviate </w:t>
      </w:r>
      <w:r w:rsidR="007843CC">
        <w:rPr>
          <w:rFonts w:ascii="Calibri" w:hAnsi="Calibri" w:cs="Calibri"/>
          <w:bCs/>
          <w:color w:val="212121"/>
          <w:lang w:eastAsia="en-GB"/>
        </w:rPr>
        <w:t>seasonal</w:t>
      </w:r>
      <w:r>
        <w:rPr>
          <w:rFonts w:ascii="Calibri" w:hAnsi="Calibri" w:cs="Calibri"/>
          <w:bCs/>
          <w:color w:val="212121"/>
          <w:lang w:eastAsia="en-GB"/>
        </w:rPr>
        <w:t xml:space="preserve"> deaths. </w:t>
      </w:r>
      <w:ins w:id="30" w:author="Parks, Robbie M" w:date="2018-09-25T10:21:00Z">
        <w:r w:rsidR="00C80ACB">
          <w:rPr>
            <w:rFonts w:ascii="Calibri" w:hAnsi="Calibri" w:cs="Calibri"/>
            <w:bCs/>
            <w:color w:val="212121"/>
            <w:lang w:eastAsia="en-GB"/>
          </w:rPr>
          <w:t xml:space="preserve">As the population ages, interventions </w:t>
        </w:r>
      </w:ins>
      <w:ins w:id="31" w:author="Parks, Robbie M" w:date="2018-09-25T10:22:00Z">
        <w:r w:rsidR="00C80ACB">
          <w:rPr>
            <w:rFonts w:ascii="Calibri" w:hAnsi="Calibri" w:cs="Calibri"/>
            <w:bCs/>
            <w:color w:val="212121"/>
            <w:lang w:eastAsia="en-GB"/>
          </w:rPr>
          <w:t xml:space="preserve">like these </w:t>
        </w:r>
      </w:ins>
      <w:ins w:id="32" w:author="Parks, Robbie M" w:date="2018-09-25T10:21:00Z">
        <w:r w:rsidR="00C80ACB">
          <w:rPr>
            <w:rFonts w:ascii="Calibri" w:hAnsi="Calibri" w:cs="Calibri"/>
            <w:bCs/>
            <w:color w:val="212121"/>
            <w:lang w:eastAsia="en-GB"/>
          </w:rPr>
          <w:t>will continue to be important</w:t>
        </w:r>
        <w:r w:rsidR="00D62EA8">
          <w:rPr>
            <w:rFonts w:ascii="Calibri" w:hAnsi="Calibri" w:cs="Calibri"/>
            <w:bCs/>
            <w:color w:val="212121"/>
            <w:lang w:eastAsia="en-GB"/>
          </w:rPr>
          <w:t>.</w:t>
        </w:r>
      </w:ins>
    </w:p>
    <w:p w14:paraId="2DB41262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Think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beyond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immediate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research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benefit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society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patients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environment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70321769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Avoid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hype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exaggeration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about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fundamental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process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living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relevant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careful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imminently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treatments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CB900DE" w14:textId="77777777" w:rsidR="00584EA1" w:rsidRPr="00C93A05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i/>
          <w:color w:val="212121"/>
          <w:lang w:eastAsia="en-GB"/>
        </w:rPr>
      </w:pPr>
      <w:r w:rsidRPr="00C93A05">
        <w:rPr>
          <w:rFonts w:ascii="Calibri" w:eastAsia="Calibri" w:hAnsi="Calibri" w:cs="Calibri"/>
          <w:i/>
          <w:color w:val="212121"/>
          <w:lang w:eastAsia="en-GB"/>
        </w:rPr>
        <w:t>After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answered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general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instructions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tips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under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each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edit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.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ask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someone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from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outside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such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friend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non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scientific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help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identify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unclear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lacking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detail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.</w:t>
      </w:r>
    </w:p>
    <w:p w14:paraId="706329E0" w14:textId="77777777" w:rsidR="00433EDB" w:rsidRPr="00B8337E" w:rsidRDefault="00433EDB" w:rsidP="00B8337E">
      <w:pPr>
        <w:jc w:val="both"/>
        <w:rPr>
          <w:rFonts w:ascii="Arial Hebrew Scholar" w:hAnsi="Arial Hebrew Scholar" w:cs="Arial Hebrew Scholar"/>
        </w:rPr>
      </w:pPr>
    </w:p>
    <w:sectPr w:rsidR="00433EDB" w:rsidRPr="00B8337E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0" w:author="umahx99" w:date="2018-09-25T10:45:00Z" w:initials="u">
    <w:p w14:paraId="776CD5A6" w14:textId="55E65507" w:rsidR="004E194D" w:rsidRDefault="004E194D">
      <w:pPr>
        <w:pStyle w:val="CommentText"/>
      </w:pPr>
      <w:r>
        <w:rPr>
          <w:rStyle w:val="CommentReference"/>
        </w:rPr>
        <w:annotationRef/>
      </w:r>
      <w:r>
        <w:t>What happens to the 5-45s?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Hebrew Scholar">
    <w:altName w:val="Times New Roman"/>
    <w:charset w:val="B1"/>
    <w:family w:val="auto"/>
    <w:pitch w:val="variable"/>
    <w:sig w:usb0="00000000" w:usb1="40002002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34473"/>
    <w:multiLevelType w:val="multilevel"/>
    <w:tmpl w:val="6E0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B9299D"/>
    <w:multiLevelType w:val="multilevel"/>
    <w:tmpl w:val="50F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696AA8"/>
    <w:multiLevelType w:val="multilevel"/>
    <w:tmpl w:val="F52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29D4CFF"/>
    <w:multiLevelType w:val="multilevel"/>
    <w:tmpl w:val="40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A1"/>
    <w:rsid w:val="0000461D"/>
    <w:rsid w:val="000337E7"/>
    <w:rsid w:val="0003657E"/>
    <w:rsid w:val="00036FFA"/>
    <w:rsid w:val="000404A4"/>
    <w:rsid w:val="00043B19"/>
    <w:rsid w:val="000450BD"/>
    <w:rsid w:val="000459B7"/>
    <w:rsid w:val="0004691D"/>
    <w:rsid w:val="00047058"/>
    <w:rsid w:val="000544A3"/>
    <w:rsid w:val="00054AE8"/>
    <w:rsid w:val="0006422D"/>
    <w:rsid w:val="00065EAB"/>
    <w:rsid w:val="00066C53"/>
    <w:rsid w:val="00074902"/>
    <w:rsid w:val="0008003B"/>
    <w:rsid w:val="0008315C"/>
    <w:rsid w:val="000839BE"/>
    <w:rsid w:val="00083B1A"/>
    <w:rsid w:val="000870BD"/>
    <w:rsid w:val="00094337"/>
    <w:rsid w:val="00097832"/>
    <w:rsid w:val="000A0552"/>
    <w:rsid w:val="000A248F"/>
    <w:rsid w:val="000A67D2"/>
    <w:rsid w:val="000B0D4A"/>
    <w:rsid w:val="000B6495"/>
    <w:rsid w:val="000B68BB"/>
    <w:rsid w:val="000B7625"/>
    <w:rsid w:val="000C27F3"/>
    <w:rsid w:val="000C7277"/>
    <w:rsid w:val="000D3BBB"/>
    <w:rsid w:val="000E45ED"/>
    <w:rsid w:val="000E735E"/>
    <w:rsid w:val="0010038C"/>
    <w:rsid w:val="001075D5"/>
    <w:rsid w:val="00110417"/>
    <w:rsid w:val="00132C6C"/>
    <w:rsid w:val="0013723F"/>
    <w:rsid w:val="001463B4"/>
    <w:rsid w:val="00152DFD"/>
    <w:rsid w:val="00156FC7"/>
    <w:rsid w:val="00161E98"/>
    <w:rsid w:val="001630CE"/>
    <w:rsid w:val="001667BC"/>
    <w:rsid w:val="00166F8C"/>
    <w:rsid w:val="001672B6"/>
    <w:rsid w:val="00167BD7"/>
    <w:rsid w:val="001767A0"/>
    <w:rsid w:val="00176AB2"/>
    <w:rsid w:val="00183ED4"/>
    <w:rsid w:val="001928EC"/>
    <w:rsid w:val="00196473"/>
    <w:rsid w:val="001A1F00"/>
    <w:rsid w:val="001A3644"/>
    <w:rsid w:val="001A39E7"/>
    <w:rsid w:val="001B0EFF"/>
    <w:rsid w:val="001B23D1"/>
    <w:rsid w:val="001B3A23"/>
    <w:rsid w:val="001B4B02"/>
    <w:rsid w:val="001B55EF"/>
    <w:rsid w:val="001C3326"/>
    <w:rsid w:val="001C613C"/>
    <w:rsid w:val="001C6F04"/>
    <w:rsid w:val="001C7628"/>
    <w:rsid w:val="001D109C"/>
    <w:rsid w:val="001D547C"/>
    <w:rsid w:val="001E163F"/>
    <w:rsid w:val="001E4959"/>
    <w:rsid w:val="001F0FFF"/>
    <w:rsid w:val="001F21EA"/>
    <w:rsid w:val="001F5100"/>
    <w:rsid w:val="001F7D80"/>
    <w:rsid w:val="002006A8"/>
    <w:rsid w:val="0020168A"/>
    <w:rsid w:val="002030EB"/>
    <w:rsid w:val="00211495"/>
    <w:rsid w:val="00220346"/>
    <w:rsid w:val="00220897"/>
    <w:rsid w:val="00220C4B"/>
    <w:rsid w:val="00221B31"/>
    <w:rsid w:val="00222996"/>
    <w:rsid w:val="002231AC"/>
    <w:rsid w:val="00225177"/>
    <w:rsid w:val="00242A2D"/>
    <w:rsid w:val="002500AE"/>
    <w:rsid w:val="00251A8B"/>
    <w:rsid w:val="00255519"/>
    <w:rsid w:val="002558E8"/>
    <w:rsid w:val="0026033D"/>
    <w:rsid w:val="00260B02"/>
    <w:rsid w:val="00262880"/>
    <w:rsid w:val="002718D5"/>
    <w:rsid w:val="00271A08"/>
    <w:rsid w:val="00276AEC"/>
    <w:rsid w:val="00282A2A"/>
    <w:rsid w:val="0029006F"/>
    <w:rsid w:val="00296A5E"/>
    <w:rsid w:val="00296CA9"/>
    <w:rsid w:val="00297AC0"/>
    <w:rsid w:val="002A3BB4"/>
    <w:rsid w:val="002A587E"/>
    <w:rsid w:val="002A7107"/>
    <w:rsid w:val="002B1609"/>
    <w:rsid w:val="002B71F8"/>
    <w:rsid w:val="002C47B0"/>
    <w:rsid w:val="002C725D"/>
    <w:rsid w:val="002D3ABF"/>
    <w:rsid w:val="002D7E35"/>
    <w:rsid w:val="002E05E6"/>
    <w:rsid w:val="002E5CE9"/>
    <w:rsid w:val="002E6817"/>
    <w:rsid w:val="002F489D"/>
    <w:rsid w:val="002F4DC5"/>
    <w:rsid w:val="00303AC5"/>
    <w:rsid w:val="00303C84"/>
    <w:rsid w:val="00306685"/>
    <w:rsid w:val="0031127E"/>
    <w:rsid w:val="00315E15"/>
    <w:rsid w:val="00334B66"/>
    <w:rsid w:val="00346FCE"/>
    <w:rsid w:val="00351F3A"/>
    <w:rsid w:val="00361DD6"/>
    <w:rsid w:val="003664AF"/>
    <w:rsid w:val="00366CF7"/>
    <w:rsid w:val="003673C8"/>
    <w:rsid w:val="00367F0A"/>
    <w:rsid w:val="00373464"/>
    <w:rsid w:val="0037408F"/>
    <w:rsid w:val="00376B34"/>
    <w:rsid w:val="00380602"/>
    <w:rsid w:val="00383AF4"/>
    <w:rsid w:val="00393759"/>
    <w:rsid w:val="00394CE3"/>
    <w:rsid w:val="0039751B"/>
    <w:rsid w:val="003A3A3F"/>
    <w:rsid w:val="003C153C"/>
    <w:rsid w:val="003D2A73"/>
    <w:rsid w:val="003D5A57"/>
    <w:rsid w:val="003D7008"/>
    <w:rsid w:val="003E207C"/>
    <w:rsid w:val="003F22B3"/>
    <w:rsid w:val="003F4C4D"/>
    <w:rsid w:val="004018CB"/>
    <w:rsid w:val="004022B7"/>
    <w:rsid w:val="00402D6F"/>
    <w:rsid w:val="004060EF"/>
    <w:rsid w:val="00430B59"/>
    <w:rsid w:val="0043246A"/>
    <w:rsid w:val="00433EDB"/>
    <w:rsid w:val="004358E7"/>
    <w:rsid w:val="00437E72"/>
    <w:rsid w:val="00445E5A"/>
    <w:rsid w:val="00466460"/>
    <w:rsid w:val="00473FE3"/>
    <w:rsid w:val="00477900"/>
    <w:rsid w:val="00484E1E"/>
    <w:rsid w:val="004900CC"/>
    <w:rsid w:val="004933FA"/>
    <w:rsid w:val="00497BA7"/>
    <w:rsid w:val="004A39A8"/>
    <w:rsid w:val="004A5369"/>
    <w:rsid w:val="004B0C13"/>
    <w:rsid w:val="004B2C9E"/>
    <w:rsid w:val="004B5A7D"/>
    <w:rsid w:val="004B660A"/>
    <w:rsid w:val="004C140E"/>
    <w:rsid w:val="004C3449"/>
    <w:rsid w:val="004C359E"/>
    <w:rsid w:val="004C3E42"/>
    <w:rsid w:val="004D77E6"/>
    <w:rsid w:val="004E194D"/>
    <w:rsid w:val="004E36B5"/>
    <w:rsid w:val="004E3F16"/>
    <w:rsid w:val="004E7B07"/>
    <w:rsid w:val="004F021C"/>
    <w:rsid w:val="004F1615"/>
    <w:rsid w:val="004F404D"/>
    <w:rsid w:val="004F60F9"/>
    <w:rsid w:val="004F7FD8"/>
    <w:rsid w:val="005028B3"/>
    <w:rsid w:val="005041A9"/>
    <w:rsid w:val="00506AF4"/>
    <w:rsid w:val="00512B93"/>
    <w:rsid w:val="005130C5"/>
    <w:rsid w:val="00517B2E"/>
    <w:rsid w:val="0052766E"/>
    <w:rsid w:val="00540B2C"/>
    <w:rsid w:val="00545AD3"/>
    <w:rsid w:val="005546F4"/>
    <w:rsid w:val="0055527C"/>
    <w:rsid w:val="005556EB"/>
    <w:rsid w:val="00561F2E"/>
    <w:rsid w:val="00565475"/>
    <w:rsid w:val="00565B41"/>
    <w:rsid w:val="005758C0"/>
    <w:rsid w:val="00577AC5"/>
    <w:rsid w:val="00580AC3"/>
    <w:rsid w:val="005841AF"/>
    <w:rsid w:val="00584EA1"/>
    <w:rsid w:val="00585742"/>
    <w:rsid w:val="0059276B"/>
    <w:rsid w:val="0059357D"/>
    <w:rsid w:val="00594F9B"/>
    <w:rsid w:val="005A09B0"/>
    <w:rsid w:val="005A12AE"/>
    <w:rsid w:val="005A6FBD"/>
    <w:rsid w:val="005B1ED4"/>
    <w:rsid w:val="005B3BA8"/>
    <w:rsid w:val="005B3E87"/>
    <w:rsid w:val="005B3F95"/>
    <w:rsid w:val="005B5156"/>
    <w:rsid w:val="005B6ADA"/>
    <w:rsid w:val="005D61B1"/>
    <w:rsid w:val="005D7DA3"/>
    <w:rsid w:val="005E1EC7"/>
    <w:rsid w:val="005E4D7D"/>
    <w:rsid w:val="005E57C1"/>
    <w:rsid w:val="005F34A4"/>
    <w:rsid w:val="005F3963"/>
    <w:rsid w:val="005F5217"/>
    <w:rsid w:val="005F6088"/>
    <w:rsid w:val="00601F4E"/>
    <w:rsid w:val="0061042C"/>
    <w:rsid w:val="0061190A"/>
    <w:rsid w:val="006124E6"/>
    <w:rsid w:val="00613622"/>
    <w:rsid w:val="00615C18"/>
    <w:rsid w:val="00626D2D"/>
    <w:rsid w:val="00631DE6"/>
    <w:rsid w:val="00634114"/>
    <w:rsid w:val="00635C00"/>
    <w:rsid w:val="00641AF0"/>
    <w:rsid w:val="00654679"/>
    <w:rsid w:val="00654875"/>
    <w:rsid w:val="00661342"/>
    <w:rsid w:val="006633AD"/>
    <w:rsid w:val="0067020B"/>
    <w:rsid w:val="00677304"/>
    <w:rsid w:val="0069323B"/>
    <w:rsid w:val="006934E5"/>
    <w:rsid w:val="006A5B04"/>
    <w:rsid w:val="006B1A17"/>
    <w:rsid w:val="006B2844"/>
    <w:rsid w:val="006B2FE0"/>
    <w:rsid w:val="006C0D41"/>
    <w:rsid w:val="006C1E31"/>
    <w:rsid w:val="006C492D"/>
    <w:rsid w:val="006C50E6"/>
    <w:rsid w:val="006C685C"/>
    <w:rsid w:val="006D2FCA"/>
    <w:rsid w:val="006E460B"/>
    <w:rsid w:val="006E7FE1"/>
    <w:rsid w:val="006F219C"/>
    <w:rsid w:val="006F382C"/>
    <w:rsid w:val="006F61EA"/>
    <w:rsid w:val="00701132"/>
    <w:rsid w:val="00712E39"/>
    <w:rsid w:val="00717E62"/>
    <w:rsid w:val="00722C79"/>
    <w:rsid w:val="007259F2"/>
    <w:rsid w:val="00731D0E"/>
    <w:rsid w:val="0073435F"/>
    <w:rsid w:val="0074309A"/>
    <w:rsid w:val="00743B78"/>
    <w:rsid w:val="00745039"/>
    <w:rsid w:val="00756500"/>
    <w:rsid w:val="00756799"/>
    <w:rsid w:val="00762106"/>
    <w:rsid w:val="007651B7"/>
    <w:rsid w:val="007657EB"/>
    <w:rsid w:val="007843CC"/>
    <w:rsid w:val="00795E96"/>
    <w:rsid w:val="007960FE"/>
    <w:rsid w:val="007A11B2"/>
    <w:rsid w:val="007A50AF"/>
    <w:rsid w:val="007B3072"/>
    <w:rsid w:val="007B4B89"/>
    <w:rsid w:val="007B545A"/>
    <w:rsid w:val="007D0616"/>
    <w:rsid w:val="007D6952"/>
    <w:rsid w:val="007E13E7"/>
    <w:rsid w:val="007E7DB0"/>
    <w:rsid w:val="007F2E1E"/>
    <w:rsid w:val="007F3437"/>
    <w:rsid w:val="007F43D6"/>
    <w:rsid w:val="007F72A7"/>
    <w:rsid w:val="00800663"/>
    <w:rsid w:val="008069E6"/>
    <w:rsid w:val="00811049"/>
    <w:rsid w:val="0081132E"/>
    <w:rsid w:val="0082320B"/>
    <w:rsid w:val="00856214"/>
    <w:rsid w:val="00861FC5"/>
    <w:rsid w:val="00863A6B"/>
    <w:rsid w:val="00865497"/>
    <w:rsid w:val="00866C44"/>
    <w:rsid w:val="0089552E"/>
    <w:rsid w:val="008A4EC3"/>
    <w:rsid w:val="008A6465"/>
    <w:rsid w:val="008A711E"/>
    <w:rsid w:val="008B62FB"/>
    <w:rsid w:val="008B7DDD"/>
    <w:rsid w:val="008C16F9"/>
    <w:rsid w:val="008C284F"/>
    <w:rsid w:val="008C4931"/>
    <w:rsid w:val="008C4B74"/>
    <w:rsid w:val="008D151B"/>
    <w:rsid w:val="008D3715"/>
    <w:rsid w:val="008E4AA7"/>
    <w:rsid w:val="008E6C2E"/>
    <w:rsid w:val="008F16FF"/>
    <w:rsid w:val="0090205E"/>
    <w:rsid w:val="00905806"/>
    <w:rsid w:val="00911EE8"/>
    <w:rsid w:val="009147E4"/>
    <w:rsid w:val="0093256D"/>
    <w:rsid w:val="00932BD5"/>
    <w:rsid w:val="00933EF8"/>
    <w:rsid w:val="00937AF1"/>
    <w:rsid w:val="009451FC"/>
    <w:rsid w:val="00963B38"/>
    <w:rsid w:val="00973231"/>
    <w:rsid w:val="00974800"/>
    <w:rsid w:val="0098603C"/>
    <w:rsid w:val="00986376"/>
    <w:rsid w:val="00986803"/>
    <w:rsid w:val="00990641"/>
    <w:rsid w:val="0099086F"/>
    <w:rsid w:val="009925C1"/>
    <w:rsid w:val="009A2083"/>
    <w:rsid w:val="009A475F"/>
    <w:rsid w:val="009A4D56"/>
    <w:rsid w:val="009A6386"/>
    <w:rsid w:val="009B275D"/>
    <w:rsid w:val="009B5A1B"/>
    <w:rsid w:val="009B6AE3"/>
    <w:rsid w:val="009C4DBD"/>
    <w:rsid w:val="009C5745"/>
    <w:rsid w:val="009D53D9"/>
    <w:rsid w:val="009D5647"/>
    <w:rsid w:val="009E25B4"/>
    <w:rsid w:val="009E450A"/>
    <w:rsid w:val="00A0121A"/>
    <w:rsid w:val="00A10491"/>
    <w:rsid w:val="00A20375"/>
    <w:rsid w:val="00A24643"/>
    <w:rsid w:val="00A25BFD"/>
    <w:rsid w:val="00A25C6B"/>
    <w:rsid w:val="00A26FA8"/>
    <w:rsid w:val="00A359A3"/>
    <w:rsid w:val="00A4013D"/>
    <w:rsid w:val="00A414CE"/>
    <w:rsid w:val="00A55A47"/>
    <w:rsid w:val="00A718C6"/>
    <w:rsid w:val="00A928CC"/>
    <w:rsid w:val="00AA0869"/>
    <w:rsid w:val="00AA1277"/>
    <w:rsid w:val="00AA1780"/>
    <w:rsid w:val="00AC6A7C"/>
    <w:rsid w:val="00AD2DD2"/>
    <w:rsid w:val="00AE50E2"/>
    <w:rsid w:val="00AF59A5"/>
    <w:rsid w:val="00AF69F6"/>
    <w:rsid w:val="00AF70EF"/>
    <w:rsid w:val="00B00C64"/>
    <w:rsid w:val="00B10ABF"/>
    <w:rsid w:val="00B221A4"/>
    <w:rsid w:val="00B25B8D"/>
    <w:rsid w:val="00B26927"/>
    <w:rsid w:val="00B27091"/>
    <w:rsid w:val="00B33909"/>
    <w:rsid w:val="00B46F3D"/>
    <w:rsid w:val="00B526C6"/>
    <w:rsid w:val="00B65BA0"/>
    <w:rsid w:val="00B67B3E"/>
    <w:rsid w:val="00B70782"/>
    <w:rsid w:val="00B8337E"/>
    <w:rsid w:val="00B86D68"/>
    <w:rsid w:val="00B90CA4"/>
    <w:rsid w:val="00B910B8"/>
    <w:rsid w:val="00B91584"/>
    <w:rsid w:val="00BA7D21"/>
    <w:rsid w:val="00BB1084"/>
    <w:rsid w:val="00BC3174"/>
    <w:rsid w:val="00BC4C68"/>
    <w:rsid w:val="00BD0801"/>
    <w:rsid w:val="00BD7F1D"/>
    <w:rsid w:val="00BE5840"/>
    <w:rsid w:val="00BE69DF"/>
    <w:rsid w:val="00BE7C5B"/>
    <w:rsid w:val="00BF3619"/>
    <w:rsid w:val="00C0038E"/>
    <w:rsid w:val="00C02149"/>
    <w:rsid w:val="00C25541"/>
    <w:rsid w:val="00C4447B"/>
    <w:rsid w:val="00C64ECC"/>
    <w:rsid w:val="00C77FA7"/>
    <w:rsid w:val="00C80ACB"/>
    <w:rsid w:val="00C93A05"/>
    <w:rsid w:val="00C95BF9"/>
    <w:rsid w:val="00CA18D9"/>
    <w:rsid w:val="00CB55DA"/>
    <w:rsid w:val="00CB62F6"/>
    <w:rsid w:val="00CC0C91"/>
    <w:rsid w:val="00CE1AD3"/>
    <w:rsid w:val="00CE1DCB"/>
    <w:rsid w:val="00CE3E2E"/>
    <w:rsid w:val="00CF318B"/>
    <w:rsid w:val="00CF4741"/>
    <w:rsid w:val="00CF6DFE"/>
    <w:rsid w:val="00D00531"/>
    <w:rsid w:val="00D019A2"/>
    <w:rsid w:val="00D02580"/>
    <w:rsid w:val="00D03080"/>
    <w:rsid w:val="00D117B9"/>
    <w:rsid w:val="00D20DC2"/>
    <w:rsid w:val="00D24809"/>
    <w:rsid w:val="00D24DC4"/>
    <w:rsid w:val="00D27415"/>
    <w:rsid w:val="00D3479E"/>
    <w:rsid w:val="00D349E0"/>
    <w:rsid w:val="00D435B3"/>
    <w:rsid w:val="00D4389D"/>
    <w:rsid w:val="00D5045D"/>
    <w:rsid w:val="00D52C94"/>
    <w:rsid w:val="00D56CDF"/>
    <w:rsid w:val="00D62EA8"/>
    <w:rsid w:val="00D64CF4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DD5EAB"/>
    <w:rsid w:val="00E04AA7"/>
    <w:rsid w:val="00E11460"/>
    <w:rsid w:val="00E1315F"/>
    <w:rsid w:val="00E32857"/>
    <w:rsid w:val="00E36151"/>
    <w:rsid w:val="00E42E99"/>
    <w:rsid w:val="00E46E80"/>
    <w:rsid w:val="00E47F81"/>
    <w:rsid w:val="00E629C4"/>
    <w:rsid w:val="00E63B39"/>
    <w:rsid w:val="00E65E81"/>
    <w:rsid w:val="00E827DA"/>
    <w:rsid w:val="00E85B65"/>
    <w:rsid w:val="00E97E6E"/>
    <w:rsid w:val="00EB7434"/>
    <w:rsid w:val="00EC2845"/>
    <w:rsid w:val="00EC4F04"/>
    <w:rsid w:val="00EC6CD0"/>
    <w:rsid w:val="00EC7E67"/>
    <w:rsid w:val="00ED0ECD"/>
    <w:rsid w:val="00ED36E4"/>
    <w:rsid w:val="00ED3EB5"/>
    <w:rsid w:val="00ED59BA"/>
    <w:rsid w:val="00EE34B8"/>
    <w:rsid w:val="00EF05CA"/>
    <w:rsid w:val="00EF0DEC"/>
    <w:rsid w:val="00F01B41"/>
    <w:rsid w:val="00F04BA6"/>
    <w:rsid w:val="00F04E4E"/>
    <w:rsid w:val="00F074B7"/>
    <w:rsid w:val="00F147B2"/>
    <w:rsid w:val="00F164AD"/>
    <w:rsid w:val="00F16BE0"/>
    <w:rsid w:val="00F20796"/>
    <w:rsid w:val="00F22901"/>
    <w:rsid w:val="00F33D35"/>
    <w:rsid w:val="00F40035"/>
    <w:rsid w:val="00F43484"/>
    <w:rsid w:val="00F44C4D"/>
    <w:rsid w:val="00F60439"/>
    <w:rsid w:val="00F60899"/>
    <w:rsid w:val="00F636D9"/>
    <w:rsid w:val="00F73CE1"/>
    <w:rsid w:val="00F92CFA"/>
    <w:rsid w:val="00FA31DA"/>
    <w:rsid w:val="00FA51BD"/>
    <w:rsid w:val="00FA5FA5"/>
    <w:rsid w:val="00FB1037"/>
    <w:rsid w:val="00FB162A"/>
    <w:rsid w:val="00FB3A54"/>
    <w:rsid w:val="00FB6151"/>
    <w:rsid w:val="00FC0A20"/>
    <w:rsid w:val="00FC0D6A"/>
    <w:rsid w:val="00FD3A8B"/>
    <w:rsid w:val="00FD789B"/>
    <w:rsid w:val="00FE0747"/>
    <w:rsid w:val="00FE5FE6"/>
    <w:rsid w:val="00FF35B1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70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microsoft.com/office/2011/relationships/people" Target="people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D63CE-8EEE-430D-843F-CBFD8D4E3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umahx99</cp:lastModifiedBy>
  <cp:revision>2</cp:revision>
  <cp:lastPrinted>2018-09-20T15:12:00Z</cp:lastPrinted>
  <dcterms:created xsi:type="dcterms:W3CDTF">2018-09-25T10:07:00Z</dcterms:created>
  <dcterms:modified xsi:type="dcterms:W3CDTF">2018-09-25T10:07:00Z</dcterms:modified>
</cp:coreProperties>
</file>