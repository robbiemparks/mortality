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DEBC89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584EA1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br/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1.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background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information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someone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completely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unfamiliar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with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field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need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know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understand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paper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150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6617897F" w14:textId="6163AEA7" w:rsidR="00FF6590" w:rsidDel="001A3644" w:rsidRDefault="00ED0ECD" w:rsidP="001A3644">
      <w:pPr>
        <w:shd w:val="clear" w:color="auto" w:fill="FFFFFF"/>
        <w:spacing w:before="100" w:beforeAutospacing="1" w:after="100" w:afterAutospacing="1"/>
        <w:jc w:val="both"/>
        <w:rPr>
          <w:del w:id="0" w:author="Ezzati, Majid" w:date="2018-09-24T10:29:00Z"/>
          <w:rFonts w:ascii="Calibri" w:hAnsi="Calibri" w:cs="Calibri"/>
          <w:color w:val="212121"/>
          <w:lang w:eastAsia="en-GB"/>
        </w:rPr>
      </w:pPr>
      <w:r>
        <w:rPr>
          <w:rFonts w:ascii="Calibri" w:hAnsi="Calibri" w:cs="Calibri"/>
          <w:color w:val="212121"/>
          <w:lang w:eastAsia="en-GB"/>
        </w:rPr>
        <w:t>I</w:t>
      </w:r>
      <w:r w:rsidR="0010038C">
        <w:rPr>
          <w:rFonts w:ascii="Calibri" w:hAnsi="Calibri" w:cs="Calibri"/>
          <w:color w:val="212121"/>
          <w:lang w:eastAsia="en-GB"/>
        </w:rPr>
        <w:t>n the USA</w:t>
      </w:r>
      <w:r w:rsidR="00473FE3">
        <w:rPr>
          <w:rFonts w:ascii="Calibri" w:hAnsi="Calibri" w:cs="Calibri"/>
          <w:color w:val="212121"/>
          <w:lang w:eastAsia="en-GB"/>
        </w:rPr>
        <w:t xml:space="preserve">, total </w:t>
      </w:r>
      <w:r w:rsidR="00097832">
        <w:rPr>
          <w:rFonts w:ascii="Calibri" w:hAnsi="Calibri" w:cs="Calibri"/>
          <w:color w:val="212121"/>
          <w:lang w:eastAsia="en-GB"/>
        </w:rPr>
        <w:t xml:space="preserve">number of </w:t>
      </w:r>
      <w:r w:rsidR="00473FE3">
        <w:rPr>
          <w:rFonts w:ascii="Calibri" w:hAnsi="Calibri" w:cs="Calibri"/>
          <w:color w:val="212121"/>
          <w:lang w:eastAsia="en-GB"/>
        </w:rPr>
        <w:t xml:space="preserve">deaths </w:t>
      </w:r>
      <w:r w:rsidR="00383AF4">
        <w:rPr>
          <w:rFonts w:ascii="Calibri" w:hAnsi="Calibri" w:cs="Calibri"/>
          <w:color w:val="212121"/>
          <w:lang w:eastAsia="en-GB"/>
        </w:rPr>
        <w:t xml:space="preserve">from </w:t>
      </w:r>
      <w:del w:id="1" w:author="Ezzati, Majid" w:date="2018-09-24T10:27:00Z">
        <w:r w:rsidR="00383AF4" w:rsidDel="001A3644">
          <w:rPr>
            <w:rFonts w:ascii="Calibri" w:hAnsi="Calibri" w:cs="Calibri"/>
            <w:color w:val="212121"/>
            <w:lang w:eastAsia="en-GB"/>
          </w:rPr>
          <w:delText xml:space="preserve">all causes </w:delText>
        </w:r>
        <w:r w:rsidDel="001A3644">
          <w:rPr>
            <w:rFonts w:ascii="Calibri" w:hAnsi="Calibri" w:cs="Calibri"/>
            <w:color w:val="212121"/>
            <w:lang w:eastAsia="en-GB"/>
          </w:rPr>
          <w:delText xml:space="preserve">nationally </w:delText>
        </w:r>
      </w:del>
      <w:r>
        <w:rPr>
          <w:rFonts w:ascii="Calibri" w:hAnsi="Calibri" w:cs="Calibri"/>
          <w:color w:val="212121"/>
          <w:lang w:eastAsia="en-GB"/>
        </w:rPr>
        <w:t>are</w:t>
      </w:r>
      <w:r w:rsidR="00580AC3">
        <w:rPr>
          <w:rFonts w:ascii="Calibri" w:hAnsi="Calibri" w:cs="Calibri"/>
          <w:color w:val="212121"/>
          <w:lang w:eastAsia="en-GB"/>
        </w:rPr>
        <w:t xml:space="preserve"> </w:t>
      </w:r>
      <w:r w:rsidR="00473FE3">
        <w:rPr>
          <w:rFonts w:ascii="Calibri" w:hAnsi="Calibri" w:cs="Calibri"/>
          <w:color w:val="212121"/>
          <w:lang w:eastAsia="en-GB"/>
        </w:rPr>
        <w:t xml:space="preserve">greater in winter </w:t>
      </w:r>
      <w:r w:rsidR="0067020B">
        <w:rPr>
          <w:rFonts w:ascii="Calibri" w:hAnsi="Calibri" w:cs="Calibri"/>
          <w:color w:val="212121"/>
          <w:lang w:eastAsia="en-GB"/>
        </w:rPr>
        <w:t xml:space="preserve">months </w:t>
      </w:r>
      <w:r w:rsidR="00580AC3">
        <w:rPr>
          <w:rFonts w:ascii="Calibri" w:hAnsi="Calibri" w:cs="Calibri"/>
          <w:color w:val="212121"/>
          <w:lang w:eastAsia="en-GB"/>
        </w:rPr>
        <w:t xml:space="preserve">than </w:t>
      </w:r>
      <w:r w:rsidR="0067020B">
        <w:rPr>
          <w:rFonts w:ascii="Calibri" w:hAnsi="Calibri" w:cs="Calibri"/>
          <w:color w:val="212121"/>
          <w:lang w:eastAsia="en-GB"/>
        </w:rPr>
        <w:t xml:space="preserve">those </w:t>
      </w:r>
      <w:r w:rsidR="00580AC3">
        <w:rPr>
          <w:rFonts w:ascii="Calibri" w:hAnsi="Calibri" w:cs="Calibri"/>
          <w:color w:val="212121"/>
          <w:lang w:eastAsia="en-GB"/>
        </w:rPr>
        <w:t>in</w:t>
      </w:r>
      <w:r w:rsidR="00473FE3">
        <w:rPr>
          <w:rFonts w:ascii="Calibri" w:hAnsi="Calibri" w:cs="Calibri"/>
          <w:color w:val="212121"/>
          <w:lang w:eastAsia="en-GB"/>
        </w:rPr>
        <w:t xml:space="preserve"> the summer. However,</w:t>
      </w:r>
      <w:r w:rsidR="0010038C">
        <w:rPr>
          <w:rFonts w:ascii="Calibri" w:hAnsi="Calibri" w:cs="Calibri"/>
          <w:color w:val="212121"/>
          <w:lang w:eastAsia="en-GB"/>
        </w:rPr>
        <w:t xml:space="preserve"> </w:t>
      </w:r>
      <w:r w:rsidR="00097832">
        <w:rPr>
          <w:rFonts w:ascii="Calibri" w:hAnsi="Calibri" w:cs="Calibri"/>
          <w:color w:val="212121"/>
          <w:lang w:eastAsia="en-GB"/>
        </w:rPr>
        <w:t xml:space="preserve">the </w:t>
      </w:r>
      <w:del w:id="2" w:author="Ezzati, Majid" w:date="2018-09-24T10:27:00Z">
        <w:r w:rsidR="00097832" w:rsidDel="001A3644">
          <w:rPr>
            <w:rFonts w:ascii="Calibri" w:hAnsi="Calibri" w:cs="Calibri"/>
            <w:color w:val="212121"/>
            <w:lang w:eastAsia="en-GB"/>
          </w:rPr>
          <w:delText>timing of</w:delText>
        </w:r>
      </w:del>
      <w:ins w:id="3" w:author="Ezzati, Majid" w:date="2018-09-24T10:27:00Z">
        <w:r w:rsidR="001A3644">
          <w:rPr>
            <w:rFonts w:ascii="Calibri" w:hAnsi="Calibri" w:cs="Calibri"/>
            <w:color w:val="212121"/>
            <w:lang w:eastAsia="en-GB"/>
          </w:rPr>
          <w:t>when exactly</w:t>
        </w:r>
      </w:ins>
      <w:r w:rsidR="00097832">
        <w:rPr>
          <w:rFonts w:ascii="Calibri" w:hAnsi="Calibri" w:cs="Calibri"/>
          <w:color w:val="212121"/>
          <w:lang w:eastAsia="en-GB"/>
        </w:rPr>
        <w:t xml:space="preserve"> maximum and minimum </w:t>
      </w:r>
      <w:r w:rsidR="00383AF4">
        <w:rPr>
          <w:rFonts w:ascii="Calibri" w:hAnsi="Calibri" w:cs="Calibri"/>
          <w:color w:val="212121"/>
          <w:lang w:eastAsia="en-GB"/>
        </w:rPr>
        <w:t xml:space="preserve">number of </w:t>
      </w:r>
      <w:r w:rsidR="00097832">
        <w:rPr>
          <w:rFonts w:ascii="Calibri" w:hAnsi="Calibri" w:cs="Calibri"/>
          <w:color w:val="212121"/>
          <w:lang w:eastAsia="en-GB"/>
        </w:rPr>
        <w:t xml:space="preserve">deaths in a year </w:t>
      </w:r>
      <w:ins w:id="4" w:author="Ezzati, Majid" w:date="2018-09-24T10:27:00Z">
        <w:r w:rsidR="001A3644">
          <w:rPr>
            <w:rFonts w:ascii="Calibri" w:hAnsi="Calibri" w:cs="Calibri"/>
            <w:color w:val="212121"/>
            <w:lang w:eastAsia="en-GB"/>
          </w:rPr>
          <w:t>happen</w:t>
        </w:r>
      </w:ins>
      <w:ins w:id="5" w:author="Ezzati, Majid" w:date="2018-09-24T10:28:00Z">
        <w:r w:rsidR="001A3644">
          <w:rPr>
            <w:rFonts w:ascii="Calibri" w:hAnsi="Calibri" w:cs="Calibri"/>
            <w:color w:val="212121"/>
            <w:lang w:eastAsia="en-GB"/>
          </w:rPr>
          <w:t>,</w:t>
        </w:r>
      </w:ins>
      <w:ins w:id="6" w:author="Ezzati, Majid" w:date="2018-09-24T10:27:00Z">
        <w:r w:rsidR="001A3644">
          <w:rPr>
            <w:rFonts w:ascii="Calibri" w:hAnsi="Calibri" w:cs="Calibri"/>
            <w:color w:val="212121"/>
            <w:lang w:eastAsia="en-GB"/>
          </w:rPr>
          <w:t xml:space="preserve"> and how much </w:t>
        </w:r>
      </w:ins>
      <w:del w:id="7" w:author="Ezzati, Majid" w:date="2018-09-24T10:27:00Z">
        <w:r w:rsidR="00383AF4" w:rsidDel="001A3644">
          <w:rPr>
            <w:rFonts w:ascii="Calibri" w:hAnsi="Calibri" w:cs="Calibri"/>
            <w:color w:val="212121"/>
            <w:lang w:eastAsia="en-GB"/>
          </w:rPr>
          <w:delText>(</w:delText>
        </w:r>
        <w:r w:rsidR="00097832" w:rsidDel="001A3644">
          <w:rPr>
            <w:rFonts w:ascii="Calibri" w:hAnsi="Calibri" w:cs="Calibri"/>
            <w:color w:val="212121"/>
            <w:lang w:eastAsia="en-GB"/>
          </w:rPr>
          <w:delText xml:space="preserve">and degree to which </w:delText>
        </w:r>
      </w:del>
      <w:r w:rsidR="00097832">
        <w:rPr>
          <w:rFonts w:ascii="Calibri" w:hAnsi="Calibri" w:cs="Calibri"/>
          <w:color w:val="212121"/>
          <w:lang w:eastAsia="en-GB"/>
        </w:rPr>
        <w:t>they differ</w:t>
      </w:r>
      <w:ins w:id="8" w:author="Ezzati, Majid" w:date="2018-09-24T10:28:00Z">
        <w:r w:rsidR="001A3644">
          <w:rPr>
            <w:rFonts w:ascii="Calibri" w:hAnsi="Calibri" w:cs="Calibri"/>
            <w:color w:val="212121"/>
            <w:lang w:eastAsia="en-GB"/>
          </w:rPr>
          <w:t>,</w:t>
        </w:r>
      </w:ins>
      <w:del w:id="9" w:author="Ezzati, Majid" w:date="2018-09-24T10:28:00Z">
        <w:r w:rsidR="00383AF4" w:rsidDel="001A3644">
          <w:rPr>
            <w:rFonts w:ascii="Calibri" w:hAnsi="Calibri" w:cs="Calibri"/>
            <w:color w:val="212121"/>
            <w:lang w:eastAsia="en-GB"/>
          </w:rPr>
          <w:delText>)</w:delText>
        </w:r>
      </w:del>
      <w:r w:rsidR="00097832">
        <w:rPr>
          <w:rFonts w:ascii="Calibri" w:hAnsi="Calibri" w:cs="Calibri"/>
          <w:color w:val="212121"/>
          <w:lang w:eastAsia="en-GB"/>
        </w:rPr>
        <w:t xml:space="preserve"> </w:t>
      </w:r>
      <w:r>
        <w:rPr>
          <w:rFonts w:ascii="Calibri" w:hAnsi="Calibri" w:cs="Calibri"/>
          <w:color w:val="212121"/>
          <w:lang w:eastAsia="en-GB"/>
        </w:rPr>
        <w:t xml:space="preserve">varies substantially when grouping deaths by </w:t>
      </w:r>
      <w:r w:rsidR="00393759">
        <w:rPr>
          <w:rFonts w:ascii="Calibri" w:hAnsi="Calibri" w:cs="Calibri"/>
          <w:color w:val="212121"/>
          <w:lang w:eastAsia="en-GB"/>
        </w:rPr>
        <w:t>sex</w:t>
      </w:r>
      <w:r>
        <w:rPr>
          <w:rFonts w:ascii="Calibri" w:hAnsi="Calibri" w:cs="Calibri"/>
          <w:color w:val="212121"/>
          <w:lang w:eastAsia="en-GB"/>
        </w:rPr>
        <w:t xml:space="preserve">, </w:t>
      </w:r>
      <w:ins w:id="10" w:author="Ezzati, Majid" w:date="2018-09-24T10:28:00Z">
        <w:r w:rsidR="001A3644">
          <w:rPr>
            <w:rFonts w:ascii="Calibri" w:hAnsi="Calibri" w:cs="Calibri"/>
            <w:color w:val="212121"/>
            <w:lang w:eastAsia="en-GB"/>
          </w:rPr>
          <w:t xml:space="preserve">age, </w:t>
        </w:r>
        <w:r w:rsidR="001A3644">
          <w:rPr>
            <w:rFonts w:ascii="Calibri" w:hAnsi="Calibri" w:cs="Calibri"/>
            <w:color w:val="212121"/>
            <w:lang w:eastAsia="en-GB"/>
          </w:rPr>
          <w:t xml:space="preserve">medical </w:t>
        </w:r>
      </w:ins>
      <w:r>
        <w:rPr>
          <w:rFonts w:ascii="Calibri" w:hAnsi="Calibri" w:cs="Calibri"/>
          <w:color w:val="212121"/>
          <w:lang w:eastAsia="en-GB"/>
        </w:rPr>
        <w:t xml:space="preserve">cause of death, </w:t>
      </w:r>
      <w:del w:id="11" w:author="Ezzati, Majid" w:date="2018-09-24T10:28:00Z">
        <w:r w:rsidDel="001A3644">
          <w:rPr>
            <w:rFonts w:ascii="Calibri" w:hAnsi="Calibri" w:cs="Calibri"/>
            <w:color w:val="212121"/>
            <w:lang w:eastAsia="en-GB"/>
          </w:rPr>
          <w:delText xml:space="preserve">age, </w:delText>
        </w:r>
      </w:del>
      <w:r>
        <w:rPr>
          <w:rFonts w:ascii="Calibri" w:hAnsi="Calibri" w:cs="Calibri"/>
          <w:color w:val="212121"/>
          <w:lang w:eastAsia="en-GB"/>
        </w:rPr>
        <w:t xml:space="preserve">and region within the USA. </w:t>
      </w:r>
      <w:del w:id="12" w:author="Ezzati, Majid" w:date="2018-09-24T10:28:00Z">
        <w:r w:rsidR="0067020B" w:rsidDel="001A3644">
          <w:rPr>
            <w:rFonts w:ascii="Calibri" w:hAnsi="Calibri" w:cs="Calibri"/>
            <w:color w:val="212121"/>
            <w:lang w:eastAsia="en-GB"/>
          </w:rPr>
          <w:delText xml:space="preserve">This variation is due to several different reasons, with natural, </w:delText>
        </w:r>
        <w:r w:rsidR="00097832" w:rsidDel="001A3644">
          <w:rPr>
            <w:rFonts w:ascii="Calibri" w:hAnsi="Calibri" w:cs="Calibri"/>
            <w:color w:val="212121"/>
            <w:lang w:eastAsia="en-GB"/>
          </w:rPr>
          <w:delText xml:space="preserve">environmental and </w:delText>
        </w:r>
        <w:r w:rsidR="0067020B" w:rsidDel="001A3644">
          <w:rPr>
            <w:rFonts w:ascii="Calibri" w:hAnsi="Calibri" w:cs="Calibri"/>
            <w:color w:val="212121"/>
            <w:lang w:eastAsia="en-GB"/>
          </w:rPr>
          <w:delText>social factors playing a role.</w:delText>
        </w:r>
        <w:r w:rsidR="001C6F04" w:rsidDel="001A3644">
          <w:rPr>
            <w:rFonts w:ascii="Calibri" w:hAnsi="Calibri" w:cs="Calibri"/>
            <w:color w:val="212121"/>
            <w:lang w:eastAsia="en-GB"/>
          </w:rPr>
          <w:delText xml:space="preserve"> </w:delText>
        </w:r>
      </w:del>
      <w:r w:rsidR="00F04BA6">
        <w:rPr>
          <w:rFonts w:ascii="Calibri" w:hAnsi="Calibri" w:cs="Calibri"/>
          <w:color w:val="212121"/>
          <w:lang w:eastAsia="en-GB"/>
        </w:rPr>
        <w:t>V</w:t>
      </w:r>
      <w:r w:rsidR="001C6F04">
        <w:rPr>
          <w:rFonts w:ascii="Calibri" w:hAnsi="Calibri" w:cs="Calibri"/>
          <w:color w:val="212121"/>
          <w:lang w:eastAsia="en-GB"/>
        </w:rPr>
        <w:t>ariation of numbers of deaths throughout a year is known as the seasonality of mortality</w:t>
      </w:r>
      <w:r w:rsidR="00FF6590">
        <w:rPr>
          <w:rFonts w:ascii="Calibri" w:hAnsi="Calibri" w:cs="Calibri"/>
          <w:color w:val="212121"/>
          <w:lang w:eastAsia="en-GB"/>
        </w:rPr>
        <w:t xml:space="preserve">. </w:t>
      </w:r>
      <w:r w:rsidR="004C359E">
        <w:rPr>
          <w:rFonts w:ascii="Calibri" w:hAnsi="Calibri" w:cs="Calibri"/>
          <w:color w:val="212121"/>
          <w:lang w:eastAsia="en-GB"/>
        </w:rPr>
        <w:t>S</w:t>
      </w:r>
      <w:r w:rsidR="00540B2C">
        <w:rPr>
          <w:rFonts w:ascii="Calibri" w:hAnsi="Calibri" w:cs="Calibri"/>
          <w:color w:val="212121"/>
          <w:lang w:eastAsia="en-GB"/>
        </w:rPr>
        <w:t>easonality can</w:t>
      </w:r>
      <w:r w:rsidR="009D53D9">
        <w:rPr>
          <w:rFonts w:ascii="Calibri" w:hAnsi="Calibri" w:cs="Calibri"/>
          <w:color w:val="212121"/>
          <w:lang w:eastAsia="en-GB"/>
        </w:rPr>
        <w:t xml:space="preserve"> also change over time</w:t>
      </w:r>
      <w:ins w:id="13" w:author="Ezzati, Majid" w:date="2018-09-24T10:29:00Z">
        <w:r w:rsidR="001A3644">
          <w:rPr>
            <w:rFonts w:ascii="Calibri" w:hAnsi="Calibri" w:cs="Calibri"/>
            <w:color w:val="212121"/>
            <w:lang w:eastAsia="en-GB"/>
          </w:rPr>
          <w:t xml:space="preserve"> due to changes in factors that cause disease or its treatment</w:t>
        </w:r>
      </w:ins>
      <w:r>
        <w:rPr>
          <w:rFonts w:ascii="Calibri" w:hAnsi="Calibri" w:cs="Calibri"/>
          <w:color w:val="212121"/>
          <w:lang w:eastAsia="en-GB"/>
        </w:rPr>
        <w:t>.</w:t>
      </w:r>
      <w:r w:rsidR="00FF6590">
        <w:rPr>
          <w:rFonts w:ascii="Calibri" w:hAnsi="Calibri" w:cs="Calibri"/>
          <w:color w:val="212121"/>
          <w:lang w:eastAsia="en-GB"/>
        </w:rPr>
        <w:t xml:space="preserve"> </w:t>
      </w:r>
    </w:p>
    <w:p w14:paraId="67493320" w14:textId="4C472F26" w:rsidR="004C359E" w:rsidRDefault="00FF6590" w:rsidP="001A3644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color w:val="212121"/>
          <w:lang w:eastAsia="en-GB"/>
        </w:rPr>
      </w:pPr>
      <w:del w:id="14" w:author="Ezzati, Majid" w:date="2018-09-24T10:29:00Z">
        <w:r w:rsidDel="001A3644">
          <w:rPr>
            <w:rFonts w:ascii="Calibri" w:hAnsi="Calibri" w:cs="Calibri"/>
            <w:color w:val="212121"/>
            <w:lang w:eastAsia="en-GB"/>
          </w:rPr>
          <w:delText xml:space="preserve">Knowledge of how this seasonality </w:delText>
        </w:r>
        <w:r w:rsidR="004C359E" w:rsidDel="001A3644">
          <w:rPr>
            <w:rFonts w:ascii="Calibri" w:hAnsi="Calibri" w:cs="Calibri"/>
            <w:color w:val="212121"/>
            <w:lang w:eastAsia="en-GB"/>
          </w:rPr>
          <w:delText xml:space="preserve">behaves, how it changes over time and the reasons behind the seasonality are interesting to the scientific community as well as </w:delText>
        </w:r>
        <w:r w:rsidR="00DD5EAB" w:rsidDel="001A3644">
          <w:rPr>
            <w:rFonts w:ascii="Calibri" w:hAnsi="Calibri" w:cs="Calibri"/>
            <w:color w:val="212121"/>
            <w:lang w:eastAsia="en-GB"/>
          </w:rPr>
          <w:delText xml:space="preserve">relevant to </w:delText>
        </w:r>
        <w:r w:rsidR="004C359E" w:rsidDel="001A3644">
          <w:rPr>
            <w:rFonts w:ascii="Calibri" w:hAnsi="Calibri" w:cs="Calibri"/>
            <w:color w:val="212121"/>
            <w:lang w:eastAsia="en-GB"/>
          </w:rPr>
          <w:delText xml:space="preserve">decision makers. </w:delText>
        </w:r>
      </w:del>
      <w:commentRangeStart w:id="15"/>
      <w:r w:rsidR="004C359E">
        <w:rPr>
          <w:rFonts w:ascii="Calibri" w:hAnsi="Calibri" w:cs="Calibri"/>
          <w:color w:val="212121"/>
          <w:lang w:eastAsia="en-GB"/>
        </w:rPr>
        <w:t xml:space="preserve">Analysing the seasonality </w:t>
      </w:r>
      <w:r w:rsidR="0052766E">
        <w:rPr>
          <w:rFonts w:ascii="Calibri" w:hAnsi="Calibri" w:cs="Calibri"/>
          <w:color w:val="212121"/>
          <w:lang w:eastAsia="en-GB"/>
        </w:rPr>
        <w:t xml:space="preserve">can </w:t>
      </w:r>
      <w:del w:id="16" w:author="Ezzati, Majid" w:date="2018-09-24T10:29:00Z">
        <w:r w:rsidR="0052766E" w:rsidDel="001A3644">
          <w:rPr>
            <w:rFonts w:ascii="Calibri" w:hAnsi="Calibri" w:cs="Calibri"/>
            <w:color w:val="212121"/>
            <w:lang w:eastAsia="en-GB"/>
          </w:rPr>
          <w:delText>tell us</w:delText>
        </w:r>
      </w:del>
      <w:ins w:id="17" w:author="Ezzati, Majid" w:date="2018-09-24T10:29:00Z">
        <w:r w:rsidR="001A3644">
          <w:rPr>
            <w:rFonts w:ascii="Calibri" w:hAnsi="Calibri" w:cs="Calibri"/>
            <w:color w:val="212121"/>
            <w:lang w:eastAsia="en-GB"/>
          </w:rPr>
          <w:t>inform</w:t>
        </w:r>
      </w:ins>
      <w:r w:rsidR="0052766E">
        <w:rPr>
          <w:rFonts w:ascii="Calibri" w:hAnsi="Calibri" w:cs="Calibri"/>
          <w:color w:val="212121"/>
          <w:lang w:eastAsia="en-GB"/>
        </w:rPr>
        <w:t xml:space="preserve">, for example, </w:t>
      </w:r>
      <w:r w:rsidR="00654875">
        <w:rPr>
          <w:rFonts w:ascii="Calibri" w:hAnsi="Calibri" w:cs="Calibri"/>
          <w:color w:val="212121"/>
          <w:lang w:eastAsia="en-GB"/>
        </w:rPr>
        <w:t>whether interventions designed to minimise deaths in a certain time of year are working.</w:t>
      </w:r>
      <w:r w:rsidR="00CE1AD3">
        <w:rPr>
          <w:rFonts w:ascii="Calibri" w:hAnsi="Calibri" w:cs="Calibri"/>
          <w:color w:val="212121"/>
          <w:lang w:eastAsia="en-GB"/>
        </w:rPr>
        <w:t xml:space="preserve"> </w:t>
      </w:r>
      <w:commentRangeEnd w:id="15"/>
      <w:r w:rsidR="001A3644">
        <w:rPr>
          <w:rStyle w:val="CommentReference"/>
        </w:rPr>
        <w:commentReference w:id="15"/>
      </w:r>
      <w:r w:rsidR="00CE1AD3">
        <w:rPr>
          <w:rFonts w:ascii="Calibri" w:hAnsi="Calibri" w:cs="Calibri"/>
          <w:color w:val="212121"/>
          <w:lang w:eastAsia="en-GB"/>
        </w:rPr>
        <w:t>The analysis may also</w:t>
      </w:r>
      <w:ins w:id="18" w:author="Ezzati, Majid" w:date="2018-09-24T10:30:00Z">
        <w:r w:rsidR="001A3644">
          <w:rPr>
            <w:rFonts w:ascii="Calibri" w:hAnsi="Calibri" w:cs="Calibri"/>
            <w:color w:val="212121"/>
            <w:lang w:eastAsia="en-GB"/>
          </w:rPr>
          <w:t>, indirectly,</w:t>
        </w:r>
      </w:ins>
      <w:r w:rsidR="00CE1AD3">
        <w:rPr>
          <w:rFonts w:ascii="Calibri" w:hAnsi="Calibri" w:cs="Calibri"/>
          <w:color w:val="212121"/>
          <w:lang w:eastAsia="en-GB"/>
        </w:rPr>
        <w:t xml:space="preserve"> inform </w:t>
      </w:r>
      <w:del w:id="19" w:author="Ezzati, Majid" w:date="2018-09-24T10:30:00Z">
        <w:r w:rsidR="00CE1AD3" w:rsidDel="001A3644">
          <w:rPr>
            <w:rFonts w:ascii="Calibri" w:hAnsi="Calibri" w:cs="Calibri"/>
            <w:color w:val="212121"/>
            <w:lang w:eastAsia="en-GB"/>
          </w:rPr>
          <w:delText xml:space="preserve">us </w:delText>
        </w:r>
      </w:del>
      <w:r w:rsidR="00CE1AD3">
        <w:rPr>
          <w:rFonts w:ascii="Calibri" w:hAnsi="Calibri" w:cs="Calibri"/>
          <w:color w:val="212121"/>
          <w:lang w:eastAsia="en-GB"/>
        </w:rPr>
        <w:t xml:space="preserve">whether large-scale changes in weather and climate </w:t>
      </w:r>
      <w:r w:rsidR="006C1E31">
        <w:rPr>
          <w:rFonts w:ascii="Calibri" w:hAnsi="Calibri" w:cs="Calibri"/>
          <w:color w:val="212121"/>
          <w:lang w:eastAsia="en-GB"/>
        </w:rPr>
        <w:t xml:space="preserve">might </w:t>
      </w:r>
      <w:del w:id="20" w:author="Ezzati, Majid" w:date="2018-09-24T10:30:00Z">
        <w:r w:rsidR="006C1E31" w:rsidDel="001A3644">
          <w:rPr>
            <w:rFonts w:ascii="Calibri" w:hAnsi="Calibri" w:cs="Calibri"/>
            <w:color w:val="212121"/>
            <w:lang w:eastAsia="en-GB"/>
          </w:rPr>
          <w:delText>be influencing</w:delText>
        </w:r>
      </w:del>
      <w:ins w:id="21" w:author="Ezzati, Majid" w:date="2018-09-24T10:30:00Z">
        <w:r w:rsidR="001A3644">
          <w:rPr>
            <w:rFonts w:ascii="Calibri" w:hAnsi="Calibri" w:cs="Calibri"/>
            <w:color w:val="212121"/>
            <w:lang w:eastAsia="en-GB"/>
          </w:rPr>
          <w:t>influence</w:t>
        </w:r>
      </w:ins>
      <w:r w:rsidR="006C1E31">
        <w:rPr>
          <w:rFonts w:ascii="Calibri" w:hAnsi="Calibri" w:cs="Calibri"/>
          <w:color w:val="212121"/>
          <w:lang w:eastAsia="en-GB"/>
        </w:rPr>
        <w:t xml:space="preserve"> seasonality</w:t>
      </w:r>
      <w:r w:rsidR="00CE1AD3">
        <w:rPr>
          <w:rFonts w:ascii="Calibri" w:hAnsi="Calibri" w:cs="Calibri"/>
          <w:color w:val="212121"/>
          <w:lang w:eastAsia="en-GB"/>
        </w:rPr>
        <w:t>.</w:t>
      </w:r>
    </w:p>
    <w:p w14:paraId="6CF3ACEF" w14:textId="31F25A98" w:rsidR="00584EA1" w:rsidRPr="00584EA1" w:rsidRDefault="00584EA1" w:rsidP="004C359E">
      <w:p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Include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something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most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readers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will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able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relate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first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sentence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.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Get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gradually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more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specific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following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sentences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5B3E2C82" w14:textId="3D499635" w:rsidR="00584EA1" w:rsidRPr="00584EA1" w:rsidRDefault="00584EA1" w:rsidP="00B8337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Don</w:t>
      </w:r>
      <w:r w:rsidR="003D7008">
        <w:rPr>
          <w:rFonts w:ascii="Arial Hebrew Scholar" w:eastAsia="Times New Roman" w:hAnsi="Arial Hebrew Scholar" w:cs="Arial Hebrew Scholar"/>
          <w:i/>
          <w:color w:val="212121"/>
          <w:lang w:eastAsia="en-GB"/>
        </w:rPr>
        <w:t>’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try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background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entire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field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;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instead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consider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which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details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reader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need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know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understand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these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facts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clearly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concisely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7B3E4F6A" w14:textId="77777777" w:rsidR="00584EA1" w:rsidRPr="00584EA1" w:rsidRDefault="00584EA1" w:rsidP="00B8337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Make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sure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provide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simple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definitions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explanations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all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technical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terms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acronyms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20798DB2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2.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exact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research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question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did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set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out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answer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75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7EEF1B0A" w14:textId="6EAA44A3" w:rsidR="00393759" w:rsidRPr="00584EA1" w:rsidRDefault="00393759" w:rsidP="00B8337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color w:val="212121"/>
          <w:lang w:eastAsia="en-GB"/>
        </w:rPr>
      </w:pPr>
      <w:r>
        <w:rPr>
          <w:rFonts w:ascii="Calibri" w:hAnsi="Calibri" w:cs="Calibri"/>
          <w:bCs/>
          <w:color w:val="212121"/>
          <w:lang w:eastAsia="en-GB"/>
        </w:rPr>
        <w:t xml:space="preserve">We wanted to understand how seasonality of mortality </w:t>
      </w:r>
      <w:r w:rsidR="004F021C">
        <w:rPr>
          <w:rFonts w:ascii="Calibri" w:hAnsi="Calibri" w:cs="Calibri"/>
          <w:bCs/>
          <w:color w:val="212121"/>
          <w:lang w:eastAsia="en-GB"/>
        </w:rPr>
        <w:t xml:space="preserve">in the USA </w:t>
      </w:r>
      <w:r>
        <w:rPr>
          <w:rFonts w:ascii="Calibri" w:hAnsi="Calibri" w:cs="Calibri"/>
          <w:bCs/>
          <w:color w:val="212121"/>
          <w:lang w:eastAsia="en-GB"/>
        </w:rPr>
        <w:t xml:space="preserve">varies by </w:t>
      </w:r>
      <w:del w:id="22" w:author="Ezzati, Majid" w:date="2018-09-24T10:32:00Z">
        <w:r w:rsidDel="001A3644">
          <w:rPr>
            <w:rFonts w:ascii="Calibri" w:hAnsi="Calibri" w:cs="Calibri"/>
            <w:bCs/>
            <w:color w:val="212121"/>
            <w:lang w:eastAsia="en-GB"/>
          </w:rPr>
          <w:delText xml:space="preserve">age, </w:delText>
        </w:r>
      </w:del>
      <w:r>
        <w:rPr>
          <w:rFonts w:ascii="Calibri" w:hAnsi="Calibri" w:cs="Calibri"/>
          <w:bCs/>
          <w:color w:val="212121"/>
          <w:lang w:eastAsia="en-GB"/>
        </w:rPr>
        <w:t xml:space="preserve">sex, </w:t>
      </w:r>
      <w:ins w:id="23" w:author="Ezzati, Majid" w:date="2018-09-24T10:32:00Z">
        <w:r w:rsidR="001A3644">
          <w:rPr>
            <w:rFonts w:ascii="Calibri" w:hAnsi="Calibri" w:cs="Calibri"/>
            <w:bCs/>
            <w:color w:val="212121"/>
            <w:lang w:eastAsia="en-GB"/>
          </w:rPr>
          <w:t xml:space="preserve">age, </w:t>
        </w:r>
        <w:r w:rsidR="001A3644">
          <w:rPr>
            <w:rFonts w:ascii="Calibri" w:hAnsi="Calibri" w:cs="Calibri"/>
            <w:bCs/>
            <w:color w:val="212121"/>
            <w:lang w:eastAsia="en-GB"/>
          </w:rPr>
          <w:t xml:space="preserve">medical </w:t>
        </w:r>
      </w:ins>
      <w:r w:rsidR="00110417">
        <w:rPr>
          <w:rFonts w:ascii="Calibri" w:hAnsi="Calibri" w:cs="Calibri"/>
          <w:bCs/>
          <w:color w:val="212121"/>
          <w:lang w:eastAsia="en-GB"/>
        </w:rPr>
        <w:t>cause of death and region</w:t>
      </w:r>
      <w:r>
        <w:rPr>
          <w:rFonts w:ascii="Calibri" w:hAnsi="Calibri" w:cs="Calibri"/>
          <w:bCs/>
          <w:color w:val="212121"/>
          <w:lang w:eastAsia="en-GB"/>
        </w:rPr>
        <w:t xml:space="preserve">. </w:t>
      </w:r>
      <w:r w:rsidR="0013723F">
        <w:rPr>
          <w:rFonts w:ascii="Calibri" w:hAnsi="Calibri" w:cs="Calibri"/>
          <w:bCs/>
          <w:color w:val="212121"/>
          <w:lang w:eastAsia="en-GB"/>
        </w:rPr>
        <w:t xml:space="preserve">Moreover, we aimed to </w:t>
      </w:r>
      <w:del w:id="24" w:author="Ezzati, Majid" w:date="2018-09-24T10:32:00Z">
        <w:r w:rsidR="0013723F" w:rsidDel="001A3644">
          <w:rPr>
            <w:rFonts w:ascii="Calibri" w:hAnsi="Calibri" w:cs="Calibri"/>
            <w:bCs/>
            <w:color w:val="212121"/>
            <w:lang w:eastAsia="en-GB"/>
          </w:rPr>
          <w:delText xml:space="preserve">examine </w:delText>
        </w:r>
      </w:del>
      <w:ins w:id="25" w:author="Ezzati, Majid" w:date="2018-09-24T10:32:00Z">
        <w:r w:rsidR="001A3644">
          <w:rPr>
            <w:rFonts w:ascii="Calibri" w:hAnsi="Calibri" w:cs="Calibri"/>
            <w:bCs/>
            <w:color w:val="212121"/>
            <w:lang w:eastAsia="en-GB"/>
          </w:rPr>
          <w:t>assess if and</w:t>
        </w:r>
        <w:r w:rsidR="001A3644">
          <w:rPr>
            <w:rFonts w:ascii="Calibri" w:hAnsi="Calibri" w:cs="Calibri"/>
            <w:bCs/>
            <w:color w:val="212121"/>
            <w:lang w:eastAsia="en-GB"/>
          </w:rPr>
          <w:t xml:space="preserve"> </w:t>
        </w:r>
      </w:ins>
      <w:r w:rsidR="000E735E">
        <w:rPr>
          <w:rFonts w:ascii="Calibri" w:hAnsi="Calibri" w:cs="Calibri"/>
          <w:bCs/>
          <w:color w:val="212121"/>
          <w:lang w:eastAsia="en-GB"/>
        </w:rPr>
        <w:t>how seasonality of mortality</w:t>
      </w:r>
      <w:r>
        <w:rPr>
          <w:rFonts w:ascii="Calibri" w:hAnsi="Calibri" w:cs="Calibri"/>
          <w:bCs/>
          <w:color w:val="212121"/>
          <w:lang w:eastAsia="en-GB"/>
        </w:rPr>
        <w:t xml:space="preserve"> ha</w:t>
      </w:r>
      <w:ins w:id="26" w:author="Ezzati, Majid" w:date="2018-09-24T10:32:00Z">
        <w:r w:rsidR="001A3644">
          <w:rPr>
            <w:rFonts w:ascii="Calibri" w:hAnsi="Calibri" w:cs="Calibri"/>
            <w:bCs/>
            <w:color w:val="212121"/>
            <w:lang w:eastAsia="en-GB"/>
          </w:rPr>
          <w:t>s</w:t>
        </w:r>
      </w:ins>
      <w:del w:id="27" w:author="Ezzati, Majid" w:date="2018-09-24T10:32:00Z">
        <w:r w:rsidDel="001A3644">
          <w:rPr>
            <w:rFonts w:ascii="Calibri" w:hAnsi="Calibri" w:cs="Calibri"/>
            <w:bCs/>
            <w:color w:val="212121"/>
            <w:lang w:eastAsia="en-GB"/>
          </w:rPr>
          <w:delText>d</w:delText>
        </w:r>
      </w:del>
      <w:r>
        <w:rPr>
          <w:rFonts w:ascii="Calibri" w:hAnsi="Calibri" w:cs="Calibri"/>
          <w:bCs/>
          <w:color w:val="212121"/>
          <w:lang w:eastAsia="en-GB"/>
        </w:rPr>
        <w:t xml:space="preserve"> </w:t>
      </w:r>
      <w:del w:id="28" w:author="Ezzati, Majid" w:date="2018-09-24T10:32:00Z">
        <w:r w:rsidDel="001A3644">
          <w:rPr>
            <w:rFonts w:ascii="Calibri" w:hAnsi="Calibri" w:cs="Calibri"/>
            <w:bCs/>
            <w:color w:val="212121"/>
            <w:lang w:eastAsia="en-GB"/>
          </w:rPr>
          <w:delText>been changing through</w:delText>
        </w:r>
      </w:del>
      <w:ins w:id="29" w:author="Ezzati, Majid" w:date="2018-09-24T10:32:00Z">
        <w:r w:rsidR="001A3644">
          <w:rPr>
            <w:rFonts w:ascii="Calibri" w:hAnsi="Calibri" w:cs="Calibri"/>
            <w:bCs/>
            <w:color w:val="212121"/>
            <w:lang w:eastAsia="en-GB"/>
          </w:rPr>
          <w:t>changed over a period of decades</w:t>
        </w:r>
      </w:ins>
      <w:del w:id="30" w:author="Ezzati, Majid" w:date="2018-09-24T10:32:00Z">
        <w:r w:rsidDel="001A3644">
          <w:rPr>
            <w:rFonts w:ascii="Calibri" w:hAnsi="Calibri" w:cs="Calibri"/>
            <w:bCs/>
            <w:color w:val="212121"/>
            <w:lang w:eastAsia="en-GB"/>
          </w:rPr>
          <w:delText xml:space="preserve"> time</w:delText>
        </w:r>
      </w:del>
      <w:r>
        <w:rPr>
          <w:rFonts w:ascii="Calibri" w:hAnsi="Calibri" w:cs="Calibri"/>
          <w:bCs/>
          <w:color w:val="212121"/>
          <w:lang w:eastAsia="en-GB"/>
        </w:rPr>
        <w:t>.</w:t>
      </w:r>
      <w:r w:rsidR="00B10ABF">
        <w:rPr>
          <w:rFonts w:ascii="Calibri" w:hAnsi="Calibri" w:cs="Calibri"/>
          <w:bCs/>
          <w:color w:val="212121"/>
          <w:lang w:eastAsia="en-GB"/>
        </w:rPr>
        <w:t xml:space="preserve"> </w:t>
      </w:r>
      <w:commentRangeStart w:id="31"/>
      <w:del w:id="32" w:author="Ezzati, Majid" w:date="2018-09-24T10:33:00Z">
        <w:r w:rsidR="00346FCE" w:rsidDel="00BF3619">
          <w:rPr>
            <w:rFonts w:ascii="Calibri" w:hAnsi="Calibri" w:cs="Calibri"/>
            <w:bCs/>
            <w:color w:val="212121"/>
            <w:lang w:eastAsia="en-GB"/>
          </w:rPr>
          <w:delText>Knowing</w:delText>
        </w:r>
        <w:r w:rsidR="004358E7" w:rsidDel="00BF3619">
          <w:rPr>
            <w:rFonts w:ascii="Calibri" w:hAnsi="Calibri" w:cs="Calibri"/>
            <w:bCs/>
            <w:color w:val="212121"/>
            <w:lang w:eastAsia="en-GB"/>
          </w:rPr>
          <w:delText xml:space="preserve"> the differences in behaviour of the regions in the USA would give us an insight into how climate change may impact how deaths vary throughout the year</w:delText>
        </w:r>
      </w:del>
      <w:commentRangeEnd w:id="31"/>
      <w:r w:rsidR="00BF3619">
        <w:rPr>
          <w:rStyle w:val="CommentReference"/>
        </w:rPr>
        <w:commentReference w:id="31"/>
      </w:r>
      <w:del w:id="33" w:author="Ezzati, Majid" w:date="2018-09-24T10:33:00Z">
        <w:r w:rsidR="004358E7" w:rsidDel="00BF3619">
          <w:rPr>
            <w:rFonts w:ascii="Calibri" w:hAnsi="Calibri" w:cs="Calibri"/>
            <w:bCs/>
            <w:color w:val="212121"/>
            <w:lang w:eastAsia="en-GB"/>
          </w:rPr>
          <w:delText>.</w:delText>
        </w:r>
        <w:commentRangeStart w:id="34"/>
        <w:r w:rsidR="004358E7" w:rsidDel="00BF3619">
          <w:rPr>
            <w:rFonts w:ascii="Calibri" w:hAnsi="Calibri" w:cs="Calibri"/>
            <w:bCs/>
            <w:color w:val="212121"/>
            <w:lang w:eastAsia="en-GB"/>
          </w:rPr>
          <w:delText xml:space="preserve"> </w:delText>
        </w:r>
      </w:del>
      <w:r w:rsidR="00477900">
        <w:rPr>
          <w:rFonts w:ascii="Calibri" w:hAnsi="Calibri" w:cs="Calibri"/>
          <w:bCs/>
          <w:color w:val="212121"/>
          <w:lang w:eastAsia="en-GB"/>
        </w:rPr>
        <w:t>This is important as it could help society</w:t>
      </w:r>
      <w:r w:rsidR="00373464">
        <w:rPr>
          <w:rFonts w:ascii="Calibri" w:hAnsi="Calibri" w:cs="Calibri"/>
          <w:bCs/>
          <w:color w:val="212121"/>
          <w:lang w:eastAsia="en-GB"/>
        </w:rPr>
        <w:t xml:space="preserve"> to understand who may be at risk and when</w:t>
      </w:r>
      <w:r w:rsidR="00477900">
        <w:rPr>
          <w:rFonts w:ascii="Calibri" w:hAnsi="Calibri" w:cs="Calibri"/>
          <w:bCs/>
          <w:color w:val="212121"/>
          <w:lang w:eastAsia="en-GB"/>
        </w:rPr>
        <w:t>.</w:t>
      </w:r>
      <w:commentRangeEnd w:id="34"/>
      <w:r w:rsidR="00BF3619">
        <w:rPr>
          <w:rStyle w:val="CommentReference"/>
        </w:rPr>
        <w:commentReference w:id="34"/>
      </w:r>
    </w:p>
    <w:p w14:paraId="723DA6A0" w14:textId="77777777" w:rsidR="00584EA1" w:rsidRPr="00584EA1" w:rsidRDefault="00584EA1" w:rsidP="00B8337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Provide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context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making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clear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this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asking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something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completely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wanted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test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build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upon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previous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22CFA513" w14:textId="38DFAE52" w:rsidR="00393759" w:rsidRPr="00584EA1" w:rsidRDefault="00584EA1" w:rsidP="0039375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Make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sure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important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answer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this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(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should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people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whether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answer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this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not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?).</w:t>
      </w:r>
    </w:p>
    <w:p w14:paraId="019FD29D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3.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are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most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important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of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paper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100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60F9B076" w14:textId="5707284C" w:rsidR="0073435F" w:rsidRPr="00271A08" w:rsidRDefault="008A4EC3" w:rsidP="00B8337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bCs/>
          <w:color w:val="212121"/>
          <w:lang w:eastAsia="en-GB"/>
        </w:rPr>
      </w:pPr>
      <w:del w:id="35" w:author="Ezzati, Majid" w:date="2018-09-24T10:34:00Z">
        <w:r w:rsidDel="00BF3619">
          <w:rPr>
            <w:rFonts w:ascii="Calibri" w:hAnsi="Calibri" w:cs="Calibri"/>
            <w:bCs/>
            <w:color w:val="212121"/>
            <w:lang w:eastAsia="en-GB"/>
          </w:rPr>
          <w:lastRenderedPageBreak/>
          <w:delText>We</w:delText>
        </w:r>
        <w:r w:rsidR="008B62FB" w:rsidDel="00BF3619">
          <w:rPr>
            <w:rFonts w:ascii="Calibri" w:hAnsi="Calibri" w:cs="Calibri"/>
            <w:bCs/>
            <w:color w:val="212121"/>
            <w:lang w:eastAsia="en-GB"/>
          </w:rPr>
          <w:delText xml:space="preserve"> established whether seasonality of deaths exists, where the maximum and minimum lay within a year, and how much it has changed over time. </w:delText>
        </w:r>
      </w:del>
      <w:r w:rsidR="006B1A17">
        <w:rPr>
          <w:rFonts w:ascii="Calibri" w:hAnsi="Calibri" w:cs="Calibri"/>
          <w:bCs/>
          <w:color w:val="212121"/>
          <w:lang w:eastAsia="en-GB"/>
        </w:rPr>
        <w:t xml:space="preserve">We find that there are </w:t>
      </w:r>
      <w:del w:id="36" w:author="Ezzati, Majid" w:date="2018-09-24T10:35:00Z">
        <w:r w:rsidR="006B1A17" w:rsidDel="00BF3619">
          <w:rPr>
            <w:rFonts w:ascii="Calibri" w:hAnsi="Calibri" w:cs="Calibri"/>
            <w:bCs/>
            <w:color w:val="212121"/>
            <w:lang w:eastAsia="en-GB"/>
          </w:rPr>
          <w:delText xml:space="preserve">distinct </w:delText>
        </w:r>
      </w:del>
      <w:r w:rsidR="006B1A17">
        <w:rPr>
          <w:rFonts w:ascii="Calibri" w:hAnsi="Calibri" w:cs="Calibri"/>
          <w:bCs/>
          <w:color w:val="212121"/>
          <w:lang w:eastAsia="en-GB"/>
        </w:rPr>
        <w:t xml:space="preserve">differences in the way that </w:t>
      </w:r>
      <w:r w:rsidR="001F21EA">
        <w:rPr>
          <w:rFonts w:ascii="Calibri" w:hAnsi="Calibri" w:cs="Calibri"/>
          <w:bCs/>
          <w:color w:val="212121"/>
          <w:lang w:eastAsia="en-GB"/>
        </w:rPr>
        <w:t xml:space="preserve">deaths are distributed in the year </w:t>
      </w:r>
      <w:del w:id="37" w:author="Ezzati, Majid" w:date="2018-09-24T10:35:00Z">
        <w:r w:rsidDel="00BF3619">
          <w:rPr>
            <w:rFonts w:ascii="Calibri" w:hAnsi="Calibri" w:cs="Calibri"/>
            <w:bCs/>
            <w:color w:val="212121"/>
            <w:lang w:eastAsia="en-GB"/>
          </w:rPr>
          <w:delText>by</w:delText>
        </w:r>
        <w:r w:rsidR="00613622" w:rsidDel="00BF3619">
          <w:rPr>
            <w:rFonts w:ascii="Calibri" w:hAnsi="Calibri" w:cs="Calibri"/>
            <w:bCs/>
            <w:color w:val="212121"/>
            <w:lang w:eastAsia="en-GB"/>
          </w:rPr>
          <w:delText xml:space="preserve"> </w:delText>
        </w:r>
      </w:del>
      <w:ins w:id="38" w:author="Ezzati, Majid" w:date="2018-09-24T10:35:00Z">
        <w:r w:rsidR="00BF3619">
          <w:rPr>
            <w:rFonts w:ascii="Calibri" w:hAnsi="Calibri" w:cs="Calibri"/>
            <w:bCs/>
            <w:color w:val="212121"/>
            <w:lang w:eastAsia="en-GB"/>
          </w:rPr>
          <w:t>in relation to</w:t>
        </w:r>
        <w:r w:rsidR="00BF3619">
          <w:rPr>
            <w:rFonts w:ascii="Calibri" w:hAnsi="Calibri" w:cs="Calibri"/>
            <w:bCs/>
            <w:color w:val="212121"/>
            <w:lang w:eastAsia="en-GB"/>
          </w:rPr>
          <w:t xml:space="preserve"> </w:t>
        </w:r>
      </w:ins>
      <w:r w:rsidR="00613622">
        <w:rPr>
          <w:rFonts w:ascii="Calibri" w:hAnsi="Calibri" w:cs="Calibri"/>
          <w:bCs/>
          <w:color w:val="212121"/>
          <w:lang w:eastAsia="en-GB"/>
        </w:rPr>
        <w:t>age and sex</w:t>
      </w:r>
      <w:r w:rsidR="001F21EA">
        <w:rPr>
          <w:rFonts w:ascii="Calibri" w:hAnsi="Calibri" w:cs="Calibri"/>
          <w:bCs/>
          <w:color w:val="212121"/>
          <w:lang w:eastAsia="en-GB"/>
        </w:rPr>
        <w:t>. For example, while overall deaths in a year are highest in winter and lowest in</w:t>
      </w:r>
      <w:del w:id="39" w:author="Ezzati, Majid" w:date="2018-09-24T10:35:00Z">
        <w:r w:rsidR="001F21EA" w:rsidDel="00BF3619">
          <w:rPr>
            <w:rFonts w:ascii="Calibri" w:hAnsi="Calibri" w:cs="Calibri"/>
            <w:bCs/>
            <w:color w:val="212121"/>
            <w:lang w:eastAsia="en-GB"/>
          </w:rPr>
          <w:delText xml:space="preserve"> the</w:delText>
        </w:r>
      </w:del>
      <w:r w:rsidR="001F21EA">
        <w:rPr>
          <w:rFonts w:ascii="Calibri" w:hAnsi="Calibri" w:cs="Calibri"/>
          <w:bCs/>
          <w:color w:val="212121"/>
          <w:lang w:eastAsia="en-GB"/>
        </w:rPr>
        <w:t xml:space="preserve"> summer, </w:t>
      </w:r>
      <w:r w:rsidR="00E11460">
        <w:rPr>
          <w:rFonts w:ascii="Calibri" w:hAnsi="Calibri" w:cs="Calibri"/>
          <w:bCs/>
          <w:color w:val="212121"/>
          <w:lang w:eastAsia="en-GB"/>
        </w:rPr>
        <w:t xml:space="preserve">young men died by a greater amount in </w:t>
      </w:r>
      <w:del w:id="40" w:author="Ezzati, Majid" w:date="2018-09-24T10:35:00Z">
        <w:r w:rsidR="00E11460" w:rsidDel="00BF3619">
          <w:rPr>
            <w:rFonts w:ascii="Calibri" w:hAnsi="Calibri" w:cs="Calibri"/>
            <w:bCs/>
            <w:color w:val="212121"/>
            <w:lang w:eastAsia="en-GB"/>
          </w:rPr>
          <w:delText xml:space="preserve">the </w:delText>
        </w:r>
      </w:del>
      <w:r w:rsidR="00E11460">
        <w:rPr>
          <w:rFonts w:ascii="Calibri" w:hAnsi="Calibri" w:cs="Calibri"/>
          <w:bCs/>
          <w:color w:val="212121"/>
          <w:lang w:eastAsia="en-GB"/>
        </w:rPr>
        <w:t xml:space="preserve">summer </w:t>
      </w:r>
      <w:del w:id="41" w:author="Ezzati, Majid" w:date="2018-09-24T10:35:00Z">
        <w:r w:rsidR="00E11460" w:rsidDel="00BF3619">
          <w:rPr>
            <w:rFonts w:ascii="Calibri" w:hAnsi="Calibri" w:cs="Calibri"/>
            <w:bCs/>
            <w:color w:val="212121"/>
            <w:lang w:eastAsia="en-GB"/>
          </w:rPr>
          <w:delText>over the</w:delText>
        </w:r>
      </w:del>
      <w:ins w:id="42" w:author="Ezzati, Majid" w:date="2018-09-24T10:35:00Z">
        <w:r w:rsidR="00BF3619">
          <w:rPr>
            <w:rFonts w:ascii="Calibri" w:hAnsi="Calibri" w:cs="Calibri"/>
            <w:bCs/>
            <w:color w:val="212121"/>
            <w:lang w:eastAsia="en-GB"/>
          </w:rPr>
          <w:t>compared to</w:t>
        </w:r>
      </w:ins>
      <w:r w:rsidR="00E11460">
        <w:rPr>
          <w:rFonts w:ascii="Calibri" w:hAnsi="Calibri" w:cs="Calibri"/>
          <w:bCs/>
          <w:color w:val="212121"/>
          <w:lang w:eastAsia="en-GB"/>
        </w:rPr>
        <w:t xml:space="preserve"> winter</w:t>
      </w:r>
      <w:ins w:id="43" w:author="Ezzati, Majid" w:date="2018-09-24T10:35:00Z">
        <w:r w:rsidR="00BF3619">
          <w:rPr>
            <w:rFonts w:ascii="Calibri" w:hAnsi="Calibri" w:cs="Calibri"/>
            <w:bCs/>
            <w:color w:val="212121"/>
            <w:lang w:eastAsia="en-GB"/>
          </w:rPr>
          <w:t>,</w:t>
        </w:r>
      </w:ins>
      <w:del w:id="44" w:author="Ezzati, Majid" w:date="2018-09-24T10:35:00Z">
        <w:r w:rsidR="00E11460" w:rsidDel="00BF3619">
          <w:rPr>
            <w:rFonts w:ascii="Calibri" w:hAnsi="Calibri" w:cs="Calibri"/>
            <w:bCs/>
            <w:color w:val="212121"/>
            <w:lang w:eastAsia="en-GB"/>
          </w:rPr>
          <w:delText>. This behaviour was not evident in</w:delText>
        </w:r>
      </w:del>
      <w:ins w:id="45" w:author="Ezzati, Majid" w:date="2018-09-24T10:35:00Z">
        <w:r w:rsidR="00BF3619">
          <w:rPr>
            <w:rFonts w:ascii="Calibri" w:hAnsi="Calibri" w:cs="Calibri"/>
            <w:bCs/>
            <w:color w:val="212121"/>
            <w:lang w:eastAsia="en-GB"/>
          </w:rPr>
          <w:t xml:space="preserve"> which is </w:t>
        </w:r>
      </w:ins>
      <w:ins w:id="46" w:author="Ezzati, Majid" w:date="2018-09-24T10:36:00Z">
        <w:r w:rsidR="00BF3619">
          <w:rPr>
            <w:rFonts w:ascii="Calibri" w:hAnsi="Calibri" w:cs="Calibri"/>
            <w:bCs/>
            <w:color w:val="212121"/>
            <w:lang w:eastAsia="en-GB"/>
          </w:rPr>
          <w:t>different from patterns in young</w:t>
        </w:r>
      </w:ins>
      <w:r w:rsidR="00E11460">
        <w:rPr>
          <w:rFonts w:ascii="Calibri" w:hAnsi="Calibri" w:cs="Calibri"/>
          <w:bCs/>
          <w:color w:val="212121"/>
          <w:lang w:eastAsia="en-GB"/>
        </w:rPr>
        <w:t xml:space="preserve"> women.</w:t>
      </w:r>
      <w:ins w:id="47" w:author="Ezzati, Majid" w:date="2018-09-24T10:36:00Z">
        <w:r w:rsidR="00BF3619">
          <w:rPr>
            <w:rFonts w:ascii="Calibri" w:hAnsi="Calibri" w:cs="Calibri"/>
            <w:bCs/>
            <w:color w:val="212121"/>
            <w:lang w:eastAsia="en-GB"/>
          </w:rPr>
          <w:t xml:space="preserve"> [[[I would say something here on shrinking vs. not shrinking seasonal difference over time, at the extreme disappearing in </w:t>
        </w:r>
        <w:proofErr w:type="spellStart"/>
        <w:r w:rsidR="00BF3619">
          <w:rPr>
            <w:rFonts w:ascii="Calibri" w:hAnsi="Calibri" w:cs="Calibri"/>
            <w:bCs/>
            <w:color w:val="212121"/>
            <w:lang w:eastAsia="en-GB"/>
          </w:rPr>
          <w:t>under fives</w:t>
        </w:r>
        <w:proofErr w:type="spellEnd"/>
        <w:r w:rsidR="00BF3619">
          <w:rPr>
            <w:rFonts w:ascii="Calibri" w:hAnsi="Calibri" w:cs="Calibri"/>
            <w:bCs/>
            <w:color w:val="212121"/>
            <w:lang w:eastAsia="en-GB"/>
          </w:rPr>
          <w:t>]]]</w:t>
        </w:r>
      </w:ins>
      <w:r w:rsidR="00E11460">
        <w:rPr>
          <w:rFonts w:ascii="Calibri" w:hAnsi="Calibri" w:cs="Calibri"/>
          <w:bCs/>
          <w:color w:val="212121"/>
          <w:lang w:eastAsia="en-GB"/>
        </w:rPr>
        <w:t xml:space="preserve"> </w:t>
      </w:r>
      <w:r w:rsidR="000337E7">
        <w:rPr>
          <w:rFonts w:ascii="Calibri" w:hAnsi="Calibri" w:cs="Calibri"/>
          <w:bCs/>
          <w:color w:val="212121"/>
          <w:lang w:eastAsia="en-GB"/>
        </w:rPr>
        <w:t xml:space="preserve">When comparing </w:t>
      </w:r>
      <w:r w:rsidR="00225177">
        <w:rPr>
          <w:rFonts w:ascii="Calibri" w:hAnsi="Calibri" w:cs="Calibri"/>
          <w:bCs/>
          <w:color w:val="212121"/>
          <w:lang w:eastAsia="en-GB"/>
        </w:rPr>
        <w:t xml:space="preserve">climatically-varying </w:t>
      </w:r>
      <w:r w:rsidR="000337E7">
        <w:rPr>
          <w:rFonts w:ascii="Calibri" w:hAnsi="Calibri" w:cs="Calibri"/>
          <w:bCs/>
          <w:color w:val="212121"/>
          <w:lang w:eastAsia="en-GB"/>
        </w:rPr>
        <w:t>regions, the difference between maximum and mi</w:t>
      </w:r>
      <w:r w:rsidR="0020168A">
        <w:rPr>
          <w:rFonts w:ascii="Calibri" w:hAnsi="Calibri" w:cs="Calibri"/>
          <w:bCs/>
          <w:color w:val="212121"/>
          <w:lang w:eastAsia="en-GB"/>
        </w:rPr>
        <w:t xml:space="preserve">nimum deaths, as well as the timing in the year, </w:t>
      </w:r>
      <w:r w:rsidR="000337E7">
        <w:rPr>
          <w:rFonts w:ascii="Calibri" w:hAnsi="Calibri" w:cs="Calibri"/>
          <w:bCs/>
          <w:color w:val="212121"/>
          <w:lang w:eastAsia="en-GB"/>
        </w:rPr>
        <w:t>was generally the same,</w:t>
      </w:r>
      <w:r w:rsidR="0020168A">
        <w:rPr>
          <w:rFonts w:ascii="Calibri" w:hAnsi="Calibri" w:cs="Calibri"/>
          <w:bCs/>
          <w:color w:val="212121"/>
          <w:lang w:eastAsia="en-GB"/>
        </w:rPr>
        <w:t xml:space="preserve"> and was not changing over time</w:t>
      </w:r>
      <w:r w:rsidR="00B910B8">
        <w:rPr>
          <w:rFonts w:ascii="Calibri" w:hAnsi="Calibri" w:cs="Calibri"/>
          <w:bCs/>
          <w:color w:val="212121"/>
          <w:lang w:eastAsia="en-GB"/>
        </w:rPr>
        <w:t xml:space="preserve">. </w:t>
      </w:r>
      <w:del w:id="48" w:author="Ezzati, Majid" w:date="2018-09-24T10:36:00Z">
        <w:r w:rsidR="00B910B8" w:rsidDel="00BF3619">
          <w:rPr>
            <w:rFonts w:ascii="Calibri" w:hAnsi="Calibri" w:cs="Calibri"/>
            <w:bCs/>
            <w:color w:val="212121"/>
            <w:lang w:eastAsia="en-GB"/>
          </w:rPr>
          <w:delText xml:space="preserve">The lack of </w:delText>
        </w:r>
        <w:r w:rsidR="00282A2A" w:rsidDel="00BF3619">
          <w:rPr>
            <w:rFonts w:ascii="Calibri" w:hAnsi="Calibri" w:cs="Calibri"/>
            <w:bCs/>
            <w:color w:val="212121"/>
            <w:lang w:eastAsia="en-GB"/>
          </w:rPr>
          <w:delText>variation by region</w:delText>
        </w:r>
        <w:r w:rsidR="00047058" w:rsidDel="00BF3619">
          <w:rPr>
            <w:rFonts w:ascii="Calibri" w:hAnsi="Calibri" w:cs="Calibri"/>
            <w:bCs/>
            <w:color w:val="212121"/>
            <w:lang w:eastAsia="en-GB"/>
          </w:rPr>
          <w:delText xml:space="preserve"> suggests that the climate may not be driving these changes. This could suggest that those in the USA are similarly adapted to </w:delText>
        </w:r>
        <w:r w:rsidR="00A26FA8" w:rsidDel="00BF3619">
          <w:rPr>
            <w:rFonts w:ascii="Calibri" w:hAnsi="Calibri" w:cs="Calibri"/>
            <w:bCs/>
            <w:color w:val="212121"/>
            <w:lang w:eastAsia="en-GB"/>
          </w:rPr>
          <w:delText xml:space="preserve">local </w:delText>
        </w:r>
        <w:r w:rsidR="00047058" w:rsidDel="00BF3619">
          <w:rPr>
            <w:rFonts w:ascii="Calibri" w:hAnsi="Calibri" w:cs="Calibri"/>
            <w:bCs/>
            <w:color w:val="212121"/>
            <w:lang w:eastAsia="en-GB"/>
          </w:rPr>
          <w:delText xml:space="preserve">weather, so that </w:delText>
        </w:r>
        <w:r w:rsidR="0037408F" w:rsidDel="00BF3619">
          <w:rPr>
            <w:rFonts w:ascii="Calibri" w:hAnsi="Calibri" w:cs="Calibri"/>
            <w:bCs/>
            <w:color w:val="212121"/>
            <w:lang w:eastAsia="en-GB"/>
          </w:rPr>
          <w:delText xml:space="preserve">gradual </w:delText>
        </w:r>
        <w:r w:rsidR="00047058" w:rsidDel="00BF3619">
          <w:rPr>
            <w:rFonts w:ascii="Calibri" w:hAnsi="Calibri" w:cs="Calibri"/>
            <w:bCs/>
            <w:color w:val="212121"/>
            <w:lang w:eastAsia="en-GB"/>
          </w:rPr>
          <w:delText>climate change may not impact the behaviour.</w:delText>
        </w:r>
      </w:del>
    </w:p>
    <w:p w14:paraId="6B5F7D8A" w14:textId="77777777" w:rsidR="00584EA1" w:rsidRPr="00B27091" w:rsidRDefault="00584EA1" w:rsidP="00B8337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B27091">
        <w:rPr>
          <w:rFonts w:ascii="Calibri" w:eastAsia="Calibri" w:hAnsi="Calibri" w:cs="Calibri"/>
          <w:i/>
          <w:color w:val="212121"/>
          <w:lang w:eastAsia="en-GB"/>
        </w:rPr>
        <w:t>Focus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highlighted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title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abstract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of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paper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them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clearly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completely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4960134A" w14:textId="77777777" w:rsidR="00584EA1" w:rsidRPr="00B27091" w:rsidRDefault="00584EA1" w:rsidP="00B8337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B2709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possible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describe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methodology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with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sentence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two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05D0E284" w14:textId="77777777" w:rsidR="00584EA1" w:rsidRPr="00B27091" w:rsidRDefault="00584EA1" w:rsidP="00B8337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B27091">
        <w:rPr>
          <w:rFonts w:ascii="Calibri" w:eastAsia="Calibri" w:hAnsi="Calibri" w:cs="Calibri"/>
          <w:i/>
          <w:color w:val="212121"/>
          <w:lang w:eastAsia="en-GB"/>
        </w:rPr>
        <w:t>Always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mention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which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species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type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of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organism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have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studied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(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example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mutant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mice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fruit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flies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human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kidney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cancer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).</w:t>
      </w:r>
    </w:p>
    <w:p w14:paraId="160434C6" w14:textId="23753F7C" w:rsidR="008A711E" w:rsidRDefault="00584EA1" w:rsidP="008A711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4.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might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eventually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benefit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from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of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study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,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need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done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before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could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achieve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these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benefits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75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38B915E5" w14:textId="21F6ED96" w:rsidR="00745039" w:rsidRPr="00745039" w:rsidRDefault="00F60439" w:rsidP="008A711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color w:val="212121"/>
          <w:lang w:eastAsia="en-GB"/>
        </w:rPr>
      </w:pPr>
      <w:r>
        <w:rPr>
          <w:rFonts w:ascii="Calibri" w:hAnsi="Calibri" w:cs="Calibri"/>
          <w:bCs/>
          <w:color w:val="212121"/>
          <w:lang w:eastAsia="en-GB"/>
        </w:rPr>
        <w:t xml:space="preserve">Making clear the </w:t>
      </w:r>
      <w:r w:rsidR="002D3ABF">
        <w:rPr>
          <w:rFonts w:ascii="Calibri" w:hAnsi="Calibri" w:cs="Calibri"/>
          <w:bCs/>
          <w:color w:val="212121"/>
          <w:lang w:eastAsia="en-GB"/>
        </w:rPr>
        <w:t>differences</w:t>
      </w:r>
      <w:r>
        <w:rPr>
          <w:rFonts w:ascii="Calibri" w:hAnsi="Calibri" w:cs="Calibri"/>
          <w:bCs/>
          <w:color w:val="212121"/>
          <w:lang w:eastAsia="en-GB"/>
        </w:rPr>
        <w:t xml:space="preserve"> in seasonality of death counts in different age groups, sexes, locations, and</w:t>
      </w:r>
      <w:r w:rsidR="00FE0747">
        <w:rPr>
          <w:rFonts w:ascii="Calibri" w:hAnsi="Calibri" w:cs="Calibri"/>
          <w:bCs/>
          <w:color w:val="212121"/>
          <w:lang w:eastAsia="en-GB"/>
        </w:rPr>
        <w:t xml:space="preserve"> </w:t>
      </w:r>
      <w:r>
        <w:rPr>
          <w:rFonts w:ascii="Calibri" w:hAnsi="Calibri" w:cs="Calibri"/>
          <w:bCs/>
          <w:color w:val="212121"/>
          <w:lang w:eastAsia="en-GB"/>
        </w:rPr>
        <w:t xml:space="preserve">causes of death helps highlight those with greatest variation in deaths throughout the year. </w:t>
      </w:r>
      <w:commentRangeStart w:id="49"/>
      <w:r>
        <w:rPr>
          <w:rFonts w:ascii="Calibri" w:hAnsi="Calibri" w:cs="Calibri"/>
          <w:bCs/>
          <w:color w:val="212121"/>
          <w:lang w:eastAsia="en-GB"/>
        </w:rPr>
        <w:t xml:space="preserve">This may help decision makers, for example, to understand whether targeted interventions, </w:t>
      </w:r>
      <w:r w:rsidR="00A26FA8">
        <w:rPr>
          <w:rFonts w:ascii="Calibri" w:hAnsi="Calibri" w:cs="Calibri"/>
          <w:bCs/>
          <w:color w:val="212121"/>
          <w:lang w:eastAsia="en-GB"/>
        </w:rPr>
        <w:t xml:space="preserve">such as </w:t>
      </w:r>
      <w:r>
        <w:rPr>
          <w:rFonts w:ascii="Calibri" w:hAnsi="Calibri" w:cs="Calibri"/>
          <w:bCs/>
          <w:color w:val="212121"/>
          <w:lang w:eastAsia="en-GB"/>
        </w:rPr>
        <w:t>the flu vaccine</w:t>
      </w:r>
      <w:r w:rsidR="00A26FA8">
        <w:rPr>
          <w:rFonts w:ascii="Calibri" w:hAnsi="Calibri" w:cs="Calibri"/>
          <w:bCs/>
          <w:color w:val="212121"/>
          <w:lang w:eastAsia="en-GB"/>
        </w:rPr>
        <w:t xml:space="preserve"> or public health weather warnings</w:t>
      </w:r>
      <w:r>
        <w:rPr>
          <w:rFonts w:ascii="Calibri" w:hAnsi="Calibri" w:cs="Calibri"/>
          <w:bCs/>
          <w:color w:val="212121"/>
          <w:lang w:eastAsia="en-GB"/>
        </w:rPr>
        <w:t xml:space="preserve">, </w:t>
      </w:r>
      <w:r w:rsidR="00A26FA8">
        <w:rPr>
          <w:rFonts w:ascii="Calibri" w:hAnsi="Calibri" w:cs="Calibri"/>
          <w:bCs/>
          <w:color w:val="212121"/>
          <w:lang w:eastAsia="en-GB"/>
        </w:rPr>
        <w:t xml:space="preserve">are </w:t>
      </w:r>
      <w:r>
        <w:rPr>
          <w:rFonts w:ascii="Calibri" w:hAnsi="Calibri" w:cs="Calibri"/>
          <w:bCs/>
          <w:color w:val="212121"/>
          <w:lang w:eastAsia="en-GB"/>
        </w:rPr>
        <w:t xml:space="preserve">working to alleviate </w:t>
      </w:r>
      <w:del w:id="50" w:author="Ezzati, Majid" w:date="2018-09-24T10:37:00Z">
        <w:r w:rsidR="00A26FA8" w:rsidDel="007843CC">
          <w:rPr>
            <w:rFonts w:ascii="Calibri" w:hAnsi="Calibri" w:cs="Calibri"/>
            <w:bCs/>
            <w:color w:val="212121"/>
            <w:lang w:eastAsia="en-GB"/>
          </w:rPr>
          <w:delText>climate</w:delText>
        </w:r>
        <w:r w:rsidR="00FD789B" w:rsidDel="007843CC">
          <w:rPr>
            <w:rFonts w:ascii="Calibri" w:hAnsi="Calibri" w:cs="Calibri"/>
            <w:bCs/>
            <w:color w:val="212121"/>
            <w:lang w:eastAsia="en-GB"/>
          </w:rPr>
          <w:delText>-</w:delText>
        </w:r>
        <w:r w:rsidR="00A26FA8" w:rsidDel="007843CC">
          <w:rPr>
            <w:rFonts w:ascii="Calibri" w:hAnsi="Calibri" w:cs="Calibri"/>
            <w:bCs/>
            <w:color w:val="212121"/>
            <w:lang w:eastAsia="en-GB"/>
          </w:rPr>
          <w:delText>related</w:delText>
        </w:r>
      </w:del>
      <w:ins w:id="51" w:author="Ezzati, Majid" w:date="2018-09-24T10:37:00Z">
        <w:r w:rsidR="007843CC">
          <w:rPr>
            <w:rFonts w:ascii="Calibri" w:hAnsi="Calibri" w:cs="Calibri"/>
            <w:bCs/>
            <w:color w:val="212121"/>
            <w:lang w:eastAsia="en-GB"/>
          </w:rPr>
          <w:t>seasonal</w:t>
        </w:r>
      </w:ins>
      <w:r>
        <w:rPr>
          <w:rFonts w:ascii="Calibri" w:hAnsi="Calibri" w:cs="Calibri"/>
          <w:bCs/>
          <w:color w:val="212121"/>
          <w:lang w:eastAsia="en-GB"/>
        </w:rPr>
        <w:t xml:space="preserve"> deaths. </w:t>
      </w:r>
      <w:del w:id="52" w:author="Ezzati, Majid" w:date="2018-09-24T10:38:00Z">
        <w:r w:rsidDel="007843CC">
          <w:rPr>
            <w:rFonts w:ascii="Calibri" w:hAnsi="Calibri" w:cs="Calibri"/>
            <w:bCs/>
            <w:color w:val="212121"/>
            <w:lang w:eastAsia="en-GB"/>
          </w:rPr>
          <w:delText xml:space="preserve">Ultimately, we can build on the study to generate policy on who should be targeted for </w:delText>
        </w:r>
        <w:r w:rsidR="002030EB" w:rsidDel="007843CC">
          <w:rPr>
            <w:rFonts w:ascii="Calibri" w:hAnsi="Calibri" w:cs="Calibri"/>
            <w:bCs/>
            <w:color w:val="212121"/>
            <w:lang w:eastAsia="en-GB"/>
          </w:rPr>
          <w:delText>specialist treatment at particular times of the year</w:delText>
        </w:r>
        <w:r w:rsidR="008A4EC3" w:rsidDel="007843CC">
          <w:rPr>
            <w:rFonts w:ascii="Calibri" w:hAnsi="Calibri" w:cs="Calibri"/>
            <w:bCs/>
            <w:color w:val="212121"/>
            <w:lang w:eastAsia="en-GB"/>
          </w:rPr>
          <w:delText>.</w:delText>
        </w:r>
        <w:commentRangeEnd w:id="49"/>
        <w:r w:rsidR="007843CC" w:rsidDel="007843CC">
          <w:rPr>
            <w:rStyle w:val="CommentReference"/>
          </w:rPr>
          <w:commentReference w:id="49"/>
        </w:r>
      </w:del>
      <w:bookmarkStart w:id="53" w:name="_GoBack"/>
      <w:bookmarkEnd w:id="53"/>
    </w:p>
    <w:p w14:paraId="2DB41262" w14:textId="77777777" w:rsidR="00584EA1" w:rsidRPr="00584EA1" w:rsidRDefault="00584EA1" w:rsidP="00B8337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Think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beyond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immediate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field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research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how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lead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benefit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wider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society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(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patients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environment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).</w:t>
      </w:r>
    </w:p>
    <w:p w14:paraId="70321769" w14:textId="77777777" w:rsidR="00584EA1" w:rsidRPr="00584EA1" w:rsidRDefault="00584EA1" w:rsidP="00B8337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Avoid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hype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exaggeration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.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example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about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fundamental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process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living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relevant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understanding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cancer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should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mention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link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but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careful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not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imply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will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imminently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lead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treatments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4CB900DE" w14:textId="77777777" w:rsidR="00584EA1" w:rsidRPr="00C93A05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i/>
          <w:color w:val="212121"/>
          <w:lang w:eastAsia="en-GB"/>
        </w:rPr>
      </w:pPr>
      <w:r w:rsidRPr="00C93A05">
        <w:rPr>
          <w:rFonts w:ascii="Calibri" w:eastAsia="Calibri" w:hAnsi="Calibri" w:cs="Calibri"/>
          <w:i/>
          <w:color w:val="212121"/>
          <w:lang w:eastAsia="en-GB"/>
        </w:rPr>
        <w:t>After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have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answered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questions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re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>-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read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general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instructions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specific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tips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under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each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then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edit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.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possible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ask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someone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from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outside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field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such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friend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with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non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>-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scientific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background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read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help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identify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any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are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unclear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lacking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detail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>.</w:t>
      </w:r>
    </w:p>
    <w:p w14:paraId="706329E0" w14:textId="77777777" w:rsidR="00433EDB" w:rsidRPr="00B8337E" w:rsidRDefault="00433EDB" w:rsidP="00B8337E">
      <w:pPr>
        <w:jc w:val="both"/>
        <w:rPr>
          <w:rFonts w:ascii="Arial Hebrew Scholar" w:hAnsi="Arial Hebrew Scholar" w:cs="Arial Hebrew Scholar"/>
        </w:rPr>
      </w:pPr>
    </w:p>
    <w:sectPr w:rsidR="00433EDB" w:rsidRPr="00B8337E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5" w:author="Ezzati, Majid" w:date="2018-09-24T10:30:00Z" w:initials="EM">
    <w:p w14:paraId="34ADBA5C" w14:textId="6DE893FE" w:rsidR="001A3644" w:rsidRDefault="001A3644">
      <w:pPr>
        <w:pStyle w:val="CommentText"/>
      </w:pPr>
      <w:r>
        <w:rPr>
          <w:rStyle w:val="CommentReference"/>
        </w:rPr>
        <w:annotationRef/>
      </w:r>
      <w:r>
        <w:t>Less so on whether they are working and more so on if needed</w:t>
      </w:r>
    </w:p>
  </w:comment>
  <w:comment w:id="31" w:author="Ezzati, Majid" w:date="2018-09-24T10:34:00Z" w:initials="EM">
    <w:p w14:paraId="4910AE35" w14:textId="0D0D8886" w:rsidR="00BF3619" w:rsidRDefault="00BF3619">
      <w:pPr>
        <w:pStyle w:val="CommentText"/>
      </w:pPr>
      <w:r>
        <w:rPr>
          <w:rStyle w:val="CommentReference"/>
        </w:rPr>
        <w:annotationRef/>
      </w:r>
      <w:r>
        <w:t>Let’s not overdo this. As they picked on it, we don’t really do this</w:t>
      </w:r>
    </w:p>
  </w:comment>
  <w:comment w:id="34" w:author="Ezzati, Majid" w:date="2018-09-24T10:33:00Z" w:initials="EM">
    <w:p w14:paraId="151813DC" w14:textId="26E562EC" w:rsidR="00BF3619" w:rsidRDefault="00BF3619">
      <w:pPr>
        <w:pStyle w:val="CommentText"/>
      </w:pPr>
      <w:r>
        <w:rPr>
          <w:rStyle w:val="CommentReference"/>
        </w:rPr>
        <w:annotationRef/>
      </w:r>
      <w:r>
        <w:t xml:space="preserve">Work this into the previous question. </w:t>
      </w:r>
    </w:p>
  </w:comment>
  <w:comment w:id="49" w:author="Ezzati, Majid" w:date="2018-09-24T10:38:00Z" w:initials="EM">
    <w:p w14:paraId="06575291" w14:textId="436C6F44" w:rsidR="007843CC" w:rsidRDefault="007843CC">
      <w:pPr>
        <w:pStyle w:val="CommentText"/>
      </w:pPr>
      <w:r>
        <w:rPr>
          <w:rStyle w:val="CommentReference"/>
        </w:rPr>
        <w:annotationRef/>
      </w:r>
      <w:r>
        <w:t>Don’t we say more on this in Discussion. Look to see if we can borrow from there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4ADBA5C" w15:done="0"/>
  <w15:commentEx w15:paraId="4910AE35" w15:done="0"/>
  <w15:commentEx w15:paraId="151813DC" w15:done="0"/>
  <w15:commentEx w15:paraId="0657529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Hebrew Scholar">
    <w:altName w:val="Times New Roman"/>
    <w:charset w:val="B1"/>
    <w:family w:val="auto"/>
    <w:pitch w:val="variable"/>
    <w:sig w:usb0="00000000" w:usb1="40002002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034473"/>
    <w:multiLevelType w:val="multilevel"/>
    <w:tmpl w:val="6E0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B9299D"/>
    <w:multiLevelType w:val="multilevel"/>
    <w:tmpl w:val="50F4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696AA8"/>
    <w:multiLevelType w:val="multilevel"/>
    <w:tmpl w:val="F520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9D4CFF"/>
    <w:multiLevelType w:val="multilevel"/>
    <w:tmpl w:val="401A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Ezzati, Majid">
    <w15:presenceInfo w15:providerId="None" w15:userId="Ezzati, Maji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EA1"/>
    <w:rsid w:val="0000461D"/>
    <w:rsid w:val="000337E7"/>
    <w:rsid w:val="0003657E"/>
    <w:rsid w:val="00036FFA"/>
    <w:rsid w:val="00043B19"/>
    <w:rsid w:val="000450BD"/>
    <w:rsid w:val="0004691D"/>
    <w:rsid w:val="00047058"/>
    <w:rsid w:val="000544A3"/>
    <w:rsid w:val="00054AE8"/>
    <w:rsid w:val="0006422D"/>
    <w:rsid w:val="00065EAB"/>
    <w:rsid w:val="00066C53"/>
    <w:rsid w:val="00074902"/>
    <w:rsid w:val="0008003B"/>
    <w:rsid w:val="0008315C"/>
    <w:rsid w:val="000839BE"/>
    <w:rsid w:val="00083B1A"/>
    <w:rsid w:val="000870BD"/>
    <w:rsid w:val="00094337"/>
    <w:rsid w:val="00097832"/>
    <w:rsid w:val="000A0552"/>
    <w:rsid w:val="000A248F"/>
    <w:rsid w:val="000A67D2"/>
    <w:rsid w:val="000B0D4A"/>
    <w:rsid w:val="000B6495"/>
    <w:rsid w:val="000B68BB"/>
    <w:rsid w:val="000B7625"/>
    <w:rsid w:val="000C7277"/>
    <w:rsid w:val="000D3BBB"/>
    <w:rsid w:val="000E45ED"/>
    <w:rsid w:val="000E735E"/>
    <w:rsid w:val="0010038C"/>
    <w:rsid w:val="001075D5"/>
    <w:rsid w:val="00110417"/>
    <w:rsid w:val="00132C6C"/>
    <w:rsid w:val="0013723F"/>
    <w:rsid w:val="001463B4"/>
    <w:rsid w:val="00156FC7"/>
    <w:rsid w:val="00161E98"/>
    <w:rsid w:val="001630CE"/>
    <w:rsid w:val="001667BC"/>
    <w:rsid w:val="00166F8C"/>
    <w:rsid w:val="001672B6"/>
    <w:rsid w:val="00167BD7"/>
    <w:rsid w:val="001767A0"/>
    <w:rsid w:val="00176AB2"/>
    <w:rsid w:val="00183ED4"/>
    <w:rsid w:val="001928EC"/>
    <w:rsid w:val="00196473"/>
    <w:rsid w:val="001A1F00"/>
    <w:rsid w:val="001A3644"/>
    <w:rsid w:val="001A39E7"/>
    <w:rsid w:val="001B0EFF"/>
    <w:rsid w:val="001B23D1"/>
    <w:rsid w:val="001B3A23"/>
    <w:rsid w:val="001B4B02"/>
    <w:rsid w:val="001B55EF"/>
    <w:rsid w:val="001C3326"/>
    <w:rsid w:val="001C613C"/>
    <w:rsid w:val="001C6F04"/>
    <w:rsid w:val="001C7628"/>
    <w:rsid w:val="001D109C"/>
    <w:rsid w:val="001D547C"/>
    <w:rsid w:val="001E163F"/>
    <w:rsid w:val="001E4959"/>
    <w:rsid w:val="001F0FFF"/>
    <w:rsid w:val="001F21EA"/>
    <w:rsid w:val="001F7D80"/>
    <w:rsid w:val="002006A8"/>
    <w:rsid w:val="0020168A"/>
    <w:rsid w:val="002030EB"/>
    <w:rsid w:val="00211495"/>
    <w:rsid w:val="00220346"/>
    <w:rsid w:val="00220897"/>
    <w:rsid w:val="00220C4B"/>
    <w:rsid w:val="00221B31"/>
    <w:rsid w:val="00222996"/>
    <w:rsid w:val="002231AC"/>
    <w:rsid w:val="00225177"/>
    <w:rsid w:val="00242A2D"/>
    <w:rsid w:val="002500AE"/>
    <w:rsid w:val="00251A8B"/>
    <w:rsid w:val="00255519"/>
    <w:rsid w:val="002558E8"/>
    <w:rsid w:val="0026033D"/>
    <w:rsid w:val="00260B02"/>
    <w:rsid w:val="00262880"/>
    <w:rsid w:val="002718D5"/>
    <w:rsid w:val="00271A08"/>
    <w:rsid w:val="00276AEC"/>
    <w:rsid w:val="00282A2A"/>
    <w:rsid w:val="0029006F"/>
    <w:rsid w:val="00296A5E"/>
    <w:rsid w:val="00296CA9"/>
    <w:rsid w:val="00297AC0"/>
    <w:rsid w:val="002A3BB4"/>
    <w:rsid w:val="002A587E"/>
    <w:rsid w:val="002A7107"/>
    <w:rsid w:val="002B1609"/>
    <w:rsid w:val="002C47B0"/>
    <w:rsid w:val="002C725D"/>
    <w:rsid w:val="002D3ABF"/>
    <w:rsid w:val="002D7E35"/>
    <w:rsid w:val="002E05E6"/>
    <w:rsid w:val="002E5CE9"/>
    <w:rsid w:val="002F489D"/>
    <w:rsid w:val="002F4DC5"/>
    <w:rsid w:val="00303AC5"/>
    <w:rsid w:val="00303C84"/>
    <w:rsid w:val="00306685"/>
    <w:rsid w:val="0031127E"/>
    <w:rsid w:val="00315E15"/>
    <w:rsid w:val="00334B66"/>
    <w:rsid w:val="00346FCE"/>
    <w:rsid w:val="00351F3A"/>
    <w:rsid w:val="00361DD6"/>
    <w:rsid w:val="003664AF"/>
    <w:rsid w:val="00366CF7"/>
    <w:rsid w:val="003673C8"/>
    <w:rsid w:val="00367F0A"/>
    <w:rsid w:val="00373464"/>
    <w:rsid w:val="0037408F"/>
    <w:rsid w:val="00376B34"/>
    <w:rsid w:val="00380602"/>
    <w:rsid w:val="00383AF4"/>
    <w:rsid w:val="00393759"/>
    <w:rsid w:val="0039751B"/>
    <w:rsid w:val="003A3A3F"/>
    <w:rsid w:val="003C153C"/>
    <w:rsid w:val="003D5A57"/>
    <w:rsid w:val="003D7008"/>
    <w:rsid w:val="003E207C"/>
    <w:rsid w:val="003F22B3"/>
    <w:rsid w:val="003F4C4D"/>
    <w:rsid w:val="004018CB"/>
    <w:rsid w:val="004022B7"/>
    <w:rsid w:val="00402D6F"/>
    <w:rsid w:val="004060EF"/>
    <w:rsid w:val="00430B59"/>
    <w:rsid w:val="0043246A"/>
    <w:rsid w:val="00433EDB"/>
    <w:rsid w:val="004358E7"/>
    <w:rsid w:val="00437E72"/>
    <w:rsid w:val="00445E5A"/>
    <w:rsid w:val="00466460"/>
    <w:rsid w:val="00473FE3"/>
    <w:rsid w:val="00477900"/>
    <w:rsid w:val="00484E1E"/>
    <w:rsid w:val="004900CC"/>
    <w:rsid w:val="004933FA"/>
    <w:rsid w:val="00497BA7"/>
    <w:rsid w:val="004A39A8"/>
    <w:rsid w:val="004A5369"/>
    <w:rsid w:val="004B0C13"/>
    <w:rsid w:val="004B2C9E"/>
    <w:rsid w:val="004B5A7D"/>
    <w:rsid w:val="004B660A"/>
    <w:rsid w:val="004C140E"/>
    <w:rsid w:val="004C3449"/>
    <w:rsid w:val="004C359E"/>
    <w:rsid w:val="004C3E42"/>
    <w:rsid w:val="004D77E6"/>
    <w:rsid w:val="004E36B5"/>
    <w:rsid w:val="004E3F16"/>
    <w:rsid w:val="004E7B07"/>
    <w:rsid w:val="004F021C"/>
    <w:rsid w:val="004F1615"/>
    <w:rsid w:val="004F404D"/>
    <w:rsid w:val="004F60F9"/>
    <w:rsid w:val="004F7FD8"/>
    <w:rsid w:val="005028B3"/>
    <w:rsid w:val="005041A9"/>
    <w:rsid w:val="00506AF4"/>
    <w:rsid w:val="00512B93"/>
    <w:rsid w:val="005130C5"/>
    <w:rsid w:val="00517B2E"/>
    <w:rsid w:val="0052766E"/>
    <w:rsid w:val="00540B2C"/>
    <w:rsid w:val="00545AD3"/>
    <w:rsid w:val="005546F4"/>
    <w:rsid w:val="0055527C"/>
    <w:rsid w:val="005556EB"/>
    <w:rsid w:val="00561F2E"/>
    <w:rsid w:val="00565475"/>
    <w:rsid w:val="00565B41"/>
    <w:rsid w:val="005758C0"/>
    <w:rsid w:val="00577AC5"/>
    <w:rsid w:val="00580AC3"/>
    <w:rsid w:val="005841AF"/>
    <w:rsid w:val="00584EA1"/>
    <w:rsid w:val="00585742"/>
    <w:rsid w:val="0059276B"/>
    <w:rsid w:val="0059357D"/>
    <w:rsid w:val="00594F9B"/>
    <w:rsid w:val="005A09B0"/>
    <w:rsid w:val="005A6FBD"/>
    <w:rsid w:val="005B1ED4"/>
    <w:rsid w:val="005B3BA8"/>
    <w:rsid w:val="005B3E87"/>
    <w:rsid w:val="005B3F95"/>
    <w:rsid w:val="005B5156"/>
    <w:rsid w:val="005B6ADA"/>
    <w:rsid w:val="005D61B1"/>
    <w:rsid w:val="005D7DA3"/>
    <w:rsid w:val="005E1EC7"/>
    <w:rsid w:val="005E4D7D"/>
    <w:rsid w:val="005E57C1"/>
    <w:rsid w:val="005F34A4"/>
    <w:rsid w:val="005F3963"/>
    <w:rsid w:val="005F5217"/>
    <w:rsid w:val="005F6088"/>
    <w:rsid w:val="00601F4E"/>
    <w:rsid w:val="0061042C"/>
    <w:rsid w:val="0061190A"/>
    <w:rsid w:val="006124E6"/>
    <w:rsid w:val="00613622"/>
    <w:rsid w:val="00615C18"/>
    <w:rsid w:val="00626D2D"/>
    <w:rsid w:val="00631DE6"/>
    <w:rsid w:val="00634114"/>
    <w:rsid w:val="00641AF0"/>
    <w:rsid w:val="00654679"/>
    <w:rsid w:val="00654875"/>
    <w:rsid w:val="00661342"/>
    <w:rsid w:val="006633AD"/>
    <w:rsid w:val="0067020B"/>
    <w:rsid w:val="00677304"/>
    <w:rsid w:val="0069323B"/>
    <w:rsid w:val="006934E5"/>
    <w:rsid w:val="006A5B04"/>
    <w:rsid w:val="006B1A17"/>
    <w:rsid w:val="006B2844"/>
    <w:rsid w:val="006C0D41"/>
    <w:rsid w:val="006C1E31"/>
    <w:rsid w:val="006C492D"/>
    <w:rsid w:val="006C50E6"/>
    <w:rsid w:val="006C685C"/>
    <w:rsid w:val="006D2FCA"/>
    <w:rsid w:val="006E460B"/>
    <w:rsid w:val="006E7FE1"/>
    <w:rsid w:val="006F219C"/>
    <w:rsid w:val="006F382C"/>
    <w:rsid w:val="006F61EA"/>
    <w:rsid w:val="00701132"/>
    <w:rsid w:val="00712E39"/>
    <w:rsid w:val="00717E62"/>
    <w:rsid w:val="00722C79"/>
    <w:rsid w:val="007259F2"/>
    <w:rsid w:val="00731D0E"/>
    <w:rsid w:val="0073435F"/>
    <w:rsid w:val="0074309A"/>
    <w:rsid w:val="00745039"/>
    <w:rsid w:val="00756500"/>
    <w:rsid w:val="00756799"/>
    <w:rsid w:val="00762106"/>
    <w:rsid w:val="007651B7"/>
    <w:rsid w:val="007657EB"/>
    <w:rsid w:val="007843CC"/>
    <w:rsid w:val="00795E96"/>
    <w:rsid w:val="007960FE"/>
    <w:rsid w:val="007A11B2"/>
    <w:rsid w:val="007A50AF"/>
    <w:rsid w:val="007B3072"/>
    <w:rsid w:val="007B4B89"/>
    <w:rsid w:val="007B545A"/>
    <w:rsid w:val="007D6952"/>
    <w:rsid w:val="007E13E7"/>
    <w:rsid w:val="007E7DB0"/>
    <w:rsid w:val="007F2E1E"/>
    <w:rsid w:val="007F3437"/>
    <w:rsid w:val="007F43D6"/>
    <w:rsid w:val="00800663"/>
    <w:rsid w:val="008069E6"/>
    <w:rsid w:val="00811049"/>
    <w:rsid w:val="0081132E"/>
    <w:rsid w:val="00856214"/>
    <w:rsid w:val="00861FC5"/>
    <w:rsid w:val="00863A6B"/>
    <w:rsid w:val="00865497"/>
    <w:rsid w:val="00866C44"/>
    <w:rsid w:val="0089552E"/>
    <w:rsid w:val="008A4EC3"/>
    <w:rsid w:val="008A6465"/>
    <w:rsid w:val="008A711E"/>
    <w:rsid w:val="008B62FB"/>
    <w:rsid w:val="008B7DDD"/>
    <w:rsid w:val="008C16F9"/>
    <w:rsid w:val="008C284F"/>
    <w:rsid w:val="008C4931"/>
    <w:rsid w:val="008C4B74"/>
    <w:rsid w:val="008D151B"/>
    <w:rsid w:val="008D3715"/>
    <w:rsid w:val="008E4AA7"/>
    <w:rsid w:val="008E6C2E"/>
    <w:rsid w:val="008F16FF"/>
    <w:rsid w:val="0090205E"/>
    <w:rsid w:val="00905806"/>
    <w:rsid w:val="00911EE8"/>
    <w:rsid w:val="009147E4"/>
    <w:rsid w:val="0093256D"/>
    <w:rsid w:val="00932BD5"/>
    <w:rsid w:val="00937AF1"/>
    <w:rsid w:val="009451FC"/>
    <w:rsid w:val="00963B38"/>
    <w:rsid w:val="00973231"/>
    <w:rsid w:val="00974800"/>
    <w:rsid w:val="0098603C"/>
    <w:rsid w:val="00986376"/>
    <w:rsid w:val="00986803"/>
    <w:rsid w:val="00990641"/>
    <w:rsid w:val="0099086F"/>
    <w:rsid w:val="009925C1"/>
    <w:rsid w:val="009A2083"/>
    <w:rsid w:val="009A475F"/>
    <w:rsid w:val="009A4D56"/>
    <w:rsid w:val="009A6386"/>
    <w:rsid w:val="009B275D"/>
    <w:rsid w:val="009B5A1B"/>
    <w:rsid w:val="009B6AE3"/>
    <w:rsid w:val="009C4DBD"/>
    <w:rsid w:val="009C5745"/>
    <w:rsid w:val="009D53D9"/>
    <w:rsid w:val="009D5647"/>
    <w:rsid w:val="009E25B4"/>
    <w:rsid w:val="009E450A"/>
    <w:rsid w:val="00A0121A"/>
    <w:rsid w:val="00A10491"/>
    <w:rsid w:val="00A20375"/>
    <w:rsid w:val="00A24643"/>
    <w:rsid w:val="00A25BFD"/>
    <w:rsid w:val="00A25C6B"/>
    <w:rsid w:val="00A26FA8"/>
    <w:rsid w:val="00A359A3"/>
    <w:rsid w:val="00A4013D"/>
    <w:rsid w:val="00A414CE"/>
    <w:rsid w:val="00A55A47"/>
    <w:rsid w:val="00A718C6"/>
    <w:rsid w:val="00A928CC"/>
    <w:rsid w:val="00AA0869"/>
    <w:rsid w:val="00AA1780"/>
    <w:rsid w:val="00AC6A7C"/>
    <w:rsid w:val="00AD2DD2"/>
    <w:rsid w:val="00AE50E2"/>
    <w:rsid w:val="00AF59A5"/>
    <w:rsid w:val="00AF69F6"/>
    <w:rsid w:val="00AF70EF"/>
    <w:rsid w:val="00B00C64"/>
    <w:rsid w:val="00B10ABF"/>
    <w:rsid w:val="00B25B8D"/>
    <w:rsid w:val="00B26927"/>
    <w:rsid w:val="00B27091"/>
    <w:rsid w:val="00B33909"/>
    <w:rsid w:val="00B46F3D"/>
    <w:rsid w:val="00B526C6"/>
    <w:rsid w:val="00B65BA0"/>
    <w:rsid w:val="00B67B3E"/>
    <w:rsid w:val="00B70782"/>
    <w:rsid w:val="00B8337E"/>
    <w:rsid w:val="00B86D68"/>
    <w:rsid w:val="00B90CA4"/>
    <w:rsid w:val="00B910B8"/>
    <w:rsid w:val="00B91584"/>
    <w:rsid w:val="00BA7D21"/>
    <w:rsid w:val="00BB1084"/>
    <w:rsid w:val="00BC3174"/>
    <w:rsid w:val="00BC4C68"/>
    <w:rsid w:val="00BD0801"/>
    <w:rsid w:val="00BD7F1D"/>
    <w:rsid w:val="00BE5840"/>
    <w:rsid w:val="00BE69DF"/>
    <w:rsid w:val="00BE7C5B"/>
    <w:rsid w:val="00BF3619"/>
    <w:rsid w:val="00C0038E"/>
    <w:rsid w:val="00C02149"/>
    <w:rsid w:val="00C25541"/>
    <w:rsid w:val="00C4447B"/>
    <w:rsid w:val="00C64ECC"/>
    <w:rsid w:val="00C77FA7"/>
    <w:rsid w:val="00C93A05"/>
    <w:rsid w:val="00C95BF9"/>
    <w:rsid w:val="00CA18D9"/>
    <w:rsid w:val="00CB55DA"/>
    <w:rsid w:val="00CB62F6"/>
    <w:rsid w:val="00CC0C91"/>
    <w:rsid w:val="00CE1AD3"/>
    <w:rsid w:val="00CE1DCB"/>
    <w:rsid w:val="00CE3E2E"/>
    <w:rsid w:val="00CF318B"/>
    <w:rsid w:val="00CF4741"/>
    <w:rsid w:val="00CF6DFE"/>
    <w:rsid w:val="00D00531"/>
    <w:rsid w:val="00D019A2"/>
    <w:rsid w:val="00D02580"/>
    <w:rsid w:val="00D03080"/>
    <w:rsid w:val="00D117B9"/>
    <w:rsid w:val="00D20DC2"/>
    <w:rsid w:val="00D24809"/>
    <w:rsid w:val="00D24DC4"/>
    <w:rsid w:val="00D27415"/>
    <w:rsid w:val="00D3479E"/>
    <w:rsid w:val="00D349E0"/>
    <w:rsid w:val="00D435B3"/>
    <w:rsid w:val="00D4389D"/>
    <w:rsid w:val="00D5045D"/>
    <w:rsid w:val="00D52C94"/>
    <w:rsid w:val="00D56CDF"/>
    <w:rsid w:val="00D64CF4"/>
    <w:rsid w:val="00D7364D"/>
    <w:rsid w:val="00D75325"/>
    <w:rsid w:val="00D91503"/>
    <w:rsid w:val="00D92672"/>
    <w:rsid w:val="00D92A88"/>
    <w:rsid w:val="00DA0FD4"/>
    <w:rsid w:val="00DC1680"/>
    <w:rsid w:val="00DC6355"/>
    <w:rsid w:val="00DC6422"/>
    <w:rsid w:val="00DD5EAB"/>
    <w:rsid w:val="00E04AA7"/>
    <w:rsid w:val="00E11460"/>
    <w:rsid w:val="00E32857"/>
    <w:rsid w:val="00E42E99"/>
    <w:rsid w:val="00E46E80"/>
    <w:rsid w:val="00E47F81"/>
    <w:rsid w:val="00E629C4"/>
    <w:rsid w:val="00E63B39"/>
    <w:rsid w:val="00E65E81"/>
    <w:rsid w:val="00E827DA"/>
    <w:rsid w:val="00E85B65"/>
    <w:rsid w:val="00E97E6E"/>
    <w:rsid w:val="00EB7434"/>
    <w:rsid w:val="00EC2845"/>
    <w:rsid w:val="00EC4F04"/>
    <w:rsid w:val="00EC6CD0"/>
    <w:rsid w:val="00EC7E67"/>
    <w:rsid w:val="00ED0ECD"/>
    <w:rsid w:val="00ED3EB5"/>
    <w:rsid w:val="00ED59BA"/>
    <w:rsid w:val="00EE34B8"/>
    <w:rsid w:val="00EF05CA"/>
    <w:rsid w:val="00EF0DEC"/>
    <w:rsid w:val="00F01B41"/>
    <w:rsid w:val="00F04BA6"/>
    <w:rsid w:val="00F04E4E"/>
    <w:rsid w:val="00F074B7"/>
    <w:rsid w:val="00F147B2"/>
    <w:rsid w:val="00F164AD"/>
    <w:rsid w:val="00F16BE0"/>
    <w:rsid w:val="00F20796"/>
    <w:rsid w:val="00F22901"/>
    <w:rsid w:val="00F33D35"/>
    <w:rsid w:val="00F40035"/>
    <w:rsid w:val="00F43484"/>
    <w:rsid w:val="00F44C4D"/>
    <w:rsid w:val="00F60439"/>
    <w:rsid w:val="00F60899"/>
    <w:rsid w:val="00F636D9"/>
    <w:rsid w:val="00F73CE1"/>
    <w:rsid w:val="00F92CFA"/>
    <w:rsid w:val="00FA31DA"/>
    <w:rsid w:val="00FA51BD"/>
    <w:rsid w:val="00FA5FA5"/>
    <w:rsid w:val="00FB1037"/>
    <w:rsid w:val="00FB162A"/>
    <w:rsid w:val="00FB3A54"/>
    <w:rsid w:val="00FB6151"/>
    <w:rsid w:val="00FC0A20"/>
    <w:rsid w:val="00FC0D6A"/>
    <w:rsid w:val="00FD3A8B"/>
    <w:rsid w:val="00FD789B"/>
    <w:rsid w:val="00FE0747"/>
    <w:rsid w:val="00FE5FE6"/>
    <w:rsid w:val="00FF35B1"/>
    <w:rsid w:val="00FF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470C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84EA1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584EA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1372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72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723F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72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723F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2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23F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79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56DC9-7EC1-4508-9287-89A064735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Ezzati, Majid</cp:lastModifiedBy>
  <cp:revision>11</cp:revision>
  <cp:lastPrinted>2018-09-20T15:12:00Z</cp:lastPrinted>
  <dcterms:created xsi:type="dcterms:W3CDTF">2018-09-24T14:06:00Z</dcterms:created>
  <dcterms:modified xsi:type="dcterms:W3CDTF">2018-09-24T14:38:00Z</dcterms:modified>
</cp:coreProperties>
</file>