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EBC89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584EA1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br/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1.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background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information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someone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completely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unfamiliar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with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field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know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understand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150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7493320" w14:textId="1BAD42C3" w:rsidR="004C359E" w:rsidRDefault="00ED0ECD" w:rsidP="001A3644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color w:val="212121"/>
          <w:lang w:eastAsia="en-GB"/>
        </w:rPr>
        <w:t>I</w:t>
      </w:r>
      <w:r w:rsidR="0010038C">
        <w:rPr>
          <w:rFonts w:ascii="Calibri" w:hAnsi="Calibri" w:cs="Calibri"/>
          <w:color w:val="212121"/>
          <w:lang w:eastAsia="en-GB"/>
        </w:rPr>
        <w:t>n the USA</w:t>
      </w:r>
      <w:r w:rsidR="00473FE3">
        <w:rPr>
          <w:rFonts w:ascii="Calibri" w:hAnsi="Calibri" w:cs="Calibri"/>
          <w:color w:val="212121"/>
          <w:lang w:eastAsia="en-GB"/>
        </w:rPr>
        <w:t xml:space="preserve">, total </w:t>
      </w:r>
      <w:r w:rsidR="00097832">
        <w:rPr>
          <w:rFonts w:ascii="Calibri" w:hAnsi="Calibri" w:cs="Calibri"/>
          <w:color w:val="212121"/>
          <w:lang w:eastAsia="en-GB"/>
        </w:rPr>
        <w:t xml:space="preserve">number of </w:t>
      </w:r>
      <w:r w:rsidR="00473FE3">
        <w:rPr>
          <w:rFonts w:ascii="Calibri" w:hAnsi="Calibri" w:cs="Calibri"/>
          <w:color w:val="212121"/>
          <w:lang w:eastAsia="en-GB"/>
        </w:rPr>
        <w:t xml:space="preserve">deaths </w:t>
      </w:r>
      <w:r w:rsidR="00383AF4">
        <w:rPr>
          <w:rFonts w:ascii="Calibri" w:hAnsi="Calibri" w:cs="Calibri"/>
          <w:color w:val="212121"/>
          <w:lang w:eastAsia="en-GB"/>
        </w:rPr>
        <w:t xml:space="preserve">from </w:t>
      </w:r>
      <w:r>
        <w:rPr>
          <w:rFonts w:ascii="Calibri" w:hAnsi="Calibri" w:cs="Calibri"/>
          <w:color w:val="212121"/>
          <w:lang w:eastAsia="en-GB"/>
        </w:rPr>
        <w:t>are</w:t>
      </w:r>
      <w:r w:rsidR="00580AC3">
        <w:rPr>
          <w:rFonts w:ascii="Calibri" w:hAnsi="Calibri" w:cs="Calibri"/>
          <w:color w:val="212121"/>
          <w:lang w:eastAsia="en-GB"/>
        </w:rPr>
        <w:t xml:space="preserve"> </w:t>
      </w:r>
      <w:r w:rsidR="00473FE3">
        <w:rPr>
          <w:rFonts w:ascii="Calibri" w:hAnsi="Calibri" w:cs="Calibri"/>
          <w:color w:val="212121"/>
          <w:lang w:eastAsia="en-GB"/>
        </w:rPr>
        <w:t xml:space="preserve">greater in winter </w:t>
      </w:r>
      <w:r w:rsidR="0067020B">
        <w:rPr>
          <w:rFonts w:ascii="Calibri" w:hAnsi="Calibri" w:cs="Calibri"/>
          <w:color w:val="212121"/>
          <w:lang w:eastAsia="en-GB"/>
        </w:rPr>
        <w:t xml:space="preserve">months </w:t>
      </w:r>
      <w:r w:rsidR="00580AC3">
        <w:rPr>
          <w:rFonts w:ascii="Calibri" w:hAnsi="Calibri" w:cs="Calibri"/>
          <w:color w:val="212121"/>
          <w:lang w:eastAsia="en-GB"/>
        </w:rPr>
        <w:t xml:space="preserve">than </w:t>
      </w:r>
      <w:r w:rsidR="0067020B">
        <w:rPr>
          <w:rFonts w:ascii="Calibri" w:hAnsi="Calibri" w:cs="Calibri"/>
          <w:color w:val="212121"/>
          <w:lang w:eastAsia="en-GB"/>
        </w:rPr>
        <w:t xml:space="preserve">those </w:t>
      </w:r>
      <w:r w:rsidR="00580AC3">
        <w:rPr>
          <w:rFonts w:ascii="Calibri" w:hAnsi="Calibri" w:cs="Calibri"/>
          <w:color w:val="212121"/>
          <w:lang w:eastAsia="en-GB"/>
        </w:rPr>
        <w:t>in</w:t>
      </w:r>
      <w:r w:rsidR="00473FE3">
        <w:rPr>
          <w:rFonts w:ascii="Calibri" w:hAnsi="Calibri" w:cs="Calibri"/>
          <w:color w:val="212121"/>
          <w:lang w:eastAsia="en-GB"/>
        </w:rPr>
        <w:t xml:space="preserve"> the summer. However,</w:t>
      </w:r>
      <w:r w:rsidR="0010038C">
        <w:rPr>
          <w:rFonts w:ascii="Calibri" w:hAnsi="Calibri" w:cs="Calibri"/>
          <w:color w:val="212121"/>
          <w:lang w:eastAsia="en-GB"/>
        </w:rPr>
        <w:t xml:space="preserve"> </w:t>
      </w:r>
      <w:r w:rsidR="00097832">
        <w:rPr>
          <w:rFonts w:ascii="Calibri" w:hAnsi="Calibri" w:cs="Calibri"/>
          <w:color w:val="212121"/>
          <w:lang w:eastAsia="en-GB"/>
        </w:rPr>
        <w:t xml:space="preserve">the </w:t>
      </w:r>
      <w:r w:rsidR="001A3644">
        <w:rPr>
          <w:rFonts w:ascii="Calibri" w:hAnsi="Calibri" w:cs="Calibri"/>
          <w:color w:val="212121"/>
          <w:lang w:eastAsia="en-GB"/>
        </w:rPr>
        <w:t>when exactly</w:t>
      </w:r>
      <w:r w:rsidR="00097832">
        <w:rPr>
          <w:rFonts w:ascii="Calibri" w:hAnsi="Calibri" w:cs="Calibri"/>
          <w:color w:val="212121"/>
          <w:lang w:eastAsia="en-GB"/>
        </w:rPr>
        <w:t xml:space="preserve"> maximum and minimum </w:t>
      </w:r>
      <w:r w:rsidR="00383AF4">
        <w:rPr>
          <w:rFonts w:ascii="Calibri" w:hAnsi="Calibri" w:cs="Calibri"/>
          <w:color w:val="212121"/>
          <w:lang w:eastAsia="en-GB"/>
        </w:rPr>
        <w:t xml:space="preserve">number of </w:t>
      </w:r>
      <w:r w:rsidR="00097832">
        <w:rPr>
          <w:rFonts w:ascii="Calibri" w:hAnsi="Calibri" w:cs="Calibri"/>
          <w:color w:val="212121"/>
          <w:lang w:eastAsia="en-GB"/>
        </w:rPr>
        <w:t xml:space="preserve">deaths in a year </w:t>
      </w:r>
      <w:r w:rsidR="001A3644">
        <w:rPr>
          <w:rFonts w:ascii="Calibri" w:hAnsi="Calibri" w:cs="Calibri"/>
          <w:color w:val="212121"/>
          <w:lang w:eastAsia="en-GB"/>
        </w:rPr>
        <w:t xml:space="preserve">happen, and how much </w:t>
      </w:r>
      <w:r w:rsidR="00097832">
        <w:rPr>
          <w:rFonts w:ascii="Calibri" w:hAnsi="Calibri" w:cs="Calibri"/>
          <w:color w:val="212121"/>
          <w:lang w:eastAsia="en-GB"/>
        </w:rPr>
        <w:t>they differ</w:t>
      </w:r>
      <w:r w:rsidR="001A3644">
        <w:rPr>
          <w:rFonts w:ascii="Calibri" w:hAnsi="Calibri" w:cs="Calibri"/>
          <w:color w:val="212121"/>
          <w:lang w:eastAsia="en-GB"/>
        </w:rPr>
        <w:t>,</w:t>
      </w:r>
      <w:r w:rsidR="00097832">
        <w:rPr>
          <w:rFonts w:ascii="Calibri" w:hAnsi="Calibri" w:cs="Calibri"/>
          <w:color w:val="212121"/>
          <w:lang w:eastAsia="en-GB"/>
        </w:rPr>
        <w:t xml:space="preserve"> </w:t>
      </w:r>
      <w:r>
        <w:rPr>
          <w:rFonts w:ascii="Calibri" w:hAnsi="Calibri" w:cs="Calibri"/>
          <w:color w:val="212121"/>
          <w:lang w:eastAsia="en-GB"/>
        </w:rPr>
        <w:t xml:space="preserve">varies substantially when grouping deaths by </w:t>
      </w:r>
      <w:r w:rsidR="00393759">
        <w:rPr>
          <w:rFonts w:ascii="Calibri" w:hAnsi="Calibri" w:cs="Calibri"/>
          <w:color w:val="212121"/>
          <w:lang w:eastAsia="en-GB"/>
        </w:rPr>
        <w:t>sex</w:t>
      </w:r>
      <w:r>
        <w:rPr>
          <w:rFonts w:ascii="Calibri" w:hAnsi="Calibri" w:cs="Calibri"/>
          <w:color w:val="212121"/>
          <w:lang w:eastAsia="en-GB"/>
        </w:rPr>
        <w:t xml:space="preserve">, </w:t>
      </w:r>
      <w:r w:rsidR="001A3644">
        <w:rPr>
          <w:rFonts w:ascii="Calibri" w:hAnsi="Calibri" w:cs="Calibri"/>
          <w:color w:val="212121"/>
          <w:lang w:eastAsia="en-GB"/>
        </w:rPr>
        <w:t xml:space="preserve">age, medical </w:t>
      </w:r>
      <w:r>
        <w:rPr>
          <w:rFonts w:ascii="Calibri" w:hAnsi="Calibri" w:cs="Calibri"/>
          <w:color w:val="212121"/>
          <w:lang w:eastAsia="en-GB"/>
        </w:rPr>
        <w:t xml:space="preserve">cause of death, and region within the USA. </w:t>
      </w:r>
      <w:r w:rsidR="00F04BA6">
        <w:rPr>
          <w:rFonts w:ascii="Calibri" w:hAnsi="Calibri" w:cs="Calibri"/>
          <w:color w:val="212121"/>
          <w:lang w:eastAsia="en-GB"/>
        </w:rPr>
        <w:t>V</w:t>
      </w:r>
      <w:r w:rsidR="001C6F04">
        <w:rPr>
          <w:rFonts w:ascii="Calibri" w:hAnsi="Calibri" w:cs="Calibri"/>
          <w:color w:val="212121"/>
          <w:lang w:eastAsia="en-GB"/>
        </w:rPr>
        <w:t>ariation of numbers of deaths throughout a year is known as the seasonality of mortality</w:t>
      </w:r>
      <w:r w:rsidR="00FF6590">
        <w:rPr>
          <w:rFonts w:ascii="Calibri" w:hAnsi="Calibri" w:cs="Calibri"/>
          <w:color w:val="212121"/>
          <w:lang w:eastAsia="en-GB"/>
        </w:rPr>
        <w:t xml:space="preserve">. </w:t>
      </w:r>
      <w:r w:rsidR="004C359E">
        <w:rPr>
          <w:rFonts w:ascii="Calibri" w:hAnsi="Calibri" w:cs="Calibri"/>
          <w:color w:val="212121"/>
          <w:lang w:eastAsia="en-GB"/>
        </w:rPr>
        <w:t>S</w:t>
      </w:r>
      <w:r w:rsidR="00540B2C">
        <w:rPr>
          <w:rFonts w:ascii="Calibri" w:hAnsi="Calibri" w:cs="Calibri"/>
          <w:color w:val="212121"/>
          <w:lang w:eastAsia="en-GB"/>
        </w:rPr>
        <w:t>easonality can</w:t>
      </w:r>
      <w:r w:rsidR="009D53D9">
        <w:rPr>
          <w:rFonts w:ascii="Calibri" w:hAnsi="Calibri" w:cs="Calibri"/>
          <w:color w:val="212121"/>
          <w:lang w:eastAsia="en-GB"/>
        </w:rPr>
        <w:t xml:space="preserve"> also change over time</w:t>
      </w:r>
      <w:r w:rsidR="001A3644">
        <w:rPr>
          <w:rFonts w:ascii="Calibri" w:hAnsi="Calibri" w:cs="Calibri"/>
          <w:color w:val="212121"/>
          <w:lang w:eastAsia="en-GB"/>
        </w:rPr>
        <w:t xml:space="preserve"> due to changes in factors that cause disease or its treatment</w:t>
      </w:r>
      <w:r>
        <w:rPr>
          <w:rFonts w:ascii="Calibri" w:hAnsi="Calibri" w:cs="Calibri"/>
          <w:color w:val="212121"/>
          <w:lang w:eastAsia="en-GB"/>
        </w:rPr>
        <w:t>.</w:t>
      </w:r>
      <w:r w:rsidR="00FF6590">
        <w:rPr>
          <w:rFonts w:ascii="Calibri" w:hAnsi="Calibri" w:cs="Calibri"/>
          <w:color w:val="212121"/>
          <w:lang w:eastAsia="en-GB"/>
        </w:rPr>
        <w:t xml:space="preserve"> </w:t>
      </w:r>
      <w:r w:rsidR="004C359E">
        <w:rPr>
          <w:rFonts w:ascii="Calibri" w:hAnsi="Calibri" w:cs="Calibri"/>
          <w:color w:val="212121"/>
          <w:lang w:eastAsia="en-GB"/>
        </w:rPr>
        <w:t xml:space="preserve">Analysing the seasonality </w:t>
      </w:r>
      <w:r w:rsidR="0052766E">
        <w:rPr>
          <w:rFonts w:ascii="Calibri" w:hAnsi="Calibri" w:cs="Calibri"/>
          <w:color w:val="212121"/>
          <w:lang w:eastAsia="en-GB"/>
        </w:rPr>
        <w:t xml:space="preserve">can </w:t>
      </w:r>
      <w:r w:rsidR="001A3644">
        <w:rPr>
          <w:rFonts w:ascii="Calibri" w:hAnsi="Calibri" w:cs="Calibri"/>
          <w:color w:val="212121"/>
          <w:lang w:eastAsia="en-GB"/>
        </w:rPr>
        <w:t>inform</w:t>
      </w:r>
      <w:r w:rsidR="0052766E">
        <w:rPr>
          <w:rFonts w:ascii="Calibri" w:hAnsi="Calibri" w:cs="Calibri"/>
          <w:color w:val="212121"/>
          <w:lang w:eastAsia="en-GB"/>
        </w:rPr>
        <w:t xml:space="preserve">, for example, </w:t>
      </w:r>
      <w:r w:rsidR="00654875">
        <w:rPr>
          <w:rFonts w:ascii="Calibri" w:hAnsi="Calibri" w:cs="Calibri"/>
          <w:color w:val="212121"/>
          <w:lang w:eastAsia="en-GB"/>
        </w:rPr>
        <w:t xml:space="preserve">whether interventions designed to minimise deaths in a certain time of year are </w:t>
      </w:r>
      <w:del w:id="0" w:author="Parks, Robbie M" w:date="2018-09-25T10:02:00Z">
        <w:r w:rsidR="00654875" w:rsidDel="00E36151">
          <w:rPr>
            <w:rFonts w:ascii="Calibri" w:hAnsi="Calibri" w:cs="Calibri"/>
            <w:color w:val="212121"/>
            <w:lang w:eastAsia="en-GB"/>
          </w:rPr>
          <w:delText>working</w:delText>
        </w:r>
      </w:del>
      <w:ins w:id="1" w:author="Parks, Robbie M" w:date="2018-09-25T10:02:00Z">
        <w:r w:rsidR="00E36151">
          <w:rPr>
            <w:rFonts w:ascii="Calibri" w:hAnsi="Calibri" w:cs="Calibri"/>
            <w:color w:val="212121"/>
            <w:lang w:eastAsia="en-GB"/>
          </w:rPr>
          <w:t>required</w:t>
        </w:r>
      </w:ins>
      <w:ins w:id="2" w:author="Parks, Robbie M" w:date="2018-09-25T10:23:00Z">
        <w:r w:rsidR="00AA1277">
          <w:rPr>
            <w:rFonts w:ascii="Calibri" w:hAnsi="Calibri" w:cs="Calibri"/>
            <w:color w:val="212121"/>
            <w:lang w:eastAsia="en-GB"/>
          </w:rPr>
          <w:t xml:space="preserve">, or whether existing </w:t>
        </w:r>
        <w:r w:rsidR="006B2FE0">
          <w:rPr>
            <w:rFonts w:ascii="Calibri" w:hAnsi="Calibri" w:cs="Calibri"/>
            <w:color w:val="212121"/>
            <w:lang w:eastAsia="en-GB"/>
          </w:rPr>
          <w:t xml:space="preserve">ones are </w:t>
        </w:r>
      </w:ins>
      <w:ins w:id="3" w:author="Parks, Robbie M" w:date="2018-09-25T10:24:00Z">
        <w:r w:rsidR="00933EF8">
          <w:rPr>
            <w:rFonts w:ascii="Calibri" w:hAnsi="Calibri" w:cs="Calibri"/>
            <w:color w:val="212121"/>
            <w:lang w:eastAsia="en-GB"/>
          </w:rPr>
          <w:t>effective</w:t>
        </w:r>
      </w:ins>
      <w:bookmarkStart w:id="4" w:name="_GoBack"/>
      <w:bookmarkEnd w:id="4"/>
      <w:r w:rsidR="00654875">
        <w:rPr>
          <w:rFonts w:ascii="Calibri" w:hAnsi="Calibri" w:cs="Calibri"/>
          <w:color w:val="212121"/>
          <w:lang w:eastAsia="en-GB"/>
        </w:rPr>
        <w:t>.</w:t>
      </w:r>
      <w:r w:rsidR="00CE1AD3">
        <w:rPr>
          <w:rFonts w:ascii="Calibri" w:hAnsi="Calibri" w:cs="Calibri"/>
          <w:color w:val="212121"/>
          <w:lang w:eastAsia="en-GB"/>
        </w:rPr>
        <w:t xml:space="preserve"> The analysis may also</w:t>
      </w:r>
      <w:r w:rsidR="001A3644">
        <w:rPr>
          <w:rFonts w:ascii="Calibri" w:hAnsi="Calibri" w:cs="Calibri"/>
          <w:color w:val="212121"/>
          <w:lang w:eastAsia="en-GB"/>
        </w:rPr>
        <w:t>, indirectly,</w:t>
      </w:r>
      <w:r w:rsidR="00CE1AD3">
        <w:rPr>
          <w:rFonts w:ascii="Calibri" w:hAnsi="Calibri" w:cs="Calibri"/>
          <w:color w:val="212121"/>
          <w:lang w:eastAsia="en-GB"/>
        </w:rPr>
        <w:t xml:space="preserve"> inform whether large-scale changes in weather and climate </w:t>
      </w:r>
      <w:r w:rsidR="006C1E31">
        <w:rPr>
          <w:rFonts w:ascii="Calibri" w:hAnsi="Calibri" w:cs="Calibri"/>
          <w:color w:val="212121"/>
          <w:lang w:eastAsia="en-GB"/>
        </w:rPr>
        <w:t xml:space="preserve">might </w:t>
      </w:r>
      <w:r w:rsidR="001A3644">
        <w:rPr>
          <w:rFonts w:ascii="Calibri" w:hAnsi="Calibri" w:cs="Calibri"/>
          <w:color w:val="212121"/>
          <w:lang w:eastAsia="en-GB"/>
        </w:rPr>
        <w:t>influence</w:t>
      </w:r>
      <w:r w:rsidR="006C1E31">
        <w:rPr>
          <w:rFonts w:ascii="Calibri" w:hAnsi="Calibri" w:cs="Calibri"/>
          <w:color w:val="212121"/>
          <w:lang w:eastAsia="en-GB"/>
        </w:rPr>
        <w:t xml:space="preserve"> seasonality</w:t>
      </w:r>
      <w:r w:rsidR="00CE1AD3">
        <w:rPr>
          <w:rFonts w:ascii="Calibri" w:hAnsi="Calibri" w:cs="Calibri"/>
          <w:color w:val="212121"/>
          <w:lang w:eastAsia="en-GB"/>
        </w:rPr>
        <w:t>.</w:t>
      </w:r>
      <w:ins w:id="5" w:author="Parks, Robbie M" w:date="2018-09-25T10:04:00Z">
        <w:r w:rsidR="0082320B">
          <w:rPr>
            <w:rFonts w:ascii="Calibri" w:hAnsi="Calibri" w:cs="Calibri"/>
            <w:color w:val="212121"/>
            <w:lang w:eastAsia="en-GB"/>
          </w:rPr>
          <w:t xml:space="preserve"> </w:t>
        </w:r>
        <w:r w:rsidR="000C27F3">
          <w:rPr>
            <w:rFonts w:ascii="Calibri" w:hAnsi="Calibri" w:cs="Calibri"/>
            <w:color w:val="212121"/>
            <w:lang w:eastAsia="en-GB"/>
          </w:rPr>
          <w:t xml:space="preserve">Therefore, </w:t>
        </w:r>
        <w:r w:rsidR="0082320B">
          <w:rPr>
            <w:rFonts w:ascii="Calibri" w:hAnsi="Calibri" w:cs="Calibri"/>
            <w:color w:val="212121"/>
            <w:lang w:eastAsia="en-GB"/>
          </w:rPr>
          <w:t xml:space="preserve">understanding seasonality is important as it could help society understand who may be at risk </w:t>
        </w:r>
      </w:ins>
      <w:ins w:id="6" w:author="Parks, Robbie M" w:date="2018-09-25T10:09:00Z">
        <w:r w:rsidR="002E6817">
          <w:rPr>
            <w:rFonts w:ascii="Calibri" w:hAnsi="Calibri" w:cs="Calibri"/>
            <w:color w:val="212121"/>
            <w:lang w:eastAsia="en-GB"/>
          </w:rPr>
          <w:t xml:space="preserve">of death </w:t>
        </w:r>
      </w:ins>
      <w:ins w:id="7" w:author="Parks, Robbie M" w:date="2018-09-25T10:04:00Z">
        <w:r w:rsidR="0082320B">
          <w:rPr>
            <w:rFonts w:ascii="Calibri" w:hAnsi="Calibri" w:cs="Calibri"/>
            <w:color w:val="212121"/>
            <w:lang w:eastAsia="en-GB"/>
          </w:rPr>
          <w:t>and when.</w:t>
        </w:r>
      </w:ins>
    </w:p>
    <w:p w14:paraId="6CF3ACEF" w14:textId="31F25A98" w:rsidR="00584EA1" w:rsidRPr="00584EA1" w:rsidRDefault="00584EA1" w:rsidP="004C359E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Include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first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Get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gradually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more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following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sentences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5B3E2C82" w14:textId="3D499635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Don</w:t>
      </w:r>
      <w:r w:rsidR="003D7008">
        <w:rPr>
          <w:rFonts w:ascii="Arial Hebrew Scholar" w:eastAsia="Times New Roman" w:hAnsi="Arial Hebrew Scholar" w:cs="Arial Hebrew Scholar"/>
          <w:i/>
          <w:color w:val="212121"/>
          <w:lang w:eastAsia="en-GB"/>
        </w:rPr>
        <w:t>’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entire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;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instead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consider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details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reader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know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these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facts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concisely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7B3E4F6A" w14:textId="77777777" w:rsidR="00584EA1" w:rsidRPr="00584EA1" w:rsidRDefault="00584EA1" w:rsidP="00B8337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simple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definitions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explanations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technical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terms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acronyms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0798DB2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2.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exact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research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question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did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set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out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answer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03823D22" w14:textId="77777777" w:rsidR="0082320B" w:rsidRDefault="00393759" w:rsidP="0082320B">
      <w:pPr>
        <w:shd w:val="clear" w:color="auto" w:fill="FFFFFF"/>
        <w:spacing w:before="100" w:beforeAutospacing="1" w:after="100" w:afterAutospacing="1"/>
        <w:jc w:val="both"/>
        <w:rPr>
          <w:ins w:id="8" w:author="Parks, Robbie M" w:date="2018-09-25T10:05:00Z"/>
          <w:rFonts w:ascii="Calibri" w:hAnsi="Calibri" w:cs="Calibri"/>
          <w:bCs/>
          <w:color w:val="212121"/>
          <w:lang w:eastAsia="en-GB"/>
        </w:rPr>
        <w:pPrChange w:id="9" w:author="Parks, Robbie M" w:date="2018-09-25T10:05:00Z">
          <w:pPr>
            <w:numPr>
              <w:numId w:val="2"/>
            </w:numPr>
            <w:shd w:val="clear" w:color="auto" w:fill="FFFFFF"/>
            <w:tabs>
              <w:tab w:val="num" w:pos="720"/>
            </w:tabs>
            <w:spacing w:before="100" w:beforeAutospacing="1" w:after="100" w:afterAutospacing="1"/>
            <w:ind w:left="720" w:hanging="360"/>
            <w:jc w:val="both"/>
          </w:pPr>
        </w:pPrChange>
      </w:pPr>
      <w:r>
        <w:rPr>
          <w:rFonts w:ascii="Calibri" w:hAnsi="Calibri" w:cs="Calibri"/>
          <w:bCs/>
          <w:color w:val="212121"/>
          <w:lang w:eastAsia="en-GB"/>
        </w:rPr>
        <w:t xml:space="preserve">We wanted to understand how seasonality of mortality </w:t>
      </w:r>
      <w:r w:rsidR="004F021C">
        <w:rPr>
          <w:rFonts w:ascii="Calibri" w:hAnsi="Calibri" w:cs="Calibri"/>
          <w:bCs/>
          <w:color w:val="212121"/>
          <w:lang w:eastAsia="en-GB"/>
        </w:rPr>
        <w:t xml:space="preserve">in the USA </w:t>
      </w:r>
      <w:r>
        <w:rPr>
          <w:rFonts w:ascii="Calibri" w:hAnsi="Calibri" w:cs="Calibri"/>
          <w:bCs/>
          <w:color w:val="212121"/>
          <w:lang w:eastAsia="en-GB"/>
        </w:rPr>
        <w:t xml:space="preserve">varies by sex,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age, medical </w:t>
      </w:r>
      <w:r w:rsidR="00110417">
        <w:rPr>
          <w:rFonts w:ascii="Calibri" w:hAnsi="Calibri" w:cs="Calibri"/>
          <w:bCs/>
          <w:color w:val="212121"/>
          <w:lang w:eastAsia="en-GB"/>
        </w:rPr>
        <w:t>cause of death and region</w:t>
      </w:r>
      <w:r>
        <w:rPr>
          <w:rFonts w:ascii="Calibri" w:hAnsi="Calibri" w:cs="Calibri"/>
          <w:bCs/>
          <w:color w:val="212121"/>
          <w:lang w:eastAsia="en-GB"/>
        </w:rPr>
        <w:t xml:space="preserve">. </w:t>
      </w:r>
      <w:r w:rsidR="0013723F">
        <w:rPr>
          <w:rFonts w:ascii="Calibri" w:hAnsi="Calibri" w:cs="Calibri"/>
          <w:bCs/>
          <w:color w:val="212121"/>
          <w:lang w:eastAsia="en-GB"/>
        </w:rPr>
        <w:t xml:space="preserve">Moreover, we aimed to </w:t>
      </w:r>
      <w:r w:rsidR="001A3644">
        <w:rPr>
          <w:rFonts w:ascii="Calibri" w:hAnsi="Calibri" w:cs="Calibri"/>
          <w:bCs/>
          <w:color w:val="212121"/>
          <w:lang w:eastAsia="en-GB"/>
        </w:rPr>
        <w:t xml:space="preserve">assess if and </w:t>
      </w:r>
      <w:r w:rsidR="000E735E">
        <w:rPr>
          <w:rFonts w:ascii="Calibri" w:hAnsi="Calibri" w:cs="Calibri"/>
          <w:bCs/>
          <w:color w:val="212121"/>
          <w:lang w:eastAsia="en-GB"/>
        </w:rPr>
        <w:t>how seasonality of mortality</w:t>
      </w:r>
      <w:r>
        <w:rPr>
          <w:rFonts w:ascii="Calibri" w:hAnsi="Calibri" w:cs="Calibri"/>
          <w:bCs/>
          <w:color w:val="212121"/>
          <w:lang w:eastAsia="en-GB"/>
        </w:rPr>
        <w:t xml:space="preserve"> ha</w:t>
      </w:r>
      <w:r w:rsidR="001A3644">
        <w:rPr>
          <w:rFonts w:ascii="Calibri" w:hAnsi="Calibri" w:cs="Calibri"/>
          <w:bCs/>
          <w:color w:val="212121"/>
          <w:lang w:eastAsia="en-GB"/>
        </w:rPr>
        <w:t>s</w:t>
      </w:r>
      <w:r>
        <w:rPr>
          <w:rFonts w:ascii="Calibri" w:hAnsi="Calibri" w:cs="Calibri"/>
          <w:bCs/>
          <w:color w:val="212121"/>
          <w:lang w:eastAsia="en-GB"/>
        </w:rPr>
        <w:t xml:space="preserve"> </w:t>
      </w:r>
      <w:r w:rsidR="001A3644">
        <w:rPr>
          <w:rFonts w:ascii="Calibri" w:hAnsi="Calibri" w:cs="Calibri"/>
          <w:bCs/>
          <w:color w:val="212121"/>
          <w:lang w:eastAsia="en-GB"/>
        </w:rPr>
        <w:t>changed over a period of decades</w:t>
      </w:r>
      <w:r>
        <w:rPr>
          <w:rFonts w:ascii="Calibri" w:hAnsi="Calibri" w:cs="Calibri"/>
          <w:bCs/>
          <w:color w:val="212121"/>
          <w:lang w:eastAsia="en-GB"/>
        </w:rPr>
        <w:t>.</w:t>
      </w:r>
      <w:ins w:id="10" w:author="Parks, Robbie M" w:date="2018-09-25T10:05:00Z">
        <w:r w:rsidR="0082320B" w:rsidDel="0082320B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</w:ins>
    </w:p>
    <w:p w14:paraId="723DA6A0" w14:textId="367006A9" w:rsidR="00584EA1" w:rsidRPr="00584EA1" w:rsidRDefault="00584EA1" w:rsidP="0082320B">
      <w:p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  <w:pPrChange w:id="11" w:author="Parks, Robbie M" w:date="2018-09-25T10:05:00Z">
          <w:pPr>
            <w:numPr>
              <w:numId w:val="2"/>
            </w:numPr>
            <w:shd w:val="clear" w:color="auto" w:fill="FFFFFF"/>
            <w:tabs>
              <w:tab w:val="num" w:pos="720"/>
            </w:tabs>
            <w:spacing w:before="100" w:beforeAutospacing="1" w:after="100" w:afterAutospacing="1"/>
            <w:ind w:left="720" w:hanging="360"/>
            <w:jc w:val="both"/>
          </w:pPr>
        </w:pPrChange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Provide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context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making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clear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asking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something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wanted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test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build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upon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previous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22CFA513" w14:textId="38DFAE52" w:rsidR="00393759" w:rsidRPr="00584EA1" w:rsidRDefault="00584EA1" w:rsidP="0039375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Make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sure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was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important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people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whether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answer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this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?).</w:t>
      </w:r>
    </w:p>
    <w:p w14:paraId="019FD29D" w14:textId="77777777" w:rsidR="00584EA1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3.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most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important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paper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100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60F9B076" w14:textId="57BCC029" w:rsidR="0073435F" w:rsidRPr="00271A08" w:rsidRDefault="006B1A17" w:rsidP="00B8337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bCs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We find that there are differences in the way that 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deaths are distributed in the year </w:t>
      </w:r>
      <w:r w:rsidR="00BF3619">
        <w:rPr>
          <w:rFonts w:ascii="Calibri" w:hAnsi="Calibri" w:cs="Calibri"/>
          <w:bCs/>
          <w:color w:val="212121"/>
          <w:lang w:eastAsia="en-GB"/>
        </w:rPr>
        <w:t xml:space="preserve">in relation to </w:t>
      </w:r>
      <w:r w:rsidR="00613622">
        <w:rPr>
          <w:rFonts w:ascii="Calibri" w:hAnsi="Calibri" w:cs="Calibri"/>
          <w:bCs/>
          <w:color w:val="212121"/>
          <w:lang w:eastAsia="en-GB"/>
        </w:rPr>
        <w:t>age and sex</w:t>
      </w:r>
      <w:r w:rsidR="001F21EA">
        <w:rPr>
          <w:rFonts w:ascii="Calibri" w:hAnsi="Calibri" w:cs="Calibri"/>
          <w:bCs/>
          <w:color w:val="212121"/>
          <w:lang w:eastAsia="en-GB"/>
        </w:rPr>
        <w:t xml:space="preserve">. For example, while overall deaths in a year are highest in winter and lowest in summer, 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young men died by a greater amount in summer </w:t>
      </w:r>
      <w:r w:rsidR="00BF3619">
        <w:rPr>
          <w:rFonts w:ascii="Calibri" w:hAnsi="Calibri" w:cs="Calibri"/>
          <w:bCs/>
          <w:color w:val="212121"/>
          <w:lang w:eastAsia="en-GB"/>
        </w:rPr>
        <w:t>compared to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winter</w:t>
      </w:r>
      <w:r w:rsidR="00BF3619">
        <w:rPr>
          <w:rFonts w:ascii="Calibri" w:hAnsi="Calibri" w:cs="Calibri"/>
          <w:bCs/>
          <w:color w:val="212121"/>
          <w:lang w:eastAsia="en-GB"/>
        </w:rPr>
        <w:t>, which is different from patterns in young</w:t>
      </w:r>
      <w:r w:rsidR="00E11460">
        <w:rPr>
          <w:rFonts w:ascii="Calibri" w:hAnsi="Calibri" w:cs="Calibri"/>
          <w:bCs/>
          <w:color w:val="212121"/>
          <w:lang w:eastAsia="en-GB"/>
        </w:rPr>
        <w:t xml:space="preserve"> women.</w:t>
      </w:r>
      <w:ins w:id="12" w:author="Ezzati, Majid" w:date="2018-09-24T10:36:00Z">
        <w:r w:rsidR="00BF3619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  <w:del w:id="13" w:author="Parks, Robbie M" w:date="2018-09-25T10:11:00Z">
          <w:r w:rsidR="00BF3619" w:rsidDel="001F5100">
            <w:rPr>
              <w:rFonts w:ascii="Calibri" w:hAnsi="Calibri" w:cs="Calibri"/>
              <w:bCs/>
              <w:color w:val="212121"/>
              <w:lang w:eastAsia="en-GB"/>
            </w:rPr>
            <w:delText>[[[I would say something here on shrinking vs. not shrinking seasonal difference over time, at the extreme disappearing in under fives]]]</w:delText>
          </w:r>
        </w:del>
      </w:ins>
      <w:ins w:id="14" w:author="Parks, Robbie M" w:date="2018-09-25T10:11:00Z"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The difference between maximum and minimum </w:t>
        </w:r>
      </w:ins>
      <w:ins w:id="15" w:author="Parks, Robbie M" w:date="2018-09-25T10:13:00Z">
        <w:r w:rsidR="000404A4">
          <w:rPr>
            <w:rFonts w:ascii="Calibri" w:hAnsi="Calibri" w:cs="Calibri"/>
            <w:bCs/>
            <w:color w:val="212121"/>
            <w:lang w:eastAsia="en-GB"/>
          </w:rPr>
          <w:t>number of deaths</w:t>
        </w:r>
      </w:ins>
      <w:ins w:id="16" w:author="Parks, Robbie M" w:date="2018-09-25T10:11:00Z">
        <w:r w:rsidR="001F5100">
          <w:rPr>
            <w:rFonts w:ascii="Calibri" w:hAnsi="Calibri" w:cs="Calibri"/>
            <w:bCs/>
            <w:color w:val="212121"/>
            <w:lang w:eastAsia="en-GB"/>
          </w:rPr>
          <w:t xml:space="preserve"> within a year for under fives has largely disappeared</w:t>
        </w:r>
      </w:ins>
      <w:ins w:id="17" w:author="Parks, Robbie M" w:date="2018-09-25T10:12:00Z">
        <w:r w:rsidR="001F5100">
          <w:rPr>
            <w:rFonts w:ascii="Calibri" w:hAnsi="Calibri" w:cs="Calibri"/>
            <w:bCs/>
            <w:color w:val="212121"/>
            <w:lang w:eastAsia="en-GB"/>
          </w:rPr>
          <w:t>, while</w:t>
        </w:r>
      </w:ins>
      <w:ins w:id="18" w:author="Parks, Robbie M" w:date="2018-09-25T10:13:00Z">
        <w:r w:rsidR="000459B7">
          <w:rPr>
            <w:rFonts w:ascii="Calibri" w:hAnsi="Calibri" w:cs="Calibri"/>
            <w:bCs/>
            <w:color w:val="212121"/>
            <w:lang w:eastAsia="en-GB"/>
          </w:rPr>
          <w:t xml:space="preserve"> </w:t>
        </w:r>
      </w:ins>
      <w:ins w:id="19" w:author="Parks, Robbie M" w:date="2018-09-25T10:14:00Z">
        <w:r w:rsidR="000404A4">
          <w:rPr>
            <w:rFonts w:ascii="Calibri" w:hAnsi="Calibri" w:cs="Calibri"/>
            <w:bCs/>
            <w:color w:val="212121"/>
            <w:lang w:eastAsia="en-GB"/>
          </w:rPr>
          <w:lastRenderedPageBreak/>
          <w:t>changing little</w:t>
        </w:r>
      </w:ins>
      <w:ins w:id="20" w:author="Parks, Robbie M" w:date="2018-09-25T10:13:00Z">
        <w:r w:rsidR="000404A4">
          <w:rPr>
            <w:rFonts w:ascii="Calibri" w:hAnsi="Calibri" w:cs="Calibri"/>
            <w:bCs/>
            <w:color w:val="212121"/>
            <w:lang w:eastAsia="en-GB"/>
          </w:rPr>
          <w:t xml:space="preserve"> for those</w:t>
        </w:r>
        <w:r w:rsidR="000459B7">
          <w:rPr>
            <w:rFonts w:ascii="Calibri" w:hAnsi="Calibri" w:cs="Calibri"/>
            <w:bCs/>
            <w:color w:val="212121"/>
            <w:lang w:eastAsia="en-GB"/>
          </w:rPr>
          <w:t xml:space="preserve"> older than 45 years of age.</w:t>
        </w:r>
      </w:ins>
      <w:r w:rsidR="00E11460">
        <w:rPr>
          <w:rFonts w:ascii="Calibri" w:hAnsi="Calibri" w:cs="Calibri"/>
          <w:bCs/>
          <w:color w:val="212121"/>
          <w:lang w:eastAsia="en-GB"/>
        </w:rPr>
        <w:t xml:space="preserve"> </w:t>
      </w:r>
      <w:r w:rsidR="000337E7">
        <w:rPr>
          <w:rFonts w:ascii="Calibri" w:hAnsi="Calibri" w:cs="Calibri"/>
          <w:bCs/>
          <w:color w:val="212121"/>
          <w:lang w:eastAsia="en-GB"/>
        </w:rPr>
        <w:t xml:space="preserve">When comparing </w:t>
      </w:r>
      <w:r w:rsidR="00225177">
        <w:rPr>
          <w:rFonts w:ascii="Calibri" w:hAnsi="Calibri" w:cs="Calibri"/>
          <w:bCs/>
          <w:color w:val="212121"/>
          <w:lang w:eastAsia="en-GB"/>
        </w:rPr>
        <w:t xml:space="preserve">climatically-varying </w:t>
      </w:r>
      <w:r w:rsidR="000337E7">
        <w:rPr>
          <w:rFonts w:ascii="Calibri" w:hAnsi="Calibri" w:cs="Calibri"/>
          <w:bCs/>
          <w:color w:val="212121"/>
          <w:lang w:eastAsia="en-GB"/>
        </w:rPr>
        <w:t>regions, the difference between maximum and mi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nimum deaths, as well as the timing in the year, </w:t>
      </w:r>
      <w:r w:rsidR="000337E7">
        <w:rPr>
          <w:rFonts w:ascii="Calibri" w:hAnsi="Calibri" w:cs="Calibri"/>
          <w:bCs/>
          <w:color w:val="212121"/>
          <w:lang w:eastAsia="en-GB"/>
        </w:rPr>
        <w:t>was generally the same,</w:t>
      </w:r>
      <w:r w:rsidR="0020168A">
        <w:rPr>
          <w:rFonts w:ascii="Calibri" w:hAnsi="Calibri" w:cs="Calibri"/>
          <w:bCs/>
          <w:color w:val="212121"/>
          <w:lang w:eastAsia="en-GB"/>
        </w:rPr>
        <w:t xml:space="preserve"> and was not changing over time</w:t>
      </w:r>
      <w:r w:rsidR="00B910B8">
        <w:rPr>
          <w:rFonts w:ascii="Calibri" w:hAnsi="Calibri" w:cs="Calibri"/>
          <w:bCs/>
          <w:color w:val="212121"/>
          <w:lang w:eastAsia="en-GB"/>
        </w:rPr>
        <w:t xml:space="preserve">. </w:t>
      </w:r>
    </w:p>
    <w:p w14:paraId="6B5F7D8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Focus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highlighted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title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abstract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paper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them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clearly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completely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960134A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describe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methodology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sentence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two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05D0E284" w14:textId="77777777" w:rsidR="00584EA1" w:rsidRPr="00B27091" w:rsidRDefault="00584EA1" w:rsidP="00B8337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B27091">
        <w:rPr>
          <w:rFonts w:ascii="Calibri" w:eastAsia="Calibri" w:hAnsi="Calibri" w:cs="Calibri"/>
          <w:i/>
          <w:color w:val="212121"/>
          <w:lang w:eastAsia="en-GB"/>
        </w:rPr>
        <w:t>Always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which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species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type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organism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studied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mutant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mice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fruit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flies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human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kidney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B2709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B2709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160434C6" w14:textId="23753F7C" w:rsidR="008A711E" w:rsidRDefault="00584EA1" w:rsidP="008A711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b/>
          <w:bCs/>
          <w:color w:val="212121"/>
          <w:lang w:eastAsia="en-GB"/>
        </w:rPr>
      </w:pP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4.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might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eventually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from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findings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of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your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study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,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and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what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need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to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done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before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could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achieve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these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benefits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? (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Suggested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limit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 xml:space="preserve">: 75 </w:t>
      </w:r>
      <w:r w:rsidRPr="00B8337E">
        <w:rPr>
          <w:rFonts w:ascii="Calibri" w:eastAsia="Calibri" w:hAnsi="Calibri" w:cs="Calibri"/>
          <w:b/>
          <w:bCs/>
          <w:color w:val="212121"/>
          <w:lang w:eastAsia="en-GB"/>
        </w:rPr>
        <w:t>words</w:t>
      </w:r>
      <w:r w:rsidRPr="00B8337E">
        <w:rPr>
          <w:rFonts w:ascii="Arial Hebrew Scholar" w:hAnsi="Arial Hebrew Scholar" w:cs="Arial Hebrew Scholar" w:hint="cs"/>
          <w:b/>
          <w:bCs/>
          <w:color w:val="212121"/>
          <w:lang w:eastAsia="en-GB"/>
        </w:rPr>
        <w:t>)</w:t>
      </w:r>
    </w:p>
    <w:p w14:paraId="38B915E5" w14:textId="4D9E9EB1" w:rsidR="00745039" w:rsidRPr="00745039" w:rsidRDefault="00F60439" w:rsidP="008A711E">
      <w:pPr>
        <w:shd w:val="clear" w:color="auto" w:fill="FFFFFF"/>
        <w:spacing w:before="100" w:beforeAutospacing="1" w:after="100" w:afterAutospacing="1"/>
        <w:jc w:val="both"/>
        <w:rPr>
          <w:rFonts w:ascii="Calibri" w:hAnsi="Calibri" w:cs="Calibri"/>
          <w:color w:val="212121"/>
          <w:lang w:eastAsia="en-GB"/>
        </w:rPr>
      </w:pPr>
      <w:r>
        <w:rPr>
          <w:rFonts w:ascii="Calibri" w:hAnsi="Calibri" w:cs="Calibri"/>
          <w:bCs/>
          <w:color w:val="212121"/>
          <w:lang w:eastAsia="en-GB"/>
        </w:rPr>
        <w:t xml:space="preserve">Making clear the </w:t>
      </w:r>
      <w:r w:rsidR="002D3ABF">
        <w:rPr>
          <w:rFonts w:ascii="Calibri" w:hAnsi="Calibri" w:cs="Calibri"/>
          <w:bCs/>
          <w:color w:val="212121"/>
          <w:lang w:eastAsia="en-GB"/>
        </w:rPr>
        <w:t>differences</w:t>
      </w:r>
      <w:r>
        <w:rPr>
          <w:rFonts w:ascii="Calibri" w:hAnsi="Calibri" w:cs="Calibri"/>
          <w:bCs/>
          <w:color w:val="212121"/>
          <w:lang w:eastAsia="en-GB"/>
        </w:rPr>
        <w:t xml:space="preserve"> in seasonality of death counts in different age groups, sexes, locations, and</w:t>
      </w:r>
      <w:r w:rsidR="00FE0747">
        <w:rPr>
          <w:rFonts w:ascii="Calibri" w:hAnsi="Calibri" w:cs="Calibri"/>
          <w:bCs/>
          <w:color w:val="212121"/>
          <w:lang w:eastAsia="en-GB"/>
        </w:rPr>
        <w:t xml:space="preserve"> </w:t>
      </w:r>
      <w:r>
        <w:rPr>
          <w:rFonts w:ascii="Calibri" w:hAnsi="Calibri" w:cs="Calibri"/>
          <w:bCs/>
          <w:color w:val="212121"/>
          <w:lang w:eastAsia="en-GB"/>
        </w:rPr>
        <w:t xml:space="preserve">causes of death helps highlight those with greatest variation in deaths throughout the year. This may help decision makers, for example, to understand whether targeted interventions,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such </w:t>
      </w:r>
      <w:del w:id="21" w:author="Parks, Robbie M" w:date="2018-09-25T10:17:00Z">
        <w:r w:rsidR="00A26FA8" w:rsidDel="00E1315F">
          <w:rPr>
            <w:rFonts w:ascii="Calibri" w:hAnsi="Calibri" w:cs="Calibri"/>
            <w:bCs/>
            <w:color w:val="212121"/>
            <w:lang w:eastAsia="en-GB"/>
          </w:rPr>
          <w:delText xml:space="preserve">as </w:delText>
        </w:r>
        <w:r w:rsidDel="00E1315F">
          <w:rPr>
            <w:rFonts w:ascii="Calibri" w:hAnsi="Calibri" w:cs="Calibri"/>
            <w:bCs/>
            <w:color w:val="212121"/>
            <w:lang w:eastAsia="en-GB"/>
          </w:rPr>
          <w:delText>the flu vaccine</w:delText>
        </w:r>
        <w:r w:rsidR="00A26FA8" w:rsidDel="00E1315F">
          <w:rPr>
            <w:rFonts w:ascii="Calibri" w:hAnsi="Calibri" w:cs="Calibri"/>
            <w:bCs/>
            <w:color w:val="212121"/>
            <w:lang w:eastAsia="en-GB"/>
          </w:rPr>
          <w:delText xml:space="preserve"> or public health weather warnings</w:delText>
        </w:r>
      </w:del>
      <w:ins w:id="22" w:author="Parks, Robbie M" w:date="2018-09-25T10:17:00Z">
        <w:r w:rsidR="00E1315F">
          <w:rPr>
            <w:rFonts w:ascii="Calibri" w:hAnsi="Calibri" w:cs="Calibri"/>
            <w:bCs/>
            <w:color w:val="212121"/>
            <w:lang w:eastAsia="en-GB"/>
          </w:rPr>
          <w:t xml:space="preserve">provision of better insulation of homes or hands-free </w:t>
        </w:r>
      </w:ins>
      <w:ins w:id="23" w:author="Parks, Robbie M" w:date="2018-09-25T10:18:00Z">
        <w:r w:rsidR="00E1315F">
          <w:rPr>
            <w:rFonts w:ascii="Calibri" w:hAnsi="Calibri" w:cs="Calibri"/>
            <w:bCs/>
            <w:color w:val="212121"/>
            <w:lang w:eastAsia="en-GB"/>
          </w:rPr>
          <w:t>communication devices for isolated vulnerable groups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, </w:t>
      </w:r>
      <w:r w:rsidR="00A26FA8">
        <w:rPr>
          <w:rFonts w:ascii="Calibri" w:hAnsi="Calibri" w:cs="Calibri"/>
          <w:bCs/>
          <w:color w:val="212121"/>
          <w:lang w:eastAsia="en-GB"/>
        </w:rPr>
        <w:t xml:space="preserve">are </w:t>
      </w:r>
      <w:r>
        <w:rPr>
          <w:rFonts w:ascii="Calibri" w:hAnsi="Calibri" w:cs="Calibri"/>
          <w:bCs/>
          <w:color w:val="212121"/>
          <w:lang w:eastAsia="en-GB"/>
        </w:rPr>
        <w:t xml:space="preserve">working </w:t>
      </w:r>
      <w:ins w:id="24" w:author="Parks, Robbie M" w:date="2018-09-25T10:18:00Z">
        <w:r w:rsidR="00E1315F">
          <w:rPr>
            <w:rFonts w:ascii="Calibri" w:hAnsi="Calibri" w:cs="Calibri"/>
            <w:bCs/>
            <w:color w:val="212121"/>
            <w:lang w:eastAsia="en-GB"/>
          </w:rPr>
          <w:t xml:space="preserve">or necessary </w:t>
        </w:r>
      </w:ins>
      <w:r>
        <w:rPr>
          <w:rFonts w:ascii="Calibri" w:hAnsi="Calibri" w:cs="Calibri"/>
          <w:bCs/>
          <w:color w:val="212121"/>
          <w:lang w:eastAsia="en-GB"/>
        </w:rPr>
        <w:t xml:space="preserve">to alleviate </w:t>
      </w:r>
      <w:r w:rsidR="007843CC">
        <w:rPr>
          <w:rFonts w:ascii="Calibri" w:hAnsi="Calibri" w:cs="Calibri"/>
          <w:bCs/>
          <w:color w:val="212121"/>
          <w:lang w:eastAsia="en-GB"/>
        </w:rPr>
        <w:t>seasonal</w:t>
      </w:r>
      <w:r>
        <w:rPr>
          <w:rFonts w:ascii="Calibri" w:hAnsi="Calibri" w:cs="Calibri"/>
          <w:bCs/>
          <w:color w:val="212121"/>
          <w:lang w:eastAsia="en-GB"/>
        </w:rPr>
        <w:t xml:space="preserve"> deaths. </w:t>
      </w:r>
      <w:ins w:id="25" w:author="Parks, Robbie M" w:date="2018-09-25T10:21:00Z">
        <w:r w:rsidR="00C80ACB">
          <w:rPr>
            <w:rFonts w:ascii="Calibri" w:hAnsi="Calibri" w:cs="Calibri"/>
            <w:bCs/>
            <w:color w:val="212121"/>
            <w:lang w:eastAsia="en-GB"/>
          </w:rPr>
          <w:t xml:space="preserve">As the population ages, interventions </w:t>
        </w:r>
      </w:ins>
      <w:ins w:id="26" w:author="Parks, Robbie M" w:date="2018-09-25T10:22:00Z">
        <w:r w:rsidR="00C80ACB">
          <w:rPr>
            <w:rFonts w:ascii="Calibri" w:hAnsi="Calibri" w:cs="Calibri"/>
            <w:bCs/>
            <w:color w:val="212121"/>
            <w:lang w:eastAsia="en-GB"/>
          </w:rPr>
          <w:t xml:space="preserve">like these </w:t>
        </w:r>
      </w:ins>
      <w:ins w:id="27" w:author="Parks, Robbie M" w:date="2018-09-25T10:21:00Z">
        <w:r w:rsidR="00C80ACB">
          <w:rPr>
            <w:rFonts w:ascii="Calibri" w:hAnsi="Calibri" w:cs="Calibri"/>
            <w:bCs/>
            <w:color w:val="212121"/>
            <w:lang w:eastAsia="en-GB"/>
          </w:rPr>
          <w:t>will continue to be important</w:t>
        </w:r>
        <w:r w:rsidR="00D62EA8">
          <w:rPr>
            <w:rFonts w:ascii="Calibri" w:hAnsi="Calibri" w:cs="Calibri"/>
            <w:bCs/>
            <w:color w:val="212121"/>
            <w:lang w:eastAsia="en-GB"/>
          </w:rPr>
          <w:t>.</w:t>
        </w:r>
      </w:ins>
    </w:p>
    <w:p w14:paraId="2DB41262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Think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beyond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immediate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research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explain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how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benefit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wider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society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(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patients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environment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).</w:t>
      </w:r>
    </w:p>
    <w:p w14:paraId="70321769" w14:textId="77777777" w:rsidR="00584EA1" w:rsidRPr="00584EA1" w:rsidRDefault="00584EA1" w:rsidP="00B8337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Arial Hebrew Scholar" w:eastAsia="Times New Roman" w:hAnsi="Arial Hebrew Scholar" w:cs="Arial Hebrew Scholar"/>
          <w:i/>
          <w:color w:val="212121"/>
          <w:lang w:eastAsia="en-GB"/>
        </w:rPr>
      </w:pPr>
      <w:r w:rsidRPr="00584EA1">
        <w:rPr>
          <w:rFonts w:ascii="Calibri" w:eastAsia="Calibri" w:hAnsi="Calibri" w:cs="Calibri"/>
          <w:i/>
          <w:color w:val="212121"/>
          <w:lang w:eastAsia="en-GB"/>
        </w:rPr>
        <w:t>Avoid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hype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exaggeration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.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For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example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about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fundamental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process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living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cells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relevant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understanding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cancer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,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should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mention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link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but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be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careful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not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imply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findings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will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imminently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lead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new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 xml:space="preserve"> </w:t>
      </w:r>
      <w:r w:rsidRPr="00584EA1">
        <w:rPr>
          <w:rFonts w:ascii="Calibri" w:eastAsia="Calibri" w:hAnsi="Calibri" w:cs="Calibri"/>
          <w:i/>
          <w:color w:val="212121"/>
          <w:lang w:eastAsia="en-GB"/>
        </w:rPr>
        <w:t>treatments</w:t>
      </w:r>
      <w:r w:rsidRPr="00584EA1">
        <w:rPr>
          <w:rFonts w:ascii="Arial Hebrew Scholar" w:eastAsia="Times New Roman" w:hAnsi="Arial Hebrew Scholar" w:cs="Arial Hebrew Scholar" w:hint="cs"/>
          <w:i/>
          <w:color w:val="212121"/>
          <w:lang w:eastAsia="en-GB"/>
        </w:rPr>
        <w:t>.</w:t>
      </w:r>
    </w:p>
    <w:p w14:paraId="4CB900DE" w14:textId="77777777" w:rsidR="00584EA1" w:rsidRPr="00C93A05" w:rsidRDefault="00584EA1" w:rsidP="00B8337E">
      <w:pPr>
        <w:shd w:val="clear" w:color="auto" w:fill="FFFFFF"/>
        <w:spacing w:before="100" w:beforeAutospacing="1" w:after="100" w:afterAutospacing="1"/>
        <w:jc w:val="both"/>
        <w:rPr>
          <w:rFonts w:ascii="Arial Hebrew Scholar" w:hAnsi="Arial Hebrew Scholar" w:cs="Arial Hebrew Scholar"/>
          <w:i/>
          <w:color w:val="212121"/>
          <w:lang w:eastAsia="en-GB"/>
        </w:rPr>
      </w:pPr>
      <w:r w:rsidRPr="00C93A05">
        <w:rPr>
          <w:rFonts w:ascii="Calibri" w:eastAsia="Calibri" w:hAnsi="Calibri" w:cs="Calibri"/>
          <w:i/>
          <w:color w:val="212121"/>
          <w:lang w:eastAsia="en-GB"/>
        </w:rPr>
        <w:t>After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have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answered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general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instructions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specific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tips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under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each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question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then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edit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.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If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possible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ask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someone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from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outside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field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such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friend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with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non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-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scientific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background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,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to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read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and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help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you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identify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any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answers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that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are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unclear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or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lacking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in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 xml:space="preserve"> </w:t>
      </w:r>
      <w:r w:rsidRPr="00C93A05">
        <w:rPr>
          <w:rFonts w:ascii="Calibri" w:eastAsia="Calibri" w:hAnsi="Calibri" w:cs="Calibri"/>
          <w:i/>
          <w:color w:val="212121"/>
          <w:lang w:eastAsia="en-GB"/>
        </w:rPr>
        <w:t>detail</w:t>
      </w:r>
      <w:r w:rsidRPr="00C93A05">
        <w:rPr>
          <w:rFonts w:ascii="Arial Hebrew Scholar" w:hAnsi="Arial Hebrew Scholar" w:cs="Arial Hebrew Scholar" w:hint="cs"/>
          <w:i/>
          <w:color w:val="212121"/>
          <w:lang w:eastAsia="en-GB"/>
        </w:rPr>
        <w:t>.</w:t>
      </w:r>
    </w:p>
    <w:p w14:paraId="706329E0" w14:textId="77777777" w:rsidR="00433EDB" w:rsidRPr="00B8337E" w:rsidRDefault="00433EDB" w:rsidP="00B8337E">
      <w:pPr>
        <w:jc w:val="both"/>
        <w:rPr>
          <w:rFonts w:ascii="Arial Hebrew Scholar" w:hAnsi="Arial Hebrew Scholar" w:cs="Arial Hebrew Scholar"/>
        </w:rPr>
      </w:pPr>
    </w:p>
    <w:sectPr w:rsidR="00433EDB" w:rsidRPr="00B8337E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 Hebrew Scholar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34473"/>
    <w:multiLevelType w:val="multilevel"/>
    <w:tmpl w:val="6E0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B9299D"/>
    <w:multiLevelType w:val="multilevel"/>
    <w:tmpl w:val="50F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696AA8"/>
    <w:multiLevelType w:val="multilevel"/>
    <w:tmpl w:val="F52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29D4CFF"/>
    <w:multiLevelType w:val="multilevel"/>
    <w:tmpl w:val="40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EA1"/>
    <w:rsid w:val="0000461D"/>
    <w:rsid w:val="000337E7"/>
    <w:rsid w:val="0003657E"/>
    <w:rsid w:val="00036FFA"/>
    <w:rsid w:val="000404A4"/>
    <w:rsid w:val="00043B19"/>
    <w:rsid w:val="000450BD"/>
    <w:rsid w:val="000459B7"/>
    <w:rsid w:val="0004691D"/>
    <w:rsid w:val="00047058"/>
    <w:rsid w:val="000544A3"/>
    <w:rsid w:val="00054AE8"/>
    <w:rsid w:val="0006422D"/>
    <w:rsid w:val="00065EAB"/>
    <w:rsid w:val="00066C53"/>
    <w:rsid w:val="00074902"/>
    <w:rsid w:val="0008003B"/>
    <w:rsid w:val="0008315C"/>
    <w:rsid w:val="000839BE"/>
    <w:rsid w:val="00083B1A"/>
    <w:rsid w:val="000870BD"/>
    <w:rsid w:val="00094337"/>
    <w:rsid w:val="00097832"/>
    <w:rsid w:val="000A0552"/>
    <w:rsid w:val="000A248F"/>
    <w:rsid w:val="000A67D2"/>
    <w:rsid w:val="000B0D4A"/>
    <w:rsid w:val="000B6495"/>
    <w:rsid w:val="000B68BB"/>
    <w:rsid w:val="000B7625"/>
    <w:rsid w:val="000C27F3"/>
    <w:rsid w:val="000C7277"/>
    <w:rsid w:val="000D3BBB"/>
    <w:rsid w:val="000E45ED"/>
    <w:rsid w:val="000E735E"/>
    <w:rsid w:val="0010038C"/>
    <w:rsid w:val="001075D5"/>
    <w:rsid w:val="00110417"/>
    <w:rsid w:val="00132C6C"/>
    <w:rsid w:val="0013723F"/>
    <w:rsid w:val="001463B4"/>
    <w:rsid w:val="00152DFD"/>
    <w:rsid w:val="00156FC7"/>
    <w:rsid w:val="00161E98"/>
    <w:rsid w:val="001630CE"/>
    <w:rsid w:val="001667BC"/>
    <w:rsid w:val="00166F8C"/>
    <w:rsid w:val="001672B6"/>
    <w:rsid w:val="00167BD7"/>
    <w:rsid w:val="001767A0"/>
    <w:rsid w:val="00176AB2"/>
    <w:rsid w:val="00183ED4"/>
    <w:rsid w:val="001928EC"/>
    <w:rsid w:val="00196473"/>
    <w:rsid w:val="001A1F00"/>
    <w:rsid w:val="001A3644"/>
    <w:rsid w:val="001A39E7"/>
    <w:rsid w:val="001B0EFF"/>
    <w:rsid w:val="001B23D1"/>
    <w:rsid w:val="001B3A23"/>
    <w:rsid w:val="001B4B02"/>
    <w:rsid w:val="001B55EF"/>
    <w:rsid w:val="001C3326"/>
    <w:rsid w:val="001C613C"/>
    <w:rsid w:val="001C6F04"/>
    <w:rsid w:val="001C7628"/>
    <w:rsid w:val="001D109C"/>
    <w:rsid w:val="001D547C"/>
    <w:rsid w:val="001E163F"/>
    <w:rsid w:val="001E4959"/>
    <w:rsid w:val="001F0FFF"/>
    <w:rsid w:val="001F21EA"/>
    <w:rsid w:val="001F5100"/>
    <w:rsid w:val="001F7D80"/>
    <w:rsid w:val="002006A8"/>
    <w:rsid w:val="0020168A"/>
    <w:rsid w:val="002030EB"/>
    <w:rsid w:val="00211495"/>
    <w:rsid w:val="00220346"/>
    <w:rsid w:val="00220897"/>
    <w:rsid w:val="00220C4B"/>
    <w:rsid w:val="00221B31"/>
    <w:rsid w:val="00222996"/>
    <w:rsid w:val="002231AC"/>
    <w:rsid w:val="00225177"/>
    <w:rsid w:val="00242A2D"/>
    <w:rsid w:val="002500AE"/>
    <w:rsid w:val="00251A8B"/>
    <w:rsid w:val="00255519"/>
    <w:rsid w:val="002558E8"/>
    <w:rsid w:val="0026033D"/>
    <w:rsid w:val="00260B02"/>
    <w:rsid w:val="00262880"/>
    <w:rsid w:val="002718D5"/>
    <w:rsid w:val="00271A08"/>
    <w:rsid w:val="00276AEC"/>
    <w:rsid w:val="00282A2A"/>
    <w:rsid w:val="0029006F"/>
    <w:rsid w:val="00296A5E"/>
    <w:rsid w:val="00296CA9"/>
    <w:rsid w:val="00297AC0"/>
    <w:rsid w:val="002A3BB4"/>
    <w:rsid w:val="002A587E"/>
    <w:rsid w:val="002A7107"/>
    <w:rsid w:val="002B1609"/>
    <w:rsid w:val="002B71F8"/>
    <w:rsid w:val="002C47B0"/>
    <w:rsid w:val="002C725D"/>
    <w:rsid w:val="002D3ABF"/>
    <w:rsid w:val="002D7E35"/>
    <w:rsid w:val="002E05E6"/>
    <w:rsid w:val="002E5CE9"/>
    <w:rsid w:val="002E6817"/>
    <w:rsid w:val="002F489D"/>
    <w:rsid w:val="002F4DC5"/>
    <w:rsid w:val="00303AC5"/>
    <w:rsid w:val="00303C84"/>
    <w:rsid w:val="00306685"/>
    <w:rsid w:val="0031127E"/>
    <w:rsid w:val="00315E15"/>
    <w:rsid w:val="00334B66"/>
    <w:rsid w:val="00346FCE"/>
    <w:rsid w:val="00351F3A"/>
    <w:rsid w:val="00361DD6"/>
    <w:rsid w:val="003664AF"/>
    <w:rsid w:val="00366CF7"/>
    <w:rsid w:val="003673C8"/>
    <w:rsid w:val="00367F0A"/>
    <w:rsid w:val="00373464"/>
    <w:rsid w:val="0037408F"/>
    <w:rsid w:val="00376B34"/>
    <w:rsid w:val="00380602"/>
    <w:rsid w:val="00383AF4"/>
    <w:rsid w:val="00393759"/>
    <w:rsid w:val="00394CE3"/>
    <w:rsid w:val="0039751B"/>
    <w:rsid w:val="003A3A3F"/>
    <w:rsid w:val="003C153C"/>
    <w:rsid w:val="003D5A57"/>
    <w:rsid w:val="003D7008"/>
    <w:rsid w:val="003E207C"/>
    <w:rsid w:val="003F22B3"/>
    <w:rsid w:val="003F4C4D"/>
    <w:rsid w:val="004018CB"/>
    <w:rsid w:val="004022B7"/>
    <w:rsid w:val="00402D6F"/>
    <w:rsid w:val="004060EF"/>
    <w:rsid w:val="00430B59"/>
    <w:rsid w:val="0043246A"/>
    <w:rsid w:val="00433EDB"/>
    <w:rsid w:val="004358E7"/>
    <w:rsid w:val="00437E72"/>
    <w:rsid w:val="00445E5A"/>
    <w:rsid w:val="00466460"/>
    <w:rsid w:val="00473FE3"/>
    <w:rsid w:val="00477900"/>
    <w:rsid w:val="00484E1E"/>
    <w:rsid w:val="004900CC"/>
    <w:rsid w:val="004933FA"/>
    <w:rsid w:val="00497BA7"/>
    <w:rsid w:val="004A39A8"/>
    <w:rsid w:val="004A5369"/>
    <w:rsid w:val="004B0C13"/>
    <w:rsid w:val="004B2C9E"/>
    <w:rsid w:val="004B5A7D"/>
    <w:rsid w:val="004B660A"/>
    <w:rsid w:val="004C140E"/>
    <w:rsid w:val="004C3449"/>
    <w:rsid w:val="004C359E"/>
    <w:rsid w:val="004C3E42"/>
    <w:rsid w:val="004D77E6"/>
    <w:rsid w:val="004E36B5"/>
    <w:rsid w:val="004E3F16"/>
    <w:rsid w:val="004E7B07"/>
    <w:rsid w:val="004F021C"/>
    <w:rsid w:val="004F1615"/>
    <w:rsid w:val="004F404D"/>
    <w:rsid w:val="004F60F9"/>
    <w:rsid w:val="004F7FD8"/>
    <w:rsid w:val="005028B3"/>
    <w:rsid w:val="005041A9"/>
    <w:rsid w:val="00506AF4"/>
    <w:rsid w:val="00512B93"/>
    <w:rsid w:val="005130C5"/>
    <w:rsid w:val="00517B2E"/>
    <w:rsid w:val="0052766E"/>
    <w:rsid w:val="00540B2C"/>
    <w:rsid w:val="00545AD3"/>
    <w:rsid w:val="005546F4"/>
    <w:rsid w:val="0055527C"/>
    <w:rsid w:val="005556EB"/>
    <w:rsid w:val="00561F2E"/>
    <w:rsid w:val="00565475"/>
    <w:rsid w:val="00565B41"/>
    <w:rsid w:val="005758C0"/>
    <w:rsid w:val="00577AC5"/>
    <w:rsid w:val="00580AC3"/>
    <w:rsid w:val="005841AF"/>
    <w:rsid w:val="00584EA1"/>
    <w:rsid w:val="00585742"/>
    <w:rsid w:val="0059276B"/>
    <w:rsid w:val="0059357D"/>
    <w:rsid w:val="00594F9B"/>
    <w:rsid w:val="005A09B0"/>
    <w:rsid w:val="005A6FBD"/>
    <w:rsid w:val="005B1ED4"/>
    <w:rsid w:val="005B3BA8"/>
    <w:rsid w:val="005B3E87"/>
    <w:rsid w:val="005B3F95"/>
    <w:rsid w:val="005B5156"/>
    <w:rsid w:val="005B6ADA"/>
    <w:rsid w:val="005D61B1"/>
    <w:rsid w:val="005D7DA3"/>
    <w:rsid w:val="005E1EC7"/>
    <w:rsid w:val="005E4D7D"/>
    <w:rsid w:val="005E57C1"/>
    <w:rsid w:val="005F34A4"/>
    <w:rsid w:val="005F3963"/>
    <w:rsid w:val="005F5217"/>
    <w:rsid w:val="005F6088"/>
    <w:rsid w:val="00601F4E"/>
    <w:rsid w:val="0061042C"/>
    <w:rsid w:val="0061190A"/>
    <w:rsid w:val="006124E6"/>
    <w:rsid w:val="00613622"/>
    <w:rsid w:val="00615C18"/>
    <w:rsid w:val="00626D2D"/>
    <w:rsid w:val="00631DE6"/>
    <w:rsid w:val="00634114"/>
    <w:rsid w:val="00641AF0"/>
    <w:rsid w:val="00654679"/>
    <w:rsid w:val="00654875"/>
    <w:rsid w:val="00661342"/>
    <w:rsid w:val="006633AD"/>
    <w:rsid w:val="0067020B"/>
    <w:rsid w:val="00677304"/>
    <w:rsid w:val="0069323B"/>
    <w:rsid w:val="006934E5"/>
    <w:rsid w:val="006A5B04"/>
    <w:rsid w:val="006B1A17"/>
    <w:rsid w:val="006B2844"/>
    <w:rsid w:val="006B2FE0"/>
    <w:rsid w:val="006C0D41"/>
    <w:rsid w:val="006C1E31"/>
    <w:rsid w:val="006C492D"/>
    <w:rsid w:val="006C50E6"/>
    <w:rsid w:val="006C685C"/>
    <w:rsid w:val="006D2FCA"/>
    <w:rsid w:val="006E460B"/>
    <w:rsid w:val="006E7FE1"/>
    <w:rsid w:val="006F219C"/>
    <w:rsid w:val="006F382C"/>
    <w:rsid w:val="006F61EA"/>
    <w:rsid w:val="00701132"/>
    <w:rsid w:val="00712E39"/>
    <w:rsid w:val="00717E62"/>
    <w:rsid w:val="00722C79"/>
    <w:rsid w:val="007259F2"/>
    <w:rsid w:val="00731D0E"/>
    <w:rsid w:val="0073435F"/>
    <w:rsid w:val="0074309A"/>
    <w:rsid w:val="00743B78"/>
    <w:rsid w:val="00745039"/>
    <w:rsid w:val="00756500"/>
    <w:rsid w:val="00756799"/>
    <w:rsid w:val="00762106"/>
    <w:rsid w:val="007651B7"/>
    <w:rsid w:val="007657EB"/>
    <w:rsid w:val="007843CC"/>
    <w:rsid w:val="00795E96"/>
    <w:rsid w:val="007960FE"/>
    <w:rsid w:val="007A11B2"/>
    <w:rsid w:val="007A50AF"/>
    <w:rsid w:val="007B3072"/>
    <w:rsid w:val="007B4B89"/>
    <w:rsid w:val="007B545A"/>
    <w:rsid w:val="007D0616"/>
    <w:rsid w:val="007D6952"/>
    <w:rsid w:val="007E13E7"/>
    <w:rsid w:val="007E7DB0"/>
    <w:rsid w:val="007F2E1E"/>
    <w:rsid w:val="007F3437"/>
    <w:rsid w:val="007F43D6"/>
    <w:rsid w:val="007F72A7"/>
    <w:rsid w:val="00800663"/>
    <w:rsid w:val="008069E6"/>
    <w:rsid w:val="00811049"/>
    <w:rsid w:val="0081132E"/>
    <w:rsid w:val="0082320B"/>
    <w:rsid w:val="00856214"/>
    <w:rsid w:val="00861FC5"/>
    <w:rsid w:val="00863A6B"/>
    <w:rsid w:val="00865497"/>
    <w:rsid w:val="00866C44"/>
    <w:rsid w:val="0089552E"/>
    <w:rsid w:val="008A4EC3"/>
    <w:rsid w:val="008A6465"/>
    <w:rsid w:val="008A711E"/>
    <w:rsid w:val="008B62FB"/>
    <w:rsid w:val="008B7DDD"/>
    <w:rsid w:val="008C16F9"/>
    <w:rsid w:val="008C284F"/>
    <w:rsid w:val="008C4931"/>
    <w:rsid w:val="008C4B74"/>
    <w:rsid w:val="008D151B"/>
    <w:rsid w:val="008D3715"/>
    <w:rsid w:val="008E4AA7"/>
    <w:rsid w:val="008E6C2E"/>
    <w:rsid w:val="008F16FF"/>
    <w:rsid w:val="0090205E"/>
    <w:rsid w:val="00905806"/>
    <w:rsid w:val="00911EE8"/>
    <w:rsid w:val="009147E4"/>
    <w:rsid w:val="0093256D"/>
    <w:rsid w:val="00932BD5"/>
    <w:rsid w:val="00933EF8"/>
    <w:rsid w:val="00937AF1"/>
    <w:rsid w:val="009451FC"/>
    <w:rsid w:val="00963B38"/>
    <w:rsid w:val="00973231"/>
    <w:rsid w:val="00974800"/>
    <w:rsid w:val="0098603C"/>
    <w:rsid w:val="00986376"/>
    <w:rsid w:val="00986803"/>
    <w:rsid w:val="00990641"/>
    <w:rsid w:val="0099086F"/>
    <w:rsid w:val="009925C1"/>
    <w:rsid w:val="009A2083"/>
    <w:rsid w:val="009A475F"/>
    <w:rsid w:val="009A4D56"/>
    <w:rsid w:val="009A6386"/>
    <w:rsid w:val="009B275D"/>
    <w:rsid w:val="009B5A1B"/>
    <w:rsid w:val="009B6AE3"/>
    <w:rsid w:val="009C4DBD"/>
    <w:rsid w:val="009C5745"/>
    <w:rsid w:val="009D53D9"/>
    <w:rsid w:val="009D5647"/>
    <w:rsid w:val="009E25B4"/>
    <w:rsid w:val="009E450A"/>
    <w:rsid w:val="00A0121A"/>
    <w:rsid w:val="00A10491"/>
    <w:rsid w:val="00A20375"/>
    <w:rsid w:val="00A24643"/>
    <w:rsid w:val="00A25BFD"/>
    <w:rsid w:val="00A25C6B"/>
    <w:rsid w:val="00A26FA8"/>
    <w:rsid w:val="00A359A3"/>
    <w:rsid w:val="00A4013D"/>
    <w:rsid w:val="00A414CE"/>
    <w:rsid w:val="00A55A47"/>
    <w:rsid w:val="00A718C6"/>
    <w:rsid w:val="00A928CC"/>
    <w:rsid w:val="00AA0869"/>
    <w:rsid w:val="00AA1277"/>
    <w:rsid w:val="00AA1780"/>
    <w:rsid w:val="00AC6A7C"/>
    <w:rsid w:val="00AD2DD2"/>
    <w:rsid w:val="00AE50E2"/>
    <w:rsid w:val="00AF59A5"/>
    <w:rsid w:val="00AF69F6"/>
    <w:rsid w:val="00AF70EF"/>
    <w:rsid w:val="00B00C64"/>
    <w:rsid w:val="00B10ABF"/>
    <w:rsid w:val="00B25B8D"/>
    <w:rsid w:val="00B26927"/>
    <w:rsid w:val="00B27091"/>
    <w:rsid w:val="00B33909"/>
    <w:rsid w:val="00B46F3D"/>
    <w:rsid w:val="00B526C6"/>
    <w:rsid w:val="00B65BA0"/>
    <w:rsid w:val="00B67B3E"/>
    <w:rsid w:val="00B70782"/>
    <w:rsid w:val="00B8337E"/>
    <w:rsid w:val="00B86D68"/>
    <w:rsid w:val="00B90CA4"/>
    <w:rsid w:val="00B910B8"/>
    <w:rsid w:val="00B91584"/>
    <w:rsid w:val="00BA7D21"/>
    <w:rsid w:val="00BB1084"/>
    <w:rsid w:val="00BC3174"/>
    <w:rsid w:val="00BC4C68"/>
    <w:rsid w:val="00BD0801"/>
    <w:rsid w:val="00BD7F1D"/>
    <w:rsid w:val="00BE5840"/>
    <w:rsid w:val="00BE69DF"/>
    <w:rsid w:val="00BE7C5B"/>
    <w:rsid w:val="00BF3619"/>
    <w:rsid w:val="00C0038E"/>
    <w:rsid w:val="00C02149"/>
    <w:rsid w:val="00C25541"/>
    <w:rsid w:val="00C4447B"/>
    <w:rsid w:val="00C64ECC"/>
    <w:rsid w:val="00C77FA7"/>
    <w:rsid w:val="00C80ACB"/>
    <w:rsid w:val="00C93A05"/>
    <w:rsid w:val="00C95BF9"/>
    <w:rsid w:val="00CA18D9"/>
    <w:rsid w:val="00CB55DA"/>
    <w:rsid w:val="00CB62F6"/>
    <w:rsid w:val="00CC0C91"/>
    <w:rsid w:val="00CE1AD3"/>
    <w:rsid w:val="00CE1DCB"/>
    <w:rsid w:val="00CE3E2E"/>
    <w:rsid w:val="00CF318B"/>
    <w:rsid w:val="00CF4741"/>
    <w:rsid w:val="00CF6DFE"/>
    <w:rsid w:val="00D00531"/>
    <w:rsid w:val="00D019A2"/>
    <w:rsid w:val="00D02580"/>
    <w:rsid w:val="00D03080"/>
    <w:rsid w:val="00D117B9"/>
    <w:rsid w:val="00D20DC2"/>
    <w:rsid w:val="00D24809"/>
    <w:rsid w:val="00D24DC4"/>
    <w:rsid w:val="00D27415"/>
    <w:rsid w:val="00D3479E"/>
    <w:rsid w:val="00D349E0"/>
    <w:rsid w:val="00D435B3"/>
    <w:rsid w:val="00D4389D"/>
    <w:rsid w:val="00D5045D"/>
    <w:rsid w:val="00D52C94"/>
    <w:rsid w:val="00D56CDF"/>
    <w:rsid w:val="00D62EA8"/>
    <w:rsid w:val="00D64CF4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DD5EAB"/>
    <w:rsid w:val="00E04AA7"/>
    <w:rsid w:val="00E11460"/>
    <w:rsid w:val="00E1315F"/>
    <w:rsid w:val="00E32857"/>
    <w:rsid w:val="00E36151"/>
    <w:rsid w:val="00E42E99"/>
    <w:rsid w:val="00E46E80"/>
    <w:rsid w:val="00E47F81"/>
    <w:rsid w:val="00E629C4"/>
    <w:rsid w:val="00E63B39"/>
    <w:rsid w:val="00E65E81"/>
    <w:rsid w:val="00E827DA"/>
    <w:rsid w:val="00E85B65"/>
    <w:rsid w:val="00E97E6E"/>
    <w:rsid w:val="00EB7434"/>
    <w:rsid w:val="00EC2845"/>
    <w:rsid w:val="00EC4F04"/>
    <w:rsid w:val="00EC6CD0"/>
    <w:rsid w:val="00EC7E67"/>
    <w:rsid w:val="00ED0ECD"/>
    <w:rsid w:val="00ED36E4"/>
    <w:rsid w:val="00ED3EB5"/>
    <w:rsid w:val="00ED59BA"/>
    <w:rsid w:val="00EE34B8"/>
    <w:rsid w:val="00EF05CA"/>
    <w:rsid w:val="00EF0DEC"/>
    <w:rsid w:val="00F01B41"/>
    <w:rsid w:val="00F04BA6"/>
    <w:rsid w:val="00F04E4E"/>
    <w:rsid w:val="00F074B7"/>
    <w:rsid w:val="00F147B2"/>
    <w:rsid w:val="00F164AD"/>
    <w:rsid w:val="00F16BE0"/>
    <w:rsid w:val="00F20796"/>
    <w:rsid w:val="00F22901"/>
    <w:rsid w:val="00F33D35"/>
    <w:rsid w:val="00F40035"/>
    <w:rsid w:val="00F43484"/>
    <w:rsid w:val="00F44C4D"/>
    <w:rsid w:val="00F60439"/>
    <w:rsid w:val="00F60899"/>
    <w:rsid w:val="00F636D9"/>
    <w:rsid w:val="00F73CE1"/>
    <w:rsid w:val="00F92CFA"/>
    <w:rsid w:val="00FA31DA"/>
    <w:rsid w:val="00FA51BD"/>
    <w:rsid w:val="00FA5FA5"/>
    <w:rsid w:val="00FB1037"/>
    <w:rsid w:val="00FB162A"/>
    <w:rsid w:val="00FB3A54"/>
    <w:rsid w:val="00FB6151"/>
    <w:rsid w:val="00FC0A20"/>
    <w:rsid w:val="00FC0D6A"/>
    <w:rsid w:val="00FD3A8B"/>
    <w:rsid w:val="00FD789B"/>
    <w:rsid w:val="00FE0747"/>
    <w:rsid w:val="00FE5FE6"/>
    <w:rsid w:val="00FF35B1"/>
    <w:rsid w:val="00FF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70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4E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84EA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137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23F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23F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2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3F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microsoft.com/office/2011/relationships/people" Target="peop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7F9F3-69A8-144D-AE74-5891424C9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736</Words>
  <Characters>4198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28</cp:revision>
  <cp:lastPrinted>2018-09-20T15:12:00Z</cp:lastPrinted>
  <dcterms:created xsi:type="dcterms:W3CDTF">2018-09-24T14:06:00Z</dcterms:created>
  <dcterms:modified xsi:type="dcterms:W3CDTF">2018-09-25T09:24:00Z</dcterms:modified>
</cp:coreProperties>
</file>