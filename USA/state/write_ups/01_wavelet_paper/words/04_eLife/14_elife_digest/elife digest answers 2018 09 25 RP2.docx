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7493320" w14:textId="40226BC8" w:rsidR="004C359E" w:rsidRDefault="00ED0ECD" w:rsidP="001A3644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>
        <w:rPr>
          <w:rFonts w:ascii="Calibri" w:hAnsi="Calibri" w:cs="Calibri"/>
          <w:color w:val="212121"/>
          <w:lang w:eastAsia="en-GB"/>
        </w:rPr>
        <w:t>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color w:val="212121"/>
          <w:lang w:eastAsia="en-GB"/>
        </w:rPr>
        <w:t>when exactly</w:t>
      </w:r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1A3644">
        <w:rPr>
          <w:rFonts w:ascii="Calibri" w:hAnsi="Calibri" w:cs="Calibri"/>
          <w:color w:val="212121"/>
          <w:lang w:eastAsia="en-GB"/>
        </w:rPr>
        <w:t xml:space="preserve">happen, and how much </w:t>
      </w:r>
      <w:r w:rsidR="00097832">
        <w:rPr>
          <w:rFonts w:ascii="Calibri" w:hAnsi="Calibri" w:cs="Calibri"/>
          <w:color w:val="212121"/>
          <w:lang w:eastAsia="en-GB"/>
        </w:rPr>
        <w:t>they differ</w:t>
      </w:r>
      <w:r w:rsidR="001A3644">
        <w:rPr>
          <w:rFonts w:ascii="Calibri" w:hAnsi="Calibri" w:cs="Calibri"/>
          <w:color w:val="212121"/>
          <w:lang w:eastAsia="en-GB"/>
        </w:rPr>
        <w:t>,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r w:rsidR="001A3644">
        <w:rPr>
          <w:rFonts w:ascii="Calibri" w:hAnsi="Calibri" w:cs="Calibri"/>
          <w:color w:val="212121"/>
          <w:lang w:eastAsia="en-GB"/>
        </w:rPr>
        <w:t xml:space="preserve">age, medical </w:t>
      </w:r>
      <w:r>
        <w:rPr>
          <w:rFonts w:ascii="Calibri" w:hAnsi="Calibri" w:cs="Calibri"/>
          <w:color w:val="212121"/>
          <w:lang w:eastAsia="en-GB"/>
        </w:rPr>
        <w:t xml:space="preserve">cause of death, and region within the USA.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 w:rsidR="001A3644">
        <w:rPr>
          <w:rFonts w:ascii="Calibri" w:hAnsi="Calibri" w:cs="Calibri"/>
          <w:color w:val="212121"/>
          <w:lang w:eastAsia="en-GB"/>
        </w:rPr>
        <w:t xml:space="preserve"> due to changes in factors that cause disease or its treatment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r w:rsidR="001A3644">
        <w:rPr>
          <w:rFonts w:ascii="Calibri" w:hAnsi="Calibri" w:cs="Calibri"/>
          <w:color w:val="212121"/>
          <w:lang w:eastAsia="en-GB"/>
        </w:rPr>
        <w:t>inform</w:t>
      </w:r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 xml:space="preserve">whether interventions designed to minimise deaths in a certain time of year are </w:t>
      </w:r>
      <w:ins w:id="0" w:author="Parks, Robbie M" w:date="2018-09-25T10:02:00Z">
        <w:r w:rsidR="00E36151">
          <w:rPr>
            <w:rFonts w:ascii="Calibri" w:hAnsi="Calibri" w:cs="Calibri"/>
            <w:color w:val="212121"/>
            <w:lang w:eastAsia="en-GB"/>
          </w:rPr>
          <w:t>required</w:t>
        </w:r>
      </w:ins>
      <w:ins w:id="1" w:author="Parks, Robbie M" w:date="2018-09-25T10:23:00Z">
        <w:r w:rsidR="00AA1277">
          <w:rPr>
            <w:rFonts w:ascii="Calibri" w:hAnsi="Calibri" w:cs="Calibri"/>
            <w:color w:val="212121"/>
            <w:lang w:eastAsia="en-GB"/>
          </w:rPr>
          <w:t xml:space="preserve">, or whether existing </w:t>
        </w:r>
        <w:r w:rsidR="006B2FE0">
          <w:rPr>
            <w:rFonts w:ascii="Calibri" w:hAnsi="Calibri" w:cs="Calibri"/>
            <w:color w:val="212121"/>
            <w:lang w:eastAsia="en-GB"/>
          </w:rPr>
          <w:t xml:space="preserve">ones are </w:t>
        </w:r>
      </w:ins>
      <w:ins w:id="2" w:author="Parks, Robbie M" w:date="2018-09-25T10:24:00Z">
        <w:r w:rsidR="00933EF8">
          <w:rPr>
            <w:rFonts w:ascii="Calibri" w:hAnsi="Calibri" w:cs="Calibri"/>
            <w:color w:val="212121"/>
            <w:lang w:eastAsia="en-GB"/>
          </w:rPr>
          <w:t>effective</w:t>
        </w:r>
      </w:ins>
      <w:r w:rsidR="00654875">
        <w:rPr>
          <w:rFonts w:ascii="Calibri" w:hAnsi="Calibri" w:cs="Calibri"/>
          <w:color w:val="212121"/>
          <w:lang w:eastAsia="en-GB"/>
        </w:rPr>
        <w:t>.</w:t>
      </w:r>
      <w:r w:rsidR="00CE1AD3">
        <w:rPr>
          <w:rFonts w:ascii="Calibri" w:hAnsi="Calibri" w:cs="Calibri"/>
          <w:color w:val="212121"/>
          <w:lang w:eastAsia="en-GB"/>
        </w:rPr>
        <w:t xml:space="preserve"> The analysis may also</w:t>
      </w:r>
      <w:r w:rsidR="001A3644">
        <w:rPr>
          <w:rFonts w:ascii="Calibri" w:hAnsi="Calibri" w:cs="Calibri"/>
          <w:color w:val="212121"/>
          <w:lang w:eastAsia="en-GB"/>
        </w:rPr>
        <w:t>, indirectly,</w:t>
      </w:r>
      <w:r w:rsidR="00CE1AD3">
        <w:rPr>
          <w:rFonts w:ascii="Calibri" w:hAnsi="Calibri" w:cs="Calibri"/>
          <w:color w:val="212121"/>
          <w:lang w:eastAsia="en-GB"/>
        </w:rPr>
        <w:t xml:space="preserve"> inform 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 xml:space="preserve">might </w:t>
      </w:r>
      <w:r w:rsidR="001A3644">
        <w:rPr>
          <w:rFonts w:ascii="Calibri" w:hAnsi="Calibri" w:cs="Calibri"/>
          <w:color w:val="212121"/>
          <w:lang w:eastAsia="en-GB"/>
        </w:rPr>
        <w:t>influence</w:t>
      </w:r>
      <w:r w:rsidR="006C1E31">
        <w:rPr>
          <w:rFonts w:ascii="Calibri" w:hAnsi="Calibri" w:cs="Calibri"/>
          <w:color w:val="212121"/>
          <w:lang w:eastAsia="en-GB"/>
        </w:rPr>
        <w:t xml:space="preserve">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  <w:ins w:id="3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 xml:space="preserve"> </w:t>
        </w:r>
        <w:r w:rsidR="000C27F3">
          <w:rPr>
            <w:rFonts w:ascii="Calibri" w:hAnsi="Calibri" w:cs="Calibri"/>
            <w:color w:val="212121"/>
            <w:lang w:eastAsia="en-GB"/>
          </w:rPr>
          <w:t xml:space="preserve">Therefore, </w:t>
        </w:r>
        <w:r w:rsidR="0082320B">
          <w:rPr>
            <w:rFonts w:ascii="Calibri" w:hAnsi="Calibri" w:cs="Calibri"/>
            <w:color w:val="212121"/>
            <w:lang w:eastAsia="en-GB"/>
          </w:rPr>
          <w:t xml:space="preserve">understanding seasonality is important as it could help society understand who may be at risk </w:t>
        </w:r>
      </w:ins>
      <w:ins w:id="4" w:author="Parks, Robbie M" w:date="2018-09-25T10:09:00Z">
        <w:r w:rsidR="002E6817">
          <w:rPr>
            <w:rFonts w:ascii="Calibri" w:hAnsi="Calibri" w:cs="Calibri"/>
            <w:color w:val="212121"/>
            <w:lang w:eastAsia="en-GB"/>
          </w:rPr>
          <w:t xml:space="preserve">of death </w:t>
        </w:r>
      </w:ins>
      <w:ins w:id="5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>and when</w:t>
        </w:r>
      </w:ins>
      <w:ins w:id="6" w:author="Parks, Robbie M" w:date="2018-09-25T11:51:00Z">
        <w:r w:rsidR="00BB63CA">
          <w:rPr>
            <w:rFonts w:ascii="Calibri" w:hAnsi="Calibri" w:cs="Calibri"/>
            <w:color w:val="212121"/>
            <w:lang w:eastAsia="en-GB"/>
          </w:rPr>
          <w:t xml:space="preserve"> this may occur</w:t>
        </w:r>
      </w:ins>
      <w:ins w:id="7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>.</w:t>
        </w:r>
      </w:ins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03823D22" w14:textId="77777777" w:rsidR="0082320B" w:rsidRDefault="00393759" w:rsidP="009B62C2">
      <w:pPr>
        <w:shd w:val="clear" w:color="auto" w:fill="FFFFFF"/>
        <w:spacing w:before="100" w:beforeAutospacing="1" w:after="100" w:afterAutospacing="1"/>
        <w:jc w:val="both"/>
        <w:rPr>
          <w:ins w:id="8" w:author="Parks, Robbie M" w:date="2018-09-25T10:05:00Z"/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sex,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age, medical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assess if and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r w:rsidR="001A3644">
        <w:rPr>
          <w:rFonts w:ascii="Calibri" w:hAnsi="Calibri" w:cs="Calibri"/>
          <w:bCs/>
          <w:color w:val="212121"/>
          <w:lang w:eastAsia="en-GB"/>
        </w:rPr>
        <w:t>s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bCs/>
          <w:color w:val="212121"/>
          <w:lang w:eastAsia="en-GB"/>
        </w:rPr>
        <w:t>changed over a period of decades</w:t>
      </w:r>
      <w:r>
        <w:rPr>
          <w:rFonts w:ascii="Calibri" w:hAnsi="Calibri" w:cs="Calibri"/>
          <w:bCs/>
          <w:color w:val="212121"/>
          <w:lang w:eastAsia="en-GB"/>
        </w:rPr>
        <w:t>.</w:t>
      </w:r>
      <w:ins w:id="9" w:author="Parks, Robbie M" w:date="2018-09-25T10:05:00Z">
        <w:r w:rsidR="0082320B" w:rsidDel="0082320B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</w:p>
    <w:p w14:paraId="723DA6A0" w14:textId="367006A9" w:rsidR="00584EA1" w:rsidRPr="00584EA1" w:rsidRDefault="00584EA1" w:rsidP="009B62C2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40DEC477" w:rsidR="0073435F" w:rsidRPr="00271A08" w:rsidRDefault="006B1A17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>We find that there are differences in the wa</w:t>
      </w:r>
      <w:bookmarkStart w:id="10" w:name="_GoBack"/>
      <w:bookmarkEnd w:id="10"/>
      <w:r>
        <w:rPr>
          <w:rFonts w:ascii="Calibri" w:hAnsi="Calibri" w:cs="Calibri"/>
          <w:bCs/>
          <w:color w:val="212121"/>
          <w:lang w:eastAsia="en-GB"/>
        </w:rPr>
        <w:t xml:space="preserve">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in relation to </w:t>
      </w:r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summer </w:t>
      </w:r>
      <w:r w:rsidR="00BF3619">
        <w:rPr>
          <w:rFonts w:ascii="Calibri" w:hAnsi="Calibri" w:cs="Calibri"/>
          <w:bCs/>
          <w:color w:val="212121"/>
          <w:lang w:eastAsia="en-GB"/>
        </w:rPr>
        <w:t>compared to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r w:rsidR="00BF3619">
        <w:rPr>
          <w:rFonts w:ascii="Calibri" w:hAnsi="Calibri" w:cs="Calibri"/>
          <w:bCs/>
          <w:color w:val="212121"/>
          <w:lang w:eastAsia="en-GB"/>
        </w:rPr>
        <w:t>, which is different from patterns in young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ins w:id="11" w:author="Ezzati, Majid" w:date="2018-09-24T10:36:00Z"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  <w:del w:id="12" w:author="Parks, Robbie M" w:date="2018-09-25T10:11:00Z">
          <w:r w:rsidR="00BF3619" w:rsidDel="001F5100">
            <w:rPr>
              <w:rFonts w:ascii="Calibri" w:hAnsi="Calibri" w:cs="Calibri"/>
              <w:bCs/>
              <w:color w:val="212121"/>
              <w:lang w:eastAsia="en-GB"/>
            </w:rPr>
            <w:delText>[[[I would say something here on shrinking vs. not shrinking seasonal difference over time, at the extreme disappearing in under fives]]]</w:delText>
          </w:r>
        </w:del>
      </w:ins>
      <w:ins w:id="13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The difference between maximum and minimum </w:t>
        </w:r>
      </w:ins>
      <w:ins w:id="14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>number of deaths</w:t>
        </w:r>
      </w:ins>
      <w:ins w:id="15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within a year for </w:t>
        </w:r>
        <w:proofErr w:type="spellStart"/>
        <w:r w:rsidR="001F5100">
          <w:rPr>
            <w:rFonts w:ascii="Calibri" w:hAnsi="Calibri" w:cs="Calibri"/>
            <w:bCs/>
            <w:color w:val="212121"/>
            <w:lang w:eastAsia="en-GB"/>
          </w:rPr>
          <w:t>under fives</w:t>
        </w:r>
        <w:proofErr w:type="spellEnd"/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has largely disappeared</w:t>
        </w:r>
      </w:ins>
      <w:ins w:id="16" w:author="Parks, Robbie M" w:date="2018-09-25T10:12:00Z">
        <w:r w:rsidR="001F5100">
          <w:rPr>
            <w:rFonts w:ascii="Calibri" w:hAnsi="Calibri" w:cs="Calibri"/>
            <w:bCs/>
            <w:color w:val="212121"/>
            <w:lang w:eastAsia="en-GB"/>
          </w:rPr>
          <w:t>,</w:t>
        </w:r>
      </w:ins>
      <w:ins w:id="17" w:author="Parks, Robbie M" w:date="2018-09-25T11:49:00Z">
        <w:r w:rsidR="0092456E">
          <w:rPr>
            <w:rFonts w:ascii="Calibri" w:hAnsi="Calibri" w:cs="Calibri"/>
            <w:bCs/>
            <w:color w:val="212121"/>
            <w:lang w:eastAsia="en-GB"/>
          </w:rPr>
          <w:t xml:space="preserve"> with </w:t>
        </w:r>
        <w:r w:rsidR="0092456E">
          <w:rPr>
            <w:rFonts w:ascii="Calibri" w:hAnsi="Calibri" w:cs="Calibri"/>
            <w:bCs/>
            <w:color w:val="212121"/>
            <w:lang w:eastAsia="en-GB"/>
          </w:rPr>
          <w:lastRenderedPageBreak/>
          <w:t xml:space="preserve">reductions evident between </w:t>
        </w:r>
      </w:ins>
      <w:ins w:id="18" w:author="Parks, Robbie M" w:date="2018-09-25T11:50:00Z">
        <w:r w:rsidR="0092456E">
          <w:rPr>
            <w:rFonts w:ascii="Calibri" w:hAnsi="Calibri" w:cs="Calibri"/>
            <w:bCs/>
            <w:color w:val="212121"/>
            <w:lang w:eastAsia="en-GB"/>
          </w:rPr>
          <w:t>five and 45,</w:t>
        </w:r>
      </w:ins>
      <w:ins w:id="19" w:author="Parks, Robbie M" w:date="2018-09-25T10:12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while</w:t>
        </w:r>
      </w:ins>
      <w:ins w:id="20" w:author="Parks, Robbie M" w:date="2018-09-25T10:13:00Z"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  <w:ins w:id="21" w:author="Parks, Robbie M" w:date="2018-09-25T10:14:00Z">
        <w:r w:rsidR="000404A4">
          <w:rPr>
            <w:rFonts w:ascii="Calibri" w:hAnsi="Calibri" w:cs="Calibri"/>
            <w:bCs/>
            <w:color w:val="212121"/>
            <w:lang w:eastAsia="en-GB"/>
          </w:rPr>
          <w:t>changing little</w:t>
        </w:r>
      </w:ins>
      <w:ins w:id="22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 xml:space="preserve"> for those</w:t>
        </w:r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older than 45 years of age.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0058DBB1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targeted interventions, </w:t>
      </w:r>
      <w:r w:rsidR="00A26FA8">
        <w:rPr>
          <w:rFonts w:ascii="Calibri" w:hAnsi="Calibri" w:cs="Calibri"/>
          <w:bCs/>
          <w:color w:val="212121"/>
          <w:lang w:eastAsia="en-GB"/>
        </w:rPr>
        <w:t>such</w:t>
      </w:r>
      <w:ins w:id="23" w:author="umahx99" w:date="2018-09-25T10:46:00Z">
        <w:r w:rsidR="004E194D">
          <w:rPr>
            <w:rFonts w:ascii="Calibri" w:hAnsi="Calibri" w:cs="Calibri"/>
            <w:bCs/>
            <w:color w:val="212121"/>
            <w:lang w:eastAsia="en-GB"/>
          </w:rPr>
          <w:t xml:space="preserve"> as</w:t>
        </w:r>
      </w:ins>
      <w:r w:rsidR="00A26FA8">
        <w:rPr>
          <w:rFonts w:ascii="Calibri" w:hAnsi="Calibri" w:cs="Calibri"/>
          <w:bCs/>
          <w:color w:val="212121"/>
          <w:lang w:eastAsia="en-GB"/>
        </w:rPr>
        <w:t xml:space="preserve"> </w:t>
      </w:r>
      <w:del w:id="24" w:author="Parks, Robbie M" w:date="2018-09-25T10:17:00Z"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as </w:delText>
        </w:r>
        <w:r w:rsidDel="00E1315F">
          <w:rPr>
            <w:rFonts w:ascii="Calibri" w:hAnsi="Calibri" w:cs="Calibri"/>
            <w:bCs/>
            <w:color w:val="212121"/>
            <w:lang w:eastAsia="en-GB"/>
          </w:rPr>
          <w:delText>the flu vaccine</w:delText>
        </w:r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 or public health weather warnings</w:delText>
        </w:r>
      </w:del>
      <w:ins w:id="25" w:author="Parks, Robbie M" w:date="2018-09-25T10:17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provision of better insulation of homes or hands-free </w:t>
        </w:r>
      </w:ins>
      <w:ins w:id="26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>communication devices for isolated vulnerable groups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>
        <w:rPr>
          <w:rFonts w:ascii="Calibri" w:hAnsi="Calibri" w:cs="Calibri"/>
          <w:bCs/>
          <w:color w:val="212121"/>
          <w:lang w:eastAsia="en-GB"/>
        </w:rPr>
        <w:t xml:space="preserve">working </w:t>
      </w:r>
      <w:ins w:id="27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or necessary 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to alleviate </w:t>
      </w:r>
      <w:r w:rsidR="007843CC">
        <w:rPr>
          <w:rFonts w:ascii="Calibri" w:hAnsi="Calibri" w:cs="Calibri"/>
          <w:bCs/>
          <w:color w:val="212121"/>
          <w:lang w:eastAsia="en-GB"/>
        </w:rPr>
        <w:t>seasonal</w:t>
      </w:r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  <w:ins w:id="28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As the population ages, interventions </w:t>
        </w:r>
      </w:ins>
      <w:ins w:id="29" w:author="Parks, Robbie M" w:date="2018-09-25T10:22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like these </w:t>
        </w:r>
      </w:ins>
      <w:ins w:id="30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>will continue to be important</w:t>
        </w:r>
        <w:r w:rsidR="00D62EA8">
          <w:rPr>
            <w:rFonts w:ascii="Calibri" w:hAnsi="Calibri" w:cs="Calibri"/>
            <w:bCs/>
            <w:color w:val="212121"/>
            <w:lang w:eastAsia="en-GB"/>
          </w:rPr>
          <w:t>.</w:t>
        </w:r>
      </w:ins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04A4"/>
    <w:rsid w:val="00043B19"/>
    <w:rsid w:val="000450BD"/>
    <w:rsid w:val="000459B7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27F3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2DFD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5100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B71F8"/>
    <w:rsid w:val="002C47B0"/>
    <w:rsid w:val="002C725D"/>
    <w:rsid w:val="002D3ABF"/>
    <w:rsid w:val="002D7E35"/>
    <w:rsid w:val="002E05E6"/>
    <w:rsid w:val="002E5CE9"/>
    <w:rsid w:val="002E6817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4CE3"/>
    <w:rsid w:val="00395B16"/>
    <w:rsid w:val="0039751B"/>
    <w:rsid w:val="003A3A3F"/>
    <w:rsid w:val="003C153C"/>
    <w:rsid w:val="003D2A73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194D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46334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12AE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35C00"/>
    <w:rsid w:val="00641AF0"/>
    <w:rsid w:val="00654679"/>
    <w:rsid w:val="00654875"/>
    <w:rsid w:val="00661342"/>
    <w:rsid w:val="006633AD"/>
    <w:rsid w:val="0067020B"/>
    <w:rsid w:val="00677304"/>
    <w:rsid w:val="0069323B"/>
    <w:rsid w:val="006934E5"/>
    <w:rsid w:val="006A5B04"/>
    <w:rsid w:val="006B1A17"/>
    <w:rsid w:val="006B2844"/>
    <w:rsid w:val="006B2FE0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3B78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0616"/>
    <w:rsid w:val="007D6952"/>
    <w:rsid w:val="007E13E7"/>
    <w:rsid w:val="007E7DB0"/>
    <w:rsid w:val="007F2E1E"/>
    <w:rsid w:val="007F3437"/>
    <w:rsid w:val="007F43D6"/>
    <w:rsid w:val="007F72A7"/>
    <w:rsid w:val="00800663"/>
    <w:rsid w:val="00805921"/>
    <w:rsid w:val="008069E6"/>
    <w:rsid w:val="00811049"/>
    <w:rsid w:val="0081132E"/>
    <w:rsid w:val="0082320B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2456E"/>
    <w:rsid w:val="0093256D"/>
    <w:rsid w:val="00932BD5"/>
    <w:rsid w:val="00933EF8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2C2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277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21A4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B63CA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80ACB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2EA8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1315F"/>
    <w:rsid w:val="00E32857"/>
    <w:rsid w:val="00E36151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6E4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microsoft.com/office/2011/relationships/people" Target="peop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27CEF-0A28-F24C-A787-65C220DE8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743</Words>
  <Characters>4238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</cp:revision>
  <cp:lastPrinted>2018-09-20T15:12:00Z</cp:lastPrinted>
  <dcterms:created xsi:type="dcterms:W3CDTF">2018-09-25T10:53:00Z</dcterms:created>
  <dcterms:modified xsi:type="dcterms:W3CDTF">2018-09-25T10:53:00Z</dcterms:modified>
</cp:coreProperties>
</file>