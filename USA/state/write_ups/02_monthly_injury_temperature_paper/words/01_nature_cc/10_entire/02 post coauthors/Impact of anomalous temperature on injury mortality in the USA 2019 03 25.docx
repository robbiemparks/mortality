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commentRangeStart w:id="0"/>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commentRangeEnd w:id="0"/>
      <w:r w:rsidR="00D136F7">
        <w:rPr>
          <w:rStyle w:val="CommentReference"/>
          <w:rFonts w:asciiTheme="minorHAnsi" w:hAnsiTheme="minorHAnsi" w:cstheme="minorBidi"/>
          <w:lang w:eastAsia="en-US"/>
        </w:rPr>
        <w:commentReference w:id="0"/>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11"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68627E5D"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w:t>
      </w:r>
      <w:del w:id="1" w:author="Robbie Parks" w:date="2019-03-25T12:19:00Z">
        <w:r w:rsidR="00283342">
          <w:rPr>
            <w:rFonts w:eastAsia="Times New Roman"/>
            <w:b/>
          </w:rPr>
          <w:delText xml:space="preserve">and </w:delText>
        </w:r>
      </w:del>
      <w:r w:rsidR="00283342">
        <w:rPr>
          <w:rFonts w:eastAsia="Times New Roman"/>
          <w:b/>
        </w:rPr>
        <w:t>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F3CCB">
        <w:rPr>
          <w:rFonts w:eastAsia="Times New Roman"/>
          <w:b/>
        </w:rPr>
        <w:t>. Ou</w:t>
      </w:r>
      <w:r w:rsidR="006F2FEB">
        <w:rPr>
          <w:rFonts w:eastAsia="Times New Roman"/>
          <w:b/>
        </w:rPr>
        <w:t xml:space="preserve">r study area was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6F2FEB">
        <w:rPr>
          <w:rFonts w:eastAsia="Times New Roman"/>
          <w:b/>
        </w:rPr>
        <w:t>. W</w:t>
      </w:r>
      <w:r w:rsidRPr="009A2853">
        <w:rPr>
          <w:rFonts w:eastAsia="Times New Roman"/>
          <w:b/>
        </w:rPr>
        <w:t>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Pr="009A2853">
        <w:rPr>
          <w:rFonts w:eastAsia="Times New Roman"/>
          <w:b/>
        </w:rPr>
        <w:t>injur</w:t>
      </w:r>
      <w:r w:rsidR="00BD5426">
        <w:rPr>
          <w:rFonts w:eastAsia="Times New Roman"/>
          <w:b/>
        </w:rPr>
        <w:t>ies</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w:t>
      </w:r>
      <w:bookmarkStart w:id="2" w:name="_GoBack"/>
      <w:bookmarkEnd w:id="2"/>
      <w:r w:rsidR="005B7992">
        <w:rPr>
          <w:rFonts w:eastAsia="Times New Roman"/>
          <w:b/>
        </w:rPr>
        <w:t xml:space="preserve">°C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drowning, transport injuries, assault and intentional self-harm </w:t>
      </w:r>
      <w:commentRangeStart w:id="3"/>
      <w:r w:rsidR="00D25AD3">
        <w:rPr>
          <w:rFonts w:eastAsia="Times New Roman"/>
          <w:b/>
        </w:rPr>
        <w:t>offset 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commentRangeEnd w:id="3"/>
      <w:r w:rsidR="00F55AC7">
        <w:rPr>
          <w:rStyle w:val="CommentReference"/>
          <w:rFonts w:asciiTheme="minorHAnsi" w:hAnsiTheme="minorHAnsi" w:cstheme="minorBidi"/>
          <w:lang w:eastAsia="en-US"/>
        </w:rPr>
        <w:commentReference w:id="3"/>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6EF5C8BE"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w:t>
      </w:r>
      <w:r>
        <w:rPr>
          <w:color w:val="000000" w:themeColor="text1"/>
        </w:rPr>
        <w:t xml:space="preserve">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lastRenderedPageBreak/>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A2EA12A" w:rsidR="0065196B" w:rsidRDefault="0065196B" w:rsidP="0065196B">
      <w:pPr>
        <w:spacing w:line="480" w:lineRule="auto"/>
        <w:jc w:val="both"/>
        <w:rPr>
          <w:color w:val="000000" w:themeColor="text1"/>
        </w:rPr>
      </w:pPr>
      <w:r>
        <w:rPr>
          <w:color w:val="000000" w:themeColor="text1"/>
        </w:rPr>
        <w:lastRenderedPageBreak/>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mpared to long-term norms, and hence can disrupt long-term adaptation.</w:t>
      </w:r>
      <w:r>
        <w:rPr>
          <w:color w:val="000000" w:themeColor="text1"/>
        </w:rPr>
        <w:t xml:space="preserve">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279119EC"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614E8C22"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w:t>
      </w:r>
      <w:r>
        <w:lastRenderedPageBreak/>
        <w:t>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w:instrText>
      </w:r>
      <w:r w:rsidR="0081585C">
        <w:instrText>10</w:instrText>
      </w:r>
      <w:r w:rsidR="0081585C">
        <w:instrText>&lt;/sup&gt;"},"properties":{"noteIndex":0},"schema":"https://github.com/citation-style-language/schema/raw/master/csl-citation.json"}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 xml:space="preserve">Regarding </w:t>
      </w:r>
      <w:r>
        <w:lastRenderedPageBreak/>
        <w:t>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7DDE93D8"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and developed a bespoke Bayesian spatio-temporal model.</w:t>
      </w:r>
      <w:r>
        <w:t xml:space="preserve">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commentRangeStart w:id="4"/>
      <w:r w:rsidRPr="00636C9B">
        <w:rPr>
          <w:b/>
          <w:color w:val="000000" w:themeColor="text1"/>
        </w:rPr>
        <w:lastRenderedPageBreak/>
        <w:t>Methods</w:t>
      </w:r>
      <w:commentRangeEnd w:id="4"/>
      <w:r w:rsidR="00393366">
        <w:rPr>
          <w:rStyle w:val="CommentReference"/>
          <w:rFonts w:asciiTheme="minorHAnsi" w:hAnsiTheme="minorHAnsi" w:cstheme="minorBidi"/>
          <w:lang w:eastAsia="en-US"/>
        </w:rPr>
        <w:commentReference w:id="4"/>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w:instrText>
      </w:r>
      <w:r w:rsidR="0081585C">
        <w:instrText>37</w:instrText>
      </w:r>
      <w:r w:rsidR="0081585C">
        <w:instrText>&lt;/sup&gt;"},"properties":{"noteIndex":0},"schema":"https://github.com/citation-style-language/schema/raw/master/csl-citation.json"}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823EA41"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w:t>
      </w:r>
      <w:r>
        <w:lastRenderedPageBreak/>
        <w:t>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44AD543"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447303">
        <w:rPr>
          <w:color w:val="000000" w:themeColor="text1"/>
        </w:rPr>
        <w:instrText xml:space="preserve">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w:instrText>
      </w:r>
      <w:r w:rsidR="00447303">
        <w:rPr>
          <w:color w:val="000000" w:themeColor="text1"/>
        </w:rPr>
        <w:instrText>human mortality.</w:instrText>
      </w:r>
      <w:r w:rsidR="00447303">
        <w:rPr>
          <w:color w:val="000000" w:themeColor="text1"/>
        </w:rPr>
        <w:instrText xml:space="preserve"> A </w:instrText>
      </w:r>
      <w:r w:rsidR="00447303">
        <w:rPr>
          <w:color w:val="000000" w:themeColor="text1"/>
        </w:rPr>
        <w:instrText>demographic approach</w:instrText>
      </w:r>
      <w:r w:rsidR="00447303">
        <w:rPr>
          <w:color w:val="000000" w:themeColor="text1"/>
        </w:rPr>
        <w:instrText>","type":"article-journal","volume":"PhD"},"uris":["http://www.mendeley.com/documents/?uuid=735ffa52-a2fc-4bed-ab59-d84289752b70"]}],"mendeley":{"formattedCitation":"&lt;sup&gt;11,12,39&lt;/sup&gt;","plainTextFormattedCitation":"11,12,39","previouslyFormattedCitation":"&lt;sup&gt;11,</w:instrText>
      </w:r>
      <w:r w:rsidR="00447303">
        <w:rPr>
          <w:color w:val="000000" w:themeColor="text1"/>
        </w:rPr>
        <w:instrText>12,39</w:instrText>
      </w:r>
      <w:r w:rsidR="00447303">
        <w:rPr>
          <w:color w:val="000000" w:themeColor="text1"/>
        </w:rPr>
        <w:instrText>&lt;/sup&gt;"},"properties":{"noteIndex":0},"schema":"https://github.com/citation-style-language/schema/raw/master/csl-citation.json"}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E8443A"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E8443A"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r>
                <w:rPr>
                  <w:rFonts w:ascii="Cambria Math" w:hAnsi="Cambria Math"/>
                  <w:sz w:val="22"/>
                  <w:szCs w:val="22"/>
                  <w:vertAlign w:val="subscript"/>
                </w:rPr>
                <m:t>-year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3326B039" w:rsidR="0065196B" w:rsidRPr="00620D06" w:rsidRDefault="0065196B" w:rsidP="0065196B">
      <w:pPr>
        <w:spacing w:line="480" w:lineRule="auto"/>
        <w:jc w:val="both"/>
        <w:outlineLvl w:val="0"/>
      </w:pPr>
      <w:r>
        <w:lastRenderedPageBreak/>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5C5ED1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3DA28A7" w:rsidR="0065196B" w:rsidRPr="00843ACB" w:rsidRDefault="0065196B" w:rsidP="0065196B">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7C8FE334"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w:t>
      </w:r>
      <w:r w:rsidRPr="009F1115">
        <w:lastRenderedPageBreak/>
        <w:t xml:space="preserve">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47A92FC0"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 xml:space="preserve">rate </w:t>
      </w:r>
      <w:del w:id="5" w:author="Robbie Parks" w:date="2019-03-25T12:19:00Z">
        <w:r>
          <w:delText>rations</w:delText>
        </w:r>
      </w:del>
      <w:ins w:id="6" w:author="Robbie Parks" w:date="2019-03-25T12:19:00Z">
        <w:r>
          <w:t>ratios</w:t>
        </w:r>
      </w:ins>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49738B64" w14:textId="30C6E939" w:rsidR="00447303" w:rsidRPr="00447303" w:rsidRDefault="0065196B" w:rsidP="00447303">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447303" w:rsidRPr="00447303">
        <w:rPr>
          <w:noProof/>
          <w:lang w:val="en-US"/>
        </w:rPr>
        <w:t>1</w:t>
      </w:r>
      <w:r w:rsidR="00447303" w:rsidRPr="00447303">
        <w:rPr>
          <w:noProof/>
          <w:lang w:val="en-US"/>
        </w:rPr>
        <w:tab/>
        <w:t xml:space="preserve">Gasparrini A, Guo Y, Hashizume M, </w:t>
      </w:r>
      <w:r w:rsidR="00447303" w:rsidRPr="00447303">
        <w:rPr>
          <w:i/>
          <w:iCs/>
          <w:noProof/>
          <w:lang w:val="en-US"/>
        </w:rPr>
        <w:t>et al.</w:t>
      </w:r>
      <w:r w:rsidR="00447303" w:rsidRPr="00447303">
        <w:rPr>
          <w:noProof/>
          <w:lang w:val="en-US"/>
        </w:rPr>
        <w:t xml:space="preserve"> Mortality risk attributable to high and low ambient temperature: A multicountry observational study. </w:t>
      </w:r>
      <w:r w:rsidR="00447303" w:rsidRPr="00447303">
        <w:rPr>
          <w:i/>
          <w:iCs/>
          <w:noProof/>
          <w:lang w:val="en-US"/>
        </w:rPr>
        <w:t>Lancet</w:t>
      </w:r>
      <w:r w:rsidR="00447303" w:rsidRPr="00447303">
        <w:rPr>
          <w:noProof/>
          <w:lang w:val="en-US"/>
        </w:rPr>
        <w:t xml:space="preserve"> 2015; </w:t>
      </w:r>
      <w:r w:rsidR="00447303" w:rsidRPr="00447303">
        <w:rPr>
          <w:b/>
          <w:bCs/>
          <w:noProof/>
          <w:lang w:val="en-US"/>
        </w:rPr>
        <w:t>386</w:t>
      </w:r>
      <w:r w:rsidR="00447303" w:rsidRPr="00447303">
        <w:rPr>
          <w:noProof/>
          <w:lang w:val="en-US"/>
        </w:rPr>
        <w:t>: 369–75.</w:t>
      </w:r>
    </w:p>
    <w:p w14:paraId="70B74A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w:t>
      </w:r>
      <w:r w:rsidRPr="00447303">
        <w:rPr>
          <w:noProof/>
          <w:lang w:val="en-US"/>
        </w:rPr>
        <w:tab/>
        <w:t xml:space="preserve">Watts N, Amann M, Arnell N, </w:t>
      </w:r>
      <w:r w:rsidRPr="00447303">
        <w:rPr>
          <w:i/>
          <w:iCs/>
          <w:noProof/>
          <w:lang w:val="en-US"/>
        </w:rPr>
        <w:t>et al.</w:t>
      </w:r>
      <w:r w:rsidRPr="00447303">
        <w:rPr>
          <w:noProof/>
          <w:lang w:val="en-US"/>
        </w:rPr>
        <w:t xml:space="preserve"> The 2018 report of the Lancet Countdown on health and climate change: shaping health of nations for centuries to come. </w:t>
      </w:r>
      <w:r w:rsidRPr="00447303">
        <w:rPr>
          <w:i/>
          <w:iCs/>
          <w:noProof/>
          <w:lang w:val="en-US"/>
        </w:rPr>
        <w:t>Lancet</w:t>
      </w:r>
      <w:r w:rsidRPr="00447303">
        <w:rPr>
          <w:noProof/>
          <w:lang w:val="en-US"/>
        </w:rPr>
        <w:t xml:space="preserve"> 2018; </w:t>
      </w:r>
      <w:r w:rsidRPr="00447303">
        <w:rPr>
          <w:b/>
          <w:bCs/>
          <w:noProof/>
          <w:lang w:val="en-US"/>
        </w:rPr>
        <w:t>6736</w:t>
      </w:r>
      <w:r w:rsidRPr="00447303">
        <w:rPr>
          <w:noProof/>
          <w:lang w:val="en-US"/>
        </w:rPr>
        <w:t>: 1–4.</w:t>
      </w:r>
    </w:p>
    <w:p w14:paraId="42B8B66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w:t>
      </w:r>
      <w:r w:rsidRPr="00447303">
        <w:rPr>
          <w:noProof/>
          <w:lang w:val="en-US"/>
        </w:rPr>
        <w:tab/>
        <w:t>McMichael AJ, Woodruff RE, Hales S. Climate change and human health: Present and future risks. Lancet. 2006. DOI:10.1016/S0140-6736(06)68079-3.</w:t>
      </w:r>
    </w:p>
    <w:p w14:paraId="433A4218" w14:textId="4099C685" w:rsidR="00447303" w:rsidRPr="00447303" w:rsidRDefault="00447303" w:rsidP="00447303">
      <w:pPr>
        <w:widowControl w:val="0"/>
        <w:autoSpaceDE w:val="0"/>
        <w:autoSpaceDN w:val="0"/>
        <w:adjustRightInd w:val="0"/>
        <w:ind w:left="640" w:hanging="640"/>
        <w:rPr>
          <w:noProof/>
          <w:lang w:val="en-US"/>
        </w:rPr>
      </w:pPr>
      <w:r w:rsidRPr="00447303">
        <w:rPr>
          <w:noProof/>
          <w:lang w:val="en-US"/>
        </w:rPr>
        <w:t>4</w:t>
      </w:r>
      <w:r w:rsidRPr="00447303">
        <w:rPr>
          <w:noProof/>
          <w:lang w:val="en-US"/>
        </w:rPr>
        <w:tab/>
        <w:t xml:space="preserve">Huang C, Barnett AG, Wang X, Vaneckova P, Fitzgerald G, Tong S. Projecting </w:t>
      </w:r>
      <w:del w:id="7" w:author="Robbie Parks" w:date="2019-03-25T12:19:00Z">
        <w:r w:rsidR="005C694B" w:rsidRPr="005C694B">
          <w:rPr>
            <w:noProof/>
            <w:lang w:val="en-US"/>
          </w:rPr>
          <w:delText>Future</w:delText>
        </w:r>
      </w:del>
      <w:ins w:id="8" w:author="Robbie Parks" w:date="2019-03-25T12:19:00Z">
        <w:r w:rsidRPr="00447303">
          <w:rPr>
            <w:noProof/>
            <w:lang w:val="en-US"/>
          </w:rPr>
          <w:t>future</w:t>
        </w:r>
      </w:ins>
      <w:r w:rsidRPr="00447303">
        <w:rPr>
          <w:noProof/>
          <w:lang w:val="en-US"/>
        </w:rPr>
        <w:t xml:space="preserve"> heat-related mortality under climate change scenarios: A systematic review. Environ. Health Perspect. 2011. DOI:10.1289/ehp.1103456.</w:t>
      </w:r>
    </w:p>
    <w:p w14:paraId="2D0660C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5</w:t>
      </w:r>
      <w:r w:rsidRPr="00447303">
        <w:rPr>
          <w:noProof/>
          <w:lang w:val="en-US"/>
        </w:rPr>
        <w:tab/>
        <w:t xml:space="preserve">Gasparrini A, Guo Y, Sera F, </w:t>
      </w:r>
      <w:r w:rsidRPr="00447303">
        <w:rPr>
          <w:i/>
          <w:iCs/>
          <w:noProof/>
          <w:lang w:val="en-US"/>
        </w:rPr>
        <w:t>et al.</w:t>
      </w:r>
      <w:r w:rsidRPr="00447303">
        <w:rPr>
          <w:noProof/>
          <w:lang w:val="en-US"/>
        </w:rPr>
        <w:t xml:space="preserve"> Projections of temperature-related excess mortality under climate change scenarios. </w:t>
      </w:r>
      <w:r w:rsidRPr="00447303">
        <w:rPr>
          <w:i/>
          <w:iCs/>
          <w:noProof/>
          <w:lang w:val="en-US"/>
        </w:rPr>
        <w:t>Lancet Planet Heal</w:t>
      </w:r>
      <w:r w:rsidRPr="00447303">
        <w:rPr>
          <w:noProof/>
          <w:lang w:val="en-US"/>
        </w:rPr>
        <w:t xml:space="preserve"> 2017. DOI:10.1016/S2542-5196(17)30156-0.</w:t>
      </w:r>
    </w:p>
    <w:p w14:paraId="68BC2FE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6</w:t>
      </w:r>
      <w:r w:rsidRPr="00447303">
        <w:rPr>
          <w:noProof/>
          <w:lang w:val="en-US"/>
        </w:rPr>
        <w:tab/>
        <w:t xml:space="preserve">Smith KR, Woodward A, Campbell-Lendrum D, </w:t>
      </w:r>
      <w:r w:rsidRPr="00447303">
        <w:rPr>
          <w:i/>
          <w:iCs/>
          <w:noProof/>
          <w:lang w:val="en-US"/>
        </w:rPr>
        <w:t>et al.</w:t>
      </w:r>
      <w:r w:rsidRPr="00447303">
        <w:rPr>
          <w:noProof/>
          <w:lang w:val="en-US"/>
        </w:rPr>
        <w:t xml:space="preserve"> Human health: Impacts, adaptation, and co-benefits. In: Climate Change 2014 Impacts, Adaptation and Vulnerability: Part A: Global and Sectoral Aspects. 2015. DOI:10.1017/CBO9781107415379.016.</w:t>
      </w:r>
    </w:p>
    <w:p w14:paraId="16876B52" w14:textId="6074067C" w:rsidR="00447303" w:rsidRPr="00447303" w:rsidRDefault="00447303" w:rsidP="00447303">
      <w:pPr>
        <w:widowControl w:val="0"/>
        <w:autoSpaceDE w:val="0"/>
        <w:autoSpaceDN w:val="0"/>
        <w:adjustRightInd w:val="0"/>
        <w:ind w:left="640" w:hanging="640"/>
        <w:rPr>
          <w:noProof/>
          <w:lang w:val="en-US"/>
        </w:rPr>
      </w:pPr>
      <w:r w:rsidRPr="00447303">
        <w:rPr>
          <w:noProof/>
          <w:lang w:val="en-US"/>
        </w:rPr>
        <w:t>7</w:t>
      </w:r>
      <w:r w:rsidRPr="00447303">
        <w:rPr>
          <w:noProof/>
          <w:lang w:val="en-US"/>
        </w:rPr>
        <w:tab/>
        <w:t xml:space="preserve">Haines A, Ebi K. The </w:t>
      </w:r>
      <w:del w:id="9" w:author="Robbie Parks" w:date="2019-03-25T12:19:00Z">
        <w:r w:rsidR="005C694B" w:rsidRPr="005C694B">
          <w:rPr>
            <w:noProof/>
            <w:lang w:val="en-US"/>
          </w:rPr>
          <w:delText>Imperative</w:delText>
        </w:r>
      </w:del>
      <w:ins w:id="10" w:author="Robbie Parks" w:date="2019-03-25T12:19:00Z">
        <w:r w:rsidRPr="00447303">
          <w:rPr>
            <w:noProof/>
            <w:lang w:val="en-US"/>
          </w:rPr>
          <w:t>imperative</w:t>
        </w:r>
      </w:ins>
      <w:r w:rsidRPr="00447303">
        <w:rPr>
          <w:noProof/>
          <w:lang w:val="en-US"/>
        </w:rPr>
        <w:t xml:space="preserve"> for </w:t>
      </w:r>
      <w:del w:id="11" w:author="Robbie Parks" w:date="2019-03-25T12:19:00Z">
        <w:r w:rsidR="005C694B" w:rsidRPr="005C694B">
          <w:rPr>
            <w:noProof/>
            <w:lang w:val="en-US"/>
          </w:rPr>
          <w:delText>Climate Action</w:delText>
        </w:r>
      </w:del>
      <w:ins w:id="12" w:author="Robbie Parks" w:date="2019-03-25T12:19:00Z">
        <w:r w:rsidRPr="00447303">
          <w:rPr>
            <w:noProof/>
            <w:lang w:val="en-US"/>
          </w:rPr>
          <w:t>climate action</w:t>
        </w:r>
      </w:ins>
      <w:r w:rsidRPr="00447303">
        <w:rPr>
          <w:noProof/>
          <w:lang w:val="en-US"/>
        </w:rPr>
        <w:t xml:space="preserve"> to </w:t>
      </w:r>
      <w:del w:id="13" w:author="Robbie Parks" w:date="2019-03-25T12:19:00Z">
        <w:r w:rsidR="005C694B" w:rsidRPr="005C694B">
          <w:rPr>
            <w:noProof/>
            <w:lang w:val="en-US"/>
          </w:rPr>
          <w:delText>Protect Health</w:delText>
        </w:r>
      </w:del>
      <w:ins w:id="14" w:author="Robbie Parks" w:date="2019-03-25T12:19:00Z">
        <w:r w:rsidRPr="00447303">
          <w:rPr>
            <w:noProof/>
            <w:lang w:val="en-US"/>
          </w:rPr>
          <w:t>protect health</w:t>
        </w:r>
      </w:ins>
      <w:r w:rsidRPr="00447303">
        <w:rPr>
          <w:noProof/>
          <w:lang w:val="en-US"/>
        </w:rPr>
        <w:t xml:space="preserve">. </w:t>
      </w:r>
      <w:r w:rsidRPr="00447303">
        <w:rPr>
          <w:i/>
          <w:iCs/>
          <w:noProof/>
          <w:lang w:val="en-US"/>
        </w:rPr>
        <w:t>N Engl J Med</w:t>
      </w:r>
      <w:r w:rsidRPr="00447303">
        <w:rPr>
          <w:noProof/>
          <w:lang w:val="en-US"/>
        </w:rPr>
        <w:t xml:space="preserve"> 2019; : 263–73.</w:t>
      </w:r>
    </w:p>
    <w:p w14:paraId="642CE28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8</w:t>
      </w:r>
      <w:r w:rsidRPr="00447303">
        <w:rPr>
          <w:noProof/>
          <w:lang w:val="en-US"/>
        </w:rPr>
        <w:tab/>
        <w:t xml:space="preserve">Burke M, González F, Baylis P, </w:t>
      </w:r>
      <w:r w:rsidRPr="00447303">
        <w:rPr>
          <w:i/>
          <w:iCs/>
          <w:noProof/>
          <w:lang w:val="en-US"/>
        </w:rPr>
        <w:t>et al.</w:t>
      </w:r>
      <w:r w:rsidRPr="00447303">
        <w:rPr>
          <w:noProof/>
          <w:lang w:val="en-US"/>
        </w:rPr>
        <w:t xml:space="preserve"> Higher temperatures increase suicide rates in the United States and Mexico. </w:t>
      </w:r>
      <w:r w:rsidRPr="00447303">
        <w:rPr>
          <w:i/>
          <w:iCs/>
          <w:noProof/>
          <w:lang w:val="en-US"/>
        </w:rPr>
        <w:t>Nat Clim Chang</w:t>
      </w:r>
      <w:r w:rsidRPr="00447303">
        <w:rPr>
          <w:noProof/>
          <w:lang w:val="en-US"/>
        </w:rPr>
        <w:t xml:space="preserve"> 2018. DOI:10.1038/s41558-018-0222-x.</w:t>
      </w:r>
    </w:p>
    <w:p w14:paraId="28FC6383"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9</w:t>
      </w:r>
      <w:r w:rsidRPr="00447303">
        <w:rPr>
          <w:noProof/>
          <w:lang w:val="en-US"/>
        </w:rPr>
        <w:tab/>
        <w:t xml:space="preserve">Rey G, Jougla E, Fouillet A, </w:t>
      </w:r>
      <w:r w:rsidRPr="00447303">
        <w:rPr>
          <w:i/>
          <w:iCs/>
          <w:noProof/>
          <w:lang w:val="en-US"/>
        </w:rPr>
        <w:t>et al.</w:t>
      </w:r>
      <w:r w:rsidRPr="00447303">
        <w:rPr>
          <w:noProof/>
          <w:lang w:val="en-US"/>
        </w:rPr>
        <w:t xml:space="preserve"> The impact of major heat waves on all-cause and cause-specific mortality in France from 1971 to 2003. </w:t>
      </w:r>
      <w:r w:rsidRPr="00447303">
        <w:rPr>
          <w:i/>
          <w:iCs/>
          <w:noProof/>
          <w:lang w:val="en-US"/>
        </w:rPr>
        <w:t>Int Arch Occup Environ Health</w:t>
      </w:r>
      <w:r w:rsidRPr="00447303">
        <w:rPr>
          <w:noProof/>
          <w:lang w:val="en-US"/>
        </w:rPr>
        <w:t xml:space="preserve"> 2007. DOI:10.1007/s00420-007-0173-4.</w:t>
      </w:r>
    </w:p>
    <w:p w14:paraId="7582711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10</w:t>
      </w:r>
      <w:r w:rsidRPr="00447303">
        <w:rPr>
          <w:noProof/>
          <w:lang w:val="en-US"/>
        </w:rPr>
        <w:tab/>
        <w:t xml:space="preserve">Orru H, Åström DO. Increases in external cause mortality due to high and low temperatures: evidence from northeastern Europe. </w:t>
      </w:r>
      <w:r w:rsidRPr="00447303">
        <w:rPr>
          <w:i/>
          <w:iCs/>
          <w:noProof/>
          <w:lang w:val="en-US"/>
        </w:rPr>
        <w:t>Int J Biometeorol</w:t>
      </w:r>
      <w:r w:rsidRPr="00447303">
        <w:rPr>
          <w:noProof/>
          <w:lang w:val="en-US"/>
        </w:rPr>
        <w:t xml:space="preserve"> 2017. DOI:10.1007/s00484-016-1270-4.</w:t>
      </w:r>
    </w:p>
    <w:p w14:paraId="2838F9F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11</w:t>
      </w:r>
      <w:r w:rsidRPr="00447303">
        <w:rPr>
          <w:noProof/>
          <w:lang w:val="en-US"/>
        </w:rPr>
        <w:tab/>
        <w:t xml:space="preserve">Parks RM, Bennett JE, Foreman KJ, Toumi R, Ezzati M. National and regional seasonal dynamics of all-cause and cause-specific mortality in the USA from 1980 to 2016. </w:t>
      </w:r>
      <w:r w:rsidRPr="00447303">
        <w:rPr>
          <w:i/>
          <w:iCs/>
          <w:noProof/>
          <w:lang w:val="en-US"/>
        </w:rPr>
        <w:t>Elife</w:t>
      </w:r>
      <w:r w:rsidRPr="00447303">
        <w:rPr>
          <w:noProof/>
          <w:lang w:val="en-US"/>
        </w:rPr>
        <w:t xml:space="preserve"> 2018; </w:t>
      </w:r>
      <w:r w:rsidRPr="00447303">
        <w:rPr>
          <w:b/>
          <w:bCs/>
          <w:noProof/>
          <w:lang w:val="en-US"/>
        </w:rPr>
        <w:t>7</w:t>
      </w:r>
      <w:r w:rsidRPr="00447303">
        <w:rPr>
          <w:noProof/>
          <w:lang w:val="en-US"/>
        </w:rPr>
        <w:t>. DOI:10.7554/eLife.35500.</w:t>
      </w:r>
    </w:p>
    <w:p w14:paraId="2CDA2936" w14:textId="7EB0B3E8" w:rsidR="00447303" w:rsidRPr="00447303" w:rsidRDefault="00447303" w:rsidP="00447303">
      <w:pPr>
        <w:widowControl w:val="0"/>
        <w:autoSpaceDE w:val="0"/>
        <w:autoSpaceDN w:val="0"/>
        <w:adjustRightInd w:val="0"/>
        <w:ind w:left="640" w:hanging="640"/>
        <w:rPr>
          <w:noProof/>
          <w:lang w:val="en-US"/>
        </w:rPr>
      </w:pPr>
      <w:r w:rsidRPr="00447303">
        <w:rPr>
          <w:noProof/>
          <w:lang w:val="en-US"/>
        </w:rPr>
        <w:t>12</w:t>
      </w:r>
      <w:r w:rsidRPr="00447303">
        <w:rPr>
          <w:noProof/>
          <w:lang w:val="en-US"/>
        </w:rPr>
        <w:tab/>
        <w:t xml:space="preserve">Rau R. Seasonality in </w:t>
      </w:r>
      <w:del w:id="15" w:author="Robbie Parks" w:date="2019-03-25T12:19:00Z">
        <w:r w:rsidR="005C694B" w:rsidRPr="005C694B">
          <w:rPr>
            <w:noProof/>
            <w:lang w:val="en-US"/>
          </w:rPr>
          <w:delText xml:space="preserve">Human Mortality. </w:delText>
        </w:r>
      </w:del>
      <w:ins w:id="16" w:author="Robbie Parks" w:date="2019-03-25T12:19:00Z">
        <w:r w:rsidRPr="00447303">
          <w:rPr>
            <w:noProof/>
            <w:lang w:val="en-US"/>
          </w:rPr>
          <w:t>human mortality.</w:t>
        </w:r>
      </w:ins>
      <w:r w:rsidRPr="00447303">
        <w:rPr>
          <w:noProof/>
          <w:lang w:val="en-US"/>
        </w:rPr>
        <w:t xml:space="preserve"> A </w:t>
      </w:r>
      <w:del w:id="17" w:author="Robbie Parks" w:date="2019-03-25T12:19:00Z">
        <w:r w:rsidR="005C694B" w:rsidRPr="005C694B">
          <w:rPr>
            <w:noProof/>
            <w:lang w:val="en-US"/>
          </w:rPr>
          <w:delText>Demographic Approach</w:delText>
        </w:r>
      </w:del>
      <w:ins w:id="18" w:author="Robbie Parks" w:date="2019-03-25T12:19:00Z">
        <w:r w:rsidRPr="00447303">
          <w:rPr>
            <w:noProof/>
            <w:lang w:val="en-US"/>
          </w:rPr>
          <w:t>demographic approach</w:t>
        </w:r>
      </w:ins>
      <w:r w:rsidRPr="00447303">
        <w:rPr>
          <w:noProof/>
          <w:lang w:val="en-US"/>
        </w:rPr>
        <w:t xml:space="preserve">. </w:t>
      </w:r>
      <w:r w:rsidRPr="00447303">
        <w:rPr>
          <w:i/>
          <w:iCs/>
          <w:noProof/>
          <w:lang w:val="en-US"/>
        </w:rPr>
        <w:t>Wirtschafts- und Sozialwissenschaftlichen Fak</w:t>
      </w:r>
      <w:r w:rsidRPr="00447303">
        <w:rPr>
          <w:noProof/>
          <w:lang w:val="en-US"/>
        </w:rPr>
        <w:t xml:space="preserve"> 2004; </w:t>
      </w:r>
      <w:r w:rsidRPr="00447303">
        <w:rPr>
          <w:b/>
          <w:bCs/>
          <w:noProof/>
          <w:lang w:val="en-US"/>
        </w:rPr>
        <w:t>PhD</w:t>
      </w:r>
      <w:r w:rsidRPr="00447303">
        <w:rPr>
          <w:noProof/>
          <w:lang w:val="en-US"/>
        </w:rPr>
        <w:t>: 361.</w:t>
      </w:r>
    </w:p>
    <w:p w14:paraId="486BC41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13</w:t>
      </w:r>
      <w:r w:rsidRPr="00447303">
        <w:rPr>
          <w:noProof/>
          <w:lang w:val="en-US"/>
        </w:rPr>
        <w:tab/>
        <w:t xml:space="preserve">Shi L, Kloog I, Zanobetti A, Liu P, Schwartz JD. Impacts of temperature and its variability on mortality in New England. </w:t>
      </w:r>
      <w:r w:rsidRPr="00447303">
        <w:rPr>
          <w:i/>
          <w:iCs/>
          <w:noProof/>
          <w:lang w:val="en-US"/>
        </w:rPr>
        <w:t>Nat Clim Chang</w:t>
      </w:r>
      <w:r w:rsidRPr="00447303">
        <w:rPr>
          <w:noProof/>
          <w:lang w:val="en-US"/>
        </w:rPr>
        <w:t xml:space="preserve"> 2015; </w:t>
      </w:r>
      <w:r w:rsidRPr="00447303">
        <w:rPr>
          <w:b/>
          <w:bCs/>
          <w:noProof/>
          <w:lang w:val="en-US"/>
        </w:rPr>
        <w:t>5</w:t>
      </w:r>
      <w:r w:rsidRPr="00447303">
        <w:rPr>
          <w:noProof/>
          <w:lang w:val="en-US"/>
        </w:rPr>
        <w:t>: 988–91.</w:t>
      </w:r>
    </w:p>
    <w:p w14:paraId="694ED7D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14</w:t>
      </w:r>
      <w:r w:rsidRPr="00447303">
        <w:rPr>
          <w:noProof/>
          <w:lang w:val="en-US"/>
        </w:rPr>
        <w:tab/>
        <w:t xml:space="preserve">Ye X, Wolff R, Yu W, Vaneckova P, Pan X, Tong S. Ambient temperature and morbidity: a review of epidemiological evidence. </w:t>
      </w:r>
      <w:r w:rsidRPr="00447303">
        <w:rPr>
          <w:i/>
          <w:iCs/>
          <w:noProof/>
          <w:lang w:val="en-US"/>
        </w:rPr>
        <w:t>Environ Health Perspect</w:t>
      </w:r>
      <w:r w:rsidRPr="00447303">
        <w:rPr>
          <w:noProof/>
          <w:lang w:val="en-US"/>
        </w:rPr>
        <w:t xml:space="preserve"> 2012; </w:t>
      </w:r>
      <w:r w:rsidRPr="00447303">
        <w:rPr>
          <w:b/>
          <w:bCs/>
          <w:noProof/>
          <w:lang w:val="en-US"/>
        </w:rPr>
        <w:t>120</w:t>
      </w:r>
      <w:r w:rsidRPr="00447303">
        <w:rPr>
          <w:noProof/>
          <w:lang w:val="en-US"/>
        </w:rPr>
        <w:t>: 19–28.</w:t>
      </w:r>
    </w:p>
    <w:p w14:paraId="10BBF887"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15</w:t>
      </w:r>
      <w:r w:rsidRPr="00447303">
        <w:rPr>
          <w:noProof/>
          <w:lang w:val="en-US"/>
        </w:rPr>
        <w:tab/>
        <w:t xml:space="preserve">Basu R. High ambient temperature and mortality: A review of epidemiologic studies from 2001 to 2008. </w:t>
      </w:r>
      <w:r w:rsidRPr="00447303">
        <w:rPr>
          <w:i/>
          <w:iCs/>
          <w:noProof/>
          <w:lang w:val="en-US"/>
        </w:rPr>
        <w:t>Environ Heal A Glob Access Sci Source</w:t>
      </w:r>
      <w:r w:rsidRPr="00447303">
        <w:rPr>
          <w:noProof/>
          <w:lang w:val="en-US"/>
        </w:rPr>
        <w:t xml:space="preserve"> 2009; </w:t>
      </w:r>
      <w:r w:rsidRPr="00447303">
        <w:rPr>
          <w:b/>
          <w:bCs/>
          <w:noProof/>
          <w:lang w:val="en-US"/>
        </w:rPr>
        <w:t>8</w:t>
      </w:r>
      <w:r w:rsidRPr="00447303">
        <w:rPr>
          <w:noProof/>
          <w:lang w:val="en-US"/>
        </w:rPr>
        <w:t>: 40.</w:t>
      </w:r>
    </w:p>
    <w:p w14:paraId="163A123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16</w:t>
      </w:r>
      <w:r w:rsidRPr="00447303">
        <w:rPr>
          <w:noProof/>
          <w:lang w:val="en-US"/>
        </w:rPr>
        <w:tab/>
        <w:t xml:space="preserve">Xu J. Unintentional drowning deaths in the United States, 1999-2010. </w:t>
      </w:r>
      <w:r w:rsidRPr="00447303">
        <w:rPr>
          <w:i/>
          <w:iCs/>
          <w:noProof/>
          <w:lang w:val="en-US"/>
        </w:rPr>
        <w:t>NCHS Data Brief</w:t>
      </w:r>
      <w:r w:rsidRPr="00447303">
        <w:rPr>
          <w:noProof/>
          <w:lang w:val="en-US"/>
        </w:rPr>
        <w:t xml:space="preserve"> 2014.</w:t>
      </w:r>
    </w:p>
    <w:p w14:paraId="4CD959D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17</w:t>
      </w:r>
      <w:r w:rsidRPr="00447303">
        <w:rPr>
          <w:noProof/>
          <w:lang w:val="en-US"/>
        </w:rPr>
        <w:tab/>
        <w:t>Ambrose AF, Paul G, Hausdorff JM. Risk factors for falls among older adults: A review of the literature. Maturitas. 2013. DOI:10.1016/j.maturitas.2013.02.009.</w:t>
      </w:r>
    </w:p>
    <w:p w14:paraId="4957633E" w14:textId="689A10C1" w:rsidR="00447303" w:rsidRPr="00447303" w:rsidRDefault="00447303" w:rsidP="00447303">
      <w:pPr>
        <w:widowControl w:val="0"/>
        <w:autoSpaceDE w:val="0"/>
        <w:autoSpaceDN w:val="0"/>
        <w:adjustRightInd w:val="0"/>
        <w:ind w:left="640" w:hanging="640"/>
        <w:rPr>
          <w:noProof/>
          <w:lang w:val="en-US"/>
        </w:rPr>
      </w:pPr>
      <w:r w:rsidRPr="00447303">
        <w:rPr>
          <w:noProof/>
          <w:lang w:val="en-US"/>
        </w:rPr>
        <w:t>18</w:t>
      </w:r>
      <w:r w:rsidRPr="00447303">
        <w:rPr>
          <w:noProof/>
          <w:lang w:val="en-US"/>
        </w:rPr>
        <w:tab/>
        <w:t xml:space="preserve">Bobb JF, Ho KKL, Yeh RW, </w:t>
      </w:r>
      <w:r w:rsidRPr="00447303">
        <w:rPr>
          <w:i/>
          <w:iCs/>
          <w:noProof/>
          <w:lang w:val="en-US"/>
        </w:rPr>
        <w:t>et al.</w:t>
      </w:r>
      <w:r w:rsidRPr="00447303">
        <w:rPr>
          <w:noProof/>
          <w:lang w:val="en-US"/>
        </w:rPr>
        <w:t xml:space="preserve"> Time-</w:t>
      </w:r>
      <w:del w:id="19" w:author="Robbie Parks" w:date="2019-03-25T12:19:00Z">
        <w:r w:rsidR="005C694B" w:rsidRPr="005C694B">
          <w:rPr>
            <w:noProof/>
            <w:lang w:val="en-US"/>
          </w:rPr>
          <w:delText>Course</w:delText>
        </w:r>
      </w:del>
      <w:ins w:id="20" w:author="Robbie Parks" w:date="2019-03-25T12:19:00Z">
        <w:r w:rsidRPr="00447303">
          <w:rPr>
            <w:noProof/>
            <w:lang w:val="en-US"/>
          </w:rPr>
          <w:t>course</w:t>
        </w:r>
      </w:ins>
      <w:r w:rsidRPr="00447303">
        <w:rPr>
          <w:noProof/>
          <w:lang w:val="en-US"/>
        </w:rPr>
        <w:t xml:space="preserve"> of </w:t>
      </w:r>
      <w:del w:id="21" w:author="Robbie Parks" w:date="2019-03-25T12:19:00Z">
        <w:r w:rsidR="005C694B" w:rsidRPr="005C694B">
          <w:rPr>
            <w:noProof/>
            <w:lang w:val="en-US"/>
          </w:rPr>
          <w:delText>Cause-Specific Hospital Admissions During Snowstorms </w:delText>
        </w:r>
      </w:del>
      <w:ins w:id="22" w:author="Robbie Parks" w:date="2019-03-25T12:19:00Z">
        <w:r w:rsidRPr="00447303">
          <w:rPr>
            <w:noProof/>
            <w:lang w:val="en-US"/>
          </w:rPr>
          <w:t>cause-specific hospital admissions during snowstorms </w:t>
        </w:r>
      </w:ins>
      <w:r w:rsidRPr="00447303">
        <w:rPr>
          <w:noProof/>
          <w:lang w:val="en-US"/>
        </w:rPr>
        <w:t xml:space="preserve">: An </w:t>
      </w:r>
      <w:del w:id="23" w:author="Robbie Parks" w:date="2019-03-25T12:19:00Z">
        <w:r w:rsidR="005C694B" w:rsidRPr="005C694B">
          <w:rPr>
            <w:noProof/>
            <w:lang w:val="en-US"/>
          </w:rPr>
          <w:delText>Analysis</w:delText>
        </w:r>
      </w:del>
      <w:ins w:id="24" w:author="Robbie Parks" w:date="2019-03-25T12:19:00Z">
        <w:r w:rsidRPr="00447303">
          <w:rPr>
            <w:noProof/>
            <w:lang w:val="en-US"/>
          </w:rPr>
          <w:t>analysis</w:t>
        </w:r>
      </w:ins>
      <w:r w:rsidRPr="00447303">
        <w:rPr>
          <w:noProof/>
          <w:lang w:val="en-US"/>
        </w:rPr>
        <w:t xml:space="preserve"> of </w:t>
      </w:r>
      <w:del w:id="25" w:author="Robbie Parks" w:date="2019-03-25T12:19:00Z">
        <w:r w:rsidR="005C694B" w:rsidRPr="005C694B">
          <w:rPr>
            <w:noProof/>
            <w:lang w:val="en-US"/>
          </w:rPr>
          <w:delText>Electronic Medical Records From Major Hospitals</w:delText>
        </w:r>
      </w:del>
      <w:ins w:id="26" w:author="Robbie Parks" w:date="2019-03-25T12:19:00Z">
        <w:r w:rsidRPr="00447303">
          <w:rPr>
            <w:noProof/>
            <w:lang w:val="en-US"/>
          </w:rPr>
          <w:t>electronic medical records from major hospitals</w:t>
        </w:r>
      </w:ins>
      <w:r w:rsidRPr="00447303">
        <w:rPr>
          <w:noProof/>
          <w:lang w:val="en-US"/>
        </w:rPr>
        <w:t xml:space="preserve"> in Boston, Massachusetts. </w:t>
      </w:r>
      <w:r w:rsidRPr="00447303">
        <w:rPr>
          <w:i/>
          <w:iCs/>
          <w:noProof/>
          <w:lang w:val="en-US"/>
        </w:rPr>
        <w:t>Am J Epidemiol</w:t>
      </w:r>
      <w:r w:rsidRPr="00447303">
        <w:rPr>
          <w:noProof/>
          <w:lang w:val="en-US"/>
        </w:rPr>
        <w:t xml:space="preserve"> 2017; </w:t>
      </w:r>
      <w:r w:rsidRPr="00447303">
        <w:rPr>
          <w:b/>
          <w:bCs/>
          <w:noProof/>
          <w:lang w:val="en-US"/>
        </w:rPr>
        <w:t>185</w:t>
      </w:r>
      <w:r w:rsidRPr="00447303">
        <w:rPr>
          <w:noProof/>
          <w:lang w:val="en-US"/>
        </w:rPr>
        <w:t>: 283–94.</w:t>
      </w:r>
    </w:p>
    <w:p w14:paraId="388723D5"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19</w:t>
      </w:r>
      <w:r w:rsidRPr="00447303">
        <w:rPr>
          <w:noProof/>
          <w:lang w:val="en-US"/>
        </w:rPr>
        <w:tab/>
        <w:t xml:space="preserve">Kelsey JL, Berry SD, Procter-Gray E, </w:t>
      </w:r>
      <w:r w:rsidRPr="00447303">
        <w:rPr>
          <w:i/>
          <w:iCs/>
          <w:noProof/>
          <w:lang w:val="en-US"/>
        </w:rPr>
        <w:t>et al.</w:t>
      </w:r>
      <w:r w:rsidRPr="00447303">
        <w:rPr>
          <w:noProof/>
          <w:lang w:val="en-US"/>
        </w:rPr>
        <w:t xml:space="preserve"> Indoor and outdoor falls in older adults are different: The maintenance of balance, independent living, intellect, and zest in the elderly of boston study. </w:t>
      </w:r>
      <w:r w:rsidRPr="00447303">
        <w:rPr>
          <w:i/>
          <w:iCs/>
          <w:noProof/>
          <w:lang w:val="en-US"/>
        </w:rPr>
        <w:t>J Am Geriatr Soc</w:t>
      </w:r>
      <w:r w:rsidRPr="00447303">
        <w:rPr>
          <w:noProof/>
          <w:lang w:val="en-US"/>
        </w:rPr>
        <w:t xml:space="preserve"> 2010. DOI:10.1111/j.1532-5415.2010.03062.x.</w:t>
      </w:r>
    </w:p>
    <w:p w14:paraId="337661D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lastRenderedPageBreak/>
        <w:t>20</w:t>
      </w:r>
      <w:r w:rsidRPr="00447303">
        <w:rPr>
          <w:noProof/>
          <w:lang w:val="en-US"/>
        </w:rPr>
        <w:tab/>
        <w:t xml:space="preserve">Daanen HAM, Van De Vliert E, Huang X. Driving performance in cold, warm, and thermoneutral environments. </w:t>
      </w:r>
      <w:r w:rsidRPr="00447303">
        <w:rPr>
          <w:i/>
          <w:iCs/>
          <w:noProof/>
          <w:lang w:val="en-US"/>
        </w:rPr>
        <w:t>Appl Ergon</w:t>
      </w:r>
      <w:r w:rsidRPr="00447303">
        <w:rPr>
          <w:noProof/>
          <w:lang w:val="en-US"/>
        </w:rPr>
        <w:t xml:space="preserve"> 2003. DOI:10.1016/S0003-6870(03)00055-3.</w:t>
      </w:r>
    </w:p>
    <w:p w14:paraId="5F946F8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21</w:t>
      </w:r>
      <w:r w:rsidRPr="00447303">
        <w:rPr>
          <w:noProof/>
          <w:lang w:val="en-US"/>
        </w:rPr>
        <w:tab/>
        <w:t xml:space="preserve">Zlatoper TJ. Determinants of motor vehicle deaths in the United States: A cross-sectional analysis. </w:t>
      </w:r>
      <w:r w:rsidRPr="00447303">
        <w:rPr>
          <w:i/>
          <w:iCs/>
          <w:noProof/>
          <w:lang w:val="en-US"/>
        </w:rPr>
        <w:t>Accid Anal Prev</w:t>
      </w:r>
      <w:r w:rsidRPr="00447303">
        <w:rPr>
          <w:noProof/>
          <w:lang w:val="en-US"/>
        </w:rPr>
        <w:t xml:space="preserve"> 1991. DOI:10.1016/0001-4575(91)90062-A.</w:t>
      </w:r>
    </w:p>
    <w:p w14:paraId="5C87D35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22</w:t>
      </w:r>
      <w:r w:rsidRPr="00447303">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61C32152"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23</w:t>
      </w:r>
      <w:r w:rsidRPr="00447303">
        <w:rPr>
          <w:noProof/>
          <w:lang w:val="en-US"/>
        </w:rPr>
        <w:tab/>
        <w:t xml:space="preserve">Wyon DP, Wyon I, Norin F. Effects of moderate heat stress on driver vigilance in a moving vehicle. </w:t>
      </w:r>
      <w:r w:rsidRPr="00447303">
        <w:rPr>
          <w:i/>
          <w:iCs/>
          <w:noProof/>
          <w:lang w:val="en-US"/>
        </w:rPr>
        <w:t>Ergonomics</w:t>
      </w:r>
      <w:r w:rsidRPr="00447303">
        <w:rPr>
          <w:noProof/>
          <w:lang w:val="en-US"/>
        </w:rPr>
        <w:t xml:space="preserve"> 1996. DOI:10.1080/00140139608964434.</w:t>
      </w:r>
    </w:p>
    <w:p w14:paraId="15E21E8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24</w:t>
      </w:r>
      <w:r w:rsidRPr="00447303">
        <w:rPr>
          <w:noProof/>
          <w:lang w:val="en-US"/>
        </w:rPr>
        <w:tab/>
        <w:t>Opinium. Brits drink more alcohol in warmer weather. Opinium.co.uk. 2018. https://www.opinium.co.uk/brits-drink-more-alcohol-in-warmer-weather/ (accessed Jan 10, 2019).</w:t>
      </w:r>
    </w:p>
    <w:p w14:paraId="1EBA15C9" w14:textId="376AA43E" w:rsidR="00447303" w:rsidRPr="00447303" w:rsidRDefault="00447303" w:rsidP="00447303">
      <w:pPr>
        <w:widowControl w:val="0"/>
        <w:autoSpaceDE w:val="0"/>
        <w:autoSpaceDN w:val="0"/>
        <w:adjustRightInd w:val="0"/>
        <w:ind w:left="640" w:hanging="640"/>
        <w:rPr>
          <w:noProof/>
          <w:lang w:val="en-US"/>
        </w:rPr>
      </w:pPr>
      <w:r w:rsidRPr="00447303">
        <w:rPr>
          <w:noProof/>
          <w:lang w:val="en-US"/>
        </w:rPr>
        <w:t>25</w:t>
      </w:r>
      <w:r w:rsidRPr="00447303">
        <w:rPr>
          <w:noProof/>
          <w:lang w:val="en-US"/>
        </w:rPr>
        <w:tab/>
        <w:t>Voas RB, Torres P, Romano E, Lacey JH. Alcohol-</w:t>
      </w:r>
      <w:del w:id="27" w:author="Robbie Parks" w:date="2019-03-25T12:19:00Z">
        <w:r w:rsidR="005C694B" w:rsidRPr="005C694B">
          <w:rPr>
            <w:noProof/>
            <w:lang w:val="en-US"/>
          </w:rPr>
          <w:delText>Related Risk</w:delText>
        </w:r>
      </w:del>
      <w:ins w:id="28" w:author="Robbie Parks" w:date="2019-03-25T12:19:00Z">
        <w:r w:rsidRPr="00447303">
          <w:rPr>
            <w:noProof/>
            <w:lang w:val="en-US"/>
          </w:rPr>
          <w:t>related risk</w:t>
        </w:r>
      </w:ins>
      <w:r w:rsidRPr="00447303">
        <w:rPr>
          <w:noProof/>
          <w:lang w:val="en-US"/>
        </w:rPr>
        <w:t xml:space="preserve"> of </w:t>
      </w:r>
      <w:del w:id="29" w:author="Robbie Parks" w:date="2019-03-25T12:19:00Z">
        <w:r w:rsidR="005C694B" w:rsidRPr="005C694B">
          <w:rPr>
            <w:noProof/>
            <w:lang w:val="en-US"/>
          </w:rPr>
          <w:delText>Driver Fatalities</w:delText>
        </w:r>
      </w:del>
      <w:ins w:id="30" w:author="Robbie Parks" w:date="2019-03-25T12:19:00Z">
        <w:r w:rsidRPr="00447303">
          <w:rPr>
            <w:noProof/>
            <w:lang w:val="en-US"/>
          </w:rPr>
          <w:t>driver fatalities</w:t>
        </w:r>
      </w:ins>
      <w:r w:rsidRPr="00447303">
        <w:rPr>
          <w:noProof/>
          <w:lang w:val="en-US"/>
        </w:rPr>
        <w:t xml:space="preserve">: An </w:t>
      </w:r>
      <w:del w:id="31" w:author="Robbie Parks" w:date="2019-03-25T12:19:00Z">
        <w:r w:rsidR="005C694B" w:rsidRPr="005C694B">
          <w:rPr>
            <w:noProof/>
            <w:lang w:val="en-US"/>
          </w:rPr>
          <w:delText>Update Using</w:delText>
        </w:r>
      </w:del>
      <w:ins w:id="32" w:author="Robbie Parks" w:date="2019-03-25T12:19:00Z">
        <w:r w:rsidRPr="00447303">
          <w:rPr>
            <w:noProof/>
            <w:lang w:val="en-US"/>
          </w:rPr>
          <w:t>update using</w:t>
        </w:r>
      </w:ins>
      <w:r w:rsidRPr="00447303">
        <w:rPr>
          <w:noProof/>
          <w:lang w:val="en-US"/>
        </w:rPr>
        <w:t xml:space="preserve"> 2007 </w:t>
      </w:r>
      <w:del w:id="33" w:author="Robbie Parks" w:date="2019-03-25T12:19:00Z">
        <w:r w:rsidR="005C694B" w:rsidRPr="005C694B">
          <w:rPr>
            <w:noProof/>
            <w:lang w:val="en-US"/>
          </w:rPr>
          <w:delText>Data</w:delText>
        </w:r>
      </w:del>
      <w:ins w:id="34" w:author="Robbie Parks" w:date="2019-03-25T12:19:00Z">
        <w:r w:rsidRPr="00447303">
          <w:rPr>
            <w:noProof/>
            <w:lang w:val="en-US"/>
          </w:rPr>
          <w:t>data</w:t>
        </w:r>
      </w:ins>
      <w:r w:rsidRPr="00447303">
        <w:rPr>
          <w:noProof/>
          <w:lang w:val="en-US"/>
        </w:rPr>
        <w:t xml:space="preserve">. </w:t>
      </w:r>
      <w:r w:rsidRPr="00447303">
        <w:rPr>
          <w:i/>
          <w:iCs/>
          <w:noProof/>
          <w:lang w:val="en-US"/>
        </w:rPr>
        <w:t>J Stud Alcohol Drugs</w:t>
      </w:r>
      <w:r w:rsidRPr="00447303">
        <w:rPr>
          <w:noProof/>
          <w:lang w:val="en-US"/>
        </w:rPr>
        <w:t xml:space="preserve"> 2012. DOI:10.15288/jsad.2012.73.341.</w:t>
      </w:r>
    </w:p>
    <w:p w14:paraId="63E2735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26</w:t>
      </w:r>
      <w:r w:rsidRPr="00447303">
        <w:rPr>
          <w:noProof/>
          <w:lang w:val="en-US"/>
        </w:rPr>
        <w:tab/>
        <w:t xml:space="preserve">Datla S, Sahu P, Roh H-J, Sharma S. A comprehensive analysis of the association of highway traffic with winter weather conditions. </w:t>
      </w:r>
      <w:r w:rsidRPr="00447303">
        <w:rPr>
          <w:i/>
          <w:iCs/>
          <w:noProof/>
          <w:lang w:val="en-US"/>
        </w:rPr>
        <w:t>Procedia - Soc Behav Sci</w:t>
      </w:r>
      <w:r w:rsidRPr="00447303">
        <w:rPr>
          <w:noProof/>
          <w:lang w:val="en-US"/>
        </w:rPr>
        <w:t xml:space="preserve"> 2013. DOI:10.1016/j.sbspro.2013.11.143.</w:t>
      </w:r>
    </w:p>
    <w:p w14:paraId="016FE112" w14:textId="126211D3" w:rsidR="00447303" w:rsidRPr="00447303" w:rsidRDefault="00447303" w:rsidP="00447303">
      <w:pPr>
        <w:widowControl w:val="0"/>
        <w:autoSpaceDE w:val="0"/>
        <w:autoSpaceDN w:val="0"/>
        <w:adjustRightInd w:val="0"/>
        <w:ind w:left="640" w:hanging="640"/>
        <w:rPr>
          <w:noProof/>
          <w:lang w:val="en-US"/>
        </w:rPr>
      </w:pPr>
      <w:r w:rsidRPr="00447303">
        <w:rPr>
          <w:noProof/>
          <w:lang w:val="en-US"/>
        </w:rPr>
        <w:t>27</w:t>
      </w:r>
      <w:r w:rsidRPr="00447303">
        <w:rPr>
          <w:noProof/>
          <w:lang w:val="en-US"/>
        </w:rPr>
        <w:tab/>
        <w:t xml:space="preserve">Roh H-J, Sahu PK, Sharma S, Datla S, Mehran B. Statistical </w:t>
      </w:r>
      <w:del w:id="35" w:author="Robbie Parks" w:date="2019-03-25T12:19:00Z">
        <w:r w:rsidR="005C694B" w:rsidRPr="005C694B">
          <w:rPr>
            <w:noProof/>
            <w:lang w:val="en-US"/>
          </w:rPr>
          <w:delText>Investigations</w:delText>
        </w:r>
      </w:del>
      <w:ins w:id="36" w:author="Robbie Parks" w:date="2019-03-25T12:19:00Z">
        <w:r w:rsidRPr="00447303">
          <w:rPr>
            <w:noProof/>
            <w:lang w:val="en-US"/>
          </w:rPr>
          <w:t>investigations</w:t>
        </w:r>
      </w:ins>
      <w:r w:rsidRPr="00447303">
        <w:rPr>
          <w:noProof/>
          <w:lang w:val="en-US"/>
        </w:rPr>
        <w:t xml:space="preserve"> of </w:t>
      </w:r>
      <w:del w:id="37" w:author="Robbie Parks" w:date="2019-03-25T12:19:00Z">
        <w:r w:rsidR="005C694B" w:rsidRPr="005C694B">
          <w:rPr>
            <w:noProof/>
            <w:lang w:val="en-US"/>
          </w:rPr>
          <w:delText>Snowfall</w:delText>
        </w:r>
      </w:del>
      <w:ins w:id="38" w:author="Robbie Parks" w:date="2019-03-25T12:19:00Z">
        <w:r w:rsidRPr="00447303">
          <w:rPr>
            <w:noProof/>
            <w:lang w:val="en-US"/>
          </w:rPr>
          <w:t>snowfall</w:t>
        </w:r>
      </w:ins>
      <w:r w:rsidRPr="00447303">
        <w:rPr>
          <w:noProof/>
          <w:lang w:val="en-US"/>
        </w:rPr>
        <w:t xml:space="preserve"> and </w:t>
      </w:r>
      <w:del w:id="39" w:author="Robbie Parks" w:date="2019-03-25T12:19:00Z">
        <w:r w:rsidR="005C694B" w:rsidRPr="005C694B">
          <w:rPr>
            <w:noProof/>
            <w:lang w:val="en-US"/>
          </w:rPr>
          <w:delText>Temperature Interaction</w:delText>
        </w:r>
      </w:del>
      <w:ins w:id="40" w:author="Robbie Parks" w:date="2019-03-25T12:19:00Z">
        <w:r w:rsidRPr="00447303">
          <w:rPr>
            <w:noProof/>
            <w:lang w:val="en-US"/>
          </w:rPr>
          <w:t>temperature interaction</w:t>
        </w:r>
      </w:ins>
      <w:r w:rsidRPr="00447303">
        <w:rPr>
          <w:noProof/>
          <w:lang w:val="en-US"/>
        </w:rPr>
        <w:t xml:space="preserve"> with </w:t>
      </w:r>
      <w:del w:id="41" w:author="Robbie Parks" w:date="2019-03-25T12:19:00Z">
        <w:r w:rsidR="005C694B" w:rsidRPr="005C694B">
          <w:rPr>
            <w:noProof/>
            <w:lang w:val="en-US"/>
          </w:rPr>
          <w:delText>Passenger Car</w:delText>
        </w:r>
      </w:del>
      <w:ins w:id="42" w:author="Robbie Parks" w:date="2019-03-25T12:19:00Z">
        <w:r w:rsidRPr="00447303">
          <w:rPr>
            <w:noProof/>
            <w:lang w:val="en-US"/>
          </w:rPr>
          <w:t>passenger car</w:t>
        </w:r>
      </w:ins>
      <w:r w:rsidRPr="00447303">
        <w:rPr>
          <w:noProof/>
          <w:lang w:val="en-US"/>
        </w:rPr>
        <w:t xml:space="preserve"> and </w:t>
      </w:r>
      <w:del w:id="43" w:author="Robbie Parks" w:date="2019-03-25T12:19:00Z">
        <w:r w:rsidR="005C694B" w:rsidRPr="005C694B">
          <w:rPr>
            <w:noProof/>
            <w:lang w:val="en-US"/>
          </w:rPr>
          <w:delText>Truck Traffic</w:delText>
        </w:r>
      </w:del>
      <w:ins w:id="44" w:author="Robbie Parks" w:date="2019-03-25T12:19:00Z">
        <w:r w:rsidRPr="00447303">
          <w:rPr>
            <w:noProof/>
            <w:lang w:val="en-US"/>
          </w:rPr>
          <w:t>truck traffic</w:t>
        </w:r>
      </w:ins>
      <w:r w:rsidRPr="00447303">
        <w:rPr>
          <w:noProof/>
          <w:lang w:val="en-US"/>
        </w:rPr>
        <w:t xml:space="preserve"> on </w:t>
      </w:r>
      <w:del w:id="45" w:author="Robbie Parks" w:date="2019-03-25T12:19:00Z">
        <w:r w:rsidR="005C694B" w:rsidRPr="005C694B">
          <w:rPr>
            <w:noProof/>
            <w:lang w:val="en-US"/>
          </w:rPr>
          <w:delText>Primary Highways</w:delText>
        </w:r>
      </w:del>
      <w:ins w:id="46" w:author="Robbie Parks" w:date="2019-03-25T12:19:00Z">
        <w:r w:rsidRPr="00447303">
          <w:rPr>
            <w:noProof/>
            <w:lang w:val="en-US"/>
          </w:rPr>
          <w:t>primary highways</w:t>
        </w:r>
      </w:ins>
      <w:r w:rsidRPr="00447303">
        <w:rPr>
          <w:noProof/>
          <w:lang w:val="en-US"/>
        </w:rPr>
        <w:t xml:space="preserve"> in Canada. </w:t>
      </w:r>
      <w:r w:rsidRPr="00447303">
        <w:rPr>
          <w:i/>
          <w:iCs/>
          <w:noProof/>
          <w:lang w:val="en-US"/>
        </w:rPr>
        <w:t>J Cold Reg Eng</w:t>
      </w:r>
      <w:r w:rsidRPr="00447303">
        <w:rPr>
          <w:noProof/>
          <w:lang w:val="en-US"/>
        </w:rPr>
        <w:t xml:space="preserve"> 2016. DOI:10.1061/(ASCE)CR.1943-5495.0000099.</w:t>
      </w:r>
    </w:p>
    <w:p w14:paraId="3C1A2AC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28</w:t>
      </w:r>
      <w:r w:rsidRPr="00447303">
        <w:rPr>
          <w:noProof/>
          <w:lang w:val="en-US"/>
        </w:rPr>
        <w:tab/>
        <w:t xml:space="preserve">Roh H-J, Datla S, Sharma S. Effect of snow, temperature and their interaction on highway truck traffic. </w:t>
      </w:r>
      <w:r w:rsidRPr="00447303">
        <w:rPr>
          <w:i/>
          <w:iCs/>
          <w:noProof/>
          <w:lang w:val="en-US"/>
        </w:rPr>
        <w:t>J Transp Techn</w:t>
      </w:r>
      <w:r w:rsidRPr="00447303">
        <w:rPr>
          <w:noProof/>
          <w:lang w:val="en-US"/>
        </w:rPr>
        <w:t xml:space="preserve"> 2013. DOI:10.4236/jtts.2013.31003.</w:t>
      </w:r>
    </w:p>
    <w:p w14:paraId="52E914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29</w:t>
      </w:r>
      <w:r w:rsidRPr="00447303">
        <w:rPr>
          <w:noProof/>
          <w:lang w:val="en-US"/>
        </w:rPr>
        <w:tab/>
        <w:t xml:space="preserve">Roh HJ, Sharma S, Sahu PK. Modeling snow and cold effects for classified highway traffic volumes. </w:t>
      </w:r>
      <w:r w:rsidRPr="00447303">
        <w:rPr>
          <w:i/>
          <w:iCs/>
          <w:noProof/>
          <w:lang w:val="en-US"/>
        </w:rPr>
        <w:t>KSCE J Civ Eng</w:t>
      </w:r>
      <w:r w:rsidRPr="00447303">
        <w:rPr>
          <w:noProof/>
          <w:lang w:val="en-US"/>
        </w:rPr>
        <w:t xml:space="preserve"> 2016. DOI:10.1007/s12205-015-0236-0.</w:t>
      </w:r>
    </w:p>
    <w:p w14:paraId="52CB0F1B" w14:textId="010342E7" w:rsidR="00447303" w:rsidRPr="00447303" w:rsidRDefault="00447303" w:rsidP="00447303">
      <w:pPr>
        <w:widowControl w:val="0"/>
        <w:autoSpaceDE w:val="0"/>
        <w:autoSpaceDN w:val="0"/>
        <w:adjustRightInd w:val="0"/>
        <w:ind w:left="640" w:hanging="640"/>
        <w:rPr>
          <w:noProof/>
          <w:lang w:val="en-US"/>
        </w:rPr>
      </w:pPr>
      <w:r w:rsidRPr="00447303">
        <w:rPr>
          <w:noProof/>
          <w:lang w:val="en-US"/>
        </w:rPr>
        <w:t>30</w:t>
      </w:r>
      <w:r w:rsidRPr="00447303">
        <w:rPr>
          <w:noProof/>
          <w:lang w:val="en-US"/>
        </w:rPr>
        <w:tab/>
        <w:t xml:space="preserve">Graff Zivin J, Neidell M. Temperature and the </w:t>
      </w:r>
      <w:del w:id="47" w:author="Robbie Parks" w:date="2019-03-25T12:19:00Z">
        <w:r w:rsidR="005C694B" w:rsidRPr="005C694B">
          <w:rPr>
            <w:noProof/>
            <w:lang w:val="en-US"/>
          </w:rPr>
          <w:delText>Allocation</w:delText>
        </w:r>
      </w:del>
      <w:ins w:id="48" w:author="Robbie Parks" w:date="2019-03-25T12:19:00Z">
        <w:r w:rsidRPr="00447303">
          <w:rPr>
            <w:noProof/>
            <w:lang w:val="en-US"/>
          </w:rPr>
          <w:t>allocation</w:t>
        </w:r>
      </w:ins>
      <w:r w:rsidRPr="00447303">
        <w:rPr>
          <w:noProof/>
          <w:lang w:val="en-US"/>
        </w:rPr>
        <w:t xml:space="preserve"> of </w:t>
      </w:r>
      <w:del w:id="49" w:author="Robbie Parks" w:date="2019-03-25T12:19:00Z">
        <w:r w:rsidR="005C694B" w:rsidRPr="005C694B">
          <w:rPr>
            <w:noProof/>
            <w:lang w:val="en-US"/>
          </w:rPr>
          <w:delText>Time</w:delText>
        </w:r>
      </w:del>
      <w:ins w:id="50" w:author="Robbie Parks" w:date="2019-03-25T12:19:00Z">
        <w:r w:rsidRPr="00447303">
          <w:rPr>
            <w:noProof/>
            <w:lang w:val="en-US"/>
          </w:rPr>
          <w:t>time</w:t>
        </w:r>
      </w:ins>
      <w:r w:rsidRPr="00447303">
        <w:rPr>
          <w:noProof/>
          <w:lang w:val="en-US"/>
        </w:rPr>
        <w:t xml:space="preserve">: Implications for </w:t>
      </w:r>
      <w:del w:id="51" w:author="Robbie Parks" w:date="2019-03-25T12:19:00Z">
        <w:r w:rsidR="005C694B" w:rsidRPr="005C694B">
          <w:rPr>
            <w:noProof/>
            <w:lang w:val="en-US"/>
          </w:rPr>
          <w:delText>Climate Change</w:delText>
        </w:r>
      </w:del>
      <w:ins w:id="52" w:author="Robbie Parks" w:date="2019-03-25T12:19:00Z">
        <w:r w:rsidRPr="00447303">
          <w:rPr>
            <w:noProof/>
            <w:lang w:val="en-US"/>
          </w:rPr>
          <w:t>climate change</w:t>
        </w:r>
      </w:ins>
      <w:r w:rsidRPr="00447303">
        <w:rPr>
          <w:noProof/>
          <w:lang w:val="en-US"/>
        </w:rPr>
        <w:t xml:space="preserve">. </w:t>
      </w:r>
      <w:r w:rsidRPr="00447303">
        <w:rPr>
          <w:i/>
          <w:iCs/>
          <w:noProof/>
          <w:lang w:val="en-US"/>
        </w:rPr>
        <w:t>J Labor Econ</w:t>
      </w:r>
      <w:r w:rsidRPr="00447303">
        <w:rPr>
          <w:noProof/>
          <w:lang w:val="en-US"/>
        </w:rPr>
        <w:t xml:space="preserve"> 2014. DOI:10.1086/671766.</w:t>
      </w:r>
    </w:p>
    <w:p w14:paraId="530F6BF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31</w:t>
      </w:r>
      <w:r w:rsidRPr="00447303">
        <w:rPr>
          <w:noProof/>
          <w:lang w:val="en-US"/>
        </w:rPr>
        <w:tab/>
        <w:t xml:space="preserve">Glaeser EL, Sacerdote B, Scheinkman JA. Crime and social interactions. </w:t>
      </w:r>
      <w:r w:rsidRPr="00447303">
        <w:rPr>
          <w:i/>
          <w:iCs/>
          <w:noProof/>
          <w:lang w:val="en-US"/>
        </w:rPr>
        <w:t>Q J Econ</w:t>
      </w:r>
      <w:r w:rsidRPr="00447303">
        <w:rPr>
          <w:noProof/>
          <w:lang w:val="en-US"/>
        </w:rPr>
        <w:t xml:space="preserve"> 1996. DOI:10.2307/2946686.</w:t>
      </w:r>
    </w:p>
    <w:p w14:paraId="11AE489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32</w:t>
      </w:r>
      <w:r w:rsidRPr="00447303">
        <w:rPr>
          <w:noProof/>
          <w:lang w:val="en-US"/>
        </w:rPr>
        <w:tab/>
        <w:t xml:space="preserve">Rotton J, Cohn EG. Global warming and U.S. crime rates: An application of routine activity theory. </w:t>
      </w:r>
      <w:r w:rsidRPr="00447303">
        <w:rPr>
          <w:i/>
          <w:iCs/>
          <w:noProof/>
          <w:lang w:val="en-US"/>
        </w:rPr>
        <w:t>Environ Behav</w:t>
      </w:r>
      <w:r w:rsidRPr="00447303">
        <w:rPr>
          <w:noProof/>
          <w:lang w:val="en-US"/>
        </w:rPr>
        <w:t xml:space="preserve"> 2003. DOI:10.1177/0013916503255565.</w:t>
      </w:r>
    </w:p>
    <w:p w14:paraId="66246D0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33</w:t>
      </w:r>
      <w:r w:rsidRPr="00447303">
        <w:rPr>
          <w:noProof/>
          <w:lang w:val="en-US"/>
        </w:rPr>
        <w:tab/>
        <w:t xml:space="preserve">Anderson CA. Temperature and aggression: Ubiquitous effects of heat on occurrence of human violence. </w:t>
      </w:r>
      <w:r w:rsidRPr="00447303">
        <w:rPr>
          <w:i/>
          <w:iCs/>
          <w:noProof/>
          <w:lang w:val="en-US"/>
        </w:rPr>
        <w:t>Psychol Bull</w:t>
      </w:r>
      <w:r w:rsidRPr="00447303">
        <w:rPr>
          <w:noProof/>
          <w:lang w:val="en-US"/>
        </w:rPr>
        <w:t xml:space="preserve"> 1989. DOI:10.1037/0033-2909.106.1.74.</w:t>
      </w:r>
    </w:p>
    <w:p w14:paraId="1E767B2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34</w:t>
      </w:r>
      <w:r w:rsidRPr="00447303">
        <w:rPr>
          <w:noProof/>
          <w:lang w:val="en-US"/>
        </w:rPr>
        <w:tab/>
        <w:t xml:space="preserve">Baron RA, Bell PA. Aggression and heat: The influence of ambient temperature, negative affect, and a cooling drink on physical aggression. </w:t>
      </w:r>
      <w:r w:rsidRPr="00447303">
        <w:rPr>
          <w:i/>
          <w:iCs/>
          <w:noProof/>
          <w:lang w:val="en-US"/>
        </w:rPr>
        <w:t>J Pers Soc Psychol</w:t>
      </w:r>
      <w:r w:rsidRPr="00447303">
        <w:rPr>
          <w:noProof/>
          <w:lang w:val="en-US"/>
        </w:rPr>
        <w:t xml:space="preserve"> 1976. DOI:10.1037/0022-3514.33.3.245.</w:t>
      </w:r>
    </w:p>
    <w:p w14:paraId="425F856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35</w:t>
      </w:r>
      <w:r w:rsidRPr="00447303">
        <w:rPr>
          <w:noProof/>
          <w:lang w:val="en-US"/>
        </w:rPr>
        <w:tab/>
        <w:t xml:space="preserve">Majeed H, Lee J. The impact of climate change on youth depression and mental health. </w:t>
      </w:r>
      <w:r w:rsidRPr="00447303">
        <w:rPr>
          <w:i/>
          <w:iCs/>
          <w:noProof/>
          <w:lang w:val="en-US"/>
        </w:rPr>
        <w:t>Lancet Planet Heal</w:t>
      </w:r>
      <w:r w:rsidRPr="00447303">
        <w:rPr>
          <w:noProof/>
          <w:lang w:val="en-US"/>
        </w:rPr>
        <w:t xml:space="preserve"> 2017; </w:t>
      </w:r>
      <w:r w:rsidRPr="00447303">
        <w:rPr>
          <w:b/>
          <w:bCs/>
          <w:noProof/>
          <w:lang w:val="en-US"/>
        </w:rPr>
        <w:t>1</w:t>
      </w:r>
      <w:r w:rsidRPr="00447303">
        <w:rPr>
          <w:noProof/>
          <w:lang w:val="en-US"/>
        </w:rPr>
        <w:t>: e94–5.</w:t>
      </w:r>
    </w:p>
    <w:p w14:paraId="658E5C8B"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36</w:t>
      </w:r>
      <w:r w:rsidRPr="00447303">
        <w:rPr>
          <w:noProof/>
          <w:lang w:val="en-US"/>
        </w:rPr>
        <w:tab/>
        <w:t>Berry HL, Waite TD, Dear KBG, Capon AG, Murray V. The case for systems thinking about climate change and mental health. Nat. Clim. Chang. 2018. DOI:10.1038/s41558-018-0102-4.</w:t>
      </w:r>
    </w:p>
    <w:p w14:paraId="2181384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37</w:t>
      </w:r>
      <w:r w:rsidRPr="00447303">
        <w:rPr>
          <w:noProof/>
          <w:lang w:val="en-US"/>
        </w:rPr>
        <w:tab/>
        <w:t xml:space="preserve">Dee DP, Uppala SM, Simmons AJ, </w:t>
      </w:r>
      <w:r w:rsidRPr="00447303">
        <w:rPr>
          <w:i/>
          <w:iCs/>
          <w:noProof/>
          <w:lang w:val="en-US"/>
        </w:rPr>
        <w:t>et al.</w:t>
      </w:r>
      <w:r w:rsidRPr="00447303">
        <w:rPr>
          <w:noProof/>
          <w:lang w:val="en-US"/>
        </w:rPr>
        <w:t xml:space="preserve"> The ERA-Interim reanalysis: configuration and performance of the data assimilation system. </w:t>
      </w:r>
      <w:r w:rsidRPr="00447303">
        <w:rPr>
          <w:i/>
          <w:iCs/>
          <w:noProof/>
          <w:lang w:val="en-US"/>
        </w:rPr>
        <w:t>Q J R Meteorol Soc</w:t>
      </w:r>
      <w:r w:rsidRPr="00447303">
        <w:rPr>
          <w:noProof/>
          <w:lang w:val="en-US"/>
        </w:rPr>
        <w:t xml:space="preserve"> 2011; </w:t>
      </w:r>
      <w:r w:rsidRPr="00447303">
        <w:rPr>
          <w:b/>
          <w:bCs/>
          <w:noProof/>
          <w:lang w:val="en-US"/>
        </w:rPr>
        <w:t>137</w:t>
      </w:r>
      <w:r w:rsidRPr="00447303">
        <w:rPr>
          <w:noProof/>
          <w:lang w:val="en-US"/>
        </w:rPr>
        <w:t>: 553–97.</w:t>
      </w:r>
    </w:p>
    <w:p w14:paraId="7559F32E" w14:textId="72C849D7" w:rsidR="00447303" w:rsidRPr="00447303" w:rsidRDefault="00447303" w:rsidP="00447303">
      <w:pPr>
        <w:widowControl w:val="0"/>
        <w:autoSpaceDE w:val="0"/>
        <w:autoSpaceDN w:val="0"/>
        <w:adjustRightInd w:val="0"/>
        <w:ind w:left="640" w:hanging="640"/>
        <w:rPr>
          <w:noProof/>
          <w:lang w:val="en-US"/>
        </w:rPr>
      </w:pPr>
      <w:r w:rsidRPr="00447303">
        <w:rPr>
          <w:noProof/>
          <w:lang w:val="en-US"/>
        </w:rPr>
        <w:t>38</w:t>
      </w:r>
      <w:r w:rsidRPr="00447303">
        <w:rPr>
          <w:noProof/>
          <w:lang w:val="en-US"/>
        </w:rPr>
        <w:tab/>
        <w:t xml:space="preserve">Wallace JM, Hobbs P V. Atmospheric </w:t>
      </w:r>
      <w:del w:id="53" w:author="Robbie Parks" w:date="2019-03-25T12:19:00Z">
        <w:r w:rsidR="005C694B" w:rsidRPr="005C694B">
          <w:rPr>
            <w:noProof/>
            <w:lang w:val="en-US"/>
          </w:rPr>
          <w:delText>Science</w:delText>
        </w:r>
      </w:del>
      <w:ins w:id="54" w:author="Robbie Parks" w:date="2019-03-25T12:19:00Z">
        <w:r w:rsidRPr="00447303">
          <w:rPr>
            <w:noProof/>
            <w:lang w:val="en-US"/>
          </w:rPr>
          <w:t>science</w:t>
        </w:r>
      </w:ins>
      <w:r w:rsidRPr="00447303">
        <w:rPr>
          <w:noProof/>
          <w:lang w:val="en-US"/>
        </w:rPr>
        <w:t xml:space="preserve">: An </w:t>
      </w:r>
      <w:del w:id="55" w:author="Robbie Parks" w:date="2019-03-25T12:19:00Z">
        <w:r w:rsidR="005C694B" w:rsidRPr="005C694B">
          <w:rPr>
            <w:noProof/>
            <w:lang w:val="en-US"/>
          </w:rPr>
          <w:delText>Introductory Survey</w:delText>
        </w:r>
      </w:del>
      <w:ins w:id="56" w:author="Robbie Parks" w:date="2019-03-25T12:19:00Z">
        <w:r w:rsidRPr="00447303">
          <w:rPr>
            <w:noProof/>
            <w:lang w:val="en-US"/>
          </w:rPr>
          <w:t>introductory survey</w:t>
        </w:r>
      </w:ins>
      <w:r w:rsidRPr="00447303">
        <w:rPr>
          <w:noProof/>
          <w:lang w:val="en-US"/>
        </w:rPr>
        <w:t xml:space="preserve">: Second </w:t>
      </w:r>
      <w:del w:id="57" w:author="Robbie Parks" w:date="2019-03-25T12:19:00Z">
        <w:r w:rsidR="005C694B" w:rsidRPr="005C694B">
          <w:rPr>
            <w:noProof/>
            <w:lang w:val="en-US"/>
          </w:rPr>
          <w:delText>Edition</w:delText>
        </w:r>
      </w:del>
      <w:ins w:id="58" w:author="Robbie Parks" w:date="2019-03-25T12:19:00Z">
        <w:r w:rsidRPr="00447303">
          <w:rPr>
            <w:noProof/>
            <w:lang w:val="en-US"/>
          </w:rPr>
          <w:t>edition</w:t>
        </w:r>
      </w:ins>
      <w:r w:rsidRPr="00447303">
        <w:rPr>
          <w:noProof/>
          <w:lang w:val="en-US"/>
        </w:rPr>
        <w:t>. 2006 DOI:10.1016/C2009-0-00034-8.</w:t>
      </w:r>
    </w:p>
    <w:p w14:paraId="16D32CA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39</w:t>
      </w:r>
      <w:r w:rsidRPr="00447303">
        <w:rPr>
          <w:noProof/>
          <w:lang w:val="en-US"/>
        </w:rPr>
        <w:tab/>
        <w:t xml:space="preserve">Lozano R, Naghavi M, Foreman K, </w:t>
      </w:r>
      <w:r w:rsidRPr="00447303">
        <w:rPr>
          <w:i/>
          <w:iCs/>
          <w:noProof/>
          <w:lang w:val="en-US"/>
        </w:rPr>
        <w:t>et al.</w:t>
      </w:r>
      <w:r w:rsidRPr="00447303">
        <w:rPr>
          <w:noProof/>
          <w:lang w:val="en-US"/>
        </w:rPr>
        <w:t xml:space="preserve"> Global and regional mortality from 235 causes of death for 20 age groups in 1990 and 2010: A systematic analysis for the Global Burden of Disease Study 2010. </w:t>
      </w:r>
      <w:r w:rsidRPr="00447303">
        <w:rPr>
          <w:i/>
          <w:iCs/>
          <w:noProof/>
          <w:lang w:val="en-US"/>
        </w:rPr>
        <w:t>Lancet</w:t>
      </w:r>
      <w:r w:rsidRPr="00447303">
        <w:rPr>
          <w:noProof/>
          <w:lang w:val="en-US"/>
        </w:rPr>
        <w:t xml:space="preserve"> 2012. DOI:10.1016/S0140-6736(12)61728-0.</w:t>
      </w:r>
    </w:p>
    <w:p w14:paraId="3E65407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40</w:t>
      </w:r>
      <w:r w:rsidRPr="00447303">
        <w:rPr>
          <w:noProof/>
          <w:lang w:val="en-US"/>
        </w:rPr>
        <w:tab/>
        <w:t>Rue H, Held L. Gaussian Markov random fields. Theory and applications. 2005 DOI:10.1007/s00184-007-0162-3.</w:t>
      </w:r>
    </w:p>
    <w:p w14:paraId="4D66CC61"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lastRenderedPageBreak/>
        <w:t>41</w:t>
      </w:r>
      <w:r w:rsidRPr="00447303">
        <w:rPr>
          <w:noProof/>
          <w:lang w:val="en-US"/>
        </w:rPr>
        <w:tab/>
        <w:t xml:space="preserve">Besag J. Spatial interaction and the statistical snalysis of lattice systems. </w:t>
      </w:r>
      <w:r w:rsidRPr="00447303">
        <w:rPr>
          <w:i/>
          <w:iCs/>
          <w:noProof/>
          <w:lang w:val="en-US"/>
        </w:rPr>
        <w:t>J R Stat Soc Ser B (Statistical Methodol</w:t>
      </w:r>
      <w:r w:rsidRPr="00447303">
        <w:rPr>
          <w:noProof/>
          <w:lang w:val="en-US"/>
        </w:rPr>
        <w:t xml:space="preserve"> 1974. DOI:10.2307/2984812.</w:t>
      </w:r>
    </w:p>
    <w:p w14:paraId="7BBB731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42</w:t>
      </w:r>
      <w:r w:rsidRPr="00447303">
        <w:rPr>
          <w:noProof/>
          <w:lang w:val="en-US"/>
        </w:rPr>
        <w:tab/>
        <w:t xml:space="preserve">Rue H, Martino S, Chopin N. Approximate Bayesian inference for latent Gaussian models by using integrated nested Laplace approximations. </w:t>
      </w:r>
      <w:r w:rsidRPr="00447303">
        <w:rPr>
          <w:i/>
          <w:iCs/>
          <w:noProof/>
          <w:lang w:val="en-US"/>
        </w:rPr>
        <w:t>J R Stat Soc Ser B Stat Methodol</w:t>
      </w:r>
      <w:r w:rsidRPr="00447303">
        <w:rPr>
          <w:noProof/>
          <w:lang w:val="en-US"/>
        </w:rPr>
        <w:t xml:space="preserve"> 2009. DOI:10.1111/j.1467-9868.2008.00700.x.</w:t>
      </w:r>
    </w:p>
    <w:p w14:paraId="613B08A1" w14:textId="77777777" w:rsidR="00447303" w:rsidRPr="00447303" w:rsidRDefault="00447303" w:rsidP="00447303">
      <w:pPr>
        <w:widowControl w:val="0"/>
        <w:autoSpaceDE w:val="0"/>
        <w:autoSpaceDN w:val="0"/>
        <w:adjustRightInd w:val="0"/>
        <w:ind w:left="640" w:hanging="640"/>
        <w:rPr>
          <w:noProof/>
        </w:rPr>
      </w:pPr>
      <w:r w:rsidRPr="00447303">
        <w:rPr>
          <w:noProof/>
          <w:lang w:val="en-US"/>
        </w:rPr>
        <w:t>43</w:t>
      </w:r>
      <w:r w:rsidRPr="00447303">
        <w:rPr>
          <w:noProof/>
          <w:lang w:val="en-US"/>
        </w:rPr>
        <w:tab/>
        <w:t>IPCC. IPCC special report on the impacts of global warming of 1.5 °C - Summary for policy makers. 2018. http://www.ipcc.ch/report/sr15/.</w:t>
      </w:r>
    </w:p>
    <w:p w14:paraId="7D509FBC" w14:textId="4E57E7DB" w:rsidR="0065196B" w:rsidRDefault="0065196B" w:rsidP="00447303">
      <w:pPr>
        <w:widowControl w:val="0"/>
        <w:autoSpaceDE w:val="0"/>
        <w:autoSpaceDN w:val="0"/>
        <w:adjustRightInd w:val="0"/>
        <w:ind w:left="640" w:hanging="640"/>
        <w:rPr>
          <w:b/>
        </w:rPr>
        <w:pPrChange w:id="59" w:author="Robbie Parks" w:date="2019-03-25T12:19:00Z">
          <w:pPr>
            <w:widowControl w:val="0"/>
            <w:autoSpaceDE w:val="0"/>
            <w:autoSpaceDN w:val="0"/>
            <w:adjustRightInd w:val="0"/>
            <w:ind w:left="640" w:hanging="640"/>
            <w:jc w:val="both"/>
          </w:pPr>
        </w:pPrChange>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ins w:id="60" w:author="Robbie Parks" w:date="2019-03-25T12:19:00Z">
        <w:r w:rsidR="00E512CF">
          <w:rPr>
            <w:color w:val="000000" w:themeColor="text1"/>
          </w:rPr>
          <w:t xml:space="preserve">in red </w:t>
        </w:r>
      </w:ins>
      <w:r>
        <w:rPr>
          <w:color w:val="000000" w:themeColor="text1"/>
        </w:rPr>
        <w:t xml:space="preserve">and </w:t>
      </w:r>
      <w:r w:rsidR="00710E1D">
        <w:rPr>
          <w:color w:val="000000" w:themeColor="text1"/>
        </w:rPr>
        <w:t>Minnesota</w:t>
      </w:r>
      <w:ins w:id="61" w:author="Robbie Parks" w:date="2019-03-25T12:19:00Z">
        <w:r w:rsidR="00E512CF">
          <w:rPr>
            <w:color w:val="000000" w:themeColor="text1"/>
          </w:rPr>
          <w:t xml:space="preserve"> in blue</w:t>
        </w:r>
      </w:ins>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headerReference w:type="default" r:id="rId15"/>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03-22T15:26:00Z" w:initials="RP">
    <w:p w14:paraId="5AD28BF8" w14:textId="3AD2186F" w:rsidR="00D136F7" w:rsidRPr="006E2025" w:rsidRDefault="00D136F7" w:rsidP="00D136F7">
      <w:pPr>
        <w:rPr>
          <w:rFonts w:eastAsia="Times New Roman"/>
          <w:lang w:eastAsia="en-US"/>
        </w:rPr>
      </w:pPr>
      <w:r w:rsidRPr="006E2025">
        <w:rPr>
          <w:rStyle w:val="CommentReference"/>
        </w:rPr>
        <w:annotationRef/>
      </w:r>
      <w:r w:rsidRPr="006E2025">
        <w:t xml:space="preserve">Ralf: </w:t>
      </w:r>
      <w:r w:rsidRPr="006E2025">
        <w:rPr>
          <w:rFonts w:eastAsia="Times New Roman"/>
          <w:color w:val="000000"/>
          <w:sz w:val="18"/>
          <w:szCs w:val="18"/>
          <w:lang w:eastAsia="en-US"/>
        </w:rPr>
        <w:t>The gender difference is really big and not so clearly articulated. In fact, it deserves mention in title</w:t>
      </w:r>
    </w:p>
  </w:comment>
  <w:comment w:id="3" w:author="Robbie Parks" w:date="2019-03-22T15:18:00Z" w:initials="RP">
    <w:p w14:paraId="78F45973" w14:textId="4E2E9EB9" w:rsidR="00F55AC7" w:rsidRPr="005B15FA" w:rsidRDefault="00F55AC7" w:rsidP="00F55AC7">
      <w:pPr>
        <w:rPr>
          <w:rFonts w:eastAsia="Times New Roman"/>
          <w:lang w:eastAsia="en-US"/>
        </w:rPr>
      </w:pPr>
      <w:r w:rsidRPr="005B15FA">
        <w:rPr>
          <w:rStyle w:val="CommentReference"/>
        </w:rPr>
        <w:annotationRef/>
      </w:r>
      <w:r w:rsidRPr="005B15FA">
        <w:rPr>
          <w:rFonts w:eastAsia="Times New Roman"/>
          <w:color w:val="000000"/>
          <w:sz w:val="18"/>
          <w:szCs w:val="18"/>
          <w:lang w:eastAsia="en-US"/>
        </w:rPr>
        <w:t xml:space="preserve">Ralf: older offset is not appropriate and it seems not really highlighted </w:t>
      </w:r>
      <w:proofErr w:type="gramStart"/>
      <w:r w:rsidRPr="005B15FA">
        <w:rPr>
          <w:rFonts w:eastAsia="Times New Roman"/>
          <w:color w:val="000000"/>
          <w:sz w:val="18"/>
          <w:szCs w:val="18"/>
          <w:lang w:eastAsia="en-US"/>
        </w:rPr>
        <w:t>in  discussion</w:t>
      </w:r>
      <w:proofErr w:type="gramEnd"/>
      <w:r w:rsidRPr="005B15FA">
        <w:rPr>
          <w:rFonts w:eastAsia="Times New Roman"/>
          <w:color w:val="000000"/>
          <w:sz w:val="18"/>
          <w:szCs w:val="18"/>
          <w:lang w:eastAsia="en-US"/>
        </w:rPr>
        <w:t>, so I would remove from abstract.</w:t>
      </w:r>
    </w:p>
  </w:comment>
  <w:comment w:id="4" w:author="Robbie Parks" w:date="2019-03-22T15:34:00Z" w:initials="RP">
    <w:p w14:paraId="0F1D8504" w14:textId="2C4E69FB" w:rsidR="00393366" w:rsidRDefault="00393366" w:rsidP="00393366">
      <w:pPr>
        <w:rPr>
          <w:rFonts w:ascii="Georgia" w:eastAsia="Times New Roman" w:hAnsi="Georgia"/>
          <w:color w:val="000000"/>
          <w:sz w:val="18"/>
          <w:szCs w:val="18"/>
          <w:lang w:eastAsia="en-US"/>
        </w:rPr>
      </w:pPr>
      <w:r>
        <w:rPr>
          <w:rStyle w:val="CommentReference"/>
        </w:rPr>
        <w:annotationRef/>
      </w:r>
      <w:r>
        <w:rPr>
          <w:rFonts w:ascii="Georgia" w:eastAsia="Times New Roman" w:hAnsi="Georgia"/>
          <w:color w:val="000000"/>
          <w:sz w:val="18"/>
          <w:szCs w:val="18"/>
          <w:lang w:eastAsia="en-US"/>
        </w:rPr>
        <w:t>Vasilis:</w:t>
      </w:r>
    </w:p>
    <w:p w14:paraId="0EA5D67E" w14:textId="77777777" w:rsidR="00393366" w:rsidRDefault="00393366" w:rsidP="00393366">
      <w:pPr>
        <w:rPr>
          <w:rFonts w:ascii="Georgia" w:eastAsia="Times New Roman" w:hAnsi="Georgia"/>
          <w:color w:val="000000"/>
          <w:sz w:val="18"/>
          <w:szCs w:val="18"/>
          <w:lang w:eastAsia="en-US"/>
        </w:rPr>
      </w:pPr>
    </w:p>
    <w:p w14:paraId="62F71760" w14:textId="48EEDD1F" w:rsidR="00393366" w:rsidRPr="00393366" w:rsidRDefault="00393366" w:rsidP="00393366">
      <w:pPr>
        <w:rPr>
          <w:rFonts w:eastAsia="Times New Roman"/>
          <w:lang w:eastAsia="en-US"/>
        </w:rPr>
      </w:pPr>
      <w:r w:rsidRPr="00393366">
        <w:rPr>
          <w:rFonts w:ascii="Georgia" w:eastAsia="Times New Roman" w:hAnsi="Georgia"/>
          <w:color w:val="000000"/>
          <w:sz w:val="18"/>
          <w:szCs w:val="18"/>
          <w:lang w:eastAsia="en-US"/>
        </w:rPr>
        <w:t xml:space="preserve">Regarding the specific modelling question, I think subtracting the time-average from death rates would have </w:t>
      </w:r>
      <w:proofErr w:type="spellStart"/>
      <w:proofErr w:type="gramStart"/>
      <w:r w:rsidRPr="00393366">
        <w:rPr>
          <w:rFonts w:ascii="Georgia" w:eastAsia="Times New Roman" w:hAnsi="Georgia"/>
          <w:color w:val="000000"/>
          <w:sz w:val="18"/>
          <w:szCs w:val="18"/>
          <w:lang w:eastAsia="en-US"/>
        </w:rPr>
        <w:t>lead</w:t>
      </w:r>
      <w:proofErr w:type="spellEnd"/>
      <w:proofErr w:type="gramEnd"/>
      <w:r w:rsidRPr="00393366">
        <w:rPr>
          <w:rFonts w:ascii="Georgia" w:eastAsia="Times New Roman" w:hAnsi="Georgia"/>
          <w:color w:val="000000"/>
          <w:sz w:val="18"/>
          <w:szCs w:val="18"/>
          <w:lang w:eastAsia="en-US"/>
        </w:rPr>
        <w:t xml:space="preserve"> to a slightly different model. The average is taken over only the time dimension so it wouldn't be exactly equivalent to adjusting the intercepts, considering also that there is a log transformation of death rates (so the subtracted time-average could not be "moved" outside the log and from the LHS to the RHS of the equation). </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I'm also not sure how one would specify the model in this case in a way that INLA could fit it. The model is defined on the Poisson variable (</w:t>
      </w:r>
      <w:proofErr w:type="spellStart"/>
      <w:r w:rsidRPr="00393366">
        <w:rPr>
          <w:rFonts w:ascii="Georgia" w:eastAsia="Times New Roman" w:hAnsi="Georgia"/>
          <w:color w:val="000000"/>
          <w:sz w:val="18"/>
          <w:szCs w:val="18"/>
          <w:lang w:eastAsia="en-US"/>
        </w:rPr>
        <w:t>ie</w:t>
      </w:r>
      <w:proofErr w:type="spellEnd"/>
      <w:r w:rsidRPr="00393366">
        <w:rPr>
          <w:rFonts w:ascii="Georgia" w:eastAsia="Times New Roman" w:hAnsi="Georgia"/>
          <w:color w:val="000000"/>
          <w:sz w:val="18"/>
          <w:szCs w:val="18"/>
          <w:lang w:eastAsia="en-US"/>
        </w:rPr>
        <w:t xml:space="preserve"> deaths) and uses the log link function. The model implicitly calculates death rates by dividing deaths by a "deterministic" (in the sense that it's assumed to be known uncertainty) multiplier in the Poisson rate which in this case is population. I suppose you could replace population with population divided by time-averaged rates, so that the model estimates {</w:t>
      </w:r>
      <w:proofErr w:type="gramStart"/>
      <w:r w:rsidRPr="00393366">
        <w:rPr>
          <w:rFonts w:ascii="Georgia" w:eastAsia="Times New Roman" w:hAnsi="Georgia"/>
          <w:color w:val="000000"/>
          <w:sz w:val="18"/>
          <w:szCs w:val="18"/>
          <w:lang w:eastAsia="en-US"/>
        </w:rPr>
        <w:t>log(</w:t>
      </w:r>
      <w:proofErr w:type="gramEnd"/>
      <w:r w:rsidRPr="00393366">
        <w:rPr>
          <w:rFonts w:ascii="Georgia" w:eastAsia="Times New Roman" w:hAnsi="Georgia"/>
          <w:color w:val="000000"/>
          <w:sz w:val="18"/>
          <w:szCs w:val="18"/>
          <w:lang w:eastAsia="en-US"/>
        </w:rPr>
        <w:t xml:space="preserve">death rate) - log(time-averaged death rate)} instead of log(death rate) but this would be very odd and hard to justify. There is also an implicit assumption in this that </w:t>
      </w:r>
      <w:proofErr w:type="gramStart"/>
      <w:r w:rsidRPr="00393366">
        <w:rPr>
          <w:rFonts w:ascii="Georgia" w:eastAsia="Times New Roman" w:hAnsi="Georgia"/>
          <w:color w:val="000000"/>
          <w:sz w:val="18"/>
          <w:szCs w:val="18"/>
          <w:lang w:eastAsia="en-US"/>
        </w:rPr>
        <w:t>log(</w:t>
      </w:r>
      <w:proofErr w:type="gramEnd"/>
      <w:r w:rsidRPr="00393366">
        <w:rPr>
          <w:rFonts w:ascii="Georgia" w:eastAsia="Times New Roman" w:hAnsi="Georgia"/>
          <w:color w:val="000000"/>
          <w:sz w:val="18"/>
          <w:szCs w:val="18"/>
          <w:lang w:eastAsia="en-US"/>
        </w:rPr>
        <w:t>time-averaged death rate) is known without uncertainty which makes no sense. </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The way you've specified the model is more natural and also allows to interpret absolute changes in anomaly as % changes in rates like you've shown in the appendix figures, I don't think such figures could be easily produced with an alternative formulation as the interpretation of coefficients would be different.</w:t>
      </w:r>
      <w:r w:rsidRPr="00393366">
        <w:rPr>
          <w:rFonts w:ascii="Georgia" w:eastAsia="Times New Roman" w:hAnsi="Georgia"/>
          <w:color w:val="000000"/>
          <w:sz w:val="18"/>
          <w:szCs w:val="18"/>
          <w:lang w:eastAsia="en-US"/>
        </w:rPr>
        <w:br/>
      </w:r>
      <w:r w:rsidRPr="00393366">
        <w:rPr>
          <w:rFonts w:ascii="Georgia" w:eastAsia="Times New Roman" w:hAnsi="Georgia"/>
          <w:color w:val="000000"/>
          <w:sz w:val="18"/>
          <w:szCs w:val="18"/>
          <w:lang w:eastAsia="en-US"/>
        </w:rPr>
        <w:br/>
        <w:t>One question I had when reading the Methods section was why you didn't include the time-averaged temperature quantities in the model at all, was there a specific reason? I understand that you were interested in the effect of change in temperature anomaly on rates, but could the time-averaged temperatures have been included as a separate variable?</w:t>
      </w:r>
    </w:p>
    <w:p w14:paraId="33849531" w14:textId="005C52CB" w:rsidR="00393366" w:rsidRDefault="0039336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AD28BF8" w15:done="0"/>
  <w15:commentEx w15:paraId="78F45973" w15:done="0"/>
  <w15:commentEx w15:paraId="338495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D28BF8" w16cid:durableId="203F7D29"/>
  <w16cid:commentId w16cid:paraId="78F45973" w16cid:durableId="203F7B29"/>
  <w16cid:commentId w16cid:paraId="33849531" w16cid:durableId="203F7E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AEDC18" w14:textId="77777777" w:rsidR="00E8443A" w:rsidRDefault="00E8443A">
      <w:r>
        <w:separator/>
      </w:r>
    </w:p>
  </w:endnote>
  <w:endnote w:type="continuationSeparator" w:id="0">
    <w:p w14:paraId="538BD885" w14:textId="77777777" w:rsidR="00E8443A" w:rsidRDefault="00E8443A">
      <w:r>
        <w:continuationSeparator/>
      </w:r>
    </w:p>
  </w:endnote>
  <w:endnote w:type="continuationNotice" w:id="1">
    <w:p w14:paraId="520CFA6B" w14:textId="77777777" w:rsidR="00E8443A" w:rsidRDefault="00E844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548CF0F"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2A42">
      <w:rPr>
        <w:rStyle w:val="PageNumber"/>
        <w:noProof/>
      </w:rPr>
      <w:t>21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3012F2" w14:textId="77777777" w:rsidR="00E8443A" w:rsidRDefault="00E8443A">
      <w:r>
        <w:separator/>
      </w:r>
    </w:p>
  </w:footnote>
  <w:footnote w:type="continuationSeparator" w:id="0">
    <w:p w14:paraId="7229ED62" w14:textId="77777777" w:rsidR="00E8443A" w:rsidRDefault="00E8443A">
      <w:r>
        <w:continuationSeparator/>
      </w:r>
    </w:p>
  </w:footnote>
  <w:footnote w:type="continuationNotice" w:id="1">
    <w:p w14:paraId="7694A122" w14:textId="77777777" w:rsidR="00E8443A" w:rsidRDefault="00E844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74714" w14:textId="77777777" w:rsidR="0050578C" w:rsidRDefault="0050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C2776"/>
    <w:rsid w:val="000C563B"/>
    <w:rsid w:val="000D39DD"/>
    <w:rsid w:val="000D54C5"/>
    <w:rsid w:val="00100D87"/>
    <w:rsid w:val="00110076"/>
    <w:rsid w:val="00111115"/>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7D42"/>
    <w:rsid w:val="00447303"/>
    <w:rsid w:val="00460D94"/>
    <w:rsid w:val="004630FC"/>
    <w:rsid w:val="0047749E"/>
    <w:rsid w:val="00477F0B"/>
    <w:rsid w:val="00484E3B"/>
    <w:rsid w:val="004D148F"/>
    <w:rsid w:val="004E30F3"/>
    <w:rsid w:val="004F617A"/>
    <w:rsid w:val="004F761B"/>
    <w:rsid w:val="0050578C"/>
    <w:rsid w:val="00516255"/>
    <w:rsid w:val="00537426"/>
    <w:rsid w:val="00551EAA"/>
    <w:rsid w:val="00554C76"/>
    <w:rsid w:val="005608E9"/>
    <w:rsid w:val="00562F3E"/>
    <w:rsid w:val="005725C8"/>
    <w:rsid w:val="00574DB7"/>
    <w:rsid w:val="00587168"/>
    <w:rsid w:val="00591920"/>
    <w:rsid w:val="005922A2"/>
    <w:rsid w:val="00597846"/>
    <w:rsid w:val="005A38E3"/>
    <w:rsid w:val="005B15FA"/>
    <w:rsid w:val="005B7992"/>
    <w:rsid w:val="005C2A42"/>
    <w:rsid w:val="005C3355"/>
    <w:rsid w:val="005C694B"/>
    <w:rsid w:val="005D4C0F"/>
    <w:rsid w:val="006174C6"/>
    <w:rsid w:val="00644811"/>
    <w:rsid w:val="0064666D"/>
    <w:rsid w:val="0065196B"/>
    <w:rsid w:val="00684591"/>
    <w:rsid w:val="0069074B"/>
    <w:rsid w:val="00691CB8"/>
    <w:rsid w:val="00693003"/>
    <w:rsid w:val="00695719"/>
    <w:rsid w:val="006A2CB8"/>
    <w:rsid w:val="006A4E8B"/>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7D1"/>
    <w:rsid w:val="007F58E8"/>
    <w:rsid w:val="00803C13"/>
    <w:rsid w:val="00810B18"/>
    <w:rsid w:val="0081585C"/>
    <w:rsid w:val="0084099F"/>
    <w:rsid w:val="0084627B"/>
    <w:rsid w:val="00851BBD"/>
    <w:rsid w:val="008538B4"/>
    <w:rsid w:val="00860B34"/>
    <w:rsid w:val="008717EE"/>
    <w:rsid w:val="0088548E"/>
    <w:rsid w:val="008B092C"/>
    <w:rsid w:val="008B1803"/>
    <w:rsid w:val="008B4CDA"/>
    <w:rsid w:val="008B6D92"/>
    <w:rsid w:val="008C723E"/>
    <w:rsid w:val="008E26B6"/>
    <w:rsid w:val="008F2D1C"/>
    <w:rsid w:val="00901608"/>
    <w:rsid w:val="009037EA"/>
    <w:rsid w:val="00903AF7"/>
    <w:rsid w:val="009046BB"/>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51774"/>
    <w:rsid w:val="00A67CDD"/>
    <w:rsid w:val="00A7105A"/>
    <w:rsid w:val="00A9112D"/>
    <w:rsid w:val="00AA3C2D"/>
    <w:rsid w:val="00AA4C93"/>
    <w:rsid w:val="00AD1556"/>
    <w:rsid w:val="00AF43DE"/>
    <w:rsid w:val="00B03876"/>
    <w:rsid w:val="00B05E64"/>
    <w:rsid w:val="00B1048B"/>
    <w:rsid w:val="00B16F19"/>
    <w:rsid w:val="00B16FA1"/>
    <w:rsid w:val="00B178F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6AC4"/>
    <w:rsid w:val="00E15CE2"/>
    <w:rsid w:val="00E40851"/>
    <w:rsid w:val="00E512CF"/>
    <w:rsid w:val="00E82A06"/>
    <w:rsid w:val="00E82FFA"/>
    <w:rsid w:val="00E8443A"/>
    <w:rsid w:val="00E9761E"/>
    <w:rsid w:val="00EA78C3"/>
    <w:rsid w:val="00EA7E0B"/>
    <w:rsid w:val="00EC1B4B"/>
    <w:rsid w:val="00EC54F7"/>
    <w:rsid w:val="00ED2C27"/>
    <w:rsid w:val="00EE5907"/>
    <w:rsid w:val="00F07509"/>
    <w:rsid w:val="00F13C7A"/>
    <w:rsid w:val="00F1584A"/>
    <w:rsid w:val="00F24F6F"/>
    <w:rsid w:val="00F36612"/>
    <w:rsid w:val="00F52C65"/>
    <w:rsid w:val="00F55AC7"/>
    <w:rsid w:val="00F712EE"/>
    <w:rsid w:val="00F95910"/>
    <w:rsid w:val="00FA29A5"/>
    <w:rsid w:val="00FA4114"/>
    <w:rsid w:val="00FB2929"/>
    <w:rsid w:val="00FD048A"/>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cdc.gov/nchs/nvss/bridged_race.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jid.ezzati@imperial.ac.uk" TargetMode="Externa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AD92E-5BE5-2E44-A135-64726C387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31259</Words>
  <Characters>178181</Characters>
  <Application>Microsoft Office Word</Application>
  <DocSecurity>0</DocSecurity>
  <Lines>1484</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10</cp:revision>
  <cp:lastPrinted>2019-03-11T13:02:00Z</cp:lastPrinted>
  <dcterms:created xsi:type="dcterms:W3CDTF">2019-03-20T21:32:00Z</dcterms:created>
  <dcterms:modified xsi:type="dcterms:W3CDTF">2019-03-25T12:26:00Z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