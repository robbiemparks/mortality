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12ADB1B9" w:rsidR="0065196B" w:rsidRPr="00636C9B" w:rsidRDefault="004878EC" w:rsidP="0065196B">
      <w:pPr>
        <w:spacing w:line="480" w:lineRule="auto"/>
        <w:jc w:val="both"/>
        <w:outlineLvl w:val="0"/>
        <w:rPr>
          <w:b/>
          <w:color w:val="000000" w:themeColor="text1"/>
        </w:rPr>
      </w:pPr>
      <w:r>
        <w:rPr>
          <w:b/>
          <w:color w:val="000000" w:themeColor="text1"/>
        </w:rPr>
        <w:t>A</w:t>
      </w:r>
      <w:r w:rsidR="0065196B" w:rsidRPr="00636C9B">
        <w:rPr>
          <w:b/>
          <w:color w:val="000000" w:themeColor="text1"/>
        </w:rPr>
        <w:t xml:space="preserve">nomalous temperature </w:t>
      </w:r>
      <w:r w:rsidR="0065196B">
        <w:rPr>
          <w:b/>
          <w:color w:val="000000" w:themeColor="text1"/>
        </w:rPr>
        <w:t>and</w:t>
      </w:r>
      <w:r w:rsidR="0065196B" w:rsidRPr="00636C9B">
        <w:rPr>
          <w:b/>
          <w:color w:val="000000" w:themeColor="text1"/>
        </w:rPr>
        <w:t xml:space="preserve"> injury mortality in the USA</w:t>
      </w:r>
      <w:r>
        <w:rPr>
          <w:b/>
          <w:color w:val="000000" w:themeColor="text1"/>
        </w:rPr>
        <w:t xml:space="preserve">: age-, sex- and </w:t>
      </w:r>
      <w:del w:id="0" w:author="Ezzati, Majid" w:date="2019-04-18T16:39:00Z">
        <w:r w:rsidDel="007E4368">
          <w:rPr>
            <w:b/>
            <w:color w:val="000000" w:themeColor="text1"/>
          </w:rPr>
          <w:delText>state</w:delText>
        </w:r>
      </w:del>
      <w:ins w:id="1" w:author="Ezzati, Majid" w:date="2019-04-18T16:39:00Z">
        <w:r w:rsidR="007E4368">
          <w:rPr>
            <w:b/>
            <w:color w:val="000000" w:themeColor="text1"/>
          </w:rPr>
          <w:t>injur</w:t>
        </w:r>
        <w:r w:rsidR="00BE6AF6">
          <w:rPr>
            <w:b/>
            <w:color w:val="000000" w:themeColor="text1"/>
          </w:rPr>
          <w:t>y</w:t>
        </w:r>
      </w:ins>
      <w:r>
        <w:rPr>
          <w:b/>
          <w:color w:val="000000" w:themeColor="text1"/>
        </w:rPr>
        <w:t>-specific impacts</w:t>
      </w:r>
    </w:p>
    <w:p w14:paraId="6523E2D4" w14:textId="69ABE81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xml:space="preserve">, </w:t>
      </w:r>
      <w:ins w:id="2" w:author="Robbie Parks" w:date="2019-04-23T22:57:00Z">
        <w:r w:rsidR="00267923">
          <w:rPr>
            <w:color w:val="000000" w:themeColor="text1"/>
            <w:lang w:val="it-IT"/>
          </w:rPr>
          <w:t>Goodarz Danaei</w:t>
        </w:r>
        <w:r w:rsidR="00267923">
          <w:rPr>
            <w:color w:val="000000" w:themeColor="text1"/>
            <w:vertAlign w:val="superscript"/>
            <w:lang w:val="it-IT"/>
          </w:rPr>
          <w:t xml:space="preserve">4, </w:t>
        </w:r>
      </w:ins>
      <w:r w:rsidRPr="00636C9B">
        <w:rPr>
          <w:color w:val="000000" w:themeColor="text1"/>
          <w:lang w:val="it-IT"/>
        </w:rPr>
        <w:t>Majid Ezzati</w:t>
      </w:r>
      <w:r w:rsidRPr="00636C9B">
        <w:rPr>
          <w:color w:val="000000" w:themeColor="text1"/>
          <w:vertAlign w:val="superscript"/>
          <w:lang w:val="it-IT"/>
        </w:rPr>
        <w:t>1,2,</w:t>
      </w:r>
      <w:ins w:id="3" w:author="Robbie Parks" w:date="2019-04-23T22:57:00Z">
        <w:r w:rsidR="00267923">
          <w:rPr>
            <w:color w:val="000000" w:themeColor="text1"/>
            <w:vertAlign w:val="superscript"/>
            <w:lang w:val="it-IT"/>
          </w:rPr>
          <w:t>5</w:t>
        </w:r>
      </w:ins>
      <w:del w:id="4" w:author="Robbie Parks" w:date="2019-04-23T22:57:00Z">
        <w:r w:rsidDel="00267923">
          <w:rPr>
            <w:color w:val="000000" w:themeColor="text1"/>
            <w:vertAlign w:val="superscript"/>
            <w:lang w:val="it-IT"/>
          </w:rPr>
          <w:delText>4</w:delText>
        </w:r>
      </w:del>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DB6828B" w:rsidR="0065196B" w:rsidRDefault="0065196B" w:rsidP="0065196B">
      <w:pPr>
        <w:spacing w:line="480" w:lineRule="auto"/>
        <w:jc w:val="both"/>
        <w:rPr>
          <w:ins w:id="5" w:author="Robbie Parks" w:date="2019-04-23T22:57:00Z"/>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5DBB0B66" w14:textId="3F89CB05" w:rsidR="00267923" w:rsidRPr="00636C9B" w:rsidRDefault="00267923" w:rsidP="0065196B">
      <w:pPr>
        <w:spacing w:line="480" w:lineRule="auto"/>
        <w:jc w:val="both"/>
        <w:rPr>
          <w:color w:val="000000" w:themeColor="text1"/>
        </w:rPr>
      </w:pPr>
      <w:ins w:id="6" w:author="Robbie Parks" w:date="2019-04-23T22:57:00Z">
        <w:r>
          <w:rPr>
            <w:color w:val="000000" w:themeColor="text1"/>
            <w:vertAlign w:val="superscript"/>
            <w:lang w:val="it-IT"/>
          </w:rPr>
          <w:t>4</w:t>
        </w:r>
        <w:r w:rsidRPr="006B7EB2">
          <w:rPr>
            <w:color w:val="000000" w:themeColor="text1"/>
          </w:rPr>
          <w:t>Harvard T.H. Chan School of Public Health, Boston, Massachusetts, USA.</w:t>
        </w:r>
      </w:ins>
    </w:p>
    <w:p w14:paraId="3483E70D" w14:textId="17CF68EE" w:rsidR="0065196B" w:rsidRPr="00636C9B" w:rsidRDefault="00267923" w:rsidP="0065196B">
      <w:pPr>
        <w:spacing w:line="480" w:lineRule="auto"/>
        <w:jc w:val="both"/>
        <w:rPr>
          <w:color w:val="000000" w:themeColor="text1"/>
        </w:rPr>
      </w:pPr>
      <w:ins w:id="7" w:author="Robbie Parks" w:date="2019-04-23T22:57:00Z">
        <w:r>
          <w:rPr>
            <w:color w:val="000000" w:themeColor="text1"/>
            <w:vertAlign w:val="superscript"/>
          </w:rPr>
          <w:t>5</w:t>
        </w:r>
      </w:ins>
      <w:del w:id="8" w:author="Robbie Parks" w:date="2019-04-23T22:57:00Z">
        <w:r w:rsidR="0065196B" w:rsidDel="00267923">
          <w:rPr>
            <w:color w:val="000000" w:themeColor="text1"/>
            <w:vertAlign w:val="superscript"/>
          </w:rPr>
          <w:delText>4</w:delText>
        </w:r>
      </w:del>
      <w:r w:rsidR="0065196B"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5E22E4" w:rsidRDefault="0065196B" w:rsidP="0065196B">
      <w:pPr>
        <w:spacing w:line="480" w:lineRule="auto"/>
        <w:jc w:val="both"/>
        <w:rPr>
          <w:color w:val="000000" w:themeColor="text1"/>
        </w:rPr>
      </w:pPr>
      <w:r w:rsidRPr="005E22E4">
        <w:rPr>
          <w:color w:val="000000" w:themeColor="text1"/>
        </w:rPr>
        <w:t xml:space="preserve">Vasilis Kontis: </w:t>
      </w:r>
      <w:r w:rsidRPr="004D5CB9">
        <w:rPr>
          <w:color w:val="000000" w:themeColor="text1"/>
        </w:rPr>
        <w:t>v.kontis@imperial.ac.uk</w:t>
      </w:r>
    </w:p>
    <w:p w14:paraId="117DFA7B" w14:textId="401D9794" w:rsidR="0065196B" w:rsidRDefault="0065196B" w:rsidP="0065196B">
      <w:pPr>
        <w:spacing w:line="480" w:lineRule="auto"/>
        <w:jc w:val="both"/>
        <w:rPr>
          <w:ins w:id="9" w:author="Robbie Parks" w:date="2019-04-23T22:58:00Z"/>
          <w:color w:val="000000" w:themeColor="text1"/>
        </w:rPr>
      </w:pPr>
      <w:r w:rsidRPr="005E22E4">
        <w:rPr>
          <w:color w:val="000000" w:themeColor="text1"/>
        </w:rPr>
        <w:t xml:space="preserve">Ralf Toumi: </w:t>
      </w:r>
      <w:ins w:id="10" w:author="Robbie Parks" w:date="2019-04-23T22:58:00Z">
        <w:r w:rsidR="007A6F39" w:rsidRPr="007A6F39">
          <w:rPr>
            <w:color w:val="000000" w:themeColor="text1"/>
            <w:rPrChange w:id="11" w:author="Robbie Parks" w:date="2019-04-23T22:58:00Z">
              <w:rPr>
                <w:rStyle w:val="Hyperlink"/>
              </w:rPr>
            </w:rPrChange>
          </w:rPr>
          <w:t>r.toumi@imperial.ac.uk</w:t>
        </w:r>
      </w:ins>
    </w:p>
    <w:p w14:paraId="316FFDBD" w14:textId="3BB815F2" w:rsidR="007A6F39" w:rsidRPr="005E22E4" w:rsidRDefault="007A6F39" w:rsidP="0065196B">
      <w:pPr>
        <w:spacing w:line="480" w:lineRule="auto"/>
        <w:jc w:val="both"/>
        <w:rPr>
          <w:color w:val="000000" w:themeColor="text1"/>
        </w:rPr>
      </w:pPr>
      <w:ins w:id="12" w:author="Robbie Parks" w:date="2019-04-23T22:58:00Z">
        <w:r w:rsidRPr="006B7EB2">
          <w:rPr>
            <w:color w:val="000000" w:themeColor="text1"/>
          </w:rPr>
          <w:t>Goodarz Danaei: gdanaei@hsph.harvard.edu</w:t>
        </w:r>
      </w:ins>
    </w:p>
    <w:p w14:paraId="5AB55A5D" w14:textId="1611890F" w:rsidR="0065196B" w:rsidRDefault="0065196B" w:rsidP="0065196B">
      <w:pPr>
        <w:spacing w:line="480" w:lineRule="auto"/>
        <w:jc w:val="both"/>
        <w:rPr>
          <w:ins w:id="13" w:author="Robbie Parks" w:date="2019-04-23T22:58:00Z"/>
          <w:color w:val="000000" w:themeColor="text1"/>
        </w:rPr>
      </w:pPr>
      <w:r w:rsidRPr="00C837D4">
        <w:rPr>
          <w:color w:val="000000" w:themeColor="text1"/>
        </w:rPr>
        <w:t xml:space="preserve">Majid Ezzati: </w:t>
      </w:r>
      <w:ins w:id="14" w:author="Robbie Parks" w:date="2019-04-23T22:58:00Z">
        <w:r w:rsidR="007A6F39" w:rsidRPr="007A6F39">
          <w:rPr>
            <w:color w:val="000000" w:themeColor="text1"/>
            <w:rPrChange w:id="15" w:author="Robbie Parks" w:date="2019-04-23T22:58:00Z">
              <w:rPr>
                <w:rStyle w:val="Hyperlink"/>
              </w:rPr>
            </w:rPrChange>
          </w:rPr>
          <w:t>majid.ezzati@imperial.ac.uk</w:t>
        </w:r>
      </w:ins>
    </w:p>
    <w:p w14:paraId="7F85246D" w14:textId="77777777" w:rsidR="00D00652" w:rsidRPr="00636C9B" w:rsidRDefault="00D00652" w:rsidP="0065196B">
      <w:pPr>
        <w:spacing w:line="480" w:lineRule="auto"/>
        <w:jc w:val="both"/>
        <w:rPr>
          <w:color w:val="000000" w:themeColor="text1"/>
        </w:rPr>
      </w:pP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r w:rsidR="00AA10FD">
        <w:fldChar w:fldCharType="begin"/>
      </w:r>
      <w:r w:rsidR="00AA10FD">
        <w:instrText xml:space="preserve"> HYPERLINK "mailto:majid.ezzati@imperial.ac.uk" </w:instrText>
      </w:r>
      <w:r w:rsidR="00AA10FD">
        <w:fldChar w:fldCharType="separate"/>
      </w:r>
      <w:r w:rsidRPr="000421EF">
        <w:rPr>
          <w:rStyle w:val="Hyperlink"/>
        </w:rPr>
        <w:t>majid.ezzati@imperial.ac.uk</w:t>
      </w:r>
      <w:r w:rsidR="00AA10FD">
        <w:rPr>
          <w:rStyle w:val="Hyperlink"/>
        </w:rPr>
        <w:fldChar w:fldCharType="end"/>
      </w:r>
    </w:p>
    <w:p w14:paraId="0EF71F99" w14:textId="77777777" w:rsidR="00267923" w:rsidRDefault="0065196B" w:rsidP="0065196B">
      <w:pPr>
        <w:spacing w:line="480" w:lineRule="auto"/>
        <w:jc w:val="both"/>
        <w:rPr>
          <w:ins w:id="16" w:author="Robbie Parks" w:date="2019-04-23T22:57:00Z"/>
          <w:color w:val="000000" w:themeColor="text1"/>
        </w:rPr>
        <w:sectPr w:rsidR="00267923" w:rsidSect="00267923">
          <w:footerReference w:type="even" r:id="rId8"/>
          <w:footerReference w:type="default" r:id="rId9"/>
          <w:pgSz w:w="11900" w:h="16840"/>
          <w:pgMar w:top="720" w:right="720" w:bottom="720" w:left="720" w:header="720" w:footer="720" w:gutter="0"/>
          <w:lnNumType w:countBy="1" w:restart="continuous"/>
          <w:cols w:space="720"/>
          <w:docGrid w:linePitch="360"/>
          <w:sectPrChange w:id="17" w:author="Robbie Parks" w:date="2019-04-23T22:57:00Z">
            <w:sectPr w:rsidR="00267923" w:rsidSect="00267923">
              <w:pgMar w:top="1440" w:right="1440" w:bottom="1440" w:left="1440" w:header="720" w:footer="720" w:gutter="0"/>
            </w:sectPr>
          </w:sectPrChange>
        </w:sectPr>
      </w:pPr>
      <w:r>
        <w:rPr>
          <w:color w:val="000000" w:themeColor="text1"/>
        </w:rPr>
        <w:t>Tel: +44 (0)20 7594 0767</w:t>
      </w:r>
    </w:p>
    <w:p w14:paraId="66A24563" w14:textId="1A1411AF" w:rsidR="0065196B" w:rsidRPr="00636C9B" w:rsidDel="00267923" w:rsidRDefault="0065196B" w:rsidP="0065196B">
      <w:pPr>
        <w:spacing w:line="480" w:lineRule="auto"/>
        <w:jc w:val="both"/>
        <w:rPr>
          <w:del w:id="18" w:author="Robbie Parks" w:date="2019-04-23T22:57:00Z"/>
          <w:color w:val="000000" w:themeColor="text1"/>
        </w:rPr>
      </w:pPr>
      <w:del w:id="19" w:author="Robbie Parks" w:date="2019-04-23T22:57:00Z">
        <w:r w:rsidRPr="00636C9B" w:rsidDel="00267923">
          <w:rPr>
            <w:color w:val="000000" w:themeColor="text1"/>
          </w:rPr>
          <w:lastRenderedPageBreak/>
          <w:br w:type="page"/>
        </w:r>
      </w:del>
    </w:p>
    <w:p w14:paraId="0561B245" w14:textId="1D7F3A71" w:rsidR="003B10FF" w:rsidRPr="009A2853" w:rsidRDefault="00140DB8" w:rsidP="00140DB8">
      <w:pPr>
        <w:spacing w:line="480" w:lineRule="auto"/>
        <w:jc w:val="both"/>
        <w:rPr>
          <w:rFonts w:eastAsia="Times New Roman"/>
          <w:b/>
        </w:rPr>
      </w:pPr>
      <w:r>
        <w:rPr>
          <w:rFonts w:eastAsia="Times New Roman"/>
          <w:b/>
        </w:rPr>
        <w:t>T</w:t>
      </w:r>
      <w:r w:rsidRPr="009A2853">
        <w:rPr>
          <w:rFonts w:eastAsia="Times New Roman"/>
          <w:b/>
        </w:rPr>
        <w:t xml:space="preserve">emperatures which deviate from long-term </w:t>
      </w:r>
      <w:r w:rsidR="00597846">
        <w:rPr>
          <w:rFonts w:eastAsia="Times New Roman"/>
          <w:b/>
        </w:rPr>
        <w:t>norms</w:t>
      </w:r>
      <w:r w:rsidRPr="009A2853">
        <w:rPr>
          <w:rFonts w:eastAsia="Times New Roman"/>
          <w:b/>
        </w:rPr>
        <w:t xml:space="preserve"> will be more frequent as the global climate changes</w:t>
      </w:r>
      <w:r w:rsidR="00283342">
        <w:rPr>
          <w:rFonts w:eastAsia="Times New Roman"/>
          <w:b/>
        </w:rPr>
        <w:t>, and may be associated with</w:t>
      </w:r>
      <w:r w:rsidR="00283342" w:rsidRPr="00620D06">
        <w:rPr>
          <w:rFonts w:eastAsia="Times New Roman"/>
          <w:b/>
        </w:rPr>
        <w:t xml:space="preserve"> adverse health consequences</w:t>
      </w:r>
      <w:r w:rsidR="00283342">
        <w:rPr>
          <w:rFonts w:eastAsia="Times New Roman"/>
          <w:b/>
        </w:rPr>
        <w:t>.</w:t>
      </w:r>
      <w:ins w:id="20" w:author="Robbie Parks" w:date="2019-04-23T23:15:00Z">
        <w:r w:rsidR="009071DF">
          <w:rPr>
            <w:rFonts w:eastAsia="Times New Roman"/>
            <w:b/>
          </w:rPr>
          <w:fldChar w:fldCharType="begin" w:fldLock="1"/>
        </w:r>
      </w:ins>
      <w:r w:rsidR="00CD4D45">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lt;sup&gt;1–4&lt;/sup&gt;","plainTextFormattedCitation":"1–4","previouslyFormattedCitation":"&lt;sup&gt;1–4&lt;/sup&gt;"},"properties":{"noteIndex":0},"schema":"https://github.com/citation-style-language/schema/raw/master/csl-citation.json"}</w:instrText>
      </w:r>
      <w:r w:rsidR="009071DF">
        <w:rPr>
          <w:rFonts w:eastAsia="Times New Roman"/>
          <w:b/>
        </w:rPr>
        <w:fldChar w:fldCharType="separate"/>
      </w:r>
      <w:r w:rsidR="009071DF" w:rsidRPr="009071DF">
        <w:rPr>
          <w:rFonts w:eastAsia="Times New Roman"/>
          <w:noProof/>
          <w:vertAlign w:val="superscript"/>
        </w:rPr>
        <w:t>1–4</w:t>
      </w:r>
      <w:ins w:id="21" w:author="Robbie Parks" w:date="2019-04-23T23:15:00Z">
        <w:r w:rsidR="009071DF">
          <w:rPr>
            <w:rFonts w:eastAsia="Times New Roman"/>
            <w:b/>
          </w:rPr>
          <w:fldChar w:fldCharType="end"/>
        </w:r>
      </w:ins>
      <w:del w:id="22" w:author="Robbie Parks" w:date="2019-04-23T23:15:00Z">
        <w:r w:rsidR="00283342" w:rsidDel="009071DF">
          <w:rPr>
            <w:rFonts w:eastAsia="Times New Roman"/>
            <w:b/>
          </w:rPr>
          <w:fldChar w:fldCharType="begin" w:fldLock="1"/>
        </w:r>
        <w:r w:rsidR="0081585C" w:rsidRPr="009071DF" w:rsidDel="009071DF">
          <w:rPr>
            <w:rFonts w:eastAsia="Times New Roman"/>
            <w:b/>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delInstrText>
        </w:r>
        <w:r w:rsidR="00283342" w:rsidDel="009071DF">
          <w:rPr>
            <w:rFonts w:eastAsia="Times New Roman"/>
            <w:b/>
          </w:rPr>
          <w:fldChar w:fldCharType="separate"/>
        </w:r>
        <w:r w:rsidR="00283342" w:rsidRPr="005C694B" w:rsidDel="009071DF">
          <w:rPr>
            <w:rFonts w:eastAsia="Times New Roman"/>
            <w:noProof/>
            <w:vertAlign w:val="superscript"/>
          </w:rPr>
          <w:delText>1</w:delText>
        </w:r>
        <w:r w:rsidR="00283342" w:rsidDel="009071DF">
          <w:rPr>
            <w:rFonts w:eastAsia="Times New Roman"/>
            <w:b/>
          </w:rPr>
          <w:fldChar w:fldCharType="end"/>
        </w:r>
      </w:del>
      <w:r w:rsidR="00283342">
        <w:rPr>
          <w:rFonts w:eastAsia="Times New Roman"/>
          <w:b/>
        </w:rPr>
        <w:t xml:space="preserve"> There is limited data on how such deviations affect deaths from different injuries, especially by type of injury, month of year, age and sex.</w:t>
      </w:r>
      <w:r w:rsidRPr="009A2853">
        <w:rPr>
          <w:rFonts w:eastAsia="Times New Roman"/>
          <w:b/>
        </w:rPr>
        <w:t xml:space="preserve"> </w:t>
      </w:r>
      <w:r w:rsidR="001F3CCB">
        <w:rPr>
          <w:rFonts w:eastAsia="Times New Roman"/>
          <w:b/>
        </w:rPr>
        <w:t>Here, we u</w:t>
      </w:r>
      <w:r w:rsidR="002B4DCB">
        <w:rPr>
          <w:rFonts w:eastAsia="Times New Roman"/>
          <w:b/>
        </w:rPr>
        <w:t>s</w:t>
      </w:r>
      <w:r w:rsidR="001F3CCB">
        <w:rPr>
          <w:rFonts w:eastAsia="Times New Roman"/>
          <w:b/>
        </w:rPr>
        <w:t>ed</w:t>
      </w:r>
      <w:r w:rsidR="002B4DCB">
        <w:rPr>
          <w:rFonts w:eastAsia="Times New Roman"/>
          <w:b/>
        </w:rPr>
        <w:t xml:space="preserve"> </w:t>
      </w:r>
      <w:r w:rsidR="001F3CCB">
        <w:rPr>
          <w:rFonts w:eastAsia="Times New Roman"/>
          <w:b/>
        </w:rPr>
        <w:t xml:space="preserve">data on </w:t>
      </w:r>
      <w:r w:rsidR="002B4DCB">
        <w:rPr>
          <w:rFonts w:eastAsia="Times New Roman"/>
          <w:b/>
        </w:rPr>
        <w:t xml:space="preserve">mortality and temperature </w:t>
      </w:r>
      <w:r w:rsidR="002B4DCB" w:rsidRPr="00620D06">
        <w:rPr>
          <w:rFonts w:eastAsia="Times New Roman"/>
          <w:b/>
        </w:rPr>
        <w:t>over a 37-year period (1980</w:t>
      </w:r>
      <w:r w:rsidR="00977586">
        <w:rPr>
          <w:rFonts w:eastAsia="Times New Roman"/>
          <w:b/>
        </w:rPr>
        <w:t>-</w:t>
      </w:r>
      <w:r w:rsidR="002B4DCB" w:rsidRPr="00620D06">
        <w:rPr>
          <w:rFonts w:eastAsia="Times New Roman"/>
          <w:b/>
        </w:rPr>
        <w:t>2016)</w:t>
      </w:r>
      <w:r w:rsidR="00106815">
        <w:rPr>
          <w:rFonts w:eastAsia="Times New Roman"/>
          <w:b/>
        </w:rPr>
        <w:t xml:space="preserve"> in</w:t>
      </w:r>
      <w:r w:rsidR="006F2FEB">
        <w:rPr>
          <w:rFonts w:eastAsia="Times New Roman"/>
          <w:b/>
        </w:rPr>
        <w:t xml:space="preserve"> </w:t>
      </w:r>
      <w:r w:rsidR="002B4DCB">
        <w:rPr>
          <w:rFonts w:eastAsia="Times New Roman"/>
          <w:b/>
        </w:rPr>
        <w:t xml:space="preserve">the </w:t>
      </w:r>
      <w:r w:rsidR="002C2EDC">
        <w:rPr>
          <w:rFonts w:eastAsia="Times New Roman"/>
          <w:b/>
        </w:rPr>
        <w:t xml:space="preserve">entire </w:t>
      </w:r>
      <w:r w:rsidR="002B4DCB">
        <w:rPr>
          <w:rFonts w:eastAsia="Times New Roman"/>
          <w:b/>
        </w:rPr>
        <w:t xml:space="preserve">contiguous </w:t>
      </w:r>
      <w:r w:rsidR="00C34D69">
        <w:rPr>
          <w:rFonts w:eastAsia="Times New Roman"/>
          <w:b/>
        </w:rPr>
        <w:t>USA</w:t>
      </w:r>
      <w:r w:rsidR="00106815">
        <w:rPr>
          <w:rFonts w:eastAsia="Times New Roman"/>
          <w:b/>
        </w:rPr>
        <w:t xml:space="preserve"> and</w:t>
      </w:r>
      <w:r w:rsidRPr="009A2853">
        <w:rPr>
          <w:rFonts w:eastAsia="Times New Roman"/>
          <w:b/>
        </w:rPr>
        <w:t xml:space="preserve"> formulated a Bayesian spatio</w:t>
      </w:r>
      <w:r w:rsidR="00A502C2">
        <w:rPr>
          <w:rFonts w:eastAsia="Times New Roman"/>
          <w:b/>
        </w:rPr>
        <w:t>-</w:t>
      </w:r>
      <w:r w:rsidRPr="009A2853">
        <w:rPr>
          <w:rFonts w:eastAsia="Times New Roman"/>
          <w:b/>
        </w:rPr>
        <w:t xml:space="preserve">temporal model to estimate how </w:t>
      </w:r>
      <w:r w:rsidR="00C34D69">
        <w:rPr>
          <w:rFonts w:eastAsia="Times New Roman"/>
          <w:b/>
        </w:rPr>
        <w:t>anomalous temperatures, defined as</w:t>
      </w:r>
      <w:r w:rsidR="00C34D69" w:rsidRPr="009A2853">
        <w:rPr>
          <w:rFonts w:eastAsia="Times New Roman"/>
          <w:b/>
        </w:rPr>
        <w:t xml:space="preserve"> </w:t>
      </w:r>
      <w:r w:rsidRPr="009A2853">
        <w:rPr>
          <w:rFonts w:eastAsia="Times New Roman"/>
          <w:b/>
        </w:rPr>
        <w:t xml:space="preserve">deviations from </w:t>
      </w:r>
      <w:r w:rsidR="00477F0B">
        <w:rPr>
          <w:rFonts w:eastAsia="Times New Roman"/>
          <w:b/>
        </w:rPr>
        <w:t xml:space="preserve">the </w:t>
      </w:r>
      <w:r w:rsidRPr="009A2853">
        <w:rPr>
          <w:rFonts w:eastAsia="Times New Roman"/>
          <w:b/>
        </w:rPr>
        <w:t xml:space="preserve">long-term </w:t>
      </w:r>
      <w:r w:rsidR="00477F0B">
        <w:rPr>
          <w:rFonts w:eastAsia="Times New Roman"/>
          <w:b/>
        </w:rPr>
        <w:t>norm</w:t>
      </w:r>
      <w:r w:rsidRPr="009A2853">
        <w:rPr>
          <w:rFonts w:eastAsia="Times New Roman"/>
          <w:b/>
        </w:rPr>
        <w:t xml:space="preserve"> of monthly temperature</w:t>
      </w:r>
      <w:r w:rsidR="00C34D69">
        <w:rPr>
          <w:rFonts w:eastAsia="Times New Roman"/>
          <w:b/>
        </w:rPr>
        <w:t>,</w:t>
      </w:r>
      <w:r w:rsidRPr="009A2853">
        <w:rPr>
          <w:rFonts w:eastAsia="Times New Roman"/>
          <w:b/>
        </w:rPr>
        <w:t xml:space="preserve"> affect </w:t>
      </w:r>
      <w:r w:rsidR="00BD5426">
        <w:rPr>
          <w:rFonts w:eastAsia="Times New Roman"/>
          <w:b/>
        </w:rPr>
        <w:t xml:space="preserve">deaths from </w:t>
      </w:r>
      <w:r w:rsidR="00106815">
        <w:rPr>
          <w:rFonts w:eastAsia="Times New Roman"/>
          <w:b/>
        </w:rPr>
        <w:t xml:space="preserve">different </w:t>
      </w:r>
      <w:ins w:id="23" w:author="Ezzati, Majid" w:date="2019-04-18T17:02:00Z">
        <w:r w:rsidR="00F57C38">
          <w:rPr>
            <w:rFonts w:eastAsia="Times New Roman"/>
            <w:b/>
          </w:rPr>
          <w:t>intentional (</w:t>
        </w:r>
      </w:ins>
      <w:ins w:id="24" w:author="Robbie Parks" w:date="2019-04-23T23:18:00Z">
        <w:r w:rsidR="009071DF" w:rsidRPr="009071DF">
          <w:rPr>
            <w:rFonts w:eastAsia="Times New Roman"/>
            <w:b/>
          </w:rPr>
          <w:t>transport, falls</w:t>
        </w:r>
      </w:ins>
      <w:ins w:id="25" w:author="Robbie Parks" w:date="2019-04-23T23:19:00Z">
        <w:r w:rsidR="009071DF">
          <w:rPr>
            <w:rFonts w:eastAsia="Times New Roman"/>
            <w:b/>
          </w:rPr>
          <w:t xml:space="preserve"> and </w:t>
        </w:r>
      </w:ins>
      <w:ins w:id="26" w:author="Robbie Parks" w:date="2019-04-23T23:18:00Z">
        <w:r w:rsidR="009071DF" w:rsidRPr="009071DF">
          <w:rPr>
            <w:rFonts w:eastAsia="Times New Roman"/>
            <w:b/>
          </w:rPr>
          <w:t>drownings</w:t>
        </w:r>
        <w:r w:rsidR="009071DF">
          <w:rPr>
            <w:rFonts w:eastAsia="Times New Roman"/>
            <w:b/>
          </w:rPr>
          <w:t xml:space="preserve">) </w:t>
        </w:r>
      </w:ins>
      <w:ins w:id="27" w:author="Ezzati, Majid" w:date="2019-04-18T17:02:00Z">
        <w:del w:id="28" w:author="Robbie Parks" w:date="2019-04-23T23:18:00Z">
          <w:r w:rsidR="00F57C38" w:rsidDel="009071DF">
            <w:rPr>
              <w:rFonts w:eastAsia="Times New Roman"/>
              <w:b/>
            </w:rPr>
            <w:delText xml:space="preserve">[[[list as we do in the main paper]]] </w:delText>
          </w:r>
        </w:del>
        <w:r w:rsidR="00F57C38">
          <w:rPr>
            <w:rFonts w:eastAsia="Times New Roman"/>
            <w:b/>
          </w:rPr>
          <w:t>and unintentional (</w:t>
        </w:r>
      </w:ins>
      <w:ins w:id="29" w:author="Robbie Parks" w:date="2019-04-23T23:19:00Z">
        <w:r w:rsidR="009071DF" w:rsidRPr="009071DF">
          <w:rPr>
            <w:rFonts w:eastAsia="Times New Roman"/>
            <w:b/>
          </w:rPr>
          <w:t>assault, and intentional self-harm</w:t>
        </w:r>
      </w:ins>
      <w:ins w:id="30" w:author="Ezzati, Majid" w:date="2019-04-18T17:02:00Z">
        <w:del w:id="31" w:author="Robbie Parks" w:date="2019-04-23T23:19:00Z">
          <w:r w:rsidR="00F57C38" w:rsidDel="009071DF">
            <w:rPr>
              <w:rFonts w:eastAsia="Times New Roman"/>
              <w:b/>
            </w:rPr>
            <w:delText>[[[list]]]</w:delText>
          </w:r>
        </w:del>
        <w:r w:rsidR="00F57C38">
          <w:rPr>
            <w:rFonts w:eastAsia="Times New Roman"/>
            <w:b/>
          </w:rPr>
          <w:t xml:space="preserve">) </w:t>
        </w:r>
      </w:ins>
      <w:r w:rsidRPr="009A2853">
        <w:rPr>
          <w:rFonts w:eastAsia="Times New Roman"/>
          <w:b/>
        </w:rPr>
        <w:t>injur</w:t>
      </w:r>
      <w:r w:rsidR="00BD5426">
        <w:rPr>
          <w:rFonts w:eastAsia="Times New Roman"/>
          <w:b/>
        </w:rPr>
        <w:t>ies</w:t>
      </w:r>
      <w:r w:rsidR="00106815">
        <w:rPr>
          <w:rFonts w:eastAsia="Times New Roman"/>
          <w:b/>
        </w:rPr>
        <w:t xml:space="preserve"> by age groups and sex</w:t>
      </w:r>
      <w:r w:rsidRPr="009A2853">
        <w:rPr>
          <w:rFonts w:eastAsia="Times New Roman"/>
          <w:b/>
        </w:rPr>
        <w:t xml:space="preserve">. </w:t>
      </w:r>
      <w:r w:rsidR="00283342">
        <w:rPr>
          <w:rFonts w:eastAsia="Times New Roman"/>
          <w:b/>
        </w:rPr>
        <w:t>We found</w:t>
      </w:r>
      <w:r w:rsidR="00100D87">
        <w:rPr>
          <w:rFonts w:eastAsia="Times New Roman"/>
          <w:b/>
        </w:rPr>
        <w:t xml:space="preserve"> </w:t>
      </w:r>
      <w:r w:rsidR="00AD1556">
        <w:rPr>
          <w:rFonts w:eastAsia="Times New Roman"/>
          <w:b/>
        </w:rPr>
        <w:t>that a</w:t>
      </w:r>
      <w:r w:rsidR="005B7992">
        <w:rPr>
          <w:rFonts w:eastAsia="Times New Roman"/>
          <w:b/>
        </w:rPr>
        <w:t xml:space="preserve"> 1°C anomalously warm year </w:t>
      </w:r>
      <w:r w:rsidR="007C09DB">
        <w:rPr>
          <w:rFonts w:eastAsia="Times New Roman"/>
          <w:b/>
        </w:rPr>
        <w:t>would</w:t>
      </w:r>
      <w:r w:rsidR="005B7992">
        <w:rPr>
          <w:rFonts w:eastAsia="Times New Roman"/>
          <w:b/>
        </w:rPr>
        <w:t xml:space="preserve"> </w:t>
      </w:r>
      <w:r w:rsidR="00283342">
        <w:rPr>
          <w:rFonts w:eastAsia="Times New Roman"/>
          <w:b/>
        </w:rPr>
        <w:t xml:space="preserve">be associated with an estimated </w:t>
      </w:r>
      <w:r w:rsidR="005B7992">
        <w:rPr>
          <w:rFonts w:eastAsia="Times New Roman"/>
          <w:b/>
        </w:rPr>
        <w:t xml:space="preserve">941 (95% credible interval </w:t>
      </w:r>
      <w:r w:rsidR="009C48DE">
        <w:rPr>
          <w:rFonts w:eastAsia="Times New Roman"/>
          <w:b/>
        </w:rPr>
        <w:t>831</w:t>
      </w:r>
      <w:r w:rsidR="00C34D69">
        <w:rPr>
          <w:rFonts w:eastAsia="Times New Roman"/>
          <w:b/>
        </w:rPr>
        <w:t>-</w:t>
      </w:r>
      <w:r w:rsidR="009C48DE">
        <w:rPr>
          <w:rFonts w:eastAsia="Times New Roman"/>
          <w:b/>
        </w:rPr>
        <w:t>1053)</w:t>
      </w:r>
      <w:r w:rsidR="00BB3506">
        <w:rPr>
          <w:rFonts w:eastAsia="Times New Roman"/>
          <w:b/>
        </w:rPr>
        <w:t xml:space="preserve"> </w:t>
      </w:r>
      <w:r w:rsidR="00283342">
        <w:rPr>
          <w:rFonts w:eastAsia="Times New Roman"/>
          <w:b/>
        </w:rPr>
        <w:t>additional</w:t>
      </w:r>
      <w:r w:rsidR="00D25AD3">
        <w:rPr>
          <w:rFonts w:eastAsia="Times New Roman"/>
          <w:b/>
        </w:rPr>
        <w:t xml:space="preserve"> injury deaths</w:t>
      </w:r>
      <w:r w:rsidR="00C34D69">
        <w:rPr>
          <w:rFonts w:eastAsia="Times New Roman"/>
          <w:b/>
        </w:rPr>
        <w:t xml:space="preserve"> in the contiguous USA</w:t>
      </w:r>
      <w:r w:rsidR="00283342">
        <w:rPr>
          <w:rFonts w:eastAsia="Times New Roman"/>
          <w:b/>
        </w:rPr>
        <w:t xml:space="preserve">. </w:t>
      </w:r>
      <w:r w:rsidR="008717EE">
        <w:rPr>
          <w:rFonts w:eastAsia="Times New Roman"/>
          <w:b/>
        </w:rPr>
        <w:t xml:space="preserve">87% </w:t>
      </w:r>
      <w:r w:rsidR="007617BF">
        <w:rPr>
          <w:rFonts w:eastAsia="Times New Roman"/>
          <w:b/>
        </w:rPr>
        <w:t>of deaths</w:t>
      </w:r>
      <w:r w:rsidR="00C34D69">
        <w:rPr>
          <w:rFonts w:eastAsia="Times New Roman"/>
          <w:b/>
        </w:rPr>
        <w:t xml:space="preserve"> would occur</w:t>
      </w:r>
      <w:r w:rsidR="007617BF">
        <w:rPr>
          <w:rFonts w:eastAsia="Times New Roman"/>
          <w:b/>
        </w:rPr>
        <w:t xml:space="preserve"> </w:t>
      </w:r>
      <w:r w:rsidR="008717EE">
        <w:rPr>
          <w:rFonts w:eastAsia="Times New Roman"/>
          <w:b/>
        </w:rPr>
        <w:t>in males</w:t>
      </w:r>
      <w:r w:rsidR="00C34D69">
        <w:rPr>
          <w:rFonts w:eastAsia="Times New Roman"/>
          <w:b/>
        </w:rPr>
        <w:t>,</w:t>
      </w:r>
      <w:r w:rsidR="00D006C2">
        <w:rPr>
          <w:rFonts w:eastAsia="Times New Roman"/>
          <w:b/>
        </w:rPr>
        <w:t xml:space="preserve"> </w:t>
      </w:r>
      <w:r w:rsidR="005C3355">
        <w:rPr>
          <w:rFonts w:eastAsia="Times New Roman"/>
          <w:b/>
        </w:rPr>
        <w:t>concentrated</w:t>
      </w:r>
      <w:r w:rsidR="00C34D69">
        <w:rPr>
          <w:rFonts w:eastAsia="Times New Roman"/>
          <w:b/>
        </w:rPr>
        <w:t xml:space="preserve"> mostly</w:t>
      </w:r>
      <w:r w:rsidR="005C3355">
        <w:rPr>
          <w:rFonts w:eastAsia="Times New Roman"/>
          <w:b/>
        </w:rPr>
        <w:t xml:space="preserve"> in adolescent to middle ages</w:t>
      </w:r>
      <w:r w:rsidR="00EC54F7">
        <w:rPr>
          <w:rFonts w:eastAsia="Times New Roman"/>
          <w:b/>
        </w:rPr>
        <w:t xml:space="preserve">. These </w:t>
      </w:r>
      <w:r w:rsidR="00BD6674">
        <w:rPr>
          <w:rFonts w:eastAsia="Times New Roman"/>
          <w:b/>
        </w:rPr>
        <w:t xml:space="preserve">excess </w:t>
      </w:r>
      <w:r w:rsidR="00EC54F7">
        <w:rPr>
          <w:rFonts w:eastAsia="Times New Roman"/>
          <w:b/>
        </w:rPr>
        <w:t>deaths would</w:t>
      </w:r>
      <w:r w:rsidR="008717EE">
        <w:rPr>
          <w:rFonts w:eastAsia="Times New Roman"/>
          <w:b/>
        </w:rPr>
        <w:t xml:space="preserve"> </w:t>
      </w:r>
      <w:r w:rsidR="00D25AD3">
        <w:rPr>
          <w:rFonts w:eastAsia="Times New Roman"/>
          <w:b/>
        </w:rPr>
        <w:t>comprise of increases in drowning, transport injuries, assault and intentional self-harm</w:t>
      </w:r>
      <w:r w:rsidR="00C34D69">
        <w:rPr>
          <w:rFonts w:eastAsia="Times New Roman"/>
          <w:b/>
        </w:rPr>
        <w:t>,</w:t>
      </w:r>
      <w:r w:rsidR="00D25AD3">
        <w:rPr>
          <w:rFonts w:eastAsia="Times New Roman"/>
          <w:b/>
        </w:rPr>
        <w:t xml:space="preserve"> offset </w:t>
      </w:r>
      <w:r w:rsidR="00106815">
        <w:rPr>
          <w:rFonts w:eastAsia="Times New Roman"/>
          <w:b/>
        </w:rPr>
        <w:t xml:space="preserve">partly </w:t>
      </w:r>
      <w:r w:rsidR="00D25AD3">
        <w:rPr>
          <w:rFonts w:eastAsia="Times New Roman"/>
          <w:b/>
        </w:rPr>
        <w:t>by a</w:t>
      </w:r>
      <w:r w:rsidR="00EC54F7">
        <w:rPr>
          <w:rFonts w:eastAsia="Times New Roman"/>
          <w:b/>
        </w:rPr>
        <w:t xml:space="preserve">n overall </w:t>
      </w:r>
      <w:r w:rsidR="00D25AD3">
        <w:rPr>
          <w:rFonts w:eastAsia="Times New Roman"/>
          <w:b/>
        </w:rPr>
        <w:t xml:space="preserve">decline </w:t>
      </w:r>
      <w:r w:rsidR="00D447B4">
        <w:rPr>
          <w:rFonts w:eastAsia="Times New Roman"/>
          <w:b/>
        </w:rPr>
        <w:t xml:space="preserve">in </w:t>
      </w:r>
      <w:r w:rsidR="00C34D69">
        <w:rPr>
          <w:rFonts w:eastAsia="Times New Roman"/>
          <w:b/>
        </w:rPr>
        <w:t xml:space="preserve">deaths from </w:t>
      </w:r>
      <w:r w:rsidR="00D25AD3">
        <w:rPr>
          <w:rFonts w:eastAsia="Times New Roman"/>
          <w:b/>
        </w:rPr>
        <w:t>falls</w:t>
      </w:r>
      <w:r w:rsidR="00283342">
        <w:rPr>
          <w:rFonts w:eastAsia="Times New Roman"/>
          <w:b/>
        </w:rPr>
        <w:t xml:space="preserve"> in older ages</w:t>
      </w:r>
      <w:r w:rsidR="008717EE">
        <w:rPr>
          <w:rFonts w:eastAsia="Times New Roman"/>
          <w:b/>
        </w:rPr>
        <w:t xml:space="preserve">. </w:t>
      </w:r>
      <w:r w:rsidR="0021470F">
        <w:rPr>
          <w:rFonts w:eastAsia="Times New Roman"/>
          <w:b/>
        </w:rPr>
        <w:t>The findings</w:t>
      </w:r>
      <w:r w:rsidR="0075249E">
        <w:rPr>
          <w:rFonts w:eastAsia="Times New Roman"/>
          <w:b/>
        </w:rPr>
        <w:t xml:space="preserve"> </w:t>
      </w:r>
      <w:r w:rsidR="00FA29A5">
        <w:rPr>
          <w:rFonts w:eastAsia="Times New Roman"/>
          <w:b/>
        </w:rPr>
        <w:t>demonstrate</w:t>
      </w:r>
      <w:r w:rsidR="007F58E8">
        <w:rPr>
          <w:rFonts w:eastAsia="Times New Roman"/>
          <w:b/>
        </w:rPr>
        <w:t xml:space="preserve"> the need</w:t>
      </w:r>
      <w:r w:rsidR="0075249E">
        <w:rPr>
          <w:rFonts w:eastAsia="Times New Roman"/>
          <w:b/>
        </w:rPr>
        <w:t xml:space="preserve"> </w:t>
      </w:r>
      <w:r w:rsidR="00431D95">
        <w:rPr>
          <w:rFonts w:eastAsia="Times New Roman"/>
          <w:b/>
        </w:rPr>
        <w:t xml:space="preserve">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106815">
        <w:rPr>
          <w:rFonts w:eastAsia="Times New Roman"/>
          <w:b/>
        </w:rPr>
        <w:t>, especially as these episodes increase with global climate change</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29BC4D13"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ins w:id="32" w:author="Robbie Parks" w:date="2019-04-23T23:24:00Z">
        <w:r w:rsidR="00CD4D45">
          <w:rPr>
            <w:rFonts w:eastAsia="Times New Roman"/>
            <w:b/>
          </w:rPr>
          <w:fldChar w:fldCharType="begin" w:fldLock="1"/>
        </w:r>
      </w:ins>
      <w:r w:rsidR="00CD4D45">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operties":{"noteIndex":0},"schema":"https://github.com/citation-style-language/schema/raw/master/csl-citation.json"}</w:instrText>
      </w:r>
      <w:r w:rsidR="00CD4D45">
        <w:rPr>
          <w:rFonts w:eastAsia="Times New Roman"/>
          <w:b/>
        </w:rPr>
        <w:fldChar w:fldCharType="separate"/>
      </w:r>
      <w:r w:rsidR="00CD4D45" w:rsidRPr="00CD4D45">
        <w:rPr>
          <w:rFonts w:eastAsia="Times New Roman"/>
          <w:noProof/>
          <w:vertAlign w:val="superscript"/>
        </w:rPr>
        <w:t>3–5</w:t>
      </w:r>
      <w:ins w:id="33" w:author="Robbie Parks" w:date="2019-04-23T23:24:00Z">
        <w:r w:rsidR="00CD4D45">
          <w:rPr>
            <w:rFonts w:eastAsia="Times New Roman"/>
            <w:b/>
          </w:rPr>
          <w:fldChar w:fldCharType="end"/>
        </w:r>
      </w:ins>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w:t>
      </w:r>
      <w:r w:rsidR="00BB01F9">
        <w:rPr>
          <w:color w:val="000000" w:themeColor="text1"/>
        </w:rPr>
        <w:t>,</w:t>
      </w:r>
      <w:r>
        <w:rPr>
          <w:color w:val="000000" w:themeColor="text1"/>
        </w:rPr>
        <w:t xml:space="preserve"> and cardiorespiratory and other chronic diseases.</w:t>
      </w:r>
      <w:r>
        <w:rPr>
          <w:color w:val="000000" w:themeColor="text1"/>
        </w:rPr>
        <w:fldChar w:fldCharType="begin" w:fldLock="1"/>
      </w:r>
      <w:r w:rsidR="00447303">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2–7&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81585C">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8–10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447303">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11,12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 Our aim was to evaluate how deaths from </w:t>
      </w:r>
      <w:r>
        <w:rPr>
          <w:color w:val="000000" w:themeColor="text1"/>
        </w:rPr>
        <w:lastRenderedPageBreak/>
        <w:t>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4EA5E0C9"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00B27D4F">
        <w:rPr>
          <w:color w:val="000000" w:themeColor="text1"/>
        </w:rPr>
        <w:t xml:space="preserve"> injury</w:t>
      </w:r>
      <w:r w:rsidRPr="00262BFD">
        <w:rPr>
          <w:color w:val="000000" w:themeColor="text1"/>
        </w:rPr>
        <w:t xml:space="preserve"> deaths</w:t>
      </w:r>
      <w:r>
        <w:rPr>
          <w:color w:val="000000" w:themeColor="text1"/>
        </w:rPr>
        <w:t xml:space="preserve"> in the</w:t>
      </w:r>
      <w:r w:rsidR="00B27D4F">
        <w:rPr>
          <w:color w:val="000000" w:themeColor="text1"/>
        </w:rPr>
        <w:t xml:space="preserve"> contiguous</w:t>
      </w:r>
      <w:r>
        <w:rPr>
          <w:color w:val="000000" w:themeColor="text1"/>
        </w:rPr>
        <w:t xml:space="preserv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w:t>
      </w:r>
      <w:r>
        <w:rPr>
          <w:color w:val="000000" w:themeColor="text1"/>
        </w:rPr>
        <w:t xml:space="preserve">. </w:t>
      </w:r>
      <w:r w:rsidR="00E15CE2">
        <w:rPr>
          <w:color w:val="000000" w:themeColor="text1"/>
        </w:rPr>
        <w:t>During this period</w:t>
      </w:r>
      <w:r>
        <w:rPr>
          <w:color w:val="000000" w:themeColor="text1"/>
        </w:rPr>
        <w:t xml:space="preserve">,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w:t>
      </w:r>
    </w:p>
    <w:p w14:paraId="67218FAC" w14:textId="77777777" w:rsidR="0065196B" w:rsidRDefault="0065196B" w:rsidP="0065196B">
      <w:pPr>
        <w:spacing w:line="480" w:lineRule="auto"/>
        <w:jc w:val="both"/>
        <w:rPr>
          <w:color w:val="000000" w:themeColor="text1"/>
        </w:rPr>
      </w:pPr>
    </w:p>
    <w:p w14:paraId="0D91B651" w14:textId="6D1D3A8C" w:rsidR="0065196B" w:rsidRDefault="00B178F9" w:rsidP="0065196B">
      <w:pPr>
        <w:spacing w:line="480" w:lineRule="auto"/>
        <w:jc w:val="both"/>
      </w:pPr>
      <w:r>
        <w:rPr>
          <w:color w:val="000000" w:themeColor="text1"/>
        </w:rPr>
        <w:t>I</w:t>
      </w:r>
      <w:r w:rsidR="0065196B">
        <w:rPr>
          <w:color w:val="000000" w:themeColor="text1"/>
        </w:rPr>
        <w:t>njuries</w:t>
      </w:r>
      <w:r>
        <w:rPr>
          <w:color w:val="000000" w:themeColor="text1"/>
        </w:rPr>
        <w:t xml:space="preserve"> from transport</w:t>
      </w:r>
      <w:r w:rsidR="0065196B">
        <w:rPr>
          <w:color w:val="000000" w:themeColor="text1"/>
        </w:rPr>
        <w:t xml:space="preserve">, falls, drownings, assault, and intentional self-harm accounted for 79.0% of injury deaths in males and 72.1% in females. The remainder were from a heterogeneous group of “other unintentional injuries” (Figure </w:t>
      </w:r>
      <w:r w:rsidR="0065196B" w:rsidRPr="00214145">
        <w:rPr>
          <w:color w:val="000000" w:themeColor="text1"/>
        </w:rPr>
        <w:t>1</w:t>
      </w:r>
      <w:r w:rsidR="0065196B">
        <w:rPr>
          <w:color w:val="000000" w:themeColor="text1"/>
        </w:rPr>
        <w:t xml:space="preserve">), within which </w:t>
      </w:r>
      <w:r w:rsidR="0065196B">
        <w:t>t</w:t>
      </w:r>
      <w:r w:rsidR="0065196B" w:rsidRPr="00091E0C">
        <w:t>he</w:t>
      </w:r>
      <w:r w:rsidR="0065196B">
        <w:t xml:space="preserve"> type of injury that led to death varied</w:t>
      </w:r>
      <w:r w:rsidR="0065196B" w:rsidRPr="00091E0C">
        <w:t xml:space="preserve"> by sex</w:t>
      </w:r>
      <w:r w:rsidR="0065196B" w:rsidRPr="00F53433">
        <w:t xml:space="preserve"> </w:t>
      </w:r>
      <w:r w:rsidR="0065196B" w:rsidRPr="00091E0C">
        <w:t>and age group.</w:t>
      </w:r>
      <w:r w:rsidR="0065196B">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0065196B" w:rsidRPr="00091E0C">
        <w:t xml:space="preserve"> </w:t>
      </w:r>
    </w:p>
    <w:p w14:paraId="2A0C0C6E" w14:textId="77777777" w:rsidR="0065196B" w:rsidRPr="003017A9" w:rsidRDefault="0065196B" w:rsidP="0065196B">
      <w:pPr>
        <w:spacing w:line="480" w:lineRule="auto"/>
        <w:jc w:val="both"/>
      </w:pPr>
    </w:p>
    <w:p w14:paraId="2B45AAFC" w14:textId="2858AD37"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w:t>
      </w:r>
      <w:ins w:id="34" w:author="Ezzati, Majid" w:date="2019-04-18T10:42:00Z">
        <w:r w:rsidR="00624F5B">
          <w:t xml:space="preserve">, although assault deaths </w:t>
        </w:r>
        <w:del w:id="35" w:author="Robbie Parks" w:date="2019-04-24T00:15:00Z">
          <w:r w:rsidR="00624F5B" w:rsidDel="00984FB4">
            <w:delText xml:space="preserve">may </w:delText>
          </w:r>
        </w:del>
        <w:r w:rsidR="00624F5B">
          <w:t>have shown</w:t>
        </w:r>
      </w:ins>
      <w:ins w:id="36" w:author="Ezzati, Majid" w:date="2019-04-18T10:43:00Z">
        <w:r w:rsidR="00624F5B">
          <w:t xml:space="preserve"> a recent increase since 20</w:t>
        </w:r>
      </w:ins>
      <w:ins w:id="37" w:author="Robbie Parks" w:date="2019-04-23T23:34:00Z">
        <w:r w:rsidR="000A6CF4">
          <w:t>14</w:t>
        </w:r>
      </w:ins>
      <w:ins w:id="38" w:author="Ezzati, Majid" w:date="2019-04-18T10:43:00Z">
        <w:del w:id="39" w:author="Robbie Parks" w:date="2019-04-23T23:34:00Z">
          <w:r w:rsidR="00624F5B" w:rsidDel="000A6CF4">
            <w:delText>XX</w:delText>
          </w:r>
        </w:del>
      </w:ins>
      <w:r>
        <w:t xml:space="preserve">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 xml:space="preserve">which </w:t>
      </w:r>
      <w:r>
        <w:lastRenderedPageBreak/>
        <w:t>declined by over</w:t>
      </w:r>
      <w:r w:rsidRPr="003017A9">
        <w:t xml:space="preserve"> 50% from 1980</w:t>
      </w:r>
      <w:r>
        <w:t xml:space="preserve"> to </w:t>
      </w:r>
      <w:r w:rsidRPr="003017A9">
        <w:t>2016. Age-standardised death rates for transport</w:t>
      </w:r>
      <w:r w:rsidR="009B7D89">
        <w:t xml:space="preserve"> injuries</w:t>
      </w:r>
      <w:r w:rsidRPr="003017A9">
        <w:t xml:space="preserve"> and drownings</w:t>
      </w:r>
      <w:r>
        <w:t xml:space="preserve"> peaked in summer months but</w:t>
      </w:r>
      <w:r w:rsidRPr="003017A9">
        <w:t xml:space="preserve"> </w:t>
      </w:r>
      <w:r>
        <w:t>deaths from o</w:t>
      </w:r>
      <w:r w:rsidRPr="003017A9">
        <w:t>ther</w:t>
      </w:r>
      <w:r>
        <w:t xml:space="preserve"> major injuries</w:t>
      </w:r>
      <w:r w:rsidRPr="003017A9">
        <w:t xml:space="preserve">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6B74068D"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sidR="0081585C">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8,13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CD4D45">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1,6,7,14,15&lt;/sup&gt;","plainTextFormattedCitation":"1,6,7,14,15","previouslyFormattedCitation":"&lt;sup&gt;1,6,7,14,15&lt;/sup&gt;"},"properties":{"noteIndex":0},"schema":"https://github.com/citation-style-language/schema/raw/master/csl-citation.json"}</w:instrText>
      </w:r>
      <w:r w:rsidRPr="00636C9B">
        <w:rPr>
          <w:color w:val="000000" w:themeColor="text1"/>
        </w:rPr>
        <w:fldChar w:fldCharType="separate"/>
      </w:r>
      <w:r w:rsidR="00CD4D45" w:rsidRPr="00CD4D45">
        <w:rPr>
          <w:noProof/>
          <w:color w:val="000000" w:themeColor="text1"/>
          <w:vertAlign w:val="superscript"/>
        </w:rPr>
        <w:t>1,6,7,14,15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28152D05" w14:textId="77777777" w:rsidR="00DD4894" w:rsidRDefault="00DD4894" w:rsidP="00DD4894">
      <w:pPr>
        <w:spacing w:line="480" w:lineRule="auto"/>
        <w:jc w:val="both"/>
        <w:rPr>
          <w:color w:val="000000" w:themeColor="text1"/>
        </w:rPr>
      </w:pPr>
      <w:r>
        <w:rPr>
          <w:color w:val="000000" w:themeColor="text1"/>
        </w:rPr>
        <w:t>We first defined a measure of anomalous temperature for each state and month relative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F6CD49C" w14:textId="77777777" w:rsidR="00DD4894" w:rsidRDefault="00DD4894" w:rsidP="00DD4894">
      <w:pPr>
        <w:spacing w:line="480" w:lineRule="auto"/>
        <w:jc w:val="both"/>
        <w:rPr>
          <w:color w:val="000000" w:themeColor="text1"/>
        </w:rPr>
      </w:pPr>
    </w:p>
    <w:p w14:paraId="1D253C91" w14:textId="77777777" w:rsidR="00DD4894" w:rsidRDefault="00DD4894" w:rsidP="00DD4894">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w:t>
      </w:r>
      <w:r>
        <w:rPr>
          <w:color w:val="000000" w:themeColor="text1"/>
        </w:rPr>
        <w:lastRenderedPageBreak/>
        <w:t>month-specific random intercepts, and for their long-term trends. These terms together remove the effects of space and time varying factors other than temperature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38913CA0" w14:textId="77777777" w:rsidR="00DD4894" w:rsidRDefault="00DD4894" w:rsidP="00DD4894">
      <w:pPr>
        <w:spacing w:line="480" w:lineRule="auto"/>
        <w:jc w:val="both"/>
      </w:pPr>
    </w:p>
    <w:p w14:paraId="36CF9793" w14:textId="77777777" w:rsidR="00DD4894" w:rsidRDefault="00DD4894" w:rsidP="00DD4894">
      <w:pPr>
        <w:spacing w:line="480" w:lineRule="auto"/>
        <w:jc w:val="both"/>
      </w:pPr>
      <w:r>
        <w:t>Based on these calculations,</w:t>
      </w:r>
      <w:r w:rsidRPr="004326BD">
        <w:t xml:space="preserve"> there would be an </w:t>
      </w:r>
      <w:r>
        <w:t xml:space="preserve">estimated </w:t>
      </w:r>
      <w:r w:rsidRPr="004326BD">
        <w:t>941 (</w:t>
      </w:r>
      <w:r w:rsidRPr="00C60C27">
        <w:t xml:space="preserve">95% </w:t>
      </w:r>
      <w:r w:rsidRPr="000A651A">
        <w:t>credible interval</w:t>
      </w:r>
      <w:r w:rsidRPr="00C60C27">
        <w:t xml:space="preserve"> 831, 1</w:t>
      </w:r>
      <w:r>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in each year in which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expected to decline in a warmer year</w:t>
      </w:r>
      <w:r w:rsidRPr="003017A9">
        <w:t>.</w:t>
      </w:r>
      <w:r>
        <w:t xml:space="preserve"> </w:t>
      </w:r>
    </w:p>
    <w:p w14:paraId="54F6A6E3" w14:textId="77777777" w:rsidR="00DD4894" w:rsidRPr="00EF44EF" w:rsidRDefault="00DD4894" w:rsidP="00DD4894">
      <w:pPr>
        <w:spacing w:line="480" w:lineRule="auto"/>
        <w:jc w:val="both"/>
      </w:pPr>
    </w:p>
    <w:p w14:paraId="156D2D0E" w14:textId="77777777" w:rsidR="00DD4894" w:rsidRDefault="00DD4894" w:rsidP="00DD4894">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25-34 year old men </w:t>
      </w:r>
      <w:r w:rsidRPr="003017A9">
        <w:t xml:space="preserve">versus </w:t>
      </w:r>
      <w:r>
        <w:t>0.23% (-0.28, 0.76) for women of the same age</w:t>
      </w:r>
      <w:r w:rsidRPr="003017A9">
        <w:t>)</w:t>
      </w:r>
      <w:r>
        <w:t xml:space="preserve"> (Supplementary Figure 1).</w:t>
      </w:r>
    </w:p>
    <w:p w14:paraId="18663CB8" w14:textId="77777777" w:rsidR="00DD4894" w:rsidRPr="00886AE3" w:rsidRDefault="00DD4894" w:rsidP="00DD4894">
      <w:pPr>
        <w:spacing w:line="480" w:lineRule="auto"/>
        <w:jc w:val="both"/>
        <w:rPr>
          <w:rFonts w:eastAsia="Times New Roman"/>
          <w:color w:val="000000"/>
        </w:rPr>
      </w:pPr>
    </w:p>
    <w:p w14:paraId="25340F06" w14:textId="77777777" w:rsidR="00DD4894" w:rsidRDefault="00DD4894" w:rsidP="00DD4894">
      <w:pPr>
        <w:spacing w:line="480" w:lineRule="auto"/>
        <w:jc w:val="both"/>
      </w:pPr>
      <w:r>
        <w:lastRenderedPageBreak/>
        <w:t>While there are no previous studies of how deviations</w:t>
      </w:r>
      <w:r w:rsidRPr="004D0AE0">
        <w:t xml:space="preserve"> </w:t>
      </w:r>
      <w:r>
        <w:t xml:space="preserve">of monthly temperature from long-term norm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Pr>
          <w:bCs/>
          <w:color w:val="000000" w:themeColor="text1"/>
        </w:rPr>
        <w:fldChar w:fldCharType="begin" w:fldLock="1"/>
      </w:r>
      <w:r>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8&lt;/sup&gt;"},"properties":{"noteIndex":0},"schema":"https://github.com/citation-style-language/schema/raw/master/csl-citation.json"}</w:instrText>
      </w:r>
      <w:r>
        <w:rPr>
          <w:bCs/>
          <w:color w:val="000000" w:themeColor="text1"/>
        </w:rPr>
        <w:fldChar w:fldCharType="separate"/>
      </w:r>
      <w:r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Pr="00886AE3">
        <w:t>.</w:t>
      </w:r>
      <w:r>
        <w:fldChar w:fldCharType="begin" w:fldLock="1"/>
      </w:r>
      <w: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9&lt;/sup&gt;"},"properties":{"noteIndex":0},"schema":"https://github.com/citation-style-language/schema/raw/master/csl-citation.json"}</w:instrText>
      </w:r>
      <w:r>
        <w:fldChar w:fldCharType="separate"/>
      </w:r>
      <w:r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10&lt;/sup&gt;"},"properties":{"noteIndex":0},"schema":"https://github.com/citation-style-language/schema/raw/master/csl-citation.json"}</w:instrText>
      </w:r>
      <w:r>
        <w:fldChar w:fldCharType="separate"/>
      </w:r>
      <w:r w:rsidRPr="005C694B">
        <w:rPr>
          <w:noProof/>
          <w:vertAlign w:val="superscript"/>
        </w:rPr>
        <w:t>10</w:t>
      </w:r>
      <w:r>
        <w:fldChar w:fldCharType="end"/>
      </w:r>
      <w:r>
        <w:t xml:space="preserve"> </w:t>
      </w:r>
    </w:p>
    <w:p w14:paraId="59312B26" w14:textId="77777777" w:rsidR="00DD4894" w:rsidRDefault="00DD4894" w:rsidP="00DD4894">
      <w:pPr>
        <w:spacing w:line="480" w:lineRule="auto"/>
        <w:jc w:val="both"/>
        <w:rPr>
          <w:color w:val="000000" w:themeColor="text1"/>
        </w:rPr>
      </w:pPr>
    </w:p>
    <w:p w14:paraId="4E514611" w14:textId="77777777" w:rsidR="00DD4894" w:rsidRDefault="00DD4894" w:rsidP="00DD4894">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w:t>
      </w:r>
      <w:r w:rsidRPr="00636C9B">
        <w:t xml:space="preserve"> </w:t>
      </w:r>
      <w:r>
        <w:t>for males occur i</w:t>
      </w:r>
      <w:r w:rsidRPr="00636C9B">
        <w:t xml:space="preserve">n natural water, </w:t>
      </w:r>
      <w:r>
        <w:t xml:space="preserve">compared to about quarter </w:t>
      </w:r>
      <w:r w:rsidRPr="00636C9B">
        <w:t>for females</w:t>
      </w:r>
      <w:r>
        <w:t>,</w:t>
      </w:r>
      <w:r w:rsidRPr="00636C9B">
        <w:fldChar w:fldCharType="begin" w:fldLock="1"/>
      </w:r>
      <w: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16&lt;/sup&gt;"},"properties":{"noteIndex":0},"schema":"https://github.com/citation-style-language/schema/raw/master/csl-citation.json"}</w:instrText>
      </w:r>
      <w:r w:rsidRPr="00636C9B">
        <w:fldChar w:fldCharType="separate"/>
      </w:r>
      <w:r w:rsidRPr="005C694B">
        <w:rPr>
          <w:noProof/>
          <w:vertAlign w:val="superscript"/>
        </w:rPr>
        <w:t>16</w:t>
      </w:r>
      <w:r w:rsidRPr="00636C9B">
        <w:fldChar w:fldCharType="end"/>
      </w:r>
      <w:r>
        <w:t xml:space="preserve"> which may lead to a larger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17–19&lt;/sup&gt;"},"properties":{"noteIndex":0},"schema":"https://github.com/citation-style-language/schema/raw/master/csl-citation.json"}</w:instrText>
      </w:r>
      <w:r>
        <w:fldChar w:fldCharType="separate"/>
      </w:r>
      <w:r w:rsidRPr="005C694B">
        <w:rPr>
          <w:noProof/>
          <w:vertAlign w:val="superscript"/>
        </w:rPr>
        <w:t>17–19</w:t>
      </w:r>
      <w:r>
        <w:fldChar w:fldCharType="end"/>
      </w:r>
    </w:p>
    <w:p w14:paraId="1EF9DE48" w14:textId="77777777" w:rsidR="00DD4894" w:rsidRDefault="00DD4894" w:rsidP="00DD4894">
      <w:pPr>
        <w:spacing w:line="480" w:lineRule="auto"/>
        <w:jc w:val="both"/>
      </w:pPr>
    </w:p>
    <w:p w14:paraId="4D6E52EF" w14:textId="6EEEEB44"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81585C">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81585C">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24&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447303">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25&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 xml:space="preserve">experience a larger proportional rise in </w:t>
      </w:r>
      <w:r w:rsidR="00D55813">
        <w:t xml:space="preserve">deaths from </w:t>
      </w:r>
      <w:r>
        <w:t>transport</w:t>
      </w:r>
      <w:r w:rsidRPr="00283E06">
        <w:t xml:space="preserve"> than older ages</w:t>
      </w:r>
      <w:r>
        <w:t xml:space="preserve"> when temperatures are anomalously warm. Lastly, </w:t>
      </w:r>
      <w:r>
        <w:lastRenderedPageBreak/>
        <w:t>warmer temperatures generally increase road traffic in North America;</w:t>
      </w:r>
      <w:r>
        <w:fldChar w:fldCharType="begin" w:fldLock="1"/>
      </w:r>
      <w:r w:rsidR="00447303">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26–29&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447303">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30&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6DDF1DF2" w:rsidR="0065196B" w:rsidRPr="00542390" w:rsidRDefault="0065196B" w:rsidP="0065196B">
      <w:pPr>
        <w:spacing w:line="480" w:lineRule="auto"/>
        <w:jc w:val="both"/>
        <w:rPr>
          <w:i/>
          <w:color w:val="000000" w:themeColor="text1"/>
        </w:rPr>
      </w:pPr>
      <w: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fldChar w:fldCharType="begin" w:fldLock="1"/>
      </w:r>
      <w:r w:rsidR="0081585C">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31,32&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81585C">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33,34&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rsidR="00D55813">
        <w:t xml:space="preserve"> </w:t>
      </w:r>
      <w:r>
        <w:t>Regarding intentional self-harm, higher temperature has been hypothesised as associated with higher levels of distress in younger people.</w:t>
      </w:r>
      <w:r>
        <w:fldChar w:fldCharType="begin" w:fldLock="1"/>
      </w:r>
      <w:r w:rsidR="0081585C">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81585C">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36&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w:t>
      </w:r>
      <w:r w:rsidR="00D55813">
        <w:t>sex</w:t>
      </w:r>
      <w:r>
        <w:t>, as indicated by our results.</w:t>
      </w:r>
    </w:p>
    <w:p w14:paraId="0F3CC6A2" w14:textId="77777777" w:rsidR="0065196B" w:rsidRPr="00794D7E" w:rsidRDefault="0065196B" w:rsidP="0065196B">
      <w:pPr>
        <w:spacing w:line="480" w:lineRule="auto"/>
        <w:jc w:val="both"/>
      </w:pPr>
    </w:p>
    <w:p w14:paraId="299CDFDD" w14:textId="6216237D" w:rsidR="0065196B" w:rsidRPr="002A2E8D" w:rsidRDefault="0065196B" w:rsidP="0065196B">
      <w:pPr>
        <w:spacing w:line="480" w:lineRule="auto"/>
        <w:jc w:val="both"/>
      </w:pPr>
      <w:r>
        <w:t>The major strength of our study is that we have comprehensively modelled the association of temperature anomaly with injury by type of injury, month, age group and sex. Our measure of temperature anomaly internalises long-term historical experience of each state, and is closer to what climate change may bring about than solely examining daily episo</w:t>
      </w:r>
      <w:r w:rsidR="00C822C2">
        <w:t>des,</w:t>
      </w:r>
      <w:r>
        <w:t xml:space="preserve"> or average temperature to which people have adapted. To utilise this metric, we integrated two large disparate national datasets on mortality (US vital statistics) and meteorology (ERA-Interim</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00CBCD26" w:rsidR="0065196B" w:rsidRPr="00254463" w:rsidRDefault="0065196B" w:rsidP="0065196B">
      <w:pPr>
        <w:spacing w:line="480" w:lineRule="auto"/>
        <w:jc w:val="both"/>
      </w:pPr>
      <w:r w:rsidRPr="00254463">
        <w:lastRenderedPageBreak/>
        <w:t xml:space="preserve">Our work </w:t>
      </w:r>
      <w:r>
        <w:t xml:space="preserve">highlights how deaths from injuries are currently susceptible to temperature anomalies </w:t>
      </w:r>
      <w:r w:rsidR="00C822C2">
        <w:t>and</w:t>
      </w:r>
      <w:r>
        <w:t xml:space="preserve">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29965F2A"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10"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1"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2" w:history="1">
        <w:r w:rsidR="00F16DFE" w:rsidRPr="00F16DFE">
          <w:rPr>
            <w:rStyle w:val="Hyperlink"/>
            <w:noProof/>
            <w:lang w:val="en-US"/>
          </w:rPr>
          <w:t>https://www.census.gov/data/tables/time-series/demo/popest/1980s-county.html</w:t>
        </w:r>
      </w:hyperlink>
      <w:r w:rsidR="00F16DFE" w:rsidRPr="00F16DFE">
        <w:rPr>
          <w:rStyle w:val="Hyperlink"/>
          <w:color w:val="auto"/>
        </w:rPr>
        <w:t>)</w:t>
      </w:r>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w:t>
      </w:r>
      <w:r>
        <w:rPr>
          <w:rStyle w:val="apple-style-span"/>
          <w:color w:val="000000" w:themeColor="text1"/>
        </w:rPr>
        <w:lastRenderedPageBreak/>
        <w:t>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03630C57"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3F66691A"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Pr="00636C9B">
        <w:t>.</w:t>
      </w:r>
      <w:r w:rsidRPr="00636C9B">
        <w:fldChar w:fldCharType="begin" w:fldLock="1"/>
      </w:r>
      <w:r w:rsidR="00447303">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w:t>
      </w:r>
      <w:r w:rsidR="005717FC">
        <w:t>different</w:t>
      </w:r>
      <w:r>
        <w:t xml:space="preserve"> months in the same state, and </w:t>
      </w:r>
      <w:r w:rsidR="005717FC">
        <w:t>different</w:t>
      </w:r>
      <w:r>
        <w:t xml:space="preserve">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4966D774"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F0193A">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11,12,39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684E52E" w:rsidR="0065196B" w:rsidRDefault="00AA10FD"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26F0C240"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w:t>
      </w:r>
      <w:del w:id="40" w:author="Robbie Parks" w:date="2019-04-23T23:38:00Z">
        <w:r w:rsidDel="009F1573">
          <w:rPr>
            <w:color w:val="000000" w:themeColor="text1"/>
          </w:rPr>
          <w:delText>month and year</w:delText>
        </w:r>
      </w:del>
      <w:ins w:id="41" w:author="Robbie Parks" w:date="2019-04-23T23:38:00Z">
        <w:r w:rsidR="009F1573">
          <w:rPr>
            <w:color w:val="000000" w:themeColor="text1"/>
          </w:rPr>
          <w:t>t</w:t>
        </w:r>
      </w:ins>
      <w:r>
        <w:rPr>
          <w:color w:val="000000" w:themeColor="text1"/>
        </w:rPr>
        <w:t>) and temperature anomaly:</w:t>
      </w:r>
    </w:p>
    <w:p w14:paraId="43074064" w14:textId="77777777" w:rsidR="0065196B" w:rsidRDefault="0065196B" w:rsidP="0065196B">
      <w:pPr>
        <w:jc w:val="both"/>
        <w:outlineLvl w:val="0"/>
        <w:rPr>
          <w:color w:val="000000" w:themeColor="text1"/>
        </w:rPr>
      </w:pPr>
    </w:p>
    <w:commentRangeStart w:id="42"/>
    <w:commentRangeStart w:id="43"/>
    <w:p w14:paraId="525250DE" w14:textId="62A09B9A" w:rsidR="0065196B" w:rsidRDefault="00AA10FD"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del w:id="44" w:author="Robbie Parks" w:date="2019-04-23T23:37:00Z">
                  <w:rPr>
                    <w:rFonts w:ascii="Cambria Math" w:hAnsi="Cambria Math"/>
                    <w:i/>
                  </w:rPr>
                </w:del>
              </m:ctrlPr>
            </m:dPr>
            <m:e>
              <m:r>
                <w:del w:id="45" w:author="Robbie Parks" w:date="2019-04-23T23:37:00Z">
                  <w:rPr>
                    <w:rFonts w:ascii="Cambria Math" w:hAnsi="Cambria Math"/>
                  </w:rPr>
                  <m:t>month</m:t>
                </w:del>
              </m:r>
              <m:r>
                <w:del w:id="46" w:author="Robbie Parks" w:date="2019-04-23T23:37:00Z">
                  <w:rPr>
                    <w:rFonts w:ascii="Cambria Math" w:hAnsi="Cambria Math"/>
                    <w:color w:val="000000" w:themeColor="text1"/>
                  </w:rPr>
                  <m:t>-</m:t>
                </w:del>
              </m:r>
              <m:r>
                <w:del w:id="47" w:author="Robbie Parks" w:date="2019-04-23T23:37:00Z">
                  <w:rPr>
                    <w:rFonts w:ascii="Cambria Math" w:hAnsi="Cambria Math"/>
                  </w:rPr>
                  <m:t>year</m:t>
                </w:del>
              </m:r>
            </m:e>
          </m:d>
          <m:r>
            <w:ins w:id="48" w:author="Robbie Parks" w:date="2019-04-23T23:37:00Z">
              <w:rPr>
                <w:rFonts w:ascii="Cambria Math" w:hAnsi="Cambria Math"/>
              </w:rPr>
              <m:t>t</m:t>
            </w:ins>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del w:id="49" w:author="Robbie Parks" w:date="2019-04-23T23:37:00Z">
                  <w:rPr>
                    <w:rFonts w:ascii="Cambria Math" w:hAnsi="Cambria Math"/>
                    <w:i/>
                  </w:rPr>
                </w:del>
              </m:ctrlPr>
            </m:dPr>
            <m:e>
              <m:r>
                <w:del w:id="50" w:author="Robbie Parks" w:date="2019-04-23T23:37:00Z">
                  <w:rPr>
                    <w:rFonts w:ascii="Cambria Math" w:hAnsi="Cambria Math"/>
                  </w:rPr>
                  <m:t>month-year</m:t>
                </w:del>
              </m:r>
            </m:e>
          </m:d>
          <m:r>
            <w:ins w:id="51" w:author="Robbie Parks" w:date="2019-04-23T23:37:00Z">
              <w:rPr>
                <w:rFonts w:ascii="Cambria Math" w:hAnsi="Cambria Math"/>
              </w:rPr>
              <m:t>t</m:t>
            </w:ins>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del w:id="52" w:author="Robbie Parks" w:date="2019-04-23T23:37:00Z">
                  <w:rPr>
                    <w:rFonts w:ascii="Cambria Math" w:hAnsi="Cambria Math"/>
                    <w:i/>
                  </w:rPr>
                </w:del>
              </m:ctrlPr>
            </m:dPr>
            <m:e>
              <m:r>
                <w:del w:id="53" w:author="Robbie Parks" w:date="2019-04-23T23:37:00Z">
                  <w:rPr>
                    <w:rFonts w:ascii="Cambria Math" w:hAnsi="Cambria Math"/>
                  </w:rPr>
                  <m:t>month-year</m:t>
                </w:del>
              </m:r>
            </m:e>
          </m:d>
          <m:r>
            <w:ins w:id="54" w:author="Robbie Parks" w:date="2019-04-23T23:37:00Z">
              <w:rPr>
                <w:rFonts w:ascii="Cambria Math" w:hAnsi="Cambria Math"/>
              </w:rPr>
              <m:t>t</m:t>
            </w:ins>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del w:id="55" w:author="Robbie Parks" w:date="2019-04-23T23:36:00Z">
                  <w:rPr>
                    <w:rFonts w:ascii="Cambria Math" w:hAnsi="Cambria Math"/>
                    <w:i/>
                  </w:rPr>
                </w:del>
              </m:ctrlPr>
            </m:sSubPr>
            <m:e>
              <m:r>
                <w:del w:id="56" w:author="Robbie Parks" w:date="2019-04-23T23:36:00Z">
                  <w:rPr>
                    <w:rFonts w:ascii="Cambria Math" w:hAnsi="Cambria Math"/>
                  </w:rPr>
                  <m:t>ɛ</m:t>
                </w:del>
              </m:r>
            </m:e>
            <m:sub>
              <m:r>
                <w:del w:id="57" w:author="Robbie Parks" w:date="2019-04-23T23:36:00Z">
                  <w:rPr>
                    <w:rFonts w:ascii="Cambria Math" w:hAnsi="Cambria Math"/>
                    <w:vertAlign w:val="subscript"/>
                  </w:rPr>
                  <m:t>state-month-year</m:t>
                </w:del>
              </m:r>
            </m:sub>
          </m:sSub>
          <m:r>
            <w:del w:id="58" w:author="Robbie Parks" w:date="2019-04-23T23:36:00Z">
              <m:rPr>
                <m:aln/>
              </m:rPr>
              <w:rPr>
                <w:rFonts w:ascii="Cambria Math" w:hAnsi="Cambria Math"/>
                <w:color w:val="000000" w:themeColor="text1"/>
              </w:rPr>
              <m:t>+</m:t>
            </w:del>
          </m:r>
          <m:r>
            <w:del w:id="59" w:author="Robbie Parks" w:date="2019-04-23T23:36:00Z">
              <m:rPr>
                <m:sty m:val="p"/>
              </m:rPr>
              <w:rPr>
                <w:rFonts w:ascii="Cambria Math" w:hAnsi="Cambria Math"/>
                <w:color w:val="000000" w:themeColor="text1"/>
              </w:rPr>
              <w:br/>
            </w:del>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state-month-year</m:t>
              </m:r>
            </m:sub>
          </m:sSub>
          <m:r>
            <m:rPr>
              <m:aln/>
            </m:rPr>
            <w:rPr>
              <w:rFonts w:ascii="Cambria Math" w:eastAsiaTheme="minorEastAsia" w:hAnsi="Cambria Math"/>
              <w:sz w:val="22"/>
              <w:szCs w:val="22"/>
              <w:rPrChange w:id="60" w:author="Robbie Parks" w:date="2019-04-23T23:36:00Z">
                <w:rPr>
                  <w:rFonts w:ascii="Cambria Math" w:eastAsiaTheme="minorEastAsia" w:hAnsi="Cambria Math"/>
                  <w:color w:val="FFFFFF" w:themeColor="background1"/>
                  <w:sz w:val="22"/>
                  <w:szCs w:val="22"/>
                </w:rPr>
              </w:rPrChange>
            </w:rPr>
            <m:t>+</m:t>
          </m:r>
          <m:r>
            <w:ins w:id="61" w:author="Robbie Parks" w:date="2019-04-23T23:36:00Z">
              <w:rPr>
                <w:rFonts w:ascii="Cambria Math" w:eastAsiaTheme="minorEastAsia" w:hAnsi="Cambria Math"/>
                <w:color w:val="FFFFFF" w:themeColor="background1"/>
                <w:sz w:val="22"/>
                <w:szCs w:val="22"/>
                <w:rPrChange w:id="62" w:author="Robbie Parks" w:date="2019-04-23T23:36:00Z">
                  <w:rPr>
                    <w:rFonts w:ascii="Cambria Math" w:eastAsiaTheme="minorEastAsia" w:hAnsi="Cambria Math"/>
                    <w:color w:val="FFFFFF" w:themeColor="background1"/>
                    <w:sz w:val="22"/>
                    <w:szCs w:val="22"/>
                  </w:rPr>
                </w:rPrChange>
              </w:rPr>
              <w:br/>
            </w:ins>
          </m:r>
        </m:oMath>
        <m:oMath>
          <m:sSub>
            <m:sSubPr>
              <m:ctrlPr>
                <w:ins w:id="63" w:author="Robbie Parks" w:date="2019-04-23T23:36:00Z">
                  <w:rPr>
                    <w:rFonts w:ascii="Cambria Math" w:hAnsi="Cambria Math"/>
                    <w:i/>
                  </w:rPr>
                </w:ins>
              </m:ctrlPr>
            </m:sSubPr>
            <m:e>
              <m:r>
                <w:ins w:id="64" w:author="Robbie Parks" w:date="2019-04-23T23:36:00Z">
                  <w:rPr>
                    <w:rFonts w:ascii="Cambria Math" w:hAnsi="Cambria Math"/>
                  </w:rPr>
                  <m:t>ɛ</m:t>
                </w:ins>
              </m:r>
            </m:e>
            <m:sub>
              <m:r>
                <w:ins w:id="65" w:author="Robbie Parks" w:date="2019-04-23T23:36:00Z">
                  <w:rPr>
                    <w:rFonts w:ascii="Cambria Math" w:hAnsi="Cambria Math"/>
                    <w:vertAlign w:val="subscript"/>
                  </w:rPr>
                  <m:t>state-month-year</m:t>
                </w:ins>
              </m:r>
            </m:sub>
          </m:sSub>
          <m:r>
            <w:ins w:id="66" w:author="Robbie Parks" w:date="2019-04-23T23:36:00Z">
              <m:rPr>
                <m:aln/>
              </m:rPr>
              <w:rPr>
                <w:rFonts w:ascii="Cambria Math" w:hAnsi="Cambria Math"/>
                <w:color w:val="FFFFFF" w:themeColor="background1"/>
                <w:rPrChange w:id="67" w:author="Robbie Parks" w:date="2019-04-23T23:36:00Z">
                  <w:rPr>
                    <w:rFonts w:ascii="Cambria Math" w:hAnsi="Cambria Math"/>
                    <w:color w:val="000000" w:themeColor="text1"/>
                  </w:rPr>
                </w:rPrChange>
              </w:rPr>
              <m:t>+</m:t>
            </w:ins>
          </m:r>
        </m:oMath>
      </m:oMathPara>
    </w:p>
    <w:commentRangeEnd w:id="42"/>
    <w:p w14:paraId="3AF53BC0" w14:textId="77777777" w:rsidR="0065196B" w:rsidRDefault="00BE7222" w:rsidP="0065196B">
      <w:pPr>
        <w:spacing w:line="480" w:lineRule="auto"/>
        <w:jc w:val="both"/>
        <w:outlineLvl w:val="0"/>
      </w:pPr>
      <w:r>
        <w:rPr>
          <w:rStyle w:val="CommentReference"/>
          <w:rFonts w:asciiTheme="minorHAnsi" w:hAnsiTheme="minorHAnsi" w:cstheme="minorBidi"/>
          <w:lang w:eastAsia="en-US"/>
        </w:rPr>
        <w:commentReference w:id="42"/>
      </w:r>
      <w:commentRangeEnd w:id="43"/>
      <w:r w:rsidR="00F02882">
        <w:rPr>
          <w:rStyle w:val="CommentReference"/>
          <w:rFonts w:asciiTheme="minorHAnsi" w:hAnsiTheme="minorHAnsi" w:cstheme="minorBidi"/>
          <w:lang w:eastAsia="en-US"/>
        </w:rPr>
        <w:commentReference w:id="43"/>
      </w:r>
    </w:p>
    <w:p w14:paraId="6D020C30" w14:textId="0BD68218" w:rsidR="0065196B" w:rsidRPr="00620D06" w:rsidRDefault="0065196B" w:rsidP="0065196B">
      <w:pPr>
        <w:spacing w:line="480" w:lineRule="auto"/>
        <w:jc w:val="both"/>
        <w:outlineLvl w:val="0"/>
      </w:pPr>
      <w:r>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w:t>
      </w:r>
      <w:r w:rsidR="005717FC">
        <w:rPr>
          <w:color w:val="000000" w:themeColor="text1"/>
        </w:rPr>
        <w:t xml:space="preserve">monthly </w:t>
      </w:r>
      <w:r w:rsidR="007870AF">
        <w:rPr>
          <w:color w:val="000000" w:themeColor="text1"/>
        </w:rPr>
        <w:t>factors; monthly variations</w:t>
      </w:r>
      <w:r w:rsidRPr="00636C9B">
        <w:rPr>
          <w:color w:val="000000" w:themeColor="text1"/>
        </w:rPr>
        <w:t xml:space="preserve"> </w:t>
      </w:r>
      <w:r>
        <w:rPr>
          <w:color w:val="000000" w:themeColor="text1"/>
        </w:rPr>
        <w:t xml:space="preserve">tend to </w:t>
      </w:r>
      <w:r w:rsidR="007870AF">
        <w:rPr>
          <w:color w:val="000000" w:themeColor="text1"/>
        </w:rPr>
        <w:t>be smooth</w:t>
      </w:r>
      <w:r>
        <w:rPr>
          <w:color w:val="000000" w:themeColor="text1"/>
        </w:rPr>
        <w:t xml:space="preserve"> across adjacent</w:t>
      </w:r>
      <w:r w:rsidRPr="00636C9B">
        <w:rPr>
          <w:color w:val="000000" w:themeColor="text1"/>
        </w:rPr>
        <w:t xml:space="preserve"> months.</w:t>
      </w:r>
      <w:r w:rsidRPr="00636C9B">
        <w:rPr>
          <w:color w:val="000000" w:themeColor="text1"/>
        </w:rPr>
        <w:fldChar w:fldCharType="begin" w:fldLock="1"/>
      </w:r>
      <w:r w:rsidR="0081585C">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w:t>
      </w:r>
      <w:r>
        <w:rPr>
          <w:color w:val="000000" w:themeColor="text1"/>
        </w:rPr>
        <w:t xml:space="preserve">, </w:t>
      </w:r>
      <w:r w:rsidRPr="00636C9B">
        <w:rPr>
          <w:color w:val="000000" w:themeColor="text1"/>
        </w:rPr>
        <w:t>widely used to characterise smoothly varying associations</w:t>
      </w:r>
      <w:r>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51DC7D3E"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deviations of each state from national value</w:t>
      </w:r>
      <w:r>
        <w:rPr>
          <w:color w:val="000000" w:themeColor="text1"/>
        </w:rPr>
        <w:t>s, and</w:t>
      </w:r>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xml:space="preserve">, </w:t>
      </w:r>
      <w:r w:rsidR="00BE7222">
        <w:rPr>
          <w:color w:val="000000" w:themeColor="text1"/>
        </w:rPr>
        <w:lastRenderedPageBreak/>
        <w:t>modelled</w:t>
      </w:r>
      <w:r>
        <w:rPr>
          <w:color w:val="000000" w:themeColor="text1"/>
        </w:rPr>
        <w:t xml:space="preserve"> using</w:t>
      </w:r>
      <w:r w:rsidRPr="00636C9B">
        <w:rPr>
          <w:color w:val="000000" w:themeColor="text1"/>
        </w:rPr>
        <w:t xml:space="preserve"> a Conditional Autoregressive (CAR) spatial model.</w:t>
      </w:r>
      <w:r w:rsidRPr="00636C9B">
        <w:rPr>
          <w:color w:val="000000" w:themeColor="text1"/>
        </w:rPr>
        <w:fldChar w:fldCharType="begin" w:fldLock="1"/>
      </w:r>
      <w:r w:rsidR="0081585C">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p>
    <w:p w14:paraId="438E35CE" w14:textId="77777777" w:rsidR="0065196B" w:rsidRPr="00636C9B" w:rsidRDefault="0065196B" w:rsidP="0065196B">
      <w:pPr>
        <w:spacing w:line="480" w:lineRule="auto"/>
        <w:jc w:val="both"/>
        <w:outlineLvl w:val="0"/>
        <w:rPr>
          <w:color w:val="000000" w:themeColor="text1"/>
        </w:rPr>
      </w:pPr>
    </w:p>
    <w:p w14:paraId="41B2F807" w14:textId="1ED58E6B" w:rsidR="0065196B" w:rsidRPr="00843ACB" w:rsidRDefault="0065196B" w:rsidP="007870AF">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w:t>
      </w:r>
      <w:r w:rsidR="007870AF">
        <w:t xml:space="preserve"> monthly death</w:t>
      </w:r>
      <w:r w:rsidRPr="00843ACB">
        <w:t xml:space="preserve"> rate ratio per 1°C increase in anomaly</w:t>
      </w:r>
      <w:r w:rsidR="007870AF">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007870AF">
        <w:rPr>
          <w:color w:val="000000" w:themeColor="text1"/>
          <w:lang w:val="en-US"/>
        </w:rPr>
        <w:t xml:space="preserve">An </w:t>
      </w:r>
      <w:r w:rsidR="007870AF" w:rsidRPr="00A46B9A">
        <w:rPr>
          <w:color w:val="000000" w:themeColor="text1"/>
          <w:lang w:val="en-US"/>
        </w:rPr>
        <w:t>over-dispersion ter</w:t>
      </w:r>
      <w:r w:rsidR="007870AF">
        <w:rPr>
          <w:color w:val="000000" w:themeColor="text1"/>
          <w:lang w:val="en-US"/>
        </w:rPr>
        <w:t>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sidR="007870AF">
        <w:rPr>
          <w:color w:val="000000" w:themeColor="text1"/>
          <w:lang w:val="en-US"/>
        </w:rPr>
        <w:t>) captured</w:t>
      </w:r>
      <w:r w:rsidR="007870AF" w:rsidRPr="00A46B9A">
        <w:rPr>
          <w:color w:val="000000" w:themeColor="text1"/>
          <w:lang w:val="en-US"/>
        </w:rPr>
        <w:t xml:space="preserve"> the variation unaccounted for by other terms in the model, modelled as </w:t>
      </w:r>
      <w:r w:rsidR="007870AF" w:rsidRPr="00A46B9A">
        <w:rPr>
          <w:i/>
          <w:color w:val="000000" w:themeColor="text1"/>
          <w:lang w:val="en-US"/>
        </w:rPr>
        <w:t>N</w:t>
      </w:r>
      <w:r w:rsidR="007870AF"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007870AF" w:rsidRPr="00A46B9A">
        <w:rPr>
          <w:color w:val="000000" w:themeColor="text1"/>
          <w:lang w:val="en-US"/>
        </w:rPr>
        <w:t>).</w:t>
      </w:r>
      <w:r w:rsidR="007870AF" w:rsidRPr="007870AF">
        <w:rPr>
          <w:color w:val="000000" w:themeColor="text1"/>
          <w:lang w:val="en-US"/>
        </w:rPr>
        <w:t xml:space="preserve"> </w:t>
      </w:r>
      <w:r w:rsidR="007870AF" w:rsidRPr="00A86D9D">
        <w:rPr>
          <w:color w:val="000000" w:themeColor="text1"/>
          <w:lang w:val="en-US"/>
        </w:rPr>
        <w:t>We fitted the models using integrated nested Laplace approximation (INLA), using the R-INLA software</w:t>
      </w:r>
      <w:r w:rsidR="007870AF">
        <w:rPr>
          <w:color w:val="000000" w:themeColor="text1"/>
          <w:lang w:val="en-US"/>
        </w:rPr>
        <w:t>, which offers orders of computational efficiency improvement in Bayesian inference compared to traditional MCMC</w:t>
      </w:r>
      <w:del w:id="69" w:author="Robbie Parks" w:date="2019-04-23T23:46:00Z">
        <w:r w:rsidR="007870AF" w:rsidDel="00695536">
          <w:rPr>
            <w:color w:val="000000" w:themeColor="text1"/>
            <w:lang w:val="en-US"/>
          </w:rPr>
          <w:delText xml:space="preserve"> for latent Gaussian models</w:delText>
        </w:r>
      </w:del>
      <w:r w:rsidR="007870AF" w:rsidRPr="00A86D9D">
        <w:rPr>
          <w:color w:val="000000" w:themeColor="text1"/>
          <w:lang w:val="en-US"/>
        </w:rPr>
        <w:t>.</w:t>
      </w:r>
      <w:r w:rsidR="007870AF">
        <w:rPr>
          <w:color w:val="000000" w:themeColor="text1"/>
          <w:lang w:val="en-US"/>
        </w:rPr>
        <w:fldChar w:fldCharType="begin" w:fldLock="1"/>
      </w:r>
      <w:r w:rsidR="007870AF">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42&lt;/sup&gt;"},"properties":{"noteIndex":0},"schema":"https://github.com/citation-style-language/schema/raw/master/csl-citation.json"}</w:instrText>
      </w:r>
      <w:r w:rsidR="007870AF">
        <w:rPr>
          <w:color w:val="000000" w:themeColor="text1"/>
          <w:lang w:val="en-US"/>
        </w:rPr>
        <w:fldChar w:fldCharType="separate"/>
      </w:r>
      <w:r w:rsidR="007870AF" w:rsidRPr="005C694B">
        <w:rPr>
          <w:noProof/>
          <w:color w:val="000000" w:themeColor="text1"/>
          <w:vertAlign w:val="superscript"/>
          <w:lang w:val="en-US"/>
        </w:rPr>
        <w:t>42</w:t>
      </w:r>
      <w:r w:rsidR="007870AF">
        <w:rPr>
          <w:color w:val="000000" w:themeColor="text1"/>
          <w:lang w:val="en-US"/>
        </w:rPr>
        <w:fldChar w:fldCharType="end"/>
      </w:r>
    </w:p>
    <w:p w14:paraId="09E1F65E" w14:textId="77777777" w:rsidR="0065196B" w:rsidRPr="00636C9B" w:rsidRDefault="0065196B" w:rsidP="0065196B">
      <w:pPr>
        <w:spacing w:line="480" w:lineRule="auto"/>
        <w:jc w:val="both"/>
        <w:outlineLvl w:val="0"/>
        <w:rPr>
          <w:color w:val="000000" w:themeColor="text1"/>
        </w:rPr>
      </w:pPr>
    </w:p>
    <w:p w14:paraId="78343DD1" w14:textId="39A12058" w:rsidR="0065196B" w:rsidRPr="009F1115"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sidR="008538B4">
        <w:t>,</w:t>
      </w:r>
      <w:r>
        <w:rPr>
          <w:color w:val="000000" w:themeColor="text1"/>
        </w:rPr>
        <w:fldChar w:fldCharType="begin" w:fldLock="1"/>
      </w:r>
      <w:r w:rsidR="0081585C">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43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rsidR="008538B4">
        <w:rPr>
          <w:color w:val="000000" w:themeColor="text1"/>
        </w:rPr>
        <w:t xml:space="preserve"> as well as within the range of anomaly size experienced by some states (Figure 4).</w:t>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w:t>
      </w:r>
      <w:r>
        <w:rPr>
          <w:color w:val="000000" w:themeColor="text1"/>
        </w:rPr>
        <w:lastRenderedPageBreak/>
        <w:t xml:space="preserve">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risk</w:t>
      </w:r>
      <w:r w:rsidR="005A38E3">
        <w:rPr>
          <w:color w:val="000000" w:themeColor="text1"/>
        </w:rPr>
        <w:t xml:space="preserve">, </w:t>
      </w:r>
      <w:r w:rsidR="00460727">
        <w:rPr>
          <w:color w:val="000000" w:themeColor="text1"/>
        </w:rPr>
        <w:t xml:space="preserve">which was calculated as </w:t>
      </w:r>
      <w:r>
        <w:rPr>
          <w:color w:val="000000" w:themeColor="text1"/>
        </w:rPr>
        <w:t xml:space="preserve">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r w:rsidR="00460727">
        <w:rPr>
          <w:color w:val="000000" w:themeColor="text1"/>
        </w:rPr>
        <w:t xml:space="preserve"> </w:t>
      </w: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w:t>
      </w:r>
      <w:r w:rsidR="00460727">
        <w:rPr>
          <w:color w:val="000000" w:themeColor="text1"/>
        </w:rPr>
        <w:t>elative risk. The reported 95% credible intervals</w:t>
      </w:r>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843CBFE" w:rsidR="0065196B" w:rsidRPr="009F1115" w:rsidRDefault="0065196B" w:rsidP="0065196B">
      <w:pPr>
        <w:spacing w:line="480" w:lineRule="auto"/>
        <w:jc w:val="both"/>
      </w:pPr>
      <w:r w:rsidRPr="009F1115">
        <w:t xml:space="preserve">We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minima. </w:t>
      </w:r>
      <w:r w:rsidR="00F36612">
        <w:t>T</w:t>
      </w:r>
      <w:r w:rsidRPr="009F1115">
        <w: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6A02801C" w:rsidR="0065196B" w:rsidRPr="00111115" w:rsidRDefault="00BE2421" w:rsidP="00AE1180">
      <w:pPr>
        <w:spacing w:line="480" w:lineRule="auto"/>
        <w:jc w:val="both"/>
      </w:pPr>
      <w:r w:rsidRPr="009F1115">
        <w:t xml:space="preserve">Together with temperature anomaly based on daily mean temperatures, we </w:t>
      </w:r>
      <w:r w:rsidR="0065196B" w:rsidRPr="009F1115">
        <w:t xml:space="preserve">also </w:t>
      </w:r>
      <w:r w:rsidR="00F36612">
        <w:t>included</w:t>
      </w:r>
      <w:r w:rsidR="0065196B" w:rsidRPr="009F1115">
        <w:t xml:space="preserve"> </w:t>
      </w:r>
      <w:r w:rsidRPr="009F1115">
        <w:t xml:space="preserve">a second </w:t>
      </w:r>
      <w:r w:rsidR="0065196B" w:rsidRPr="009F1115">
        <w:t xml:space="preserve">measure of anomaly in the model. The additional measures </w:t>
      </w:r>
      <w:r w:rsidR="00F36612">
        <w:t>were related to</w:t>
      </w:r>
      <w:r w:rsidR="0065196B" w:rsidRPr="00790EA3">
        <w:t xml:space="preserve"> </w:t>
      </w:r>
      <w:r w:rsidR="00460727">
        <w:t xml:space="preserve">more </w:t>
      </w:r>
      <w:r w:rsidR="0065196B" w:rsidRPr="00790EA3">
        <w:t xml:space="preserve">extreme anomalous </w:t>
      </w:r>
      <w:r w:rsidR="00460727">
        <w:t>situations</w:t>
      </w:r>
      <w:r w:rsidR="00D077B9">
        <w:t>:</w:t>
      </w:r>
    </w:p>
    <w:p w14:paraId="5E8AC7A2" w14:textId="64525244" w:rsidR="00984C48" w:rsidRPr="00111115" w:rsidRDefault="00F36612">
      <w:pPr>
        <w:pStyle w:val="ListParagraph"/>
        <w:numPr>
          <w:ilvl w:val="1"/>
          <w:numId w:val="14"/>
        </w:numPr>
        <w:spacing w:after="0" w:line="480" w:lineRule="auto"/>
        <w:jc w:val="both"/>
        <w:rPr>
          <w:rFonts w:ascii="Times New Roman" w:hAnsi="Times New Roman"/>
          <w:i/>
          <w:color w:val="000000" w:themeColor="text1"/>
          <w:sz w:val="24"/>
          <w:szCs w:val="24"/>
        </w:rPr>
        <w:pPrChange w:id="70" w:author="Ezzati, Majid" w:date="2019-04-18T16:20:00Z">
          <w:pPr>
            <w:pStyle w:val="ListParagraph"/>
            <w:numPr>
              <w:ilvl w:val="1"/>
              <w:numId w:val="14"/>
            </w:numPr>
            <w:spacing w:line="480" w:lineRule="auto"/>
            <w:ind w:left="357" w:hanging="357"/>
            <w:jc w:val="both"/>
          </w:pPr>
        </w:pPrChange>
      </w:pPr>
      <w:r w:rsidRPr="00F36612">
        <w:rPr>
          <w:rFonts w:ascii="Times New Roman" w:hAnsi="Times New Roman"/>
          <w:color w:val="000000" w:themeColor="text1"/>
          <w:sz w:val="24"/>
          <w:szCs w:val="24"/>
        </w:rPr>
        <w:t xml:space="preserve">temperature anomaly </w:t>
      </w:r>
      <w:r w:rsidR="00AE1180">
        <w:rPr>
          <w:rFonts w:ascii="Times New Roman" w:hAnsi="Times New Roman"/>
          <w:color w:val="000000" w:themeColor="text1"/>
          <w:sz w:val="24"/>
          <w:szCs w:val="24"/>
        </w:rPr>
        <w:t xml:space="preserve">calculated </w:t>
      </w:r>
      <w:r w:rsidRPr="00F36612">
        <w:rPr>
          <w:rFonts w:ascii="Times New Roman" w:hAnsi="Times New Roman"/>
          <w:color w:val="000000" w:themeColor="text1"/>
          <w:sz w:val="24"/>
          <w:szCs w:val="24"/>
        </w:rPr>
        <w:t>based on</w:t>
      </w:r>
      <w:r w:rsidRPr="00F36612" w:rsidDel="00F36612">
        <w:rPr>
          <w:rFonts w:ascii="Times New Roman" w:hAnsi="Times New Roman"/>
          <w:color w:val="000000" w:themeColor="text1"/>
          <w:sz w:val="24"/>
          <w:szCs w:val="24"/>
        </w:rPr>
        <w:t xml:space="preserve"> </w:t>
      </w:r>
      <w:r w:rsidR="00AF43DE" w:rsidRPr="00D077B9">
        <w:rPr>
          <w:rFonts w:ascii="Times New Roman" w:hAnsi="Times New Roman"/>
          <w:color w:val="000000" w:themeColor="text1"/>
          <w:sz w:val="24"/>
          <w:szCs w:val="24"/>
        </w:rPr>
        <w:t>90</w:t>
      </w:r>
      <w:r w:rsidR="00AF43DE" w:rsidRPr="00111115">
        <w:rPr>
          <w:rFonts w:ascii="Times New Roman" w:hAnsi="Times New Roman"/>
          <w:color w:val="000000" w:themeColor="text1"/>
          <w:sz w:val="24"/>
          <w:szCs w:val="24"/>
          <w:vertAlign w:val="superscript"/>
        </w:rPr>
        <w:t>th</w:t>
      </w:r>
      <w:r w:rsidR="00AF43DE" w:rsidRPr="00D077B9">
        <w:rPr>
          <w:rFonts w:ascii="Times New Roman" w:hAnsi="Times New Roman"/>
          <w:color w:val="000000" w:themeColor="text1"/>
          <w:sz w:val="24"/>
          <w:szCs w:val="24"/>
        </w:rPr>
        <w:t xml:space="preserve"> percentile</w:t>
      </w:r>
      <w:r w:rsidR="00B34BDE" w:rsidRPr="00D077B9">
        <w:rPr>
          <w:rFonts w:ascii="Times New Roman" w:hAnsi="Times New Roman"/>
          <w:color w:val="000000" w:themeColor="text1"/>
          <w:sz w:val="24"/>
          <w:szCs w:val="24"/>
        </w:rPr>
        <w:t xml:space="preserve"> (°C)</w:t>
      </w:r>
      <w:r w:rsidR="00AF43DE" w:rsidRPr="00D077B9">
        <w:rPr>
          <w:rFonts w:ascii="Times New Roman" w:hAnsi="Times New Roman"/>
          <w:color w:val="000000" w:themeColor="text1"/>
          <w:sz w:val="24"/>
          <w:szCs w:val="24"/>
        </w:rPr>
        <w:t xml:space="preserve"> </w:t>
      </w:r>
      <w:r w:rsidR="00B34BDE" w:rsidRPr="00D077B9">
        <w:rPr>
          <w:rFonts w:ascii="Times New Roman" w:hAnsi="Times New Roman"/>
          <w:color w:val="000000" w:themeColor="text1"/>
          <w:sz w:val="24"/>
          <w:szCs w:val="24"/>
        </w:rPr>
        <w:t xml:space="preserve">of </w:t>
      </w:r>
      <w:r w:rsidR="001A752D" w:rsidRPr="00D077B9">
        <w:rPr>
          <w:rFonts w:ascii="Times New Roman" w:hAnsi="Times New Roman"/>
          <w:color w:val="000000" w:themeColor="text1"/>
          <w:sz w:val="24"/>
          <w:szCs w:val="24"/>
        </w:rPr>
        <w:t>daily</w:t>
      </w:r>
      <w:r w:rsidR="00B34BDE" w:rsidRPr="008B4CDA">
        <w:rPr>
          <w:rFonts w:ascii="Times New Roman" w:hAnsi="Times New Roman"/>
          <w:color w:val="000000" w:themeColor="text1"/>
          <w:sz w:val="24"/>
          <w:szCs w:val="24"/>
        </w:rPr>
        <w:t xml:space="preserve"> </w:t>
      </w:r>
      <w:r w:rsidR="001A752D" w:rsidRPr="008B4CDA">
        <w:rPr>
          <w:rFonts w:ascii="Times New Roman" w:hAnsi="Times New Roman"/>
          <w:color w:val="000000" w:themeColor="text1"/>
          <w:sz w:val="24"/>
          <w:szCs w:val="24"/>
        </w:rPr>
        <w:t xml:space="preserve">mean </w:t>
      </w:r>
      <w:r w:rsidR="00B34BDE" w:rsidRPr="008B4CDA">
        <w:rPr>
          <w:rFonts w:ascii="Times New Roman" w:hAnsi="Times New Roman"/>
          <w:color w:val="000000" w:themeColor="text1"/>
          <w:sz w:val="24"/>
          <w:szCs w:val="24"/>
        </w:rPr>
        <w:t>temperature</w:t>
      </w:r>
      <w:r w:rsidR="001A752D" w:rsidRPr="008B4CDA">
        <w:rPr>
          <w:rFonts w:ascii="Times New Roman" w:hAnsi="Times New Roman"/>
          <w:color w:val="000000" w:themeColor="text1"/>
          <w:sz w:val="24"/>
          <w:szCs w:val="24"/>
        </w:rPr>
        <w:t>s within a month</w:t>
      </w:r>
      <w:r>
        <w:rPr>
          <w:rFonts w:ascii="Times New Roman" w:hAnsi="Times New Roman"/>
          <w:color w:val="000000" w:themeColor="text1"/>
          <w:sz w:val="24"/>
          <w:szCs w:val="24"/>
        </w:rPr>
        <w:t>,</w:t>
      </w:r>
      <w:r w:rsidR="00F1584A" w:rsidRPr="008B4CDA">
        <w:rPr>
          <w:rFonts w:ascii="Times New Roman" w:hAnsi="Times New Roman"/>
          <w:color w:val="000000" w:themeColor="text1"/>
          <w:sz w:val="24"/>
          <w:szCs w:val="24"/>
        </w:rPr>
        <w:t xml:space="preserve"> </w:t>
      </w:r>
      <w:r w:rsidR="000737EB">
        <w:rPr>
          <w:rFonts w:ascii="Times New Roman" w:hAnsi="Times New Roman"/>
          <w:color w:val="000000" w:themeColor="text1"/>
          <w:sz w:val="24"/>
          <w:szCs w:val="24"/>
        </w:rPr>
        <w:t>compared</w:t>
      </w:r>
      <w:r w:rsidR="00F1584A" w:rsidRPr="008B4CDA">
        <w:rPr>
          <w:rFonts w:ascii="Times New Roman" w:hAnsi="Times New Roman"/>
          <w:color w:val="000000" w:themeColor="text1"/>
          <w:sz w:val="24"/>
          <w:szCs w:val="24"/>
        </w:rPr>
        <w:t xml:space="preserve"> to 30-year (long-term) norm </w:t>
      </w:r>
      <w:r w:rsidR="00EA78C3" w:rsidRPr="008B4CDA">
        <w:rPr>
          <w:rFonts w:ascii="Times New Roman" w:hAnsi="Times New Roman"/>
          <w:color w:val="000000" w:themeColor="text1"/>
          <w:sz w:val="24"/>
          <w:szCs w:val="24"/>
        </w:rPr>
        <w:t>of 90</w:t>
      </w:r>
      <w:r w:rsidR="00EA78C3" w:rsidRPr="00111115">
        <w:rPr>
          <w:rFonts w:ascii="Times New Roman" w:hAnsi="Times New Roman"/>
          <w:color w:val="000000" w:themeColor="text1"/>
          <w:sz w:val="24"/>
          <w:szCs w:val="24"/>
          <w:vertAlign w:val="superscript"/>
        </w:rPr>
        <w:t>th</w:t>
      </w:r>
      <w:r w:rsidR="00EA78C3" w:rsidRPr="00D077B9">
        <w:rPr>
          <w:rFonts w:ascii="Times New Roman" w:hAnsi="Times New Roman"/>
          <w:color w:val="000000" w:themeColor="text1"/>
          <w:sz w:val="24"/>
          <w:szCs w:val="24"/>
        </w:rPr>
        <w:t xml:space="preserve"> percentile </w:t>
      </w:r>
      <w:r w:rsidR="00F1584A" w:rsidRPr="00D077B9">
        <w:rPr>
          <w:rFonts w:ascii="Times New Roman" w:hAnsi="Times New Roman"/>
          <w:color w:val="000000" w:themeColor="text1"/>
          <w:sz w:val="24"/>
          <w:szCs w:val="24"/>
        </w:rPr>
        <w:t>for each state and month</w:t>
      </w:r>
      <w:r w:rsidR="00B34BDE" w:rsidRPr="00D077B9">
        <w:rPr>
          <w:rFonts w:ascii="Times New Roman" w:hAnsi="Times New Roman"/>
          <w:color w:val="000000" w:themeColor="text1"/>
          <w:sz w:val="24"/>
          <w:szCs w:val="24"/>
        </w:rPr>
        <w:t xml:space="preserve"> </w:t>
      </w:r>
    </w:p>
    <w:p w14:paraId="22A2ADEC" w14:textId="4674A8EA" w:rsidR="0065196B" w:rsidRPr="00D077B9" w:rsidRDefault="0065196B">
      <w:pPr>
        <w:pStyle w:val="ListParagraph"/>
        <w:numPr>
          <w:ilvl w:val="1"/>
          <w:numId w:val="14"/>
        </w:numPr>
        <w:spacing w:after="0" w:line="480" w:lineRule="auto"/>
        <w:jc w:val="both"/>
        <w:rPr>
          <w:rFonts w:ascii="Times New Roman" w:hAnsi="Times New Roman"/>
          <w:i/>
          <w:color w:val="000000" w:themeColor="text1"/>
          <w:sz w:val="24"/>
          <w:szCs w:val="24"/>
        </w:rPr>
        <w:pPrChange w:id="71" w:author="Ezzati, Majid" w:date="2019-04-18T16:20:00Z">
          <w:pPr>
            <w:pStyle w:val="ListParagraph"/>
            <w:numPr>
              <w:ilvl w:val="1"/>
              <w:numId w:val="14"/>
            </w:numPr>
            <w:spacing w:line="480" w:lineRule="auto"/>
            <w:ind w:left="357" w:hanging="357"/>
            <w:jc w:val="both"/>
          </w:pPr>
        </w:pPrChange>
      </w:pPr>
      <w:r w:rsidRPr="00D077B9">
        <w:rPr>
          <w:rFonts w:ascii="Times New Roman" w:hAnsi="Times New Roman"/>
          <w:sz w:val="24"/>
          <w:szCs w:val="24"/>
        </w:rPr>
        <w:t>number of days in a month above the long-term 90</w:t>
      </w:r>
      <w:r w:rsidRPr="00D077B9">
        <w:rPr>
          <w:rFonts w:ascii="Times New Roman" w:hAnsi="Times New Roman"/>
          <w:sz w:val="24"/>
          <w:szCs w:val="24"/>
          <w:vertAlign w:val="superscript"/>
        </w:rPr>
        <w:t>th</w:t>
      </w:r>
      <w:r w:rsidRPr="00D077B9">
        <w:rPr>
          <w:rFonts w:ascii="Times New Roman" w:hAnsi="Times New Roman"/>
          <w:sz w:val="24"/>
          <w:szCs w:val="24"/>
        </w:rPr>
        <w:t xml:space="preserve"> percentile</w:t>
      </w:r>
      <w:r w:rsidR="00EA7E0B" w:rsidRPr="00D077B9">
        <w:rPr>
          <w:rFonts w:ascii="Times New Roman" w:hAnsi="Times New Roman"/>
          <w:sz w:val="24"/>
          <w:szCs w:val="24"/>
        </w:rPr>
        <w:t xml:space="preserve"> of norm temperature</w:t>
      </w:r>
      <w:r w:rsidR="00D077B9" w:rsidRPr="00D077B9">
        <w:rPr>
          <w:rFonts w:ascii="Times New Roman" w:hAnsi="Times New Roman"/>
          <w:sz w:val="24"/>
          <w:szCs w:val="24"/>
        </w:rPr>
        <w:t xml:space="preserve"> </w:t>
      </w:r>
      <w:ins w:id="72" w:author="Ezzati, Majid" w:date="2019-04-18T16:19:00Z">
        <w:r w:rsidR="00AE1180" w:rsidRPr="00D077B9">
          <w:rPr>
            <w:rFonts w:ascii="Times New Roman" w:hAnsi="Times New Roman"/>
            <w:color w:val="000000" w:themeColor="text1"/>
            <w:sz w:val="24"/>
            <w:szCs w:val="24"/>
          </w:rPr>
          <w:t>for each state and month</w:t>
        </w:r>
        <w:r w:rsidR="00AE1180" w:rsidRPr="008B4CDA">
          <w:rPr>
            <w:rFonts w:ascii="Times New Roman" w:hAnsi="Times New Roman"/>
            <w:sz w:val="24"/>
            <w:szCs w:val="24"/>
          </w:rPr>
          <w:t xml:space="preserve"> </w:t>
        </w:r>
      </w:ins>
      <w:r w:rsidR="00D077B9" w:rsidRPr="008B4CDA">
        <w:rPr>
          <w:rFonts w:ascii="Times New Roman" w:hAnsi="Times New Roman"/>
          <w:sz w:val="24"/>
          <w:szCs w:val="24"/>
        </w:rPr>
        <w:t>(</w:t>
      </w:r>
      <w:r w:rsidR="00D077B9" w:rsidRPr="00111115">
        <w:rPr>
          <w:rFonts w:ascii="Times New Roman" w:hAnsi="Times New Roman"/>
          <w:sz w:val="24"/>
          <w:szCs w:val="24"/>
        </w:rPr>
        <w:t>adjusted for length of month)</w:t>
      </w:r>
    </w:p>
    <w:p w14:paraId="7FBA064C" w14:textId="29E919DB" w:rsidR="0065196B" w:rsidRPr="00790EA3" w:rsidRDefault="0065196B">
      <w:pPr>
        <w:pStyle w:val="ListParagraph"/>
        <w:numPr>
          <w:ilvl w:val="1"/>
          <w:numId w:val="14"/>
        </w:numPr>
        <w:spacing w:after="0" w:line="480" w:lineRule="auto"/>
        <w:jc w:val="both"/>
        <w:rPr>
          <w:rFonts w:ascii="Times New Roman" w:hAnsi="Times New Roman"/>
          <w:i/>
          <w:color w:val="000000" w:themeColor="text1"/>
          <w:sz w:val="24"/>
          <w:szCs w:val="24"/>
        </w:rPr>
        <w:pPrChange w:id="73" w:author="Ezzati, Majid" w:date="2019-04-18T16:20:00Z">
          <w:pPr>
            <w:pStyle w:val="ListParagraph"/>
            <w:numPr>
              <w:ilvl w:val="1"/>
              <w:numId w:val="14"/>
            </w:numPr>
            <w:spacing w:line="480" w:lineRule="auto"/>
            <w:ind w:left="357" w:hanging="357"/>
            <w:jc w:val="both"/>
          </w:pPr>
        </w:pPrChange>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r w:rsidR="00D077B9">
        <w:rPr>
          <w:rFonts w:ascii="Times New Roman" w:hAnsi="Times New Roman"/>
          <w:sz w:val="24"/>
          <w:szCs w:val="24"/>
        </w:rPr>
        <w:t xml:space="preserve"> </w:t>
      </w:r>
      <w:ins w:id="74" w:author="Ezzati, Majid" w:date="2019-04-18T16:19:00Z">
        <w:r w:rsidR="00AE1180" w:rsidRPr="00D077B9">
          <w:rPr>
            <w:rFonts w:ascii="Times New Roman" w:hAnsi="Times New Roman"/>
            <w:color w:val="000000" w:themeColor="text1"/>
            <w:sz w:val="24"/>
            <w:szCs w:val="24"/>
          </w:rPr>
          <w:t>for each state and month</w:t>
        </w:r>
        <w:r w:rsidR="00AE1180" w:rsidRPr="00283213">
          <w:rPr>
            <w:rFonts w:ascii="Times New Roman" w:hAnsi="Times New Roman"/>
            <w:sz w:val="24"/>
            <w:szCs w:val="24"/>
          </w:rPr>
          <w:t xml:space="preserve"> </w:t>
        </w:r>
      </w:ins>
      <w:r w:rsidR="00D077B9" w:rsidRPr="00283213">
        <w:rPr>
          <w:rFonts w:ascii="Times New Roman" w:hAnsi="Times New Roman"/>
          <w:sz w:val="24"/>
          <w:szCs w:val="24"/>
        </w:rPr>
        <w:t>(adjusted for length of month)</w:t>
      </w:r>
    </w:p>
    <w:p w14:paraId="12A59CC5" w14:textId="77777777" w:rsidR="00AE1180" w:rsidRDefault="00AE1180" w:rsidP="00AE1180">
      <w:pPr>
        <w:spacing w:line="480" w:lineRule="auto"/>
        <w:jc w:val="both"/>
        <w:rPr>
          <w:ins w:id="75" w:author="Ezzati, Majid" w:date="2019-04-18T16:20:00Z"/>
        </w:rPr>
      </w:pPr>
    </w:p>
    <w:p w14:paraId="2CBD98B9" w14:textId="160B93D9" w:rsidR="0065196B" w:rsidRDefault="00D965F8" w:rsidP="00AE1180">
      <w:pPr>
        <w:spacing w:line="480" w:lineRule="auto"/>
        <w:jc w:val="both"/>
      </w:pPr>
      <w:r>
        <w:lastRenderedPageBreak/>
        <w:t>The correlations among the</w:t>
      </w:r>
      <w:ins w:id="76" w:author="Ezzati, Majid" w:date="2019-04-18T16:20:00Z">
        <w:r w:rsidR="00AE1180">
          <w:t>se</w:t>
        </w:r>
      </w:ins>
      <w:r>
        <w:t xml:space="preserve"> variables and anomaly based on mean were between 0.6</w:t>
      </w:r>
      <w:ins w:id="77" w:author="Ezzati, Majid" w:date="2019-04-18T16:20:00Z">
        <w:r w:rsidR="00AE1180">
          <w:t>0</w:t>
        </w:r>
      </w:ins>
      <w:r>
        <w:t xml:space="preserve"> and 0.89 (Supplementary Table 3). T</w:t>
      </w:r>
      <w:r w:rsidR="0065196B" w:rsidRPr="00C1740D">
        <w:t xml:space="preserve">he estimated </w:t>
      </w:r>
      <w:r>
        <w:t>rate ratios</w:t>
      </w:r>
      <w:r w:rsidR="0065196B" w:rsidRPr="00C1740D">
        <w:t xml:space="preserve"> </w:t>
      </w:r>
      <w:r w:rsidR="005922A2">
        <w:t>of temperature anomaly</w:t>
      </w:r>
      <w:r w:rsidR="000A0D93">
        <w:t xml:space="preserve"> </w:t>
      </w:r>
      <w:r w:rsidR="005922A2">
        <w:t xml:space="preserve">based on daily means </w:t>
      </w:r>
      <w:r w:rsidR="000A0D93">
        <w:t xml:space="preserve">(i.e., the anomaly </w:t>
      </w:r>
      <w:r>
        <w:t>measure</w:t>
      </w:r>
      <w:r w:rsidR="000A0D93">
        <w:t xml:space="preserve"> used in the main analysis) </w:t>
      </w:r>
      <w:r w:rsidR="00D86244">
        <w:t>were</w:t>
      </w:r>
      <w:r w:rsidR="00A20069">
        <w:t xml:space="preserve"> </w:t>
      </w:r>
      <w:r w:rsidR="0088548E">
        <w:t>robust to the addition of alternative measures of anomaly</w:t>
      </w:r>
      <w:r w:rsidR="00EE5907">
        <w:t xml:space="preserve">, </w:t>
      </w:r>
      <w:r w:rsidR="008B092C">
        <w:t xml:space="preserve">while the </w:t>
      </w:r>
      <w:r w:rsidR="00110076">
        <w:t xml:space="preserve">coefficients </w:t>
      </w:r>
      <w:r>
        <w:t xml:space="preserve">of </w:t>
      </w:r>
      <w:r w:rsidR="00110076">
        <w:t xml:space="preserve">the additional </w:t>
      </w:r>
      <w:r w:rsidR="00860B34">
        <w:t>measures</w:t>
      </w:r>
      <w:r w:rsidR="00110076">
        <w:t xml:space="preserve"> were generally not significant</w:t>
      </w:r>
      <w:r w:rsidR="007D2592">
        <w:t xml:space="preserve"> and with large credible intervals</w:t>
      </w:r>
      <w:r w:rsidR="003D575B">
        <w:t xml:space="preserve">. </w:t>
      </w:r>
      <w:r>
        <w:t>Therefore, we</w:t>
      </w:r>
      <w:r w:rsidR="003D575B">
        <w:t xml:space="preserv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1D09883D"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00AE1180">
        <w:t xml:space="preserve"> This paper</w:t>
      </w:r>
      <w:r w:rsidRPr="003575A7">
        <w:t xml:space="preserve">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5A8B7ADC" w:rsidR="0065196B" w:rsidRDefault="0065196B" w:rsidP="0065196B">
      <w:pPr>
        <w:spacing w:line="480" w:lineRule="auto"/>
        <w:jc w:val="both"/>
      </w:pPr>
      <w:r w:rsidRPr="00636C9B">
        <w:t>All authors contributed to study concept, analytical approach, and interpretation of results. RP</w:t>
      </w:r>
      <w:r w:rsidR="00AE1180">
        <w:t>, GD</w:t>
      </w:r>
      <w:r w:rsidRPr="00636C9B">
        <w:t xml:space="preserve"> and ME collated and organised mortality files. RP performed the analysis, with input from </w:t>
      </w:r>
      <w:r w:rsidR="00AE1180">
        <w:t>other authors</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Competing interests statement</w:t>
      </w:r>
      <w:r w:rsidRPr="00636C9B">
        <w:t xml:space="preserve"> </w:t>
      </w:r>
    </w:p>
    <w:p w14:paraId="031C1C85" w14:textId="77777777" w:rsidR="0065196B" w:rsidRPr="005614F4" w:rsidRDefault="0065196B" w:rsidP="0065196B">
      <w:pPr>
        <w:spacing w:line="480" w:lineRule="auto"/>
        <w:jc w:val="both"/>
      </w:pPr>
      <w:r w:rsidRPr="003017A9">
        <w:t>ME reports a charitable grant from AstraZeneca Young Health Programme, and personal fees from Prudential, Scor,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0BAFB163" w14:textId="69FA4F0A" w:rsidR="00CD4D45" w:rsidRPr="00CD4D45" w:rsidRDefault="0065196B" w:rsidP="00CD4D45">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CD4D45" w:rsidRPr="00CD4D45">
        <w:rPr>
          <w:noProof/>
          <w:lang w:val="en-US"/>
        </w:rPr>
        <w:t>1.</w:t>
      </w:r>
      <w:r w:rsidR="00CD4D45" w:rsidRPr="00CD4D45">
        <w:rPr>
          <w:noProof/>
          <w:lang w:val="en-US"/>
        </w:rPr>
        <w:tab/>
        <w:t xml:space="preserve">Gasparrini, A. </w:t>
      </w:r>
      <w:r w:rsidR="00CD4D45" w:rsidRPr="00CD4D45">
        <w:rPr>
          <w:i/>
          <w:iCs/>
          <w:noProof/>
          <w:lang w:val="en-US"/>
        </w:rPr>
        <w:t>et al.</w:t>
      </w:r>
      <w:r w:rsidR="00CD4D45" w:rsidRPr="00CD4D45">
        <w:rPr>
          <w:noProof/>
          <w:lang w:val="en-US"/>
        </w:rPr>
        <w:t xml:space="preserve"> Mortality risk attributable to high and low ambient temperature: A multicountry observational study. </w:t>
      </w:r>
      <w:r w:rsidR="00CD4D45" w:rsidRPr="00CD4D45">
        <w:rPr>
          <w:i/>
          <w:iCs/>
          <w:noProof/>
          <w:lang w:val="en-US"/>
        </w:rPr>
        <w:t>Lancet</w:t>
      </w:r>
      <w:r w:rsidR="00CD4D45" w:rsidRPr="00CD4D45">
        <w:rPr>
          <w:noProof/>
          <w:lang w:val="en-US"/>
        </w:rPr>
        <w:t xml:space="preserve"> </w:t>
      </w:r>
      <w:r w:rsidR="00CD4D45" w:rsidRPr="00CD4D45">
        <w:rPr>
          <w:b/>
          <w:bCs/>
          <w:noProof/>
          <w:lang w:val="en-US"/>
        </w:rPr>
        <w:t>386,</w:t>
      </w:r>
      <w:r w:rsidR="00CD4D45" w:rsidRPr="00CD4D45">
        <w:rPr>
          <w:noProof/>
          <w:lang w:val="en-US"/>
        </w:rPr>
        <w:t xml:space="preserve"> 369–375 (2015).</w:t>
      </w:r>
    </w:p>
    <w:p w14:paraId="6E34D550"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w:t>
      </w:r>
      <w:r w:rsidRPr="00CD4D45">
        <w:rPr>
          <w:noProof/>
          <w:lang w:val="en-US"/>
        </w:rPr>
        <w:tab/>
        <w:t xml:space="preserve">Watts, N. </w:t>
      </w:r>
      <w:r w:rsidRPr="00CD4D45">
        <w:rPr>
          <w:i/>
          <w:iCs/>
          <w:noProof/>
          <w:lang w:val="en-US"/>
        </w:rPr>
        <w:t>et al.</w:t>
      </w:r>
      <w:r w:rsidRPr="00CD4D45">
        <w:rPr>
          <w:noProof/>
          <w:lang w:val="en-US"/>
        </w:rPr>
        <w:t xml:space="preserve"> The 2018 report of the Lancet Countdown on health and climate change: shaping health of nations for centuries to come. </w:t>
      </w:r>
      <w:r w:rsidRPr="00CD4D45">
        <w:rPr>
          <w:i/>
          <w:iCs/>
          <w:noProof/>
          <w:lang w:val="en-US"/>
        </w:rPr>
        <w:t>Lancet</w:t>
      </w:r>
      <w:r w:rsidRPr="00CD4D45">
        <w:rPr>
          <w:noProof/>
          <w:lang w:val="en-US"/>
        </w:rPr>
        <w:t xml:space="preserve"> </w:t>
      </w:r>
      <w:r w:rsidRPr="00CD4D45">
        <w:rPr>
          <w:b/>
          <w:bCs/>
          <w:noProof/>
          <w:lang w:val="en-US"/>
        </w:rPr>
        <w:t>6736,</w:t>
      </w:r>
      <w:r w:rsidRPr="00CD4D45">
        <w:rPr>
          <w:noProof/>
          <w:lang w:val="en-US"/>
        </w:rPr>
        <w:t xml:space="preserve"> 1–4 (2018).</w:t>
      </w:r>
    </w:p>
    <w:p w14:paraId="7BE860A9"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w:t>
      </w:r>
      <w:r w:rsidRPr="00CD4D45">
        <w:rPr>
          <w:noProof/>
          <w:lang w:val="en-US"/>
        </w:rPr>
        <w:tab/>
        <w:t xml:space="preserve">McMichael, A. J., Woodruff, R. E. &amp; Hales, S. Climate change and human health: Present and future risks. </w:t>
      </w:r>
      <w:r w:rsidRPr="00CD4D45">
        <w:rPr>
          <w:i/>
          <w:iCs/>
          <w:noProof/>
          <w:lang w:val="en-US"/>
        </w:rPr>
        <w:t>Lancet</w:t>
      </w:r>
      <w:r w:rsidRPr="00CD4D45">
        <w:rPr>
          <w:noProof/>
          <w:lang w:val="en-US"/>
        </w:rPr>
        <w:t xml:space="preserve"> (2006). doi:10.1016/S0140-6736(06)68079-3</w:t>
      </w:r>
    </w:p>
    <w:p w14:paraId="1CD12450"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4.</w:t>
      </w:r>
      <w:r w:rsidRPr="00CD4D45">
        <w:rPr>
          <w:noProof/>
          <w:lang w:val="en-US"/>
        </w:rPr>
        <w:tab/>
        <w:t xml:space="preserve">Haines, A. &amp; Ebi, K. The imperative for climate action to protect health. </w:t>
      </w:r>
      <w:r w:rsidRPr="00CD4D45">
        <w:rPr>
          <w:i/>
          <w:iCs/>
          <w:noProof/>
          <w:lang w:val="en-US"/>
        </w:rPr>
        <w:t>N. Engl. J. Med.</w:t>
      </w:r>
      <w:r w:rsidRPr="00CD4D45">
        <w:rPr>
          <w:noProof/>
          <w:lang w:val="en-US"/>
        </w:rPr>
        <w:t xml:space="preserve"> 263–273 (2019).</w:t>
      </w:r>
    </w:p>
    <w:p w14:paraId="1E6AE0B7"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5.</w:t>
      </w:r>
      <w:r w:rsidRPr="00CD4D45">
        <w:rPr>
          <w:noProof/>
          <w:lang w:val="en-US"/>
        </w:rPr>
        <w:tab/>
        <w:t xml:space="preserve">Smith, K. R. </w:t>
      </w:r>
      <w:r w:rsidRPr="00CD4D45">
        <w:rPr>
          <w:i/>
          <w:iCs/>
          <w:noProof/>
          <w:lang w:val="en-US"/>
        </w:rPr>
        <w:t>et al.</w:t>
      </w:r>
      <w:r w:rsidRPr="00CD4D45">
        <w:rPr>
          <w:noProof/>
          <w:lang w:val="en-US"/>
        </w:rPr>
        <w:t xml:space="preserve"> Human health: Impacts, adaptation, and co-benefits. in </w:t>
      </w:r>
      <w:r w:rsidRPr="00CD4D45">
        <w:rPr>
          <w:i/>
          <w:iCs/>
          <w:noProof/>
          <w:lang w:val="en-US"/>
        </w:rPr>
        <w:t>Climate Change 2014 Impacts, Adaptation and Vulnerability: Part A: Global and Sectoral Aspects</w:t>
      </w:r>
      <w:r w:rsidRPr="00CD4D45">
        <w:rPr>
          <w:noProof/>
          <w:lang w:val="en-US"/>
        </w:rPr>
        <w:t xml:space="preserve"> (2015). doi:10.1017/CBO9781107415379.016</w:t>
      </w:r>
    </w:p>
    <w:p w14:paraId="053B832F"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6.</w:t>
      </w:r>
      <w:r w:rsidRPr="00CD4D45">
        <w:rPr>
          <w:noProof/>
          <w:lang w:val="en-US"/>
        </w:rPr>
        <w:tab/>
        <w:t xml:space="preserve">Huang, C. </w:t>
      </w:r>
      <w:r w:rsidRPr="00CD4D45">
        <w:rPr>
          <w:i/>
          <w:iCs/>
          <w:noProof/>
          <w:lang w:val="en-US"/>
        </w:rPr>
        <w:t>et al.</w:t>
      </w:r>
      <w:r w:rsidRPr="00CD4D45">
        <w:rPr>
          <w:noProof/>
          <w:lang w:val="en-US"/>
        </w:rPr>
        <w:t xml:space="preserve"> Projecting future heat-related mortality under climate change scenarios: A systematic review. </w:t>
      </w:r>
      <w:r w:rsidRPr="00CD4D45">
        <w:rPr>
          <w:i/>
          <w:iCs/>
          <w:noProof/>
          <w:lang w:val="en-US"/>
        </w:rPr>
        <w:t>Environmental Health Perspectives</w:t>
      </w:r>
      <w:r w:rsidRPr="00CD4D45">
        <w:rPr>
          <w:noProof/>
          <w:lang w:val="en-US"/>
        </w:rPr>
        <w:t xml:space="preserve"> (2011). doi:10.1289/ehp.1103456</w:t>
      </w:r>
    </w:p>
    <w:p w14:paraId="5724461D"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7.</w:t>
      </w:r>
      <w:r w:rsidRPr="00CD4D45">
        <w:rPr>
          <w:noProof/>
          <w:lang w:val="en-US"/>
        </w:rPr>
        <w:tab/>
        <w:t xml:space="preserve">Gasparrini, A. </w:t>
      </w:r>
      <w:r w:rsidRPr="00CD4D45">
        <w:rPr>
          <w:i/>
          <w:iCs/>
          <w:noProof/>
          <w:lang w:val="en-US"/>
        </w:rPr>
        <w:t>et al.</w:t>
      </w:r>
      <w:r w:rsidRPr="00CD4D45">
        <w:rPr>
          <w:noProof/>
          <w:lang w:val="en-US"/>
        </w:rPr>
        <w:t xml:space="preserve"> Projections of temperature-related excess mortality under climate change scenarios. </w:t>
      </w:r>
      <w:r w:rsidRPr="00CD4D45">
        <w:rPr>
          <w:i/>
          <w:iCs/>
          <w:noProof/>
          <w:lang w:val="en-US"/>
        </w:rPr>
        <w:t>Lancet Planet. Heal.</w:t>
      </w:r>
      <w:r w:rsidRPr="00CD4D45">
        <w:rPr>
          <w:noProof/>
          <w:lang w:val="en-US"/>
        </w:rPr>
        <w:t xml:space="preserve"> (2017). doi:10.1016/S2542-5196(17)30156-0</w:t>
      </w:r>
    </w:p>
    <w:p w14:paraId="25A2AE8A"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8.</w:t>
      </w:r>
      <w:r w:rsidRPr="00CD4D45">
        <w:rPr>
          <w:noProof/>
          <w:lang w:val="en-US"/>
        </w:rPr>
        <w:tab/>
        <w:t xml:space="preserve">Burke, M. </w:t>
      </w:r>
      <w:r w:rsidRPr="00CD4D45">
        <w:rPr>
          <w:i/>
          <w:iCs/>
          <w:noProof/>
          <w:lang w:val="en-US"/>
        </w:rPr>
        <w:t>et al.</w:t>
      </w:r>
      <w:r w:rsidRPr="00CD4D45">
        <w:rPr>
          <w:noProof/>
          <w:lang w:val="en-US"/>
        </w:rPr>
        <w:t xml:space="preserve"> Higher temperatures increase suicide rates in the United States and Mexico. </w:t>
      </w:r>
      <w:r w:rsidRPr="00CD4D45">
        <w:rPr>
          <w:i/>
          <w:iCs/>
          <w:noProof/>
          <w:lang w:val="en-US"/>
        </w:rPr>
        <w:t>Nat. Clim. Chang.</w:t>
      </w:r>
      <w:r w:rsidRPr="00CD4D45">
        <w:rPr>
          <w:noProof/>
          <w:lang w:val="en-US"/>
        </w:rPr>
        <w:t xml:space="preserve"> (2018). doi:10.1038/s41558-018-0222-x</w:t>
      </w:r>
    </w:p>
    <w:p w14:paraId="6D0E9C1A"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9.</w:t>
      </w:r>
      <w:r w:rsidRPr="00CD4D45">
        <w:rPr>
          <w:noProof/>
          <w:lang w:val="en-US"/>
        </w:rPr>
        <w:tab/>
        <w:t xml:space="preserve">Rey, G. </w:t>
      </w:r>
      <w:r w:rsidRPr="00CD4D45">
        <w:rPr>
          <w:i/>
          <w:iCs/>
          <w:noProof/>
          <w:lang w:val="en-US"/>
        </w:rPr>
        <w:t>et al.</w:t>
      </w:r>
      <w:r w:rsidRPr="00CD4D45">
        <w:rPr>
          <w:noProof/>
          <w:lang w:val="en-US"/>
        </w:rPr>
        <w:t xml:space="preserve"> The impact of major heat waves on all-cause and cause-specific mortality in France from 1971 to 2003. </w:t>
      </w:r>
      <w:r w:rsidRPr="00CD4D45">
        <w:rPr>
          <w:i/>
          <w:iCs/>
          <w:noProof/>
          <w:lang w:val="en-US"/>
        </w:rPr>
        <w:t>Int. Arch. Occup. Environ. Health</w:t>
      </w:r>
      <w:r w:rsidRPr="00CD4D45">
        <w:rPr>
          <w:noProof/>
          <w:lang w:val="en-US"/>
        </w:rPr>
        <w:t xml:space="preserve"> (2007). doi:10.1007/s00420-007-0173-4</w:t>
      </w:r>
    </w:p>
    <w:p w14:paraId="64878595"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10.</w:t>
      </w:r>
      <w:r w:rsidRPr="00CD4D45">
        <w:rPr>
          <w:noProof/>
          <w:lang w:val="en-US"/>
        </w:rPr>
        <w:tab/>
        <w:t xml:space="preserve">Orru, H. &amp; Åström, D. O. Increases in external cause mortality due to high and low temperatures: evidence from northeastern Europe. </w:t>
      </w:r>
      <w:r w:rsidRPr="00CD4D45">
        <w:rPr>
          <w:i/>
          <w:iCs/>
          <w:noProof/>
          <w:lang w:val="en-US"/>
        </w:rPr>
        <w:t>Int. J. Biometeorol.</w:t>
      </w:r>
      <w:r w:rsidRPr="00CD4D45">
        <w:rPr>
          <w:noProof/>
          <w:lang w:val="en-US"/>
        </w:rPr>
        <w:t xml:space="preserve"> (2017). doi:10.1007/s00484-016-1270-4</w:t>
      </w:r>
    </w:p>
    <w:p w14:paraId="3E1C93F3"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11.</w:t>
      </w:r>
      <w:r w:rsidRPr="00CD4D45">
        <w:rPr>
          <w:noProof/>
          <w:lang w:val="en-US"/>
        </w:rPr>
        <w:tab/>
        <w:t xml:space="preserve">Parks, R. M., Bennett, J. E., Foreman, K. J., Toumi, R. &amp; Ezzati, M. National and regional seasonal dynamics of all-cause and cause-specific mortality in the USA from 1980 to 2016. </w:t>
      </w:r>
      <w:r w:rsidRPr="00CD4D45">
        <w:rPr>
          <w:i/>
          <w:iCs/>
          <w:noProof/>
          <w:lang w:val="en-US"/>
        </w:rPr>
        <w:t>Elife</w:t>
      </w:r>
      <w:r w:rsidRPr="00CD4D45">
        <w:rPr>
          <w:noProof/>
          <w:lang w:val="en-US"/>
        </w:rPr>
        <w:t xml:space="preserve"> </w:t>
      </w:r>
      <w:r w:rsidRPr="00CD4D45">
        <w:rPr>
          <w:b/>
          <w:bCs/>
          <w:noProof/>
          <w:lang w:val="en-US"/>
        </w:rPr>
        <w:t>7,</w:t>
      </w:r>
      <w:r w:rsidRPr="00CD4D45">
        <w:rPr>
          <w:noProof/>
          <w:lang w:val="en-US"/>
        </w:rPr>
        <w:t xml:space="preserve"> (2018).</w:t>
      </w:r>
    </w:p>
    <w:p w14:paraId="69649D8D"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12.</w:t>
      </w:r>
      <w:r w:rsidRPr="00CD4D45">
        <w:rPr>
          <w:noProof/>
          <w:lang w:val="en-US"/>
        </w:rPr>
        <w:tab/>
        <w:t xml:space="preserve">Rau, R. Seasonality in human mortality. A demographic approach. </w:t>
      </w:r>
      <w:r w:rsidRPr="00CD4D45">
        <w:rPr>
          <w:i/>
          <w:iCs/>
          <w:noProof/>
          <w:lang w:val="en-US"/>
        </w:rPr>
        <w:t>Wirtschafts- und Sozialwissenschaftlichen Fak.</w:t>
      </w:r>
      <w:r w:rsidRPr="00CD4D45">
        <w:rPr>
          <w:noProof/>
          <w:lang w:val="en-US"/>
        </w:rPr>
        <w:t xml:space="preserve"> </w:t>
      </w:r>
      <w:r w:rsidRPr="00CD4D45">
        <w:rPr>
          <w:b/>
          <w:bCs/>
          <w:noProof/>
          <w:lang w:val="en-US"/>
        </w:rPr>
        <w:t>PhD,</w:t>
      </w:r>
      <w:r w:rsidRPr="00CD4D45">
        <w:rPr>
          <w:noProof/>
          <w:lang w:val="en-US"/>
        </w:rPr>
        <w:t xml:space="preserve"> 361 (2004).</w:t>
      </w:r>
    </w:p>
    <w:p w14:paraId="53FD26FA"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13.</w:t>
      </w:r>
      <w:r w:rsidRPr="00CD4D45">
        <w:rPr>
          <w:noProof/>
          <w:lang w:val="en-US"/>
        </w:rPr>
        <w:tab/>
        <w:t xml:space="preserve">Shi, L., Kloog, I., Zanobetti, A., Liu, P. &amp; Schwartz, J. D. Impacts of temperature and its variability on mortality in New England. </w:t>
      </w:r>
      <w:r w:rsidRPr="00CD4D45">
        <w:rPr>
          <w:i/>
          <w:iCs/>
          <w:noProof/>
          <w:lang w:val="en-US"/>
        </w:rPr>
        <w:t>Nat. Clim. Chang.</w:t>
      </w:r>
      <w:r w:rsidRPr="00CD4D45">
        <w:rPr>
          <w:noProof/>
          <w:lang w:val="en-US"/>
        </w:rPr>
        <w:t xml:space="preserve"> </w:t>
      </w:r>
      <w:r w:rsidRPr="00CD4D45">
        <w:rPr>
          <w:b/>
          <w:bCs/>
          <w:noProof/>
          <w:lang w:val="en-US"/>
        </w:rPr>
        <w:t>5,</w:t>
      </w:r>
      <w:r w:rsidRPr="00CD4D45">
        <w:rPr>
          <w:noProof/>
          <w:lang w:val="en-US"/>
        </w:rPr>
        <w:t xml:space="preserve"> 988–991 (2015).</w:t>
      </w:r>
    </w:p>
    <w:p w14:paraId="31CD2F38"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14.</w:t>
      </w:r>
      <w:r w:rsidRPr="00CD4D45">
        <w:rPr>
          <w:noProof/>
          <w:lang w:val="en-US"/>
        </w:rPr>
        <w:tab/>
        <w:t xml:space="preserve">Ye, X. </w:t>
      </w:r>
      <w:r w:rsidRPr="00CD4D45">
        <w:rPr>
          <w:i/>
          <w:iCs/>
          <w:noProof/>
          <w:lang w:val="en-US"/>
        </w:rPr>
        <w:t>et al.</w:t>
      </w:r>
      <w:r w:rsidRPr="00CD4D45">
        <w:rPr>
          <w:noProof/>
          <w:lang w:val="en-US"/>
        </w:rPr>
        <w:t xml:space="preserve"> Ambient temperature and morbidity: a review of epidemiological evidence. </w:t>
      </w:r>
      <w:r w:rsidRPr="00CD4D45">
        <w:rPr>
          <w:i/>
          <w:iCs/>
          <w:noProof/>
          <w:lang w:val="en-US"/>
        </w:rPr>
        <w:t>Environ. Health Perspect.</w:t>
      </w:r>
      <w:r w:rsidRPr="00CD4D45">
        <w:rPr>
          <w:noProof/>
          <w:lang w:val="en-US"/>
        </w:rPr>
        <w:t xml:space="preserve"> </w:t>
      </w:r>
      <w:r w:rsidRPr="00CD4D45">
        <w:rPr>
          <w:b/>
          <w:bCs/>
          <w:noProof/>
          <w:lang w:val="en-US"/>
        </w:rPr>
        <w:t>120,</w:t>
      </w:r>
      <w:r w:rsidRPr="00CD4D45">
        <w:rPr>
          <w:noProof/>
          <w:lang w:val="en-US"/>
        </w:rPr>
        <w:t xml:space="preserve"> 19–28 (2012).</w:t>
      </w:r>
    </w:p>
    <w:p w14:paraId="27994E7D"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15.</w:t>
      </w:r>
      <w:r w:rsidRPr="00CD4D45">
        <w:rPr>
          <w:noProof/>
          <w:lang w:val="en-US"/>
        </w:rPr>
        <w:tab/>
        <w:t xml:space="preserve">Basu, R. High ambient temperature and mortality: A review of epidemiologic studies from 2001 to 2008. </w:t>
      </w:r>
      <w:r w:rsidRPr="00CD4D45">
        <w:rPr>
          <w:i/>
          <w:iCs/>
          <w:noProof/>
          <w:lang w:val="en-US"/>
        </w:rPr>
        <w:t>Environ. Heal. A Glob. Access Sci. Source</w:t>
      </w:r>
      <w:r w:rsidRPr="00CD4D45">
        <w:rPr>
          <w:noProof/>
          <w:lang w:val="en-US"/>
        </w:rPr>
        <w:t xml:space="preserve"> </w:t>
      </w:r>
      <w:r w:rsidRPr="00CD4D45">
        <w:rPr>
          <w:b/>
          <w:bCs/>
          <w:noProof/>
          <w:lang w:val="en-US"/>
        </w:rPr>
        <w:t>8,</w:t>
      </w:r>
      <w:r w:rsidRPr="00CD4D45">
        <w:rPr>
          <w:noProof/>
          <w:lang w:val="en-US"/>
        </w:rPr>
        <w:t xml:space="preserve"> 40 (2009).</w:t>
      </w:r>
    </w:p>
    <w:p w14:paraId="3F64CE67"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16.</w:t>
      </w:r>
      <w:r w:rsidRPr="00CD4D45">
        <w:rPr>
          <w:noProof/>
          <w:lang w:val="en-US"/>
        </w:rPr>
        <w:tab/>
        <w:t xml:space="preserve">Xu, J. Unintentional drowning deaths in the United States, 1999-2010. </w:t>
      </w:r>
      <w:r w:rsidRPr="00CD4D45">
        <w:rPr>
          <w:i/>
          <w:iCs/>
          <w:noProof/>
          <w:lang w:val="en-US"/>
        </w:rPr>
        <w:t>NCHS Data Brief</w:t>
      </w:r>
      <w:r w:rsidRPr="00CD4D45">
        <w:rPr>
          <w:noProof/>
          <w:lang w:val="en-US"/>
        </w:rPr>
        <w:t xml:space="preserve"> (2014).</w:t>
      </w:r>
    </w:p>
    <w:p w14:paraId="194F19B7"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17.</w:t>
      </w:r>
      <w:r w:rsidRPr="00CD4D45">
        <w:rPr>
          <w:noProof/>
          <w:lang w:val="en-US"/>
        </w:rPr>
        <w:tab/>
        <w:t xml:space="preserve">Ambrose, A. F., Paul, G. &amp; Hausdorff, J. M. Risk factors for falls among older adults: A review of the literature. </w:t>
      </w:r>
      <w:r w:rsidRPr="00CD4D45">
        <w:rPr>
          <w:i/>
          <w:iCs/>
          <w:noProof/>
          <w:lang w:val="en-US"/>
        </w:rPr>
        <w:t>Maturitas</w:t>
      </w:r>
      <w:r w:rsidRPr="00CD4D45">
        <w:rPr>
          <w:noProof/>
          <w:lang w:val="en-US"/>
        </w:rPr>
        <w:t xml:space="preserve"> (2013). doi:10.1016/j.maturitas.2013.02.009</w:t>
      </w:r>
    </w:p>
    <w:p w14:paraId="0A9A4239"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18.</w:t>
      </w:r>
      <w:r w:rsidRPr="00CD4D45">
        <w:rPr>
          <w:noProof/>
          <w:lang w:val="en-US"/>
        </w:rPr>
        <w:tab/>
        <w:t xml:space="preserve">Bobb, J. F. </w:t>
      </w:r>
      <w:r w:rsidRPr="00CD4D45">
        <w:rPr>
          <w:i/>
          <w:iCs/>
          <w:noProof/>
          <w:lang w:val="en-US"/>
        </w:rPr>
        <w:t>et al.</w:t>
      </w:r>
      <w:r w:rsidRPr="00CD4D45">
        <w:rPr>
          <w:noProof/>
          <w:lang w:val="en-US"/>
        </w:rPr>
        <w:t xml:space="preserve"> Time-course of cause-specific hospital admissions during snowstorms : An analysis of electronic medical records from major hospitals in Boston, Massachusetts. </w:t>
      </w:r>
      <w:r w:rsidRPr="00CD4D45">
        <w:rPr>
          <w:i/>
          <w:iCs/>
          <w:noProof/>
          <w:lang w:val="en-US"/>
        </w:rPr>
        <w:t>Am. J. Epidemiol.</w:t>
      </w:r>
      <w:r w:rsidRPr="00CD4D45">
        <w:rPr>
          <w:noProof/>
          <w:lang w:val="en-US"/>
        </w:rPr>
        <w:t xml:space="preserve"> </w:t>
      </w:r>
      <w:r w:rsidRPr="00CD4D45">
        <w:rPr>
          <w:b/>
          <w:bCs/>
          <w:noProof/>
          <w:lang w:val="en-US"/>
        </w:rPr>
        <w:t>185,</w:t>
      </w:r>
      <w:r w:rsidRPr="00CD4D45">
        <w:rPr>
          <w:noProof/>
          <w:lang w:val="en-US"/>
        </w:rPr>
        <w:t xml:space="preserve"> 283–294 (2017).</w:t>
      </w:r>
    </w:p>
    <w:p w14:paraId="5AEB35C9"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19.</w:t>
      </w:r>
      <w:r w:rsidRPr="00CD4D45">
        <w:rPr>
          <w:noProof/>
          <w:lang w:val="en-US"/>
        </w:rPr>
        <w:tab/>
        <w:t xml:space="preserve">Kelsey, J. L. </w:t>
      </w:r>
      <w:r w:rsidRPr="00CD4D45">
        <w:rPr>
          <w:i/>
          <w:iCs/>
          <w:noProof/>
          <w:lang w:val="en-US"/>
        </w:rPr>
        <w:t>et al.</w:t>
      </w:r>
      <w:r w:rsidRPr="00CD4D45">
        <w:rPr>
          <w:noProof/>
          <w:lang w:val="en-US"/>
        </w:rPr>
        <w:t xml:space="preserve"> Indoor and outdoor falls in older adults are different: The maintenance of balance, independent living, intellect, and zest in the elderly of boston study. </w:t>
      </w:r>
      <w:r w:rsidRPr="00CD4D45">
        <w:rPr>
          <w:i/>
          <w:iCs/>
          <w:noProof/>
          <w:lang w:val="en-US"/>
        </w:rPr>
        <w:t>J. Am. Geriatr. Soc.</w:t>
      </w:r>
      <w:r w:rsidRPr="00CD4D45">
        <w:rPr>
          <w:noProof/>
          <w:lang w:val="en-US"/>
        </w:rPr>
        <w:t xml:space="preserve"> (2010). doi:10.1111/j.1532-5415.2010.03062.x</w:t>
      </w:r>
    </w:p>
    <w:p w14:paraId="0C7B38E3"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20.</w:t>
      </w:r>
      <w:r w:rsidRPr="00CD4D45">
        <w:rPr>
          <w:noProof/>
          <w:lang w:val="en-US"/>
        </w:rPr>
        <w:tab/>
        <w:t xml:space="preserve">Daanen, H. A. M., Van De Vliert, E. &amp; Huang, X. Driving performance in cold, warm, and thermoneutral environments. </w:t>
      </w:r>
      <w:r w:rsidRPr="00CD4D45">
        <w:rPr>
          <w:i/>
          <w:iCs/>
          <w:noProof/>
          <w:lang w:val="en-US"/>
        </w:rPr>
        <w:t>Appl. Ergon.</w:t>
      </w:r>
      <w:r w:rsidRPr="00CD4D45">
        <w:rPr>
          <w:noProof/>
          <w:lang w:val="en-US"/>
        </w:rPr>
        <w:t xml:space="preserve"> (2003). doi:10.1016/S0003-6870(03)00055-3</w:t>
      </w:r>
    </w:p>
    <w:p w14:paraId="6E422046"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lastRenderedPageBreak/>
        <w:t>21.</w:t>
      </w:r>
      <w:r w:rsidRPr="00CD4D45">
        <w:rPr>
          <w:noProof/>
          <w:lang w:val="en-US"/>
        </w:rPr>
        <w:tab/>
        <w:t xml:space="preserve">Zlatoper, T. J. Determinants of motor vehicle deaths in the United States: A cross-sectional analysis. </w:t>
      </w:r>
      <w:r w:rsidRPr="00CD4D45">
        <w:rPr>
          <w:i/>
          <w:iCs/>
          <w:noProof/>
          <w:lang w:val="en-US"/>
        </w:rPr>
        <w:t>Accid. Anal. Prev.</w:t>
      </w:r>
      <w:r w:rsidRPr="00CD4D45">
        <w:rPr>
          <w:noProof/>
          <w:lang w:val="en-US"/>
        </w:rPr>
        <w:t xml:space="preserve"> (1991). doi:10.1016/0001-4575(91)90062-A</w:t>
      </w:r>
    </w:p>
    <w:p w14:paraId="79DD0607"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22.</w:t>
      </w:r>
      <w:r w:rsidRPr="00CD4D45">
        <w:rPr>
          <w:noProof/>
          <w:lang w:val="en-US"/>
        </w:rPr>
        <w:tab/>
        <w:t xml:space="preserve">Mackie, R. R. &amp; Hanlon, J. F. . O. A study of the combined effects of extented driving and heat stress on driver arousal and performance. in </w:t>
      </w:r>
      <w:r w:rsidRPr="00CD4D45">
        <w:rPr>
          <w:i/>
          <w:iCs/>
          <w:noProof/>
          <w:lang w:val="en-US"/>
        </w:rPr>
        <w:t>Symposium on relationships among theory, physiological correlates, and operational performance</w:t>
      </w:r>
      <w:r w:rsidRPr="00CD4D45">
        <w:rPr>
          <w:noProof/>
          <w:lang w:val="en-US"/>
        </w:rPr>
        <w:t xml:space="preserve"> (1976). doi:10.1007/978-1-4684-2529-1_25</w:t>
      </w:r>
    </w:p>
    <w:p w14:paraId="2F3D2A43"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23.</w:t>
      </w:r>
      <w:r w:rsidRPr="00CD4D45">
        <w:rPr>
          <w:noProof/>
          <w:lang w:val="en-US"/>
        </w:rPr>
        <w:tab/>
        <w:t xml:space="preserve">Wyon, D. P., Wyon, I. &amp; Norin, F. Effects of moderate heat stress on driver vigilance in a moving vehicle. </w:t>
      </w:r>
      <w:r w:rsidRPr="00CD4D45">
        <w:rPr>
          <w:i/>
          <w:iCs/>
          <w:noProof/>
          <w:lang w:val="en-US"/>
        </w:rPr>
        <w:t>Ergonomics</w:t>
      </w:r>
      <w:r w:rsidRPr="00CD4D45">
        <w:rPr>
          <w:noProof/>
          <w:lang w:val="en-US"/>
        </w:rPr>
        <w:t xml:space="preserve"> (1996). doi:10.1080/00140139608964434</w:t>
      </w:r>
    </w:p>
    <w:p w14:paraId="588B1F96"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24.</w:t>
      </w:r>
      <w:r w:rsidRPr="00CD4D45">
        <w:rPr>
          <w:noProof/>
          <w:lang w:val="en-US"/>
        </w:rPr>
        <w:tab/>
        <w:t xml:space="preserve">Opinium. Brits drink more alcohol in warmer weather. </w:t>
      </w:r>
      <w:r w:rsidRPr="00CD4D45">
        <w:rPr>
          <w:i/>
          <w:iCs/>
          <w:noProof/>
          <w:lang w:val="en-US"/>
        </w:rPr>
        <w:t>Opinium.co.uk</w:t>
      </w:r>
      <w:r w:rsidRPr="00CD4D45">
        <w:rPr>
          <w:noProof/>
          <w:lang w:val="en-US"/>
        </w:rPr>
        <w:t xml:space="preserve"> (2018). Available at: https://www.opinium.co.uk/brits-drink-more-alcohol-in-warmer-weather/. (Accessed: 10th January 2019)</w:t>
      </w:r>
    </w:p>
    <w:p w14:paraId="6C478FC3"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25.</w:t>
      </w:r>
      <w:r w:rsidRPr="00CD4D45">
        <w:rPr>
          <w:noProof/>
          <w:lang w:val="en-US"/>
        </w:rPr>
        <w:tab/>
        <w:t xml:space="preserve">Voas, R. B., Torres, P., Romano, E. &amp; Lacey, J. H. Alcohol-related risk of driver fatalities: An update using 2007 data. </w:t>
      </w:r>
      <w:r w:rsidRPr="00CD4D45">
        <w:rPr>
          <w:i/>
          <w:iCs/>
          <w:noProof/>
          <w:lang w:val="en-US"/>
        </w:rPr>
        <w:t>J. Stud. Alcohol Drugs</w:t>
      </w:r>
      <w:r w:rsidRPr="00CD4D45">
        <w:rPr>
          <w:noProof/>
          <w:lang w:val="en-US"/>
        </w:rPr>
        <w:t xml:space="preserve"> (2012). doi:10.15288/jsad.2012.73.341</w:t>
      </w:r>
    </w:p>
    <w:p w14:paraId="1063169E"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26.</w:t>
      </w:r>
      <w:r w:rsidRPr="00CD4D45">
        <w:rPr>
          <w:noProof/>
          <w:lang w:val="en-US"/>
        </w:rPr>
        <w:tab/>
        <w:t xml:space="preserve">Datla, S., Sahu, P., Roh, H.-J. &amp; Sharma, S. A comprehensive analysis of the association of highway traffic with winter weather conditions. </w:t>
      </w:r>
      <w:r w:rsidRPr="00CD4D45">
        <w:rPr>
          <w:i/>
          <w:iCs/>
          <w:noProof/>
          <w:lang w:val="en-US"/>
        </w:rPr>
        <w:t>Procedia - Soc. Behav. Sci.</w:t>
      </w:r>
      <w:r w:rsidRPr="00CD4D45">
        <w:rPr>
          <w:noProof/>
          <w:lang w:val="en-US"/>
        </w:rPr>
        <w:t xml:space="preserve"> (2013). doi:10.1016/j.sbspro.2013.11.143</w:t>
      </w:r>
    </w:p>
    <w:p w14:paraId="446758BB"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27.</w:t>
      </w:r>
      <w:r w:rsidRPr="00CD4D45">
        <w:rPr>
          <w:noProof/>
          <w:lang w:val="en-US"/>
        </w:rPr>
        <w:tab/>
        <w:t xml:space="preserve">Roh, H.-J., Sahu, P. K., Sharma, S., Datla, S. &amp; Mehran, B. Statistical investigations of snowfall and temperature interaction with passenger car and truck traffic on primary highways in Canada. </w:t>
      </w:r>
      <w:r w:rsidRPr="00CD4D45">
        <w:rPr>
          <w:i/>
          <w:iCs/>
          <w:noProof/>
          <w:lang w:val="en-US"/>
        </w:rPr>
        <w:t>J. Cold Reg. Eng.</w:t>
      </w:r>
      <w:r w:rsidRPr="00CD4D45">
        <w:rPr>
          <w:noProof/>
          <w:lang w:val="en-US"/>
        </w:rPr>
        <w:t xml:space="preserve"> (2016). doi:10.1061/(ASCE)CR.1943-5495.0000099</w:t>
      </w:r>
    </w:p>
    <w:p w14:paraId="4BC3D3A7"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28.</w:t>
      </w:r>
      <w:r w:rsidRPr="00CD4D45">
        <w:rPr>
          <w:noProof/>
          <w:lang w:val="en-US"/>
        </w:rPr>
        <w:tab/>
        <w:t xml:space="preserve">Roh, H.-J., Datla, S. &amp; Sharma, S. Effect of snow, temperature and their interaction on highway truck traffic. </w:t>
      </w:r>
      <w:r w:rsidRPr="00CD4D45">
        <w:rPr>
          <w:i/>
          <w:iCs/>
          <w:noProof/>
          <w:lang w:val="en-US"/>
        </w:rPr>
        <w:t>J. Transp. Techn.</w:t>
      </w:r>
      <w:r w:rsidRPr="00CD4D45">
        <w:rPr>
          <w:noProof/>
          <w:lang w:val="en-US"/>
        </w:rPr>
        <w:t xml:space="preserve"> (2013). doi:10.4236/jtts.2013.31003</w:t>
      </w:r>
    </w:p>
    <w:p w14:paraId="329B7FB7"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29.</w:t>
      </w:r>
      <w:r w:rsidRPr="00CD4D45">
        <w:rPr>
          <w:noProof/>
          <w:lang w:val="en-US"/>
        </w:rPr>
        <w:tab/>
        <w:t xml:space="preserve">Roh, H. J., Sharma, S. &amp; Sahu, P. K. Modeling snow and cold effects for classified highway traffic volumes. </w:t>
      </w:r>
      <w:r w:rsidRPr="00CD4D45">
        <w:rPr>
          <w:i/>
          <w:iCs/>
          <w:noProof/>
          <w:lang w:val="en-US"/>
        </w:rPr>
        <w:t>KSCE J. Civ. Eng.</w:t>
      </w:r>
      <w:r w:rsidRPr="00CD4D45">
        <w:rPr>
          <w:noProof/>
          <w:lang w:val="en-US"/>
        </w:rPr>
        <w:t xml:space="preserve"> (2016). doi:10.1007/s12205-015-0236-0</w:t>
      </w:r>
    </w:p>
    <w:p w14:paraId="127F655A"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30.</w:t>
      </w:r>
      <w:r w:rsidRPr="00CD4D45">
        <w:rPr>
          <w:noProof/>
          <w:lang w:val="en-US"/>
        </w:rPr>
        <w:tab/>
        <w:t xml:space="preserve">Graff Zivin, J. &amp; Neidell, M. Temperature and the allocation of time: Implications for climate change. </w:t>
      </w:r>
      <w:r w:rsidRPr="00CD4D45">
        <w:rPr>
          <w:i/>
          <w:iCs/>
          <w:noProof/>
          <w:lang w:val="en-US"/>
        </w:rPr>
        <w:t>J. Labor Econ.</w:t>
      </w:r>
      <w:r w:rsidRPr="00CD4D45">
        <w:rPr>
          <w:noProof/>
          <w:lang w:val="en-US"/>
        </w:rPr>
        <w:t xml:space="preserve"> (2014). doi:10.1086/671766</w:t>
      </w:r>
    </w:p>
    <w:p w14:paraId="3C5FE751"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31.</w:t>
      </w:r>
      <w:r w:rsidRPr="00CD4D45">
        <w:rPr>
          <w:noProof/>
          <w:lang w:val="en-US"/>
        </w:rPr>
        <w:tab/>
        <w:t xml:space="preserve">Glaeser, E. L., Sacerdote, B. &amp; Scheinkman, J. A. Crime and social interactions. </w:t>
      </w:r>
      <w:r w:rsidRPr="00CD4D45">
        <w:rPr>
          <w:i/>
          <w:iCs/>
          <w:noProof/>
          <w:lang w:val="en-US"/>
        </w:rPr>
        <w:t>Q. J. Econ.</w:t>
      </w:r>
      <w:r w:rsidRPr="00CD4D45">
        <w:rPr>
          <w:noProof/>
          <w:lang w:val="en-US"/>
        </w:rPr>
        <w:t xml:space="preserve"> (1996). doi:10.2307/2946686</w:t>
      </w:r>
    </w:p>
    <w:p w14:paraId="4639DC0D"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32.</w:t>
      </w:r>
      <w:r w:rsidRPr="00CD4D45">
        <w:rPr>
          <w:noProof/>
          <w:lang w:val="en-US"/>
        </w:rPr>
        <w:tab/>
        <w:t xml:space="preserve">Rotton, J. &amp; Cohn, E. G. Global warming and U.S. crime rates: An application of routine activity theory. </w:t>
      </w:r>
      <w:r w:rsidRPr="00CD4D45">
        <w:rPr>
          <w:i/>
          <w:iCs/>
          <w:noProof/>
          <w:lang w:val="en-US"/>
        </w:rPr>
        <w:t>Environ. Behav.</w:t>
      </w:r>
      <w:r w:rsidRPr="00CD4D45">
        <w:rPr>
          <w:noProof/>
          <w:lang w:val="en-US"/>
        </w:rPr>
        <w:t xml:space="preserve"> (2003). doi:10.1177/0013916503255565</w:t>
      </w:r>
    </w:p>
    <w:p w14:paraId="34BBBF75"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33.</w:t>
      </w:r>
      <w:r w:rsidRPr="00CD4D45">
        <w:rPr>
          <w:noProof/>
          <w:lang w:val="en-US"/>
        </w:rPr>
        <w:tab/>
        <w:t xml:space="preserve">Anderson, C. A. Temperature and aggression: Ubiquitous effects of heat on occurrence of human violence. </w:t>
      </w:r>
      <w:r w:rsidRPr="00CD4D45">
        <w:rPr>
          <w:i/>
          <w:iCs/>
          <w:noProof/>
          <w:lang w:val="en-US"/>
        </w:rPr>
        <w:t>Psychol. Bull.</w:t>
      </w:r>
      <w:r w:rsidRPr="00CD4D45">
        <w:rPr>
          <w:noProof/>
          <w:lang w:val="en-US"/>
        </w:rPr>
        <w:t xml:space="preserve"> (1989). doi:10.1037/0033-2909.106.1.74</w:t>
      </w:r>
    </w:p>
    <w:p w14:paraId="21ACB217"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34.</w:t>
      </w:r>
      <w:r w:rsidRPr="00CD4D45">
        <w:rPr>
          <w:noProof/>
          <w:lang w:val="en-US"/>
        </w:rPr>
        <w:tab/>
        <w:t xml:space="preserve">Baron, R. A. &amp; Bell, P. A. Aggression and heat: The influence of ambient temperature, negative affect, and a cooling drink on physical aggression. </w:t>
      </w:r>
      <w:r w:rsidRPr="00CD4D45">
        <w:rPr>
          <w:i/>
          <w:iCs/>
          <w:noProof/>
          <w:lang w:val="en-US"/>
        </w:rPr>
        <w:t>J. Pers. Soc. Psychol.</w:t>
      </w:r>
      <w:r w:rsidRPr="00CD4D45">
        <w:rPr>
          <w:noProof/>
          <w:lang w:val="en-US"/>
        </w:rPr>
        <w:t xml:space="preserve"> (1976). doi:10.1037/0022-3514.33.3.245</w:t>
      </w:r>
    </w:p>
    <w:p w14:paraId="7938D3E0"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35.</w:t>
      </w:r>
      <w:r w:rsidRPr="00CD4D45">
        <w:rPr>
          <w:noProof/>
          <w:lang w:val="en-US"/>
        </w:rPr>
        <w:tab/>
        <w:t xml:space="preserve">Majeed, H. &amp; Lee, J. The impact of climate change on youth depression and mental health. </w:t>
      </w:r>
      <w:r w:rsidRPr="00CD4D45">
        <w:rPr>
          <w:i/>
          <w:iCs/>
          <w:noProof/>
          <w:lang w:val="en-US"/>
        </w:rPr>
        <w:t>Lancet Planet. Heal.</w:t>
      </w:r>
      <w:r w:rsidRPr="00CD4D45">
        <w:rPr>
          <w:noProof/>
          <w:lang w:val="en-US"/>
        </w:rPr>
        <w:t xml:space="preserve"> </w:t>
      </w:r>
      <w:r w:rsidRPr="00CD4D45">
        <w:rPr>
          <w:b/>
          <w:bCs/>
          <w:noProof/>
          <w:lang w:val="en-US"/>
        </w:rPr>
        <w:t>1,</w:t>
      </w:r>
      <w:r w:rsidRPr="00CD4D45">
        <w:rPr>
          <w:noProof/>
          <w:lang w:val="en-US"/>
        </w:rPr>
        <w:t xml:space="preserve"> e94–e95 (2017).</w:t>
      </w:r>
    </w:p>
    <w:p w14:paraId="14252912"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36.</w:t>
      </w:r>
      <w:r w:rsidRPr="00CD4D45">
        <w:rPr>
          <w:noProof/>
          <w:lang w:val="en-US"/>
        </w:rPr>
        <w:tab/>
        <w:t xml:space="preserve">Berry, H. L., Waite, T. D., Dear, K. B. G., Capon, A. G. &amp; Murray, V. The case for systems thinking about climate change and mental health. </w:t>
      </w:r>
      <w:r w:rsidRPr="00CD4D45">
        <w:rPr>
          <w:i/>
          <w:iCs/>
          <w:noProof/>
          <w:lang w:val="en-US"/>
        </w:rPr>
        <w:t>Nature Climate Change</w:t>
      </w:r>
      <w:r w:rsidRPr="00CD4D45">
        <w:rPr>
          <w:noProof/>
          <w:lang w:val="en-US"/>
        </w:rPr>
        <w:t xml:space="preserve"> (2018). doi:10.1038/s41558-018-0102-4</w:t>
      </w:r>
    </w:p>
    <w:p w14:paraId="70A55235"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37.</w:t>
      </w:r>
      <w:r w:rsidRPr="00CD4D45">
        <w:rPr>
          <w:noProof/>
          <w:lang w:val="en-US"/>
        </w:rPr>
        <w:tab/>
        <w:t xml:space="preserve">Dee, D. P. </w:t>
      </w:r>
      <w:r w:rsidRPr="00CD4D45">
        <w:rPr>
          <w:i/>
          <w:iCs/>
          <w:noProof/>
          <w:lang w:val="en-US"/>
        </w:rPr>
        <w:t>et al.</w:t>
      </w:r>
      <w:r w:rsidRPr="00CD4D45">
        <w:rPr>
          <w:noProof/>
          <w:lang w:val="en-US"/>
        </w:rPr>
        <w:t xml:space="preserve"> The ERA-Interim reanalysis: configuration and performance of the data assimilation system. </w:t>
      </w:r>
      <w:r w:rsidRPr="00CD4D45">
        <w:rPr>
          <w:i/>
          <w:iCs/>
          <w:noProof/>
          <w:lang w:val="en-US"/>
        </w:rPr>
        <w:t>Q. J. R. Meteorol. Soc.</w:t>
      </w:r>
      <w:r w:rsidRPr="00CD4D45">
        <w:rPr>
          <w:noProof/>
          <w:lang w:val="en-US"/>
        </w:rPr>
        <w:t xml:space="preserve"> </w:t>
      </w:r>
      <w:r w:rsidRPr="00CD4D45">
        <w:rPr>
          <w:b/>
          <w:bCs/>
          <w:noProof/>
          <w:lang w:val="en-US"/>
        </w:rPr>
        <w:t>137,</w:t>
      </w:r>
      <w:r w:rsidRPr="00CD4D45">
        <w:rPr>
          <w:noProof/>
          <w:lang w:val="en-US"/>
        </w:rPr>
        <w:t xml:space="preserve"> 553–597 (2011).</w:t>
      </w:r>
    </w:p>
    <w:p w14:paraId="114F9DB6"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38.</w:t>
      </w:r>
      <w:r w:rsidRPr="00CD4D45">
        <w:rPr>
          <w:noProof/>
          <w:lang w:val="en-US"/>
        </w:rPr>
        <w:tab/>
        <w:t xml:space="preserve">Wallace, J. M. &amp; Hobbs, P. V. </w:t>
      </w:r>
      <w:r w:rsidRPr="00CD4D45">
        <w:rPr>
          <w:i/>
          <w:iCs/>
          <w:noProof/>
          <w:lang w:val="en-US"/>
        </w:rPr>
        <w:t>Atmospheric science: An introductory survey: Second edition</w:t>
      </w:r>
      <w:r w:rsidRPr="00CD4D45">
        <w:rPr>
          <w:noProof/>
          <w:lang w:val="en-US"/>
        </w:rPr>
        <w:t xml:space="preserve">. </w:t>
      </w:r>
      <w:r w:rsidRPr="00CD4D45">
        <w:rPr>
          <w:i/>
          <w:iCs/>
          <w:noProof/>
          <w:lang w:val="en-US"/>
        </w:rPr>
        <w:t>Atmospheric Science: An Introductory Survey: Second Edition</w:t>
      </w:r>
      <w:r w:rsidRPr="00CD4D45">
        <w:rPr>
          <w:noProof/>
          <w:lang w:val="en-US"/>
        </w:rPr>
        <w:t xml:space="preserve"> (2006). doi:10.1016/C2009-0-00034-8</w:t>
      </w:r>
    </w:p>
    <w:p w14:paraId="36621CAB"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39.</w:t>
      </w:r>
      <w:r w:rsidRPr="00CD4D45">
        <w:rPr>
          <w:noProof/>
          <w:lang w:val="en-US"/>
        </w:rPr>
        <w:tab/>
        <w:t xml:space="preserve">Lozano, R. </w:t>
      </w:r>
      <w:r w:rsidRPr="00CD4D45">
        <w:rPr>
          <w:i/>
          <w:iCs/>
          <w:noProof/>
          <w:lang w:val="en-US"/>
        </w:rPr>
        <w:t>et al.</w:t>
      </w:r>
      <w:r w:rsidRPr="00CD4D45">
        <w:rPr>
          <w:noProof/>
          <w:lang w:val="en-US"/>
        </w:rPr>
        <w:t xml:space="preserve"> Global and regional mortality from 235 causes of death for 20 age groups in 1990 and 2010: A systematic analysis for the Global Burden of Disease Study 2010. </w:t>
      </w:r>
      <w:r w:rsidRPr="00CD4D45">
        <w:rPr>
          <w:i/>
          <w:iCs/>
          <w:noProof/>
          <w:lang w:val="en-US"/>
        </w:rPr>
        <w:t>Lancet</w:t>
      </w:r>
      <w:r w:rsidRPr="00CD4D45">
        <w:rPr>
          <w:noProof/>
          <w:lang w:val="en-US"/>
        </w:rPr>
        <w:t xml:space="preserve"> (2012). doi:10.1016/S0140-6736(12)61728-0</w:t>
      </w:r>
    </w:p>
    <w:p w14:paraId="6CF2A5E2"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40.</w:t>
      </w:r>
      <w:r w:rsidRPr="00CD4D45">
        <w:rPr>
          <w:noProof/>
          <w:lang w:val="en-US"/>
        </w:rPr>
        <w:tab/>
        <w:t xml:space="preserve">Rue, H. &amp; Held, L. </w:t>
      </w:r>
      <w:r w:rsidRPr="00CD4D45">
        <w:rPr>
          <w:i/>
          <w:iCs/>
          <w:noProof/>
          <w:lang w:val="en-US"/>
        </w:rPr>
        <w:t>Gaussian Markov random fields. Theory and applications</w:t>
      </w:r>
      <w:r w:rsidRPr="00CD4D45">
        <w:rPr>
          <w:noProof/>
          <w:lang w:val="en-US"/>
        </w:rPr>
        <w:t xml:space="preserve">. </w:t>
      </w:r>
      <w:r w:rsidRPr="00CD4D45">
        <w:rPr>
          <w:i/>
          <w:iCs/>
          <w:noProof/>
          <w:lang w:val="en-US"/>
        </w:rPr>
        <w:lastRenderedPageBreak/>
        <w:t>Chapman &amp; Hall</w:t>
      </w:r>
      <w:r w:rsidRPr="00CD4D45">
        <w:rPr>
          <w:noProof/>
          <w:lang w:val="en-US"/>
        </w:rPr>
        <w:t xml:space="preserve"> (2005). doi:10.1007/s00184-007-0162-3</w:t>
      </w:r>
    </w:p>
    <w:p w14:paraId="33D2C02B"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41.</w:t>
      </w:r>
      <w:r w:rsidRPr="00CD4D45">
        <w:rPr>
          <w:noProof/>
          <w:lang w:val="en-US"/>
        </w:rPr>
        <w:tab/>
        <w:t xml:space="preserve">Besag, J. Spatial interaction and the statistical snalysis of lattice systems. </w:t>
      </w:r>
      <w:r w:rsidRPr="00CD4D45">
        <w:rPr>
          <w:i/>
          <w:iCs/>
          <w:noProof/>
          <w:lang w:val="en-US"/>
        </w:rPr>
        <w:t>J. R. Stat. Soc. Ser. B (Statistical Methodol.</w:t>
      </w:r>
      <w:r w:rsidRPr="00CD4D45">
        <w:rPr>
          <w:noProof/>
          <w:lang w:val="en-US"/>
        </w:rPr>
        <w:t xml:space="preserve"> (1974). doi:10.2307/2984812</w:t>
      </w:r>
    </w:p>
    <w:p w14:paraId="37230F35" w14:textId="77777777" w:rsidR="00CD4D45" w:rsidRPr="00CD4D45" w:rsidRDefault="00CD4D45" w:rsidP="00CD4D45">
      <w:pPr>
        <w:widowControl w:val="0"/>
        <w:autoSpaceDE w:val="0"/>
        <w:autoSpaceDN w:val="0"/>
        <w:adjustRightInd w:val="0"/>
        <w:ind w:left="640" w:hanging="640"/>
        <w:rPr>
          <w:noProof/>
          <w:lang w:val="en-US"/>
        </w:rPr>
      </w:pPr>
      <w:r w:rsidRPr="00CD4D45">
        <w:rPr>
          <w:noProof/>
          <w:lang w:val="en-US"/>
        </w:rPr>
        <w:t>42.</w:t>
      </w:r>
      <w:r w:rsidRPr="00CD4D45">
        <w:rPr>
          <w:noProof/>
          <w:lang w:val="en-US"/>
        </w:rPr>
        <w:tab/>
        <w:t xml:space="preserve">Rue, H., Martino, S. &amp; Chopin, N. Approximate Bayesian inference for latent Gaussian models by using integrated nested Laplace approximations. </w:t>
      </w:r>
      <w:r w:rsidRPr="00CD4D45">
        <w:rPr>
          <w:i/>
          <w:iCs/>
          <w:noProof/>
          <w:lang w:val="en-US"/>
        </w:rPr>
        <w:t>J. R. Stat. Soc. Ser. B Stat. Methodol.</w:t>
      </w:r>
      <w:r w:rsidRPr="00CD4D45">
        <w:rPr>
          <w:noProof/>
          <w:lang w:val="en-US"/>
        </w:rPr>
        <w:t xml:space="preserve"> (2009). doi:10.1111/j.1467-9868.2008.00700.x</w:t>
      </w:r>
    </w:p>
    <w:p w14:paraId="570B3912" w14:textId="77777777" w:rsidR="00CD4D45" w:rsidRPr="00CD4D45" w:rsidRDefault="00CD4D45" w:rsidP="00CD4D45">
      <w:pPr>
        <w:widowControl w:val="0"/>
        <w:autoSpaceDE w:val="0"/>
        <w:autoSpaceDN w:val="0"/>
        <w:adjustRightInd w:val="0"/>
        <w:ind w:left="640" w:hanging="640"/>
        <w:rPr>
          <w:noProof/>
        </w:rPr>
      </w:pPr>
      <w:r w:rsidRPr="00CD4D45">
        <w:rPr>
          <w:noProof/>
          <w:lang w:val="en-US"/>
        </w:rPr>
        <w:t>43.</w:t>
      </w:r>
      <w:r w:rsidRPr="00CD4D45">
        <w:rPr>
          <w:noProof/>
          <w:lang w:val="en-US"/>
        </w:rPr>
        <w:tab/>
        <w:t>IPCC. IPCC special report on the impacts of global warming of 1.5 °C - Summary for policy makers. (2018).</w:t>
      </w:r>
    </w:p>
    <w:p w14:paraId="7D509FBC" w14:textId="5D2C3B91" w:rsidR="0065196B" w:rsidDel="00D378F4" w:rsidRDefault="0065196B" w:rsidP="00CD4D45">
      <w:pPr>
        <w:widowControl w:val="0"/>
        <w:autoSpaceDE w:val="0"/>
        <w:autoSpaceDN w:val="0"/>
        <w:adjustRightInd w:val="0"/>
        <w:ind w:left="640" w:hanging="640"/>
        <w:rPr>
          <w:del w:id="78" w:author="Robbie Parks" w:date="2019-04-23T23:48:00Z"/>
          <w:b/>
        </w:rPr>
      </w:pPr>
      <w:r w:rsidRPr="00636C9B">
        <w:rPr>
          <w:b/>
        </w:rPr>
        <w:fldChar w:fldCharType="end"/>
      </w:r>
    </w:p>
    <w:p w14:paraId="190CF69F" w14:textId="77777777" w:rsidR="0065196B" w:rsidRDefault="0065196B" w:rsidP="00D378F4">
      <w:pPr>
        <w:widowControl w:val="0"/>
        <w:autoSpaceDE w:val="0"/>
        <w:autoSpaceDN w:val="0"/>
        <w:adjustRightInd w:val="0"/>
        <w:ind w:left="640" w:hanging="640"/>
        <w:rPr>
          <w:b/>
          <w:color w:val="000000" w:themeColor="text1"/>
        </w:rPr>
        <w:pPrChange w:id="79" w:author="Robbie Parks" w:date="2019-04-23T23:48:00Z">
          <w:pPr/>
        </w:pPrChange>
      </w:pPr>
      <w:r>
        <w:rPr>
          <w:b/>
          <w:color w:val="000000" w:themeColor="text1"/>
        </w:rPr>
        <w:br w:type="page"/>
      </w:r>
    </w:p>
    <w:p w14:paraId="215DE70A" w14:textId="77777777" w:rsidR="0065196B" w:rsidRPr="00D378F4" w:rsidDel="00D378F4" w:rsidRDefault="0065196B" w:rsidP="0065196B">
      <w:pPr>
        <w:spacing w:line="480" w:lineRule="auto"/>
        <w:jc w:val="both"/>
        <w:rPr>
          <w:del w:id="80" w:author="Robbie Parks" w:date="2019-04-23T23:48:00Z"/>
          <w:color w:val="000000" w:themeColor="text1"/>
          <w:rPrChange w:id="81" w:author="Robbie Parks" w:date="2019-04-23T23:48:00Z">
            <w:rPr>
              <w:del w:id="82" w:author="Robbie Parks" w:date="2019-04-23T23:48:00Z"/>
              <w:color w:val="000000" w:themeColor="text1"/>
            </w:rPr>
          </w:rPrChange>
        </w:rPr>
      </w:pPr>
      <w:r w:rsidRPr="00D378F4">
        <w:rPr>
          <w:b/>
          <w:color w:val="000000" w:themeColor="text1"/>
        </w:rPr>
        <w:lastRenderedPageBreak/>
        <w:t>Figure 1</w:t>
      </w:r>
      <w:r w:rsidRPr="00984FB4">
        <w:rPr>
          <w:b/>
          <w:color w:val="000000" w:themeColor="text1"/>
        </w:rPr>
        <w:t xml:space="preserve">. </w:t>
      </w:r>
      <w:r w:rsidRPr="00984FB4">
        <w:rPr>
          <w:color w:val="000000" w:themeColor="text1"/>
        </w:rPr>
        <w:t>Number</w:t>
      </w:r>
      <w:r w:rsidRPr="00E8171C">
        <w:rPr>
          <w:color w:val="000000" w:themeColor="text1"/>
        </w:rPr>
        <w:t xml:space="preserve"> of</w:t>
      </w:r>
      <w:r w:rsidRPr="00F02882">
        <w:rPr>
          <w:color w:val="000000" w:themeColor="text1"/>
        </w:rPr>
        <w:t xml:space="preserve"> injury deaths, by</w:t>
      </w:r>
      <w:r w:rsidRPr="00D378F4">
        <w:rPr>
          <w:color w:val="000000" w:themeColor="text1"/>
          <w:rPrChange w:id="83" w:author="Robbie Parks" w:date="2019-04-23T23:48:00Z">
            <w:rPr>
              <w:color w:val="000000" w:themeColor="text1"/>
            </w:rPr>
          </w:rPrChange>
        </w:rPr>
        <w:t xml:space="preserve"> type of unintentional (transport, falls, drownings, and other) and intentional (assault and intentional self-harm) injury, by sex and age group in the contiguous USA for 1980-2016.</w:t>
      </w:r>
    </w:p>
    <w:p w14:paraId="2A7523BB" w14:textId="77777777" w:rsidR="0065196B" w:rsidRPr="00D378F4" w:rsidRDefault="0065196B" w:rsidP="00D378F4">
      <w:pPr>
        <w:spacing w:line="480" w:lineRule="auto"/>
        <w:jc w:val="both"/>
        <w:rPr>
          <w:color w:val="000000" w:themeColor="text1"/>
          <w:rPrChange w:id="84" w:author="Robbie Parks" w:date="2019-04-23T23:48:00Z">
            <w:rPr>
              <w:color w:val="000000" w:themeColor="text1"/>
            </w:rPr>
          </w:rPrChange>
        </w:rPr>
        <w:pPrChange w:id="85" w:author="Robbie Parks" w:date="2019-04-23T23:48:00Z">
          <w:pPr/>
        </w:pPrChange>
      </w:pPr>
      <w:r w:rsidRPr="00D378F4">
        <w:rPr>
          <w:color w:val="000000" w:themeColor="text1"/>
          <w:rPrChange w:id="86" w:author="Robbie Parks" w:date="2019-04-23T23:48:00Z">
            <w:rPr>
              <w:color w:val="000000" w:themeColor="text1"/>
            </w:rPr>
          </w:rPrChange>
        </w:rPr>
        <w:br w:type="page"/>
      </w:r>
    </w:p>
    <w:p w14:paraId="6AE88024" w14:textId="77777777" w:rsidR="0065196B" w:rsidRPr="00D378F4" w:rsidRDefault="0065196B" w:rsidP="0065196B">
      <w:pPr>
        <w:spacing w:line="480" w:lineRule="auto"/>
        <w:jc w:val="both"/>
        <w:rPr>
          <w:b/>
          <w:color w:val="000000" w:themeColor="text1"/>
          <w:rPrChange w:id="87" w:author="Robbie Parks" w:date="2019-04-23T23:48:00Z">
            <w:rPr>
              <w:b/>
              <w:color w:val="000000" w:themeColor="text1"/>
            </w:rPr>
          </w:rPrChange>
        </w:rPr>
      </w:pPr>
      <w:r w:rsidRPr="00D378F4">
        <w:rPr>
          <w:b/>
          <w:color w:val="000000" w:themeColor="text1"/>
          <w:rPrChange w:id="88" w:author="Robbie Parks" w:date="2019-04-23T23:48:00Z">
            <w:rPr>
              <w:b/>
              <w:color w:val="000000" w:themeColor="text1"/>
            </w:rPr>
          </w:rPrChange>
        </w:rPr>
        <w:lastRenderedPageBreak/>
        <w:t xml:space="preserve">Figure 2. </w:t>
      </w:r>
      <w:r w:rsidRPr="00D378F4">
        <w:rPr>
          <w:color w:val="000000" w:themeColor="text1"/>
          <w:rPrChange w:id="89" w:author="Robbie Parks" w:date="2019-04-23T23:48:00Z">
            <w:rPr>
              <w:color w:val="000000" w:themeColor="text1"/>
            </w:rPr>
          </w:rPrChange>
        </w:rPr>
        <w:t>National age-standardised death rates from 1980 to 2016, by type of injury and month.</w:t>
      </w:r>
      <w:r w:rsidRPr="00D378F4">
        <w:rPr>
          <w:b/>
          <w:color w:val="000000" w:themeColor="text1"/>
          <w:rPrChange w:id="90" w:author="Robbie Parks" w:date="2019-04-23T23:48:00Z">
            <w:rPr>
              <w:b/>
              <w:color w:val="000000" w:themeColor="text1"/>
            </w:rPr>
          </w:rPrChange>
        </w:rPr>
        <w:br w:type="page"/>
      </w:r>
    </w:p>
    <w:p w14:paraId="7488E2A8" w14:textId="5ED58559" w:rsidR="0065196B" w:rsidRPr="00D378F4" w:rsidDel="00D378F4" w:rsidRDefault="0065196B" w:rsidP="0065196B">
      <w:pPr>
        <w:spacing w:line="480" w:lineRule="auto"/>
        <w:jc w:val="both"/>
        <w:rPr>
          <w:del w:id="91" w:author="Robbie Parks" w:date="2019-04-23T23:48:00Z"/>
          <w:color w:val="000000" w:themeColor="text1"/>
          <w:rPrChange w:id="92" w:author="Robbie Parks" w:date="2019-04-23T23:48:00Z">
            <w:rPr>
              <w:del w:id="93" w:author="Robbie Parks" w:date="2019-04-23T23:48:00Z"/>
              <w:color w:val="000000" w:themeColor="text1"/>
            </w:rPr>
          </w:rPrChange>
        </w:rPr>
      </w:pPr>
      <w:r w:rsidRPr="00D378F4">
        <w:rPr>
          <w:b/>
          <w:color w:val="000000" w:themeColor="text1"/>
          <w:rPrChange w:id="94" w:author="Robbie Parks" w:date="2019-04-23T23:48:00Z">
            <w:rPr>
              <w:b/>
              <w:color w:val="000000" w:themeColor="text1"/>
            </w:rPr>
          </w:rPrChange>
        </w:rPr>
        <w:lastRenderedPageBreak/>
        <w:t xml:space="preserve">Figure 3. </w:t>
      </w:r>
      <w:r w:rsidRPr="00D378F4">
        <w:rPr>
          <w:color w:val="000000" w:themeColor="text1"/>
          <w:rPrChange w:id="95" w:author="Robbie Parks" w:date="2019-04-23T23:48:00Z">
            <w:rPr>
              <w:color w:val="000000" w:themeColor="text1"/>
            </w:rPr>
          </w:rPrChange>
        </w:rPr>
        <w:t>Graphic representation of</w:t>
      </w:r>
      <w:r w:rsidRPr="00D378F4">
        <w:rPr>
          <w:b/>
          <w:color w:val="000000" w:themeColor="text1"/>
          <w:rPrChange w:id="96" w:author="Robbie Parks" w:date="2019-04-23T23:48:00Z">
            <w:rPr>
              <w:b/>
              <w:color w:val="000000" w:themeColor="text1"/>
            </w:rPr>
          </w:rPrChange>
        </w:rPr>
        <w:t xml:space="preserve"> </w:t>
      </w:r>
      <w:r w:rsidRPr="00D378F4">
        <w:rPr>
          <w:color w:val="000000" w:themeColor="text1"/>
          <w:rPrChange w:id="97" w:author="Robbie Parks" w:date="2019-04-23T23:48:00Z">
            <w:rPr>
              <w:color w:val="000000" w:themeColor="text1"/>
            </w:rPr>
          </w:rPrChange>
        </w:rPr>
        <w:t xml:space="preserve">temperature anomaly measure used in the analysis. The graph shows how monthly temperatures in July two example states (Florida </w:t>
      </w:r>
      <w:r w:rsidR="00E512CF" w:rsidRPr="00D378F4">
        <w:rPr>
          <w:color w:val="000000" w:themeColor="text1"/>
          <w:rPrChange w:id="98" w:author="Robbie Parks" w:date="2019-04-23T23:48:00Z">
            <w:rPr>
              <w:color w:val="000000" w:themeColor="text1"/>
            </w:rPr>
          </w:rPrChange>
        </w:rPr>
        <w:t xml:space="preserve">in red </w:t>
      </w:r>
      <w:r w:rsidRPr="00D378F4">
        <w:rPr>
          <w:color w:val="000000" w:themeColor="text1"/>
          <w:rPrChange w:id="99" w:author="Robbie Parks" w:date="2019-04-23T23:48:00Z">
            <w:rPr>
              <w:color w:val="000000" w:themeColor="text1"/>
            </w:rPr>
          </w:rPrChange>
        </w:rPr>
        <w:t xml:space="preserve">and </w:t>
      </w:r>
      <w:r w:rsidR="00710E1D" w:rsidRPr="00D378F4">
        <w:rPr>
          <w:color w:val="000000" w:themeColor="text1"/>
          <w:rPrChange w:id="100" w:author="Robbie Parks" w:date="2019-04-23T23:48:00Z">
            <w:rPr>
              <w:color w:val="000000" w:themeColor="text1"/>
            </w:rPr>
          </w:rPrChange>
        </w:rPr>
        <w:t>Minnesota</w:t>
      </w:r>
      <w:r w:rsidR="00E512CF" w:rsidRPr="00D378F4">
        <w:rPr>
          <w:color w:val="000000" w:themeColor="text1"/>
          <w:rPrChange w:id="101" w:author="Robbie Parks" w:date="2019-04-23T23:48:00Z">
            <w:rPr>
              <w:color w:val="000000" w:themeColor="text1"/>
            </w:rPr>
          </w:rPrChange>
        </w:rPr>
        <w:t xml:space="preserve"> in blue</w:t>
      </w:r>
      <w:r w:rsidRPr="00D378F4">
        <w:rPr>
          <w:color w:val="000000" w:themeColor="text1"/>
          <w:rPrChange w:id="102" w:author="Robbie Parks" w:date="2019-04-23T23:48:00Z">
            <w:rPr>
              <w:color w:val="000000" w:themeColor="text1"/>
            </w:rPr>
          </w:rPrChange>
        </w:rPr>
        <w:t>) (left panel) for 1980-2016 are used to calculate temperature anomalies. As seen, a warmer state like F</w:t>
      </w:r>
      <w:r w:rsidR="001B2697" w:rsidRPr="00D378F4">
        <w:rPr>
          <w:color w:val="000000" w:themeColor="text1"/>
          <w:rPrChange w:id="103" w:author="Robbie Parks" w:date="2019-04-23T23:48:00Z">
            <w:rPr>
              <w:color w:val="000000" w:themeColor="text1"/>
            </w:rPr>
          </w:rPrChange>
        </w:rPr>
        <w:t>lorida (top right) can have a smaller</w:t>
      </w:r>
      <w:r w:rsidRPr="00D378F4">
        <w:rPr>
          <w:color w:val="000000" w:themeColor="text1"/>
          <w:rPrChange w:id="104" w:author="Robbie Parks" w:date="2019-04-23T23:48:00Z">
            <w:rPr>
              <w:color w:val="000000" w:themeColor="text1"/>
            </w:rPr>
          </w:rPrChange>
        </w:rPr>
        <w:t xml:space="preserve"> inter-annual variation in a particular month (here, July) compared with a cooler state like </w:t>
      </w:r>
      <w:r w:rsidR="00710E1D" w:rsidRPr="00D378F4">
        <w:rPr>
          <w:color w:val="000000" w:themeColor="text1"/>
          <w:rPrChange w:id="105" w:author="Robbie Parks" w:date="2019-04-23T23:48:00Z">
            <w:rPr>
              <w:color w:val="000000" w:themeColor="text1"/>
            </w:rPr>
          </w:rPrChange>
        </w:rPr>
        <w:t xml:space="preserve">Minnesota </w:t>
      </w:r>
      <w:r w:rsidRPr="00D378F4">
        <w:rPr>
          <w:color w:val="000000" w:themeColor="text1"/>
          <w:rPrChange w:id="106" w:author="Robbie Parks" w:date="2019-04-23T23:48:00Z">
            <w:rPr>
              <w:color w:val="000000" w:themeColor="text1"/>
            </w:rPr>
          </w:rPrChange>
        </w:rPr>
        <w:t>(bottom right).</w:t>
      </w:r>
    </w:p>
    <w:p w14:paraId="426C315B" w14:textId="77777777" w:rsidR="0065196B" w:rsidRPr="00D378F4" w:rsidRDefault="0065196B" w:rsidP="00D378F4">
      <w:pPr>
        <w:spacing w:line="480" w:lineRule="auto"/>
        <w:jc w:val="both"/>
        <w:rPr>
          <w:b/>
          <w:color w:val="000000" w:themeColor="text1"/>
          <w:rPrChange w:id="107" w:author="Robbie Parks" w:date="2019-04-23T23:48:00Z">
            <w:rPr>
              <w:b/>
              <w:color w:val="000000" w:themeColor="text1"/>
            </w:rPr>
          </w:rPrChange>
        </w:rPr>
        <w:pPrChange w:id="108" w:author="Robbie Parks" w:date="2019-04-23T23:48:00Z">
          <w:pPr/>
        </w:pPrChange>
      </w:pPr>
      <w:r w:rsidRPr="00D378F4">
        <w:rPr>
          <w:b/>
          <w:color w:val="000000" w:themeColor="text1"/>
          <w:rPrChange w:id="109" w:author="Robbie Parks" w:date="2019-04-23T23:48:00Z">
            <w:rPr>
              <w:b/>
              <w:color w:val="000000" w:themeColor="text1"/>
            </w:rPr>
          </w:rPrChange>
        </w:rPr>
        <w:br w:type="page"/>
      </w:r>
    </w:p>
    <w:p w14:paraId="76E5DEC7" w14:textId="42F7A2AA" w:rsidR="0065196B" w:rsidRPr="00D378F4" w:rsidRDefault="0065196B" w:rsidP="00D378F4">
      <w:pPr>
        <w:spacing w:line="480" w:lineRule="auto"/>
        <w:jc w:val="both"/>
        <w:rPr>
          <w:b/>
          <w:color w:val="000000" w:themeColor="text1"/>
          <w:rPrChange w:id="110" w:author="Robbie Parks" w:date="2019-04-23T23:48:00Z">
            <w:rPr>
              <w:b/>
              <w:color w:val="000000" w:themeColor="text1"/>
            </w:rPr>
          </w:rPrChange>
        </w:rPr>
      </w:pPr>
      <w:r w:rsidRPr="00D378F4">
        <w:rPr>
          <w:b/>
          <w:color w:val="000000" w:themeColor="text1"/>
          <w:rPrChange w:id="111" w:author="Robbie Parks" w:date="2019-04-23T23:48:00Z">
            <w:rPr>
              <w:b/>
              <w:color w:val="000000" w:themeColor="text1"/>
            </w:rPr>
          </w:rPrChange>
        </w:rPr>
        <w:lastRenderedPageBreak/>
        <w:t xml:space="preserve">Figure 4. </w:t>
      </w:r>
      <w:r w:rsidRPr="00D378F4">
        <w:rPr>
          <w:color w:val="000000" w:themeColor="text1"/>
          <w:rPrChange w:id="112" w:author="Robbie Parks" w:date="2019-04-23T23:48:00Z">
            <w:rPr>
              <w:color w:val="000000" w:themeColor="text1"/>
            </w:rPr>
          </w:rPrChange>
        </w:rPr>
        <w:t>Average size of temperature anomaly (</w:t>
      </w:r>
      <w:r w:rsidRPr="00D378F4">
        <w:rPr>
          <w:bCs/>
          <w:color w:val="000000" w:themeColor="text1"/>
          <w:rPrChange w:id="113" w:author="Robbie Parks" w:date="2019-04-23T23:48:00Z">
            <w:rPr>
              <w:bCs/>
              <w:color w:val="000000" w:themeColor="text1"/>
            </w:rPr>
          </w:rPrChange>
        </w:rPr>
        <w:t>°C)</w:t>
      </w:r>
      <w:r w:rsidR="00C1740D" w:rsidRPr="00D378F4">
        <w:rPr>
          <w:color w:val="000000" w:themeColor="text1"/>
          <w:rPrChange w:id="114" w:author="Robbie Parks" w:date="2019-04-23T23:48:00Z">
            <w:rPr>
              <w:color w:val="000000" w:themeColor="text1"/>
            </w:rPr>
          </w:rPrChange>
        </w:rPr>
        <w:t xml:space="preserve"> from 1980 to 2016,</w:t>
      </w:r>
      <w:r w:rsidRPr="00D378F4">
        <w:rPr>
          <w:color w:val="000000" w:themeColor="text1"/>
          <w:rPrChange w:id="115" w:author="Robbie Parks" w:date="2019-04-23T23:48:00Z">
            <w:rPr>
              <w:color w:val="000000" w:themeColor="text1"/>
            </w:rPr>
          </w:rPrChange>
        </w:rPr>
        <w:t xml:space="preserve"> by state and month.</w:t>
      </w:r>
      <w:r w:rsidR="00B05E64" w:rsidRPr="00D378F4">
        <w:rPr>
          <w:color w:val="000000" w:themeColor="text1"/>
          <w:rPrChange w:id="116" w:author="Robbie Parks" w:date="2019-04-23T23:48:00Z">
            <w:rPr>
              <w:color w:val="000000" w:themeColor="text1"/>
            </w:rPr>
          </w:rPrChange>
        </w:rPr>
        <w:t xml:space="preserve"> The </w:t>
      </w:r>
      <w:r w:rsidR="0084099F" w:rsidRPr="00D378F4">
        <w:rPr>
          <w:color w:val="000000" w:themeColor="text1"/>
          <w:rPrChange w:id="117" w:author="Robbie Parks" w:date="2019-04-23T23:48:00Z">
            <w:rPr>
              <w:color w:val="000000" w:themeColor="text1"/>
            </w:rPr>
          </w:rPrChange>
        </w:rPr>
        <w:t xml:space="preserve">value </w:t>
      </w:r>
      <w:r w:rsidR="00B05E64" w:rsidRPr="00D378F4">
        <w:rPr>
          <w:color w:val="000000" w:themeColor="text1"/>
          <w:rPrChange w:id="118" w:author="Robbie Parks" w:date="2019-04-23T23:48:00Z">
            <w:rPr>
              <w:color w:val="000000" w:themeColor="text1"/>
            </w:rPr>
          </w:rPrChange>
        </w:rPr>
        <w:t xml:space="preserve">for each state and month is </w:t>
      </w:r>
      <w:r w:rsidR="005608E9" w:rsidRPr="00D378F4">
        <w:rPr>
          <w:color w:val="000000" w:themeColor="text1"/>
          <w:rPrChange w:id="119" w:author="Robbie Parks" w:date="2019-04-23T23:48:00Z">
            <w:rPr>
              <w:color w:val="000000" w:themeColor="text1"/>
            </w:rPr>
          </w:rPrChange>
        </w:rPr>
        <w:t>the</w:t>
      </w:r>
      <w:r w:rsidR="00B05E64" w:rsidRPr="00D378F4">
        <w:rPr>
          <w:color w:val="000000" w:themeColor="text1"/>
          <w:rPrChange w:id="120" w:author="Robbie Parks" w:date="2019-04-23T23:48:00Z">
            <w:rPr>
              <w:color w:val="000000" w:themeColor="text1"/>
            </w:rPr>
          </w:rPrChange>
        </w:rPr>
        <w:t xml:space="preserve"> </w:t>
      </w:r>
      <w:r w:rsidR="006B1683" w:rsidRPr="00D378F4">
        <w:rPr>
          <w:color w:val="000000" w:themeColor="text1"/>
          <w:rPrChange w:id="121" w:author="Robbie Parks" w:date="2019-04-23T23:48:00Z">
            <w:rPr>
              <w:color w:val="000000" w:themeColor="text1"/>
            </w:rPr>
          </w:rPrChange>
        </w:rPr>
        <w:t>mean</w:t>
      </w:r>
      <w:r w:rsidR="00B05E64" w:rsidRPr="00D378F4">
        <w:rPr>
          <w:color w:val="000000" w:themeColor="text1"/>
          <w:rPrChange w:id="122" w:author="Robbie Parks" w:date="2019-04-23T23:48:00Z">
            <w:rPr>
              <w:color w:val="000000" w:themeColor="text1"/>
            </w:rPr>
          </w:rPrChange>
        </w:rPr>
        <w:t xml:space="preserve"> of the </w:t>
      </w:r>
      <w:r w:rsidR="0084099F" w:rsidRPr="00D378F4">
        <w:rPr>
          <w:color w:val="000000" w:themeColor="text1"/>
          <w:rPrChange w:id="123" w:author="Robbie Parks" w:date="2019-04-23T23:48:00Z">
            <w:rPr>
              <w:color w:val="000000" w:themeColor="text1"/>
            </w:rPr>
          </w:rPrChange>
        </w:rPr>
        <w:t xml:space="preserve">absolute </w:t>
      </w:r>
      <w:r w:rsidR="00D07F9F" w:rsidRPr="00D378F4">
        <w:rPr>
          <w:color w:val="000000" w:themeColor="text1"/>
          <w:rPrChange w:id="124" w:author="Robbie Parks" w:date="2019-04-23T23:48:00Z">
            <w:rPr>
              <w:color w:val="000000" w:themeColor="text1"/>
            </w:rPr>
          </w:rPrChange>
        </w:rPr>
        <w:t>size</w:t>
      </w:r>
      <w:r w:rsidR="00C06426" w:rsidRPr="00D378F4">
        <w:rPr>
          <w:color w:val="000000" w:themeColor="text1"/>
          <w:rPrChange w:id="125" w:author="Robbie Parks" w:date="2019-04-23T23:48:00Z">
            <w:rPr>
              <w:color w:val="000000" w:themeColor="text1"/>
            </w:rPr>
          </w:rPrChange>
        </w:rPr>
        <w:t xml:space="preserve"> </w:t>
      </w:r>
      <w:r w:rsidR="00D07F9F" w:rsidRPr="00D378F4">
        <w:rPr>
          <w:color w:val="000000" w:themeColor="text1"/>
          <w:rPrChange w:id="126" w:author="Robbie Parks" w:date="2019-04-23T23:48:00Z">
            <w:rPr>
              <w:color w:val="000000" w:themeColor="text1"/>
            </w:rPr>
          </w:rPrChange>
        </w:rPr>
        <w:t xml:space="preserve">of </w:t>
      </w:r>
      <w:r w:rsidR="0084099F" w:rsidRPr="00D378F4">
        <w:rPr>
          <w:color w:val="000000" w:themeColor="text1"/>
          <w:rPrChange w:id="127" w:author="Robbie Parks" w:date="2019-04-23T23:48:00Z">
            <w:rPr>
              <w:color w:val="000000" w:themeColor="text1"/>
            </w:rPr>
          </w:rPrChange>
        </w:rPr>
        <w:t>anomaly</w:t>
      </w:r>
      <w:r w:rsidR="00EC1B4B" w:rsidRPr="00D378F4">
        <w:rPr>
          <w:color w:val="000000" w:themeColor="text1"/>
          <w:rPrChange w:id="128" w:author="Robbie Parks" w:date="2019-04-23T23:48:00Z">
            <w:rPr>
              <w:color w:val="000000" w:themeColor="text1"/>
            </w:rPr>
          </w:rPrChange>
        </w:rPr>
        <w:t>,</w:t>
      </w:r>
      <w:r w:rsidR="0084099F" w:rsidRPr="00D378F4">
        <w:rPr>
          <w:color w:val="000000" w:themeColor="text1"/>
          <w:rPrChange w:id="129" w:author="Robbie Parks" w:date="2019-04-23T23:48:00Z">
            <w:rPr>
              <w:color w:val="000000" w:themeColor="text1"/>
            </w:rPr>
          </w:rPrChange>
        </w:rPr>
        <w:t xml:space="preserve"> be it cold or warm,</w:t>
      </w:r>
      <w:r w:rsidR="00EC1B4B" w:rsidRPr="00D378F4">
        <w:rPr>
          <w:color w:val="000000" w:themeColor="text1"/>
          <w:rPrChange w:id="130" w:author="Robbie Parks" w:date="2019-04-23T23:48:00Z">
            <w:rPr>
              <w:color w:val="000000" w:themeColor="text1"/>
            </w:rPr>
          </w:rPrChange>
        </w:rPr>
        <w:t xml:space="preserve"> </w:t>
      </w:r>
      <w:r w:rsidR="0084099F" w:rsidRPr="00D378F4">
        <w:rPr>
          <w:color w:val="000000" w:themeColor="text1"/>
          <w:rPrChange w:id="131" w:author="Robbie Parks" w:date="2019-04-23T23:48:00Z">
            <w:rPr>
              <w:color w:val="000000" w:themeColor="text1"/>
            </w:rPr>
          </w:rPrChange>
        </w:rPr>
        <w:t xml:space="preserve">and hence </w:t>
      </w:r>
      <w:r w:rsidR="00EC1B4B" w:rsidRPr="00D378F4">
        <w:rPr>
          <w:color w:val="000000" w:themeColor="text1"/>
          <w:rPrChange w:id="132" w:author="Robbie Parks" w:date="2019-04-23T23:48:00Z">
            <w:rPr>
              <w:color w:val="000000" w:themeColor="text1"/>
            </w:rPr>
          </w:rPrChange>
        </w:rPr>
        <w:t>giv</w:t>
      </w:r>
      <w:r w:rsidR="0084099F" w:rsidRPr="00D378F4">
        <w:rPr>
          <w:color w:val="000000" w:themeColor="text1"/>
          <w:rPrChange w:id="133" w:author="Robbie Parks" w:date="2019-04-23T23:48:00Z">
            <w:rPr>
              <w:color w:val="000000" w:themeColor="text1"/>
            </w:rPr>
          </w:rPrChange>
        </w:rPr>
        <w:t>es</w:t>
      </w:r>
      <w:r w:rsidR="00EC1B4B" w:rsidRPr="00D378F4">
        <w:rPr>
          <w:color w:val="000000" w:themeColor="text1"/>
          <w:rPrChange w:id="134" w:author="Robbie Parks" w:date="2019-04-23T23:48:00Z">
            <w:rPr>
              <w:color w:val="000000" w:themeColor="text1"/>
            </w:rPr>
          </w:rPrChange>
        </w:rPr>
        <w:t xml:space="preserve"> an indication of the </w:t>
      </w:r>
      <w:r w:rsidR="00803C13" w:rsidRPr="00D378F4">
        <w:rPr>
          <w:color w:val="000000" w:themeColor="text1"/>
          <w:rPrChange w:id="135" w:author="Robbie Parks" w:date="2019-04-23T23:48:00Z">
            <w:rPr>
              <w:color w:val="000000" w:themeColor="text1"/>
            </w:rPr>
          </w:rPrChange>
        </w:rPr>
        <w:t xml:space="preserve">scale of </w:t>
      </w:r>
      <w:r w:rsidR="0084099F" w:rsidRPr="00D378F4">
        <w:rPr>
          <w:color w:val="000000" w:themeColor="text1"/>
          <w:rPrChange w:id="136" w:author="Robbie Parks" w:date="2019-04-23T23:48:00Z">
            <w:rPr>
              <w:color w:val="000000" w:themeColor="text1"/>
            </w:rPr>
          </w:rPrChange>
        </w:rPr>
        <w:t>anom</w:t>
      </w:r>
      <w:r w:rsidR="00695719" w:rsidRPr="00D378F4">
        <w:rPr>
          <w:color w:val="000000" w:themeColor="text1"/>
          <w:rPrChange w:id="137" w:author="Robbie Parks" w:date="2019-04-23T23:48:00Z">
            <w:rPr>
              <w:color w:val="000000" w:themeColor="text1"/>
            </w:rPr>
          </w:rPrChange>
        </w:rPr>
        <w:t>a</w:t>
      </w:r>
      <w:r w:rsidR="0084099F" w:rsidRPr="00D378F4">
        <w:rPr>
          <w:color w:val="000000" w:themeColor="text1"/>
          <w:rPrChange w:id="138" w:author="Robbie Parks" w:date="2019-04-23T23:48:00Z">
            <w:rPr>
              <w:color w:val="000000" w:themeColor="text1"/>
            </w:rPr>
          </w:rPrChange>
        </w:rPr>
        <w:t>lies</w:t>
      </w:r>
      <w:r w:rsidR="0026389E" w:rsidRPr="00D378F4">
        <w:rPr>
          <w:color w:val="000000" w:themeColor="text1"/>
          <w:rPrChange w:id="139" w:author="Robbie Parks" w:date="2019-04-23T23:48:00Z">
            <w:rPr>
              <w:color w:val="000000" w:themeColor="text1"/>
            </w:rPr>
          </w:rPrChange>
        </w:rPr>
        <w:t xml:space="preserve"> </w:t>
      </w:r>
      <w:r w:rsidR="00D07F9F" w:rsidRPr="00D378F4">
        <w:rPr>
          <w:color w:val="000000" w:themeColor="text1"/>
          <w:rPrChange w:id="140" w:author="Robbie Parks" w:date="2019-04-23T23:48:00Z">
            <w:rPr>
              <w:color w:val="000000" w:themeColor="text1"/>
            </w:rPr>
          </w:rPrChange>
        </w:rPr>
        <w:t>around the</w:t>
      </w:r>
      <w:r w:rsidR="00164CC4" w:rsidRPr="00D378F4">
        <w:rPr>
          <w:color w:val="000000" w:themeColor="text1"/>
          <w:rPrChange w:id="141" w:author="Robbie Parks" w:date="2019-04-23T23:48:00Z">
            <w:rPr>
              <w:color w:val="000000" w:themeColor="text1"/>
            </w:rPr>
          </w:rPrChange>
        </w:rPr>
        <w:t xml:space="preserve"> norm</w:t>
      </w:r>
      <w:r w:rsidR="005C2A42" w:rsidRPr="00D378F4">
        <w:rPr>
          <w:color w:val="000000" w:themeColor="text1"/>
          <w:rPrChange w:id="142" w:author="Robbie Parks" w:date="2019-04-23T23:48:00Z">
            <w:rPr>
              <w:color w:val="000000" w:themeColor="text1"/>
            </w:rPr>
          </w:rPrChange>
        </w:rPr>
        <w:t xml:space="preserve"> local</w:t>
      </w:r>
      <w:r w:rsidR="00164CC4" w:rsidRPr="00D378F4">
        <w:rPr>
          <w:color w:val="000000" w:themeColor="text1"/>
          <w:rPrChange w:id="143" w:author="Robbie Parks" w:date="2019-04-23T23:48:00Z">
            <w:rPr>
              <w:color w:val="000000" w:themeColor="text1"/>
            </w:rPr>
          </w:rPrChange>
        </w:rPr>
        <w:t xml:space="preserve"> temperatures.</w:t>
      </w:r>
      <w:r w:rsidRPr="00D378F4">
        <w:rPr>
          <w:b/>
          <w:color w:val="000000" w:themeColor="text1"/>
          <w:rPrChange w:id="144" w:author="Robbie Parks" w:date="2019-04-23T23:48:00Z">
            <w:rPr>
              <w:b/>
              <w:color w:val="000000" w:themeColor="text1"/>
            </w:rPr>
          </w:rPrChange>
        </w:rPr>
        <w:br w:type="page"/>
      </w:r>
    </w:p>
    <w:p w14:paraId="3C45049F" w14:textId="67A071DA" w:rsidR="00DD4894" w:rsidRPr="00D378F4" w:rsidDel="004D1F37" w:rsidRDefault="00DD4894" w:rsidP="00D378F4">
      <w:pPr>
        <w:spacing w:line="480" w:lineRule="auto"/>
        <w:jc w:val="both"/>
        <w:rPr>
          <w:del w:id="145" w:author="Robbie Parks" w:date="2019-04-23T23:47:00Z"/>
          <w:color w:val="000000" w:themeColor="text1"/>
        </w:rPr>
        <w:pPrChange w:id="146" w:author="Robbie Parks" w:date="2019-04-23T23:47:00Z">
          <w:pPr>
            <w:spacing w:line="480" w:lineRule="auto"/>
            <w:jc w:val="both"/>
          </w:pPr>
        </w:pPrChange>
      </w:pPr>
      <w:r w:rsidRPr="00D378F4">
        <w:rPr>
          <w:b/>
          <w:color w:val="000000" w:themeColor="text1"/>
          <w:rPrChange w:id="147" w:author="Robbie Parks" w:date="2019-04-23T23:48:00Z">
            <w:rPr>
              <w:b/>
              <w:color w:val="000000" w:themeColor="text1"/>
            </w:rPr>
          </w:rPrChange>
        </w:rPr>
        <w:lastRenderedPageBreak/>
        <w:t>Figure 5.</w:t>
      </w:r>
      <w:r w:rsidRPr="00D378F4">
        <w:rPr>
          <w:color w:val="000000" w:themeColor="text1"/>
          <w:rPrChange w:id="148" w:author="Robbie Parks" w:date="2019-04-23T23:48:00Z">
            <w:rPr>
              <w:color w:val="000000" w:themeColor="text1"/>
            </w:rPr>
          </w:rPrChange>
        </w:rPr>
        <w:t xml:space="preserve"> Additional annual injury deaths for the 2016 US population in year in which each month was +</w:t>
      </w:r>
      <w:r w:rsidRPr="00D378F4">
        <w:rPr>
          <w:rFonts w:eastAsia="Times New Roman"/>
          <w:bCs/>
          <w:color w:val="222222"/>
          <w:shd w:val="clear" w:color="auto" w:fill="FFFFFF"/>
          <w:rPrChange w:id="149" w:author="Robbie Parks" w:date="2019-04-23T23:48:00Z">
            <w:rPr>
              <w:rFonts w:ascii="Helvetica" w:eastAsia="Times New Roman" w:hAnsi="Helvetica"/>
              <w:bCs/>
              <w:color w:val="222222"/>
              <w:sz w:val="21"/>
              <w:szCs w:val="21"/>
              <w:shd w:val="clear" w:color="auto" w:fill="FFFFFF"/>
            </w:rPr>
          </w:rPrChange>
        </w:rPr>
        <w:t>1</w:t>
      </w:r>
      <w:r w:rsidRPr="00D378F4">
        <w:rPr>
          <w:bCs/>
          <w:color w:val="000000" w:themeColor="text1"/>
        </w:rPr>
        <w:t>°C</w:t>
      </w:r>
      <w:r w:rsidRPr="00D378F4">
        <w:rPr>
          <w:color w:val="000000" w:themeColor="text1"/>
        </w:rPr>
        <w:t xml:space="preserve"> </w:t>
      </w:r>
      <w:r w:rsidR="00607AE4" w:rsidRPr="00D378F4">
        <w:rPr>
          <w:color w:val="000000" w:themeColor="text1"/>
        </w:rPr>
        <w:t xml:space="preserve">warmer </w:t>
      </w:r>
      <w:r w:rsidRPr="00D378F4">
        <w:rPr>
          <w:color w:val="000000" w:themeColor="text1"/>
        </w:rPr>
        <w:t>compared with 1980-20</w:t>
      </w:r>
      <w:r w:rsidRPr="00BF04CA">
        <w:rPr>
          <w:color w:val="000000" w:themeColor="text1"/>
        </w:rPr>
        <w:t xml:space="preserve">09 norm temperatures. </w:t>
      </w:r>
      <w:r w:rsidRPr="00D378F4">
        <w:rPr>
          <w:color w:val="000000" w:themeColor="text1"/>
        </w:rPr>
        <w:t>The top row shows breakdown by type of injury, sex and age group. The bottom row shows the break down by type of injury, sex and month. Black dots represent net changes in deaths for each set of bars.</w:t>
      </w:r>
    </w:p>
    <w:p w14:paraId="4B372A35" w14:textId="77777777" w:rsidR="00C16BDD" w:rsidRPr="00D378F4" w:rsidRDefault="00C16BDD" w:rsidP="00D378F4">
      <w:pPr>
        <w:spacing w:line="480" w:lineRule="auto"/>
        <w:jc w:val="both"/>
        <w:pPrChange w:id="150" w:author="Robbie Parks" w:date="2019-04-23T23:47:00Z">
          <w:pPr/>
        </w:pPrChange>
      </w:pPr>
    </w:p>
    <w:sectPr w:rsidR="00C16BDD" w:rsidRPr="00D378F4" w:rsidSect="0094745E">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2" w:author="Ezzati, Majid" w:date="2019-04-18T15:58:00Z" w:initials="EM">
    <w:p w14:paraId="0CDF58ED" w14:textId="743CBB30" w:rsidR="00BE7222" w:rsidRDefault="00BE7222">
      <w:pPr>
        <w:pStyle w:val="CommentText"/>
      </w:pPr>
      <w:r>
        <w:rPr>
          <w:rStyle w:val="CommentReference"/>
        </w:rPr>
        <w:annotationRef/>
      </w:r>
      <w:r>
        <w:t>Move overdispersion to be the last term</w:t>
      </w:r>
    </w:p>
    <w:p w14:paraId="58E61194" w14:textId="346B4D19" w:rsidR="007870AF" w:rsidRDefault="007870AF">
      <w:pPr>
        <w:pStyle w:val="CommentText"/>
      </w:pPr>
    </w:p>
    <w:p w14:paraId="13797FB7" w14:textId="488B96E6" w:rsidR="007870AF" w:rsidRDefault="007870AF">
      <w:pPr>
        <w:pStyle w:val="CommentText"/>
      </w:pPr>
      <w:r>
        <w:t xml:space="preserve">Also having month-year as unit of long term change is confusing. The unit of linear change is year. if so, use that. </w:t>
      </w:r>
    </w:p>
    <w:p w14:paraId="2E28C701" w14:textId="4E95E4BB" w:rsidR="007870AF" w:rsidRDefault="007870AF">
      <w:pPr>
        <w:pStyle w:val="CommentText"/>
      </w:pPr>
    </w:p>
    <w:p w14:paraId="6774AA2F" w14:textId="70A4B261" w:rsidR="007870AF" w:rsidRDefault="007870AF">
      <w:pPr>
        <w:pStyle w:val="CommentText"/>
      </w:pPr>
      <w:r>
        <w:t>You allow yearly trends for state and month, indicated by subscripts of betas (+ global for beta_0)</w:t>
      </w:r>
    </w:p>
    <w:p w14:paraId="795C2D12" w14:textId="4A10A2A9" w:rsidR="007870AF" w:rsidRDefault="007870AF">
      <w:pPr>
        <w:pStyle w:val="CommentText"/>
      </w:pPr>
    </w:p>
    <w:p w14:paraId="7B3D0AE7" w14:textId="1BD516D7" w:rsidR="007870AF" w:rsidRDefault="007870AF">
      <w:pPr>
        <w:pStyle w:val="CommentText"/>
      </w:pPr>
    </w:p>
    <w:p w14:paraId="58DA08E6" w14:textId="1224DF32" w:rsidR="007870AF" w:rsidRDefault="007870AF">
      <w:pPr>
        <w:pStyle w:val="CommentText"/>
      </w:pPr>
      <w:r>
        <w:t>If I am misreading, we need to discuss</w:t>
      </w:r>
    </w:p>
    <w:p w14:paraId="00B765F8" w14:textId="6B123297" w:rsidR="007870AF" w:rsidRDefault="007870AF">
      <w:pPr>
        <w:pStyle w:val="CommentText"/>
      </w:pPr>
    </w:p>
    <w:p w14:paraId="342BBB66" w14:textId="77777777" w:rsidR="007870AF" w:rsidRDefault="007870AF">
      <w:pPr>
        <w:pStyle w:val="CommentText"/>
      </w:pPr>
    </w:p>
  </w:comment>
  <w:comment w:id="43" w:author="Robbie Parks" w:date="2019-04-24T00:17:00Z" w:initials="RP">
    <w:p w14:paraId="54EF9DF7" w14:textId="3C7C08FE" w:rsidR="00F02882" w:rsidRDefault="00F02882">
      <w:pPr>
        <w:pStyle w:val="CommentText"/>
      </w:pPr>
      <w:r>
        <w:rPr>
          <w:rStyle w:val="CommentReference"/>
        </w:rPr>
        <w:annotationRef/>
      </w:r>
      <w:r>
        <w:t>Does it matter? Isn’t it just a factor of 12?</w:t>
      </w:r>
      <w:bookmarkStart w:id="68" w:name="_GoBack"/>
      <w:bookmarkEnd w:id="68"/>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42BBB66" w15:done="0"/>
  <w15:commentEx w15:paraId="54EF9DF7" w15:paraIdParent="342BBB6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42BBB66" w16cid:durableId="206A13A8"/>
  <w16cid:commentId w16cid:paraId="54EF9DF7" w16cid:durableId="206A29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F2EEBA" w14:textId="77777777" w:rsidR="00AA10FD" w:rsidRDefault="00AA10FD">
      <w:r>
        <w:separator/>
      </w:r>
    </w:p>
  </w:endnote>
  <w:endnote w:type="continuationSeparator" w:id="0">
    <w:p w14:paraId="10DB46C1" w14:textId="77777777" w:rsidR="00AA10FD" w:rsidRDefault="00AA10FD">
      <w:r>
        <w:continuationSeparator/>
      </w:r>
    </w:p>
  </w:endnote>
  <w:endnote w:type="continuationNotice" w:id="1">
    <w:p w14:paraId="7E4CDBB1" w14:textId="77777777" w:rsidR="00AA10FD" w:rsidRDefault="00AA10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5DCB88E9"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534B3">
      <w:rPr>
        <w:rStyle w:val="PageNumber"/>
        <w:noProof/>
      </w:rPr>
      <w:t>1</w:t>
    </w:r>
    <w:r>
      <w:rPr>
        <w:rStyle w:val="PageNumber"/>
      </w:rPr>
      <w:fldChar w:fldCharType="end"/>
    </w:r>
  </w:p>
  <w:p w14:paraId="75191DB3" w14:textId="77777777" w:rsidR="00E82A06" w:rsidRDefault="00E82A06"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390A47" w14:textId="77777777" w:rsidR="00AA10FD" w:rsidRDefault="00AA10FD">
      <w:r>
        <w:separator/>
      </w:r>
    </w:p>
  </w:footnote>
  <w:footnote w:type="continuationSeparator" w:id="0">
    <w:p w14:paraId="6B011202" w14:textId="77777777" w:rsidR="00AA10FD" w:rsidRDefault="00AA10FD">
      <w:r>
        <w:continuationSeparator/>
      </w:r>
    </w:p>
  </w:footnote>
  <w:footnote w:type="continuationNotice" w:id="1">
    <w:p w14:paraId="2196FB01" w14:textId="77777777" w:rsidR="00AA10FD" w:rsidRDefault="00AA10F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9"/>
  </w:num>
  <w:num w:numId="4">
    <w:abstractNumId w:val="12"/>
  </w:num>
  <w:num w:numId="5">
    <w:abstractNumId w:val="2"/>
  </w:num>
  <w:num w:numId="6">
    <w:abstractNumId w:val="4"/>
  </w:num>
  <w:num w:numId="7">
    <w:abstractNumId w:val="0"/>
  </w:num>
  <w:num w:numId="8">
    <w:abstractNumId w:val="8"/>
  </w:num>
  <w:num w:numId="9">
    <w:abstractNumId w:val="10"/>
  </w:num>
  <w:num w:numId="10">
    <w:abstractNumId w:val="7"/>
  </w:num>
  <w:num w:numId="11">
    <w:abstractNumId w:val="1"/>
  </w:num>
  <w:num w:numId="12">
    <w:abstractNumId w:val="11"/>
  </w:num>
  <w:num w:numId="13">
    <w:abstractNumId w:val="3"/>
  </w:num>
  <w:num w:numId="1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1349E"/>
    <w:rsid w:val="00015C8E"/>
    <w:rsid w:val="00025B49"/>
    <w:rsid w:val="000330EC"/>
    <w:rsid w:val="000607DA"/>
    <w:rsid w:val="00063068"/>
    <w:rsid w:val="0006486C"/>
    <w:rsid w:val="00064A53"/>
    <w:rsid w:val="0007192B"/>
    <w:rsid w:val="000737EB"/>
    <w:rsid w:val="00073D01"/>
    <w:rsid w:val="0007772A"/>
    <w:rsid w:val="00092EE2"/>
    <w:rsid w:val="0009546B"/>
    <w:rsid w:val="00097561"/>
    <w:rsid w:val="000A0D93"/>
    <w:rsid w:val="000A355E"/>
    <w:rsid w:val="000A6CF4"/>
    <w:rsid w:val="000C2776"/>
    <w:rsid w:val="000C53C0"/>
    <w:rsid w:val="000C563B"/>
    <w:rsid w:val="000D39DD"/>
    <w:rsid w:val="000D54C5"/>
    <w:rsid w:val="00100D87"/>
    <w:rsid w:val="00106815"/>
    <w:rsid w:val="00110076"/>
    <w:rsid w:val="00111115"/>
    <w:rsid w:val="00112A57"/>
    <w:rsid w:val="00123774"/>
    <w:rsid w:val="001241AE"/>
    <w:rsid w:val="00134649"/>
    <w:rsid w:val="00140DB8"/>
    <w:rsid w:val="0014511F"/>
    <w:rsid w:val="001535E0"/>
    <w:rsid w:val="00155518"/>
    <w:rsid w:val="001578B7"/>
    <w:rsid w:val="00164CC4"/>
    <w:rsid w:val="00165E04"/>
    <w:rsid w:val="0017009F"/>
    <w:rsid w:val="00172B5B"/>
    <w:rsid w:val="00175B70"/>
    <w:rsid w:val="00180ECA"/>
    <w:rsid w:val="001A3D0C"/>
    <w:rsid w:val="001A752D"/>
    <w:rsid w:val="001B2697"/>
    <w:rsid w:val="001C45B6"/>
    <w:rsid w:val="001D2042"/>
    <w:rsid w:val="001D43B8"/>
    <w:rsid w:val="001D648D"/>
    <w:rsid w:val="001E3D7C"/>
    <w:rsid w:val="001E6A53"/>
    <w:rsid w:val="001E7BDE"/>
    <w:rsid w:val="001F307A"/>
    <w:rsid w:val="001F3A6B"/>
    <w:rsid w:val="001F3CCB"/>
    <w:rsid w:val="001F4AAB"/>
    <w:rsid w:val="001F57EB"/>
    <w:rsid w:val="001F77F3"/>
    <w:rsid w:val="0021470F"/>
    <w:rsid w:val="002323F2"/>
    <w:rsid w:val="00241EB9"/>
    <w:rsid w:val="0026389E"/>
    <w:rsid w:val="00267923"/>
    <w:rsid w:val="002769D0"/>
    <w:rsid w:val="00283342"/>
    <w:rsid w:val="002B4DCB"/>
    <w:rsid w:val="002C2EDC"/>
    <w:rsid w:val="002D3F38"/>
    <w:rsid w:val="002E038D"/>
    <w:rsid w:val="00310E7E"/>
    <w:rsid w:val="00326ABE"/>
    <w:rsid w:val="00393366"/>
    <w:rsid w:val="003953FB"/>
    <w:rsid w:val="003B10FF"/>
    <w:rsid w:val="003C6749"/>
    <w:rsid w:val="003D3E4E"/>
    <w:rsid w:val="003D575B"/>
    <w:rsid w:val="003F11C1"/>
    <w:rsid w:val="00431D95"/>
    <w:rsid w:val="00437D42"/>
    <w:rsid w:val="00447303"/>
    <w:rsid w:val="00460727"/>
    <w:rsid w:val="00460D94"/>
    <w:rsid w:val="004630FC"/>
    <w:rsid w:val="0047749E"/>
    <w:rsid w:val="00477F0B"/>
    <w:rsid w:val="00484E3B"/>
    <w:rsid w:val="004878EC"/>
    <w:rsid w:val="004D148F"/>
    <w:rsid w:val="004D1F37"/>
    <w:rsid w:val="004E30F3"/>
    <w:rsid w:val="004F1977"/>
    <w:rsid w:val="004F617A"/>
    <w:rsid w:val="004F761B"/>
    <w:rsid w:val="0050578C"/>
    <w:rsid w:val="00516255"/>
    <w:rsid w:val="00537426"/>
    <w:rsid w:val="00551EAA"/>
    <w:rsid w:val="00554C76"/>
    <w:rsid w:val="00556C33"/>
    <w:rsid w:val="005608E9"/>
    <w:rsid w:val="00562F3E"/>
    <w:rsid w:val="005717FC"/>
    <w:rsid w:val="005725C8"/>
    <w:rsid w:val="00574DB7"/>
    <w:rsid w:val="00587168"/>
    <w:rsid w:val="00591920"/>
    <w:rsid w:val="005922A2"/>
    <w:rsid w:val="00597846"/>
    <w:rsid w:val="005A38E3"/>
    <w:rsid w:val="005B15FA"/>
    <w:rsid w:val="005B7992"/>
    <w:rsid w:val="005C2A42"/>
    <w:rsid w:val="005C3355"/>
    <w:rsid w:val="005C694B"/>
    <w:rsid w:val="005D4C0F"/>
    <w:rsid w:val="00607AE4"/>
    <w:rsid w:val="006174C6"/>
    <w:rsid w:val="00624F5B"/>
    <w:rsid w:val="00644811"/>
    <w:rsid w:val="0064666D"/>
    <w:rsid w:val="0065196B"/>
    <w:rsid w:val="00674412"/>
    <w:rsid w:val="00684591"/>
    <w:rsid w:val="0069074B"/>
    <w:rsid w:val="00691CB8"/>
    <w:rsid w:val="00693003"/>
    <w:rsid w:val="00695536"/>
    <w:rsid w:val="00695719"/>
    <w:rsid w:val="006A2CB8"/>
    <w:rsid w:val="006A4E8B"/>
    <w:rsid w:val="006A5716"/>
    <w:rsid w:val="006B0D2B"/>
    <w:rsid w:val="006B1683"/>
    <w:rsid w:val="006C63BE"/>
    <w:rsid w:val="006D0C0A"/>
    <w:rsid w:val="006E2025"/>
    <w:rsid w:val="006F2FEB"/>
    <w:rsid w:val="006F7EB3"/>
    <w:rsid w:val="00710E1D"/>
    <w:rsid w:val="00712B85"/>
    <w:rsid w:val="007137E9"/>
    <w:rsid w:val="00714300"/>
    <w:rsid w:val="00715CFE"/>
    <w:rsid w:val="00720887"/>
    <w:rsid w:val="0075249E"/>
    <w:rsid w:val="007551F1"/>
    <w:rsid w:val="007617BF"/>
    <w:rsid w:val="00761993"/>
    <w:rsid w:val="00772013"/>
    <w:rsid w:val="0077467D"/>
    <w:rsid w:val="007870AF"/>
    <w:rsid w:val="00790EA3"/>
    <w:rsid w:val="007A6F39"/>
    <w:rsid w:val="007A74F0"/>
    <w:rsid w:val="007B498A"/>
    <w:rsid w:val="007B75A7"/>
    <w:rsid w:val="007C09DB"/>
    <w:rsid w:val="007D2592"/>
    <w:rsid w:val="007D40BA"/>
    <w:rsid w:val="007E4368"/>
    <w:rsid w:val="007F57D1"/>
    <w:rsid w:val="007F58E8"/>
    <w:rsid w:val="00801CD8"/>
    <w:rsid w:val="00803C13"/>
    <w:rsid w:val="00810B18"/>
    <w:rsid w:val="0081585C"/>
    <w:rsid w:val="0084099F"/>
    <w:rsid w:val="0084627B"/>
    <w:rsid w:val="00851BBD"/>
    <w:rsid w:val="008538B4"/>
    <w:rsid w:val="00860B34"/>
    <w:rsid w:val="00861DBA"/>
    <w:rsid w:val="00870E85"/>
    <w:rsid w:val="008717EE"/>
    <w:rsid w:val="0088548E"/>
    <w:rsid w:val="008B092C"/>
    <w:rsid w:val="008B1803"/>
    <w:rsid w:val="008B4CDA"/>
    <w:rsid w:val="008B6D92"/>
    <w:rsid w:val="008C723E"/>
    <w:rsid w:val="008E26B6"/>
    <w:rsid w:val="008E6D79"/>
    <w:rsid w:val="008F2D1C"/>
    <w:rsid w:val="00901608"/>
    <w:rsid w:val="009037EA"/>
    <w:rsid w:val="00903AF7"/>
    <w:rsid w:val="009046BB"/>
    <w:rsid w:val="009071DF"/>
    <w:rsid w:val="00916914"/>
    <w:rsid w:val="009175BD"/>
    <w:rsid w:val="009256AE"/>
    <w:rsid w:val="0094745E"/>
    <w:rsid w:val="009678D3"/>
    <w:rsid w:val="00973F5B"/>
    <w:rsid w:val="00977058"/>
    <w:rsid w:val="00977586"/>
    <w:rsid w:val="00981B2C"/>
    <w:rsid w:val="00984C48"/>
    <w:rsid w:val="00984FB4"/>
    <w:rsid w:val="00993246"/>
    <w:rsid w:val="009941A7"/>
    <w:rsid w:val="009A2853"/>
    <w:rsid w:val="009A3E74"/>
    <w:rsid w:val="009A6724"/>
    <w:rsid w:val="009B223E"/>
    <w:rsid w:val="009B7D89"/>
    <w:rsid w:val="009C48DE"/>
    <w:rsid w:val="009C70D9"/>
    <w:rsid w:val="009D4505"/>
    <w:rsid w:val="009E1F47"/>
    <w:rsid w:val="009E4AAC"/>
    <w:rsid w:val="009E6662"/>
    <w:rsid w:val="009F1115"/>
    <w:rsid w:val="009F1573"/>
    <w:rsid w:val="009F642C"/>
    <w:rsid w:val="00A20069"/>
    <w:rsid w:val="00A35816"/>
    <w:rsid w:val="00A427C1"/>
    <w:rsid w:val="00A502C2"/>
    <w:rsid w:val="00A51774"/>
    <w:rsid w:val="00A67CDD"/>
    <w:rsid w:val="00A7105A"/>
    <w:rsid w:val="00A825E1"/>
    <w:rsid w:val="00A8623B"/>
    <w:rsid w:val="00A9112D"/>
    <w:rsid w:val="00AA10FD"/>
    <w:rsid w:val="00AA3C2D"/>
    <w:rsid w:val="00AA4C93"/>
    <w:rsid w:val="00AD1556"/>
    <w:rsid w:val="00AE1180"/>
    <w:rsid w:val="00AE1F14"/>
    <w:rsid w:val="00AF43DE"/>
    <w:rsid w:val="00B03876"/>
    <w:rsid w:val="00B05E64"/>
    <w:rsid w:val="00B1048B"/>
    <w:rsid w:val="00B16F19"/>
    <w:rsid w:val="00B16FA1"/>
    <w:rsid w:val="00B178F9"/>
    <w:rsid w:val="00B27D4F"/>
    <w:rsid w:val="00B34BDE"/>
    <w:rsid w:val="00B3612C"/>
    <w:rsid w:val="00B52E63"/>
    <w:rsid w:val="00B534B3"/>
    <w:rsid w:val="00B56605"/>
    <w:rsid w:val="00B57911"/>
    <w:rsid w:val="00B57AAA"/>
    <w:rsid w:val="00B66C01"/>
    <w:rsid w:val="00B74A65"/>
    <w:rsid w:val="00B77DF4"/>
    <w:rsid w:val="00BB01F9"/>
    <w:rsid w:val="00BB3506"/>
    <w:rsid w:val="00BB74F7"/>
    <w:rsid w:val="00BC73AB"/>
    <w:rsid w:val="00BC74E6"/>
    <w:rsid w:val="00BD5426"/>
    <w:rsid w:val="00BD6674"/>
    <w:rsid w:val="00BE0385"/>
    <w:rsid w:val="00BE2421"/>
    <w:rsid w:val="00BE6AF6"/>
    <w:rsid w:val="00BE7222"/>
    <w:rsid w:val="00BF04CA"/>
    <w:rsid w:val="00C01729"/>
    <w:rsid w:val="00C06426"/>
    <w:rsid w:val="00C123A7"/>
    <w:rsid w:val="00C16BDD"/>
    <w:rsid w:val="00C1740D"/>
    <w:rsid w:val="00C237CE"/>
    <w:rsid w:val="00C34D69"/>
    <w:rsid w:val="00C45D42"/>
    <w:rsid w:val="00C60D3C"/>
    <w:rsid w:val="00C6277D"/>
    <w:rsid w:val="00C73D02"/>
    <w:rsid w:val="00C775D5"/>
    <w:rsid w:val="00C822C2"/>
    <w:rsid w:val="00C94C31"/>
    <w:rsid w:val="00CC7AAE"/>
    <w:rsid w:val="00CD4D45"/>
    <w:rsid w:val="00CF3412"/>
    <w:rsid w:val="00CF6AE6"/>
    <w:rsid w:val="00D00652"/>
    <w:rsid w:val="00D006C2"/>
    <w:rsid w:val="00D0309A"/>
    <w:rsid w:val="00D03977"/>
    <w:rsid w:val="00D077B9"/>
    <w:rsid w:val="00D07F9F"/>
    <w:rsid w:val="00D136F7"/>
    <w:rsid w:val="00D25AD3"/>
    <w:rsid w:val="00D36637"/>
    <w:rsid w:val="00D378F4"/>
    <w:rsid w:val="00D447B4"/>
    <w:rsid w:val="00D450FB"/>
    <w:rsid w:val="00D55813"/>
    <w:rsid w:val="00D60A71"/>
    <w:rsid w:val="00D80EC0"/>
    <w:rsid w:val="00D86244"/>
    <w:rsid w:val="00D91594"/>
    <w:rsid w:val="00D965F8"/>
    <w:rsid w:val="00DB2CBB"/>
    <w:rsid w:val="00DC0A97"/>
    <w:rsid w:val="00DC71BA"/>
    <w:rsid w:val="00DD4894"/>
    <w:rsid w:val="00DF6AC4"/>
    <w:rsid w:val="00DF7FDE"/>
    <w:rsid w:val="00E15CE2"/>
    <w:rsid w:val="00E40851"/>
    <w:rsid w:val="00E512CF"/>
    <w:rsid w:val="00E605FC"/>
    <w:rsid w:val="00E8171C"/>
    <w:rsid w:val="00E82A06"/>
    <w:rsid w:val="00E82FFA"/>
    <w:rsid w:val="00E9761E"/>
    <w:rsid w:val="00EA78C3"/>
    <w:rsid w:val="00EA7E0B"/>
    <w:rsid w:val="00EC0F11"/>
    <w:rsid w:val="00EC1B4B"/>
    <w:rsid w:val="00EC54F7"/>
    <w:rsid w:val="00ED2C27"/>
    <w:rsid w:val="00EE5907"/>
    <w:rsid w:val="00EE59A1"/>
    <w:rsid w:val="00F0193A"/>
    <w:rsid w:val="00F02882"/>
    <w:rsid w:val="00F04592"/>
    <w:rsid w:val="00F07509"/>
    <w:rsid w:val="00F13C7A"/>
    <w:rsid w:val="00F1584A"/>
    <w:rsid w:val="00F16DFE"/>
    <w:rsid w:val="00F24F6F"/>
    <w:rsid w:val="00F36612"/>
    <w:rsid w:val="00F4164E"/>
    <w:rsid w:val="00F52C65"/>
    <w:rsid w:val="00F55AC7"/>
    <w:rsid w:val="00F57C38"/>
    <w:rsid w:val="00F712EE"/>
    <w:rsid w:val="00F95910"/>
    <w:rsid w:val="00FA29A5"/>
    <w:rsid w:val="00FA4114"/>
    <w:rsid w:val="00FB2929"/>
    <w:rsid w:val="00FD048A"/>
    <w:rsid w:val="00FD7797"/>
    <w:rsid w:val="00FE43A4"/>
    <w:rsid w:val="00FE6DEE"/>
    <w:rsid w:val="00FF0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styleId="UnresolvedMention">
    <w:name w:val="Unresolved Mention"/>
    <w:basedOn w:val="DefaultParagraphFont"/>
    <w:uiPriority w:val="99"/>
    <w:semiHidden/>
    <w:unhideWhenUsed/>
    <w:rsid w:val="00D006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omments" Target="comments.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ensus.gov/data/tables/time-series/demo/popest/1980s-county.html"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dc.gov/nchs/nvss/bridged_race.htm" TargetMode="Externa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hyperlink" Target="https://www.cdc.gov/nchs/nvss/dvs_data_release.htm" TargetMode="External"/><Relationship Id="rId4" Type="http://schemas.openxmlformats.org/officeDocument/2006/relationships/settings" Target="settings.xml"/><Relationship Id="rId9" Type="http://schemas.openxmlformats.org/officeDocument/2006/relationships/footer" Target="footer2.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AAE782-D224-2E49-8005-449978610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22</Pages>
  <Words>33746</Words>
  <Characters>192358</Characters>
  <Application>Microsoft Office Word</Application>
  <DocSecurity>0</DocSecurity>
  <Lines>1602</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43</cp:revision>
  <cp:lastPrinted>2019-03-11T13:02:00Z</cp:lastPrinted>
  <dcterms:created xsi:type="dcterms:W3CDTF">2019-04-01T21:40:00Z</dcterms:created>
  <dcterms:modified xsi:type="dcterms:W3CDTF">2019-04-23T23:17:00Z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