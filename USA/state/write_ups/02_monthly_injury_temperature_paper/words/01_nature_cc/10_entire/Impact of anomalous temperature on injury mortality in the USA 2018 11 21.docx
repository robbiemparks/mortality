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60E8015" w:rsidR="000210D1" w:rsidRPr="00636C9B" w:rsidRDefault="00973147" w:rsidP="00D76DF7">
      <w:pPr>
        <w:spacing w:after="0" w:line="480" w:lineRule="auto"/>
        <w:jc w:val="both"/>
        <w:outlineLvl w:val="0"/>
        <w:rPr>
          <w:rFonts w:ascii="Times New Roman" w:hAnsi="Times New Roman"/>
          <w:b/>
          <w:color w:val="000000" w:themeColor="text1"/>
          <w:sz w:val="24"/>
          <w:szCs w:val="24"/>
        </w:rPr>
      </w:pPr>
      <w:ins w:id="0" w:author="Parks, Robbie M" w:date="2018-11-21T09:46:00Z">
        <w:r>
          <w:rPr>
            <w:rFonts w:ascii="Times New Roman" w:hAnsi="Times New Roman"/>
            <w:b/>
            <w:color w:val="000000" w:themeColor="text1"/>
            <w:sz w:val="24"/>
            <w:szCs w:val="24"/>
          </w:rPr>
          <w:t xml:space="preserve">A national analysis of </w:t>
        </w:r>
      </w:ins>
      <w:del w:id="1" w:author="Ezzati, Majid" w:date="2018-11-06T05:57:00Z">
        <w:r w:rsidR="00300CD8"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00300CD8" w:rsidRPr="00636C9B" w:rsidDel="009545F7">
          <w:rPr>
            <w:rFonts w:ascii="Times New Roman" w:hAnsi="Times New Roman"/>
            <w:b/>
            <w:color w:val="000000" w:themeColor="text1"/>
            <w:sz w:val="24"/>
            <w:szCs w:val="24"/>
          </w:rPr>
          <w:delText xml:space="preserve"> of </w:delText>
        </w:r>
        <w:commentRangeStart w:id="2"/>
        <w:r w:rsidR="00300CD8" w:rsidRPr="00636C9B" w:rsidDel="009545F7">
          <w:rPr>
            <w:rFonts w:ascii="Times New Roman" w:hAnsi="Times New Roman"/>
            <w:b/>
            <w:color w:val="000000" w:themeColor="text1"/>
            <w:sz w:val="24"/>
            <w:szCs w:val="24"/>
          </w:rPr>
          <w:delText>a</w:delText>
        </w:r>
      </w:del>
      <w:ins w:id="3" w:author="Parks, Robbie M" w:date="2018-11-21T09:46:00Z">
        <w:r>
          <w:rPr>
            <w:rFonts w:ascii="Times New Roman" w:hAnsi="Times New Roman"/>
            <w:b/>
            <w:color w:val="000000" w:themeColor="text1"/>
            <w:sz w:val="24"/>
            <w:szCs w:val="24"/>
          </w:rPr>
          <w:t>a</w:t>
        </w:r>
      </w:ins>
      <w:ins w:id="4" w:author="Ezzati, Majid" w:date="2018-11-06T05:57:00Z">
        <w:del w:id="5" w:author="Parks, Robbie M" w:date="2018-11-21T09:46:00Z">
          <w:r w:rsidR="009545F7" w:rsidDel="00973147">
            <w:rPr>
              <w:rFonts w:ascii="Times New Roman" w:hAnsi="Times New Roman"/>
              <w:b/>
              <w:color w:val="000000" w:themeColor="text1"/>
              <w:sz w:val="24"/>
              <w:szCs w:val="24"/>
            </w:rPr>
            <w:delText>A</w:delText>
          </w:r>
        </w:del>
      </w:ins>
      <w:r w:rsidR="00300CD8" w:rsidRPr="00636C9B">
        <w:rPr>
          <w:rFonts w:ascii="Times New Roman" w:hAnsi="Times New Roman"/>
          <w:b/>
          <w:color w:val="000000" w:themeColor="text1"/>
          <w:sz w:val="24"/>
          <w:szCs w:val="24"/>
        </w:rPr>
        <w:t>nomalous</w:t>
      </w:r>
      <w:commentRangeEnd w:id="2"/>
      <w:r w:rsidR="00237B6F">
        <w:rPr>
          <w:rStyle w:val="CommentReference"/>
          <w:rFonts w:asciiTheme="minorHAnsi" w:eastAsiaTheme="minorHAnsi" w:hAnsiTheme="minorHAnsi" w:cstheme="minorBidi"/>
        </w:rPr>
        <w:commentReference w:id="2"/>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6"/>
      <w:r w:rsidRPr="00636C9B">
        <w:rPr>
          <w:rFonts w:ascii="Times New Roman" w:hAnsi="Times New Roman"/>
          <w:b/>
          <w:color w:val="000000" w:themeColor="text1"/>
          <w:sz w:val="24"/>
          <w:szCs w:val="24"/>
        </w:rPr>
        <w:lastRenderedPageBreak/>
        <w:t>Introduction</w:t>
      </w:r>
      <w:commentRangeEnd w:id="6"/>
      <w:r w:rsidR="00670E5A">
        <w:rPr>
          <w:rStyle w:val="CommentReference"/>
          <w:rFonts w:asciiTheme="minorHAnsi" w:eastAsiaTheme="minorHAnsi" w:hAnsiTheme="minorHAnsi" w:cstheme="minorBidi"/>
        </w:rPr>
        <w:commentReference w:id="6"/>
      </w:r>
    </w:p>
    <w:p w14:paraId="2AB19F72" w14:textId="58054F8A" w:rsidR="006D0B0D" w:rsidRPr="00636C9B" w:rsidRDefault="00D573C6" w:rsidP="00D76DF7">
      <w:pPr>
        <w:spacing w:after="0" w:line="480" w:lineRule="auto"/>
        <w:jc w:val="both"/>
        <w:rPr>
          <w:rFonts w:ascii="Times New Roman" w:hAnsi="Times New Roman"/>
          <w:color w:val="000000" w:themeColor="text1"/>
          <w:sz w:val="24"/>
          <w:szCs w:val="24"/>
        </w:rPr>
      </w:pPr>
      <w:ins w:id="7" w:author="Parks, Robbie M" w:date="2018-11-17T09:38:00Z">
        <w:r>
          <w:rPr>
            <w:rFonts w:ascii="Times New Roman" w:hAnsi="Times New Roman"/>
            <w:color w:val="000000" w:themeColor="text1"/>
            <w:sz w:val="24"/>
            <w:szCs w:val="24"/>
          </w:rPr>
          <w:t>Climate change has caused global warming, with several</w:t>
        </w:r>
      </w:ins>
      <w:ins w:id="8" w:author="Parks, Robbie M" w:date="2018-11-17T09:39:00Z">
        <w:r>
          <w:rPr>
            <w:rFonts w:ascii="Times New Roman" w:hAnsi="Times New Roman"/>
            <w:color w:val="000000" w:themeColor="text1"/>
            <w:sz w:val="24"/>
            <w:szCs w:val="24"/>
          </w:rPr>
          <w:t xml:space="preserve"> degrees </w:t>
        </w:r>
      </w:ins>
      <w:ins w:id="9" w:author="Parks, Robbie M" w:date="2018-11-17T09:48:00Z">
        <w:r w:rsidR="00E6609F">
          <w:rPr>
            <w:rFonts w:ascii="Times New Roman" w:hAnsi="Times New Roman"/>
            <w:color w:val="000000" w:themeColor="text1"/>
            <w:sz w:val="24"/>
            <w:szCs w:val="24"/>
          </w:rPr>
          <w:t>increase in temperature</w:t>
        </w:r>
      </w:ins>
      <w:ins w:id="10" w:author="Parks, Robbie M" w:date="2018-11-20T14:44:00Z">
        <w:r w:rsidR="00BA21C5">
          <w:rPr>
            <w:rFonts w:ascii="Times New Roman" w:hAnsi="Times New Roman"/>
            <w:color w:val="000000" w:themeColor="text1"/>
            <w:sz w:val="24"/>
            <w:szCs w:val="24"/>
          </w:rPr>
          <w:t xml:space="preserve"> compared with pre-industrial levels</w:t>
        </w:r>
      </w:ins>
      <w:ins w:id="11"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12"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w:t>
        </w:r>
      </w:ins>
      <w:ins w:id="13"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4" w:author="Parks, Robbie M" w:date="2018-11-17T09:57:00Z">
        <w:r w:rsidR="00162F6E">
          <w:rPr>
            <w:rFonts w:ascii="Times New Roman" w:hAnsi="Times New Roman"/>
            <w:color w:val="000000" w:themeColor="text1"/>
            <w:sz w:val="24"/>
            <w:szCs w:val="24"/>
          </w:rPr>
          <w:fldChar w:fldCharType="end"/>
        </w:r>
      </w:ins>
      <w:ins w:id="15" w:author="Parks, Robbie M" w:date="2018-11-17T09:38:00Z">
        <w:r>
          <w:rPr>
            <w:rFonts w:ascii="Times New Roman" w:hAnsi="Times New Roman"/>
            <w:color w:val="000000" w:themeColor="text1"/>
            <w:sz w:val="24"/>
            <w:szCs w:val="24"/>
          </w:rPr>
          <w:t xml:space="preserve"> </w:t>
        </w:r>
      </w:ins>
      <w:ins w:id="16" w:author="Parks, Robbie M" w:date="2018-11-17T09:59:00Z">
        <w:r w:rsidR="0063378A">
          <w:rPr>
            <w:rFonts w:ascii="Times New Roman" w:hAnsi="Times New Roman"/>
            <w:color w:val="000000" w:themeColor="text1"/>
            <w:sz w:val="24"/>
            <w:szCs w:val="24"/>
          </w:rPr>
          <w:t xml:space="preserve">Societies </w:t>
        </w:r>
      </w:ins>
      <w:ins w:id="17" w:author="Parks, Robbie M" w:date="2018-11-17T10:10:00Z">
        <w:r w:rsidR="00DC4BBE">
          <w:rPr>
            <w:rFonts w:ascii="Times New Roman" w:hAnsi="Times New Roman"/>
            <w:color w:val="000000" w:themeColor="text1"/>
            <w:sz w:val="24"/>
            <w:szCs w:val="24"/>
          </w:rPr>
          <w:t>have</w:t>
        </w:r>
      </w:ins>
      <w:ins w:id="18" w:author="Parks, Robbie M" w:date="2018-11-20T14:22:00Z">
        <w:r w:rsidR="00B1372B">
          <w:rPr>
            <w:rFonts w:ascii="Times New Roman" w:hAnsi="Times New Roman"/>
            <w:color w:val="000000" w:themeColor="text1"/>
            <w:sz w:val="24"/>
            <w:szCs w:val="24"/>
          </w:rPr>
          <w:t xml:space="preserve"> </w:t>
        </w:r>
      </w:ins>
      <w:ins w:id="19" w:author="Parks, Robbie M" w:date="2018-11-20T14:15:00Z">
        <w:r w:rsidR="001B7D9F">
          <w:rPr>
            <w:rFonts w:ascii="Times New Roman" w:hAnsi="Times New Roman"/>
            <w:color w:val="000000" w:themeColor="text1"/>
            <w:sz w:val="24"/>
            <w:szCs w:val="24"/>
          </w:rPr>
          <w:t xml:space="preserve">biologically and behaviourally </w:t>
        </w:r>
      </w:ins>
      <w:ins w:id="20" w:author="Parks, Robbie M" w:date="2018-11-17T09:59:00Z">
        <w:r w:rsidR="0063378A">
          <w:rPr>
            <w:rFonts w:ascii="Times New Roman" w:hAnsi="Times New Roman"/>
            <w:color w:val="000000" w:themeColor="text1"/>
            <w:sz w:val="24"/>
            <w:szCs w:val="24"/>
          </w:rPr>
          <w:t>adapt</w:t>
        </w:r>
      </w:ins>
      <w:ins w:id="21" w:author="Parks, Robbie M" w:date="2018-11-17T10:10:00Z">
        <w:r w:rsidR="00BD5F4B">
          <w:rPr>
            <w:rFonts w:ascii="Times New Roman" w:hAnsi="Times New Roman"/>
            <w:color w:val="000000" w:themeColor="text1"/>
            <w:sz w:val="24"/>
            <w:szCs w:val="24"/>
          </w:rPr>
          <w:t>ed</w:t>
        </w:r>
      </w:ins>
      <w:ins w:id="22" w:author="Parks, Robbie M" w:date="2018-11-17T09:59:00Z">
        <w:r w:rsidR="0063378A">
          <w:rPr>
            <w:rFonts w:ascii="Times New Roman" w:hAnsi="Times New Roman"/>
            <w:color w:val="000000" w:themeColor="text1"/>
            <w:sz w:val="24"/>
            <w:szCs w:val="24"/>
          </w:rPr>
          <w:t xml:space="preserve"> to long-term local </w:t>
        </w:r>
      </w:ins>
      <w:ins w:id="23" w:author="Parks, Robbie M" w:date="2018-11-17T10:11:00Z">
        <w:r w:rsidR="00322B2B">
          <w:rPr>
            <w:rFonts w:ascii="Times New Roman" w:hAnsi="Times New Roman"/>
            <w:color w:val="000000" w:themeColor="text1"/>
            <w:sz w:val="24"/>
            <w:szCs w:val="24"/>
          </w:rPr>
          <w:t>temperature</w:t>
        </w:r>
      </w:ins>
      <w:ins w:id="24" w:author="Parks, Robbie M" w:date="2018-11-20T14:15:00Z">
        <w:r w:rsidR="00695322">
          <w:rPr>
            <w:rFonts w:ascii="Times New Roman" w:hAnsi="Times New Roman"/>
            <w:color w:val="000000" w:themeColor="text1"/>
            <w:sz w:val="24"/>
            <w:szCs w:val="24"/>
          </w:rPr>
          <w:t xml:space="preserve"> </w:t>
        </w:r>
      </w:ins>
      <w:ins w:id="25" w:author="Parks, Robbie M" w:date="2018-11-20T15:15:00Z">
        <w:r w:rsidR="00DC4BBE">
          <w:rPr>
            <w:rFonts w:ascii="Times New Roman" w:hAnsi="Times New Roman"/>
            <w:color w:val="000000" w:themeColor="text1"/>
            <w:sz w:val="24"/>
            <w:szCs w:val="24"/>
          </w:rPr>
          <w:t>and seasonal variation with the</w:t>
        </w:r>
      </w:ins>
      <w:ins w:id="26" w:author="Parks, Robbie M" w:date="2018-11-20T14:15:00Z">
        <w:r w:rsidR="00695322">
          <w:rPr>
            <w:rFonts w:ascii="Times New Roman" w:hAnsi="Times New Roman"/>
            <w:color w:val="000000" w:themeColor="text1"/>
            <w:sz w:val="24"/>
            <w:szCs w:val="24"/>
          </w:rPr>
          <w:t xml:space="preserve"> year</w:t>
        </w:r>
      </w:ins>
      <w:ins w:id="27" w:author="Parks, Robbie M" w:date="2018-11-17T09:59:00Z">
        <w:r w:rsidR="0063378A">
          <w:rPr>
            <w:rFonts w:ascii="Times New Roman" w:hAnsi="Times New Roman"/>
            <w:color w:val="000000" w:themeColor="text1"/>
            <w:sz w:val="24"/>
            <w:szCs w:val="24"/>
          </w:rPr>
          <w:t>.</w:t>
        </w:r>
      </w:ins>
      <w:commentRangeStart w:id="28"/>
      <w:ins w:id="29" w:author="Parks, Robbie M" w:date="2018-11-20T14:27:00Z">
        <w:r w:rsidR="00761A26" w:rsidRPr="00636C9B">
          <w:rPr>
            <w:rFonts w:ascii="Times New Roman" w:hAnsi="Times New Roman"/>
            <w:color w:val="000000" w:themeColor="text1"/>
            <w:sz w:val="24"/>
            <w:szCs w:val="24"/>
          </w:rPr>
          <w:fldChar w:fldCharType="begin" w:fldLock="1"/>
        </w:r>
      </w:ins>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30"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31" w:author="Parks, Robbie M" w:date="2018-11-20T14:27:00Z">
        <w:r w:rsidR="00761A26" w:rsidRPr="00636C9B">
          <w:rPr>
            <w:rFonts w:ascii="Times New Roman" w:hAnsi="Times New Roman"/>
            <w:color w:val="000000" w:themeColor="text1"/>
            <w:sz w:val="24"/>
            <w:szCs w:val="24"/>
          </w:rPr>
          <w:fldChar w:fldCharType="end"/>
        </w:r>
        <w:commentRangeEnd w:id="28"/>
        <w:r w:rsidR="00761A26">
          <w:rPr>
            <w:rStyle w:val="CommentReference"/>
            <w:rFonts w:asciiTheme="minorHAnsi" w:eastAsiaTheme="minorHAnsi" w:hAnsiTheme="minorHAnsi" w:cstheme="minorBidi"/>
          </w:rPr>
          <w:commentReference w:id="28"/>
        </w:r>
      </w:ins>
      <w:ins w:id="32" w:author="Parks, Robbie M" w:date="2018-11-17T09:59:00Z">
        <w:r w:rsidR="0063378A">
          <w:rPr>
            <w:rFonts w:ascii="Times New Roman" w:hAnsi="Times New Roman"/>
            <w:color w:val="000000" w:themeColor="text1"/>
            <w:sz w:val="24"/>
            <w:szCs w:val="24"/>
          </w:rPr>
          <w:t xml:space="preserve"> </w:t>
        </w:r>
      </w:ins>
      <w:ins w:id="33" w:author="Parks, Robbie M" w:date="2018-11-20T14:32:00Z">
        <w:r w:rsidR="00322794">
          <w:rPr>
            <w:rFonts w:ascii="Times New Roman" w:hAnsi="Times New Roman"/>
            <w:color w:val="000000" w:themeColor="text1"/>
            <w:sz w:val="24"/>
            <w:szCs w:val="24"/>
          </w:rPr>
          <w:t xml:space="preserve">However, </w:t>
        </w:r>
      </w:ins>
      <w:ins w:id="34"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5" w:author="Parks, Robbie M" w:date="2018-11-20T14:16:00Z">
        <w:r w:rsidR="00DA60DB">
          <w:rPr>
            <w:rFonts w:ascii="Times New Roman" w:hAnsi="Times New Roman"/>
            <w:color w:val="000000" w:themeColor="text1"/>
            <w:sz w:val="24"/>
            <w:szCs w:val="24"/>
          </w:rPr>
          <w:t>slight</w:t>
        </w:r>
      </w:ins>
      <w:ins w:id="36" w:author="Parks, Robbie M" w:date="2018-11-17T09:59:00Z">
        <w:r w:rsidR="0063378A">
          <w:rPr>
            <w:rFonts w:ascii="Times New Roman" w:hAnsi="Times New Roman"/>
            <w:color w:val="000000" w:themeColor="text1"/>
            <w:sz w:val="24"/>
            <w:szCs w:val="24"/>
          </w:rPr>
          <w:t xml:space="preserve"> d</w:t>
        </w:r>
      </w:ins>
      <w:commentRangeStart w:id="37"/>
      <w:del w:id="38"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39" w:author="Parks, Robbie M" w:date="2018-11-17T10:00:00Z">
        <w:r w:rsidR="00F60976">
          <w:rPr>
            <w:rFonts w:ascii="Times New Roman" w:hAnsi="Times New Roman"/>
            <w:color w:val="000000" w:themeColor="text1"/>
            <w:sz w:val="24"/>
            <w:szCs w:val="24"/>
          </w:rPr>
          <w:t>s</w:t>
        </w:r>
      </w:ins>
      <w:del w:id="40"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w:t>
      </w:r>
      <w:del w:id="41" w:author="Parks, Robbie M" w:date="2018-11-20T15:05:00Z">
        <w:r w:rsidR="003D4196" w:rsidRPr="00636C9B" w:rsidDel="00E02007">
          <w:rPr>
            <w:rFonts w:ascii="Times New Roman" w:hAnsi="Times New Roman"/>
            <w:color w:val="000000" w:themeColor="text1"/>
            <w:sz w:val="24"/>
            <w:szCs w:val="24"/>
          </w:rPr>
          <w:delText xml:space="preserve">long-term </w:delText>
        </w:r>
      </w:del>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42" w:author="Parks, Robbie M" w:date="2018-11-17T09:58:00Z">
        <w:r w:rsidR="00CE3780">
          <w:rPr>
            <w:rFonts w:ascii="Times New Roman" w:hAnsi="Times New Roman"/>
            <w:color w:val="000000" w:themeColor="text1"/>
            <w:sz w:val="24"/>
            <w:szCs w:val="24"/>
          </w:rPr>
          <w:t xml:space="preserve"> temperatures</w:t>
        </w:r>
      </w:ins>
      <w:ins w:id="43" w:author="Parks, Robbie M" w:date="2018-11-20T14:32:00Z">
        <w:r w:rsidR="00535171">
          <w:rPr>
            <w:rFonts w:ascii="Times New Roman" w:hAnsi="Times New Roman"/>
            <w:color w:val="000000" w:themeColor="text1"/>
            <w:sz w:val="24"/>
            <w:szCs w:val="24"/>
          </w:rPr>
          <w:t xml:space="preserve">, or </w:t>
        </w:r>
      </w:ins>
      <w:ins w:id="44" w:author="Parks, Robbie M" w:date="2018-11-20T14:54:00Z">
        <w:r w:rsidR="00F536DD">
          <w:rPr>
            <w:rFonts w:ascii="Times New Roman" w:hAnsi="Times New Roman"/>
            <w:color w:val="000000" w:themeColor="text1"/>
            <w:sz w:val="24"/>
            <w:szCs w:val="24"/>
          </w:rPr>
          <w:t>temperature</w:t>
        </w:r>
      </w:ins>
      <w:ins w:id="45" w:author="Parks, Robbie M" w:date="2018-11-20T14:32:00Z">
        <w:r w:rsidR="00F536DD">
          <w:rPr>
            <w:rFonts w:ascii="Times New Roman" w:hAnsi="Times New Roman"/>
            <w:color w:val="000000" w:themeColor="text1"/>
            <w:sz w:val="24"/>
            <w:szCs w:val="24"/>
          </w:rPr>
          <w:t xml:space="preserve"> </w:t>
        </w:r>
        <w:r w:rsidR="00AA142F">
          <w:rPr>
            <w:rFonts w:ascii="Times New Roman" w:hAnsi="Times New Roman"/>
            <w:color w:val="000000" w:themeColor="text1"/>
            <w:sz w:val="24"/>
            <w:szCs w:val="24"/>
          </w:rPr>
          <w:t>anomalies,</w:t>
        </w:r>
      </w:ins>
      <w:del w:id="46"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47"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48"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49" w:author="Parks, Robbie M" w:date="2018-11-17T10:07:00Z">
        <w:r w:rsidR="009431B8">
          <w:rPr>
            <w:rFonts w:ascii="Times New Roman" w:hAnsi="Times New Roman"/>
            <w:color w:val="000000" w:themeColor="text1"/>
            <w:sz w:val="24"/>
            <w:szCs w:val="24"/>
          </w:rPr>
          <w:t>, due to disruption to adaptation</w:t>
        </w:r>
      </w:ins>
      <w:ins w:id="50" w:author="Parks, Robbie M" w:date="2018-11-20T15:25:00Z">
        <w:r w:rsidR="009E3017">
          <w:rPr>
            <w:rFonts w:ascii="Times New Roman" w:hAnsi="Times New Roman"/>
            <w:color w:val="000000" w:themeColor="text1"/>
            <w:sz w:val="24"/>
            <w:szCs w:val="24"/>
          </w:rPr>
          <w:t xml:space="preserve"> and changes in behaviour</w:t>
        </w:r>
      </w:ins>
      <w:r w:rsidR="001A4AD3" w:rsidRPr="00636C9B">
        <w:rPr>
          <w:rFonts w:ascii="Times New Roman" w:hAnsi="Times New Roman"/>
          <w:color w:val="000000" w:themeColor="text1"/>
          <w:sz w:val="24"/>
          <w:szCs w:val="24"/>
        </w:rPr>
        <w:t>.</w:t>
      </w:r>
      <w:ins w:id="51" w:author="Parks, Robbie M" w:date="2018-11-20T14:50:00Z">
        <w:r w:rsidR="00A07AE1">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ins w:id="52" w:author="Parks, Robbie M" w:date="2018-11-20T14:50:00Z">
        <w:r w:rsidR="00A07AE1">
          <w:rPr>
            <w:rFonts w:ascii="Times New Roman" w:hAnsi="Times New Roman"/>
            <w:color w:val="000000" w:themeColor="text1"/>
            <w:sz w:val="24"/>
            <w:szCs w:val="24"/>
          </w:rPr>
          <w:fldChar w:fldCharType="end"/>
        </w:r>
      </w:ins>
      <w:del w:id="53" w:author="Parks, Robbie M" w:date="2018-11-20T14:50:00Z">
        <w:r w:rsidR="00F646E8" w:rsidRPr="00636C9B" w:rsidDel="00A07AE1">
          <w:rPr>
            <w:rFonts w:ascii="Times New Roman" w:hAnsi="Times New Roman"/>
            <w:color w:val="000000" w:themeColor="text1"/>
            <w:sz w:val="24"/>
            <w:szCs w:val="24"/>
          </w:rPr>
          <w:fldChar w:fldCharType="begin" w:fldLock="1"/>
        </w:r>
        <w:r w:rsidR="00104231" w:rsidDel="00A07AE1">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delInstrText>
        </w:r>
        <w:r w:rsidR="00F646E8" w:rsidRPr="00636C9B" w:rsidDel="00A07AE1">
          <w:rPr>
            <w:rFonts w:ascii="Times New Roman" w:hAnsi="Times New Roman"/>
            <w:color w:val="000000" w:themeColor="text1"/>
            <w:sz w:val="24"/>
            <w:szCs w:val="24"/>
          </w:rPr>
          <w:fldChar w:fldCharType="separate"/>
        </w:r>
        <w:r w:rsidR="00104231" w:rsidRPr="00104231" w:rsidDel="00A07AE1">
          <w:rPr>
            <w:rFonts w:ascii="Times New Roman" w:hAnsi="Times New Roman"/>
            <w:noProof/>
            <w:color w:val="000000" w:themeColor="text1"/>
            <w:sz w:val="24"/>
            <w:szCs w:val="24"/>
            <w:vertAlign w:val="superscript"/>
          </w:rPr>
          <w:delText>3,4</w:delText>
        </w:r>
        <w:r w:rsidR="00F646E8" w:rsidRPr="00636C9B" w:rsidDel="00A07AE1">
          <w:rPr>
            <w:rFonts w:ascii="Times New Roman" w:hAnsi="Times New Roman"/>
            <w:color w:val="000000" w:themeColor="text1"/>
            <w:sz w:val="24"/>
            <w:szCs w:val="24"/>
          </w:rPr>
          <w:fldChar w:fldCharType="end"/>
        </w:r>
      </w:del>
      <w:commentRangeEnd w:id="37"/>
      <w:r w:rsidR="009545F7">
        <w:rPr>
          <w:rStyle w:val="CommentReference"/>
          <w:rFonts w:asciiTheme="minorHAnsi" w:eastAsiaTheme="minorHAnsi" w:hAnsiTheme="minorHAnsi" w:cstheme="minorBidi"/>
        </w:rPr>
        <w:commentReference w:id="37"/>
      </w:r>
      <w:del w:id="54"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55"/>
      <w:del w:id="56" w:author="Parks, Robbie M" w:date="2018-11-20T14:50:00Z">
        <w:r w:rsidR="00621CCD" w:rsidRPr="00636C9B" w:rsidDel="00BC36A6">
          <w:rPr>
            <w:rFonts w:ascii="Times New Roman" w:hAnsi="Times New Roman"/>
            <w:color w:val="000000" w:themeColor="text1"/>
            <w:sz w:val="24"/>
            <w:szCs w:val="24"/>
          </w:rPr>
          <w:fldChar w:fldCharType="begin" w:fldLock="1"/>
        </w:r>
        <w:r w:rsidR="007E3E66" w:rsidDel="00BC36A6">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delInstrText>
        </w:r>
        <w:r w:rsidR="00621CCD" w:rsidRPr="00636C9B" w:rsidDel="00BC36A6">
          <w:rPr>
            <w:rFonts w:ascii="Times New Roman" w:hAnsi="Times New Roman"/>
            <w:color w:val="000000" w:themeColor="text1"/>
            <w:sz w:val="24"/>
            <w:szCs w:val="24"/>
          </w:rPr>
          <w:fldChar w:fldCharType="separate"/>
        </w:r>
        <w:r w:rsidR="000E2FBB" w:rsidRPr="000E2FBB" w:rsidDel="00BC36A6">
          <w:rPr>
            <w:rFonts w:ascii="Times New Roman" w:hAnsi="Times New Roman"/>
            <w:noProof/>
            <w:color w:val="000000" w:themeColor="text1"/>
            <w:sz w:val="24"/>
            <w:szCs w:val="24"/>
            <w:vertAlign w:val="superscript"/>
          </w:rPr>
          <w:delText>2</w:delText>
        </w:r>
        <w:r w:rsidR="00621CCD" w:rsidRPr="00636C9B" w:rsidDel="00BC36A6">
          <w:rPr>
            <w:rFonts w:ascii="Times New Roman" w:hAnsi="Times New Roman"/>
            <w:color w:val="000000" w:themeColor="text1"/>
            <w:sz w:val="24"/>
            <w:szCs w:val="24"/>
          </w:rPr>
          <w:fldChar w:fldCharType="end"/>
        </w:r>
        <w:commentRangeEnd w:id="55"/>
        <w:r w:rsidR="009545F7" w:rsidDel="00BC36A6">
          <w:rPr>
            <w:rStyle w:val="CommentReference"/>
            <w:rFonts w:asciiTheme="minorHAnsi" w:eastAsiaTheme="minorHAnsi" w:hAnsiTheme="minorHAnsi" w:cstheme="minorBidi"/>
          </w:rPr>
          <w:commentReference w:id="55"/>
        </w:r>
      </w:del>
      <w:ins w:id="57" w:author="Parks, Robbie M" w:date="2018-11-17T10:11:00Z">
        <w:r w:rsidR="00BD5F4B">
          <w:rPr>
            <w:rFonts w:ascii="Times New Roman" w:hAnsi="Times New Roman"/>
            <w:color w:val="000000" w:themeColor="text1"/>
            <w:sz w:val="24"/>
            <w:szCs w:val="24"/>
          </w:rPr>
          <w:t xml:space="preserve"> </w:t>
        </w:r>
      </w:ins>
      <w:ins w:id="58" w:author="Parks, Robbie M" w:date="2018-11-18T18:08:00Z">
        <w:r w:rsidR="004C7EE7">
          <w:rPr>
            <w:rFonts w:ascii="Times New Roman" w:hAnsi="Times New Roman"/>
            <w:color w:val="000000" w:themeColor="text1"/>
            <w:sz w:val="24"/>
            <w:szCs w:val="24"/>
          </w:rPr>
          <w:t xml:space="preserve">The increasing frequency of </w:t>
        </w:r>
      </w:ins>
      <w:del w:id="59" w:author="Parks, Robbie M" w:date="2018-11-17T10:11:00Z">
        <w:r w:rsidR="001A4AD3" w:rsidRPr="00636C9B" w:rsidDel="00BD5F4B">
          <w:rPr>
            <w:rFonts w:ascii="Times New Roman" w:hAnsi="Times New Roman"/>
            <w:color w:val="000000" w:themeColor="text1"/>
            <w:sz w:val="24"/>
            <w:szCs w:val="24"/>
          </w:rPr>
          <w:delText xml:space="preserve"> </w:delText>
        </w:r>
      </w:del>
      <w:ins w:id="60"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61"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62" w:author="Parks, Robbie M" w:date="2018-11-20T14:43:00Z">
        <w:r w:rsidR="004C2047" w:rsidRPr="00636C9B" w:rsidDel="00B810F0">
          <w:rPr>
            <w:rFonts w:ascii="Times New Roman" w:hAnsi="Times New Roman"/>
            <w:color w:val="000000" w:themeColor="text1"/>
            <w:sz w:val="24"/>
            <w:szCs w:val="24"/>
          </w:rPr>
          <w:delText xml:space="preserve">is </w:delText>
        </w:r>
      </w:del>
      <w:ins w:id="63"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64" w:author="Parks, Robbie M" w:date="2018-11-20T14:43:00Z">
        <w:r w:rsidR="00CB61C9">
          <w:rPr>
            <w:rFonts w:ascii="Times New Roman" w:hAnsi="Times New Roman"/>
            <w:color w:val="000000" w:themeColor="text1"/>
            <w:sz w:val="24"/>
            <w:szCs w:val="24"/>
          </w:rPr>
          <w:t xml:space="preserve"> </w:t>
        </w:r>
      </w:ins>
      <w:del w:id="65"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6" w:author="Parks, Robbie M" w:date="2018-11-17T10:00:00Z">
        <w:r w:rsidR="00F87BFE">
          <w:rPr>
            <w:rFonts w:ascii="Times New Roman" w:hAnsi="Times New Roman"/>
            <w:color w:val="000000" w:themeColor="text1"/>
            <w:sz w:val="24"/>
            <w:szCs w:val="24"/>
          </w:rPr>
          <w:t>.</w:t>
        </w:r>
      </w:ins>
      <w:del w:id="67"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AE29F75" w:rsidR="005C543C" w:rsidRDefault="00446A46" w:rsidP="002339FB">
      <w:pPr>
        <w:spacing w:after="0" w:line="480" w:lineRule="auto"/>
        <w:jc w:val="both"/>
        <w:rPr>
          <w:ins w:id="68" w:author="Parks, Robbie M" w:date="2018-11-17T10:15:00Z"/>
          <w:rFonts w:ascii="Times New Roman" w:hAnsi="Times New Roman"/>
          <w:color w:val="000000" w:themeColor="text1"/>
          <w:sz w:val="24"/>
          <w:szCs w:val="24"/>
        </w:rPr>
      </w:pPr>
      <w:ins w:id="69"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ins>
      <w:ins w:id="70" w:author="Parks, Robbie M" w:date="2018-11-21T09:37:00Z">
        <w:r w:rsidR="008F5B74">
          <w:rPr>
            <w:rFonts w:ascii="Times New Roman" w:hAnsi="Times New Roman"/>
            <w:color w:val="000000" w:themeColor="text1"/>
            <w:sz w:val="24"/>
            <w:szCs w:val="24"/>
          </w:rPr>
          <w:t>temperature anomalies</w:t>
        </w:r>
      </w:ins>
      <w:ins w:id="71" w:author="Parks, Robbie M" w:date="2018-11-17T10:07:00Z">
        <w:r w:rsidR="00EC401C">
          <w:rPr>
            <w:rFonts w:ascii="Times New Roman" w:hAnsi="Times New Roman"/>
            <w:color w:val="000000" w:themeColor="text1"/>
            <w:sz w:val="24"/>
            <w:szCs w:val="24"/>
          </w:rPr>
          <w:t xml:space="preserve"> are associated with changing health outcomes for </w:t>
        </w:r>
      </w:ins>
      <w:ins w:id="72" w:author="Parks, Robbie M" w:date="2018-11-21T09:37:00Z">
        <w:r w:rsidR="00E04629">
          <w:rPr>
            <w:rFonts w:ascii="Times New Roman" w:hAnsi="Times New Roman"/>
            <w:color w:val="000000" w:themeColor="text1"/>
            <w:sz w:val="24"/>
            <w:szCs w:val="24"/>
          </w:rPr>
          <w:t>the entire</w:t>
        </w:r>
      </w:ins>
      <w:ins w:id="73" w:author="Parks, Robbie M" w:date="2018-11-17T10:07:00Z">
        <w:r w:rsidR="00EC401C">
          <w:rPr>
            <w:rFonts w:ascii="Times New Roman" w:hAnsi="Times New Roman"/>
            <w:color w:val="000000" w:themeColor="text1"/>
            <w:sz w:val="24"/>
            <w:szCs w:val="24"/>
          </w:rPr>
          <w:t xml:space="preserve"> spectrum of health outcomes</w:t>
        </w:r>
      </w:ins>
      <w:ins w:id="74" w:author="Parks, Robbie M" w:date="2018-11-21T09:37:00Z">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ins>
      <w:ins w:id="75" w:author="Parks, Robbie M" w:date="2018-11-18T18:08:00Z">
        <w:r>
          <w:rPr>
            <w:rFonts w:ascii="Times New Roman" w:hAnsi="Times New Roman"/>
            <w:color w:val="000000" w:themeColor="text1"/>
            <w:sz w:val="24"/>
            <w:szCs w:val="24"/>
          </w:rPr>
          <w:t xml:space="preserve"> is needed</w:t>
        </w:r>
      </w:ins>
      <w:commentRangeStart w:id="76"/>
      <w:del w:id="77"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76"/>
        <w:r w:rsidR="00737A8B" w:rsidDel="00507D53">
          <w:rPr>
            <w:rStyle w:val="CommentReference"/>
            <w:rFonts w:asciiTheme="minorHAnsi" w:eastAsiaTheme="minorHAnsi" w:hAnsiTheme="minorHAnsi" w:cstheme="minorBidi"/>
          </w:rPr>
          <w:commentReference w:id="76"/>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78"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w:t>
      </w:r>
      <w:ins w:id="79" w:author="Parks, Robbie M" w:date="2018-11-20T15:03:00Z">
        <w:r w:rsidR="009F14CD">
          <w:rPr>
            <w:rFonts w:ascii="Times New Roman" w:hAnsi="Times New Roman"/>
            <w:color w:val="000000" w:themeColor="text1"/>
            <w:sz w:val="24"/>
            <w:szCs w:val="24"/>
          </w:rPr>
          <w:t>s</w:t>
        </w:r>
      </w:ins>
      <w:del w:id="80" w:author="Parks, Robbie M" w:date="2018-11-20T15:03:00Z">
        <w:r w:rsidR="002339FB" w:rsidRPr="00636C9B" w:rsidDel="009F14CD">
          <w:rPr>
            <w:rFonts w:ascii="Times New Roman" w:hAnsi="Times New Roman"/>
            <w:color w:val="000000" w:themeColor="text1"/>
            <w:sz w:val="24"/>
            <w:szCs w:val="24"/>
          </w:rPr>
          <w:delText>s</w:delText>
        </w:r>
        <w:r w:rsidR="004F5C2E" w:rsidRPr="00636C9B" w:rsidDel="009F14CD">
          <w:rPr>
            <w:rFonts w:ascii="Times New Roman" w:hAnsi="Times New Roman"/>
            <w:color w:val="000000" w:themeColor="text1"/>
            <w:sz w:val="24"/>
            <w:szCs w:val="24"/>
          </w:rPr>
          <w:delText>, of which the biological pathways are well-documented</w:delText>
        </w:r>
      </w:del>
      <w:r w:rsidR="002339FB" w:rsidRPr="00636C9B">
        <w:rPr>
          <w:rFonts w:ascii="Times New Roman" w:hAnsi="Times New Roman"/>
          <w:color w:val="000000" w:themeColor="text1"/>
          <w:sz w:val="24"/>
          <w:szCs w:val="24"/>
        </w:rPr>
        <w:t>.</w:t>
      </w:r>
      <w:ins w:id="81" w:author="Parks, Robbie M" w:date="2018-11-20T15:20:00Z">
        <w:r w:rsidR="00357D07">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ins w:id="82" w:author="Parks, Robbie M" w:date="2018-11-20T15:20:00Z">
        <w:r w:rsidR="00357D07">
          <w:rPr>
            <w:rFonts w:ascii="Times New Roman" w:hAnsi="Times New Roman"/>
            <w:color w:val="000000" w:themeColor="text1"/>
            <w:sz w:val="24"/>
            <w:szCs w:val="24"/>
          </w:rPr>
          <w:fldChar w:fldCharType="end"/>
        </w:r>
      </w:ins>
      <w:del w:id="83" w:author="Parks, Robbie M" w:date="2018-11-20T15:20:00Z">
        <w:r w:rsidR="002339FB" w:rsidRPr="00636C9B" w:rsidDel="00357D07">
          <w:rPr>
            <w:rFonts w:ascii="Times New Roman" w:hAnsi="Times New Roman"/>
            <w:color w:val="000000" w:themeColor="text1"/>
            <w:sz w:val="24"/>
            <w:szCs w:val="24"/>
          </w:rPr>
          <w:fldChar w:fldCharType="begin" w:fldLock="1"/>
        </w:r>
        <w:r w:rsidR="00104231" w:rsidDel="00357D07">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delInstrText>
        </w:r>
        <w:r w:rsidR="002339FB" w:rsidRPr="00636C9B" w:rsidDel="00357D07">
          <w:rPr>
            <w:rFonts w:ascii="Times New Roman" w:hAnsi="Times New Roman"/>
            <w:color w:val="000000" w:themeColor="text1"/>
            <w:sz w:val="24"/>
            <w:szCs w:val="24"/>
          </w:rPr>
          <w:fldChar w:fldCharType="separate"/>
        </w:r>
        <w:r w:rsidR="00104231" w:rsidRPr="00104231" w:rsidDel="00357D07">
          <w:rPr>
            <w:rFonts w:ascii="Times New Roman" w:hAnsi="Times New Roman"/>
            <w:noProof/>
            <w:color w:val="000000" w:themeColor="text1"/>
            <w:sz w:val="24"/>
            <w:szCs w:val="24"/>
            <w:vertAlign w:val="superscript"/>
          </w:rPr>
          <w:delText>6,7</w:delText>
        </w:r>
        <w:r w:rsidR="002339FB" w:rsidRPr="00636C9B" w:rsidDel="00357D07">
          <w:rPr>
            <w:rFonts w:ascii="Times New Roman" w:hAnsi="Times New Roman"/>
            <w:color w:val="000000" w:themeColor="text1"/>
            <w:sz w:val="24"/>
            <w:szCs w:val="24"/>
          </w:rPr>
          <w:fldChar w:fldCharType="end"/>
        </w:r>
      </w:del>
      <w:r w:rsidR="002339FB" w:rsidRPr="00636C9B">
        <w:rPr>
          <w:rFonts w:ascii="Times New Roman" w:hAnsi="Times New Roman"/>
          <w:color w:val="000000" w:themeColor="text1"/>
          <w:sz w:val="24"/>
          <w:szCs w:val="24"/>
        </w:rPr>
        <w:t xml:space="preserve"> </w:t>
      </w:r>
      <w:ins w:id="84" w:author="Parks, Robbie M" w:date="2018-11-20T14:40:00Z">
        <w:r w:rsidR="00095F25">
          <w:rPr>
            <w:rFonts w:ascii="Times New Roman" w:hAnsi="Times New Roman"/>
            <w:color w:val="000000" w:themeColor="text1"/>
            <w:sz w:val="24"/>
            <w:szCs w:val="24"/>
          </w:rPr>
          <w:t xml:space="preserve">The impact of extreme heat on mortality </w:t>
        </w:r>
      </w:ins>
      <w:ins w:id="85" w:author="Parks, Robbie M" w:date="2018-11-20T15:03:00Z">
        <w:r w:rsidR="00E108B5">
          <w:rPr>
            <w:rFonts w:ascii="Times New Roman" w:hAnsi="Times New Roman"/>
            <w:color w:val="000000" w:themeColor="text1"/>
            <w:sz w:val="24"/>
            <w:szCs w:val="24"/>
          </w:rPr>
          <w:t xml:space="preserve">from natural causes </w:t>
        </w:r>
      </w:ins>
      <w:ins w:id="86" w:author="Parks, Robbie M" w:date="2018-11-20T14:40:00Z">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ins w:id="87" w:author="Parks, Robbie M" w:date="2018-11-20T14:40:00Z">
        <w:r w:rsidR="00095F25">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7–12</w:t>
      </w:r>
      <w:ins w:id="88"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89"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ins>
      <w:ins w:id="90" w:author="Parks, Robbie M" w:date="2018-11-20T15:31:00Z">
        <w:r w:rsidR="001D21BD">
          <w:rPr>
            <w:rFonts w:ascii="Times New Roman" w:hAnsi="Times New Roman"/>
            <w:color w:val="000000" w:themeColor="text1"/>
            <w:sz w:val="24"/>
            <w:szCs w:val="24"/>
          </w:rPr>
          <w:t>modulated via</w:t>
        </w:r>
      </w:ins>
      <w:ins w:id="91" w:author="Parks, Robbie M" w:date="2018-11-17T10:16:00Z">
        <w:r w:rsidR="005C543C" w:rsidRPr="00636C9B">
          <w:rPr>
            <w:rFonts w:ascii="Times New Roman" w:hAnsi="Times New Roman"/>
            <w:color w:val="000000" w:themeColor="text1"/>
            <w:sz w:val="24"/>
            <w:szCs w:val="24"/>
          </w:rPr>
          <w:t xml:space="preserve"> more complicated behavioural and psychological </w:t>
        </w:r>
      </w:ins>
      <w:ins w:id="92" w:author="Parks, Robbie M" w:date="2018-11-20T15:31:00Z">
        <w:r w:rsidR="001D21BD">
          <w:rPr>
            <w:rFonts w:ascii="Times New Roman" w:hAnsi="Times New Roman"/>
            <w:color w:val="000000" w:themeColor="text1"/>
            <w:sz w:val="24"/>
            <w:szCs w:val="24"/>
          </w:rPr>
          <w:t>pathways</w:t>
        </w:r>
      </w:ins>
      <w:ins w:id="93" w:author="Parks, Robbie M" w:date="2018-11-17T10:16:00Z">
        <w:r w:rsidR="005C543C" w:rsidRPr="00636C9B">
          <w:rPr>
            <w:rFonts w:ascii="Times New Roman" w:hAnsi="Times New Roman"/>
            <w:color w:val="000000" w:themeColor="text1"/>
            <w:sz w:val="24"/>
            <w:szCs w:val="24"/>
          </w:rPr>
          <w:t>, is less well-researched</w:t>
        </w:r>
      </w:ins>
      <w:ins w:id="94" w:author="Parks, Robbie M" w:date="2018-11-20T14:51:00Z">
        <w:r w:rsidR="00064EEB">
          <w:rPr>
            <w:rFonts w:ascii="Times New Roman" w:hAnsi="Times New Roman"/>
            <w:color w:val="000000" w:themeColor="text1"/>
            <w:sz w:val="24"/>
            <w:szCs w:val="24"/>
          </w:rPr>
          <w:t xml:space="preserve"> and often neglected</w:t>
        </w:r>
      </w:ins>
      <w:ins w:id="95" w:author="Parks, Robbie M" w:date="2018-11-20T15:31:00Z">
        <w:r w:rsidR="00707847">
          <w:rPr>
            <w:rFonts w:ascii="Times New Roman" w:hAnsi="Times New Roman"/>
            <w:color w:val="000000" w:themeColor="text1"/>
            <w:sz w:val="24"/>
            <w:szCs w:val="24"/>
          </w:rPr>
          <w:t xml:space="preserve"> in analysis</w:t>
        </w:r>
      </w:ins>
      <w:ins w:id="96" w:author="Parks, Robbie M" w:date="2018-11-17T10:16:00Z">
        <w:r w:rsidR="005C543C" w:rsidRPr="00636C9B">
          <w:rPr>
            <w:rFonts w:ascii="Times New Roman" w:hAnsi="Times New Roman"/>
            <w:color w:val="000000" w:themeColor="text1"/>
            <w:sz w:val="24"/>
            <w:szCs w:val="24"/>
          </w:rPr>
          <w:t>.</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97"/>
      <w:commentRangeStart w:id="98"/>
      <w:del w:id="99"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100" w:author="Parks, Robbie M" w:date="2018-11-13T17:12:00Z">
        <w:r w:rsidR="00F52CE2" w:rsidRPr="00636C9B" w:rsidDel="001C2178">
          <w:rPr>
            <w:rFonts w:ascii="Times New Roman" w:hAnsi="Times New Roman"/>
            <w:color w:val="000000" w:themeColor="text1"/>
            <w:sz w:val="24"/>
            <w:szCs w:val="24"/>
          </w:rPr>
          <w:delText xml:space="preserve">category </w:delText>
        </w:r>
      </w:del>
      <w:del w:id="101"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97"/>
        <w:r w:rsidR="00670E5A" w:rsidDel="00146F26">
          <w:rPr>
            <w:rStyle w:val="CommentReference"/>
            <w:rFonts w:asciiTheme="minorHAnsi" w:eastAsiaTheme="minorHAnsi" w:hAnsiTheme="minorHAnsi" w:cstheme="minorBidi"/>
          </w:rPr>
          <w:commentReference w:id="97"/>
        </w:r>
      </w:del>
      <w:commentRangeEnd w:id="98"/>
      <w:r w:rsidR="00737A8B">
        <w:rPr>
          <w:rStyle w:val="CommentReference"/>
          <w:rFonts w:asciiTheme="minorHAnsi" w:eastAsiaTheme="minorHAnsi" w:hAnsiTheme="minorHAnsi" w:cstheme="minorBidi"/>
        </w:rPr>
        <w:commentReference w:id="98"/>
      </w:r>
    </w:p>
    <w:p w14:paraId="185106AA" w14:textId="379545F2" w:rsidR="002339FB" w:rsidDel="005C543C" w:rsidRDefault="00092224" w:rsidP="00D76DF7">
      <w:pPr>
        <w:spacing w:after="0" w:line="480" w:lineRule="auto"/>
        <w:jc w:val="both"/>
        <w:rPr>
          <w:del w:id="102" w:author="Parks, Robbie M" w:date="2018-11-17T10:15:00Z"/>
          <w:rFonts w:ascii="Times New Roman" w:hAnsi="Times New Roman"/>
          <w:color w:val="000000" w:themeColor="text1"/>
          <w:sz w:val="24"/>
          <w:szCs w:val="24"/>
        </w:rPr>
      </w:pPr>
      <w:ins w:id="103" w:author="Parks, Robbie M" w:date="2018-11-20T15:01:00Z">
        <w:r>
          <w:rPr>
            <w:rFonts w:ascii="Times New Roman" w:hAnsi="Times New Roman"/>
            <w:color w:val="000000" w:themeColor="text1"/>
            <w:sz w:val="24"/>
            <w:szCs w:val="24"/>
          </w:rPr>
          <w:t>A</w:t>
        </w:r>
      </w:ins>
    </w:p>
    <w:p w14:paraId="59E5EACC" w14:textId="0C6C1C11" w:rsidR="00252CB9" w:rsidRPr="00636C9B" w:rsidRDefault="005C543C" w:rsidP="00252CB9">
      <w:pPr>
        <w:spacing w:after="0" w:line="480" w:lineRule="auto"/>
        <w:jc w:val="both"/>
        <w:rPr>
          <w:rFonts w:ascii="Times New Roman" w:hAnsi="Times New Roman"/>
          <w:color w:val="000000" w:themeColor="text1"/>
          <w:sz w:val="24"/>
          <w:szCs w:val="24"/>
        </w:rPr>
      </w:pPr>
      <w:ins w:id="104" w:author="Parks, Robbie M" w:date="2018-11-17T10:15:00Z">
        <w:r w:rsidRPr="005C543C">
          <w:rPr>
            <w:rFonts w:ascii="Times New Roman" w:hAnsi="Times New Roman"/>
            <w:color w:val="000000" w:themeColor="text1"/>
            <w:sz w:val="24"/>
            <w:szCs w:val="24"/>
          </w:rPr>
          <w:t xml:space="preserve"> thoroug</w:t>
        </w:r>
        <w:r>
          <w:rPr>
            <w:rFonts w:ascii="Times New Roman" w:hAnsi="Times New Roman"/>
            <w:color w:val="000000" w:themeColor="text1"/>
            <w:sz w:val="24"/>
            <w:szCs w:val="24"/>
          </w:rPr>
          <w:t xml:space="preserve">h understanding of the </w:t>
        </w:r>
      </w:ins>
      <w:ins w:id="105" w:author="Parks, Robbie M" w:date="2018-11-17T10:16:00Z">
        <w:r w:rsidR="00AF294A">
          <w:rPr>
            <w:rFonts w:ascii="Times New Roman" w:hAnsi="Times New Roman"/>
            <w:color w:val="000000" w:themeColor="text1"/>
            <w:sz w:val="24"/>
            <w:szCs w:val="24"/>
          </w:rPr>
          <w:t>effect of deviations of temperature from long-term averages on</w:t>
        </w:r>
      </w:ins>
      <w:ins w:id="106" w:author="Parks, Robbie M" w:date="2018-11-17T10:17:00Z">
        <w:r w:rsidR="00AF294A">
          <w:rPr>
            <w:rFonts w:ascii="Times New Roman" w:hAnsi="Times New Roman"/>
            <w:color w:val="000000" w:themeColor="text1"/>
            <w:sz w:val="24"/>
            <w:szCs w:val="24"/>
          </w:rPr>
          <w:t xml:space="preserve"> types of injury mortality</w:t>
        </w:r>
      </w:ins>
      <w:ins w:id="107" w:author="Parks, Robbie M" w:date="2018-11-17T10:16:00Z">
        <w:r w:rsidR="00AF294A">
          <w:rPr>
            <w:rFonts w:ascii="Times New Roman" w:hAnsi="Times New Roman"/>
            <w:color w:val="000000" w:themeColor="text1"/>
            <w:sz w:val="24"/>
            <w:szCs w:val="24"/>
          </w:rPr>
          <w:t xml:space="preserve"> </w:t>
        </w:r>
      </w:ins>
      <w:ins w:id="108" w:author="Parks, Robbie M" w:date="2018-11-17T10:15:00Z">
        <w:r w:rsidRPr="005C543C">
          <w:rPr>
            <w:rFonts w:ascii="Times New Roman" w:hAnsi="Times New Roman"/>
            <w:color w:val="000000" w:themeColor="text1"/>
            <w:sz w:val="24"/>
            <w:szCs w:val="24"/>
          </w:rPr>
          <w:t xml:space="preserve">is needed to identify at-risk groups, plan responses </w:t>
        </w:r>
      </w:ins>
      <w:ins w:id="109" w:author="Parks, Robbie M" w:date="2018-11-17T10:18:00Z">
        <w:r w:rsidR="00AF294A" w:rsidRPr="005C543C">
          <w:rPr>
            <w:rFonts w:ascii="Times New Roman" w:hAnsi="Times New Roman"/>
            <w:color w:val="000000" w:themeColor="text1"/>
            <w:sz w:val="24"/>
            <w:szCs w:val="24"/>
          </w:rPr>
          <w:t>now</w:t>
        </w:r>
      </w:ins>
      <w:ins w:id="110" w:author="Parks, Robbie M" w:date="2018-11-17T10:15:00Z">
        <w:r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ins>
      <w:ins w:id="111" w:author="Parks, Robbie M" w:date="2018-11-20T15:56:00Z">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ins w:id="112" w:author="Parks, Robbie M" w:date="2018-11-20T15:56:00Z">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ins>
      <w:ins w:id="113" w:author="Parks, Robbie M" w:date="2018-11-17T10:15:00Z">
        <w:r w:rsidR="000A38D2">
          <w:rPr>
            <w:rFonts w:ascii="Times New Roman" w:hAnsi="Times New Roman"/>
            <w:color w:val="000000" w:themeColor="text1"/>
            <w:sz w:val="24"/>
            <w:szCs w:val="24"/>
          </w:rPr>
          <w:t>T</w:t>
        </w:r>
        <w:r w:rsidRPr="005C543C">
          <w:rPr>
            <w:rFonts w:ascii="Times New Roman" w:hAnsi="Times New Roman"/>
            <w:color w:val="000000" w:themeColor="text1"/>
            <w:sz w:val="24"/>
            <w:szCs w:val="24"/>
          </w:rPr>
          <w:t xml:space="preserve">here is </w:t>
        </w:r>
      </w:ins>
      <w:ins w:id="114" w:author="Parks, Robbie M" w:date="2018-11-18T18:09:00Z">
        <w:r w:rsidR="00073F1B">
          <w:rPr>
            <w:rFonts w:ascii="Times New Roman" w:hAnsi="Times New Roman"/>
            <w:color w:val="000000" w:themeColor="text1"/>
            <w:sz w:val="24"/>
            <w:szCs w:val="24"/>
          </w:rPr>
          <w:t>currently</w:t>
        </w:r>
      </w:ins>
      <w:ins w:id="115"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116" w:author="Parks, Robbie M" w:date="2018-11-17T10:18:00Z">
        <w:r w:rsidR="000A38D2">
          <w:rPr>
            <w:rFonts w:ascii="Times New Roman" w:hAnsi="Times New Roman"/>
            <w:color w:val="000000" w:themeColor="text1"/>
            <w:sz w:val="24"/>
            <w:szCs w:val="24"/>
          </w:rPr>
          <w:t xml:space="preserve"> detailed</w:t>
        </w:r>
      </w:ins>
      <w:ins w:id="117" w:author="Parks, Robbie M" w:date="2018-11-17T10:15:00Z">
        <w:r w:rsidRPr="005C543C">
          <w:rPr>
            <w:rFonts w:ascii="Times New Roman" w:hAnsi="Times New Roman"/>
            <w:color w:val="000000" w:themeColor="text1"/>
            <w:sz w:val="24"/>
            <w:szCs w:val="24"/>
          </w:rPr>
          <w:t xml:space="preserve"> information on how </w:t>
        </w:r>
      </w:ins>
      <w:ins w:id="118" w:author="Parks, Robbie M" w:date="2018-11-17T10:19:00Z">
        <w:r w:rsidR="000A38D2">
          <w:rPr>
            <w:rFonts w:ascii="Times New Roman" w:hAnsi="Times New Roman"/>
            <w:color w:val="000000" w:themeColor="text1"/>
            <w:sz w:val="24"/>
            <w:szCs w:val="24"/>
          </w:rPr>
          <w:t xml:space="preserve">different types of </w:t>
        </w:r>
      </w:ins>
      <w:ins w:id="119" w:author="Parks, Robbie M" w:date="2018-11-17T10:18:00Z">
        <w:r w:rsidR="000A38D2">
          <w:rPr>
            <w:rFonts w:ascii="Times New Roman" w:hAnsi="Times New Roman"/>
            <w:color w:val="000000" w:themeColor="text1"/>
            <w:sz w:val="24"/>
            <w:szCs w:val="24"/>
          </w:rPr>
          <w:t xml:space="preserve">injury mortality </w:t>
        </w:r>
      </w:ins>
      <w:ins w:id="120" w:author="Parks, Robbie M" w:date="2018-11-17T10:19:00Z">
        <w:r w:rsidR="000A38D2">
          <w:rPr>
            <w:rFonts w:ascii="Times New Roman" w:hAnsi="Times New Roman"/>
            <w:color w:val="000000" w:themeColor="text1"/>
            <w:sz w:val="24"/>
            <w:szCs w:val="24"/>
          </w:rPr>
          <w:t xml:space="preserve">respond with temperature </w:t>
        </w:r>
      </w:ins>
      <w:ins w:id="121" w:author="Parks, Robbie M" w:date="2018-11-17T10:15:00Z">
        <w:r w:rsidR="000A38D2">
          <w:rPr>
            <w:rFonts w:ascii="Times New Roman" w:hAnsi="Times New Roman"/>
            <w:color w:val="000000" w:themeColor="text1"/>
            <w:sz w:val="24"/>
            <w:szCs w:val="24"/>
          </w:rPr>
          <w:t xml:space="preserve">in relation to age group and </w:t>
        </w:r>
        <w:r w:rsidRPr="005C543C">
          <w:rPr>
            <w:rFonts w:ascii="Times New Roman" w:hAnsi="Times New Roman"/>
            <w:color w:val="000000" w:themeColor="text1"/>
            <w:sz w:val="24"/>
            <w:szCs w:val="24"/>
          </w:rPr>
          <w:t>sex</w:t>
        </w:r>
      </w:ins>
      <w:ins w:id="122" w:author="Parks, Robbie M" w:date="2018-11-18T18:09:00Z">
        <w:r w:rsidR="00073F1B">
          <w:rPr>
            <w:rFonts w:ascii="Times New Roman" w:hAnsi="Times New Roman"/>
            <w:color w:val="000000" w:themeColor="text1"/>
            <w:sz w:val="24"/>
            <w:szCs w:val="24"/>
          </w:rPr>
          <w:t xml:space="preserve"> in the USA</w:t>
        </w:r>
      </w:ins>
      <w:ins w:id="123" w:author="Parks, Robbie M" w:date="2018-11-17T10:19:00Z">
        <w:r w:rsidR="00B24BE3">
          <w:rPr>
            <w:rFonts w:ascii="Times New Roman" w:hAnsi="Times New Roman"/>
            <w:color w:val="000000" w:themeColor="text1"/>
            <w:sz w:val="24"/>
            <w:szCs w:val="24"/>
          </w:rPr>
          <w:t xml:space="preserve">. </w:t>
        </w:r>
      </w:ins>
      <w:del w:id="124"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125"/>
        <w:commentRangeStart w:id="126"/>
        <w:r w:rsidR="000C6935" w:rsidRPr="00636C9B" w:rsidDel="007E4DC1">
          <w:rPr>
            <w:rFonts w:ascii="Times New Roman" w:hAnsi="Times New Roman"/>
            <w:color w:val="000000" w:themeColor="text1"/>
            <w:sz w:val="24"/>
            <w:szCs w:val="24"/>
          </w:rPr>
          <w:delText xml:space="preserve">socio-demographic </w:delText>
        </w:r>
        <w:commentRangeEnd w:id="125"/>
        <w:r w:rsidR="00737A8B" w:rsidDel="007E4DC1">
          <w:rPr>
            <w:rStyle w:val="CommentReference"/>
            <w:rFonts w:asciiTheme="minorHAnsi" w:eastAsiaTheme="minorHAnsi" w:hAnsiTheme="minorHAnsi" w:cstheme="minorBidi"/>
          </w:rPr>
          <w:commentReference w:id="125"/>
        </w:r>
        <w:commentRangeEnd w:id="126"/>
        <w:r w:rsidR="009F507F" w:rsidDel="007E4DC1">
          <w:rPr>
            <w:rStyle w:val="CommentReference"/>
            <w:rFonts w:asciiTheme="minorHAnsi" w:eastAsiaTheme="minorHAnsi" w:hAnsiTheme="minorHAnsi" w:cstheme="minorBidi"/>
          </w:rPr>
          <w:commentReference w:id="126"/>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del w:id="127" w:author="Parks, Robbie M" w:date="2018-11-20T15:56:00Z">
        <w:r w:rsidR="00903C59" w:rsidRPr="00636C9B" w:rsidDel="001810A3">
          <w:rPr>
            <w:rFonts w:ascii="Times New Roman" w:hAnsi="Times New Roman"/>
            <w:color w:val="000000" w:themeColor="text1"/>
            <w:sz w:val="24"/>
            <w:szCs w:val="24"/>
          </w:rPr>
          <w:delText xml:space="preserve">possess varying </w:delText>
        </w:r>
        <w:r w:rsidR="00C52FAB" w:rsidRPr="00636C9B" w:rsidDel="001810A3">
          <w:rPr>
            <w:rFonts w:ascii="Times New Roman" w:hAnsi="Times New Roman"/>
            <w:color w:val="000000" w:themeColor="text1"/>
            <w:sz w:val="24"/>
            <w:szCs w:val="24"/>
          </w:rPr>
          <w:delText>levels of resilience</w:delText>
        </w:r>
        <w:r w:rsidR="000C6935" w:rsidRPr="00636C9B" w:rsidDel="001810A3">
          <w:rPr>
            <w:rFonts w:ascii="Times New Roman" w:hAnsi="Times New Roman"/>
            <w:color w:val="000000" w:themeColor="text1"/>
            <w:sz w:val="24"/>
            <w:szCs w:val="24"/>
          </w:rPr>
          <w:delText xml:space="preserve"> to temperature anomalies</w:delText>
        </w:r>
      </w:del>
      <w:ins w:id="128" w:author="Parks, Robbie M" w:date="2018-11-18T18:10:00Z">
        <w:r w:rsidR="00B53ABA">
          <w:rPr>
            <w:rFonts w:ascii="Times New Roman" w:hAnsi="Times New Roman"/>
            <w:color w:val="000000" w:themeColor="text1"/>
            <w:sz w:val="24"/>
            <w:szCs w:val="24"/>
          </w:rPr>
          <w:t>As such,</w:t>
        </w:r>
      </w:ins>
      <w:ins w:id="129" w:author="Parks, Robbie M" w:date="2018-11-17T10:21:00Z">
        <w:r w:rsidR="00BC66F6">
          <w:rPr>
            <w:rFonts w:ascii="Times New Roman" w:hAnsi="Times New Roman"/>
            <w:color w:val="000000" w:themeColor="text1"/>
            <w:sz w:val="24"/>
            <w:szCs w:val="24"/>
          </w:rPr>
          <w:t xml:space="preserve"> it is important to build an analysis distinguishing by </w:t>
        </w:r>
      </w:ins>
      <w:ins w:id="130" w:author="Parks, Robbie M" w:date="2018-11-17T10:22:00Z">
        <w:r w:rsidR="00BC66F6">
          <w:rPr>
            <w:rFonts w:ascii="Times New Roman" w:hAnsi="Times New Roman"/>
            <w:color w:val="000000" w:themeColor="text1"/>
            <w:sz w:val="24"/>
            <w:szCs w:val="24"/>
          </w:rPr>
          <w:t>these features of a population</w:t>
        </w:r>
      </w:ins>
      <w:del w:id="131"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32" w:author="Parks, Robbie M" w:date="2018-11-17T10:20:00Z">
        <w:r w:rsidR="007E4DC1">
          <w:rPr>
            <w:rFonts w:ascii="Times New Roman" w:hAnsi="Times New Roman"/>
            <w:color w:val="000000" w:themeColor="text1"/>
            <w:sz w:val="24"/>
            <w:szCs w:val="24"/>
          </w:rPr>
          <w:t>.</w:t>
        </w:r>
      </w:ins>
      <w:del w:id="133"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del w:id="134" w:author="Parks, Robbie M" w:date="2018-11-20T15:23:00Z">
        <w:r w:rsidR="00321DA9" w:rsidRPr="00636C9B" w:rsidDel="00A7691F">
          <w:rPr>
            <w:rFonts w:ascii="Times New Roman" w:hAnsi="Times New Roman"/>
            <w:color w:val="000000" w:themeColor="text1"/>
            <w:sz w:val="24"/>
            <w:szCs w:val="24"/>
          </w:rPr>
          <w:fldChar w:fldCharType="begin" w:fldLock="1"/>
        </w:r>
        <w:r w:rsidR="001D341F" w:rsidDel="00A7691F">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3,4,14,15&lt;/sup&gt;","plainTextFormattedCitation":"3,4,14,15","previouslyFormattedCitation":"&lt;sup&gt;3,4,14,15&lt;/sup&gt;"},"properties":{"noteIndex":0},"schema":"https://github.com/citation-style-language/schema/raw/master/csl-citation.json"}</w:delInstrText>
        </w:r>
        <w:r w:rsidR="00321DA9" w:rsidRPr="00636C9B" w:rsidDel="00A7691F">
          <w:rPr>
            <w:rFonts w:ascii="Times New Roman" w:hAnsi="Times New Roman"/>
            <w:color w:val="000000" w:themeColor="text1"/>
            <w:sz w:val="24"/>
            <w:szCs w:val="24"/>
          </w:rPr>
          <w:fldChar w:fldCharType="separate"/>
        </w:r>
        <w:r w:rsidR="001D341F" w:rsidRPr="001D341F" w:rsidDel="00A7691F">
          <w:rPr>
            <w:rFonts w:ascii="Times New Roman" w:hAnsi="Times New Roman"/>
            <w:noProof/>
            <w:color w:val="000000" w:themeColor="text1"/>
            <w:sz w:val="24"/>
            <w:szCs w:val="24"/>
            <w:vertAlign w:val="superscript"/>
          </w:rPr>
          <w:delText>3,4,14,15</w:delText>
        </w:r>
        <w:r w:rsidR="00321DA9" w:rsidRPr="00636C9B" w:rsidDel="00A7691F">
          <w:rPr>
            <w:rFonts w:ascii="Times New Roman" w:hAnsi="Times New Roman"/>
            <w:color w:val="000000" w:themeColor="text1"/>
            <w:sz w:val="24"/>
            <w:szCs w:val="24"/>
          </w:rPr>
          <w:fldChar w:fldCharType="end"/>
        </w:r>
      </w:del>
      <w:r w:rsidR="00321DA9" w:rsidRPr="00636C9B">
        <w:rPr>
          <w:rFonts w:ascii="Times New Roman" w:hAnsi="Times New Roman"/>
          <w:color w:val="000000" w:themeColor="text1"/>
          <w:sz w:val="24"/>
          <w:szCs w:val="24"/>
        </w:rPr>
        <w:t xml:space="preserve"> </w:t>
      </w:r>
      <w:del w:id="135"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36" w:author="Parks, Robbie M" w:date="2018-11-13T17:12:00Z">
        <w:r w:rsidR="00EA41FA" w:rsidRPr="00636C9B" w:rsidDel="001C2178">
          <w:rPr>
            <w:rFonts w:ascii="Times New Roman" w:hAnsi="Times New Roman"/>
            <w:color w:val="000000" w:themeColor="text1"/>
            <w:sz w:val="24"/>
            <w:szCs w:val="24"/>
          </w:rPr>
          <w:delText xml:space="preserve">category </w:delText>
        </w:r>
      </w:del>
      <w:del w:id="137"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420E6C99"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138" w:author="Parks, Robbie M" w:date="2018-11-13T11:07:00Z">
        <w:r w:rsidR="00567A03" w:rsidDel="006838D1">
          <w:rPr>
            <w:rFonts w:ascii="Times New Roman" w:hAnsi="Times New Roman"/>
            <w:color w:val="000000" w:themeColor="text1"/>
            <w:sz w:val="24"/>
            <w:szCs w:val="24"/>
          </w:rPr>
          <w:delText>mutiple</w:delText>
        </w:r>
      </w:del>
      <w:ins w:id="139"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del w:id="140" w:author="Parks, Robbie M" w:date="2018-11-21T09:38:00Z">
        <w:r w:rsidR="00F713D6" w:rsidRPr="00636C9B" w:rsidDel="00CA0B8B">
          <w:rPr>
            <w:rFonts w:ascii="Times New Roman" w:hAnsi="Times New Roman"/>
            <w:color w:val="000000" w:themeColor="text1"/>
            <w:sz w:val="24"/>
            <w:szCs w:val="24"/>
          </w:rPr>
          <w:delText xml:space="preserve">categories </w:delText>
        </w:r>
      </w:del>
      <w:ins w:id="141" w:author="Parks, Robbie M" w:date="2018-11-21T09:38:00Z">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ins>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del w:id="142" w:author="Parks, Robbie M" w:date="2018-11-21T09:38:00Z">
        <w:r w:rsidR="00CF446F" w:rsidRPr="00636C9B" w:rsidDel="0014646A">
          <w:rPr>
            <w:rFonts w:ascii="Times New Roman" w:hAnsi="Times New Roman"/>
            <w:color w:val="000000" w:themeColor="text1"/>
            <w:sz w:val="24"/>
            <w:szCs w:val="24"/>
          </w:rPr>
          <w:delText>socio-demographic c</w:delText>
        </w:r>
        <w:r w:rsidR="000135F4" w:rsidRPr="00636C9B" w:rsidDel="0014646A">
          <w:rPr>
            <w:rFonts w:ascii="Times New Roman" w:hAnsi="Times New Roman"/>
            <w:color w:val="000000" w:themeColor="text1"/>
            <w:sz w:val="24"/>
            <w:szCs w:val="24"/>
          </w:rPr>
          <w:delText>haracteristic</w:delText>
        </w:r>
      </w:del>
      <w:ins w:id="143" w:author="Parks, Robbie M" w:date="2018-11-21T09:38:00Z">
        <w:r w:rsidR="0014646A">
          <w:rPr>
            <w:rFonts w:ascii="Times New Roman" w:hAnsi="Times New Roman"/>
            <w:color w:val="000000" w:themeColor="text1"/>
            <w:sz w:val="24"/>
            <w:szCs w:val="24"/>
          </w:rPr>
          <w:t>age group and sex</w:t>
        </w:r>
      </w:ins>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5FD8A992" w:rsidR="00881B21" w:rsidRDefault="00A03DE2" w:rsidP="005B39FC">
      <w:pPr>
        <w:spacing w:after="0" w:line="480" w:lineRule="auto"/>
        <w:jc w:val="both"/>
        <w:rPr>
          <w:ins w:id="144" w:author="Parks, Robbie M" w:date="2018-11-13T14:14:00Z"/>
          <w:rFonts w:ascii="Times New Roman" w:hAnsi="Times New Roman"/>
          <w:color w:val="000000" w:themeColor="text1"/>
          <w:sz w:val="24"/>
          <w:szCs w:val="24"/>
        </w:rPr>
      </w:pPr>
      <w:ins w:id="145" w:author="Parks, Robbie M" w:date="2018-11-13T11:18:00Z">
        <w:r>
          <w:rPr>
            <w:rFonts w:ascii="Times New Roman" w:hAnsi="Times New Roman"/>
            <w:color w:val="000000" w:themeColor="text1"/>
            <w:sz w:val="24"/>
            <w:szCs w:val="24"/>
          </w:rPr>
          <w:t xml:space="preserve">Our aim was to </w:t>
        </w:r>
      </w:ins>
      <w:ins w:id="146" w:author="Parks, Robbie M" w:date="2018-11-13T13:49:00Z">
        <w:r w:rsidR="00C542A6">
          <w:rPr>
            <w:rFonts w:ascii="Times New Roman" w:hAnsi="Times New Roman"/>
            <w:color w:val="000000" w:themeColor="text1"/>
            <w:sz w:val="24"/>
            <w:szCs w:val="24"/>
          </w:rPr>
          <w:t>quantify</w:t>
        </w:r>
      </w:ins>
      <w:ins w:id="147" w:author="Parks, Robbie M" w:date="2018-11-13T11:18:00Z">
        <w:r>
          <w:rPr>
            <w:rFonts w:ascii="Times New Roman" w:hAnsi="Times New Roman"/>
            <w:color w:val="000000" w:themeColor="text1"/>
            <w:sz w:val="24"/>
            <w:szCs w:val="24"/>
          </w:rPr>
          <w:t xml:space="preserve"> </w:t>
        </w:r>
      </w:ins>
      <w:ins w:id="148" w:author="Parks, Robbie M" w:date="2018-11-13T13:56:00Z">
        <w:r w:rsidR="004B2216">
          <w:rPr>
            <w:rFonts w:ascii="Times New Roman" w:hAnsi="Times New Roman"/>
            <w:color w:val="000000" w:themeColor="text1"/>
            <w:sz w:val="24"/>
            <w:szCs w:val="24"/>
          </w:rPr>
          <w:t xml:space="preserve">national </w:t>
        </w:r>
      </w:ins>
      <w:ins w:id="149" w:author="Parks, Robbie M" w:date="2018-11-13T11:18:00Z">
        <w:r>
          <w:rPr>
            <w:rFonts w:ascii="Times New Roman" w:hAnsi="Times New Roman"/>
            <w:color w:val="000000" w:themeColor="text1"/>
            <w:sz w:val="24"/>
            <w:szCs w:val="24"/>
          </w:rPr>
          <w:t xml:space="preserve">additional </w:t>
        </w:r>
      </w:ins>
      <w:ins w:id="150" w:author="Parks, Robbie M" w:date="2018-11-13T13:49:00Z">
        <w:r w:rsidR="00C542A6">
          <w:rPr>
            <w:rFonts w:ascii="Times New Roman" w:hAnsi="Times New Roman"/>
            <w:color w:val="000000" w:themeColor="text1"/>
            <w:sz w:val="24"/>
            <w:szCs w:val="24"/>
          </w:rPr>
          <w:t>injury deaths</w:t>
        </w:r>
      </w:ins>
      <w:ins w:id="151" w:author="Parks, Robbie M" w:date="2018-11-13T11:18:00Z">
        <w:r>
          <w:rPr>
            <w:rFonts w:ascii="Times New Roman" w:hAnsi="Times New Roman"/>
            <w:color w:val="000000" w:themeColor="text1"/>
            <w:sz w:val="24"/>
            <w:szCs w:val="24"/>
          </w:rPr>
          <w:t xml:space="preserve"> in a warmer world in the</w:t>
        </w:r>
      </w:ins>
      <w:ins w:id="152" w:author="Parks, Robbie M" w:date="2018-11-21T09:41:00Z">
        <w:r w:rsidR="009A2664">
          <w:rPr>
            <w:rFonts w:ascii="Times New Roman" w:hAnsi="Times New Roman"/>
            <w:color w:val="000000" w:themeColor="text1"/>
            <w:sz w:val="24"/>
            <w:szCs w:val="24"/>
          </w:rPr>
          <w:t xml:space="preserve"> contiguous</w:t>
        </w:r>
      </w:ins>
      <w:ins w:id="153" w:author="Parks, Robbie M" w:date="2018-11-13T11:18:00Z">
        <w:r>
          <w:rPr>
            <w:rFonts w:ascii="Times New Roman" w:hAnsi="Times New Roman"/>
            <w:color w:val="000000" w:themeColor="text1"/>
            <w:sz w:val="24"/>
            <w:szCs w:val="24"/>
          </w:rPr>
          <w:t xml:space="preserve"> USA</w:t>
        </w:r>
      </w:ins>
      <w:ins w:id="154" w:author="Parks, Robbie M" w:date="2018-11-21T09:42:00Z">
        <w:r w:rsidR="002D23EC">
          <w:rPr>
            <w:rFonts w:ascii="Times New Roman" w:hAnsi="Times New Roman"/>
            <w:color w:val="000000" w:themeColor="text1"/>
            <w:sz w:val="24"/>
            <w:szCs w:val="24"/>
          </w:rPr>
          <w:t xml:space="preserve"> (i.e., excluding Alaska and Hawaii)</w:t>
        </w:r>
      </w:ins>
      <w:ins w:id="155" w:author="Parks, Robbie M" w:date="2018-11-13T11:18:00Z">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ins>
      <w:ins w:id="156" w:author="Parks, Robbie M" w:date="2018-11-20T15:56:00Z">
        <w:r w:rsidR="00332383">
          <w:rPr>
            <w:rFonts w:ascii="Times New Roman" w:hAnsi="Times New Roman"/>
            <w:color w:val="000000" w:themeColor="text1"/>
            <w:sz w:val="24"/>
            <w:szCs w:val="24"/>
          </w:rPr>
          <w:t>type</w:t>
        </w:r>
      </w:ins>
      <w:ins w:id="157" w:author="Parks, Robbie M" w:date="2018-11-13T11:18:00Z">
        <w:r w:rsidR="008C19F6">
          <w:rPr>
            <w:rFonts w:ascii="Times New Roman" w:hAnsi="Times New Roman"/>
            <w:color w:val="000000" w:themeColor="text1"/>
            <w:sz w:val="24"/>
            <w:szCs w:val="24"/>
          </w:rPr>
          <w:t xml:space="preserve"> of injury. P</w:t>
        </w:r>
      </w:ins>
      <w:ins w:id="158"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59" w:author="Parks, Robbie M" w:date="2018-11-21T09:40:00Z">
        <w:r w:rsidR="00C02C51">
          <w:rPr>
            <w:rFonts w:ascii="Times New Roman" w:hAnsi="Times New Roman"/>
            <w:color w:val="000000" w:themeColor="text1"/>
            <w:sz w:val="24"/>
            <w:szCs w:val="24"/>
          </w:rPr>
          <w:fldChar w:fldCharType="begin" w:fldLock="1"/>
        </w:r>
      </w:ins>
      <w:r w:rsidR="000909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6542C5" w:rsidRPr="006542C5">
        <w:rPr>
          <w:rFonts w:ascii="Times New Roman" w:hAnsi="Times New Roman"/>
          <w:noProof/>
          <w:color w:val="000000" w:themeColor="text1"/>
          <w:sz w:val="24"/>
          <w:szCs w:val="24"/>
          <w:vertAlign w:val="superscript"/>
        </w:rPr>
        <w:t>2–12</w:t>
      </w:r>
      <w:ins w:id="160" w:author="Parks, Robbie M" w:date="2018-11-21T09:40:00Z">
        <w:r w:rsidR="00C02C51">
          <w:rPr>
            <w:rFonts w:ascii="Times New Roman" w:hAnsi="Times New Roman"/>
            <w:color w:val="000000" w:themeColor="text1"/>
            <w:sz w:val="24"/>
            <w:szCs w:val="24"/>
          </w:rPr>
          <w:fldChar w:fldCharType="end"/>
        </w:r>
      </w:ins>
    </w:p>
    <w:p w14:paraId="1C5762D7" w14:textId="77777777" w:rsidR="00881B21" w:rsidRDefault="00881B21" w:rsidP="005B39FC">
      <w:pPr>
        <w:spacing w:after="0" w:line="480" w:lineRule="auto"/>
        <w:jc w:val="both"/>
        <w:rPr>
          <w:ins w:id="161" w:author="Parks, Robbie M" w:date="2018-11-13T14:14:00Z"/>
          <w:rFonts w:ascii="Times New Roman" w:hAnsi="Times New Roman"/>
          <w:color w:val="000000" w:themeColor="text1"/>
          <w:sz w:val="24"/>
          <w:szCs w:val="24"/>
        </w:rPr>
      </w:pPr>
    </w:p>
    <w:p w14:paraId="4178A95E" w14:textId="2B038344" w:rsidR="00E65B73" w:rsidRPr="00636C9B" w:rsidRDefault="003030BF" w:rsidP="005B39FC">
      <w:pPr>
        <w:spacing w:after="0" w:line="480" w:lineRule="auto"/>
        <w:jc w:val="both"/>
        <w:rPr>
          <w:rFonts w:ascii="Times New Roman" w:hAnsi="Times New Roman"/>
          <w:color w:val="000000" w:themeColor="text1"/>
          <w:sz w:val="24"/>
          <w:szCs w:val="24"/>
        </w:rPr>
      </w:pPr>
      <w:ins w:id="162" w:author="Parks, Robbie M" w:date="2018-11-13T14:06:00Z">
        <w:r>
          <w:rPr>
            <w:rFonts w:ascii="Times New Roman" w:hAnsi="Times New Roman"/>
            <w:color w:val="000000" w:themeColor="text1"/>
            <w:sz w:val="24"/>
            <w:szCs w:val="24"/>
          </w:rPr>
          <w:t xml:space="preserve">We wanted to understand the impact of deviation of temperature from long-term acclimatised </w:t>
        </w:r>
      </w:ins>
      <w:ins w:id="163" w:author="Parks, Robbie M" w:date="2018-11-20T15:17:00Z">
        <w:r w:rsidR="00E31070">
          <w:rPr>
            <w:rFonts w:ascii="Times New Roman" w:hAnsi="Times New Roman"/>
            <w:color w:val="000000" w:themeColor="text1"/>
            <w:sz w:val="24"/>
            <w:szCs w:val="24"/>
          </w:rPr>
          <w:t>averages</w:t>
        </w:r>
      </w:ins>
      <w:ins w:id="164" w:author="Parks, Robbie M" w:date="2018-11-13T14:06:00Z">
        <w:r>
          <w:rPr>
            <w:rFonts w:ascii="Times New Roman" w:hAnsi="Times New Roman"/>
            <w:color w:val="000000" w:themeColor="text1"/>
            <w:sz w:val="24"/>
            <w:szCs w:val="24"/>
          </w:rPr>
          <w:t xml:space="preserve">, rather than absolute temperature. </w:t>
        </w:r>
      </w:ins>
      <w:ins w:id="165"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66"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67" w:author="Parks, Robbie M" w:date="2018-11-13T17:24:00Z">
        <w:r w:rsidR="00E36F12">
          <w:rPr>
            <w:rFonts w:ascii="Times New Roman" w:hAnsi="Times New Roman"/>
            <w:color w:val="000000" w:themeColor="text1"/>
            <w:sz w:val="24"/>
            <w:szCs w:val="24"/>
          </w:rPr>
          <w:t xml:space="preserve">also </w:t>
        </w:r>
      </w:ins>
      <w:ins w:id="168" w:author="Parks, Robbie M" w:date="2018-11-13T14:04:00Z">
        <w:r w:rsidR="00E36F12">
          <w:rPr>
            <w:rFonts w:ascii="Times New Roman" w:hAnsi="Times New Roman"/>
            <w:color w:val="000000" w:themeColor="text1"/>
            <w:sz w:val="24"/>
            <w:szCs w:val="24"/>
          </w:rPr>
          <w:t xml:space="preserve">uses </w:t>
        </w:r>
      </w:ins>
      <w:ins w:id="169" w:author="Parks, Robbie M" w:date="2018-11-13T14:06:00Z">
        <w:r>
          <w:rPr>
            <w:rFonts w:ascii="Times New Roman" w:hAnsi="Times New Roman"/>
            <w:color w:val="000000" w:themeColor="text1"/>
            <w:sz w:val="24"/>
            <w:szCs w:val="24"/>
          </w:rPr>
          <w:t>monthly temperatures</w:t>
        </w:r>
      </w:ins>
      <w:ins w:id="170" w:author="Parks, Robbie M" w:date="2018-11-13T14:15:00Z">
        <w:r w:rsidR="00E34B73">
          <w:rPr>
            <w:rFonts w:ascii="Times New Roman" w:hAnsi="Times New Roman"/>
            <w:color w:val="000000" w:themeColor="text1"/>
            <w:sz w:val="24"/>
            <w:szCs w:val="24"/>
          </w:rPr>
          <w:t xml:space="preserve"> and death records</w:t>
        </w:r>
      </w:ins>
      <w:ins w:id="171" w:author="Parks, Robbie M" w:date="2018-11-13T14:06:00Z">
        <w:r>
          <w:rPr>
            <w:rFonts w:ascii="Times New Roman" w:hAnsi="Times New Roman"/>
            <w:color w:val="000000" w:themeColor="text1"/>
            <w:sz w:val="24"/>
            <w:szCs w:val="24"/>
          </w:rPr>
          <w:t xml:space="preserve"> for </w:t>
        </w:r>
      </w:ins>
      <w:ins w:id="172" w:author="Parks, Robbie M" w:date="2018-11-13T14:15:00Z">
        <w:r w:rsidR="00E34B73">
          <w:rPr>
            <w:rFonts w:ascii="Times New Roman" w:hAnsi="Times New Roman"/>
            <w:color w:val="000000" w:themeColor="text1"/>
            <w:sz w:val="24"/>
            <w:szCs w:val="24"/>
          </w:rPr>
          <w:t xml:space="preserve">entire </w:t>
        </w:r>
      </w:ins>
      <w:ins w:id="173" w:author="Parks, Robbie M" w:date="2018-11-21T09:41:00Z">
        <w:r w:rsidR="00FF7EA4">
          <w:rPr>
            <w:rFonts w:ascii="Times New Roman" w:hAnsi="Times New Roman"/>
            <w:color w:val="000000" w:themeColor="text1"/>
            <w:sz w:val="24"/>
            <w:szCs w:val="24"/>
          </w:rPr>
          <w:t xml:space="preserve">contiguous </w:t>
        </w:r>
      </w:ins>
      <w:ins w:id="174" w:author="Parks, Robbie M" w:date="2018-11-13T14:15:00Z">
        <w:r w:rsidR="00E34B73">
          <w:rPr>
            <w:rFonts w:ascii="Times New Roman" w:hAnsi="Times New Roman"/>
            <w:color w:val="000000" w:themeColor="text1"/>
            <w:sz w:val="24"/>
            <w:szCs w:val="24"/>
          </w:rPr>
          <w:t>US population</w:t>
        </w:r>
      </w:ins>
      <w:ins w:id="175" w:author="Parks, Robbie M" w:date="2018-11-13T11:20:00Z">
        <w:r w:rsidR="00E34B73">
          <w:rPr>
            <w:rFonts w:ascii="Times New Roman" w:hAnsi="Times New Roman"/>
            <w:color w:val="000000" w:themeColor="text1"/>
            <w:sz w:val="24"/>
            <w:szCs w:val="24"/>
          </w:rPr>
          <w:t xml:space="preserve">. </w:t>
        </w:r>
      </w:ins>
      <w:ins w:id="176" w:author="Parks, Robbie M" w:date="2018-11-21T09:45:00Z">
        <w:r w:rsidR="00FF5B78">
          <w:rPr>
            <w:rFonts w:ascii="Times New Roman" w:hAnsi="Times New Roman"/>
            <w:color w:val="000000" w:themeColor="text1"/>
            <w:sz w:val="24"/>
            <w:szCs w:val="24"/>
          </w:rPr>
          <w:t>W</w:t>
        </w:r>
      </w:ins>
      <w:ins w:id="177" w:author="Parks, Robbie M" w:date="2018-11-21T09:42:00Z">
        <w:r w:rsidR="003C52FC">
          <w:rPr>
            <w:rFonts w:ascii="Times New Roman" w:hAnsi="Times New Roman"/>
            <w:color w:val="000000" w:themeColor="text1"/>
            <w:sz w:val="24"/>
            <w:szCs w:val="24"/>
          </w:rPr>
          <w:t>e first defined a state-month temperature anomaly</w:t>
        </w:r>
      </w:ins>
      <w:ins w:id="178" w:author="Parks, Robbie M" w:date="2018-11-21T09:45:00Z">
        <w:r w:rsidR="00350B39">
          <w:rPr>
            <w:rFonts w:ascii="Times New Roman" w:hAnsi="Times New Roman"/>
            <w:color w:val="000000" w:themeColor="text1"/>
            <w:sz w:val="24"/>
            <w:szCs w:val="24"/>
          </w:rPr>
          <w:t xml:space="preserve"> </w:t>
        </w:r>
      </w:ins>
      <w:ins w:id="179" w:author="Parks, Robbie M" w:date="2018-11-21T09:42:00Z">
        <w:r w:rsidR="003C52FC">
          <w:rPr>
            <w:rFonts w:ascii="Times New Roman" w:hAnsi="Times New Roman"/>
            <w:color w:val="000000" w:themeColor="text1"/>
            <w:sz w:val="24"/>
            <w:szCs w:val="24"/>
          </w:rPr>
          <w:t xml:space="preserve">as </w:t>
        </w:r>
      </w:ins>
      <w:ins w:id="180" w:author="Parks, Robbie M" w:date="2018-11-21T09:44:00Z">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ins>
      <w:ins w:id="181" w:author="Parks, Robbie M" w:date="2018-11-21T09:45:00Z">
        <w:r w:rsidR="00FF7A80">
          <w:rPr>
            <w:rFonts w:ascii="Times New Roman" w:eastAsiaTheme="minorHAnsi" w:hAnsi="Times New Roman"/>
            <w:sz w:val="24"/>
            <w:szCs w:val="24"/>
            <w:lang w:eastAsia="en-GB"/>
          </w:rPr>
          <w:t xml:space="preserve">respective </w:t>
        </w:r>
      </w:ins>
      <w:ins w:id="182" w:author="Parks, Robbie M" w:date="2018-11-21T09:44:00Z">
        <w:r w:rsidR="00B2527A" w:rsidRPr="00636C9B">
          <w:rPr>
            <w:rFonts w:ascii="Times New Roman" w:eastAsiaTheme="minorHAnsi" w:hAnsi="Times New Roman"/>
            <w:sz w:val="24"/>
            <w:szCs w:val="24"/>
            <w:lang w:eastAsia="en-GB"/>
          </w:rPr>
          <w:t>long-term mean temperature</w:t>
        </w:r>
      </w:ins>
      <w:ins w:id="183" w:author="Parks, Robbie M" w:date="2018-11-21T09:43:00Z">
        <w:r w:rsidR="003C52FC">
          <w:rPr>
            <w:rFonts w:ascii="Times New Roman" w:hAnsi="Times New Roman"/>
            <w:color w:val="000000" w:themeColor="text1"/>
            <w:sz w:val="24"/>
            <w:szCs w:val="24"/>
          </w:rPr>
          <w:t xml:space="preserve">. </w:t>
        </w:r>
      </w:ins>
      <w:ins w:id="184" w:author="Parks, Robbie M" w:date="2018-11-13T11:20:00Z">
        <w:r w:rsidR="003C52FC">
          <w:rPr>
            <w:rFonts w:ascii="Times New Roman" w:hAnsi="Times New Roman"/>
            <w:color w:val="000000" w:themeColor="text1"/>
            <w:sz w:val="24"/>
            <w:szCs w:val="24"/>
          </w:rPr>
          <w:t>W</w:t>
        </w:r>
      </w:ins>
      <w:commentRangeStart w:id="185"/>
      <w:del w:id="186"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e</w:t>
      </w:r>
      <w:ins w:id="187" w:author="Parks, Robbie M" w:date="2018-11-21T09:43:00Z">
        <w:r w:rsidR="003C52FC">
          <w:rPr>
            <w:rFonts w:ascii="Times New Roman" w:hAnsi="Times New Roman"/>
            <w:color w:val="000000" w:themeColor="text1"/>
            <w:sz w:val="24"/>
            <w:szCs w:val="24"/>
          </w:rPr>
          <w:t xml:space="preserve"> then</w:t>
        </w:r>
      </w:ins>
      <w:r w:rsidR="00921D87" w:rsidRPr="00636C9B">
        <w:rPr>
          <w:rFonts w:ascii="Times New Roman" w:hAnsi="Times New Roman"/>
          <w:color w:val="000000" w:themeColor="text1"/>
          <w:sz w:val="24"/>
          <w:szCs w:val="24"/>
        </w:rPr>
        <w:t xml:space="preserv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del w:id="188" w:author="Parks, Robbie M" w:date="2018-11-21T09:41:00Z">
        <w:r w:rsidR="00C0356A" w:rsidDel="002D23EC">
          <w:rPr>
            <w:rFonts w:ascii="Times New Roman" w:hAnsi="Times New Roman"/>
            <w:color w:val="000000" w:themeColor="text1"/>
            <w:sz w:val="24"/>
            <w:szCs w:val="24"/>
          </w:rPr>
          <w:delText xml:space="preserve">(i.e., excluding Alaska and Hawaii) </w:delText>
        </w:r>
      </w:del>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del w:id="189" w:author="Parks, Robbie M" w:date="2018-11-21T09:42:00Z">
        <w:r w:rsidR="003F50A5" w:rsidRPr="00636C9B" w:rsidDel="00402519">
          <w:rPr>
            <w:rFonts w:ascii="Times New Roman" w:hAnsi="Times New Roman"/>
            <w:color w:val="000000" w:themeColor="text1"/>
            <w:sz w:val="24"/>
            <w:szCs w:val="24"/>
          </w:rPr>
          <w:delText xml:space="preserve">categories </w:delText>
        </w:r>
      </w:del>
      <w:ins w:id="190" w:author="Parks, Robbie M" w:date="2018-11-21T09:42:00Z">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ins>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del w:id="191" w:author="Parks, Robbie M" w:date="2018-11-21T09:46:00Z">
        <w:r w:rsidR="006F0E88" w:rsidRPr="00636C9B" w:rsidDel="002F5FDC">
          <w:rPr>
            <w:rFonts w:ascii="Times New Roman" w:hAnsi="Times New Roman"/>
            <w:color w:val="000000" w:themeColor="text1"/>
            <w:sz w:val="24"/>
            <w:szCs w:val="24"/>
          </w:rPr>
          <w:delText xml:space="preserve">then </w:delText>
        </w:r>
      </w:del>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92" w:author="Parks, Robbie M" w:date="2018-11-13T17:12:00Z">
        <w:r w:rsidR="000545FB" w:rsidRPr="00636C9B" w:rsidDel="001C2178">
          <w:rPr>
            <w:rFonts w:ascii="Times New Roman" w:hAnsi="Times New Roman"/>
            <w:color w:val="000000" w:themeColor="text1"/>
            <w:sz w:val="24"/>
            <w:szCs w:val="24"/>
          </w:rPr>
          <w:delText xml:space="preserve">category </w:delText>
        </w:r>
      </w:del>
      <w:ins w:id="19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85"/>
      <w:r w:rsidR="00B950F6">
        <w:rPr>
          <w:rStyle w:val="CommentReference"/>
          <w:rFonts w:asciiTheme="minorHAnsi" w:eastAsiaTheme="minorHAnsi" w:hAnsiTheme="minorHAnsi" w:cstheme="minorBidi"/>
        </w:rPr>
        <w:commentReference w:id="185"/>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94"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95"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96"/>
      <w:del w:id="197"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96"/>
        <w:r w:rsidR="00B950F6" w:rsidDel="005472F1">
          <w:rPr>
            <w:rStyle w:val="CommentReference"/>
            <w:rFonts w:asciiTheme="minorHAnsi" w:eastAsiaTheme="minorHAnsi" w:hAnsiTheme="minorHAnsi" w:cstheme="minorBidi"/>
          </w:rPr>
          <w:commentReference w:id="196"/>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98"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99"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200"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201"/>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202" w:author="Parks, Robbie M" w:date="2018-11-13T11:24:00Z">
        <w:r w:rsidR="00AE2912">
          <w:rPr>
            <w:rStyle w:val="apple-style-span"/>
            <w:rFonts w:ascii="Times New Roman" w:hAnsi="Times New Roman"/>
            <w:color w:val="000000" w:themeColor="text1"/>
            <w:sz w:val="24"/>
            <w:szCs w:val="24"/>
          </w:rPr>
          <w:t xml:space="preserve">, </w:t>
        </w:r>
      </w:ins>
      <w:del w:id="203"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204" w:author="Parks, Robbie M" w:date="2018-11-13T11:24:00Z">
        <w:r w:rsidR="00AE2912">
          <w:rPr>
            <w:rStyle w:val="apple-style-span"/>
            <w:rFonts w:ascii="Times New Roman" w:hAnsi="Times New Roman"/>
            <w:color w:val="000000" w:themeColor="text1"/>
            <w:sz w:val="24"/>
            <w:szCs w:val="24"/>
          </w:rPr>
          <w:t xml:space="preserve"> and other</w:t>
        </w:r>
      </w:ins>
      <w:ins w:id="205"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206"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207"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208" w:author="Parks, Robbie M" w:date="2018-11-18T18:16:00Z"/>
          <w:rStyle w:val="apple-style-span"/>
          <w:rFonts w:ascii="Times New Roman" w:hAnsi="Times New Roman"/>
          <w:color w:val="000000" w:themeColor="text1"/>
          <w:sz w:val="24"/>
          <w:szCs w:val="24"/>
        </w:rPr>
      </w:pPr>
    </w:p>
    <w:p w14:paraId="1DB0D957" w14:textId="5AB5A6D0" w:rsidR="000210D1" w:rsidRPr="00636C9B" w:rsidRDefault="00100327" w:rsidP="00D76DF7">
      <w:pPr>
        <w:spacing w:after="0" w:line="480" w:lineRule="auto"/>
        <w:jc w:val="both"/>
        <w:rPr>
          <w:rFonts w:ascii="Times New Roman" w:hAnsi="Times New Roman"/>
          <w:color w:val="000000" w:themeColor="text1"/>
          <w:sz w:val="24"/>
          <w:szCs w:val="24"/>
        </w:rPr>
      </w:pPr>
      <w:del w:id="209"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201"/>
      <w:r w:rsidR="00B950F6">
        <w:rPr>
          <w:rStyle w:val="CommentReference"/>
          <w:rFonts w:asciiTheme="minorHAnsi" w:eastAsiaTheme="minorHAnsi" w:hAnsiTheme="minorHAnsi" w:cstheme="minorBidi"/>
        </w:rPr>
        <w:commentReference w:id="201"/>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210"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211"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lastRenderedPageBreak/>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D306F1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212" w:author="Parks, Robbie M" w:date="2018-11-13T11:26:00Z">
        <w:r>
          <w:rPr>
            <w:rFonts w:ascii="Times New Roman" w:eastAsiaTheme="minorHAnsi" w:hAnsi="Times New Roman"/>
            <w:sz w:val="24"/>
            <w:szCs w:val="24"/>
            <w:lang w:eastAsia="en-GB"/>
          </w:rPr>
          <w:t xml:space="preserve">We </w:t>
        </w:r>
      </w:ins>
      <w:ins w:id="213" w:author="Parks, Robbie M" w:date="2018-11-13T13:36:00Z">
        <w:r w:rsidR="005B4DFF">
          <w:rPr>
            <w:rFonts w:ascii="Times New Roman" w:eastAsiaTheme="minorHAnsi" w:hAnsi="Times New Roman"/>
            <w:sz w:val="24"/>
            <w:szCs w:val="24"/>
            <w:lang w:eastAsia="en-GB"/>
          </w:rPr>
          <w:t>required</w:t>
        </w:r>
      </w:ins>
      <w:ins w:id="214" w:author="Parks, Robbie M" w:date="2018-11-13T11:26:00Z">
        <w:r>
          <w:rPr>
            <w:rFonts w:ascii="Times New Roman" w:eastAsiaTheme="minorHAnsi" w:hAnsi="Times New Roman"/>
            <w:sz w:val="24"/>
            <w:szCs w:val="24"/>
            <w:lang w:eastAsia="en-GB"/>
          </w:rPr>
          <w:t xml:space="preserve"> a baseline of long-term temperatures for each state and month</w:t>
        </w:r>
      </w:ins>
      <w:ins w:id="215" w:author="Parks, Robbie M" w:date="2018-11-13T13:29:00Z">
        <w:r w:rsidR="00B2547D">
          <w:rPr>
            <w:rFonts w:ascii="Times New Roman" w:eastAsiaTheme="minorHAnsi" w:hAnsi="Times New Roman"/>
            <w:sz w:val="24"/>
            <w:szCs w:val="24"/>
            <w:lang w:eastAsia="en-GB"/>
          </w:rPr>
          <w:t xml:space="preserve"> to measure </w:t>
        </w:r>
      </w:ins>
      <w:ins w:id="216" w:author="Parks, Robbie M" w:date="2018-11-13T14:39:00Z">
        <w:r w:rsidR="00BC5E54">
          <w:rPr>
            <w:rFonts w:ascii="Times New Roman" w:eastAsiaTheme="minorHAnsi" w:hAnsi="Times New Roman"/>
            <w:sz w:val="24"/>
            <w:szCs w:val="24"/>
            <w:lang w:eastAsia="en-GB"/>
          </w:rPr>
          <w:t>values</w:t>
        </w:r>
      </w:ins>
      <w:ins w:id="217" w:author="Parks, Robbie M" w:date="2018-11-13T13:29:00Z">
        <w:r w:rsidR="00B2547D">
          <w:rPr>
            <w:rFonts w:ascii="Times New Roman" w:eastAsiaTheme="minorHAnsi" w:hAnsi="Times New Roman"/>
            <w:sz w:val="24"/>
            <w:szCs w:val="24"/>
            <w:lang w:eastAsia="en-GB"/>
          </w:rPr>
          <w:t xml:space="preserve"> against</w:t>
        </w:r>
      </w:ins>
      <w:ins w:id="218" w:author="Parks, Robbie M" w:date="2018-11-13T11:30:00Z">
        <w:r w:rsidR="001C608C">
          <w:rPr>
            <w:rFonts w:ascii="Times New Roman" w:eastAsiaTheme="minorHAnsi" w:hAnsi="Times New Roman"/>
            <w:sz w:val="24"/>
            <w:szCs w:val="24"/>
            <w:lang w:eastAsia="en-GB"/>
          </w:rPr>
          <w:t xml:space="preserve">. </w:t>
        </w:r>
      </w:ins>
      <w:ins w:id="219"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220" w:author="Parks, Robbie M" w:date="2018-11-13T13:44:00Z">
        <w:r w:rsidR="00450FA1">
          <w:rPr>
            <w:rFonts w:ascii="Times New Roman" w:eastAsiaTheme="minorHAnsi" w:hAnsi="Times New Roman"/>
            <w:sz w:val="24"/>
            <w:szCs w:val="24"/>
            <w:lang w:eastAsia="en-GB"/>
          </w:rPr>
          <w:t>can be different even for neighbouring months in the same state</w:t>
        </w:r>
      </w:ins>
      <w:ins w:id="221" w:author="Parks, Robbie M" w:date="2018-11-21T09:48:00Z">
        <w:r w:rsidR="00D86FFA">
          <w:rPr>
            <w:rFonts w:ascii="Times New Roman" w:eastAsiaTheme="minorHAnsi" w:hAnsi="Times New Roman"/>
            <w:sz w:val="24"/>
            <w:szCs w:val="24"/>
            <w:lang w:eastAsia="en-GB"/>
          </w:rPr>
          <w:t>, or neighbouring states in the same month</w:t>
        </w:r>
      </w:ins>
      <w:ins w:id="222"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223" w:author="Parks, Robbie M" w:date="2018-11-13T13:38:00Z">
        <w:r w:rsidR="00A84DE4">
          <w:rPr>
            <w:rFonts w:ascii="Times New Roman" w:eastAsiaTheme="minorHAnsi" w:hAnsi="Times New Roman"/>
            <w:sz w:val="24"/>
            <w:szCs w:val="24"/>
            <w:lang w:eastAsia="en-GB"/>
          </w:rPr>
          <w:t xml:space="preserve">. </w:t>
        </w:r>
      </w:ins>
      <w:ins w:id="224" w:author="Parks, Robbie M" w:date="2018-11-13T13:45:00Z">
        <w:r w:rsidR="00802A0B">
          <w:rPr>
            <w:rFonts w:ascii="Times New Roman" w:eastAsiaTheme="minorHAnsi" w:hAnsi="Times New Roman"/>
            <w:sz w:val="24"/>
            <w:szCs w:val="24"/>
            <w:lang w:eastAsia="en-GB"/>
          </w:rPr>
          <w:t xml:space="preserve">For this, </w:t>
        </w:r>
      </w:ins>
      <w:ins w:id="225" w:author="Parks, Robbie M" w:date="2018-11-13T13:29:00Z">
        <w:r w:rsidR="00B2547D">
          <w:rPr>
            <w:rFonts w:ascii="Times New Roman" w:eastAsiaTheme="minorHAnsi" w:hAnsi="Times New Roman"/>
            <w:sz w:val="24"/>
            <w:szCs w:val="24"/>
            <w:lang w:eastAsia="en-GB"/>
          </w:rPr>
          <w:t>w</w:t>
        </w:r>
      </w:ins>
      <w:commentRangeStart w:id="226"/>
      <w:del w:id="227"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228"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229"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230"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231" w:author="Parks, Robbie M" w:date="2018-11-13T13:37:00Z">
        <w:r w:rsidR="00BC51A4">
          <w:rPr>
            <w:rFonts w:ascii="Times New Roman" w:eastAsiaTheme="minorHAnsi" w:hAnsi="Times New Roman"/>
            <w:sz w:val="24"/>
            <w:szCs w:val="24"/>
            <w:lang w:eastAsia="en-GB"/>
          </w:rPr>
          <w:t xml:space="preserve">in </w:t>
        </w:r>
      </w:ins>
      <w:ins w:id="232"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226"/>
      <w:r w:rsidR="00B950F6">
        <w:rPr>
          <w:rStyle w:val="CommentReference"/>
          <w:rFonts w:asciiTheme="minorHAnsi" w:eastAsiaTheme="minorHAnsi" w:hAnsiTheme="minorHAnsi" w:cstheme="minorBidi"/>
        </w:rPr>
        <w:commentReference w:id="226"/>
      </w:r>
      <w:del w:id="233" w:author="Parks, Robbie M" w:date="2018-11-13T13:38:00Z">
        <w:r w:rsidR="00514A85" w:rsidRPr="00636C9B" w:rsidDel="00471233">
          <w:rPr>
            <w:rFonts w:ascii="Times New Roman" w:hAnsi="Times New Roman"/>
            <w:color w:val="000000" w:themeColor="text1"/>
            <w:sz w:val="24"/>
            <w:szCs w:val="24"/>
          </w:rPr>
          <w:delText>T</w:delText>
        </w:r>
        <w:commentRangeStart w:id="234"/>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234"/>
        <w:r w:rsidR="00B950F6" w:rsidDel="00471233">
          <w:rPr>
            <w:rStyle w:val="CommentReference"/>
            <w:rFonts w:asciiTheme="minorHAnsi" w:eastAsiaTheme="minorHAnsi" w:hAnsiTheme="minorHAnsi" w:cstheme="minorBidi"/>
          </w:rPr>
          <w:commentReference w:id="234"/>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35" w:author="Ezzati, Majid" w:date="2018-11-06T07:00:00Z">
        <w:r w:rsidR="00C84052">
          <w:rPr>
            <w:rFonts w:ascii="Times New Roman" w:eastAsiaTheme="minorHAnsi" w:hAnsi="Times New Roman"/>
            <w:sz w:val="24"/>
            <w:szCs w:val="24"/>
            <w:lang w:eastAsia="en-GB"/>
          </w:rPr>
          <w:t xml:space="preserve"> </w:t>
        </w:r>
      </w:ins>
      <w:ins w:id="236" w:author="Parks, Robbie M" w:date="2018-11-13T13:39:00Z">
        <w:r w:rsidR="00B54E6E">
          <w:rPr>
            <w:rFonts w:ascii="Times New Roman" w:eastAsiaTheme="minorHAnsi" w:hAnsi="Times New Roman"/>
            <w:sz w:val="24"/>
            <w:szCs w:val="24"/>
            <w:lang w:eastAsia="en-GB"/>
          </w:rPr>
          <w:t>The temperature anomaly can be thought of as whether</w:t>
        </w:r>
      </w:ins>
      <w:ins w:id="237" w:author="Parks, Robbie M" w:date="2018-11-13T13:40:00Z">
        <w:r w:rsidR="00B54E6E">
          <w:rPr>
            <w:rFonts w:ascii="Times New Roman" w:eastAsiaTheme="minorHAnsi" w:hAnsi="Times New Roman"/>
            <w:sz w:val="24"/>
            <w:szCs w:val="24"/>
            <w:lang w:eastAsia="en-GB"/>
          </w:rPr>
          <w:t>, for a specific month in a specific year in a specific state,</w:t>
        </w:r>
      </w:ins>
      <w:ins w:id="238"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239" w:author="Parks, Robbie M" w:date="2018-11-13T13:40:00Z">
        <w:r w:rsidR="00B54E6E">
          <w:rPr>
            <w:rFonts w:ascii="Times New Roman" w:eastAsiaTheme="minorHAnsi" w:hAnsi="Times New Roman"/>
            <w:sz w:val="24"/>
            <w:szCs w:val="24"/>
            <w:lang w:eastAsia="en-GB"/>
          </w:rPr>
          <w:t xml:space="preserve"> than the long-term average.</w:t>
        </w:r>
      </w:ins>
      <w:ins w:id="240" w:author="Parks, Robbie M" w:date="2018-11-21T09:50:00Z">
        <w:r w:rsidR="005D75D9">
          <w:rPr>
            <w:rFonts w:ascii="Times New Roman" w:eastAsiaTheme="minorHAnsi" w:hAnsi="Times New Roman"/>
            <w:sz w:val="24"/>
            <w:szCs w:val="24"/>
            <w:lang w:eastAsia="en-GB"/>
          </w:rPr>
          <w:t xml:space="preserve"> We found that within-state anomalies (i.e., county anomalies) were highly correlated. </w:t>
        </w:r>
      </w:ins>
      <w:ins w:id="241" w:author="Ezzati, Majid" w:date="2018-11-06T07:00:00Z">
        <w:del w:id="242"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243" w:author="Ezzati, Majid" w:date="2018-11-06T07:00:00Z"/>
          <w:rFonts w:ascii="Times New Roman" w:hAnsi="Times New Roman"/>
          <w:sz w:val="24"/>
          <w:szCs w:val="24"/>
        </w:rPr>
      </w:pPr>
    </w:p>
    <w:p w14:paraId="1C673E49" w14:textId="6D597510" w:rsidR="00416B2F" w:rsidRDefault="009418CA" w:rsidP="00D76DF7">
      <w:pPr>
        <w:spacing w:after="0" w:line="480" w:lineRule="auto"/>
        <w:jc w:val="both"/>
        <w:outlineLvl w:val="0"/>
        <w:rPr>
          <w:ins w:id="244" w:author="Parks, Robbie M" w:date="2018-11-20T16:03:00Z"/>
          <w:rFonts w:ascii="Times New Roman" w:hAnsi="Times New Roman"/>
          <w:sz w:val="24"/>
          <w:szCs w:val="24"/>
        </w:rPr>
      </w:pPr>
      <w:ins w:id="245"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246" w:author="Parks, Robbie M" w:date="2018-11-16T12:58:00Z">
        <w:r w:rsidR="00C1008E">
          <w:rPr>
            <w:rFonts w:ascii="Times New Roman" w:hAnsi="Times New Roman"/>
            <w:sz w:val="24"/>
            <w:szCs w:val="24"/>
          </w:rPr>
          <w:t xml:space="preserve"> </w:t>
        </w:r>
      </w:ins>
      <w:ins w:id="247" w:author="Parks, Robbie M" w:date="2018-11-16T12:48:00Z">
        <w:r w:rsidR="00BF2AE2">
          <w:rPr>
            <w:rFonts w:ascii="Times New Roman" w:hAnsi="Times New Roman"/>
            <w:sz w:val="24"/>
            <w:szCs w:val="24"/>
          </w:rPr>
          <w:t xml:space="preserve">similar when </w:t>
        </w:r>
      </w:ins>
      <w:ins w:id="248" w:author="Parks, Robbie M" w:date="2018-11-16T12:55:00Z">
        <w:r w:rsidR="00BF2AE2">
          <w:rPr>
            <w:rFonts w:ascii="Times New Roman" w:hAnsi="Times New Roman"/>
            <w:sz w:val="24"/>
            <w:szCs w:val="24"/>
          </w:rPr>
          <w:t xml:space="preserve">we used </w:t>
        </w:r>
      </w:ins>
      <w:ins w:id="249" w:author="Parks, Robbie M" w:date="2018-11-16T12:58:00Z">
        <w:r w:rsidR="00C1008E">
          <w:rPr>
            <w:rFonts w:ascii="Times New Roman" w:hAnsi="Times New Roman"/>
            <w:sz w:val="24"/>
            <w:szCs w:val="24"/>
          </w:rPr>
          <w:t xml:space="preserve">monthly mean of daily maximum, minimum </w:t>
        </w:r>
      </w:ins>
      <w:ins w:id="250" w:author="Parks, Robbie M" w:date="2018-11-16T12:59:00Z">
        <w:r w:rsidR="00C1008E">
          <w:rPr>
            <w:rFonts w:ascii="Times New Roman" w:hAnsi="Times New Roman"/>
            <w:sz w:val="24"/>
            <w:szCs w:val="24"/>
          </w:rPr>
          <w:t xml:space="preserve">temperature </w:t>
        </w:r>
      </w:ins>
      <w:ins w:id="251" w:author="Parks, Robbie M" w:date="2018-11-16T12:58:00Z">
        <w:r w:rsidR="00C1008E">
          <w:rPr>
            <w:rFonts w:ascii="Times New Roman" w:hAnsi="Times New Roman"/>
            <w:sz w:val="24"/>
            <w:szCs w:val="24"/>
          </w:rPr>
          <w:t>or range of temperature</w:t>
        </w:r>
      </w:ins>
      <w:ins w:id="252" w:author="Parks, Robbie M" w:date="2018-11-16T13:01:00Z">
        <w:r w:rsidR="00F63E43">
          <w:rPr>
            <w:rFonts w:ascii="Times New Roman" w:hAnsi="Times New Roman"/>
            <w:sz w:val="24"/>
            <w:szCs w:val="24"/>
          </w:rPr>
          <w:t xml:space="preserve"> instead</w:t>
        </w:r>
      </w:ins>
      <w:ins w:id="253"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54" w:author="Parks, Robbie M" w:date="2018-11-16T13:01:00Z">
        <w:r w:rsidR="00F63E43">
          <w:rPr>
            <w:rFonts w:ascii="Times New Roman" w:hAnsi="Times New Roman"/>
            <w:sz w:val="24"/>
            <w:szCs w:val="24"/>
          </w:rPr>
          <w:t xml:space="preserve"> </w:t>
        </w:r>
      </w:ins>
      <w:ins w:id="255" w:author="Parks, Robbie M" w:date="2018-11-20T17:16:00Z">
        <w:r w:rsidR="00B6332B">
          <w:rPr>
            <w:rFonts w:ascii="Times New Roman" w:hAnsi="Times New Roman"/>
            <w:sz w:val="24"/>
            <w:szCs w:val="24"/>
          </w:rPr>
          <w:t xml:space="preserve">When </w:t>
        </w:r>
      </w:ins>
      <w:ins w:id="256" w:author="Parks, Robbie M" w:date="2018-11-16T13:20:00Z">
        <w:r w:rsidR="00416B2F">
          <w:rPr>
            <w:rFonts w:ascii="Times New Roman" w:hAnsi="Times New Roman"/>
            <w:sz w:val="24"/>
            <w:szCs w:val="24"/>
          </w:rPr>
          <w:t>including more than one temperature metric in the model</w:t>
        </w:r>
      </w:ins>
      <w:ins w:id="257" w:author="Parks, Robbie M" w:date="2018-11-21T09:51:00Z">
        <w:r w:rsidR="00F55B6B">
          <w:rPr>
            <w:rFonts w:ascii="Times New Roman" w:hAnsi="Times New Roman"/>
            <w:sz w:val="24"/>
            <w:szCs w:val="24"/>
          </w:rPr>
          <w:t xml:space="preserve"> (in addition to mean monthly temperature</w:t>
        </w:r>
      </w:ins>
      <w:ins w:id="258" w:author="Parks, Robbie M" w:date="2018-11-21T09:52:00Z">
        <w:r w:rsidR="00F55B6B">
          <w:rPr>
            <w:rFonts w:ascii="Times New Roman" w:hAnsi="Times New Roman"/>
            <w:sz w:val="24"/>
            <w:szCs w:val="24"/>
          </w:rPr>
          <w:t>)</w:t>
        </w:r>
      </w:ins>
      <w:ins w:id="259" w:author="Parks, Robbie M" w:date="2018-11-16T13:20:00Z">
        <w:r w:rsidR="00416B2F">
          <w:rPr>
            <w:rFonts w:ascii="Times New Roman" w:hAnsi="Times New Roman"/>
            <w:sz w:val="24"/>
            <w:szCs w:val="24"/>
          </w:rPr>
          <w:t xml:space="preserve">, </w:t>
        </w:r>
      </w:ins>
      <w:ins w:id="260" w:author="Parks, Robbie M" w:date="2018-11-20T17:16:00Z">
        <w:r w:rsidR="00B6332B">
          <w:rPr>
            <w:rFonts w:ascii="Times New Roman" w:hAnsi="Times New Roman"/>
            <w:sz w:val="24"/>
            <w:szCs w:val="24"/>
          </w:rPr>
          <w:t xml:space="preserve">such as </w:t>
        </w:r>
      </w:ins>
      <w:ins w:id="261" w:author="Parks, Robbie M" w:date="2018-11-21T09:51:00Z">
        <w:r w:rsidR="00F55B6B">
          <w:rPr>
            <w:rFonts w:ascii="Times New Roman" w:hAnsi="Times New Roman"/>
            <w:sz w:val="24"/>
            <w:szCs w:val="24"/>
          </w:rPr>
          <w:t xml:space="preserve">standard deviation; </w:t>
        </w:r>
      </w:ins>
      <w:ins w:id="262" w:author="Parks, Robbie M" w:date="2018-11-20T17:16:00Z">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ins>
      <w:ins w:id="263" w:author="Parks, Robbie M" w:date="2018-11-18T18:17:00Z">
        <w:r w:rsidR="00C504FA">
          <w:rPr>
            <w:rFonts w:ascii="Times New Roman" w:hAnsi="Times New Roman"/>
            <w:sz w:val="24"/>
            <w:szCs w:val="24"/>
          </w:rPr>
          <w:t xml:space="preserve"> </w:t>
        </w:r>
      </w:ins>
      <w:ins w:id="264" w:author="Parks, Robbie M" w:date="2018-11-20T17:16:00Z">
        <w:r w:rsidR="00FD2234">
          <w:rPr>
            <w:rFonts w:ascii="Times New Roman" w:hAnsi="Times New Roman"/>
            <w:sz w:val="24"/>
            <w:szCs w:val="24"/>
          </w:rPr>
          <w:t>additional deaths result</w:t>
        </w:r>
      </w:ins>
      <w:ins w:id="265" w:author="Parks, Robbie M" w:date="2018-11-16T13:20:00Z">
        <w:r w:rsidR="00416B2F">
          <w:rPr>
            <w:rFonts w:ascii="Times New Roman" w:hAnsi="Times New Roman"/>
            <w:sz w:val="24"/>
            <w:szCs w:val="24"/>
          </w:rPr>
          <w:t xml:space="preserve"> remained similar to the single variable model, due to the </w:t>
        </w:r>
      </w:ins>
      <w:ins w:id="266" w:author="Parks, Robbie M" w:date="2018-11-16T13:21:00Z">
        <w:r w:rsidR="00416B2F">
          <w:rPr>
            <w:rFonts w:ascii="Times New Roman" w:hAnsi="Times New Roman"/>
            <w:sz w:val="24"/>
            <w:szCs w:val="24"/>
          </w:rPr>
          <w:t>collinearity</w:t>
        </w:r>
      </w:ins>
      <w:ins w:id="267" w:author="Parks, Robbie M" w:date="2018-11-16T13:20:00Z">
        <w:r w:rsidR="00416B2F">
          <w:rPr>
            <w:rFonts w:ascii="Times New Roman" w:hAnsi="Times New Roman"/>
            <w:sz w:val="24"/>
            <w:szCs w:val="24"/>
          </w:rPr>
          <w:t xml:space="preserve"> </w:t>
        </w:r>
      </w:ins>
      <w:ins w:id="268" w:author="Parks, Robbie M" w:date="2018-11-16T13:21:00Z">
        <w:r w:rsidR="00416B2F">
          <w:rPr>
            <w:rFonts w:ascii="Times New Roman" w:hAnsi="Times New Roman"/>
            <w:sz w:val="24"/>
            <w:szCs w:val="24"/>
          </w:rPr>
          <w:t>of other measures with mean monthly temperature.</w:t>
        </w:r>
      </w:ins>
    </w:p>
    <w:p w14:paraId="622060A9" w14:textId="77777777" w:rsidR="00C60B60" w:rsidRDefault="00C60B60" w:rsidP="00D76DF7">
      <w:pPr>
        <w:spacing w:after="0" w:line="480" w:lineRule="auto"/>
        <w:jc w:val="both"/>
        <w:outlineLvl w:val="0"/>
        <w:rPr>
          <w:ins w:id="269" w:author="Parks, Robbie M" w:date="2018-11-20T16:03:00Z"/>
          <w:rFonts w:ascii="Times New Roman" w:hAnsi="Times New Roman"/>
          <w:sz w:val="24"/>
          <w:szCs w:val="24"/>
        </w:rPr>
      </w:pPr>
    </w:p>
    <w:p w14:paraId="57D6C5FE" w14:textId="05A97F21" w:rsidR="00C60B60" w:rsidRDefault="00C60B60" w:rsidP="00D76DF7">
      <w:pPr>
        <w:spacing w:after="0" w:line="480" w:lineRule="auto"/>
        <w:jc w:val="both"/>
        <w:outlineLvl w:val="0"/>
        <w:rPr>
          <w:ins w:id="270" w:author="Parks, Robbie M" w:date="2018-11-16T13:21:00Z"/>
          <w:rFonts w:ascii="Times New Roman" w:hAnsi="Times New Roman"/>
          <w:sz w:val="24"/>
          <w:szCs w:val="24"/>
        </w:rPr>
      </w:pPr>
      <w:ins w:id="271" w:author="Parks, Robbie M" w:date="2018-11-20T16:03:00Z">
        <w:r>
          <w:rPr>
            <w:rFonts w:ascii="Times New Roman" w:hAnsi="Times New Roman"/>
            <w:sz w:val="24"/>
            <w:szCs w:val="24"/>
          </w:rPr>
          <w:lastRenderedPageBreak/>
          <w:t xml:space="preserve">As previous studies have found little </w:t>
        </w:r>
      </w:ins>
      <w:ins w:id="272" w:author="Parks, Robbie M" w:date="2018-11-20T16:11:00Z">
        <w:r w:rsidR="009336CA">
          <w:rPr>
            <w:rFonts w:ascii="Times New Roman" w:hAnsi="Times New Roman"/>
            <w:sz w:val="24"/>
            <w:szCs w:val="24"/>
          </w:rPr>
          <w:t xml:space="preserve">consistent </w:t>
        </w:r>
      </w:ins>
      <w:ins w:id="273" w:author="Parks, Robbie M" w:date="2018-11-20T16:03:00Z">
        <w:r>
          <w:rPr>
            <w:rFonts w:ascii="Times New Roman" w:hAnsi="Times New Roman"/>
            <w:sz w:val="24"/>
            <w:szCs w:val="24"/>
          </w:rPr>
          <w:t>evidence of</w:t>
        </w:r>
        <w:r w:rsidR="00470703">
          <w:rPr>
            <w:rFonts w:ascii="Times New Roman" w:hAnsi="Times New Roman"/>
            <w:sz w:val="24"/>
            <w:szCs w:val="24"/>
          </w:rPr>
          <w:t xml:space="preserve"> effect modification by pollutants,</w:t>
        </w:r>
      </w:ins>
      <w:ins w:id="274" w:author="Parks, Robbie M" w:date="2018-11-20T16:04:00Z">
        <w:r w:rsidR="00935806">
          <w:rPr>
            <w:rFonts w:ascii="Times New Roman" w:hAnsi="Times New Roman"/>
            <w:sz w:val="24"/>
            <w:szCs w:val="24"/>
          </w:rPr>
          <w:fldChar w:fldCharType="begin" w:fldLock="1"/>
        </w:r>
      </w:ins>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ins w:id="275" w:author="Parks, Robbie M" w:date="2018-11-20T16:04:00Z">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ins>
      <w:ins w:id="276" w:author="Parks, Robbie M" w:date="2018-11-20T16:03:00Z">
        <w:r w:rsidR="00470703">
          <w:rPr>
            <w:rFonts w:ascii="Times New Roman" w:hAnsi="Times New Roman"/>
            <w:sz w:val="24"/>
            <w:szCs w:val="24"/>
          </w:rPr>
          <w:t xml:space="preserve"> we did not include measures of pollution in the model.</w:t>
        </w:r>
      </w:ins>
      <w:ins w:id="277" w:author="Parks, Robbie M" w:date="2018-11-20T16:04:00Z">
        <w:r w:rsidR="00935806">
          <w:rPr>
            <w:rFonts w:ascii="Times New Roman" w:hAnsi="Times New Roman"/>
            <w:sz w:val="24"/>
            <w:szCs w:val="24"/>
          </w:rPr>
          <w:t xml:space="preserve"> </w:t>
        </w:r>
      </w:ins>
    </w:p>
    <w:p w14:paraId="67D7BFE2" w14:textId="3FCD2F17" w:rsidR="00C84052" w:rsidDel="00416B2F" w:rsidRDefault="00C84052" w:rsidP="00D76DF7">
      <w:pPr>
        <w:spacing w:after="0" w:line="480" w:lineRule="auto"/>
        <w:jc w:val="both"/>
        <w:outlineLvl w:val="0"/>
        <w:rPr>
          <w:ins w:id="278" w:author="Ezzati, Majid" w:date="2018-11-06T07:00:00Z"/>
          <w:del w:id="279" w:author="Parks, Robbie M" w:date="2018-11-16T13:21:00Z"/>
          <w:rFonts w:ascii="Times New Roman" w:hAnsi="Times New Roman"/>
          <w:sz w:val="24"/>
          <w:szCs w:val="24"/>
        </w:rPr>
      </w:pPr>
      <w:commentRangeStart w:id="280"/>
      <w:ins w:id="281" w:author="Ezzati, Majid" w:date="2018-11-06T07:00:00Z">
        <w:del w:id="282"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83" w:author="Ezzati, Majid" w:date="2018-11-06T07:01:00Z">
        <w:del w:id="284" w:author="Parks, Robbie M" w:date="2018-11-16T13:21:00Z">
          <w:r w:rsidDel="00416B2F">
            <w:rPr>
              <w:rFonts w:ascii="Times New Roman" w:hAnsi="Times New Roman"/>
              <w:sz w:val="24"/>
              <w:szCs w:val="24"/>
            </w:rPr>
            <w:delText xml:space="preserve"> before any attempt to write]]]</w:delText>
          </w:r>
        </w:del>
      </w:ins>
      <w:commentRangeEnd w:id="280"/>
      <w:del w:id="285" w:author="Parks, Robbie M" w:date="2018-11-16T13:21:00Z">
        <w:r w:rsidR="00D16674" w:rsidDel="00416B2F">
          <w:rPr>
            <w:rStyle w:val="CommentReference"/>
            <w:rFonts w:asciiTheme="minorHAnsi" w:eastAsiaTheme="minorHAnsi" w:hAnsiTheme="minorHAnsi" w:cstheme="minorBidi"/>
          </w:rPr>
          <w:commentReference w:id="280"/>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86" w:author="Parks, Robbie M" w:date="2018-11-13T14:37:00Z">
        <w:r w:rsidRPr="00636C9B" w:rsidDel="00EA1C1C">
          <w:rPr>
            <w:rFonts w:ascii="Times New Roman" w:hAnsi="Times New Roman"/>
            <w:i/>
            <w:color w:val="000000" w:themeColor="text1"/>
            <w:sz w:val="24"/>
            <w:szCs w:val="24"/>
          </w:rPr>
          <w:delText>Bayesian spatiotemporal model</w:delText>
        </w:r>
      </w:del>
      <w:ins w:id="287" w:author="Parks, Robbie M" w:date="2018-11-13T15:27:00Z">
        <w:r w:rsidR="0024175D">
          <w:rPr>
            <w:rFonts w:ascii="Times New Roman" w:hAnsi="Times New Roman"/>
            <w:i/>
            <w:color w:val="000000" w:themeColor="text1"/>
            <w:sz w:val="24"/>
            <w:szCs w:val="24"/>
          </w:rPr>
          <w:t>Statistical</w:t>
        </w:r>
      </w:ins>
      <w:ins w:id="288" w:author="Parks, Robbie M" w:date="2018-11-13T14:37:00Z">
        <w:r w:rsidR="00EA1C1C">
          <w:rPr>
            <w:rFonts w:ascii="Times New Roman" w:hAnsi="Times New Roman"/>
            <w:i/>
            <w:color w:val="000000" w:themeColor="text1"/>
            <w:sz w:val="24"/>
            <w:szCs w:val="24"/>
          </w:rPr>
          <w:t xml:space="preserve"> methods</w:t>
        </w:r>
      </w:ins>
    </w:p>
    <w:p w14:paraId="73B3120F" w14:textId="33D79328" w:rsidR="0000416A" w:rsidRDefault="00AB4E6A" w:rsidP="00D76DF7">
      <w:pPr>
        <w:spacing w:after="0" w:line="480" w:lineRule="auto"/>
        <w:jc w:val="both"/>
        <w:outlineLvl w:val="0"/>
        <w:rPr>
          <w:ins w:id="289"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90" w:author="Parks, Robbie M" w:date="2018-11-13T14:27:00Z">
        <w:r w:rsidR="00B050CA" w:rsidRPr="00636C9B" w:rsidDel="004127F2">
          <w:rPr>
            <w:rFonts w:ascii="Times New Roman" w:hAnsi="Times New Roman"/>
            <w:color w:val="000000" w:themeColor="text1"/>
            <w:sz w:val="24"/>
            <w:szCs w:val="24"/>
          </w:rPr>
          <w:delText xml:space="preserve">developed </w:delText>
        </w:r>
      </w:del>
      <w:ins w:id="291"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92"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ins>
      <w:ins w:id="293" w:author="Parks, Robbie M" w:date="2018-11-20T15:56:00Z">
        <w:r w:rsidR="008A5971">
          <w:rPr>
            <w:rFonts w:ascii="Times New Roman" w:hAnsi="Times New Roman"/>
            <w:color w:val="000000" w:themeColor="text1"/>
            <w:sz w:val="24"/>
            <w:szCs w:val="24"/>
          </w:rPr>
          <w:t>types</w:t>
        </w:r>
      </w:ins>
      <w:ins w:id="294" w:author="Parks, Robbie M" w:date="2018-11-13T14:28:00Z">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ins>
      <w:ins w:id="295" w:author="Parks, Robbie M" w:date="2018-11-13T14:29:00Z">
        <w:r w:rsidR="003340AF">
          <w:rPr>
            <w:rFonts w:ascii="Times New Roman" w:hAnsi="Times New Roman"/>
            <w:color w:val="000000" w:themeColor="text1"/>
            <w:sz w:val="24"/>
            <w:szCs w:val="24"/>
          </w:rPr>
          <w:t xml:space="preserve"> and ICD10 (1999-2016)</w:t>
        </w:r>
      </w:ins>
      <w:ins w:id="296" w:author="Parks, Robbie M" w:date="2018-11-13T14:35:00Z">
        <w:r w:rsidR="0039106C">
          <w:rPr>
            <w:rFonts w:ascii="Times New Roman" w:hAnsi="Times New Roman"/>
            <w:color w:val="000000" w:themeColor="text1"/>
            <w:sz w:val="24"/>
            <w:szCs w:val="24"/>
          </w:rPr>
          <w:t xml:space="preserve"> (Table XX)</w:t>
        </w:r>
      </w:ins>
      <w:ins w:id="297" w:author="Parks, Robbie M" w:date="2018-11-13T14:29:00Z">
        <w:r w:rsidR="00B7393E">
          <w:rPr>
            <w:rFonts w:ascii="Times New Roman" w:hAnsi="Times New Roman"/>
            <w:color w:val="000000" w:themeColor="text1"/>
            <w:sz w:val="24"/>
            <w:szCs w:val="24"/>
          </w:rPr>
          <w:t xml:space="preserve">. </w:t>
        </w:r>
      </w:ins>
      <w:ins w:id="298" w:author="Parks, Robbie M" w:date="2018-11-21T09:52:00Z">
        <w:r w:rsidR="00E332CB">
          <w:rPr>
            <w:rFonts w:ascii="Times New Roman" w:hAnsi="Times New Roman"/>
            <w:color w:val="000000" w:themeColor="text1"/>
            <w:sz w:val="24"/>
            <w:szCs w:val="24"/>
          </w:rPr>
          <w:t xml:space="preserve">We carried out all analyses </w:t>
        </w:r>
      </w:ins>
      <w:ins w:id="299" w:author="Parks, Robbie M" w:date="2018-11-13T14:29:00Z">
        <w:r w:rsidR="00B7393E">
          <w:rPr>
            <w:rFonts w:ascii="Times New Roman" w:hAnsi="Times New Roman"/>
            <w:color w:val="000000" w:themeColor="text1"/>
            <w:sz w:val="24"/>
            <w:szCs w:val="24"/>
          </w:rPr>
          <w:t>separately by se</w:t>
        </w:r>
      </w:ins>
      <w:ins w:id="300" w:author="Parks, Robbie M" w:date="2018-11-13T14:30:00Z">
        <w:r w:rsidR="00B7393E">
          <w:rPr>
            <w:rFonts w:ascii="Times New Roman" w:hAnsi="Times New Roman"/>
            <w:color w:val="000000" w:themeColor="text1"/>
            <w:sz w:val="24"/>
            <w:szCs w:val="24"/>
          </w:rPr>
          <w:t>x</w:t>
        </w:r>
      </w:ins>
      <w:ins w:id="301" w:author="Parks, Robbie M" w:date="2018-11-13T14:29:00Z">
        <w:r w:rsidR="00B7393E">
          <w:rPr>
            <w:rFonts w:ascii="Times New Roman" w:hAnsi="Times New Roman"/>
            <w:color w:val="000000" w:themeColor="text1"/>
            <w:sz w:val="24"/>
            <w:szCs w:val="24"/>
          </w:rPr>
          <w:t xml:space="preserve"> and age group</w:t>
        </w:r>
      </w:ins>
      <w:ins w:id="302"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303" w:author="Parks, Robbie M" w:date="2018-11-13T14:31:00Z">
        <w:r w:rsidR="0000416A">
          <w:rPr>
            <w:rFonts w:ascii="Times New Roman" w:hAnsi="Times New Roman"/>
            <w:color w:val="000000" w:themeColor="text1"/>
            <w:sz w:val="24"/>
            <w:szCs w:val="24"/>
          </w:rPr>
          <w:t xml:space="preserve">years </w:t>
        </w:r>
      </w:ins>
      <w:ins w:id="304" w:author="Parks, Robbie M" w:date="2018-11-13T14:30:00Z">
        <w:r w:rsidR="0000416A">
          <w:rPr>
            <w:rFonts w:ascii="Times New Roman" w:hAnsi="Times New Roman"/>
            <w:color w:val="000000" w:themeColor="text1"/>
            <w:sz w:val="24"/>
            <w:szCs w:val="24"/>
          </w:rPr>
          <w:t>also</w:t>
        </w:r>
      </w:ins>
      <w:ins w:id="305" w:author="Parks, Robbie M" w:date="2018-11-13T14:31:00Z">
        <w:r w:rsidR="0000416A">
          <w:rPr>
            <w:rFonts w:ascii="Times New Roman" w:hAnsi="Times New Roman"/>
            <w:color w:val="000000" w:themeColor="text1"/>
            <w:sz w:val="24"/>
            <w:szCs w:val="24"/>
          </w:rPr>
          <w:t xml:space="preserve">) because deaths rates vary by age group and sex, as might their associations with </w:t>
        </w:r>
      </w:ins>
      <w:ins w:id="306" w:author="Parks, Robbie M" w:date="2018-11-20T15:56:00Z">
        <w:r w:rsidR="008A5971">
          <w:rPr>
            <w:rFonts w:ascii="Times New Roman" w:hAnsi="Times New Roman"/>
            <w:color w:val="000000" w:themeColor="text1"/>
            <w:sz w:val="24"/>
            <w:szCs w:val="24"/>
          </w:rPr>
          <w:t>typ</w:t>
        </w:r>
      </w:ins>
      <w:ins w:id="307" w:author="Parks, Robbie M" w:date="2018-11-20T16:21:00Z">
        <w:r w:rsidR="002D7AC2">
          <w:rPr>
            <w:rFonts w:ascii="Times New Roman" w:hAnsi="Times New Roman"/>
            <w:color w:val="000000" w:themeColor="text1"/>
            <w:sz w:val="24"/>
            <w:szCs w:val="24"/>
          </w:rPr>
          <w:t>e</w:t>
        </w:r>
      </w:ins>
      <w:ins w:id="308" w:author="Parks, Robbie M" w:date="2018-11-13T14:31:00Z">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309"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310" w:author="Parks, Robbie M" w:date="2018-11-13T14:40:00Z"/>
          <w:rFonts w:ascii="Times New Roman" w:hAnsi="Times New Roman"/>
          <w:color w:val="000000" w:themeColor="text1"/>
          <w:sz w:val="24"/>
          <w:szCs w:val="24"/>
        </w:rPr>
      </w:pPr>
      <w:ins w:id="311"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312" w:author="Parks, Robbie M" w:date="2018-11-13T14:40:00Z"/>
          <w:rFonts w:ascii="Times New Roman" w:hAnsi="Times New Roman"/>
          <w:color w:val="000000" w:themeColor="text1"/>
          <w:sz w:val="24"/>
          <w:szCs w:val="24"/>
        </w:rPr>
      </w:pPr>
    </w:p>
    <w:p w14:paraId="286251CB" w14:textId="77777777" w:rsidR="00D424E6" w:rsidRDefault="00976958">
      <w:pPr>
        <w:pStyle w:val="SMSubheading"/>
        <w:spacing w:line="480" w:lineRule="auto"/>
        <w:ind w:firstLine="720"/>
        <w:jc w:val="both"/>
        <w:rPr>
          <w:ins w:id="313" w:author="Parks, Robbie M" w:date="2018-11-13T14:44:00Z"/>
          <w:u w:val="none"/>
        </w:rPr>
        <w:pPrChange w:id="314" w:author="Parks, Robbie M" w:date="2018-11-13T14:44:00Z">
          <w:pPr>
            <w:pStyle w:val="SMSubheading"/>
            <w:ind w:firstLine="720"/>
            <w:jc w:val="both"/>
          </w:pPr>
        </w:pPrChange>
      </w:pPr>
      <w:ins w:id="315"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316" w:author="Parks, Robbie M" w:date="2018-11-13T14:39:00Z"/>
          <w:rFonts w:ascii="Times New Roman" w:hAnsi="Times New Roman"/>
          <w:color w:val="000000" w:themeColor="text1"/>
          <w:sz w:val="24"/>
          <w:szCs w:val="24"/>
        </w:rPr>
      </w:pPr>
    </w:p>
    <w:p w14:paraId="51034656" w14:textId="3B9FDFFE" w:rsidR="00C46876" w:rsidRDefault="00335B57" w:rsidP="00D76DF7">
      <w:pPr>
        <w:spacing w:after="0" w:line="480" w:lineRule="auto"/>
        <w:jc w:val="both"/>
        <w:outlineLvl w:val="0"/>
        <w:rPr>
          <w:ins w:id="317" w:author="Parks, Robbie M" w:date="2018-11-20T17:10:00Z"/>
          <w:rFonts w:ascii="Times New Roman" w:hAnsi="Times New Roman"/>
          <w:color w:val="000000" w:themeColor="text1"/>
          <w:sz w:val="24"/>
          <w:szCs w:val="24"/>
        </w:rPr>
      </w:pPr>
      <w:ins w:id="318" w:author="Parks, Robbie M" w:date="2018-11-13T14:41:00Z">
        <w:r>
          <w:rPr>
            <w:rFonts w:ascii="Times New Roman" w:hAnsi="Times New Roman"/>
            <w:color w:val="000000" w:themeColor="text1"/>
            <w:sz w:val="24"/>
            <w:szCs w:val="24"/>
          </w:rPr>
          <w:t xml:space="preserve">In the model, </w:t>
        </w:r>
      </w:ins>
      <w:ins w:id="319"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320" w:author="Parks, Robbie M" w:date="2018-11-13T14:46:00Z">
        <w:r w:rsidR="00D424E6">
          <w:rPr>
            <w:rFonts w:ascii="Times New Roman" w:hAnsi="Times New Roman"/>
            <w:color w:val="000000" w:themeColor="text1"/>
            <w:sz w:val="24"/>
            <w:szCs w:val="24"/>
          </w:rPr>
          <w:t xml:space="preserve">, </w:t>
        </w:r>
      </w:ins>
      <w:ins w:id="321" w:author="Parks, Robbie M" w:date="2018-11-20T17:10:00Z">
        <w:r w:rsidR="006A58EB">
          <w:rPr>
            <w:rFonts w:ascii="Times New Roman" w:hAnsi="Times New Roman"/>
            <w:color w:val="000000" w:themeColor="text1"/>
            <w:sz w:val="24"/>
            <w:szCs w:val="24"/>
          </w:rPr>
          <w:t xml:space="preserve">state of death, </w:t>
        </w:r>
      </w:ins>
      <w:ins w:id="322" w:author="Parks, Robbie M" w:date="2018-11-13T14:46:00Z">
        <w:r w:rsidR="00D424E6">
          <w:rPr>
            <w:rFonts w:ascii="Times New Roman" w:hAnsi="Times New Roman"/>
            <w:color w:val="000000" w:themeColor="text1"/>
            <w:sz w:val="24"/>
            <w:szCs w:val="24"/>
          </w:rPr>
          <w:t>month</w:t>
        </w:r>
      </w:ins>
      <w:ins w:id="323" w:author="Parks, Robbie M" w:date="2018-11-13T17:11:00Z">
        <w:r w:rsidR="00B03D59">
          <w:rPr>
            <w:rFonts w:ascii="Times New Roman" w:hAnsi="Times New Roman"/>
            <w:color w:val="000000" w:themeColor="text1"/>
            <w:sz w:val="24"/>
            <w:szCs w:val="24"/>
          </w:rPr>
          <w:t xml:space="preserve"> of year</w:t>
        </w:r>
      </w:ins>
      <w:ins w:id="324" w:author="Parks, Robbie M" w:date="2018-11-13T14:42:00Z">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ins>
      <w:ins w:id="325" w:author="Parks, Robbie M" w:date="2018-11-20T16:22:00Z">
        <w:r w:rsidR="00A01638">
          <w:rPr>
            <w:rFonts w:ascii="Times New Roman" w:hAnsi="Times New Roman"/>
            <w:color w:val="000000" w:themeColor="text1"/>
            <w:sz w:val="24"/>
            <w:szCs w:val="24"/>
          </w:rPr>
          <w:t xml:space="preserve"> The mathematical representation of the model is given in Table XX</w:t>
        </w:r>
      </w:ins>
      <w:ins w:id="326" w:author="Parks, Robbie M" w:date="2018-11-20T16:23:00Z">
        <w:r w:rsidR="00BD1820">
          <w:rPr>
            <w:rFonts w:ascii="Times New Roman" w:hAnsi="Times New Roman"/>
            <w:color w:val="000000" w:themeColor="text1"/>
            <w:sz w:val="24"/>
            <w:szCs w:val="24"/>
          </w:rPr>
          <w:t>.</w:t>
        </w:r>
      </w:ins>
    </w:p>
    <w:p w14:paraId="155E1D29" w14:textId="77777777" w:rsidR="00DE0CCC" w:rsidRPr="00C1578A" w:rsidRDefault="00DE0CCC" w:rsidP="00D76DF7">
      <w:pPr>
        <w:spacing w:after="0" w:line="480" w:lineRule="auto"/>
        <w:jc w:val="both"/>
        <w:outlineLvl w:val="0"/>
        <w:rPr>
          <w:ins w:id="327" w:author="Parks, Robbie M" w:date="2018-11-20T17:10: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328" w:author="Parks, Robbie M" w:date="2018-11-13T14:59:00Z"/>
          <w:rFonts w:ascii="Times New Roman" w:hAnsi="Times New Roman"/>
          <w:color w:val="000000" w:themeColor="text1"/>
          <w:sz w:val="24"/>
          <w:szCs w:val="24"/>
        </w:rPr>
      </w:pPr>
      <w:ins w:id="329" w:author="Parks, Robbie M" w:date="2018-11-20T17:11:00Z">
        <w:r w:rsidRPr="00AD1E39">
          <w:rPr>
            <w:rFonts w:ascii="Times New Roman" w:hAnsi="Times New Roman"/>
            <w:sz w:val="24"/>
            <w:szCs w:val="24"/>
            <w:rPrChange w:id="330" w:author="Parks, Robbie M" w:date="2018-11-20T17:14:00Z">
              <w:rPr>
                <w:rFonts w:ascii="Times New Roman" w:hAnsi="Times New Roman"/>
              </w:rPr>
            </w:rPrChange>
          </w:rPr>
          <w:t>The model</w:t>
        </w:r>
        <w:r w:rsidR="002F512B" w:rsidRPr="00AD1E39">
          <w:rPr>
            <w:rFonts w:ascii="Times New Roman" w:hAnsi="Times New Roman"/>
            <w:sz w:val="24"/>
            <w:szCs w:val="24"/>
            <w:rPrChange w:id="331" w:author="Parks, Robbie M" w:date="2018-11-20T17:14:00Z">
              <w:rPr/>
            </w:rPrChange>
          </w:rPr>
          <w:t xml:space="preserve"> contained terms to capture the overall level and rate of change of mortality, with α</w:t>
        </w:r>
        <w:r w:rsidR="002F512B" w:rsidRPr="00AD1E39">
          <w:rPr>
            <w:rFonts w:ascii="Times New Roman" w:hAnsi="Times New Roman"/>
            <w:sz w:val="24"/>
            <w:szCs w:val="24"/>
            <w:vertAlign w:val="subscript"/>
            <w:rPrChange w:id="332" w:author="Parks, Robbie M" w:date="2018-11-20T17:14:00Z">
              <w:rPr>
                <w:vertAlign w:val="subscript"/>
              </w:rPr>
            </w:rPrChange>
          </w:rPr>
          <w:t>0</w:t>
        </w:r>
        <w:r w:rsidR="002F512B" w:rsidRPr="00AD1E39">
          <w:rPr>
            <w:rFonts w:ascii="Times New Roman" w:hAnsi="Times New Roman"/>
            <w:sz w:val="24"/>
            <w:szCs w:val="24"/>
            <w:rPrChange w:id="333" w:author="Parks, Robbie M" w:date="2018-11-20T17:14:00Z">
              <w:rPr/>
            </w:rPrChange>
          </w:rPr>
          <w:t xml:space="preserve"> as the common intercept for log-transformed death rates, and β</w:t>
        </w:r>
        <w:r w:rsidR="002F512B" w:rsidRPr="00AD1E39">
          <w:rPr>
            <w:rFonts w:ascii="Times New Roman" w:hAnsi="Times New Roman"/>
            <w:sz w:val="24"/>
            <w:szCs w:val="24"/>
            <w:vertAlign w:val="subscript"/>
            <w:rPrChange w:id="334" w:author="Parks, Robbie M" w:date="2018-11-20T17:14:00Z">
              <w:rPr>
                <w:vertAlign w:val="subscript"/>
              </w:rPr>
            </w:rPrChange>
          </w:rPr>
          <w:t>0</w:t>
        </w:r>
        <w:r w:rsidR="002F512B" w:rsidRPr="00AD1E39">
          <w:rPr>
            <w:rFonts w:ascii="Times New Roman" w:hAnsi="Times New Roman"/>
            <w:sz w:val="24"/>
            <w:szCs w:val="24"/>
            <w:rPrChange w:id="335" w:author="Parks, Robbie M" w:date="2018-11-20T17:14:00Z">
              <w:rPr/>
            </w:rPrChange>
          </w:rPr>
          <w:t xml:space="preserve"> the common time slope.</w:t>
        </w:r>
      </w:ins>
    </w:p>
    <w:p w14:paraId="1B282DB5" w14:textId="282F7D1B" w:rsidR="007C6648" w:rsidRPr="00636C9B" w:rsidDel="00335B57" w:rsidRDefault="00B050CA" w:rsidP="00D76DF7">
      <w:pPr>
        <w:spacing w:after="0" w:line="480" w:lineRule="auto"/>
        <w:jc w:val="both"/>
        <w:outlineLvl w:val="0"/>
        <w:rPr>
          <w:del w:id="336" w:author="Parks, Robbie M" w:date="2018-11-13T14:41:00Z"/>
          <w:rFonts w:ascii="Times New Roman" w:hAnsi="Times New Roman"/>
          <w:color w:val="000000" w:themeColor="text1"/>
          <w:sz w:val="24"/>
          <w:szCs w:val="24"/>
        </w:rPr>
      </w:pPr>
      <w:del w:id="337" w:author="Parks, Robbie M" w:date="2018-11-13T14:28:00Z">
        <w:r w:rsidRPr="00636C9B" w:rsidDel="00AA371C">
          <w:rPr>
            <w:rFonts w:ascii="Times New Roman" w:hAnsi="Times New Roman"/>
            <w:color w:val="000000" w:themeColor="text1"/>
            <w:sz w:val="24"/>
            <w:szCs w:val="24"/>
          </w:rPr>
          <w:delText xml:space="preserve">that was formulated to </w:delText>
        </w:r>
      </w:del>
      <w:del w:id="338"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339"/>
        <w:r w:rsidRPr="00636C9B" w:rsidDel="00335B57">
          <w:rPr>
            <w:rFonts w:ascii="Times New Roman" w:hAnsi="Times New Roman"/>
            <w:color w:val="000000" w:themeColor="text1"/>
            <w:sz w:val="24"/>
            <w:szCs w:val="24"/>
          </w:rPr>
          <w:delText xml:space="preserve">relation to state </w:delText>
        </w:r>
      </w:del>
      <w:ins w:id="340" w:author="Ezzati, Majid" w:date="2018-11-06T06:28:00Z">
        <w:del w:id="341"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342" w:author="Parks, Robbie M" w:date="2018-11-13T14:41:00Z">
        <w:r w:rsidRPr="00636C9B" w:rsidDel="00335B57">
          <w:rPr>
            <w:rFonts w:ascii="Times New Roman" w:hAnsi="Times New Roman"/>
            <w:color w:val="000000" w:themeColor="text1"/>
            <w:sz w:val="24"/>
            <w:szCs w:val="24"/>
          </w:rPr>
          <w:delText>of residence,</w:delText>
        </w:r>
        <w:commentRangeEnd w:id="339"/>
        <w:r w:rsidR="00B950F6" w:rsidDel="00335B57">
          <w:rPr>
            <w:rStyle w:val="CommentReference"/>
            <w:rFonts w:asciiTheme="minorHAnsi" w:eastAsiaTheme="minorHAnsi" w:hAnsiTheme="minorHAnsi" w:cstheme="minorBidi"/>
          </w:rPr>
          <w:commentReference w:id="339"/>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120572A"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343" w:author="Ezzati, Majid" w:date="2018-11-06T06:35:00Z" w:name="move529249459"/>
      <w:commentRangeStart w:id="344"/>
      <w:moveTo w:id="345" w:author="Ezzati, Majid" w:date="2018-11-06T06:35:00Z">
        <w:del w:id="346"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343"/>
      <w:commentRangeEnd w:id="344"/>
      <w:del w:id="347" w:author="Parks, Robbie M" w:date="2018-11-13T14:46:00Z">
        <w:r w:rsidDel="00D424E6">
          <w:rPr>
            <w:rStyle w:val="CommentReference"/>
            <w:rFonts w:asciiTheme="minorHAnsi" w:eastAsiaTheme="minorHAnsi" w:hAnsiTheme="minorHAnsi" w:cstheme="minorBidi"/>
          </w:rPr>
          <w:commentReference w:id="344"/>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348"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349" w:author="Parks, Robbie M" w:date="2018-11-13T14:58:00Z">
        <w:r w:rsidR="00554C35" w:rsidRPr="00636C9B" w:rsidDel="000177DB">
          <w:rPr>
            <w:rFonts w:ascii="Times New Roman" w:hAnsi="Times New Roman"/>
            <w:color w:val="000000" w:themeColor="text1"/>
            <w:sz w:val="24"/>
            <w:szCs w:val="24"/>
          </w:rPr>
          <w:delText xml:space="preserve"> </w:delText>
        </w:r>
      </w:del>
      <w:del w:id="350"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351" w:author="Ezzati, Majid" w:date="2018-11-06T06:31:00Z">
        <w:r>
          <w:rPr>
            <w:rFonts w:ascii="Times New Roman" w:hAnsi="Times New Roman"/>
            <w:color w:val="000000" w:themeColor="text1"/>
            <w:sz w:val="24"/>
            <w:szCs w:val="24"/>
          </w:rPr>
          <w:t xml:space="preserve">systematically </w:t>
        </w:r>
      </w:ins>
      <w:del w:id="352" w:author="Ezzati, Majid" w:date="2018-11-06T06:30:00Z">
        <w:r w:rsidR="005B25ED" w:rsidRPr="00636C9B" w:rsidDel="006C3AFE">
          <w:rPr>
            <w:rFonts w:ascii="Times New Roman" w:hAnsi="Times New Roman"/>
            <w:color w:val="000000" w:themeColor="text1"/>
            <w:sz w:val="24"/>
            <w:szCs w:val="24"/>
          </w:rPr>
          <w:lastRenderedPageBreak/>
          <w:delText>possess</w:delText>
        </w:r>
        <w:r w:rsidR="00CC019A" w:rsidRPr="00636C9B" w:rsidDel="006C3AFE">
          <w:rPr>
            <w:rFonts w:ascii="Times New Roman" w:hAnsi="Times New Roman"/>
            <w:color w:val="000000" w:themeColor="text1"/>
            <w:sz w:val="24"/>
            <w:szCs w:val="24"/>
          </w:rPr>
          <w:delText xml:space="preserve"> </w:delText>
        </w:r>
      </w:del>
      <w:ins w:id="353"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354" w:author="Parks, Robbie M" w:date="2018-11-20T17:27:00Z">
        <w:r w:rsidR="002541F6">
          <w:rPr>
            <w:rFonts w:ascii="Times New Roman" w:hAnsi="Times New Roman"/>
            <w:color w:val="000000" w:themeColor="text1"/>
            <w:sz w:val="24"/>
            <w:szCs w:val="24"/>
          </w:rPr>
          <w:t xml:space="preserve"> and trend</w:t>
        </w:r>
      </w:ins>
      <w:ins w:id="355" w:author="Parks, Robbie M" w:date="2018-11-20T17:33:00Z">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ins>
      <w:ins w:id="356" w:author="Parks, Robbie M" w:date="2018-11-20T17:37:00Z">
        <w:r w:rsidR="00430B68">
          <w:rPr>
            <w:rFonts w:ascii="Times New Roman" w:hAnsi="Times New Roman"/>
            <w:sz w:val="24"/>
            <w:szCs w:val="24"/>
          </w:rPr>
          <w:t>month-specific</w:t>
        </w:r>
      </w:ins>
      <w:ins w:id="357" w:author="Parks, Robbie M" w:date="2018-11-20T17:33:00Z">
        <w:r w:rsidR="00347A19" w:rsidRPr="00F0573E">
          <w:rPr>
            <w:rFonts w:ascii="Times New Roman" w:hAnsi="Times New Roman"/>
            <w:sz w:val="24"/>
            <w:szCs w:val="24"/>
          </w:rPr>
          <w:t xml:space="preserve"> time slope</w:t>
        </w:r>
      </w:ins>
      <w:del w:id="358"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ins w:id="359" w:author="Parks, Robbie M" w:date="2018-11-21T09:53:00Z">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month</w:t>
        </w:r>
      </w:ins>
      <w:ins w:id="360" w:author="Parks, Robbie M" w:date="2018-11-21T09:54:00Z">
        <w:r w:rsidR="00811E91">
          <w:rPr>
            <w:rFonts w:ascii="Times New Roman" w:hAnsi="Times New Roman"/>
            <w:sz w:val="24"/>
            <w:szCs w:val="24"/>
            <w:vertAlign w:val="subscript"/>
          </w:rPr>
          <w:t xml:space="preserve"> </w:t>
        </w:r>
        <w:r w:rsidR="00811E91" w:rsidRPr="00811E91">
          <w:rPr>
            <w:rFonts w:ascii="Times New Roman" w:hAnsi="Times New Roman"/>
            <w:sz w:val="24"/>
            <w:szCs w:val="24"/>
            <w:rPrChange w:id="361" w:author="Parks, Robbie M" w:date="2018-11-21T09:54:00Z">
              <w:rPr>
                <w:rFonts w:ascii="Times New Roman" w:hAnsi="Times New Roman"/>
                <w:sz w:val="24"/>
                <w:szCs w:val="24"/>
                <w:vertAlign w:val="subscript"/>
              </w:rPr>
            </w:rPrChange>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ins>
      <w:r w:rsidR="00813355" w:rsidRPr="00636C9B">
        <w:rPr>
          <w:rFonts w:ascii="Times New Roman" w:hAnsi="Times New Roman"/>
          <w:color w:val="000000" w:themeColor="text1"/>
          <w:sz w:val="24"/>
          <w:szCs w:val="24"/>
        </w:rPr>
        <w:t>, widely used to characterise smoothly varying associations</w:t>
      </w:r>
      <w:del w:id="362" w:author="Ezzati, Majid" w:date="2018-11-06T06:34:00Z">
        <w:r w:rsidR="00813355" w:rsidRPr="00636C9B" w:rsidDel="006C3AFE">
          <w:rPr>
            <w:rFonts w:ascii="Times New Roman" w:hAnsi="Times New Roman"/>
            <w:color w:val="000000" w:themeColor="text1"/>
            <w:sz w:val="24"/>
            <w:szCs w:val="24"/>
          </w:rPr>
          <w:delText>.</w:delText>
        </w:r>
      </w:del>
      <w:ins w:id="363" w:author="Parks, Robbie M" w:date="2018-11-20T17:43:00Z">
        <w:r w:rsidR="006E0233">
          <w:rPr>
            <w:rFonts w:ascii="Times New Roman" w:hAnsi="Times New Roman"/>
            <w:sz w:val="24"/>
            <w:szCs w:val="24"/>
          </w:rPr>
          <w:t>.</w:t>
        </w:r>
      </w:ins>
      <w:ins w:id="364" w:author="Ezzati, Majid" w:date="2018-11-06T06:34:00Z">
        <w:del w:id="365" w:author="Parks, Robbie M" w:date="2018-11-20T17:43:00Z">
          <w:r w:rsidDel="006E0233">
            <w:rPr>
              <w:rFonts w:ascii="Times New Roman" w:hAnsi="Times New Roman"/>
              <w:color w:val="000000" w:themeColor="text1"/>
              <w:sz w:val="24"/>
              <w:szCs w:val="24"/>
            </w:rPr>
            <w:delText>,</w:delText>
          </w:r>
        </w:del>
      </w:ins>
      <w:ins w:id="366" w:author="Parks, Robbie M" w:date="2018-11-20T17:43:00Z">
        <w:r w:rsidR="006E0233">
          <w:rPr>
            <w:rFonts w:ascii="Times New Roman" w:hAnsi="Times New Roman"/>
            <w:sz w:val="24"/>
            <w:szCs w:val="24"/>
          </w:rPr>
          <w:fldChar w:fldCharType="begin" w:fldLock="1"/>
        </w:r>
      </w:ins>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ins w:id="367" w:author="Parks, Robbie M" w:date="2018-11-20T17:43:00Z">
        <w:r w:rsidR="006E0233">
          <w:rPr>
            <w:rFonts w:ascii="Times New Roman" w:hAnsi="Times New Roman"/>
            <w:sz w:val="24"/>
            <w:szCs w:val="24"/>
          </w:rPr>
          <w:fldChar w:fldCharType="separate"/>
        </w:r>
      </w:ins>
      <w:r w:rsidR="003015D6" w:rsidRPr="003015D6">
        <w:rPr>
          <w:rFonts w:ascii="Times New Roman" w:hAnsi="Times New Roman"/>
          <w:noProof/>
          <w:sz w:val="24"/>
          <w:szCs w:val="24"/>
          <w:vertAlign w:val="superscript"/>
        </w:rPr>
        <w:t>20</w:t>
      </w:r>
      <w:ins w:id="368" w:author="Parks, Robbie M" w:date="2018-11-20T17:43:00Z">
        <w:r w:rsidR="006E0233">
          <w:rPr>
            <w:rFonts w:ascii="Times New Roman" w:hAnsi="Times New Roman"/>
            <w:sz w:val="24"/>
            <w:szCs w:val="24"/>
          </w:rPr>
          <w:fldChar w:fldCharType="end"/>
        </w:r>
      </w:ins>
      <w:del w:id="369" w:author="Parks, Robbie M" w:date="2018-11-20T17:33:00Z">
        <w:r w:rsidR="00813355" w:rsidRPr="00636C9B" w:rsidDel="00131442">
          <w:rPr>
            <w:rFonts w:ascii="Times New Roman" w:hAnsi="Times New Roman"/>
            <w:color w:val="000000" w:themeColor="text1"/>
            <w:sz w:val="24"/>
            <w:szCs w:val="24"/>
          </w:rPr>
          <w:fldChar w:fldCharType="begin" w:fldLock="1"/>
        </w:r>
        <w:r w:rsidR="00C1578A" w:rsidDel="00131442">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20&lt;/sup&gt;"},"properties":{"noteIndex":0},"schema":"https://github.com/citation-style-language/schema/raw/master/csl-citation.json"}</w:delInstrText>
        </w:r>
        <w:r w:rsidR="00813355" w:rsidRPr="00636C9B" w:rsidDel="00131442">
          <w:rPr>
            <w:rFonts w:ascii="Times New Roman" w:hAnsi="Times New Roman"/>
            <w:color w:val="000000" w:themeColor="text1"/>
            <w:sz w:val="24"/>
            <w:szCs w:val="24"/>
          </w:rPr>
          <w:fldChar w:fldCharType="separate"/>
        </w:r>
        <w:r w:rsidR="00C1578A" w:rsidRPr="00C1578A" w:rsidDel="00131442">
          <w:rPr>
            <w:rFonts w:ascii="Times New Roman" w:hAnsi="Times New Roman"/>
            <w:noProof/>
            <w:color w:val="000000" w:themeColor="text1"/>
            <w:sz w:val="24"/>
            <w:szCs w:val="24"/>
            <w:vertAlign w:val="superscript"/>
          </w:rPr>
          <w:delText>19</w:delText>
        </w:r>
        <w:r w:rsidR="00813355" w:rsidRPr="00636C9B" w:rsidDel="00131442">
          <w:rPr>
            <w:rFonts w:ascii="Times New Roman" w:hAnsi="Times New Roman"/>
            <w:color w:val="000000" w:themeColor="text1"/>
            <w:sz w:val="24"/>
            <w:szCs w:val="24"/>
          </w:rPr>
          <w:fldChar w:fldCharType="end"/>
        </w:r>
        <w:r w:rsidR="00813355" w:rsidRPr="00636C9B" w:rsidDel="00131442">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ins w:id="370" w:author="Parks, Robbie M" w:date="2018-11-20T17:43:00Z">
        <w:r w:rsidR="00254B2A">
          <w:rPr>
            <w:rFonts w:ascii="Times New Roman" w:hAnsi="Times New Roman"/>
            <w:color w:val="000000" w:themeColor="text1"/>
            <w:sz w:val="24"/>
            <w:szCs w:val="24"/>
          </w:rPr>
          <w:t>The random walk had a</w:t>
        </w:r>
      </w:ins>
      <w:del w:id="371"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372" w:author="Ezzati, Majid" w:date="2018-11-06T06:34:00Z">
        <w:del w:id="373" w:author="Parks, Robbie M" w:date="2018-11-20T17:43:00Z">
          <w:r w:rsidDel="00254B2A">
            <w:rPr>
              <w:rFonts w:ascii="Times New Roman" w:hAnsi="Times New Roman"/>
              <w:color w:val="000000" w:themeColor="text1"/>
              <w:sz w:val="24"/>
              <w:szCs w:val="24"/>
            </w:rPr>
            <w:delText>with</w:delText>
          </w:r>
        </w:del>
      </w:ins>
      <w:del w:id="374" w:author="Parks, Robbie M" w:date="2018-11-20T17:43:00Z">
        <w:r w:rsidR="00813355" w:rsidRPr="00636C9B" w:rsidDel="00254B2A">
          <w:rPr>
            <w:rFonts w:ascii="Times New Roman" w:hAnsi="Times New Roman"/>
            <w:color w:val="000000" w:themeColor="text1"/>
            <w:sz w:val="24"/>
            <w:szCs w:val="24"/>
          </w:rPr>
          <w:delText xml:space="preserve"> a</w:delText>
        </w:r>
      </w:del>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del w:id="375"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376"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377"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378"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379"/>
      <w:r w:rsidR="007A53AC" w:rsidRPr="00636C9B">
        <w:rPr>
          <w:rFonts w:ascii="Times New Roman" w:hAnsi="Times New Roman"/>
          <w:color w:val="000000" w:themeColor="text1"/>
          <w:sz w:val="24"/>
          <w:szCs w:val="24"/>
        </w:rPr>
        <w:t>January</w:t>
      </w:r>
      <w:commentRangeEnd w:id="379"/>
      <w:r>
        <w:rPr>
          <w:rStyle w:val="CommentReference"/>
          <w:rFonts w:asciiTheme="minorHAnsi" w:eastAsiaTheme="minorHAnsi" w:hAnsiTheme="minorHAnsi" w:cstheme="minorBidi"/>
        </w:rPr>
        <w:commentReference w:id="379"/>
      </w:r>
      <w:r w:rsidR="00CC47CE" w:rsidRPr="00636C9B">
        <w:rPr>
          <w:rFonts w:ascii="Times New Roman" w:hAnsi="Times New Roman"/>
          <w:color w:val="000000" w:themeColor="text1"/>
          <w:sz w:val="24"/>
          <w:szCs w:val="24"/>
        </w:rPr>
        <w:t>.</w:t>
      </w:r>
      <w:del w:id="380"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7CE026A1" w:rsidR="00A46B9A" w:rsidRDefault="00CD2451" w:rsidP="00D76DF7">
      <w:pPr>
        <w:spacing w:after="0" w:line="480" w:lineRule="auto"/>
        <w:jc w:val="both"/>
        <w:outlineLvl w:val="0"/>
        <w:rPr>
          <w:ins w:id="381" w:author="Parks, Robbie M" w:date="2018-11-20T17:41: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382" w:author="Parks, Robbie M" w:date="2018-11-13T15:29:00Z">
        <w:r w:rsidR="00AE02C9">
          <w:rPr>
            <w:rFonts w:ascii="Times New Roman" w:hAnsi="Times New Roman"/>
            <w:color w:val="000000" w:themeColor="text1"/>
            <w:sz w:val="24"/>
            <w:szCs w:val="24"/>
          </w:rPr>
          <w:t xml:space="preserve">also </w:t>
        </w:r>
      </w:ins>
      <w:del w:id="383" w:author="Parks, Robbie M" w:date="2018-11-20T17:36:00Z">
        <w:r w:rsidDel="00430B68">
          <w:rPr>
            <w:rFonts w:ascii="Times New Roman" w:hAnsi="Times New Roman"/>
            <w:color w:val="000000" w:themeColor="text1"/>
            <w:sz w:val="24"/>
            <w:szCs w:val="24"/>
          </w:rPr>
          <w:delText xml:space="preserve">allowed </w:delText>
        </w:r>
      </w:del>
      <w:ins w:id="384" w:author="Parks, Robbie M" w:date="2018-11-20T17:36:00Z">
        <w:r w:rsidR="00430B68">
          <w:rPr>
            <w:rFonts w:ascii="Times New Roman" w:hAnsi="Times New Roman"/>
            <w:color w:val="000000" w:themeColor="text1"/>
            <w:sz w:val="24"/>
            <w:szCs w:val="24"/>
          </w:rPr>
          <w:t xml:space="preserve">included state random </w:t>
        </w:r>
      </w:ins>
      <w:ins w:id="385" w:author="Parks, Robbie M" w:date="2018-11-21T09:54:00Z">
        <w:r w:rsidR="00933B60">
          <w:rPr>
            <w:rFonts w:ascii="Times New Roman" w:hAnsi="Times New Roman"/>
            <w:color w:val="000000" w:themeColor="text1"/>
            <w:sz w:val="24"/>
            <w:szCs w:val="24"/>
          </w:rPr>
          <w:t>intercepts</w:t>
        </w:r>
      </w:ins>
      <w:ins w:id="386" w:author="Parks, Robbie M" w:date="2018-11-20T17:36:00Z">
        <w:r w:rsidR="00430B68">
          <w:rPr>
            <w:rFonts w:ascii="Times New Roman" w:hAnsi="Times New Roman"/>
            <w:color w:val="000000" w:themeColor="text1"/>
            <w:sz w:val="24"/>
            <w:szCs w:val="24"/>
          </w:rPr>
          <w:t xml:space="preserve"> and trends </w:t>
        </w:r>
      </w:ins>
      <w:r>
        <w:rPr>
          <w:rFonts w:ascii="Times New Roman" w:hAnsi="Times New Roman"/>
          <w:color w:val="000000" w:themeColor="text1"/>
          <w:sz w:val="24"/>
          <w:szCs w:val="24"/>
        </w:rPr>
        <w:t xml:space="preserve">for </w:t>
      </w:r>
      <w:commentRangeStart w:id="387"/>
      <w:del w:id="388" w:author="Parks, Robbie M" w:date="2018-11-13T17:15:00Z">
        <w:r w:rsidDel="009A75E8">
          <w:rPr>
            <w:rFonts w:ascii="Times New Roman" w:hAnsi="Times New Roman"/>
            <w:color w:val="000000" w:themeColor="text1"/>
            <w:sz w:val="24"/>
            <w:szCs w:val="24"/>
          </w:rPr>
          <w:delText xml:space="preserve">levels </w:delText>
        </w:r>
      </w:del>
      <w:del w:id="389" w:author="Parks, Robbie M" w:date="2018-11-20T17:37:00Z">
        <w:r w:rsidDel="00C40243">
          <w:rPr>
            <w:rFonts w:ascii="Times New Roman" w:hAnsi="Times New Roman"/>
            <w:color w:val="000000" w:themeColor="text1"/>
            <w:sz w:val="24"/>
            <w:szCs w:val="24"/>
          </w:rPr>
          <w:delText xml:space="preserve">and trends </w:delText>
        </w:r>
        <w:commentRangeEnd w:id="387"/>
        <w:r w:rsidR="006C3AFE" w:rsidDel="00C40243">
          <w:rPr>
            <w:rStyle w:val="CommentReference"/>
            <w:rFonts w:asciiTheme="minorHAnsi" w:eastAsiaTheme="minorHAnsi" w:hAnsiTheme="minorHAnsi" w:cstheme="minorBidi"/>
          </w:rPr>
          <w:commentReference w:id="387"/>
        </w:r>
      </w:del>
      <w:r>
        <w:rPr>
          <w:rFonts w:ascii="Times New Roman" w:hAnsi="Times New Roman"/>
          <w:color w:val="000000" w:themeColor="text1"/>
          <w:sz w:val="24"/>
          <w:szCs w:val="24"/>
        </w:rPr>
        <w:t xml:space="preserve">in death rates to </w:t>
      </w:r>
      <w:del w:id="390" w:author="Parks, Robbie M" w:date="2018-11-20T17:37:00Z">
        <w:r w:rsidDel="00C40243">
          <w:rPr>
            <w:rFonts w:ascii="Times New Roman" w:hAnsi="Times New Roman"/>
            <w:color w:val="000000" w:themeColor="text1"/>
            <w:sz w:val="24"/>
            <w:szCs w:val="24"/>
          </w:rPr>
          <w:delText xml:space="preserve">vary </w:delText>
        </w:r>
      </w:del>
      <w:ins w:id="391" w:author="Parks, Robbie M" w:date="2018-11-20T17:37:00Z">
        <w:r w:rsidR="00C40243">
          <w:rPr>
            <w:rFonts w:ascii="Times New Roman" w:hAnsi="Times New Roman"/>
            <w:color w:val="000000" w:themeColor="text1"/>
            <w:sz w:val="24"/>
            <w:szCs w:val="24"/>
          </w:rPr>
          <w:t xml:space="preserve">allow variation </w:t>
        </w:r>
      </w:ins>
      <w:r>
        <w:rPr>
          <w:rFonts w:ascii="Times New Roman" w:hAnsi="Times New Roman"/>
          <w:color w:val="000000" w:themeColor="text1"/>
          <w:sz w:val="24"/>
          <w:szCs w:val="24"/>
        </w:rPr>
        <w:t>by state</w:t>
      </w:r>
      <w:ins w:id="392" w:author="Parks, Robbie M" w:date="2018-11-20T17:37:00Z">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ins>
      <w:ins w:id="393" w:author="Parks, Robbie M" w:date="2018-11-21T09:54:00Z">
        <w:r w:rsidR="00933B60">
          <w:rPr>
            <w:rFonts w:ascii="Times New Roman" w:hAnsi="Times New Roman"/>
            <w:sz w:val="24"/>
            <w:szCs w:val="24"/>
          </w:rPr>
          <w:t>intercept</w:t>
        </w:r>
      </w:ins>
      <w:ins w:id="394" w:author="Parks, Robbie M" w:date="2018-11-20T17:37:00Z">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ins>
      <w:del w:id="395"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396"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397"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398"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ins w:id="399" w:author="Parks, Robbie M" w:date="2018-11-20T17:41:00Z"/>
          <w:rFonts w:ascii="Times New Roman" w:hAnsi="Times New Roman"/>
          <w:color w:val="000000" w:themeColor="text1"/>
          <w:sz w:val="24"/>
          <w:szCs w:val="24"/>
        </w:rPr>
      </w:pPr>
    </w:p>
    <w:p w14:paraId="7CC726CA" w14:textId="70359181" w:rsidR="007C1278" w:rsidRPr="00556BCB" w:rsidRDefault="00BE6302" w:rsidP="00D76DF7">
      <w:pPr>
        <w:spacing w:after="0" w:line="480" w:lineRule="auto"/>
        <w:jc w:val="both"/>
        <w:outlineLvl w:val="0"/>
        <w:rPr>
          <w:ins w:id="400" w:author="Parks, Robbie M" w:date="2018-11-13T15:06:00Z"/>
          <w:rFonts w:ascii="Times New Roman" w:hAnsi="Times New Roman"/>
          <w:color w:val="000000" w:themeColor="text1"/>
          <w:sz w:val="24"/>
          <w:szCs w:val="24"/>
          <w:lang w:val="en-US"/>
          <w:rPrChange w:id="401" w:author="Parks, Robbie M" w:date="2018-11-20T17:41:00Z">
            <w:rPr>
              <w:ins w:id="402" w:author="Parks, Robbie M" w:date="2018-11-13T15:06:00Z"/>
              <w:rFonts w:ascii="Times New Roman" w:hAnsi="Times New Roman"/>
              <w:color w:val="000000" w:themeColor="text1"/>
              <w:sz w:val="24"/>
              <w:szCs w:val="24"/>
            </w:rPr>
          </w:rPrChange>
        </w:rPr>
      </w:pPr>
      <w:ins w:id="403" w:author="Parks, Robbie M" w:date="2018-11-20T17:42:00Z">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ins>
      <w:ins w:id="404" w:author="Parks, Robbie M" w:date="2018-11-21T09:55:00Z">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ins>
      <w:ins w:id="405" w:author="Parks, Robbie M" w:date="2018-11-20T17:42:00Z">
        <w:r>
          <w:rPr>
            <w:rFonts w:ascii="Times New Roman" w:hAnsi="Times New Roman"/>
            <w:sz w:val="24"/>
            <w:szCs w:val="24"/>
          </w:rPr>
          <w:t xml:space="preserve"> </w:t>
        </w:r>
      </w:ins>
      <w:ins w:id="406" w:author="Parks, Robbie M" w:date="2018-11-20T17:41:00Z">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del w:id="407" w:author="Parks, Robbie M" w:date="2018-11-20T17:41:00Z">
        <w:r w:rsidR="003116E1" w:rsidRPr="00636C9B" w:rsidDel="00A46B9A">
          <w:rPr>
            <w:rFonts w:ascii="Times New Roman" w:hAnsi="Times New Roman"/>
            <w:color w:val="000000" w:themeColor="text1"/>
            <w:sz w:val="24"/>
            <w:szCs w:val="24"/>
          </w:rPr>
          <w:delText xml:space="preserve"> </w:delText>
        </w:r>
      </w:del>
    </w:p>
    <w:p w14:paraId="3B892572" w14:textId="195B0DD4" w:rsidR="00B6484F" w:rsidRPr="00636C9B" w:rsidDel="003F6983" w:rsidRDefault="00B6484F" w:rsidP="00D76DF7">
      <w:pPr>
        <w:spacing w:after="0" w:line="480" w:lineRule="auto"/>
        <w:jc w:val="both"/>
        <w:outlineLvl w:val="0"/>
        <w:rPr>
          <w:del w:id="408"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284EE0" w:rsidDel="00C865C4" w:rsidRDefault="00141129" w:rsidP="00D76DF7">
      <w:pPr>
        <w:spacing w:after="0" w:line="480" w:lineRule="auto"/>
        <w:jc w:val="both"/>
        <w:outlineLvl w:val="0"/>
        <w:rPr>
          <w:del w:id="409" w:author="Parks, Robbie M" w:date="2018-11-13T13:33:00Z"/>
          <w:rFonts w:ascii="Times New Roman" w:hAnsi="Times New Roman"/>
          <w:color w:val="000000" w:themeColor="text1"/>
          <w:sz w:val="24"/>
          <w:szCs w:val="24"/>
        </w:rPr>
      </w:pPr>
      <w:moveFromRangeStart w:id="410" w:author="Ezzati, Majid" w:date="2018-11-06T06:35:00Z" w:name="move529249459"/>
      <w:moveFrom w:id="411" w:author="Ezzati, Majid" w:date="2018-11-06T06:35:00Z">
        <w:r w:rsidRPr="00284EE0" w:rsidDel="006C3AFE">
          <w:rPr>
            <w:rFonts w:ascii="Times New Roman" w:hAnsi="Times New Roman"/>
            <w:color w:val="000000" w:themeColor="text1"/>
            <w:sz w:val="24"/>
            <w:szCs w:val="24"/>
          </w:rPr>
          <w:t>W</w:t>
        </w:r>
        <w:r w:rsidR="00317BE3" w:rsidRPr="00284EE0"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RPr="00284EE0" w:rsidDel="006C3AFE">
          <w:rPr>
            <w:rFonts w:ascii="Times New Roman" w:hAnsi="Times New Roman"/>
            <w:color w:val="000000" w:themeColor="text1"/>
            <w:sz w:val="24"/>
            <w:szCs w:val="24"/>
          </w:rPr>
          <w:t xml:space="preserve"> to capture non-linear trends.</w:t>
        </w:r>
        <w:r w:rsidR="00317BE3" w:rsidRPr="00284EE0" w:rsidDel="006C3AFE">
          <w:rPr>
            <w:rFonts w:ascii="Times New Roman" w:hAnsi="Times New Roman"/>
            <w:color w:val="000000" w:themeColor="text1"/>
            <w:sz w:val="24"/>
            <w:szCs w:val="24"/>
          </w:rPr>
          <w:t xml:space="preserve"> </w:t>
        </w:r>
        <w:r w:rsidR="008F3258" w:rsidRPr="00284EE0" w:rsidDel="006C3AFE">
          <w:rPr>
            <w:rFonts w:ascii="Times New Roman" w:hAnsi="Times New Roman"/>
            <w:color w:val="000000" w:themeColor="text1"/>
            <w:sz w:val="24"/>
            <w:szCs w:val="24"/>
          </w:rPr>
          <w:t xml:space="preserve"> </w:t>
        </w:r>
        <w:r w:rsidR="00DA6133" w:rsidRPr="00284EE0" w:rsidDel="006C3AFE">
          <w:rPr>
            <w:rFonts w:ascii="Times New Roman" w:hAnsi="Times New Roman"/>
            <w:color w:val="000000" w:themeColor="text1"/>
            <w:sz w:val="24"/>
            <w:szCs w:val="24"/>
          </w:rPr>
          <w:t xml:space="preserve">This was </w:t>
        </w:r>
        <w:r w:rsidR="00317BE3" w:rsidRPr="00284EE0" w:rsidDel="006C3AFE">
          <w:rPr>
            <w:rFonts w:ascii="Times New Roman" w:hAnsi="Times New Roman"/>
            <w:color w:val="000000" w:themeColor="text1"/>
            <w:sz w:val="24"/>
            <w:szCs w:val="24"/>
          </w:rPr>
          <w:t>specified with a random walk term</w:t>
        </w:r>
        <w:r w:rsidR="00DA6133" w:rsidRPr="00284EE0" w:rsidDel="006C3AFE">
          <w:rPr>
            <w:rFonts w:ascii="Times New Roman" w:hAnsi="Times New Roman"/>
            <w:color w:val="000000" w:themeColor="text1"/>
            <w:sz w:val="24"/>
            <w:szCs w:val="24"/>
          </w:rPr>
          <w:t xml:space="preserve">. </w:t>
        </w:r>
      </w:moveFrom>
      <w:moveFromRangeEnd w:id="410"/>
      <w:commentRangeStart w:id="412"/>
      <w:del w:id="413" w:author="Ezzati, Majid" w:date="2018-11-06T06:38:00Z">
        <w:r w:rsidR="00DA6133" w:rsidRPr="00284EE0" w:rsidDel="006C3AFE">
          <w:rPr>
            <w:rFonts w:ascii="Times New Roman" w:hAnsi="Times New Roman"/>
            <w:color w:val="000000" w:themeColor="text1"/>
            <w:sz w:val="24"/>
            <w:szCs w:val="24"/>
          </w:rPr>
          <w:delText xml:space="preserve">Any additional non-linearity was captured by </w:delText>
        </w:r>
        <w:r w:rsidR="00317BE3" w:rsidRPr="00284EE0" w:rsidDel="006C3AFE">
          <w:rPr>
            <w:rFonts w:ascii="Times New Roman" w:hAnsi="Times New Roman"/>
            <w:color w:val="000000" w:themeColor="text1"/>
            <w:sz w:val="24"/>
            <w:szCs w:val="24"/>
          </w:rPr>
          <w:delText>an overdispersion term</w:delText>
        </w:r>
        <w:r w:rsidR="008F3258" w:rsidRPr="00284EE0" w:rsidDel="006C3AFE">
          <w:rPr>
            <w:rFonts w:ascii="Times New Roman" w:hAnsi="Times New Roman"/>
            <w:color w:val="000000" w:themeColor="text1"/>
            <w:sz w:val="24"/>
            <w:szCs w:val="24"/>
          </w:rPr>
          <w:delText>.</w:delText>
        </w:r>
        <w:commentRangeEnd w:id="412"/>
        <w:r w:rsidR="006C3AFE" w:rsidRPr="00284EE0" w:rsidDel="006C3AFE">
          <w:rPr>
            <w:rStyle w:val="CommentReference"/>
            <w:rFonts w:ascii="Times New Roman" w:eastAsiaTheme="minorHAnsi" w:hAnsi="Times New Roman"/>
            <w:sz w:val="24"/>
            <w:szCs w:val="24"/>
            <w:rPrChange w:id="414" w:author="Parks, Robbie M" w:date="2018-11-20T17:40:00Z">
              <w:rPr>
                <w:rStyle w:val="CommentReference"/>
                <w:rFonts w:asciiTheme="minorHAnsi" w:eastAsiaTheme="minorHAnsi" w:hAnsiTheme="minorHAnsi" w:cstheme="minorBidi"/>
              </w:rPr>
            </w:rPrChange>
          </w:rPr>
          <w:commentReference w:id="412"/>
        </w:r>
      </w:del>
    </w:p>
    <w:p w14:paraId="55A5A2EC" w14:textId="77777777" w:rsidR="001E2DDB" w:rsidRPr="00284EE0" w:rsidDel="00C865C4" w:rsidRDefault="001E2DDB" w:rsidP="00D76DF7">
      <w:pPr>
        <w:spacing w:after="0" w:line="480" w:lineRule="auto"/>
        <w:jc w:val="both"/>
        <w:outlineLvl w:val="0"/>
        <w:rPr>
          <w:del w:id="415" w:author="Parks, Robbie M" w:date="2018-11-13T13:33:00Z"/>
          <w:rFonts w:ascii="Times New Roman" w:hAnsi="Times New Roman"/>
          <w:color w:val="000000" w:themeColor="text1"/>
          <w:sz w:val="24"/>
          <w:szCs w:val="24"/>
        </w:rPr>
      </w:pPr>
    </w:p>
    <w:p w14:paraId="58FF04F5" w14:textId="7B455B50"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416"/>
      <w:r w:rsidRPr="00284EE0">
        <w:rPr>
          <w:rFonts w:ascii="Times New Roman" w:hAnsi="Times New Roman"/>
          <w:color w:val="000000" w:themeColor="text1"/>
          <w:sz w:val="24"/>
          <w:szCs w:val="24"/>
        </w:rPr>
        <w:t xml:space="preserve">Finally, </w:t>
      </w:r>
      <w:ins w:id="417" w:author="Ezzati, Majid" w:date="2018-11-06T06:56:00Z">
        <w:del w:id="418" w:author="Parks, Robbie M" w:date="2018-11-20T17:39:00Z">
          <w:r w:rsidR="00B66E0D" w:rsidRPr="00284EE0" w:rsidDel="00971906">
            <w:rPr>
              <w:rFonts w:ascii="Times New Roman" w:hAnsi="Times New Roman"/>
              <w:color w:val="000000" w:themeColor="text1"/>
              <w:sz w:val="24"/>
              <w:szCs w:val="24"/>
            </w:rPr>
            <w:delText>the</w:delText>
          </w:r>
        </w:del>
      </w:ins>
      <w:ins w:id="419" w:author="Parks, Robbie M" w:date="2018-11-20T17:39:00Z">
        <w:r w:rsidR="00971906" w:rsidRPr="002F11FA">
          <w:rPr>
            <w:rFonts w:ascii="Times New Roman" w:hAnsi="Times New Roman"/>
            <w:color w:val="000000" w:themeColor="text1"/>
            <w:sz w:val="24"/>
            <w:szCs w:val="24"/>
          </w:rPr>
          <w:t>we</w:t>
        </w:r>
      </w:ins>
      <w:ins w:id="420" w:author="Ezzati, Majid" w:date="2018-11-06T06:56:00Z">
        <w:del w:id="421" w:author="Parks, Robbie M" w:date="2018-11-20T17:39:00Z">
          <w:r w:rsidR="00B66E0D" w:rsidRPr="00284EE0" w:rsidDel="00971906">
            <w:rPr>
              <w:rFonts w:ascii="Times New Roman" w:hAnsi="Times New Roman"/>
              <w:color w:val="000000" w:themeColor="text1"/>
              <w:sz w:val="24"/>
              <w:szCs w:val="24"/>
            </w:rPr>
            <w:delText xml:space="preserve"> model</w:delText>
          </w:r>
        </w:del>
        <w:r w:rsidR="00B66E0D" w:rsidRPr="00284EE0">
          <w:rPr>
            <w:rFonts w:ascii="Times New Roman" w:hAnsi="Times New Roman"/>
            <w:color w:val="000000" w:themeColor="text1"/>
            <w:sz w:val="24"/>
            <w:szCs w:val="24"/>
          </w:rPr>
          <w:t xml:space="preserve"> included a term that </w:t>
        </w:r>
        <w:del w:id="422" w:author="Parks, Robbie M" w:date="2018-11-13T17:25:00Z">
          <w:r w:rsidR="00B66E0D" w:rsidRPr="00284EE0" w:rsidDel="00334A02">
            <w:rPr>
              <w:rFonts w:ascii="Times New Roman" w:hAnsi="Times New Roman"/>
              <w:color w:val="000000" w:themeColor="text1"/>
              <w:sz w:val="24"/>
              <w:szCs w:val="24"/>
            </w:rPr>
            <w:delText>represents</w:delText>
          </w:r>
        </w:del>
      </w:ins>
      <w:ins w:id="423" w:author="Parks, Robbie M" w:date="2018-11-13T17:25:00Z">
        <w:r w:rsidR="00334A02" w:rsidRPr="00284EE0">
          <w:rPr>
            <w:rFonts w:ascii="Times New Roman" w:hAnsi="Times New Roman"/>
            <w:color w:val="000000" w:themeColor="text1"/>
            <w:sz w:val="24"/>
            <w:szCs w:val="24"/>
          </w:rPr>
          <w:t>relates log-transformed death rate to</w:t>
        </w:r>
      </w:ins>
      <w:ins w:id="424" w:author="Ezzati, Majid" w:date="2018-11-06T06:56:00Z">
        <w:r w:rsidR="00B66E0D" w:rsidRPr="00284EE0">
          <w:rPr>
            <w:rFonts w:ascii="Times New Roman" w:hAnsi="Times New Roman"/>
            <w:color w:val="000000" w:themeColor="text1"/>
            <w:sz w:val="24"/>
            <w:szCs w:val="24"/>
          </w:rPr>
          <w:t xml:space="preserve"> </w:t>
        </w:r>
      </w:ins>
      <w:del w:id="425" w:author="Ezzati, Majid" w:date="2018-11-06T06:56:00Z">
        <w:r w:rsidRPr="00284EE0" w:rsidDel="00B66E0D">
          <w:rPr>
            <w:rFonts w:ascii="Times New Roman" w:hAnsi="Times New Roman"/>
            <w:color w:val="000000" w:themeColor="text1"/>
            <w:sz w:val="24"/>
            <w:szCs w:val="24"/>
          </w:rPr>
          <w:delText xml:space="preserve">we </w:delText>
        </w:r>
        <w:r w:rsidR="001E2DDB" w:rsidRPr="00284EE0" w:rsidDel="00B66E0D">
          <w:rPr>
            <w:rFonts w:ascii="Times New Roman" w:hAnsi="Times New Roman"/>
            <w:color w:val="000000" w:themeColor="text1"/>
            <w:sz w:val="24"/>
            <w:szCs w:val="24"/>
          </w:rPr>
          <w:delText xml:space="preserve">included </w:delText>
        </w:r>
        <w:r w:rsidR="00D95BCB" w:rsidRPr="00284EE0" w:rsidDel="00B66E0D">
          <w:rPr>
            <w:rFonts w:ascii="Times New Roman" w:hAnsi="Times New Roman"/>
            <w:color w:val="000000" w:themeColor="text1"/>
            <w:sz w:val="24"/>
            <w:szCs w:val="24"/>
          </w:rPr>
          <w:delText>month</w:delText>
        </w:r>
        <w:r w:rsidR="00510CB5" w:rsidRPr="00284EE0" w:rsidDel="00B66E0D">
          <w:rPr>
            <w:rFonts w:ascii="Times New Roman" w:hAnsi="Times New Roman"/>
            <w:color w:val="000000" w:themeColor="text1"/>
            <w:sz w:val="24"/>
            <w:szCs w:val="24"/>
          </w:rPr>
          <w:delText xml:space="preserve">ly </w:delText>
        </w:r>
        <w:r w:rsidR="001E2DDB" w:rsidRPr="00284EE0" w:rsidDel="00B66E0D">
          <w:rPr>
            <w:rFonts w:ascii="Times New Roman" w:hAnsi="Times New Roman"/>
            <w:color w:val="000000" w:themeColor="text1"/>
            <w:sz w:val="24"/>
            <w:szCs w:val="24"/>
          </w:rPr>
          <w:delText>anomaly term</w:delText>
        </w:r>
        <w:r w:rsidR="00241289" w:rsidRPr="00284EE0" w:rsidDel="00B66E0D">
          <w:rPr>
            <w:rFonts w:ascii="Times New Roman" w:hAnsi="Times New Roman"/>
            <w:color w:val="000000" w:themeColor="text1"/>
            <w:sz w:val="24"/>
            <w:szCs w:val="24"/>
          </w:rPr>
          <w:delText>s</w:delText>
        </w:r>
        <w:r w:rsidR="00D95BCB" w:rsidRPr="00284EE0" w:rsidDel="00B66E0D">
          <w:rPr>
            <w:rFonts w:ascii="Times New Roman" w:hAnsi="Times New Roman"/>
            <w:color w:val="000000" w:themeColor="text1"/>
            <w:sz w:val="24"/>
            <w:szCs w:val="24"/>
          </w:rPr>
          <w:delText xml:space="preserve"> </w:delText>
        </w:r>
        <w:r w:rsidR="001E2DDB" w:rsidRPr="00284EE0" w:rsidDel="00B66E0D">
          <w:rPr>
            <w:rFonts w:ascii="Times New Roman" w:hAnsi="Times New Roman"/>
            <w:color w:val="000000" w:themeColor="text1"/>
            <w:sz w:val="24"/>
            <w:szCs w:val="24"/>
          </w:rPr>
          <w:delText xml:space="preserve">to infer </w:delText>
        </w:r>
      </w:del>
      <w:r w:rsidR="00D95BCB" w:rsidRPr="00284EE0">
        <w:rPr>
          <w:rFonts w:ascii="Times New Roman" w:hAnsi="Times New Roman"/>
          <w:color w:val="000000" w:themeColor="text1"/>
          <w:sz w:val="24"/>
          <w:szCs w:val="24"/>
        </w:rPr>
        <w:t xml:space="preserve">the </w:t>
      </w:r>
      <w:del w:id="426" w:author="Parks, Robbie M" w:date="2018-11-13T17:25:00Z">
        <w:r w:rsidR="00D95BCB" w:rsidRPr="00284EE0" w:rsidDel="00334A02">
          <w:rPr>
            <w:rFonts w:ascii="Times New Roman" w:hAnsi="Times New Roman"/>
            <w:color w:val="000000" w:themeColor="text1"/>
            <w:sz w:val="24"/>
            <w:szCs w:val="24"/>
          </w:rPr>
          <w:delText>effect</w:delText>
        </w:r>
        <w:r w:rsidR="00B80D4C" w:rsidRPr="00284EE0" w:rsidDel="00334A02">
          <w:rPr>
            <w:rFonts w:ascii="Times New Roman" w:hAnsi="Times New Roman"/>
            <w:color w:val="000000" w:themeColor="text1"/>
            <w:sz w:val="24"/>
            <w:szCs w:val="24"/>
          </w:rPr>
          <w:delText xml:space="preserve"> of temperature’s deviation from a long-term m</w:delText>
        </w:r>
        <w:r w:rsidR="004455F1" w:rsidRPr="00284EE0" w:rsidDel="00334A02">
          <w:rPr>
            <w:rFonts w:ascii="Times New Roman" w:hAnsi="Times New Roman"/>
            <w:color w:val="000000" w:themeColor="text1"/>
            <w:sz w:val="24"/>
            <w:szCs w:val="24"/>
          </w:rPr>
          <w:delText>ean</w:delText>
        </w:r>
      </w:del>
      <w:ins w:id="427" w:author="Ezzati, Majid" w:date="2018-11-06T06:56:00Z">
        <w:del w:id="428" w:author="Parks, Robbie M" w:date="2018-11-13T17:25:00Z">
          <w:r w:rsidR="00B66E0D" w:rsidRPr="00284EE0" w:rsidDel="00334A02">
            <w:rPr>
              <w:rFonts w:ascii="Times New Roman" w:hAnsi="Times New Roman"/>
              <w:color w:val="000000" w:themeColor="text1"/>
              <w:sz w:val="24"/>
              <w:szCs w:val="24"/>
            </w:rPr>
            <w:delText xml:space="preserve">the </w:delText>
          </w:r>
        </w:del>
        <w:r w:rsidR="00B66E0D" w:rsidRPr="00284EE0">
          <w:rPr>
            <w:rFonts w:ascii="Times New Roman" w:hAnsi="Times New Roman"/>
            <w:color w:val="000000" w:themeColor="text1"/>
            <w:sz w:val="24"/>
            <w:szCs w:val="24"/>
          </w:rPr>
          <w:t xml:space="preserve">above-defined temperature </w:t>
        </w:r>
      </w:ins>
      <w:ins w:id="429" w:author="Ezzati, Majid" w:date="2018-11-06T06:57:00Z">
        <w:r w:rsidR="00B66E0D" w:rsidRPr="00284EE0">
          <w:rPr>
            <w:rFonts w:ascii="Times New Roman" w:hAnsi="Times New Roman"/>
            <w:color w:val="000000" w:themeColor="text1"/>
            <w:sz w:val="24"/>
            <w:szCs w:val="24"/>
          </w:rPr>
          <w:t>anomaly</w:t>
        </w:r>
      </w:ins>
      <w:ins w:id="430" w:author="Ezzati, Majid" w:date="2018-11-06T06:56:00Z">
        <w:r w:rsidR="00B66E0D" w:rsidRPr="00284EE0">
          <w:rPr>
            <w:rFonts w:ascii="Times New Roman" w:hAnsi="Times New Roman"/>
            <w:color w:val="000000" w:themeColor="text1"/>
            <w:sz w:val="24"/>
            <w:szCs w:val="24"/>
          </w:rPr>
          <w:t xml:space="preserve"> </w:t>
        </w:r>
      </w:ins>
      <w:ins w:id="431" w:author="Ezzati, Majid" w:date="2018-11-06T06:57:00Z">
        <w:r w:rsidR="00B66E0D" w:rsidRPr="00284EE0">
          <w:rPr>
            <w:rFonts w:ascii="Times New Roman" w:hAnsi="Times New Roman"/>
            <w:color w:val="000000" w:themeColor="text1"/>
            <w:sz w:val="24"/>
            <w:szCs w:val="24"/>
          </w:rPr>
          <w:t>for each month</w:t>
        </w:r>
      </w:ins>
      <w:ins w:id="432" w:author="Parks, Robbie M" w:date="2018-11-20T17:38:00Z">
        <w:r w:rsidR="00F90541" w:rsidRPr="00284EE0">
          <w:rPr>
            <w:rFonts w:ascii="Times New Roman" w:hAnsi="Times New Roman"/>
            <w:color w:val="000000" w:themeColor="text1"/>
            <w:sz w:val="24"/>
            <w:szCs w:val="24"/>
          </w:rPr>
          <w:t>,</w:t>
        </w:r>
      </w:ins>
      <w:ins w:id="433" w:author="Parks, Robbie M" w:date="2018-11-20T17:41:00Z">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γ·Anomaly</w:t>
        </w:r>
        <w:r w:rsidR="00564890" w:rsidRPr="00564890">
          <w:rPr>
            <w:rFonts w:ascii="Times New Roman" w:hAnsi="Times New Roman"/>
            <w:color w:val="000000" w:themeColor="text1"/>
            <w:sz w:val="24"/>
            <w:szCs w:val="24"/>
            <w:vertAlign w:val="subscript"/>
            <w:rPrChange w:id="434" w:author="Parks, Robbie M" w:date="2018-11-20T17:42:00Z">
              <w:rPr>
                <w:rFonts w:ascii="Times New Roman" w:hAnsi="Times New Roman"/>
                <w:b/>
                <w:color w:val="000000" w:themeColor="text1"/>
                <w:sz w:val="24"/>
                <w:szCs w:val="24"/>
                <w:vertAlign w:val="subscript"/>
              </w:rPr>
            </w:rPrChange>
          </w:rPr>
          <w:t>state-month</w:t>
        </w:r>
        <w:r w:rsidR="00564890">
          <w:rPr>
            <w:rFonts w:ascii="Times New Roman" w:hAnsi="Times New Roman"/>
            <w:color w:val="000000" w:themeColor="text1"/>
            <w:sz w:val="24"/>
            <w:szCs w:val="24"/>
          </w:rPr>
          <w:t>,</w:t>
        </w:r>
      </w:ins>
      <w:ins w:id="435" w:author="Parks, Robbie M" w:date="2018-11-20T17:38:00Z">
        <w:r w:rsidR="00F90541" w:rsidRPr="00284EE0">
          <w:rPr>
            <w:rFonts w:ascii="Times New Roman" w:hAnsi="Times New Roman"/>
            <w:color w:val="000000" w:themeColor="text1"/>
            <w:sz w:val="24"/>
            <w:szCs w:val="24"/>
          </w:rPr>
          <w:t xml:space="preserve"> </w:t>
        </w:r>
        <w:r w:rsidR="001279A6" w:rsidRPr="00284EE0">
          <w:rPr>
            <w:rFonts w:ascii="Times New Roman" w:hAnsi="Times New Roman"/>
            <w:sz w:val="24"/>
            <w:szCs w:val="24"/>
            <w:rPrChange w:id="436" w:author="Parks, Robbie M" w:date="2018-11-20T17:40:00Z">
              <w:rPr/>
            </w:rPrChange>
          </w:rPr>
          <w:t>with the coefficient</w:t>
        </w:r>
      </w:ins>
      <w:ins w:id="437" w:author="Parks, Robbie M" w:date="2018-11-21T09:55:00Z">
        <w:r w:rsidR="00725241">
          <w:rPr>
            <w:rFonts w:ascii="Times New Roman" w:hAnsi="Times New Roman"/>
            <w:sz w:val="24"/>
            <w:szCs w:val="24"/>
          </w:rPr>
          <w:t>s</w:t>
        </w:r>
      </w:ins>
      <w:ins w:id="438" w:author="Parks, Robbie M" w:date="2018-11-20T17:38:00Z">
        <w:r w:rsidR="001279A6" w:rsidRPr="00284EE0">
          <w:rPr>
            <w:rFonts w:ascii="Times New Roman" w:hAnsi="Times New Roman"/>
            <w:sz w:val="24"/>
            <w:szCs w:val="24"/>
            <w:rPrChange w:id="439" w:author="Parks, Robbie M" w:date="2018-11-20T17:40:00Z">
              <w:rPr/>
            </w:rPrChange>
          </w:rPr>
          <w:t xml:space="preserve"> γ representing the logarithm of the rate ratio per 1°C increase in monthly anomaly</w:t>
        </w:r>
      </w:ins>
      <w:ins w:id="440" w:author="Parks, Robbie M" w:date="2018-11-21T09:55:00Z">
        <w:r w:rsidR="00725241">
          <w:rPr>
            <w:rFonts w:ascii="Times New Roman" w:hAnsi="Times New Roman"/>
            <w:sz w:val="24"/>
            <w:szCs w:val="24"/>
          </w:rPr>
          <w:t xml:space="preserve"> for each month</w:t>
        </w:r>
      </w:ins>
      <w:ins w:id="441" w:author="Parks, Robbie M" w:date="2018-11-13T17:25:00Z">
        <w:r w:rsidR="00334A02" w:rsidRPr="00284EE0">
          <w:rPr>
            <w:rFonts w:ascii="Times New Roman" w:hAnsi="Times New Roman"/>
            <w:color w:val="000000" w:themeColor="text1"/>
            <w:sz w:val="24"/>
            <w:szCs w:val="24"/>
          </w:rPr>
          <w:t xml:space="preserve">. </w:t>
        </w:r>
      </w:ins>
      <w:del w:id="442" w:author="Parks, Robbie M" w:date="2018-11-13T17:25:00Z">
        <w:r w:rsidR="001E2DDB" w:rsidRPr="00284EE0" w:rsidDel="00334A02">
          <w:rPr>
            <w:rFonts w:ascii="Times New Roman" w:hAnsi="Times New Roman"/>
            <w:color w:val="000000" w:themeColor="text1"/>
            <w:sz w:val="24"/>
            <w:szCs w:val="24"/>
          </w:rPr>
          <w:delText>.</w:delText>
        </w:r>
        <w:r w:rsidR="008008CC" w:rsidRPr="00284EE0" w:rsidDel="00334A02">
          <w:rPr>
            <w:rFonts w:ascii="Times New Roman" w:hAnsi="Times New Roman"/>
            <w:color w:val="000000" w:themeColor="text1"/>
            <w:sz w:val="24"/>
            <w:szCs w:val="24"/>
          </w:rPr>
          <w:delText xml:space="preserve"> </w:delText>
        </w:r>
      </w:del>
      <w:ins w:id="443" w:author="Ezzati, Majid" w:date="2018-11-06T06:57:00Z">
        <w:del w:id="444" w:author="Parks, Robbie M" w:date="2018-11-13T17:25:00Z">
          <w:r w:rsidR="00B66E0D" w:rsidRPr="00284EE0" w:rsidDel="00334A02">
            <w:rPr>
              <w:rFonts w:ascii="Times New Roman" w:hAnsi="Times New Roman"/>
              <w:color w:val="000000" w:themeColor="text1"/>
              <w:sz w:val="24"/>
              <w:szCs w:val="24"/>
            </w:rPr>
            <w:delText>[[[the coefficient represents the logarithm of rate ratio. We also allo</w:delText>
          </w:r>
        </w:del>
      </w:ins>
      <w:ins w:id="445" w:author="Ezzati, Majid" w:date="2018-11-06T06:58:00Z">
        <w:del w:id="446" w:author="Parks, Robbie M" w:date="2018-11-13T17:25:00Z">
          <w:r w:rsidR="00B66E0D" w:rsidRPr="00284EE0" w:rsidDel="00334A02">
            <w:rPr>
              <w:rFonts w:ascii="Times New Roman" w:hAnsi="Times New Roman"/>
              <w:color w:val="000000" w:themeColor="text1"/>
              <w:sz w:val="24"/>
              <w:szCs w:val="24"/>
            </w:rPr>
            <w:delText>wed this effect to vary smoothly over month</w:delText>
          </w:r>
        </w:del>
      </w:ins>
      <w:ins w:id="447" w:author="Ezzati, Majid" w:date="2018-11-06T06:57:00Z">
        <w:del w:id="448" w:author="Parks, Robbie M" w:date="2018-11-13T17:25:00Z">
          <w:r w:rsidR="00B66E0D" w:rsidRPr="00284EE0" w:rsidDel="00334A02">
            <w:rPr>
              <w:rFonts w:ascii="Times New Roman" w:hAnsi="Times New Roman"/>
              <w:color w:val="000000" w:themeColor="text1"/>
              <w:sz w:val="24"/>
              <w:szCs w:val="24"/>
            </w:rPr>
            <w:delText xml:space="preserve">]]] </w:delText>
          </w:r>
        </w:del>
      </w:ins>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416"/>
      <w:r w:rsidR="00B66E0D" w:rsidRPr="00284EE0">
        <w:rPr>
          <w:rStyle w:val="CommentReference"/>
          <w:rFonts w:ascii="Times New Roman" w:eastAsiaTheme="minorHAnsi" w:hAnsi="Times New Roman"/>
          <w:sz w:val="24"/>
          <w:szCs w:val="24"/>
          <w:rPrChange w:id="449" w:author="Parks, Robbie M" w:date="2018-11-20T17:40:00Z">
            <w:rPr>
              <w:rStyle w:val="CommentReference"/>
              <w:rFonts w:asciiTheme="minorHAnsi" w:eastAsiaTheme="minorHAnsi" w:hAnsiTheme="minorHAnsi" w:cstheme="minorBidi"/>
            </w:rPr>
          </w:rPrChange>
        </w:rPr>
        <w:commentReference w:id="416"/>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67E36356" w:rsidR="008F6F54" w:rsidRPr="006C11D1" w:rsidRDefault="00520742" w:rsidP="00860F96">
      <w:pPr>
        <w:spacing w:after="0" w:line="480" w:lineRule="auto"/>
        <w:jc w:val="both"/>
        <w:outlineLvl w:val="0"/>
        <w:rPr>
          <w:ins w:id="450" w:author="Parks, Robbie M" w:date="2018-11-13T14:50:00Z"/>
          <w:rFonts w:ascii="Times New Roman" w:hAnsi="Times New Roman"/>
          <w:color w:val="000000" w:themeColor="text1"/>
          <w:sz w:val="24"/>
          <w:szCs w:val="24"/>
          <w:lang w:val="en-US"/>
          <w:rPrChange w:id="451" w:author="Parks, Robbie M" w:date="2018-11-21T09:57:00Z">
            <w:rPr>
              <w:ins w:id="452" w:author="Parks, Robbie M" w:date="2018-11-13T14:50:00Z"/>
              <w:rFonts w:ascii="Times New Roman" w:hAnsi="Times New Roman"/>
              <w:color w:val="000000" w:themeColor="text1"/>
              <w:sz w:val="24"/>
              <w:szCs w:val="24"/>
            </w:rPr>
          </w:rPrChange>
        </w:rPr>
      </w:pPr>
      <w:r w:rsidRPr="00636C9B">
        <w:rPr>
          <w:rFonts w:ascii="Times New Roman" w:hAnsi="Times New Roman"/>
          <w:color w:val="000000" w:themeColor="text1"/>
          <w:sz w:val="24"/>
          <w:szCs w:val="24"/>
        </w:rPr>
        <w:lastRenderedPageBreak/>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453" w:author="Parks, Robbie M" w:date="2018-11-13T17:11:00Z">
        <w:r w:rsidR="00D861CC">
          <w:rPr>
            <w:rFonts w:ascii="Times New Roman" w:hAnsi="Times New Roman"/>
            <w:color w:val="000000" w:themeColor="text1"/>
            <w:sz w:val="24"/>
            <w:szCs w:val="24"/>
          </w:rPr>
          <w:t xml:space="preserve">type of </w:t>
        </w:r>
      </w:ins>
      <w:del w:id="454"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455"/>
      <w:r w:rsidRPr="00636C9B">
        <w:rPr>
          <w:rFonts w:ascii="Times New Roman" w:hAnsi="Times New Roman"/>
          <w:color w:val="000000" w:themeColor="text1"/>
          <w:sz w:val="24"/>
          <w:szCs w:val="24"/>
        </w:rPr>
        <w:t>injury</w:t>
      </w:r>
      <w:del w:id="456" w:author="Parks, Robbie M" w:date="2018-11-20T17:39:00Z">
        <w:r w:rsidRPr="00636C9B" w:rsidDel="00A14613">
          <w:rPr>
            <w:rFonts w:ascii="Times New Roman" w:hAnsi="Times New Roman"/>
            <w:color w:val="000000" w:themeColor="text1"/>
            <w:sz w:val="24"/>
            <w:szCs w:val="24"/>
          </w:rPr>
          <w:delText xml:space="preserve"> </w:delText>
        </w:r>
      </w:del>
      <w:del w:id="457" w:author="Parks, Robbie M" w:date="2018-11-13T17:11:00Z">
        <w:r w:rsidRPr="00636C9B" w:rsidDel="004610E6">
          <w:rPr>
            <w:rFonts w:ascii="Times New Roman" w:hAnsi="Times New Roman"/>
            <w:color w:val="000000" w:themeColor="text1"/>
            <w:sz w:val="24"/>
            <w:szCs w:val="24"/>
          </w:rPr>
          <w:delText>category</w:delText>
        </w:r>
        <w:commentRangeEnd w:id="455"/>
        <w:r w:rsidR="00B66E0D" w:rsidDel="004610E6">
          <w:rPr>
            <w:rStyle w:val="CommentReference"/>
            <w:rFonts w:asciiTheme="minorHAnsi" w:eastAsiaTheme="minorHAnsi" w:hAnsiTheme="minorHAnsi" w:cstheme="minorBidi"/>
          </w:rPr>
          <w:commentReference w:id="455"/>
        </w:r>
      </w:del>
      <w:r w:rsidRPr="00636C9B">
        <w:rPr>
          <w:rFonts w:ascii="Times New Roman" w:hAnsi="Times New Roman"/>
          <w:color w:val="000000" w:themeColor="text1"/>
          <w:sz w:val="24"/>
          <w:szCs w:val="24"/>
        </w:rPr>
        <w:t xml:space="preserve">, age group, and sex. </w:t>
      </w:r>
      <w:ins w:id="458"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459" w:author="Parks, Robbie M" w:date="2018-11-13T17:29:00Z">
        <w:r w:rsidR="0065029D">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ins w:id="460" w:author="Parks, Robbie M" w:date="2018-11-13T17:29:00Z">
        <w:r w:rsidR="0065029D">
          <w:rPr>
            <w:rFonts w:ascii="Times New Roman" w:hAnsi="Times New Roman"/>
            <w:color w:val="000000" w:themeColor="text1"/>
            <w:sz w:val="24"/>
            <w:szCs w:val="24"/>
            <w:lang w:val="en-US"/>
          </w:rPr>
          <w:fldChar w:fldCharType="end"/>
        </w:r>
      </w:ins>
      <w:ins w:id="461"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462" w:author="Parks, Robbie M" w:date="2018-11-13T17:08:00Z">
        <w:r w:rsidR="003B2A22">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ins w:id="463" w:author="Parks, Robbie M" w:date="2018-11-13T17:08:00Z">
        <w:r w:rsidR="003B2A22">
          <w:rPr>
            <w:rFonts w:ascii="Times New Roman" w:hAnsi="Times New Roman"/>
            <w:color w:val="000000" w:themeColor="text1"/>
            <w:sz w:val="24"/>
            <w:szCs w:val="24"/>
            <w:lang w:val="en-US"/>
          </w:rPr>
          <w:fldChar w:fldCharType="end"/>
        </w:r>
      </w:ins>
      <w:ins w:id="464"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465" w:author="Parks, Robbie M" w:date="2018-11-13T17:06:00Z">
        <w:r w:rsidR="0016077E">
          <w:rPr>
            <w:rFonts w:ascii="Times New Roman" w:hAnsi="Times New Roman"/>
            <w:color w:val="000000" w:themeColor="text1"/>
            <w:sz w:val="24"/>
            <w:szCs w:val="24"/>
            <w:lang w:val="en-US"/>
          </w:rPr>
          <w:t>.0</w:t>
        </w:r>
      </w:ins>
      <w:ins w:id="466"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4F52C000" w14:textId="67DF4ED5" w:rsidR="00860F96" w:rsidRPr="00636C9B" w:rsidDel="006C11D1" w:rsidRDefault="00360A89" w:rsidP="00860F96">
      <w:pPr>
        <w:spacing w:after="0" w:line="480" w:lineRule="auto"/>
        <w:jc w:val="both"/>
        <w:outlineLvl w:val="0"/>
        <w:rPr>
          <w:del w:id="467" w:author="Parks, Robbie M" w:date="2018-11-21T09:57:00Z"/>
          <w:rFonts w:ascii="Times New Roman" w:hAnsi="Times New Roman"/>
          <w:color w:val="000000" w:themeColor="text1"/>
          <w:sz w:val="24"/>
          <w:szCs w:val="24"/>
        </w:rPr>
      </w:pPr>
      <w:del w:id="468" w:author="Parks, Robbie M" w:date="2018-11-13T14:50:00Z">
        <w:r w:rsidRPr="00636C9B" w:rsidDel="00A86D9D">
          <w:rPr>
            <w:rFonts w:ascii="Times New Roman" w:hAnsi="Times New Roman"/>
            <w:color w:val="000000" w:themeColor="text1"/>
            <w:sz w:val="24"/>
            <w:szCs w:val="24"/>
          </w:rPr>
          <w:delText xml:space="preserve">We </w:delText>
        </w:r>
        <w:commentRangeStart w:id="469"/>
        <w:r w:rsidR="0072641F" w:rsidRPr="00636C9B" w:rsidDel="00A86D9D">
          <w:rPr>
            <w:rFonts w:ascii="Times New Roman" w:hAnsi="Times New Roman"/>
            <w:color w:val="000000" w:themeColor="text1"/>
            <w:sz w:val="24"/>
            <w:szCs w:val="24"/>
          </w:rPr>
          <w:delText>performed the Bayesian inference</w:delText>
        </w:r>
        <w:commentRangeEnd w:id="469"/>
        <w:r w:rsidR="00B66E0D" w:rsidDel="00A86D9D">
          <w:rPr>
            <w:rStyle w:val="CommentReference"/>
            <w:rFonts w:asciiTheme="minorHAnsi" w:eastAsiaTheme="minorHAnsi" w:hAnsiTheme="minorHAnsi" w:cstheme="minorBidi"/>
          </w:rPr>
          <w:commentReference w:id="469"/>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del w:id="470" w:author="Parks, Robbie M" w:date="2018-11-21T09:57:00Z">
        <w:r w:rsidR="00860F96" w:rsidRPr="00636C9B" w:rsidDel="006C11D1">
          <w:rPr>
            <w:rFonts w:ascii="Times New Roman" w:hAnsi="Times New Roman"/>
            <w:color w:val="000000" w:themeColor="text1"/>
            <w:sz w:val="24"/>
            <w:szCs w:val="24"/>
          </w:rPr>
          <w:delText xml:space="preserve">We </w:delText>
        </w:r>
      </w:del>
      <w:commentRangeStart w:id="471"/>
      <w:del w:id="472" w:author="Parks, Robbie M" w:date="2018-11-13T14:46:00Z">
        <w:r w:rsidR="00860F96" w:rsidRPr="00636C9B" w:rsidDel="00047AE4">
          <w:rPr>
            <w:rFonts w:ascii="Times New Roman" w:hAnsi="Times New Roman"/>
            <w:color w:val="000000" w:themeColor="text1"/>
            <w:sz w:val="24"/>
            <w:szCs w:val="24"/>
          </w:rPr>
          <w:delText>collected</w:delText>
        </w:r>
        <w:commentRangeEnd w:id="471"/>
        <w:r w:rsidR="00B66E0D" w:rsidDel="00047AE4">
          <w:rPr>
            <w:rStyle w:val="CommentReference"/>
            <w:rFonts w:asciiTheme="minorHAnsi" w:eastAsiaTheme="minorHAnsi" w:hAnsiTheme="minorHAnsi" w:cstheme="minorBidi"/>
          </w:rPr>
          <w:commentReference w:id="471"/>
        </w:r>
        <w:r w:rsidR="00860F96" w:rsidRPr="00636C9B" w:rsidDel="00047AE4">
          <w:rPr>
            <w:rFonts w:ascii="Times New Roman" w:hAnsi="Times New Roman"/>
            <w:color w:val="000000" w:themeColor="text1"/>
            <w:sz w:val="24"/>
            <w:szCs w:val="24"/>
          </w:rPr>
          <w:delText xml:space="preserve"> </w:delText>
        </w:r>
      </w:del>
      <w:del w:id="473" w:author="Parks, Robbie M" w:date="2018-11-21T09:57:00Z">
        <w:r w:rsidR="00D37EEA" w:rsidRPr="00636C9B" w:rsidDel="006C11D1">
          <w:rPr>
            <w:rFonts w:ascii="Times New Roman" w:hAnsi="Times New Roman"/>
            <w:color w:val="000000" w:themeColor="text1"/>
            <w:sz w:val="24"/>
            <w:szCs w:val="24"/>
          </w:rPr>
          <w:delText>5000 draws from the posterior marginal of each month</w:delText>
        </w:r>
        <w:r w:rsidR="00431E3F" w:rsidRPr="00636C9B" w:rsidDel="006C11D1">
          <w:rPr>
            <w:rFonts w:ascii="Times New Roman" w:hAnsi="Times New Roman"/>
            <w:color w:val="000000" w:themeColor="text1"/>
            <w:sz w:val="24"/>
            <w:szCs w:val="24"/>
          </w:rPr>
          <w:delText>’s temperature anomaly</w:delText>
        </w:r>
        <w:r w:rsidR="00D37EEA" w:rsidRPr="00636C9B" w:rsidDel="006C11D1">
          <w:rPr>
            <w:rFonts w:ascii="Times New Roman" w:hAnsi="Times New Roman"/>
            <w:color w:val="000000" w:themeColor="text1"/>
            <w:sz w:val="24"/>
            <w:szCs w:val="24"/>
          </w:rPr>
          <w:delText xml:space="preserve"> </w:delText>
        </w:r>
        <w:r w:rsidR="00860F96" w:rsidRPr="00636C9B" w:rsidDel="006C11D1">
          <w:rPr>
            <w:rFonts w:ascii="Times New Roman" w:hAnsi="Times New Roman"/>
            <w:color w:val="000000" w:themeColor="text1"/>
            <w:sz w:val="24"/>
            <w:szCs w:val="24"/>
          </w:rPr>
          <w:delText>term</w:delText>
        </w:r>
        <w:r w:rsidR="00724680" w:rsidRPr="00636C9B" w:rsidDel="006C11D1">
          <w:rPr>
            <w:rFonts w:ascii="Times New Roman" w:hAnsi="Times New Roman"/>
            <w:color w:val="000000" w:themeColor="text1"/>
            <w:sz w:val="24"/>
            <w:szCs w:val="24"/>
          </w:rPr>
          <w:delText>.</w:delText>
        </w:r>
        <w:r w:rsidR="00BB30EA" w:rsidRPr="00636C9B" w:rsidDel="006C11D1">
          <w:rPr>
            <w:rFonts w:ascii="Times New Roman" w:hAnsi="Times New Roman"/>
            <w:color w:val="000000" w:themeColor="text1"/>
            <w:sz w:val="24"/>
            <w:szCs w:val="24"/>
          </w:rPr>
          <w:delText xml:space="preserve"> </w:delText>
        </w:r>
        <w:r w:rsidR="001734E9" w:rsidRPr="00636C9B" w:rsidDel="006C11D1">
          <w:rPr>
            <w:rFonts w:ascii="Times New Roman" w:hAnsi="Times New Roman"/>
            <w:color w:val="000000" w:themeColor="text1"/>
            <w:sz w:val="24"/>
            <w:szCs w:val="24"/>
          </w:rPr>
          <w:delText>The reported 95% credible intervals are given by the 2.5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to 97.5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percentiles of the posterior distribution </w:delText>
        </w:r>
        <w:r w:rsidR="006965AD" w:rsidRPr="00636C9B" w:rsidDel="006C11D1">
          <w:rPr>
            <w:rFonts w:ascii="Times New Roman" w:hAnsi="Times New Roman"/>
            <w:color w:val="000000" w:themeColor="text1"/>
            <w:sz w:val="24"/>
            <w:szCs w:val="24"/>
          </w:rPr>
          <w:delText xml:space="preserve">of </w:delText>
        </w:r>
        <w:r w:rsidR="001734E9" w:rsidRPr="00636C9B" w:rsidDel="006C11D1">
          <w:rPr>
            <w:rFonts w:ascii="Times New Roman" w:hAnsi="Times New Roman"/>
            <w:color w:val="000000" w:themeColor="text1"/>
            <w:sz w:val="24"/>
            <w:szCs w:val="24"/>
          </w:rPr>
          <w:delText>additional deat</w:delText>
        </w:r>
        <w:r w:rsidR="00957F97" w:rsidRPr="00636C9B" w:rsidDel="006C11D1">
          <w:rPr>
            <w:rFonts w:ascii="Times New Roman" w:hAnsi="Times New Roman"/>
            <w:color w:val="000000" w:themeColor="text1"/>
            <w:sz w:val="24"/>
            <w:szCs w:val="24"/>
          </w:rPr>
          <w:delText>hs and excess risk</w:delText>
        </w:r>
        <w:r w:rsidR="001734E9" w:rsidRPr="00636C9B" w:rsidDel="006C11D1">
          <w:rPr>
            <w:rFonts w:ascii="Times New Roman" w:hAnsi="Times New Roman"/>
            <w:color w:val="000000" w:themeColor="text1"/>
            <w:sz w:val="24"/>
            <w:szCs w:val="24"/>
          </w:rPr>
          <w:delText>.</w:delText>
        </w:r>
      </w:del>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77777777" w:rsidR="006C11D1" w:rsidRDefault="00782C8F" w:rsidP="00004B84">
      <w:pPr>
        <w:spacing w:after="0" w:line="480" w:lineRule="auto"/>
        <w:jc w:val="both"/>
        <w:outlineLvl w:val="0"/>
        <w:rPr>
          <w:ins w:id="474" w:author="Parks, Robbie M" w:date="2018-11-21T09:57:00Z"/>
          <w:rFonts w:ascii="Times New Roman" w:hAnsi="Times New Roman"/>
          <w:color w:val="000000" w:themeColor="text1"/>
          <w:sz w:val="24"/>
          <w:szCs w:val="24"/>
        </w:rPr>
      </w:pPr>
      <w:commentRangeStart w:id="475"/>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476"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477"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475"/>
      <w:r w:rsidR="00B66E0D">
        <w:rPr>
          <w:rStyle w:val="CommentReference"/>
          <w:rFonts w:asciiTheme="minorHAnsi" w:eastAsiaTheme="minorHAnsi" w:hAnsiTheme="minorHAnsi" w:cstheme="minorBidi"/>
        </w:rPr>
        <w:commentReference w:id="475"/>
      </w:r>
      <w:commentRangeStart w:id="478"/>
      <w:r w:rsidR="0082437F" w:rsidRPr="00636C9B">
        <w:rPr>
          <w:rFonts w:ascii="Times New Roman" w:hAnsi="Times New Roman"/>
          <w:color w:val="000000" w:themeColor="text1"/>
          <w:sz w:val="24"/>
          <w:szCs w:val="24"/>
        </w:rPr>
        <w:t xml:space="preserve">For these </w:t>
      </w:r>
      <w:del w:id="479" w:author="Parks, Robbie M" w:date="2018-11-20T18:06:00Z">
        <w:r w:rsidR="0082437F" w:rsidRPr="00636C9B" w:rsidDel="007B6BA4">
          <w:rPr>
            <w:rFonts w:ascii="Times New Roman" w:hAnsi="Times New Roman"/>
            <w:color w:val="000000" w:themeColor="text1"/>
            <w:sz w:val="24"/>
            <w:szCs w:val="24"/>
          </w:rPr>
          <w:delText>calculations</w:delText>
        </w:r>
      </w:del>
      <w:ins w:id="480" w:author="Parks, Robbie M" w:date="2018-11-20T18:06:00Z">
        <w:r w:rsidR="007B6BA4" w:rsidRPr="00636C9B">
          <w:rPr>
            <w:rFonts w:ascii="Times New Roman" w:hAnsi="Times New Roman"/>
            <w:color w:val="000000" w:themeColor="text1"/>
            <w:sz w:val="24"/>
            <w:szCs w:val="24"/>
          </w:rPr>
          <w:t>calculations,</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481" w:author="Parks, Robbie M" w:date="2018-11-13T17:11:00Z">
        <w:r w:rsidR="00352D62" w:rsidRPr="00636C9B" w:rsidDel="00987B41">
          <w:rPr>
            <w:rFonts w:ascii="Times New Roman" w:hAnsi="Times New Roman"/>
            <w:color w:val="000000" w:themeColor="text1"/>
            <w:sz w:val="24"/>
            <w:szCs w:val="24"/>
          </w:rPr>
          <w:delText xml:space="preserve">category </w:delText>
        </w:r>
      </w:del>
      <w:ins w:id="48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478"/>
      <w:r w:rsidR="008A218F">
        <w:rPr>
          <w:rStyle w:val="CommentReference"/>
          <w:rFonts w:asciiTheme="minorHAnsi" w:eastAsiaTheme="minorHAnsi" w:hAnsiTheme="minorHAnsi" w:cstheme="minorBidi"/>
        </w:rPr>
        <w:commentReference w:id="478"/>
      </w:r>
      <w:r w:rsidR="00EB2987" w:rsidRPr="00636C9B">
        <w:rPr>
          <w:rFonts w:ascii="Times New Roman" w:hAnsi="Times New Roman"/>
          <w:color w:val="000000" w:themeColor="text1"/>
          <w:sz w:val="24"/>
          <w:szCs w:val="24"/>
        </w:rPr>
        <w:t xml:space="preserve"> </w:t>
      </w:r>
      <w:commentRangeStart w:id="483"/>
      <w:r w:rsidR="00EB2987" w:rsidRPr="00636C9B">
        <w:rPr>
          <w:rFonts w:ascii="Times New Roman" w:hAnsi="Times New Roman"/>
          <w:color w:val="000000" w:themeColor="text1"/>
          <w:sz w:val="24"/>
          <w:szCs w:val="24"/>
        </w:rPr>
        <w:t>We also divided the additional expected deaths by t</w:t>
      </w:r>
      <w:ins w:id="484" w:author="Majid2" w:date="2018-11-06T10:24:00Z">
        <w:del w:id="485"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486"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487"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483"/>
    </w:p>
    <w:p w14:paraId="23CF8AE9" w14:textId="77777777" w:rsidR="006C11D1" w:rsidRDefault="006C11D1" w:rsidP="00004B84">
      <w:pPr>
        <w:spacing w:after="0" w:line="480" w:lineRule="auto"/>
        <w:jc w:val="both"/>
        <w:outlineLvl w:val="0"/>
        <w:rPr>
          <w:ins w:id="488" w:author="Parks, Robbie M" w:date="2018-11-21T09:57:00Z"/>
          <w:rFonts w:ascii="Times New Roman" w:hAnsi="Times New Roman"/>
          <w:color w:val="000000" w:themeColor="text1"/>
          <w:sz w:val="24"/>
          <w:szCs w:val="24"/>
        </w:rPr>
      </w:pPr>
    </w:p>
    <w:p w14:paraId="73A9E14D" w14:textId="3B50BB37" w:rsidR="006C11D1" w:rsidRPr="00636C9B" w:rsidRDefault="006C11D1" w:rsidP="00004B84">
      <w:pPr>
        <w:spacing w:after="0" w:line="480" w:lineRule="auto"/>
        <w:jc w:val="both"/>
        <w:outlineLvl w:val="0"/>
        <w:rPr>
          <w:ins w:id="489" w:author="Parks, Robbie M" w:date="2018-11-21T09:57:00Z"/>
          <w:rFonts w:ascii="Times New Roman" w:hAnsi="Times New Roman"/>
          <w:color w:val="000000" w:themeColor="text1"/>
          <w:sz w:val="24"/>
          <w:szCs w:val="24"/>
        </w:rPr>
      </w:pPr>
      <w:ins w:id="490" w:author="Parks, Robbie M" w:date="2018-11-21T09:57: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ins>
      <w:ins w:id="491" w:author="Parks, Robbie M" w:date="2018-11-21T09:58:00Z">
        <w:r w:rsidR="00B967D1">
          <w:rPr>
            <w:rFonts w:ascii="Times New Roman" w:hAnsi="Times New Roman"/>
            <w:color w:val="000000" w:themeColor="text1"/>
            <w:sz w:val="24"/>
            <w:szCs w:val="24"/>
          </w:rPr>
          <w:t xml:space="preserve"> (CrIs)</w:t>
        </w:r>
      </w:ins>
      <w:ins w:id="492" w:author="Parks, Robbie M" w:date="2018-11-21T14:37:00Z">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ins>
      <w:ins w:id="493" w:author="Parks, Robbie M" w:date="2018-11-21T09:57:00Z">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F57AE3">
          <w:rPr>
            <w:rFonts w:ascii="Times New Roman" w:hAnsi="Times New Roman"/>
            <w:color w:val="000000" w:themeColor="text1"/>
            <w:sz w:val="24"/>
            <w:szCs w:val="24"/>
            <w:rPrChange w:id="494" w:author="Parks, Robbie M" w:date="2018-11-21T09:58:00Z">
              <w:rPr>
                <w:rFonts w:ascii="Times New Roman" w:hAnsi="Times New Roman"/>
                <w:i/>
                <w:color w:val="000000" w:themeColor="text1"/>
                <w:sz w:val="24"/>
                <w:szCs w:val="24"/>
              </w:rPr>
            </w:rPrChange>
          </w:rPr>
          <w:t>1°C warmer world</w:t>
        </w:r>
        <w:r w:rsidRPr="00636C9B">
          <w:rPr>
            <w:rFonts w:ascii="Times New Roman" w:hAnsi="Times New Roman"/>
            <w:color w:val="000000" w:themeColor="text1"/>
            <w:sz w:val="24"/>
            <w:szCs w:val="24"/>
          </w:rPr>
          <w:t>.</w:t>
        </w:r>
      </w:ins>
    </w:p>
    <w:p w14:paraId="6EF47A16" w14:textId="49FFC15D" w:rsidR="005259CD" w:rsidRPr="00636C9B" w:rsidDel="003C34DC" w:rsidRDefault="0082437F" w:rsidP="006C11D1">
      <w:pPr>
        <w:spacing w:after="0" w:line="480" w:lineRule="auto"/>
        <w:jc w:val="both"/>
        <w:outlineLvl w:val="0"/>
        <w:rPr>
          <w:del w:id="495" w:author="Parks, Robbie M" w:date="2018-11-21T12:25:00Z"/>
          <w:rFonts w:ascii="Times New Roman" w:hAnsi="Times New Roman"/>
          <w:color w:val="000000" w:themeColor="text1"/>
          <w:sz w:val="24"/>
          <w:szCs w:val="24"/>
        </w:rPr>
      </w:pPr>
      <w:del w:id="496" w:author="Parks, Robbie M" w:date="2018-11-21T09:57:00Z">
        <w:r w:rsidRPr="00636C9B" w:rsidDel="006C11D1">
          <w:rPr>
            <w:rStyle w:val="CommentReference"/>
            <w:rFonts w:asciiTheme="minorHAnsi" w:eastAsiaTheme="minorHAnsi" w:hAnsiTheme="minorHAnsi" w:cstheme="minorBidi"/>
            <w:sz w:val="24"/>
            <w:szCs w:val="24"/>
          </w:rPr>
          <w:commentReference w:id="483"/>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6C11D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6C11D1">
      <w:pPr>
        <w:pStyle w:val="ListParagraph"/>
        <w:numPr>
          <w:ilvl w:val="0"/>
          <w:numId w:val="10"/>
        </w:numPr>
        <w:spacing w:line="240" w:lineRule="auto"/>
        <w:rPr>
          <w:rFonts w:ascii="Times New Roman" w:hAnsi="Times New Roman"/>
          <w:sz w:val="24"/>
          <w:szCs w:val="24"/>
        </w:rPr>
      </w:pPr>
      <w:moveToRangeStart w:id="497" w:author="Majid2" w:date="2018-11-06T10:23:00Z" w:name="move529263166"/>
      <w:moveTo w:id="498"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497"/>
    <w:p w14:paraId="786C4B1D" w14:textId="0787E137" w:rsidR="00030C36" w:rsidRPr="00636C9B" w:rsidRDefault="00030C36" w:rsidP="006C11D1">
      <w:pPr>
        <w:pStyle w:val="ListParagraph"/>
        <w:numPr>
          <w:ilvl w:val="0"/>
          <w:numId w:val="10"/>
        </w:numPr>
        <w:spacing w:after="0" w:line="240" w:lineRule="auto"/>
        <w:jc w:val="both"/>
        <w:outlineLvl w:val="0"/>
        <w:rPr>
          <w:rFonts w:ascii="Times New Roman" w:hAnsi="Times New Roman"/>
          <w:b/>
          <w:sz w:val="24"/>
          <w:szCs w:val="24"/>
        </w:rPr>
      </w:pPr>
      <w:commentRangeStart w:id="499"/>
      <w:commentRangeStart w:id="500"/>
      <w:r w:rsidRPr="00636C9B">
        <w:rPr>
          <w:rFonts w:ascii="Times New Roman" w:hAnsi="Times New Roman"/>
          <w:sz w:val="24"/>
          <w:szCs w:val="24"/>
        </w:rPr>
        <w:lastRenderedPageBreak/>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499"/>
      <w:r w:rsidR="0078091F">
        <w:rPr>
          <w:rStyle w:val="CommentReference"/>
          <w:rFonts w:asciiTheme="minorHAnsi" w:eastAsiaTheme="minorHAnsi" w:hAnsiTheme="minorHAnsi" w:cstheme="minorBidi"/>
        </w:rPr>
        <w:commentReference w:id="499"/>
      </w:r>
      <w:commentRangeEnd w:id="500"/>
      <w:r w:rsidR="00AC28E9">
        <w:rPr>
          <w:rStyle w:val="CommentReference"/>
          <w:rFonts w:asciiTheme="minorHAnsi" w:eastAsiaTheme="minorHAnsi" w:hAnsiTheme="minorHAnsi" w:cstheme="minorBidi"/>
        </w:rPr>
        <w:commentReference w:id="500"/>
      </w:r>
    </w:p>
    <w:p w14:paraId="790003F8" w14:textId="54853C6F" w:rsidR="002C5217" w:rsidRPr="00636C9B" w:rsidDel="0078091F" w:rsidRDefault="00724A04" w:rsidP="00CC6021">
      <w:pPr>
        <w:pStyle w:val="ListParagraph"/>
        <w:numPr>
          <w:ilvl w:val="0"/>
          <w:numId w:val="10"/>
        </w:numPr>
        <w:spacing w:line="240" w:lineRule="auto"/>
        <w:rPr>
          <w:rFonts w:ascii="Times New Roman" w:hAnsi="Times New Roman"/>
          <w:sz w:val="24"/>
          <w:szCs w:val="24"/>
        </w:rPr>
      </w:pPr>
      <w:ins w:id="501" w:author="Parks, Robbie M" w:date="2018-11-20T17:43:00Z">
        <w:r>
          <w:rPr>
            <w:rFonts w:ascii="Times New Roman" w:hAnsi="Times New Roman"/>
            <w:sz w:val="24"/>
            <w:szCs w:val="24"/>
          </w:rPr>
          <w:t xml:space="preserve">Seasonality has visually </w:t>
        </w:r>
      </w:ins>
      <w:ins w:id="502" w:author="Parks, Robbie M" w:date="2018-11-21T13:33:00Z">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ins>
      <w:ins w:id="503" w:author="Parks, Robbie M" w:date="2018-11-21T13:36:00Z">
        <w:r w:rsidR="00645955">
          <w:rPr>
            <w:rFonts w:ascii="Times New Roman" w:hAnsi="Times New Roman"/>
            <w:sz w:val="24"/>
            <w:szCs w:val="24"/>
          </w:rPr>
          <w:t>, backed up by evidence in previous study of intentional and unintentional seasonality persisting throughout 1980-2016</w:t>
        </w:r>
      </w:ins>
      <w:ins w:id="504" w:author="Parks, Robbie M" w:date="2018-11-21T13:37:00Z">
        <w:r w:rsidR="006542C5">
          <w:rPr>
            <w:rFonts w:ascii="Times New Roman" w:hAnsi="Times New Roman"/>
            <w:sz w:val="24"/>
            <w:szCs w:val="24"/>
          </w:rPr>
          <w:t>.</w:t>
        </w:r>
        <w:r w:rsidR="006542C5">
          <w:rPr>
            <w:rFonts w:ascii="Times New Roman" w:hAnsi="Times New Roman"/>
            <w:sz w:val="24"/>
            <w:szCs w:val="24"/>
          </w:rPr>
          <w:fldChar w:fldCharType="begin" w:fldLock="1"/>
        </w:r>
      </w:ins>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ins w:id="505" w:author="Parks, Robbie M" w:date="2018-11-21T13:37:00Z">
        <w:r w:rsidR="006542C5">
          <w:rPr>
            <w:rFonts w:ascii="Times New Roman" w:hAnsi="Times New Roman"/>
            <w:sz w:val="24"/>
            <w:szCs w:val="24"/>
          </w:rPr>
          <w:fldChar w:fldCharType="end"/>
        </w:r>
      </w:ins>
      <w:moveFromRangeStart w:id="506" w:author="Majid2" w:date="2018-11-06T10:23:00Z" w:name="move529263166"/>
      <w:moveFrom w:id="507" w:author="Majid2" w:date="2018-11-06T10:23:00Z">
        <w:r w:rsidR="00851793"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00851793"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506"/>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508"/>
      <w:commentRangeStart w:id="509"/>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508"/>
      <w:r w:rsidR="0078091F">
        <w:rPr>
          <w:rStyle w:val="CommentReference"/>
          <w:rFonts w:asciiTheme="minorHAnsi" w:eastAsiaTheme="minorHAnsi" w:hAnsiTheme="minorHAnsi" w:cstheme="minorBidi"/>
        </w:rPr>
        <w:commentReference w:id="508"/>
      </w:r>
      <w:commentRangeEnd w:id="509"/>
      <w:r w:rsidR="00AB6087">
        <w:rPr>
          <w:rStyle w:val="CommentReference"/>
          <w:rFonts w:asciiTheme="minorHAnsi" w:eastAsiaTheme="minorHAnsi" w:hAnsiTheme="minorHAnsi" w:cstheme="minorBidi"/>
        </w:rPr>
        <w:commentReference w:id="509"/>
      </w:r>
    </w:p>
    <w:p w14:paraId="628FA14F" w14:textId="6E42CA9A" w:rsidR="0078091F" w:rsidRDefault="00795C52" w:rsidP="00CC6021">
      <w:pPr>
        <w:pStyle w:val="ListParagraph"/>
        <w:numPr>
          <w:ilvl w:val="0"/>
          <w:numId w:val="10"/>
        </w:numPr>
        <w:spacing w:line="240" w:lineRule="auto"/>
        <w:rPr>
          <w:ins w:id="510" w:author="Majid2" w:date="2018-11-06T10:26:00Z"/>
          <w:rFonts w:ascii="Times New Roman" w:hAnsi="Times New Roman"/>
          <w:sz w:val="24"/>
          <w:szCs w:val="24"/>
        </w:rPr>
      </w:pPr>
      <w:ins w:id="511" w:author="Majid2" w:date="2018-11-06T10:34:00Z">
        <w:r>
          <w:rPr>
            <w:rFonts w:ascii="Times New Roman" w:hAnsi="Times New Roman"/>
            <w:sz w:val="24"/>
            <w:szCs w:val="24"/>
          </w:rPr>
          <w:t xml:space="preserve">There are key age patterns in distribution of deaths among </w:t>
        </w:r>
      </w:ins>
      <w:ins w:id="512" w:author="Parks, Robbie M" w:date="2018-11-21T13:41:00Z">
        <w:r w:rsidR="00C75807">
          <w:rPr>
            <w:rFonts w:ascii="Times New Roman" w:hAnsi="Times New Roman"/>
            <w:sz w:val="24"/>
            <w:szCs w:val="24"/>
          </w:rPr>
          <w:t xml:space="preserve">types of </w:t>
        </w:r>
      </w:ins>
      <w:ins w:id="513" w:author="Majid2" w:date="2018-11-06T10:34:00Z">
        <w:r>
          <w:rPr>
            <w:rFonts w:ascii="Times New Roman" w:hAnsi="Times New Roman"/>
            <w:sz w:val="24"/>
            <w:szCs w:val="24"/>
          </w:rPr>
          <w:t>injury</w:t>
        </w:r>
        <w:del w:id="514" w:author="Parks, Robbie M" w:date="2018-11-21T13:41:00Z">
          <w:r w:rsidDel="00C75807">
            <w:rPr>
              <w:rFonts w:ascii="Times New Roman" w:hAnsi="Times New Roman"/>
              <w:sz w:val="24"/>
              <w:szCs w:val="24"/>
            </w:rPr>
            <w:delText xml:space="preserve"> types/categories/whatever it is called</w:delText>
          </w:r>
        </w:del>
        <w:r>
          <w:rPr>
            <w:rFonts w:ascii="Times New Roman" w:hAnsi="Times New Roman"/>
            <w:sz w:val="24"/>
            <w:szCs w:val="24"/>
          </w:rPr>
          <w:t xml:space="preserve"> </w:t>
        </w:r>
      </w:ins>
    </w:p>
    <w:p w14:paraId="1A4DF19F" w14:textId="5228DC9E" w:rsidR="00797D2E" w:rsidRPr="00636C9B" w:rsidDel="006C7C0B" w:rsidRDefault="005A7068" w:rsidP="00CC6021">
      <w:pPr>
        <w:pStyle w:val="ListParagraph"/>
        <w:numPr>
          <w:ilvl w:val="0"/>
          <w:numId w:val="10"/>
        </w:numPr>
        <w:spacing w:line="240" w:lineRule="auto"/>
        <w:rPr>
          <w:del w:id="515" w:author="Parks, Robbie M" w:date="2018-11-21T14:20:00Z"/>
          <w:rFonts w:ascii="Times New Roman" w:hAnsi="Times New Roman"/>
          <w:sz w:val="24"/>
          <w:szCs w:val="24"/>
        </w:rPr>
      </w:pPr>
      <w:del w:id="516" w:author="Parks, Robbie M" w:date="2018-11-21T14:20:00Z">
        <w:r w:rsidRPr="00636C9B" w:rsidDel="006C7C0B">
          <w:rPr>
            <w:rFonts w:ascii="Times New Roman" w:hAnsi="Times New Roman"/>
            <w:sz w:val="24"/>
            <w:szCs w:val="24"/>
          </w:rPr>
          <w:delText>75</w:delText>
        </w:r>
      </w:del>
      <w:del w:id="517" w:author="Parks, Robbie M" w:date="2018-11-21T14:11:00Z">
        <w:r w:rsidRPr="00636C9B" w:rsidDel="00B03E2D">
          <w:rPr>
            <w:rFonts w:ascii="Times New Roman" w:hAnsi="Times New Roman"/>
            <w:sz w:val="24"/>
            <w:szCs w:val="24"/>
          </w:rPr>
          <w:delText xml:space="preserve"> and over </w:delText>
        </w:r>
      </w:del>
      <w:del w:id="518" w:author="Parks, Robbie M" w:date="2018-11-21T14:20:00Z">
        <w:r w:rsidRPr="00636C9B" w:rsidDel="006C7C0B">
          <w:rPr>
            <w:rFonts w:ascii="Times New Roman" w:hAnsi="Times New Roman"/>
            <w:sz w:val="24"/>
            <w:szCs w:val="24"/>
          </w:rPr>
          <w:delText>years in both males and females dominated by deaths from falls</w:delText>
        </w:r>
      </w:del>
    </w:p>
    <w:p w14:paraId="43C9851C" w14:textId="7CCE6482" w:rsidR="004F7B5D" w:rsidRPr="0009095B" w:rsidRDefault="0011649A" w:rsidP="0009095B">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519" w:author="Majid2" w:date="2018-11-06T10:32:00Z">
        <w:r w:rsidR="00795C52">
          <w:rPr>
            <w:rFonts w:ascii="Times New Roman" w:hAnsi="Times New Roman"/>
            <w:sz w:val="24"/>
            <w:szCs w:val="24"/>
          </w:rPr>
          <w:t xml:space="preserve"> </w:t>
        </w:r>
        <w:del w:id="520" w:author="Parks, Robbie M" w:date="2018-11-21T13:49:00Z">
          <w:r w:rsidR="00795C52" w:rsidDel="001121F5">
            <w:rPr>
              <w:rFonts w:ascii="Times New Roman" w:hAnsi="Times New Roman"/>
              <w:sz w:val="24"/>
              <w:szCs w:val="24"/>
            </w:rPr>
            <w:delText xml:space="preserve">[[[? Say </w:delText>
          </w:r>
        </w:del>
      </w:ins>
      <w:ins w:id="521" w:author="Majid2" w:date="2018-11-06T10:33:00Z">
        <w:del w:id="522" w:author="Parks, Robbie M" w:date="2018-11-21T13:49:00Z">
          <w:r w:rsidR="00795C52" w:rsidDel="001121F5">
            <w:rPr>
              <w:rFonts w:ascii="Times New Roman" w:hAnsi="Times New Roman"/>
              <w:sz w:val="24"/>
              <w:szCs w:val="24"/>
            </w:rPr>
            <w:delText>especially self-harm if that is the case]]]</w:delText>
          </w:r>
        </w:del>
      </w:ins>
      <w:del w:id="523" w:author="Parks, Robbie M" w:date="2018-11-21T13:49:00Z">
        <w:r w:rsidRPr="00636C9B" w:rsidDel="001121F5">
          <w:rPr>
            <w:rFonts w:ascii="Times New Roman" w:hAnsi="Times New Roman"/>
            <w:sz w:val="24"/>
            <w:szCs w:val="24"/>
          </w:rPr>
          <w:delText xml:space="preserve"> </w:delText>
        </w:r>
      </w:del>
      <w:r w:rsidRPr="00636C9B">
        <w:rPr>
          <w:rFonts w:ascii="Times New Roman" w:hAnsi="Times New Roman"/>
          <w:sz w:val="24"/>
          <w:szCs w:val="24"/>
        </w:rPr>
        <w:t xml:space="preserve">the majority (over 50%) in </w:t>
      </w:r>
      <w:ins w:id="524" w:author="Parks, Robbie M" w:date="2018-11-21T13:56:00Z">
        <w:r w:rsidR="00F55BE3">
          <w:rPr>
            <w:rFonts w:ascii="Times New Roman" w:hAnsi="Times New Roman"/>
            <w:sz w:val="24"/>
            <w:szCs w:val="24"/>
          </w:rPr>
          <w:t>2</w:t>
        </w:r>
      </w:ins>
      <w:commentRangeStart w:id="525"/>
      <w:del w:id="526" w:author="Parks, Robbie M" w:date="2018-11-21T13:56:00Z">
        <w:r w:rsidR="00E974B1" w:rsidRPr="00636C9B" w:rsidDel="00F55BE3">
          <w:rPr>
            <w:rFonts w:ascii="Times New Roman" w:hAnsi="Times New Roman"/>
            <w:sz w:val="24"/>
            <w:szCs w:val="24"/>
          </w:rPr>
          <w:delText>1</w:delText>
        </w:r>
      </w:del>
      <w:r w:rsidR="00E974B1" w:rsidRPr="00636C9B">
        <w:rPr>
          <w:rFonts w:ascii="Times New Roman" w:hAnsi="Times New Roman"/>
          <w:sz w:val="24"/>
          <w:szCs w:val="24"/>
        </w:rPr>
        <w:t xml:space="preserve">5 to </w:t>
      </w:r>
      <w:ins w:id="527" w:author="Parks, Robbie M" w:date="2018-11-21T13:45:00Z">
        <w:r w:rsidR="008D33C0">
          <w:rPr>
            <w:rFonts w:ascii="Times New Roman" w:hAnsi="Times New Roman"/>
            <w:sz w:val="24"/>
            <w:szCs w:val="24"/>
          </w:rPr>
          <w:t>5</w:t>
        </w:r>
      </w:ins>
      <w:del w:id="528" w:author="Parks, Robbie M" w:date="2018-11-21T13:45:00Z">
        <w:r w:rsidRPr="00636C9B" w:rsidDel="008D33C0">
          <w:rPr>
            <w:rFonts w:ascii="Times New Roman" w:hAnsi="Times New Roman"/>
            <w:sz w:val="24"/>
            <w:szCs w:val="24"/>
          </w:rPr>
          <w:delText>6</w:delText>
        </w:r>
      </w:del>
      <w:r w:rsidRPr="00636C9B">
        <w:rPr>
          <w:rFonts w:ascii="Times New Roman" w:hAnsi="Times New Roman"/>
          <w:sz w:val="24"/>
          <w:szCs w:val="24"/>
        </w:rPr>
        <w:t>4</w:t>
      </w:r>
      <w:ins w:id="529" w:author="Parks, Robbie M" w:date="2018-11-21T13:50:00Z">
        <w:r w:rsidR="00CC6E2B">
          <w:rPr>
            <w:rFonts w:ascii="Times New Roman" w:hAnsi="Times New Roman"/>
            <w:sz w:val="24"/>
            <w:szCs w:val="24"/>
          </w:rPr>
          <w:t>-</w:t>
        </w:r>
      </w:ins>
      <w:del w:id="530" w:author="Parks, Robbie M" w:date="2018-11-21T13:50:00Z">
        <w:r w:rsidRPr="00636C9B" w:rsidDel="00CC6E2B">
          <w:rPr>
            <w:rFonts w:ascii="Times New Roman" w:hAnsi="Times New Roman"/>
            <w:sz w:val="24"/>
            <w:szCs w:val="24"/>
          </w:rPr>
          <w:delText xml:space="preserve"> </w:delText>
        </w:r>
      </w:del>
      <w:r w:rsidRPr="00636C9B">
        <w:rPr>
          <w:rFonts w:ascii="Times New Roman" w:hAnsi="Times New Roman"/>
          <w:sz w:val="24"/>
          <w:szCs w:val="24"/>
        </w:rPr>
        <w:t>year-old</w:t>
      </w:r>
      <w:r w:rsidR="00E974B1" w:rsidRPr="00636C9B">
        <w:rPr>
          <w:rFonts w:ascii="Times New Roman" w:hAnsi="Times New Roman"/>
          <w:sz w:val="24"/>
          <w:szCs w:val="24"/>
        </w:rPr>
        <w:t xml:space="preserve"> males </w:t>
      </w:r>
      <w:ins w:id="531" w:author="Parks, Robbie M" w:date="2018-11-21T13:45:00Z">
        <w:r w:rsidR="008D33C0">
          <w:rPr>
            <w:rFonts w:ascii="Times New Roman" w:hAnsi="Times New Roman"/>
            <w:sz w:val="24"/>
            <w:szCs w:val="24"/>
          </w:rPr>
          <w:t xml:space="preserve">and </w:t>
        </w:r>
      </w:ins>
      <w:del w:id="532" w:author="Parks, Robbie M" w:date="2018-11-21T13:45:00Z">
        <w:r w:rsidR="00E974B1" w:rsidRPr="00636C9B" w:rsidDel="008D33C0">
          <w:rPr>
            <w:rFonts w:ascii="Times New Roman" w:hAnsi="Times New Roman"/>
            <w:sz w:val="24"/>
            <w:szCs w:val="24"/>
          </w:rPr>
          <w:delText xml:space="preserve">and 25 to </w:delText>
        </w:r>
        <w:r w:rsidRPr="00636C9B" w:rsidDel="008D33C0">
          <w:rPr>
            <w:rFonts w:ascii="Times New Roman" w:hAnsi="Times New Roman"/>
            <w:sz w:val="24"/>
            <w:szCs w:val="24"/>
          </w:rPr>
          <w:delText xml:space="preserve">54 year-old </w:delText>
        </w:r>
      </w:del>
      <w:r w:rsidRPr="00636C9B">
        <w:rPr>
          <w:rFonts w:ascii="Times New Roman" w:hAnsi="Times New Roman"/>
          <w:sz w:val="24"/>
          <w:szCs w:val="24"/>
        </w:rPr>
        <w:t>female</w:t>
      </w:r>
      <w:ins w:id="533" w:author="Parks, Robbie M" w:date="2018-11-21T13:45:00Z">
        <w:r w:rsidR="008D33C0">
          <w:rPr>
            <w:rFonts w:ascii="Times New Roman" w:hAnsi="Times New Roman"/>
            <w:sz w:val="24"/>
            <w:szCs w:val="24"/>
          </w:rPr>
          <w:t>s</w:t>
        </w:r>
      </w:ins>
      <w:ins w:id="534" w:author="Parks, Robbie M" w:date="2018-11-21T14:01:00Z">
        <w:r w:rsidR="0008612A">
          <w:rPr>
            <w:rFonts w:ascii="Times New Roman" w:hAnsi="Times New Roman"/>
            <w:sz w:val="24"/>
            <w:szCs w:val="24"/>
          </w:rPr>
          <w:t xml:space="preserve"> (as well as </w:t>
        </w:r>
      </w:ins>
      <w:ins w:id="535" w:author="Parks, Robbie M" w:date="2018-11-21T14:02:00Z">
        <w:r w:rsidR="00673416">
          <w:rPr>
            <w:rFonts w:ascii="Times New Roman" w:hAnsi="Times New Roman"/>
            <w:sz w:val="24"/>
            <w:szCs w:val="24"/>
          </w:rPr>
          <w:t>55-74-year-old males)</w:t>
        </w:r>
      </w:ins>
      <w:ins w:id="536" w:author="Parks, Robbie M" w:date="2018-11-21T13:49:00Z">
        <w:r w:rsidR="001121F5">
          <w:rPr>
            <w:rFonts w:ascii="Times New Roman" w:hAnsi="Times New Roman"/>
            <w:sz w:val="24"/>
            <w:szCs w:val="24"/>
          </w:rPr>
          <w:t>, with i</w:t>
        </w:r>
        <w:commentRangeStart w:id="537"/>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ins>
      <w:ins w:id="538" w:author="Parks, Robbie M" w:date="2018-11-21T14:12:00Z">
        <w:r w:rsidR="006A2185">
          <w:rPr>
            <w:rFonts w:ascii="Times New Roman" w:hAnsi="Times New Roman"/>
            <w:sz w:val="24"/>
            <w:szCs w:val="24"/>
          </w:rPr>
          <w:t>years in</w:t>
        </w:r>
      </w:ins>
      <w:ins w:id="539" w:author="Parks, Robbie M" w:date="2018-11-21T13:49:00Z">
        <w:r w:rsidR="001121F5" w:rsidRPr="00636C9B">
          <w:rPr>
            <w:rFonts w:ascii="Times New Roman" w:hAnsi="Times New Roman"/>
            <w:sz w:val="24"/>
            <w:szCs w:val="24"/>
          </w:rPr>
          <w:t xml:space="preserve"> males and </w:t>
        </w:r>
      </w:ins>
      <w:ins w:id="540" w:author="Parks, Robbie M" w:date="2018-11-21T14:19:00Z">
        <w:r w:rsidR="00A42B03">
          <w:rPr>
            <w:rFonts w:ascii="Times New Roman" w:hAnsi="Times New Roman"/>
            <w:sz w:val="24"/>
            <w:szCs w:val="24"/>
          </w:rPr>
          <w:t>45-54</w:t>
        </w:r>
      </w:ins>
      <w:ins w:id="541" w:author="Parks, Robbie M" w:date="2018-11-21T13:49:00Z">
        <w:r w:rsidR="001121F5" w:rsidRPr="00636C9B">
          <w:rPr>
            <w:rFonts w:ascii="Times New Roman" w:hAnsi="Times New Roman"/>
            <w:sz w:val="24"/>
            <w:szCs w:val="24"/>
          </w:rPr>
          <w:t xml:space="preserve"> </w:t>
        </w:r>
      </w:ins>
      <w:ins w:id="542" w:author="Parks, Robbie M" w:date="2018-11-21T14:12:00Z">
        <w:r w:rsidR="006A2185">
          <w:rPr>
            <w:rFonts w:ascii="Times New Roman" w:hAnsi="Times New Roman"/>
            <w:sz w:val="24"/>
            <w:szCs w:val="24"/>
          </w:rPr>
          <w:t>years in</w:t>
        </w:r>
      </w:ins>
      <w:ins w:id="543" w:author="Parks, Robbie M" w:date="2018-11-21T13:49:00Z">
        <w:r w:rsidR="001121F5" w:rsidRPr="00636C9B">
          <w:rPr>
            <w:rFonts w:ascii="Times New Roman" w:hAnsi="Times New Roman"/>
            <w:sz w:val="24"/>
            <w:szCs w:val="24"/>
          </w:rPr>
          <w:t xml:space="preserve"> females</w:t>
        </w:r>
        <w:commentRangeEnd w:id="537"/>
        <w:r w:rsidR="001121F5">
          <w:rPr>
            <w:rStyle w:val="CommentReference"/>
            <w:rFonts w:asciiTheme="minorHAnsi" w:eastAsiaTheme="minorHAnsi" w:hAnsiTheme="minorHAnsi" w:cstheme="minorBidi"/>
          </w:rPr>
          <w:commentReference w:id="537"/>
        </w:r>
      </w:ins>
      <w:del w:id="544" w:author="Majid2" w:date="2018-11-06T10:29:00Z">
        <w:r w:rsidRPr="0009095B" w:rsidDel="00795C52">
          <w:rPr>
            <w:rFonts w:ascii="Times New Roman" w:hAnsi="Times New Roman"/>
            <w:sz w:val="24"/>
            <w:szCs w:val="24"/>
          </w:rPr>
          <w:delText>s</w:delText>
        </w:r>
      </w:del>
    </w:p>
    <w:p w14:paraId="4E18095F" w14:textId="5A2F10F7" w:rsidR="00A12752" w:rsidRDefault="00A12752" w:rsidP="00CC6021">
      <w:pPr>
        <w:pStyle w:val="ListParagraph"/>
        <w:numPr>
          <w:ilvl w:val="0"/>
          <w:numId w:val="10"/>
        </w:numPr>
        <w:spacing w:line="240" w:lineRule="auto"/>
        <w:rPr>
          <w:ins w:id="545" w:author="Parks, Robbie M" w:date="2018-11-21T14:20:00Z"/>
          <w:rFonts w:ascii="Times New Roman" w:hAnsi="Times New Roman"/>
          <w:sz w:val="24"/>
          <w:szCs w:val="24"/>
        </w:rPr>
      </w:pPr>
      <w:r w:rsidRPr="00636C9B">
        <w:rPr>
          <w:rFonts w:ascii="Times New Roman" w:hAnsi="Times New Roman"/>
          <w:sz w:val="24"/>
          <w:szCs w:val="24"/>
        </w:rPr>
        <w:t xml:space="preserve">Transport deaths largest single cause in </w:t>
      </w:r>
      <w:ins w:id="546" w:author="Parks, Robbie M" w:date="2018-11-21T14:19:00Z">
        <w:r w:rsidR="00E82FE9">
          <w:rPr>
            <w:rFonts w:ascii="Times New Roman" w:hAnsi="Times New Roman"/>
            <w:sz w:val="24"/>
            <w:szCs w:val="24"/>
          </w:rPr>
          <w:t>0</w:t>
        </w:r>
      </w:ins>
      <w:del w:id="547" w:author="Parks, Robbie M" w:date="2018-11-21T14:19:00Z">
        <w:r w:rsidRPr="00636C9B" w:rsidDel="00E82FE9">
          <w:rPr>
            <w:rFonts w:ascii="Times New Roman" w:hAnsi="Times New Roman"/>
            <w:sz w:val="24"/>
            <w:szCs w:val="24"/>
          </w:rPr>
          <w:delText>5</w:delText>
        </w:r>
      </w:del>
      <w:r w:rsidRPr="00636C9B">
        <w:rPr>
          <w:rFonts w:ascii="Times New Roman" w:hAnsi="Times New Roman"/>
          <w:sz w:val="24"/>
          <w:szCs w:val="24"/>
        </w:rPr>
        <w:t>-</w:t>
      </w:r>
      <w:del w:id="548" w:author="Parks, Robbie M" w:date="2018-11-21T14:19:00Z">
        <w:r w:rsidRPr="00636C9B" w:rsidDel="00E82FE9">
          <w:rPr>
            <w:rFonts w:ascii="Times New Roman" w:hAnsi="Times New Roman"/>
            <w:sz w:val="24"/>
            <w:szCs w:val="24"/>
          </w:rPr>
          <w:delText xml:space="preserve">24 </w:delText>
        </w:r>
      </w:del>
      <w:ins w:id="549" w:author="Parks, Robbie M" w:date="2018-11-21T14:19:00Z">
        <w:r w:rsidR="00E82FE9">
          <w:rPr>
            <w:rFonts w:ascii="Times New Roman" w:hAnsi="Times New Roman"/>
            <w:sz w:val="24"/>
            <w:szCs w:val="24"/>
          </w:rPr>
          <w:t>44</w:t>
        </w:r>
        <w:r w:rsidR="00E82FE9" w:rsidRPr="00636C9B">
          <w:rPr>
            <w:rFonts w:ascii="Times New Roman" w:hAnsi="Times New Roman"/>
            <w:sz w:val="24"/>
            <w:szCs w:val="24"/>
          </w:rPr>
          <w:t xml:space="preserve"> </w:t>
        </w:r>
      </w:ins>
      <w:del w:id="550" w:author="Parks, Robbie M" w:date="2018-11-21T14:19:00Z">
        <w:r w:rsidRPr="00636C9B" w:rsidDel="001A3A57">
          <w:rPr>
            <w:rFonts w:ascii="Times New Roman" w:hAnsi="Times New Roman"/>
            <w:sz w:val="24"/>
            <w:szCs w:val="24"/>
          </w:rPr>
          <w:delText>year-old</w:delText>
        </w:r>
      </w:del>
      <w:ins w:id="551" w:author="Parks, Robbie M" w:date="2018-11-21T14:19:00Z">
        <w:r w:rsidR="001A3A57">
          <w:rPr>
            <w:rFonts w:ascii="Times New Roman" w:hAnsi="Times New Roman"/>
            <w:sz w:val="24"/>
            <w:szCs w:val="24"/>
          </w:rPr>
          <w:t>years in</w:t>
        </w:r>
      </w:ins>
      <w:r w:rsidRPr="00636C9B">
        <w:rPr>
          <w:rFonts w:ascii="Times New Roman" w:hAnsi="Times New Roman"/>
          <w:sz w:val="24"/>
          <w:szCs w:val="24"/>
        </w:rPr>
        <w:t xml:space="preserve"> males and </w:t>
      </w:r>
      <w:ins w:id="552" w:author="Parks, Robbie M" w:date="2018-11-21T14:20:00Z">
        <w:r w:rsidR="002C4C73">
          <w:rPr>
            <w:rFonts w:ascii="Times New Roman" w:hAnsi="Times New Roman"/>
            <w:sz w:val="24"/>
            <w:szCs w:val="24"/>
          </w:rPr>
          <w:t xml:space="preserve">0-44 and 55-74 years in </w:t>
        </w:r>
      </w:ins>
      <w:del w:id="553" w:author="Parks, Robbie M" w:date="2018-11-21T14:20:00Z">
        <w:r w:rsidRPr="00636C9B" w:rsidDel="001A3A57">
          <w:rPr>
            <w:rFonts w:ascii="Times New Roman" w:hAnsi="Times New Roman"/>
            <w:sz w:val="24"/>
            <w:szCs w:val="24"/>
          </w:rPr>
          <w:delText xml:space="preserve">5-24 year-old </w:delText>
        </w:r>
      </w:del>
      <w:r w:rsidRPr="00636C9B">
        <w:rPr>
          <w:rFonts w:ascii="Times New Roman" w:hAnsi="Times New Roman"/>
          <w:sz w:val="24"/>
          <w:szCs w:val="24"/>
        </w:rPr>
        <w:t>females</w:t>
      </w:r>
      <w:commentRangeEnd w:id="525"/>
      <w:r w:rsidR="00795C52">
        <w:rPr>
          <w:rStyle w:val="CommentReference"/>
          <w:rFonts w:asciiTheme="minorHAnsi" w:eastAsiaTheme="minorHAnsi" w:hAnsiTheme="minorHAnsi" w:cstheme="minorBidi"/>
        </w:rPr>
        <w:commentReference w:id="525"/>
      </w:r>
    </w:p>
    <w:p w14:paraId="36901C36" w14:textId="3EC42C90" w:rsidR="006C7C0B" w:rsidRPr="0009095B" w:rsidRDefault="00F701B5" w:rsidP="0009095B">
      <w:pPr>
        <w:pStyle w:val="ListParagraph"/>
        <w:numPr>
          <w:ilvl w:val="0"/>
          <w:numId w:val="10"/>
        </w:numPr>
        <w:spacing w:line="240" w:lineRule="auto"/>
        <w:rPr>
          <w:ins w:id="554" w:author="Parks, Robbie M" w:date="2018-11-21T14:04:00Z"/>
          <w:rFonts w:ascii="Times New Roman" w:hAnsi="Times New Roman"/>
          <w:sz w:val="24"/>
          <w:szCs w:val="24"/>
        </w:rPr>
      </w:pPr>
      <w:ins w:id="555" w:author="Parks, Robbie M" w:date="2018-11-21T14:20:00Z">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ins>
      <w:ins w:id="556" w:author="Parks, Robbie M" w:date="2018-11-21T14:24:00Z">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ins>
    </w:p>
    <w:p w14:paraId="1989EC87" w14:textId="611DE2D1" w:rsidR="00650CDF" w:rsidRPr="00636C9B" w:rsidRDefault="00650CDF" w:rsidP="00CC6021">
      <w:pPr>
        <w:pStyle w:val="ListParagraph"/>
        <w:numPr>
          <w:ilvl w:val="0"/>
          <w:numId w:val="10"/>
        </w:numPr>
        <w:spacing w:line="240" w:lineRule="auto"/>
        <w:rPr>
          <w:rFonts w:ascii="Times New Roman" w:hAnsi="Times New Roman"/>
          <w:sz w:val="24"/>
          <w:szCs w:val="24"/>
        </w:rPr>
      </w:pPr>
      <w:ins w:id="557" w:author="Parks, Robbie M" w:date="2018-11-21T14:04:00Z">
        <w:r>
          <w:rPr>
            <w:rFonts w:ascii="Times New Roman" w:hAnsi="Times New Roman"/>
            <w:sz w:val="24"/>
            <w:szCs w:val="24"/>
          </w:rPr>
          <w:t xml:space="preserve">Largest overall absolute number of deaths in 15-24 </w:t>
        </w:r>
      </w:ins>
      <w:ins w:id="558" w:author="Parks, Robbie M" w:date="2018-11-21T14:10:00Z">
        <w:r w:rsidR="00CC3B24">
          <w:rPr>
            <w:rFonts w:ascii="Times New Roman" w:hAnsi="Times New Roman"/>
            <w:sz w:val="24"/>
            <w:szCs w:val="24"/>
          </w:rPr>
          <w:t xml:space="preserve">years in males </w:t>
        </w:r>
      </w:ins>
      <w:ins w:id="559" w:author="Parks, Robbie M" w:date="2018-11-21T14:21:00Z">
        <w:r w:rsidR="006C7C0B">
          <w:rPr>
            <w:rFonts w:ascii="Times New Roman" w:hAnsi="Times New Roman"/>
            <w:sz w:val="24"/>
            <w:szCs w:val="24"/>
          </w:rPr>
          <w:t>(</w:t>
        </w:r>
      </w:ins>
      <w:ins w:id="560" w:author="Parks, Robbie M" w:date="2018-11-21T14:26:00Z">
        <w:r w:rsidR="00F36CA5">
          <w:rPr>
            <w:rFonts w:ascii="Times New Roman" w:hAnsi="Times New Roman"/>
            <w:sz w:val="24"/>
            <w:szCs w:val="24"/>
          </w:rPr>
          <w:t>684,051</w:t>
        </w:r>
      </w:ins>
      <w:ins w:id="561" w:author="Parks, Robbie M" w:date="2018-11-21T14:21:00Z">
        <w:r w:rsidR="006C7C0B">
          <w:rPr>
            <w:rFonts w:ascii="Times New Roman" w:hAnsi="Times New Roman"/>
            <w:sz w:val="24"/>
            <w:szCs w:val="24"/>
          </w:rPr>
          <w:t xml:space="preserve">) </w:t>
        </w:r>
      </w:ins>
      <w:ins w:id="562" w:author="Parks, Robbie M" w:date="2018-11-21T14:10:00Z">
        <w:r w:rsidR="00CC3B24">
          <w:rPr>
            <w:rFonts w:ascii="Times New Roman" w:hAnsi="Times New Roman"/>
            <w:sz w:val="24"/>
            <w:szCs w:val="24"/>
          </w:rPr>
          <w:t>and 85+ years in femal</w:t>
        </w:r>
      </w:ins>
      <w:ins w:id="563" w:author="Parks, Robbie M" w:date="2018-11-21T14:11:00Z">
        <w:r w:rsidR="00CC3B24">
          <w:rPr>
            <w:rFonts w:ascii="Times New Roman" w:hAnsi="Times New Roman"/>
            <w:sz w:val="24"/>
            <w:szCs w:val="24"/>
          </w:rPr>
          <w:t>es</w:t>
        </w:r>
      </w:ins>
      <w:ins w:id="564" w:author="Parks, Robbie M" w:date="2018-11-21T14:26:00Z">
        <w:r w:rsidR="00F36CA5">
          <w:rPr>
            <w:rFonts w:ascii="Times New Roman" w:hAnsi="Times New Roman"/>
            <w:sz w:val="24"/>
            <w:szCs w:val="24"/>
          </w:rPr>
          <w:t xml:space="preserve"> </w:t>
        </w:r>
      </w:ins>
      <w:ins w:id="565" w:author="Parks, Robbie M" w:date="2018-11-21T14:21:00Z">
        <w:r w:rsidR="006C7C0B">
          <w:rPr>
            <w:rFonts w:ascii="Times New Roman" w:hAnsi="Times New Roman"/>
            <w:sz w:val="24"/>
            <w:szCs w:val="24"/>
          </w:rPr>
          <w:t>(</w:t>
        </w:r>
      </w:ins>
      <w:ins w:id="566" w:author="Parks, Robbie M" w:date="2018-11-21T14:27:00Z">
        <w:r w:rsidR="00F36CA5">
          <w:rPr>
            <w:rFonts w:ascii="Times New Roman" w:hAnsi="Times New Roman"/>
            <w:sz w:val="24"/>
            <w:szCs w:val="24"/>
          </w:rPr>
          <w:t>196,363</w:t>
        </w:r>
      </w:ins>
      <w:ins w:id="567" w:author="Parks, Robbie M" w:date="2018-11-21T14:21:00Z">
        <w:r w:rsidR="006C7C0B">
          <w:rPr>
            <w:rFonts w:ascii="Times New Roman" w:hAnsi="Times New Roman"/>
            <w:sz w:val="24"/>
            <w:szCs w:val="24"/>
          </w:rPr>
          <w:t xml:space="preserve">) </w:t>
        </w:r>
      </w:ins>
    </w:p>
    <w:p w14:paraId="4BCE30ED" w14:textId="1704868D" w:rsidR="00F01639" w:rsidRPr="00636C9B" w:rsidDel="00676F7E" w:rsidRDefault="00A77F87" w:rsidP="00CC6021">
      <w:pPr>
        <w:pStyle w:val="ListParagraph"/>
        <w:numPr>
          <w:ilvl w:val="0"/>
          <w:numId w:val="10"/>
        </w:numPr>
        <w:spacing w:line="240" w:lineRule="auto"/>
        <w:rPr>
          <w:del w:id="568" w:author="Parks, Robbie M" w:date="2018-11-21T13:49:00Z"/>
          <w:rFonts w:ascii="Times New Roman" w:hAnsi="Times New Roman"/>
          <w:sz w:val="24"/>
          <w:szCs w:val="24"/>
        </w:rPr>
      </w:pPr>
      <w:commentRangeStart w:id="569"/>
      <w:del w:id="570" w:author="Parks, Robbie M" w:date="2018-11-21T13:49:00Z">
        <w:r w:rsidRPr="00636C9B" w:rsidDel="00676F7E">
          <w:rPr>
            <w:rFonts w:ascii="Times New Roman" w:hAnsi="Times New Roman"/>
            <w:sz w:val="24"/>
            <w:szCs w:val="24"/>
          </w:rPr>
          <w:delText xml:space="preserve">Intentional self-harm </w:delText>
        </w:r>
        <w:r w:rsidR="00281454" w:rsidRPr="00636C9B" w:rsidDel="00676F7E">
          <w:rPr>
            <w:rFonts w:ascii="Times New Roman" w:hAnsi="Times New Roman"/>
            <w:sz w:val="24"/>
            <w:szCs w:val="24"/>
          </w:rPr>
          <w:delText xml:space="preserve">largest single cause </w:delText>
        </w:r>
        <w:r w:rsidR="00D309F1" w:rsidRPr="00636C9B" w:rsidDel="00676F7E">
          <w:rPr>
            <w:rFonts w:ascii="Times New Roman" w:hAnsi="Times New Roman"/>
            <w:sz w:val="24"/>
            <w:szCs w:val="24"/>
          </w:rPr>
          <w:delText>in 25-74 year-old males and 35-64 year-old females</w:delText>
        </w:r>
        <w:commentRangeEnd w:id="569"/>
        <w:r w:rsidR="00795C52" w:rsidDel="00676F7E">
          <w:rPr>
            <w:rStyle w:val="CommentReference"/>
            <w:rFonts w:asciiTheme="minorHAnsi" w:eastAsiaTheme="minorHAnsi" w:hAnsiTheme="minorHAnsi" w:cstheme="minorBidi"/>
          </w:rPr>
          <w:commentReference w:id="569"/>
        </w:r>
      </w:del>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571"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AA22B2">
      <w:pPr>
        <w:pStyle w:val="ListParagraph"/>
        <w:numPr>
          <w:ilvl w:val="0"/>
          <w:numId w:val="10"/>
        </w:numPr>
        <w:spacing w:line="240" w:lineRule="auto"/>
        <w:rPr>
          <w:ins w:id="572" w:author="Parks, Robbie M" w:date="2018-11-21T14:28:00Z"/>
          <w:rFonts w:ascii="Times New Roman" w:hAnsi="Times New Roman"/>
          <w:sz w:val="24"/>
          <w:szCs w:val="24"/>
        </w:rPr>
      </w:pPr>
      <w:moveToRangeStart w:id="573" w:author="Majid2" w:date="2018-11-06T10:38:00Z" w:name="move529264051"/>
      <w:moveTo w:id="574"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575" w:author="Majid2" w:date="2018-11-06T10:38:00Z">
        <w:r w:rsidRPr="00697ADB">
          <w:rPr>
            <w:rFonts w:ascii="Times New Roman" w:hAnsi="Times New Roman"/>
            <w:sz w:val="24"/>
            <w:szCs w:val="24"/>
          </w:rPr>
          <w:t>.</w:t>
        </w:r>
      </w:ins>
    </w:p>
    <w:p w14:paraId="577219A9" w14:textId="0E7D4836" w:rsidR="009F4AEC" w:rsidRDefault="009F4AEC" w:rsidP="00AA22B2">
      <w:pPr>
        <w:pStyle w:val="ListParagraph"/>
        <w:numPr>
          <w:ilvl w:val="0"/>
          <w:numId w:val="10"/>
        </w:numPr>
        <w:spacing w:line="240" w:lineRule="auto"/>
        <w:rPr>
          <w:ins w:id="576" w:author="Parks, Robbie M" w:date="2018-11-21T14:27:00Z"/>
          <w:rFonts w:ascii="Times New Roman" w:hAnsi="Times New Roman"/>
          <w:sz w:val="24"/>
          <w:szCs w:val="24"/>
        </w:rPr>
      </w:pPr>
      <w:ins w:id="577" w:author="Parks, Robbie M" w:date="2018-11-21T14:28:00Z">
        <w:r>
          <w:rPr>
            <w:rFonts w:ascii="Times New Roman" w:hAnsi="Times New Roman"/>
            <w:sz w:val="24"/>
            <w:szCs w:val="24"/>
          </w:rPr>
          <w:t>Net decrease in 75+ years in males and 85+ years in females due to decrease in falls deaths</w:t>
        </w:r>
      </w:ins>
    </w:p>
    <w:p w14:paraId="4151D7F6" w14:textId="7CB9DCB8" w:rsidR="00697ADB" w:rsidRPr="00636C9B" w:rsidDel="00697ADB" w:rsidRDefault="00697ADB" w:rsidP="00697ADB">
      <w:pPr>
        <w:pStyle w:val="ListParagraph"/>
        <w:numPr>
          <w:ilvl w:val="0"/>
          <w:numId w:val="10"/>
        </w:numPr>
        <w:spacing w:line="240" w:lineRule="auto"/>
        <w:rPr>
          <w:del w:id="578" w:author="Majid2" w:date="2018-11-06T10:39:00Z"/>
          <w:rFonts w:ascii="Times New Roman" w:hAnsi="Times New Roman"/>
          <w:sz w:val="24"/>
          <w:szCs w:val="24"/>
        </w:rPr>
      </w:pPr>
      <w:ins w:id="579" w:author="Majid2" w:date="2018-11-06T10:38:00Z">
        <w:del w:id="580" w:author="Parks, Robbie M" w:date="2018-11-21T14:27:00Z">
          <w:r w:rsidRPr="00697ADB" w:rsidDel="009F4AEC">
            <w:rPr>
              <w:rFonts w:ascii="Times New Roman" w:hAnsi="Times New Roman"/>
              <w:sz w:val="24"/>
              <w:szCs w:val="24"/>
            </w:rPr>
            <w:delText xml:space="preserve"> [[[point out the reduction in older ages]]]</w:delText>
          </w:r>
        </w:del>
      </w:ins>
    </w:p>
    <w:moveToRangeEnd w:id="573"/>
    <w:p w14:paraId="03E85AB7" w14:textId="40D889C9" w:rsidR="00697ADB" w:rsidRPr="00697ADB" w:rsidDel="00697ADB" w:rsidRDefault="00697ADB" w:rsidP="00697ADB">
      <w:pPr>
        <w:pStyle w:val="ListParagraph"/>
        <w:numPr>
          <w:ilvl w:val="0"/>
          <w:numId w:val="10"/>
        </w:numPr>
        <w:spacing w:line="240" w:lineRule="auto"/>
        <w:rPr>
          <w:del w:id="581"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Del="009F4AEC" w:rsidRDefault="00B21DE1" w:rsidP="00AA22B2">
      <w:pPr>
        <w:pStyle w:val="ListParagraph"/>
        <w:numPr>
          <w:ilvl w:val="0"/>
          <w:numId w:val="10"/>
        </w:numPr>
        <w:spacing w:line="240" w:lineRule="auto"/>
        <w:rPr>
          <w:del w:id="582" w:author="Parks, Robbie M" w:date="2018-11-21T14:27:00Z"/>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9F4AEC" w:rsidDel="00697ADB" w:rsidRDefault="00B21DE1" w:rsidP="0009095B">
      <w:pPr>
        <w:pStyle w:val="ListParagraph"/>
        <w:numPr>
          <w:ilvl w:val="0"/>
          <w:numId w:val="10"/>
        </w:numPr>
        <w:spacing w:line="240" w:lineRule="auto"/>
        <w:rPr>
          <w:rFonts w:ascii="Times New Roman" w:hAnsi="Times New Roman"/>
          <w:sz w:val="24"/>
          <w:szCs w:val="24"/>
          <w:rPrChange w:id="583" w:author="Parks, Robbie M" w:date="2018-11-21T14:27:00Z">
            <w:rPr>
              <w:rFonts w:ascii="Times New Roman" w:hAnsi="Times New Roman"/>
              <w:sz w:val="24"/>
              <w:szCs w:val="24"/>
            </w:rPr>
          </w:rPrChange>
        </w:rPr>
      </w:pPr>
      <w:moveFromRangeStart w:id="584" w:author="Majid2" w:date="2018-11-06T10:38:00Z" w:name="move529264051"/>
      <w:moveFrom w:id="585" w:author="Majid2" w:date="2018-11-06T10:38:00Z">
        <w:r w:rsidRPr="0009095B" w:rsidDel="00697ADB">
          <w:rPr>
            <w:rFonts w:ascii="Times New Roman" w:hAnsi="Times New Roman"/>
            <w:sz w:val="24"/>
            <w:szCs w:val="24"/>
          </w:rPr>
          <w:t>Additional deaths mostly concentrated in adolescent to middle-aged males from 15-64 years, with 81% of all additional deaths th</w:t>
        </w:r>
        <w:r w:rsidR="00BC291C" w:rsidRPr="009F4AEC" w:rsidDel="00697ADB">
          <w:rPr>
            <w:rFonts w:ascii="Times New Roman" w:hAnsi="Times New Roman"/>
            <w:sz w:val="24"/>
            <w:szCs w:val="24"/>
            <w:rPrChange w:id="586" w:author="Parks, Robbie M" w:date="2018-11-21T14:27:00Z">
              <w:rPr>
                <w:rFonts w:ascii="Times New Roman" w:hAnsi="Times New Roman"/>
                <w:sz w:val="24"/>
                <w:szCs w:val="24"/>
              </w:rPr>
            </w:rPrChange>
          </w:rPr>
          <w:t>e</w:t>
        </w:r>
        <w:r w:rsidRPr="009F4AEC" w:rsidDel="00697ADB">
          <w:rPr>
            <w:rFonts w:ascii="Times New Roman" w:hAnsi="Times New Roman"/>
            <w:sz w:val="24"/>
            <w:szCs w:val="24"/>
            <w:rPrChange w:id="587" w:author="Parks, Robbie M" w:date="2018-11-21T14:27:00Z">
              <w:rPr>
                <w:rFonts w:ascii="Times New Roman" w:hAnsi="Times New Roman"/>
                <w:sz w:val="24"/>
                <w:szCs w:val="24"/>
              </w:rPr>
            </w:rPrChange>
          </w:rPr>
          <w:t>re</w:t>
        </w:r>
      </w:moveFrom>
    </w:p>
    <w:moveFromRangeEnd w:id="584"/>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588" w:author="Parks, Robbie M" w:date="2018-11-13T17:11:00Z">
        <w:r w:rsidRPr="00636C9B" w:rsidDel="00987B41">
          <w:rPr>
            <w:rFonts w:ascii="Times New Roman" w:hAnsi="Times New Roman"/>
            <w:sz w:val="24"/>
            <w:szCs w:val="24"/>
          </w:rPr>
          <w:delText xml:space="preserve">category </w:delText>
        </w:r>
      </w:del>
      <w:ins w:id="589"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590" w:author="Parks, Robbie M" w:date="2018-11-13T17:11:00Z">
        <w:r w:rsidRPr="00636C9B" w:rsidDel="00987B41">
          <w:rPr>
            <w:rFonts w:ascii="Times New Roman" w:hAnsi="Times New Roman"/>
            <w:sz w:val="24"/>
            <w:szCs w:val="24"/>
          </w:rPr>
          <w:delText xml:space="preserve">category </w:delText>
        </w:r>
      </w:del>
      <w:ins w:id="591"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592" w:author="Majid2" w:date="2018-11-06T10:42:00Z">
        <w:r w:rsidRPr="00636C9B" w:rsidDel="00697ADB">
          <w:rPr>
            <w:rFonts w:ascii="Times New Roman" w:hAnsi="Times New Roman"/>
            <w:sz w:val="24"/>
            <w:szCs w:val="24"/>
          </w:rPr>
          <w:delText>males 55 years and over and females 65 years and over</w:delText>
        </w:r>
      </w:del>
      <w:ins w:id="593"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03886294" w:rsidR="00645C3A" w:rsidRPr="00845469" w:rsidRDefault="00AC30AB" w:rsidP="00AA22B2">
      <w:pPr>
        <w:spacing w:line="240" w:lineRule="auto"/>
        <w:rPr>
          <w:ins w:id="594" w:author="Majid2" w:date="2018-11-06T10:49:00Z"/>
          <w:rFonts w:ascii="Times New Roman" w:hAnsi="Times New Roman"/>
          <w:sz w:val="24"/>
          <w:szCs w:val="24"/>
          <w:u w:val="single"/>
          <w:rPrChange w:id="595" w:author="Parks, Robbie M" w:date="2018-11-21T14:34:00Z">
            <w:rPr>
              <w:ins w:id="596" w:author="Majid2" w:date="2018-11-06T10:49:00Z"/>
              <w:rFonts w:ascii="Times New Roman" w:hAnsi="Times New Roman"/>
              <w:sz w:val="24"/>
              <w:szCs w:val="24"/>
            </w:rPr>
          </w:rPrChange>
        </w:rPr>
      </w:pPr>
      <w:del w:id="597" w:author="Parks, Robbie M" w:date="2018-11-20T17:45:00Z">
        <w:r w:rsidRPr="00845469" w:rsidDel="002522D1">
          <w:rPr>
            <w:rFonts w:ascii="Times New Roman" w:hAnsi="Times New Roman"/>
            <w:sz w:val="24"/>
            <w:szCs w:val="24"/>
            <w:u w:val="single"/>
            <w:rPrChange w:id="598" w:author="Parks, Robbie M" w:date="2018-11-21T14:34:00Z">
              <w:rPr>
                <w:rFonts w:ascii="Times New Roman" w:hAnsi="Times New Roman"/>
                <w:sz w:val="24"/>
                <w:szCs w:val="24"/>
              </w:rPr>
            </w:rPrChange>
          </w:rPr>
          <w:delText>[[[</w:delText>
        </w:r>
      </w:del>
      <w:r w:rsidRPr="00845469">
        <w:rPr>
          <w:rFonts w:ascii="Times New Roman" w:hAnsi="Times New Roman"/>
          <w:sz w:val="24"/>
          <w:szCs w:val="24"/>
          <w:u w:val="single"/>
          <w:rPrChange w:id="599" w:author="Parks, Robbie M" w:date="2018-11-21T14:34:00Z">
            <w:rPr>
              <w:rFonts w:ascii="Times New Roman" w:hAnsi="Times New Roman"/>
              <w:sz w:val="24"/>
              <w:szCs w:val="24"/>
            </w:rPr>
          </w:rPrChange>
        </w:rPr>
        <w:t>All r</w:t>
      </w:r>
      <w:r w:rsidR="00645C3A" w:rsidRPr="00845469">
        <w:rPr>
          <w:rFonts w:ascii="Times New Roman" w:hAnsi="Times New Roman"/>
          <w:sz w:val="24"/>
          <w:szCs w:val="24"/>
          <w:u w:val="single"/>
          <w:rPrChange w:id="600" w:author="Parks, Robbie M" w:date="2018-11-21T14:34:00Z">
            <w:rPr>
              <w:rFonts w:ascii="Times New Roman" w:hAnsi="Times New Roman"/>
              <w:sz w:val="24"/>
              <w:szCs w:val="24"/>
            </w:rPr>
          </w:rPrChange>
        </w:rPr>
        <w:t xml:space="preserve">esults for </w:t>
      </w:r>
      <w:ins w:id="601" w:author="Parks, Robbie M" w:date="2018-11-21T14:35:00Z">
        <w:r w:rsidR="00422D34">
          <w:rPr>
            <w:rFonts w:ascii="Times New Roman" w:hAnsi="Times New Roman"/>
            <w:sz w:val="24"/>
            <w:szCs w:val="24"/>
            <w:u w:val="single"/>
          </w:rPr>
          <w:t>national +</w:t>
        </w:r>
      </w:ins>
      <w:r w:rsidR="00645C3A" w:rsidRPr="00845469">
        <w:rPr>
          <w:rFonts w:ascii="Times New Roman" w:hAnsi="Times New Roman"/>
          <w:sz w:val="24"/>
          <w:szCs w:val="24"/>
          <w:u w:val="single"/>
          <w:rPrChange w:id="602" w:author="Parks, Robbie M" w:date="2018-11-21T14:34:00Z">
            <w:rPr>
              <w:rFonts w:ascii="Times New Roman" w:hAnsi="Times New Roman"/>
              <w:sz w:val="24"/>
              <w:szCs w:val="24"/>
            </w:rPr>
          </w:rPrChange>
        </w:rPr>
        <w:t xml:space="preserve">1°C </w:t>
      </w:r>
      <w:del w:id="603" w:author="Parks, Robbie M" w:date="2018-11-21T14:35:00Z">
        <w:r w:rsidR="00645C3A" w:rsidRPr="00845469" w:rsidDel="00422D34">
          <w:rPr>
            <w:rFonts w:ascii="Times New Roman" w:hAnsi="Times New Roman"/>
            <w:sz w:val="24"/>
            <w:szCs w:val="24"/>
            <w:u w:val="single"/>
            <w:rPrChange w:id="604" w:author="Parks, Robbie M" w:date="2018-11-21T14:34:00Z">
              <w:rPr>
                <w:rFonts w:ascii="Times New Roman" w:hAnsi="Times New Roman"/>
                <w:sz w:val="24"/>
                <w:szCs w:val="24"/>
              </w:rPr>
            </w:rPrChange>
          </w:rPr>
          <w:delText xml:space="preserve">additional </w:delText>
        </w:r>
      </w:del>
      <w:r w:rsidR="00645C3A" w:rsidRPr="00845469">
        <w:rPr>
          <w:rFonts w:ascii="Times New Roman" w:hAnsi="Times New Roman"/>
          <w:sz w:val="24"/>
          <w:szCs w:val="24"/>
          <w:u w:val="single"/>
          <w:rPrChange w:id="605" w:author="Parks, Robbie M" w:date="2018-11-21T14:34:00Z">
            <w:rPr>
              <w:rFonts w:ascii="Times New Roman" w:hAnsi="Times New Roman"/>
              <w:sz w:val="24"/>
              <w:szCs w:val="24"/>
            </w:rPr>
          </w:rPrChange>
        </w:rPr>
        <w:t xml:space="preserve">warming </w:t>
      </w:r>
      <w:ins w:id="606" w:author="Parks, Robbie M" w:date="2018-11-21T14:35:00Z">
        <w:r w:rsidR="00422D34">
          <w:rPr>
            <w:rFonts w:ascii="Times New Roman" w:hAnsi="Times New Roman"/>
            <w:sz w:val="24"/>
            <w:szCs w:val="24"/>
            <w:u w:val="single"/>
          </w:rPr>
          <w:t xml:space="preserve">anomaly </w:t>
        </w:r>
      </w:ins>
      <w:r w:rsidR="00645C3A" w:rsidRPr="00845469">
        <w:rPr>
          <w:rFonts w:ascii="Times New Roman" w:hAnsi="Times New Roman"/>
          <w:sz w:val="24"/>
          <w:szCs w:val="24"/>
          <w:u w:val="single"/>
          <w:rPrChange w:id="607" w:author="Parks, Robbie M" w:date="2018-11-21T14:34:00Z">
            <w:rPr>
              <w:rFonts w:ascii="Times New Roman" w:hAnsi="Times New Roman"/>
              <w:sz w:val="24"/>
              <w:szCs w:val="24"/>
            </w:rPr>
          </w:rPrChange>
        </w:rPr>
        <w:t>across all months</w:t>
      </w:r>
      <w:del w:id="608" w:author="Parks, Robbie M" w:date="2018-11-20T17:45:00Z">
        <w:r w:rsidRPr="00845469" w:rsidDel="002522D1">
          <w:rPr>
            <w:rFonts w:ascii="Times New Roman" w:hAnsi="Times New Roman"/>
            <w:sz w:val="24"/>
            <w:szCs w:val="24"/>
            <w:u w:val="single"/>
            <w:rPrChange w:id="609" w:author="Parks, Robbie M" w:date="2018-11-21T14:34:00Z">
              <w:rPr>
                <w:rFonts w:ascii="Times New Roman" w:hAnsi="Times New Roman"/>
                <w:sz w:val="24"/>
                <w:szCs w:val="24"/>
              </w:rPr>
            </w:rPrChange>
          </w:rPr>
          <w:delText>]]]</w:delText>
        </w:r>
      </w:del>
    </w:p>
    <w:p w14:paraId="0556E370" w14:textId="23C7D7DF" w:rsidR="005E65AD" w:rsidRPr="00636C9B" w:rsidRDefault="005E65AD" w:rsidP="00AA22B2">
      <w:pPr>
        <w:spacing w:line="240" w:lineRule="auto"/>
        <w:rPr>
          <w:rFonts w:ascii="Times New Roman" w:hAnsi="Times New Roman"/>
          <w:sz w:val="24"/>
          <w:szCs w:val="24"/>
        </w:rPr>
      </w:pPr>
      <w:ins w:id="610" w:author="Majid2" w:date="2018-11-06T10:49:00Z">
        <w:r w:rsidRPr="005E65AD">
          <w:rPr>
            <w:rFonts w:ascii="Times New Roman" w:hAnsi="Times New Roman"/>
            <w:sz w:val="24"/>
            <w:szCs w:val="24"/>
          </w:rPr>
          <w:t>If we look at these as percent increase, then</w:t>
        </w:r>
      </w:ins>
    </w:p>
    <w:p w14:paraId="44AFB3FC" w14:textId="2BBD863C"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611"/>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ins w:id="612" w:author="Parks, Robbie M" w:date="2018-11-21T14:37:00Z">
        <w:r w:rsidR="00660FA9">
          <w:rPr>
            <w:rFonts w:ascii="Times New Roman" w:hAnsi="Times New Roman"/>
            <w:sz w:val="24"/>
            <w:szCs w:val="24"/>
          </w:rPr>
          <w:t>%</w:t>
        </w:r>
      </w:ins>
      <w:r w:rsidRPr="00636C9B">
        <w:rPr>
          <w:rFonts w:ascii="Times New Roman" w:hAnsi="Times New Roman"/>
          <w:sz w:val="24"/>
          <w:szCs w:val="24"/>
        </w:rPr>
        <w:t>)</w:t>
      </w:r>
    </w:p>
    <w:p w14:paraId="5CB22ACD" w14:textId="4252D0C5"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ins w:id="613" w:author="Parks, Robbie M" w:date="2018-11-21T14:38:00Z">
        <w:r w:rsidR="00980EBF">
          <w:rPr>
            <w:rFonts w:ascii="Times New Roman" w:hAnsi="Times New Roman"/>
            <w:sz w:val="24"/>
            <w:szCs w:val="24"/>
          </w:rPr>
          <w:t xml:space="preserve"> </w:t>
        </w:r>
      </w:ins>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3AFEE04A" w:rsidR="003B3A5E" w:rsidRPr="00636C9B" w:rsidDel="0081196C" w:rsidRDefault="003B3A5E" w:rsidP="00AA22B2">
      <w:pPr>
        <w:pStyle w:val="ListParagraph"/>
        <w:numPr>
          <w:ilvl w:val="0"/>
          <w:numId w:val="10"/>
        </w:numPr>
        <w:spacing w:line="240" w:lineRule="auto"/>
        <w:rPr>
          <w:del w:id="614" w:author="Parks, Robbie M" w:date="2018-11-21T14:33:00Z"/>
          <w:rFonts w:ascii="Times New Roman" w:hAnsi="Times New Roman"/>
          <w:sz w:val="24"/>
          <w:szCs w:val="24"/>
        </w:rPr>
      </w:pPr>
      <w:del w:id="615" w:author="Parks, Robbie M" w:date="2018-11-21T14:33:00Z">
        <w:r w:rsidRPr="00636C9B" w:rsidDel="0081196C">
          <w:rPr>
            <w:rFonts w:ascii="Times New Roman" w:hAnsi="Times New Roman"/>
            <w:sz w:val="24"/>
            <w:szCs w:val="24"/>
          </w:rPr>
          <w:delText>Excess risk in falls for both males and females went from positive to negative from younger to older age groups respectively.</w:delText>
        </w:r>
      </w:del>
    </w:p>
    <w:p w14:paraId="58F885D9" w14:textId="1AB04569" w:rsidR="003A52B4" w:rsidRPr="00636C9B" w:rsidDel="00980EBF" w:rsidRDefault="003B3A5E" w:rsidP="00AA22B2">
      <w:pPr>
        <w:pStyle w:val="ListParagraph"/>
        <w:numPr>
          <w:ilvl w:val="0"/>
          <w:numId w:val="10"/>
        </w:numPr>
        <w:spacing w:line="240" w:lineRule="auto"/>
        <w:rPr>
          <w:del w:id="616" w:author="Parks, Robbie M" w:date="2018-11-21T14:38:00Z"/>
          <w:rFonts w:ascii="Times New Roman" w:hAnsi="Times New Roman"/>
          <w:sz w:val="24"/>
          <w:szCs w:val="24"/>
        </w:rPr>
      </w:pPr>
      <w:del w:id="617" w:author="Parks, Robbie M" w:date="2018-11-21T14:34:00Z">
        <w:r w:rsidRPr="00636C9B" w:rsidDel="003E78CA">
          <w:rPr>
            <w:rFonts w:ascii="Times New Roman" w:hAnsi="Times New Roman"/>
            <w:sz w:val="24"/>
            <w:szCs w:val="24"/>
          </w:rPr>
          <w:delText>l</w:delText>
        </w:r>
      </w:del>
      <w:del w:id="618" w:author="Parks, Robbie M" w:date="2018-11-21T14:38:00Z">
        <w:r w:rsidRPr="00636C9B" w:rsidDel="00980EBF">
          <w:rPr>
            <w:rFonts w:ascii="Times New Roman" w:hAnsi="Times New Roman"/>
            <w:sz w:val="24"/>
            <w:szCs w:val="24"/>
          </w:rPr>
          <w:delText>arge</w:delText>
        </w:r>
      </w:del>
      <w:del w:id="619" w:author="Parks, Robbie M" w:date="2018-11-21T14:34:00Z">
        <w:r w:rsidRPr="00636C9B" w:rsidDel="003E78CA">
          <w:rPr>
            <w:rFonts w:ascii="Times New Roman" w:hAnsi="Times New Roman"/>
            <w:sz w:val="24"/>
            <w:szCs w:val="24"/>
          </w:rPr>
          <w:delText>r</w:delText>
        </w:r>
      </w:del>
      <w:del w:id="620" w:author="Parks, Robbie M" w:date="2018-11-21T14:38:00Z">
        <w:r w:rsidRPr="00636C9B" w:rsidDel="00980EBF">
          <w:rPr>
            <w:rFonts w:ascii="Times New Roman" w:hAnsi="Times New Roman"/>
            <w:sz w:val="24"/>
            <w:szCs w:val="24"/>
          </w:rPr>
          <w:delText xml:space="preserve"> excess risk </w:delText>
        </w:r>
        <w:r w:rsidR="003A52B4" w:rsidRPr="00636C9B" w:rsidDel="00980EBF">
          <w:rPr>
            <w:rFonts w:ascii="Times New Roman" w:hAnsi="Times New Roman"/>
            <w:sz w:val="24"/>
            <w:szCs w:val="24"/>
          </w:rPr>
          <w:delText>for drowning in younger males</w:delText>
        </w:r>
      </w:del>
      <w:del w:id="621" w:author="Parks, Robbie M" w:date="2018-11-21T14:34:00Z">
        <w:r w:rsidR="003A52B4" w:rsidRPr="00636C9B" w:rsidDel="003E78CA">
          <w:rPr>
            <w:rFonts w:ascii="Times New Roman" w:hAnsi="Times New Roman"/>
            <w:sz w:val="24"/>
            <w:szCs w:val="24"/>
          </w:rPr>
          <w:delText xml:space="preserve"> than elsewhere</w:delText>
        </w:r>
      </w:del>
    </w:p>
    <w:p w14:paraId="44D09776" w14:textId="221FC2E2" w:rsidR="003A52B4" w:rsidRPr="00636C9B" w:rsidDel="007175A1" w:rsidRDefault="003B3A5E" w:rsidP="00AA22B2">
      <w:pPr>
        <w:pStyle w:val="ListParagraph"/>
        <w:numPr>
          <w:ilvl w:val="0"/>
          <w:numId w:val="10"/>
        </w:numPr>
        <w:spacing w:line="240" w:lineRule="auto"/>
        <w:rPr>
          <w:del w:id="622" w:author="Parks, Robbie M" w:date="2018-11-21T14:34:00Z"/>
          <w:rFonts w:ascii="Times New Roman" w:hAnsi="Times New Roman"/>
          <w:sz w:val="24"/>
          <w:szCs w:val="24"/>
        </w:rPr>
      </w:pPr>
      <w:del w:id="623" w:author="Parks, Robbie M" w:date="2018-11-21T14:34:00Z">
        <w:r w:rsidRPr="00636C9B" w:rsidDel="003E78CA">
          <w:rPr>
            <w:rFonts w:ascii="Times New Roman" w:hAnsi="Times New Roman"/>
            <w:sz w:val="24"/>
            <w:szCs w:val="24"/>
          </w:rPr>
          <w:delText>fe</w:delText>
        </w:r>
        <w:r w:rsidRPr="00636C9B" w:rsidDel="007175A1">
          <w:rPr>
            <w:rFonts w:ascii="Times New Roman" w:hAnsi="Times New Roman"/>
            <w:sz w:val="24"/>
            <w:szCs w:val="24"/>
          </w:rPr>
          <w:delText>males peaked in risk between 5 and 14 years at 4.1% (2.2%, 6.1%)</w:delText>
        </w:r>
      </w:del>
    </w:p>
    <w:p w14:paraId="256C0CA2" w14:textId="619B6D39" w:rsidR="003B3A5E" w:rsidRPr="00636C9B" w:rsidRDefault="003B3A5E" w:rsidP="00AA22B2">
      <w:pPr>
        <w:pStyle w:val="ListParagraph"/>
        <w:numPr>
          <w:ilvl w:val="0"/>
          <w:numId w:val="10"/>
        </w:numPr>
        <w:spacing w:line="240" w:lineRule="auto"/>
        <w:rPr>
          <w:rFonts w:ascii="Times New Roman" w:hAnsi="Times New Roman"/>
          <w:sz w:val="24"/>
          <w:szCs w:val="24"/>
        </w:rPr>
      </w:pPr>
      <w:del w:id="624" w:author="Parks, Robbie M" w:date="2018-11-21T14:34:00Z">
        <w:r w:rsidRPr="00636C9B" w:rsidDel="00BF270B">
          <w:rPr>
            <w:rFonts w:ascii="Times New Roman" w:hAnsi="Times New Roman"/>
            <w:sz w:val="24"/>
            <w:szCs w:val="24"/>
          </w:rPr>
          <w:delText xml:space="preserve"> </w:delText>
        </w:r>
      </w:del>
      <w:r w:rsidR="00012A43" w:rsidRPr="00636C9B">
        <w:rPr>
          <w:rFonts w:ascii="Times New Roman" w:hAnsi="Times New Roman"/>
          <w:sz w:val="24"/>
          <w:szCs w:val="24"/>
        </w:rPr>
        <w:t xml:space="preserve">Excess risk from assault and intentional self-harm was comparable across sexes and </w:t>
      </w:r>
      <w:del w:id="625" w:author="Parks, Robbie M" w:date="2018-11-21T14:34:00Z">
        <w:r w:rsidR="00012A43" w:rsidRPr="00636C9B" w:rsidDel="007175A1">
          <w:rPr>
            <w:rFonts w:ascii="Times New Roman" w:hAnsi="Times New Roman"/>
            <w:sz w:val="24"/>
            <w:szCs w:val="24"/>
          </w:rPr>
          <w:delText xml:space="preserve">ages </w:delText>
        </w:r>
      </w:del>
      <w:r w:rsidR="00012A43" w:rsidRPr="00636C9B">
        <w:rPr>
          <w:rFonts w:ascii="Times New Roman" w:hAnsi="Times New Roman"/>
          <w:sz w:val="24"/>
          <w:szCs w:val="24"/>
        </w:rPr>
        <w:t>above 5</w:t>
      </w:r>
      <w:commentRangeEnd w:id="611"/>
      <w:r w:rsidR="005E65AD">
        <w:rPr>
          <w:rStyle w:val="CommentReference"/>
          <w:rFonts w:asciiTheme="minorHAnsi" w:eastAsiaTheme="minorHAnsi" w:hAnsiTheme="minorHAnsi" w:cstheme="minorBidi"/>
        </w:rPr>
        <w:commentReference w:id="611"/>
      </w:r>
      <w:ins w:id="626" w:author="Parks, Robbie M" w:date="2018-11-21T14:34:00Z">
        <w:r w:rsidR="007175A1">
          <w:rPr>
            <w:rFonts w:ascii="Times New Roman" w:hAnsi="Times New Roman"/>
            <w:sz w:val="24"/>
            <w:szCs w:val="24"/>
          </w:rPr>
          <w:t xml:space="preserve"> years</w:t>
        </w:r>
      </w:ins>
      <w:ins w:id="627" w:author="Parks, Robbie M" w:date="2018-11-21T14:39:00Z">
        <w:r w:rsidR="00980EBF">
          <w:rPr>
            <w:rFonts w:ascii="Times New Roman" w:hAnsi="Times New Roman"/>
            <w:sz w:val="24"/>
            <w:szCs w:val="24"/>
          </w:rPr>
          <w:t>, apart from 25-34, 75-84 years in females</w:t>
        </w:r>
      </w:ins>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CDF389F" w:rsidR="00AC30AB" w:rsidRPr="00845469" w:rsidRDefault="00AC30AB" w:rsidP="00AA22B2">
      <w:pPr>
        <w:spacing w:line="240" w:lineRule="auto"/>
        <w:rPr>
          <w:rFonts w:ascii="Times New Roman" w:hAnsi="Times New Roman"/>
          <w:sz w:val="24"/>
          <w:szCs w:val="24"/>
          <w:u w:val="single"/>
          <w:rPrChange w:id="628" w:author="Parks, Robbie M" w:date="2018-11-21T14:35:00Z">
            <w:rPr>
              <w:rFonts w:ascii="Times New Roman" w:hAnsi="Times New Roman"/>
              <w:sz w:val="24"/>
              <w:szCs w:val="24"/>
            </w:rPr>
          </w:rPrChange>
        </w:rPr>
      </w:pPr>
      <w:del w:id="629" w:author="Parks, Robbie M" w:date="2018-11-20T17:45:00Z">
        <w:r w:rsidRPr="00845469" w:rsidDel="00C43BA2">
          <w:rPr>
            <w:rFonts w:ascii="Times New Roman" w:hAnsi="Times New Roman"/>
            <w:sz w:val="24"/>
            <w:szCs w:val="24"/>
            <w:u w:val="single"/>
            <w:rPrChange w:id="630" w:author="Parks, Robbie M" w:date="2018-11-21T14:35:00Z">
              <w:rPr>
                <w:rFonts w:ascii="Times New Roman" w:hAnsi="Times New Roman"/>
                <w:sz w:val="24"/>
                <w:szCs w:val="24"/>
              </w:rPr>
            </w:rPrChange>
          </w:rPr>
          <w:lastRenderedPageBreak/>
          <w:delText>[[[</w:delText>
        </w:r>
      </w:del>
      <w:r w:rsidRPr="00845469">
        <w:rPr>
          <w:rFonts w:ascii="Times New Roman" w:hAnsi="Times New Roman"/>
          <w:sz w:val="24"/>
          <w:szCs w:val="24"/>
          <w:u w:val="single"/>
          <w:rPrChange w:id="631" w:author="Parks, Robbie M" w:date="2018-11-21T14:35:00Z">
            <w:rPr>
              <w:rFonts w:ascii="Times New Roman" w:hAnsi="Times New Roman"/>
              <w:sz w:val="24"/>
              <w:szCs w:val="24"/>
            </w:rPr>
          </w:rPrChange>
        </w:rPr>
        <w:t xml:space="preserve">All results for </w:t>
      </w:r>
      <w:ins w:id="632" w:author="Parks, Robbie M" w:date="2018-11-21T14:35:00Z">
        <w:r w:rsidR="00422D34">
          <w:rPr>
            <w:rFonts w:ascii="Times New Roman" w:hAnsi="Times New Roman"/>
            <w:sz w:val="24"/>
            <w:szCs w:val="24"/>
            <w:u w:val="single"/>
          </w:rPr>
          <w:t>national +</w:t>
        </w:r>
      </w:ins>
      <w:r w:rsidRPr="00845469">
        <w:rPr>
          <w:rFonts w:ascii="Times New Roman" w:hAnsi="Times New Roman"/>
          <w:sz w:val="24"/>
          <w:szCs w:val="24"/>
          <w:u w:val="single"/>
          <w:rPrChange w:id="633" w:author="Parks, Robbie M" w:date="2018-11-21T14:35:00Z">
            <w:rPr>
              <w:rFonts w:ascii="Times New Roman" w:hAnsi="Times New Roman"/>
              <w:sz w:val="24"/>
              <w:szCs w:val="24"/>
            </w:rPr>
          </w:rPrChange>
        </w:rPr>
        <w:t xml:space="preserve">1°C </w:t>
      </w:r>
      <w:del w:id="634" w:author="Parks, Robbie M" w:date="2018-11-21T14:35:00Z">
        <w:r w:rsidRPr="00845469" w:rsidDel="00422D34">
          <w:rPr>
            <w:rFonts w:ascii="Times New Roman" w:hAnsi="Times New Roman"/>
            <w:sz w:val="24"/>
            <w:szCs w:val="24"/>
            <w:u w:val="single"/>
            <w:rPrChange w:id="635" w:author="Parks, Robbie M" w:date="2018-11-21T14:35:00Z">
              <w:rPr>
                <w:rFonts w:ascii="Times New Roman" w:hAnsi="Times New Roman"/>
                <w:sz w:val="24"/>
                <w:szCs w:val="24"/>
              </w:rPr>
            </w:rPrChange>
          </w:rPr>
          <w:delText xml:space="preserve">additional </w:delText>
        </w:r>
      </w:del>
      <w:r w:rsidRPr="00845469">
        <w:rPr>
          <w:rFonts w:ascii="Times New Roman" w:hAnsi="Times New Roman"/>
          <w:sz w:val="24"/>
          <w:szCs w:val="24"/>
          <w:u w:val="single"/>
          <w:rPrChange w:id="636" w:author="Parks, Robbie M" w:date="2018-11-21T14:35:00Z">
            <w:rPr>
              <w:rFonts w:ascii="Times New Roman" w:hAnsi="Times New Roman"/>
              <w:sz w:val="24"/>
              <w:szCs w:val="24"/>
            </w:rPr>
          </w:rPrChange>
        </w:rPr>
        <w:t xml:space="preserve">warming </w:t>
      </w:r>
      <w:ins w:id="637" w:author="Parks, Robbie M" w:date="2018-11-21T14:35:00Z">
        <w:r w:rsidR="00422D34">
          <w:rPr>
            <w:rFonts w:ascii="Times New Roman" w:hAnsi="Times New Roman"/>
            <w:sz w:val="24"/>
            <w:szCs w:val="24"/>
            <w:u w:val="single"/>
          </w:rPr>
          <w:t xml:space="preserve">anomaly </w:t>
        </w:r>
      </w:ins>
      <w:r w:rsidRPr="00845469">
        <w:rPr>
          <w:rFonts w:ascii="Times New Roman" w:hAnsi="Times New Roman"/>
          <w:sz w:val="24"/>
          <w:szCs w:val="24"/>
          <w:u w:val="single"/>
          <w:rPrChange w:id="638" w:author="Parks, Robbie M" w:date="2018-11-21T14:35:00Z">
            <w:rPr>
              <w:rFonts w:ascii="Times New Roman" w:hAnsi="Times New Roman"/>
              <w:sz w:val="24"/>
              <w:szCs w:val="24"/>
            </w:rPr>
          </w:rPrChange>
        </w:rPr>
        <w:t>across all months</w:t>
      </w:r>
      <w:del w:id="639" w:author="Parks, Robbie M" w:date="2018-11-20T17:45:00Z">
        <w:r w:rsidRPr="00845469" w:rsidDel="00C43BA2">
          <w:rPr>
            <w:rFonts w:ascii="Times New Roman" w:hAnsi="Times New Roman"/>
            <w:sz w:val="24"/>
            <w:szCs w:val="24"/>
            <w:u w:val="single"/>
            <w:rPrChange w:id="640" w:author="Parks, Robbie M" w:date="2018-11-21T14:35:00Z">
              <w:rPr>
                <w:rFonts w:ascii="Times New Roman" w:hAnsi="Times New Roman"/>
                <w:sz w:val="24"/>
                <w:szCs w:val="24"/>
              </w:rPr>
            </w:rPrChange>
          </w:rPr>
          <w:delText>]]]</w:delText>
        </w:r>
      </w:del>
    </w:p>
    <w:p w14:paraId="363AC220" w14:textId="5BBE4B5A"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641"/>
      <w:r w:rsidRPr="00636C9B">
        <w:rPr>
          <w:rFonts w:ascii="Times New Roman" w:hAnsi="Times New Roman"/>
          <w:sz w:val="24"/>
          <w:szCs w:val="24"/>
        </w:rPr>
        <w:t xml:space="preserve">Variation in excess risk over month was less evident in all injury categories apart from drownings, which demonstrated a </w:t>
      </w:r>
      <w:del w:id="642" w:author="Parks, Robbie M" w:date="2018-11-21T14:40:00Z">
        <w:r w:rsidRPr="00636C9B" w:rsidDel="00FC385E">
          <w:rPr>
            <w:rFonts w:ascii="Times New Roman" w:hAnsi="Times New Roman"/>
            <w:sz w:val="24"/>
            <w:szCs w:val="24"/>
          </w:rPr>
          <w:delText xml:space="preserve">large </w:delText>
        </w:r>
      </w:del>
      <w:r w:rsidRPr="00636C9B">
        <w:rPr>
          <w:rFonts w:ascii="Times New Roman" w:hAnsi="Times New Roman"/>
          <w:sz w:val="24"/>
          <w:szCs w:val="24"/>
        </w:rPr>
        <w:t xml:space="preserve">peak in the summer for </w:t>
      </w:r>
      <w:del w:id="643" w:author="Parks, Robbie M" w:date="2018-11-21T14:40:00Z">
        <w:r w:rsidRPr="00636C9B" w:rsidDel="001A74D3">
          <w:rPr>
            <w:rFonts w:ascii="Times New Roman" w:hAnsi="Times New Roman"/>
            <w:sz w:val="24"/>
            <w:szCs w:val="24"/>
          </w:rPr>
          <w:delText xml:space="preserve">both </w:delText>
        </w:r>
      </w:del>
      <w:r w:rsidRPr="00636C9B">
        <w:rPr>
          <w:rFonts w:ascii="Times New Roman" w:hAnsi="Times New Roman"/>
          <w:sz w:val="24"/>
          <w:szCs w:val="24"/>
        </w:rPr>
        <w:t xml:space="preserve">males and </w:t>
      </w:r>
      <w:ins w:id="644" w:author="Parks, Robbie M" w:date="2018-11-21T14:40:00Z">
        <w:r w:rsidR="001A74D3">
          <w:rPr>
            <w:rFonts w:ascii="Times New Roman" w:hAnsi="Times New Roman"/>
            <w:sz w:val="24"/>
            <w:szCs w:val="24"/>
          </w:rPr>
          <w:t xml:space="preserve">also </w:t>
        </w:r>
      </w:ins>
      <w:r w:rsidRPr="00636C9B">
        <w:rPr>
          <w:rFonts w:ascii="Times New Roman" w:hAnsi="Times New Roman"/>
          <w:sz w:val="24"/>
          <w:szCs w:val="24"/>
        </w:rPr>
        <w:t>females</w:t>
      </w:r>
      <w:commentRangeEnd w:id="641"/>
      <w:r w:rsidR="005E65AD">
        <w:rPr>
          <w:rStyle w:val="CommentReference"/>
          <w:rFonts w:asciiTheme="minorHAnsi" w:eastAsiaTheme="minorHAnsi" w:hAnsiTheme="minorHAnsi" w:cstheme="minorBidi"/>
        </w:rPr>
        <w:commentReference w:id="641"/>
      </w:r>
      <w:ins w:id="645" w:author="Parks, Robbie M" w:date="2018-11-21T14:40:00Z">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ins>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03F6716D" w:rsidR="00146F26" w:rsidRDefault="00090A3A" w:rsidP="00D76DF7">
      <w:pPr>
        <w:spacing w:after="0" w:line="480" w:lineRule="auto"/>
        <w:jc w:val="both"/>
        <w:rPr>
          <w:ins w:id="646"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647" w:author="Parks, Robbie M" w:date="2018-11-17T10:08:00Z"/>
          <w:rFonts w:ascii="Times New Roman" w:hAnsi="Times New Roman"/>
          <w:sz w:val="24"/>
          <w:szCs w:val="24"/>
        </w:rPr>
      </w:pPr>
    </w:p>
    <w:p w14:paraId="52E16F62" w14:textId="36CC4567" w:rsidR="00146F26" w:rsidRPr="00636C9B" w:rsidRDefault="00146F26" w:rsidP="00D76DF7">
      <w:pPr>
        <w:spacing w:after="0" w:line="480" w:lineRule="auto"/>
        <w:jc w:val="both"/>
        <w:rPr>
          <w:rFonts w:ascii="Times New Roman" w:hAnsi="Times New Roman"/>
          <w:sz w:val="24"/>
          <w:szCs w:val="24"/>
        </w:rPr>
      </w:pPr>
      <w:commentRangeStart w:id="648"/>
      <w:ins w:id="649"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color w:val="000000" w:themeColor="text1"/>
          <w:sz w:val="24"/>
          <w:szCs w:val="24"/>
        </w:rPr>
        <w:instrText>∼</w:instrText>
      </w:r>
      <w:r w:rsidR="00067038">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24–29&lt;/sup&gt;","plainTextFormattedCitation":"24–29","previouslyFormattedCitation":"&lt;sup&gt;24–29&lt;/sup&gt;"},"properties":{"noteIndex":0},"schema":"https://github.com/citation-style-language/schema/raw/master/csl-citation.json"}</w:instrText>
      </w:r>
      <w:ins w:id="650"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24–29</w:t>
      </w:r>
      <w:ins w:id="651"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w:t>
        </w:r>
        <w:bookmarkStart w:id="652" w:name="_GoBack"/>
        <w:bookmarkEnd w:id="652"/>
        <w:r w:rsidRPr="00636C9B">
          <w:rPr>
            <w:rFonts w:ascii="Times New Roman" w:hAnsi="Times New Roman"/>
            <w:color w:val="000000" w:themeColor="text1"/>
            <w:sz w:val="24"/>
            <w:szCs w:val="24"/>
          </w:rPr>
          <w:t xml:space="preserve">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30–33&lt;/sup&gt;","plainTextFormattedCitation":"30–33","previouslyFormattedCitation":"&lt;sup&gt;30–33&lt;/sup&gt;"},"properties":{"noteIndex":0},"schema":"https://github.com/citation-style-language/schema/raw/master/csl-citation.json"}</w:instrText>
      </w:r>
      <w:ins w:id="653"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30–33</w:t>
      </w:r>
      <w:ins w:id="654" w:author="Parks, Robbie M" w:date="2018-11-17T10:08:00Z">
        <w:r w:rsidRPr="00636C9B">
          <w:rPr>
            <w:rFonts w:ascii="Times New Roman" w:hAnsi="Times New Roman"/>
            <w:color w:val="000000" w:themeColor="text1"/>
            <w:sz w:val="24"/>
            <w:szCs w:val="24"/>
          </w:rPr>
          <w:fldChar w:fldCharType="end"/>
        </w:r>
        <w:commentRangeEnd w:id="648"/>
        <w:r>
          <w:rPr>
            <w:rStyle w:val="CommentReference"/>
            <w:rFonts w:asciiTheme="minorHAnsi" w:eastAsiaTheme="minorHAnsi" w:hAnsiTheme="minorHAnsi" w:cstheme="minorBidi"/>
          </w:rPr>
          <w:commentReference w:id="648"/>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655"/>
      <w:commentRangeStart w:id="656"/>
      <w:r w:rsidRPr="00636C9B">
        <w:rPr>
          <w:rFonts w:ascii="Times New Roman" w:hAnsi="Times New Roman"/>
          <w:i/>
          <w:sz w:val="24"/>
          <w:szCs w:val="24"/>
        </w:rPr>
        <w:t>Transport</w:t>
      </w:r>
      <w:commentRangeEnd w:id="655"/>
      <w:r w:rsidR="00EC29E7">
        <w:rPr>
          <w:rStyle w:val="CommentReference"/>
          <w:rFonts w:asciiTheme="minorHAnsi" w:eastAsiaTheme="minorHAnsi" w:hAnsiTheme="minorHAnsi" w:cstheme="minorBidi"/>
        </w:rPr>
        <w:commentReference w:id="655"/>
      </w:r>
      <w:commentRangeEnd w:id="656"/>
      <w:r w:rsidR="00C436BA">
        <w:rPr>
          <w:rStyle w:val="CommentReference"/>
          <w:rFonts w:asciiTheme="minorHAnsi" w:eastAsiaTheme="minorHAnsi" w:hAnsiTheme="minorHAnsi" w:cstheme="minorBidi"/>
        </w:rPr>
        <w:commentReference w:id="656"/>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657"/>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264FAC8A"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34&lt;/sup&gt;","plainTextFormattedCitation":"34","previouslyFormattedCitation":"&lt;sup&gt;34&lt;/sup&gt;"},"properties":{"noteIndex":0},"schema":"https://github.com/citation-style-language/schema/raw/master/csl-citation.json"}</w:instrText>
      </w:r>
      <w:r w:rsidR="000765B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34</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{"citationItems":[{"id":"ITEM-1","itemData":{"DOI":"10.1080/00140138408963605","ISSN":"13665847","abstract":"\"</w:instrText>
      </w:r>
      <w:r w:rsidR="00067038">
        <w:rPr>
          <w:rFonts w:ascii="Times New Roman" w:hAnsi="Times New Roman" w:hint="eastAsia"/>
          <w:sz w:val="24"/>
          <w:szCs w:val="24"/>
        </w:rPr>
        <w:instrText>視力に及ぼす熱の影響</w:instrText>
      </w:r>
      <w:r w:rsidR="00067038">
        <w:rPr>
          <w:rFonts w:ascii="Times New Roman" w:hAnsi="Times New Roman"/>
          <w:sz w:val="24"/>
          <w:szCs w:val="24"/>
        </w:rPr>
        <w:instrText xml:space="preserve">  </w:instrText>
      </w:r>
      <w:r w:rsidR="00067038">
        <w:rPr>
          <w:rFonts w:ascii="Times New Roman" w:hAnsi="Times New Roman" w:hint="eastAsia"/>
          <w:sz w:val="24"/>
          <w:szCs w:val="24"/>
        </w:rPr>
        <w:instrText xml:space="preserve">　</w:instrText>
      </w:r>
      <w:r w:rsidR="00067038">
        <w:rPr>
          <w:rFonts w:ascii="Times New Roman" w:hAnsi="Times New Roman"/>
          <w:sz w:val="24"/>
          <w:szCs w:val="24"/>
        </w:rPr>
        <w:instrText>9</w:instrText>
      </w:r>
      <w:r w:rsidR="00067038">
        <w:rPr>
          <w:rFonts w:ascii="Times New Roman" w:hAnsi="Times New Roman" w:hint="eastAsia"/>
          <w:sz w:val="24"/>
          <w:szCs w:val="24"/>
        </w:rPr>
        <w:instrText>名の被験者の視力を</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つの条件下でランドルト環を用いて測定した。</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つの条件とは（</w:instrText>
      </w:r>
      <w:r w:rsidR="00067038">
        <w:rPr>
          <w:rFonts w:ascii="Times New Roman" w:hAnsi="Times New Roman"/>
          <w:sz w:val="24"/>
          <w:szCs w:val="24"/>
        </w:rPr>
        <w:instrText>1</w:instrText>
      </w:r>
      <w:r w:rsidR="00067038">
        <w:rPr>
          <w:rFonts w:ascii="Times New Roman" w:hAnsi="Times New Roman" w:hint="eastAsia"/>
          <w:sz w:val="24"/>
          <w:szCs w:val="24"/>
        </w:rPr>
        <w:instrText>）熱的中立のコントロール、（</w:instrText>
      </w:r>
      <w:r w:rsidR="00067038">
        <w:rPr>
          <w:rFonts w:ascii="Times New Roman" w:hAnsi="Times New Roman"/>
          <w:sz w:val="24"/>
          <w:szCs w:val="24"/>
        </w:rPr>
        <w:instrText>2</w:instrText>
      </w:r>
      <w:r w:rsidR="00067038">
        <w:rPr>
          <w:rFonts w:ascii="Times New Roman" w:hAnsi="Times New Roman" w:hint="eastAsia"/>
          <w:sz w:val="24"/>
          <w:szCs w:val="24"/>
        </w:rPr>
        <w:instrText>）温暖湿潤、（</w:instrText>
      </w:r>
      <w:r w:rsidR="00067038">
        <w:rPr>
          <w:rFonts w:ascii="Times New Roman" w:hAnsi="Times New Roman"/>
          <w:sz w:val="24"/>
          <w:szCs w:val="24"/>
        </w:rPr>
        <w:instrText>3</w:instrText>
      </w:r>
      <w:r w:rsidR="00067038">
        <w:rPr>
          <w:rFonts w:ascii="Times New Roman" w:hAnsi="Times New Roman" w:hint="eastAsia"/>
          <w:sz w:val="24"/>
          <w:szCs w:val="24"/>
        </w:rPr>
        <w:instrText>）高温乾燥の環境で、各条件とも被験者を</w:instrText>
      </w:r>
      <w:r w:rsidR="00067038">
        <w:rPr>
          <w:rFonts w:ascii="Times New Roman" w:hAnsi="Times New Roman"/>
          <w:sz w:val="24"/>
          <w:szCs w:val="24"/>
        </w:rPr>
        <w:instrText>3</w:instrText>
      </w:r>
      <w:r w:rsidR="00067038">
        <w:rPr>
          <w:rFonts w:ascii="Times New Roman" w:hAnsi="Times New Roman" w:hint="eastAsia"/>
          <w:sz w:val="24"/>
          <w:szCs w:val="24"/>
        </w:rPr>
        <w:instrText>時間放置した。背景照度は</w:instrText>
      </w:r>
      <w:r w:rsidR="00067038">
        <w:rPr>
          <w:rFonts w:ascii="Times New Roman" w:hAnsi="Times New Roman"/>
          <w:sz w:val="24"/>
          <w:szCs w:val="24"/>
        </w:rPr>
        <w:instrText>450</w:instrText>
      </w:r>
      <w:r w:rsidR="00067038">
        <w:rPr>
          <w:rFonts w:ascii="Times New Roman" w:hAnsi="Times New Roman" w:hint="eastAsia"/>
          <w:sz w:val="24"/>
          <w:szCs w:val="24"/>
        </w:rPr>
        <w:instrText>と</w:instrText>
      </w:r>
      <w:r w:rsidR="00067038">
        <w:rPr>
          <w:rFonts w:ascii="Times New Roman" w:hAnsi="Times New Roman"/>
          <w:sz w:val="24"/>
          <w:szCs w:val="24"/>
        </w:rPr>
        <w:instrText>5cd/m2</w:instrText>
      </w:r>
      <w:r w:rsidR="00067038">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67038">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35&lt;/sup&gt;","plainTextFormattedCitation":"35","previouslyFormattedCitation":"&lt;sup&gt;35&lt;/sup&gt;"},"properties":{"noteIndex":0},"schema":"https://github.com/citation-style-language/schema/raw/master/csl-citation.json"}</w:instrText>
      </w:r>
      <w:r w:rsidR="00176D1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35</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657"/>
      <w:r w:rsidR="005E65AD">
        <w:rPr>
          <w:rStyle w:val="CommentReference"/>
          <w:rFonts w:asciiTheme="minorHAnsi" w:eastAsiaTheme="minorHAnsi" w:hAnsiTheme="minorHAnsi" w:cstheme="minorBidi"/>
        </w:rPr>
        <w:commentReference w:id="657"/>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lastRenderedPageBreak/>
        <w:t>Falls</w:t>
      </w:r>
    </w:p>
    <w:p w14:paraId="16682654" w14:textId="0CD45B35"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B152A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B152A1" w:rsidRPr="00636C9B">
        <w:rPr>
          <w:rFonts w:ascii="Times New Roman" w:hAnsi="Times New Roman"/>
          <w:sz w:val="24"/>
          <w:szCs w:val="24"/>
        </w:rPr>
        <w:fldChar w:fldCharType="end"/>
      </w:r>
    </w:p>
    <w:p w14:paraId="40B33F0D" w14:textId="7623E0FE"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223D8A"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37&lt;/sup&gt;","plainTextFormattedCitation":"37","previouslyFormattedCitation":"&lt;sup&gt;37&lt;/sup&gt;"},"properties":{"noteIndex":0},"schema":"https://github.com/citation-style-language/schema/raw/master/csl-citation.json"}</w:instrText>
      </w:r>
      <w:r w:rsidR="00BE68D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37</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720917AE"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p>
    <w:p w14:paraId="71818B0F" w14:textId="62DE36BD"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D21DE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D21DED" w:rsidRPr="00636C9B">
        <w:rPr>
          <w:rFonts w:ascii="Times New Roman" w:hAnsi="Times New Roman"/>
          <w:sz w:val="24"/>
          <w:szCs w:val="24"/>
        </w:rPr>
        <w:fldChar w:fldCharType="end"/>
      </w:r>
    </w:p>
    <w:p w14:paraId="1C1D54B7" w14:textId="4C9373D5"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677A4461"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0663B0"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6E12011"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69676FEE" w14:textId="32383C4B"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0B5788A7" w14:textId="461F5193"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398FCB1D" w14:textId="74FA1AB5"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47C30B21" w14:textId="597161E7"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16666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5B207F71"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sz w:val="24"/>
          <w:szCs w:val="24"/>
        </w:rPr>
        <w:instrText>∼</w:instrText>
      </w:r>
      <w:r w:rsidR="00067038">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26–29,40&lt;/sup&gt;","plainTextFormattedCitation":"26–29,40","previouslyFormattedCitation":"&lt;sup&gt;26–29,40&lt;/sup&gt;"},"properties":{"noteIndex":0},"schema":"https://github.com/citation-style-language/schema/raw/master/csl-citation.json"}</w:instrText>
      </w:r>
      <w:r w:rsidR="00FA5998"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26–29,40</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0E16C9F"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31&lt;/sup&gt;","plainTextFormattedCitation":"31","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31</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4C95EF0" w14:textId="2F990FB8" w:rsidR="0009095B" w:rsidRPr="0009095B" w:rsidRDefault="00A55581"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9095B" w:rsidRPr="0009095B">
        <w:rPr>
          <w:rFonts w:ascii="Times New Roman" w:eastAsia="Times New Roman" w:hAnsi="Times New Roman"/>
          <w:noProof/>
          <w:sz w:val="24"/>
        </w:rPr>
        <w:t>1</w:t>
      </w:r>
      <w:r w:rsidR="0009095B" w:rsidRPr="0009095B">
        <w:rPr>
          <w:rFonts w:ascii="Times New Roman" w:eastAsia="Times New Roman" w:hAnsi="Times New Roman"/>
          <w:noProof/>
          <w:sz w:val="24"/>
        </w:rPr>
        <w:tab/>
        <w:t>IPCC. IPCC special report on the impacts of global warming of 1.5 °C - Summary for policy makers. 2018. http://www.ipcc.ch/report/sr15/.</w:t>
      </w:r>
    </w:p>
    <w:p w14:paraId="3C4BDE6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w:t>
      </w:r>
      <w:r w:rsidRPr="0009095B">
        <w:rPr>
          <w:rFonts w:ascii="Times New Roman" w:eastAsia="Times New Roman" w:hAnsi="Times New Roman"/>
          <w:noProof/>
          <w:sz w:val="24"/>
        </w:rPr>
        <w:tab/>
        <w:t xml:space="preserve">Gasparrini A, Guo Y, Hashizume M,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Mortality risk attributable to high and low ambient temperature: A multicountry observational study. </w:t>
      </w:r>
      <w:r w:rsidRPr="0009095B">
        <w:rPr>
          <w:rFonts w:ascii="Times New Roman" w:eastAsia="Times New Roman" w:hAnsi="Times New Roman"/>
          <w:i/>
          <w:iCs/>
          <w:noProof/>
          <w:sz w:val="24"/>
        </w:rPr>
        <w:t>Lancet</w:t>
      </w:r>
      <w:r w:rsidRPr="0009095B">
        <w:rPr>
          <w:rFonts w:ascii="Times New Roman" w:eastAsia="Times New Roman" w:hAnsi="Times New Roman"/>
          <w:noProof/>
          <w:sz w:val="24"/>
        </w:rPr>
        <w:t xml:space="preserve"> 2015; </w:t>
      </w:r>
      <w:r w:rsidRPr="0009095B">
        <w:rPr>
          <w:rFonts w:ascii="Times New Roman" w:eastAsia="Times New Roman" w:hAnsi="Times New Roman"/>
          <w:b/>
          <w:bCs/>
          <w:noProof/>
          <w:sz w:val="24"/>
        </w:rPr>
        <w:t>386</w:t>
      </w:r>
      <w:r w:rsidRPr="0009095B">
        <w:rPr>
          <w:rFonts w:ascii="Times New Roman" w:eastAsia="Times New Roman" w:hAnsi="Times New Roman"/>
          <w:noProof/>
          <w:sz w:val="24"/>
        </w:rPr>
        <w:t>: 369–75.</w:t>
      </w:r>
    </w:p>
    <w:p w14:paraId="459EE3C3"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w:t>
      </w:r>
      <w:r w:rsidRPr="0009095B">
        <w:rPr>
          <w:rFonts w:ascii="Times New Roman" w:eastAsia="Times New Roman" w:hAnsi="Times New Roman"/>
          <w:noProof/>
          <w:sz w:val="24"/>
        </w:rPr>
        <w:tab/>
        <w:t xml:space="preserve">Ye X, Wolff R, Yu W, Vaneckova P, Pan X, Tong S. Ambient temperature and morbidity: a review of epidemiological evidence. </w:t>
      </w:r>
      <w:r w:rsidRPr="0009095B">
        <w:rPr>
          <w:rFonts w:ascii="Times New Roman" w:eastAsia="Times New Roman" w:hAnsi="Times New Roman"/>
          <w:i/>
          <w:iCs/>
          <w:noProof/>
          <w:sz w:val="24"/>
        </w:rPr>
        <w:t>Environ Health Perspect</w:t>
      </w:r>
      <w:r w:rsidRPr="0009095B">
        <w:rPr>
          <w:rFonts w:ascii="Times New Roman" w:eastAsia="Times New Roman" w:hAnsi="Times New Roman"/>
          <w:noProof/>
          <w:sz w:val="24"/>
        </w:rPr>
        <w:t xml:space="preserve"> 2012; </w:t>
      </w:r>
      <w:r w:rsidRPr="0009095B">
        <w:rPr>
          <w:rFonts w:ascii="Times New Roman" w:eastAsia="Times New Roman" w:hAnsi="Times New Roman"/>
          <w:b/>
          <w:bCs/>
          <w:noProof/>
          <w:sz w:val="24"/>
        </w:rPr>
        <w:t>120</w:t>
      </w:r>
      <w:r w:rsidRPr="0009095B">
        <w:rPr>
          <w:rFonts w:ascii="Times New Roman" w:eastAsia="Times New Roman" w:hAnsi="Times New Roman"/>
          <w:noProof/>
          <w:sz w:val="24"/>
        </w:rPr>
        <w:t>: 19–28.</w:t>
      </w:r>
    </w:p>
    <w:p w14:paraId="7B94965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4</w:t>
      </w:r>
      <w:r w:rsidRPr="0009095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09095B">
        <w:rPr>
          <w:rFonts w:ascii="Times New Roman" w:eastAsia="Times New Roman" w:hAnsi="Times New Roman"/>
          <w:b/>
          <w:bCs/>
          <w:noProof/>
          <w:sz w:val="24"/>
        </w:rPr>
        <w:t>8</w:t>
      </w:r>
      <w:r w:rsidRPr="0009095B">
        <w:rPr>
          <w:rFonts w:ascii="Times New Roman" w:eastAsia="Times New Roman" w:hAnsi="Times New Roman"/>
          <w:noProof/>
          <w:sz w:val="24"/>
        </w:rPr>
        <w:t>: 40.</w:t>
      </w:r>
    </w:p>
    <w:p w14:paraId="0E587408"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5</w:t>
      </w:r>
      <w:r w:rsidRPr="0009095B">
        <w:rPr>
          <w:rFonts w:ascii="Times New Roman" w:eastAsia="Times New Roman" w:hAnsi="Times New Roman"/>
          <w:noProof/>
          <w:sz w:val="24"/>
        </w:rPr>
        <w:tab/>
        <w:t xml:space="preserve">Song X, Wang S, Hu Y,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Impact of ambient temperature on morbidity and mortality: An overview of reviews. </w:t>
      </w:r>
      <w:r w:rsidRPr="0009095B">
        <w:rPr>
          <w:rFonts w:ascii="Times New Roman" w:eastAsia="Times New Roman" w:hAnsi="Times New Roman"/>
          <w:i/>
          <w:iCs/>
          <w:noProof/>
          <w:sz w:val="24"/>
        </w:rPr>
        <w:t>Sci Total Environ</w:t>
      </w:r>
      <w:r w:rsidRPr="0009095B">
        <w:rPr>
          <w:rFonts w:ascii="Times New Roman" w:eastAsia="Times New Roman" w:hAnsi="Times New Roman"/>
          <w:noProof/>
          <w:sz w:val="24"/>
        </w:rPr>
        <w:t xml:space="preserve"> 2017; </w:t>
      </w:r>
      <w:r w:rsidRPr="0009095B">
        <w:rPr>
          <w:rFonts w:ascii="Times New Roman" w:eastAsia="Times New Roman" w:hAnsi="Times New Roman"/>
          <w:b/>
          <w:bCs/>
          <w:noProof/>
          <w:sz w:val="24"/>
        </w:rPr>
        <w:t>586</w:t>
      </w:r>
      <w:r w:rsidRPr="0009095B">
        <w:rPr>
          <w:rFonts w:ascii="Times New Roman" w:eastAsia="Times New Roman" w:hAnsi="Times New Roman"/>
          <w:noProof/>
          <w:sz w:val="24"/>
        </w:rPr>
        <w:t>: 241–54.</w:t>
      </w:r>
    </w:p>
    <w:p w14:paraId="7268041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6</w:t>
      </w:r>
      <w:r w:rsidRPr="0009095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9095B">
        <w:rPr>
          <w:rFonts w:ascii="Times New Roman" w:eastAsia="Times New Roman" w:hAnsi="Times New Roman"/>
          <w:i/>
          <w:iCs/>
          <w:noProof/>
          <w:sz w:val="24"/>
        </w:rPr>
        <w:t>Nat Clim Chang</w:t>
      </w:r>
      <w:r w:rsidRPr="0009095B">
        <w:rPr>
          <w:rFonts w:ascii="Times New Roman" w:eastAsia="Times New Roman" w:hAnsi="Times New Roman"/>
          <w:noProof/>
          <w:sz w:val="24"/>
        </w:rPr>
        <w:t xml:space="preserve"> 2014; </w:t>
      </w:r>
      <w:r w:rsidRPr="0009095B">
        <w:rPr>
          <w:rFonts w:ascii="Times New Roman" w:eastAsia="Times New Roman" w:hAnsi="Times New Roman"/>
          <w:b/>
          <w:bCs/>
          <w:noProof/>
          <w:sz w:val="24"/>
        </w:rPr>
        <w:t>4</w:t>
      </w:r>
      <w:r w:rsidRPr="0009095B">
        <w:rPr>
          <w:rFonts w:ascii="Times New Roman" w:eastAsia="Times New Roman" w:hAnsi="Times New Roman"/>
          <w:noProof/>
          <w:sz w:val="24"/>
        </w:rPr>
        <w:t>: 269–73.</w:t>
      </w:r>
    </w:p>
    <w:p w14:paraId="1B71AE2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7</w:t>
      </w:r>
      <w:r w:rsidRPr="0009095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09095B">
        <w:rPr>
          <w:rFonts w:ascii="Times New Roman" w:eastAsia="Times New Roman" w:hAnsi="Times New Roman"/>
          <w:i/>
          <w:iCs/>
          <w:noProof/>
          <w:sz w:val="24"/>
        </w:rPr>
        <w:t>Environ Int</w:t>
      </w:r>
      <w:r w:rsidRPr="0009095B">
        <w:rPr>
          <w:rFonts w:ascii="Times New Roman" w:eastAsia="Times New Roman" w:hAnsi="Times New Roman"/>
          <w:noProof/>
          <w:sz w:val="24"/>
        </w:rPr>
        <w:t xml:space="preserve"> 2016. DOI:10.1016/j.envint.2016.02.018.</w:t>
      </w:r>
    </w:p>
    <w:p w14:paraId="73324F2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8</w:t>
      </w:r>
      <w:r w:rsidRPr="0009095B">
        <w:rPr>
          <w:rFonts w:ascii="Times New Roman" w:eastAsia="Times New Roman" w:hAnsi="Times New Roman"/>
          <w:noProof/>
          <w:sz w:val="24"/>
        </w:rPr>
        <w:tab/>
        <w:t xml:space="preserve">Le Tertre A, Lefranc AA, Eilstein D,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Impact of the 2003 Heatwave on All-Cause Mortality in 9 French Cities. </w:t>
      </w:r>
      <w:r w:rsidRPr="0009095B">
        <w:rPr>
          <w:rFonts w:ascii="Times New Roman" w:eastAsia="Times New Roman" w:hAnsi="Times New Roman"/>
          <w:i/>
          <w:iCs/>
          <w:noProof/>
          <w:sz w:val="24"/>
        </w:rPr>
        <w:t>Epidemiology</w:t>
      </w:r>
      <w:r w:rsidRPr="0009095B">
        <w:rPr>
          <w:rFonts w:ascii="Times New Roman" w:eastAsia="Times New Roman" w:hAnsi="Times New Roman"/>
          <w:noProof/>
          <w:sz w:val="24"/>
        </w:rPr>
        <w:t xml:space="preserve"> 2006; </w:t>
      </w:r>
      <w:r w:rsidRPr="0009095B">
        <w:rPr>
          <w:rFonts w:ascii="Times New Roman" w:eastAsia="Times New Roman" w:hAnsi="Times New Roman"/>
          <w:b/>
          <w:bCs/>
          <w:noProof/>
          <w:sz w:val="24"/>
        </w:rPr>
        <w:t>17</w:t>
      </w:r>
      <w:r w:rsidRPr="0009095B">
        <w:rPr>
          <w:rFonts w:ascii="Times New Roman" w:eastAsia="Times New Roman" w:hAnsi="Times New Roman"/>
          <w:noProof/>
          <w:sz w:val="24"/>
        </w:rPr>
        <w:t>: 75–9.</w:t>
      </w:r>
    </w:p>
    <w:p w14:paraId="6C136E39"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9</w:t>
      </w:r>
      <w:r w:rsidRPr="0009095B">
        <w:rPr>
          <w:rFonts w:ascii="Times New Roman" w:eastAsia="Times New Roman" w:hAnsi="Times New Roman"/>
          <w:noProof/>
          <w:sz w:val="24"/>
        </w:rPr>
        <w:tab/>
        <w:t xml:space="preserve">Semenza JC, Rubin CH, Falter KH,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Heat-Related Deaths during the July 1995 Heat Wave in Chicago. </w:t>
      </w:r>
      <w:r w:rsidRPr="0009095B">
        <w:rPr>
          <w:rFonts w:ascii="Times New Roman" w:eastAsia="Times New Roman" w:hAnsi="Times New Roman"/>
          <w:i/>
          <w:iCs/>
          <w:noProof/>
          <w:sz w:val="24"/>
        </w:rPr>
        <w:t>N Engl J Med</w:t>
      </w:r>
      <w:r w:rsidRPr="0009095B">
        <w:rPr>
          <w:rFonts w:ascii="Times New Roman" w:eastAsia="Times New Roman" w:hAnsi="Times New Roman"/>
          <w:noProof/>
          <w:sz w:val="24"/>
        </w:rPr>
        <w:t xml:space="preserve"> 1996. DOI:10.1056/NEJM199607113350203.</w:t>
      </w:r>
    </w:p>
    <w:p w14:paraId="40785FA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10</w:t>
      </w:r>
      <w:r w:rsidRPr="0009095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9095B">
        <w:rPr>
          <w:rFonts w:ascii="Times New Roman" w:eastAsia="Times New Roman" w:hAnsi="Times New Roman"/>
          <w:i/>
          <w:iCs/>
          <w:noProof/>
          <w:sz w:val="24"/>
        </w:rPr>
        <w:t>Int J Environ Res Public Health</w:t>
      </w:r>
      <w:r w:rsidRPr="0009095B">
        <w:rPr>
          <w:rFonts w:ascii="Times New Roman" w:eastAsia="Times New Roman" w:hAnsi="Times New Roman"/>
          <w:noProof/>
          <w:sz w:val="24"/>
        </w:rPr>
        <w:t xml:space="preserve"> 2015. DOI:10.3390/ijerph120201279.</w:t>
      </w:r>
    </w:p>
    <w:p w14:paraId="64F9F5C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11</w:t>
      </w:r>
      <w:r w:rsidRPr="0009095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9095B">
        <w:rPr>
          <w:rFonts w:ascii="Times New Roman" w:eastAsia="Times New Roman" w:hAnsi="Times New Roman"/>
          <w:i/>
          <w:iCs/>
          <w:noProof/>
          <w:sz w:val="24"/>
        </w:rPr>
        <w:t>Environ Health Perspect</w:t>
      </w:r>
      <w:r w:rsidRPr="0009095B">
        <w:rPr>
          <w:rFonts w:ascii="Times New Roman" w:eastAsia="Times New Roman" w:hAnsi="Times New Roman"/>
          <w:noProof/>
          <w:sz w:val="24"/>
        </w:rPr>
        <w:t xml:space="preserve"> 2011. DOI:10.1289/ehp.1002313.</w:t>
      </w:r>
    </w:p>
    <w:p w14:paraId="6458013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12</w:t>
      </w:r>
      <w:r w:rsidRPr="0009095B">
        <w:rPr>
          <w:rFonts w:ascii="Times New Roman" w:eastAsia="Times New Roman" w:hAnsi="Times New Roman"/>
          <w:noProof/>
          <w:sz w:val="24"/>
        </w:rPr>
        <w:tab/>
        <w:t xml:space="preserve">Anderson BG, Bell ML. Weather-related mortality: how heat, cold, and heat waves affect mortality in the United States. </w:t>
      </w:r>
      <w:r w:rsidRPr="0009095B">
        <w:rPr>
          <w:rFonts w:ascii="Times New Roman" w:eastAsia="Times New Roman" w:hAnsi="Times New Roman"/>
          <w:i/>
          <w:iCs/>
          <w:noProof/>
          <w:sz w:val="24"/>
        </w:rPr>
        <w:t>Epidemiology</w:t>
      </w:r>
      <w:r w:rsidRPr="0009095B">
        <w:rPr>
          <w:rFonts w:ascii="Times New Roman" w:eastAsia="Times New Roman" w:hAnsi="Times New Roman"/>
          <w:noProof/>
          <w:sz w:val="24"/>
        </w:rPr>
        <w:t xml:space="preserve"> 2009; </w:t>
      </w:r>
      <w:r w:rsidRPr="0009095B">
        <w:rPr>
          <w:rFonts w:ascii="Times New Roman" w:eastAsia="Times New Roman" w:hAnsi="Times New Roman"/>
          <w:b/>
          <w:bCs/>
          <w:noProof/>
          <w:sz w:val="24"/>
        </w:rPr>
        <w:t>20</w:t>
      </w:r>
      <w:r w:rsidRPr="0009095B">
        <w:rPr>
          <w:rFonts w:ascii="Times New Roman" w:eastAsia="Times New Roman" w:hAnsi="Times New Roman"/>
          <w:noProof/>
          <w:sz w:val="24"/>
        </w:rPr>
        <w:t>: 205.</w:t>
      </w:r>
    </w:p>
    <w:p w14:paraId="1F34180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13</w:t>
      </w:r>
      <w:r w:rsidRPr="0009095B">
        <w:rPr>
          <w:rFonts w:ascii="Times New Roman" w:eastAsia="Times New Roman" w:hAnsi="Times New Roman"/>
          <w:noProof/>
          <w:sz w:val="24"/>
        </w:rPr>
        <w:tab/>
        <w:t xml:space="preserve">Hajat S, Kovats RS, Lachowycz K. Heat-related and cold-related deaths in England and Wales: Who is at risk? </w:t>
      </w:r>
      <w:r w:rsidRPr="0009095B">
        <w:rPr>
          <w:rFonts w:ascii="Times New Roman" w:eastAsia="Times New Roman" w:hAnsi="Times New Roman"/>
          <w:i/>
          <w:iCs/>
          <w:noProof/>
          <w:sz w:val="24"/>
        </w:rPr>
        <w:t>Occup Environ Med</w:t>
      </w:r>
      <w:r w:rsidRPr="0009095B">
        <w:rPr>
          <w:rFonts w:ascii="Times New Roman" w:eastAsia="Times New Roman" w:hAnsi="Times New Roman"/>
          <w:noProof/>
          <w:sz w:val="24"/>
        </w:rPr>
        <w:t xml:space="preserve"> 2007. DOI:10.1136/oem.2006.029017.</w:t>
      </w:r>
    </w:p>
    <w:p w14:paraId="2C8A144A"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14</w:t>
      </w:r>
      <w:r w:rsidRPr="0009095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2012. DOI:10.1073/pnas.1113070109.</w:t>
      </w:r>
    </w:p>
    <w:p w14:paraId="4839359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15</w:t>
      </w:r>
      <w:r w:rsidRPr="0009095B">
        <w:rPr>
          <w:rFonts w:ascii="Times New Roman" w:eastAsia="Times New Roman" w:hAnsi="Times New Roman"/>
          <w:noProof/>
          <w:sz w:val="24"/>
        </w:rPr>
        <w:tab/>
        <w:t xml:space="preserve">Li T, Horton RM, Bader DA,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Aging Will Amplify the Heat-related Mortality Risk under a Changing Climate: Projection for the Elderly in Beijing, China. </w:t>
      </w:r>
      <w:r w:rsidRPr="0009095B">
        <w:rPr>
          <w:rFonts w:ascii="Times New Roman" w:eastAsia="Times New Roman" w:hAnsi="Times New Roman"/>
          <w:i/>
          <w:iCs/>
          <w:noProof/>
          <w:sz w:val="24"/>
        </w:rPr>
        <w:t>Sci Rep</w:t>
      </w:r>
      <w:r w:rsidRPr="0009095B">
        <w:rPr>
          <w:rFonts w:ascii="Times New Roman" w:eastAsia="Times New Roman" w:hAnsi="Times New Roman"/>
          <w:noProof/>
          <w:sz w:val="24"/>
        </w:rPr>
        <w:t xml:space="preserve"> 2016. DOI:10.1038/srep28161.</w:t>
      </w:r>
    </w:p>
    <w:p w14:paraId="55CAED53"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lastRenderedPageBreak/>
        <w:t>16</w:t>
      </w:r>
      <w:r w:rsidRPr="0009095B">
        <w:rPr>
          <w:rFonts w:ascii="Times New Roman" w:eastAsia="Times New Roman" w:hAnsi="Times New Roman"/>
          <w:noProof/>
          <w:sz w:val="24"/>
        </w:rPr>
        <w:tab/>
        <w:t xml:space="preserve">Ingram DD, Parker JD, Schenker N,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United States Census 2000 population with bridged race categories. </w:t>
      </w:r>
      <w:r w:rsidRPr="0009095B">
        <w:rPr>
          <w:rFonts w:ascii="Times New Roman" w:eastAsia="Times New Roman" w:hAnsi="Times New Roman"/>
          <w:i/>
          <w:iCs/>
          <w:noProof/>
          <w:sz w:val="24"/>
        </w:rPr>
        <w:t>Vital Health Stat 2</w:t>
      </w:r>
      <w:r w:rsidRPr="0009095B">
        <w:rPr>
          <w:rFonts w:ascii="Times New Roman" w:eastAsia="Times New Roman" w:hAnsi="Times New Roman"/>
          <w:noProof/>
          <w:sz w:val="24"/>
        </w:rPr>
        <w:t xml:space="preserve"> 2003; : 1–55.</w:t>
      </w:r>
    </w:p>
    <w:p w14:paraId="64FF7DD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17</w:t>
      </w:r>
      <w:r w:rsidRPr="0009095B">
        <w:rPr>
          <w:rFonts w:ascii="Times New Roman" w:eastAsia="Times New Roman" w:hAnsi="Times New Roman"/>
          <w:noProof/>
          <w:sz w:val="24"/>
        </w:rPr>
        <w:tab/>
        <w:t xml:space="preserve">Dee DP, Uppala SM, Simmons AJ,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The ERA-Interim reanalysis: configuration and performance of the data assimilation system. </w:t>
      </w:r>
      <w:r w:rsidRPr="0009095B">
        <w:rPr>
          <w:rFonts w:ascii="Times New Roman" w:eastAsia="Times New Roman" w:hAnsi="Times New Roman"/>
          <w:i/>
          <w:iCs/>
          <w:noProof/>
          <w:sz w:val="24"/>
        </w:rPr>
        <w:t>Q J R Meteorol Soc</w:t>
      </w:r>
      <w:r w:rsidRPr="0009095B">
        <w:rPr>
          <w:rFonts w:ascii="Times New Roman" w:eastAsia="Times New Roman" w:hAnsi="Times New Roman"/>
          <w:noProof/>
          <w:sz w:val="24"/>
        </w:rPr>
        <w:t xml:space="preserve"> 2011; </w:t>
      </w:r>
      <w:r w:rsidRPr="0009095B">
        <w:rPr>
          <w:rFonts w:ascii="Times New Roman" w:eastAsia="Times New Roman" w:hAnsi="Times New Roman"/>
          <w:b/>
          <w:bCs/>
          <w:noProof/>
          <w:sz w:val="24"/>
        </w:rPr>
        <w:t>137</w:t>
      </w:r>
      <w:r w:rsidRPr="0009095B">
        <w:rPr>
          <w:rFonts w:ascii="Times New Roman" w:eastAsia="Times New Roman" w:hAnsi="Times New Roman"/>
          <w:noProof/>
          <w:sz w:val="24"/>
        </w:rPr>
        <w:t>: 553–97.</w:t>
      </w:r>
    </w:p>
    <w:p w14:paraId="388A8DA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18</w:t>
      </w:r>
      <w:r w:rsidRPr="0009095B">
        <w:rPr>
          <w:rFonts w:ascii="Times New Roman" w:eastAsia="Times New Roman" w:hAnsi="Times New Roman"/>
          <w:noProof/>
          <w:sz w:val="24"/>
        </w:rPr>
        <w:tab/>
        <w:t>Wallace JM, Hobbs P V. Atmospheric Science: An Introductory Survey: Second Edition. 2006 DOI:10.1016/C2009-0-00034-8.</w:t>
      </w:r>
    </w:p>
    <w:p w14:paraId="3668E129"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19</w:t>
      </w:r>
      <w:r w:rsidRPr="0009095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9095B">
        <w:rPr>
          <w:rFonts w:ascii="Times New Roman" w:eastAsia="Times New Roman" w:hAnsi="Times New Roman"/>
          <w:i/>
          <w:iCs/>
          <w:noProof/>
          <w:sz w:val="24"/>
        </w:rPr>
        <w:t>Elife</w:t>
      </w:r>
      <w:r w:rsidRPr="0009095B">
        <w:rPr>
          <w:rFonts w:ascii="Times New Roman" w:eastAsia="Times New Roman" w:hAnsi="Times New Roman"/>
          <w:noProof/>
          <w:sz w:val="24"/>
        </w:rPr>
        <w:t xml:space="preserve"> 2018; </w:t>
      </w:r>
      <w:r w:rsidRPr="0009095B">
        <w:rPr>
          <w:rFonts w:ascii="Times New Roman" w:eastAsia="Times New Roman" w:hAnsi="Times New Roman"/>
          <w:b/>
          <w:bCs/>
          <w:noProof/>
          <w:sz w:val="24"/>
        </w:rPr>
        <w:t>7</w:t>
      </w:r>
      <w:r w:rsidRPr="0009095B">
        <w:rPr>
          <w:rFonts w:ascii="Times New Roman" w:eastAsia="Times New Roman" w:hAnsi="Times New Roman"/>
          <w:noProof/>
          <w:sz w:val="24"/>
        </w:rPr>
        <w:t>. DOI:10.7554/eLife.35500.</w:t>
      </w:r>
    </w:p>
    <w:p w14:paraId="7092C32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20</w:t>
      </w:r>
      <w:r w:rsidRPr="0009095B">
        <w:rPr>
          <w:rFonts w:ascii="Times New Roman" w:eastAsia="Times New Roman" w:hAnsi="Times New Roman"/>
          <w:noProof/>
          <w:sz w:val="24"/>
        </w:rPr>
        <w:tab/>
        <w:t>Rue H, Held L. Gaussian Markov random fields. Theory and applications. 2005 DOI:10.1007/s00184-007-0162-3.</w:t>
      </w:r>
    </w:p>
    <w:p w14:paraId="4955802A"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21</w:t>
      </w:r>
      <w:r w:rsidRPr="0009095B">
        <w:rPr>
          <w:rFonts w:ascii="Times New Roman" w:eastAsia="Times New Roman" w:hAnsi="Times New Roman"/>
          <w:noProof/>
          <w:sz w:val="24"/>
        </w:rPr>
        <w:tab/>
        <w:t xml:space="preserve">Besag J. Spatial interaction and the statistical snalysis of lattice systems. </w:t>
      </w:r>
      <w:r w:rsidRPr="0009095B">
        <w:rPr>
          <w:rFonts w:ascii="Times New Roman" w:eastAsia="Times New Roman" w:hAnsi="Times New Roman"/>
          <w:i/>
          <w:iCs/>
          <w:noProof/>
          <w:sz w:val="24"/>
        </w:rPr>
        <w:t>J R Stat Soc Ser B (Statistical Methodol</w:t>
      </w:r>
      <w:r w:rsidRPr="0009095B">
        <w:rPr>
          <w:rFonts w:ascii="Times New Roman" w:eastAsia="Times New Roman" w:hAnsi="Times New Roman"/>
          <w:noProof/>
          <w:sz w:val="24"/>
        </w:rPr>
        <w:t xml:space="preserve"> 1974. DOI:10.2307/2984812.</w:t>
      </w:r>
    </w:p>
    <w:p w14:paraId="7022B2B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22</w:t>
      </w:r>
      <w:r w:rsidRPr="0009095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9095B">
        <w:rPr>
          <w:rFonts w:ascii="Times New Roman" w:eastAsia="Times New Roman" w:hAnsi="Times New Roman"/>
          <w:i/>
          <w:iCs/>
          <w:noProof/>
          <w:sz w:val="24"/>
        </w:rPr>
        <w:t>J R Stat Soc Ser B Stat Methodol</w:t>
      </w:r>
      <w:r w:rsidRPr="0009095B">
        <w:rPr>
          <w:rFonts w:ascii="Times New Roman" w:eastAsia="Times New Roman" w:hAnsi="Times New Roman"/>
          <w:noProof/>
          <w:sz w:val="24"/>
        </w:rPr>
        <w:t xml:space="preserve"> 2009. DOI:10.1111/j.1467-9868.2008.00700.x.</w:t>
      </w:r>
    </w:p>
    <w:p w14:paraId="7E2FAA3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23</w:t>
      </w:r>
      <w:r w:rsidRPr="0009095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09095B">
        <w:rPr>
          <w:rFonts w:ascii="Times New Roman" w:eastAsia="Times New Roman" w:hAnsi="Times New Roman"/>
          <w:i/>
          <w:iCs/>
          <w:noProof/>
          <w:sz w:val="24"/>
        </w:rPr>
        <w:t>Lancet</w:t>
      </w:r>
      <w:r w:rsidRPr="0009095B">
        <w:rPr>
          <w:rFonts w:ascii="Times New Roman" w:eastAsia="Times New Roman" w:hAnsi="Times New Roman"/>
          <w:noProof/>
          <w:sz w:val="24"/>
        </w:rPr>
        <w:t xml:space="preserve"> 2017. DOI:10.1016/S0140-6736(16)32381-9.</w:t>
      </w:r>
    </w:p>
    <w:p w14:paraId="05A1EA9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24</w:t>
      </w:r>
      <w:r w:rsidRPr="0009095B">
        <w:rPr>
          <w:rFonts w:ascii="Times New Roman" w:eastAsia="Times New Roman" w:hAnsi="Times New Roman"/>
          <w:noProof/>
          <w:sz w:val="24"/>
        </w:rPr>
        <w:tab/>
        <w:t xml:space="preserve">Ranson M. Crime, weather, and climate change. </w:t>
      </w:r>
      <w:r w:rsidRPr="0009095B">
        <w:rPr>
          <w:rFonts w:ascii="Times New Roman" w:eastAsia="Times New Roman" w:hAnsi="Times New Roman"/>
          <w:i/>
          <w:iCs/>
          <w:noProof/>
          <w:sz w:val="24"/>
        </w:rPr>
        <w:t>J Environ Econ Manage</w:t>
      </w:r>
      <w:r w:rsidRPr="0009095B">
        <w:rPr>
          <w:rFonts w:ascii="Times New Roman" w:eastAsia="Times New Roman" w:hAnsi="Times New Roman"/>
          <w:noProof/>
          <w:sz w:val="24"/>
        </w:rPr>
        <w:t xml:space="preserve"> 2014. DOI:10.1016/j.jeem.2013.11.008.</w:t>
      </w:r>
    </w:p>
    <w:p w14:paraId="2FB20211"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25</w:t>
      </w:r>
      <w:r w:rsidRPr="0009095B">
        <w:rPr>
          <w:rFonts w:ascii="Times New Roman" w:eastAsia="Times New Roman" w:hAnsi="Times New Roman"/>
          <w:noProof/>
          <w:sz w:val="24"/>
        </w:rPr>
        <w:tab/>
        <w:t xml:space="preserve">Mares D. Climate change and levels of violence in socially disadvantaged neighborhood groups. </w:t>
      </w:r>
      <w:r w:rsidRPr="0009095B">
        <w:rPr>
          <w:rFonts w:ascii="Times New Roman" w:eastAsia="Times New Roman" w:hAnsi="Times New Roman"/>
          <w:i/>
          <w:iCs/>
          <w:noProof/>
          <w:sz w:val="24"/>
        </w:rPr>
        <w:t>J Urban Heal</w:t>
      </w:r>
      <w:r w:rsidRPr="0009095B">
        <w:rPr>
          <w:rFonts w:ascii="Times New Roman" w:eastAsia="Times New Roman" w:hAnsi="Times New Roman"/>
          <w:noProof/>
          <w:sz w:val="24"/>
        </w:rPr>
        <w:t xml:space="preserve"> 2013. DOI:10.1007/s11524-013-9791-1.</w:t>
      </w:r>
    </w:p>
    <w:p w14:paraId="5B06242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26</w:t>
      </w:r>
      <w:r w:rsidRPr="0009095B">
        <w:rPr>
          <w:rFonts w:ascii="Times New Roman" w:eastAsia="Times New Roman" w:hAnsi="Times New Roman"/>
          <w:noProof/>
          <w:sz w:val="24"/>
        </w:rPr>
        <w:tab/>
        <w:t xml:space="preserve">Burke MB, Miguel E, Satyanath S, Dykema JA, Lobell DB. Warming increases the risk of civil war in Africa.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2009. DOI:10.1073/pnas.0907998106.</w:t>
      </w:r>
    </w:p>
    <w:p w14:paraId="15A5240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27</w:t>
      </w:r>
      <w:r w:rsidRPr="0009095B">
        <w:rPr>
          <w:rFonts w:ascii="Times New Roman" w:eastAsia="Times New Roman" w:hAnsi="Times New Roman"/>
          <w:noProof/>
          <w:sz w:val="24"/>
        </w:rPr>
        <w:tab/>
        <w:t xml:space="preserve">Hsiang SM, Burke M, Miguel E. Quantifying the Influence of Climate on Human Conflict. </w:t>
      </w:r>
      <w:r w:rsidRPr="0009095B">
        <w:rPr>
          <w:rFonts w:ascii="Times New Roman" w:eastAsia="Times New Roman" w:hAnsi="Times New Roman"/>
          <w:i/>
          <w:iCs/>
          <w:noProof/>
          <w:sz w:val="24"/>
        </w:rPr>
        <w:t>Science (80- )</w:t>
      </w:r>
      <w:r w:rsidRPr="0009095B">
        <w:rPr>
          <w:rFonts w:ascii="Times New Roman" w:eastAsia="Times New Roman" w:hAnsi="Times New Roman"/>
          <w:noProof/>
          <w:sz w:val="24"/>
        </w:rPr>
        <w:t xml:space="preserve"> 2013. DOI:10.1126/science.1235367.</w:t>
      </w:r>
    </w:p>
    <w:p w14:paraId="7B6363F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28</w:t>
      </w:r>
      <w:r w:rsidRPr="0009095B">
        <w:rPr>
          <w:rFonts w:ascii="Times New Roman" w:eastAsia="Times New Roman" w:hAnsi="Times New Roman"/>
          <w:noProof/>
          <w:sz w:val="24"/>
        </w:rPr>
        <w:tab/>
        <w:t xml:space="preserve">Hsiang SM, Meng KC, Cane MA. Civil conflicts are associated with the global climate. </w:t>
      </w:r>
      <w:r w:rsidRPr="0009095B">
        <w:rPr>
          <w:rFonts w:ascii="Times New Roman" w:eastAsia="Times New Roman" w:hAnsi="Times New Roman"/>
          <w:i/>
          <w:iCs/>
          <w:noProof/>
          <w:sz w:val="24"/>
        </w:rPr>
        <w:t>Nature</w:t>
      </w:r>
      <w:r w:rsidRPr="0009095B">
        <w:rPr>
          <w:rFonts w:ascii="Times New Roman" w:eastAsia="Times New Roman" w:hAnsi="Times New Roman"/>
          <w:noProof/>
          <w:sz w:val="24"/>
        </w:rPr>
        <w:t xml:space="preserve"> 2011. DOI:10.1038/nature10311.</w:t>
      </w:r>
    </w:p>
    <w:p w14:paraId="2F0036D5"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29</w:t>
      </w:r>
      <w:r w:rsidRPr="0009095B">
        <w:rPr>
          <w:rFonts w:ascii="Times New Roman" w:eastAsia="Times New Roman" w:hAnsi="Times New Roman"/>
          <w:noProof/>
          <w:sz w:val="24"/>
        </w:rPr>
        <w:tab/>
        <w:t xml:space="preserve">O’Loughlin J, Witmer FDW, Linke AM, Laing A, Gettelman A, Dudhia J. Climate variability and conflict risk in East Africa, 1990-2009.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2012. DOI:10.1073/pnas.1205130109.</w:t>
      </w:r>
    </w:p>
    <w:p w14:paraId="3644535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30</w:t>
      </w:r>
      <w:r w:rsidRPr="0009095B">
        <w:rPr>
          <w:rFonts w:ascii="Times New Roman" w:eastAsia="Times New Roman" w:hAnsi="Times New Roman"/>
          <w:noProof/>
          <w:sz w:val="24"/>
        </w:rPr>
        <w:tab/>
        <w:t xml:space="preserve">Page LA, Hajat S, Kovats RS. Relationship between daily suicide counts and temperature in England and Wales. </w:t>
      </w:r>
      <w:r w:rsidRPr="0009095B">
        <w:rPr>
          <w:rFonts w:ascii="Times New Roman" w:eastAsia="Times New Roman" w:hAnsi="Times New Roman"/>
          <w:i/>
          <w:iCs/>
          <w:noProof/>
          <w:sz w:val="24"/>
        </w:rPr>
        <w:t>Br J Psychiatry</w:t>
      </w:r>
      <w:r w:rsidRPr="0009095B">
        <w:rPr>
          <w:rFonts w:ascii="Times New Roman" w:eastAsia="Times New Roman" w:hAnsi="Times New Roman"/>
          <w:noProof/>
          <w:sz w:val="24"/>
        </w:rPr>
        <w:t xml:space="preserve"> 2007. DOI:10.1192/bjp.bp.106.031948.</w:t>
      </w:r>
    </w:p>
    <w:p w14:paraId="763DC86E"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31</w:t>
      </w:r>
      <w:r w:rsidRPr="0009095B">
        <w:rPr>
          <w:rFonts w:ascii="Times New Roman" w:eastAsia="Times New Roman" w:hAnsi="Times New Roman"/>
          <w:noProof/>
          <w:sz w:val="24"/>
        </w:rPr>
        <w:tab/>
        <w:t xml:space="preserve">Burke M, González F, Baylis P,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Higher temperatures increase suicide rates in the United States and Mexico. </w:t>
      </w:r>
      <w:r w:rsidRPr="0009095B">
        <w:rPr>
          <w:rFonts w:ascii="Times New Roman" w:eastAsia="Times New Roman" w:hAnsi="Times New Roman"/>
          <w:i/>
          <w:iCs/>
          <w:noProof/>
          <w:sz w:val="24"/>
        </w:rPr>
        <w:t>Nat Clim Chang</w:t>
      </w:r>
      <w:r w:rsidRPr="0009095B">
        <w:rPr>
          <w:rFonts w:ascii="Times New Roman" w:eastAsia="Times New Roman" w:hAnsi="Times New Roman"/>
          <w:noProof/>
          <w:sz w:val="24"/>
        </w:rPr>
        <w:t xml:space="preserve"> 2018. DOI:10.1038/s41558-018-0222-x.</w:t>
      </w:r>
    </w:p>
    <w:p w14:paraId="3B3F1B0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lastRenderedPageBreak/>
        <w:t>32</w:t>
      </w:r>
      <w:r w:rsidRPr="0009095B">
        <w:rPr>
          <w:rFonts w:ascii="Times New Roman" w:eastAsia="Times New Roman" w:hAnsi="Times New Roman"/>
          <w:noProof/>
          <w:sz w:val="24"/>
        </w:rPr>
        <w:tab/>
        <w:t xml:space="preserve">Orru H, Åström DO. Increases in external cause mortality due to high and low temperatures: evidence from northeastern Europe. </w:t>
      </w:r>
      <w:r w:rsidRPr="0009095B">
        <w:rPr>
          <w:rFonts w:ascii="Times New Roman" w:eastAsia="Times New Roman" w:hAnsi="Times New Roman"/>
          <w:i/>
          <w:iCs/>
          <w:noProof/>
          <w:sz w:val="24"/>
        </w:rPr>
        <w:t>Int J Biometeorol</w:t>
      </w:r>
      <w:r w:rsidRPr="0009095B">
        <w:rPr>
          <w:rFonts w:ascii="Times New Roman" w:eastAsia="Times New Roman" w:hAnsi="Times New Roman"/>
          <w:noProof/>
          <w:sz w:val="24"/>
        </w:rPr>
        <w:t xml:space="preserve"> 2017. DOI:10.1007/s00484-016-1270-4.</w:t>
      </w:r>
    </w:p>
    <w:p w14:paraId="7EFC80C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33</w:t>
      </w:r>
      <w:r w:rsidRPr="0009095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9095B">
        <w:rPr>
          <w:rFonts w:ascii="Times New Roman" w:eastAsia="Times New Roman" w:hAnsi="Times New Roman"/>
          <w:i/>
          <w:iCs/>
          <w:noProof/>
          <w:sz w:val="24"/>
        </w:rPr>
        <w:t>BMJ Open</w:t>
      </w:r>
      <w:r w:rsidRPr="0009095B">
        <w:rPr>
          <w:rFonts w:ascii="Times New Roman" w:eastAsia="Times New Roman" w:hAnsi="Times New Roman"/>
          <w:noProof/>
          <w:sz w:val="24"/>
        </w:rPr>
        <w:t xml:space="preserve"> 2016. DOI:10.1136/bmjopen-2015-010399.</w:t>
      </w:r>
    </w:p>
    <w:p w14:paraId="37E55D1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34</w:t>
      </w:r>
      <w:r w:rsidRPr="0009095B">
        <w:rPr>
          <w:rFonts w:ascii="Times New Roman" w:eastAsia="Times New Roman" w:hAnsi="Times New Roman"/>
          <w:noProof/>
          <w:sz w:val="24"/>
        </w:rPr>
        <w:tab/>
        <w:t xml:space="preserve">Al-Harbi M, Yassin MF, Shams M Bin. Stochastic modeling of the impact of meteorological conditions on road traffic accidents. </w:t>
      </w:r>
      <w:r w:rsidRPr="0009095B">
        <w:rPr>
          <w:rFonts w:ascii="Times New Roman" w:eastAsia="Times New Roman" w:hAnsi="Times New Roman"/>
          <w:i/>
          <w:iCs/>
          <w:noProof/>
          <w:sz w:val="24"/>
        </w:rPr>
        <w:t>Stoch Environ Res Risk Assess</w:t>
      </w:r>
      <w:r w:rsidRPr="0009095B">
        <w:rPr>
          <w:rFonts w:ascii="Times New Roman" w:eastAsia="Times New Roman" w:hAnsi="Times New Roman"/>
          <w:noProof/>
          <w:sz w:val="24"/>
        </w:rPr>
        <w:t xml:space="preserve"> 2012. DOI:10.1007/s00477-012-0584-y.</w:t>
      </w:r>
    </w:p>
    <w:p w14:paraId="752FF19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35</w:t>
      </w:r>
      <w:r w:rsidRPr="0009095B">
        <w:rPr>
          <w:rFonts w:ascii="Times New Roman" w:eastAsia="Times New Roman" w:hAnsi="Times New Roman"/>
          <w:noProof/>
          <w:sz w:val="24"/>
        </w:rPr>
        <w:tab/>
        <w:t xml:space="preserve">Hohnsbein J, Piekarski C, Kampmann B, Noack T. Effects of heat on visual acuity. </w:t>
      </w:r>
      <w:r w:rsidRPr="0009095B">
        <w:rPr>
          <w:rFonts w:ascii="Times New Roman" w:eastAsia="Times New Roman" w:hAnsi="Times New Roman"/>
          <w:i/>
          <w:iCs/>
          <w:noProof/>
          <w:sz w:val="24"/>
        </w:rPr>
        <w:t>Ergonomics</w:t>
      </w:r>
      <w:r w:rsidRPr="0009095B">
        <w:rPr>
          <w:rFonts w:ascii="Times New Roman" w:eastAsia="Times New Roman" w:hAnsi="Times New Roman"/>
          <w:noProof/>
          <w:sz w:val="24"/>
        </w:rPr>
        <w:t xml:space="preserve"> 1984. DOI:10.1080/00140138408963605.</w:t>
      </w:r>
    </w:p>
    <w:p w14:paraId="4B53682C"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36</w:t>
      </w:r>
      <w:r w:rsidRPr="0009095B">
        <w:rPr>
          <w:rFonts w:ascii="Times New Roman" w:eastAsia="Times New Roman" w:hAnsi="Times New Roman"/>
          <w:noProof/>
          <w:sz w:val="24"/>
        </w:rPr>
        <w:tab/>
        <w:t xml:space="preserve">Kramarow E, Chen L-H, Hedegaard H, Warner M. Deaths From Unintentional Injury Among Adults Aged 65 and Over: United States, 2000–2013. </w:t>
      </w:r>
      <w:r w:rsidRPr="0009095B">
        <w:rPr>
          <w:rFonts w:ascii="Times New Roman" w:eastAsia="Times New Roman" w:hAnsi="Times New Roman"/>
          <w:i/>
          <w:iCs/>
          <w:noProof/>
          <w:sz w:val="24"/>
        </w:rPr>
        <w:t>Natl Cent Heal Stat Data Br</w:t>
      </w:r>
      <w:r w:rsidRPr="0009095B">
        <w:rPr>
          <w:rFonts w:ascii="Times New Roman" w:eastAsia="Times New Roman" w:hAnsi="Times New Roman"/>
          <w:noProof/>
          <w:sz w:val="24"/>
        </w:rPr>
        <w:t xml:space="preserve"> 2015.</w:t>
      </w:r>
    </w:p>
    <w:p w14:paraId="59D03CD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37</w:t>
      </w:r>
      <w:r w:rsidRPr="0009095B">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24BA202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38</w:t>
      </w:r>
      <w:r w:rsidRPr="0009095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1370462C"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39</w:t>
      </w:r>
      <w:r w:rsidRPr="0009095B">
        <w:rPr>
          <w:rFonts w:ascii="Times New Roman" w:eastAsia="Times New Roman" w:hAnsi="Times New Roman"/>
          <w:noProof/>
          <w:sz w:val="24"/>
        </w:rPr>
        <w:tab/>
        <w:t xml:space="preserve">Xu J. Unintentional drowning deaths in the United States, 1999-2010. </w:t>
      </w:r>
      <w:r w:rsidRPr="0009095B">
        <w:rPr>
          <w:rFonts w:ascii="Times New Roman" w:eastAsia="Times New Roman" w:hAnsi="Times New Roman"/>
          <w:i/>
          <w:iCs/>
          <w:noProof/>
          <w:sz w:val="24"/>
        </w:rPr>
        <w:t>NCHS Data Brief</w:t>
      </w:r>
      <w:r w:rsidRPr="0009095B">
        <w:rPr>
          <w:rFonts w:ascii="Times New Roman" w:eastAsia="Times New Roman" w:hAnsi="Times New Roman"/>
          <w:noProof/>
          <w:sz w:val="24"/>
        </w:rPr>
        <w:t xml:space="preserve"> 2014.</w:t>
      </w:r>
    </w:p>
    <w:p w14:paraId="5540BCD5" w14:textId="77777777" w:rsidR="0009095B" w:rsidRPr="0009095B" w:rsidRDefault="0009095B" w:rsidP="0009095B">
      <w:pPr>
        <w:widowControl w:val="0"/>
        <w:autoSpaceDE w:val="0"/>
        <w:autoSpaceDN w:val="0"/>
        <w:adjustRightInd w:val="0"/>
        <w:spacing w:line="240" w:lineRule="auto"/>
        <w:ind w:left="640" w:hanging="640"/>
        <w:rPr>
          <w:rFonts w:ascii="Times New Roman" w:hAnsi="Times New Roman"/>
          <w:noProof/>
          <w:sz w:val="24"/>
        </w:rPr>
      </w:pPr>
      <w:r w:rsidRPr="0009095B">
        <w:rPr>
          <w:rFonts w:ascii="Times New Roman" w:eastAsia="Times New Roman" w:hAnsi="Times New Roman"/>
          <w:noProof/>
          <w:sz w:val="24"/>
        </w:rPr>
        <w:t>40</w:t>
      </w:r>
      <w:r w:rsidRPr="0009095B">
        <w:rPr>
          <w:rFonts w:ascii="Times New Roman" w:eastAsia="Times New Roman" w:hAnsi="Times New Roman"/>
          <w:noProof/>
          <w:sz w:val="24"/>
        </w:rPr>
        <w:tab/>
        <w:t xml:space="preserve">Maystadt JF, Ecker O. Extreme weather and civil war: Does drought fuel conflict in Somalia through livestock price shocks? </w:t>
      </w:r>
      <w:r w:rsidRPr="0009095B">
        <w:rPr>
          <w:rFonts w:ascii="Times New Roman" w:eastAsia="Times New Roman" w:hAnsi="Times New Roman"/>
          <w:i/>
          <w:iCs/>
          <w:noProof/>
          <w:sz w:val="24"/>
        </w:rPr>
        <w:t>Am J Agric Econ</w:t>
      </w:r>
      <w:r w:rsidRPr="0009095B">
        <w:rPr>
          <w:rFonts w:ascii="Times New Roman" w:eastAsia="Times New Roman" w:hAnsi="Times New Roman"/>
          <w:noProof/>
          <w:sz w:val="24"/>
        </w:rPr>
        <w:t xml:space="preserve"> 2014. DOI:10.1093/ajae/aau010.</w:t>
      </w:r>
    </w:p>
    <w:p w14:paraId="14D0E6E5" w14:textId="166C617E" w:rsidR="009011C5" w:rsidRPr="00636C9B" w:rsidRDefault="00A55581" w:rsidP="0009095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2323F352" w:rsidR="00AA16D4" w:rsidDel="00043D68" w:rsidRDefault="003007A1">
      <w:pPr>
        <w:spacing w:after="0" w:line="480" w:lineRule="auto"/>
        <w:jc w:val="both"/>
        <w:rPr>
          <w:ins w:id="658" w:author="Ezzati, Majid" w:date="2018-11-06T07:11:00Z"/>
          <w:del w:id="659"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660"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661"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662"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663"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664"/>
      <w:r w:rsidR="00AA16D4">
        <w:rPr>
          <w:rFonts w:ascii="Times New Roman" w:hAnsi="Times New Roman"/>
          <w:color w:val="000000" w:themeColor="text1"/>
          <w:sz w:val="24"/>
          <w:szCs w:val="24"/>
        </w:rPr>
        <w:t>alies</w:t>
      </w:r>
      <w:ins w:id="665" w:author="Ezzati, Majid" w:date="2018-11-06T07:09:00Z">
        <w:r w:rsidR="008A218F">
          <w:rPr>
            <w:rFonts w:ascii="Times New Roman" w:hAnsi="Times New Roman"/>
            <w:color w:val="000000" w:themeColor="text1"/>
            <w:sz w:val="24"/>
            <w:szCs w:val="24"/>
          </w:rPr>
          <w:t xml:space="preserve">. The graph shows how </w:t>
        </w:r>
      </w:ins>
      <w:ins w:id="666" w:author="Ezzati, Majid" w:date="2018-11-06T07:10:00Z">
        <w:r w:rsidR="008A218F">
          <w:rPr>
            <w:rFonts w:ascii="Times New Roman" w:hAnsi="Times New Roman"/>
            <w:color w:val="000000" w:themeColor="text1"/>
            <w:sz w:val="24"/>
            <w:szCs w:val="24"/>
          </w:rPr>
          <w:t>monthly temperatures</w:t>
        </w:r>
      </w:ins>
      <w:ins w:id="667" w:author="Ezzati, Majid" w:date="2018-11-06T07:09:00Z">
        <w:r w:rsidR="008A218F" w:rsidRPr="00636C9B">
          <w:rPr>
            <w:rFonts w:ascii="Times New Roman" w:hAnsi="Times New Roman"/>
            <w:color w:val="000000" w:themeColor="text1"/>
            <w:sz w:val="24"/>
            <w:szCs w:val="24"/>
          </w:rPr>
          <w:t xml:space="preserve"> </w:t>
        </w:r>
      </w:ins>
      <w:ins w:id="668" w:author="Ezzati, Majid" w:date="2018-11-06T07:10:00Z">
        <w:r w:rsidR="008A218F">
          <w:rPr>
            <w:rFonts w:ascii="Times New Roman" w:hAnsi="Times New Roman"/>
            <w:color w:val="000000" w:themeColor="text1"/>
            <w:sz w:val="24"/>
            <w:szCs w:val="24"/>
          </w:rPr>
          <w:t>in two examples states (</w:t>
        </w:r>
        <w:del w:id="669" w:author="Parks, Robbie M" w:date="2018-11-13T15:30:00Z">
          <w:r w:rsidR="008A218F" w:rsidDel="00DD0012">
            <w:rPr>
              <w:rFonts w:ascii="Times New Roman" w:hAnsi="Times New Roman"/>
              <w:color w:val="000000" w:themeColor="text1"/>
              <w:sz w:val="24"/>
              <w:szCs w:val="24"/>
            </w:rPr>
            <w:delText>XX</w:delText>
          </w:r>
        </w:del>
      </w:ins>
      <w:ins w:id="670" w:author="Parks, Robbie M" w:date="2018-11-13T15:30:00Z">
        <w:r w:rsidR="00DD0012">
          <w:rPr>
            <w:rFonts w:ascii="Times New Roman" w:hAnsi="Times New Roman"/>
            <w:color w:val="000000" w:themeColor="text1"/>
            <w:sz w:val="24"/>
            <w:szCs w:val="24"/>
          </w:rPr>
          <w:t>Florida</w:t>
        </w:r>
      </w:ins>
      <w:ins w:id="671" w:author="Ezzati, Majid" w:date="2018-11-06T07:10:00Z">
        <w:r w:rsidR="008A218F">
          <w:rPr>
            <w:rFonts w:ascii="Times New Roman" w:hAnsi="Times New Roman"/>
            <w:color w:val="000000" w:themeColor="text1"/>
            <w:sz w:val="24"/>
            <w:szCs w:val="24"/>
          </w:rPr>
          <w:t xml:space="preserve"> and </w:t>
        </w:r>
        <w:del w:id="672" w:author="Parks, Robbie M" w:date="2018-11-13T15:30:00Z">
          <w:r w:rsidR="008A218F" w:rsidDel="00DD0012">
            <w:rPr>
              <w:rFonts w:ascii="Times New Roman" w:hAnsi="Times New Roman"/>
              <w:color w:val="000000" w:themeColor="text1"/>
              <w:sz w:val="24"/>
              <w:szCs w:val="24"/>
            </w:rPr>
            <w:delText>XX</w:delText>
          </w:r>
        </w:del>
      </w:ins>
      <w:ins w:id="673" w:author="Parks, Robbie M" w:date="2018-11-13T15:30:00Z">
        <w:r w:rsidR="00DD0012">
          <w:rPr>
            <w:rFonts w:ascii="Times New Roman" w:hAnsi="Times New Roman"/>
            <w:color w:val="000000" w:themeColor="text1"/>
            <w:sz w:val="24"/>
            <w:szCs w:val="24"/>
          </w:rPr>
          <w:t>Washington</w:t>
        </w:r>
      </w:ins>
      <w:ins w:id="674" w:author="Ezzati, Majid" w:date="2018-11-06T07:10:00Z">
        <w:r w:rsidR="008A218F">
          <w:rPr>
            <w:rFonts w:ascii="Times New Roman" w:hAnsi="Times New Roman"/>
            <w:color w:val="000000" w:themeColor="text1"/>
            <w:sz w:val="24"/>
            <w:szCs w:val="24"/>
          </w:rPr>
          <w:t>)</w:t>
        </w:r>
      </w:ins>
      <w:ins w:id="675"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676" w:author="Ezzati, Majid" w:date="2018-11-06T07:10:00Z">
        <w:r w:rsidR="008A218F">
          <w:rPr>
            <w:rFonts w:ascii="Times New Roman" w:hAnsi="Times New Roman"/>
            <w:color w:val="000000" w:themeColor="text1"/>
            <w:sz w:val="24"/>
            <w:szCs w:val="24"/>
          </w:rPr>
          <w:t xml:space="preserve"> for the entire period</w:t>
        </w:r>
      </w:ins>
      <w:ins w:id="677" w:author="Parks, Robbie M" w:date="2018-11-13T15:32:00Z">
        <w:r w:rsidR="009972A7">
          <w:rPr>
            <w:rFonts w:ascii="Times New Roman" w:hAnsi="Times New Roman"/>
            <w:color w:val="000000" w:themeColor="text1"/>
            <w:sz w:val="24"/>
            <w:szCs w:val="24"/>
          </w:rPr>
          <w:t xml:space="preserve"> </w:t>
        </w:r>
      </w:ins>
      <w:del w:id="678"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679" w:author="Ezzati, Majid" w:date="2018-11-06T07:10:00Z">
        <w:r w:rsidR="008A218F">
          <w:rPr>
            <w:rFonts w:ascii="Times New Roman" w:hAnsi="Times New Roman"/>
            <w:color w:val="000000" w:themeColor="text1"/>
            <w:sz w:val="24"/>
            <w:szCs w:val="24"/>
          </w:rPr>
          <w:t>are used to calculate</w:t>
        </w:r>
        <w:del w:id="680" w:author="Parks, Robbie M" w:date="2018-11-13T15:31:00Z">
          <w:r w:rsidR="008A218F" w:rsidDel="009972A7">
            <w:rPr>
              <w:rFonts w:ascii="Times New Roman" w:hAnsi="Times New Roman"/>
              <w:color w:val="000000" w:themeColor="text1"/>
              <w:sz w:val="24"/>
              <w:szCs w:val="24"/>
            </w:rPr>
            <w:delText xml:space="preserve"> XXXX</w:delText>
          </w:r>
        </w:del>
      </w:ins>
      <w:del w:id="681" w:author="Ezzati, Majid" w:date="2018-11-06T07:11:00Z">
        <w:r w:rsidR="00AA16D4" w:rsidDel="008A218F">
          <w:rPr>
            <w:rFonts w:ascii="Times New Roman" w:hAnsi="Times New Roman"/>
            <w:color w:val="000000" w:themeColor="text1"/>
            <w:sz w:val="24"/>
            <w:szCs w:val="24"/>
          </w:rPr>
          <w:delText>mean</w:delText>
        </w:r>
      </w:del>
      <w:del w:id="682"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683"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w:t>
      </w:r>
      <w:ins w:id="684" w:author="Parks, Robbie M" w:date="2018-11-21T09:27:00Z">
        <w:r w:rsidR="003C3DF4">
          <w:rPr>
            <w:rFonts w:ascii="Times New Roman" w:hAnsi="Times New Roman"/>
            <w:color w:val="000000" w:themeColor="text1"/>
            <w:sz w:val="24"/>
            <w:szCs w:val="24"/>
          </w:rPr>
          <w:t xml:space="preserve"> anomalies</w:t>
        </w:r>
      </w:ins>
      <w:del w:id="685" w:author="Parks, Robbie M" w:date="2018-11-21T09:27:00Z">
        <w:r w:rsidR="00AA16D4" w:rsidDel="003C3DF4">
          <w:rPr>
            <w:rFonts w:ascii="Times New Roman" w:hAnsi="Times New Roman"/>
            <w:color w:val="000000" w:themeColor="text1"/>
            <w:sz w:val="24"/>
            <w:szCs w:val="24"/>
          </w:rPr>
          <w:delText>s</w:delText>
        </w:r>
      </w:del>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ins w:id="686" w:author="Parks, Robbie M" w:date="2018-11-13T15:32:00Z">
        <w:r w:rsidR="00043D68">
          <w:rPr>
            <w:rFonts w:ascii="Times New Roman" w:hAnsi="Times New Roman"/>
            <w:color w:val="000000" w:themeColor="text1"/>
            <w:sz w:val="24"/>
            <w:szCs w:val="24"/>
          </w:rPr>
          <w:t>. A</w:t>
        </w:r>
      </w:ins>
      <w:del w:id="687"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664"/>
        <w:r w:rsidR="008A218F" w:rsidDel="00043D68">
          <w:rPr>
            <w:rStyle w:val="CommentReference"/>
            <w:rFonts w:asciiTheme="minorHAnsi" w:eastAsiaTheme="minorHAnsi" w:hAnsiTheme="minorHAnsi" w:cstheme="minorBidi"/>
          </w:rPr>
          <w:commentReference w:id="664"/>
        </w:r>
      </w:del>
    </w:p>
    <w:p w14:paraId="2D8244E3" w14:textId="30C8DB40" w:rsidR="008A218F" w:rsidDel="00043D68" w:rsidRDefault="008A218F">
      <w:pPr>
        <w:spacing w:after="0" w:line="480" w:lineRule="auto"/>
        <w:jc w:val="both"/>
        <w:rPr>
          <w:ins w:id="688" w:author="Ezzati, Majid" w:date="2018-11-06T07:11:00Z"/>
          <w:del w:id="689"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690" w:author="Ezzati, Majid" w:date="2018-11-06T07:11:00Z">
        <w:del w:id="691"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692" w:author="Parks, Robbie M" w:date="2018-11-13T15:30:00Z">
          <w:r w:rsidDel="00DD0012">
            <w:rPr>
              <w:rFonts w:ascii="Times New Roman" w:hAnsi="Times New Roman"/>
              <w:color w:val="000000" w:themeColor="text1"/>
              <w:sz w:val="24"/>
              <w:szCs w:val="24"/>
            </w:rPr>
            <w:delText>[[[a warmer state may have less anomaly etc]]]</w:delText>
          </w:r>
        </w:del>
      </w:ins>
      <w:ins w:id="693" w:author="Parks, Robbie M" w:date="2018-11-13T15:30:00Z">
        <w:r w:rsidR="00DD0012">
          <w:rPr>
            <w:rFonts w:ascii="Times New Roman" w:hAnsi="Times New Roman"/>
            <w:color w:val="000000" w:themeColor="text1"/>
            <w:sz w:val="24"/>
            <w:szCs w:val="24"/>
          </w:rPr>
          <w:t xml:space="preserve">a warmer state like </w:t>
        </w:r>
      </w:ins>
      <w:ins w:id="694"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695" w:author="Parks, Robbie M" w:date="2018-11-13T15:33:00Z">
        <w:r w:rsidR="00ED3577">
          <w:rPr>
            <w:rFonts w:ascii="Times New Roman" w:hAnsi="Times New Roman"/>
            <w:color w:val="000000" w:themeColor="text1"/>
            <w:sz w:val="24"/>
            <w:szCs w:val="24"/>
          </w:rPr>
          <w:t>(here, July)</w:t>
        </w:r>
      </w:ins>
      <w:ins w:id="696"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697" w:author="Ezzati, Majid" w:date="2018-11-06T07:14:00Z">
        <w:r w:rsidR="006C049E" w:rsidRPr="00636C9B" w:rsidDel="008A218F">
          <w:rPr>
            <w:rFonts w:ascii="Times New Roman" w:hAnsi="Times New Roman"/>
            <w:color w:val="000000" w:themeColor="text1"/>
            <w:sz w:val="24"/>
            <w:szCs w:val="24"/>
          </w:rPr>
          <w:delText>Age</w:delText>
        </w:r>
      </w:del>
      <w:ins w:id="698"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699" w:author="Ezzati, Majid" w:date="2018-11-06T07:14:00Z">
        <w:r w:rsidR="006C049E" w:rsidRPr="00636C9B" w:rsidDel="008A218F">
          <w:rPr>
            <w:rFonts w:ascii="Times New Roman" w:hAnsi="Times New Roman"/>
            <w:color w:val="000000" w:themeColor="text1"/>
            <w:sz w:val="24"/>
            <w:szCs w:val="24"/>
          </w:rPr>
          <w:delText xml:space="preserve">Standardised </w:delText>
        </w:r>
      </w:del>
      <w:ins w:id="700"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701" w:author="Ezzati, Majid" w:date="2018-11-06T07:14:00Z">
        <w:r w:rsidR="006C049E" w:rsidRPr="00636C9B" w:rsidDel="008A218F">
          <w:rPr>
            <w:rFonts w:ascii="Times New Roman" w:hAnsi="Times New Roman"/>
            <w:color w:val="000000" w:themeColor="text1"/>
            <w:sz w:val="24"/>
            <w:szCs w:val="24"/>
          </w:rPr>
          <w:delText xml:space="preserve">Death </w:delText>
        </w:r>
      </w:del>
      <w:ins w:id="702"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703" w:author="Ezzati, Majid" w:date="2018-11-06T07:14:00Z">
        <w:r w:rsidR="006C049E" w:rsidRPr="00636C9B" w:rsidDel="008A218F">
          <w:rPr>
            <w:rFonts w:ascii="Times New Roman" w:hAnsi="Times New Roman"/>
            <w:color w:val="000000" w:themeColor="text1"/>
            <w:sz w:val="24"/>
            <w:szCs w:val="24"/>
          </w:rPr>
          <w:delText xml:space="preserve">Rates </w:delText>
        </w:r>
      </w:del>
      <w:ins w:id="704"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705"/>
      <w:del w:id="706" w:author="Ezzati, Majid" w:date="2018-11-06T07:14:00Z">
        <w:r w:rsidR="006C049E" w:rsidRPr="00636C9B" w:rsidDel="008A218F">
          <w:rPr>
            <w:rFonts w:ascii="Times New Roman" w:hAnsi="Times New Roman"/>
            <w:color w:val="000000" w:themeColor="text1"/>
            <w:sz w:val="24"/>
            <w:szCs w:val="24"/>
          </w:rPr>
          <w:delText>(ASDRs)</w:delText>
        </w:r>
      </w:del>
      <w:commentRangeEnd w:id="705"/>
      <w:r w:rsidR="008A218F">
        <w:rPr>
          <w:rStyle w:val="CommentReference"/>
          <w:rFonts w:asciiTheme="minorHAnsi" w:eastAsiaTheme="minorHAnsi" w:hAnsiTheme="minorHAnsi" w:cstheme="minorBidi"/>
        </w:rPr>
        <w:commentReference w:id="705"/>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707" w:author="Parks, Robbie M" w:date="2018-11-13T17:11:00Z">
        <w:r w:rsidR="006C049E" w:rsidRPr="008A218F" w:rsidDel="00987B41">
          <w:rPr>
            <w:rFonts w:ascii="Times New Roman" w:hAnsi="Times New Roman"/>
            <w:color w:val="000000" w:themeColor="text1"/>
            <w:sz w:val="24"/>
            <w:szCs w:val="24"/>
            <w:highlight w:val="yellow"/>
            <w:rPrChange w:id="708"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709"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710"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01C80253"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del w:id="711" w:author="Parks, Robbie M" w:date="2018-11-21T13:46:00Z">
        <w:r w:rsidR="00BA15DC" w:rsidRPr="00636C9B" w:rsidDel="008E075D">
          <w:rPr>
            <w:rFonts w:ascii="Times New Roman" w:hAnsi="Times New Roman"/>
            <w:color w:val="000000" w:themeColor="text1"/>
            <w:sz w:val="24"/>
            <w:szCs w:val="24"/>
          </w:rPr>
          <w:delText xml:space="preserve">Average </w:delText>
        </w:r>
      </w:del>
      <w:ins w:id="712" w:author="Parks, Robbie M" w:date="2018-11-21T13:46:00Z">
        <w:r w:rsidR="008E075D">
          <w:rPr>
            <w:rFonts w:ascii="Times New Roman" w:hAnsi="Times New Roman"/>
            <w:color w:val="000000" w:themeColor="text1"/>
            <w:sz w:val="24"/>
            <w:szCs w:val="24"/>
          </w:rPr>
          <w:t>P</w:t>
        </w:r>
      </w:ins>
      <w:del w:id="713" w:author="Parks, Robbie M" w:date="2018-11-21T13:46:00Z">
        <w:r w:rsidR="00BA15DC" w:rsidRPr="00636C9B" w:rsidDel="008E075D">
          <w:rPr>
            <w:rFonts w:ascii="Times New Roman" w:hAnsi="Times New Roman"/>
            <w:color w:val="000000" w:themeColor="text1"/>
            <w:sz w:val="24"/>
            <w:szCs w:val="24"/>
          </w:rPr>
          <w:delText>p</w:delText>
        </w:r>
      </w:del>
      <w:r w:rsidRPr="00636C9B">
        <w:rPr>
          <w:rFonts w:ascii="Times New Roman" w:hAnsi="Times New Roman"/>
          <w:color w:val="000000" w:themeColor="text1"/>
          <w:sz w:val="24"/>
          <w:szCs w:val="24"/>
        </w:rPr>
        <w:t>ercentage breakdown</w:t>
      </w:r>
      <w:ins w:id="714" w:author="Parks, Robbie M" w:date="2018-11-21T13:46:00Z">
        <w:r w:rsidR="008E075D">
          <w:rPr>
            <w:rFonts w:ascii="Times New Roman" w:hAnsi="Times New Roman"/>
            <w:color w:val="000000" w:themeColor="text1"/>
            <w:sz w:val="24"/>
            <w:szCs w:val="24"/>
          </w:rPr>
          <w:t>/number</w:t>
        </w:r>
      </w:ins>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715" w:author="Parks, Robbie M" w:date="2018-11-13T17:11:00Z">
        <w:r w:rsidRPr="00636C9B" w:rsidDel="00987B41">
          <w:rPr>
            <w:rFonts w:ascii="Times New Roman" w:hAnsi="Times New Roman"/>
            <w:color w:val="000000" w:themeColor="text1"/>
            <w:sz w:val="24"/>
            <w:szCs w:val="24"/>
          </w:rPr>
          <w:delText xml:space="preserve">category </w:delText>
        </w:r>
      </w:del>
      <w:ins w:id="716"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717"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del w:id="718" w:author="Parks, Robbie M" w:date="2018-11-21T13:47:00Z">
        <w:r w:rsidR="00BA15DC" w:rsidRPr="00636C9B" w:rsidDel="000929B0">
          <w:rPr>
            <w:rFonts w:ascii="Times New Roman" w:hAnsi="Times New Roman"/>
            <w:color w:val="000000" w:themeColor="text1"/>
            <w:sz w:val="24"/>
            <w:szCs w:val="24"/>
          </w:rPr>
          <w:delText xml:space="preserve"> </w:delText>
        </w:r>
      </w:del>
      <w:r w:rsidR="00BA15DC" w:rsidRPr="00636C9B">
        <w:rPr>
          <w:rFonts w:ascii="Times New Roman" w:hAnsi="Times New Roman"/>
          <w:color w:val="000000" w:themeColor="text1"/>
          <w:sz w:val="24"/>
          <w:szCs w:val="24"/>
        </w:rPr>
        <w:t xml:space="preserve">and intentional </w:t>
      </w:r>
      <w:del w:id="719"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w:t>
      </w:r>
      <w:del w:id="720" w:author="Parks, Robbie M" w:date="2018-11-21T13:47:00Z">
        <w:r w:rsidR="00BA15DC" w:rsidRPr="00636C9B" w:rsidDel="00112CB4">
          <w:rPr>
            <w:rFonts w:ascii="Times New Roman" w:hAnsi="Times New Roman"/>
            <w:color w:val="000000" w:themeColor="text1"/>
            <w:sz w:val="24"/>
            <w:szCs w:val="24"/>
          </w:rPr>
          <w:delText xml:space="preserve"> in the </w:delText>
        </w:r>
        <w:r w:rsidR="008621C2" w:rsidDel="00112CB4">
          <w:rPr>
            <w:rFonts w:ascii="Times New Roman" w:hAnsi="Times New Roman"/>
            <w:color w:val="000000" w:themeColor="text1"/>
            <w:sz w:val="24"/>
            <w:szCs w:val="24"/>
          </w:rPr>
          <w:delText xml:space="preserve">contiguous </w:delText>
        </w:r>
        <w:r w:rsidR="00BA15DC" w:rsidRPr="00636C9B" w:rsidDel="00112CB4">
          <w:rPr>
            <w:rFonts w:ascii="Times New Roman" w:hAnsi="Times New Roman"/>
            <w:color w:val="000000" w:themeColor="text1"/>
            <w:sz w:val="24"/>
            <w:szCs w:val="24"/>
          </w:rPr>
          <w:delText>USA</w:delText>
        </w:r>
        <w:r w:rsidR="008621C2" w:rsidDel="00112CB4">
          <w:rPr>
            <w:rFonts w:ascii="Times New Roman" w:hAnsi="Times New Roman"/>
            <w:color w:val="000000" w:themeColor="text1"/>
            <w:sz w:val="24"/>
            <w:szCs w:val="24"/>
          </w:rPr>
          <w:delText>,</w:delText>
        </w:r>
      </w:del>
      <w:ins w:id="721" w:author="Parks, Robbie M" w:date="2018-11-21T13:47:00Z">
        <w:r w:rsidR="00112CB4">
          <w:rPr>
            <w:rFonts w:ascii="Times New Roman" w:hAnsi="Times New Roman"/>
            <w:color w:val="000000" w:themeColor="text1"/>
            <w:sz w:val="24"/>
            <w:szCs w:val="24"/>
          </w:rPr>
          <w:t xml:space="preserve">, </w:t>
        </w:r>
      </w:ins>
      <w:del w:id="722" w:author="Parks, Robbie M" w:date="2018-11-21T13:47:00Z">
        <w:r w:rsidR="00BA15DC" w:rsidRPr="00636C9B" w:rsidDel="00112CB4">
          <w:rPr>
            <w:rFonts w:ascii="Times New Roman" w:hAnsi="Times New Roman"/>
            <w:color w:val="000000" w:themeColor="text1"/>
            <w:sz w:val="24"/>
            <w:szCs w:val="24"/>
          </w:rPr>
          <w:delText xml:space="preserve"> </w:delText>
        </w:r>
      </w:del>
      <w:ins w:id="723" w:author="Ezzati, Majid" w:date="2018-11-06T07:16:00Z">
        <w:del w:id="724" w:author="Parks, Robbie M" w:date="2018-11-21T13:47:00Z">
          <w:r w:rsidR="008A218F" w:rsidDel="00112CB4">
            <w:rPr>
              <w:rFonts w:ascii="Times New Roman" w:hAnsi="Times New Roman"/>
              <w:color w:val="000000" w:themeColor="text1"/>
              <w:sz w:val="24"/>
              <w:szCs w:val="24"/>
            </w:rPr>
            <w:delText xml:space="preserve">by </w:delText>
          </w:r>
        </w:del>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ins w:id="725" w:author="Parks, Robbie M" w:date="2018-11-21T13:47:00Z">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ins>
      <w:r w:rsidR="00BA15DC" w:rsidRPr="00636C9B">
        <w:rPr>
          <w:rFonts w:ascii="Times New Roman" w:hAnsi="Times New Roman"/>
          <w:color w:val="000000" w:themeColor="text1"/>
          <w:sz w:val="24"/>
          <w:szCs w:val="24"/>
        </w:rPr>
        <w:t xml:space="preserve"> for </w:t>
      </w:r>
      <w:commentRangeStart w:id="726"/>
      <w:commentRangeStart w:id="727"/>
      <w:commentRangeStart w:id="728"/>
      <w:del w:id="729" w:author="Parks, Robbie M" w:date="2018-11-21T13:39:00Z">
        <w:r w:rsidR="00BA15DC" w:rsidRPr="00636C9B" w:rsidDel="00770A73">
          <w:rPr>
            <w:rFonts w:ascii="Times New Roman" w:hAnsi="Times New Roman"/>
            <w:color w:val="000000" w:themeColor="text1"/>
            <w:sz w:val="24"/>
            <w:szCs w:val="24"/>
          </w:rPr>
          <w:delText>2012</w:delText>
        </w:r>
      </w:del>
      <w:ins w:id="730" w:author="Parks, Robbie M" w:date="2018-11-21T13:39:00Z">
        <w:r w:rsidR="00770A73">
          <w:rPr>
            <w:rFonts w:ascii="Times New Roman" w:hAnsi="Times New Roman"/>
            <w:color w:val="000000" w:themeColor="text1"/>
            <w:sz w:val="24"/>
            <w:szCs w:val="24"/>
          </w:rPr>
          <w:t>1980</w:t>
        </w:r>
      </w:ins>
      <w:r w:rsidR="00BA15DC" w:rsidRPr="00636C9B">
        <w:rPr>
          <w:rFonts w:ascii="Times New Roman" w:hAnsi="Times New Roman"/>
          <w:color w:val="000000" w:themeColor="text1"/>
          <w:sz w:val="24"/>
          <w:szCs w:val="24"/>
        </w:rPr>
        <w:t>-2016</w:t>
      </w:r>
      <w:commentRangeEnd w:id="726"/>
      <w:r w:rsidR="008A218F">
        <w:rPr>
          <w:rStyle w:val="CommentReference"/>
          <w:rFonts w:asciiTheme="minorHAnsi" w:eastAsiaTheme="minorHAnsi" w:hAnsiTheme="minorHAnsi" w:cstheme="minorBidi"/>
        </w:rPr>
        <w:commentReference w:id="726"/>
      </w:r>
      <w:commentRangeEnd w:id="727"/>
      <w:r w:rsidR="00770A73">
        <w:rPr>
          <w:rStyle w:val="CommentReference"/>
          <w:rFonts w:asciiTheme="minorHAnsi" w:eastAsiaTheme="minorHAnsi" w:hAnsiTheme="minorHAnsi" w:cstheme="minorBidi"/>
        </w:rPr>
        <w:commentReference w:id="727"/>
      </w:r>
      <w:commentRangeEnd w:id="728"/>
      <w:r w:rsidR="00697B34">
        <w:rPr>
          <w:rStyle w:val="CommentReference"/>
          <w:rFonts w:asciiTheme="minorHAnsi" w:eastAsiaTheme="minorHAnsi" w:hAnsiTheme="minorHAnsi" w:cstheme="minorBidi"/>
        </w:rPr>
        <w:commentReference w:id="728"/>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731"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732"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733" w:author="Ezzati, Majid" w:date="2018-11-06T07:17:00Z">
        <w:r w:rsidR="008621C2" w:rsidDel="008A218F">
          <w:rPr>
            <w:rFonts w:ascii="Times New Roman" w:hAnsi="Times New Roman"/>
            <w:color w:val="000000" w:themeColor="text1"/>
            <w:sz w:val="24"/>
            <w:szCs w:val="24"/>
          </w:rPr>
          <w:delText>Estimated a</w:delText>
        </w:r>
      </w:del>
      <w:ins w:id="734"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735" w:author="Parks, Robbie M" w:date="2018-11-13T15:36:00Z">
        <w:r w:rsidR="00DB74D6">
          <w:rPr>
            <w:rFonts w:ascii="Times New Roman" w:hAnsi="Times New Roman"/>
            <w:color w:val="000000" w:themeColor="text1"/>
            <w:sz w:val="24"/>
            <w:szCs w:val="24"/>
          </w:rPr>
          <w:t xml:space="preserve"> in 2016</w:t>
        </w:r>
      </w:ins>
      <w:commentRangeStart w:id="736"/>
      <w:del w:id="737"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736"/>
      <w:r w:rsidR="008A218F">
        <w:rPr>
          <w:rStyle w:val="CommentReference"/>
          <w:rFonts w:asciiTheme="minorHAnsi" w:eastAsiaTheme="minorHAnsi" w:hAnsiTheme="minorHAnsi" w:cstheme="minorBidi"/>
        </w:rPr>
        <w:commentReference w:id="736"/>
      </w:r>
      <w:r w:rsidR="008621C2">
        <w:rPr>
          <w:rFonts w:ascii="Times New Roman" w:hAnsi="Times New Roman"/>
          <w:color w:val="000000" w:themeColor="text1"/>
          <w:sz w:val="24"/>
          <w:szCs w:val="24"/>
        </w:rPr>
        <w:t xml:space="preserve">, </w:t>
      </w:r>
      <w:commentRangeStart w:id="738"/>
      <w:r w:rsidR="008621C2">
        <w:rPr>
          <w:rFonts w:ascii="Times New Roman" w:hAnsi="Times New Roman"/>
          <w:color w:val="000000" w:themeColor="text1"/>
          <w:sz w:val="24"/>
          <w:szCs w:val="24"/>
        </w:rPr>
        <w:t xml:space="preserve">if </w:t>
      </w:r>
      <w:del w:id="739"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738"/>
        <w:r w:rsidR="008A218F" w:rsidDel="002B5115">
          <w:rPr>
            <w:rStyle w:val="CommentReference"/>
            <w:rFonts w:asciiTheme="minorHAnsi" w:eastAsiaTheme="minorHAnsi" w:hAnsiTheme="minorHAnsi" w:cstheme="minorBidi"/>
          </w:rPr>
          <w:commentReference w:id="738"/>
        </w:r>
      </w:del>
      <w:ins w:id="740" w:author="Parks, Robbie M" w:date="2018-11-13T15:36:00Z">
        <w:r w:rsidR="002B5115">
          <w:rPr>
            <w:rFonts w:ascii="Times New Roman" w:hAnsi="Times New Roman"/>
            <w:color w:val="000000" w:themeColor="text1"/>
            <w:sz w:val="24"/>
            <w:szCs w:val="24"/>
          </w:rPr>
          <w:t>national temperature anomaly was +</w:t>
        </w:r>
      </w:ins>
      <w:ins w:id="741" w:author="Parks, Robbie M" w:date="2018-11-13T17:17:00Z">
        <w:r w:rsidR="0018328F" w:rsidRPr="0018328F">
          <w:rPr>
            <w:rFonts w:ascii="Helvetica" w:eastAsia="Times New Roman" w:hAnsi="Helvetica"/>
            <w:bCs/>
            <w:color w:val="222222"/>
            <w:sz w:val="21"/>
            <w:szCs w:val="21"/>
            <w:shd w:val="clear" w:color="auto" w:fill="FFFFFF"/>
            <w:lang w:eastAsia="en-GB"/>
            <w:rPrChange w:id="742"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743"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744" w:author="Parks, Robbie M" w:date="2018-11-13T15:37:00Z"/>
          <w:rFonts w:ascii="Times New Roman" w:hAnsi="Times New Roman"/>
          <w:color w:val="000000" w:themeColor="text1"/>
          <w:sz w:val="24"/>
          <w:szCs w:val="24"/>
        </w:rPr>
      </w:pPr>
      <w:ins w:id="745" w:author="Parks, Robbie M" w:date="2018-11-13T15:36:00Z">
        <w:r>
          <w:rPr>
            <w:rFonts w:ascii="Times New Roman" w:hAnsi="Times New Roman"/>
            <w:color w:val="000000" w:themeColor="text1"/>
            <w:sz w:val="24"/>
            <w:szCs w:val="24"/>
          </w:rPr>
          <w:t xml:space="preserve"> compared with 1980-2009 long-term average </w:t>
        </w:r>
      </w:ins>
      <w:ins w:id="746"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747" w:author="Parks, Robbie M" w:date="2018-11-13T17:11:00Z">
        <w:r w:rsidR="009A0CFD" w:rsidRPr="00636C9B" w:rsidDel="00987B41">
          <w:rPr>
            <w:rFonts w:ascii="Times New Roman" w:hAnsi="Times New Roman"/>
            <w:color w:val="000000" w:themeColor="text1"/>
            <w:sz w:val="24"/>
            <w:szCs w:val="24"/>
          </w:rPr>
          <w:delText xml:space="preserve">category </w:delText>
        </w:r>
      </w:del>
      <w:ins w:id="748"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749" w:author="Parks, Robbie M" w:date="2018-11-13T15:37:00Z">
        <w:r w:rsidR="009F0AD7">
          <w:rPr>
            <w:rFonts w:ascii="Times New Roman" w:hAnsi="Times New Roman"/>
            <w:color w:val="000000" w:themeColor="text1"/>
            <w:sz w:val="24"/>
            <w:szCs w:val="24"/>
          </w:rPr>
          <w:t>for each set of bars</w:t>
        </w:r>
      </w:ins>
      <w:del w:id="750" w:author="Parks, Robbie M" w:date="2018-11-13T15:37:00Z">
        <w:r w:rsidR="005F3F6E" w:rsidDel="009F0AD7">
          <w:rPr>
            <w:rFonts w:ascii="Times New Roman" w:hAnsi="Times New Roman"/>
            <w:color w:val="000000" w:themeColor="text1"/>
            <w:sz w:val="24"/>
            <w:szCs w:val="24"/>
          </w:rPr>
          <w:delText xml:space="preserve">per </w:delText>
        </w:r>
        <w:commentRangeStart w:id="751"/>
        <w:r w:rsidR="005F3F6E" w:rsidDel="009F0AD7">
          <w:rPr>
            <w:rFonts w:ascii="Times New Roman" w:hAnsi="Times New Roman"/>
            <w:color w:val="000000" w:themeColor="text1"/>
            <w:sz w:val="24"/>
            <w:szCs w:val="24"/>
          </w:rPr>
          <w:delText>grouping</w:delText>
        </w:r>
        <w:commentRangeEnd w:id="751"/>
        <w:r w:rsidR="00D61C8B" w:rsidDel="009F0AD7">
          <w:rPr>
            <w:rStyle w:val="CommentReference"/>
            <w:rFonts w:asciiTheme="minorHAnsi" w:eastAsiaTheme="minorHAnsi" w:hAnsiTheme="minorHAnsi" w:cstheme="minorBidi"/>
          </w:rPr>
          <w:commentReference w:id="751"/>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752" w:author="Parks, Robbie M" w:date="2018-11-13T15:37:00Z"/>
          <w:rFonts w:ascii="Times New Roman" w:hAnsi="Times New Roman"/>
          <w:color w:val="000000" w:themeColor="text1"/>
          <w:sz w:val="24"/>
          <w:szCs w:val="24"/>
        </w:rPr>
      </w:pPr>
      <w:commentRangeStart w:id="753"/>
    </w:p>
    <w:p w14:paraId="7CD7214A" w14:textId="613569C8" w:rsidR="008621C2" w:rsidDel="00E61186" w:rsidRDefault="008621C2" w:rsidP="00D76DF7">
      <w:pPr>
        <w:spacing w:after="0" w:line="480" w:lineRule="auto"/>
        <w:jc w:val="both"/>
        <w:rPr>
          <w:del w:id="754"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4ABBECE" w14:textId="45F702E8" w:rsidR="00E67249" w:rsidRPr="0018328F" w:rsidRDefault="00234E19" w:rsidP="00E67249">
      <w:pPr>
        <w:spacing w:after="0" w:line="480" w:lineRule="auto"/>
        <w:jc w:val="both"/>
        <w:rPr>
          <w:ins w:id="755" w:author="Parks, Robbie M" w:date="2018-11-21T09:31:00Z"/>
          <w:rFonts w:ascii="Times New Roman" w:hAnsi="Times New Roman"/>
          <w:color w:val="000000" w:themeColor="text1"/>
          <w:sz w:val="24"/>
          <w:szCs w:val="24"/>
        </w:rPr>
      </w:pPr>
      <w:del w:id="756"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757"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del w:id="758" w:author="Parks, Robbie M" w:date="2018-11-21T09:31:00Z">
        <w:r w:rsidR="008621C2" w:rsidDel="00E67249">
          <w:rPr>
            <w:rFonts w:ascii="Times New Roman" w:hAnsi="Times New Roman"/>
            <w:color w:val="000000" w:themeColor="text1"/>
            <w:sz w:val="24"/>
            <w:szCs w:val="24"/>
          </w:rPr>
          <w:delText>relative</w:delText>
        </w:r>
      </w:del>
      <w:ins w:id="759" w:author="Parks, Robbie M" w:date="2018-11-21T09:31:00Z">
        <w:r w:rsidR="00E67249">
          <w:rPr>
            <w:rFonts w:ascii="Times New Roman" w:hAnsi="Times New Roman"/>
            <w:color w:val="000000" w:themeColor="text1"/>
            <w:sz w:val="24"/>
            <w:szCs w:val="24"/>
          </w:rPr>
          <w:t>risk,</w:t>
        </w:r>
      </w:ins>
      <w:r w:rsidR="008621C2">
        <w:rPr>
          <w:rFonts w:ascii="Times New Roman" w:hAnsi="Times New Roman"/>
          <w:color w:val="000000" w:themeColor="text1"/>
          <w:sz w:val="24"/>
          <w:szCs w:val="24"/>
        </w:rPr>
        <w:t xml:space="preserve"> </w:t>
      </w:r>
      <w:ins w:id="760" w:author="Parks, Robbie M" w:date="2018-11-21T09:31: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11ABDC97" w14:textId="1BC391CC" w:rsidR="00280E5B" w:rsidDel="000732FB" w:rsidRDefault="00E67249" w:rsidP="00E67249">
      <w:pPr>
        <w:spacing w:after="0" w:line="480" w:lineRule="auto"/>
        <w:jc w:val="both"/>
        <w:rPr>
          <w:del w:id="761" w:author="Parks, Robbie M" w:date="2018-11-21T09:34:00Z"/>
          <w:rFonts w:ascii="Times New Roman" w:hAnsi="Times New Roman"/>
          <w:color w:val="000000" w:themeColor="text1"/>
          <w:sz w:val="24"/>
          <w:szCs w:val="24"/>
        </w:rPr>
      </w:pPr>
      <w:ins w:id="762" w:author="Parks, Robbie M" w:date="2018-11-21T09:31:00Z">
        <w:r>
          <w:rPr>
            <w:rFonts w:ascii="Times New Roman" w:hAnsi="Times New Roman"/>
            <w:color w:val="000000" w:themeColor="text1"/>
            <w:sz w:val="24"/>
            <w:szCs w:val="24"/>
          </w:rPr>
          <w:t xml:space="preserve"> compared with 1980-2009 long-term average temperatures</w:t>
        </w:r>
      </w:ins>
      <w:del w:id="763" w:author="Parks, Robbie M" w:date="2018-11-21T09:31:00Z">
        <w:r w:rsidR="008621C2" w:rsidDel="00E67249">
          <w:rPr>
            <w:rFonts w:ascii="Times New Roman" w:hAnsi="Times New Roman"/>
            <w:color w:val="000000" w:themeColor="text1"/>
            <w:sz w:val="24"/>
            <w:szCs w:val="24"/>
          </w:rPr>
          <w:delText xml:space="preserve">risk if temperatures were </w:delText>
        </w:r>
      </w:del>
      <w:del w:id="764" w:author="Parks, Robbie M" w:date="2018-11-13T17:17:00Z">
        <w:r w:rsidR="008621C2" w:rsidDel="005568F2">
          <w:rPr>
            <w:rFonts w:ascii="Times New Roman" w:hAnsi="Times New Roman"/>
            <w:color w:val="000000" w:themeColor="text1"/>
            <w:sz w:val="24"/>
            <w:szCs w:val="24"/>
          </w:rPr>
          <w:delText xml:space="preserve">1c </w:delText>
        </w:r>
      </w:del>
      <w:del w:id="765" w:author="Parks, Robbie M" w:date="2018-11-21T09:31:00Z">
        <w:r w:rsidR="008621C2" w:rsidDel="00E67249">
          <w:rPr>
            <w:rFonts w:ascii="Times New Roman" w:hAnsi="Times New Roman"/>
            <w:color w:val="000000" w:themeColor="text1"/>
            <w:sz w:val="24"/>
            <w:szCs w:val="24"/>
          </w:rPr>
          <w:delText>above the 1980-2009 mean for every month and state</w:delText>
        </w:r>
      </w:del>
      <w:del w:id="766"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767"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768" w:author="Parks, Robbie M" w:date="2018-11-13T17:11:00Z">
        <w:r w:rsidR="00AE077A" w:rsidRPr="00636C9B" w:rsidDel="00987B41">
          <w:rPr>
            <w:rFonts w:ascii="Times New Roman" w:hAnsi="Times New Roman"/>
            <w:color w:val="000000" w:themeColor="text1"/>
            <w:sz w:val="24"/>
            <w:szCs w:val="24"/>
          </w:rPr>
          <w:delText xml:space="preserve">category </w:delText>
        </w:r>
      </w:del>
      <w:ins w:id="769"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Del="000732FB" w:rsidRDefault="00280E5B" w:rsidP="005870DD">
      <w:pPr>
        <w:spacing w:after="0" w:line="480" w:lineRule="auto"/>
        <w:jc w:val="both"/>
        <w:rPr>
          <w:del w:id="770" w:author="Parks, Robbie M" w:date="2018-11-21T09:34: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849500D" w14:textId="3E5BF5EA" w:rsidR="00E67249" w:rsidRPr="0018328F" w:rsidRDefault="005870DD" w:rsidP="00E67249">
      <w:pPr>
        <w:spacing w:after="0" w:line="480" w:lineRule="auto"/>
        <w:jc w:val="both"/>
        <w:rPr>
          <w:ins w:id="771" w:author="Parks, Robbie M" w:date="2018-11-21T09:32:00Z"/>
          <w:rFonts w:ascii="Times New Roman" w:hAnsi="Times New Roman"/>
          <w:color w:val="000000" w:themeColor="text1"/>
          <w:sz w:val="24"/>
          <w:szCs w:val="24"/>
        </w:rPr>
      </w:pPr>
      <w:del w:id="772"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773"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ins w:id="774" w:author="Parks, Robbie M" w:date="2018-11-21T09:32:00Z">
        <w:r w:rsidR="00E67249">
          <w:rPr>
            <w:rFonts w:ascii="Times New Roman" w:hAnsi="Times New Roman"/>
            <w:color w:val="000000" w:themeColor="text1"/>
            <w:sz w:val="24"/>
            <w:szCs w:val="24"/>
          </w:rPr>
          <w:t xml:space="preserve"> </w:t>
        </w:r>
      </w:ins>
      <w:del w:id="775" w:author="Parks, Robbie M" w:date="2018-11-21T09:32:00Z">
        <w:r w:rsidR="008621C2" w:rsidDel="00E67249">
          <w:rPr>
            <w:rFonts w:ascii="Times New Roman" w:hAnsi="Times New Roman"/>
            <w:color w:val="000000" w:themeColor="text1"/>
            <w:sz w:val="24"/>
            <w:szCs w:val="24"/>
          </w:rPr>
          <w:delText xml:space="preserve"> relative </w:delText>
        </w:r>
      </w:del>
      <w:r w:rsidR="008621C2">
        <w:rPr>
          <w:rFonts w:ascii="Times New Roman" w:hAnsi="Times New Roman"/>
          <w:color w:val="000000" w:themeColor="text1"/>
          <w:sz w:val="24"/>
          <w:szCs w:val="24"/>
        </w:rPr>
        <w:t>risk</w:t>
      </w:r>
      <w:ins w:id="776" w:author="Parks, Robbie M" w:date="2018-11-21T09:32: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ins w:id="777" w:author="Parks, Robbie M" w:date="2018-11-21T09:32: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560CC2DB" w14:textId="641B9B7F" w:rsidR="00B4508B" w:rsidRPr="00636C9B" w:rsidRDefault="00E67249" w:rsidP="00E67249">
      <w:pPr>
        <w:spacing w:after="0" w:line="480" w:lineRule="auto"/>
        <w:jc w:val="both"/>
        <w:rPr>
          <w:rFonts w:ascii="Times New Roman" w:eastAsia="Times New Roman" w:hAnsi="Times New Roman"/>
          <w:sz w:val="24"/>
          <w:szCs w:val="24"/>
          <w:lang w:eastAsia="en-GB"/>
        </w:rPr>
      </w:pPr>
      <w:ins w:id="778" w:author="Parks, Robbie M" w:date="2018-11-21T09:32:00Z">
        <w:r>
          <w:rPr>
            <w:rFonts w:ascii="Times New Roman" w:hAnsi="Times New Roman"/>
            <w:color w:val="000000" w:themeColor="text1"/>
            <w:sz w:val="24"/>
            <w:szCs w:val="24"/>
          </w:rPr>
          <w:t xml:space="preserve"> compared with 1980-2009 long-term average temperatures.</w:t>
        </w:r>
      </w:ins>
      <w:del w:id="779" w:author="Parks, Robbie M" w:date="2018-11-21T09:32:00Z">
        <w:r w:rsidR="008621C2" w:rsidDel="00E67249">
          <w:rPr>
            <w:rFonts w:ascii="Times New Roman" w:hAnsi="Times New Roman"/>
            <w:color w:val="000000" w:themeColor="text1"/>
            <w:sz w:val="24"/>
            <w:szCs w:val="24"/>
          </w:rPr>
          <w:delText xml:space="preserve">if temperatures were </w:delText>
        </w:r>
      </w:del>
      <w:del w:id="780" w:author="Parks, Robbie M" w:date="2018-11-13T17:17:00Z">
        <w:r w:rsidR="008621C2" w:rsidDel="005568F2">
          <w:rPr>
            <w:rFonts w:ascii="Times New Roman" w:hAnsi="Times New Roman"/>
            <w:color w:val="000000" w:themeColor="text1"/>
            <w:sz w:val="24"/>
            <w:szCs w:val="24"/>
          </w:rPr>
          <w:delText>1c</w:delText>
        </w:r>
      </w:del>
      <w:del w:id="781" w:author="Parks, Robbie M" w:date="2018-11-21T09:32:00Z">
        <w:r w:rsidR="008621C2" w:rsidDel="00E67249">
          <w:rPr>
            <w:rFonts w:ascii="Times New Roman" w:hAnsi="Times New Roman"/>
            <w:color w:val="000000" w:themeColor="text1"/>
            <w:sz w:val="24"/>
            <w:szCs w:val="24"/>
          </w:rPr>
          <w:delText xml:space="preserve"> above the 1980-2009 mean for every month and state.</w:delText>
        </w:r>
        <w:r w:rsidR="005870DD" w:rsidRPr="00636C9B" w:rsidDel="00E67249">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del w:id="782" w:author="Parks, Robbie M" w:date="2018-11-13T17:12:00Z">
        <w:r w:rsidR="005870DD" w:rsidRPr="00636C9B" w:rsidDel="001C2178">
          <w:rPr>
            <w:rFonts w:ascii="Times New Roman" w:hAnsi="Times New Roman"/>
            <w:color w:val="000000" w:themeColor="text1"/>
            <w:sz w:val="24"/>
            <w:szCs w:val="24"/>
          </w:rPr>
          <w:delText xml:space="preserve">category </w:delText>
        </w:r>
      </w:del>
      <w:ins w:id="78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753"/>
      <w:r w:rsidR="006C74C1">
        <w:rPr>
          <w:rStyle w:val="CommentReference"/>
          <w:rFonts w:asciiTheme="minorHAnsi" w:eastAsiaTheme="minorHAnsi" w:hAnsiTheme="minorHAnsi" w:cstheme="minorBidi"/>
        </w:rPr>
        <w:commentReference w:id="753"/>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433F8E43" w14:textId="77777777" w:rsidR="00630617" w:rsidRDefault="00630617">
      <w:pPr>
        <w:spacing w:after="0" w:line="240" w:lineRule="auto"/>
        <w:rPr>
          <w:ins w:id="784" w:author="Parks, Robbie M" w:date="2018-11-20T16:23:00Z"/>
          <w:rFonts w:ascii="Times New Roman" w:hAnsi="Times New Roman"/>
          <w:b/>
          <w:color w:val="000000" w:themeColor="text1"/>
          <w:sz w:val="24"/>
          <w:szCs w:val="24"/>
        </w:rPr>
      </w:pPr>
      <w:ins w:id="785" w:author="Parks, Robbie M" w:date="2018-11-20T16:23:00Z">
        <w:r>
          <w:rPr>
            <w:rFonts w:ascii="Times New Roman" w:hAnsi="Times New Roman"/>
            <w:b/>
            <w:color w:val="000000" w:themeColor="text1"/>
            <w:sz w:val="24"/>
            <w:szCs w:val="24"/>
          </w:rPr>
          <w:br w:type="page"/>
        </w:r>
      </w:ins>
    </w:p>
    <w:p w14:paraId="63F03294" w14:textId="77777777" w:rsidR="00802B30" w:rsidRDefault="00802B30" w:rsidP="002B40EE">
      <w:pPr>
        <w:pStyle w:val="SMHeading"/>
        <w:jc w:val="both"/>
        <w:rPr>
          <w:ins w:id="786" w:author="Parks, Robbie M" w:date="2018-11-20T16:33:00Z"/>
        </w:rPr>
        <w:sectPr w:rsidR="00802B30"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436FB05A" w14:textId="1E7404FD" w:rsidR="002B40EE" w:rsidRDefault="002B40EE" w:rsidP="002B40EE">
      <w:pPr>
        <w:pStyle w:val="SMHeading"/>
        <w:jc w:val="both"/>
        <w:rPr>
          <w:ins w:id="787" w:author="Parks, Robbie M" w:date="2018-11-20T16:35:00Z"/>
          <w:b w:val="0"/>
        </w:rPr>
      </w:pPr>
      <w:ins w:id="788" w:author="Parks, Robbie M" w:date="2018-11-20T16:32:00Z">
        <w:r w:rsidRPr="00B32DC8">
          <w:lastRenderedPageBreak/>
          <w:t xml:space="preserve">Table </w:t>
        </w:r>
        <w:r>
          <w:t>XX</w:t>
        </w:r>
        <w:r w:rsidRPr="00B32DC8">
          <w:t>.</w:t>
        </w:r>
        <w:r>
          <w:rPr>
            <w:b w:val="0"/>
          </w:rPr>
          <w:t xml:space="preserve"> Model</w:t>
        </w:r>
        <w:r w:rsidRPr="00901EEC">
          <w:rPr>
            <w:b w:val="0"/>
          </w:rPr>
          <w:t xml:space="preserve"> used for relating </w:t>
        </w:r>
      </w:ins>
      <w:ins w:id="789" w:author="Parks, Robbie M" w:date="2018-11-20T16:33:00Z">
        <w:r>
          <w:rPr>
            <w:b w:val="0"/>
          </w:rPr>
          <w:t>state</w:t>
        </w:r>
      </w:ins>
      <w:ins w:id="790" w:author="Parks, Robbie M" w:date="2018-11-20T16:32:00Z">
        <w:r w:rsidRPr="00901EEC">
          <w:rPr>
            <w:b w:val="0"/>
          </w:rPr>
          <w:t xml:space="preserve"> death rates to </w:t>
        </w:r>
      </w:ins>
      <w:ins w:id="791" w:author="Parks, Robbie M" w:date="2018-11-20T16:33:00Z">
        <w:r w:rsidR="00B61232">
          <w:rPr>
            <w:b w:val="0"/>
          </w:rPr>
          <w:t>temperature anomalies</w:t>
        </w:r>
      </w:ins>
      <w:ins w:id="792" w:author="Parks, Robbie M" w:date="2018-11-20T16:32:00Z">
        <w:r w:rsidRPr="00901EEC">
          <w:rPr>
            <w:b w:val="0"/>
          </w:rPr>
          <w:t>.</w:t>
        </w:r>
      </w:ins>
    </w:p>
    <w:p w14:paraId="75460A84" w14:textId="77777777" w:rsidR="00FC7AAB" w:rsidRDefault="00FC7AAB" w:rsidP="002B40EE">
      <w:pPr>
        <w:pStyle w:val="SMHeading"/>
        <w:jc w:val="both"/>
        <w:rPr>
          <w:ins w:id="793" w:author="Parks, Robbie M" w:date="2018-11-20T16:33:00Z"/>
          <w:b w:val="0"/>
        </w:rPr>
      </w:pPr>
    </w:p>
    <w:tbl>
      <w:tblPr>
        <w:tblStyle w:val="TableGrid"/>
        <w:tblW w:w="17179" w:type="dxa"/>
        <w:tblLayout w:type="fixed"/>
        <w:tblLook w:val="04A0" w:firstRow="1" w:lastRow="0" w:firstColumn="1" w:lastColumn="0" w:noHBand="0" w:noVBand="1"/>
      </w:tblPr>
      <w:tblGrid>
        <w:gridCol w:w="2170"/>
        <w:gridCol w:w="3068"/>
        <w:gridCol w:w="450"/>
        <w:gridCol w:w="2430"/>
        <w:gridCol w:w="360"/>
        <w:gridCol w:w="2610"/>
        <w:gridCol w:w="451"/>
        <w:gridCol w:w="1979"/>
        <w:gridCol w:w="360"/>
        <w:gridCol w:w="3301"/>
      </w:tblGrid>
      <w:tr w:rsidR="00112077" w:rsidRPr="002317A1" w14:paraId="3CDE4C1F" w14:textId="77777777" w:rsidTr="00112077">
        <w:trPr>
          <w:trHeight w:val="394"/>
          <w:ins w:id="794" w:author="Parks, Robbie M" w:date="2018-11-20T16:33:00Z"/>
        </w:trPr>
        <w:tc>
          <w:tcPr>
            <w:tcW w:w="2170" w:type="dxa"/>
            <w:tcBorders>
              <w:left w:val="nil"/>
              <w:bottom w:val="single" w:sz="4" w:space="0" w:color="auto"/>
              <w:right w:val="nil"/>
            </w:tcBorders>
          </w:tcPr>
          <w:p w14:paraId="5FC94012" w14:textId="77777777" w:rsidR="004D0498" w:rsidRPr="002317A1" w:rsidRDefault="004D0498" w:rsidP="00542DD5">
            <w:pPr>
              <w:pStyle w:val="SMHeading"/>
              <w:jc w:val="both"/>
              <w:rPr>
                <w:ins w:id="795" w:author="Parks, Robbie M" w:date="2018-11-20T16:33:00Z"/>
                <w:b w:val="0"/>
                <w:sz w:val="22"/>
                <w:szCs w:val="22"/>
              </w:rPr>
            </w:pPr>
          </w:p>
        </w:tc>
        <w:tc>
          <w:tcPr>
            <w:tcW w:w="3068" w:type="dxa"/>
            <w:tcBorders>
              <w:left w:val="nil"/>
              <w:bottom w:val="single" w:sz="4" w:space="0" w:color="auto"/>
              <w:right w:val="nil"/>
            </w:tcBorders>
          </w:tcPr>
          <w:p w14:paraId="46ABCDA7" w14:textId="77777777" w:rsidR="004D0498" w:rsidRPr="002317A1" w:rsidRDefault="004D0498" w:rsidP="00542DD5">
            <w:pPr>
              <w:pStyle w:val="SMHeading"/>
              <w:jc w:val="both"/>
              <w:rPr>
                <w:ins w:id="796" w:author="Parks, Robbie M" w:date="2018-11-20T16:33:00Z"/>
                <w:b w:val="0"/>
                <w:sz w:val="22"/>
                <w:szCs w:val="22"/>
              </w:rPr>
            </w:pPr>
            <w:ins w:id="797" w:author="Parks, Robbie M" w:date="2018-11-20T16:33:00Z">
              <w:r w:rsidRPr="002317A1">
                <w:rPr>
                  <w:b w:val="0"/>
                  <w:sz w:val="22"/>
                  <w:szCs w:val="22"/>
                </w:rPr>
                <w:t>Common terms</w:t>
              </w:r>
            </w:ins>
          </w:p>
        </w:tc>
        <w:tc>
          <w:tcPr>
            <w:tcW w:w="450" w:type="dxa"/>
            <w:tcBorders>
              <w:left w:val="nil"/>
              <w:bottom w:val="single" w:sz="4" w:space="0" w:color="auto"/>
              <w:right w:val="nil"/>
            </w:tcBorders>
          </w:tcPr>
          <w:p w14:paraId="47FD54B6" w14:textId="77777777" w:rsidR="004D0498" w:rsidRPr="002317A1" w:rsidRDefault="004D0498" w:rsidP="00542DD5">
            <w:pPr>
              <w:pStyle w:val="SMHeading"/>
              <w:jc w:val="both"/>
              <w:rPr>
                <w:ins w:id="798" w:author="Parks, Robbie M" w:date="2018-11-20T16:33:00Z"/>
                <w:b w:val="0"/>
                <w:sz w:val="22"/>
                <w:szCs w:val="22"/>
              </w:rPr>
            </w:pPr>
          </w:p>
        </w:tc>
        <w:tc>
          <w:tcPr>
            <w:tcW w:w="2430" w:type="dxa"/>
            <w:tcBorders>
              <w:left w:val="nil"/>
              <w:bottom w:val="single" w:sz="4" w:space="0" w:color="auto"/>
              <w:right w:val="nil"/>
            </w:tcBorders>
          </w:tcPr>
          <w:p w14:paraId="5CA7AA2D" w14:textId="05D8CF42" w:rsidR="004D0498" w:rsidRPr="002317A1" w:rsidRDefault="004D0498" w:rsidP="00542DD5">
            <w:pPr>
              <w:pStyle w:val="SMHeading"/>
              <w:jc w:val="both"/>
              <w:rPr>
                <w:ins w:id="799" w:author="Parks, Robbie M" w:date="2018-11-20T16:33:00Z"/>
                <w:b w:val="0"/>
                <w:sz w:val="22"/>
                <w:szCs w:val="22"/>
              </w:rPr>
            </w:pPr>
            <w:ins w:id="800" w:author="Parks, Robbie M" w:date="2018-11-20T16:38:00Z">
              <w:r>
                <w:rPr>
                  <w:b w:val="0"/>
                  <w:sz w:val="22"/>
                  <w:szCs w:val="22"/>
                </w:rPr>
                <w:t>State</w:t>
              </w:r>
            </w:ins>
            <w:ins w:id="801"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012400EF" w14:textId="77777777" w:rsidR="004D0498" w:rsidRDefault="004D0498" w:rsidP="00542DD5">
            <w:pPr>
              <w:pStyle w:val="SMHeading"/>
              <w:jc w:val="both"/>
              <w:rPr>
                <w:ins w:id="802" w:author="Parks, Robbie M" w:date="2018-11-20T17:29:00Z"/>
                <w:b w:val="0"/>
                <w:sz w:val="22"/>
                <w:szCs w:val="22"/>
              </w:rPr>
            </w:pPr>
          </w:p>
        </w:tc>
        <w:tc>
          <w:tcPr>
            <w:tcW w:w="2610" w:type="dxa"/>
            <w:tcBorders>
              <w:left w:val="nil"/>
              <w:bottom w:val="single" w:sz="4" w:space="0" w:color="auto"/>
              <w:right w:val="nil"/>
            </w:tcBorders>
          </w:tcPr>
          <w:p w14:paraId="2A541DEC" w14:textId="4B8324B5" w:rsidR="004D0498" w:rsidRPr="002317A1" w:rsidRDefault="004D0498" w:rsidP="00542DD5">
            <w:pPr>
              <w:pStyle w:val="SMHeading"/>
              <w:jc w:val="both"/>
              <w:rPr>
                <w:ins w:id="803" w:author="Parks, Robbie M" w:date="2018-11-20T17:04:00Z"/>
                <w:b w:val="0"/>
                <w:sz w:val="22"/>
                <w:szCs w:val="22"/>
              </w:rPr>
            </w:pPr>
            <w:ins w:id="804" w:author="Parks, Robbie M" w:date="2018-11-20T17:22:00Z">
              <w:r>
                <w:rPr>
                  <w:b w:val="0"/>
                  <w:sz w:val="22"/>
                  <w:szCs w:val="22"/>
                </w:rPr>
                <w:t>Month</w:t>
              </w:r>
            </w:ins>
            <w:ins w:id="805" w:author="Parks, Robbie M" w:date="2018-11-20T17:04:00Z">
              <w:r w:rsidRPr="002317A1">
                <w:rPr>
                  <w:b w:val="0"/>
                  <w:sz w:val="22"/>
                  <w:szCs w:val="22"/>
                </w:rPr>
                <w:t xml:space="preserve"> terms</w:t>
              </w:r>
            </w:ins>
          </w:p>
        </w:tc>
        <w:tc>
          <w:tcPr>
            <w:tcW w:w="451" w:type="dxa"/>
            <w:tcBorders>
              <w:left w:val="nil"/>
              <w:bottom w:val="single" w:sz="4" w:space="0" w:color="auto"/>
              <w:right w:val="nil"/>
            </w:tcBorders>
          </w:tcPr>
          <w:p w14:paraId="273854F2" w14:textId="39A31333" w:rsidR="004D0498" w:rsidRPr="002317A1" w:rsidRDefault="004D0498" w:rsidP="00542DD5">
            <w:pPr>
              <w:pStyle w:val="SMHeading"/>
              <w:jc w:val="both"/>
              <w:rPr>
                <w:ins w:id="806" w:author="Parks, Robbie M" w:date="2018-11-20T16:33:00Z"/>
                <w:b w:val="0"/>
                <w:sz w:val="22"/>
                <w:szCs w:val="22"/>
              </w:rPr>
            </w:pPr>
          </w:p>
        </w:tc>
        <w:tc>
          <w:tcPr>
            <w:tcW w:w="1979" w:type="dxa"/>
            <w:tcBorders>
              <w:left w:val="nil"/>
              <w:bottom w:val="single" w:sz="4" w:space="0" w:color="auto"/>
              <w:right w:val="nil"/>
            </w:tcBorders>
          </w:tcPr>
          <w:p w14:paraId="371F7E2A" w14:textId="17E60D74" w:rsidR="004D0498" w:rsidRPr="002317A1" w:rsidRDefault="004D0498" w:rsidP="00542DD5">
            <w:pPr>
              <w:pStyle w:val="SMHeading"/>
              <w:jc w:val="both"/>
              <w:rPr>
                <w:ins w:id="807" w:author="Parks, Robbie M" w:date="2018-11-20T16:33:00Z"/>
                <w:b w:val="0"/>
                <w:sz w:val="22"/>
                <w:szCs w:val="22"/>
              </w:rPr>
            </w:pPr>
            <w:ins w:id="808" w:author="Parks, Robbie M" w:date="2018-11-20T16:44:00Z">
              <w:r>
                <w:rPr>
                  <w:b w:val="0"/>
                  <w:sz w:val="22"/>
                  <w:szCs w:val="22"/>
                </w:rPr>
                <w:t>Anomaly</w:t>
              </w:r>
            </w:ins>
            <w:ins w:id="809"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4E37D837" w14:textId="77777777" w:rsidR="004D0498" w:rsidRPr="002317A1" w:rsidRDefault="004D0498" w:rsidP="00542DD5">
            <w:pPr>
              <w:pStyle w:val="SMHeading"/>
              <w:jc w:val="both"/>
              <w:rPr>
                <w:ins w:id="810" w:author="Parks, Robbie M" w:date="2018-11-20T16:33:00Z"/>
                <w:b w:val="0"/>
                <w:sz w:val="22"/>
                <w:szCs w:val="22"/>
              </w:rPr>
            </w:pPr>
          </w:p>
        </w:tc>
        <w:tc>
          <w:tcPr>
            <w:tcW w:w="3301" w:type="dxa"/>
            <w:tcBorders>
              <w:left w:val="nil"/>
              <w:bottom w:val="single" w:sz="4" w:space="0" w:color="auto"/>
              <w:right w:val="nil"/>
            </w:tcBorders>
          </w:tcPr>
          <w:p w14:paraId="3F6C67FE" w14:textId="77777777" w:rsidR="004D0498" w:rsidRPr="002317A1" w:rsidRDefault="004D0498" w:rsidP="00542DD5">
            <w:pPr>
              <w:pStyle w:val="SMHeading"/>
              <w:jc w:val="both"/>
              <w:rPr>
                <w:ins w:id="811" w:author="Parks, Robbie M" w:date="2018-11-20T16:33:00Z"/>
                <w:b w:val="0"/>
                <w:sz w:val="22"/>
                <w:szCs w:val="22"/>
              </w:rPr>
            </w:pPr>
            <w:ins w:id="812" w:author="Parks, Robbie M" w:date="2018-11-20T16:33:00Z">
              <w:r w:rsidRPr="002317A1">
                <w:rPr>
                  <w:b w:val="0"/>
                  <w:sz w:val="22"/>
                  <w:szCs w:val="22"/>
                </w:rPr>
                <w:t>Over-dispersion</w:t>
              </w:r>
            </w:ins>
          </w:p>
        </w:tc>
      </w:tr>
      <w:tr w:rsidR="00112077" w:rsidRPr="002317A1" w14:paraId="15BB0FB7" w14:textId="77777777" w:rsidTr="00112077">
        <w:trPr>
          <w:trHeight w:val="385"/>
          <w:ins w:id="813" w:author="Parks, Robbie M" w:date="2018-11-20T16:33:00Z"/>
        </w:trPr>
        <w:tc>
          <w:tcPr>
            <w:tcW w:w="2170" w:type="dxa"/>
            <w:tcBorders>
              <w:top w:val="nil"/>
              <w:left w:val="nil"/>
              <w:bottom w:val="nil"/>
              <w:right w:val="nil"/>
            </w:tcBorders>
          </w:tcPr>
          <w:p w14:paraId="5F7D79F3" w14:textId="7B973E12" w:rsidR="004D0498" w:rsidRPr="00A142E0" w:rsidRDefault="004D0498" w:rsidP="00542DD5">
            <w:pPr>
              <w:pStyle w:val="SMHeading"/>
              <w:jc w:val="both"/>
              <w:rPr>
                <w:ins w:id="814" w:author="Parks, Robbie M" w:date="2018-11-20T16:33:00Z"/>
                <w:b w:val="0"/>
                <w:sz w:val="22"/>
                <w:szCs w:val="22"/>
              </w:rPr>
            </w:pPr>
            <w:ins w:id="815" w:author="Parks, Robbie M" w:date="2018-11-20T16:33:00Z">
              <w:r>
                <w:rPr>
                  <w:b w:val="0"/>
                  <w:sz w:val="22"/>
                  <w:szCs w:val="22"/>
                </w:rPr>
                <w:t>log(death rates</w:t>
              </w:r>
              <w:r>
                <w:rPr>
                  <w:b w:val="0"/>
                  <w:sz w:val="22"/>
                  <w:szCs w:val="22"/>
                  <w:vertAlign w:val="subscript"/>
                </w:rPr>
                <w:t>state-year</w:t>
              </w:r>
              <w:r>
                <w:rPr>
                  <w:b w:val="0"/>
                  <w:sz w:val="22"/>
                  <w:szCs w:val="22"/>
                </w:rPr>
                <w:t>)      =</w:t>
              </w:r>
            </w:ins>
          </w:p>
        </w:tc>
        <w:tc>
          <w:tcPr>
            <w:tcW w:w="3068" w:type="dxa"/>
            <w:tcBorders>
              <w:top w:val="nil"/>
              <w:left w:val="nil"/>
              <w:bottom w:val="nil"/>
              <w:right w:val="nil"/>
            </w:tcBorders>
          </w:tcPr>
          <w:p w14:paraId="6BBC5450" w14:textId="054C9562" w:rsidR="004D0498" w:rsidRPr="00A142E0" w:rsidRDefault="004D0498" w:rsidP="00C1578A">
            <w:pPr>
              <w:pStyle w:val="SMHeading"/>
              <w:jc w:val="both"/>
              <w:rPr>
                <w:ins w:id="816" w:author="Parks, Robbie M" w:date="2018-11-20T16:33:00Z"/>
                <w:b w:val="0"/>
                <w:sz w:val="22"/>
                <w:szCs w:val="22"/>
              </w:rPr>
            </w:pPr>
            <w:ins w:id="817" w:author="Parks, Robbie M" w:date="2018-11-20T16:33:00Z">
              <w:r>
                <w:rPr>
                  <w:b w:val="0"/>
                  <w:sz w:val="22"/>
                  <w:szCs w:val="22"/>
                </w:rPr>
                <w:t>α</w:t>
              </w:r>
              <w:r>
                <w:rPr>
                  <w:b w:val="0"/>
                  <w:sz w:val="22"/>
                  <w:szCs w:val="22"/>
                  <w:vertAlign w:val="subscript"/>
                </w:rPr>
                <w:t xml:space="preserve">0 </w:t>
              </w:r>
              <w:r>
                <w:rPr>
                  <w:b w:val="0"/>
                  <w:sz w:val="22"/>
                  <w:szCs w:val="22"/>
                </w:rPr>
                <w:t>+ β</w:t>
              </w:r>
              <w:r>
                <w:rPr>
                  <w:b w:val="0"/>
                  <w:sz w:val="22"/>
                  <w:szCs w:val="22"/>
                  <w:vertAlign w:val="subscript"/>
                </w:rPr>
                <w:t>0</w:t>
              </w:r>
              <w:r>
                <w:rPr>
                  <w:b w:val="0"/>
                  <w:sz w:val="22"/>
                  <w:szCs w:val="22"/>
                </w:rPr>
                <w:t>·</w:t>
              </w:r>
            </w:ins>
            <w:ins w:id="818" w:author="Parks, Robbie M" w:date="2018-11-20T16:44:00Z">
              <w:r>
                <w:rPr>
                  <w:b w:val="0"/>
                  <w:sz w:val="22"/>
                  <w:szCs w:val="22"/>
                </w:rPr>
                <w:t>(</w:t>
              </w:r>
            </w:ins>
            <w:ins w:id="819" w:author="Parks, Robbie M" w:date="2018-11-20T16:33:00Z">
              <w:r>
                <w:rPr>
                  <w:b w:val="0"/>
                  <w:sz w:val="22"/>
                  <w:szCs w:val="22"/>
                </w:rPr>
                <w:t>month-year</w:t>
              </w:r>
            </w:ins>
            <w:ins w:id="820" w:author="Parks, Robbie M" w:date="2018-11-20T16:44:00Z">
              <w:r>
                <w:rPr>
                  <w:b w:val="0"/>
                  <w:sz w:val="22"/>
                  <w:szCs w:val="22"/>
                </w:rPr>
                <w:t>)</w:t>
              </w:r>
            </w:ins>
            <w:ins w:id="821" w:author="Parks, Robbie M" w:date="2018-11-20T16:33:00Z">
              <w:r>
                <w:rPr>
                  <w:b w:val="0"/>
                  <w:sz w:val="22"/>
                  <w:szCs w:val="22"/>
                </w:rPr>
                <w:t xml:space="preserve"> + ν</w:t>
              </w:r>
            </w:ins>
            <w:ins w:id="822" w:author="Parks, Robbie M" w:date="2018-11-20T16:38:00Z">
              <w:r>
                <w:rPr>
                  <w:b w:val="0"/>
                  <w:sz w:val="22"/>
                  <w:szCs w:val="22"/>
                  <w:vertAlign w:val="subscript"/>
                </w:rPr>
                <w:t>month</w:t>
              </w:r>
            </w:ins>
            <w:ins w:id="823" w:author="Parks, Robbie M" w:date="2018-11-20T16:51:00Z">
              <w:r>
                <w:rPr>
                  <w:b w:val="0"/>
                  <w:sz w:val="22"/>
                  <w:szCs w:val="22"/>
                  <w:vertAlign w:val="subscript"/>
                </w:rPr>
                <w:t>-year</w:t>
              </w:r>
            </w:ins>
          </w:p>
        </w:tc>
        <w:tc>
          <w:tcPr>
            <w:tcW w:w="450" w:type="dxa"/>
            <w:tcBorders>
              <w:top w:val="nil"/>
              <w:left w:val="nil"/>
              <w:bottom w:val="nil"/>
              <w:right w:val="nil"/>
            </w:tcBorders>
          </w:tcPr>
          <w:p w14:paraId="32FB76A0" w14:textId="77777777" w:rsidR="004D0498" w:rsidRPr="00A142E0" w:rsidRDefault="004D0498" w:rsidP="00542DD5">
            <w:pPr>
              <w:pStyle w:val="SMHeading"/>
              <w:jc w:val="both"/>
              <w:rPr>
                <w:ins w:id="824" w:author="Parks, Robbie M" w:date="2018-11-20T16:33:00Z"/>
                <w:b w:val="0"/>
                <w:sz w:val="22"/>
                <w:szCs w:val="22"/>
              </w:rPr>
            </w:pPr>
            <w:ins w:id="825" w:author="Parks, Robbie M" w:date="2018-11-20T16:33:00Z">
              <w:r w:rsidRPr="00A142E0">
                <w:rPr>
                  <w:b w:val="0"/>
                  <w:sz w:val="22"/>
                  <w:szCs w:val="22"/>
                </w:rPr>
                <w:t>+</w:t>
              </w:r>
            </w:ins>
          </w:p>
        </w:tc>
        <w:tc>
          <w:tcPr>
            <w:tcW w:w="2430" w:type="dxa"/>
            <w:tcBorders>
              <w:top w:val="nil"/>
              <w:left w:val="nil"/>
              <w:bottom w:val="nil"/>
              <w:right w:val="nil"/>
            </w:tcBorders>
          </w:tcPr>
          <w:p w14:paraId="7402B1D0" w14:textId="48552E64" w:rsidR="004D0498" w:rsidRPr="00A142E0" w:rsidRDefault="004D0498" w:rsidP="00C1578A">
            <w:pPr>
              <w:pStyle w:val="SMHeading"/>
              <w:jc w:val="both"/>
              <w:rPr>
                <w:ins w:id="826" w:author="Parks, Robbie M" w:date="2018-11-20T16:33:00Z"/>
                <w:b w:val="0"/>
                <w:sz w:val="22"/>
                <w:szCs w:val="22"/>
              </w:rPr>
            </w:pPr>
            <w:ins w:id="827" w:author="Parks, Robbie M" w:date="2018-11-20T16:33:00Z">
              <w:r>
                <w:rPr>
                  <w:b w:val="0"/>
                  <w:sz w:val="22"/>
                  <w:szCs w:val="22"/>
                </w:rPr>
                <w:t>α</w:t>
              </w:r>
            </w:ins>
            <w:ins w:id="828" w:author="Parks, Robbie M" w:date="2018-11-20T16:43:00Z">
              <w:r>
                <w:rPr>
                  <w:b w:val="0"/>
                  <w:sz w:val="22"/>
                  <w:szCs w:val="22"/>
                  <w:vertAlign w:val="subscript"/>
                </w:rPr>
                <w:t>state</w:t>
              </w:r>
            </w:ins>
            <w:ins w:id="829" w:author="Parks, Robbie M" w:date="2018-11-20T16:33:00Z">
              <w:r>
                <w:rPr>
                  <w:b w:val="0"/>
                  <w:sz w:val="22"/>
                  <w:szCs w:val="22"/>
                  <w:vertAlign w:val="subscript"/>
                </w:rPr>
                <w:t xml:space="preserve"> </w:t>
              </w:r>
            </w:ins>
            <w:ins w:id="830" w:author="Parks, Robbie M" w:date="2018-11-20T16:38:00Z">
              <w:r>
                <w:rPr>
                  <w:b w:val="0"/>
                  <w:sz w:val="22"/>
                  <w:szCs w:val="22"/>
                </w:rPr>
                <w:t>+ β</w:t>
              </w:r>
            </w:ins>
            <w:ins w:id="831" w:author="Parks, Robbie M" w:date="2018-11-20T16:43:00Z">
              <w:r>
                <w:rPr>
                  <w:b w:val="0"/>
                  <w:sz w:val="22"/>
                  <w:szCs w:val="22"/>
                  <w:vertAlign w:val="subscript"/>
                </w:rPr>
                <w:t>state</w:t>
              </w:r>
            </w:ins>
            <w:ins w:id="832" w:author="Parks, Robbie M" w:date="2018-11-20T16:38:00Z">
              <w:r>
                <w:rPr>
                  <w:b w:val="0"/>
                  <w:sz w:val="22"/>
                  <w:szCs w:val="22"/>
                </w:rPr>
                <w:t>·</w:t>
              </w:r>
            </w:ins>
            <w:ins w:id="833" w:author="Parks, Robbie M" w:date="2018-11-20T16:44:00Z">
              <w:r>
                <w:rPr>
                  <w:b w:val="0"/>
                  <w:sz w:val="22"/>
                  <w:szCs w:val="22"/>
                </w:rPr>
                <w:t>(</w:t>
              </w:r>
            </w:ins>
            <w:ins w:id="834" w:author="Parks, Robbie M" w:date="2018-11-20T16:38:00Z">
              <w:r>
                <w:rPr>
                  <w:b w:val="0"/>
                  <w:sz w:val="22"/>
                  <w:szCs w:val="22"/>
                </w:rPr>
                <w:t>month-year</w:t>
              </w:r>
            </w:ins>
            <w:ins w:id="835" w:author="Parks, Robbie M" w:date="2018-11-20T16:45:00Z">
              <w:r>
                <w:rPr>
                  <w:b w:val="0"/>
                  <w:sz w:val="22"/>
                  <w:szCs w:val="22"/>
                </w:rPr>
                <w:t>)</w:t>
              </w:r>
            </w:ins>
          </w:p>
        </w:tc>
        <w:tc>
          <w:tcPr>
            <w:tcW w:w="360" w:type="dxa"/>
            <w:tcBorders>
              <w:top w:val="nil"/>
              <w:left w:val="nil"/>
              <w:bottom w:val="nil"/>
              <w:right w:val="nil"/>
            </w:tcBorders>
          </w:tcPr>
          <w:p w14:paraId="291889B3" w14:textId="1EE48212" w:rsidR="004D0498" w:rsidRDefault="004D0498" w:rsidP="001E6FA9">
            <w:pPr>
              <w:pStyle w:val="SMHeading"/>
              <w:jc w:val="both"/>
              <w:rPr>
                <w:ins w:id="836" w:author="Parks, Robbie M" w:date="2018-11-20T17:29:00Z"/>
                <w:b w:val="0"/>
                <w:sz w:val="22"/>
                <w:szCs w:val="22"/>
              </w:rPr>
            </w:pPr>
            <w:ins w:id="837" w:author="Parks, Robbie M" w:date="2018-11-20T17:29:00Z">
              <w:r w:rsidRPr="00A142E0">
                <w:rPr>
                  <w:b w:val="0"/>
                  <w:sz w:val="22"/>
                  <w:szCs w:val="22"/>
                </w:rPr>
                <w:t>+</w:t>
              </w:r>
            </w:ins>
          </w:p>
        </w:tc>
        <w:tc>
          <w:tcPr>
            <w:tcW w:w="2610" w:type="dxa"/>
            <w:tcBorders>
              <w:top w:val="nil"/>
              <w:left w:val="nil"/>
              <w:bottom w:val="nil"/>
              <w:right w:val="nil"/>
            </w:tcBorders>
          </w:tcPr>
          <w:p w14:paraId="17DDCBC6" w14:textId="5D4487BF" w:rsidR="004D0498" w:rsidRPr="00A142E0" w:rsidRDefault="004D0498">
            <w:pPr>
              <w:pStyle w:val="SMHeading"/>
              <w:jc w:val="both"/>
              <w:rPr>
                <w:ins w:id="838" w:author="Parks, Robbie M" w:date="2018-11-20T17:04:00Z"/>
                <w:b w:val="0"/>
                <w:sz w:val="22"/>
                <w:szCs w:val="22"/>
              </w:rPr>
            </w:pPr>
            <w:ins w:id="839" w:author="Parks, Robbie M" w:date="2018-11-20T17:04:00Z">
              <w:r>
                <w:rPr>
                  <w:b w:val="0"/>
                  <w:sz w:val="22"/>
                  <w:szCs w:val="22"/>
                </w:rPr>
                <w:t>α</w:t>
              </w:r>
            </w:ins>
            <w:ins w:id="840" w:author="Parks, Robbie M" w:date="2018-11-20T17:22:00Z">
              <w:r>
                <w:rPr>
                  <w:b w:val="0"/>
                  <w:sz w:val="22"/>
                  <w:szCs w:val="22"/>
                  <w:vertAlign w:val="subscript"/>
                </w:rPr>
                <w:t>month</w:t>
              </w:r>
            </w:ins>
            <w:ins w:id="841" w:author="Parks, Robbie M" w:date="2018-11-20T17:04:00Z">
              <w:r>
                <w:rPr>
                  <w:b w:val="0"/>
                  <w:sz w:val="22"/>
                  <w:szCs w:val="22"/>
                  <w:vertAlign w:val="subscript"/>
                </w:rPr>
                <w:t xml:space="preserve"> </w:t>
              </w:r>
              <w:r>
                <w:rPr>
                  <w:b w:val="0"/>
                  <w:sz w:val="22"/>
                  <w:szCs w:val="22"/>
                </w:rPr>
                <w:t>+ β</w:t>
              </w:r>
            </w:ins>
            <w:ins w:id="842" w:author="Parks, Robbie M" w:date="2018-11-20T17:22:00Z">
              <w:r>
                <w:rPr>
                  <w:b w:val="0"/>
                  <w:sz w:val="22"/>
                  <w:szCs w:val="22"/>
                  <w:vertAlign w:val="subscript"/>
                </w:rPr>
                <w:t>month</w:t>
              </w:r>
            </w:ins>
            <w:ins w:id="843" w:author="Parks, Robbie M" w:date="2018-11-20T17:04:00Z">
              <w:r>
                <w:rPr>
                  <w:b w:val="0"/>
                  <w:sz w:val="22"/>
                  <w:szCs w:val="22"/>
                </w:rPr>
                <w:t>·(month-year)</w:t>
              </w:r>
            </w:ins>
          </w:p>
        </w:tc>
        <w:tc>
          <w:tcPr>
            <w:tcW w:w="451" w:type="dxa"/>
            <w:tcBorders>
              <w:top w:val="nil"/>
              <w:left w:val="nil"/>
              <w:bottom w:val="nil"/>
              <w:right w:val="nil"/>
            </w:tcBorders>
          </w:tcPr>
          <w:p w14:paraId="266C62AA" w14:textId="4C54FB38" w:rsidR="004D0498" w:rsidRPr="00A142E0" w:rsidRDefault="004D0498" w:rsidP="00542DD5">
            <w:pPr>
              <w:pStyle w:val="SMHeading"/>
              <w:jc w:val="both"/>
              <w:rPr>
                <w:ins w:id="844" w:author="Parks, Robbie M" w:date="2018-11-20T16:33:00Z"/>
                <w:b w:val="0"/>
                <w:sz w:val="22"/>
                <w:szCs w:val="22"/>
              </w:rPr>
            </w:pPr>
            <w:ins w:id="845" w:author="Parks, Robbie M" w:date="2018-11-20T16:33:00Z">
              <w:r w:rsidRPr="00A142E0">
                <w:rPr>
                  <w:b w:val="0"/>
                  <w:sz w:val="22"/>
                  <w:szCs w:val="22"/>
                </w:rPr>
                <w:t>+</w:t>
              </w:r>
            </w:ins>
          </w:p>
        </w:tc>
        <w:tc>
          <w:tcPr>
            <w:tcW w:w="1979" w:type="dxa"/>
            <w:tcBorders>
              <w:top w:val="nil"/>
              <w:left w:val="nil"/>
              <w:bottom w:val="nil"/>
              <w:right w:val="nil"/>
            </w:tcBorders>
          </w:tcPr>
          <w:p w14:paraId="2711CF07" w14:textId="13469DE0" w:rsidR="004D0498" w:rsidRPr="00A142E0" w:rsidRDefault="004D0498" w:rsidP="00C1578A">
            <w:pPr>
              <w:pStyle w:val="SMHeading"/>
              <w:jc w:val="both"/>
              <w:rPr>
                <w:ins w:id="846" w:author="Parks, Robbie M" w:date="2018-11-20T16:33:00Z"/>
                <w:b w:val="0"/>
                <w:sz w:val="22"/>
                <w:szCs w:val="22"/>
              </w:rPr>
            </w:pPr>
            <w:ins w:id="847" w:author="Parks, Robbie M" w:date="2018-11-20T16:33:00Z">
              <w:r>
                <w:rPr>
                  <w:b w:val="0"/>
                  <w:sz w:val="22"/>
                  <w:szCs w:val="22"/>
                </w:rPr>
                <w:t>γ·</w:t>
              </w:r>
            </w:ins>
            <w:ins w:id="848" w:author="Parks, Robbie M" w:date="2018-11-20T16:44:00Z">
              <w:r>
                <w:rPr>
                  <w:b w:val="0"/>
                  <w:sz w:val="22"/>
                  <w:szCs w:val="22"/>
                </w:rPr>
                <w:t>Anomaly</w:t>
              </w:r>
              <w:r>
                <w:rPr>
                  <w:b w:val="0"/>
                  <w:sz w:val="22"/>
                  <w:szCs w:val="22"/>
                  <w:vertAlign w:val="subscript"/>
                </w:rPr>
                <w:t>state</w:t>
              </w:r>
            </w:ins>
            <w:ins w:id="849" w:author="Parks, Robbie M" w:date="2018-11-20T16:33:00Z">
              <w:r>
                <w:rPr>
                  <w:b w:val="0"/>
                  <w:sz w:val="22"/>
                  <w:szCs w:val="22"/>
                  <w:vertAlign w:val="subscript"/>
                </w:rPr>
                <w:t>-month</w:t>
              </w:r>
            </w:ins>
          </w:p>
        </w:tc>
        <w:tc>
          <w:tcPr>
            <w:tcW w:w="360" w:type="dxa"/>
            <w:tcBorders>
              <w:top w:val="nil"/>
              <w:left w:val="nil"/>
              <w:bottom w:val="nil"/>
              <w:right w:val="nil"/>
            </w:tcBorders>
          </w:tcPr>
          <w:p w14:paraId="71400D04" w14:textId="77777777" w:rsidR="004D0498" w:rsidRPr="00A142E0" w:rsidRDefault="004D0498" w:rsidP="00542DD5">
            <w:pPr>
              <w:pStyle w:val="SMHeading"/>
              <w:jc w:val="both"/>
              <w:rPr>
                <w:ins w:id="850" w:author="Parks, Robbie M" w:date="2018-11-20T16:33:00Z"/>
                <w:b w:val="0"/>
                <w:sz w:val="22"/>
                <w:szCs w:val="22"/>
              </w:rPr>
            </w:pPr>
            <w:ins w:id="851" w:author="Parks, Robbie M" w:date="2018-11-20T16:33:00Z">
              <w:r w:rsidRPr="00A142E0">
                <w:rPr>
                  <w:b w:val="0"/>
                  <w:sz w:val="22"/>
                  <w:szCs w:val="22"/>
                </w:rPr>
                <w:t>+</w:t>
              </w:r>
            </w:ins>
          </w:p>
        </w:tc>
        <w:tc>
          <w:tcPr>
            <w:tcW w:w="3301" w:type="dxa"/>
            <w:tcBorders>
              <w:top w:val="nil"/>
              <w:left w:val="nil"/>
              <w:bottom w:val="nil"/>
              <w:right w:val="nil"/>
            </w:tcBorders>
          </w:tcPr>
          <w:p w14:paraId="03DB78EF" w14:textId="7FFDEBA8" w:rsidR="004D0498" w:rsidRPr="00A142E0" w:rsidRDefault="004D0498" w:rsidP="00C1578A">
            <w:pPr>
              <w:pStyle w:val="SMHeading"/>
              <w:jc w:val="both"/>
              <w:rPr>
                <w:ins w:id="852" w:author="Parks, Robbie M" w:date="2018-11-20T16:33:00Z"/>
                <w:b w:val="0"/>
                <w:sz w:val="22"/>
                <w:szCs w:val="22"/>
              </w:rPr>
            </w:pPr>
            <w:ins w:id="853" w:author="Parks, Robbie M" w:date="2018-11-20T16:33:00Z">
              <w:r>
                <w:rPr>
                  <w:b w:val="0"/>
                  <w:sz w:val="22"/>
                  <w:szCs w:val="22"/>
                </w:rPr>
                <w:t>ɛ</w:t>
              </w:r>
            </w:ins>
            <w:ins w:id="854" w:author="Parks, Robbie M" w:date="2018-11-20T16:44:00Z">
              <w:r>
                <w:rPr>
                  <w:b w:val="0"/>
                  <w:sz w:val="22"/>
                  <w:szCs w:val="22"/>
                  <w:vertAlign w:val="subscript"/>
                </w:rPr>
                <w:t>state</w:t>
              </w:r>
            </w:ins>
            <w:ins w:id="855" w:author="Parks, Robbie M" w:date="2018-11-20T16:33:00Z">
              <w:r>
                <w:rPr>
                  <w:b w:val="0"/>
                  <w:sz w:val="22"/>
                  <w:szCs w:val="22"/>
                  <w:vertAlign w:val="subscript"/>
                </w:rPr>
                <w:t>-</w:t>
              </w:r>
            </w:ins>
            <w:ins w:id="856" w:author="Parks, Robbie M" w:date="2018-11-20T16:44:00Z">
              <w:r>
                <w:rPr>
                  <w:b w:val="0"/>
                  <w:sz w:val="22"/>
                  <w:szCs w:val="22"/>
                  <w:vertAlign w:val="subscript"/>
                </w:rPr>
                <w:t>month</w:t>
              </w:r>
            </w:ins>
            <w:ins w:id="857" w:author="Parks, Robbie M" w:date="2018-11-20T17:02:00Z">
              <w:r>
                <w:rPr>
                  <w:b w:val="0"/>
                  <w:sz w:val="22"/>
                  <w:szCs w:val="22"/>
                  <w:vertAlign w:val="subscript"/>
                </w:rPr>
                <w:t>-year</w:t>
              </w:r>
            </w:ins>
          </w:p>
        </w:tc>
      </w:tr>
    </w:tbl>
    <w:p w14:paraId="65860CB0" w14:textId="77777777" w:rsidR="00802B30" w:rsidRDefault="00802B30" w:rsidP="00D76DF7">
      <w:pPr>
        <w:spacing w:after="0" w:line="240" w:lineRule="auto"/>
        <w:jc w:val="both"/>
        <w:rPr>
          <w:ins w:id="858" w:author="Parks, Robbie M" w:date="2018-11-20T16:33:00Z"/>
          <w:rFonts w:ascii="Times New Roman" w:hAnsi="Times New Roman"/>
          <w:b/>
          <w:color w:val="000000" w:themeColor="text1"/>
          <w:sz w:val="24"/>
          <w:szCs w:val="24"/>
        </w:rPr>
        <w:sectPr w:rsidR="00802B30" w:rsidSect="00FC7AAB">
          <w:pgSz w:w="16840" w:h="11900" w:orient="landscape"/>
          <w:pgMar w:top="1440" w:right="1440" w:bottom="1440" w:left="1440" w:header="720" w:footer="720" w:gutter="0"/>
          <w:lnNumType w:countBy="1" w:restart="continuous"/>
          <w:cols w:space="720"/>
          <w:docGrid w:linePitch="360"/>
          <w:sectPrChange w:id="859" w:author="Parks, Robbie M" w:date="2018-11-20T16:34:00Z">
            <w:sectPr w:rsidR="00802B30" w:rsidSect="00FC7AAB">
              <w:pgSz w:w="11900" w:h="16840" w:orient="portrait"/>
              <w:pgMar w:top="1440" w:right="1440" w:bottom="1440" w:left="1440" w:header="720" w:footer="720" w:gutter="0"/>
            </w:sectPr>
          </w:sectPrChange>
        </w:sectPr>
      </w:pPr>
    </w:p>
    <w:p w14:paraId="7581B429" w14:textId="12C9DF3E" w:rsidR="004001DC" w:rsidRPr="00636C9B" w:rsidDel="00F6045C" w:rsidRDefault="004001DC" w:rsidP="00D76DF7">
      <w:pPr>
        <w:spacing w:after="0" w:line="240" w:lineRule="auto"/>
        <w:jc w:val="both"/>
        <w:rPr>
          <w:del w:id="860" w:author="Parks, Robbie M" w:date="2018-11-20T17:11:00Z"/>
          <w:rFonts w:ascii="Times New Roman" w:hAnsi="Times New Roman"/>
          <w:b/>
          <w:color w:val="000000" w:themeColor="text1"/>
          <w:sz w:val="24"/>
          <w:szCs w:val="24"/>
        </w:rPr>
      </w:pPr>
      <w:del w:id="861" w:author="Parks, Robbie M" w:date="2018-11-20T17:11:00Z">
        <w:r w:rsidRPr="00636C9B" w:rsidDel="00F6045C">
          <w:rPr>
            <w:rFonts w:ascii="Times New Roman" w:hAnsi="Times New Roman"/>
            <w:b/>
            <w:color w:val="000000" w:themeColor="text1"/>
            <w:sz w:val="24"/>
            <w:szCs w:val="24"/>
          </w:rPr>
          <w:lastRenderedPageBreak/>
          <w:br w:type="page"/>
        </w:r>
      </w:del>
    </w:p>
    <w:p w14:paraId="286DAE42" w14:textId="0B15F1A4" w:rsidR="00E54738" w:rsidRPr="00636C9B" w:rsidRDefault="00AE3126">
      <w:pPr>
        <w:spacing w:after="0" w:line="240" w:lineRule="auto"/>
        <w:jc w:val="both"/>
        <w:rPr>
          <w:rFonts w:ascii="Times New Roman" w:hAnsi="Times New Roman"/>
          <w:color w:val="000000" w:themeColor="text1"/>
          <w:sz w:val="24"/>
          <w:szCs w:val="24"/>
        </w:rPr>
        <w:pPrChange w:id="862" w:author="Parks, Robbie M" w:date="2018-11-20T17:11:00Z">
          <w:pPr>
            <w:spacing w:line="480" w:lineRule="auto"/>
            <w:jc w:val="both"/>
          </w:pPr>
        </w:pPrChange>
      </w:pPr>
      <w:del w:id="863" w:author="Parks, Robbie M" w:date="2018-11-20T17:05:00Z">
        <w:r w:rsidRPr="00636C9B" w:rsidDel="009446D6">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864" w:author="Parks, Robbie M" w:date="2018-11-13T17:12:00Z">
        <w:r w:rsidR="00CC34A2" w:rsidRPr="00636C9B" w:rsidDel="001C2178">
          <w:rPr>
            <w:rFonts w:ascii="Times New Roman" w:hAnsi="Times New Roman"/>
            <w:color w:val="000000" w:themeColor="text1"/>
            <w:sz w:val="24"/>
            <w:szCs w:val="24"/>
          </w:rPr>
          <w:delText xml:space="preserve">category </w:delText>
        </w:r>
      </w:del>
      <w:ins w:id="865"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230492B"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866" w:author="Parks, Robbie M" w:date="2018-11-20T17:05:00Z">
        <w:r w:rsidRPr="00636C9B" w:rsidDel="009446D6">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867" w:author="Parks, Robbie M" w:date="2018-11-13T17:12:00Z">
        <w:r w:rsidR="003939B4" w:rsidRPr="00636C9B" w:rsidDel="001C2178">
          <w:rPr>
            <w:rFonts w:ascii="Times New Roman" w:hAnsi="Times New Roman"/>
            <w:color w:val="000000" w:themeColor="text1"/>
            <w:sz w:val="24"/>
            <w:szCs w:val="24"/>
          </w:rPr>
          <w:delText xml:space="preserve">category </w:delText>
        </w:r>
      </w:del>
      <w:ins w:id="86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869" w:author="Parks, Robbie M" w:date="2018-11-13T17:12:00Z">
        <w:r w:rsidRPr="00636C9B" w:rsidDel="001C2178">
          <w:rPr>
            <w:rFonts w:ascii="Times New Roman" w:hAnsi="Times New Roman"/>
            <w:color w:val="000000" w:themeColor="text1"/>
            <w:sz w:val="24"/>
            <w:szCs w:val="24"/>
          </w:rPr>
          <w:delText xml:space="preserve">category </w:delText>
        </w:r>
      </w:del>
      <w:ins w:id="87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11-05T22:29:00Z" w:initials="EM">
    <w:p w14:paraId="403D184C" w14:textId="09F99BE9" w:rsidR="00004B84" w:rsidRDefault="00004B84">
      <w:pPr>
        <w:pStyle w:val="CommentText"/>
      </w:pPr>
      <w:r>
        <w:rPr>
          <w:rStyle w:val="CommentReference"/>
        </w:rPr>
        <w:annotationRef/>
      </w:r>
      <w:r>
        <w:t>Let’s discuss wording possibilities</w:t>
      </w:r>
    </w:p>
  </w:comment>
  <w:comment w:id="6" w:author="Ezzati, Majid" w:date="2018-11-06T06:13:00Z" w:initials="EM">
    <w:p w14:paraId="2F75B5A4" w14:textId="1F535BB8" w:rsidR="00004B84" w:rsidRDefault="00004B84">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8" w:author="Ezzati, Majid" w:date="2018-11-06T05:58:00Z" w:initials="EM">
    <w:p w14:paraId="580F34E7" w14:textId="77777777" w:rsidR="00004B84" w:rsidRDefault="00004B84" w:rsidP="00761A26">
      <w:pPr>
        <w:pStyle w:val="CommentText"/>
      </w:pPr>
      <w:r>
        <w:rPr>
          <w:rStyle w:val="CommentReference"/>
        </w:rPr>
        <w:annotationRef/>
      </w:r>
      <w:r>
        <w:t>Unclear. Work into the last one</w:t>
      </w:r>
    </w:p>
  </w:comment>
  <w:comment w:id="37" w:author="Ezzati, Majid" w:date="2018-11-06T05:58:00Z" w:initials="EM">
    <w:p w14:paraId="2AB653CB" w14:textId="51EA618F" w:rsidR="00004B84" w:rsidRDefault="00004B84">
      <w:pPr>
        <w:pStyle w:val="CommentText"/>
      </w:pPr>
      <w:r>
        <w:rPr>
          <w:rStyle w:val="CommentReference"/>
        </w:rPr>
        <w:annotationRef/>
      </w:r>
      <w:r>
        <w:t>Start from the beginning</w:t>
      </w:r>
    </w:p>
    <w:p w14:paraId="27AD8E88" w14:textId="43ADCE32" w:rsidR="00004B84" w:rsidRDefault="00004B84">
      <w:pPr>
        <w:pStyle w:val="CommentText"/>
      </w:pPr>
    </w:p>
    <w:p w14:paraId="7DCC38CA" w14:textId="09FD47E6" w:rsidR="00004B84" w:rsidRDefault="00004B84">
      <w:pPr>
        <w:pStyle w:val="CommentText"/>
      </w:pPr>
      <w:r>
        <w:t>We adapt to long-term weather patterns. Deviations can affect our health</w:t>
      </w:r>
    </w:p>
  </w:comment>
  <w:comment w:id="55" w:author="Ezzati, Majid" w:date="2018-11-06T05:58:00Z" w:initials="EM">
    <w:p w14:paraId="034B7E9D" w14:textId="7FA018F1" w:rsidR="00004B84" w:rsidRDefault="00004B84">
      <w:pPr>
        <w:pStyle w:val="CommentText"/>
      </w:pPr>
      <w:r>
        <w:rPr>
          <w:rStyle w:val="CommentReference"/>
        </w:rPr>
        <w:annotationRef/>
      </w:r>
      <w:r>
        <w:t>Unclear. Work into the last one</w:t>
      </w:r>
    </w:p>
  </w:comment>
  <w:comment w:id="76" w:author="Parks, Robbie M" w:date="2018-11-16T09:49:00Z" w:initials="PRM">
    <w:p w14:paraId="3ABBCABE" w14:textId="115E9CC0" w:rsidR="00004B84" w:rsidRDefault="00004B84">
      <w:pPr>
        <w:pStyle w:val="CommentText"/>
      </w:pPr>
      <w:r>
        <w:rPr>
          <w:rStyle w:val="CommentReference"/>
        </w:rPr>
        <w:annotationRef/>
      </w:r>
      <w:r>
        <w:t>Not exciting</w:t>
      </w:r>
    </w:p>
  </w:comment>
  <w:comment w:id="97" w:author="Ezzati, Majid" w:date="2018-11-06T06:14:00Z" w:initials="EM">
    <w:p w14:paraId="342C9D34" w14:textId="7EAA7F45" w:rsidR="00004B84" w:rsidRDefault="00004B84">
      <w:pPr>
        <w:pStyle w:val="CommentText"/>
      </w:pPr>
      <w:r>
        <w:rPr>
          <w:rStyle w:val="CommentReference"/>
        </w:rPr>
        <w:annotationRef/>
      </w:r>
      <w:r>
        <w:t xml:space="preserve">These are not really intro; intro is not a place for literature review. </w:t>
      </w:r>
    </w:p>
    <w:p w14:paraId="6DE18342" w14:textId="0D5CB370" w:rsidR="00004B84" w:rsidRDefault="00004B84">
      <w:pPr>
        <w:pStyle w:val="CommentText"/>
      </w:pPr>
    </w:p>
    <w:p w14:paraId="385C7C7F" w14:textId="5BC74CED" w:rsidR="00004B84" w:rsidRDefault="00004B84">
      <w:pPr>
        <w:pStyle w:val="CommentText"/>
      </w:pPr>
      <w:r>
        <w:t>But don’t change the intro until we discuss the logic</w:t>
      </w:r>
    </w:p>
  </w:comment>
  <w:comment w:id="98" w:author="Parks, Robbie M" w:date="2018-11-16T09:50:00Z" w:initials="PRM">
    <w:p w14:paraId="5747E0EC" w14:textId="08CEF86B" w:rsidR="00004B84" w:rsidRDefault="00004B84">
      <w:pPr>
        <w:pStyle w:val="CommentText"/>
      </w:pPr>
      <w:r>
        <w:rPr>
          <w:rStyle w:val="CommentReference"/>
        </w:rPr>
        <w:annotationRef/>
      </w:r>
      <w:r>
        <w:t>Move to discussion</w:t>
      </w:r>
    </w:p>
  </w:comment>
  <w:comment w:id="125" w:author="Parks, Robbie M" w:date="2018-11-16T09:50:00Z" w:initials="PRM">
    <w:p w14:paraId="2B0A837F" w14:textId="7A7D0279" w:rsidR="00004B84" w:rsidRDefault="00004B84">
      <w:pPr>
        <w:pStyle w:val="CommentText"/>
      </w:pPr>
      <w:r>
        <w:rPr>
          <w:rStyle w:val="CommentReference"/>
        </w:rPr>
        <w:annotationRef/>
      </w:r>
      <w:r>
        <w:t>Age group and sex</w:t>
      </w:r>
    </w:p>
  </w:comment>
  <w:comment w:id="126" w:author="Parks, Robbie M" w:date="2018-11-16T09:51:00Z" w:initials="PRM">
    <w:p w14:paraId="05F86BAB" w14:textId="0B844F73" w:rsidR="00004B84" w:rsidRDefault="00004B84">
      <w:pPr>
        <w:pStyle w:val="CommentText"/>
      </w:pPr>
      <w:r>
        <w:rPr>
          <w:rStyle w:val="CommentReference"/>
        </w:rPr>
        <w:annotationRef/>
      </w:r>
      <w:r>
        <w:t>Go back to seasonality paper</w:t>
      </w:r>
    </w:p>
  </w:comment>
  <w:comment w:id="185" w:author="Ezzati, Majid" w:date="2018-11-06T06:18:00Z" w:initials="EM">
    <w:p w14:paraId="1938203B" w14:textId="44B4F951" w:rsidR="00004B84" w:rsidRDefault="00004B84">
      <w:pPr>
        <w:pStyle w:val="CommentText"/>
      </w:pPr>
      <w:r>
        <w:rPr>
          <w:rStyle w:val="CommentReference"/>
        </w:rPr>
        <w:annotationRef/>
      </w:r>
      <w:r>
        <w:t>Discuss what goes in here</w:t>
      </w:r>
    </w:p>
    <w:p w14:paraId="6DCD752F" w14:textId="43D4137F" w:rsidR="00004B84" w:rsidRDefault="00004B84">
      <w:pPr>
        <w:pStyle w:val="CommentText"/>
      </w:pPr>
    </w:p>
    <w:p w14:paraId="39FCD6B0" w14:textId="1D0B3462" w:rsidR="00004B84" w:rsidRDefault="00004B84">
      <w:pPr>
        <w:pStyle w:val="CommentText"/>
      </w:pPr>
      <w:r>
        <w:t xml:space="preserve">What our aim was </w:t>
      </w:r>
    </w:p>
    <w:p w14:paraId="51E5485A" w14:textId="07C4C825" w:rsidR="00004B84" w:rsidRDefault="00004B84">
      <w:pPr>
        <w:pStyle w:val="CommentText"/>
      </w:pPr>
      <w:r>
        <w:t>Then what we did</w:t>
      </w:r>
    </w:p>
    <w:p w14:paraId="233EEDAA" w14:textId="67365CC6" w:rsidR="00004B84" w:rsidRDefault="00004B84">
      <w:pPr>
        <w:pStyle w:val="CommentText"/>
      </w:pPr>
    </w:p>
    <w:p w14:paraId="2B920ADF" w14:textId="02A279EB" w:rsidR="00004B84" w:rsidRDefault="00004B84">
      <w:pPr>
        <w:pStyle w:val="CommentText"/>
      </w:pPr>
      <w:r>
        <w:t>First defined a measure of anomaly (versus absolute temperature)</w:t>
      </w:r>
    </w:p>
    <w:p w14:paraId="2E2BCD91" w14:textId="77777777" w:rsidR="00004B84" w:rsidRDefault="00004B84">
      <w:pPr>
        <w:pStyle w:val="CommentText"/>
      </w:pPr>
    </w:p>
  </w:comment>
  <w:comment w:id="196" w:author="Ezzati, Majid" w:date="2018-11-06T06:20:00Z" w:initials="EM">
    <w:p w14:paraId="3E168734" w14:textId="50F33433" w:rsidR="00004B84" w:rsidRDefault="00004B84">
      <w:pPr>
        <w:pStyle w:val="CommentText"/>
      </w:pPr>
      <w:r>
        <w:rPr>
          <w:rStyle w:val="CommentReference"/>
        </w:rPr>
        <w:annotationRef/>
      </w:r>
      <w:r>
        <w:t>???</w:t>
      </w:r>
    </w:p>
  </w:comment>
  <w:comment w:id="201" w:author="Ezzati, Majid" w:date="2018-11-06T06:21:00Z" w:initials="EM">
    <w:p w14:paraId="45EFD5AD" w14:textId="4AD882B0" w:rsidR="00004B84" w:rsidRDefault="00004B84">
      <w:pPr>
        <w:pStyle w:val="CommentText"/>
      </w:pPr>
      <w:r>
        <w:rPr>
          <w:rStyle w:val="CommentReference"/>
        </w:rPr>
        <w:annotationRef/>
      </w:r>
      <w:r>
        <w:t>There must also be an “other” even if we don’t use it</w:t>
      </w:r>
    </w:p>
  </w:comment>
  <w:comment w:id="226" w:author="Ezzati, Majid" w:date="2018-11-06T06:23:00Z" w:initials="EM">
    <w:p w14:paraId="15D57AA0" w14:textId="5D5769D4" w:rsidR="00004B84" w:rsidRDefault="00004B84">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004B84" w:rsidRDefault="00004B84">
      <w:pPr>
        <w:pStyle w:val="CommentText"/>
      </w:pPr>
    </w:p>
    <w:p w14:paraId="1EB6AA64" w14:textId="68BA8F86" w:rsidR="00004B84" w:rsidRDefault="00004B84">
      <w:pPr>
        <w:pStyle w:val="CommentText"/>
      </w:pPr>
      <w:r>
        <w:t>More generally, avoid jargon or showing off technical language of physics/stats/epi</w:t>
      </w:r>
    </w:p>
  </w:comment>
  <w:comment w:id="234" w:author="Ezzati, Majid" w:date="2018-11-06T06:26:00Z" w:initials="EM">
    <w:p w14:paraId="369D4055" w14:textId="6BE6345B" w:rsidR="00004B84" w:rsidRDefault="00004B84">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004B84" w:rsidRDefault="00004B84">
      <w:pPr>
        <w:pStyle w:val="CommentText"/>
      </w:pPr>
    </w:p>
    <w:p w14:paraId="716863B5" w14:textId="15A4CDB1" w:rsidR="00004B84" w:rsidRDefault="00004B84">
      <w:pPr>
        <w:pStyle w:val="CommentText"/>
      </w:pPr>
      <w:r>
        <w:t>Give people your logic not your mechanics and do so in clear ways</w:t>
      </w:r>
    </w:p>
  </w:comment>
  <w:comment w:id="280" w:author="Parks, Robbie M" w:date="2018-11-16T09:41:00Z" w:initials="PRM">
    <w:p w14:paraId="73DA8181" w14:textId="2D209574" w:rsidR="00004B84" w:rsidRDefault="00004B84">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339" w:author="Ezzati, Majid" w:date="2018-11-06T06:28:00Z" w:initials="EM">
    <w:p w14:paraId="4B0E15A7" w14:textId="5E088CBD" w:rsidR="00004B84" w:rsidRDefault="00004B84">
      <w:pPr>
        <w:pStyle w:val="CommentText"/>
      </w:pPr>
      <w:r>
        <w:rPr>
          <w:rStyle w:val="CommentReference"/>
        </w:rPr>
        <w:annotationRef/>
      </w:r>
      <w:r>
        <w:t>Unclear what in relation to place of residence means</w:t>
      </w:r>
    </w:p>
  </w:comment>
  <w:comment w:id="344" w:author="Ezzati, Majid" w:date="2018-11-06T06:35:00Z" w:initials="EM">
    <w:p w14:paraId="191E0A2D" w14:textId="434231D4" w:rsidR="00004B84" w:rsidRDefault="00004B84">
      <w:pPr>
        <w:pStyle w:val="CommentText"/>
      </w:pPr>
      <w:r>
        <w:rPr>
          <w:rStyle w:val="CommentReference"/>
        </w:rPr>
        <w:annotationRef/>
      </w:r>
      <w:r>
        <w:t>The two time components to be together</w:t>
      </w:r>
    </w:p>
    <w:p w14:paraId="5D7E7658" w14:textId="202D504E" w:rsidR="00004B84" w:rsidRDefault="00004B84">
      <w:pPr>
        <w:pStyle w:val="CommentText"/>
      </w:pPr>
    </w:p>
    <w:p w14:paraId="056E752A" w14:textId="45FD5535" w:rsidR="00004B84" w:rsidRDefault="00004B84">
      <w:pPr>
        <w:pStyle w:val="CommentText"/>
      </w:pPr>
      <w:r>
        <w:t>Should more of a logic be stated here</w:t>
      </w:r>
    </w:p>
    <w:p w14:paraId="4DD8F18F" w14:textId="0C446C60" w:rsidR="00004B84" w:rsidRDefault="00004B84">
      <w:pPr>
        <w:pStyle w:val="CommentText"/>
      </w:pPr>
    </w:p>
    <w:p w14:paraId="37FE4F0E" w14:textId="720316D2" w:rsidR="00004B84" w:rsidRDefault="00004B84">
      <w:pPr>
        <w:pStyle w:val="CommentText"/>
      </w:pPr>
      <w:r>
        <w:t>There  is a long term trend and there is a systematic monthly pattern</w:t>
      </w:r>
    </w:p>
    <w:p w14:paraId="7B8F5884" w14:textId="15B4F4F4" w:rsidR="00004B84" w:rsidRDefault="00004B84">
      <w:pPr>
        <w:pStyle w:val="CommentText"/>
      </w:pPr>
      <w:r>
        <w:t>Then give what is in this paragraph now</w:t>
      </w:r>
    </w:p>
    <w:p w14:paraId="3F1C943D" w14:textId="1B50AFE2" w:rsidR="00004B84" w:rsidRDefault="00004B84">
      <w:pPr>
        <w:pStyle w:val="CommentText"/>
      </w:pPr>
    </w:p>
    <w:p w14:paraId="01782003" w14:textId="2EFBA886" w:rsidR="00004B84" w:rsidRDefault="00004B84">
      <w:pPr>
        <w:pStyle w:val="CommentText"/>
      </w:pPr>
    </w:p>
  </w:comment>
  <w:comment w:id="379" w:author="Ezzati, Majid" w:date="2018-11-06T06:34:00Z" w:initials="EM">
    <w:p w14:paraId="48293A76" w14:textId="79A25B44" w:rsidR="00004B84" w:rsidRDefault="00004B84">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87" w:author="Ezzati, Majid" w:date="2018-11-06T06:39:00Z" w:initials="EM">
    <w:p w14:paraId="5423DF21" w14:textId="3E452628" w:rsidR="00004B84" w:rsidRDefault="00004B84">
      <w:pPr>
        <w:pStyle w:val="CommentText"/>
      </w:pPr>
      <w:r>
        <w:rPr>
          <w:rStyle w:val="CommentReference"/>
        </w:rPr>
        <w:annotationRef/>
      </w:r>
      <w:r>
        <w:t xml:space="preserve">Vague given all the time terms above now. Which trend </w:t>
      </w:r>
    </w:p>
  </w:comment>
  <w:comment w:id="412" w:author="Ezzati, Majid" w:date="2018-11-06T06:38:00Z" w:initials="EM">
    <w:p w14:paraId="42E5810B" w14:textId="4706A8CE" w:rsidR="00004B84" w:rsidRDefault="00004B84">
      <w:pPr>
        <w:pStyle w:val="CommentText"/>
      </w:pPr>
      <w:r>
        <w:rPr>
          <w:rStyle w:val="CommentReference"/>
        </w:rPr>
        <w:annotationRef/>
      </w:r>
      <w:r>
        <w:t>I don’t think this non-linearity. It is everything else. And I don’t think it should stay here; it should go where detailed description given</w:t>
      </w:r>
    </w:p>
  </w:comment>
  <w:comment w:id="416" w:author="Ezzati, Majid" w:date="2018-11-06T06:56:00Z" w:initials="EM">
    <w:p w14:paraId="6D296B72" w14:textId="197756FD" w:rsidR="00004B84" w:rsidRDefault="00004B84">
      <w:pPr>
        <w:pStyle w:val="CommentText"/>
      </w:pPr>
      <w:r>
        <w:rPr>
          <w:rStyle w:val="CommentReference"/>
        </w:rPr>
        <w:annotationRef/>
      </w:r>
      <w:r>
        <w:t>This is the key component</w:t>
      </w:r>
    </w:p>
  </w:comment>
  <w:comment w:id="455" w:author="Ezzati, Majid" w:date="2018-11-06T06:58:00Z" w:initials="EM">
    <w:p w14:paraId="4A5B04E6" w14:textId="39FD4F8E" w:rsidR="00004B84" w:rsidRDefault="00004B84">
      <w:pPr>
        <w:pStyle w:val="CommentText"/>
      </w:pPr>
      <w:r>
        <w:rPr>
          <w:rStyle w:val="CommentReference"/>
        </w:rPr>
        <w:annotationRef/>
      </w:r>
      <w:r>
        <w:t>Can we have a more reader friendly term like type of injury or class of injury</w:t>
      </w:r>
    </w:p>
  </w:comment>
  <w:comment w:id="469" w:author="Ezzati, Majid" w:date="2018-11-06T06:59:00Z" w:initials="EM">
    <w:p w14:paraId="527CF713" w14:textId="31DEF30D" w:rsidR="00004B84" w:rsidRDefault="00004B84">
      <w:pPr>
        <w:pStyle w:val="CommentText"/>
      </w:pPr>
      <w:r>
        <w:rPr>
          <w:rStyle w:val="CommentReference"/>
        </w:rPr>
        <w:annotationRef/>
      </w:r>
      <w:r>
        <w:t>Fitted the model??</w:t>
      </w:r>
    </w:p>
  </w:comment>
  <w:comment w:id="471" w:author="Ezzati, Majid" w:date="2018-11-06T06:59:00Z" w:initials="EM">
    <w:p w14:paraId="2F1A0960" w14:textId="13C50478" w:rsidR="00004B84" w:rsidRDefault="00004B84">
      <w:pPr>
        <w:pStyle w:val="CommentText"/>
      </w:pPr>
      <w:r>
        <w:rPr>
          <w:rStyle w:val="CommentReference"/>
        </w:rPr>
        <w:annotationRef/>
      </w:r>
      <w:r>
        <w:t>Sounds like you are standing with a bucket of basket collecting but fine if this is what people use</w:t>
      </w:r>
    </w:p>
  </w:comment>
  <w:comment w:id="475" w:author="Ezzati, Majid" w:date="2018-11-06T07:00:00Z" w:initials="EM">
    <w:p w14:paraId="15D2C47D" w14:textId="72BCD14B" w:rsidR="00004B84" w:rsidRDefault="00004B84">
      <w:pPr>
        <w:pStyle w:val="CommentText"/>
      </w:pPr>
      <w:r>
        <w:rPr>
          <w:rStyle w:val="CommentReference"/>
        </w:rPr>
        <w:annotationRef/>
      </w:r>
      <w:r>
        <w:t>To say why this counterfactual but to discuss before writing.</w:t>
      </w:r>
    </w:p>
  </w:comment>
  <w:comment w:id="478" w:author="Ezzati, Majid" w:date="2018-11-06T07:06:00Z" w:initials="EM">
    <w:p w14:paraId="29E49B50" w14:textId="1F1EEFBB" w:rsidR="00004B84" w:rsidRDefault="00004B84">
      <w:pPr>
        <w:pStyle w:val="CommentText"/>
      </w:pPr>
      <w:r>
        <w:rPr>
          <w:rStyle w:val="CommentReference"/>
        </w:rPr>
        <w:annotationRef/>
      </w:r>
      <w:r>
        <w:t>Not sure I understand. To discuss rewriting based on PM paper but leave as is until we discuss</w:t>
      </w:r>
    </w:p>
  </w:comment>
  <w:comment w:id="483" w:author="Ezzati, Majid" w:date="2018-10-22T19:35:00Z" w:initials="EM">
    <w:p w14:paraId="0B814888" w14:textId="2B4C3065" w:rsidR="00004B84" w:rsidRDefault="00004B84">
      <w:pPr>
        <w:pStyle w:val="CommentText"/>
      </w:pPr>
      <w:r>
        <w:rPr>
          <w:rStyle w:val="CommentReference"/>
        </w:rPr>
        <w:annotationRef/>
      </w:r>
      <w:r>
        <w:t xml:space="preserve">are these the forest plots? </w:t>
      </w:r>
    </w:p>
  </w:comment>
  <w:comment w:id="499" w:author="Majid2" w:date="2018-11-06T10:25:00Z" w:initials="M">
    <w:p w14:paraId="45E26AF2" w14:textId="61140875" w:rsidR="00004B84" w:rsidRDefault="00004B84">
      <w:pPr>
        <w:pStyle w:val="CommentText"/>
      </w:pPr>
      <w:r>
        <w:rPr>
          <w:rStyle w:val="CommentReference"/>
        </w:rPr>
        <w:annotationRef/>
      </w:r>
      <w:r>
        <w:t xml:space="preserve">A bullet on whether seasonality has (visually) persisted or weakened as levels have gone down </w:t>
      </w:r>
    </w:p>
  </w:comment>
  <w:comment w:id="500" w:author="Parks, Robbie M" w:date="2018-11-21T13:37:00Z" w:initials="PRM">
    <w:p w14:paraId="68E90CCA" w14:textId="64E653AD" w:rsidR="00AC28E9" w:rsidRDefault="00AC28E9">
      <w:pPr>
        <w:pStyle w:val="CommentText"/>
      </w:pPr>
      <w:r>
        <w:rPr>
          <w:rStyle w:val="CommentReference"/>
        </w:rPr>
        <w:annotationRef/>
      </w:r>
      <w:r>
        <w:t>Below</w:t>
      </w:r>
    </w:p>
  </w:comment>
  <w:comment w:id="508" w:author="Majid2" w:date="2018-11-06T10:29:00Z" w:initials="M">
    <w:p w14:paraId="4250C762" w14:textId="3316156C" w:rsidR="00004B84" w:rsidRDefault="00004B84">
      <w:pPr>
        <w:pStyle w:val="CommentText"/>
      </w:pPr>
      <w:r>
        <w:rPr>
          <w:rStyle w:val="CommentReference"/>
        </w:rPr>
        <w:annotationRef/>
      </w:r>
      <w:r>
        <w:t>To discuss if we should also do another two panels here that show number of deaths – discuss with James something like the countdown bar chart</w:t>
      </w:r>
    </w:p>
  </w:comment>
  <w:comment w:id="509" w:author="Parks, Robbie M" w:date="2018-11-21T13:39:00Z" w:initials="PRM">
    <w:p w14:paraId="372C57E8" w14:textId="49906031" w:rsidR="00AB6087" w:rsidRDefault="00AB6087">
      <w:pPr>
        <w:pStyle w:val="CommentText"/>
      </w:pPr>
      <w:r>
        <w:rPr>
          <w:rStyle w:val="CommentReference"/>
        </w:rPr>
        <w:annotationRef/>
      </w:r>
      <w:r>
        <w:t>Have done a version</w:t>
      </w:r>
    </w:p>
  </w:comment>
  <w:comment w:id="537" w:author="Majid2" w:date="2018-11-06T10:36:00Z" w:initials="M">
    <w:p w14:paraId="20DCB6BC" w14:textId="77777777" w:rsidR="001121F5" w:rsidRDefault="001121F5" w:rsidP="001121F5">
      <w:pPr>
        <w:pStyle w:val="CommentText"/>
      </w:pPr>
      <w:r>
        <w:rPr>
          <w:rStyle w:val="CommentReference"/>
        </w:rPr>
        <w:annotationRef/>
      </w:r>
      <w:r>
        <w:t>Combine with the intentional bullet – see note above</w:t>
      </w:r>
    </w:p>
  </w:comment>
  <w:comment w:id="525" w:author="Majid2" w:date="2018-11-06T10:36:00Z" w:initials="M">
    <w:p w14:paraId="443F72F1" w14:textId="4A76DFCD" w:rsidR="00004B84" w:rsidRDefault="00004B84">
      <w:pPr>
        <w:pStyle w:val="CommentText"/>
      </w:pPr>
      <w:r>
        <w:rPr>
          <w:rStyle w:val="CommentReference"/>
        </w:rPr>
        <w:annotationRef/>
      </w:r>
      <w:r>
        <w:t xml:space="preserve">There is overlap in age groups between this and preceding bullet; best to remove </w:t>
      </w:r>
    </w:p>
  </w:comment>
  <w:comment w:id="569" w:author="Majid2" w:date="2018-11-06T10:36:00Z" w:initials="M">
    <w:p w14:paraId="3A21F006" w14:textId="4AAB088B" w:rsidR="00004B84" w:rsidRDefault="00004B84">
      <w:pPr>
        <w:pStyle w:val="CommentText"/>
      </w:pPr>
      <w:r>
        <w:rPr>
          <w:rStyle w:val="CommentReference"/>
        </w:rPr>
        <w:annotationRef/>
      </w:r>
      <w:r>
        <w:t>Combine with the intentional bullet – see note above</w:t>
      </w:r>
    </w:p>
  </w:comment>
  <w:comment w:id="611" w:author="Majid2" w:date="2018-11-06T10:52:00Z" w:initials="M">
    <w:p w14:paraId="3A9CE3C3" w14:textId="1341C336" w:rsidR="00004B84" w:rsidRDefault="00004B84">
      <w:pPr>
        <w:pStyle w:val="CommentText"/>
      </w:pPr>
      <w:r>
        <w:rPr>
          <w:rStyle w:val="CommentReference"/>
        </w:rPr>
        <w:annotationRef/>
      </w:r>
      <w:r>
        <w:t xml:space="preserve">Too much and too numerical. Just give the headlines for a supplementary figure. Perhaps discuss before attempting </w:t>
      </w:r>
    </w:p>
  </w:comment>
  <w:comment w:id="641" w:author="Majid2" w:date="2018-11-06T10:54:00Z" w:initials="M">
    <w:p w14:paraId="756C8725" w14:textId="599D4EEB" w:rsidR="00004B84" w:rsidRDefault="00004B84">
      <w:pPr>
        <w:pStyle w:val="CommentText"/>
      </w:pPr>
      <w:r>
        <w:rPr>
          <w:rStyle w:val="CommentReference"/>
        </w:rPr>
        <w:annotationRef/>
      </w:r>
      <w:r w:rsidR="00176529">
        <w:t>To also di</w:t>
      </w:r>
      <w:r>
        <w:t>s</w:t>
      </w:r>
      <w:r w:rsidR="00176529">
        <w:t>c</w:t>
      </w:r>
      <w:r>
        <w:t>uss</w:t>
      </w:r>
    </w:p>
  </w:comment>
  <w:comment w:id="648" w:author="Ezzati, Majid" w:date="2018-11-06T06:14:00Z" w:initials="EM">
    <w:p w14:paraId="0D5E222F" w14:textId="77777777" w:rsidR="00004B84" w:rsidRDefault="00004B84" w:rsidP="00146F26">
      <w:pPr>
        <w:pStyle w:val="CommentText"/>
      </w:pPr>
      <w:r>
        <w:rPr>
          <w:rStyle w:val="CommentReference"/>
        </w:rPr>
        <w:annotationRef/>
      </w:r>
      <w:r>
        <w:t xml:space="preserve">These are not really intro; intro is not a place for literature review. </w:t>
      </w:r>
    </w:p>
    <w:p w14:paraId="6F522D27" w14:textId="77777777" w:rsidR="00004B84" w:rsidRDefault="00004B84" w:rsidP="00146F26">
      <w:pPr>
        <w:pStyle w:val="CommentText"/>
      </w:pPr>
    </w:p>
    <w:p w14:paraId="3E9B2755" w14:textId="77777777" w:rsidR="00004B84" w:rsidRDefault="00004B84" w:rsidP="00146F26">
      <w:pPr>
        <w:pStyle w:val="CommentText"/>
      </w:pPr>
      <w:r>
        <w:t>But don’t change the intro until we discuss the logic</w:t>
      </w:r>
    </w:p>
  </w:comment>
  <w:comment w:id="655" w:author="Parks, Robbie M" w:date="2018-11-16T09:53:00Z" w:initials="PRM">
    <w:p w14:paraId="73644F72" w14:textId="73425E64" w:rsidR="00004B84" w:rsidRDefault="00004B84">
      <w:pPr>
        <w:pStyle w:val="CommentText"/>
      </w:pPr>
      <w:r>
        <w:rPr>
          <w:rStyle w:val="CommentReference"/>
        </w:rPr>
        <w:annotationRef/>
      </w:r>
      <w:r>
        <w:t>Inter-year variation causation</w:t>
      </w:r>
    </w:p>
  </w:comment>
  <w:comment w:id="656" w:author="Parks, Robbie M" w:date="2018-11-16T09:53:00Z" w:initials="PRM">
    <w:p w14:paraId="4AB090EC" w14:textId="72B47AD5" w:rsidR="00004B84" w:rsidRDefault="00004B84">
      <w:pPr>
        <w:pStyle w:val="CommentText"/>
      </w:pPr>
      <w:r>
        <w:rPr>
          <w:rStyle w:val="CommentReference"/>
        </w:rPr>
        <w:annotationRef/>
      </w:r>
    </w:p>
  </w:comment>
  <w:comment w:id="657" w:author="Majid2" w:date="2018-11-06T10:59:00Z" w:initials="M">
    <w:p w14:paraId="5FF9511A" w14:textId="2B0ACFF6" w:rsidR="00004B84" w:rsidRDefault="00004B84">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664" w:author="Ezzati, Majid" w:date="2018-11-06T07:11:00Z" w:initials="EM">
    <w:p w14:paraId="1AB4113B" w14:textId="21D55A1D" w:rsidR="00004B84" w:rsidRDefault="00004B84">
      <w:pPr>
        <w:pStyle w:val="CommentText"/>
      </w:pPr>
      <w:r>
        <w:rPr>
          <w:rStyle w:val="CommentReference"/>
        </w:rPr>
        <w:annotationRef/>
      </w:r>
      <w:r>
        <w:t>Say it clearly</w:t>
      </w:r>
    </w:p>
  </w:comment>
  <w:comment w:id="705" w:author="Ezzati, Majid" w:date="2018-11-06T07:14:00Z" w:initials="EM">
    <w:p w14:paraId="06789800" w14:textId="305DD88E" w:rsidR="00004B84" w:rsidRDefault="00004B84">
      <w:pPr>
        <w:pStyle w:val="CommentText"/>
      </w:pPr>
      <w:r>
        <w:rPr>
          <w:rStyle w:val="CommentReference"/>
        </w:rPr>
        <w:annotationRef/>
      </w:r>
      <w:r>
        <w:t>Not needed; use the actual name</w:t>
      </w:r>
    </w:p>
  </w:comment>
  <w:comment w:id="726" w:author="Ezzati, Majid" w:date="2018-11-06T07:16:00Z" w:initials="EM">
    <w:p w14:paraId="3BE8691F" w14:textId="7AC00AE0" w:rsidR="00004B84" w:rsidRDefault="00004B84">
      <w:pPr>
        <w:pStyle w:val="CommentText"/>
      </w:pPr>
      <w:r>
        <w:rPr>
          <w:rStyle w:val="CommentReference"/>
        </w:rPr>
        <w:annotationRef/>
      </w:r>
      <w:r>
        <w:t>To discuss if we should show for the entire period</w:t>
      </w:r>
    </w:p>
  </w:comment>
  <w:comment w:id="727" w:author="Parks, Robbie M" w:date="2018-11-21T13:39:00Z" w:initials="PRM">
    <w:p w14:paraId="74A20D02" w14:textId="3D6B76F3" w:rsidR="00770A73" w:rsidRDefault="00770A73">
      <w:pPr>
        <w:pStyle w:val="CommentText"/>
      </w:pPr>
      <w:r>
        <w:rPr>
          <w:rStyle w:val="CommentReference"/>
        </w:rPr>
        <w:annotationRef/>
      </w:r>
      <w:r>
        <w:t>I’ve changed and no real difference</w:t>
      </w:r>
    </w:p>
  </w:comment>
  <w:comment w:id="728" w:author="Parks, Robbie M" w:date="2018-11-21T13:39:00Z" w:initials="PRM">
    <w:p w14:paraId="46DB57AB" w14:textId="07B342EF" w:rsidR="00697B34" w:rsidRDefault="00697B34">
      <w:pPr>
        <w:pStyle w:val="CommentText"/>
      </w:pPr>
      <w:r>
        <w:rPr>
          <w:rStyle w:val="CommentReference"/>
        </w:rPr>
        <w:annotationRef/>
      </w:r>
      <w:r>
        <w:t>Have also created number of deaths version to discuss</w:t>
      </w:r>
    </w:p>
  </w:comment>
  <w:comment w:id="736" w:author="Ezzati, Majid" w:date="2018-11-06T07:17:00Z" w:initials="EM">
    <w:p w14:paraId="2E56708E" w14:textId="674D6454" w:rsidR="00004B84" w:rsidRDefault="00004B84">
      <w:pPr>
        <w:pStyle w:val="CommentText"/>
      </w:pPr>
      <w:r>
        <w:rPr>
          <w:rStyle w:val="CommentReference"/>
        </w:rPr>
        <w:annotationRef/>
      </w:r>
      <w:r>
        <w:t>Keep your captions sharp and simple; give all the qualifications after. The graph shows XXXXx</w:t>
      </w:r>
    </w:p>
  </w:comment>
  <w:comment w:id="738" w:author="Ezzati, Majid" w:date="2018-11-06T07:18:00Z" w:initials="EM">
    <w:p w14:paraId="0F9E36B2" w14:textId="098B625D" w:rsidR="00004B84" w:rsidRDefault="00004B84">
      <w:pPr>
        <w:pStyle w:val="CommentText"/>
      </w:pPr>
      <w:r>
        <w:rPr>
          <w:rStyle w:val="CommentReference"/>
        </w:rPr>
        <w:annotationRef/>
      </w:r>
      <w:r>
        <w:t xml:space="preserve">Complex and hard to follow. Look at PM figure captions and go for clarity/simplicity/readability. </w:t>
      </w:r>
    </w:p>
  </w:comment>
  <w:comment w:id="751" w:author="Ezzati, Majid" w:date="2018-11-06T07:19:00Z" w:initials="EM">
    <w:p w14:paraId="37EB3C4F" w14:textId="484040F0" w:rsidR="00004B84" w:rsidRDefault="00004B84">
      <w:pPr>
        <w:pStyle w:val="CommentText"/>
      </w:pPr>
      <w:r>
        <w:rPr>
          <w:rStyle w:val="CommentReference"/>
        </w:rPr>
        <w:annotationRef/>
      </w:r>
      <w:r>
        <w:t>???? for each set of bars or ….</w:t>
      </w:r>
    </w:p>
  </w:comment>
  <w:comment w:id="753" w:author="Ezzati, Majid" w:date="2018-11-06T07:20:00Z" w:initials="EM">
    <w:p w14:paraId="5D72B834" w14:textId="17D406D3" w:rsidR="00004B84" w:rsidRDefault="00004B84">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3ABBCABE" w15:done="0"/>
  <w15:commentEx w15:paraId="385C7C7F" w15:done="0"/>
  <w15:commentEx w15:paraId="5747E0EC" w15:done="0"/>
  <w15:commentEx w15:paraId="2B0A837F" w15:done="0"/>
  <w15:commentEx w15:paraId="05F86BAB" w15:paraIdParent="2B0A837F" w15:done="0"/>
  <w15:commentEx w15:paraId="2E2BCD91" w15:done="0"/>
  <w15:commentEx w15:paraId="3E168734" w15:done="0"/>
  <w15:commentEx w15:paraId="45EFD5AD" w15:done="0"/>
  <w15:commentEx w15:paraId="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0816F8" w14:textId="77777777" w:rsidR="001D5608" w:rsidRDefault="001D5608">
      <w:pPr>
        <w:spacing w:after="0" w:line="240" w:lineRule="auto"/>
      </w:pPr>
      <w:r>
        <w:separator/>
      </w:r>
    </w:p>
  </w:endnote>
  <w:endnote w:type="continuationSeparator" w:id="0">
    <w:p w14:paraId="7EF5BE16" w14:textId="77777777" w:rsidR="001D5608" w:rsidRDefault="001D5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04B84" w:rsidRDefault="00004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004B84" w:rsidRDefault="00004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004B84" w:rsidRDefault="00004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095B">
      <w:rPr>
        <w:rStyle w:val="PageNumber"/>
        <w:noProof/>
      </w:rPr>
      <w:t>16</w:t>
    </w:r>
    <w:r>
      <w:rPr>
        <w:rStyle w:val="PageNumber"/>
      </w:rPr>
      <w:fldChar w:fldCharType="end"/>
    </w:r>
  </w:p>
  <w:p w14:paraId="3F8F309C" w14:textId="77777777" w:rsidR="00004B84" w:rsidRDefault="00004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7EBA4B" w14:textId="77777777" w:rsidR="001D5608" w:rsidRDefault="001D5608">
      <w:pPr>
        <w:spacing w:after="0" w:line="240" w:lineRule="auto"/>
      </w:pPr>
      <w:r>
        <w:separator/>
      </w:r>
    </w:p>
  </w:footnote>
  <w:footnote w:type="continuationSeparator" w:id="0">
    <w:p w14:paraId="0F299865" w14:textId="77777777" w:rsidR="001D5608" w:rsidRDefault="001D560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4A6"/>
    <w:rsid w:val="001D5608"/>
    <w:rsid w:val="001D5918"/>
    <w:rsid w:val="001D6E21"/>
    <w:rsid w:val="001D78FC"/>
    <w:rsid w:val="001D7BA9"/>
    <w:rsid w:val="001E0F71"/>
    <w:rsid w:val="001E0FAC"/>
    <w:rsid w:val="001E184E"/>
    <w:rsid w:val="001E298C"/>
    <w:rsid w:val="001E2DDB"/>
    <w:rsid w:val="001E5C03"/>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2D1"/>
    <w:rsid w:val="00252CB9"/>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4EE0"/>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7879"/>
    <w:rsid w:val="002B7F08"/>
    <w:rsid w:val="002C1B3A"/>
    <w:rsid w:val="002C2D96"/>
    <w:rsid w:val="002C4371"/>
    <w:rsid w:val="002C4C73"/>
    <w:rsid w:val="002C5217"/>
    <w:rsid w:val="002C5765"/>
    <w:rsid w:val="002C5BFE"/>
    <w:rsid w:val="002C7237"/>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7D09"/>
    <w:rsid w:val="002F11FA"/>
    <w:rsid w:val="002F14D2"/>
    <w:rsid w:val="002F2478"/>
    <w:rsid w:val="002F2B80"/>
    <w:rsid w:val="002F39C9"/>
    <w:rsid w:val="002F3F68"/>
    <w:rsid w:val="002F4658"/>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375D"/>
    <w:rsid w:val="003340AF"/>
    <w:rsid w:val="00334A02"/>
    <w:rsid w:val="00334A3C"/>
    <w:rsid w:val="00334F2A"/>
    <w:rsid w:val="00335B57"/>
    <w:rsid w:val="003462A6"/>
    <w:rsid w:val="003464A7"/>
    <w:rsid w:val="003467F3"/>
    <w:rsid w:val="00347A19"/>
    <w:rsid w:val="00347B7D"/>
    <w:rsid w:val="00350B39"/>
    <w:rsid w:val="00352D62"/>
    <w:rsid w:val="003530D4"/>
    <w:rsid w:val="00353D25"/>
    <w:rsid w:val="00356025"/>
    <w:rsid w:val="0035659D"/>
    <w:rsid w:val="00357A10"/>
    <w:rsid w:val="00357D07"/>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5EC1"/>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2342"/>
    <w:rsid w:val="004D280A"/>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17630"/>
    <w:rsid w:val="00621CCD"/>
    <w:rsid w:val="00622443"/>
    <w:rsid w:val="0062271A"/>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3BB4"/>
    <w:rsid w:val="00644452"/>
    <w:rsid w:val="0064457B"/>
    <w:rsid w:val="00645955"/>
    <w:rsid w:val="00645C3A"/>
    <w:rsid w:val="0064674D"/>
    <w:rsid w:val="00647252"/>
    <w:rsid w:val="00647483"/>
    <w:rsid w:val="0065029D"/>
    <w:rsid w:val="00650B40"/>
    <w:rsid w:val="00650CDF"/>
    <w:rsid w:val="00651062"/>
    <w:rsid w:val="00651564"/>
    <w:rsid w:val="00651FB2"/>
    <w:rsid w:val="00652AC7"/>
    <w:rsid w:val="006542C5"/>
    <w:rsid w:val="00654669"/>
    <w:rsid w:val="00655358"/>
    <w:rsid w:val="00657CEE"/>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F82"/>
    <w:rsid w:val="006761AB"/>
    <w:rsid w:val="0067689E"/>
    <w:rsid w:val="00676F7E"/>
    <w:rsid w:val="00680088"/>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6BF9"/>
    <w:rsid w:val="007471B0"/>
    <w:rsid w:val="007504B4"/>
    <w:rsid w:val="00750B80"/>
    <w:rsid w:val="00752388"/>
    <w:rsid w:val="0075393E"/>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6444"/>
    <w:rsid w:val="00777AB6"/>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3C0"/>
    <w:rsid w:val="008D3953"/>
    <w:rsid w:val="008D4144"/>
    <w:rsid w:val="008D56BA"/>
    <w:rsid w:val="008D6C53"/>
    <w:rsid w:val="008D7ED7"/>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F16"/>
    <w:rsid w:val="0090621A"/>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5167"/>
    <w:rsid w:val="00935806"/>
    <w:rsid w:val="00937AF1"/>
    <w:rsid w:val="009407EE"/>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087"/>
    <w:rsid w:val="00AB61AE"/>
    <w:rsid w:val="00AB6679"/>
    <w:rsid w:val="00AB76C0"/>
    <w:rsid w:val="00AB7FE9"/>
    <w:rsid w:val="00AC0065"/>
    <w:rsid w:val="00AC0413"/>
    <w:rsid w:val="00AC1C99"/>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AB1"/>
    <w:rsid w:val="00B91584"/>
    <w:rsid w:val="00B94549"/>
    <w:rsid w:val="00B9455F"/>
    <w:rsid w:val="00B950F6"/>
    <w:rsid w:val="00B95386"/>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5BF3"/>
    <w:rsid w:val="00C060D1"/>
    <w:rsid w:val="00C06CD4"/>
    <w:rsid w:val="00C07275"/>
    <w:rsid w:val="00C072F3"/>
    <w:rsid w:val="00C1008E"/>
    <w:rsid w:val="00C10593"/>
    <w:rsid w:val="00C112F9"/>
    <w:rsid w:val="00C1445B"/>
    <w:rsid w:val="00C14E6E"/>
    <w:rsid w:val="00C1578A"/>
    <w:rsid w:val="00C2004E"/>
    <w:rsid w:val="00C200FC"/>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B8B"/>
    <w:rsid w:val="00CA0FA0"/>
    <w:rsid w:val="00CA1682"/>
    <w:rsid w:val="00CA2FE9"/>
    <w:rsid w:val="00CA729E"/>
    <w:rsid w:val="00CA73F8"/>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CAB"/>
    <w:rsid w:val="00DD3F33"/>
    <w:rsid w:val="00DD5199"/>
    <w:rsid w:val="00DD5A3A"/>
    <w:rsid w:val="00DD5A48"/>
    <w:rsid w:val="00DD61A0"/>
    <w:rsid w:val="00DD7CE7"/>
    <w:rsid w:val="00DE0CCC"/>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20E63"/>
    <w:rsid w:val="00E22191"/>
    <w:rsid w:val="00E22C3E"/>
    <w:rsid w:val="00E252C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32C2383-BABC-6C4B-934C-6C02B7151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28</Pages>
  <Words>44391</Words>
  <Characters>253034</Characters>
  <Application>Microsoft Macintosh Word</Application>
  <DocSecurity>0</DocSecurity>
  <Lines>2108</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66</cp:revision>
  <dcterms:created xsi:type="dcterms:W3CDTF">2018-11-21T09:50:00Z</dcterms:created>
  <dcterms:modified xsi:type="dcterms:W3CDTF">2018-11-21T14:40:00Z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