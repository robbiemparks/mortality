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C56EFEF" w14:textId="2500911C" w:rsidR="000210D1" w:rsidRPr="00636C9B" w:rsidRDefault="00300CD8" w:rsidP="00D76DF7">
      <w:pPr>
        <w:spacing w:after="0" w:line="480" w:lineRule="auto"/>
        <w:jc w:val="both"/>
        <w:outlineLvl w:val="0"/>
        <w:rPr>
          <w:rFonts w:ascii="Times New Roman" w:hAnsi="Times New Roman"/>
          <w:b/>
          <w:color w:val="000000" w:themeColor="text1"/>
          <w:sz w:val="24"/>
          <w:szCs w:val="24"/>
        </w:rPr>
      </w:pPr>
      <w:r w:rsidRPr="00636C9B">
        <w:rPr>
          <w:rFonts w:ascii="Times New Roman" w:hAnsi="Times New Roman"/>
          <w:b/>
          <w:color w:val="000000" w:themeColor="text1"/>
          <w:sz w:val="24"/>
          <w:szCs w:val="24"/>
        </w:rPr>
        <w:t>Impact of anomalous temperature on injury mortality in the USA</w:t>
      </w:r>
    </w:p>
    <w:p w14:paraId="4E3F7259" w14:textId="4112AE7E" w:rsidR="000210D1" w:rsidRPr="00636C9B" w:rsidRDefault="000210D1" w:rsidP="00D76DF7">
      <w:pPr>
        <w:spacing w:after="0" w:line="480" w:lineRule="auto"/>
        <w:jc w:val="both"/>
        <w:outlineLvl w:val="0"/>
        <w:rPr>
          <w:rFonts w:ascii="Times New Roman" w:hAnsi="Times New Roman"/>
          <w:color w:val="000000" w:themeColor="text1"/>
          <w:sz w:val="24"/>
          <w:szCs w:val="24"/>
          <w:lang w:val="it-IT"/>
        </w:rPr>
      </w:pPr>
      <w:r w:rsidRPr="00636C9B">
        <w:rPr>
          <w:rFonts w:ascii="Times New Roman" w:hAnsi="Times New Roman"/>
          <w:color w:val="000000" w:themeColor="text1"/>
          <w:sz w:val="24"/>
          <w:szCs w:val="24"/>
          <w:lang w:val="it-IT"/>
        </w:rPr>
        <w:t>Robbie M Parks</w:t>
      </w:r>
      <w:r w:rsidRPr="00636C9B">
        <w:rPr>
          <w:rFonts w:ascii="Times New Roman" w:hAnsi="Times New Roman"/>
          <w:color w:val="000000" w:themeColor="text1"/>
          <w:sz w:val="24"/>
          <w:szCs w:val="24"/>
          <w:vertAlign w:val="superscript"/>
          <w:lang w:val="it-IT"/>
        </w:rPr>
        <w:t>1,2</w:t>
      </w:r>
      <w:r w:rsidRPr="00636C9B">
        <w:rPr>
          <w:rFonts w:ascii="Times New Roman" w:hAnsi="Times New Roman"/>
          <w:color w:val="000000" w:themeColor="text1"/>
          <w:sz w:val="24"/>
          <w:szCs w:val="24"/>
          <w:lang w:val="it-IT"/>
        </w:rPr>
        <w:t>, James E Bennett</w:t>
      </w:r>
      <w:r w:rsidRPr="00636C9B">
        <w:rPr>
          <w:rFonts w:ascii="Times New Roman" w:hAnsi="Times New Roman"/>
          <w:color w:val="000000" w:themeColor="text1"/>
          <w:sz w:val="24"/>
          <w:szCs w:val="24"/>
          <w:vertAlign w:val="superscript"/>
          <w:lang w:val="it-IT"/>
        </w:rPr>
        <w:t>1,2,3</w:t>
      </w:r>
      <w:r w:rsidRPr="00636C9B">
        <w:rPr>
          <w:rFonts w:ascii="Times New Roman" w:hAnsi="Times New Roman"/>
          <w:color w:val="000000" w:themeColor="text1"/>
          <w:sz w:val="24"/>
          <w:szCs w:val="24"/>
          <w:lang w:val="it-IT"/>
        </w:rPr>
        <w:t xml:space="preserve">, </w:t>
      </w:r>
      <w:r w:rsidR="00AD2D64" w:rsidRPr="00636C9B">
        <w:rPr>
          <w:rFonts w:ascii="Times New Roman" w:hAnsi="Times New Roman"/>
          <w:color w:val="000000" w:themeColor="text1"/>
          <w:sz w:val="24"/>
          <w:szCs w:val="24"/>
          <w:lang w:val="it-IT"/>
        </w:rPr>
        <w:t>Helen Tamura-Wicks</w:t>
      </w:r>
      <w:r w:rsidR="008D1C1A">
        <w:rPr>
          <w:rFonts w:ascii="Times New Roman" w:hAnsi="Times New Roman"/>
          <w:color w:val="000000" w:themeColor="text1"/>
          <w:sz w:val="24"/>
          <w:szCs w:val="24"/>
          <w:vertAlign w:val="superscript"/>
          <w:lang w:val="it-IT"/>
        </w:rPr>
        <w:t>1,4</w:t>
      </w:r>
      <w:r w:rsidR="00AD2D64" w:rsidRPr="00636C9B">
        <w:rPr>
          <w:rFonts w:ascii="Times New Roman" w:hAnsi="Times New Roman"/>
          <w:color w:val="000000" w:themeColor="text1"/>
          <w:sz w:val="24"/>
          <w:szCs w:val="24"/>
          <w:lang w:val="it-IT"/>
        </w:rPr>
        <w:t xml:space="preserve">, </w:t>
      </w:r>
      <w:r w:rsidRPr="00636C9B">
        <w:rPr>
          <w:rFonts w:ascii="Times New Roman" w:hAnsi="Times New Roman"/>
          <w:color w:val="000000" w:themeColor="text1"/>
          <w:sz w:val="24"/>
          <w:szCs w:val="24"/>
          <w:lang w:val="it-IT"/>
        </w:rPr>
        <w:t>Ralf Toumi</w:t>
      </w:r>
      <w:r w:rsidR="008D1C1A">
        <w:rPr>
          <w:rFonts w:ascii="Times New Roman" w:hAnsi="Times New Roman"/>
          <w:color w:val="000000" w:themeColor="text1"/>
          <w:sz w:val="24"/>
          <w:szCs w:val="24"/>
          <w:vertAlign w:val="superscript"/>
          <w:lang w:val="it-IT"/>
        </w:rPr>
        <w:t>4</w:t>
      </w:r>
      <w:r w:rsidRPr="00636C9B">
        <w:rPr>
          <w:rFonts w:ascii="Times New Roman" w:hAnsi="Times New Roman"/>
          <w:color w:val="000000" w:themeColor="text1"/>
          <w:sz w:val="24"/>
          <w:szCs w:val="24"/>
          <w:lang w:val="it-IT"/>
        </w:rPr>
        <w:t xml:space="preserve">, </w:t>
      </w:r>
      <w:proofErr w:type="spellStart"/>
      <w:r w:rsidRPr="00636C9B">
        <w:rPr>
          <w:rFonts w:ascii="Times New Roman" w:hAnsi="Times New Roman"/>
          <w:color w:val="000000" w:themeColor="text1"/>
          <w:sz w:val="24"/>
          <w:szCs w:val="24"/>
          <w:lang w:val="it-IT"/>
        </w:rPr>
        <w:t>Majid</w:t>
      </w:r>
      <w:proofErr w:type="spellEnd"/>
      <w:r w:rsidRPr="00636C9B">
        <w:rPr>
          <w:rFonts w:ascii="Times New Roman" w:hAnsi="Times New Roman"/>
          <w:color w:val="000000" w:themeColor="text1"/>
          <w:sz w:val="24"/>
          <w:szCs w:val="24"/>
          <w:lang w:val="it-IT"/>
        </w:rPr>
        <w:t xml:space="preserve"> Ezzati</w:t>
      </w:r>
      <w:r w:rsidRPr="00636C9B">
        <w:rPr>
          <w:rFonts w:ascii="Times New Roman" w:hAnsi="Times New Roman"/>
          <w:color w:val="000000" w:themeColor="text1"/>
          <w:sz w:val="24"/>
          <w:szCs w:val="24"/>
          <w:vertAlign w:val="superscript"/>
          <w:lang w:val="it-IT"/>
        </w:rPr>
        <w:t>1,2,3*</w:t>
      </w:r>
    </w:p>
    <w:p w14:paraId="7312A7F4" w14:textId="77777777" w:rsidR="000210D1" w:rsidRPr="00636C9B" w:rsidRDefault="000210D1" w:rsidP="00D76DF7">
      <w:pPr>
        <w:spacing w:after="0" w:line="48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vertAlign w:val="superscript"/>
        </w:rPr>
        <w:t xml:space="preserve">1 </w:t>
      </w:r>
      <w:r w:rsidRPr="00636C9B">
        <w:rPr>
          <w:rFonts w:ascii="Times New Roman" w:hAnsi="Times New Roman"/>
          <w:color w:val="000000" w:themeColor="text1"/>
          <w:sz w:val="24"/>
          <w:szCs w:val="24"/>
        </w:rPr>
        <w:t>MRC-PHE Centre for Environment and Health, Imperial College London, London, United Kingdom</w:t>
      </w:r>
    </w:p>
    <w:p w14:paraId="2DC243DD" w14:textId="77777777" w:rsidR="000210D1" w:rsidRPr="00636C9B" w:rsidRDefault="000210D1" w:rsidP="00D76DF7">
      <w:pPr>
        <w:spacing w:after="0" w:line="48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vertAlign w:val="superscript"/>
        </w:rPr>
        <w:t xml:space="preserve">2 </w:t>
      </w:r>
      <w:r w:rsidRPr="00636C9B">
        <w:rPr>
          <w:rFonts w:ascii="Times New Roman" w:hAnsi="Times New Roman"/>
          <w:color w:val="000000" w:themeColor="text1"/>
          <w:sz w:val="24"/>
          <w:szCs w:val="24"/>
        </w:rPr>
        <w:t>Department of Epidemiology and Biostatistics, School of Public Health, Imperial College London, London, United Kingdom</w:t>
      </w:r>
    </w:p>
    <w:p w14:paraId="10B23175" w14:textId="77777777" w:rsidR="000210D1" w:rsidRPr="00636C9B" w:rsidRDefault="000210D1" w:rsidP="00D76DF7">
      <w:pPr>
        <w:spacing w:after="0" w:line="48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vertAlign w:val="superscript"/>
        </w:rPr>
        <w:t xml:space="preserve">3 </w:t>
      </w:r>
      <w:r w:rsidRPr="00636C9B">
        <w:rPr>
          <w:rFonts w:ascii="Times New Roman" w:hAnsi="Times New Roman"/>
          <w:color w:val="000000" w:themeColor="text1"/>
          <w:sz w:val="24"/>
          <w:szCs w:val="24"/>
        </w:rPr>
        <w:t>WHO Collaborating Centre on NCD Surveillance and Epidemiology, Imperial College London, London, United Kingdom</w:t>
      </w:r>
    </w:p>
    <w:p w14:paraId="0DC62547" w14:textId="77777777" w:rsidR="005F37D8" w:rsidRPr="00636C9B" w:rsidRDefault="00E879D2" w:rsidP="00D76DF7">
      <w:pPr>
        <w:spacing w:after="0" w:line="48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vertAlign w:val="superscript"/>
        </w:rPr>
        <w:t>4</w:t>
      </w:r>
      <w:r w:rsidR="000210D1" w:rsidRPr="00636C9B">
        <w:rPr>
          <w:rFonts w:ascii="Times New Roman" w:hAnsi="Times New Roman"/>
          <w:color w:val="000000" w:themeColor="text1"/>
          <w:sz w:val="24"/>
          <w:szCs w:val="24"/>
          <w:vertAlign w:val="superscript"/>
        </w:rPr>
        <w:t xml:space="preserve"> </w:t>
      </w:r>
      <w:r w:rsidR="000210D1" w:rsidRPr="00636C9B">
        <w:rPr>
          <w:rFonts w:ascii="Times New Roman" w:hAnsi="Times New Roman"/>
          <w:color w:val="000000" w:themeColor="text1"/>
          <w:sz w:val="24"/>
          <w:szCs w:val="24"/>
        </w:rPr>
        <w:t>Space and Atmospheric Physics, Imperial College London, London, United Kingdom</w:t>
      </w:r>
    </w:p>
    <w:p w14:paraId="2216F31D" w14:textId="3F9C721C" w:rsidR="00A87EFB" w:rsidRPr="00636C9B" w:rsidRDefault="005F37D8" w:rsidP="00D76DF7">
      <w:pPr>
        <w:spacing w:after="0" w:line="48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*corresponding author</w:t>
      </w:r>
      <w:r w:rsidR="00A87EFB" w:rsidRPr="00636C9B">
        <w:rPr>
          <w:rFonts w:ascii="Times New Roman" w:hAnsi="Times New Roman"/>
          <w:color w:val="000000" w:themeColor="text1"/>
          <w:sz w:val="24"/>
          <w:szCs w:val="24"/>
        </w:rPr>
        <w:br w:type="page"/>
      </w:r>
    </w:p>
    <w:p w14:paraId="32EFA1B4" w14:textId="77777777" w:rsidR="000210D1" w:rsidRPr="00636C9B" w:rsidRDefault="000210D1" w:rsidP="00D76DF7">
      <w:pPr>
        <w:spacing w:after="0" w:line="480" w:lineRule="auto"/>
        <w:jc w:val="both"/>
        <w:rPr>
          <w:rFonts w:ascii="Times New Roman" w:hAnsi="Times New Roman"/>
          <w:b/>
          <w:color w:val="000000" w:themeColor="text1"/>
          <w:sz w:val="24"/>
          <w:szCs w:val="24"/>
        </w:rPr>
      </w:pPr>
      <w:r w:rsidRPr="00636C9B">
        <w:rPr>
          <w:rFonts w:ascii="Times New Roman" w:hAnsi="Times New Roman"/>
          <w:b/>
          <w:color w:val="000000" w:themeColor="text1"/>
          <w:sz w:val="24"/>
          <w:szCs w:val="24"/>
        </w:rPr>
        <w:lastRenderedPageBreak/>
        <w:t>Introduction</w:t>
      </w:r>
    </w:p>
    <w:p w14:paraId="2AB19F72" w14:textId="0742A230" w:rsidR="006D0B0D" w:rsidRPr="00636C9B" w:rsidRDefault="0081140B" w:rsidP="00D76DF7">
      <w:pPr>
        <w:spacing w:after="0" w:line="48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An</w:t>
      </w:r>
      <w:r w:rsidR="00D0651D" w:rsidRPr="00636C9B">
        <w:rPr>
          <w:rFonts w:ascii="Times New Roman" w:hAnsi="Times New Roman"/>
          <w:color w:val="000000" w:themeColor="text1"/>
          <w:sz w:val="24"/>
          <w:szCs w:val="24"/>
        </w:rPr>
        <w:t>omalous temperature</w:t>
      </w:r>
      <w:r w:rsidR="00123D04" w:rsidRPr="00636C9B">
        <w:rPr>
          <w:rFonts w:ascii="Times New Roman" w:hAnsi="Times New Roman"/>
          <w:color w:val="000000" w:themeColor="text1"/>
          <w:sz w:val="24"/>
          <w:szCs w:val="24"/>
        </w:rPr>
        <w:t>s</w:t>
      </w:r>
      <w:r w:rsidR="00D0651D" w:rsidRPr="00636C9B">
        <w:rPr>
          <w:rFonts w:ascii="Times New Roman" w:hAnsi="Times New Roman"/>
          <w:color w:val="000000" w:themeColor="text1"/>
          <w:sz w:val="24"/>
          <w:szCs w:val="24"/>
        </w:rPr>
        <w:t>,</w:t>
      </w:r>
      <w:r w:rsidR="003D4196" w:rsidRPr="00636C9B">
        <w:rPr>
          <w:rFonts w:ascii="Times New Roman" w:hAnsi="Times New Roman"/>
          <w:color w:val="000000" w:themeColor="text1"/>
          <w:sz w:val="24"/>
          <w:szCs w:val="24"/>
        </w:rPr>
        <w:t xml:space="preserve"> </w:t>
      </w:r>
      <w:r w:rsidR="001E0F71" w:rsidRPr="00636C9B">
        <w:rPr>
          <w:rFonts w:ascii="Times New Roman" w:hAnsi="Times New Roman"/>
          <w:color w:val="000000" w:themeColor="text1"/>
          <w:sz w:val="24"/>
          <w:szCs w:val="24"/>
        </w:rPr>
        <w:t>or</w:t>
      </w:r>
      <w:r w:rsidR="00D0651D" w:rsidRPr="00636C9B">
        <w:rPr>
          <w:rFonts w:ascii="Times New Roman" w:hAnsi="Times New Roman"/>
          <w:color w:val="000000" w:themeColor="text1"/>
          <w:sz w:val="24"/>
          <w:szCs w:val="24"/>
        </w:rPr>
        <w:t xml:space="preserve"> </w:t>
      </w:r>
      <w:r w:rsidR="001E0F71" w:rsidRPr="00636C9B">
        <w:rPr>
          <w:rFonts w:ascii="Times New Roman" w:hAnsi="Times New Roman"/>
          <w:color w:val="000000" w:themeColor="text1"/>
          <w:sz w:val="24"/>
          <w:szCs w:val="24"/>
        </w:rPr>
        <w:t>deviations</w:t>
      </w:r>
      <w:r w:rsidR="003D4196" w:rsidRPr="00636C9B">
        <w:rPr>
          <w:rFonts w:ascii="Times New Roman" w:hAnsi="Times New Roman"/>
          <w:color w:val="000000" w:themeColor="text1"/>
          <w:sz w:val="24"/>
          <w:szCs w:val="24"/>
        </w:rPr>
        <w:t xml:space="preserve"> from long-term </w:t>
      </w:r>
      <w:r w:rsidR="00EF21EF" w:rsidRPr="00636C9B">
        <w:rPr>
          <w:rFonts w:ascii="Times New Roman" w:hAnsi="Times New Roman"/>
          <w:color w:val="000000" w:themeColor="text1"/>
          <w:sz w:val="24"/>
          <w:szCs w:val="24"/>
        </w:rPr>
        <w:t xml:space="preserve">historical </w:t>
      </w:r>
      <w:r w:rsidR="003D4196" w:rsidRPr="00636C9B">
        <w:rPr>
          <w:rFonts w:ascii="Times New Roman" w:hAnsi="Times New Roman"/>
          <w:color w:val="000000" w:themeColor="text1"/>
          <w:sz w:val="24"/>
          <w:szCs w:val="24"/>
        </w:rPr>
        <w:t>averages</w:t>
      </w:r>
      <w:r w:rsidR="00D0651D" w:rsidRPr="00636C9B">
        <w:rPr>
          <w:rFonts w:ascii="Times New Roman" w:hAnsi="Times New Roman"/>
          <w:color w:val="000000" w:themeColor="text1"/>
          <w:sz w:val="24"/>
          <w:szCs w:val="24"/>
        </w:rPr>
        <w:t xml:space="preserve"> to which a society has adapted to, </w:t>
      </w:r>
      <w:r w:rsidR="002F6D34" w:rsidRPr="00636C9B">
        <w:rPr>
          <w:rFonts w:ascii="Times New Roman" w:hAnsi="Times New Roman"/>
          <w:color w:val="000000" w:themeColor="text1"/>
          <w:sz w:val="24"/>
          <w:szCs w:val="24"/>
        </w:rPr>
        <w:t xml:space="preserve">can </w:t>
      </w:r>
      <w:r w:rsidR="009008B3" w:rsidRPr="00636C9B">
        <w:rPr>
          <w:rFonts w:ascii="Times New Roman" w:hAnsi="Times New Roman"/>
          <w:color w:val="000000" w:themeColor="text1"/>
          <w:sz w:val="24"/>
          <w:szCs w:val="24"/>
        </w:rPr>
        <w:t>produce</w:t>
      </w:r>
      <w:r w:rsidR="00822DBF" w:rsidRPr="00636C9B">
        <w:rPr>
          <w:rFonts w:ascii="Times New Roman" w:hAnsi="Times New Roman"/>
          <w:color w:val="000000" w:themeColor="text1"/>
          <w:sz w:val="24"/>
          <w:szCs w:val="24"/>
        </w:rPr>
        <w:t xml:space="preserve"> </w:t>
      </w:r>
      <w:r w:rsidR="00E806D9" w:rsidRPr="00636C9B">
        <w:rPr>
          <w:rFonts w:ascii="Times New Roman" w:hAnsi="Times New Roman"/>
          <w:color w:val="000000" w:themeColor="text1"/>
          <w:sz w:val="24"/>
          <w:szCs w:val="24"/>
        </w:rPr>
        <w:t>changes in</w:t>
      </w:r>
      <w:r w:rsidR="001A4AD3" w:rsidRPr="00636C9B">
        <w:rPr>
          <w:rFonts w:ascii="Times New Roman" w:hAnsi="Times New Roman"/>
          <w:color w:val="000000" w:themeColor="text1"/>
          <w:sz w:val="24"/>
          <w:szCs w:val="24"/>
        </w:rPr>
        <w:t xml:space="preserve"> </w:t>
      </w:r>
      <w:r w:rsidR="00822DBF" w:rsidRPr="00636C9B">
        <w:rPr>
          <w:rFonts w:ascii="Times New Roman" w:hAnsi="Times New Roman"/>
          <w:color w:val="000000" w:themeColor="text1"/>
          <w:sz w:val="24"/>
          <w:szCs w:val="24"/>
        </w:rPr>
        <w:t>health outcomes</w:t>
      </w:r>
      <w:r w:rsidR="001A4AD3" w:rsidRPr="00636C9B">
        <w:rPr>
          <w:rFonts w:ascii="Times New Roman" w:hAnsi="Times New Roman"/>
          <w:color w:val="000000" w:themeColor="text1"/>
          <w:sz w:val="24"/>
          <w:szCs w:val="24"/>
        </w:rPr>
        <w:t>.</w:t>
      </w:r>
      <w:r w:rsidR="00F646E8" w:rsidRPr="00636C9B">
        <w:rPr>
          <w:rFonts w:ascii="Times New Roman" w:hAnsi="Times New Roman"/>
          <w:color w:val="000000" w:themeColor="text1"/>
          <w:sz w:val="24"/>
          <w:szCs w:val="24"/>
        </w:rPr>
        <w:fldChar w:fldCharType="begin" w:fldLock="1"/>
      </w:r>
      <w:r w:rsidR="00621CCD" w:rsidRPr="00636C9B">
        <w:rPr>
          <w:rFonts w:ascii="Times New Roman" w:hAnsi="Times New Roman"/>
          <w:color w:val="000000" w:themeColor="text1"/>
          <w:sz w:val="24"/>
          <w:szCs w:val="24"/>
        </w:rPr>
        <w:instrText>ADDIN CSL_CITATION {"citationItems":[{"id":"ITEM-1","itemData":{"DOI":"10.1289/ehp.1003198","ISSN":"1552-9924","PMID":"21824855","abstract":"OBJECTIVE: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perspectives","id":"ITEM-1","issue":"1","issued":{"date-parts":[["2012"]]},"page":"19-28","title":"Ambient temperature and morbidity: a review of epidemiological evidence.","type":"article-journal","volume":"120"},"uris":["http://www.mendeley.com/documents/?uuid=f019dc8d-900c-43aa-962b-b66d8768a4af"]},{"id":"ITEM-2","itemData":{"DOI":"10.1186/1476-069X-8-40","ISBN":"1476-069X","ISSN":"1476069X","PMID":"19758453","abstract":"BACKGROUND: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Source","id":"ITEM-2","issue":"1","issued":{"date-parts":[["2009"]]},"page":"40","title":"High ambient temperature and mortality: A review of epidemiologic studies from 2001 to 2008","type":"article","volume":"8"},"uris":["http://www.mendeley.com/documents/?uuid=4a3c238b-f19d-4589-ab7d-38cd7a1ebe34"]}],"mendeley":{"formattedCitation":"&lt;sup&gt;1,2&lt;/sup&gt;","plainTextFormattedCitation":"1,2","previouslyFormattedCitation":"&lt;sup&gt;1,2&lt;/sup&gt;"},"properties":{"noteIndex":0},"schema":"https://github.com/citation-style-language/schema/raw/master/csl-citation.json"}</w:instrText>
      </w:r>
      <w:r w:rsidR="00F646E8" w:rsidRPr="00636C9B">
        <w:rPr>
          <w:rFonts w:ascii="Times New Roman" w:hAnsi="Times New Roman"/>
          <w:color w:val="000000" w:themeColor="text1"/>
          <w:sz w:val="24"/>
          <w:szCs w:val="24"/>
        </w:rPr>
        <w:fldChar w:fldCharType="separate"/>
      </w:r>
      <w:r w:rsidR="00F646E8" w:rsidRPr="00636C9B">
        <w:rPr>
          <w:rFonts w:ascii="Times New Roman" w:hAnsi="Times New Roman"/>
          <w:noProof/>
          <w:color w:val="000000" w:themeColor="text1"/>
          <w:sz w:val="24"/>
          <w:szCs w:val="24"/>
          <w:vertAlign w:val="superscript"/>
        </w:rPr>
        <w:t>1,2</w:t>
      </w:r>
      <w:r w:rsidR="00F646E8" w:rsidRPr="00636C9B">
        <w:rPr>
          <w:rFonts w:ascii="Times New Roman" w:hAnsi="Times New Roman"/>
          <w:color w:val="000000" w:themeColor="text1"/>
          <w:sz w:val="24"/>
          <w:szCs w:val="24"/>
        </w:rPr>
        <w:fldChar w:fldCharType="end"/>
      </w:r>
      <w:r w:rsidR="00D0651D" w:rsidRPr="00636C9B">
        <w:rPr>
          <w:rFonts w:ascii="Times New Roman" w:hAnsi="Times New Roman"/>
          <w:color w:val="000000" w:themeColor="text1"/>
          <w:sz w:val="24"/>
          <w:szCs w:val="24"/>
        </w:rPr>
        <w:t xml:space="preserve"> This is true even of modestly warm anomalies</w:t>
      </w:r>
      <w:r w:rsidR="0036143F" w:rsidRPr="00636C9B">
        <w:rPr>
          <w:rFonts w:ascii="Times New Roman" w:hAnsi="Times New Roman"/>
          <w:color w:val="000000" w:themeColor="text1"/>
          <w:sz w:val="24"/>
          <w:szCs w:val="24"/>
        </w:rPr>
        <w:t>.</w:t>
      </w:r>
      <w:r w:rsidR="00621CCD" w:rsidRPr="00636C9B">
        <w:rPr>
          <w:rFonts w:ascii="Times New Roman" w:hAnsi="Times New Roman"/>
          <w:color w:val="000000" w:themeColor="text1"/>
          <w:sz w:val="24"/>
          <w:szCs w:val="24"/>
        </w:rPr>
        <w:fldChar w:fldCharType="begin" w:fldLock="1"/>
      </w:r>
      <w:r w:rsidR="00542862" w:rsidRPr="00636C9B">
        <w:rPr>
          <w:rFonts w:ascii="Times New Roman" w:hAnsi="Times New Roman"/>
          <w:color w:val="000000" w:themeColor="text1"/>
          <w:sz w:val="24"/>
          <w:szCs w:val="24"/>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mendeley":{"formattedCitation":"&lt;sup&gt;3&lt;/sup&gt;","plainTextFormattedCitation":"3","previouslyFormattedCitation":"&lt;sup&gt;3&lt;/sup&gt;"},"properties":{"noteIndex":0},"schema":"https://github.com/citation-style-language/schema/raw/master/csl-citation.json"}</w:instrText>
      </w:r>
      <w:r w:rsidR="00621CCD" w:rsidRPr="00636C9B">
        <w:rPr>
          <w:rFonts w:ascii="Times New Roman" w:hAnsi="Times New Roman"/>
          <w:color w:val="000000" w:themeColor="text1"/>
          <w:sz w:val="24"/>
          <w:szCs w:val="24"/>
        </w:rPr>
        <w:fldChar w:fldCharType="separate"/>
      </w:r>
      <w:r w:rsidR="00621CCD" w:rsidRPr="00636C9B">
        <w:rPr>
          <w:rFonts w:ascii="Times New Roman" w:hAnsi="Times New Roman"/>
          <w:noProof/>
          <w:color w:val="000000" w:themeColor="text1"/>
          <w:sz w:val="24"/>
          <w:szCs w:val="24"/>
          <w:vertAlign w:val="superscript"/>
        </w:rPr>
        <w:t>3</w:t>
      </w:r>
      <w:r w:rsidR="00621CCD" w:rsidRPr="00636C9B">
        <w:rPr>
          <w:rFonts w:ascii="Times New Roman" w:hAnsi="Times New Roman"/>
          <w:color w:val="000000" w:themeColor="text1"/>
          <w:sz w:val="24"/>
          <w:szCs w:val="24"/>
        </w:rPr>
        <w:fldChar w:fldCharType="end"/>
      </w:r>
      <w:r w:rsidR="001A4AD3" w:rsidRPr="00636C9B">
        <w:rPr>
          <w:rFonts w:ascii="Times New Roman" w:hAnsi="Times New Roman"/>
          <w:color w:val="000000" w:themeColor="text1"/>
          <w:sz w:val="24"/>
          <w:szCs w:val="24"/>
        </w:rPr>
        <w:t xml:space="preserve"> </w:t>
      </w:r>
      <w:del w:id="0" w:author="Tamura-Wicks, Helen M" w:date="2018-11-01T14:21:00Z">
        <w:r w:rsidR="0084714F" w:rsidRPr="00636C9B" w:rsidDel="00B01264">
          <w:rPr>
            <w:rFonts w:ascii="Times New Roman" w:hAnsi="Times New Roman"/>
            <w:color w:val="000000" w:themeColor="text1"/>
            <w:sz w:val="24"/>
            <w:szCs w:val="24"/>
          </w:rPr>
          <w:delText>Th</w:delText>
        </w:r>
        <w:r w:rsidR="00680088" w:rsidRPr="00636C9B" w:rsidDel="00B01264">
          <w:rPr>
            <w:rFonts w:ascii="Times New Roman" w:hAnsi="Times New Roman"/>
            <w:color w:val="000000" w:themeColor="text1"/>
            <w:sz w:val="24"/>
            <w:szCs w:val="24"/>
          </w:rPr>
          <w:delText>us</w:delText>
        </w:r>
        <w:r w:rsidR="001A4AD3" w:rsidRPr="00636C9B" w:rsidDel="00B01264">
          <w:rPr>
            <w:rFonts w:ascii="Times New Roman" w:hAnsi="Times New Roman"/>
            <w:color w:val="000000" w:themeColor="text1"/>
            <w:sz w:val="24"/>
            <w:szCs w:val="24"/>
          </w:rPr>
          <w:delText xml:space="preserve"> </w:delText>
        </w:r>
      </w:del>
      <w:r w:rsidR="008070E4">
        <w:rPr>
          <w:rFonts w:ascii="Times New Roman" w:hAnsi="Times New Roman"/>
          <w:color w:val="000000" w:themeColor="text1"/>
          <w:sz w:val="24"/>
          <w:szCs w:val="24"/>
        </w:rPr>
        <w:t>C</w:t>
      </w:r>
      <w:r w:rsidR="0080289E">
        <w:rPr>
          <w:rFonts w:ascii="Times New Roman" w:hAnsi="Times New Roman"/>
          <w:color w:val="000000" w:themeColor="text1"/>
          <w:sz w:val="24"/>
          <w:szCs w:val="24"/>
        </w:rPr>
        <w:t>limate change</w:t>
      </w:r>
      <w:r w:rsidR="001A4AD3" w:rsidRPr="00636C9B">
        <w:rPr>
          <w:rFonts w:ascii="Times New Roman" w:hAnsi="Times New Roman"/>
          <w:color w:val="000000" w:themeColor="text1"/>
          <w:sz w:val="24"/>
          <w:szCs w:val="24"/>
        </w:rPr>
        <w:t xml:space="preserve"> </w:t>
      </w:r>
      <w:del w:id="1" w:author="Tamura-Wicks, Helen M" w:date="2018-11-01T14:19:00Z">
        <w:r w:rsidR="001A4AD3" w:rsidRPr="00636C9B" w:rsidDel="00B01264">
          <w:rPr>
            <w:rFonts w:ascii="Times New Roman" w:hAnsi="Times New Roman"/>
            <w:color w:val="000000" w:themeColor="text1"/>
            <w:sz w:val="24"/>
            <w:szCs w:val="24"/>
          </w:rPr>
          <w:delText xml:space="preserve">which is expected to increase </w:delText>
        </w:r>
        <w:r w:rsidR="00EF5A5E" w:rsidRPr="00636C9B" w:rsidDel="00B01264">
          <w:rPr>
            <w:rFonts w:ascii="Times New Roman" w:hAnsi="Times New Roman"/>
            <w:color w:val="000000" w:themeColor="text1"/>
            <w:sz w:val="24"/>
            <w:szCs w:val="24"/>
          </w:rPr>
          <w:delText xml:space="preserve">the </w:delText>
        </w:r>
        <w:r w:rsidR="001A4AD3" w:rsidRPr="00636C9B" w:rsidDel="00B01264">
          <w:rPr>
            <w:rFonts w:ascii="Times New Roman" w:hAnsi="Times New Roman"/>
            <w:color w:val="000000" w:themeColor="text1"/>
            <w:sz w:val="24"/>
            <w:szCs w:val="24"/>
          </w:rPr>
          <w:delText xml:space="preserve">magnitude and frequency </w:delText>
        </w:r>
        <w:r w:rsidR="00A73AD6" w:rsidRPr="00636C9B" w:rsidDel="00B01264">
          <w:rPr>
            <w:rFonts w:ascii="Times New Roman" w:hAnsi="Times New Roman"/>
            <w:color w:val="000000" w:themeColor="text1"/>
            <w:sz w:val="24"/>
            <w:szCs w:val="24"/>
          </w:rPr>
          <w:delText xml:space="preserve">of </w:delText>
        </w:r>
        <w:r w:rsidR="00310C65" w:rsidRPr="00636C9B" w:rsidDel="00B01264">
          <w:rPr>
            <w:rFonts w:ascii="Times New Roman" w:hAnsi="Times New Roman"/>
            <w:color w:val="000000" w:themeColor="text1"/>
            <w:sz w:val="24"/>
            <w:szCs w:val="24"/>
          </w:rPr>
          <w:delText>anomalous ev</w:delText>
        </w:r>
      </w:del>
      <w:r w:rsidR="004C2047" w:rsidRPr="00636C9B">
        <w:rPr>
          <w:rFonts w:ascii="Times New Roman" w:hAnsi="Times New Roman"/>
          <w:color w:val="000000" w:themeColor="text1"/>
          <w:sz w:val="24"/>
          <w:szCs w:val="24"/>
        </w:rPr>
        <w:t xml:space="preserve">is </w:t>
      </w:r>
      <w:ins w:id="2" w:author="Tamura-Wicks, Helen M" w:date="2018-11-01T14:21:00Z">
        <w:r w:rsidR="00B01264">
          <w:rPr>
            <w:rFonts w:ascii="Times New Roman" w:hAnsi="Times New Roman"/>
            <w:color w:val="000000" w:themeColor="text1"/>
            <w:sz w:val="24"/>
            <w:szCs w:val="24"/>
          </w:rPr>
          <w:t xml:space="preserve">therefore </w:t>
        </w:r>
      </w:ins>
      <w:r w:rsidR="004C2047" w:rsidRPr="00636C9B">
        <w:rPr>
          <w:rFonts w:ascii="Times New Roman" w:hAnsi="Times New Roman"/>
          <w:color w:val="000000" w:themeColor="text1"/>
          <w:sz w:val="24"/>
          <w:szCs w:val="24"/>
        </w:rPr>
        <w:t>likely to impact h</w:t>
      </w:r>
      <w:r w:rsidR="00466764" w:rsidRPr="00636C9B">
        <w:rPr>
          <w:rFonts w:ascii="Times New Roman" w:hAnsi="Times New Roman"/>
          <w:color w:val="000000" w:themeColor="text1"/>
          <w:sz w:val="24"/>
          <w:szCs w:val="24"/>
        </w:rPr>
        <w:t xml:space="preserve">ealth even in temperate </w:t>
      </w:r>
      <w:r w:rsidR="004C2047" w:rsidRPr="00636C9B">
        <w:rPr>
          <w:rFonts w:ascii="Times New Roman" w:hAnsi="Times New Roman"/>
          <w:color w:val="000000" w:themeColor="text1"/>
          <w:sz w:val="24"/>
          <w:szCs w:val="24"/>
        </w:rPr>
        <w:t>countries</w:t>
      </w:r>
      <w:r w:rsidR="002339FB" w:rsidRPr="00636C9B">
        <w:rPr>
          <w:rFonts w:ascii="Times New Roman" w:hAnsi="Times New Roman"/>
          <w:color w:val="000000" w:themeColor="text1"/>
          <w:sz w:val="24"/>
          <w:szCs w:val="24"/>
        </w:rPr>
        <w:t xml:space="preserve"> like the USA</w:t>
      </w:r>
      <w:r w:rsidR="00813ABC" w:rsidRPr="00636C9B">
        <w:rPr>
          <w:rFonts w:ascii="Times New Roman" w:hAnsi="Times New Roman"/>
          <w:color w:val="000000" w:themeColor="text1"/>
          <w:sz w:val="24"/>
          <w:szCs w:val="24"/>
        </w:rPr>
        <w:t>.</w:t>
      </w:r>
      <w:ins w:id="3" w:author="Tamura-Wicks, Helen M" w:date="2018-11-01T14:19:00Z">
        <w:r w:rsidR="00B01264" w:rsidRPr="00B01264">
          <w:rPr>
            <w:rFonts w:ascii="Times New Roman" w:hAnsi="Times New Roman"/>
            <w:color w:val="000000" w:themeColor="text1"/>
            <w:sz w:val="24"/>
            <w:szCs w:val="24"/>
          </w:rPr>
          <w:t xml:space="preserve"> </w:t>
        </w:r>
      </w:ins>
      <w:ins w:id="4" w:author="Tamura-Wicks, Helen M" w:date="2018-11-01T14:20:00Z">
        <w:r w:rsidR="00B01264">
          <w:rPr>
            <w:rFonts w:ascii="Times New Roman" w:hAnsi="Times New Roman"/>
            <w:color w:val="000000" w:themeColor="text1"/>
            <w:sz w:val="24"/>
            <w:szCs w:val="24"/>
          </w:rPr>
          <w:t>as it is</w:t>
        </w:r>
      </w:ins>
      <w:ins w:id="5" w:author="Tamura-Wicks, Helen M" w:date="2018-11-01T14:19:00Z">
        <w:r w:rsidR="00B01264" w:rsidRPr="00636C9B">
          <w:rPr>
            <w:rFonts w:ascii="Times New Roman" w:hAnsi="Times New Roman"/>
            <w:color w:val="000000" w:themeColor="text1"/>
            <w:sz w:val="24"/>
            <w:szCs w:val="24"/>
          </w:rPr>
          <w:t xml:space="preserve"> expected to increase the magnitude and frequency of anomalous events</w:t>
        </w:r>
      </w:ins>
      <w:r w:rsidR="0080289E">
        <w:rPr>
          <w:rFonts w:ascii="Times New Roman" w:hAnsi="Times New Roman"/>
          <w:color w:val="000000" w:themeColor="text1"/>
          <w:sz w:val="24"/>
          <w:szCs w:val="24"/>
        </w:rPr>
        <w:t>.</w:t>
      </w:r>
      <w:r w:rsidR="0080289E" w:rsidRPr="00636C9B">
        <w:rPr>
          <w:rFonts w:ascii="Times New Roman" w:hAnsi="Times New Roman"/>
          <w:color w:val="000000" w:themeColor="text1"/>
          <w:sz w:val="24"/>
          <w:szCs w:val="24"/>
        </w:rPr>
        <w:fldChar w:fldCharType="begin" w:fldLock="1"/>
      </w:r>
      <w:r w:rsidR="0080289E" w:rsidRPr="00636C9B">
        <w:rPr>
          <w:rFonts w:ascii="Times New Roman" w:hAnsi="Times New Roman"/>
          <w:color w:val="000000" w:themeColor="text1"/>
          <w:sz w:val="24"/>
          <w:szCs w:val="24"/>
        </w:rPr>
        <w:instrText>ADDIN CSL_CITATION {"citationItems":[{"id":"ITEM-1","itemData":{"author":[{"dropping-particle":"","family":"IPCC","given":"","non-dropping-particle":"","parse-names":false,"suffix":""}],"id":"ITEM-1","issue":"October 2018","issued":{"date-parts":[["2018"]]},"title":"IPCC special report on the impacts of global warming of 1.5 °C - Summary for policy makers","type":"article-journal"},"uris":["http://www.mendeley.com/documents/?uuid=4c69fe2c-284f-45c2-bc1a-ae18b2694112"]}],"mendeley":{"formattedCitation":"&lt;sup&gt;4&lt;/sup&gt;","plainTextFormattedCitation":"4","previouslyFormattedCitation":"&lt;sup&gt;4&lt;/sup&gt;"},"properties":{"noteIndex":0},"schema":"https://github.com/citation-style-language/schema/raw/master/csl-citation.json"}</w:instrText>
      </w:r>
      <w:r w:rsidR="0080289E" w:rsidRPr="00636C9B">
        <w:rPr>
          <w:rFonts w:ascii="Times New Roman" w:hAnsi="Times New Roman"/>
          <w:color w:val="000000" w:themeColor="text1"/>
          <w:sz w:val="24"/>
          <w:szCs w:val="24"/>
        </w:rPr>
        <w:fldChar w:fldCharType="separate"/>
      </w:r>
      <w:r w:rsidR="0080289E" w:rsidRPr="00636C9B">
        <w:rPr>
          <w:rFonts w:ascii="Times New Roman" w:hAnsi="Times New Roman"/>
          <w:noProof/>
          <w:color w:val="000000" w:themeColor="text1"/>
          <w:sz w:val="24"/>
          <w:szCs w:val="24"/>
          <w:vertAlign w:val="superscript"/>
        </w:rPr>
        <w:t>4</w:t>
      </w:r>
      <w:r w:rsidR="0080289E" w:rsidRPr="00636C9B">
        <w:rPr>
          <w:rFonts w:ascii="Times New Roman" w:hAnsi="Times New Roman"/>
          <w:color w:val="000000" w:themeColor="text1"/>
          <w:sz w:val="24"/>
          <w:szCs w:val="24"/>
        </w:rPr>
        <w:fldChar w:fldCharType="end"/>
      </w:r>
    </w:p>
    <w:p w14:paraId="423CA46E" w14:textId="77777777" w:rsidR="00530F84" w:rsidRPr="00636C9B" w:rsidRDefault="00530F84" w:rsidP="00D76DF7">
      <w:pPr>
        <w:spacing w:after="0" w:line="480" w:lineRule="auto"/>
        <w:jc w:val="both"/>
        <w:rPr>
          <w:rFonts w:ascii="Times New Roman" w:hAnsi="Times New Roman"/>
          <w:color w:val="000000" w:themeColor="text1"/>
          <w:sz w:val="24"/>
          <w:szCs w:val="24"/>
        </w:rPr>
      </w:pPr>
    </w:p>
    <w:p w14:paraId="64079337" w14:textId="03C0D09C" w:rsidR="002339FB" w:rsidRPr="00636C9B" w:rsidRDefault="003239BA" w:rsidP="002339FB">
      <w:pPr>
        <w:spacing w:after="0" w:line="480" w:lineRule="auto"/>
        <w:jc w:val="both"/>
        <w:rPr>
          <w:rFonts w:ascii="Times New Roman" w:hAnsi="Times New Roman"/>
          <w:color w:val="000000" w:themeColor="text1"/>
          <w:sz w:val="24"/>
          <w:szCs w:val="24"/>
        </w:rPr>
      </w:pPr>
      <w:del w:id="6" w:author="Tamura-Wicks, Helen M" w:date="2018-11-01T14:21:00Z">
        <w:r w:rsidRPr="00636C9B" w:rsidDel="00B01264">
          <w:rPr>
            <w:rFonts w:ascii="Times New Roman" w:hAnsi="Times New Roman"/>
            <w:color w:val="000000" w:themeColor="text1"/>
            <w:sz w:val="24"/>
            <w:szCs w:val="24"/>
          </w:rPr>
          <w:delText xml:space="preserve">Any </w:delText>
        </w:r>
      </w:del>
      <w:ins w:id="7" w:author="Parks, Robbie M" w:date="2018-11-01T11:53:00Z">
        <w:del w:id="8" w:author="Tamura-Wicks, Helen M" w:date="2018-11-01T14:21:00Z">
          <w:r w:rsidR="0036664E" w:rsidRPr="00636C9B" w:rsidDel="00B01264">
            <w:rPr>
              <w:rFonts w:ascii="Times New Roman" w:hAnsi="Times New Roman"/>
              <w:color w:val="000000" w:themeColor="text1"/>
              <w:sz w:val="24"/>
              <w:szCs w:val="24"/>
            </w:rPr>
            <w:delText xml:space="preserve">assessment of </w:delText>
          </w:r>
        </w:del>
      </w:ins>
      <w:del w:id="9" w:author="Tamura-Wicks, Helen M" w:date="2018-11-01T14:21:00Z">
        <w:r w:rsidRPr="00636C9B" w:rsidDel="00B01264">
          <w:rPr>
            <w:rFonts w:ascii="Times New Roman" w:hAnsi="Times New Roman"/>
            <w:color w:val="000000" w:themeColor="text1"/>
            <w:sz w:val="24"/>
            <w:szCs w:val="24"/>
          </w:rPr>
          <w:delText xml:space="preserve">climate change risk assessment will be improved with </w:delText>
        </w:r>
      </w:del>
      <w:r w:rsidR="0080289E">
        <w:rPr>
          <w:rFonts w:ascii="Times New Roman" w:hAnsi="Times New Roman"/>
          <w:color w:val="000000" w:themeColor="text1"/>
          <w:sz w:val="24"/>
          <w:szCs w:val="24"/>
        </w:rPr>
        <w:t>A</w:t>
      </w:r>
      <w:r w:rsidRPr="00636C9B">
        <w:rPr>
          <w:rFonts w:ascii="Times New Roman" w:hAnsi="Times New Roman"/>
          <w:color w:val="000000" w:themeColor="text1"/>
          <w:sz w:val="24"/>
          <w:szCs w:val="24"/>
        </w:rPr>
        <w:t>n understanding of vulnerability and risk of a population to anomalous temperatures</w:t>
      </w:r>
      <w:ins w:id="10" w:author="Tamura-Wicks, Helen M" w:date="2018-11-01T14:21:00Z">
        <w:r w:rsidR="00B01264" w:rsidRPr="00B01264">
          <w:rPr>
            <w:rFonts w:ascii="Times New Roman" w:hAnsi="Times New Roman"/>
            <w:color w:val="000000" w:themeColor="text1"/>
            <w:sz w:val="24"/>
            <w:szCs w:val="24"/>
          </w:rPr>
          <w:t xml:space="preserve"> </w:t>
        </w:r>
      </w:ins>
      <w:ins w:id="11" w:author="Tamura-Wicks, Helen M" w:date="2018-11-01T14:22:00Z">
        <w:r w:rsidR="00B01264">
          <w:rPr>
            <w:rFonts w:ascii="Times New Roman" w:hAnsi="Times New Roman"/>
            <w:color w:val="000000" w:themeColor="text1"/>
            <w:sz w:val="24"/>
            <w:szCs w:val="24"/>
          </w:rPr>
          <w:t xml:space="preserve">will help improve </w:t>
        </w:r>
      </w:ins>
      <w:ins w:id="12" w:author="Tamura-Wicks, Helen M" w:date="2018-11-01T14:21:00Z">
        <w:r w:rsidR="00B01264">
          <w:rPr>
            <w:rFonts w:ascii="Times New Roman" w:hAnsi="Times New Roman"/>
            <w:color w:val="000000" w:themeColor="text1"/>
            <w:sz w:val="24"/>
            <w:szCs w:val="24"/>
          </w:rPr>
          <w:t>a</w:t>
        </w:r>
        <w:r w:rsidR="00B01264" w:rsidRPr="00636C9B">
          <w:rPr>
            <w:rFonts w:ascii="Times New Roman" w:hAnsi="Times New Roman"/>
            <w:color w:val="000000" w:themeColor="text1"/>
            <w:sz w:val="24"/>
            <w:szCs w:val="24"/>
          </w:rPr>
          <w:t>ny assessment of climate change</w:t>
        </w:r>
      </w:ins>
      <w:r w:rsidRPr="00636C9B">
        <w:rPr>
          <w:rFonts w:ascii="Times New Roman" w:hAnsi="Times New Roman"/>
          <w:color w:val="000000" w:themeColor="text1"/>
          <w:sz w:val="24"/>
          <w:szCs w:val="24"/>
        </w:rPr>
        <w:t xml:space="preserve">. </w:t>
      </w:r>
      <w:r w:rsidR="00F96A01" w:rsidRPr="00636C9B">
        <w:rPr>
          <w:rFonts w:ascii="Times New Roman" w:hAnsi="Times New Roman"/>
          <w:color w:val="000000" w:themeColor="text1"/>
          <w:sz w:val="24"/>
          <w:szCs w:val="24"/>
        </w:rPr>
        <w:t>P</w:t>
      </w:r>
      <w:r w:rsidR="002339FB" w:rsidRPr="00636C9B">
        <w:rPr>
          <w:rFonts w:ascii="Times New Roman" w:hAnsi="Times New Roman"/>
          <w:color w:val="000000" w:themeColor="text1"/>
          <w:sz w:val="24"/>
          <w:szCs w:val="24"/>
        </w:rPr>
        <w:t>revious work has focussed on how mortality from natural causes is affected by daily or multi-day hot/cold episodes</w:t>
      </w:r>
      <w:r w:rsidR="004F5C2E" w:rsidRPr="00636C9B">
        <w:rPr>
          <w:rFonts w:ascii="Times New Roman" w:hAnsi="Times New Roman"/>
          <w:color w:val="000000" w:themeColor="text1"/>
          <w:sz w:val="24"/>
          <w:szCs w:val="24"/>
        </w:rPr>
        <w:t>, of which the biological pathways are well-documented</w:t>
      </w:r>
      <w:r w:rsidR="002339FB" w:rsidRPr="00636C9B">
        <w:rPr>
          <w:rFonts w:ascii="Times New Roman" w:hAnsi="Times New Roman"/>
          <w:color w:val="000000" w:themeColor="text1"/>
          <w:sz w:val="24"/>
          <w:szCs w:val="24"/>
        </w:rPr>
        <w:t>.</w:t>
      </w:r>
      <w:r w:rsidR="002339FB" w:rsidRPr="00636C9B">
        <w:rPr>
          <w:rFonts w:ascii="Times New Roman" w:hAnsi="Times New Roman"/>
          <w:color w:val="000000" w:themeColor="text1"/>
          <w:sz w:val="24"/>
          <w:szCs w:val="24"/>
        </w:rPr>
        <w:fldChar w:fldCharType="begin" w:fldLock="1"/>
      </w:r>
      <w:r w:rsidR="00227D5B" w:rsidRPr="00636C9B">
        <w:rPr>
          <w:rFonts w:ascii="Times New Roman" w:hAnsi="Times New Roman"/>
          <w:color w:val="000000" w:themeColor="text1"/>
          <w:sz w:val="24"/>
          <w:szCs w:val="24"/>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id":"ITEM-2","itemData":{"ISSN":"0048-9697","author":[{"dropping-particle":"","family":"Song","given":"Xuping","non-dropping-particle":"","parse-names":false,"suffix":""},{"dropping-particle":"","family":"Wang","given":"Shigong","non-dropping-particle":"","parse-names":false,"suffix":""},{"dropping-particle":"","family":"Hu","given":"Yuling","non-dropping-particle":"","parse-names":false,"suffix":""},{"dropping-particle":"","family":"Yue","given":"Man","non-dropping-particle":"","parse-names":false,"suffix":""},{"dropping-particle":"","family":"Zhang","given":"Tingting","non-dropping-particle":"","parse-names":false,"suffix":""},{"dropping-particle":"","family":"Liu","given":"Yu","non-dropping-particle":"","parse-names":false,"suffix":""},{"dropping-particle":"","family":"Tian","given":"Jinhui","non-dropping-particle":"","parse-names":false,"suffix":""},{"dropping-particle":"","family":"Shang","given":"Kezheng","non-dropping-particle":"","parse-names":false,"suffix":""}],"container-title":"Science of The Total Environment","id":"ITEM-2","issued":{"date-parts":[["2017"]]},"page":"241-254","title":"Impact of ambient temperature on morbidity and mortality: An overview of reviews","type":"article-journal","volume":"586"},"uris":["http://www.mendeley.com/documents/?uuid=ec8f9b0b-9e5a-4af2-97b8-252be22410de"]}],"mendeley":{"formattedCitation":"&lt;sup&gt;5,6&lt;/sup&gt;","plainTextFormattedCitation":"5,6","previouslyFormattedCitation":"&lt;sup&gt;5,6&lt;/sup&gt;"},"properties":{"noteIndex":0},"schema":"https://github.com/citation-style-language/schema/raw/master/csl-citation.json"}</w:instrText>
      </w:r>
      <w:r w:rsidR="002339FB" w:rsidRPr="00636C9B">
        <w:rPr>
          <w:rFonts w:ascii="Times New Roman" w:hAnsi="Times New Roman"/>
          <w:color w:val="000000" w:themeColor="text1"/>
          <w:sz w:val="24"/>
          <w:szCs w:val="24"/>
        </w:rPr>
        <w:fldChar w:fldCharType="separate"/>
      </w:r>
      <w:r w:rsidR="00542862" w:rsidRPr="00636C9B">
        <w:rPr>
          <w:rFonts w:ascii="Times New Roman" w:hAnsi="Times New Roman"/>
          <w:noProof/>
          <w:color w:val="000000" w:themeColor="text1"/>
          <w:sz w:val="24"/>
          <w:szCs w:val="24"/>
          <w:vertAlign w:val="superscript"/>
        </w:rPr>
        <w:t>5,6</w:t>
      </w:r>
      <w:r w:rsidR="002339FB" w:rsidRPr="00636C9B">
        <w:rPr>
          <w:rFonts w:ascii="Times New Roman" w:hAnsi="Times New Roman"/>
          <w:color w:val="000000" w:themeColor="text1"/>
          <w:sz w:val="24"/>
          <w:szCs w:val="24"/>
        </w:rPr>
        <w:fldChar w:fldCharType="end"/>
      </w:r>
      <w:r w:rsidR="002339FB" w:rsidRPr="00636C9B">
        <w:rPr>
          <w:rFonts w:ascii="Times New Roman" w:hAnsi="Times New Roman"/>
          <w:color w:val="000000" w:themeColor="text1"/>
          <w:sz w:val="24"/>
          <w:szCs w:val="24"/>
        </w:rPr>
        <w:t xml:space="preserve"> </w:t>
      </w:r>
      <w:r w:rsidR="00BD0A0B">
        <w:rPr>
          <w:rFonts w:ascii="Times New Roman" w:hAnsi="Times New Roman"/>
          <w:color w:val="000000" w:themeColor="text1"/>
          <w:sz w:val="24"/>
          <w:szCs w:val="24"/>
        </w:rPr>
        <w:t>H</w:t>
      </w:r>
      <w:ins w:id="13" w:author="Tamura-Wicks, Helen M" w:date="2018-11-01T14:25:00Z">
        <w:r w:rsidR="00E62AEB" w:rsidRPr="00636C9B">
          <w:rPr>
            <w:rFonts w:ascii="Times New Roman" w:hAnsi="Times New Roman"/>
            <w:color w:val="000000" w:themeColor="text1"/>
            <w:sz w:val="24"/>
            <w:szCs w:val="24"/>
          </w:rPr>
          <w:t>owever</w:t>
        </w:r>
      </w:ins>
      <w:r w:rsidR="00BD0A0B">
        <w:rPr>
          <w:rFonts w:ascii="Times New Roman" w:hAnsi="Times New Roman"/>
          <w:color w:val="000000" w:themeColor="text1"/>
          <w:sz w:val="24"/>
          <w:szCs w:val="24"/>
        </w:rPr>
        <w:t>,</w:t>
      </w:r>
      <w:ins w:id="14" w:author="Tamura-Wicks, Helen M" w:date="2018-11-01T14:25:00Z">
        <w:r w:rsidR="00E62AEB" w:rsidRPr="00636C9B">
          <w:rPr>
            <w:rFonts w:ascii="Times New Roman" w:hAnsi="Times New Roman"/>
            <w:color w:val="000000" w:themeColor="text1"/>
            <w:sz w:val="24"/>
            <w:szCs w:val="24"/>
          </w:rPr>
          <w:t xml:space="preserve"> </w:t>
        </w:r>
      </w:ins>
      <w:r w:rsidR="00BD0A0B">
        <w:rPr>
          <w:rFonts w:ascii="Times New Roman" w:hAnsi="Times New Roman"/>
          <w:color w:val="000000" w:themeColor="text1"/>
          <w:sz w:val="24"/>
          <w:szCs w:val="24"/>
        </w:rPr>
        <w:t>t</w:t>
      </w:r>
      <w:r w:rsidR="00E07BAA" w:rsidRPr="00636C9B">
        <w:rPr>
          <w:rFonts w:ascii="Times New Roman" w:hAnsi="Times New Roman"/>
          <w:color w:val="000000" w:themeColor="text1"/>
          <w:sz w:val="24"/>
          <w:szCs w:val="24"/>
        </w:rPr>
        <w:t xml:space="preserve">he causal link </w:t>
      </w:r>
      <w:r w:rsidR="002339FB" w:rsidRPr="00636C9B">
        <w:rPr>
          <w:rFonts w:ascii="Times New Roman" w:hAnsi="Times New Roman"/>
          <w:color w:val="000000" w:themeColor="text1"/>
          <w:sz w:val="24"/>
          <w:szCs w:val="24"/>
        </w:rPr>
        <w:t xml:space="preserve">between </w:t>
      </w:r>
      <w:r w:rsidR="004F5C2E" w:rsidRPr="00636C9B">
        <w:rPr>
          <w:rFonts w:ascii="Times New Roman" w:hAnsi="Times New Roman"/>
          <w:color w:val="000000" w:themeColor="text1"/>
          <w:sz w:val="24"/>
          <w:szCs w:val="24"/>
        </w:rPr>
        <w:t>injury</w:t>
      </w:r>
      <w:r w:rsidR="002339FB" w:rsidRPr="00636C9B">
        <w:rPr>
          <w:rFonts w:ascii="Times New Roman" w:hAnsi="Times New Roman"/>
          <w:color w:val="000000" w:themeColor="text1"/>
          <w:sz w:val="24"/>
          <w:szCs w:val="24"/>
        </w:rPr>
        <w:t xml:space="preserve"> </w:t>
      </w:r>
      <w:r w:rsidR="004F5C2E" w:rsidRPr="00636C9B">
        <w:rPr>
          <w:rFonts w:ascii="Times New Roman" w:hAnsi="Times New Roman"/>
          <w:color w:val="000000" w:themeColor="text1"/>
          <w:sz w:val="24"/>
          <w:szCs w:val="24"/>
        </w:rPr>
        <w:t xml:space="preserve">deaths </w:t>
      </w:r>
      <w:r w:rsidR="002339FB" w:rsidRPr="00636C9B">
        <w:rPr>
          <w:rFonts w:ascii="Times New Roman" w:hAnsi="Times New Roman"/>
          <w:color w:val="000000" w:themeColor="text1"/>
          <w:sz w:val="24"/>
          <w:szCs w:val="24"/>
        </w:rPr>
        <w:t>and temperature</w:t>
      </w:r>
      <w:del w:id="15" w:author="Tamura-Wicks, Helen M" w:date="2018-11-01T14:25:00Z">
        <w:r w:rsidR="00394D30" w:rsidRPr="00636C9B" w:rsidDel="00E62AEB">
          <w:rPr>
            <w:rFonts w:ascii="Times New Roman" w:hAnsi="Times New Roman"/>
            <w:color w:val="000000" w:themeColor="text1"/>
            <w:sz w:val="24"/>
            <w:szCs w:val="24"/>
          </w:rPr>
          <w:delText>however</w:delText>
        </w:r>
      </w:del>
      <w:r w:rsidR="00394D30" w:rsidRPr="00636C9B">
        <w:rPr>
          <w:rFonts w:ascii="Times New Roman" w:hAnsi="Times New Roman"/>
          <w:color w:val="000000" w:themeColor="text1"/>
          <w:sz w:val="24"/>
          <w:szCs w:val="24"/>
        </w:rPr>
        <w:t>,</w:t>
      </w:r>
      <w:r w:rsidR="002339FB" w:rsidRPr="00636C9B">
        <w:rPr>
          <w:rFonts w:ascii="Times New Roman" w:hAnsi="Times New Roman"/>
          <w:color w:val="000000" w:themeColor="text1"/>
          <w:sz w:val="24"/>
          <w:szCs w:val="24"/>
        </w:rPr>
        <w:t xml:space="preserve"> </w:t>
      </w:r>
      <w:r w:rsidR="009A096C" w:rsidRPr="00636C9B">
        <w:rPr>
          <w:rFonts w:ascii="Times New Roman" w:hAnsi="Times New Roman"/>
          <w:color w:val="000000" w:themeColor="text1"/>
          <w:sz w:val="24"/>
          <w:szCs w:val="24"/>
        </w:rPr>
        <w:t xml:space="preserve">where the interaction </w:t>
      </w:r>
      <w:r w:rsidR="000135F4" w:rsidRPr="00636C9B">
        <w:rPr>
          <w:rFonts w:ascii="Times New Roman" w:hAnsi="Times New Roman"/>
          <w:color w:val="000000" w:themeColor="text1"/>
          <w:sz w:val="24"/>
          <w:szCs w:val="24"/>
        </w:rPr>
        <w:t xml:space="preserve">is </w:t>
      </w:r>
      <w:r w:rsidR="009A096C" w:rsidRPr="00636C9B">
        <w:rPr>
          <w:rFonts w:ascii="Times New Roman" w:hAnsi="Times New Roman"/>
          <w:color w:val="000000" w:themeColor="text1"/>
          <w:sz w:val="24"/>
          <w:szCs w:val="24"/>
        </w:rPr>
        <w:t xml:space="preserve">likely to be related </w:t>
      </w:r>
      <w:r w:rsidR="004D3C7F" w:rsidRPr="00636C9B">
        <w:rPr>
          <w:rFonts w:ascii="Times New Roman" w:hAnsi="Times New Roman"/>
          <w:color w:val="000000" w:themeColor="text1"/>
          <w:sz w:val="24"/>
          <w:szCs w:val="24"/>
        </w:rPr>
        <w:t xml:space="preserve">with </w:t>
      </w:r>
      <w:r w:rsidR="008B1AD4" w:rsidRPr="00636C9B">
        <w:rPr>
          <w:rFonts w:ascii="Times New Roman" w:hAnsi="Times New Roman"/>
          <w:color w:val="000000" w:themeColor="text1"/>
          <w:sz w:val="24"/>
          <w:szCs w:val="24"/>
        </w:rPr>
        <w:t xml:space="preserve">more </w:t>
      </w:r>
      <w:r w:rsidR="008A74DA" w:rsidRPr="00636C9B">
        <w:rPr>
          <w:rFonts w:ascii="Times New Roman" w:hAnsi="Times New Roman"/>
          <w:color w:val="000000" w:themeColor="text1"/>
          <w:sz w:val="24"/>
          <w:szCs w:val="24"/>
        </w:rPr>
        <w:t>complicated</w:t>
      </w:r>
      <w:r w:rsidR="009A096C" w:rsidRPr="00636C9B">
        <w:rPr>
          <w:rFonts w:ascii="Times New Roman" w:hAnsi="Times New Roman"/>
          <w:color w:val="000000" w:themeColor="text1"/>
          <w:sz w:val="24"/>
          <w:szCs w:val="24"/>
        </w:rPr>
        <w:t xml:space="preserve"> behaviour</w:t>
      </w:r>
      <w:r w:rsidR="00E80659" w:rsidRPr="00636C9B">
        <w:rPr>
          <w:rFonts w:ascii="Times New Roman" w:hAnsi="Times New Roman"/>
          <w:color w:val="000000" w:themeColor="text1"/>
          <w:sz w:val="24"/>
          <w:szCs w:val="24"/>
        </w:rPr>
        <w:t>al and psychological</w:t>
      </w:r>
      <w:r w:rsidR="009A096C" w:rsidRPr="00636C9B">
        <w:rPr>
          <w:rFonts w:ascii="Times New Roman" w:hAnsi="Times New Roman"/>
          <w:color w:val="000000" w:themeColor="text1"/>
          <w:sz w:val="24"/>
          <w:szCs w:val="24"/>
        </w:rPr>
        <w:t xml:space="preserve"> modulations</w:t>
      </w:r>
      <w:r w:rsidR="00E07BAA" w:rsidRPr="00636C9B">
        <w:rPr>
          <w:rFonts w:ascii="Times New Roman" w:hAnsi="Times New Roman"/>
          <w:color w:val="000000" w:themeColor="text1"/>
          <w:sz w:val="24"/>
          <w:szCs w:val="24"/>
        </w:rPr>
        <w:t>, is less well-</w:t>
      </w:r>
      <w:r w:rsidR="002773C7" w:rsidRPr="00636C9B">
        <w:rPr>
          <w:rFonts w:ascii="Times New Roman" w:hAnsi="Times New Roman"/>
          <w:color w:val="000000" w:themeColor="text1"/>
          <w:sz w:val="24"/>
          <w:szCs w:val="24"/>
        </w:rPr>
        <w:t>researched</w:t>
      </w:r>
      <w:r w:rsidR="001D6E21" w:rsidRPr="00636C9B">
        <w:rPr>
          <w:rFonts w:ascii="Times New Roman" w:hAnsi="Times New Roman"/>
          <w:color w:val="000000" w:themeColor="text1"/>
          <w:sz w:val="24"/>
          <w:szCs w:val="24"/>
        </w:rPr>
        <w:t xml:space="preserve">. There are studies which indirectly examine relationships of violent behaviour and conflict with </w:t>
      </w:r>
      <w:r w:rsidR="003F55E2" w:rsidRPr="00636C9B">
        <w:rPr>
          <w:rFonts w:ascii="Times New Roman" w:hAnsi="Times New Roman"/>
          <w:color w:val="000000" w:themeColor="text1"/>
          <w:sz w:val="24"/>
          <w:szCs w:val="24"/>
        </w:rPr>
        <w:t>climate change</w:t>
      </w:r>
      <w:r w:rsidR="001D6E21" w:rsidRPr="00636C9B">
        <w:rPr>
          <w:rFonts w:ascii="Times New Roman" w:hAnsi="Times New Roman"/>
          <w:color w:val="000000" w:themeColor="text1"/>
          <w:sz w:val="24"/>
          <w:szCs w:val="24"/>
        </w:rPr>
        <w:t>,</w:t>
      </w:r>
      <w:r w:rsidR="001D6E21" w:rsidRPr="00636C9B">
        <w:rPr>
          <w:rFonts w:ascii="Times New Roman" w:hAnsi="Times New Roman"/>
          <w:color w:val="000000" w:themeColor="text1"/>
          <w:sz w:val="24"/>
          <w:szCs w:val="24"/>
        </w:rPr>
        <w:fldChar w:fldCharType="begin" w:fldLock="1"/>
      </w:r>
      <w:r w:rsidR="003F55E2" w:rsidRPr="00636C9B">
        <w:rPr>
          <w:rFonts w:ascii="Times New Roman" w:hAnsi="Times New Roman"/>
          <w:color w:val="000000" w:themeColor="text1"/>
          <w:sz w:val="24"/>
          <w:szCs w:val="24"/>
        </w:rPr>
        <w:instrText>ADDIN CSL_CITATION {"citationItems":[{"id":"ITEM-1","itemData":{"DOI":"10.1016/j.jeem.2013.11.008","ISBN":"0095-0696","ISSN":"10960449","abstract":"This paper estimates the impact of climate change on the prevalence of criminal activity in the United States. The analysis is based on a 30-year panel of monthly crime and weather data for 2997 US counties. I identify the effect of weather on monthly crime by using a semi-parametric bin estimator and controlling for state-by-month and county-by-year fixed effects. The results show that temperature has a strong positive effect on criminal behavior, with little evidence of lagged impacts. Between 2010 and 2099, climate change will cause an additional 22,000 murders, 180,000 cases of rape, 1.2 million aggravated assaults, 2.3 million simple assaults, 260,000 robberies, 1.3 million burglaries, 2.2 million cases of larceny, and 580,000 cases of vehicle theft in the United States. © 2013 Elsevier Inc.","author":[{"dropping-particle":"","family":"Ranson","given":"Matthew","non-dropping-particle":"","parse-names":false,"suffix":""}],"container-title":"Journal of Environmental Economics and Management","id":"ITEM-1","issued":{"date-parts":[["2014"]]},"title":"Crime, weather, and climate change","type":"article-journal"},"uris":["http://www.mendeley.com/documents/?uuid=ce31f35c-381d-4a9c-bcbf-e15caac05db1"]},{"id":"ITEM-2","itemData":{"DOI":"10.1007/s11524-013-9791-1","ISBN":"1468-2869 (Electronic)\\r1099-3460 (Linking)","ISSN":"10993460","PMID":"23435543","abstract":"The current study examines the link between climate change and neighborhood levels of violence using 20 years of monthly climatic and crime data from St. Louis, MO, USA. St. Louis census tracts are aggregated in neighborhood groups of similar levels of social disadvantage, after which each group is subjected to time series analysis. Findings suggest that neighborhoods with higher levels of social disadvantage are very likely to experience higher levels of violence as a result of anomalously warm temperatures. The 20 % of most disadvantaged neighborhoods in St. Louis, MO, USA are predicted to experience over half of the climate change-related increase in cases of violence. These results provide further evidence that the health impacts of climate change are proportionally higher among populations that are already at high risk and underscore the need to comprehensively address climate change.","author":[{"dropping-particle":"","family":"Mares","given":"Dennis","non-dropping-particle":"","parse-names":false,"suffix":""}],"container-title":"Journal of Urban Health","id":"ITEM-2","issued":{"date-parts":[["2013"]]},"title":"Climate change and levels of violence in socially disadvantaged neighborhood groups","type":"article-journal"},"uris":["http://www.mendeley.com/documents/?uuid=a7ceee29-27c9-4747-8fcc-d1c1ced83b01"]},{"id":"ITEM-3","itemData":{"DOI":"10.1073/pnas.0907998106","ISBN":"0027-8424","ISSN":"0027-8424","PMID":"19934048","abstract":"Armed conflict within nations has had disastrous humanitarian consequences throughout much of the world. Here we undertake the first comprehensive examination of the potential impact of global climate change on armed conflict in sub-Saharan Africa. We find strong historical linkages between civil war and temperature in Africa, with warmer years leading to significant increases in the likelihood of war. When combined with climate model projections of future temperature trends, this historical response to temperature suggests a roughly 54% increase in armed conflict incidence by 2030, or an additional 393,000 battle deaths if future wars are as deadly as recent wars. Our results suggest an urgent need to reform African governments' and foreign aid donors' policies to deal with rising temperatures.","author":[{"dropping-particle":"","family":"Burke","given":"M. B.","non-dropping-particle":"","parse-names":false,"suffix":""},{"dropping-particle":"","family":"Miguel","given":"E.","non-dropping-particle":"","parse-names":false,"suffix":""},{"dropping-particle":"","family":"Satyanath","given":"S.","non-dropping-particle":"","parse-names":false,"suffix":""},{"dropping-particle":"","family":"Dykema","given":"J. A.","non-dropping-particle":"","parse-names":false,"suffix":""},{"dropping-particle":"","family":"Lobell","given":"D. B.","non-dropping-particle":"","parse-names":false,"suffix":""}],"container-title":"Proceedings of the National Academy of Sciences","id":"ITEM-3","issued":{"date-parts":[["2009"]]},"title":"Warming increases the risk of civil war in Africa","type":"article-journal"},"uris":["http://www.mendeley.com/documents/?uuid=c0bcf444-113e-47cc-b8f4-76a2d4f8da94"]},{"id":"ITEM-4","itemData":{"DOI":"10.1126/science.1235367","ISBN":"1095-9203 (Electronic)\r0036-8075 (Linking)","ISSN":"0036-8075","PMID":"24031020","abstract":"A rapidly growing body of research examines whether human conflict can be affected by climatic changes. Drawing from archaeology, criminology, economics, geography, history, political science, and psychology, we assemble and analyze the 60 most rigorous quantitative studies and document, for the first time, a remarkable convergence of results. We find strong causal evidence linking climatic events to human conflict across a range of spatial and temporal scales and across all major regions of the world. The magnitude of climate's influence is substantial: for each 1 standard deviation (1{sigma}) change in climate toward warmer temperatures or more extreme rainfall, median estimates indicate that the frequency of interpersonal violence rises 4% and the frequency of intergroup conflict rises 14%. Because locations throughout the inhabited world are expected to warm 2 to 4{sigma} by 2050, amplified rates of human conflict could represent a large and critical impact of anthropogenic climate change.","author":[{"dropping-particle":"","family":"Hsiang","given":"S. M.","non-dropping-particle":"","parse-names":false,"suffix":""},{"dropping-particle":"","family":"Burke","given":"M.","non-dropping-particle":"","parse-names":false,"suffix":""},{"dropping-particle":"","family":"Miguel","given":"E.","non-dropping-particle":"","parse-names":false,"suffix":""}],"container-title":"Science","id":"ITEM-4","issued":{"date-parts":[["2013"]]},"title":"Quantifying the Influence of Climate on Human Conflict","type":"article-journal"},"uris":["http://www.mendeley.com/documents/?uuid=e7fc1328-0fc0-4ed3-9947-e5082fa1c978"]},{"id":"ITEM-5","itemData":{"DOI":"10.1038/nature10311","ISBN":"1476-4687 (Electronic)\\n0028-0836 (Linking)","ISSN":"00280836","PMID":"21866157","abstract":"It has been proposed that changes in global climate have been responsible for episodes of widespread violence and even the collapse of civilizations. Yet previous studies have not shown that violence can be attributed to the global climate, only that random weather events might be correlated with conflict in some cases. Here we directly associate planetary-scale climate changes with global patterns of civil conflict by examining the dominant interannual mode of the modern climate, the El Niño/Southern Oscillation (ENSO). Historians have argued that ENSO may have driven global patterns of civil conflict in the distant past, a hypothesis that we extend to the modern era and test quantitatively. Using data from 1950 to 2004, we show that the probability of new civil conflicts arising throughout the tropics doubles during El Niño years relative to La Niña years. This result, which indicates that ENSO may have had a role in 21% of all civil conflicts since 1950, is the first demonstration that the stability of modern societies relates strongly to the global climate.","author":[{"dropping-particle":"","family":"Hsiang","given":"Solomon M.","non-dropping-particle":"","parse-names":false,"suffix":""},{"dropping-particle":"","family":"Meng","given":"Kyle C.","non-dropping-particle":"","parse-names":false,"suffix":""},{"dropping-particle":"","family":"Cane","given":"Mark A.","non-dropping-particle":"","parse-names":false,"suffix":""}],"container-title":"Nature","id":"ITEM-5","issued":{"date-parts":[["2011"]]},"title":"Civil conflicts are associated with the global climate","type":"article-journal"},"uris":["http://www.mendeley.com/documents/?uuid=fd659084-9b9d-4883-8cbe-500c76233be4"]},{"id":"ITEM-6","itemData":{"DOI":"10.1073/pnas.1205130109","ISBN":"1091-6490 (Electronic)\\r0027-8424 (Linking)","ISSN":"0027-8424","PMID":"23090992","abstract":"Recent studies concerning the possible relationship between climate trends and the risks of violent conflict have yielded contradictory results, partly because of choices of conflict measures and modeling design. In this study, we examine climate–conflict relationships us-ing a geographically disaggregated approach. We consider the effects of climate change to be both local and national in character, and we use a conflict database that contains 16,359 individual geo-located violent events for East Africa from 1990 to 2009. Unlike previous studies that relied exclusively on political and economic controls, we analyze the many geographical factors that have been shown to be important in understanding the distribution and causes of violence while also considering yearly and country fixed effects. For our main climate indicators at gridded 1° resolution (</w:instrText>
      </w:r>
      <w:r w:rsidR="003F55E2" w:rsidRPr="00636C9B">
        <w:rPr>
          <w:rFonts w:ascii="MS Mincho" w:eastAsia="MS Mincho" w:hAnsi="MS Mincho" w:cs="MS Mincho"/>
          <w:color w:val="000000" w:themeColor="text1"/>
          <w:sz w:val="24"/>
          <w:szCs w:val="24"/>
        </w:rPr>
        <w:instrText>∼</w:instrText>
      </w:r>
      <w:r w:rsidR="003F55E2" w:rsidRPr="00636C9B">
        <w:rPr>
          <w:rFonts w:ascii="Times New Roman" w:hAnsi="Times New Roman"/>
          <w:color w:val="000000" w:themeColor="text1"/>
          <w:sz w:val="24"/>
          <w:szCs w:val="24"/>
        </w:rPr>
        <w:instrText>100 km), wetter deviations from the precipitation norms decrease the risk of violence, whereas drier and normal periods show no effects. The relationship between temperature and conflict shows that much warmer than normal temperatures raise the risk of violence, whereas average and cooler temperatures have no effect. These precipita-tion and temperature effects are statistically significant but have modest influence in terms of predictive power in a model with political, economic, and physical geographic predictors. Large var-iations in the climate–conflict relationships are evident between the nine countries of the study region and across time periods. social instability | standard precipitation index | generalized additive modeling | negative binomial modeling | disaggregated spatial analysis T he debates in both the academic and policy realms sur-rounding a possible association between climate change and violent conflict continue without much resolution. The tone of the consensus emerging from politicians and the policy-making community is decidedly gloomy. US President Barack Obama recently declared that climate change represents an \" urgent, serious, and growing threat \" (1), because the stresses of frequent drought and crop failures \" breed hunger and conflict \" (2). Government-associated think tanks follow closely to this line, with ecological stress and climate change generating a \" range of security problems that will have dire global consequences \" (3), according to a Center for Strategic and International Studies report (3). Such claims are predicated on a national security paradigm: the ability…","author":[{"dropping-particle":"","family":"O'Loughlin","given":"J.","non-dropping-particle":"","parse-names":false,"suffix":""},{"dropping-particle":"","family":"Witmer","given":"F. D. W.","non-dropping-particle":"","parse-names":false,"suffix":""},{"dropping-particle":"","family":"Linke","given":"A. M.","non-dropping-particle":"","parse-names":false,"suffix":""},{"dropping-particle":"","family":"Laing","given":"A.","non-dropping-particle":"","parse-names":false,"suffix":""},{"dropping-particle":"","family":"Gettelman","given":"A.","non-dropping-particle":"","parse-names":false,"suffix":""},{"dropping-particle":"","family":"Dudhia","given":"J.","non-dropping-particle":"","parse-names":false,"suffix":""}],"container-title":"Proceedings of the National Academy of Sciences","id":"ITEM-6","issued":{"date-parts":[["2012"]]},"title":"Climate variability and conflict risk in East Africa, 1990-2009","type":"article-journal"},"uris":["http://www.mendeley.com/documents/?uuid=a6087fa3-b3d8-41ce-8b50-53d049a88c07"]}],"mendeley":{"formattedCitation":"&lt;sup&gt;7–12&lt;/sup&gt;","plainTextFormattedCitation":"7–12","previouslyFormattedCitation":"&lt;sup&gt;7–12&lt;/sup&gt;"},"properties":{"noteIndex":0},"schema":"https://github.com/citation-style-language/schema/raw/master/csl-citation.json"}</w:instrText>
      </w:r>
      <w:r w:rsidR="001D6E21" w:rsidRPr="00636C9B">
        <w:rPr>
          <w:rFonts w:ascii="Times New Roman" w:hAnsi="Times New Roman"/>
          <w:color w:val="000000" w:themeColor="text1"/>
          <w:sz w:val="24"/>
          <w:szCs w:val="24"/>
        </w:rPr>
        <w:fldChar w:fldCharType="separate"/>
      </w:r>
      <w:r w:rsidR="003F55E2" w:rsidRPr="00636C9B">
        <w:rPr>
          <w:rFonts w:ascii="Times New Roman" w:hAnsi="Times New Roman"/>
          <w:noProof/>
          <w:color w:val="000000" w:themeColor="text1"/>
          <w:sz w:val="24"/>
          <w:szCs w:val="24"/>
          <w:vertAlign w:val="superscript"/>
        </w:rPr>
        <w:t>7–12</w:t>
      </w:r>
      <w:r w:rsidR="001D6E21" w:rsidRPr="00636C9B">
        <w:rPr>
          <w:rFonts w:ascii="Times New Roman" w:hAnsi="Times New Roman"/>
          <w:color w:val="000000" w:themeColor="text1"/>
          <w:sz w:val="24"/>
          <w:szCs w:val="24"/>
        </w:rPr>
        <w:fldChar w:fldCharType="end"/>
      </w:r>
      <w:r w:rsidR="001D6E21" w:rsidRPr="00636C9B">
        <w:rPr>
          <w:rFonts w:ascii="Times New Roman" w:hAnsi="Times New Roman"/>
          <w:color w:val="000000" w:themeColor="text1"/>
          <w:sz w:val="24"/>
          <w:szCs w:val="24"/>
        </w:rPr>
        <w:t xml:space="preserve"> </w:t>
      </w:r>
      <w:r w:rsidR="00E07BAA" w:rsidRPr="00636C9B">
        <w:rPr>
          <w:rFonts w:ascii="Times New Roman" w:hAnsi="Times New Roman"/>
          <w:color w:val="000000" w:themeColor="text1"/>
          <w:sz w:val="24"/>
          <w:szCs w:val="24"/>
        </w:rPr>
        <w:t>with</w:t>
      </w:r>
      <w:r w:rsidR="00CD5FB0" w:rsidRPr="00636C9B">
        <w:rPr>
          <w:rFonts w:ascii="Times New Roman" w:hAnsi="Times New Roman"/>
          <w:color w:val="000000" w:themeColor="text1"/>
          <w:sz w:val="24"/>
          <w:szCs w:val="24"/>
        </w:rPr>
        <w:t xml:space="preserve"> only </w:t>
      </w:r>
      <w:r w:rsidR="001D6E21" w:rsidRPr="00636C9B">
        <w:rPr>
          <w:rFonts w:ascii="Times New Roman" w:hAnsi="Times New Roman"/>
          <w:color w:val="000000" w:themeColor="text1"/>
          <w:sz w:val="24"/>
          <w:szCs w:val="24"/>
        </w:rPr>
        <w:t>a</w:t>
      </w:r>
      <w:r w:rsidR="002773C7" w:rsidRPr="00636C9B">
        <w:rPr>
          <w:rFonts w:ascii="Times New Roman" w:hAnsi="Times New Roman"/>
          <w:color w:val="000000" w:themeColor="text1"/>
          <w:sz w:val="24"/>
          <w:szCs w:val="24"/>
        </w:rPr>
        <w:t xml:space="preserve"> </w:t>
      </w:r>
      <w:r w:rsidR="00E07BAA" w:rsidRPr="00636C9B">
        <w:rPr>
          <w:rFonts w:ascii="Times New Roman" w:hAnsi="Times New Roman"/>
          <w:color w:val="000000" w:themeColor="text1"/>
          <w:sz w:val="24"/>
          <w:szCs w:val="24"/>
        </w:rPr>
        <w:t xml:space="preserve">few </w:t>
      </w:r>
      <w:del w:id="16" w:author="Tamura-Wicks, Helen M" w:date="2018-11-01T14:27:00Z">
        <w:r w:rsidR="00E07BAA" w:rsidRPr="00636C9B" w:rsidDel="00E62AEB">
          <w:rPr>
            <w:rFonts w:ascii="Times New Roman" w:hAnsi="Times New Roman"/>
            <w:color w:val="000000" w:themeColor="text1"/>
            <w:sz w:val="24"/>
            <w:szCs w:val="24"/>
          </w:rPr>
          <w:delText xml:space="preserve">to date </w:delText>
        </w:r>
      </w:del>
      <w:r w:rsidR="001D6E21" w:rsidRPr="00636C9B">
        <w:rPr>
          <w:rFonts w:ascii="Times New Roman" w:hAnsi="Times New Roman"/>
          <w:color w:val="000000" w:themeColor="text1"/>
          <w:sz w:val="24"/>
          <w:szCs w:val="24"/>
        </w:rPr>
        <w:t>linking a</w:t>
      </w:r>
      <w:r w:rsidR="00264EE8" w:rsidRPr="00636C9B">
        <w:rPr>
          <w:rFonts w:ascii="Times New Roman" w:hAnsi="Times New Roman"/>
          <w:color w:val="000000" w:themeColor="text1"/>
          <w:sz w:val="24"/>
          <w:szCs w:val="24"/>
        </w:rPr>
        <w:t>n outcome for a</w:t>
      </w:r>
      <w:r w:rsidR="00DC16D6" w:rsidRPr="00636C9B">
        <w:rPr>
          <w:rFonts w:ascii="Times New Roman" w:hAnsi="Times New Roman"/>
          <w:color w:val="000000" w:themeColor="text1"/>
          <w:sz w:val="24"/>
          <w:szCs w:val="24"/>
        </w:rPr>
        <w:t xml:space="preserve"> particular </w:t>
      </w:r>
      <w:r w:rsidR="00F52CE2" w:rsidRPr="00636C9B">
        <w:rPr>
          <w:rFonts w:ascii="Times New Roman" w:hAnsi="Times New Roman"/>
          <w:color w:val="000000" w:themeColor="text1"/>
          <w:sz w:val="24"/>
          <w:szCs w:val="24"/>
        </w:rPr>
        <w:t xml:space="preserve">category of </w:t>
      </w:r>
      <w:r w:rsidR="00264EE8" w:rsidRPr="00636C9B">
        <w:rPr>
          <w:rFonts w:ascii="Times New Roman" w:hAnsi="Times New Roman"/>
          <w:color w:val="000000" w:themeColor="text1"/>
          <w:sz w:val="24"/>
          <w:szCs w:val="24"/>
        </w:rPr>
        <w:t xml:space="preserve">injury </w:t>
      </w:r>
      <w:r w:rsidR="001D6E21" w:rsidRPr="00636C9B">
        <w:rPr>
          <w:rFonts w:ascii="Times New Roman" w:hAnsi="Times New Roman"/>
          <w:color w:val="000000" w:themeColor="text1"/>
          <w:sz w:val="24"/>
          <w:szCs w:val="24"/>
        </w:rPr>
        <w:t>with increasing temperature</w:t>
      </w:r>
      <w:r w:rsidR="009A096C" w:rsidRPr="00636C9B">
        <w:rPr>
          <w:rFonts w:ascii="Times New Roman" w:hAnsi="Times New Roman"/>
          <w:color w:val="000000" w:themeColor="text1"/>
          <w:sz w:val="24"/>
          <w:szCs w:val="24"/>
        </w:rPr>
        <w:t>.</w:t>
      </w:r>
      <w:r w:rsidR="00227D5B" w:rsidRPr="00636C9B">
        <w:rPr>
          <w:rFonts w:ascii="Times New Roman" w:hAnsi="Times New Roman"/>
          <w:color w:val="000000" w:themeColor="text1"/>
          <w:sz w:val="24"/>
          <w:szCs w:val="24"/>
        </w:rPr>
        <w:fldChar w:fldCharType="begin" w:fldLock="1"/>
      </w:r>
      <w:r w:rsidR="00321DA9" w:rsidRPr="00636C9B">
        <w:rPr>
          <w:rFonts w:ascii="Times New Roman" w:hAnsi="Times New Roman"/>
          <w:color w:val="000000" w:themeColor="text1"/>
          <w:sz w:val="24"/>
          <w:szCs w:val="24"/>
        </w:rPr>
        <w:instrText>ADDIN CSL_CITATION {"citationItems":[{"id":"ITEM-1","itemData":{"DOI":"10.1192/bjp.bp.106.031948","ISBN":"0007-1250","ISSN":"00071250","PMID":"17666493","abstract":"BACKGROUND: Seasonal fluctuation in suicide has been observed in many populations. High temperature may contribute to this, but the effect of short-term fluctuations in temperature on suicide rates has not been studied. AIMS: To assess the relationship between daily temperature and daily suicide counts in England and Wales between 1 January 1993 and 31 December 2003 and to establish whether heatwaves are associated with increased mortality from suicide. METHOD: Time-series regression analysis was used to explore and quantify the relationship between daily suicide counts and daily temperature. The impact of two heatwaves on suicide was estimated. RESULTS: No spring or summer peak in suicide was found. Above 18 degrees C, each 1 degrees C increase in mean temperature was associated with a 3.8 and 5.0% rise in suicide and violent suicide respectively. Suicide increased by 46.9% during the 1995 heatwave, whereas no change was seen during the 2003 heat wave. CONCLUSIONS: There is increased risk of suicide during hot weather.","author":[{"dropping-particle":"","family":"Page","given":"Lisa A.","non-dropping-particle":"","parse-names":false,"suffix":""},{"dropping-particle":"","family":"Hajat","given":"Shakoor","non-dropping-particle":"","parse-names":false,"suffix":""},{"dropping-particle":"","family":"Kovats","given":"R. Sari","non-dropping-particle":"","parse-names":false,"suffix":""}],"container-title":"British Journal of Psychiatry","id":"ITEM-1","issued":{"date-parts":[["2007"]]},"title":"Relationship between daily suicide counts and temperature in England and Wales","type":"article-journal"},"uris":["http://www.mendeley.com/documents/?uuid=3b65e3da-20ac-4b12-b382-37ea3b583d94"]},{"id":"ITEM-2","itemData":{"DOI":"10.1038/s41558-018-0222-x","ISSN":"17586798","abstract":"Linkages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Change","id":"ITEM-2","issued":{"date-parts":[["2018"]]},"title":"Higher temperatures increase suicide rates in the United States and Mexico","type":"article-journal"},"uris":["http://www.mendeley.com/documents/?uuid=6dbd0985-7ffc-4604-9986-7c871ffae9a7"]},{"id":"ITEM-3","itemData":{"DOI":"10.1007/s00484-016-1270-4","ISSN":"00207128","PMID":"27858164","abstract":"©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Biometeorology","id":"ITEM-3","issued":{"date-parts":[["2017"]]},"title":"Increases in external cause mortality due to high and low temperatures: evidence from northeastern Europe","type":"article-journal"},"uris":["http://www.mendeley.com/documents/?uuid=66c9f845-c818-4c8c-9d9c-20b3ea085139"]},{"id":"ITEM-4","itemData":{"DOI":"10.1136/bmjopen-2015-010399","ISSN":"20446055","PMID":"26868947","abstract":"OBJECTIVES Given the likelihood of increased hot weather due to climate change, it is crucial to have prevention measures in place to reduce the health burden of high temperatures and heat waves. The aim of this review is to summarise and evaluate the evidence on the effects of summertime weather on unintentional injuries in high-income countries. DESIGN 3 databases (Global Public Health, EMBASE and MEDLINE) were searched by using related keywords and their truncations in the title and abstract, and reference lists of key studies were scanned. Studies reporting heatstroke and intentional injuries were excluded. RESULTS 13 studies met our inclusion criteria. 11 out of 13 studies showed that the risk of unintentional injuries increases with increasing ambient temperatures. On days with moderate temperatures, the increased risk varied between 0.4% and 5.3% for each 1°C increase in ambient temperature. On extreme temperature days, the risk of injuries decreased. 2 out of 3 studies on occupational accidents found an increase in work-related accidents during high temperatures. For trauma hospital admissions, 6 studies reported an increase during hot weather, whereas 1 study found no association. The evidence for impacts on injuries by subgroups such as children, the elderly and drug users was limited and inconsistent. CONCLUSIONS The present review describes a broader range of types of unintentional fatal and non-fatal injuries (occupational, trauma hospital admissions, traffic, fire entrapments, poisoning and drug overdose) than has previously been reported. Our review confirms that hot weather can increase the risk of unintentional injuries and accidents in high-income countries. The results are useful for injury prevention strategies.","author":[{"dropping-particle":"","family":"Kampe","given":"Eveline Otte Im","non-dropping-particle":"","parse-names":false,"suffix":""},{"dropping-particle":"","family":"Kovats","given":"Sari","non-dropping-particle":"","parse-names":false,"suffix":""},{"dropping-particle":"","family":"Hajat","given":"Shakoor","non-dropping-particle":"","parse-names":false,"suffix":""}],"container-title":"BMJ Open","id":"ITEM-4","issued":{"date-parts":[["2016"]]},"title":"Impact of high ambient temperature on unintentional injuries in high-income countries: A narrative systematic literature review","type":"article-journal"},"uris":["http://www.mendeley.com/documents/?uuid=6cb447b2-f825-4389-8b64-94718c69c1b2"]}],"mendeley":{"formattedCitation":"&lt;sup&gt;13–16&lt;/sup&gt;","plainTextFormattedCitation":"13–16","previouslyFormattedCitation":"&lt;sup&gt;13–16&lt;/sup&gt;"},"properties":{"noteIndex":0},"schema":"https://github.com/citation-style-language/schema/raw/master/csl-citation.json"}</w:instrText>
      </w:r>
      <w:r w:rsidR="00227D5B" w:rsidRPr="00636C9B">
        <w:rPr>
          <w:rFonts w:ascii="Times New Roman" w:hAnsi="Times New Roman"/>
          <w:color w:val="000000" w:themeColor="text1"/>
          <w:sz w:val="24"/>
          <w:szCs w:val="24"/>
        </w:rPr>
        <w:fldChar w:fldCharType="separate"/>
      </w:r>
      <w:r w:rsidR="00321DA9" w:rsidRPr="00636C9B">
        <w:rPr>
          <w:rFonts w:ascii="Times New Roman" w:hAnsi="Times New Roman"/>
          <w:noProof/>
          <w:color w:val="000000" w:themeColor="text1"/>
          <w:sz w:val="24"/>
          <w:szCs w:val="24"/>
          <w:vertAlign w:val="superscript"/>
        </w:rPr>
        <w:t>13–16</w:t>
      </w:r>
      <w:r w:rsidR="00227D5B" w:rsidRPr="00636C9B">
        <w:rPr>
          <w:rFonts w:ascii="Times New Roman" w:hAnsi="Times New Roman"/>
          <w:color w:val="000000" w:themeColor="text1"/>
          <w:sz w:val="24"/>
          <w:szCs w:val="24"/>
        </w:rPr>
        <w:fldChar w:fldCharType="end"/>
      </w:r>
    </w:p>
    <w:p w14:paraId="185106AA" w14:textId="77777777" w:rsidR="002339FB" w:rsidRPr="00636C9B" w:rsidRDefault="002339FB" w:rsidP="00D76DF7">
      <w:pPr>
        <w:spacing w:after="0" w:line="480" w:lineRule="auto"/>
        <w:jc w:val="both"/>
        <w:rPr>
          <w:rFonts w:ascii="Times New Roman" w:hAnsi="Times New Roman"/>
          <w:color w:val="000000" w:themeColor="text1"/>
          <w:sz w:val="24"/>
          <w:szCs w:val="24"/>
        </w:rPr>
      </w:pPr>
    </w:p>
    <w:p w14:paraId="59E5EACC" w14:textId="70BFB1BC" w:rsidR="00252CB9" w:rsidRPr="00636C9B" w:rsidRDefault="00327C97" w:rsidP="00252CB9">
      <w:pPr>
        <w:spacing w:after="0" w:line="48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 xml:space="preserve">Distinguishing </w:t>
      </w:r>
      <w:r w:rsidR="00BD0A0B">
        <w:rPr>
          <w:rFonts w:ascii="Times New Roman" w:hAnsi="Times New Roman"/>
          <w:color w:val="000000" w:themeColor="text1"/>
          <w:sz w:val="24"/>
          <w:szCs w:val="24"/>
        </w:rPr>
        <w:t xml:space="preserve">risk </w:t>
      </w:r>
      <w:r w:rsidRPr="00636C9B">
        <w:rPr>
          <w:rFonts w:ascii="Times New Roman" w:hAnsi="Times New Roman"/>
          <w:color w:val="000000" w:themeColor="text1"/>
          <w:sz w:val="24"/>
          <w:szCs w:val="24"/>
        </w:rPr>
        <w:t>by</w:t>
      </w:r>
      <w:r w:rsidR="00252CB9" w:rsidRPr="00636C9B">
        <w:rPr>
          <w:rFonts w:ascii="Times New Roman" w:hAnsi="Times New Roman"/>
          <w:color w:val="000000" w:themeColor="text1"/>
          <w:sz w:val="24"/>
          <w:szCs w:val="24"/>
        </w:rPr>
        <w:t xml:space="preserve"> </w:t>
      </w:r>
      <w:r w:rsidR="000C6935" w:rsidRPr="00636C9B">
        <w:rPr>
          <w:rFonts w:ascii="Times New Roman" w:hAnsi="Times New Roman"/>
          <w:color w:val="000000" w:themeColor="text1"/>
          <w:sz w:val="24"/>
          <w:szCs w:val="24"/>
        </w:rPr>
        <w:t xml:space="preserve">socio-demographic </w:t>
      </w:r>
      <w:r w:rsidRPr="00636C9B">
        <w:rPr>
          <w:rFonts w:ascii="Times New Roman" w:hAnsi="Times New Roman"/>
          <w:color w:val="000000" w:themeColor="text1"/>
          <w:sz w:val="24"/>
          <w:szCs w:val="24"/>
        </w:rPr>
        <w:t>groups</w:t>
      </w:r>
      <w:r w:rsidR="00530F84" w:rsidRPr="00636C9B">
        <w:rPr>
          <w:rFonts w:ascii="Times New Roman" w:hAnsi="Times New Roman"/>
          <w:color w:val="000000" w:themeColor="text1"/>
          <w:sz w:val="24"/>
          <w:szCs w:val="24"/>
        </w:rPr>
        <w:t xml:space="preserve">, </w:t>
      </w:r>
      <w:r w:rsidR="00903C59" w:rsidRPr="00636C9B">
        <w:rPr>
          <w:rFonts w:ascii="Times New Roman" w:hAnsi="Times New Roman"/>
          <w:color w:val="000000" w:themeColor="text1"/>
          <w:sz w:val="24"/>
          <w:szCs w:val="24"/>
        </w:rPr>
        <w:t xml:space="preserve">which </w:t>
      </w:r>
      <w:r w:rsidR="000C6935" w:rsidRPr="00636C9B">
        <w:rPr>
          <w:rFonts w:ascii="Times New Roman" w:hAnsi="Times New Roman"/>
          <w:color w:val="000000" w:themeColor="text1"/>
          <w:sz w:val="24"/>
          <w:szCs w:val="24"/>
        </w:rPr>
        <w:t xml:space="preserve">potentially </w:t>
      </w:r>
      <w:r w:rsidR="00903C59" w:rsidRPr="00636C9B">
        <w:rPr>
          <w:rFonts w:ascii="Times New Roman" w:hAnsi="Times New Roman"/>
          <w:color w:val="000000" w:themeColor="text1"/>
          <w:sz w:val="24"/>
          <w:szCs w:val="24"/>
        </w:rPr>
        <w:t xml:space="preserve">possess varying </w:t>
      </w:r>
      <w:r w:rsidR="00C52FAB" w:rsidRPr="00636C9B">
        <w:rPr>
          <w:rFonts w:ascii="Times New Roman" w:hAnsi="Times New Roman"/>
          <w:color w:val="000000" w:themeColor="text1"/>
          <w:sz w:val="24"/>
          <w:szCs w:val="24"/>
        </w:rPr>
        <w:t>levels of resilience</w:t>
      </w:r>
      <w:r w:rsidR="000C6935" w:rsidRPr="00636C9B">
        <w:rPr>
          <w:rFonts w:ascii="Times New Roman" w:hAnsi="Times New Roman"/>
          <w:color w:val="000000" w:themeColor="text1"/>
          <w:sz w:val="24"/>
          <w:szCs w:val="24"/>
        </w:rPr>
        <w:t xml:space="preserve"> to temperature anomalies</w:t>
      </w:r>
      <w:r w:rsidR="00EB7B88" w:rsidRPr="00636C9B">
        <w:rPr>
          <w:rFonts w:ascii="Times New Roman" w:hAnsi="Times New Roman"/>
          <w:color w:val="000000" w:themeColor="text1"/>
          <w:sz w:val="24"/>
          <w:szCs w:val="24"/>
        </w:rPr>
        <w:t xml:space="preserve"> as well as differing compositions of injury deaths,</w:t>
      </w:r>
      <w:r w:rsidR="00C3413F" w:rsidRPr="00636C9B">
        <w:rPr>
          <w:rFonts w:ascii="Times New Roman" w:hAnsi="Times New Roman"/>
          <w:color w:val="000000" w:themeColor="text1"/>
          <w:sz w:val="24"/>
          <w:szCs w:val="24"/>
        </w:rPr>
        <w:t xml:space="preserve"> can help identify vulnerable communities within a population</w:t>
      </w:r>
      <w:r w:rsidR="00321DA9" w:rsidRPr="00636C9B">
        <w:rPr>
          <w:rFonts w:ascii="Times New Roman" w:hAnsi="Times New Roman"/>
          <w:color w:val="000000" w:themeColor="text1"/>
          <w:sz w:val="24"/>
          <w:szCs w:val="24"/>
        </w:rPr>
        <w:t xml:space="preserve">. </w:t>
      </w:r>
      <w:r w:rsidR="00321DA9" w:rsidRPr="00636C9B">
        <w:rPr>
          <w:rFonts w:ascii="Times New Roman" w:hAnsi="Times New Roman"/>
          <w:color w:val="000000" w:themeColor="text1"/>
          <w:sz w:val="24"/>
          <w:szCs w:val="24"/>
        </w:rPr>
        <w:fldChar w:fldCharType="begin" w:fldLock="1"/>
      </w:r>
      <w:r w:rsidR="00BE7FCD" w:rsidRPr="00636C9B">
        <w:rPr>
          <w:rFonts w:ascii="Times New Roman" w:hAnsi="Times New Roman"/>
          <w:color w:val="000000" w:themeColor="text1"/>
          <w:sz w:val="24"/>
          <w:szCs w:val="24"/>
        </w:rPr>
        <w:instrText>ADDIN CSL_CITATION {"citationItems":[{"id":"ITEM-1","itemData":{"DOI":"10.1289/ehp.1003198","ISSN":"1552-9924","PMID":"21824855","abstract":"OBJECTIVE: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perspectives","id":"ITEM-1","issue":"1","issued":{"date-parts":[["2012"]]},"page":"19-28","title":"Ambient temperature and morbidity: a review of epidemiological evidence.","type":"article-journal","volume":"120"},"uris":["http://www.mendeley.com/documents/?uuid=f019dc8d-900c-43aa-962b-b66d8768a4af"]},{"id":"ITEM-2","itemData":{"DOI":"10.1186/1476-069X-8-40","ISBN":"1476-069X","ISSN":"1476069X","PMID":"19758453","abstract":"BACKGROUND: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Source","id":"ITEM-2","issue":"1","issued":{"date-parts":[["2009"]]},"page":"40","title":"High ambient temperature and mortality: A review of epidemiologic studies from 2001 to 2008","type":"article","volume":"8"},"uris":["http://www.mendeley.com/documents/?uuid=4a3c238b-f19d-4589-ab7d-38cd7a1ebe34"]},{"id":"ITEM-3","itemData":{"DOI":"10.1136/oem.2006.029017","ISBN":"1470-7926 (Electronic)","ISSN":"13510711","PMID":"16990293","abstract":"BACKGROUND: Despite the high burden from exposure to both hot and cold weather each year in England and Wales, there has been relatively little investigation on who is most at risk, resulting in uncertainties in informing government interventions. OBJECTIVE: To determine the subgroups of the population that are most vulnerable to heat-related and cold-related mortality. METHODS: Ecological time-series study of daily mortality in all regions of England and Wales between 1993 and 2003, with postcode linkage of individual deaths to a UK database of all care and nursing homes, and 2001 UK census small-area indicators. RESULTS: A risk of mortality was observed for both heat and cold exposure in all regions, with the strongest heat effects in London and strongest cold effects in the Eastern region. For all regions, a mean relative risk of 1.03 (95% confidence interval (CI) 1.02 to 1.03) was estimated per degree increase above the heat threshold, defined as the 95th centile of the temperature distribution in each region, and 1.06 (95% CI 1.05 to 1.06) per degree decrease below the cold threshold (set at the 5th centile). Elderly people, particularly those in nursing and care homes, were most vulnerable. The greatest risk of heat mortality was observed for respiratory and external causes, and in women, which remained after control for age. Vulnerability to either heat or cold was not modified by deprivation, except in rural populations where cold effects were slightly stronger in more deprived areas. CONCLUSIONS: Interventions to reduce vulnerability to both hot and cold weather should target all elderly people. Specific interventions should also be developed for people in nursing and care homes as heat illness is easily preventable.","author":[{"dropping-particle":"","family":"Hajat","given":"S.","non-dropping-particle":"","parse-names":false,"suffix":""},{"dropping-particle":"","family":"Kovats","given":"R. S.","non-dropping-particle":"","parse-names":false,"suffix":""},{"dropping-particle":"","family":"Lachowycz","given":"K.","non-dropping-particle":"","parse-names":false,"suffix":""}],"container-title":"Occupational and Environmental Medicine","id":"ITEM-3","issued":{"date-parts":[["2007"]]},"title":"Heat-related and cold-related deaths in England and Wales: Who is at risk?","type":"article-journal"},"uris":["http://www.mendeley.com/documents/?uuid=cd4ba3e5-4917-4cde-ae13-5ca2e8f991dd"]},{"id":"ITEM-4","itemData":{"DOI":"10.1073/pnas.1113070109","ISBN":"0027-8424","ISSN":"0027-8424","PMID":"22493259","abstract":"Time series studies show that hot temperatures are associated with increased death rates in the short term. In light of evidence of adaptation to usual temperature but higher deaths at unusual temperatures, a long-term exposure relevant to mortality might be summertime temperature variability, which is expected to increase with climate change. We investigated whether the standard deviation (SD) of summer (June-August) temperatures was associated with survival in four cohorts of persons over age 65 y with predisposing diseases in 135 US cities. Using Medicare data (1985-2006), we constructed cohorts of persons hospitalized with chronic obstructive pulmonary disease, diabetes, congestive heart failure, and myocardial infarction. City-specific yearly summer temperature variance was linked to the individuals during follow-up in each city and was treated as a time-varying exposure. We applied a Cox proportional hazard model for each cohort within each city, adjusting for individual risk factors, wintertime temperature variance, yearly ozone levels, and long-term trends, to estimate the chronic effects on mortality of long-term exposure to summer temperature SD, and then pooled results across cities. Mortality hazard ratios ranged from 1.028 (95% confidence interval, 1.013- 1.042) per 1 degrees C increase in summer temperature SD for persons with congestive heart failure to 1.040 (95% confidence interval, 1.022-1.059) per 1 degrees C increase for those with diabetes. Associations were higher in elderly persons and lower in cities with a higher percentage of land with green surface. Our data suggest that long-term increases in temperature variability may increase the risk of mortality in different subgroups of susceptible older populations.","author":[{"dropping-particle":"","family":"Zanobetti","given":"A.","non-dropping-particle":"","parse-names":false,"suffix":""},{"dropping-particle":"","family":"O'Neill","given":"M. S.","non-dropping-particle":"","parse-names":false,"suffix":""},{"dropping-particle":"","family":"Gronlund","given":"C. J.","non-dropping-particle":"","parse-names":false,"suffix":""},{"dropping-particle":"","family":"Schwartz","given":"J. D.","non-dropping-particle":"","parse-names":false,"suffix":""}],"container-title":"Proceedings of the National Academy of Sciences","id":"ITEM-4","issued":{"date-parts":[["2012"]]},"title":"Summer temperature variability and long-term survival among elderly people with chronic disease","type":"article-journal"},"uris":["http://www.mendeley.com/documents/?uuid=a7870aa8-e8ef-4b81-ac81-79f5f0f0e793"]}],"mendeley":{"formattedCitation":"&lt;sup&gt;1,2,17,18&lt;/sup&gt;","plainTextFormattedCitation":"1,2,17,18","previouslyFormattedCitation":"&lt;sup&gt;1,2,17,18&lt;/sup&gt;"},"properties":{"noteIndex":0},"schema":"https://github.com/citation-style-language/schema/raw/master/csl-citation.json"}</w:instrText>
      </w:r>
      <w:r w:rsidR="00321DA9" w:rsidRPr="00636C9B">
        <w:rPr>
          <w:rFonts w:ascii="Times New Roman" w:hAnsi="Times New Roman"/>
          <w:color w:val="000000" w:themeColor="text1"/>
          <w:sz w:val="24"/>
          <w:szCs w:val="24"/>
        </w:rPr>
        <w:fldChar w:fldCharType="separate"/>
      </w:r>
      <w:r w:rsidR="00321DA9" w:rsidRPr="00636C9B">
        <w:rPr>
          <w:rFonts w:ascii="Times New Roman" w:hAnsi="Times New Roman"/>
          <w:noProof/>
          <w:color w:val="000000" w:themeColor="text1"/>
          <w:sz w:val="24"/>
          <w:szCs w:val="24"/>
          <w:vertAlign w:val="superscript"/>
        </w:rPr>
        <w:t>1,2,17,18</w:t>
      </w:r>
      <w:r w:rsidR="00321DA9" w:rsidRPr="00636C9B">
        <w:rPr>
          <w:rFonts w:ascii="Times New Roman" w:hAnsi="Times New Roman"/>
          <w:color w:val="000000" w:themeColor="text1"/>
          <w:sz w:val="24"/>
          <w:szCs w:val="24"/>
        </w:rPr>
        <w:fldChar w:fldCharType="end"/>
      </w:r>
      <w:r w:rsidR="00321DA9" w:rsidRPr="00636C9B">
        <w:rPr>
          <w:rFonts w:ascii="Times New Roman" w:hAnsi="Times New Roman"/>
          <w:color w:val="000000" w:themeColor="text1"/>
          <w:sz w:val="24"/>
          <w:szCs w:val="24"/>
        </w:rPr>
        <w:t xml:space="preserve"> </w:t>
      </w:r>
      <w:r w:rsidR="00B86EC8" w:rsidRPr="00636C9B">
        <w:rPr>
          <w:rFonts w:ascii="Times New Roman" w:hAnsi="Times New Roman"/>
          <w:color w:val="000000" w:themeColor="text1"/>
          <w:sz w:val="24"/>
          <w:szCs w:val="24"/>
        </w:rPr>
        <w:t>T</w:t>
      </w:r>
      <w:r w:rsidR="00287584" w:rsidRPr="00636C9B">
        <w:rPr>
          <w:rFonts w:ascii="Times New Roman" w:hAnsi="Times New Roman"/>
          <w:color w:val="000000" w:themeColor="text1"/>
          <w:sz w:val="24"/>
          <w:szCs w:val="24"/>
        </w:rPr>
        <w:t xml:space="preserve">emperature </w:t>
      </w:r>
      <w:r w:rsidR="000C36FE" w:rsidRPr="00636C9B">
        <w:rPr>
          <w:rFonts w:ascii="Times New Roman" w:hAnsi="Times New Roman"/>
          <w:color w:val="000000" w:themeColor="text1"/>
          <w:sz w:val="24"/>
          <w:szCs w:val="24"/>
        </w:rPr>
        <w:t>can</w:t>
      </w:r>
      <w:r w:rsidR="00BC7B29" w:rsidRPr="00636C9B">
        <w:rPr>
          <w:rFonts w:ascii="Times New Roman" w:hAnsi="Times New Roman"/>
          <w:color w:val="000000" w:themeColor="text1"/>
          <w:sz w:val="24"/>
          <w:szCs w:val="24"/>
        </w:rPr>
        <w:t xml:space="preserve"> potentially</w:t>
      </w:r>
      <w:r w:rsidR="00B86EC8" w:rsidRPr="00636C9B">
        <w:rPr>
          <w:rFonts w:ascii="Times New Roman" w:hAnsi="Times New Roman"/>
          <w:color w:val="000000" w:themeColor="text1"/>
          <w:sz w:val="24"/>
          <w:szCs w:val="24"/>
        </w:rPr>
        <w:t xml:space="preserve"> </w:t>
      </w:r>
      <w:r w:rsidR="00287584" w:rsidRPr="00636C9B">
        <w:rPr>
          <w:rFonts w:ascii="Times New Roman" w:hAnsi="Times New Roman"/>
          <w:color w:val="000000" w:themeColor="text1"/>
          <w:sz w:val="24"/>
          <w:szCs w:val="24"/>
        </w:rPr>
        <w:t xml:space="preserve">modify </w:t>
      </w:r>
      <w:r w:rsidR="00EB79A2" w:rsidRPr="00636C9B">
        <w:rPr>
          <w:rFonts w:ascii="Times New Roman" w:hAnsi="Times New Roman"/>
          <w:color w:val="000000" w:themeColor="text1"/>
          <w:sz w:val="24"/>
          <w:szCs w:val="24"/>
        </w:rPr>
        <w:t>risk</w:t>
      </w:r>
      <w:r w:rsidR="003E2F68" w:rsidRPr="00636C9B">
        <w:rPr>
          <w:rFonts w:ascii="Times New Roman" w:hAnsi="Times New Roman"/>
          <w:color w:val="000000" w:themeColor="text1"/>
          <w:sz w:val="24"/>
          <w:szCs w:val="24"/>
        </w:rPr>
        <w:t xml:space="preserve"> of death differently</w:t>
      </w:r>
      <w:r w:rsidR="00287584" w:rsidRPr="00636C9B">
        <w:rPr>
          <w:rFonts w:ascii="Times New Roman" w:hAnsi="Times New Roman"/>
          <w:color w:val="000000" w:themeColor="text1"/>
          <w:sz w:val="24"/>
          <w:szCs w:val="24"/>
        </w:rPr>
        <w:t xml:space="preserve"> </w:t>
      </w:r>
      <w:r w:rsidR="00EA41FA" w:rsidRPr="00636C9B">
        <w:rPr>
          <w:rFonts w:ascii="Times New Roman" w:hAnsi="Times New Roman"/>
          <w:color w:val="000000" w:themeColor="text1"/>
          <w:sz w:val="24"/>
          <w:szCs w:val="24"/>
        </w:rPr>
        <w:t>by category of injury</w:t>
      </w:r>
      <w:r w:rsidR="00C55816" w:rsidRPr="00636C9B">
        <w:rPr>
          <w:rFonts w:ascii="Times New Roman" w:hAnsi="Times New Roman"/>
          <w:color w:val="000000" w:themeColor="text1"/>
          <w:sz w:val="24"/>
          <w:szCs w:val="24"/>
        </w:rPr>
        <w:t xml:space="preserve"> within each socio-demographic group</w:t>
      </w:r>
      <w:r w:rsidR="004C67C0" w:rsidRPr="00636C9B">
        <w:rPr>
          <w:rFonts w:ascii="Times New Roman" w:hAnsi="Times New Roman"/>
          <w:color w:val="000000" w:themeColor="text1"/>
          <w:sz w:val="24"/>
          <w:szCs w:val="24"/>
        </w:rPr>
        <w:t>.</w:t>
      </w:r>
      <w:r w:rsidR="000C36FE" w:rsidRPr="00636C9B">
        <w:rPr>
          <w:rFonts w:ascii="Times New Roman" w:hAnsi="Times New Roman"/>
          <w:color w:val="000000" w:themeColor="text1"/>
          <w:sz w:val="24"/>
          <w:szCs w:val="24"/>
        </w:rPr>
        <w:t xml:space="preserve"> </w:t>
      </w:r>
      <w:del w:id="17" w:author="Tamura-Wicks, Helen M" w:date="2018-11-01T14:29:00Z">
        <w:r w:rsidR="000C36FE" w:rsidRPr="00636C9B" w:rsidDel="00E62AEB">
          <w:rPr>
            <w:rFonts w:ascii="Times New Roman" w:hAnsi="Times New Roman"/>
            <w:color w:val="000000" w:themeColor="text1"/>
            <w:sz w:val="24"/>
            <w:szCs w:val="24"/>
          </w:rPr>
          <w:delText xml:space="preserve">It is therefore also </w:delText>
        </w:r>
      </w:del>
      <w:ins w:id="18" w:author="Tamura-Wicks, Helen M" w:date="2018-11-01T14:29:00Z">
        <w:r w:rsidR="00E62AEB">
          <w:rPr>
            <w:rFonts w:ascii="Times New Roman" w:hAnsi="Times New Roman"/>
            <w:color w:val="000000" w:themeColor="text1"/>
            <w:sz w:val="24"/>
            <w:szCs w:val="24"/>
          </w:rPr>
          <w:t xml:space="preserve">Therefore it is </w:t>
        </w:r>
      </w:ins>
      <w:r w:rsidR="000C36FE" w:rsidRPr="00636C9B">
        <w:rPr>
          <w:rFonts w:ascii="Times New Roman" w:hAnsi="Times New Roman"/>
          <w:color w:val="000000" w:themeColor="text1"/>
          <w:sz w:val="24"/>
          <w:szCs w:val="24"/>
        </w:rPr>
        <w:t xml:space="preserve">important to analyse </w:t>
      </w:r>
      <w:r w:rsidR="0006625F" w:rsidRPr="00636C9B">
        <w:rPr>
          <w:rFonts w:ascii="Times New Roman" w:hAnsi="Times New Roman"/>
          <w:color w:val="000000" w:themeColor="text1"/>
          <w:sz w:val="24"/>
          <w:szCs w:val="24"/>
        </w:rPr>
        <w:t xml:space="preserve">vulnerability </w:t>
      </w:r>
      <w:r w:rsidR="00C0356A">
        <w:rPr>
          <w:rFonts w:ascii="Times New Roman" w:hAnsi="Times New Roman"/>
          <w:color w:val="000000" w:themeColor="text1"/>
          <w:sz w:val="24"/>
          <w:szCs w:val="24"/>
        </w:rPr>
        <w:t xml:space="preserve">to anomalous temperature </w:t>
      </w:r>
      <w:r w:rsidR="0006625F" w:rsidRPr="00636C9B">
        <w:rPr>
          <w:rFonts w:ascii="Times New Roman" w:hAnsi="Times New Roman"/>
          <w:color w:val="000000" w:themeColor="text1"/>
          <w:sz w:val="24"/>
          <w:szCs w:val="24"/>
        </w:rPr>
        <w:t>by these distinct combinations</w:t>
      </w:r>
      <w:r w:rsidR="00BC1E9B" w:rsidRPr="00636C9B">
        <w:rPr>
          <w:rFonts w:ascii="Times New Roman" w:hAnsi="Times New Roman"/>
          <w:color w:val="000000" w:themeColor="text1"/>
          <w:sz w:val="24"/>
          <w:szCs w:val="24"/>
        </w:rPr>
        <w:t>.</w:t>
      </w:r>
    </w:p>
    <w:p w14:paraId="20612A69" w14:textId="77777777" w:rsidR="00F713D6" w:rsidRPr="00636C9B" w:rsidRDefault="00F713D6" w:rsidP="00530F84">
      <w:pPr>
        <w:spacing w:after="0" w:line="480" w:lineRule="auto"/>
        <w:jc w:val="both"/>
        <w:rPr>
          <w:rFonts w:ascii="Times New Roman" w:hAnsi="Times New Roman"/>
          <w:color w:val="000000" w:themeColor="text1"/>
          <w:sz w:val="24"/>
          <w:szCs w:val="24"/>
        </w:rPr>
      </w:pPr>
    </w:p>
    <w:p w14:paraId="4B43762F" w14:textId="38D2D8C9" w:rsidR="00F713D6" w:rsidRPr="00636C9B" w:rsidRDefault="002A2B94" w:rsidP="00F713D6">
      <w:pPr>
        <w:spacing w:after="0" w:line="48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lastRenderedPageBreak/>
        <w:t>Here, w</w:t>
      </w:r>
      <w:r w:rsidR="00F713D6" w:rsidRPr="00636C9B">
        <w:rPr>
          <w:rFonts w:ascii="Times New Roman" w:hAnsi="Times New Roman"/>
          <w:color w:val="000000" w:themeColor="text1"/>
          <w:sz w:val="24"/>
          <w:szCs w:val="24"/>
        </w:rPr>
        <w:t>e</w:t>
      </w:r>
      <w:r w:rsidRPr="00636C9B">
        <w:rPr>
          <w:rFonts w:ascii="Times New Roman" w:hAnsi="Times New Roman"/>
          <w:color w:val="000000" w:themeColor="text1"/>
          <w:sz w:val="24"/>
          <w:szCs w:val="24"/>
        </w:rPr>
        <w:t xml:space="preserve"> used geo-coded injury mortality and temperature data</w:t>
      </w:r>
      <w:ins w:id="19" w:author="Tamura-Wicks, Helen M" w:date="2018-11-01T14:30:00Z">
        <w:r w:rsidR="00E62AEB">
          <w:rPr>
            <w:rFonts w:ascii="Times New Roman" w:hAnsi="Times New Roman"/>
            <w:color w:val="000000" w:themeColor="text1"/>
            <w:sz w:val="24"/>
            <w:szCs w:val="24"/>
          </w:rPr>
          <w:t xml:space="preserve"> with</w:t>
        </w:r>
      </w:ins>
      <w:r w:rsidR="008721C3" w:rsidRPr="00636C9B">
        <w:rPr>
          <w:rFonts w:ascii="Times New Roman" w:hAnsi="Times New Roman"/>
          <w:color w:val="000000" w:themeColor="text1"/>
          <w:sz w:val="24"/>
          <w:szCs w:val="24"/>
        </w:rPr>
        <w:t xml:space="preserve"> a</w:t>
      </w:r>
      <w:r w:rsidR="00E70EB0" w:rsidRPr="00636C9B">
        <w:rPr>
          <w:rFonts w:ascii="Times New Roman" w:hAnsi="Times New Roman"/>
          <w:color w:val="000000" w:themeColor="text1"/>
          <w:sz w:val="24"/>
          <w:szCs w:val="24"/>
        </w:rPr>
        <w:t xml:space="preserve"> Bayesian spatiotemporal model to conduct a national analysis of the impact of </w:t>
      </w:r>
      <w:r w:rsidR="00D74744" w:rsidRPr="00636C9B">
        <w:rPr>
          <w:rFonts w:ascii="Times New Roman" w:hAnsi="Times New Roman"/>
          <w:color w:val="000000" w:themeColor="text1"/>
          <w:sz w:val="24"/>
          <w:szCs w:val="24"/>
        </w:rPr>
        <w:t xml:space="preserve">anomalous </w:t>
      </w:r>
      <w:r w:rsidR="00E70EB0" w:rsidRPr="00636C9B">
        <w:rPr>
          <w:rFonts w:ascii="Times New Roman" w:hAnsi="Times New Roman"/>
          <w:color w:val="000000" w:themeColor="text1"/>
          <w:sz w:val="24"/>
          <w:szCs w:val="24"/>
        </w:rPr>
        <w:t xml:space="preserve">temperature on </w:t>
      </w:r>
      <w:del w:id="20" w:author="Tamura-Wicks, Helen M" w:date="2018-11-01T14:31:00Z">
        <w:r w:rsidR="00F713D6" w:rsidRPr="00636C9B" w:rsidDel="00E62AEB">
          <w:rPr>
            <w:rFonts w:ascii="Times New Roman" w:hAnsi="Times New Roman"/>
            <w:color w:val="000000" w:themeColor="text1"/>
            <w:sz w:val="24"/>
            <w:szCs w:val="24"/>
          </w:rPr>
          <w:delText xml:space="preserve">several </w:delText>
        </w:r>
      </w:del>
      <w:r w:rsidR="00E62AEB">
        <w:rPr>
          <w:rFonts w:ascii="Times New Roman" w:hAnsi="Times New Roman"/>
          <w:color w:val="000000" w:themeColor="text1"/>
          <w:sz w:val="24"/>
          <w:szCs w:val="24"/>
        </w:rPr>
        <w:t xml:space="preserve">“multiple” might sound better ?? </w:t>
      </w:r>
      <w:r w:rsidR="00F713D6" w:rsidRPr="00636C9B">
        <w:rPr>
          <w:rFonts w:ascii="Times New Roman" w:hAnsi="Times New Roman"/>
          <w:color w:val="000000" w:themeColor="text1"/>
          <w:sz w:val="24"/>
          <w:szCs w:val="24"/>
        </w:rPr>
        <w:t>categories of injury</w:t>
      </w:r>
      <w:r w:rsidR="00CF446F" w:rsidRPr="00636C9B">
        <w:rPr>
          <w:rFonts w:ascii="Times New Roman" w:hAnsi="Times New Roman"/>
          <w:color w:val="000000" w:themeColor="text1"/>
          <w:sz w:val="24"/>
          <w:szCs w:val="24"/>
        </w:rPr>
        <w:t xml:space="preserve"> by socio-demographic c</w:t>
      </w:r>
      <w:r w:rsidR="000135F4" w:rsidRPr="00636C9B">
        <w:rPr>
          <w:rFonts w:ascii="Times New Roman" w:hAnsi="Times New Roman"/>
          <w:color w:val="000000" w:themeColor="text1"/>
          <w:sz w:val="24"/>
          <w:szCs w:val="24"/>
        </w:rPr>
        <w:t>haracteristic</w:t>
      </w:r>
      <w:r w:rsidR="0017106C" w:rsidRPr="00636C9B">
        <w:rPr>
          <w:rFonts w:ascii="Times New Roman" w:hAnsi="Times New Roman"/>
          <w:color w:val="000000" w:themeColor="text1"/>
          <w:sz w:val="24"/>
          <w:szCs w:val="24"/>
        </w:rPr>
        <w:t>.</w:t>
      </w:r>
      <w:r w:rsidR="00894665" w:rsidRPr="00636C9B">
        <w:rPr>
          <w:rFonts w:ascii="Times New Roman" w:hAnsi="Times New Roman"/>
          <w:color w:val="000000" w:themeColor="text1"/>
          <w:sz w:val="24"/>
          <w:szCs w:val="24"/>
        </w:rPr>
        <w:t xml:space="preserve"> </w:t>
      </w:r>
    </w:p>
    <w:p w14:paraId="1852CDDB" w14:textId="77777777" w:rsidR="00F713D6" w:rsidRPr="00636C9B" w:rsidRDefault="00F713D6" w:rsidP="00530F84">
      <w:pPr>
        <w:spacing w:after="0" w:line="480" w:lineRule="auto"/>
        <w:jc w:val="both"/>
        <w:rPr>
          <w:rFonts w:ascii="Times New Roman" w:hAnsi="Times New Roman"/>
          <w:color w:val="000000" w:themeColor="text1"/>
          <w:sz w:val="24"/>
          <w:szCs w:val="24"/>
        </w:rPr>
      </w:pPr>
    </w:p>
    <w:p w14:paraId="3D32255A" w14:textId="74490CC1" w:rsidR="00B26B68" w:rsidRPr="00636C9B" w:rsidRDefault="00B26B68" w:rsidP="005B39FC">
      <w:pPr>
        <w:spacing w:after="0" w:line="480" w:lineRule="auto"/>
        <w:jc w:val="both"/>
        <w:rPr>
          <w:ins w:id="21" w:author="Ezzati, Majid" w:date="2018-10-22T19:13:00Z"/>
          <w:rFonts w:ascii="Times New Roman" w:hAnsi="Times New Roman"/>
          <w:b/>
          <w:color w:val="000000" w:themeColor="text1"/>
          <w:sz w:val="24"/>
          <w:szCs w:val="24"/>
        </w:rPr>
      </w:pPr>
      <w:r w:rsidRPr="00636C9B">
        <w:rPr>
          <w:rFonts w:ascii="Times New Roman" w:hAnsi="Times New Roman"/>
          <w:b/>
          <w:color w:val="000000" w:themeColor="text1"/>
          <w:sz w:val="24"/>
          <w:szCs w:val="24"/>
        </w:rPr>
        <w:t>Methods</w:t>
      </w:r>
    </w:p>
    <w:p w14:paraId="317B337D" w14:textId="497C5293" w:rsidR="00E65B73" w:rsidRPr="00636C9B" w:rsidRDefault="00E65B73" w:rsidP="005B39FC">
      <w:pPr>
        <w:spacing w:after="0" w:line="480" w:lineRule="auto"/>
        <w:jc w:val="both"/>
        <w:rPr>
          <w:rFonts w:ascii="Times New Roman" w:hAnsi="Times New Roman"/>
          <w:i/>
          <w:color w:val="000000" w:themeColor="text1"/>
          <w:sz w:val="24"/>
          <w:szCs w:val="24"/>
        </w:rPr>
      </w:pPr>
      <w:r w:rsidRPr="00636C9B">
        <w:rPr>
          <w:rFonts w:ascii="Times New Roman" w:hAnsi="Times New Roman"/>
          <w:i/>
          <w:color w:val="000000" w:themeColor="text1"/>
          <w:sz w:val="24"/>
          <w:szCs w:val="24"/>
        </w:rPr>
        <w:t>Study design</w:t>
      </w:r>
    </w:p>
    <w:p w14:paraId="4178A95E" w14:textId="6C5BC3FB" w:rsidR="00E65B73" w:rsidRPr="00636C9B" w:rsidRDefault="00921D87" w:rsidP="005B39FC">
      <w:pPr>
        <w:spacing w:after="0" w:line="480" w:lineRule="auto"/>
        <w:jc w:val="both"/>
        <w:rPr>
          <w:ins w:id="22" w:author="Parks, Robbie M" w:date="2018-10-29T11:46:00Z"/>
          <w:rFonts w:ascii="Times New Roman" w:hAnsi="Times New Roman"/>
          <w:color w:val="000000" w:themeColor="text1"/>
          <w:sz w:val="24"/>
          <w:szCs w:val="24"/>
        </w:rPr>
      </w:pPr>
      <w:ins w:id="23" w:author="Parks, Robbie M" w:date="2018-10-29T11:46:00Z">
        <w:r w:rsidRPr="00636C9B">
          <w:rPr>
            <w:rFonts w:ascii="Times New Roman" w:hAnsi="Times New Roman"/>
            <w:color w:val="000000" w:themeColor="text1"/>
            <w:sz w:val="24"/>
            <w:szCs w:val="24"/>
          </w:rPr>
          <w:t xml:space="preserve">We used </w:t>
        </w:r>
      </w:ins>
      <w:ins w:id="24" w:author="Parks, Robbie M" w:date="2018-10-29T11:49:00Z">
        <w:r w:rsidR="00095490" w:rsidRPr="00636C9B">
          <w:rPr>
            <w:rFonts w:ascii="Times New Roman" w:hAnsi="Times New Roman"/>
            <w:color w:val="000000" w:themeColor="text1"/>
            <w:sz w:val="24"/>
            <w:szCs w:val="24"/>
          </w:rPr>
          <w:t>geo</w:t>
        </w:r>
      </w:ins>
      <w:ins w:id="25" w:author="Parks, Robbie M" w:date="2018-10-29T11:55:00Z">
        <w:r w:rsidR="004C4565" w:rsidRPr="00636C9B">
          <w:rPr>
            <w:rFonts w:ascii="Times New Roman" w:hAnsi="Times New Roman"/>
            <w:color w:val="000000" w:themeColor="text1"/>
            <w:sz w:val="24"/>
            <w:szCs w:val="24"/>
          </w:rPr>
          <w:t>-</w:t>
        </w:r>
      </w:ins>
      <w:ins w:id="26" w:author="Parks, Robbie M" w:date="2018-10-29T11:49:00Z">
        <w:r w:rsidR="00095490" w:rsidRPr="00636C9B">
          <w:rPr>
            <w:rFonts w:ascii="Times New Roman" w:hAnsi="Times New Roman"/>
            <w:color w:val="000000" w:themeColor="text1"/>
            <w:sz w:val="24"/>
            <w:szCs w:val="24"/>
          </w:rPr>
          <w:t xml:space="preserve">coded </w:t>
        </w:r>
      </w:ins>
      <w:ins w:id="27" w:author="Parks, Robbie M" w:date="2018-10-29T11:46:00Z">
        <w:r w:rsidRPr="00636C9B">
          <w:rPr>
            <w:rFonts w:ascii="Times New Roman" w:hAnsi="Times New Roman"/>
            <w:color w:val="000000" w:themeColor="text1"/>
            <w:sz w:val="24"/>
            <w:szCs w:val="24"/>
          </w:rPr>
          <w:t>population-based data</w:t>
        </w:r>
      </w:ins>
      <w:ins w:id="28" w:author="Parks, Robbie M" w:date="2018-10-29T11:55:00Z">
        <w:r w:rsidR="004C4565" w:rsidRPr="00636C9B">
          <w:rPr>
            <w:rFonts w:ascii="Times New Roman" w:hAnsi="Times New Roman"/>
            <w:color w:val="000000" w:themeColor="text1"/>
            <w:sz w:val="24"/>
            <w:szCs w:val="24"/>
          </w:rPr>
          <w:t xml:space="preserve"> and temperature data</w:t>
        </w:r>
        <w:r w:rsidR="00085A4E" w:rsidRPr="00636C9B">
          <w:rPr>
            <w:rFonts w:ascii="Times New Roman" w:hAnsi="Times New Roman"/>
            <w:color w:val="000000" w:themeColor="text1"/>
            <w:sz w:val="24"/>
            <w:szCs w:val="24"/>
          </w:rPr>
          <w:t xml:space="preserve"> in</w:t>
        </w:r>
      </w:ins>
      <w:ins w:id="29" w:author="Parks, Robbie M" w:date="2018-10-29T11:57:00Z">
        <w:r w:rsidR="008E3720" w:rsidRPr="00636C9B">
          <w:rPr>
            <w:rFonts w:ascii="Times New Roman" w:hAnsi="Times New Roman"/>
            <w:color w:val="000000" w:themeColor="text1"/>
            <w:sz w:val="24"/>
            <w:szCs w:val="24"/>
          </w:rPr>
          <w:t xml:space="preserve"> the</w:t>
        </w:r>
      </w:ins>
      <w:ins w:id="30" w:author="Parks, Robbie M" w:date="2018-10-29T11:55:00Z">
        <w:r w:rsidR="00085A4E" w:rsidRPr="00636C9B">
          <w:rPr>
            <w:rFonts w:ascii="Times New Roman" w:hAnsi="Times New Roman"/>
            <w:color w:val="000000" w:themeColor="text1"/>
            <w:sz w:val="24"/>
            <w:szCs w:val="24"/>
          </w:rPr>
          <w:t xml:space="preserve"> </w:t>
        </w:r>
        <w:commentRangeStart w:id="31"/>
        <w:r w:rsidR="00085A4E" w:rsidRPr="00636C9B">
          <w:rPr>
            <w:rFonts w:ascii="Times New Roman" w:hAnsi="Times New Roman"/>
            <w:color w:val="000000" w:themeColor="text1"/>
            <w:sz w:val="24"/>
            <w:szCs w:val="24"/>
          </w:rPr>
          <w:t xml:space="preserve">contiguous USA </w:t>
        </w:r>
      </w:ins>
      <w:commentRangeEnd w:id="31"/>
      <w:r w:rsidR="00E62AEB">
        <w:rPr>
          <w:rStyle w:val="CommentReference"/>
          <w:rFonts w:asciiTheme="minorHAnsi" w:eastAsiaTheme="minorHAnsi" w:hAnsiTheme="minorHAnsi" w:cstheme="minorBidi"/>
        </w:rPr>
        <w:commentReference w:id="31"/>
      </w:r>
      <w:ins w:id="32" w:author="Parks, Robbie M" w:date="2018-11-01T18:12:00Z">
        <w:r w:rsidR="00C0356A">
          <w:rPr>
            <w:rFonts w:ascii="Times New Roman" w:hAnsi="Times New Roman"/>
            <w:color w:val="000000" w:themeColor="text1"/>
            <w:sz w:val="24"/>
            <w:szCs w:val="24"/>
          </w:rPr>
          <w:t xml:space="preserve">(i.e., excluding Alaska and Hawaii) </w:t>
        </w:r>
      </w:ins>
      <w:ins w:id="33" w:author="Parks, Robbie M" w:date="2018-10-29T11:55:00Z">
        <w:r w:rsidR="00085A4E" w:rsidRPr="00636C9B">
          <w:rPr>
            <w:rFonts w:ascii="Times New Roman" w:hAnsi="Times New Roman"/>
            <w:color w:val="000000" w:themeColor="text1"/>
            <w:sz w:val="24"/>
            <w:szCs w:val="24"/>
          </w:rPr>
          <w:t>from 1980 to 2016</w:t>
        </w:r>
      </w:ins>
      <w:ins w:id="34" w:author="Parks, Robbie M" w:date="2018-10-29T11:46:00Z">
        <w:r w:rsidRPr="00636C9B">
          <w:rPr>
            <w:rFonts w:ascii="Times New Roman" w:hAnsi="Times New Roman"/>
            <w:color w:val="000000" w:themeColor="text1"/>
            <w:sz w:val="24"/>
            <w:szCs w:val="24"/>
          </w:rPr>
          <w:t xml:space="preserve"> to estimate the association between anomalous </w:t>
        </w:r>
      </w:ins>
      <w:ins w:id="35" w:author="Parks, Robbie M" w:date="2018-10-29T11:47:00Z">
        <w:r w:rsidRPr="00636C9B">
          <w:rPr>
            <w:rFonts w:ascii="Times New Roman" w:hAnsi="Times New Roman"/>
            <w:color w:val="000000" w:themeColor="text1"/>
            <w:sz w:val="24"/>
            <w:szCs w:val="24"/>
          </w:rPr>
          <w:t>temperature</w:t>
        </w:r>
        <w:r w:rsidR="006D1F52" w:rsidRPr="00636C9B">
          <w:rPr>
            <w:rFonts w:ascii="Times New Roman" w:hAnsi="Times New Roman"/>
            <w:color w:val="000000" w:themeColor="text1"/>
            <w:sz w:val="24"/>
            <w:szCs w:val="24"/>
          </w:rPr>
          <w:t xml:space="preserve"> and vari</w:t>
        </w:r>
        <w:r w:rsidR="003F50A5" w:rsidRPr="00636C9B">
          <w:rPr>
            <w:rFonts w:ascii="Times New Roman" w:hAnsi="Times New Roman"/>
            <w:color w:val="000000" w:themeColor="text1"/>
            <w:sz w:val="24"/>
            <w:szCs w:val="24"/>
          </w:rPr>
          <w:t xml:space="preserve">ous categories of injury deaths, </w:t>
        </w:r>
        <w:r w:rsidR="003A6E74" w:rsidRPr="00636C9B">
          <w:rPr>
            <w:rFonts w:ascii="Times New Roman" w:hAnsi="Times New Roman"/>
            <w:color w:val="000000" w:themeColor="text1"/>
            <w:sz w:val="24"/>
            <w:szCs w:val="24"/>
          </w:rPr>
          <w:t xml:space="preserve">by age group, </w:t>
        </w:r>
        <w:r w:rsidR="003F50A5" w:rsidRPr="00636C9B">
          <w:rPr>
            <w:rFonts w:ascii="Times New Roman" w:hAnsi="Times New Roman"/>
            <w:color w:val="000000" w:themeColor="text1"/>
            <w:sz w:val="24"/>
            <w:szCs w:val="24"/>
          </w:rPr>
          <w:t>sex</w:t>
        </w:r>
      </w:ins>
      <w:ins w:id="36" w:author="Parks, Robbie M" w:date="2018-10-29T12:37:00Z">
        <w:r w:rsidR="003A6E74" w:rsidRPr="00636C9B">
          <w:rPr>
            <w:rFonts w:ascii="Times New Roman" w:hAnsi="Times New Roman"/>
            <w:color w:val="000000" w:themeColor="text1"/>
            <w:sz w:val="24"/>
            <w:szCs w:val="24"/>
          </w:rPr>
          <w:t xml:space="preserve"> and month</w:t>
        </w:r>
      </w:ins>
      <w:ins w:id="37" w:author="Parks, Robbie M" w:date="2018-10-29T11:47:00Z">
        <w:r w:rsidR="003F50A5" w:rsidRPr="00636C9B">
          <w:rPr>
            <w:rFonts w:ascii="Times New Roman" w:hAnsi="Times New Roman"/>
            <w:color w:val="000000" w:themeColor="text1"/>
            <w:sz w:val="24"/>
            <w:szCs w:val="24"/>
          </w:rPr>
          <w:t>.</w:t>
        </w:r>
      </w:ins>
      <w:ins w:id="38" w:author="Parks, Robbie M" w:date="2018-10-29T11:51:00Z">
        <w:r w:rsidR="00F056CD" w:rsidRPr="00636C9B">
          <w:rPr>
            <w:rFonts w:ascii="Times New Roman" w:hAnsi="Times New Roman"/>
            <w:color w:val="000000" w:themeColor="text1"/>
            <w:sz w:val="24"/>
            <w:szCs w:val="24"/>
          </w:rPr>
          <w:t xml:space="preserve"> We used a</w:t>
        </w:r>
      </w:ins>
      <w:ins w:id="39" w:author="Parks, Robbie M" w:date="2018-10-29T11:47:00Z">
        <w:r w:rsidR="003F50A5" w:rsidRPr="00636C9B">
          <w:rPr>
            <w:rFonts w:ascii="Times New Roman" w:hAnsi="Times New Roman"/>
            <w:color w:val="000000" w:themeColor="text1"/>
            <w:sz w:val="24"/>
            <w:szCs w:val="24"/>
          </w:rPr>
          <w:t xml:space="preserve"> </w:t>
        </w:r>
      </w:ins>
      <w:ins w:id="40" w:author="Parks, Robbie M" w:date="2018-10-29T11:52:00Z">
        <w:r w:rsidR="00F056CD" w:rsidRPr="00636C9B">
          <w:rPr>
            <w:rFonts w:ascii="Times New Roman" w:hAnsi="Times New Roman"/>
            <w:color w:val="000000" w:themeColor="text1"/>
            <w:sz w:val="24"/>
            <w:szCs w:val="24"/>
          </w:rPr>
          <w:t xml:space="preserve">Bayesian spatiotemporal model </w:t>
        </w:r>
        <w:r w:rsidR="00727E9B" w:rsidRPr="00636C9B">
          <w:rPr>
            <w:rFonts w:ascii="Times New Roman" w:hAnsi="Times New Roman"/>
            <w:color w:val="000000" w:themeColor="text1"/>
            <w:sz w:val="24"/>
            <w:szCs w:val="24"/>
          </w:rPr>
          <w:t>of</w:t>
        </w:r>
        <w:r w:rsidR="00F62C99" w:rsidRPr="00636C9B">
          <w:rPr>
            <w:rFonts w:ascii="Times New Roman" w:hAnsi="Times New Roman"/>
            <w:color w:val="000000" w:themeColor="text1"/>
            <w:sz w:val="24"/>
            <w:szCs w:val="24"/>
          </w:rPr>
          <w:t xml:space="preserve"> death rates</w:t>
        </w:r>
        <w:r w:rsidR="00DF172D" w:rsidRPr="00636C9B">
          <w:rPr>
            <w:rFonts w:ascii="Times New Roman" w:hAnsi="Times New Roman"/>
            <w:color w:val="000000" w:themeColor="text1"/>
            <w:sz w:val="24"/>
            <w:szCs w:val="24"/>
          </w:rPr>
          <w:t xml:space="preserve">. Our </w:t>
        </w:r>
      </w:ins>
      <w:ins w:id="41" w:author="Parks, Robbie M" w:date="2018-10-29T11:53:00Z">
        <w:r w:rsidR="00DF172D" w:rsidRPr="00636C9B">
          <w:rPr>
            <w:rFonts w:ascii="Times New Roman" w:hAnsi="Times New Roman"/>
            <w:color w:val="000000" w:themeColor="text1"/>
            <w:sz w:val="24"/>
            <w:szCs w:val="24"/>
          </w:rPr>
          <w:t>statistical</w:t>
        </w:r>
      </w:ins>
      <w:ins w:id="42" w:author="Parks, Robbie M" w:date="2018-10-29T11:52:00Z">
        <w:r w:rsidR="00DF172D" w:rsidRPr="00636C9B">
          <w:rPr>
            <w:rFonts w:ascii="Times New Roman" w:hAnsi="Times New Roman"/>
            <w:color w:val="000000" w:themeColor="text1"/>
            <w:sz w:val="24"/>
            <w:szCs w:val="24"/>
          </w:rPr>
          <w:t xml:space="preserve"> </w:t>
        </w:r>
      </w:ins>
      <w:ins w:id="43" w:author="Parks, Robbie M" w:date="2018-10-29T11:53:00Z">
        <w:r w:rsidR="00DF172D" w:rsidRPr="00636C9B">
          <w:rPr>
            <w:rFonts w:ascii="Times New Roman" w:hAnsi="Times New Roman"/>
            <w:color w:val="000000" w:themeColor="text1"/>
            <w:sz w:val="24"/>
            <w:szCs w:val="24"/>
          </w:rPr>
          <w:t xml:space="preserve">model, described below, </w:t>
        </w:r>
        <w:r w:rsidR="004264D7" w:rsidRPr="00636C9B">
          <w:rPr>
            <w:rFonts w:ascii="Times New Roman" w:hAnsi="Times New Roman"/>
            <w:color w:val="000000" w:themeColor="text1"/>
            <w:sz w:val="24"/>
            <w:szCs w:val="24"/>
          </w:rPr>
          <w:t xml:space="preserve">allowed death rates to vary by </w:t>
        </w:r>
      </w:ins>
      <w:ins w:id="44" w:author="Parks, Robbie M" w:date="2018-10-29T11:56:00Z">
        <w:r w:rsidR="001B225E" w:rsidRPr="00636C9B">
          <w:rPr>
            <w:rFonts w:ascii="Times New Roman" w:hAnsi="Times New Roman"/>
            <w:color w:val="000000" w:themeColor="text1"/>
            <w:sz w:val="24"/>
            <w:szCs w:val="24"/>
          </w:rPr>
          <w:t>a</w:t>
        </w:r>
        <w:r w:rsidR="000545FB" w:rsidRPr="00636C9B">
          <w:rPr>
            <w:rFonts w:ascii="Times New Roman" w:hAnsi="Times New Roman"/>
            <w:color w:val="000000" w:themeColor="text1"/>
            <w:sz w:val="24"/>
            <w:szCs w:val="24"/>
          </w:rPr>
          <w:t>ge group, sex, month</w:t>
        </w:r>
        <w:r w:rsidR="001B225E" w:rsidRPr="00636C9B">
          <w:rPr>
            <w:rFonts w:ascii="Times New Roman" w:hAnsi="Times New Roman"/>
            <w:color w:val="000000" w:themeColor="text1"/>
            <w:sz w:val="24"/>
            <w:szCs w:val="24"/>
          </w:rPr>
          <w:t>,</w:t>
        </w:r>
      </w:ins>
      <w:ins w:id="45" w:author="Parks, Robbie M" w:date="2018-10-29T11:58:00Z">
        <w:r w:rsidR="008E3720" w:rsidRPr="00636C9B">
          <w:rPr>
            <w:rFonts w:ascii="Times New Roman" w:hAnsi="Times New Roman"/>
            <w:color w:val="000000" w:themeColor="text1"/>
            <w:sz w:val="24"/>
            <w:szCs w:val="24"/>
          </w:rPr>
          <w:t xml:space="preserve"> state, </w:t>
        </w:r>
      </w:ins>
      <w:ins w:id="46" w:author="Parks, Robbie M" w:date="2018-10-29T11:59:00Z">
        <w:r w:rsidR="008537D1" w:rsidRPr="00636C9B">
          <w:rPr>
            <w:rFonts w:ascii="Times New Roman" w:hAnsi="Times New Roman"/>
            <w:color w:val="000000" w:themeColor="text1"/>
            <w:sz w:val="24"/>
            <w:szCs w:val="24"/>
          </w:rPr>
          <w:t xml:space="preserve">over time, </w:t>
        </w:r>
      </w:ins>
      <w:ins w:id="47" w:author="Parks, Robbie M" w:date="2018-10-29T12:00:00Z">
        <w:r w:rsidR="008537D1" w:rsidRPr="00636C9B">
          <w:rPr>
            <w:rFonts w:ascii="Times New Roman" w:hAnsi="Times New Roman"/>
            <w:color w:val="000000" w:themeColor="text1"/>
            <w:sz w:val="24"/>
            <w:szCs w:val="24"/>
          </w:rPr>
          <w:t>and local</w:t>
        </w:r>
      </w:ins>
      <w:ins w:id="48" w:author="Parks, Robbie M" w:date="2018-10-29T11:55:00Z">
        <w:r w:rsidR="004264D7" w:rsidRPr="00636C9B">
          <w:rPr>
            <w:rFonts w:ascii="Times New Roman" w:hAnsi="Times New Roman"/>
            <w:color w:val="000000" w:themeColor="text1"/>
            <w:sz w:val="24"/>
            <w:szCs w:val="24"/>
          </w:rPr>
          <w:t xml:space="preserve"> </w:t>
        </w:r>
      </w:ins>
      <w:ins w:id="49" w:author="Parks, Robbie M" w:date="2018-10-29T12:00:00Z">
        <w:r w:rsidR="008537D1" w:rsidRPr="00636C9B">
          <w:rPr>
            <w:rFonts w:ascii="Times New Roman" w:hAnsi="Times New Roman"/>
            <w:color w:val="000000" w:themeColor="text1"/>
            <w:sz w:val="24"/>
            <w:szCs w:val="24"/>
          </w:rPr>
          <w:t>temperature anomaly</w:t>
        </w:r>
        <w:r w:rsidR="0076378F" w:rsidRPr="00636C9B">
          <w:rPr>
            <w:rFonts w:ascii="Times New Roman" w:hAnsi="Times New Roman"/>
            <w:color w:val="000000" w:themeColor="text1"/>
            <w:sz w:val="24"/>
            <w:szCs w:val="24"/>
          </w:rPr>
          <w:t>.</w:t>
        </w:r>
      </w:ins>
      <w:ins w:id="50" w:author="Parks, Robbie M" w:date="2018-10-29T12:01:00Z">
        <w:r w:rsidR="00034AC0" w:rsidRPr="00636C9B">
          <w:rPr>
            <w:rFonts w:ascii="Times New Roman" w:hAnsi="Times New Roman"/>
            <w:color w:val="000000" w:themeColor="text1"/>
            <w:sz w:val="24"/>
            <w:szCs w:val="24"/>
          </w:rPr>
          <w:t xml:space="preserve"> We </w:t>
        </w:r>
      </w:ins>
      <w:ins w:id="51" w:author="Parks, Robbie M" w:date="2018-10-29T12:04:00Z">
        <w:r w:rsidR="006F0E88" w:rsidRPr="00636C9B">
          <w:rPr>
            <w:rFonts w:ascii="Times New Roman" w:hAnsi="Times New Roman"/>
            <w:color w:val="000000" w:themeColor="text1"/>
            <w:sz w:val="24"/>
            <w:szCs w:val="24"/>
          </w:rPr>
          <w:t xml:space="preserve">then </w:t>
        </w:r>
      </w:ins>
      <w:ins w:id="52" w:author="Parks, Robbie M" w:date="2018-10-29T12:01:00Z">
        <w:r w:rsidR="00034AC0" w:rsidRPr="00636C9B">
          <w:rPr>
            <w:rFonts w:ascii="Times New Roman" w:hAnsi="Times New Roman"/>
            <w:color w:val="000000" w:themeColor="text1"/>
            <w:sz w:val="24"/>
            <w:szCs w:val="24"/>
          </w:rPr>
          <w:t xml:space="preserve">used the </w:t>
        </w:r>
      </w:ins>
      <w:ins w:id="53" w:author="Parks, Robbie M" w:date="2018-10-29T12:04:00Z">
        <w:r w:rsidR="006F0E88" w:rsidRPr="00636C9B">
          <w:rPr>
            <w:rFonts w:ascii="Times New Roman" w:hAnsi="Times New Roman"/>
            <w:color w:val="000000" w:themeColor="text1"/>
            <w:sz w:val="24"/>
            <w:szCs w:val="24"/>
          </w:rPr>
          <w:t xml:space="preserve">posterior of the </w:t>
        </w:r>
      </w:ins>
      <w:ins w:id="54" w:author="Parks, Robbie M" w:date="2018-10-29T12:01:00Z">
        <w:r w:rsidR="00034AC0" w:rsidRPr="00636C9B">
          <w:rPr>
            <w:rFonts w:ascii="Times New Roman" w:hAnsi="Times New Roman"/>
            <w:color w:val="000000" w:themeColor="text1"/>
            <w:sz w:val="24"/>
            <w:szCs w:val="24"/>
          </w:rPr>
          <w:t>relative risk of temperature anomaly calculated</w:t>
        </w:r>
        <w:r w:rsidR="00CE3F4F" w:rsidRPr="00636C9B">
          <w:rPr>
            <w:rFonts w:ascii="Times New Roman" w:hAnsi="Times New Roman"/>
            <w:color w:val="000000" w:themeColor="text1"/>
            <w:sz w:val="24"/>
            <w:szCs w:val="24"/>
          </w:rPr>
          <w:t xml:space="preserve"> from the model to estimate </w:t>
        </w:r>
      </w:ins>
      <w:ins w:id="55" w:author="Parks, Robbie M" w:date="2018-10-29T12:39:00Z">
        <w:r w:rsidR="00226B11" w:rsidRPr="00636C9B">
          <w:rPr>
            <w:rFonts w:ascii="Times New Roman" w:hAnsi="Times New Roman"/>
            <w:color w:val="000000" w:themeColor="text1"/>
            <w:sz w:val="24"/>
            <w:szCs w:val="24"/>
          </w:rPr>
          <w:t xml:space="preserve">national </w:t>
        </w:r>
      </w:ins>
      <w:ins w:id="56" w:author="Parks, Robbie M" w:date="2018-10-29T12:01:00Z">
        <w:r w:rsidR="00CE3F4F" w:rsidRPr="00636C9B">
          <w:rPr>
            <w:rFonts w:ascii="Times New Roman" w:hAnsi="Times New Roman"/>
            <w:color w:val="000000" w:themeColor="text1"/>
            <w:sz w:val="24"/>
            <w:szCs w:val="24"/>
          </w:rPr>
          <w:t xml:space="preserve">additional deaths </w:t>
        </w:r>
      </w:ins>
      <w:ins w:id="57" w:author="Parks, Robbie M" w:date="2018-10-29T12:36:00Z">
        <w:r w:rsidR="000545FB" w:rsidRPr="00636C9B">
          <w:rPr>
            <w:rFonts w:ascii="Times New Roman" w:hAnsi="Times New Roman"/>
            <w:color w:val="000000" w:themeColor="text1"/>
            <w:sz w:val="24"/>
            <w:szCs w:val="24"/>
          </w:rPr>
          <w:t>by category of injury,</w:t>
        </w:r>
      </w:ins>
      <w:ins w:id="58" w:author="Parks, Robbie M" w:date="2018-10-29T12:40:00Z">
        <w:r w:rsidR="00502DC7" w:rsidRPr="00636C9B">
          <w:rPr>
            <w:rFonts w:ascii="Times New Roman" w:hAnsi="Times New Roman"/>
            <w:color w:val="000000" w:themeColor="text1"/>
            <w:sz w:val="24"/>
            <w:szCs w:val="24"/>
          </w:rPr>
          <w:t xml:space="preserve"> age group, sex and</w:t>
        </w:r>
      </w:ins>
      <w:ins w:id="59" w:author="Parks, Robbie M" w:date="2018-10-29T12:36:00Z">
        <w:r w:rsidR="000545FB" w:rsidRPr="00636C9B">
          <w:rPr>
            <w:rFonts w:ascii="Times New Roman" w:hAnsi="Times New Roman"/>
            <w:color w:val="000000" w:themeColor="text1"/>
            <w:sz w:val="24"/>
            <w:szCs w:val="24"/>
          </w:rPr>
          <w:t xml:space="preserve"> month</w:t>
        </w:r>
        <w:r w:rsidR="00A311CD" w:rsidRPr="00636C9B">
          <w:rPr>
            <w:rFonts w:ascii="Times New Roman" w:hAnsi="Times New Roman"/>
            <w:color w:val="000000" w:themeColor="text1"/>
            <w:sz w:val="24"/>
            <w:szCs w:val="24"/>
          </w:rPr>
          <w:t xml:space="preserve">, </w:t>
        </w:r>
      </w:ins>
      <w:ins w:id="60" w:author="Parks, Robbie M" w:date="2018-10-29T12:01:00Z">
        <w:r w:rsidR="00CE3F4F" w:rsidRPr="00636C9B">
          <w:rPr>
            <w:rFonts w:ascii="Times New Roman" w:hAnsi="Times New Roman"/>
            <w:color w:val="000000" w:themeColor="text1"/>
            <w:sz w:val="24"/>
            <w:szCs w:val="24"/>
          </w:rPr>
          <w:t>from</w:t>
        </w:r>
        <w:r w:rsidR="00034AC0" w:rsidRPr="00636C9B">
          <w:rPr>
            <w:rFonts w:ascii="Times New Roman" w:hAnsi="Times New Roman"/>
            <w:color w:val="000000" w:themeColor="text1"/>
            <w:sz w:val="24"/>
            <w:szCs w:val="24"/>
          </w:rPr>
          <w:t xml:space="preserve"> a</w:t>
        </w:r>
      </w:ins>
      <w:ins w:id="61" w:author="Parks, Robbie M" w:date="2018-11-01T18:13:00Z">
        <w:r w:rsidR="00657CEE">
          <w:rPr>
            <w:rFonts w:ascii="Times New Roman" w:hAnsi="Times New Roman"/>
            <w:color w:val="000000" w:themeColor="text1"/>
            <w:sz w:val="24"/>
            <w:szCs w:val="24"/>
          </w:rPr>
          <w:t xml:space="preserve"> temperature anomaly</w:t>
        </w:r>
      </w:ins>
      <w:ins w:id="62" w:author="Parks, Robbie M" w:date="2018-10-29T12:01:00Z">
        <w:r w:rsidR="00034AC0" w:rsidRPr="00636C9B">
          <w:rPr>
            <w:rFonts w:ascii="Times New Roman" w:hAnsi="Times New Roman"/>
            <w:color w:val="000000" w:themeColor="text1"/>
            <w:sz w:val="24"/>
            <w:szCs w:val="24"/>
          </w:rPr>
          <w:t xml:space="preserve"> increase of 1</w:t>
        </w:r>
      </w:ins>
      <w:ins w:id="63" w:author="Parks, Robbie M" w:date="2018-10-29T12:02:00Z">
        <w:r w:rsidR="006E6609" w:rsidRPr="00636C9B">
          <w:rPr>
            <w:rFonts w:ascii="Arial" w:eastAsia="Times New Roman" w:hAnsi="Arial" w:cs="Arial"/>
            <w:bCs/>
            <w:color w:val="222222"/>
            <w:sz w:val="24"/>
            <w:szCs w:val="24"/>
            <w:shd w:val="clear" w:color="auto" w:fill="FFFFFF"/>
            <w:lang w:eastAsia="en-GB"/>
          </w:rPr>
          <w:t>°</w:t>
        </w:r>
        <w:r w:rsidR="006E6609" w:rsidRPr="00636C9B">
          <w:rPr>
            <w:rFonts w:ascii="Times New Roman" w:hAnsi="Times New Roman"/>
            <w:color w:val="000000" w:themeColor="text1"/>
            <w:sz w:val="24"/>
            <w:szCs w:val="24"/>
          </w:rPr>
          <w:t>C</w:t>
        </w:r>
      </w:ins>
      <w:ins w:id="64" w:author="Parks, Robbie M" w:date="2018-10-29T12:05:00Z">
        <w:r w:rsidR="00CE3F4F" w:rsidRPr="00636C9B">
          <w:rPr>
            <w:rFonts w:ascii="Times New Roman" w:hAnsi="Times New Roman"/>
            <w:color w:val="000000" w:themeColor="text1"/>
            <w:sz w:val="24"/>
            <w:szCs w:val="24"/>
          </w:rPr>
          <w:t xml:space="preserve"> across all months.</w:t>
        </w:r>
      </w:ins>
    </w:p>
    <w:p w14:paraId="3DBC398D" w14:textId="77777777" w:rsidR="00921D87" w:rsidRPr="00636C9B" w:rsidRDefault="00921D87" w:rsidP="005B39FC">
      <w:pPr>
        <w:spacing w:after="0" w:line="480" w:lineRule="auto"/>
        <w:jc w:val="both"/>
        <w:rPr>
          <w:rFonts w:ascii="Times New Roman" w:hAnsi="Times New Roman"/>
          <w:color w:val="000000" w:themeColor="text1"/>
          <w:sz w:val="24"/>
          <w:szCs w:val="24"/>
        </w:rPr>
      </w:pPr>
    </w:p>
    <w:p w14:paraId="2E737088" w14:textId="7883A809" w:rsidR="000210D1" w:rsidRPr="00636C9B" w:rsidRDefault="00D86E85" w:rsidP="00D76DF7">
      <w:pPr>
        <w:spacing w:after="0" w:line="480" w:lineRule="auto"/>
        <w:jc w:val="both"/>
        <w:outlineLvl w:val="0"/>
        <w:rPr>
          <w:rFonts w:ascii="Times New Roman" w:hAnsi="Times New Roman"/>
          <w:i/>
          <w:color w:val="000000" w:themeColor="text1"/>
          <w:sz w:val="24"/>
          <w:szCs w:val="24"/>
        </w:rPr>
      </w:pPr>
      <w:r w:rsidRPr="00636C9B">
        <w:rPr>
          <w:rFonts w:ascii="Times New Roman" w:hAnsi="Times New Roman"/>
          <w:i/>
          <w:color w:val="000000" w:themeColor="text1"/>
          <w:sz w:val="24"/>
          <w:szCs w:val="24"/>
        </w:rPr>
        <w:t>Mortality d</w:t>
      </w:r>
      <w:r w:rsidR="000210D1" w:rsidRPr="00636C9B">
        <w:rPr>
          <w:rFonts w:ascii="Times New Roman" w:hAnsi="Times New Roman"/>
          <w:i/>
          <w:color w:val="000000" w:themeColor="text1"/>
          <w:sz w:val="24"/>
          <w:szCs w:val="24"/>
        </w:rPr>
        <w:t>ata</w:t>
      </w:r>
    </w:p>
    <w:p w14:paraId="1DB0D957" w14:textId="554C8991" w:rsidR="000210D1" w:rsidRPr="00636C9B" w:rsidRDefault="000210D1" w:rsidP="00D76DF7">
      <w:pPr>
        <w:spacing w:after="0" w:line="480" w:lineRule="auto"/>
        <w:jc w:val="both"/>
        <w:rPr>
          <w:rFonts w:ascii="Times New Roman" w:hAnsi="Times New Roman"/>
          <w:color w:val="000000" w:themeColor="text1"/>
          <w:sz w:val="24"/>
          <w:szCs w:val="24"/>
        </w:rPr>
      </w:pPr>
      <w:r w:rsidRPr="00636C9B">
        <w:rPr>
          <w:rStyle w:val="apple-style-span"/>
          <w:rFonts w:ascii="Times New Roman" w:hAnsi="Times New Roman"/>
          <w:color w:val="000000" w:themeColor="text1"/>
          <w:sz w:val="24"/>
          <w:szCs w:val="24"/>
        </w:rPr>
        <w:t xml:space="preserve">We </w:t>
      </w:r>
      <w:r w:rsidR="006D2DB9" w:rsidRPr="00636C9B">
        <w:rPr>
          <w:rStyle w:val="apple-style-span"/>
          <w:rFonts w:ascii="Times New Roman" w:hAnsi="Times New Roman"/>
          <w:color w:val="000000" w:themeColor="text1"/>
          <w:sz w:val="24"/>
          <w:szCs w:val="24"/>
        </w:rPr>
        <w:t>used</w:t>
      </w:r>
      <w:r w:rsidR="00B75359" w:rsidRPr="00636C9B">
        <w:rPr>
          <w:rStyle w:val="apple-style-span"/>
          <w:rFonts w:ascii="Times New Roman" w:hAnsi="Times New Roman"/>
          <w:color w:val="000000" w:themeColor="text1"/>
          <w:sz w:val="24"/>
          <w:szCs w:val="24"/>
        </w:rPr>
        <w:t xml:space="preserve"> </w:t>
      </w:r>
      <w:r w:rsidR="008C56CB" w:rsidRPr="00636C9B">
        <w:rPr>
          <w:rStyle w:val="apple-style-span"/>
          <w:rFonts w:ascii="Times New Roman" w:hAnsi="Times New Roman"/>
          <w:color w:val="000000" w:themeColor="text1"/>
          <w:sz w:val="24"/>
          <w:szCs w:val="24"/>
        </w:rPr>
        <w:t xml:space="preserve">data on </w:t>
      </w:r>
      <w:r w:rsidR="00031324" w:rsidRPr="00636C9B">
        <w:rPr>
          <w:rStyle w:val="apple-style-span"/>
          <w:rFonts w:ascii="Times New Roman" w:hAnsi="Times New Roman"/>
          <w:color w:val="000000" w:themeColor="text1"/>
          <w:sz w:val="24"/>
          <w:szCs w:val="24"/>
        </w:rPr>
        <w:t>deaths in the</w:t>
      </w:r>
      <w:r w:rsidR="00DF278B" w:rsidRPr="00636C9B">
        <w:rPr>
          <w:rStyle w:val="apple-style-span"/>
          <w:rFonts w:ascii="Times New Roman" w:hAnsi="Times New Roman"/>
          <w:color w:val="000000" w:themeColor="text1"/>
          <w:sz w:val="24"/>
          <w:szCs w:val="24"/>
        </w:rPr>
        <w:t xml:space="preserve"> contiguous</w:t>
      </w:r>
      <w:r w:rsidR="00373ACD" w:rsidRPr="00636C9B">
        <w:rPr>
          <w:rStyle w:val="apple-style-span"/>
          <w:rFonts w:ascii="Times New Roman" w:hAnsi="Times New Roman"/>
          <w:color w:val="000000" w:themeColor="text1"/>
          <w:sz w:val="24"/>
          <w:szCs w:val="24"/>
        </w:rPr>
        <w:t xml:space="preserve"> </w:t>
      </w:r>
      <w:r w:rsidR="006C022C" w:rsidRPr="00636C9B">
        <w:rPr>
          <w:rStyle w:val="apple-style-span"/>
          <w:rFonts w:ascii="Times New Roman" w:hAnsi="Times New Roman"/>
          <w:color w:val="000000" w:themeColor="text1"/>
          <w:sz w:val="24"/>
          <w:szCs w:val="24"/>
        </w:rPr>
        <w:t>USA</w:t>
      </w:r>
      <w:r w:rsidR="00040054" w:rsidRPr="00636C9B">
        <w:rPr>
          <w:rStyle w:val="apple-style-span"/>
          <w:rFonts w:ascii="Times New Roman" w:hAnsi="Times New Roman"/>
          <w:color w:val="000000" w:themeColor="text1"/>
          <w:sz w:val="24"/>
          <w:szCs w:val="24"/>
        </w:rPr>
        <w:t xml:space="preserve"> </w:t>
      </w:r>
      <w:r w:rsidR="00031324" w:rsidRPr="00636C9B">
        <w:rPr>
          <w:rStyle w:val="apple-style-span"/>
          <w:rFonts w:ascii="Times New Roman" w:hAnsi="Times New Roman"/>
          <w:color w:val="000000" w:themeColor="text1"/>
          <w:sz w:val="24"/>
          <w:szCs w:val="24"/>
        </w:rPr>
        <w:t>from 1980</w:t>
      </w:r>
      <w:r w:rsidR="005B0A2B" w:rsidRPr="00636C9B">
        <w:rPr>
          <w:rStyle w:val="apple-style-span"/>
          <w:rFonts w:ascii="Times New Roman" w:hAnsi="Times New Roman"/>
          <w:color w:val="000000" w:themeColor="text1"/>
          <w:sz w:val="24"/>
          <w:szCs w:val="24"/>
        </w:rPr>
        <w:t xml:space="preserve"> to 2016</w:t>
      </w:r>
      <w:r w:rsidRPr="00636C9B">
        <w:rPr>
          <w:rStyle w:val="apple-style-span"/>
          <w:rFonts w:ascii="Times New Roman" w:hAnsi="Times New Roman"/>
          <w:color w:val="000000" w:themeColor="text1"/>
          <w:sz w:val="24"/>
          <w:szCs w:val="24"/>
        </w:rPr>
        <w:t xml:space="preserve"> from the National Center for Health Statistics (NCHS)</w:t>
      </w:r>
      <w:r w:rsidR="001C61A2" w:rsidRPr="00636C9B">
        <w:rPr>
          <w:rStyle w:val="apple-style-span"/>
          <w:rFonts w:ascii="Times New Roman" w:hAnsi="Times New Roman"/>
          <w:color w:val="000000" w:themeColor="text1"/>
          <w:sz w:val="24"/>
          <w:szCs w:val="24"/>
        </w:rPr>
        <w:t xml:space="preserve"> (</w:t>
      </w:r>
      <w:r w:rsidR="00501DC4" w:rsidRPr="00636C9B">
        <w:rPr>
          <w:rStyle w:val="apple-style-span"/>
          <w:rFonts w:ascii="Times New Roman" w:hAnsi="Times New Roman"/>
          <w:color w:val="000000" w:themeColor="text1"/>
          <w:sz w:val="24"/>
          <w:szCs w:val="24"/>
        </w:rPr>
        <w:t>Table XX</w:t>
      </w:r>
      <w:r w:rsidR="001C61A2" w:rsidRPr="00636C9B">
        <w:rPr>
          <w:rStyle w:val="apple-style-span"/>
          <w:rFonts w:ascii="Times New Roman" w:hAnsi="Times New Roman"/>
          <w:color w:val="000000" w:themeColor="text1"/>
          <w:sz w:val="24"/>
          <w:szCs w:val="24"/>
        </w:rPr>
        <w:t>)</w:t>
      </w:r>
      <w:r w:rsidRPr="00636C9B">
        <w:rPr>
          <w:rStyle w:val="apple-style-span"/>
          <w:rFonts w:ascii="Times New Roman" w:hAnsi="Times New Roman"/>
          <w:color w:val="000000" w:themeColor="text1"/>
          <w:sz w:val="24"/>
          <w:szCs w:val="24"/>
        </w:rPr>
        <w:t>.</w:t>
      </w:r>
      <w:r w:rsidR="00C5158E" w:rsidRPr="00636C9B">
        <w:rPr>
          <w:rStyle w:val="apple-style-span"/>
          <w:rFonts w:ascii="Times New Roman" w:hAnsi="Times New Roman"/>
          <w:color w:val="000000" w:themeColor="text1"/>
          <w:sz w:val="24"/>
          <w:szCs w:val="24"/>
        </w:rPr>
        <w:t xml:space="preserve"> </w:t>
      </w:r>
      <w:r w:rsidR="00100327" w:rsidRPr="00636C9B">
        <w:rPr>
          <w:rFonts w:ascii="Times New Roman" w:hAnsi="Times New Roman"/>
          <w:color w:val="000000" w:themeColor="text1"/>
          <w:sz w:val="24"/>
          <w:szCs w:val="24"/>
        </w:rPr>
        <w:t xml:space="preserve">Age, sex, state of residence, month of death and medical cause of death were available for each record. </w:t>
      </w:r>
      <w:r w:rsidR="00B20CE8" w:rsidRPr="00636C9B">
        <w:rPr>
          <w:rFonts w:ascii="Times New Roman" w:hAnsi="Times New Roman"/>
          <w:color w:val="000000" w:themeColor="text1"/>
          <w:sz w:val="24"/>
          <w:szCs w:val="24"/>
        </w:rPr>
        <w:t xml:space="preserve">The underlying </w:t>
      </w:r>
      <w:r w:rsidR="00367067" w:rsidRPr="00636C9B">
        <w:rPr>
          <w:rFonts w:ascii="Times New Roman" w:hAnsi="Times New Roman"/>
          <w:color w:val="000000" w:themeColor="text1"/>
          <w:sz w:val="24"/>
          <w:szCs w:val="24"/>
        </w:rPr>
        <w:t xml:space="preserve">cause of death </w:t>
      </w:r>
      <w:r w:rsidR="008539F0" w:rsidRPr="00636C9B">
        <w:rPr>
          <w:rFonts w:ascii="Times New Roman" w:hAnsi="Times New Roman"/>
          <w:color w:val="000000" w:themeColor="text1"/>
          <w:sz w:val="24"/>
          <w:szCs w:val="24"/>
        </w:rPr>
        <w:t>was coded according to the international classification of diseases (ICD) system (9th revision of ICD from 1980 to 1998 and 10th revision of ICD thereafter).</w:t>
      </w:r>
      <w:r w:rsidR="001273EA" w:rsidRPr="00636C9B">
        <w:rPr>
          <w:rFonts w:ascii="Times New Roman" w:hAnsi="Times New Roman"/>
          <w:color w:val="000000" w:themeColor="text1"/>
          <w:sz w:val="24"/>
          <w:szCs w:val="24"/>
        </w:rPr>
        <w:t xml:space="preserve"> </w:t>
      </w:r>
      <w:r w:rsidR="00987F8E" w:rsidRPr="00636C9B">
        <w:rPr>
          <w:rFonts w:ascii="Times New Roman" w:hAnsi="Times New Roman"/>
          <w:color w:val="000000" w:themeColor="text1"/>
          <w:sz w:val="24"/>
          <w:szCs w:val="24"/>
        </w:rPr>
        <w:t xml:space="preserve">The 4.4 million </w:t>
      </w:r>
      <w:r w:rsidR="00987F8E" w:rsidRPr="00636C9B">
        <w:rPr>
          <w:rStyle w:val="apple-style-span"/>
          <w:rFonts w:ascii="Times New Roman" w:hAnsi="Times New Roman"/>
          <w:color w:val="000000" w:themeColor="text1"/>
          <w:sz w:val="24"/>
          <w:szCs w:val="24"/>
        </w:rPr>
        <w:t>i</w:t>
      </w:r>
      <w:r w:rsidR="00100327" w:rsidRPr="00636C9B">
        <w:rPr>
          <w:rStyle w:val="apple-style-span"/>
          <w:rFonts w:ascii="Times New Roman" w:hAnsi="Times New Roman"/>
          <w:color w:val="000000" w:themeColor="text1"/>
          <w:sz w:val="24"/>
          <w:szCs w:val="24"/>
        </w:rPr>
        <w:t>njury deaths were classe</w:t>
      </w:r>
      <w:r w:rsidR="00D22A57" w:rsidRPr="00636C9B">
        <w:rPr>
          <w:rStyle w:val="apple-style-span"/>
          <w:rFonts w:ascii="Times New Roman" w:hAnsi="Times New Roman"/>
          <w:color w:val="000000" w:themeColor="text1"/>
          <w:sz w:val="24"/>
          <w:szCs w:val="24"/>
        </w:rPr>
        <w:t>d into one of five categories: transport, f</w:t>
      </w:r>
      <w:r w:rsidR="00100327" w:rsidRPr="00636C9B">
        <w:rPr>
          <w:rStyle w:val="apple-style-span"/>
          <w:rFonts w:ascii="Times New Roman" w:hAnsi="Times New Roman"/>
          <w:color w:val="000000" w:themeColor="text1"/>
          <w:sz w:val="24"/>
          <w:szCs w:val="24"/>
        </w:rPr>
        <w:t xml:space="preserve">alls, </w:t>
      </w:r>
      <w:r w:rsidR="00D22A57" w:rsidRPr="00636C9B">
        <w:rPr>
          <w:rStyle w:val="apple-style-span"/>
          <w:rFonts w:ascii="Times New Roman" w:hAnsi="Times New Roman"/>
          <w:color w:val="000000" w:themeColor="text1"/>
          <w:sz w:val="24"/>
          <w:szCs w:val="24"/>
        </w:rPr>
        <w:t>drownings, assault and i</w:t>
      </w:r>
      <w:r w:rsidR="00100327" w:rsidRPr="00636C9B">
        <w:rPr>
          <w:rStyle w:val="apple-style-span"/>
          <w:rFonts w:ascii="Times New Roman" w:hAnsi="Times New Roman"/>
          <w:color w:val="000000" w:themeColor="text1"/>
          <w:sz w:val="24"/>
          <w:szCs w:val="24"/>
        </w:rPr>
        <w:t xml:space="preserve">ntentional self-harm. </w:t>
      </w:r>
      <w:r w:rsidR="00987F8E" w:rsidRPr="00636C9B">
        <w:rPr>
          <w:rFonts w:ascii="Times New Roman" w:hAnsi="Times New Roman"/>
          <w:color w:val="000000" w:themeColor="text1"/>
          <w:sz w:val="24"/>
          <w:szCs w:val="24"/>
        </w:rPr>
        <w:t xml:space="preserve">Injuries accounted for 8% of all deaths in the USA in 1980 and 7.3% in 2016. </w:t>
      </w:r>
      <w:r w:rsidRPr="00636C9B">
        <w:rPr>
          <w:rFonts w:ascii="Times New Roman" w:hAnsi="Times New Roman"/>
          <w:color w:val="000000" w:themeColor="text1"/>
          <w:sz w:val="24"/>
          <w:szCs w:val="24"/>
        </w:rPr>
        <w:t>Yearly population counts were avai</w:t>
      </w:r>
      <w:r w:rsidR="00897C3E" w:rsidRPr="00636C9B">
        <w:rPr>
          <w:rFonts w:ascii="Times New Roman" w:hAnsi="Times New Roman"/>
          <w:color w:val="000000" w:themeColor="text1"/>
          <w:sz w:val="24"/>
          <w:szCs w:val="24"/>
        </w:rPr>
        <w:t>lable from NCHS for 1990 to 2016</w:t>
      </w:r>
      <w:r w:rsidRPr="00636C9B">
        <w:rPr>
          <w:rFonts w:ascii="Times New Roman" w:hAnsi="Times New Roman"/>
          <w:color w:val="000000" w:themeColor="text1"/>
          <w:sz w:val="24"/>
          <w:szCs w:val="24"/>
        </w:rPr>
        <w:t xml:space="preserve"> and from the US </w:t>
      </w:r>
      <w:r w:rsidRPr="00636C9B">
        <w:rPr>
          <w:rFonts w:ascii="Times New Roman" w:hAnsi="Times New Roman"/>
          <w:color w:val="000000" w:themeColor="text1"/>
          <w:sz w:val="24"/>
          <w:szCs w:val="24"/>
        </w:rPr>
        <w:lastRenderedPageBreak/>
        <w:t>Census Bureau prior to 1990.</w:t>
      </w:r>
      <w:r w:rsidR="002554A9" w:rsidRPr="00636C9B">
        <w:rPr>
          <w:rFonts w:ascii="Times New Roman" w:hAnsi="Times New Roman"/>
          <w:color w:val="000000" w:themeColor="text1"/>
          <w:sz w:val="24"/>
          <w:szCs w:val="24"/>
        </w:rPr>
        <w:fldChar w:fldCharType="begin" w:fldLock="1"/>
      </w:r>
      <w:r w:rsidR="00321DA9" w:rsidRPr="00636C9B">
        <w:rPr>
          <w:rFonts w:ascii="Times New Roman" w:hAnsi="Times New Roman"/>
          <w:color w:val="000000" w:themeColor="text1"/>
          <w:sz w:val="24"/>
          <w:szCs w:val="24"/>
        </w:rPr>
        <w:instrText>ADDIN CSL_CITATION {"citationItems":[{"id":"ITEM-1","itemData":{"ISSN":"0083-2057","author":[{"dropping-particle":"","family":"Ingram","given":"Deborah D","non-dropping-particle":"","parse-names":false,"suffix":""},{"dropping-particle":"","family":"Parker","given":"Jennifer D","non-dropping-particle":"","parse-names":false,"suffix":""},{"dropping-particle":"","family":"Schenker","given":"Nathaniel","non-dropping-particle":"","parse-names":false,"suffix":""},{"dropping-particle":"","family":"Weed","given":"James A","non-dropping-particle":"","parse-names":false,"suffix":""},{"dropping-particle":"","family":"Hamilton","given":"Brady","non-dropping-particle":"","parse-names":false,"suffix":""},{"dropping-particle":"","family":"Arias","given":"Elizabeth","non-dropping-particle":"","parse-names":false,"suffix":""},{"dropping-particle":"","family":"Madans","given":"Jennifer H","non-dropping-particle":"","parse-names":false,"suffix":""}],"container-title":"Vital and health statistics. Series 2, Data evaluation and methods research","id":"ITEM-1","issue":"135","issued":{"date-parts":[["2003"]]},"page":"1-55","title":"United States Census 2000 population with bridged race categories","type":"article-journal"},"uris":["http://www.mendeley.com/documents/?uuid=cec18cd9-fc20-45ce-a8c5-cd97d54e10c2"]}],"mendeley":{"formattedCitation":"&lt;sup&gt;19&lt;/sup&gt;","plainTextFormattedCitation":"19","previouslyFormattedCitation":"&lt;sup&gt;19&lt;/sup&gt;"},"properties":{"noteIndex":0},"schema":"https://github.com/citation-style-language/schema/raw/master/csl-citation.json"}</w:instrText>
      </w:r>
      <w:r w:rsidR="002554A9" w:rsidRPr="00636C9B">
        <w:rPr>
          <w:rFonts w:ascii="Times New Roman" w:hAnsi="Times New Roman"/>
          <w:color w:val="000000" w:themeColor="text1"/>
          <w:sz w:val="24"/>
          <w:szCs w:val="24"/>
        </w:rPr>
        <w:fldChar w:fldCharType="separate"/>
      </w:r>
      <w:r w:rsidR="00321DA9" w:rsidRPr="00636C9B">
        <w:rPr>
          <w:rFonts w:ascii="Times New Roman" w:hAnsi="Times New Roman"/>
          <w:noProof/>
          <w:color w:val="000000" w:themeColor="text1"/>
          <w:sz w:val="24"/>
          <w:szCs w:val="24"/>
          <w:vertAlign w:val="superscript"/>
        </w:rPr>
        <w:t>19</w:t>
      </w:r>
      <w:r w:rsidR="002554A9" w:rsidRPr="00636C9B">
        <w:rPr>
          <w:rFonts w:ascii="Times New Roman" w:hAnsi="Times New Roman"/>
          <w:color w:val="000000" w:themeColor="text1"/>
          <w:sz w:val="24"/>
          <w:szCs w:val="24"/>
        </w:rPr>
        <w:fldChar w:fldCharType="end"/>
      </w:r>
      <w:r w:rsidR="002554A9" w:rsidRPr="00636C9B">
        <w:rPr>
          <w:rFonts w:ascii="Times New Roman" w:hAnsi="Times New Roman"/>
          <w:color w:val="000000" w:themeColor="text1"/>
          <w:sz w:val="24"/>
          <w:szCs w:val="24"/>
        </w:rPr>
        <w:t xml:space="preserve"> </w:t>
      </w:r>
      <w:r w:rsidR="00FF4470" w:rsidRPr="00636C9B">
        <w:rPr>
          <w:rFonts w:ascii="Times New Roman" w:hAnsi="Times New Roman"/>
          <w:color w:val="000000" w:themeColor="text1"/>
          <w:sz w:val="24"/>
          <w:szCs w:val="24"/>
        </w:rPr>
        <w:t>We calculated monthly population counts through linear interpolation, assigning each yearly count to July.</w:t>
      </w:r>
      <w:r w:rsidR="00085345" w:rsidRPr="00636C9B">
        <w:rPr>
          <w:rFonts w:ascii="Times New Roman" w:hAnsi="Times New Roman"/>
          <w:color w:val="000000" w:themeColor="text1"/>
          <w:sz w:val="24"/>
          <w:szCs w:val="24"/>
        </w:rPr>
        <w:t xml:space="preserve"> </w:t>
      </w:r>
    </w:p>
    <w:p w14:paraId="248EA078" w14:textId="77777777" w:rsidR="000210D1" w:rsidRPr="00636C9B" w:rsidRDefault="000210D1" w:rsidP="00D76DF7">
      <w:pPr>
        <w:spacing w:after="0" w:line="480" w:lineRule="auto"/>
        <w:jc w:val="both"/>
        <w:rPr>
          <w:rFonts w:ascii="Times New Roman" w:hAnsi="Times New Roman"/>
          <w:color w:val="000000" w:themeColor="text1"/>
          <w:sz w:val="24"/>
          <w:szCs w:val="24"/>
        </w:rPr>
      </w:pPr>
    </w:p>
    <w:p w14:paraId="7FE02240" w14:textId="51105A96" w:rsidR="00B373B7" w:rsidRPr="00636C9B" w:rsidRDefault="00885DE5" w:rsidP="00D76DF7">
      <w:pPr>
        <w:spacing w:after="0" w:line="48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We calculated monthly death r</w:t>
      </w:r>
      <w:r w:rsidR="00BF7A75" w:rsidRPr="00636C9B">
        <w:rPr>
          <w:rFonts w:ascii="Times New Roman" w:hAnsi="Times New Roman"/>
          <w:color w:val="000000" w:themeColor="text1"/>
          <w:sz w:val="24"/>
          <w:szCs w:val="24"/>
        </w:rPr>
        <w:t>ates by age</w:t>
      </w:r>
      <w:r w:rsidR="00987F8E" w:rsidRPr="00636C9B">
        <w:rPr>
          <w:rFonts w:ascii="Times New Roman" w:hAnsi="Times New Roman"/>
          <w:color w:val="000000" w:themeColor="text1"/>
          <w:sz w:val="24"/>
          <w:szCs w:val="24"/>
        </w:rPr>
        <w:t xml:space="preserve"> group (0-4, 5-14, 15-24, 25-34, 35-44, 45-54, 55-64, 65-74, 75-84, 85+ years)</w:t>
      </w:r>
      <w:r w:rsidR="00BF7A75" w:rsidRPr="00636C9B">
        <w:rPr>
          <w:rFonts w:ascii="Times New Roman" w:hAnsi="Times New Roman"/>
          <w:color w:val="000000" w:themeColor="text1"/>
          <w:sz w:val="24"/>
          <w:szCs w:val="24"/>
        </w:rPr>
        <w:t xml:space="preserve">, sex, state and </w:t>
      </w:r>
      <w:r w:rsidR="00220930" w:rsidRPr="00636C9B">
        <w:rPr>
          <w:rFonts w:ascii="Times New Roman" w:hAnsi="Times New Roman"/>
          <w:color w:val="000000" w:themeColor="text1"/>
          <w:sz w:val="24"/>
          <w:szCs w:val="24"/>
        </w:rPr>
        <w:t>category</w:t>
      </w:r>
      <w:r w:rsidR="008433DD" w:rsidRPr="00636C9B">
        <w:rPr>
          <w:rFonts w:ascii="Times New Roman" w:hAnsi="Times New Roman"/>
          <w:color w:val="000000" w:themeColor="text1"/>
          <w:sz w:val="24"/>
          <w:szCs w:val="24"/>
        </w:rPr>
        <w:t xml:space="preserve"> of injury death</w:t>
      </w:r>
      <w:ins w:id="65" w:author="Parks, Robbie M" w:date="2018-10-29T12:06:00Z">
        <w:r w:rsidR="00BA7AAF" w:rsidRPr="00636C9B">
          <w:rPr>
            <w:rFonts w:ascii="Times New Roman" w:hAnsi="Times New Roman"/>
            <w:color w:val="000000" w:themeColor="text1"/>
            <w:sz w:val="24"/>
            <w:szCs w:val="24"/>
          </w:rPr>
          <w:t>.</w:t>
        </w:r>
      </w:ins>
      <w:r w:rsidRPr="00636C9B">
        <w:rPr>
          <w:rFonts w:ascii="Times New Roman" w:hAnsi="Times New Roman"/>
          <w:color w:val="000000" w:themeColor="text1"/>
          <w:sz w:val="24"/>
          <w:szCs w:val="24"/>
        </w:rPr>
        <w:t xml:space="preserve"> Death rate calculations accounted for varying length of months, by multiplying each month’s death count by a factor that would make it equivalent to a 31-day month.</w:t>
      </w:r>
    </w:p>
    <w:p w14:paraId="72FF36DE" w14:textId="77777777" w:rsidR="00885DE5" w:rsidRPr="00636C9B" w:rsidRDefault="00885DE5" w:rsidP="00D76DF7">
      <w:pPr>
        <w:spacing w:after="0" w:line="480" w:lineRule="auto"/>
        <w:jc w:val="both"/>
        <w:rPr>
          <w:rFonts w:ascii="Times New Roman" w:hAnsi="Times New Roman"/>
          <w:color w:val="000000" w:themeColor="text1"/>
          <w:sz w:val="24"/>
          <w:szCs w:val="24"/>
        </w:rPr>
      </w:pPr>
    </w:p>
    <w:p w14:paraId="67192B5E" w14:textId="75C609BE" w:rsidR="000210D1" w:rsidRPr="00636C9B" w:rsidRDefault="003530D4" w:rsidP="00D76DF7">
      <w:pPr>
        <w:spacing w:after="0" w:line="480" w:lineRule="auto"/>
        <w:jc w:val="both"/>
        <w:outlineLvl w:val="0"/>
        <w:rPr>
          <w:rFonts w:ascii="Times New Roman" w:hAnsi="Times New Roman"/>
          <w:i/>
          <w:color w:val="000000" w:themeColor="text1"/>
          <w:sz w:val="24"/>
          <w:szCs w:val="24"/>
        </w:rPr>
      </w:pPr>
      <w:r w:rsidRPr="00636C9B">
        <w:rPr>
          <w:rFonts w:ascii="Times New Roman" w:hAnsi="Times New Roman"/>
          <w:i/>
          <w:color w:val="000000" w:themeColor="text1"/>
          <w:sz w:val="24"/>
          <w:szCs w:val="24"/>
        </w:rPr>
        <w:t>Temperature data</w:t>
      </w:r>
    </w:p>
    <w:p w14:paraId="2DAD3CB1" w14:textId="340C2586" w:rsidR="00C845EF" w:rsidRPr="00636C9B" w:rsidRDefault="00C845EF" w:rsidP="00D76DF7">
      <w:pPr>
        <w:spacing w:after="0" w:line="480" w:lineRule="auto"/>
        <w:jc w:val="both"/>
        <w:outlineLvl w:val="0"/>
        <w:rPr>
          <w:rFonts w:ascii="Times New Roman" w:eastAsiaTheme="minorHAnsi" w:hAnsi="Times New Roman"/>
          <w:sz w:val="24"/>
          <w:szCs w:val="24"/>
          <w:lang w:eastAsia="en-GB"/>
        </w:rPr>
      </w:pPr>
      <w:r w:rsidRPr="00636C9B">
        <w:rPr>
          <w:rFonts w:ascii="Times New Roman" w:eastAsiaTheme="minorHAnsi" w:hAnsi="Times New Roman"/>
          <w:sz w:val="24"/>
          <w:szCs w:val="24"/>
          <w:lang w:eastAsia="en-GB"/>
        </w:rPr>
        <w:t xml:space="preserve">We obtained data </w:t>
      </w:r>
      <w:r w:rsidR="003747E1" w:rsidRPr="00636C9B">
        <w:rPr>
          <w:rFonts w:ascii="Times New Roman" w:eastAsiaTheme="minorHAnsi" w:hAnsi="Times New Roman"/>
          <w:sz w:val="24"/>
          <w:szCs w:val="24"/>
          <w:lang w:eastAsia="en-GB"/>
        </w:rPr>
        <w:t xml:space="preserve">on temperature from ERA-Interim. Methods used </w:t>
      </w:r>
      <w:r w:rsidR="00EC2A0B" w:rsidRPr="00636C9B">
        <w:rPr>
          <w:rFonts w:ascii="Times New Roman" w:eastAsiaTheme="minorHAnsi" w:hAnsi="Times New Roman"/>
          <w:sz w:val="24"/>
          <w:szCs w:val="24"/>
          <w:lang w:eastAsia="en-GB"/>
        </w:rPr>
        <w:t>to produce the</w:t>
      </w:r>
      <w:r w:rsidR="003747E1" w:rsidRPr="00636C9B">
        <w:rPr>
          <w:rFonts w:ascii="Times New Roman" w:eastAsiaTheme="minorHAnsi" w:hAnsi="Times New Roman"/>
          <w:sz w:val="24"/>
          <w:szCs w:val="24"/>
          <w:lang w:eastAsia="en-GB"/>
        </w:rPr>
        <w:t xml:space="preserve"> dataset are described </w:t>
      </w:r>
      <w:r w:rsidR="00EC2A0B" w:rsidRPr="00636C9B">
        <w:rPr>
          <w:rFonts w:ascii="Times New Roman" w:eastAsiaTheme="minorHAnsi" w:hAnsi="Times New Roman"/>
          <w:sz w:val="24"/>
          <w:szCs w:val="24"/>
          <w:lang w:eastAsia="en-GB"/>
        </w:rPr>
        <w:t>in full</w:t>
      </w:r>
      <w:r w:rsidR="003747E1" w:rsidRPr="00636C9B">
        <w:rPr>
          <w:rFonts w:ascii="Times New Roman" w:eastAsiaTheme="minorHAnsi" w:hAnsi="Times New Roman"/>
          <w:sz w:val="24"/>
          <w:szCs w:val="24"/>
          <w:lang w:eastAsia="en-GB"/>
        </w:rPr>
        <w:t xml:space="preserve"> elsewhere.</w:t>
      </w:r>
      <w:r w:rsidR="003747E1" w:rsidRPr="00636C9B">
        <w:rPr>
          <w:rFonts w:ascii="Times New Roman" w:eastAsiaTheme="minorHAnsi" w:hAnsi="Times New Roman"/>
          <w:sz w:val="24"/>
          <w:szCs w:val="24"/>
          <w:lang w:eastAsia="en-GB"/>
        </w:rPr>
        <w:fldChar w:fldCharType="begin" w:fldLock="1"/>
      </w:r>
      <w:r w:rsidR="00321DA9" w:rsidRPr="00636C9B">
        <w:rPr>
          <w:rFonts w:ascii="Times New Roman" w:eastAsiaTheme="minorHAnsi" w:hAnsi="Times New Roman"/>
          <w:sz w:val="24"/>
          <w:szCs w:val="24"/>
          <w:lang w:eastAsia="en-GB"/>
        </w:rPr>
        <w:instrText>ADDIN CSL_CITATION {"citationItems":[{"id":"ITEM-1","itemData":{"DOI":"10.1002/qj.828","ISSN":"0035-9009","author":[{"dropping-particle":"","family":"Dee","given":"D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N","non-dropping-particle":"","parse-names":false,"suffix":""},{"dropping-particle":"","family":"Vitart","given":"F","non-dropping-particle":"","parse-names":false,"suffix":""}],"container-title":"Quarterly Journal of the Royal Meteorological Society","id":"ITEM-1","issue":"656","issued":{"date-parts":[["2011"]]},"note":"Balsamo,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68d977a8-9daf-4912-825a-6764f476448a"]}],"mendeley":{"formattedCitation":"&lt;sup&gt;20&lt;/sup&gt;","plainTextFormattedCitation":"20","previouslyFormattedCitation":"&lt;sup&gt;20&lt;/sup&gt;"},"properties":{"noteIndex":0},"schema":"https://github.com/citation-style-language/schema/raw/master/csl-citation.json"}</w:instrText>
      </w:r>
      <w:r w:rsidR="003747E1" w:rsidRPr="00636C9B">
        <w:rPr>
          <w:rFonts w:ascii="Times New Roman" w:eastAsiaTheme="minorHAnsi" w:hAnsi="Times New Roman"/>
          <w:sz w:val="24"/>
          <w:szCs w:val="24"/>
          <w:lang w:eastAsia="en-GB"/>
        </w:rPr>
        <w:fldChar w:fldCharType="separate"/>
      </w:r>
      <w:r w:rsidR="00321DA9" w:rsidRPr="00636C9B">
        <w:rPr>
          <w:rFonts w:ascii="Times New Roman" w:eastAsiaTheme="minorHAnsi" w:hAnsi="Times New Roman"/>
          <w:noProof/>
          <w:sz w:val="24"/>
          <w:szCs w:val="24"/>
          <w:vertAlign w:val="superscript"/>
          <w:lang w:eastAsia="en-GB"/>
        </w:rPr>
        <w:t>20</w:t>
      </w:r>
      <w:r w:rsidR="003747E1" w:rsidRPr="00636C9B">
        <w:rPr>
          <w:rFonts w:ascii="Times New Roman" w:eastAsiaTheme="minorHAnsi" w:hAnsi="Times New Roman"/>
          <w:sz w:val="24"/>
          <w:szCs w:val="24"/>
          <w:lang w:eastAsia="en-GB"/>
        </w:rPr>
        <w:fldChar w:fldCharType="end"/>
      </w:r>
      <w:r w:rsidRPr="00636C9B">
        <w:rPr>
          <w:rFonts w:ascii="Times New Roman" w:eastAsiaTheme="minorHAnsi" w:hAnsi="Times New Roman"/>
          <w:sz w:val="24"/>
          <w:szCs w:val="24"/>
          <w:lang w:eastAsia="en-GB"/>
        </w:rPr>
        <w:t xml:space="preserve"> </w:t>
      </w:r>
      <w:r w:rsidR="003747E1" w:rsidRPr="00636C9B">
        <w:rPr>
          <w:rFonts w:ascii="Times New Roman" w:eastAsiaTheme="minorHAnsi" w:hAnsi="Times New Roman"/>
          <w:sz w:val="24"/>
          <w:szCs w:val="24"/>
          <w:lang w:eastAsia="en-GB"/>
        </w:rPr>
        <w:t xml:space="preserve">In </w:t>
      </w:r>
      <w:r w:rsidR="00A0222A" w:rsidRPr="00636C9B">
        <w:rPr>
          <w:rFonts w:ascii="Times New Roman" w:eastAsiaTheme="minorHAnsi" w:hAnsi="Times New Roman"/>
          <w:sz w:val="24"/>
          <w:szCs w:val="24"/>
          <w:lang w:eastAsia="en-GB"/>
        </w:rPr>
        <w:t>brief</w:t>
      </w:r>
      <w:r w:rsidR="003747E1" w:rsidRPr="00636C9B">
        <w:rPr>
          <w:rFonts w:ascii="Times New Roman" w:eastAsiaTheme="minorHAnsi" w:hAnsi="Times New Roman"/>
          <w:sz w:val="24"/>
          <w:szCs w:val="24"/>
          <w:lang w:eastAsia="en-GB"/>
        </w:rPr>
        <w:t xml:space="preserve">, ERA-Interim </w:t>
      </w:r>
      <w:r w:rsidRPr="00636C9B">
        <w:rPr>
          <w:rFonts w:ascii="Times New Roman" w:eastAsiaTheme="minorHAnsi" w:hAnsi="Times New Roman"/>
          <w:sz w:val="24"/>
          <w:szCs w:val="24"/>
          <w:lang w:eastAsia="en-GB"/>
        </w:rPr>
        <w:t xml:space="preserve">combines predictions </w:t>
      </w:r>
      <w:ins w:id="66" w:author="Tamura-Wicks, Helen M" w:date="2018-11-01T14:43:00Z">
        <w:r w:rsidR="00BC0104">
          <w:rPr>
            <w:rFonts w:ascii="Times New Roman" w:eastAsiaTheme="minorHAnsi" w:hAnsi="Times New Roman"/>
            <w:sz w:val="24"/>
            <w:szCs w:val="24"/>
            <w:lang w:eastAsia="en-GB"/>
          </w:rPr>
          <w:t xml:space="preserve">of atmospheric conditions </w:t>
        </w:r>
      </w:ins>
      <w:r w:rsidRPr="00636C9B">
        <w:rPr>
          <w:rFonts w:ascii="Times New Roman" w:eastAsiaTheme="minorHAnsi" w:hAnsi="Times New Roman"/>
          <w:sz w:val="24"/>
          <w:szCs w:val="24"/>
          <w:lang w:eastAsia="en-GB"/>
        </w:rPr>
        <w:t xml:space="preserve">from a physical model with </w:t>
      </w:r>
      <w:del w:id="67" w:author="Tamura-Wicks, Helen M" w:date="2018-11-01T14:40:00Z">
        <w:r w:rsidRPr="00636C9B" w:rsidDel="00BC0104">
          <w:rPr>
            <w:rFonts w:ascii="Times New Roman" w:eastAsiaTheme="minorHAnsi" w:hAnsi="Times New Roman"/>
            <w:sz w:val="24"/>
            <w:szCs w:val="24"/>
            <w:lang w:eastAsia="en-GB"/>
          </w:rPr>
          <w:delText>ground-based</w:delText>
        </w:r>
      </w:del>
      <w:ins w:id="68" w:author="Tamura-Wicks, Helen M" w:date="2018-11-01T14:43:00Z">
        <w:r w:rsidR="00BC0104">
          <w:rPr>
            <w:rFonts w:ascii="Times New Roman" w:eastAsiaTheme="minorHAnsi" w:hAnsi="Times New Roman"/>
            <w:sz w:val="24"/>
            <w:szCs w:val="24"/>
            <w:lang w:eastAsia="en-GB"/>
          </w:rPr>
          <w:t xml:space="preserve">corresponding </w:t>
        </w:r>
      </w:ins>
      <w:ins w:id="69" w:author="Tamura-Wicks, Helen M" w:date="2018-11-01T14:44:00Z">
        <w:r w:rsidR="00BC0104">
          <w:rPr>
            <w:rFonts w:ascii="Times New Roman" w:eastAsiaTheme="minorHAnsi" w:hAnsi="Times New Roman"/>
            <w:sz w:val="24"/>
            <w:szCs w:val="24"/>
            <w:lang w:eastAsia="en-GB"/>
          </w:rPr>
          <w:t>observations</w:t>
        </w:r>
      </w:ins>
      <w:ins w:id="70" w:author="Tamura-Wicks, Helen M" w:date="2018-11-01T14:43:00Z">
        <w:r w:rsidR="00BC0104">
          <w:rPr>
            <w:rFonts w:ascii="Times New Roman" w:eastAsiaTheme="minorHAnsi" w:hAnsi="Times New Roman"/>
            <w:sz w:val="24"/>
            <w:szCs w:val="24"/>
            <w:lang w:eastAsia="en-GB"/>
          </w:rPr>
          <w:t xml:space="preserve"> from </w:t>
        </w:r>
      </w:ins>
      <w:ins w:id="71" w:author="Tamura-Wicks, Helen M" w:date="2018-11-01T14:40:00Z">
        <w:r w:rsidR="00BC0104">
          <w:rPr>
            <w:rFonts w:ascii="Times New Roman" w:eastAsiaTheme="minorHAnsi" w:hAnsi="Times New Roman"/>
            <w:sz w:val="24"/>
            <w:szCs w:val="24"/>
            <w:lang w:eastAsia="en-GB"/>
          </w:rPr>
          <w:t>in-situ</w:t>
        </w:r>
      </w:ins>
      <w:r w:rsidRPr="00636C9B">
        <w:rPr>
          <w:rFonts w:ascii="Times New Roman" w:eastAsiaTheme="minorHAnsi" w:hAnsi="Times New Roman"/>
          <w:sz w:val="24"/>
          <w:szCs w:val="24"/>
          <w:lang w:eastAsia="en-GB"/>
        </w:rPr>
        <w:t xml:space="preserve"> and satellite </w:t>
      </w:r>
      <w:del w:id="72" w:author="Tamura-Wicks, Helen M" w:date="2018-11-01T14:44:00Z">
        <w:r w:rsidRPr="00636C9B" w:rsidDel="00BC0104">
          <w:rPr>
            <w:rFonts w:ascii="Times New Roman" w:eastAsiaTheme="minorHAnsi" w:hAnsi="Times New Roman"/>
            <w:sz w:val="24"/>
            <w:szCs w:val="24"/>
            <w:lang w:eastAsia="en-GB"/>
          </w:rPr>
          <w:delText>measurements</w:delText>
        </w:r>
      </w:del>
      <w:ins w:id="73" w:author="Tamura-Wicks, Helen M" w:date="2018-11-01T14:44:00Z">
        <w:r w:rsidR="00BC0104">
          <w:rPr>
            <w:rFonts w:ascii="Times New Roman" w:eastAsiaTheme="minorHAnsi" w:hAnsi="Times New Roman"/>
            <w:sz w:val="24"/>
            <w:szCs w:val="24"/>
            <w:lang w:eastAsia="en-GB"/>
          </w:rPr>
          <w:t>data</w:t>
        </w:r>
      </w:ins>
      <w:r w:rsidR="0041272D" w:rsidRPr="00636C9B">
        <w:rPr>
          <w:rFonts w:ascii="Times New Roman" w:eastAsiaTheme="minorHAnsi" w:hAnsi="Times New Roman"/>
          <w:sz w:val="24"/>
          <w:szCs w:val="24"/>
          <w:lang w:eastAsia="en-GB"/>
        </w:rPr>
        <w:t>.</w:t>
      </w:r>
      <w:r w:rsidRPr="00636C9B">
        <w:rPr>
          <w:rFonts w:ascii="Times New Roman" w:eastAsiaTheme="minorHAnsi" w:hAnsi="Times New Roman"/>
          <w:sz w:val="24"/>
          <w:szCs w:val="24"/>
          <w:lang w:eastAsia="en-GB"/>
        </w:rPr>
        <w:t xml:space="preserve"> We used gridded four-times-daily estimates</w:t>
      </w:r>
      <w:r w:rsidR="00483196" w:rsidRPr="00636C9B">
        <w:rPr>
          <w:rFonts w:ascii="Times New Roman" w:eastAsiaTheme="minorHAnsi" w:hAnsi="Times New Roman"/>
          <w:sz w:val="24"/>
          <w:szCs w:val="24"/>
          <w:lang w:eastAsia="en-GB"/>
        </w:rPr>
        <w:t xml:space="preserve"> of 2-metre temperature</w:t>
      </w:r>
      <w:r w:rsidRPr="00636C9B">
        <w:rPr>
          <w:rFonts w:ascii="Times New Roman" w:eastAsiaTheme="minorHAnsi" w:hAnsi="Times New Roman"/>
          <w:sz w:val="24"/>
          <w:szCs w:val="24"/>
          <w:lang w:eastAsia="en-GB"/>
        </w:rPr>
        <w:t xml:space="preserve"> at a resolution of 80km to generate monthly population-weighted temperature by </w:t>
      </w:r>
      <w:r w:rsidR="00055B65" w:rsidRPr="00636C9B">
        <w:rPr>
          <w:rFonts w:ascii="Times New Roman" w:eastAsiaTheme="minorHAnsi" w:hAnsi="Times New Roman"/>
          <w:sz w:val="24"/>
          <w:szCs w:val="24"/>
          <w:lang w:eastAsia="en-GB"/>
        </w:rPr>
        <w:t>state</w:t>
      </w:r>
      <w:r w:rsidRPr="00636C9B">
        <w:rPr>
          <w:rFonts w:ascii="Times New Roman" w:eastAsiaTheme="minorHAnsi" w:hAnsi="Times New Roman"/>
          <w:sz w:val="24"/>
          <w:szCs w:val="24"/>
          <w:lang w:eastAsia="en-GB"/>
        </w:rPr>
        <w:t xml:space="preserve"> throughout the analysis period.</w:t>
      </w:r>
      <w:r w:rsidR="00BB3FAB" w:rsidRPr="00636C9B">
        <w:rPr>
          <w:rFonts w:ascii="Times New Roman" w:eastAsiaTheme="minorHAnsi" w:hAnsi="Times New Roman"/>
          <w:sz w:val="24"/>
          <w:szCs w:val="24"/>
          <w:lang w:eastAsia="en-GB"/>
        </w:rPr>
        <w:t xml:space="preserve"> We </w:t>
      </w:r>
      <w:r w:rsidR="00E6231C" w:rsidRPr="00636C9B">
        <w:rPr>
          <w:rFonts w:ascii="Times New Roman" w:eastAsiaTheme="minorHAnsi" w:hAnsi="Times New Roman"/>
          <w:sz w:val="24"/>
          <w:szCs w:val="24"/>
          <w:lang w:eastAsia="en-GB"/>
        </w:rPr>
        <w:t>calculated</w:t>
      </w:r>
      <w:r w:rsidR="00665BF4" w:rsidRPr="00636C9B">
        <w:rPr>
          <w:rFonts w:ascii="Times New Roman" w:eastAsiaTheme="minorHAnsi" w:hAnsi="Times New Roman"/>
          <w:sz w:val="24"/>
          <w:szCs w:val="24"/>
          <w:lang w:eastAsia="en-GB"/>
        </w:rPr>
        <w:t xml:space="preserve"> mean t</w:t>
      </w:r>
      <w:r w:rsidR="004814FB" w:rsidRPr="00636C9B">
        <w:rPr>
          <w:rFonts w:ascii="Times New Roman" w:eastAsiaTheme="minorHAnsi" w:hAnsi="Times New Roman"/>
          <w:sz w:val="24"/>
          <w:szCs w:val="24"/>
          <w:lang w:eastAsia="en-GB"/>
        </w:rPr>
        <w:t>emperatures</w:t>
      </w:r>
      <w:r w:rsidR="00B80D4C" w:rsidRPr="00636C9B">
        <w:rPr>
          <w:rFonts w:ascii="Times New Roman" w:eastAsiaTheme="minorHAnsi" w:hAnsi="Times New Roman"/>
          <w:sz w:val="24"/>
          <w:szCs w:val="24"/>
          <w:lang w:eastAsia="en-GB"/>
        </w:rPr>
        <w:t xml:space="preserve"> by month and state during a climate-scale </w:t>
      </w:r>
      <w:r w:rsidR="00F76044" w:rsidRPr="00636C9B">
        <w:rPr>
          <w:rFonts w:ascii="Times New Roman" w:eastAsiaTheme="minorHAnsi" w:hAnsi="Times New Roman"/>
          <w:sz w:val="24"/>
          <w:szCs w:val="24"/>
          <w:lang w:eastAsia="en-GB"/>
        </w:rPr>
        <w:t>period of time</w:t>
      </w:r>
      <w:r w:rsidR="00B80D4C" w:rsidRPr="00636C9B">
        <w:rPr>
          <w:rFonts w:ascii="Times New Roman" w:eastAsiaTheme="minorHAnsi" w:hAnsi="Times New Roman"/>
          <w:sz w:val="24"/>
          <w:szCs w:val="24"/>
          <w:lang w:eastAsia="en-GB"/>
        </w:rPr>
        <w:t xml:space="preserve"> (here 1980-2009)</w:t>
      </w:r>
      <w:r w:rsidR="008F32CB" w:rsidRPr="00636C9B">
        <w:rPr>
          <w:rFonts w:ascii="Times New Roman" w:eastAsiaTheme="minorHAnsi" w:hAnsi="Times New Roman"/>
          <w:sz w:val="24"/>
          <w:szCs w:val="24"/>
          <w:lang w:eastAsia="en-GB"/>
        </w:rPr>
        <w:t>.</w:t>
      </w:r>
      <w:ins w:id="74" w:author="Parks, Robbie M" w:date="2018-10-29T12:29:00Z">
        <w:r w:rsidR="00997E51" w:rsidRPr="00636C9B">
          <w:rPr>
            <w:rFonts w:ascii="Times New Roman" w:eastAsiaTheme="minorHAnsi" w:hAnsi="Times New Roman"/>
            <w:sz w:val="24"/>
            <w:szCs w:val="24"/>
            <w:lang w:eastAsia="en-GB"/>
          </w:rPr>
          <w:fldChar w:fldCharType="begin" w:fldLock="1"/>
        </w:r>
      </w:ins>
      <w:r w:rsidR="00047A51" w:rsidRPr="00636C9B">
        <w:rPr>
          <w:rFonts w:ascii="Times New Roman" w:eastAsiaTheme="minorHAnsi" w:hAnsi="Times New Roman"/>
          <w:sz w:val="24"/>
          <w:szCs w:val="24"/>
          <w:lang w:eastAsia="en-GB"/>
        </w:rPr>
        <w:instrText>ADDIN CSL_CITATION {"citationItems":[{"id":"ITEM-1","itemData":{"DOI":"10.1016/C2009-0-00034-8","ISBN":"9780127329512","ISSN":"0949-1775","PMID":"21405039","abstract":"Wallace and Hobbs original edition of Atmospheric Science helped define the field nearly 30 years ago, and has served as the cornerstone for most university curriculums. Now students and professionals alike can use this updated classic to understand atmospheric phenomena in the context of the latest discoveries and technologies, and prepare themselves for more advanced study and real-life problem solving. Atmospheric Science, Second Edition, has been completely revamped in terms of content and appearance. It contains new chapters on atmospheric chemistry, the Earth system,climate, and the atmospheric boundary layer, as well as enhanced treatment of atmospheric dynamics, weather forecasting, radiative transfer, severe storms, and human impacts, such as global warming. The authors illustrate concepts with colorful state-of-the-art imagery and cover a vast amount of new information in the field. They have also developed several online materials for instructors who adopt the text.With its thorough coverage of the fundamentals, clear explanations, and extensive updates, Wallace &amp; Hobbs' Atmospheric Science, Second Edition, is the essential first step in educating today's atmospheric scientists. © 2006 Elsevier Inc. All rights reserved.","author":[{"dropping-particle":"","family":"Wallace","given":"John M.","non-dropping-particle":"","parse-names":false,"suffix":""},{"dropping-particle":"V.","family":"Hobbs","given":"Peter","non-dropping-particle":"","parse-names":false,"suffix":""}],"container-title":"Atmospheric Science: An Introductory Survey: Second Edition","id":"ITEM-1","issued":{"date-parts":[["2006"]]},"title":"Atmospheric Science: An Introductory Survey: Second Edition","type":"book"},"uris":["http://www.mendeley.com/documents/?uuid=e319ccab-3c4d-4cf7-994d-a28a24676675"]}],"mendeley":{"formattedCitation":"&lt;sup&gt;21&lt;/sup&gt;","plainTextFormattedCitation":"21","previouslyFormattedCitation":"&lt;sup&gt;21&lt;/sup&gt;"},"properties":{"noteIndex":0},"schema":"https://github.com/citation-style-language/schema/raw/master/csl-citation.json"}</w:instrText>
      </w:r>
      <w:r w:rsidR="00997E51" w:rsidRPr="00636C9B">
        <w:rPr>
          <w:rFonts w:ascii="Times New Roman" w:eastAsiaTheme="minorHAnsi" w:hAnsi="Times New Roman"/>
          <w:sz w:val="24"/>
          <w:szCs w:val="24"/>
          <w:lang w:eastAsia="en-GB"/>
        </w:rPr>
        <w:fldChar w:fldCharType="separate"/>
      </w:r>
      <w:r w:rsidR="00997E51" w:rsidRPr="00636C9B">
        <w:rPr>
          <w:rFonts w:ascii="Times New Roman" w:eastAsiaTheme="minorHAnsi" w:hAnsi="Times New Roman"/>
          <w:noProof/>
          <w:sz w:val="24"/>
          <w:szCs w:val="24"/>
          <w:vertAlign w:val="superscript"/>
          <w:lang w:eastAsia="en-GB"/>
        </w:rPr>
        <w:t>21</w:t>
      </w:r>
      <w:ins w:id="75" w:author="Parks, Robbie M" w:date="2018-10-29T12:29:00Z">
        <w:r w:rsidR="00997E51" w:rsidRPr="00636C9B">
          <w:rPr>
            <w:rFonts w:ascii="Times New Roman" w:eastAsiaTheme="minorHAnsi" w:hAnsi="Times New Roman"/>
            <w:sz w:val="24"/>
            <w:szCs w:val="24"/>
            <w:lang w:eastAsia="en-GB"/>
          </w:rPr>
          <w:fldChar w:fldCharType="end"/>
        </w:r>
      </w:ins>
      <w:ins w:id="76" w:author="Parks, Robbie M" w:date="2018-10-29T12:18:00Z">
        <w:r w:rsidR="008F32CB" w:rsidRPr="00636C9B">
          <w:rPr>
            <w:rFonts w:ascii="Times New Roman" w:eastAsiaTheme="minorHAnsi" w:hAnsi="Times New Roman"/>
            <w:sz w:val="24"/>
            <w:szCs w:val="24"/>
            <w:lang w:eastAsia="en-GB"/>
          </w:rPr>
          <w:t xml:space="preserve"> </w:t>
        </w:r>
      </w:ins>
      <w:moveToRangeStart w:id="77" w:author="Parks, Robbie M" w:date="2018-10-29T12:23:00Z" w:name="move528579159"/>
      <w:moveTo w:id="78" w:author="Parks, Robbie M" w:date="2018-10-29T12:23:00Z">
        <w:r w:rsidR="00514A85" w:rsidRPr="00636C9B">
          <w:rPr>
            <w:rFonts w:ascii="Times New Roman" w:hAnsi="Times New Roman"/>
            <w:color w:val="000000" w:themeColor="text1"/>
            <w:sz w:val="24"/>
            <w:szCs w:val="24"/>
          </w:rPr>
          <w:t>Th</w:t>
        </w:r>
      </w:moveTo>
      <w:r w:rsidR="008844BD" w:rsidRPr="00636C9B">
        <w:rPr>
          <w:rFonts w:ascii="Times New Roman" w:hAnsi="Times New Roman"/>
          <w:color w:val="000000" w:themeColor="text1"/>
          <w:sz w:val="24"/>
          <w:szCs w:val="24"/>
        </w:rPr>
        <w:t>is</w:t>
      </w:r>
      <w:moveTo w:id="79" w:author="Parks, Robbie M" w:date="2018-10-29T12:23:00Z">
        <w:r w:rsidR="00514A85" w:rsidRPr="00636C9B">
          <w:rPr>
            <w:rFonts w:ascii="Times New Roman" w:hAnsi="Times New Roman"/>
            <w:color w:val="000000" w:themeColor="text1"/>
            <w:sz w:val="24"/>
            <w:szCs w:val="24"/>
          </w:rPr>
          <w:t xml:space="preserve"> long-term mean temperature represents the local adaptation temperature </w:t>
        </w:r>
      </w:moveTo>
      <w:ins w:id="80" w:author="Parks, Robbie M" w:date="2018-10-29T12:30:00Z">
        <w:r w:rsidR="00CF3383" w:rsidRPr="00636C9B">
          <w:rPr>
            <w:rFonts w:ascii="Times New Roman" w:hAnsi="Times New Roman"/>
            <w:color w:val="000000" w:themeColor="text1"/>
            <w:sz w:val="24"/>
            <w:szCs w:val="24"/>
          </w:rPr>
          <w:t>for</w:t>
        </w:r>
      </w:ins>
      <w:moveTo w:id="81" w:author="Parks, Robbie M" w:date="2018-10-29T12:23:00Z">
        <w:r w:rsidR="00514A85" w:rsidRPr="00636C9B">
          <w:rPr>
            <w:rFonts w:ascii="Times New Roman" w:hAnsi="Times New Roman"/>
            <w:color w:val="000000" w:themeColor="text1"/>
            <w:sz w:val="24"/>
            <w:szCs w:val="24"/>
          </w:rPr>
          <w:t xml:space="preserve"> each state in each month.</w:t>
        </w:r>
      </w:moveTo>
      <w:moveToRangeEnd w:id="77"/>
      <w:r w:rsidR="00B80D4C" w:rsidRPr="00636C9B">
        <w:rPr>
          <w:rFonts w:ascii="Times New Roman" w:eastAsiaTheme="minorHAnsi" w:hAnsi="Times New Roman"/>
          <w:sz w:val="24"/>
          <w:szCs w:val="24"/>
          <w:lang w:eastAsia="en-GB"/>
        </w:rPr>
        <w:t xml:space="preserve"> </w:t>
      </w:r>
      <w:ins w:id="82" w:author="Parks, Robbie M" w:date="2018-10-29T12:30:00Z">
        <w:r w:rsidR="00534095" w:rsidRPr="00636C9B">
          <w:rPr>
            <w:rFonts w:ascii="Times New Roman" w:eastAsiaTheme="minorHAnsi" w:hAnsi="Times New Roman"/>
            <w:sz w:val="24"/>
            <w:szCs w:val="24"/>
            <w:lang w:eastAsia="en-GB"/>
          </w:rPr>
          <w:t xml:space="preserve">We then </w:t>
        </w:r>
      </w:ins>
      <w:r w:rsidR="00B80D4C" w:rsidRPr="00636C9B">
        <w:rPr>
          <w:rFonts w:ascii="Times New Roman" w:eastAsiaTheme="minorHAnsi" w:hAnsi="Times New Roman"/>
          <w:sz w:val="24"/>
          <w:szCs w:val="24"/>
          <w:lang w:eastAsia="en-GB"/>
        </w:rPr>
        <w:t>subtracted</w:t>
      </w:r>
      <w:r w:rsidR="004814FB" w:rsidRPr="00636C9B">
        <w:rPr>
          <w:rFonts w:ascii="Times New Roman" w:eastAsiaTheme="minorHAnsi" w:hAnsi="Times New Roman"/>
          <w:sz w:val="24"/>
          <w:szCs w:val="24"/>
          <w:lang w:eastAsia="en-GB"/>
        </w:rPr>
        <w:t xml:space="preserve"> </w:t>
      </w:r>
      <w:ins w:id="83" w:author="Parks, Robbie M" w:date="2018-10-29T12:33:00Z">
        <w:r w:rsidR="00AD1745" w:rsidRPr="00636C9B">
          <w:rPr>
            <w:rFonts w:ascii="Times New Roman" w:eastAsiaTheme="minorHAnsi" w:hAnsi="Times New Roman"/>
            <w:sz w:val="24"/>
            <w:szCs w:val="24"/>
            <w:lang w:eastAsia="en-GB"/>
          </w:rPr>
          <w:t xml:space="preserve">the long-term mean temperature </w:t>
        </w:r>
      </w:ins>
      <w:r w:rsidR="004814FB" w:rsidRPr="00636C9B">
        <w:rPr>
          <w:rFonts w:ascii="Times New Roman" w:eastAsiaTheme="minorHAnsi" w:hAnsi="Times New Roman"/>
          <w:sz w:val="24"/>
          <w:szCs w:val="24"/>
          <w:lang w:eastAsia="en-GB"/>
        </w:rPr>
        <w:t xml:space="preserve">from each </w:t>
      </w:r>
      <w:ins w:id="84" w:author="Parks, Robbie M" w:date="2018-10-29T12:33:00Z">
        <w:r w:rsidR="00AD1745" w:rsidRPr="00636C9B">
          <w:rPr>
            <w:rFonts w:ascii="Times New Roman" w:eastAsiaTheme="minorHAnsi" w:hAnsi="Times New Roman"/>
            <w:sz w:val="24"/>
            <w:szCs w:val="24"/>
            <w:lang w:eastAsia="en-GB"/>
          </w:rPr>
          <w:t xml:space="preserve">respective </w:t>
        </w:r>
      </w:ins>
      <w:r w:rsidR="004814FB" w:rsidRPr="00636C9B">
        <w:rPr>
          <w:rFonts w:ascii="Times New Roman" w:eastAsiaTheme="minorHAnsi" w:hAnsi="Times New Roman"/>
          <w:sz w:val="24"/>
          <w:szCs w:val="24"/>
          <w:lang w:eastAsia="en-GB"/>
        </w:rPr>
        <w:t>state-month value</w:t>
      </w:r>
      <w:r w:rsidR="007655FC" w:rsidRPr="00636C9B">
        <w:rPr>
          <w:rFonts w:ascii="Times New Roman" w:eastAsiaTheme="minorHAnsi" w:hAnsi="Times New Roman"/>
          <w:sz w:val="24"/>
          <w:szCs w:val="24"/>
          <w:lang w:eastAsia="en-GB"/>
        </w:rPr>
        <w:t xml:space="preserve"> </w:t>
      </w:r>
      <w:ins w:id="85" w:author="Parks, Robbie M" w:date="2018-10-29T12:34:00Z">
        <w:r w:rsidR="00AD1745" w:rsidRPr="00636C9B">
          <w:rPr>
            <w:rFonts w:ascii="Times New Roman" w:eastAsiaTheme="minorHAnsi" w:hAnsi="Times New Roman"/>
            <w:sz w:val="24"/>
            <w:szCs w:val="24"/>
            <w:lang w:eastAsia="en-GB"/>
          </w:rPr>
          <w:t xml:space="preserve">over time </w:t>
        </w:r>
      </w:ins>
      <w:r w:rsidR="00E6231C" w:rsidRPr="00636C9B">
        <w:rPr>
          <w:rFonts w:ascii="Times New Roman" w:eastAsiaTheme="minorHAnsi" w:hAnsi="Times New Roman"/>
          <w:sz w:val="24"/>
          <w:szCs w:val="24"/>
          <w:lang w:eastAsia="en-GB"/>
        </w:rPr>
        <w:t xml:space="preserve">to generate </w:t>
      </w:r>
      <w:ins w:id="86" w:author="Parks, Robbie M" w:date="2018-10-29T12:34:00Z">
        <w:r w:rsidR="00AD1745" w:rsidRPr="00636C9B">
          <w:rPr>
            <w:rFonts w:ascii="Times New Roman" w:eastAsiaTheme="minorHAnsi" w:hAnsi="Times New Roman"/>
            <w:sz w:val="24"/>
            <w:szCs w:val="24"/>
            <w:lang w:eastAsia="en-GB"/>
          </w:rPr>
          <w:t xml:space="preserve">a </w:t>
        </w:r>
      </w:ins>
      <w:r w:rsidR="00E6231C" w:rsidRPr="00636C9B">
        <w:rPr>
          <w:rFonts w:ascii="Times New Roman" w:eastAsiaTheme="minorHAnsi" w:hAnsi="Times New Roman"/>
          <w:sz w:val="24"/>
          <w:szCs w:val="24"/>
          <w:lang w:eastAsia="en-GB"/>
        </w:rPr>
        <w:t xml:space="preserve">temperature anomaly </w:t>
      </w:r>
      <w:ins w:id="87" w:author="Parks, Robbie M" w:date="2018-10-29T12:34:00Z">
        <w:r w:rsidR="00AD1745" w:rsidRPr="00636C9B">
          <w:rPr>
            <w:rFonts w:ascii="Times New Roman" w:eastAsiaTheme="minorHAnsi" w:hAnsi="Times New Roman"/>
            <w:sz w:val="24"/>
            <w:szCs w:val="24"/>
            <w:lang w:eastAsia="en-GB"/>
          </w:rPr>
          <w:t xml:space="preserve">time series for each month in each state </w:t>
        </w:r>
      </w:ins>
      <w:r w:rsidR="007655FC" w:rsidRPr="00636C9B">
        <w:rPr>
          <w:rFonts w:ascii="Times New Roman" w:eastAsiaTheme="minorHAnsi" w:hAnsi="Times New Roman"/>
          <w:sz w:val="24"/>
          <w:szCs w:val="24"/>
          <w:lang w:eastAsia="en-GB"/>
        </w:rPr>
        <w:t>(Figure XX).</w:t>
      </w:r>
    </w:p>
    <w:p w14:paraId="5EF932C2" w14:textId="77777777" w:rsidR="009B0615" w:rsidRPr="00636C9B" w:rsidRDefault="009B0615" w:rsidP="00D76DF7">
      <w:pPr>
        <w:spacing w:after="0" w:line="480" w:lineRule="auto"/>
        <w:jc w:val="both"/>
        <w:outlineLvl w:val="0"/>
        <w:rPr>
          <w:rFonts w:ascii="Times New Roman" w:hAnsi="Times New Roman"/>
          <w:sz w:val="24"/>
          <w:szCs w:val="24"/>
        </w:rPr>
      </w:pPr>
    </w:p>
    <w:p w14:paraId="5305E388" w14:textId="4BB5B194" w:rsidR="009F41F2" w:rsidRPr="00636C9B" w:rsidRDefault="003075B4" w:rsidP="00D76DF7">
      <w:pPr>
        <w:spacing w:after="0" w:line="480" w:lineRule="auto"/>
        <w:jc w:val="both"/>
        <w:outlineLvl w:val="0"/>
        <w:rPr>
          <w:rFonts w:ascii="Times New Roman" w:hAnsi="Times New Roman"/>
          <w:i/>
          <w:color w:val="000000" w:themeColor="text1"/>
          <w:sz w:val="24"/>
          <w:szCs w:val="24"/>
        </w:rPr>
      </w:pPr>
      <w:r w:rsidRPr="00636C9B">
        <w:rPr>
          <w:rFonts w:ascii="Times New Roman" w:hAnsi="Times New Roman"/>
          <w:i/>
          <w:color w:val="000000" w:themeColor="text1"/>
          <w:sz w:val="24"/>
          <w:szCs w:val="24"/>
        </w:rPr>
        <w:t>Bayesian spatiotemporal model</w:t>
      </w:r>
    </w:p>
    <w:p w14:paraId="1B282DB5" w14:textId="0F403A10" w:rsidR="007C6648" w:rsidRPr="00636C9B" w:rsidRDefault="00AB4E6A" w:rsidP="00D76DF7">
      <w:pPr>
        <w:spacing w:after="0" w:line="480" w:lineRule="auto"/>
        <w:jc w:val="both"/>
        <w:outlineLvl w:val="0"/>
        <w:rPr>
          <w:rFonts w:ascii="Times New Roman" w:hAnsi="Times New Roman"/>
          <w:color w:val="000000" w:themeColor="text1"/>
          <w:sz w:val="24"/>
          <w:szCs w:val="24"/>
        </w:rPr>
      </w:pPr>
      <w:r w:rsidRPr="00636C9B">
        <w:rPr>
          <w:rFonts w:ascii="Times New Roman" w:hAnsi="Times New Roman"/>
          <w:color w:val="000000" w:themeColor="text1"/>
          <w:sz w:val="24"/>
          <w:szCs w:val="24"/>
        </w:rPr>
        <w:t>W</w:t>
      </w:r>
      <w:r w:rsidR="00B050CA" w:rsidRPr="00636C9B">
        <w:rPr>
          <w:rFonts w:ascii="Times New Roman" w:hAnsi="Times New Roman"/>
          <w:color w:val="000000" w:themeColor="text1"/>
          <w:sz w:val="24"/>
          <w:szCs w:val="24"/>
        </w:rPr>
        <w:t>e developed a Bayesian spatiotemporal model that was formulated to incorporate features of deaths rates in relation to state of residence, month of the year, and temperature anomaly, over space and time</w:t>
      </w:r>
      <w:r w:rsidR="00AF664C" w:rsidRPr="00636C9B">
        <w:rPr>
          <w:rFonts w:ascii="Times New Roman" w:hAnsi="Times New Roman"/>
          <w:color w:val="000000" w:themeColor="text1"/>
          <w:sz w:val="24"/>
          <w:szCs w:val="24"/>
        </w:rPr>
        <w:t>.</w:t>
      </w:r>
      <w:r w:rsidR="0054215F" w:rsidRPr="00636C9B">
        <w:rPr>
          <w:rFonts w:ascii="Times New Roman" w:hAnsi="Times New Roman"/>
          <w:color w:val="000000" w:themeColor="text1"/>
          <w:sz w:val="24"/>
          <w:szCs w:val="24"/>
        </w:rPr>
        <w:t xml:space="preserve"> </w:t>
      </w:r>
      <w:r w:rsidR="005C2298" w:rsidRPr="00636C9B">
        <w:rPr>
          <w:rFonts w:ascii="Times New Roman" w:hAnsi="Times New Roman"/>
          <w:color w:val="000000" w:themeColor="text1"/>
          <w:sz w:val="24"/>
          <w:szCs w:val="24"/>
        </w:rPr>
        <w:t>The m</w:t>
      </w:r>
      <w:r w:rsidR="00A6523E" w:rsidRPr="00636C9B">
        <w:rPr>
          <w:rFonts w:ascii="Times New Roman" w:hAnsi="Times New Roman"/>
          <w:color w:val="000000" w:themeColor="text1"/>
          <w:sz w:val="24"/>
          <w:szCs w:val="24"/>
        </w:rPr>
        <w:t>od</w:t>
      </w:r>
      <w:r w:rsidR="00DF44C4" w:rsidRPr="00636C9B">
        <w:rPr>
          <w:rFonts w:ascii="Times New Roman" w:hAnsi="Times New Roman"/>
          <w:color w:val="000000" w:themeColor="text1"/>
          <w:sz w:val="24"/>
          <w:szCs w:val="24"/>
        </w:rPr>
        <w:t>el specification is provided</w:t>
      </w:r>
      <w:r w:rsidR="004A11D9" w:rsidRPr="00636C9B">
        <w:rPr>
          <w:rFonts w:ascii="Times New Roman" w:hAnsi="Times New Roman"/>
          <w:color w:val="000000" w:themeColor="text1"/>
          <w:sz w:val="24"/>
          <w:szCs w:val="24"/>
        </w:rPr>
        <w:t xml:space="preserve"> fully in </w:t>
      </w:r>
      <w:r w:rsidR="00871CFE" w:rsidRPr="00636C9B">
        <w:rPr>
          <w:rFonts w:ascii="Times New Roman" w:hAnsi="Times New Roman"/>
          <w:color w:val="000000" w:themeColor="text1"/>
          <w:sz w:val="24"/>
          <w:szCs w:val="24"/>
        </w:rPr>
        <w:t>Supplementary Materials</w:t>
      </w:r>
      <w:r w:rsidR="003E1EF4" w:rsidRPr="00636C9B">
        <w:rPr>
          <w:rFonts w:ascii="Times New Roman" w:hAnsi="Times New Roman"/>
          <w:color w:val="000000" w:themeColor="text1"/>
          <w:sz w:val="24"/>
          <w:szCs w:val="24"/>
        </w:rPr>
        <w:t>.</w:t>
      </w:r>
    </w:p>
    <w:p w14:paraId="3FC93AD2" w14:textId="77777777" w:rsidR="007C6648" w:rsidRPr="00636C9B" w:rsidRDefault="007C6648" w:rsidP="00D76DF7">
      <w:pPr>
        <w:spacing w:after="0" w:line="480" w:lineRule="auto"/>
        <w:jc w:val="both"/>
        <w:outlineLvl w:val="0"/>
        <w:rPr>
          <w:rFonts w:ascii="Times New Roman" w:hAnsi="Times New Roman"/>
          <w:color w:val="000000" w:themeColor="text1"/>
          <w:sz w:val="24"/>
          <w:szCs w:val="24"/>
        </w:rPr>
      </w:pPr>
    </w:p>
    <w:p w14:paraId="0E69CAF9" w14:textId="2A6A02DC" w:rsidR="00707A42" w:rsidRPr="00636C9B" w:rsidDel="00317BE3" w:rsidRDefault="0071557B" w:rsidP="00D76DF7">
      <w:pPr>
        <w:spacing w:after="0" w:line="480" w:lineRule="auto"/>
        <w:jc w:val="both"/>
        <w:outlineLvl w:val="0"/>
        <w:rPr>
          <w:del w:id="88" w:author="Parks, Robbie M" w:date="2018-11-01T12:13:00Z"/>
          <w:rFonts w:ascii="Times New Roman" w:hAnsi="Times New Roman"/>
          <w:color w:val="000000" w:themeColor="text1"/>
          <w:sz w:val="24"/>
          <w:szCs w:val="24"/>
        </w:rPr>
      </w:pPr>
      <w:r w:rsidRPr="00636C9B">
        <w:rPr>
          <w:rFonts w:ascii="Times New Roman" w:hAnsi="Times New Roman"/>
          <w:color w:val="000000" w:themeColor="text1"/>
          <w:sz w:val="24"/>
          <w:szCs w:val="24"/>
        </w:rPr>
        <w:lastRenderedPageBreak/>
        <w:t>D</w:t>
      </w:r>
      <w:r w:rsidR="00707A42" w:rsidRPr="00636C9B">
        <w:rPr>
          <w:rFonts w:ascii="Times New Roman" w:hAnsi="Times New Roman"/>
          <w:color w:val="000000" w:themeColor="text1"/>
          <w:sz w:val="24"/>
          <w:szCs w:val="24"/>
        </w:rPr>
        <w:t xml:space="preserve">eath rates </w:t>
      </w:r>
      <w:r w:rsidR="00FE079B" w:rsidRPr="00636C9B">
        <w:rPr>
          <w:rFonts w:ascii="Times New Roman" w:hAnsi="Times New Roman"/>
          <w:color w:val="000000" w:themeColor="text1"/>
          <w:sz w:val="24"/>
          <w:szCs w:val="24"/>
        </w:rPr>
        <w:t>vary</w:t>
      </w:r>
      <w:r w:rsidRPr="00636C9B">
        <w:rPr>
          <w:rFonts w:ascii="Times New Roman" w:hAnsi="Times New Roman"/>
          <w:color w:val="000000" w:themeColor="text1"/>
          <w:sz w:val="24"/>
          <w:szCs w:val="24"/>
        </w:rPr>
        <w:t xml:space="preserve"> by month</w:t>
      </w:r>
      <w:r w:rsidR="00554C35" w:rsidRPr="00636C9B">
        <w:rPr>
          <w:rFonts w:ascii="Times New Roman" w:hAnsi="Times New Roman"/>
          <w:color w:val="000000" w:themeColor="text1"/>
          <w:sz w:val="24"/>
          <w:szCs w:val="24"/>
        </w:rPr>
        <w:t>, and neighbouring months t</w:t>
      </w:r>
      <w:r w:rsidR="00E278E4" w:rsidRPr="00636C9B">
        <w:rPr>
          <w:rFonts w:ascii="Times New Roman" w:hAnsi="Times New Roman"/>
          <w:color w:val="000000" w:themeColor="text1"/>
          <w:sz w:val="24"/>
          <w:szCs w:val="24"/>
        </w:rPr>
        <w:t>end</w:t>
      </w:r>
      <w:r w:rsidR="00554C35" w:rsidRPr="00636C9B">
        <w:rPr>
          <w:rFonts w:ascii="Times New Roman" w:hAnsi="Times New Roman"/>
          <w:color w:val="000000" w:themeColor="text1"/>
          <w:sz w:val="24"/>
          <w:szCs w:val="24"/>
        </w:rPr>
        <w:t xml:space="preserve"> to have a smooth pattern</w:t>
      </w:r>
      <w:r w:rsidR="00FE079B" w:rsidRPr="00636C9B">
        <w:rPr>
          <w:rFonts w:ascii="Times New Roman" w:hAnsi="Times New Roman"/>
          <w:color w:val="000000" w:themeColor="text1"/>
          <w:sz w:val="24"/>
          <w:szCs w:val="24"/>
        </w:rPr>
        <w:t>.</w:t>
      </w:r>
      <w:ins w:id="89" w:author="Parks, Robbie M" w:date="2018-10-30T10:11:00Z">
        <w:r w:rsidR="00047A51" w:rsidRPr="00636C9B">
          <w:rPr>
            <w:rFonts w:ascii="Times New Roman" w:hAnsi="Times New Roman"/>
            <w:color w:val="000000" w:themeColor="text1"/>
            <w:sz w:val="24"/>
            <w:szCs w:val="24"/>
          </w:rPr>
          <w:fldChar w:fldCharType="begin" w:fldLock="1"/>
        </w:r>
      </w:ins>
      <w:r w:rsidR="001B365D" w:rsidRPr="00636C9B">
        <w:rPr>
          <w:rFonts w:ascii="Times New Roman" w:hAnsi="Times New Roman"/>
          <w:color w:val="000000" w:themeColor="text1"/>
          <w:sz w:val="24"/>
          <w:szCs w:val="24"/>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lt;sup&gt;22&lt;/sup&gt;","plainTextFormattedCitation":"22","previouslyFormattedCitation":"&lt;sup&gt;22&lt;/sup&gt;"},"properties":{"noteIndex":0},"schema":"https://github.com/citation-style-language/schema/raw/master/csl-citation.json"}</w:instrText>
      </w:r>
      <w:r w:rsidR="00047A51" w:rsidRPr="00636C9B">
        <w:rPr>
          <w:rFonts w:ascii="Times New Roman" w:hAnsi="Times New Roman"/>
          <w:color w:val="000000" w:themeColor="text1"/>
          <w:sz w:val="24"/>
          <w:szCs w:val="24"/>
        </w:rPr>
        <w:fldChar w:fldCharType="separate"/>
      </w:r>
      <w:r w:rsidR="00047A51" w:rsidRPr="00636C9B">
        <w:rPr>
          <w:rFonts w:ascii="Times New Roman" w:hAnsi="Times New Roman"/>
          <w:noProof/>
          <w:color w:val="000000" w:themeColor="text1"/>
          <w:sz w:val="24"/>
          <w:szCs w:val="24"/>
          <w:vertAlign w:val="superscript"/>
        </w:rPr>
        <w:t>22</w:t>
      </w:r>
      <w:ins w:id="90" w:author="Parks, Robbie M" w:date="2018-10-30T10:11:00Z">
        <w:r w:rsidR="00047A51" w:rsidRPr="00636C9B">
          <w:rPr>
            <w:rFonts w:ascii="Times New Roman" w:hAnsi="Times New Roman"/>
            <w:color w:val="000000" w:themeColor="text1"/>
            <w:sz w:val="24"/>
            <w:szCs w:val="24"/>
          </w:rPr>
          <w:fldChar w:fldCharType="end"/>
        </w:r>
        <w:r w:rsidR="00240A26" w:rsidRPr="00636C9B">
          <w:rPr>
            <w:rFonts w:ascii="Times New Roman" w:hAnsi="Times New Roman"/>
            <w:color w:val="000000" w:themeColor="text1"/>
            <w:sz w:val="24"/>
            <w:szCs w:val="24"/>
          </w:rPr>
          <w:t xml:space="preserve"> </w:t>
        </w:r>
      </w:ins>
      <w:r w:rsidR="003841EC" w:rsidRPr="00636C9B">
        <w:rPr>
          <w:rFonts w:ascii="Times New Roman" w:hAnsi="Times New Roman"/>
          <w:color w:val="000000" w:themeColor="text1"/>
          <w:sz w:val="24"/>
          <w:szCs w:val="24"/>
        </w:rPr>
        <w:t>Therefore, f</w:t>
      </w:r>
      <w:r w:rsidR="00B42638" w:rsidRPr="00636C9B">
        <w:rPr>
          <w:rFonts w:ascii="Times New Roman" w:hAnsi="Times New Roman"/>
          <w:color w:val="000000" w:themeColor="text1"/>
          <w:sz w:val="24"/>
          <w:szCs w:val="24"/>
        </w:rPr>
        <w:t xml:space="preserve">or each age group and sex, </w:t>
      </w:r>
      <w:r w:rsidR="009E4AF1" w:rsidRPr="00636C9B">
        <w:rPr>
          <w:rFonts w:ascii="Times New Roman" w:hAnsi="Times New Roman"/>
          <w:color w:val="000000" w:themeColor="text1"/>
          <w:sz w:val="24"/>
          <w:szCs w:val="24"/>
        </w:rPr>
        <w:t xml:space="preserve">we allowed each </w:t>
      </w:r>
      <w:r w:rsidR="00CC019A" w:rsidRPr="00636C9B">
        <w:rPr>
          <w:rFonts w:ascii="Times New Roman" w:hAnsi="Times New Roman"/>
          <w:color w:val="000000" w:themeColor="text1"/>
          <w:sz w:val="24"/>
          <w:szCs w:val="24"/>
        </w:rPr>
        <w:t>month of the year</w:t>
      </w:r>
      <w:r w:rsidR="005B25ED" w:rsidRPr="00636C9B">
        <w:rPr>
          <w:rFonts w:ascii="Times New Roman" w:hAnsi="Times New Roman"/>
          <w:color w:val="000000" w:themeColor="text1"/>
          <w:sz w:val="24"/>
          <w:szCs w:val="24"/>
        </w:rPr>
        <w:t xml:space="preserve"> to possess</w:t>
      </w:r>
      <w:r w:rsidR="00CC019A" w:rsidRPr="00636C9B">
        <w:rPr>
          <w:rFonts w:ascii="Times New Roman" w:hAnsi="Times New Roman"/>
          <w:color w:val="000000" w:themeColor="text1"/>
          <w:sz w:val="24"/>
          <w:szCs w:val="24"/>
        </w:rPr>
        <w:t xml:space="preserve"> </w:t>
      </w:r>
      <w:r w:rsidR="0021306D" w:rsidRPr="00636C9B">
        <w:rPr>
          <w:rFonts w:ascii="Times New Roman" w:hAnsi="Times New Roman"/>
          <w:color w:val="000000" w:themeColor="text1"/>
          <w:sz w:val="24"/>
          <w:szCs w:val="24"/>
        </w:rPr>
        <w:t>a different</w:t>
      </w:r>
      <w:r w:rsidR="008540FF" w:rsidRPr="00636C9B">
        <w:rPr>
          <w:rFonts w:ascii="Times New Roman" w:hAnsi="Times New Roman"/>
          <w:color w:val="000000" w:themeColor="text1"/>
          <w:sz w:val="24"/>
          <w:szCs w:val="24"/>
        </w:rPr>
        <w:t xml:space="preserve"> </w:t>
      </w:r>
      <w:r w:rsidR="0021306D" w:rsidRPr="00636C9B">
        <w:rPr>
          <w:rFonts w:ascii="Times New Roman" w:hAnsi="Times New Roman"/>
          <w:color w:val="000000" w:themeColor="text1"/>
          <w:sz w:val="24"/>
          <w:szCs w:val="24"/>
        </w:rPr>
        <w:t>mortality level</w:t>
      </w:r>
      <w:ins w:id="91" w:author="Parks, Robbie M" w:date="2018-11-01T12:07:00Z">
        <w:r w:rsidR="00CC47CE" w:rsidRPr="00636C9B">
          <w:rPr>
            <w:rFonts w:ascii="Times New Roman" w:hAnsi="Times New Roman"/>
            <w:color w:val="000000" w:themeColor="text1"/>
            <w:sz w:val="24"/>
            <w:szCs w:val="24"/>
          </w:rPr>
          <w:t xml:space="preserve"> relative to the common value</w:t>
        </w:r>
      </w:ins>
      <w:ins w:id="92" w:author="Parks, Robbie M" w:date="2018-11-01T11:57:00Z">
        <w:r w:rsidR="00686509" w:rsidRPr="00636C9B">
          <w:rPr>
            <w:rFonts w:ascii="Times New Roman" w:hAnsi="Times New Roman"/>
            <w:color w:val="000000" w:themeColor="text1"/>
            <w:sz w:val="24"/>
            <w:szCs w:val="24"/>
          </w:rPr>
          <w:t>.</w:t>
        </w:r>
      </w:ins>
      <w:del w:id="93" w:author="Parks, Robbie M" w:date="2018-11-01T11:58:00Z">
        <w:r w:rsidR="0021306D" w:rsidRPr="00636C9B" w:rsidDel="00813355">
          <w:rPr>
            <w:rFonts w:ascii="Times New Roman" w:hAnsi="Times New Roman"/>
            <w:color w:val="000000" w:themeColor="text1"/>
            <w:sz w:val="24"/>
            <w:szCs w:val="24"/>
          </w:rPr>
          <w:delText xml:space="preserve"> </w:delText>
        </w:r>
      </w:del>
      <w:del w:id="94" w:author="Parks, Robbie M" w:date="2018-11-01T11:57:00Z">
        <w:r w:rsidR="0020498A" w:rsidRPr="00636C9B" w:rsidDel="00813355">
          <w:rPr>
            <w:rFonts w:ascii="Times New Roman" w:hAnsi="Times New Roman"/>
            <w:color w:val="000000" w:themeColor="text1"/>
            <w:sz w:val="24"/>
            <w:szCs w:val="24"/>
          </w:rPr>
          <w:delText>u</w:delText>
        </w:r>
      </w:del>
      <w:ins w:id="95" w:author="Parks, Robbie M" w:date="2018-11-01T11:58:00Z">
        <w:r w:rsidR="00813355" w:rsidRPr="00636C9B">
          <w:rPr>
            <w:rFonts w:ascii="Times New Roman" w:hAnsi="Times New Roman"/>
            <w:color w:val="000000" w:themeColor="text1"/>
            <w:sz w:val="24"/>
            <w:szCs w:val="24"/>
          </w:rPr>
          <w:t xml:space="preserve"> We used a random walk structure for </w:t>
        </w:r>
      </w:ins>
      <w:ins w:id="96" w:author="Parks, Robbie M" w:date="2018-11-01T12:06:00Z">
        <w:r w:rsidR="00FE15DD" w:rsidRPr="00636C9B">
          <w:rPr>
            <w:rFonts w:ascii="Times New Roman" w:hAnsi="Times New Roman"/>
            <w:color w:val="000000" w:themeColor="text1"/>
            <w:sz w:val="24"/>
            <w:szCs w:val="24"/>
          </w:rPr>
          <w:t>neighbouring</w:t>
        </w:r>
      </w:ins>
      <w:ins w:id="97" w:author="Parks, Robbie M" w:date="2018-11-01T11:58:00Z">
        <w:r w:rsidR="00813355" w:rsidRPr="00636C9B">
          <w:rPr>
            <w:rFonts w:ascii="Times New Roman" w:hAnsi="Times New Roman"/>
            <w:color w:val="000000" w:themeColor="text1"/>
            <w:sz w:val="24"/>
            <w:szCs w:val="24"/>
          </w:rPr>
          <w:t xml:space="preserve"> </w:t>
        </w:r>
        <w:r w:rsidR="00BE7CD9" w:rsidRPr="00636C9B">
          <w:rPr>
            <w:rFonts w:ascii="Times New Roman" w:hAnsi="Times New Roman"/>
            <w:color w:val="000000" w:themeColor="text1"/>
            <w:sz w:val="24"/>
            <w:szCs w:val="24"/>
          </w:rPr>
          <w:t>month</w:t>
        </w:r>
        <w:r w:rsidR="00813355" w:rsidRPr="00636C9B">
          <w:rPr>
            <w:rFonts w:ascii="Times New Roman" w:hAnsi="Times New Roman"/>
            <w:color w:val="000000" w:themeColor="text1"/>
            <w:sz w:val="24"/>
            <w:szCs w:val="24"/>
          </w:rPr>
          <w:t xml:space="preserve"> terms, widely used to characterise smoothly varying associations.</w:t>
        </w:r>
        <w:r w:rsidR="00813355" w:rsidRPr="00636C9B">
          <w:rPr>
            <w:rFonts w:ascii="Times New Roman" w:hAnsi="Times New Roman"/>
            <w:color w:val="000000" w:themeColor="text1"/>
            <w:sz w:val="24"/>
            <w:szCs w:val="24"/>
          </w:rPr>
          <w:fldChar w:fldCharType="begin" w:fldLock="1"/>
        </w:r>
        <w:r w:rsidR="00813355" w:rsidRPr="00636C9B">
          <w:rPr>
            <w:rFonts w:ascii="Times New Roman" w:hAnsi="Times New Roman"/>
            <w:color w:val="000000" w:themeColor="text1"/>
            <w:sz w:val="24"/>
            <w:szCs w:val="24"/>
          </w:rPr>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23&lt;/sup&gt;","plainTextFormattedCitation":"23","previouslyFormattedCitation":"&lt;sup&gt;23&lt;/sup&gt;"},"properties":{"noteIndex":0},"schema":"https://github.com/citation-style-language/schema/raw/master/csl-citation.json"}</w:instrText>
        </w:r>
        <w:r w:rsidR="00813355" w:rsidRPr="00636C9B">
          <w:rPr>
            <w:rFonts w:ascii="Times New Roman" w:hAnsi="Times New Roman"/>
            <w:color w:val="000000" w:themeColor="text1"/>
            <w:sz w:val="24"/>
            <w:szCs w:val="24"/>
          </w:rPr>
          <w:fldChar w:fldCharType="separate"/>
        </w:r>
        <w:r w:rsidR="00813355" w:rsidRPr="00636C9B">
          <w:rPr>
            <w:rFonts w:ascii="Times New Roman" w:hAnsi="Times New Roman"/>
            <w:noProof/>
            <w:color w:val="000000" w:themeColor="text1"/>
            <w:sz w:val="24"/>
            <w:szCs w:val="24"/>
            <w:vertAlign w:val="superscript"/>
          </w:rPr>
          <w:t>23</w:t>
        </w:r>
        <w:r w:rsidR="00813355" w:rsidRPr="00636C9B">
          <w:rPr>
            <w:rFonts w:ascii="Times New Roman" w:hAnsi="Times New Roman"/>
            <w:color w:val="000000" w:themeColor="text1"/>
            <w:sz w:val="24"/>
            <w:szCs w:val="24"/>
          </w:rPr>
          <w:fldChar w:fldCharType="end"/>
        </w:r>
        <w:r w:rsidR="00813355" w:rsidRPr="00636C9B">
          <w:rPr>
            <w:rFonts w:ascii="Times New Roman" w:hAnsi="Times New Roman"/>
            <w:color w:val="000000" w:themeColor="text1"/>
            <w:sz w:val="24"/>
            <w:szCs w:val="24"/>
          </w:rPr>
          <w:t xml:space="preserve">. We </w:t>
        </w:r>
      </w:ins>
      <w:ins w:id="98" w:author="Parks, Robbie M" w:date="2018-11-01T12:10:00Z">
        <w:r w:rsidR="00F07D5B" w:rsidRPr="00636C9B">
          <w:rPr>
            <w:rFonts w:ascii="Times New Roman" w:hAnsi="Times New Roman"/>
            <w:color w:val="000000" w:themeColor="text1"/>
            <w:sz w:val="24"/>
            <w:szCs w:val="24"/>
          </w:rPr>
          <w:t>gave the</w:t>
        </w:r>
      </w:ins>
      <w:ins w:id="99" w:author="Parks, Robbie M" w:date="2018-11-01T11:58:00Z">
        <w:r w:rsidR="00F07D5B" w:rsidRPr="00636C9B">
          <w:rPr>
            <w:rFonts w:ascii="Times New Roman" w:hAnsi="Times New Roman"/>
            <w:color w:val="000000" w:themeColor="text1"/>
            <w:sz w:val="24"/>
            <w:szCs w:val="24"/>
          </w:rPr>
          <w:t xml:space="preserve"> random walk</w:t>
        </w:r>
        <w:r w:rsidR="00813355" w:rsidRPr="00636C9B">
          <w:rPr>
            <w:rFonts w:ascii="Times New Roman" w:hAnsi="Times New Roman"/>
            <w:color w:val="000000" w:themeColor="text1"/>
            <w:sz w:val="24"/>
            <w:szCs w:val="24"/>
          </w:rPr>
          <w:t xml:space="preserve"> a cyclic structure</w:t>
        </w:r>
        <w:r w:rsidR="002A2B91" w:rsidRPr="00636C9B">
          <w:rPr>
            <w:rFonts w:ascii="Times New Roman" w:hAnsi="Times New Roman"/>
            <w:color w:val="000000" w:themeColor="text1"/>
            <w:sz w:val="24"/>
            <w:szCs w:val="24"/>
          </w:rPr>
          <w:t>, which</w:t>
        </w:r>
      </w:ins>
      <w:del w:id="100" w:author="Parks, Robbie M" w:date="2018-11-01T12:10:00Z">
        <w:r w:rsidR="0026224F" w:rsidRPr="00636C9B" w:rsidDel="002A2B91">
          <w:rPr>
            <w:rFonts w:ascii="Times New Roman" w:hAnsi="Times New Roman"/>
            <w:color w:val="000000" w:themeColor="text1"/>
            <w:sz w:val="24"/>
            <w:szCs w:val="24"/>
          </w:rPr>
          <w:delText xml:space="preserve"> </w:delText>
        </w:r>
        <w:r w:rsidR="00A227DA" w:rsidRPr="00636C9B" w:rsidDel="002A2B91">
          <w:rPr>
            <w:rFonts w:ascii="Times New Roman" w:hAnsi="Times New Roman"/>
            <w:color w:val="000000" w:themeColor="text1"/>
            <w:sz w:val="24"/>
            <w:szCs w:val="24"/>
          </w:rPr>
          <w:delText>This</w:delText>
        </w:r>
      </w:del>
      <w:r w:rsidR="00A227DA" w:rsidRPr="00636C9B">
        <w:rPr>
          <w:rFonts w:ascii="Times New Roman" w:hAnsi="Times New Roman"/>
          <w:color w:val="000000" w:themeColor="text1"/>
          <w:sz w:val="24"/>
          <w:szCs w:val="24"/>
        </w:rPr>
        <w:t xml:space="preserve"> allowed</w:t>
      </w:r>
      <w:r w:rsidR="007A53AC" w:rsidRPr="00636C9B">
        <w:rPr>
          <w:rFonts w:ascii="Times New Roman" w:hAnsi="Times New Roman"/>
          <w:color w:val="000000" w:themeColor="text1"/>
          <w:sz w:val="24"/>
          <w:szCs w:val="24"/>
        </w:rPr>
        <w:t xml:space="preserve"> December to neighbour January</w:t>
      </w:r>
      <w:del w:id="101" w:author="Parks, Robbie M" w:date="2018-11-01T11:58:00Z">
        <w:r w:rsidR="007A53AC" w:rsidRPr="00636C9B" w:rsidDel="008446D6">
          <w:rPr>
            <w:rFonts w:ascii="Times New Roman" w:hAnsi="Times New Roman"/>
            <w:color w:val="000000" w:themeColor="text1"/>
            <w:sz w:val="24"/>
            <w:szCs w:val="24"/>
          </w:rPr>
          <w:delText>,</w:delText>
        </w:r>
        <w:r w:rsidR="00436EFD" w:rsidRPr="00636C9B" w:rsidDel="008446D6">
          <w:rPr>
            <w:rFonts w:ascii="Times New Roman" w:hAnsi="Times New Roman"/>
            <w:color w:val="000000" w:themeColor="text1"/>
            <w:sz w:val="24"/>
            <w:szCs w:val="24"/>
          </w:rPr>
          <w:delText xml:space="preserve"> for both </w:delText>
        </w:r>
        <w:r w:rsidR="00F54B6B" w:rsidRPr="00636C9B" w:rsidDel="008446D6">
          <w:rPr>
            <w:rFonts w:ascii="Times New Roman" w:hAnsi="Times New Roman"/>
            <w:color w:val="000000" w:themeColor="text1"/>
            <w:sz w:val="24"/>
            <w:szCs w:val="24"/>
          </w:rPr>
          <w:delText>monthly intercept</w:delText>
        </w:r>
        <w:r w:rsidR="00066D9C" w:rsidRPr="00636C9B" w:rsidDel="008446D6">
          <w:rPr>
            <w:rFonts w:ascii="Times New Roman" w:hAnsi="Times New Roman"/>
            <w:color w:val="000000" w:themeColor="text1"/>
            <w:sz w:val="24"/>
            <w:szCs w:val="24"/>
          </w:rPr>
          <w:delText>s</w:delText>
        </w:r>
        <w:r w:rsidR="00F54B6B" w:rsidRPr="00636C9B" w:rsidDel="008446D6">
          <w:rPr>
            <w:rFonts w:ascii="Times New Roman" w:hAnsi="Times New Roman"/>
            <w:color w:val="000000" w:themeColor="text1"/>
            <w:sz w:val="24"/>
            <w:szCs w:val="24"/>
          </w:rPr>
          <w:delText xml:space="preserve"> and slope</w:delText>
        </w:r>
        <w:r w:rsidR="00066D9C" w:rsidRPr="00636C9B" w:rsidDel="008446D6">
          <w:rPr>
            <w:rFonts w:ascii="Times New Roman" w:hAnsi="Times New Roman"/>
            <w:color w:val="000000" w:themeColor="text1"/>
            <w:sz w:val="24"/>
            <w:szCs w:val="24"/>
          </w:rPr>
          <w:delText>s</w:delText>
        </w:r>
        <w:r w:rsidR="007C427C" w:rsidRPr="00636C9B" w:rsidDel="008446D6">
          <w:rPr>
            <w:rFonts w:ascii="Times New Roman" w:hAnsi="Times New Roman"/>
            <w:color w:val="000000" w:themeColor="text1"/>
            <w:sz w:val="24"/>
            <w:szCs w:val="24"/>
          </w:rPr>
          <w:delText xml:space="preserve">, </w:delText>
        </w:r>
      </w:del>
      <w:ins w:id="102" w:author="Parks, Robbie M" w:date="2018-11-01T12:06:00Z">
        <w:r w:rsidR="00CC47CE" w:rsidRPr="00636C9B">
          <w:rPr>
            <w:rFonts w:ascii="Times New Roman" w:hAnsi="Times New Roman"/>
            <w:color w:val="000000" w:themeColor="text1"/>
            <w:sz w:val="24"/>
            <w:szCs w:val="24"/>
          </w:rPr>
          <w:t>.</w:t>
        </w:r>
      </w:ins>
      <w:del w:id="103" w:author="Parks, Robbie M" w:date="2018-11-01T12:06:00Z">
        <w:r w:rsidR="007C427C" w:rsidRPr="00636C9B" w:rsidDel="00CC47CE">
          <w:rPr>
            <w:rFonts w:ascii="Times New Roman" w:hAnsi="Times New Roman"/>
            <w:color w:val="000000" w:themeColor="text1"/>
            <w:sz w:val="24"/>
            <w:szCs w:val="24"/>
          </w:rPr>
          <w:delText xml:space="preserve">which </w:delText>
        </w:r>
        <w:r w:rsidR="00C71A61" w:rsidRPr="00636C9B" w:rsidDel="00CC47CE">
          <w:rPr>
            <w:rFonts w:ascii="Times New Roman" w:hAnsi="Times New Roman"/>
            <w:color w:val="000000" w:themeColor="text1"/>
            <w:sz w:val="24"/>
            <w:szCs w:val="24"/>
          </w:rPr>
          <w:delText>improves the stability of death rates in each month.</w:delText>
        </w:r>
      </w:del>
      <w:ins w:id="104" w:author="Parks, Robbie M" w:date="2018-11-01T12:13:00Z">
        <w:r w:rsidR="00317BE3" w:rsidRPr="00636C9B">
          <w:rPr>
            <w:rFonts w:ascii="Times New Roman" w:hAnsi="Times New Roman"/>
            <w:color w:val="000000" w:themeColor="text1"/>
            <w:sz w:val="24"/>
            <w:szCs w:val="24"/>
          </w:rPr>
          <w:t xml:space="preserve"> </w:t>
        </w:r>
      </w:ins>
    </w:p>
    <w:p w14:paraId="20BFC803" w14:textId="77777777" w:rsidR="00D64877" w:rsidRPr="00636C9B" w:rsidDel="00317BE3" w:rsidRDefault="00D64877" w:rsidP="00D76DF7">
      <w:pPr>
        <w:spacing w:after="0" w:line="480" w:lineRule="auto"/>
        <w:jc w:val="both"/>
        <w:outlineLvl w:val="0"/>
        <w:rPr>
          <w:del w:id="105" w:author="Parks, Robbie M" w:date="2018-11-01T12:13:00Z"/>
          <w:rFonts w:ascii="Times New Roman" w:hAnsi="Times New Roman"/>
          <w:color w:val="000000" w:themeColor="text1"/>
          <w:sz w:val="24"/>
          <w:szCs w:val="24"/>
        </w:rPr>
      </w:pPr>
    </w:p>
    <w:p w14:paraId="20711A48" w14:textId="1F0611B0" w:rsidR="00D64877" w:rsidRPr="00636C9B" w:rsidRDefault="00CC47CE" w:rsidP="00D76DF7">
      <w:pPr>
        <w:spacing w:after="0" w:line="480" w:lineRule="auto"/>
        <w:jc w:val="both"/>
        <w:outlineLvl w:val="0"/>
        <w:rPr>
          <w:ins w:id="106" w:author="Parks, Robbie M" w:date="2018-11-01T11:58:00Z"/>
          <w:rFonts w:ascii="Times New Roman" w:hAnsi="Times New Roman"/>
          <w:color w:val="000000" w:themeColor="text1"/>
          <w:sz w:val="24"/>
          <w:szCs w:val="24"/>
        </w:rPr>
      </w:pPr>
      <w:ins w:id="107" w:author="Parks, Robbie M" w:date="2018-11-01T12:06:00Z">
        <w:del w:id="108" w:author="Tamura-Wicks, Helen M" w:date="2018-11-01T14:48:00Z">
          <w:r w:rsidRPr="00636C9B" w:rsidDel="00CD2451">
            <w:rPr>
              <w:rFonts w:ascii="Times New Roman" w:hAnsi="Times New Roman"/>
              <w:color w:val="000000" w:themeColor="text1"/>
              <w:sz w:val="24"/>
              <w:szCs w:val="24"/>
            </w:rPr>
            <w:delText>We also allowed trends</w:delText>
          </w:r>
        </w:del>
      </w:ins>
      <w:ins w:id="109" w:author="Parks, Robbie M" w:date="2018-11-01T12:07:00Z">
        <w:del w:id="110" w:author="Tamura-Wicks, Helen M" w:date="2018-11-01T14:48:00Z">
          <w:r w:rsidR="003D6226" w:rsidRPr="00636C9B" w:rsidDel="00CD2451">
            <w:rPr>
              <w:rFonts w:ascii="Times New Roman" w:hAnsi="Times New Roman"/>
              <w:color w:val="000000" w:themeColor="text1"/>
              <w:sz w:val="24"/>
              <w:szCs w:val="24"/>
            </w:rPr>
            <w:delText xml:space="preserve"> to vary by month</w:delText>
          </w:r>
          <w:r w:rsidR="00ED0A11" w:rsidRPr="00636C9B" w:rsidDel="00CD2451">
            <w:rPr>
              <w:rFonts w:ascii="Times New Roman" w:hAnsi="Times New Roman"/>
              <w:color w:val="000000" w:themeColor="text1"/>
              <w:sz w:val="24"/>
              <w:szCs w:val="24"/>
            </w:rPr>
            <w:delText xml:space="preserve"> </w:delText>
          </w:r>
          <w:r w:rsidR="003D6226" w:rsidRPr="00636C9B" w:rsidDel="00CD2451">
            <w:rPr>
              <w:rFonts w:ascii="Times New Roman" w:hAnsi="Times New Roman"/>
              <w:color w:val="000000" w:themeColor="text1"/>
              <w:sz w:val="24"/>
              <w:szCs w:val="24"/>
            </w:rPr>
            <w:delText>with a cyclic random walk structure</w:delText>
          </w:r>
        </w:del>
        <w:r w:rsidR="003D6226" w:rsidRPr="00636C9B">
          <w:rPr>
            <w:rFonts w:ascii="Times New Roman" w:hAnsi="Times New Roman"/>
            <w:color w:val="000000" w:themeColor="text1"/>
            <w:sz w:val="24"/>
            <w:szCs w:val="24"/>
          </w:rPr>
          <w:t>.</w:t>
        </w:r>
      </w:ins>
      <w:ins w:id="111" w:author="Parks, Robbie M" w:date="2018-10-29T12:55:00Z">
        <w:r w:rsidR="003D20F2" w:rsidRPr="00636C9B">
          <w:rPr>
            <w:rFonts w:ascii="Times New Roman" w:hAnsi="Times New Roman"/>
            <w:color w:val="000000" w:themeColor="text1"/>
            <w:sz w:val="24"/>
            <w:szCs w:val="24"/>
          </w:rPr>
          <w:t xml:space="preserve"> </w:t>
        </w:r>
      </w:ins>
      <w:moveFromRangeStart w:id="112" w:author="Parks, Robbie M" w:date="2018-11-01T12:13:00Z" w:name="move528837751"/>
      <w:moveFrom w:id="113" w:author="Parks, Robbie M" w:date="2018-11-01T12:13:00Z">
        <w:ins w:id="114" w:author="Ezzati, Majid" w:date="2018-10-22T19:31:00Z">
          <w:r w:rsidR="00987F8E" w:rsidRPr="00636C9B" w:rsidDel="00317BE3">
            <w:rPr>
              <w:rFonts w:ascii="Times New Roman" w:hAnsi="Times New Roman"/>
              <w:color w:val="000000" w:themeColor="text1"/>
              <w:sz w:val="24"/>
              <w:szCs w:val="24"/>
            </w:rPr>
            <w:t>To allow</w:t>
          </w:r>
        </w:ins>
        <w:r w:rsidR="00D64877" w:rsidRPr="00636C9B" w:rsidDel="00317BE3">
          <w:rPr>
            <w:rFonts w:ascii="Times New Roman" w:hAnsi="Times New Roman"/>
            <w:color w:val="000000" w:themeColor="text1"/>
            <w:sz w:val="24"/>
            <w:szCs w:val="24"/>
          </w:rPr>
          <w:t xml:space="preserve"> non-linear</w:t>
        </w:r>
        <w:ins w:id="115" w:author="Ezzati, Majid" w:date="2018-10-22T19:31:00Z">
          <w:r w:rsidR="00987F8E" w:rsidRPr="00636C9B" w:rsidDel="00317BE3">
            <w:rPr>
              <w:rFonts w:ascii="Times New Roman" w:hAnsi="Times New Roman"/>
              <w:color w:val="000000" w:themeColor="text1"/>
              <w:sz w:val="24"/>
              <w:szCs w:val="24"/>
            </w:rPr>
            <w:t xml:space="preserve"> trends</w:t>
          </w:r>
        </w:ins>
        <w:r w:rsidR="00D64877" w:rsidRPr="00636C9B" w:rsidDel="00317BE3">
          <w:rPr>
            <w:rFonts w:ascii="Times New Roman" w:hAnsi="Times New Roman"/>
            <w:color w:val="000000" w:themeColor="text1"/>
            <w:sz w:val="24"/>
            <w:szCs w:val="24"/>
          </w:rPr>
          <w:t xml:space="preserve">, we modelled the time trends </w:t>
        </w:r>
        <w:r w:rsidR="00DC6193" w:rsidRPr="00636C9B" w:rsidDel="00317BE3">
          <w:rPr>
            <w:rFonts w:ascii="Times New Roman" w:hAnsi="Times New Roman"/>
            <w:color w:val="000000" w:themeColor="text1"/>
            <w:sz w:val="24"/>
            <w:szCs w:val="24"/>
          </w:rPr>
          <w:t xml:space="preserve">(of log-transformed death rates) </w:t>
        </w:r>
        <w:r w:rsidR="00D64877" w:rsidRPr="00636C9B" w:rsidDel="00317BE3">
          <w:rPr>
            <w:rFonts w:ascii="Times New Roman" w:hAnsi="Times New Roman"/>
            <w:color w:val="000000" w:themeColor="text1"/>
            <w:sz w:val="24"/>
            <w:szCs w:val="24"/>
          </w:rPr>
          <w:t>using the linear terms described above along with smoothly varying non-linear terms, specified with a random walk term, as well as an overdispersion term to capture any additional non-linearity.</w:t>
        </w:r>
      </w:moveFrom>
      <w:moveFromRangeEnd w:id="112"/>
    </w:p>
    <w:p w14:paraId="26110263" w14:textId="77777777" w:rsidR="00E00482" w:rsidRPr="00636C9B" w:rsidRDefault="00E00482" w:rsidP="00D76DF7">
      <w:pPr>
        <w:spacing w:after="0" w:line="480" w:lineRule="auto"/>
        <w:jc w:val="both"/>
        <w:outlineLvl w:val="0"/>
        <w:rPr>
          <w:rFonts w:ascii="Times New Roman" w:hAnsi="Times New Roman"/>
          <w:color w:val="000000" w:themeColor="text1"/>
          <w:sz w:val="24"/>
          <w:szCs w:val="24"/>
        </w:rPr>
      </w:pPr>
    </w:p>
    <w:p w14:paraId="7CC726CA" w14:textId="5CD3E39E" w:rsidR="007C1278" w:rsidRPr="00636C9B" w:rsidRDefault="00CD2451" w:rsidP="00D76DF7">
      <w:pPr>
        <w:spacing w:after="0" w:line="480" w:lineRule="auto"/>
        <w:jc w:val="both"/>
        <w:outlineLvl w:val="0"/>
        <w:rPr>
          <w:ins w:id="116" w:author="Parks, Robbie M" w:date="2018-11-01T12:13:00Z"/>
          <w:rFonts w:ascii="Times New Roman" w:hAnsi="Times New Roman"/>
          <w:color w:val="000000" w:themeColor="text1"/>
          <w:sz w:val="24"/>
          <w:szCs w:val="24"/>
        </w:rPr>
      </w:pPr>
      <w:ins w:id="117" w:author="Tamura-Wicks, Helen M" w:date="2018-11-01T14:52:00Z">
        <w:r>
          <w:rPr>
            <w:rFonts w:ascii="Times New Roman" w:hAnsi="Times New Roman"/>
            <w:color w:val="000000" w:themeColor="text1"/>
            <w:sz w:val="24"/>
            <w:szCs w:val="24"/>
          </w:rPr>
          <w:t xml:space="preserve">We allowed for </w:t>
        </w:r>
      </w:ins>
      <w:ins w:id="118" w:author="Tamura-Wicks, Helen M" w:date="2018-11-01T14:49:00Z">
        <w:r>
          <w:rPr>
            <w:rFonts w:ascii="Times New Roman" w:hAnsi="Times New Roman"/>
            <w:color w:val="000000" w:themeColor="text1"/>
            <w:sz w:val="24"/>
            <w:szCs w:val="24"/>
          </w:rPr>
          <w:t xml:space="preserve">levels and trends in death rates </w:t>
        </w:r>
      </w:ins>
      <w:ins w:id="119" w:author="Tamura-Wicks, Helen M" w:date="2018-11-01T14:53:00Z">
        <w:r>
          <w:rPr>
            <w:rFonts w:ascii="Times New Roman" w:hAnsi="Times New Roman"/>
            <w:color w:val="000000" w:themeColor="text1"/>
            <w:sz w:val="24"/>
            <w:szCs w:val="24"/>
          </w:rPr>
          <w:t xml:space="preserve">to </w:t>
        </w:r>
      </w:ins>
      <w:ins w:id="120" w:author="Tamura-Wicks, Helen M" w:date="2018-11-01T14:49:00Z">
        <w:r>
          <w:rPr>
            <w:rFonts w:ascii="Times New Roman" w:hAnsi="Times New Roman"/>
            <w:color w:val="000000" w:themeColor="text1"/>
            <w:sz w:val="24"/>
            <w:szCs w:val="24"/>
          </w:rPr>
          <w:t xml:space="preserve">vary </w:t>
        </w:r>
      </w:ins>
      <w:ins w:id="121" w:author="Tamura-Wicks, Helen M" w:date="2018-11-01T14:51:00Z">
        <w:r>
          <w:rPr>
            <w:rFonts w:ascii="Times New Roman" w:hAnsi="Times New Roman"/>
            <w:color w:val="000000" w:themeColor="text1"/>
            <w:sz w:val="24"/>
            <w:szCs w:val="24"/>
          </w:rPr>
          <w:t>by</w:t>
        </w:r>
      </w:ins>
      <w:ins w:id="122" w:author="Tamura-Wicks, Helen M" w:date="2018-11-01T14:49:00Z">
        <w:r>
          <w:rPr>
            <w:rFonts w:ascii="Times New Roman" w:hAnsi="Times New Roman"/>
            <w:color w:val="000000" w:themeColor="text1"/>
            <w:sz w:val="24"/>
            <w:szCs w:val="24"/>
          </w:rPr>
          <w:t xml:space="preserve"> state.</w:t>
        </w:r>
      </w:ins>
      <w:del w:id="123" w:author="Tamura-Wicks, Helen M" w:date="2018-11-01T14:51:00Z">
        <w:r w:rsidR="00A13D22" w:rsidRPr="00636C9B" w:rsidDel="00CD2451">
          <w:rPr>
            <w:rFonts w:ascii="Times New Roman" w:hAnsi="Times New Roman"/>
            <w:color w:val="000000" w:themeColor="text1"/>
            <w:sz w:val="24"/>
            <w:szCs w:val="24"/>
          </w:rPr>
          <w:delText xml:space="preserve">Death rates </w:delText>
        </w:r>
        <w:r w:rsidR="00EE3B3A" w:rsidRPr="00636C9B" w:rsidDel="00CD2451">
          <w:rPr>
            <w:rFonts w:ascii="Times New Roman" w:hAnsi="Times New Roman"/>
            <w:color w:val="000000" w:themeColor="text1"/>
            <w:sz w:val="24"/>
            <w:szCs w:val="24"/>
          </w:rPr>
          <w:delText xml:space="preserve">and their changes over time </w:delText>
        </w:r>
      </w:del>
      <w:del w:id="124" w:author="Tamura-Wicks, Helen M" w:date="2018-11-01T14:49:00Z">
        <w:r w:rsidR="00A13D22" w:rsidRPr="00636C9B" w:rsidDel="00CD2451">
          <w:rPr>
            <w:rFonts w:ascii="Times New Roman" w:hAnsi="Times New Roman"/>
            <w:color w:val="000000" w:themeColor="text1"/>
            <w:sz w:val="24"/>
            <w:szCs w:val="24"/>
          </w:rPr>
          <w:delText xml:space="preserve">are </w:delText>
        </w:r>
        <w:r w:rsidR="00C345AC" w:rsidRPr="00636C9B" w:rsidDel="00CD2451">
          <w:rPr>
            <w:rFonts w:ascii="Times New Roman" w:hAnsi="Times New Roman"/>
            <w:color w:val="000000" w:themeColor="text1"/>
            <w:sz w:val="24"/>
            <w:szCs w:val="24"/>
          </w:rPr>
          <w:delText>variable by state</w:delText>
        </w:r>
        <w:r w:rsidR="001B5646" w:rsidRPr="00636C9B" w:rsidDel="00CD2451">
          <w:rPr>
            <w:rFonts w:ascii="Times New Roman" w:hAnsi="Times New Roman"/>
            <w:color w:val="000000" w:themeColor="text1"/>
            <w:sz w:val="24"/>
            <w:szCs w:val="24"/>
          </w:rPr>
          <w:delText xml:space="preserve"> of the USA</w:delText>
        </w:r>
        <w:r w:rsidR="00C345AC" w:rsidRPr="00636C9B" w:rsidDel="00CD2451">
          <w:rPr>
            <w:rFonts w:ascii="Times New Roman" w:hAnsi="Times New Roman"/>
            <w:color w:val="000000" w:themeColor="text1"/>
            <w:sz w:val="24"/>
            <w:szCs w:val="24"/>
          </w:rPr>
          <w:delText>,</w:delText>
        </w:r>
      </w:del>
      <w:del w:id="125" w:author="Tamura-Wicks, Helen M" w:date="2018-11-01T14:51:00Z">
        <w:r w:rsidR="00C345AC" w:rsidRPr="00636C9B" w:rsidDel="00CD2451">
          <w:rPr>
            <w:rFonts w:ascii="Times New Roman" w:hAnsi="Times New Roman"/>
            <w:color w:val="000000" w:themeColor="text1"/>
            <w:sz w:val="24"/>
            <w:szCs w:val="24"/>
          </w:rPr>
          <w:delText xml:space="preserve"> both in intercept and trend</w:delText>
        </w:r>
      </w:del>
      <w:r w:rsidR="00C345AC" w:rsidRPr="00636C9B">
        <w:rPr>
          <w:rFonts w:ascii="Times New Roman" w:hAnsi="Times New Roman"/>
          <w:color w:val="000000" w:themeColor="text1"/>
          <w:sz w:val="24"/>
          <w:szCs w:val="24"/>
        </w:rPr>
        <w:t>.</w:t>
      </w:r>
      <w:r w:rsidR="00BA2C5F" w:rsidRPr="00636C9B">
        <w:rPr>
          <w:rFonts w:ascii="Times New Roman" w:hAnsi="Times New Roman"/>
          <w:color w:val="000000" w:themeColor="text1"/>
          <w:sz w:val="24"/>
          <w:szCs w:val="24"/>
        </w:rPr>
        <w:t xml:space="preserve"> </w:t>
      </w:r>
      <w:del w:id="126" w:author="Tamura-Wicks, Helen M" w:date="2018-11-01T14:53:00Z">
        <w:r w:rsidR="009D6B29" w:rsidRPr="00636C9B" w:rsidDel="00CD2451">
          <w:rPr>
            <w:rFonts w:ascii="Times New Roman" w:hAnsi="Times New Roman"/>
            <w:color w:val="000000" w:themeColor="text1"/>
            <w:sz w:val="24"/>
            <w:szCs w:val="24"/>
          </w:rPr>
          <w:delText xml:space="preserve">We </w:delText>
        </w:r>
        <w:r w:rsidR="00427EA4" w:rsidRPr="00636C9B" w:rsidDel="00CD2451">
          <w:rPr>
            <w:rFonts w:ascii="Times New Roman" w:hAnsi="Times New Roman"/>
            <w:color w:val="000000" w:themeColor="text1"/>
            <w:sz w:val="24"/>
            <w:szCs w:val="24"/>
          </w:rPr>
          <w:delText xml:space="preserve">thus </w:delText>
        </w:r>
        <w:r w:rsidR="009D6B29" w:rsidRPr="00636C9B" w:rsidDel="00CD2451">
          <w:rPr>
            <w:rFonts w:ascii="Times New Roman" w:hAnsi="Times New Roman"/>
            <w:color w:val="000000" w:themeColor="text1"/>
            <w:sz w:val="24"/>
            <w:szCs w:val="24"/>
          </w:rPr>
          <w:delText>allowed death rates to vary b</w:delText>
        </w:r>
        <w:r w:rsidR="00427EA4" w:rsidRPr="00636C9B" w:rsidDel="00CD2451">
          <w:rPr>
            <w:rFonts w:ascii="Times New Roman" w:hAnsi="Times New Roman"/>
            <w:color w:val="000000" w:themeColor="text1"/>
            <w:sz w:val="24"/>
            <w:szCs w:val="24"/>
          </w:rPr>
          <w:delText>y stat</w:delText>
        </w:r>
        <w:r w:rsidR="00F00CDC" w:rsidRPr="00636C9B" w:rsidDel="00CD2451">
          <w:rPr>
            <w:rFonts w:ascii="Times New Roman" w:hAnsi="Times New Roman"/>
            <w:color w:val="000000" w:themeColor="text1"/>
            <w:sz w:val="24"/>
            <w:szCs w:val="24"/>
          </w:rPr>
          <w:delText>e</w:delText>
        </w:r>
        <w:r w:rsidR="009D6B29" w:rsidRPr="00636C9B" w:rsidDel="00CD2451">
          <w:rPr>
            <w:rFonts w:ascii="Times New Roman" w:hAnsi="Times New Roman"/>
            <w:color w:val="000000" w:themeColor="text1"/>
            <w:sz w:val="24"/>
            <w:szCs w:val="24"/>
          </w:rPr>
          <w:delText>.</w:delText>
        </w:r>
        <w:r w:rsidR="00334F2A" w:rsidRPr="00636C9B" w:rsidDel="00CD2451">
          <w:rPr>
            <w:rFonts w:ascii="Times New Roman" w:hAnsi="Times New Roman"/>
            <w:color w:val="000000" w:themeColor="text1"/>
            <w:sz w:val="24"/>
            <w:szCs w:val="24"/>
          </w:rPr>
          <w:delText xml:space="preserve"> </w:delText>
        </w:r>
      </w:del>
      <w:r w:rsidR="00334F2A" w:rsidRPr="00636C9B">
        <w:rPr>
          <w:rFonts w:ascii="Times New Roman" w:hAnsi="Times New Roman"/>
          <w:color w:val="000000" w:themeColor="text1"/>
          <w:sz w:val="24"/>
          <w:szCs w:val="24"/>
        </w:rPr>
        <w:t>In addition,</w:t>
      </w:r>
      <w:r w:rsidR="00BA2C5F" w:rsidRPr="00636C9B">
        <w:rPr>
          <w:rFonts w:ascii="Times New Roman" w:hAnsi="Times New Roman"/>
          <w:color w:val="000000" w:themeColor="text1"/>
          <w:sz w:val="24"/>
          <w:szCs w:val="24"/>
        </w:rPr>
        <w:t xml:space="preserve"> </w:t>
      </w:r>
      <w:ins w:id="127" w:author="Tamura-Wicks, Helen M" w:date="2018-11-01T14:52:00Z">
        <w:r>
          <w:rPr>
            <w:rFonts w:ascii="Times New Roman" w:hAnsi="Times New Roman"/>
            <w:color w:val="000000" w:themeColor="text1"/>
            <w:sz w:val="24"/>
            <w:szCs w:val="24"/>
          </w:rPr>
          <w:t xml:space="preserve">death rates in </w:t>
        </w:r>
      </w:ins>
      <w:ins w:id="128" w:author="Tamura-Wicks, Helen M" w:date="2018-11-01T14:54:00Z">
        <w:r>
          <w:rPr>
            <w:rFonts w:ascii="Times New Roman" w:hAnsi="Times New Roman"/>
            <w:color w:val="000000" w:themeColor="text1"/>
            <w:sz w:val="24"/>
            <w:szCs w:val="24"/>
          </w:rPr>
          <w:t xml:space="preserve">neighbouring </w:t>
        </w:r>
      </w:ins>
      <w:r w:rsidR="00BA2C5F" w:rsidRPr="00636C9B">
        <w:rPr>
          <w:rFonts w:ascii="Times New Roman" w:hAnsi="Times New Roman"/>
          <w:color w:val="000000" w:themeColor="text1"/>
          <w:sz w:val="24"/>
          <w:szCs w:val="24"/>
        </w:rPr>
        <w:t xml:space="preserve">states </w:t>
      </w:r>
      <w:del w:id="129" w:author="Tamura-Wicks, Helen M" w:date="2018-11-01T14:54:00Z">
        <w:r w:rsidR="00BA2C5F" w:rsidRPr="00636C9B" w:rsidDel="00CD2451">
          <w:rPr>
            <w:rFonts w:ascii="Times New Roman" w:hAnsi="Times New Roman"/>
            <w:color w:val="000000" w:themeColor="text1"/>
            <w:sz w:val="24"/>
            <w:szCs w:val="24"/>
          </w:rPr>
          <w:delText xml:space="preserve">closer in geography </w:delText>
        </w:r>
      </w:del>
      <w:r w:rsidR="00720950" w:rsidRPr="00636C9B">
        <w:rPr>
          <w:rFonts w:ascii="Times New Roman" w:hAnsi="Times New Roman"/>
          <w:color w:val="000000" w:themeColor="text1"/>
          <w:sz w:val="24"/>
          <w:szCs w:val="24"/>
        </w:rPr>
        <w:t>may</w:t>
      </w:r>
      <w:r w:rsidR="00BA2C5F" w:rsidRPr="00636C9B">
        <w:rPr>
          <w:rFonts w:ascii="Times New Roman" w:hAnsi="Times New Roman"/>
          <w:color w:val="000000" w:themeColor="text1"/>
          <w:sz w:val="24"/>
          <w:szCs w:val="24"/>
        </w:rPr>
        <w:t xml:space="preserve"> be more similar than </w:t>
      </w:r>
      <w:ins w:id="130" w:author="Tamura-Wicks, Helen M" w:date="2018-11-01T14:54:00Z">
        <w:r>
          <w:rPr>
            <w:rFonts w:ascii="Times New Roman" w:hAnsi="Times New Roman"/>
            <w:color w:val="000000" w:themeColor="text1"/>
            <w:sz w:val="24"/>
            <w:szCs w:val="24"/>
          </w:rPr>
          <w:t xml:space="preserve">in </w:t>
        </w:r>
      </w:ins>
      <w:r w:rsidR="00BA2C5F" w:rsidRPr="00636C9B">
        <w:rPr>
          <w:rFonts w:ascii="Times New Roman" w:hAnsi="Times New Roman"/>
          <w:color w:val="000000" w:themeColor="text1"/>
          <w:sz w:val="24"/>
          <w:szCs w:val="24"/>
        </w:rPr>
        <w:t>those further away</w:t>
      </w:r>
      <w:r w:rsidR="00720950" w:rsidRPr="00636C9B">
        <w:rPr>
          <w:rFonts w:ascii="Times New Roman" w:hAnsi="Times New Roman"/>
          <w:color w:val="000000" w:themeColor="text1"/>
          <w:sz w:val="24"/>
          <w:szCs w:val="24"/>
        </w:rPr>
        <w:t>,</w:t>
      </w:r>
      <w:r w:rsidR="004B711E" w:rsidRPr="00636C9B">
        <w:rPr>
          <w:rFonts w:ascii="Times New Roman" w:hAnsi="Times New Roman"/>
          <w:color w:val="000000" w:themeColor="text1"/>
          <w:sz w:val="24"/>
          <w:szCs w:val="24"/>
        </w:rPr>
        <w:t xml:space="preserve"> for</w:t>
      </w:r>
      <w:r w:rsidR="00720950" w:rsidRPr="00636C9B">
        <w:rPr>
          <w:rFonts w:ascii="Times New Roman" w:hAnsi="Times New Roman"/>
          <w:color w:val="000000" w:themeColor="text1"/>
          <w:sz w:val="24"/>
          <w:szCs w:val="24"/>
        </w:rPr>
        <w:t xml:space="preserve"> economic, social</w:t>
      </w:r>
      <w:r w:rsidR="004B711E" w:rsidRPr="00636C9B">
        <w:rPr>
          <w:rFonts w:ascii="Times New Roman" w:hAnsi="Times New Roman"/>
          <w:color w:val="000000" w:themeColor="text1"/>
          <w:sz w:val="24"/>
          <w:szCs w:val="24"/>
        </w:rPr>
        <w:t>, climatic</w:t>
      </w:r>
      <w:r w:rsidR="00720950" w:rsidRPr="00636C9B">
        <w:rPr>
          <w:rFonts w:ascii="Times New Roman" w:hAnsi="Times New Roman"/>
          <w:color w:val="000000" w:themeColor="text1"/>
          <w:sz w:val="24"/>
          <w:szCs w:val="24"/>
        </w:rPr>
        <w:t xml:space="preserve"> and other reasons</w:t>
      </w:r>
      <w:r w:rsidR="00BA2C5F" w:rsidRPr="00636C9B">
        <w:rPr>
          <w:rFonts w:ascii="Times New Roman" w:hAnsi="Times New Roman"/>
          <w:color w:val="000000" w:themeColor="text1"/>
          <w:sz w:val="24"/>
          <w:szCs w:val="24"/>
        </w:rPr>
        <w:t xml:space="preserve">. </w:t>
      </w:r>
      <w:ins w:id="131" w:author="Parks, Robbie M" w:date="2018-11-01T18:13:00Z">
        <w:r w:rsidR="00947F4D">
          <w:rPr>
            <w:rFonts w:ascii="Times New Roman" w:hAnsi="Times New Roman"/>
            <w:color w:val="000000" w:themeColor="text1"/>
            <w:sz w:val="24"/>
            <w:szCs w:val="24"/>
          </w:rPr>
          <w:t>T</w:t>
        </w:r>
      </w:ins>
      <w:ins w:id="132" w:author="Tamura-Wicks, Helen M" w:date="2018-11-01T14:55:00Z">
        <w:del w:id="133" w:author="Parks, Robbie M" w:date="2018-11-01T18:13:00Z">
          <w:r w:rsidRPr="00636C9B" w:rsidDel="00947F4D">
            <w:rPr>
              <w:rFonts w:ascii="Times New Roman" w:hAnsi="Times New Roman"/>
              <w:color w:val="000000" w:themeColor="text1"/>
              <w:sz w:val="24"/>
              <w:szCs w:val="24"/>
            </w:rPr>
            <w:delText>t</w:delText>
          </w:r>
        </w:del>
        <w:r w:rsidRPr="00636C9B">
          <w:rPr>
            <w:rFonts w:ascii="Times New Roman" w:hAnsi="Times New Roman"/>
            <w:color w:val="000000" w:themeColor="text1"/>
            <w:sz w:val="24"/>
            <w:szCs w:val="24"/>
          </w:rPr>
          <w:t>o reflect this</w:t>
        </w:r>
      </w:ins>
      <w:ins w:id="134" w:author="Parks, Robbie M" w:date="2018-11-01T18:13:00Z">
        <w:r w:rsidR="00947F4D">
          <w:rPr>
            <w:rFonts w:ascii="Times New Roman" w:hAnsi="Times New Roman"/>
            <w:color w:val="000000" w:themeColor="text1"/>
            <w:sz w:val="24"/>
            <w:szCs w:val="24"/>
          </w:rPr>
          <w:t>, w</w:t>
        </w:r>
      </w:ins>
      <w:ins w:id="135" w:author="Tamura-Wicks, Helen M" w:date="2018-11-01T14:55:00Z">
        <w:del w:id="136" w:author="Parks, Robbie M" w:date="2018-11-01T18:13:00Z">
          <w:r w:rsidRPr="00636C9B" w:rsidDel="00947F4D">
            <w:rPr>
              <w:rFonts w:ascii="Times New Roman" w:hAnsi="Times New Roman"/>
              <w:color w:val="000000" w:themeColor="text1"/>
              <w:sz w:val="24"/>
              <w:szCs w:val="24"/>
            </w:rPr>
            <w:delText xml:space="preserve"> </w:delText>
          </w:r>
        </w:del>
      </w:ins>
      <w:del w:id="137" w:author="Parks, Robbie M" w:date="2018-11-01T18:13:00Z">
        <w:r w:rsidR="00B3486D" w:rsidRPr="00636C9B" w:rsidDel="00947F4D">
          <w:rPr>
            <w:rFonts w:ascii="Times New Roman" w:hAnsi="Times New Roman"/>
            <w:color w:val="000000" w:themeColor="text1"/>
            <w:sz w:val="24"/>
            <w:szCs w:val="24"/>
          </w:rPr>
          <w:delText>W</w:delText>
        </w:r>
      </w:del>
      <w:r w:rsidR="00B3486D" w:rsidRPr="00636C9B">
        <w:rPr>
          <w:rFonts w:ascii="Times New Roman" w:hAnsi="Times New Roman"/>
          <w:color w:val="000000" w:themeColor="text1"/>
          <w:sz w:val="24"/>
          <w:szCs w:val="24"/>
        </w:rPr>
        <w:t>e</w:t>
      </w:r>
      <w:r w:rsidR="00661BB4" w:rsidRPr="00636C9B">
        <w:rPr>
          <w:rFonts w:ascii="Times New Roman" w:hAnsi="Times New Roman"/>
          <w:color w:val="000000" w:themeColor="text1"/>
          <w:sz w:val="24"/>
          <w:szCs w:val="24"/>
        </w:rPr>
        <w:t xml:space="preserve"> </w:t>
      </w:r>
      <w:r w:rsidR="006E27C6" w:rsidRPr="00636C9B">
        <w:rPr>
          <w:rFonts w:ascii="Times New Roman" w:hAnsi="Times New Roman"/>
          <w:color w:val="000000" w:themeColor="text1"/>
          <w:sz w:val="24"/>
          <w:szCs w:val="24"/>
        </w:rPr>
        <w:t>used</w:t>
      </w:r>
      <w:r w:rsidR="00B3486D" w:rsidRPr="00636C9B">
        <w:rPr>
          <w:rFonts w:ascii="Times New Roman" w:hAnsi="Times New Roman"/>
          <w:color w:val="000000" w:themeColor="text1"/>
          <w:sz w:val="24"/>
          <w:szCs w:val="24"/>
        </w:rPr>
        <w:t xml:space="preserve"> a Conditional Autoregressive (CAR) </w:t>
      </w:r>
      <w:r w:rsidR="0023343A" w:rsidRPr="00636C9B">
        <w:rPr>
          <w:rFonts w:ascii="Times New Roman" w:hAnsi="Times New Roman"/>
          <w:color w:val="000000" w:themeColor="text1"/>
          <w:sz w:val="24"/>
          <w:szCs w:val="24"/>
        </w:rPr>
        <w:t>spatial model</w:t>
      </w:r>
      <w:del w:id="138" w:author="Parks, Robbie M" w:date="2018-11-01T18:14:00Z">
        <w:r w:rsidR="00427EA4" w:rsidRPr="00636C9B" w:rsidDel="002A4CEA">
          <w:rPr>
            <w:rFonts w:ascii="Times New Roman" w:hAnsi="Times New Roman"/>
            <w:color w:val="000000" w:themeColor="text1"/>
            <w:sz w:val="24"/>
            <w:szCs w:val="24"/>
          </w:rPr>
          <w:delText xml:space="preserve">, </w:delText>
        </w:r>
      </w:del>
      <w:del w:id="139" w:author="Tamura-Wicks, Helen M" w:date="2018-11-01T14:55:00Z">
        <w:r w:rsidR="00427EA4" w:rsidRPr="00636C9B" w:rsidDel="00CD2451">
          <w:rPr>
            <w:rFonts w:ascii="Times New Roman" w:hAnsi="Times New Roman"/>
            <w:color w:val="000000" w:themeColor="text1"/>
            <w:sz w:val="24"/>
            <w:szCs w:val="24"/>
          </w:rPr>
          <w:delText>to reflect this</w:delText>
        </w:r>
      </w:del>
      <w:r w:rsidR="006E27C6" w:rsidRPr="00636C9B">
        <w:rPr>
          <w:rFonts w:ascii="Times New Roman" w:hAnsi="Times New Roman"/>
          <w:color w:val="000000" w:themeColor="text1"/>
          <w:sz w:val="24"/>
          <w:szCs w:val="24"/>
        </w:rPr>
        <w:t>, described in the Supplementary Materials and elsewhere</w:t>
      </w:r>
      <w:r w:rsidR="005D7922" w:rsidRPr="00636C9B">
        <w:rPr>
          <w:rFonts w:ascii="Times New Roman" w:hAnsi="Times New Roman"/>
          <w:color w:val="000000" w:themeColor="text1"/>
          <w:sz w:val="24"/>
          <w:szCs w:val="24"/>
        </w:rPr>
        <w:t>.</w:t>
      </w:r>
      <w:r w:rsidR="005D7922" w:rsidRPr="00636C9B">
        <w:rPr>
          <w:rFonts w:ascii="Times New Roman" w:hAnsi="Times New Roman"/>
          <w:color w:val="000000" w:themeColor="text1"/>
          <w:sz w:val="24"/>
          <w:szCs w:val="24"/>
        </w:rPr>
        <w:fldChar w:fldCharType="begin" w:fldLock="1"/>
      </w:r>
      <w:r w:rsidR="001B365D" w:rsidRPr="00636C9B">
        <w:rPr>
          <w:rFonts w:ascii="Times New Roman" w:hAnsi="Times New Roman"/>
          <w:color w:val="000000" w:themeColor="text1"/>
          <w:sz w:val="24"/>
          <w:szCs w:val="24"/>
        </w:rPr>
        <w:instrText>ADDIN CSL_CITATION {"citationItems":[{"id":"ITEM-1","itemData":{"DOI":"10.2307/2984812","ISBN":"00359246","ISSN":"00359246","PMID":"18032117","abstract":"The formulation of conditional probability models for finite systems of spatially interacting random variables is examined. A simple alternative proof of the Hammersley-Clifford theorem is presented and the theorem is then used to construct specific spatial schemes on and off the lattice. Particular emphasis is placed upon practical applications of the models in plant ecology when the variates are binary or Gaussian. Some aspects of infinite lattice Gaussian processes are discussed. Methods of statistical analysis for lattice schemes are proposed, including a very flexible coding technique. The methods are illustrated by two numerical examples. It is maintained throughout that the conditional probability approach to the specification and analysis of spatial interaction is more attractive than the alternative joint probability approach. Keywords","author":[{"dropping-particle":"","family":"Besag","given":"Julian","non-dropping-particle":"","parse-names":false,"suffix":""}],"container-title":"Journal of the Royal Statistical Society: Series B (Statistical Methodology)","id":"ITEM-1","issued":{"date-parts":[["1974"]]},"title":"Spatial interaction and the statistical snalysis of lattice systems","type":"article-journal"},"uris":["http://www.mendeley.com/documents/?uuid=14e2acdd-e9ad-4907-be6a-2b5efd7e1600"]}],"mendeley":{"formattedCitation":"&lt;sup&gt;24&lt;/sup&gt;","plainTextFormattedCitation":"24","previouslyFormattedCitation":"&lt;sup&gt;24&lt;/sup&gt;"},"properties":{"noteIndex":0},"schema":"https://github.com/citation-style-language/schema/raw/master/csl-citation.json"}</w:instrText>
      </w:r>
      <w:r w:rsidR="005D7922" w:rsidRPr="00636C9B">
        <w:rPr>
          <w:rFonts w:ascii="Times New Roman" w:hAnsi="Times New Roman"/>
          <w:color w:val="000000" w:themeColor="text1"/>
          <w:sz w:val="24"/>
          <w:szCs w:val="24"/>
        </w:rPr>
        <w:fldChar w:fldCharType="separate"/>
      </w:r>
      <w:r w:rsidR="00047A51" w:rsidRPr="00636C9B">
        <w:rPr>
          <w:rFonts w:ascii="Times New Roman" w:hAnsi="Times New Roman"/>
          <w:noProof/>
          <w:color w:val="000000" w:themeColor="text1"/>
          <w:sz w:val="24"/>
          <w:szCs w:val="24"/>
          <w:vertAlign w:val="superscript"/>
        </w:rPr>
        <w:t>24</w:t>
      </w:r>
      <w:r w:rsidR="005D7922" w:rsidRPr="00636C9B">
        <w:rPr>
          <w:rFonts w:ascii="Times New Roman" w:hAnsi="Times New Roman"/>
          <w:color w:val="000000" w:themeColor="text1"/>
          <w:sz w:val="24"/>
          <w:szCs w:val="24"/>
        </w:rPr>
        <w:fldChar w:fldCharType="end"/>
      </w:r>
      <w:r w:rsidR="005D7922" w:rsidRPr="00636C9B">
        <w:rPr>
          <w:rFonts w:ascii="Times New Roman" w:hAnsi="Times New Roman"/>
          <w:color w:val="000000" w:themeColor="text1"/>
          <w:sz w:val="24"/>
          <w:szCs w:val="24"/>
        </w:rPr>
        <w:t xml:space="preserve"> </w:t>
      </w:r>
      <w:r w:rsidR="004337CB" w:rsidRPr="00636C9B">
        <w:rPr>
          <w:rFonts w:ascii="Times New Roman" w:hAnsi="Times New Roman"/>
          <w:color w:val="000000" w:themeColor="text1"/>
          <w:sz w:val="24"/>
          <w:szCs w:val="24"/>
        </w:rPr>
        <w:t xml:space="preserve">This allows death rates </w:t>
      </w:r>
      <w:r w:rsidR="006E27C6" w:rsidRPr="00636C9B">
        <w:rPr>
          <w:rFonts w:ascii="Times New Roman" w:hAnsi="Times New Roman"/>
          <w:color w:val="000000" w:themeColor="text1"/>
          <w:sz w:val="24"/>
          <w:szCs w:val="24"/>
        </w:rPr>
        <w:t xml:space="preserve">and trends </w:t>
      </w:r>
      <w:r w:rsidR="003F1BCE" w:rsidRPr="00636C9B">
        <w:rPr>
          <w:rFonts w:ascii="Times New Roman" w:hAnsi="Times New Roman"/>
          <w:color w:val="000000" w:themeColor="text1"/>
          <w:sz w:val="24"/>
          <w:szCs w:val="24"/>
        </w:rPr>
        <w:t xml:space="preserve">of a </w:t>
      </w:r>
      <w:r w:rsidR="00DD5A3A" w:rsidRPr="00636C9B">
        <w:rPr>
          <w:rFonts w:ascii="Times New Roman" w:hAnsi="Times New Roman"/>
          <w:color w:val="000000" w:themeColor="text1"/>
          <w:sz w:val="24"/>
          <w:szCs w:val="24"/>
        </w:rPr>
        <w:t xml:space="preserve">state </w:t>
      </w:r>
      <w:r w:rsidR="004337CB" w:rsidRPr="00636C9B">
        <w:rPr>
          <w:rFonts w:ascii="Times New Roman" w:hAnsi="Times New Roman"/>
          <w:color w:val="000000" w:themeColor="text1"/>
          <w:sz w:val="24"/>
          <w:szCs w:val="24"/>
        </w:rPr>
        <w:t xml:space="preserve">to be estimated based on </w:t>
      </w:r>
      <w:r w:rsidR="00DD5A3A" w:rsidRPr="00636C9B">
        <w:rPr>
          <w:rFonts w:ascii="Times New Roman" w:hAnsi="Times New Roman"/>
          <w:color w:val="000000" w:themeColor="text1"/>
          <w:sz w:val="24"/>
          <w:szCs w:val="24"/>
        </w:rPr>
        <w:t>their own data as well as using those of thei</w:t>
      </w:r>
      <w:r w:rsidR="003F1BCE" w:rsidRPr="00636C9B">
        <w:rPr>
          <w:rFonts w:ascii="Times New Roman" w:hAnsi="Times New Roman"/>
          <w:color w:val="000000" w:themeColor="text1"/>
          <w:sz w:val="24"/>
          <w:szCs w:val="24"/>
        </w:rPr>
        <w:t>r neighbours</w:t>
      </w:r>
      <w:r w:rsidR="00B94549" w:rsidRPr="00636C9B">
        <w:rPr>
          <w:rFonts w:ascii="Times New Roman" w:hAnsi="Times New Roman"/>
          <w:color w:val="000000" w:themeColor="text1"/>
          <w:sz w:val="24"/>
          <w:szCs w:val="24"/>
        </w:rPr>
        <w:t xml:space="preserve">, producing more stable estimates of </w:t>
      </w:r>
      <w:r w:rsidR="0083019B" w:rsidRPr="00636C9B">
        <w:rPr>
          <w:rFonts w:ascii="Times New Roman" w:hAnsi="Times New Roman"/>
          <w:color w:val="000000" w:themeColor="text1"/>
          <w:sz w:val="24"/>
          <w:szCs w:val="24"/>
        </w:rPr>
        <w:t>death rates</w:t>
      </w:r>
      <w:r w:rsidR="00D53010" w:rsidRPr="00636C9B">
        <w:rPr>
          <w:rFonts w:ascii="Times New Roman" w:hAnsi="Times New Roman"/>
          <w:color w:val="000000" w:themeColor="text1"/>
          <w:sz w:val="24"/>
          <w:szCs w:val="24"/>
        </w:rPr>
        <w:t>.</w:t>
      </w:r>
      <w:r w:rsidR="00F43908" w:rsidRPr="00636C9B">
        <w:rPr>
          <w:rFonts w:ascii="Times New Roman" w:hAnsi="Times New Roman"/>
          <w:color w:val="000000" w:themeColor="text1"/>
          <w:sz w:val="24"/>
          <w:szCs w:val="24"/>
        </w:rPr>
        <w:t xml:space="preserve"> The level to which information is shared between neighbouring states depends on the uncertainty of death rates in a state and the empirical similarity of neighbouring states.</w:t>
      </w:r>
      <w:r w:rsidR="003116E1" w:rsidRPr="00636C9B">
        <w:rPr>
          <w:rFonts w:ascii="Times New Roman" w:hAnsi="Times New Roman"/>
          <w:color w:val="000000" w:themeColor="text1"/>
          <w:sz w:val="24"/>
          <w:szCs w:val="24"/>
        </w:rPr>
        <w:t xml:space="preserve"> </w:t>
      </w:r>
    </w:p>
    <w:p w14:paraId="4B14C810" w14:textId="77777777" w:rsidR="00317BE3" w:rsidRPr="00636C9B" w:rsidRDefault="00317BE3" w:rsidP="00D76DF7">
      <w:pPr>
        <w:spacing w:after="0" w:line="480" w:lineRule="auto"/>
        <w:jc w:val="both"/>
        <w:outlineLvl w:val="0"/>
        <w:rPr>
          <w:ins w:id="140" w:author="Parks, Robbie M" w:date="2018-11-01T12:13:00Z"/>
          <w:rFonts w:ascii="Times New Roman" w:hAnsi="Times New Roman"/>
          <w:color w:val="000000" w:themeColor="text1"/>
          <w:sz w:val="24"/>
          <w:szCs w:val="24"/>
        </w:rPr>
      </w:pPr>
    </w:p>
    <w:p w14:paraId="3346DF63" w14:textId="30FAA850" w:rsidR="00317BE3" w:rsidRPr="00636C9B" w:rsidRDefault="00317BE3" w:rsidP="00D76DF7">
      <w:pPr>
        <w:spacing w:after="0" w:line="480" w:lineRule="auto"/>
        <w:jc w:val="both"/>
        <w:outlineLvl w:val="0"/>
        <w:rPr>
          <w:rFonts w:ascii="Times New Roman" w:hAnsi="Times New Roman"/>
          <w:color w:val="000000" w:themeColor="text1"/>
          <w:sz w:val="24"/>
          <w:szCs w:val="24"/>
        </w:rPr>
      </w:pPr>
      <w:moveToRangeStart w:id="141" w:author="Parks, Robbie M" w:date="2018-11-01T12:13:00Z" w:name="move528837751"/>
      <w:moveTo w:id="142" w:author="Parks, Robbie M" w:date="2018-11-01T12:13:00Z">
        <w:del w:id="143" w:author="Tamura-Wicks, Helen M" w:date="2018-11-01T15:01:00Z">
          <w:r w:rsidRPr="00636C9B" w:rsidDel="00DA6133">
            <w:rPr>
              <w:rFonts w:ascii="Times New Roman" w:hAnsi="Times New Roman"/>
              <w:color w:val="000000" w:themeColor="text1"/>
              <w:sz w:val="24"/>
              <w:szCs w:val="24"/>
            </w:rPr>
            <w:delText xml:space="preserve">To allow non-linear trends, </w:delText>
          </w:r>
        </w:del>
      </w:moveTo>
      <w:ins w:id="144" w:author="Parks, Robbie M" w:date="2018-11-01T18:14:00Z">
        <w:r w:rsidR="00141129">
          <w:rPr>
            <w:rFonts w:ascii="Times New Roman" w:hAnsi="Times New Roman"/>
            <w:color w:val="000000" w:themeColor="text1"/>
            <w:sz w:val="24"/>
            <w:szCs w:val="24"/>
          </w:rPr>
          <w:t>W</w:t>
        </w:r>
      </w:ins>
      <w:moveTo w:id="145" w:author="Parks, Robbie M" w:date="2018-11-01T12:13:00Z">
        <w:del w:id="146" w:author="Parks, Robbie M" w:date="2018-11-01T18:14:00Z">
          <w:r w:rsidRPr="00636C9B" w:rsidDel="00141129">
            <w:rPr>
              <w:rFonts w:ascii="Times New Roman" w:hAnsi="Times New Roman"/>
              <w:color w:val="000000" w:themeColor="text1"/>
              <w:sz w:val="24"/>
              <w:szCs w:val="24"/>
            </w:rPr>
            <w:delText>w</w:delText>
          </w:r>
        </w:del>
        <w:r w:rsidRPr="00636C9B">
          <w:rPr>
            <w:rFonts w:ascii="Times New Roman" w:hAnsi="Times New Roman"/>
            <w:color w:val="000000" w:themeColor="text1"/>
            <w:sz w:val="24"/>
            <w:szCs w:val="24"/>
          </w:rPr>
          <w:t xml:space="preserve">e modelled </w:t>
        </w:r>
        <w:del w:id="147" w:author="Tamura-Wicks, Helen M" w:date="2018-11-01T14:58:00Z">
          <w:r w:rsidRPr="00636C9B" w:rsidDel="00DA6133">
            <w:rPr>
              <w:rFonts w:ascii="Times New Roman" w:hAnsi="Times New Roman"/>
              <w:color w:val="000000" w:themeColor="text1"/>
              <w:sz w:val="24"/>
              <w:szCs w:val="24"/>
            </w:rPr>
            <w:delText xml:space="preserve">the </w:delText>
          </w:r>
        </w:del>
        <w:r w:rsidRPr="00636C9B">
          <w:rPr>
            <w:rFonts w:ascii="Times New Roman" w:hAnsi="Times New Roman"/>
            <w:color w:val="000000" w:themeColor="text1"/>
            <w:sz w:val="24"/>
            <w:szCs w:val="24"/>
          </w:rPr>
          <w:t xml:space="preserve">time trends </w:t>
        </w:r>
        <w:del w:id="148" w:author="Tamura-Wicks, Helen M" w:date="2018-11-01T14:58:00Z">
          <w:r w:rsidRPr="00636C9B" w:rsidDel="00DA6133">
            <w:rPr>
              <w:rFonts w:ascii="Times New Roman" w:hAnsi="Times New Roman"/>
              <w:color w:val="000000" w:themeColor="text1"/>
              <w:sz w:val="24"/>
              <w:szCs w:val="24"/>
            </w:rPr>
            <w:delText>(</w:delText>
          </w:r>
        </w:del>
        <w:r w:rsidRPr="00636C9B">
          <w:rPr>
            <w:rFonts w:ascii="Times New Roman" w:hAnsi="Times New Roman"/>
            <w:color w:val="000000" w:themeColor="text1"/>
            <w:sz w:val="24"/>
            <w:szCs w:val="24"/>
          </w:rPr>
          <w:t>of log-transformed death rates</w:t>
        </w:r>
        <w:del w:id="149" w:author="Tamura-Wicks, Helen M" w:date="2018-11-01T14:58:00Z">
          <w:r w:rsidRPr="00636C9B" w:rsidDel="00DA6133">
            <w:rPr>
              <w:rFonts w:ascii="Times New Roman" w:hAnsi="Times New Roman"/>
              <w:color w:val="000000" w:themeColor="text1"/>
              <w:sz w:val="24"/>
              <w:szCs w:val="24"/>
            </w:rPr>
            <w:delText>)</w:delText>
          </w:r>
        </w:del>
        <w:r w:rsidRPr="00636C9B">
          <w:rPr>
            <w:rFonts w:ascii="Times New Roman" w:hAnsi="Times New Roman"/>
            <w:color w:val="000000" w:themeColor="text1"/>
            <w:sz w:val="24"/>
            <w:szCs w:val="24"/>
          </w:rPr>
          <w:t xml:space="preserve"> using the linear terms described above along with smoothly varying non-linear terms,</w:t>
        </w:r>
      </w:moveTo>
      <w:ins w:id="150" w:author="Tamura-Wicks, Helen M" w:date="2018-11-01T15:00:00Z">
        <w:r w:rsidR="00DA6133">
          <w:rPr>
            <w:rFonts w:ascii="Times New Roman" w:hAnsi="Times New Roman"/>
            <w:color w:val="000000" w:themeColor="text1"/>
            <w:sz w:val="24"/>
            <w:szCs w:val="24"/>
          </w:rPr>
          <w:t xml:space="preserve"> to capture non-linear trends.</w:t>
        </w:r>
      </w:ins>
      <w:moveTo w:id="151" w:author="Parks, Robbie M" w:date="2018-11-01T12:13:00Z">
        <w:r w:rsidRPr="00636C9B">
          <w:rPr>
            <w:rFonts w:ascii="Times New Roman" w:hAnsi="Times New Roman"/>
            <w:color w:val="000000" w:themeColor="text1"/>
            <w:sz w:val="24"/>
            <w:szCs w:val="24"/>
          </w:rPr>
          <w:t xml:space="preserve"> </w:t>
        </w:r>
      </w:moveTo>
      <w:ins w:id="152" w:author="Parks, Robbie M" w:date="2018-11-01T18:14:00Z">
        <w:r w:rsidR="008F3258">
          <w:rPr>
            <w:rFonts w:ascii="Times New Roman" w:hAnsi="Times New Roman"/>
            <w:color w:val="000000" w:themeColor="text1"/>
            <w:sz w:val="24"/>
            <w:szCs w:val="24"/>
          </w:rPr>
          <w:t xml:space="preserve"> </w:t>
        </w:r>
      </w:ins>
      <w:ins w:id="153" w:author="Tamura-Wicks, Helen M" w:date="2018-11-01T15:00:00Z">
        <w:r w:rsidR="00DA6133">
          <w:rPr>
            <w:rFonts w:ascii="Times New Roman" w:hAnsi="Times New Roman"/>
            <w:color w:val="000000" w:themeColor="text1"/>
            <w:sz w:val="24"/>
            <w:szCs w:val="24"/>
          </w:rPr>
          <w:t xml:space="preserve">This was </w:t>
        </w:r>
      </w:ins>
      <w:moveTo w:id="154" w:author="Parks, Robbie M" w:date="2018-11-01T12:13:00Z">
        <w:r w:rsidRPr="00636C9B">
          <w:rPr>
            <w:rFonts w:ascii="Times New Roman" w:hAnsi="Times New Roman"/>
            <w:color w:val="000000" w:themeColor="text1"/>
            <w:sz w:val="24"/>
            <w:szCs w:val="24"/>
          </w:rPr>
          <w:t>specified with a random walk term</w:t>
        </w:r>
      </w:moveTo>
      <w:ins w:id="155" w:author="Tamura-Wicks, Helen M" w:date="2018-11-01T15:01:00Z">
        <w:r w:rsidR="00DA6133">
          <w:rPr>
            <w:rFonts w:ascii="Times New Roman" w:hAnsi="Times New Roman"/>
            <w:color w:val="000000" w:themeColor="text1"/>
            <w:sz w:val="24"/>
            <w:szCs w:val="24"/>
          </w:rPr>
          <w:t xml:space="preserve">. </w:t>
        </w:r>
      </w:ins>
      <w:ins w:id="156" w:author="Tamura-Wicks, Helen M" w:date="2018-11-01T15:02:00Z">
        <w:r w:rsidR="00DA6133">
          <w:rPr>
            <w:rFonts w:ascii="Times New Roman" w:hAnsi="Times New Roman"/>
            <w:color w:val="000000" w:themeColor="text1"/>
            <w:sz w:val="24"/>
            <w:szCs w:val="24"/>
          </w:rPr>
          <w:t xml:space="preserve">Any additional non-linearity was captured by </w:t>
        </w:r>
      </w:ins>
      <w:moveTo w:id="157" w:author="Parks, Robbie M" w:date="2018-11-01T12:13:00Z">
        <w:del w:id="158" w:author="Tamura-Wicks, Helen M" w:date="2018-11-01T15:01:00Z">
          <w:r w:rsidRPr="00636C9B" w:rsidDel="00DA6133">
            <w:rPr>
              <w:rFonts w:ascii="Times New Roman" w:hAnsi="Times New Roman"/>
              <w:color w:val="000000" w:themeColor="text1"/>
              <w:sz w:val="24"/>
              <w:szCs w:val="24"/>
            </w:rPr>
            <w:delText>,</w:delText>
          </w:r>
        </w:del>
        <w:del w:id="159" w:author="Tamura-Wicks, Helen M" w:date="2018-11-01T15:02:00Z">
          <w:r w:rsidRPr="00636C9B" w:rsidDel="00DA6133">
            <w:rPr>
              <w:rFonts w:ascii="Times New Roman" w:hAnsi="Times New Roman"/>
              <w:color w:val="000000" w:themeColor="text1"/>
              <w:sz w:val="24"/>
              <w:szCs w:val="24"/>
            </w:rPr>
            <w:delText xml:space="preserve"> as well as </w:delText>
          </w:r>
        </w:del>
        <w:r w:rsidRPr="00636C9B">
          <w:rPr>
            <w:rFonts w:ascii="Times New Roman" w:hAnsi="Times New Roman"/>
            <w:color w:val="000000" w:themeColor="text1"/>
            <w:sz w:val="24"/>
            <w:szCs w:val="24"/>
          </w:rPr>
          <w:t>an overdispersion term</w:t>
        </w:r>
      </w:moveTo>
      <w:ins w:id="160" w:author="Parks, Robbie M" w:date="2018-11-01T18:14:00Z">
        <w:r w:rsidR="008F3258">
          <w:rPr>
            <w:rFonts w:ascii="Times New Roman" w:hAnsi="Times New Roman"/>
            <w:color w:val="000000" w:themeColor="text1"/>
            <w:sz w:val="24"/>
            <w:szCs w:val="24"/>
          </w:rPr>
          <w:t>.</w:t>
        </w:r>
      </w:ins>
      <w:moveTo w:id="161" w:author="Parks, Robbie M" w:date="2018-11-01T12:13:00Z">
        <w:del w:id="162" w:author="Parks, Robbie M" w:date="2018-11-01T18:14:00Z">
          <w:r w:rsidRPr="00636C9B" w:rsidDel="008F3258">
            <w:rPr>
              <w:rFonts w:ascii="Times New Roman" w:hAnsi="Times New Roman"/>
              <w:color w:val="000000" w:themeColor="text1"/>
              <w:sz w:val="24"/>
              <w:szCs w:val="24"/>
            </w:rPr>
            <w:delText xml:space="preserve"> </w:delText>
          </w:r>
        </w:del>
        <w:del w:id="163" w:author="Tamura-Wicks, Helen M" w:date="2018-11-01T15:02:00Z">
          <w:r w:rsidRPr="00636C9B" w:rsidDel="00DA6133">
            <w:rPr>
              <w:rFonts w:ascii="Times New Roman" w:hAnsi="Times New Roman"/>
              <w:color w:val="000000" w:themeColor="text1"/>
              <w:sz w:val="24"/>
              <w:szCs w:val="24"/>
            </w:rPr>
            <w:delText>to capture any additional non-linearity.</w:delText>
          </w:r>
        </w:del>
      </w:moveTo>
      <w:moveToRangeEnd w:id="141"/>
    </w:p>
    <w:p w14:paraId="55A5A2EC" w14:textId="77777777" w:rsidR="001E2DDB" w:rsidRPr="00636C9B" w:rsidRDefault="001E2DDB" w:rsidP="00D76DF7">
      <w:pPr>
        <w:spacing w:after="0" w:line="480" w:lineRule="auto"/>
        <w:jc w:val="both"/>
        <w:outlineLvl w:val="0"/>
        <w:rPr>
          <w:rFonts w:ascii="Times New Roman" w:hAnsi="Times New Roman"/>
          <w:color w:val="000000" w:themeColor="text1"/>
          <w:sz w:val="24"/>
          <w:szCs w:val="24"/>
        </w:rPr>
      </w:pPr>
    </w:p>
    <w:p w14:paraId="58FF04F5" w14:textId="73964098" w:rsidR="001E2DDB" w:rsidRPr="00636C9B" w:rsidRDefault="00592D17" w:rsidP="00D76DF7">
      <w:pPr>
        <w:spacing w:after="0" w:line="480" w:lineRule="auto"/>
        <w:jc w:val="both"/>
        <w:outlineLvl w:val="0"/>
        <w:rPr>
          <w:rFonts w:ascii="Times New Roman" w:hAnsi="Times New Roman"/>
          <w:color w:val="000000" w:themeColor="text1"/>
          <w:sz w:val="24"/>
          <w:szCs w:val="24"/>
        </w:rPr>
      </w:pPr>
      <w:r w:rsidRPr="00636C9B">
        <w:rPr>
          <w:rFonts w:ascii="Times New Roman" w:hAnsi="Times New Roman"/>
          <w:color w:val="000000" w:themeColor="text1"/>
          <w:sz w:val="24"/>
          <w:szCs w:val="24"/>
        </w:rPr>
        <w:t xml:space="preserve">Finally, we </w:t>
      </w:r>
      <w:r w:rsidR="001E2DDB" w:rsidRPr="00636C9B">
        <w:rPr>
          <w:rFonts w:ascii="Times New Roman" w:hAnsi="Times New Roman"/>
          <w:color w:val="000000" w:themeColor="text1"/>
          <w:sz w:val="24"/>
          <w:szCs w:val="24"/>
        </w:rPr>
        <w:t xml:space="preserve">included </w:t>
      </w:r>
      <w:del w:id="164" w:author="Tamura-Wicks, Helen M" w:date="2018-11-01T15:04:00Z">
        <w:r w:rsidR="001E2DDB" w:rsidRPr="00636C9B" w:rsidDel="00241289">
          <w:rPr>
            <w:rFonts w:ascii="Times New Roman" w:hAnsi="Times New Roman"/>
            <w:color w:val="000000" w:themeColor="text1"/>
            <w:sz w:val="24"/>
            <w:szCs w:val="24"/>
          </w:rPr>
          <w:delText>the</w:delText>
        </w:r>
        <w:r w:rsidR="00D95BCB" w:rsidRPr="00636C9B" w:rsidDel="00241289">
          <w:rPr>
            <w:rFonts w:ascii="Times New Roman" w:hAnsi="Times New Roman"/>
            <w:color w:val="000000" w:themeColor="text1"/>
            <w:sz w:val="24"/>
            <w:szCs w:val="24"/>
          </w:rPr>
          <w:delText xml:space="preserve"> </w:delText>
        </w:r>
      </w:del>
      <w:r w:rsidR="00D95BCB" w:rsidRPr="00636C9B">
        <w:rPr>
          <w:rFonts w:ascii="Times New Roman" w:hAnsi="Times New Roman"/>
          <w:color w:val="000000" w:themeColor="text1"/>
          <w:sz w:val="24"/>
          <w:szCs w:val="24"/>
        </w:rPr>
        <w:t>month</w:t>
      </w:r>
      <w:ins w:id="165" w:author="Tamura-Wicks, Helen M" w:date="2018-11-01T15:06:00Z">
        <w:r w:rsidR="00510CB5">
          <w:rPr>
            <w:rFonts w:ascii="Times New Roman" w:hAnsi="Times New Roman"/>
            <w:color w:val="000000" w:themeColor="text1"/>
            <w:sz w:val="24"/>
            <w:szCs w:val="24"/>
          </w:rPr>
          <w:t xml:space="preserve">ly </w:t>
        </w:r>
      </w:ins>
      <w:del w:id="166" w:author="Tamura-Wicks, Helen M" w:date="2018-11-01T15:03:00Z">
        <w:r w:rsidR="00D95BCB" w:rsidRPr="00636C9B" w:rsidDel="00241289">
          <w:rPr>
            <w:rFonts w:ascii="Times New Roman" w:hAnsi="Times New Roman"/>
            <w:color w:val="000000" w:themeColor="text1"/>
            <w:sz w:val="24"/>
            <w:szCs w:val="24"/>
          </w:rPr>
          <w:delText>ly</w:delText>
        </w:r>
      </w:del>
      <w:del w:id="167" w:author="Tamura-Wicks, Helen M" w:date="2018-11-01T15:06:00Z">
        <w:r w:rsidR="001E2DDB" w:rsidRPr="00636C9B" w:rsidDel="00510CB5">
          <w:rPr>
            <w:rFonts w:ascii="Times New Roman" w:hAnsi="Times New Roman"/>
            <w:color w:val="000000" w:themeColor="text1"/>
            <w:sz w:val="24"/>
            <w:szCs w:val="24"/>
          </w:rPr>
          <w:delText xml:space="preserve"> </w:delText>
        </w:r>
      </w:del>
      <w:r w:rsidR="001E2DDB" w:rsidRPr="00636C9B">
        <w:rPr>
          <w:rFonts w:ascii="Times New Roman" w:hAnsi="Times New Roman"/>
          <w:color w:val="000000" w:themeColor="text1"/>
          <w:sz w:val="24"/>
          <w:szCs w:val="24"/>
        </w:rPr>
        <w:t>anomaly term</w:t>
      </w:r>
      <w:ins w:id="168" w:author="Tamura-Wicks, Helen M" w:date="2018-11-01T15:04:00Z">
        <w:r w:rsidR="00241289">
          <w:rPr>
            <w:rFonts w:ascii="Times New Roman" w:hAnsi="Times New Roman"/>
            <w:color w:val="000000" w:themeColor="text1"/>
            <w:sz w:val="24"/>
            <w:szCs w:val="24"/>
          </w:rPr>
          <w:t>s</w:t>
        </w:r>
      </w:ins>
      <w:r w:rsidR="00D95BCB" w:rsidRPr="00636C9B">
        <w:rPr>
          <w:rFonts w:ascii="Times New Roman" w:hAnsi="Times New Roman"/>
          <w:color w:val="000000" w:themeColor="text1"/>
          <w:sz w:val="24"/>
          <w:szCs w:val="24"/>
        </w:rPr>
        <w:t xml:space="preserve"> </w:t>
      </w:r>
      <w:r w:rsidR="001E2DDB" w:rsidRPr="00636C9B">
        <w:rPr>
          <w:rFonts w:ascii="Times New Roman" w:hAnsi="Times New Roman"/>
          <w:color w:val="000000" w:themeColor="text1"/>
          <w:sz w:val="24"/>
          <w:szCs w:val="24"/>
        </w:rPr>
        <w:t xml:space="preserve">to infer </w:t>
      </w:r>
      <w:r w:rsidR="00D95BCB" w:rsidRPr="00636C9B">
        <w:rPr>
          <w:rFonts w:ascii="Times New Roman" w:hAnsi="Times New Roman"/>
          <w:color w:val="000000" w:themeColor="text1"/>
          <w:sz w:val="24"/>
          <w:szCs w:val="24"/>
        </w:rPr>
        <w:t>the effect</w:t>
      </w:r>
      <w:r w:rsidR="00B80D4C" w:rsidRPr="00636C9B">
        <w:rPr>
          <w:rFonts w:ascii="Times New Roman" w:hAnsi="Times New Roman"/>
          <w:color w:val="000000" w:themeColor="text1"/>
          <w:sz w:val="24"/>
          <w:szCs w:val="24"/>
        </w:rPr>
        <w:t xml:space="preserve"> of temperature’s deviation from a long-term m</w:t>
      </w:r>
      <w:r w:rsidR="004455F1" w:rsidRPr="00636C9B">
        <w:rPr>
          <w:rFonts w:ascii="Times New Roman" w:hAnsi="Times New Roman"/>
          <w:color w:val="000000" w:themeColor="text1"/>
          <w:sz w:val="24"/>
          <w:szCs w:val="24"/>
        </w:rPr>
        <w:t>ean</w:t>
      </w:r>
      <w:r w:rsidR="001E2DDB" w:rsidRPr="00636C9B">
        <w:rPr>
          <w:rFonts w:ascii="Times New Roman" w:hAnsi="Times New Roman"/>
          <w:color w:val="000000" w:themeColor="text1"/>
          <w:sz w:val="24"/>
          <w:szCs w:val="24"/>
        </w:rPr>
        <w:t>.</w:t>
      </w:r>
      <w:r w:rsidR="008008CC" w:rsidRPr="00636C9B">
        <w:rPr>
          <w:rFonts w:ascii="Times New Roman" w:hAnsi="Times New Roman"/>
          <w:color w:val="000000" w:themeColor="text1"/>
          <w:sz w:val="24"/>
          <w:szCs w:val="24"/>
        </w:rPr>
        <w:t xml:space="preserve"> </w:t>
      </w:r>
      <w:moveFromRangeStart w:id="169" w:author="Parks, Robbie M" w:date="2018-10-29T12:23:00Z" w:name="move528579159"/>
      <w:moveFrom w:id="170" w:author="Parks, Robbie M" w:date="2018-10-29T12:23:00Z">
        <w:r w:rsidR="008008CC" w:rsidRPr="00636C9B" w:rsidDel="00514A85">
          <w:rPr>
            <w:rFonts w:ascii="Times New Roman" w:hAnsi="Times New Roman"/>
            <w:color w:val="000000" w:themeColor="text1"/>
            <w:sz w:val="24"/>
            <w:szCs w:val="24"/>
          </w:rPr>
          <w:t xml:space="preserve">The long-term mean </w:t>
        </w:r>
        <w:r w:rsidR="003F25C7" w:rsidRPr="00636C9B" w:rsidDel="00514A85">
          <w:rPr>
            <w:rFonts w:ascii="Times New Roman" w:hAnsi="Times New Roman"/>
            <w:color w:val="000000" w:themeColor="text1"/>
            <w:sz w:val="24"/>
            <w:szCs w:val="24"/>
          </w:rPr>
          <w:t xml:space="preserve">temperature </w:t>
        </w:r>
        <w:r w:rsidR="008008CC" w:rsidRPr="00636C9B" w:rsidDel="00514A85">
          <w:rPr>
            <w:rFonts w:ascii="Times New Roman" w:hAnsi="Times New Roman"/>
            <w:color w:val="000000" w:themeColor="text1"/>
            <w:sz w:val="24"/>
            <w:szCs w:val="24"/>
          </w:rPr>
          <w:t xml:space="preserve">represents the </w:t>
        </w:r>
        <w:r w:rsidR="003F25C7" w:rsidRPr="00636C9B" w:rsidDel="00514A85">
          <w:rPr>
            <w:rFonts w:ascii="Times New Roman" w:hAnsi="Times New Roman"/>
            <w:color w:val="000000" w:themeColor="text1"/>
            <w:sz w:val="24"/>
            <w:szCs w:val="24"/>
          </w:rPr>
          <w:t>local adaptation</w:t>
        </w:r>
        <w:r w:rsidR="008008CC" w:rsidRPr="00636C9B" w:rsidDel="00514A85">
          <w:rPr>
            <w:rFonts w:ascii="Times New Roman" w:hAnsi="Times New Roman"/>
            <w:color w:val="000000" w:themeColor="text1"/>
            <w:sz w:val="24"/>
            <w:szCs w:val="24"/>
          </w:rPr>
          <w:t xml:space="preserve"> </w:t>
        </w:r>
        <w:r w:rsidR="003F25C7" w:rsidRPr="00636C9B" w:rsidDel="00514A85">
          <w:rPr>
            <w:rFonts w:ascii="Times New Roman" w:hAnsi="Times New Roman"/>
            <w:color w:val="000000" w:themeColor="text1"/>
            <w:sz w:val="24"/>
            <w:szCs w:val="24"/>
          </w:rPr>
          <w:t>temperature</w:t>
        </w:r>
        <w:r w:rsidR="008008CC" w:rsidRPr="00636C9B" w:rsidDel="00514A85">
          <w:rPr>
            <w:rFonts w:ascii="Times New Roman" w:hAnsi="Times New Roman"/>
            <w:color w:val="000000" w:themeColor="text1"/>
            <w:sz w:val="24"/>
            <w:szCs w:val="24"/>
          </w:rPr>
          <w:t xml:space="preserve"> at each </w:t>
        </w:r>
        <w:r w:rsidR="003F25C7" w:rsidRPr="00636C9B" w:rsidDel="00514A85">
          <w:rPr>
            <w:rFonts w:ascii="Times New Roman" w:hAnsi="Times New Roman"/>
            <w:color w:val="000000" w:themeColor="text1"/>
            <w:sz w:val="24"/>
            <w:szCs w:val="24"/>
          </w:rPr>
          <w:t>state in each month.</w:t>
        </w:r>
        <w:r w:rsidR="00D95BCB" w:rsidRPr="00636C9B" w:rsidDel="00514A85">
          <w:rPr>
            <w:rFonts w:ascii="Times New Roman" w:hAnsi="Times New Roman"/>
            <w:color w:val="000000" w:themeColor="text1"/>
            <w:sz w:val="24"/>
            <w:szCs w:val="24"/>
          </w:rPr>
          <w:t xml:space="preserve"> </w:t>
        </w:r>
      </w:moveFrom>
      <w:moveFromRangeEnd w:id="169"/>
      <w:r w:rsidR="00D95BCB" w:rsidRPr="00636C9B">
        <w:rPr>
          <w:rFonts w:ascii="Times New Roman" w:hAnsi="Times New Roman"/>
          <w:color w:val="000000" w:themeColor="text1"/>
          <w:sz w:val="24"/>
          <w:szCs w:val="24"/>
        </w:rPr>
        <w:t xml:space="preserve">We used a </w:t>
      </w:r>
      <w:ins w:id="171" w:author="Parks, Robbie M" w:date="2018-11-01T12:10:00Z">
        <w:r w:rsidR="00B31D70" w:rsidRPr="00636C9B">
          <w:rPr>
            <w:rFonts w:ascii="Times New Roman" w:hAnsi="Times New Roman"/>
            <w:color w:val="000000" w:themeColor="text1"/>
            <w:sz w:val="24"/>
            <w:szCs w:val="24"/>
          </w:rPr>
          <w:t xml:space="preserve">cyclic </w:t>
        </w:r>
      </w:ins>
      <w:del w:id="172" w:author="Parks, Robbie M" w:date="2018-10-29T12:48:00Z">
        <w:r w:rsidR="00D95BCB" w:rsidRPr="00636C9B" w:rsidDel="0020532C">
          <w:rPr>
            <w:rFonts w:ascii="Times New Roman" w:hAnsi="Times New Roman"/>
            <w:color w:val="000000" w:themeColor="text1"/>
            <w:sz w:val="24"/>
            <w:szCs w:val="24"/>
          </w:rPr>
          <w:delText xml:space="preserve">cyclic </w:delText>
        </w:r>
      </w:del>
      <w:r w:rsidR="00D95BCB" w:rsidRPr="00636C9B">
        <w:rPr>
          <w:rFonts w:ascii="Times New Roman" w:hAnsi="Times New Roman"/>
          <w:color w:val="000000" w:themeColor="text1"/>
          <w:sz w:val="24"/>
          <w:szCs w:val="24"/>
        </w:rPr>
        <w:t xml:space="preserve">random walk structure </w:t>
      </w:r>
      <w:r w:rsidR="004A5D7D" w:rsidRPr="00636C9B">
        <w:rPr>
          <w:rFonts w:ascii="Times New Roman" w:hAnsi="Times New Roman"/>
          <w:color w:val="000000" w:themeColor="text1"/>
          <w:sz w:val="24"/>
          <w:szCs w:val="24"/>
        </w:rPr>
        <w:t>for the anomaly terms</w:t>
      </w:r>
      <w:ins w:id="173" w:author="Parks, Robbie M" w:date="2018-11-01T12:10:00Z">
        <w:r w:rsidR="00B31D70" w:rsidRPr="00636C9B">
          <w:rPr>
            <w:rFonts w:ascii="Times New Roman" w:hAnsi="Times New Roman"/>
            <w:color w:val="000000" w:themeColor="text1"/>
            <w:sz w:val="24"/>
            <w:szCs w:val="24"/>
          </w:rPr>
          <w:t xml:space="preserve">, </w:t>
        </w:r>
      </w:ins>
      <w:r w:rsidR="004A5D7D" w:rsidRPr="00636C9B">
        <w:rPr>
          <w:rFonts w:ascii="Times New Roman" w:hAnsi="Times New Roman"/>
          <w:color w:val="000000" w:themeColor="text1"/>
          <w:sz w:val="24"/>
          <w:szCs w:val="24"/>
        </w:rPr>
        <w:t>allowing December to neighbour January.</w:t>
      </w:r>
    </w:p>
    <w:p w14:paraId="09C62FF7" w14:textId="77777777" w:rsidR="00360A89" w:rsidRPr="00636C9B" w:rsidRDefault="00360A89" w:rsidP="00D76DF7">
      <w:pPr>
        <w:spacing w:after="0" w:line="480" w:lineRule="auto"/>
        <w:jc w:val="both"/>
        <w:outlineLvl w:val="0"/>
        <w:rPr>
          <w:rFonts w:ascii="Times New Roman" w:hAnsi="Times New Roman"/>
          <w:color w:val="000000" w:themeColor="text1"/>
          <w:sz w:val="24"/>
          <w:szCs w:val="24"/>
        </w:rPr>
      </w:pPr>
    </w:p>
    <w:p w14:paraId="4F52C000" w14:textId="50BB0C1D" w:rsidR="00860F96" w:rsidRPr="00636C9B" w:rsidRDefault="00520742" w:rsidP="00860F96">
      <w:pPr>
        <w:spacing w:after="0" w:line="480" w:lineRule="auto"/>
        <w:jc w:val="both"/>
        <w:outlineLvl w:val="0"/>
        <w:rPr>
          <w:rFonts w:ascii="Times New Roman" w:hAnsi="Times New Roman"/>
          <w:color w:val="000000" w:themeColor="text1"/>
          <w:sz w:val="24"/>
          <w:szCs w:val="24"/>
        </w:rPr>
      </w:pPr>
      <w:r w:rsidRPr="00636C9B">
        <w:rPr>
          <w:rFonts w:ascii="Times New Roman" w:hAnsi="Times New Roman"/>
          <w:color w:val="000000" w:themeColor="text1"/>
          <w:sz w:val="24"/>
          <w:szCs w:val="24"/>
        </w:rPr>
        <w:lastRenderedPageBreak/>
        <w:t xml:space="preserve">We ran </w:t>
      </w:r>
      <w:ins w:id="174" w:author="Tamura-Wicks, Helen M" w:date="2018-11-01T15:05:00Z">
        <w:r w:rsidR="00241289">
          <w:rPr>
            <w:rFonts w:ascii="Times New Roman" w:hAnsi="Times New Roman"/>
            <w:color w:val="000000" w:themeColor="text1"/>
            <w:sz w:val="24"/>
            <w:szCs w:val="24"/>
          </w:rPr>
          <w:t xml:space="preserve">separate </w:t>
        </w:r>
      </w:ins>
      <w:r w:rsidRPr="00636C9B">
        <w:rPr>
          <w:rFonts w:ascii="Times New Roman" w:hAnsi="Times New Roman"/>
          <w:color w:val="000000" w:themeColor="text1"/>
          <w:sz w:val="24"/>
          <w:szCs w:val="24"/>
        </w:rPr>
        <w:t>models for each combination of injury category, age group, and sex</w:t>
      </w:r>
      <w:del w:id="175" w:author="Tamura-Wicks, Helen M" w:date="2018-11-01T15:05:00Z">
        <w:r w:rsidRPr="00636C9B" w:rsidDel="00241289">
          <w:rPr>
            <w:rFonts w:ascii="Times New Roman" w:hAnsi="Times New Roman"/>
            <w:color w:val="000000" w:themeColor="text1"/>
            <w:sz w:val="24"/>
            <w:szCs w:val="24"/>
          </w:rPr>
          <w:delText xml:space="preserve"> separately</w:delText>
        </w:r>
      </w:del>
      <w:r w:rsidRPr="00636C9B">
        <w:rPr>
          <w:rFonts w:ascii="Times New Roman" w:hAnsi="Times New Roman"/>
          <w:color w:val="000000" w:themeColor="text1"/>
          <w:sz w:val="24"/>
          <w:szCs w:val="24"/>
        </w:rPr>
        <w:t xml:space="preserve">. </w:t>
      </w:r>
      <w:r w:rsidR="00360A89" w:rsidRPr="00636C9B">
        <w:rPr>
          <w:rFonts w:ascii="Times New Roman" w:hAnsi="Times New Roman"/>
          <w:color w:val="000000" w:themeColor="text1"/>
          <w:sz w:val="24"/>
          <w:szCs w:val="24"/>
        </w:rPr>
        <w:t xml:space="preserve">We </w:t>
      </w:r>
      <w:r w:rsidR="0072641F" w:rsidRPr="00636C9B">
        <w:rPr>
          <w:rFonts w:ascii="Times New Roman" w:hAnsi="Times New Roman"/>
          <w:color w:val="000000" w:themeColor="text1"/>
          <w:sz w:val="24"/>
          <w:szCs w:val="24"/>
        </w:rPr>
        <w:t>performed the Bayesian inference</w:t>
      </w:r>
      <w:r w:rsidR="00360A89" w:rsidRPr="00636C9B">
        <w:rPr>
          <w:rFonts w:ascii="Times New Roman" w:hAnsi="Times New Roman"/>
          <w:color w:val="000000" w:themeColor="text1"/>
          <w:sz w:val="24"/>
          <w:szCs w:val="24"/>
        </w:rPr>
        <w:t xml:space="preserve"> using Integrated Nested Laplace A</w:t>
      </w:r>
      <w:r w:rsidR="0072641F" w:rsidRPr="00636C9B">
        <w:rPr>
          <w:rFonts w:ascii="Times New Roman" w:hAnsi="Times New Roman"/>
          <w:color w:val="000000" w:themeColor="text1"/>
          <w:sz w:val="24"/>
          <w:szCs w:val="24"/>
        </w:rPr>
        <w:t>pproximation (INLA)</w:t>
      </w:r>
      <w:r w:rsidR="00464B7F" w:rsidRPr="00636C9B">
        <w:rPr>
          <w:rFonts w:ascii="Times New Roman" w:hAnsi="Times New Roman"/>
          <w:color w:val="000000" w:themeColor="text1"/>
          <w:sz w:val="24"/>
          <w:szCs w:val="24"/>
        </w:rPr>
        <w:t>,</w:t>
      </w:r>
      <w:r w:rsidR="0072641F" w:rsidRPr="00636C9B">
        <w:rPr>
          <w:rFonts w:ascii="Times New Roman" w:hAnsi="Times New Roman"/>
          <w:color w:val="000000" w:themeColor="text1"/>
          <w:sz w:val="24"/>
          <w:szCs w:val="24"/>
        </w:rPr>
        <w:t xml:space="preserve"> </w:t>
      </w:r>
      <w:r w:rsidR="00860F96" w:rsidRPr="00636C9B">
        <w:rPr>
          <w:rFonts w:ascii="Times New Roman" w:hAnsi="Times New Roman"/>
          <w:color w:val="000000" w:themeColor="text1"/>
          <w:sz w:val="24"/>
          <w:szCs w:val="24"/>
        </w:rPr>
        <w:t xml:space="preserve">using the R-INLA in </w:t>
      </w:r>
      <w:r w:rsidR="00464B7F" w:rsidRPr="00636C9B">
        <w:rPr>
          <w:rFonts w:ascii="Times New Roman" w:hAnsi="Times New Roman"/>
          <w:color w:val="000000" w:themeColor="text1"/>
          <w:sz w:val="24"/>
          <w:szCs w:val="24"/>
        </w:rPr>
        <w:t xml:space="preserve">statistical program </w:t>
      </w:r>
      <w:r w:rsidR="00860F96" w:rsidRPr="00636C9B">
        <w:rPr>
          <w:rFonts w:ascii="Times New Roman" w:hAnsi="Times New Roman"/>
          <w:color w:val="000000" w:themeColor="text1"/>
          <w:sz w:val="24"/>
          <w:szCs w:val="24"/>
        </w:rPr>
        <w:t>R.</w:t>
      </w:r>
      <w:r w:rsidR="00464B7F" w:rsidRPr="00636C9B">
        <w:rPr>
          <w:rFonts w:ascii="Times New Roman" w:hAnsi="Times New Roman"/>
          <w:color w:val="000000" w:themeColor="text1"/>
          <w:sz w:val="24"/>
          <w:szCs w:val="24"/>
        </w:rPr>
        <w:fldChar w:fldCharType="begin" w:fldLock="1"/>
      </w:r>
      <w:r w:rsidR="001B365D" w:rsidRPr="00636C9B">
        <w:rPr>
          <w:rFonts w:ascii="Times New Roman" w:hAnsi="Times New Roman"/>
          <w:color w:val="000000" w:themeColor="text1"/>
          <w:sz w:val="24"/>
          <w:szCs w:val="24"/>
        </w:rPr>
        <w:instrText>ADDIN CSL_CITATION {"citationItems":[{"id":"ITEM-1","itemData":{"DOI":"10.1016/j.sste.2013.07.003","ISBN":"1877-5845","ISSN":"18775845","PMID":"24377114","abstract":"During the last three decades, Bayesian methods have developed greatly in the field of epidemiology. Their main challenge focusses around computation, but the advent of Markov Chain Monte Carlo methods (MCMC) and in particular of the WinBUGS software has opened the doors of Bayesian modelling to the wide research community. However model complexity and database dimension still remain a constraint.Recently the use of Gaussian random fields has become increasingly popular in epidemiology as very often epidemiological data are characterised by a spatial and/or temporal structure which needs to be taken into account in the inferential process. The Integrated Nested Laplace Approximation (INLA) approach has been developed as a computationally efficient alternative to MCMC and the availability of an R package (R-INLA) allows researchers to easily apply this method.In this paper we review the INLA approach and present some applications on spatial and spatio-temporal data. © 2012 Elsevier Ltd.","author":[{"dropping-particle":"","family":"Blangiardo","given":"Marta","non-dropping-particle":"","parse-names":false,"suffix":""},{"dropping-particle":"","family":"Cameletti","given":"Michela","non-dropping-particle":"","parse-names":false,"suffix":""},{"dropping-particle":"","family":"Baio","given":"Gianluca","non-dropping-particle":"","parse-names":false,"suffix":""},{"dropping-particle":"","family":"Rue","given":"Håvard","non-dropping-particle":"","parse-names":false,"suffix":""}],"container-title":"Spatial and Spatio-temporal Epidemiology","id":"ITEM-1","issued":{"date-parts":[["2013"]]},"title":"Spatial and spatio-temporal models with R-INLA","type":"article"},"uris":["http://www.mendeley.com/documents/?uuid=9a711140-7e51-4e92-9d57-751cbff34e40"]}],"mendeley":{"formattedCitation":"&lt;sup&gt;25&lt;/sup&gt;","plainTextFormattedCitation":"25","previouslyFormattedCitation":"&lt;sup&gt;25&lt;/sup&gt;"},"properties":{"noteIndex":0},"schema":"https://github.com/citation-style-language/schema/raw/master/csl-citation.json"}</w:instrText>
      </w:r>
      <w:r w:rsidR="00464B7F" w:rsidRPr="00636C9B">
        <w:rPr>
          <w:rFonts w:ascii="Times New Roman" w:hAnsi="Times New Roman"/>
          <w:color w:val="000000" w:themeColor="text1"/>
          <w:sz w:val="24"/>
          <w:szCs w:val="24"/>
        </w:rPr>
        <w:fldChar w:fldCharType="separate"/>
      </w:r>
      <w:r w:rsidR="00047A51" w:rsidRPr="00636C9B">
        <w:rPr>
          <w:rFonts w:ascii="Times New Roman" w:hAnsi="Times New Roman"/>
          <w:noProof/>
          <w:color w:val="000000" w:themeColor="text1"/>
          <w:sz w:val="24"/>
          <w:szCs w:val="24"/>
          <w:vertAlign w:val="superscript"/>
        </w:rPr>
        <w:t>25</w:t>
      </w:r>
      <w:r w:rsidR="00464B7F" w:rsidRPr="00636C9B">
        <w:rPr>
          <w:rFonts w:ascii="Times New Roman" w:hAnsi="Times New Roman"/>
          <w:color w:val="000000" w:themeColor="text1"/>
          <w:sz w:val="24"/>
          <w:szCs w:val="24"/>
        </w:rPr>
        <w:fldChar w:fldCharType="end"/>
      </w:r>
      <w:r w:rsidR="00860F96" w:rsidRPr="00636C9B">
        <w:rPr>
          <w:rFonts w:ascii="Times New Roman" w:hAnsi="Times New Roman"/>
          <w:color w:val="000000" w:themeColor="text1"/>
          <w:sz w:val="24"/>
          <w:szCs w:val="24"/>
        </w:rPr>
        <w:t xml:space="preserve"> We collected </w:t>
      </w:r>
      <w:r w:rsidR="00D37EEA" w:rsidRPr="00636C9B">
        <w:rPr>
          <w:rFonts w:ascii="Times New Roman" w:hAnsi="Times New Roman"/>
          <w:color w:val="000000" w:themeColor="text1"/>
          <w:sz w:val="24"/>
          <w:szCs w:val="24"/>
        </w:rPr>
        <w:t>5000 draws from the posterior marginal of each month</w:t>
      </w:r>
      <w:r w:rsidR="00431E3F" w:rsidRPr="00636C9B">
        <w:rPr>
          <w:rFonts w:ascii="Times New Roman" w:hAnsi="Times New Roman"/>
          <w:color w:val="000000" w:themeColor="text1"/>
          <w:sz w:val="24"/>
          <w:szCs w:val="24"/>
        </w:rPr>
        <w:t>’s temperature anomaly</w:t>
      </w:r>
      <w:r w:rsidR="00D37EEA" w:rsidRPr="00636C9B">
        <w:rPr>
          <w:rFonts w:ascii="Times New Roman" w:hAnsi="Times New Roman"/>
          <w:color w:val="000000" w:themeColor="text1"/>
          <w:sz w:val="24"/>
          <w:szCs w:val="24"/>
        </w:rPr>
        <w:t xml:space="preserve"> </w:t>
      </w:r>
      <w:r w:rsidR="00860F96" w:rsidRPr="00636C9B">
        <w:rPr>
          <w:rFonts w:ascii="Times New Roman" w:hAnsi="Times New Roman"/>
          <w:color w:val="000000" w:themeColor="text1"/>
          <w:sz w:val="24"/>
          <w:szCs w:val="24"/>
        </w:rPr>
        <w:t>term</w:t>
      </w:r>
      <w:r w:rsidR="00724680" w:rsidRPr="00636C9B">
        <w:rPr>
          <w:rFonts w:ascii="Times New Roman" w:hAnsi="Times New Roman"/>
          <w:color w:val="000000" w:themeColor="text1"/>
          <w:sz w:val="24"/>
          <w:szCs w:val="24"/>
        </w:rPr>
        <w:t>.</w:t>
      </w:r>
      <w:r w:rsidR="00BB30EA" w:rsidRPr="00636C9B">
        <w:rPr>
          <w:rFonts w:ascii="Times New Roman" w:hAnsi="Times New Roman"/>
          <w:color w:val="000000" w:themeColor="text1"/>
          <w:sz w:val="24"/>
          <w:szCs w:val="24"/>
        </w:rPr>
        <w:t xml:space="preserve"> </w:t>
      </w:r>
      <w:r w:rsidR="001734E9" w:rsidRPr="00636C9B">
        <w:rPr>
          <w:rFonts w:ascii="Times New Roman" w:hAnsi="Times New Roman"/>
          <w:color w:val="000000" w:themeColor="text1"/>
          <w:sz w:val="24"/>
          <w:szCs w:val="24"/>
        </w:rPr>
        <w:t>The reported 95% credible intervals are given by the 2.5</w:t>
      </w:r>
      <w:r w:rsidR="001734E9" w:rsidRPr="00636C9B">
        <w:rPr>
          <w:rFonts w:ascii="Times New Roman" w:hAnsi="Times New Roman"/>
          <w:color w:val="000000" w:themeColor="text1"/>
          <w:sz w:val="24"/>
          <w:szCs w:val="24"/>
          <w:vertAlign w:val="superscript"/>
        </w:rPr>
        <w:t>th</w:t>
      </w:r>
      <w:r w:rsidR="001734E9" w:rsidRPr="00636C9B">
        <w:rPr>
          <w:rFonts w:ascii="Times New Roman" w:hAnsi="Times New Roman"/>
          <w:color w:val="000000" w:themeColor="text1"/>
          <w:sz w:val="24"/>
          <w:szCs w:val="24"/>
        </w:rPr>
        <w:t xml:space="preserve"> to 97.5</w:t>
      </w:r>
      <w:r w:rsidR="001734E9" w:rsidRPr="00636C9B">
        <w:rPr>
          <w:rFonts w:ascii="Times New Roman" w:hAnsi="Times New Roman"/>
          <w:color w:val="000000" w:themeColor="text1"/>
          <w:sz w:val="24"/>
          <w:szCs w:val="24"/>
          <w:vertAlign w:val="superscript"/>
        </w:rPr>
        <w:t>th</w:t>
      </w:r>
      <w:r w:rsidR="001734E9" w:rsidRPr="00636C9B">
        <w:rPr>
          <w:rFonts w:ascii="Times New Roman" w:hAnsi="Times New Roman"/>
          <w:color w:val="000000" w:themeColor="text1"/>
          <w:sz w:val="24"/>
          <w:szCs w:val="24"/>
        </w:rPr>
        <w:t xml:space="preserve"> percentiles of the posterior distribution </w:t>
      </w:r>
      <w:r w:rsidR="006965AD" w:rsidRPr="00636C9B">
        <w:rPr>
          <w:rFonts w:ascii="Times New Roman" w:hAnsi="Times New Roman"/>
          <w:color w:val="000000" w:themeColor="text1"/>
          <w:sz w:val="24"/>
          <w:szCs w:val="24"/>
        </w:rPr>
        <w:t xml:space="preserve">of </w:t>
      </w:r>
      <w:r w:rsidR="001734E9" w:rsidRPr="00636C9B">
        <w:rPr>
          <w:rFonts w:ascii="Times New Roman" w:hAnsi="Times New Roman"/>
          <w:color w:val="000000" w:themeColor="text1"/>
          <w:sz w:val="24"/>
          <w:szCs w:val="24"/>
        </w:rPr>
        <w:t>additional deat</w:t>
      </w:r>
      <w:r w:rsidR="00957F97" w:rsidRPr="00636C9B">
        <w:rPr>
          <w:rFonts w:ascii="Times New Roman" w:hAnsi="Times New Roman"/>
          <w:color w:val="000000" w:themeColor="text1"/>
          <w:sz w:val="24"/>
          <w:szCs w:val="24"/>
        </w:rPr>
        <w:t>hs and excess risk</w:t>
      </w:r>
      <w:r w:rsidR="001734E9" w:rsidRPr="00636C9B">
        <w:rPr>
          <w:rFonts w:ascii="Times New Roman" w:hAnsi="Times New Roman"/>
          <w:color w:val="000000" w:themeColor="text1"/>
          <w:sz w:val="24"/>
          <w:szCs w:val="24"/>
        </w:rPr>
        <w:t>.</w:t>
      </w:r>
    </w:p>
    <w:p w14:paraId="57BCB922" w14:textId="77777777" w:rsidR="00E45FED" w:rsidRPr="00636C9B" w:rsidRDefault="00E45FED" w:rsidP="00860F96">
      <w:pPr>
        <w:spacing w:after="0" w:line="480" w:lineRule="auto"/>
        <w:jc w:val="both"/>
        <w:outlineLvl w:val="0"/>
        <w:rPr>
          <w:rFonts w:ascii="Times New Roman" w:hAnsi="Times New Roman"/>
          <w:color w:val="000000" w:themeColor="text1"/>
          <w:sz w:val="24"/>
          <w:szCs w:val="24"/>
        </w:rPr>
      </w:pPr>
    </w:p>
    <w:p w14:paraId="2BBA4C4B" w14:textId="03F36848" w:rsidR="00E16C0A" w:rsidRPr="00636C9B" w:rsidRDefault="0048319E" w:rsidP="00860F96">
      <w:pPr>
        <w:spacing w:after="0" w:line="480" w:lineRule="auto"/>
        <w:jc w:val="both"/>
        <w:outlineLvl w:val="0"/>
        <w:rPr>
          <w:rFonts w:ascii="Times New Roman" w:hAnsi="Times New Roman"/>
          <w:i/>
          <w:color w:val="000000" w:themeColor="text1"/>
          <w:sz w:val="24"/>
          <w:szCs w:val="24"/>
        </w:rPr>
      </w:pPr>
      <w:r w:rsidRPr="00636C9B">
        <w:rPr>
          <w:rFonts w:ascii="Times New Roman" w:hAnsi="Times New Roman"/>
          <w:i/>
          <w:color w:val="000000" w:themeColor="text1"/>
          <w:sz w:val="24"/>
          <w:szCs w:val="24"/>
        </w:rPr>
        <w:t>Calculating a</w:t>
      </w:r>
      <w:r w:rsidR="006B5B17" w:rsidRPr="00636C9B">
        <w:rPr>
          <w:rFonts w:ascii="Times New Roman" w:hAnsi="Times New Roman"/>
          <w:i/>
          <w:color w:val="000000" w:themeColor="text1"/>
          <w:sz w:val="24"/>
          <w:szCs w:val="24"/>
        </w:rPr>
        <w:t>dditional deaths</w:t>
      </w:r>
      <w:ins w:id="176" w:author="Parks, Robbie M" w:date="2018-10-29T12:12:00Z">
        <w:r w:rsidR="0051175E" w:rsidRPr="00636C9B">
          <w:rPr>
            <w:rFonts w:ascii="Times New Roman" w:hAnsi="Times New Roman"/>
            <w:i/>
            <w:color w:val="000000" w:themeColor="text1"/>
            <w:sz w:val="24"/>
            <w:szCs w:val="24"/>
          </w:rPr>
          <w:t xml:space="preserve"> in a 1°C warmer world</w:t>
        </w:r>
      </w:ins>
    </w:p>
    <w:p w14:paraId="6EF47A16" w14:textId="454DA5FF" w:rsidR="005259CD" w:rsidRPr="00636C9B" w:rsidRDefault="00782C8F" w:rsidP="005259CD">
      <w:pPr>
        <w:spacing w:after="0" w:line="480" w:lineRule="auto"/>
        <w:jc w:val="both"/>
        <w:outlineLvl w:val="0"/>
        <w:rPr>
          <w:rFonts w:ascii="Times New Roman" w:hAnsi="Times New Roman"/>
          <w:color w:val="000000" w:themeColor="text1"/>
          <w:sz w:val="24"/>
          <w:szCs w:val="24"/>
        </w:rPr>
      </w:pPr>
      <w:ins w:id="177" w:author="Parks, Robbie M" w:date="2018-10-29T12:58:00Z">
        <w:r w:rsidRPr="00636C9B">
          <w:rPr>
            <w:rFonts w:ascii="Times New Roman" w:hAnsi="Times New Roman"/>
            <w:color w:val="000000" w:themeColor="text1"/>
            <w:sz w:val="24"/>
            <w:szCs w:val="24"/>
          </w:rPr>
          <w:t>W</w:t>
        </w:r>
      </w:ins>
      <w:r w:rsidR="00F76728" w:rsidRPr="00636C9B">
        <w:rPr>
          <w:rFonts w:ascii="Times New Roman" w:hAnsi="Times New Roman"/>
          <w:color w:val="000000" w:themeColor="text1"/>
          <w:sz w:val="24"/>
          <w:szCs w:val="24"/>
        </w:rPr>
        <w:t xml:space="preserve">e </w:t>
      </w:r>
      <w:r w:rsidR="00093E1B" w:rsidRPr="00636C9B">
        <w:rPr>
          <w:rFonts w:ascii="Times New Roman" w:hAnsi="Times New Roman"/>
          <w:color w:val="000000" w:themeColor="text1"/>
          <w:sz w:val="24"/>
          <w:szCs w:val="24"/>
        </w:rPr>
        <w:t xml:space="preserve">calculated the </w:t>
      </w:r>
      <w:r w:rsidR="005633D8" w:rsidRPr="00636C9B">
        <w:rPr>
          <w:rFonts w:ascii="Times New Roman" w:hAnsi="Times New Roman"/>
          <w:color w:val="000000" w:themeColor="text1"/>
          <w:sz w:val="24"/>
          <w:szCs w:val="24"/>
        </w:rPr>
        <w:t xml:space="preserve">national </w:t>
      </w:r>
      <w:r w:rsidR="00093E1B" w:rsidRPr="00636C9B">
        <w:rPr>
          <w:rFonts w:ascii="Times New Roman" w:hAnsi="Times New Roman"/>
          <w:color w:val="000000" w:themeColor="text1"/>
          <w:sz w:val="24"/>
          <w:szCs w:val="24"/>
        </w:rPr>
        <w:t>expected change in deaths by month in 2</w:t>
      </w:r>
      <w:r w:rsidR="00E16C0A" w:rsidRPr="00636C9B">
        <w:rPr>
          <w:rFonts w:ascii="Times New Roman" w:hAnsi="Times New Roman"/>
          <w:color w:val="000000" w:themeColor="text1"/>
          <w:sz w:val="24"/>
          <w:szCs w:val="24"/>
        </w:rPr>
        <w:t>016 for a uniform increase of 1°</w:t>
      </w:r>
      <w:r w:rsidR="00093E1B" w:rsidRPr="00636C9B">
        <w:rPr>
          <w:rFonts w:ascii="Times New Roman" w:hAnsi="Times New Roman"/>
          <w:color w:val="000000" w:themeColor="text1"/>
          <w:sz w:val="24"/>
          <w:szCs w:val="24"/>
        </w:rPr>
        <w:t>C</w:t>
      </w:r>
      <w:r w:rsidR="005179F4" w:rsidRPr="00636C9B">
        <w:rPr>
          <w:rFonts w:ascii="Times New Roman" w:hAnsi="Times New Roman"/>
          <w:color w:val="000000" w:themeColor="text1"/>
          <w:sz w:val="24"/>
          <w:szCs w:val="24"/>
        </w:rPr>
        <w:t xml:space="preserve"> in each state and month</w:t>
      </w:r>
      <w:r w:rsidR="00093E1B" w:rsidRPr="00636C9B">
        <w:rPr>
          <w:rFonts w:ascii="Times New Roman" w:hAnsi="Times New Roman"/>
          <w:color w:val="000000" w:themeColor="text1"/>
          <w:sz w:val="24"/>
          <w:szCs w:val="24"/>
        </w:rPr>
        <w:t xml:space="preserve"> for each</w:t>
      </w:r>
      <w:r w:rsidR="00CA2FE9" w:rsidRPr="00636C9B">
        <w:rPr>
          <w:rFonts w:ascii="Times New Roman" w:hAnsi="Times New Roman"/>
          <w:color w:val="000000" w:themeColor="text1"/>
          <w:sz w:val="24"/>
          <w:szCs w:val="24"/>
        </w:rPr>
        <w:t xml:space="preserve"> age group, sex and cause</w:t>
      </w:r>
      <w:r w:rsidR="00E3399E" w:rsidRPr="00636C9B">
        <w:rPr>
          <w:rFonts w:ascii="Times New Roman" w:hAnsi="Times New Roman"/>
          <w:color w:val="000000" w:themeColor="text1"/>
          <w:sz w:val="24"/>
          <w:szCs w:val="24"/>
        </w:rPr>
        <w:t xml:space="preserve"> to give us additional deaths</w:t>
      </w:r>
      <w:r w:rsidR="003C28C6" w:rsidRPr="00636C9B">
        <w:rPr>
          <w:rFonts w:ascii="Times New Roman" w:hAnsi="Times New Roman"/>
          <w:color w:val="000000" w:themeColor="text1"/>
          <w:sz w:val="24"/>
          <w:szCs w:val="24"/>
        </w:rPr>
        <w:t>.</w:t>
      </w:r>
      <w:r w:rsidR="0082437F" w:rsidRPr="00636C9B">
        <w:rPr>
          <w:rFonts w:ascii="Times New Roman" w:hAnsi="Times New Roman"/>
          <w:color w:val="000000" w:themeColor="text1"/>
          <w:sz w:val="24"/>
          <w:szCs w:val="24"/>
        </w:rPr>
        <w:t xml:space="preserve"> For these calculations we</w:t>
      </w:r>
      <w:r w:rsidR="00EE14D8" w:rsidRPr="00636C9B">
        <w:rPr>
          <w:rFonts w:ascii="Times New Roman" w:hAnsi="Times New Roman"/>
          <w:color w:val="000000" w:themeColor="text1"/>
          <w:sz w:val="24"/>
          <w:szCs w:val="24"/>
        </w:rPr>
        <w:t xml:space="preserve"> </w:t>
      </w:r>
      <w:r w:rsidR="00FE46A6" w:rsidRPr="00636C9B">
        <w:rPr>
          <w:rFonts w:ascii="Times New Roman" w:hAnsi="Times New Roman"/>
          <w:color w:val="000000" w:themeColor="text1"/>
          <w:sz w:val="24"/>
          <w:szCs w:val="24"/>
        </w:rPr>
        <w:t>multipl</w:t>
      </w:r>
      <w:ins w:id="178" w:author="Parks, Robbie M" w:date="2018-10-29T12:59:00Z">
        <w:r w:rsidR="00EE14D8" w:rsidRPr="00636C9B">
          <w:rPr>
            <w:rFonts w:ascii="Times New Roman" w:hAnsi="Times New Roman"/>
            <w:color w:val="000000" w:themeColor="text1"/>
            <w:sz w:val="24"/>
            <w:szCs w:val="24"/>
          </w:rPr>
          <w:t>ied</w:t>
        </w:r>
      </w:ins>
      <w:r w:rsidR="00FE46A6" w:rsidRPr="00636C9B">
        <w:rPr>
          <w:rFonts w:ascii="Times New Roman" w:hAnsi="Times New Roman"/>
          <w:color w:val="000000" w:themeColor="text1"/>
          <w:sz w:val="24"/>
          <w:szCs w:val="24"/>
        </w:rPr>
        <w:t xml:space="preserve"> the actual death counts </w:t>
      </w:r>
      <w:r w:rsidR="00D97AD2" w:rsidRPr="00636C9B">
        <w:rPr>
          <w:rFonts w:ascii="Times New Roman" w:hAnsi="Times New Roman"/>
          <w:color w:val="000000" w:themeColor="text1"/>
          <w:sz w:val="24"/>
          <w:szCs w:val="24"/>
        </w:rPr>
        <w:t xml:space="preserve">in 2016 </w:t>
      </w:r>
      <w:r w:rsidR="00FE46A6" w:rsidRPr="00636C9B">
        <w:rPr>
          <w:rFonts w:ascii="Times New Roman" w:hAnsi="Times New Roman"/>
          <w:color w:val="000000" w:themeColor="text1"/>
          <w:sz w:val="24"/>
          <w:szCs w:val="24"/>
        </w:rPr>
        <w:t>by the excess risk of each monthly temperature anomaly term</w:t>
      </w:r>
      <w:r w:rsidR="00947DBC" w:rsidRPr="00636C9B">
        <w:rPr>
          <w:rFonts w:ascii="Times New Roman" w:hAnsi="Times New Roman"/>
          <w:color w:val="000000" w:themeColor="text1"/>
          <w:sz w:val="24"/>
          <w:szCs w:val="24"/>
        </w:rPr>
        <w:t>.</w:t>
      </w:r>
      <w:r w:rsidR="00FE46A6" w:rsidRPr="00636C9B">
        <w:rPr>
          <w:rFonts w:ascii="Times New Roman" w:hAnsi="Times New Roman"/>
          <w:color w:val="000000" w:themeColor="text1"/>
          <w:sz w:val="24"/>
          <w:szCs w:val="24"/>
        </w:rPr>
        <w:t xml:space="preserve"> </w:t>
      </w:r>
      <w:ins w:id="179" w:author="Parks, Robbie M" w:date="2018-10-29T12:59:00Z">
        <w:r w:rsidR="00947DBC" w:rsidRPr="00636C9B">
          <w:rPr>
            <w:rFonts w:ascii="Times New Roman" w:hAnsi="Times New Roman"/>
            <w:color w:val="000000" w:themeColor="text1"/>
            <w:sz w:val="24"/>
            <w:szCs w:val="24"/>
          </w:rPr>
          <w:t>W</w:t>
        </w:r>
      </w:ins>
      <w:r w:rsidR="00FE46A6" w:rsidRPr="00636C9B">
        <w:rPr>
          <w:rFonts w:ascii="Times New Roman" w:hAnsi="Times New Roman"/>
          <w:color w:val="000000" w:themeColor="text1"/>
          <w:sz w:val="24"/>
          <w:szCs w:val="24"/>
        </w:rPr>
        <w:t xml:space="preserve">e </w:t>
      </w:r>
      <w:ins w:id="180" w:author="Parks, Robbie M" w:date="2018-10-29T12:59:00Z">
        <w:r w:rsidR="00947DBC" w:rsidRPr="00636C9B">
          <w:rPr>
            <w:rFonts w:ascii="Times New Roman" w:hAnsi="Times New Roman"/>
            <w:color w:val="000000" w:themeColor="text1"/>
            <w:sz w:val="24"/>
            <w:szCs w:val="24"/>
          </w:rPr>
          <w:t xml:space="preserve">then </w:t>
        </w:r>
      </w:ins>
      <w:r w:rsidR="00FE46A6" w:rsidRPr="00636C9B">
        <w:rPr>
          <w:rFonts w:ascii="Times New Roman" w:hAnsi="Times New Roman"/>
          <w:color w:val="000000" w:themeColor="text1"/>
          <w:sz w:val="24"/>
          <w:szCs w:val="24"/>
        </w:rPr>
        <w:t xml:space="preserve">obtained an estimate of the change in deaths for </w:t>
      </w:r>
      <w:r w:rsidR="005179F4" w:rsidRPr="00636C9B">
        <w:rPr>
          <w:rFonts w:ascii="Times New Roman" w:hAnsi="Times New Roman"/>
          <w:color w:val="000000" w:themeColor="text1"/>
          <w:sz w:val="24"/>
          <w:szCs w:val="24"/>
        </w:rPr>
        <w:t xml:space="preserve">a </w:t>
      </w:r>
      <w:r w:rsidR="00FE46A6" w:rsidRPr="00636C9B">
        <w:rPr>
          <w:rFonts w:ascii="Times New Roman" w:hAnsi="Times New Roman"/>
          <w:color w:val="000000" w:themeColor="text1"/>
          <w:sz w:val="24"/>
          <w:szCs w:val="24"/>
        </w:rPr>
        <w:t>uniform increase of 1°C</w:t>
      </w:r>
      <w:r w:rsidR="005179F4" w:rsidRPr="00636C9B">
        <w:rPr>
          <w:rFonts w:ascii="Times New Roman" w:hAnsi="Times New Roman"/>
          <w:color w:val="000000" w:themeColor="text1"/>
          <w:sz w:val="24"/>
          <w:szCs w:val="24"/>
        </w:rPr>
        <w:t xml:space="preserve"> in each month and state</w:t>
      </w:r>
      <w:r w:rsidR="00ED27C3" w:rsidRPr="00636C9B">
        <w:rPr>
          <w:rFonts w:ascii="Times New Roman" w:hAnsi="Times New Roman"/>
          <w:color w:val="000000" w:themeColor="text1"/>
          <w:sz w:val="24"/>
          <w:szCs w:val="24"/>
        </w:rPr>
        <w:t xml:space="preserve">, which we summarised by </w:t>
      </w:r>
      <w:r w:rsidR="00352D62" w:rsidRPr="00636C9B">
        <w:rPr>
          <w:rFonts w:ascii="Times New Roman" w:hAnsi="Times New Roman"/>
          <w:color w:val="000000" w:themeColor="text1"/>
          <w:sz w:val="24"/>
          <w:szCs w:val="24"/>
        </w:rPr>
        <w:t>category of injury death,</w:t>
      </w:r>
      <w:r w:rsidR="00785C4C" w:rsidRPr="00636C9B">
        <w:rPr>
          <w:rFonts w:ascii="Times New Roman" w:hAnsi="Times New Roman"/>
          <w:color w:val="000000" w:themeColor="text1"/>
          <w:sz w:val="24"/>
          <w:szCs w:val="24"/>
        </w:rPr>
        <w:t xml:space="preserve"> sex,</w:t>
      </w:r>
      <w:r w:rsidR="00352D62" w:rsidRPr="00636C9B">
        <w:rPr>
          <w:rFonts w:ascii="Times New Roman" w:hAnsi="Times New Roman"/>
          <w:color w:val="000000" w:themeColor="text1"/>
          <w:sz w:val="24"/>
          <w:szCs w:val="24"/>
        </w:rPr>
        <w:t xml:space="preserve"> </w:t>
      </w:r>
      <w:r w:rsidR="00ED27C3" w:rsidRPr="00636C9B">
        <w:rPr>
          <w:rFonts w:ascii="Times New Roman" w:hAnsi="Times New Roman"/>
          <w:color w:val="000000" w:themeColor="text1"/>
          <w:sz w:val="24"/>
          <w:szCs w:val="24"/>
        </w:rPr>
        <w:t>month and age</w:t>
      </w:r>
      <w:r w:rsidR="00FE46A6" w:rsidRPr="00636C9B">
        <w:rPr>
          <w:rFonts w:ascii="Times New Roman" w:hAnsi="Times New Roman"/>
          <w:color w:val="000000" w:themeColor="text1"/>
          <w:sz w:val="24"/>
          <w:szCs w:val="24"/>
        </w:rPr>
        <w:t>.</w:t>
      </w:r>
      <w:r w:rsidR="00EB2987" w:rsidRPr="00636C9B">
        <w:rPr>
          <w:rFonts w:ascii="Times New Roman" w:hAnsi="Times New Roman"/>
          <w:color w:val="000000" w:themeColor="text1"/>
          <w:sz w:val="24"/>
          <w:szCs w:val="24"/>
        </w:rPr>
        <w:t xml:space="preserve"> </w:t>
      </w:r>
      <w:commentRangeStart w:id="181"/>
      <w:commentRangeStart w:id="182"/>
      <w:r w:rsidR="00EB2987" w:rsidRPr="00636C9B">
        <w:rPr>
          <w:rFonts w:ascii="Times New Roman" w:hAnsi="Times New Roman"/>
          <w:color w:val="000000" w:themeColor="text1"/>
          <w:sz w:val="24"/>
          <w:szCs w:val="24"/>
        </w:rPr>
        <w:t>We also divided the additional expected deaths by the population to obtain the age- and month-summarised exce</w:t>
      </w:r>
      <w:r w:rsidR="0060531B" w:rsidRPr="00636C9B">
        <w:rPr>
          <w:rFonts w:ascii="Times New Roman" w:hAnsi="Times New Roman"/>
          <w:color w:val="000000" w:themeColor="text1"/>
          <w:sz w:val="24"/>
          <w:szCs w:val="24"/>
        </w:rPr>
        <w:t>ss risk</w:t>
      </w:r>
      <w:r w:rsidR="0064674D" w:rsidRPr="00636C9B">
        <w:rPr>
          <w:rFonts w:ascii="Times New Roman" w:hAnsi="Times New Roman"/>
          <w:color w:val="000000" w:themeColor="text1"/>
          <w:sz w:val="24"/>
          <w:szCs w:val="24"/>
        </w:rPr>
        <w:t xml:space="preserve"> for each s</w:t>
      </w:r>
      <w:r w:rsidR="00A209D9" w:rsidRPr="00636C9B">
        <w:rPr>
          <w:rFonts w:ascii="Times New Roman" w:hAnsi="Times New Roman"/>
          <w:color w:val="000000" w:themeColor="text1"/>
          <w:sz w:val="24"/>
          <w:szCs w:val="24"/>
        </w:rPr>
        <w:t>ex and injury category</w:t>
      </w:r>
      <w:r w:rsidR="0060531B" w:rsidRPr="00636C9B">
        <w:rPr>
          <w:rFonts w:ascii="Times New Roman" w:hAnsi="Times New Roman"/>
          <w:color w:val="000000" w:themeColor="text1"/>
          <w:sz w:val="24"/>
          <w:szCs w:val="24"/>
        </w:rPr>
        <w:t>.</w:t>
      </w:r>
      <w:commentRangeEnd w:id="181"/>
      <w:r w:rsidR="0082437F" w:rsidRPr="00636C9B">
        <w:rPr>
          <w:rStyle w:val="CommentReference"/>
          <w:rFonts w:asciiTheme="minorHAnsi" w:eastAsiaTheme="minorHAnsi" w:hAnsiTheme="minorHAnsi" w:cstheme="minorBidi"/>
          <w:sz w:val="24"/>
          <w:szCs w:val="24"/>
        </w:rPr>
        <w:commentReference w:id="181"/>
      </w:r>
      <w:commentRangeEnd w:id="182"/>
      <w:r w:rsidR="00463A1C" w:rsidRPr="00636C9B">
        <w:rPr>
          <w:rStyle w:val="CommentReference"/>
          <w:rFonts w:asciiTheme="minorHAnsi" w:eastAsiaTheme="minorHAnsi" w:hAnsiTheme="minorHAnsi" w:cstheme="minorBidi"/>
          <w:sz w:val="24"/>
          <w:szCs w:val="24"/>
        </w:rPr>
        <w:commentReference w:id="182"/>
      </w:r>
    </w:p>
    <w:p w14:paraId="62E52914" w14:textId="77777777" w:rsidR="005259CD" w:rsidRPr="00636C9B" w:rsidRDefault="005259CD" w:rsidP="005259CD">
      <w:pPr>
        <w:spacing w:after="0" w:line="480" w:lineRule="auto"/>
        <w:jc w:val="both"/>
        <w:outlineLvl w:val="0"/>
        <w:rPr>
          <w:rFonts w:ascii="Times New Roman" w:hAnsi="Times New Roman"/>
          <w:color w:val="000000" w:themeColor="text1"/>
          <w:sz w:val="24"/>
          <w:szCs w:val="24"/>
        </w:rPr>
      </w:pPr>
    </w:p>
    <w:p w14:paraId="26A53AA3" w14:textId="77777777" w:rsidR="00E252C8" w:rsidRPr="00636C9B" w:rsidRDefault="000210D1" w:rsidP="00E252C8">
      <w:pPr>
        <w:spacing w:after="0" w:line="480" w:lineRule="auto"/>
        <w:jc w:val="both"/>
        <w:outlineLvl w:val="0"/>
        <w:rPr>
          <w:ins w:id="183" w:author="Parks, Robbie M" w:date="2018-10-29T14:05:00Z"/>
          <w:rFonts w:ascii="Times New Roman" w:hAnsi="Times New Roman"/>
          <w:b/>
          <w:sz w:val="24"/>
          <w:szCs w:val="24"/>
        </w:rPr>
      </w:pPr>
      <w:r w:rsidRPr="00636C9B">
        <w:rPr>
          <w:rFonts w:ascii="Times New Roman" w:hAnsi="Times New Roman"/>
          <w:b/>
          <w:sz w:val="24"/>
          <w:szCs w:val="24"/>
        </w:rPr>
        <w:t>Results</w:t>
      </w:r>
    </w:p>
    <w:p w14:paraId="0B4CB3E9" w14:textId="78DC973A" w:rsidR="00E252C8" w:rsidRPr="00636C9B" w:rsidRDefault="00955652" w:rsidP="00CC6021">
      <w:pPr>
        <w:spacing w:after="0" w:line="240" w:lineRule="auto"/>
        <w:jc w:val="both"/>
        <w:outlineLvl w:val="0"/>
        <w:rPr>
          <w:ins w:id="184" w:author="Parks, Robbie M" w:date="2018-10-29T14:04:00Z"/>
          <w:rFonts w:ascii="Times New Roman" w:hAnsi="Times New Roman"/>
          <w:i/>
          <w:sz w:val="24"/>
          <w:szCs w:val="24"/>
        </w:rPr>
      </w:pPr>
      <w:ins w:id="185" w:author="Parks, Robbie M" w:date="2018-10-29T14:05:00Z">
        <w:r w:rsidRPr="00636C9B">
          <w:rPr>
            <w:rFonts w:ascii="Times New Roman" w:hAnsi="Times New Roman"/>
            <w:i/>
            <w:sz w:val="24"/>
            <w:szCs w:val="24"/>
          </w:rPr>
          <w:t>Figure 2</w:t>
        </w:r>
      </w:ins>
    </w:p>
    <w:p w14:paraId="786C4B1D" w14:textId="0787E137" w:rsidR="00030C36" w:rsidRPr="00636C9B" w:rsidRDefault="00030C36" w:rsidP="00CC6021">
      <w:pPr>
        <w:pStyle w:val="ListParagraph"/>
        <w:numPr>
          <w:ilvl w:val="0"/>
          <w:numId w:val="10"/>
        </w:numPr>
        <w:spacing w:after="0" w:line="240" w:lineRule="auto"/>
        <w:jc w:val="both"/>
        <w:outlineLvl w:val="0"/>
        <w:rPr>
          <w:rFonts w:ascii="Times New Roman" w:hAnsi="Times New Roman"/>
          <w:b/>
          <w:sz w:val="24"/>
          <w:szCs w:val="24"/>
        </w:rPr>
      </w:pPr>
      <w:ins w:id="186" w:author="Parks, Robbie M" w:date="2018-10-29T14:02:00Z">
        <w:r w:rsidRPr="00636C9B">
          <w:rPr>
            <w:rFonts w:ascii="Times New Roman" w:hAnsi="Times New Roman"/>
            <w:sz w:val="24"/>
            <w:szCs w:val="24"/>
          </w:rPr>
          <w:t xml:space="preserve">Declines in </w:t>
        </w:r>
      </w:ins>
      <w:ins w:id="187" w:author="Parks, Robbie M" w:date="2018-10-29T14:03:00Z">
        <w:r w:rsidR="005D379A" w:rsidRPr="00636C9B">
          <w:rPr>
            <w:rFonts w:ascii="Times New Roman" w:hAnsi="Times New Roman"/>
            <w:sz w:val="24"/>
            <w:szCs w:val="24"/>
          </w:rPr>
          <w:t>3</w:t>
        </w:r>
        <w:r w:rsidR="005D1ED5" w:rsidRPr="00636C9B">
          <w:rPr>
            <w:rFonts w:ascii="Times New Roman" w:hAnsi="Times New Roman"/>
            <w:sz w:val="24"/>
            <w:szCs w:val="24"/>
          </w:rPr>
          <w:t xml:space="preserve"> from 5 </w:t>
        </w:r>
      </w:ins>
      <w:ins w:id="188" w:author="Parks, Robbie M" w:date="2018-10-29T14:02:00Z">
        <w:r w:rsidRPr="00636C9B">
          <w:rPr>
            <w:rFonts w:ascii="Times New Roman" w:hAnsi="Times New Roman"/>
            <w:sz w:val="24"/>
            <w:szCs w:val="24"/>
          </w:rPr>
          <w:t xml:space="preserve">all injury categories, </w:t>
        </w:r>
      </w:ins>
      <w:ins w:id="189" w:author="Parks, Robbie M" w:date="2018-10-29T14:03:00Z">
        <w:r w:rsidR="00A245BF" w:rsidRPr="00636C9B">
          <w:rPr>
            <w:rFonts w:ascii="Times New Roman" w:hAnsi="Times New Roman"/>
            <w:sz w:val="24"/>
            <w:szCs w:val="24"/>
          </w:rPr>
          <w:t>in contrast with</w:t>
        </w:r>
      </w:ins>
      <w:ins w:id="190" w:author="Parks, Robbie M" w:date="2018-10-29T14:02:00Z">
        <w:r w:rsidRPr="00636C9B">
          <w:rPr>
            <w:rFonts w:ascii="Times New Roman" w:hAnsi="Times New Roman"/>
            <w:sz w:val="24"/>
            <w:szCs w:val="24"/>
          </w:rPr>
          <w:t xml:space="preserve"> deaths from falls increa</w:t>
        </w:r>
      </w:ins>
      <w:ins w:id="191" w:author="Parks, Robbie M" w:date="2018-10-29T14:03:00Z">
        <w:r w:rsidR="00A245BF" w:rsidRPr="00636C9B">
          <w:rPr>
            <w:rFonts w:ascii="Times New Roman" w:hAnsi="Times New Roman"/>
            <w:sz w:val="24"/>
            <w:szCs w:val="24"/>
          </w:rPr>
          <w:t>s</w:t>
        </w:r>
      </w:ins>
      <w:ins w:id="192" w:author="Parks, Robbie M" w:date="2018-10-29T14:02:00Z">
        <w:r w:rsidRPr="00636C9B">
          <w:rPr>
            <w:rFonts w:ascii="Times New Roman" w:hAnsi="Times New Roman"/>
            <w:sz w:val="24"/>
            <w:szCs w:val="24"/>
          </w:rPr>
          <w:t>ing over tim</w:t>
        </w:r>
        <w:r w:rsidR="005D1ED5" w:rsidRPr="00636C9B">
          <w:rPr>
            <w:rFonts w:ascii="Times New Roman" w:hAnsi="Times New Roman"/>
            <w:sz w:val="24"/>
            <w:szCs w:val="24"/>
          </w:rPr>
          <w:t>e</w:t>
        </w:r>
      </w:ins>
      <w:ins w:id="193" w:author="Parks, Robbie M" w:date="2018-10-29T14:03:00Z">
        <w:r w:rsidR="005D379A" w:rsidRPr="00636C9B">
          <w:rPr>
            <w:rFonts w:ascii="Times New Roman" w:hAnsi="Times New Roman"/>
            <w:sz w:val="24"/>
            <w:szCs w:val="24"/>
          </w:rPr>
          <w:t xml:space="preserve"> and intentional self-harm recently increasing to over 1980 levels</w:t>
        </w:r>
      </w:ins>
    </w:p>
    <w:p w14:paraId="7D4AB8FA" w14:textId="7D7EAA1B" w:rsidR="00851793" w:rsidRPr="00636C9B" w:rsidRDefault="00D60234" w:rsidP="00CC6021">
      <w:pPr>
        <w:pStyle w:val="ListParagraph"/>
        <w:numPr>
          <w:ilvl w:val="0"/>
          <w:numId w:val="10"/>
        </w:numPr>
        <w:spacing w:line="240" w:lineRule="auto"/>
        <w:rPr>
          <w:ins w:id="194" w:author="Parks, Robbie M" w:date="2018-10-29T13:56:00Z"/>
          <w:rFonts w:ascii="Times New Roman" w:hAnsi="Times New Roman"/>
          <w:sz w:val="24"/>
          <w:szCs w:val="24"/>
        </w:rPr>
      </w:pPr>
      <w:ins w:id="195" w:author="Parks, Robbie M" w:date="2018-10-29T13:56:00Z">
        <w:r w:rsidRPr="00636C9B">
          <w:rPr>
            <w:rFonts w:ascii="Times New Roman" w:hAnsi="Times New Roman"/>
            <w:sz w:val="24"/>
            <w:szCs w:val="24"/>
          </w:rPr>
          <w:t>Largest declin</w:t>
        </w:r>
        <w:r w:rsidR="00851793" w:rsidRPr="00636C9B">
          <w:rPr>
            <w:rFonts w:ascii="Times New Roman" w:hAnsi="Times New Roman"/>
            <w:sz w:val="24"/>
            <w:szCs w:val="24"/>
          </w:rPr>
          <w:t>e in transport deaths over time</w:t>
        </w:r>
      </w:ins>
      <w:ins w:id="196" w:author="Parks, Robbie M" w:date="2018-10-29T14:07:00Z">
        <w:r w:rsidR="004A48F3" w:rsidRPr="00636C9B">
          <w:rPr>
            <w:rFonts w:ascii="Times New Roman" w:hAnsi="Times New Roman"/>
            <w:sz w:val="24"/>
            <w:szCs w:val="24"/>
          </w:rPr>
          <w:t>, with ~50% decline across months</w:t>
        </w:r>
      </w:ins>
    </w:p>
    <w:p w14:paraId="790003F8" w14:textId="0D0FB79F" w:rsidR="002C5217" w:rsidRPr="00636C9B" w:rsidRDefault="00851793" w:rsidP="00CC6021">
      <w:pPr>
        <w:pStyle w:val="ListParagraph"/>
        <w:numPr>
          <w:ilvl w:val="0"/>
          <w:numId w:val="10"/>
        </w:numPr>
        <w:spacing w:line="240" w:lineRule="auto"/>
        <w:rPr>
          <w:ins w:id="197" w:author="Parks, Robbie M" w:date="2018-10-29T14:08:00Z"/>
          <w:rFonts w:ascii="Times New Roman" w:hAnsi="Times New Roman"/>
          <w:sz w:val="24"/>
          <w:szCs w:val="24"/>
        </w:rPr>
      </w:pPr>
      <w:ins w:id="198" w:author="Parks, Robbie M" w:date="2018-10-29T13:56:00Z">
        <w:r w:rsidRPr="00636C9B">
          <w:rPr>
            <w:rFonts w:ascii="Times New Roman" w:hAnsi="Times New Roman"/>
            <w:sz w:val="24"/>
            <w:szCs w:val="24"/>
          </w:rPr>
          <w:t xml:space="preserve">Some categories exhibit </w:t>
        </w:r>
      </w:ins>
      <w:ins w:id="199" w:author="Parks, Robbie M" w:date="2018-10-29T14:02:00Z">
        <w:r w:rsidR="00E142C7" w:rsidRPr="00636C9B">
          <w:rPr>
            <w:rFonts w:ascii="Times New Roman" w:hAnsi="Times New Roman"/>
            <w:sz w:val="24"/>
            <w:szCs w:val="24"/>
          </w:rPr>
          <w:t xml:space="preserve">clear </w:t>
        </w:r>
      </w:ins>
      <w:ins w:id="200" w:author="Parks, Robbie M" w:date="2018-10-29T13:56:00Z">
        <w:r w:rsidRPr="00636C9B">
          <w:rPr>
            <w:rFonts w:ascii="Times New Roman" w:hAnsi="Times New Roman"/>
            <w:sz w:val="24"/>
            <w:szCs w:val="24"/>
          </w:rPr>
          <w:t>seasonality within year throughout period of study (</w:t>
        </w:r>
      </w:ins>
      <w:ins w:id="201" w:author="Parks, Robbie M" w:date="2018-10-29T13:57:00Z">
        <w:r w:rsidRPr="00636C9B">
          <w:rPr>
            <w:rFonts w:ascii="Times New Roman" w:hAnsi="Times New Roman"/>
            <w:sz w:val="24"/>
            <w:szCs w:val="24"/>
          </w:rPr>
          <w:t>t</w:t>
        </w:r>
      </w:ins>
      <w:ins w:id="202" w:author="Parks, Robbie M" w:date="2018-10-29T13:56:00Z">
        <w:r w:rsidRPr="00636C9B">
          <w:rPr>
            <w:rFonts w:ascii="Times New Roman" w:hAnsi="Times New Roman"/>
            <w:sz w:val="24"/>
            <w:szCs w:val="24"/>
          </w:rPr>
          <w:t xml:space="preserve">ransport, </w:t>
        </w:r>
      </w:ins>
      <w:ins w:id="203" w:author="Parks, Robbie M" w:date="2018-10-29T13:57:00Z">
        <w:r w:rsidRPr="00636C9B">
          <w:rPr>
            <w:rFonts w:ascii="Times New Roman" w:hAnsi="Times New Roman"/>
            <w:sz w:val="24"/>
            <w:szCs w:val="24"/>
          </w:rPr>
          <w:t>drownings</w:t>
        </w:r>
      </w:ins>
      <w:ins w:id="204" w:author="Parks, Robbie M" w:date="2018-10-29T14:04:00Z">
        <w:r w:rsidR="00E252C8" w:rsidRPr="00636C9B">
          <w:rPr>
            <w:rFonts w:ascii="Times New Roman" w:hAnsi="Times New Roman"/>
            <w:sz w:val="24"/>
            <w:szCs w:val="24"/>
          </w:rPr>
          <w:t>) with peak in the summer</w:t>
        </w:r>
      </w:ins>
    </w:p>
    <w:p w14:paraId="57BC2D77" w14:textId="17BDF292" w:rsidR="00797D2E" w:rsidRPr="00636C9B" w:rsidRDefault="00797D2E" w:rsidP="00CC6021">
      <w:pPr>
        <w:spacing w:after="0" w:line="240" w:lineRule="auto"/>
        <w:jc w:val="both"/>
        <w:outlineLvl w:val="0"/>
        <w:rPr>
          <w:ins w:id="205" w:author="Parks, Robbie M" w:date="2018-10-29T14:08:00Z"/>
          <w:rFonts w:ascii="Times New Roman" w:hAnsi="Times New Roman"/>
          <w:sz w:val="24"/>
          <w:szCs w:val="24"/>
        </w:rPr>
      </w:pPr>
      <w:ins w:id="206" w:author="Parks, Robbie M" w:date="2018-10-29T14:08:00Z">
        <w:r w:rsidRPr="00636C9B">
          <w:rPr>
            <w:rFonts w:ascii="Times New Roman" w:hAnsi="Times New Roman"/>
            <w:i/>
            <w:sz w:val="24"/>
            <w:szCs w:val="24"/>
          </w:rPr>
          <w:t xml:space="preserve">Figure </w:t>
        </w:r>
        <w:r w:rsidR="00955652" w:rsidRPr="00636C9B">
          <w:rPr>
            <w:rFonts w:ascii="Times New Roman" w:hAnsi="Times New Roman"/>
            <w:i/>
            <w:sz w:val="24"/>
            <w:szCs w:val="24"/>
          </w:rPr>
          <w:t>3</w:t>
        </w:r>
      </w:ins>
    </w:p>
    <w:p w14:paraId="1A4DF19F" w14:textId="3EB20B94" w:rsidR="00797D2E" w:rsidRPr="00636C9B" w:rsidRDefault="005A7068" w:rsidP="00CC6021">
      <w:pPr>
        <w:pStyle w:val="ListParagraph"/>
        <w:numPr>
          <w:ilvl w:val="0"/>
          <w:numId w:val="10"/>
        </w:numPr>
        <w:spacing w:line="240" w:lineRule="auto"/>
        <w:rPr>
          <w:ins w:id="207" w:author="Parks, Robbie M" w:date="2018-10-29T14:12:00Z"/>
          <w:rFonts w:ascii="Times New Roman" w:hAnsi="Times New Roman"/>
          <w:sz w:val="24"/>
          <w:szCs w:val="24"/>
        </w:rPr>
      </w:pPr>
      <w:ins w:id="208" w:author="Parks, Robbie M" w:date="2018-10-29T14:12:00Z">
        <w:r w:rsidRPr="00636C9B">
          <w:rPr>
            <w:rFonts w:ascii="Times New Roman" w:hAnsi="Times New Roman"/>
            <w:sz w:val="24"/>
            <w:szCs w:val="24"/>
          </w:rPr>
          <w:t>75 and over years in both males and females</w:t>
        </w:r>
      </w:ins>
      <w:ins w:id="209" w:author="Parks, Robbie M" w:date="2018-10-29T14:11:00Z">
        <w:r w:rsidRPr="00636C9B">
          <w:rPr>
            <w:rFonts w:ascii="Times New Roman" w:hAnsi="Times New Roman"/>
            <w:sz w:val="24"/>
            <w:szCs w:val="24"/>
          </w:rPr>
          <w:t xml:space="preserve"> dominated by deaths from falls</w:t>
        </w:r>
      </w:ins>
    </w:p>
    <w:p w14:paraId="43C9851C" w14:textId="141C3572" w:rsidR="004F7B5D" w:rsidRPr="00636C9B" w:rsidRDefault="0011649A" w:rsidP="00CC6021">
      <w:pPr>
        <w:pStyle w:val="ListParagraph"/>
        <w:numPr>
          <w:ilvl w:val="0"/>
          <w:numId w:val="10"/>
        </w:numPr>
        <w:spacing w:line="240" w:lineRule="auto"/>
        <w:rPr>
          <w:ins w:id="210" w:author="Parks, Robbie M" w:date="2018-10-29T14:27:00Z"/>
          <w:rFonts w:ascii="Times New Roman" w:hAnsi="Times New Roman"/>
          <w:sz w:val="24"/>
          <w:szCs w:val="24"/>
        </w:rPr>
      </w:pPr>
      <w:ins w:id="211" w:author="Parks, Robbie M" w:date="2018-10-29T14:16:00Z">
        <w:r w:rsidRPr="00636C9B">
          <w:rPr>
            <w:rFonts w:ascii="Times New Roman" w:hAnsi="Times New Roman"/>
            <w:sz w:val="24"/>
            <w:szCs w:val="24"/>
          </w:rPr>
          <w:t xml:space="preserve">Intentional deaths the majority (over 50%) in </w:t>
        </w:r>
      </w:ins>
      <w:ins w:id="212" w:author="Parks, Robbie M" w:date="2018-10-29T14:14:00Z">
        <w:r w:rsidR="00E974B1" w:rsidRPr="00636C9B">
          <w:rPr>
            <w:rFonts w:ascii="Times New Roman" w:hAnsi="Times New Roman"/>
            <w:sz w:val="24"/>
            <w:szCs w:val="24"/>
          </w:rPr>
          <w:t xml:space="preserve">15 to </w:t>
        </w:r>
        <w:r w:rsidRPr="00636C9B">
          <w:rPr>
            <w:rFonts w:ascii="Times New Roman" w:hAnsi="Times New Roman"/>
            <w:sz w:val="24"/>
            <w:szCs w:val="24"/>
          </w:rPr>
          <w:t>64 year-old</w:t>
        </w:r>
      </w:ins>
      <w:ins w:id="213" w:author="Parks, Robbie M" w:date="2018-10-29T14:15:00Z">
        <w:r w:rsidR="00E974B1" w:rsidRPr="00636C9B">
          <w:rPr>
            <w:rFonts w:ascii="Times New Roman" w:hAnsi="Times New Roman"/>
            <w:sz w:val="24"/>
            <w:szCs w:val="24"/>
          </w:rPr>
          <w:t xml:space="preserve"> males and 25 to </w:t>
        </w:r>
      </w:ins>
      <w:ins w:id="214" w:author="Parks, Robbie M" w:date="2018-10-29T14:16:00Z">
        <w:r w:rsidRPr="00636C9B">
          <w:rPr>
            <w:rFonts w:ascii="Times New Roman" w:hAnsi="Times New Roman"/>
            <w:sz w:val="24"/>
            <w:szCs w:val="24"/>
          </w:rPr>
          <w:t>54 year-old females</w:t>
        </w:r>
      </w:ins>
    </w:p>
    <w:p w14:paraId="4E18095F" w14:textId="376C9219" w:rsidR="00A12752" w:rsidRPr="00636C9B" w:rsidRDefault="00A12752" w:rsidP="00CC6021">
      <w:pPr>
        <w:pStyle w:val="ListParagraph"/>
        <w:numPr>
          <w:ilvl w:val="0"/>
          <w:numId w:val="10"/>
        </w:numPr>
        <w:spacing w:line="240" w:lineRule="auto"/>
        <w:rPr>
          <w:ins w:id="215" w:author="Parks, Robbie M" w:date="2018-10-29T14:17:00Z"/>
          <w:rFonts w:ascii="Times New Roman" w:hAnsi="Times New Roman"/>
          <w:sz w:val="24"/>
          <w:szCs w:val="24"/>
        </w:rPr>
      </w:pPr>
      <w:ins w:id="216" w:author="Parks, Robbie M" w:date="2018-10-29T14:27:00Z">
        <w:r w:rsidRPr="00636C9B">
          <w:rPr>
            <w:rFonts w:ascii="Times New Roman" w:hAnsi="Times New Roman"/>
            <w:sz w:val="24"/>
            <w:szCs w:val="24"/>
          </w:rPr>
          <w:t>Transport deaths largest single cause in 5-24 year-old males and 5-24 year-old females</w:t>
        </w:r>
      </w:ins>
    </w:p>
    <w:p w14:paraId="4BCE30ED" w14:textId="12EB7618" w:rsidR="00F01639" w:rsidRPr="00636C9B" w:rsidRDefault="00A77F87" w:rsidP="00CC6021">
      <w:pPr>
        <w:pStyle w:val="ListParagraph"/>
        <w:numPr>
          <w:ilvl w:val="0"/>
          <w:numId w:val="10"/>
        </w:numPr>
        <w:spacing w:line="240" w:lineRule="auto"/>
        <w:rPr>
          <w:ins w:id="217" w:author="Parks, Robbie M" w:date="2018-10-29T14:49:00Z"/>
          <w:rFonts w:ascii="Times New Roman" w:hAnsi="Times New Roman"/>
          <w:sz w:val="24"/>
          <w:szCs w:val="24"/>
        </w:rPr>
      </w:pPr>
      <w:ins w:id="218" w:author="Parks, Robbie M" w:date="2018-10-29T14:17:00Z">
        <w:r w:rsidRPr="00636C9B">
          <w:rPr>
            <w:rFonts w:ascii="Times New Roman" w:hAnsi="Times New Roman"/>
            <w:sz w:val="24"/>
            <w:szCs w:val="24"/>
          </w:rPr>
          <w:lastRenderedPageBreak/>
          <w:t xml:space="preserve">Intentional self-harm </w:t>
        </w:r>
      </w:ins>
      <w:ins w:id="219" w:author="Parks, Robbie M" w:date="2018-10-29T14:22:00Z">
        <w:r w:rsidR="00281454" w:rsidRPr="00636C9B">
          <w:rPr>
            <w:rFonts w:ascii="Times New Roman" w:hAnsi="Times New Roman"/>
            <w:sz w:val="24"/>
            <w:szCs w:val="24"/>
          </w:rPr>
          <w:t xml:space="preserve">largest single cause </w:t>
        </w:r>
      </w:ins>
      <w:ins w:id="220" w:author="Parks, Robbie M" w:date="2018-10-29T14:23:00Z">
        <w:r w:rsidR="00D309F1" w:rsidRPr="00636C9B">
          <w:rPr>
            <w:rFonts w:ascii="Times New Roman" w:hAnsi="Times New Roman"/>
            <w:sz w:val="24"/>
            <w:szCs w:val="24"/>
          </w:rPr>
          <w:t>in 25-74 year-old males and 35-64 year-old females</w:t>
        </w:r>
      </w:ins>
    </w:p>
    <w:p w14:paraId="366603DC" w14:textId="255385A5" w:rsidR="00955652" w:rsidRPr="00636C9B" w:rsidRDefault="00955652" w:rsidP="00AA22B2">
      <w:pPr>
        <w:spacing w:line="240" w:lineRule="auto"/>
        <w:rPr>
          <w:ins w:id="221" w:author="Parks, Robbie M" w:date="2018-10-29T14:49:00Z"/>
          <w:rFonts w:ascii="Times New Roman" w:hAnsi="Times New Roman"/>
          <w:i/>
          <w:sz w:val="24"/>
          <w:szCs w:val="24"/>
        </w:rPr>
      </w:pPr>
      <w:ins w:id="222" w:author="Parks, Robbie M" w:date="2018-10-29T14:49:00Z">
        <w:r w:rsidRPr="00636C9B">
          <w:rPr>
            <w:rFonts w:ascii="Times New Roman" w:hAnsi="Times New Roman"/>
            <w:i/>
            <w:sz w:val="24"/>
            <w:szCs w:val="24"/>
          </w:rPr>
          <w:t>Figure 4</w:t>
        </w:r>
      </w:ins>
    </w:p>
    <w:p w14:paraId="0E0AC704" w14:textId="77777777" w:rsidR="00955652" w:rsidRPr="00636C9B" w:rsidRDefault="00955652" w:rsidP="00AA22B2">
      <w:pPr>
        <w:pStyle w:val="ListParagraph"/>
        <w:numPr>
          <w:ilvl w:val="0"/>
          <w:numId w:val="10"/>
        </w:numPr>
        <w:spacing w:line="240" w:lineRule="auto"/>
        <w:rPr>
          <w:ins w:id="223" w:author="Parks, Robbie M" w:date="2018-10-29T14:49:00Z"/>
          <w:rFonts w:ascii="Times New Roman" w:hAnsi="Times New Roman"/>
          <w:sz w:val="24"/>
          <w:szCs w:val="24"/>
        </w:rPr>
      </w:pPr>
      <w:ins w:id="224" w:author="Parks, Robbie M" w:date="2018-10-29T14:49:00Z">
        <w:r w:rsidRPr="00636C9B">
          <w:rPr>
            <w:rFonts w:ascii="Times New Roman" w:hAnsi="Times New Roman"/>
            <w:sz w:val="24"/>
            <w:szCs w:val="24"/>
          </w:rPr>
          <w:t>If the estimated associations are causal, there would be an additional 941 (831, 1053) additional injury deaths associated with 1°C additional warming across all months,</w:t>
        </w:r>
      </w:ins>
    </w:p>
    <w:p w14:paraId="6FEB18AE" w14:textId="24FA06AA" w:rsidR="00955652" w:rsidRPr="00636C9B" w:rsidRDefault="00955652" w:rsidP="00AA22B2">
      <w:pPr>
        <w:pStyle w:val="ListParagraph"/>
        <w:numPr>
          <w:ilvl w:val="0"/>
          <w:numId w:val="10"/>
        </w:numPr>
        <w:spacing w:line="240" w:lineRule="auto"/>
        <w:rPr>
          <w:ins w:id="225" w:author="Parks, Robbie M" w:date="2018-10-29T14:49:00Z"/>
          <w:rFonts w:ascii="Times New Roman" w:hAnsi="Times New Roman"/>
          <w:sz w:val="24"/>
          <w:szCs w:val="24"/>
        </w:rPr>
      </w:pPr>
      <w:ins w:id="226" w:author="Parks, Robbie M" w:date="2018-10-29T14:49:00Z">
        <w:r w:rsidRPr="00636C9B">
          <w:rPr>
            <w:rFonts w:ascii="Times New Roman" w:hAnsi="Times New Roman"/>
            <w:sz w:val="24"/>
            <w:szCs w:val="24"/>
          </w:rPr>
          <w:t xml:space="preserve">941 is 0.65% of injury deaths </w:t>
        </w:r>
      </w:ins>
      <w:ins w:id="227" w:author="Parks, Robbie M" w:date="2018-10-29T14:50:00Z">
        <w:r w:rsidRPr="00636C9B">
          <w:rPr>
            <w:rFonts w:ascii="Times New Roman" w:hAnsi="Times New Roman"/>
            <w:sz w:val="24"/>
            <w:szCs w:val="24"/>
          </w:rPr>
          <w:t>in 2016</w:t>
        </w:r>
      </w:ins>
      <w:ins w:id="228" w:author="Parks, Robbie M" w:date="2018-10-29T14:49:00Z">
        <w:r w:rsidRPr="00636C9B">
          <w:rPr>
            <w:rFonts w:ascii="Times New Roman" w:hAnsi="Times New Roman"/>
            <w:sz w:val="24"/>
            <w:szCs w:val="24"/>
          </w:rPr>
          <w:t>.</w:t>
        </w:r>
      </w:ins>
    </w:p>
    <w:p w14:paraId="044E5FE6" w14:textId="43A17861" w:rsidR="00955652" w:rsidRPr="00636C9B" w:rsidRDefault="00B21DE1" w:rsidP="00AA22B2">
      <w:pPr>
        <w:pStyle w:val="ListParagraph"/>
        <w:numPr>
          <w:ilvl w:val="0"/>
          <w:numId w:val="10"/>
        </w:numPr>
        <w:spacing w:line="240" w:lineRule="auto"/>
        <w:rPr>
          <w:ins w:id="229" w:author="Parks, Robbie M" w:date="2018-10-29T14:50:00Z"/>
          <w:rFonts w:ascii="Times New Roman" w:hAnsi="Times New Roman"/>
          <w:sz w:val="24"/>
          <w:szCs w:val="24"/>
        </w:rPr>
      </w:pPr>
      <w:ins w:id="230" w:author="Parks, Robbie M" w:date="2018-10-29T14:50:00Z">
        <w:r w:rsidRPr="00636C9B">
          <w:rPr>
            <w:rFonts w:ascii="Times New Roman" w:hAnsi="Times New Roman"/>
            <w:sz w:val="24"/>
            <w:szCs w:val="24"/>
          </w:rPr>
          <w:t>87% deaths males and 13% in females</w:t>
        </w:r>
      </w:ins>
    </w:p>
    <w:p w14:paraId="53C8AF1A" w14:textId="63A1E914" w:rsidR="00B21DE1" w:rsidRPr="00636C9B" w:rsidRDefault="00B21DE1" w:rsidP="00AA22B2">
      <w:pPr>
        <w:pStyle w:val="ListParagraph"/>
        <w:numPr>
          <w:ilvl w:val="0"/>
          <w:numId w:val="10"/>
        </w:numPr>
        <w:spacing w:line="240" w:lineRule="auto"/>
        <w:rPr>
          <w:ins w:id="231" w:author="Parks, Robbie M" w:date="2018-10-29T14:50:00Z"/>
          <w:rFonts w:ascii="Times New Roman" w:hAnsi="Times New Roman"/>
          <w:sz w:val="24"/>
          <w:szCs w:val="24"/>
        </w:rPr>
      </w:pPr>
      <w:ins w:id="232" w:author="Parks, Robbie M" w:date="2018-10-29T14:50:00Z">
        <w:r w:rsidRPr="00636C9B">
          <w:rPr>
            <w:rFonts w:ascii="Times New Roman" w:hAnsi="Times New Roman"/>
            <w:sz w:val="24"/>
            <w:szCs w:val="24"/>
          </w:rPr>
          <w:t>461 (377, 543) unintentional injury deaths, with most in transport</w:t>
        </w:r>
      </w:ins>
    </w:p>
    <w:p w14:paraId="01841836" w14:textId="417A9979" w:rsidR="00B21DE1" w:rsidRPr="00636C9B" w:rsidRDefault="00B21DE1" w:rsidP="00AA22B2">
      <w:pPr>
        <w:pStyle w:val="ListParagraph"/>
        <w:numPr>
          <w:ilvl w:val="0"/>
          <w:numId w:val="10"/>
        </w:numPr>
        <w:spacing w:line="240" w:lineRule="auto"/>
        <w:rPr>
          <w:ins w:id="233" w:author="Parks, Robbie M" w:date="2018-10-29T14:51:00Z"/>
          <w:rFonts w:ascii="Times New Roman" w:hAnsi="Times New Roman"/>
          <w:sz w:val="24"/>
          <w:szCs w:val="24"/>
        </w:rPr>
      </w:pPr>
      <w:ins w:id="234" w:author="Parks, Robbie M" w:date="2018-10-29T14:50:00Z">
        <w:r w:rsidRPr="00636C9B">
          <w:rPr>
            <w:rFonts w:ascii="Times New Roman" w:hAnsi="Times New Roman"/>
            <w:sz w:val="24"/>
            <w:szCs w:val="24"/>
          </w:rPr>
          <w:t>480 (410, 550) intentional injury deaths, with most in intentional self-harm</w:t>
        </w:r>
      </w:ins>
    </w:p>
    <w:p w14:paraId="1503E06F" w14:textId="607CC750" w:rsidR="00B21DE1" w:rsidRPr="00636C9B" w:rsidRDefault="00B21DE1" w:rsidP="00AA22B2">
      <w:pPr>
        <w:pStyle w:val="ListParagraph"/>
        <w:numPr>
          <w:ilvl w:val="0"/>
          <w:numId w:val="10"/>
        </w:numPr>
        <w:spacing w:line="240" w:lineRule="auto"/>
        <w:rPr>
          <w:ins w:id="235" w:author="Parks, Robbie M" w:date="2018-10-29T14:51:00Z"/>
          <w:rFonts w:ascii="Times New Roman" w:hAnsi="Times New Roman"/>
          <w:sz w:val="24"/>
          <w:szCs w:val="24"/>
        </w:rPr>
      </w:pPr>
      <w:ins w:id="236" w:author="Parks, Robbie M" w:date="2018-10-29T14:51:00Z">
        <w:r w:rsidRPr="00636C9B">
          <w:rPr>
            <w:rFonts w:ascii="Times New Roman" w:hAnsi="Times New Roman"/>
            <w:sz w:val="24"/>
            <w:szCs w:val="24"/>
          </w:rPr>
          <w:t>Additional deaths mostly concentrated in adolescent to middle-aged males from 15-64 years, with 81% of all additional deaths th</w:t>
        </w:r>
        <w:r w:rsidR="00BC291C" w:rsidRPr="00636C9B">
          <w:rPr>
            <w:rFonts w:ascii="Times New Roman" w:hAnsi="Times New Roman"/>
            <w:sz w:val="24"/>
            <w:szCs w:val="24"/>
          </w:rPr>
          <w:t>e</w:t>
        </w:r>
        <w:r w:rsidRPr="00636C9B">
          <w:rPr>
            <w:rFonts w:ascii="Times New Roman" w:hAnsi="Times New Roman"/>
            <w:sz w:val="24"/>
            <w:szCs w:val="24"/>
          </w:rPr>
          <w:t>re</w:t>
        </w:r>
      </w:ins>
    </w:p>
    <w:p w14:paraId="2DF7451F" w14:textId="12B6C1CA" w:rsidR="00BC291C" w:rsidRPr="00636C9B" w:rsidRDefault="00BC291C" w:rsidP="00AA22B2">
      <w:pPr>
        <w:pStyle w:val="ListParagraph"/>
        <w:numPr>
          <w:ilvl w:val="0"/>
          <w:numId w:val="10"/>
        </w:numPr>
        <w:spacing w:line="240" w:lineRule="auto"/>
        <w:rPr>
          <w:ins w:id="237" w:author="Parks, Robbie M" w:date="2018-10-29T14:52:00Z"/>
          <w:rFonts w:ascii="Times New Roman" w:hAnsi="Times New Roman"/>
          <w:sz w:val="24"/>
          <w:szCs w:val="24"/>
        </w:rPr>
      </w:pPr>
      <w:ins w:id="238" w:author="Parks, Robbie M" w:date="2018-10-29T14:51:00Z">
        <w:r w:rsidRPr="00636C9B">
          <w:rPr>
            <w:rFonts w:ascii="Times New Roman" w:hAnsi="Times New Roman"/>
            <w:sz w:val="24"/>
            <w:szCs w:val="24"/>
          </w:rPr>
          <w:t>Largest single increase in an injury category for males and females alike would be in transport deaths with an increase of 385 (339,431) for males and 63 (39,88) for females</w:t>
        </w:r>
      </w:ins>
    </w:p>
    <w:p w14:paraId="3E2ACC04" w14:textId="5F2ED156" w:rsidR="00BC291C" w:rsidRPr="00636C9B" w:rsidRDefault="00BC291C" w:rsidP="00AA22B2">
      <w:pPr>
        <w:pStyle w:val="ListParagraph"/>
        <w:numPr>
          <w:ilvl w:val="0"/>
          <w:numId w:val="10"/>
        </w:numPr>
        <w:spacing w:line="240" w:lineRule="auto"/>
        <w:rPr>
          <w:ins w:id="239" w:author="Parks, Robbie M" w:date="2018-10-29T14:08:00Z"/>
          <w:rFonts w:ascii="Times New Roman" w:hAnsi="Times New Roman"/>
          <w:sz w:val="24"/>
          <w:szCs w:val="24"/>
        </w:rPr>
      </w:pPr>
      <w:ins w:id="240" w:author="Parks, Robbie M" w:date="2018-10-29T14:52:00Z">
        <w:r w:rsidRPr="00636C9B">
          <w:rPr>
            <w:rFonts w:ascii="Times New Roman" w:hAnsi="Times New Roman"/>
            <w:sz w:val="24"/>
            <w:szCs w:val="24"/>
          </w:rPr>
          <w:t>The only category of injury to exhibit a decrease in number of deaths would be fall deaths, with -87 (-130, -44) fewer male deaths and -44 (-89,2) fewer female deaths, largely contributed to by the reduction in falls deaths from males 55 years and over and females 65 years and over</w:t>
        </w:r>
      </w:ins>
    </w:p>
    <w:p w14:paraId="580116E8" w14:textId="03E92020" w:rsidR="00645C3A" w:rsidRPr="00636C9B" w:rsidRDefault="00B95386" w:rsidP="00AA22B2">
      <w:pPr>
        <w:spacing w:line="240" w:lineRule="auto"/>
        <w:rPr>
          <w:ins w:id="241" w:author="Parks, Robbie M" w:date="2018-10-29T14:32:00Z"/>
          <w:rFonts w:ascii="Times New Roman" w:hAnsi="Times New Roman"/>
          <w:sz w:val="24"/>
          <w:szCs w:val="24"/>
        </w:rPr>
      </w:pPr>
      <w:ins w:id="242" w:author="Parks, Robbie M" w:date="2018-10-29T14:08:00Z">
        <w:r w:rsidRPr="00636C9B">
          <w:rPr>
            <w:rFonts w:ascii="Times New Roman" w:hAnsi="Times New Roman"/>
            <w:i/>
            <w:sz w:val="24"/>
            <w:szCs w:val="24"/>
          </w:rPr>
          <w:t>Figure S1</w:t>
        </w:r>
      </w:ins>
    </w:p>
    <w:p w14:paraId="65A3622C" w14:textId="2D37C4A3" w:rsidR="00645C3A" w:rsidRPr="00636C9B" w:rsidRDefault="00AC30AB" w:rsidP="00AA22B2">
      <w:pPr>
        <w:spacing w:line="240" w:lineRule="auto"/>
        <w:rPr>
          <w:ins w:id="243" w:author="Parks, Robbie M" w:date="2018-10-29T14:08:00Z"/>
          <w:rFonts w:ascii="Times New Roman" w:hAnsi="Times New Roman"/>
          <w:sz w:val="24"/>
          <w:szCs w:val="24"/>
        </w:rPr>
      </w:pPr>
      <w:ins w:id="244" w:author="Parks, Robbie M" w:date="2018-10-29T14:52:00Z">
        <w:r w:rsidRPr="00636C9B">
          <w:rPr>
            <w:rFonts w:ascii="Times New Roman" w:hAnsi="Times New Roman"/>
            <w:sz w:val="24"/>
            <w:szCs w:val="24"/>
          </w:rPr>
          <w:t xml:space="preserve">[[[All </w:t>
        </w:r>
      </w:ins>
      <w:ins w:id="245" w:author="Parks, Robbie M" w:date="2018-10-29T14:32:00Z">
        <w:r w:rsidRPr="00636C9B">
          <w:rPr>
            <w:rFonts w:ascii="Times New Roman" w:hAnsi="Times New Roman"/>
            <w:sz w:val="24"/>
            <w:szCs w:val="24"/>
          </w:rPr>
          <w:t>r</w:t>
        </w:r>
        <w:r w:rsidR="00645C3A" w:rsidRPr="00636C9B">
          <w:rPr>
            <w:rFonts w:ascii="Times New Roman" w:hAnsi="Times New Roman"/>
            <w:sz w:val="24"/>
            <w:szCs w:val="24"/>
          </w:rPr>
          <w:t xml:space="preserve">esults for </w:t>
        </w:r>
      </w:ins>
      <w:ins w:id="246" w:author="Parks, Robbie M" w:date="2018-10-29T14:33:00Z">
        <w:r w:rsidR="00645C3A" w:rsidRPr="00636C9B">
          <w:rPr>
            <w:rFonts w:ascii="Times New Roman" w:hAnsi="Times New Roman"/>
            <w:sz w:val="24"/>
            <w:szCs w:val="24"/>
          </w:rPr>
          <w:t>1°C additional warming across all months</w:t>
        </w:r>
      </w:ins>
      <w:ins w:id="247" w:author="Parks, Robbie M" w:date="2018-10-29T14:52:00Z">
        <w:r w:rsidRPr="00636C9B">
          <w:rPr>
            <w:rFonts w:ascii="Times New Roman" w:hAnsi="Times New Roman"/>
            <w:sz w:val="24"/>
            <w:szCs w:val="24"/>
          </w:rPr>
          <w:t>]]]</w:t>
        </w:r>
      </w:ins>
    </w:p>
    <w:p w14:paraId="44AFB3FC" w14:textId="2A979409" w:rsidR="00B95386" w:rsidRPr="00636C9B" w:rsidRDefault="00A83200" w:rsidP="00AA22B2">
      <w:pPr>
        <w:pStyle w:val="ListParagraph"/>
        <w:numPr>
          <w:ilvl w:val="0"/>
          <w:numId w:val="10"/>
        </w:numPr>
        <w:spacing w:line="240" w:lineRule="auto"/>
        <w:rPr>
          <w:ins w:id="248" w:author="Parks, Robbie M" w:date="2018-10-29T14:33:00Z"/>
          <w:rFonts w:ascii="Times New Roman" w:hAnsi="Times New Roman"/>
          <w:sz w:val="24"/>
          <w:szCs w:val="24"/>
        </w:rPr>
      </w:pPr>
      <w:ins w:id="249" w:author="Parks, Robbie M" w:date="2018-10-29T14:32:00Z">
        <w:r w:rsidRPr="00636C9B">
          <w:rPr>
            <w:rFonts w:ascii="Times New Roman" w:hAnsi="Times New Roman"/>
            <w:sz w:val="24"/>
            <w:szCs w:val="24"/>
          </w:rPr>
          <w:t xml:space="preserve">Largest single </w:t>
        </w:r>
      </w:ins>
      <w:ins w:id="250" w:author="Parks, Robbie M" w:date="2018-10-29T14:33:00Z">
        <w:r w:rsidR="003B3A5E" w:rsidRPr="00636C9B">
          <w:rPr>
            <w:rFonts w:ascii="Times New Roman" w:hAnsi="Times New Roman"/>
            <w:sz w:val="24"/>
            <w:szCs w:val="24"/>
          </w:rPr>
          <w:t>increase</w:t>
        </w:r>
      </w:ins>
      <w:ins w:id="251" w:author="Parks, Robbie M" w:date="2018-10-29T14:32:00Z">
        <w:r w:rsidRPr="00636C9B">
          <w:rPr>
            <w:rFonts w:ascii="Times New Roman" w:hAnsi="Times New Roman"/>
            <w:sz w:val="24"/>
            <w:szCs w:val="24"/>
          </w:rPr>
          <w:t xml:space="preserve"> for drownings in men aged between 15 and 24 years at 8.3% (7.3%, 9.3)</w:t>
        </w:r>
      </w:ins>
    </w:p>
    <w:p w14:paraId="5CB22ACD" w14:textId="53FD7B89" w:rsidR="003B3A5E" w:rsidRPr="00636C9B" w:rsidRDefault="003B3A5E" w:rsidP="00AA22B2">
      <w:pPr>
        <w:pStyle w:val="ListParagraph"/>
        <w:numPr>
          <w:ilvl w:val="0"/>
          <w:numId w:val="10"/>
        </w:numPr>
        <w:spacing w:line="240" w:lineRule="auto"/>
        <w:rPr>
          <w:ins w:id="252" w:author="Parks, Robbie M" w:date="2018-10-29T14:32:00Z"/>
          <w:rFonts w:ascii="Times New Roman" w:hAnsi="Times New Roman"/>
          <w:sz w:val="24"/>
          <w:szCs w:val="24"/>
        </w:rPr>
      </w:pPr>
      <w:ins w:id="253" w:author="Parks, Robbie M" w:date="2018-10-29T14:33:00Z">
        <w:r w:rsidRPr="00636C9B">
          <w:rPr>
            <w:rFonts w:ascii="Times New Roman" w:hAnsi="Times New Roman"/>
            <w:sz w:val="24"/>
            <w:szCs w:val="24"/>
          </w:rPr>
          <w:t>Largest decrease in fall deaths in men age 85+ years at -0.7% (-1.1%,-0.2%)</w:t>
        </w:r>
      </w:ins>
    </w:p>
    <w:p w14:paraId="2A4F5236" w14:textId="0D1FA9FB" w:rsidR="00A83200" w:rsidRPr="00636C9B" w:rsidRDefault="003B3A5E" w:rsidP="00AA22B2">
      <w:pPr>
        <w:pStyle w:val="ListParagraph"/>
        <w:numPr>
          <w:ilvl w:val="0"/>
          <w:numId w:val="10"/>
        </w:numPr>
        <w:spacing w:line="240" w:lineRule="auto"/>
        <w:rPr>
          <w:ins w:id="254" w:author="Parks, Robbie M" w:date="2018-10-29T14:33:00Z"/>
          <w:rFonts w:ascii="Times New Roman" w:hAnsi="Times New Roman"/>
          <w:sz w:val="24"/>
          <w:szCs w:val="24"/>
        </w:rPr>
      </w:pPr>
      <w:ins w:id="255" w:author="Parks, Robbie M" w:date="2018-10-29T14:33:00Z">
        <w:r w:rsidRPr="00636C9B">
          <w:rPr>
            <w:rFonts w:ascii="Times New Roman" w:hAnsi="Times New Roman"/>
            <w:sz w:val="24"/>
            <w:szCs w:val="24"/>
          </w:rPr>
          <w:t>Excess risk from transport was larger in male age groups than in females, except 5-14, 65-74 and 85+ years age groups.</w:t>
        </w:r>
      </w:ins>
    </w:p>
    <w:p w14:paraId="111D7127" w14:textId="153E7E8F" w:rsidR="003B3A5E" w:rsidRPr="00636C9B" w:rsidRDefault="003B3A5E" w:rsidP="00AA22B2">
      <w:pPr>
        <w:pStyle w:val="ListParagraph"/>
        <w:numPr>
          <w:ilvl w:val="0"/>
          <w:numId w:val="10"/>
        </w:numPr>
        <w:spacing w:line="240" w:lineRule="auto"/>
        <w:rPr>
          <w:ins w:id="256" w:author="Parks, Robbie M" w:date="2018-10-29T14:34:00Z"/>
          <w:rFonts w:ascii="Times New Roman" w:hAnsi="Times New Roman"/>
          <w:sz w:val="24"/>
          <w:szCs w:val="24"/>
        </w:rPr>
      </w:pPr>
      <w:ins w:id="257" w:author="Parks, Robbie M" w:date="2018-10-29T14:34:00Z">
        <w:r w:rsidRPr="00636C9B">
          <w:rPr>
            <w:rFonts w:ascii="Times New Roman" w:hAnsi="Times New Roman"/>
            <w:sz w:val="24"/>
            <w:szCs w:val="24"/>
          </w:rPr>
          <w:t>Excess risk in falls for both males and females went from positive to negative from younger to older age groups respectively.</w:t>
        </w:r>
      </w:ins>
    </w:p>
    <w:p w14:paraId="58F885D9" w14:textId="77777777" w:rsidR="003A52B4" w:rsidRPr="00636C9B" w:rsidRDefault="003B3A5E" w:rsidP="00AA22B2">
      <w:pPr>
        <w:pStyle w:val="ListParagraph"/>
        <w:numPr>
          <w:ilvl w:val="0"/>
          <w:numId w:val="10"/>
        </w:numPr>
        <w:spacing w:line="240" w:lineRule="auto"/>
        <w:rPr>
          <w:ins w:id="258" w:author="Parks, Robbie M" w:date="2018-10-29T14:34:00Z"/>
          <w:rFonts w:ascii="Times New Roman" w:hAnsi="Times New Roman"/>
          <w:sz w:val="24"/>
          <w:szCs w:val="24"/>
        </w:rPr>
      </w:pPr>
      <w:ins w:id="259" w:author="Parks, Robbie M" w:date="2018-10-29T14:34:00Z">
        <w:r w:rsidRPr="00636C9B">
          <w:rPr>
            <w:rFonts w:ascii="Times New Roman" w:hAnsi="Times New Roman"/>
            <w:sz w:val="24"/>
            <w:szCs w:val="24"/>
          </w:rPr>
          <w:t xml:space="preserve">larger excess risk </w:t>
        </w:r>
      </w:ins>
      <w:ins w:id="260" w:author="Parks, Robbie M" w:date="2018-10-29T14:38:00Z">
        <w:r w:rsidR="003A52B4" w:rsidRPr="00636C9B">
          <w:rPr>
            <w:rFonts w:ascii="Times New Roman" w:hAnsi="Times New Roman"/>
            <w:sz w:val="24"/>
            <w:szCs w:val="24"/>
          </w:rPr>
          <w:t xml:space="preserve">for drowning in </w:t>
        </w:r>
      </w:ins>
      <w:ins w:id="261" w:author="Parks, Robbie M" w:date="2018-10-29T14:34:00Z">
        <w:r w:rsidR="003A52B4" w:rsidRPr="00636C9B">
          <w:rPr>
            <w:rFonts w:ascii="Times New Roman" w:hAnsi="Times New Roman"/>
            <w:sz w:val="24"/>
            <w:szCs w:val="24"/>
          </w:rPr>
          <w:t>younger males than elsewhere</w:t>
        </w:r>
      </w:ins>
    </w:p>
    <w:p w14:paraId="44D09776" w14:textId="77777777" w:rsidR="003A52B4" w:rsidRPr="00636C9B" w:rsidRDefault="003B3A5E" w:rsidP="00AA22B2">
      <w:pPr>
        <w:pStyle w:val="ListParagraph"/>
        <w:numPr>
          <w:ilvl w:val="0"/>
          <w:numId w:val="10"/>
        </w:numPr>
        <w:spacing w:line="240" w:lineRule="auto"/>
        <w:rPr>
          <w:ins w:id="262" w:author="Parks, Robbie M" w:date="2018-10-29T14:38:00Z"/>
          <w:rFonts w:ascii="Times New Roman" w:hAnsi="Times New Roman"/>
          <w:sz w:val="24"/>
          <w:szCs w:val="24"/>
        </w:rPr>
      </w:pPr>
      <w:ins w:id="263" w:author="Parks, Robbie M" w:date="2018-10-29T14:34:00Z">
        <w:r w:rsidRPr="00636C9B">
          <w:rPr>
            <w:rFonts w:ascii="Times New Roman" w:hAnsi="Times New Roman"/>
            <w:sz w:val="24"/>
            <w:szCs w:val="24"/>
          </w:rPr>
          <w:t>females peaked in risk between 5 and 14 years at 4.1% (2.2%, 6.1%)</w:t>
        </w:r>
      </w:ins>
    </w:p>
    <w:p w14:paraId="256C0CA2" w14:textId="0964EC7F" w:rsidR="003B3A5E" w:rsidRPr="00636C9B" w:rsidRDefault="003B3A5E" w:rsidP="00AA22B2">
      <w:pPr>
        <w:pStyle w:val="ListParagraph"/>
        <w:numPr>
          <w:ilvl w:val="0"/>
          <w:numId w:val="10"/>
        </w:numPr>
        <w:spacing w:line="240" w:lineRule="auto"/>
        <w:rPr>
          <w:ins w:id="264" w:author="Parks, Robbie M" w:date="2018-10-29T14:08:00Z"/>
          <w:rFonts w:ascii="Times New Roman" w:hAnsi="Times New Roman"/>
          <w:sz w:val="24"/>
          <w:szCs w:val="24"/>
        </w:rPr>
      </w:pPr>
      <w:ins w:id="265" w:author="Parks, Robbie M" w:date="2018-10-29T14:34:00Z">
        <w:r w:rsidRPr="00636C9B">
          <w:rPr>
            <w:rFonts w:ascii="Times New Roman" w:hAnsi="Times New Roman"/>
            <w:sz w:val="24"/>
            <w:szCs w:val="24"/>
          </w:rPr>
          <w:t xml:space="preserve"> </w:t>
        </w:r>
      </w:ins>
      <w:ins w:id="266" w:author="Parks, Robbie M" w:date="2018-10-29T14:39:00Z">
        <w:r w:rsidR="00012A43" w:rsidRPr="00636C9B">
          <w:rPr>
            <w:rFonts w:ascii="Times New Roman" w:hAnsi="Times New Roman"/>
            <w:sz w:val="24"/>
            <w:szCs w:val="24"/>
          </w:rPr>
          <w:t>Excess risk from assault and intentional self-harm was comparable across sexes and ages above 5</w:t>
        </w:r>
      </w:ins>
    </w:p>
    <w:p w14:paraId="7C4CEF98" w14:textId="2E26413A" w:rsidR="00AC30AB" w:rsidRPr="00636C9B" w:rsidRDefault="00B95386" w:rsidP="00AA22B2">
      <w:pPr>
        <w:spacing w:line="240" w:lineRule="auto"/>
        <w:rPr>
          <w:ins w:id="267" w:author="Parks, Robbie M" w:date="2018-10-29T14:52:00Z"/>
          <w:rFonts w:ascii="Times New Roman" w:hAnsi="Times New Roman"/>
          <w:i/>
          <w:sz w:val="24"/>
          <w:szCs w:val="24"/>
        </w:rPr>
      </w:pPr>
      <w:ins w:id="268" w:author="Parks, Robbie M" w:date="2018-10-29T14:08:00Z">
        <w:r w:rsidRPr="00636C9B">
          <w:rPr>
            <w:rFonts w:ascii="Times New Roman" w:hAnsi="Times New Roman"/>
            <w:i/>
            <w:sz w:val="24"/>
            <w:szCs w:val="24"/>
          </w:rPr>
          <w:t>Figure S2</w:t>
        </w:r>
      </w:ins>
    </w:p>
    <w:p w14:paraId="4F362F9D" w14:textId="252ADB44" w:rsidR="00AC30AB" w:rsidRPr="00636C9B" w:rsidRDefault="00AC30AB" w:rsidP="00AA22B2">
      <w:pPr>
        <w:spacing w:line="240" w:lineRule="auto"/>
        <w:rPr>
          <w:ins w:id="269" w:author="Parks, Robbie M" w:date="2018-10-29T14:08:00Z"/>
          <w:rFonts w:ascii="Times New Roman" w:hAnsi="Times New Roman"/>
          <w:sz w:val="24"/>
          <w:szCs w:val="24"/>
        </w:rPr>
      </w:pPr>
      <w:ins w:id="270" w:author="Parks, Robbie M" w:date="2018-10-29T14:52:00Z">
        <w:r w:rsidRPr="00636C9B">
          <w:rPr>
            <w:rFonts w:ascii="Times New Roman" w:hAnsi="Times New Roman"/>
            <w:sz w:val="24"/>
            <w:szCs w:val="24"/>
          </w:rPr>
          <w:t>[[[All results for 1°C additional warming across all months]]]</w:t>
        </w:r>
      </w:ins>
    </w:p>
    <w:p w14:paraId="363AC220" w14:textId="2921783D" w:rsidR="00B95386" w:rsidRPr="00636C9B" w:rsidRDefault="00012A43" w:rsidP="00AA22B2">
      <w:pPr>
        <w:pStyle w:val="ListParagraph"/>
        <w:numPr>
          <w:ilvl w:val="0"/>
          <w:numId w:val="10"/>
        </w:numPr>
        <w:spacing w:line="240" w:lineRule="auto"/>
        <w:rPr>
          <w:ins w:id="271" w:author="Ezzati, Majid" w:date="2018-10-22T19:48:00Z"/>
          <w:rFonts w:ascii="Times New Roman" w:hAnsi="Times New Roman"/>
          <w:i/>
          <w:sz w:val="24"/>
          <w:szCs w:val="24"/>
        </w:rPr>
      </w:pPr>
      <w:ins w:id="272" w:author="Parks, Robbie M" w:date="2018-10-29T14:39:00Z">
        <w:r w:rsidRPr="00636C9B">
          <w:rPr>
            <w:rFonts w:ascii="Times New Roman" w:hAnsi="Times New Roman"/>
            <w:sz w:val="24"/>
            <w:szCs w:val="24"/>
          </w:rPr>
          <w:t>Variation in excess risk over month was less evident in all injury categories apart from drownings, which demonstrated a large peak in the summer for both males and females</w:t>
        </w:r>
      </w:ins>
    </w:p>
    <w:p w14:paraId="32241E08" w14:textId="77777777" w:rsidR="005B36C6" w:rsidRPr="00636C9B" w:rsidRDefault="005B36C6" w:rsidP="00D76DF7">
      <w:pPr>
        <w:spacing w:after="0" w:line="480" w:lineRule="auto"/>
        <w:jc w:val="both"/>
        <w:rPr>
          <w:rFonts w:ascii="Times New Roman" w:hAnsi="Times New Roman"/>
          <w:b/>
          <w:sz w:val="24"/>
          <w:szCs w:val="24"/>
        </w:rPr>
      </w:pPr>
    </w:p>
    <w:p w14:paraId="414E7816" w14:textId="103B0D82" w:rsidR="00670EC7" w:rsidRPr="00636C9B" w:rsidRDefault="000210D1" w:rsidP="00D76DF7">
      <w:pPr>
        <w:spacing w:after="0" w:line="480" w:lineRule="auto"/>
        <w:jc w:val="both"/>
        <w:rPr>
          <w:rFonts w:ascii="Times New Roman" w:hAnsi="Times New Roman"/>
          <w:b/>
          <w:sz w:val="24"/>
          <w:szCs w:val="24"/>
        </w:rPr>
      </w:pPr>
      <w:r w:rsidRPr="00636C9B">
        <w:rPr>
          <w:rFonts w:ascii="Times New Roman" w:hAnsi="Times New Roman"/>
          <w:b/>
          <w:sz w:val="24"/>
          <w:szCs w:val="24"/>
        </w:rPr>
        <w:t>Discussion</w:t>
      </w:r>
    </w:p>
    <w:p w14:paraId="6F1D2F30" w14:textId="60D1DEC9" w:rsidR="00A36DB1" w:rsidRPr="00636C9B" w:rsidDel="00CC6021" w:rsidRDefault="003108C5" w:rsidP="00D76DF7">
      <w:pPr>
        <w:spacing w:after="0" w:line="480" w:lineRule="auto"/>
        <w:jc w:val="both"/>
        <w:rPr>
          <w:del w:id="273" w:author="Parks, Robbie M" w:date="2018-11-01T11:52:00Z"/>
          <w:rFonts w:ascii="Times New Roman" w:hAnsi="Times New Roman"/>
          <w:sz w:val="24"/>
          <w:szCs w:val="24"/>
        </w:rPr>
      </w:pPr>
      <w:del w:id="274" w:author="Parks, Robbie M" w:date="2018-11-01T11:52:00Z">
        <w:r w:rsidRPr="00636C9B" w:rsidDel="00CC6021">
          <w:rPr>
            <w:rFonts w:ascii="Times New Roman" w:hAnsi="Times New Roman"/>
            <w:sz w:val="24"/>
            <w:szCs w:val="24"/>
          </w:rPr>
          <w:delText xml:space="preserve">We have designed </w:delText>
        </w:r>
        <w:r w:rsidR="00040D7A" w:rsidRPr="00636C9B" w:rsidDel="00CC6021">
          <w:rPr>
            <w:rFonts w:ascii="Times New Roman" w:hAnsi="Times New Roman"/>
            <w:sz w:val="24"/>
            <w:szCs w:val="24"/>
          </w:rPr>
          <w:delText>our</w:delText>
        </w:r>
        <w:r w:rsidRPr="00636C9B" w:rsidDel="00CC6021">
          <w:rPr>
            <w:rFonts w:ascii="Times New Roman" w:hAnsi="Times New Roman"/>
            <w:sz w:val="24"/>
            <w:szCs w:val="24"/>
          </w:rPr>
          <w:delText xml:space="preserve"> study to reflect how </w:delText>
        </w:r>
        <w:r w:rsidR="00040D7A" w:rsidRPr="00636C9B" w:rsidDel="00CC6021">
          <w:rPr>
            <w:rFonts w:ascii="Times New Roman" w:hAnsi="Times New Roman"/>
            <w:sz w:val="24"/>
            <w:szCs w:val="24"/>
          </w:rPr>
          <w:delText xml:space="preserve">mortality in </w:delText>
        </w:r>
        <w:r w:rsidR="00BD4A20" w:rsidRPr="00636C9B" w:rsidDel="00CC6021">
          <w:rPr>
            <w:rFonts w:ascii="Times New Roman" w:hAnsi="Times New Roman"/>
            <w:sz w:val="24"/>
            <w:szCs w:val="24"/>
          </w:rPr>
          <w:delText xml:space="preserve">various </w:delText>
        </w:r>
        <w:r w:rsidR="00040D7A" w:rsidRPr="00636C9B" w:rsidDel="00CC6021">
          <w:rPr>
            <w:rFonts w:ascii="Times New Roman" w:hAnsi="Times New Roman"/>
            <w:sz w:val="24"/>
            <w:szCs w:val="24"/>
          </w:rPr>
          <w:delText>categories</w:delText>
        </w:r>
        <w:r w:rsidR="00BD4A20" w:rsidRPr="00636C9B" w:rsidDel="00CC6021">
          <w:rPr>
            <w:rFonts w:ascii="Times New Roman" w:hAnsi="Times New Roman"/>
            <w:sz w:val="24"/>
            <w:szCs w:val="24"/>
          </w:rPr>
          <w:delText xml:space="preserve"> of injury </w:delText>
        </w:r>
        <w:r w:rsidRPr="00636C9B" w:rsidDel="00CC6021">
          <w:rPr>
            <w:rFonts w:ascii="Times New Roman" w:hAnsi="Times New Roman"/>
            <w:sz w:val="24"/>
            <w:szCs w:val="24"/>
          </w:rPr>
          <w:delText xml:space="preserve">could </w:delText>
        </w:r>
        <w:r w:rsidR="00040D7A" w:rsidRPr="00636C9B" w:rsidDel="00CC6021">
          <w:rPr>
            <w:rFonts w:ascii="Times New Roman" w:hAnsi="Times New Roman"/>
            <w:sz w:val="24"/>
            <w:szCs w:val="24"/>
          </w:rPr>
          <w:delText>be affected by anomalous temperature</w:delText>
        </w:r>
        <w:r w:rsidR="001B4AE9" w:rsidRPr="00636C9B" w:rsidDel="00CC6021">
          <w:rPr>
            <w:rFonts w:ascii="Times New Roman" w:hAnsi="Times New Roman"/>
            <w:sz w:val="24"/>
            <w:szCs w:val="24"/>
          </w:rPr>
          <w:delText xml:space="preserve">. </w:delText>
        </w:r>
        <w:r w:rsidR="00A36DB1" w:rsidRPr="00636C9B" w:rsidDel="00CC6021">
          <w:rPr>
            <w:rFonts w:ascii="Times New Roman" w:hAnsi="Times New Roman"/>
            <w:sz w:val="24"/>
            <w:szCs w:val="24"/>
          </w:rPr>
          <w:delText xml:space="preserve">By examining age-sex groups </w:delText>
        </w:r>
        <w:r w:rsidR="001B4AE9" w:rsidRPr="00636C9B" w:rsidDel="00CC6021">
          <w:rPr>
            <w:rFonts w:ascii="Times New Roman" w:hAnsi="Times New Roman"/>
            <w:sz w:val="24"/>
            <w:szCs w:val="24"/>
          </w:rPr>
          <w:delText xml:space="preserve">with injury categories </w:delText>
        </w:r>
        <w:r w:rsidR="00A36DB1" w:rsidRPr="00636C9B" w:rsidDel="00CC6021">
          <w:rPr>
            <w:rFonts w:ascii="Times New Roman" w:hAnsi="Times New Roman"/>
            <w:sz w:val="24"/>
            <w:szCs w:val="24"/>
          </w:rPr>
          <w:delText xml:space="preserve">distinctly, we have </w:delText>
        </w:r>
        <w:r w:rsidR="007A02F0" w:rsidRPr="00636C9B" w:rsidDel="00CC6021">
          <w:rPr>
            <w:rFonts w:ascii="Times New Roman" w:hAnsi="Times New Roman"/>
            <w:sz w:val="24"/>
            <w:szCs w:val="24"/>
          </w:rPr>
          <w:delText xml:space="preserve">identified how </w:delText>
        </w:r>
        <w:r w:rsidR="00A00400" w:rsidRPr="00636C9B" w:rsidDel="00CC6021">
          <w:rPr>
            <w:rFonts w:ascii="Times New Roman" w:hAnsi="Times New Roman"/>
            <w:sz w:val="24"/>
            <w:szCs w:val="24"/>
          </w:rPr>
          <w:delText xml:space="preserve">particular groups may have distinct excess risk </w:delText>
        </w:r>
        <w:r w:rsidR="00956D2B" w:rsidRPr="00636C9B" w:rsidDel="00CC6021">
          <w:rPr>
            <w:rFonts w:ascii="Times New Roman" w:hAnsi="Times New Roman"/>
            <w:sz w:val="24"/>
            <w:szCs w:val="24"/>
          </w:rPr>
          <w:delText xml:space="preserve">for temperature shifts. </w:delText>
        </w:r>
        <w:r w:rsidRPr="00636C9B" w:rsidDel="00CC6021">
          <w:rPr>
            <w:rFonts w:ascii="Times New Roman" w:hAnsi="Times New Roman"/>
            <w:sz w:val="24"/>
            <w:szCs w:val="24"/>
          </w:rPr>
          <w:delText>There exist not only distinct patterns for age groups, but also between men and women within the</w:delText>
        </w:r>
        <w:r w:rsidR="00E7061A" w:rsidRPr="00636C9B" w:rsidDel="00CC6021">
          <w:rPr>
            <w:rFonts w:ascii="Times New Roman" w:hAnsi="Times New Roman"/>
            <w:sz w:val="24"/>
            <w:szCs w:val="24"/>
          </w:rPr>
          <w:delText xml:space="preserve"> same age groups and across months</w:delText>
        </w:r>
        <w:r w:rsidRPr="00636C9B" w:rsidDel="00CC6021">
          <w:rPr>
            <w:rFonts w:ascii="Times New Roman" w:hAnsi="Times New Roman"/>
            <w:sz w:val="24"/>
            <w:szCs w:val="24"/>
          </w:rPr>
          <w:delText>.</w:delText>
        </w:r>
      </w:del>
    </w:p>
    <w:p w14:paraId="56371862" w14:textId="77777777" w:rsidR="00090A3A" w:rsidRPr="00636C9B" w:rsidDel="00CC6021" w:rsidRDefault="00090A3A" w:rsidP="00D76DF7">
      <w:pPr>
        <w:spacing w:after="0" w:line="480" w:lineRule="auto"/>
        <w:jc w:val="both"/>
        <w:rPr>
          <w:del w:id="275" w:author="Parks, Robbie M" w:date="2018-11-01T11:52:00Z"/>
          <w:rFonts w:ascii="Times New Roman" w:hAnsi="Times New Roman"/>
          <w:sz w:val="24"/>
          <w:szCs w:val="24"/>
        </w:rPr>
      </w:pPr>
    </w:p>
    <w:p w14:paraId="2EEE5EBC" w14:textId="22B74663" w:rsidR="00090A3A" w:rsidRPr="00636C9B" w:rsidRDefault="00090A3A" w:rsidP="00D76DF7">
      <w:pPr>
        <w:spacing w:after="0" w:line="480" w:lineRule="auto"/>
        <w:jc w:val="both"/>
        <w:rPr>
          <w:rFonts w:ascii="Times New Roman" w:hAnsi="Times New Roman"/>
          <w:sz w:val="24"/>
          <w:szCs w:val="24"/>
        </w:rPr>
      </w:pPr>
      <w:r w:rsidRPr="00636C9B">
        <w:rPr>
          <w:rFonts w:ascii="Times New Roman" w:hAnsi="Times New Roman"/>
          <w:sz w:val="24"/>
          <w:szCs w:val="24"/>
        </w:rPr>
        <w:t>Th</w:t>
      </w:r>
      <w:r w:rsidR="00F65593" w:rsidRPr="00636C9B">
        <w:rPr>
          <w:rFonts w:ascii="Times New Roman" w:hAnsi="Times New Roman"/>
          <w:sz w:val="24"/>
          <w:szCs w:val="24"/>
        </w:rPr>
        <w:t>at males make up</w:t>
      </w:r>
      <w:r w:rsidRPr="00636C9B">
        <w:rPr>
          <w:rFonts w:ascii="Times New Roman" w:hAnsi="Times New Roman"/>
          <w:sz w:val="24"/>
          <w:szCs w:val="24"/>
        </w:rPr>
        <w:t xml:space="preserve"> majority of additional </w:t>
      </w:r>
      <w:r w:rsidR="00BB2EFB" w:rsidRPr="00636C9B">
        <w:rPr>
          <w:rFonts w:ascii="Times New Roman" w:hAnsi="Times New Roman"/>
          <w:sz w:val="24"/>
          <w:szCs w:val="24"/>
        </w:rPr>
        <w:t xml:space="preserve">injury deaths </w:t>
      </w:r>
      <w:r w:rsidRPr="00636C9B">
        <w:rPr>
          <w:rFonts w:ascii="Times New Roman" w:hAnsi="Times New Roman"/>
          <w:sz w:val="24"/>
          <w:szCs w:val="24"/>
        </w:rPr>
        <w:t>contrasts with studies of cardiorespiratory causes of deaths, where effects estimated would be larger for females.</w:t>
      </w:r>
      <w:r w:rsidR="00914974" w:rsidRPr="00636C9B">
        <w:rPr>
          <w:rFonts w:ascii="Times New Roman" w:hAnsi="Times New Roman"/>
          <w:sz w:val="24"/>
          <w:szCs w:val="24"/>
        </w:rPr>
        <w:fldChar w:fldCharType="begin" w:fldLock="1"/>
      </w:r>
      <w:r w:rsidR="00B17AA3" w:rsidRPr="00636C9B">
        <w:rPr>
          <w:rFonts w:ascii="Times New Roman" w:hAnsi="Times New Roman"/>
          <w:sz w:val="24"/>
          <w:szCs w:val="24"/>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mendeley":{"formattedCitation":"&lt;sup&gt;5&lt;/sup&gt;","plainTextFormattedCitation":"5","previouslyFormattedCitation":"&lt;sup&gt;5&lt;/sup&gt;"},"properties":{"noteIndex":0},"schema":"https://github.com/citation-style-language/schema/raw/master/csl-citation.json"}</w:instrText>
      </w:r>
      <w:r w:rsidR="00914974" w:rsidRPr="00636C9B">
        <w:rPr>
          <w:rFonts w:ascii="Times New Roman" w:hAnsi="Times New Roman"/>
          <w:sz w:val="24"/>
          <w:szCs w:val="24"/>
        </w:rPr>
        <w:fldChar w:fldCharType="separate"/>
      </w:r>
      <w:r w:rsidR="00914974" w:rsidRPr="00636C9B">
        <w:rPr>
          <w:rFonts w:ascii="Times New Roman" w:hAnsi="Times New Roman"/>
          <w:noProof/>
          <w:sz w:val="24"/>
          <w:szCs w:val="24"/>
          <w:vertAlign w:val="superscript"/>
        </w:rPr>
        <w:t>5</w:t>
      </w:r>
      <w:r w:rsidR="00914974" w:rsidRPr="00636C9B">
        <w:rPr>
          <w:rFonts w:ascii="Times New Roman" w:hAnsi="Times New Roman"/>
          <w:sz w:val="24"/>
          <w:szCs w:val="24"/>
        </w:rPr>
        <w:fldChar w:fldCharType="end"/>
      </w:r>
    </w:p>
    <w:p w14:paraId="4DC4DB94" w14:textId="77777777" w:rsidR="00CE4993" w:rsidRPr="00636C9B" w:rsidRDefault="00CE4993" w:rsidP="00D76DF7">
      <w:pPr>
        <w:spacing w:after="0" w:line="480" w:lineRule="auto"/>
        <w:jc w:val="both"/>
        <w:rPr>
          <w:rFonts w:ascii="Times New Roman" w:hAnsi="Times New Roman"/>
          <w:sz w:val="24"/>
          <w:szCs w:val="24"/>
        </w:rPr>
      </w:pPr>
    </w:p>
    <w:p w14:paraId="737731DE" w14:textId="7E9C4EBB" w:rsidR="00CE4993" w:rsidRPr="00636C9B" w:rsidRDefault="00CE4993" w:rsidP="00D76DF7">
      <w:pPr>
        <w:spacing w:after="0" w:line="480" w:lineRule="auto"/>
        <w:jc w:val="both"/>
        <w:rPr>
          <w:rFonts w:ascii="Times New Roman" w:hAnsi="Times New Roman"/>
          <w:i/>
          <w:sz w:val="24"/>
          <w:szCs w:val="24"/>
        </w:rPr>
      </w:pPr>
      <w:r w:rsidRPr="00636C9B">
        <w:rPr>
          <w:rFonts w:ascii="Times New Roman" w:hAnsi="Times New Roman"/>
          <w:i/>
          <w:sz w:val="24"/>
          <w:szCs w:val="24"/>
        </w:rPr>
        <w:t>Transport</w:t>
      </w:r>
    </w:p>
    <w:p w14:paraId="08F92FC8" w14:textId="5FD6EDE1" w:rsidR="00E908B1" w:rsidRPr="00636C9B" w:rsidRDefault="009B7A5F" w:rsidP="00D76DF7">
      <w:pPr>
        <w:pStyle w:val="ListParagraph"/>
        <w:numPr>
          <w:ilvl w:val="0"/>
          <w:numId w:val="7"/>
        </w:numPr>
        <w:spacing w:after="0" w:line="480" w:lineRule="auto"/>
        <w:jc w:val="both"/>
        <w:rPr>
          <w:rFonts w:ascii="Times New Roman" w:hAnsi="Times New Roman"/>
          <w:sz w:val="24"/>
          <w:szCs w:val="24"/>
        </w:rPr>
      </w:pPr>
      <w:r w:rsidRPr="00636C9B">
        <w:rPr>
          <w:rFonts w:ascii="Times New Roman" w:hAnsi="Times New Roman"/>
          <w:sz w:val="24"/>
          <w:szCs w:val="24"/>
        </w:rPr>
        <w:t>Teenagers generally drive less than all but oldest people, but their numbers of crashes and crash deaths are disproportionately high. 16-19 year olds have nearly 3 times rate of crashes as 20 and over.</w:t>
      </w:r>
      <w:r w:rsidR="00252185" w:rsidRPr="00636C9B">
        <w:rPr>
          <w:rFonts w:ascii="Times New Roman" w:hAnsi="Times New Roman"/>
          <w:sz w:val="24"/>
          <w:szCs w:val="24"/>
        </w:rPr>
        <w:t xml:space="preserve"> Fatality of passengers also high in younger ages due to disproportionately high levels of unbelted passengers. </w:t>
      </w:r>
      <w:r w:rsidR="00E908B1" w:rsidRPr="00636C9B">
        <w:rPr>
          <w:rFonts w:ascii="Times New Roman" w:hAnsi="Times New Roman"/>
          <w:sz w:val="24"/>
          <w:szCs w:val="24"/>
        </w:rPr>
        <w:t>(</w:t>
      </w:r>
      <w:hyperlink r:id="rId10" w:history="1">
        <w:r w:rsidR="00E908B1" w:rsidRPr="00636C9B">
          <w:rPr>
            <w:rStyle w:val="Hyperlink"/>
            <w:rFonts w:ascii="Times New Roman" w:hAnsi="Times New Roman"/>
            <w:sz w:val="24"/>
            <w:szCs w:val="24"/>
          </w:rPr>
          <w:t>link</w:t>
        </w:r>
      </w:hyperlink>
      <w:r w:rsidR="00E908B1" w:rsidRPr="00636C9B">
        <w:rPr>
          <w:rFonts w:ascii="Times New Roman" w:hAnsi="Times New Roman"/>
          <w:sz w:val="24"/>
          <w:szCs w:val="24"/>
        </w:rPr>
        <w:t>)</w:t>
      </w:r>
    </w:p>
    <w:p w14:paraId="7A9F22A8" w14:textId="66974017" w:rsidR="003257F8" w:rsidRPr="00636C9B" w:rsidRDefault="00E908B1" w:rsidP="00D76DF7">
      <w:pPr>
        <w:pStyle w:val="ListParagraph"/>
        <w:numPr>
          <w:ilvl w:val="0"/>
          <w:numId w:val="7"/>
        </w:numPr>
        <w:spacing w:after="0" w:line="480" w:lineRule="auto"/>
        <w:jc w:val="both"/>
        <w:rPr>
          <w:rFonts w:ascii="Times New Roman" w:hAnsi="Times New Roman"/>
          <w:sz w:val="24"/>
          <w:szCs w:val="24"/>
        </w:rPr>
      </w:pPr>
      <w:r w:rsidRPr="00636C9B">
        <w:rPr>
          <w:rFonts w:ascii="Times New Roman" w:hAnsi="Times New Roman"/>
          <w:sz w:val="24"/>
          <w:szCs w:val="24"/>
        </w:rPr>
        <w:t xml:space="preserve">Also young people (16-29) have highest crash involvements per 100 million miles, along with 80+ </w:t>
      </w:r>
      <w:r w:rsidR="009B7A5F" w:rsidRPr="00636C9B">
        <w:rPr>
          <w:rFonts w:ascii="Times New Roman" w:hAnsi="Times New Roman"/>
          <w:sz w:val="24"/>
          <w:szCs w:val="24"/>
        </w:rPr>
        <w:t>(</w:t>
      </w:r>
      <w:hyperlink r:id="rId11" w:history="1">
        <w:r w:rsidRPr="00636C9B">
          <w:rPr>
            <w:rStyle w:val="Hyperlink"/>
            <w:rFonts w:ascii="Times New Roman" w:hAnsi="Times New Roman"/>
            <w:sz w:val="24"/>
            <w:szCs w:val="24"/>
          </w:rPr>
          <w:t>link</w:t>
        </w:r>
      </w:hyperlink>
      <w:r w:rsidRPr="00636C9B">
        <w:rPr>
          <w:rFonts w:ascii="Times New Roman" w:hAnsi="Times New Roman"/>
          <w:sz w:val="24"/>
          <w:szCs w:val="24"/>
        </w:rPr>
        <w:t>)</w:t>
      </w:r>
    </w:p>
    <w:p w14:paraId="356A15A3" w14:textId="37F108C5" w:rsidR="00D44AA8" w:rsidRPr="00636C9B" w:rsidRDefault="00AA22B2" w:rsidP="00D76DF7">
      <w:pPr>
        <w:pStyle w:val="ListParagraph"/>
        <w:numPr>
          <w:ilvl w:val="0"/>
          <w:numId w:val="7"/>
        </w:numPr>
        <w:spacing w:after="0" w:line="480" w:lineRule="auto"/>
        <w:jc w:val="both"/>
        <w:rPr>
          <w:rFonts w:ascii="Times New Roman" w:hAnsi="Times New Roman"/>
          <w:sz w:val="24"/>
          <w:szCs w:val="24"/>
        </w:rPr>
      </w:pPr>
      <w:ins w:id="276" w:author="Parks, Robbie M" w:date="2018-11-01T11:47:00Z">
        <w:r w:rsidRPr="00636C9B" w:rsidDel="00AA22B2">
          <w:rPr>
            <w:rFonts w:ascii="Times New Roman" w:hAnsi="Times New Roman"/>
            <w:sz w:val="24"/>
            <w:szCs w:val="24"/>
          </w:rPr>
          <w:t xml:space="preserve"> </w:t>
        </w:r>
      </w:ins>
      <w:r w:rsidR="00CF2B2F" w:rsidRPr="00636C9B">
        <w:rPr>
          <w:rFonts w:ascii="Times New Roman" w:hAnsi="Times New Roman"/>
          <w:sz w:val="24"/>
          <w:szCs w:val="24"/>
        </w:rPr>
        <w:t>‘Young drivers are less likely than adults to drive after drinking alcohol, but their crash risk is substantially higher when they do’. (</w:t>
      </w:r>
      <w:hyperlink r:id="rId12" w:history="1">
        <w:r w:rsidR="00CF2B2F" w:rsidRPr="00636C9B">
          <w:rPr>
            <w:rStyle w:val="Hyperlink"/>
            <w:rFonts w:ascii="Times New Roman" w:hAnsi="Times New Roman"/>
            <w:sz w:val="24"/>
            <w:szCs w:val="24"/>
          </w:rPr>
          <w:t>link</w:t>
        </w:r>
      </w:hyperlink>
      <w:r w:rsidR="00CF2B2F" w:rsidRPr="00636C9B">
        <w:rPr>
          <w:rFonts w:ascii="Times New Roman" w:hAnsi="Times New Roman"/>
          <w:sz w:val="24"/>
          <w:szCs w:val="24"/>
        </w:rPr>
        <w:t>)</w:t>
      </w:r>
    </w:p>
    <w:p w14:paraId="239571D4" w14:textId="2F024B0A" w:rsidR="0088535B" w:rsidRPr="00636C9B" w:rsidDel="00176D12" w:rsidRDefault="00192959" w:rsidP="00D76DF7">
      <w:pPr>
        <w:pStyle w:val="ListParagraph"/>
        <w:numPr>
          <w:ilvl w:val="0"/>
          <w:numId w:val="7"/>
        </w:numPr>
        <w:spacing w:after="0" w:line="480" w:lineRule="auto"/>
        <w:jc w:val="both"/>
        <w:rPr>
          <w:rFonts w:ascii="Times New Roman" w:hAnsi="Times New Roman"/>
          <w:sz w:val="24"/>
          <w:szCs w:val="24"/>
        </w:rPr>
      </w:pPr>
      <w:moveFromRangeStart w:id="277" w:author="Ezzati, Majid" w:date="2018-10-22T19:42:00Z" w:name="move528000693"/>
      <w:moveFrom w:id="278" w:author="Ezzati, Majid" w:date="2018-10-22T19:42:00Z">
        <w:r w:rsidRPr="00636C9B" w:rsidDel="00176D12">
          <w:rPr>
            <w:rFonts w:ascii="Times New Roman" w:hAnsi="Times New Roman"/>
            <w:sz w:val="24"/>
            <w:szCs w:val="24"/>
          </w:rPr>
          <w:t>Visual acuity lowered by increases in temperature</w:t>
        </w:r>
        <w:r w:rsidR="0041272D" w:rsidRPr="00636C9B" w:rsidDel="00176D12">
          <w:rPr>
            <w:rFonts w:ascii="Times New Roman" w:hAnsi="Times New Roman"/>
            <w:sz w:val="24"/>
            <w:szCs w:val="24"/>
          </w:rPr>
          <w:t>.</w:t>
        </w:r>
        <w:r w:rsidR="00EF3762" w:rsidRPr="00636C9B" w:rsidDel="00176D12">
          <w:rPr>
            <w:rFonts w:ascii="Times New Roman" w:hAnsi="Times New Roman"/>
            <w:sz w:val="24"/>
            <w:szCs w:val="24"/>
          </w:rPr>
          <w:fldChar w:fldCharType="begin" w:fldLock="1"/>
        </w:r>
        <w:r w:rsidR="00914974" w:rsidRPr="00636C9B" w:rsidDel="00176D12">
          <w:rPr>
            <w:rFonts w:ascii="Times New Roman" w:hAnsi="Times New Roman"/>
            <w:sz w:val="24"/>
            <w:szCs w:val="24"/>
          </w:rPr>
          <w:instrText>ADDIN CSL_CITATION {"citationItems":[{"id":"ITEM-1","itemData":{"DOI":"10.1080/00140138408963605","ISSN":"13665847","abstract":"\"</w:instrText>
        </w:r>
        <w:r w:rsidR="00914974" w:rsidRPr="00636C9B" w:rsidDel="00176D12">
          <w:rPr>
            <w:rFonts w:ascii="Times New Roman" w:hAnsi="Times New Roman" w:hint="eastAsia"/>
            <w:sz w:val="24"/>
            <w:szCs w:val="24"/>
          </w:rPr>
          <w:instrText>視力に及ぼす熱の影響</w:instrText>
        </w:r>
        <w:r w:rsidR="00914974" w:rsidRPr="00636C9B" w:rsidDel="00176D12">
          <w:rPr>
            <w:rFonts w:ascii="Times New Roman" w:hAnsi="Times New Roman"/>
            <w:sz w:val="24"/>
            <w:szCs w:val="24"/>
          </w:rPr>
          <w:instrText xml:space="preserve">  </w:instrText>
        </w:r>
        <w:r w:rsidR="00914974" w:rsidRPr="00636C9B" w:rsidDel="00176D12">
          <w:rPr>
            <w:rFonts w:ascii="Times New Roman" w:hAnsi="Times New Roman" w:hint="eastAsia"/>
            <w:sz w:val="24"/>
            <w:szCs w:val="24"/>
          </w:rPr>
          <w:instrText xml:space="preserve">　</w:instrText>
        </w:r>
        <w:r w:rsidR="00914974" w:rsidRPr="00636C9B" w:rsidDel="00176D12">
          <w:rPr>
            <w:rFonts w:ascii="Times New Roman" w:hAnsi="Times New Roman"/>
            <w:sz w:val="24"/>
            <w:szCs w:val="24"/>
          </w:rPr>
          <w:instrText>9</w:instrText>
        </w:r>
        <w:r w:rsidR="00914974" w:rsidRPr="00636C9B" w:rsidDel="00176D12">
          <w:rPr>
            <w:rFonts w:ascii="Times New Roman" w:hAnsi="Times New Roman" w:hint="eastAsia"/>
            <w:sz w:val="24"/>
            <w:szCs w:val="24"/>
          </w:rPr>
          <w:instrText>名の被験者の視力を</w:instrText>
        </w:r>
        <w:r w:rsidR="00914974" w:rsidRPr="00636C9B" w:rsidDel="00176D12">
          <w:rPr>
            <w:rFonts w:ascii="Times New Roman" w:hAnsi="Times New Roman"/>
            <w:sz w:val="24"/>
            <w:szCs w:val="24"/>
          </w:rPr>
          <w:instrText>3</w:instrText>
        </w:r>
        <w:r w:rsidR="00914974" w:rsidRPr="00636C9B" w:rsidDel="00176D12">
          <w:rPr>
            <w:rFonts w:ascii="Times New Roman" w:hAnsi="Times New Roman" w:hint="eastAsia"/>
            <w:sz w:val="24"/>
            <w:szCs w:val="24"/>
          </w:rPr>
          <w:instrText>つの条件下でランドルト環を用いて測定した。</w:instrText>
        </w:r>
        <w:r w:rsidR="00914974" w:rsidRPr="00636C9B" w:rsidDel="00176D12">
          <w:rPr>
            <w:rFonts w:ascii="Times New Roman" w:hAnsi="Times New Roman"/>
            <w:sz w:val="24"/>
            <w:szCs w:val="24"/>
          </w:rPr>
          <w:instrText>3</w:instrText>
        </w:r>
        <w:r w:rsidR="00914974" w:rsidRPr="00636C9B" w:rsidDel="00176D12">
          <w:rPr>
            <w:rFonts w:ascii="Times New Roman" w:hAnsi="Times New Roman" w:hint="eastAsia"/>
            <w:sz w:val="24"/>
            <w:szCs w:val="24"/>
          </w:rPr>
          <w:instrText>つの条件とは（</w:instrText>
        </w:r>
        <w:r w:rsidR="00914974" w:rsidRPr="00636C9B" w:rsidDel="00176D12">
          <w:rPr>
            <w:rFonts w:ascii="Times New Roman" w:hAnsi="Times New Roman"/>
            <w:sz w:val="24"/>
            <w:szCs w:val="24"/>
          </w:rPr>
          <w:instrText>1</w:instrText>
        </w:r>
        <w:r w:rsidR="00914974" w:rsidRPr="00636C9B" w:rsidDel="00176D12">
          <w:rPr>
            <w:rFonts w:ascii="Times New Roman" w:hAnsi="Times New Roman" w:hint="eastAsia"/>
            <w:sz w:val="24"/>
            <w:szCs w:val="24"/>
          </w:rPr>
          <w:instrText>）熱的中立のコントロール、（</w:instrText>
        </w:r>
        <w:r w:rsidR="00914974" w:rsidRPr="00636C9B" w:rsidDel="00176D12">
          <w:rPr>
            <w:rFonts w:ascii="Times New Roman" w:hAnsi="Times New Roman"/>
            <w:sz w:val="24"/>
            <w:szCs w:val="24"/>
          </w:rPr>
          <w:instrText>2</w:instrText>
        </w:r>
        <w:r w:rsidR="00914974" w:rsidRPr="00636C9B" w:rsidDel="00176D12">
          <w:rPr>
            <w:rFonts w:ascii="Times New Roman" w:hAnsi="Times New Roman" w:hint="eastAsia"/>
            <w:sz w:val="24"/>
            <w:szCs w:val="24"/>
          </w:rPr>
          <w:instrText>）温暖湿潤、（</w:instrText>
        </w:r>
        <w:r w:rsidR="00914974" w:rsidRPr="00636C9B" w:rsidDel="00176D12">
          <w:rPr>
            <w:rFonts w:ascii="Times New Roman" w:hAnsi="Times New Roman"/>
            <w:sz w:val="24"/>
            <w:szCs w:val="24"/>
          </w:rPr>
          <w:instrText>3</w:instrText>
        </w:r>
        <w:r w:rsidR="00914974" w:rsidRPr="00636C9B" w:rsidDel="00176D12">
          <w:rPr>
            <w:rFonts w:ascii="Times New Roman" w:hAnsi="Times New Roman" w:hint="eastAsia"/>
            <w:sz w:val="24"/>
            <w:szCs w:val="24"/>
          </w:rPr>
          <w:instrText>）高温乾燥の環境で、各条件とも被験者を</w:instrText>
        </w:r>
        <w:r w:rsidR="00914974" w:rsidRPr="00636C9B" w:rsidDel="00176D12">
          <w:rPr>
            <w:rFonts w:ascii="Times New Roman" w:hAnsi="Times New Roman"/>
            <w:sz w:val="24"/>
            <w:szCs w:val="24"/>
          </w:rPr>
          <w:instrText>3</w:instrText>
        </w:r>
        <w:r w:rsidR="00914974" w:rsidRPr="00636C9B" w:rsidDel="00176D12">
          <w:rPr>
            <w:rFonts w:ascii="Times New Roman" w:hAnsi="Times New Roman" w:hint="eastAsia"/>
            <w:sz w:val="24"/>
            <w:szCs w:val="24"/>
          </w:rPr>
          <w:instrText>時間放置した。背景照度は</w:instrText>
        </w:r>
        <w:r w:rsidR="00914974" w:rsidRPr="00636C9B" w:rsidDel="00176D12">
          <w:rPr>
            <w:rFonts w:ascii="Times New Roman" w:hAnsi="Times New Roman"/>
            <w:sz w:val="24"/>
            <w:szCs w:val="24"/>
          </w:rPr>
          <w:instrText>450</w:instrText>
        </w:r>
        <w:r w:rsidR="00914974" w:rsidRPr="00636C9B" w:rsidDel="00176D12">
          <w:rPr>
            <w:rFonts w:ascii="Times New Roman" w:hAnsi="Times New Roman" w:hint="eastAsia"/>
            <w:sz w:val="24"/>
            <w:szCs w:val="24"/>
          </w:rPr>
          <w:instrText>と</w:instrText>
        </w:r>
        <w:r w:rsidR="00914974" w:rsidRPr="00636C9B" w:rsidDel="00176D12">
          <w:rPr>
            <w:rFonts w:ascii="Times New Roman" w:hAnsi="Times New Roman"/>
            <w:sz w:val="24"/>
            <w:szCs w:val="24"/>
          </w:rPr>
          <w:instrText>5cd/m2</w:instrText>
        </w:r>
        <w:r w:rsidR="00914974" w:rsidRPr="00636C9B" w:rsidDel="00176D12">
          <w:rPr>
            <w:rFonts w:ascii="Times New Roman" w:hAnsi="Times New Roman" w:hint="eastAsia"/>
            <w:sz w:val="24"/>
            <w:szCs w:val="24"/>
          </w:rPr>
          <w:instrText>とした。熱による負担の指標として、直腸温と心拍数を同時に測定した。両方の照明条件下において、熱による負担と一次相関を示す視覚機能の有意な低下が見られた。</w:instrText>
        </w:r>
        <w:r w:rsidR="00914974" w:rsidRPr="00636C9B" w:rsidDel="00176D12">
          <w:rPr>
            <w:rFonts w:ascii="Times New Roman" w:hAnsi="Times New Roman"/>
            <w:sz w:val="24"/>
            <w:szCs w:val="24"/>
          </w:rPr>
          <w:instrText>\"","author":[{"dropping-particle":"","family":"Hohnsbein","given":"J.","non-dropping-particle":"","parse-names":false,"suffix":""},{"dropping-particle":"","family":"Piekarski","given":"C.","non-dropping-particle":"","parse-names":false,"suffix":""},{"dropping-particle":"","family":"Kampmann","given":"B.","non-dropping-particle":"","parse-names":false,"suffix":""},{"dropping-particle":"","family":"Noack","given":"Th","non-dropping-particle":"","parse-names":false,"suffix":""}],"container-title":"Ergonomics","id":"ITEM-1","issued":{"date-parts":[["1984"]]},"title":"Effects of heat on visual acuity","type":"article-journal"},"uris":["http://www.mendeley.com/documents/?uuid=e1f2a9c0-d5fe-4b87-9758-a7a355c85220"]}],"mendeley":{"formattedCitation":"&lt;sup&gt;24&lt;/sup&gt;","plainTextFormattedCitation":"24","previouslyFormattedCitation":"&lt;sup&gt;24&lt;/sup&gt;"},"properties":{"noteIndex":0},"schema":"https://github.com/citation-style-language/schema/raw/master/csl-citation.json"}</w:instrText>
        </w:r>
        <w:r w:rsidR="00EF3762" w:rsidRPr="00636C9B" w:rsidDel="00176D12">
          <w:rPr>
            <w:rFonts w:ascii="Times New Roman" w:hAnsi="Times New Roman"/>
            <w:sz w:val="24"/>
            <w:szCs w:val="24"/>
          </w:rPr>
          <w:fldChar w:fldCharType="separate"/>
        </w:r>
        <w:r w:rsidR="005D7922" w:rsidRPr="00636C9B" w:rsidDel="00176D12">
          <w:rPr>
            <w:rFonts w:ascii="Times New Roman" w:hAnsi="Times New Roman"/>
            <w:noProof/>
            <w:sz w:val="24"/>
            <w:szCs w:val="24"/>
            <w:vertAlign w:val="superscript"/>
          </w:rPr>
          <w:t>24</w:t>
        </w:r>
        <w:r w:rsidR="00EF3762" w:rsidRPr="00636C9B" w:rsidDel="00176D12">
          <w:rPr>
            <w:rFonts w:ascii="Times New Roman" w:hAnsi="Times New Roman"/>
            <w:sz w:val="24"/>
            <w:szCs w:val="24"/>
          </w:rPr>
          <w:fldChar w:fldCharType="end"/>
        </w:r>
      </w:moveFrom>
    </w:p>
    <w:moveFromRangeEnd w:id="277"/>
    <w:p w14:paraId="060588E4" w14:textId="285E3EE0" w:rsidR="00176D12" w:rsidRPr="00636C9B" w:rsidRDefault="00CC1FF3" w:rsidP="00176D12">
      <w:pPr>
        <w:pStyle w:val="ListParagraph"/>
        <w:numPr>
          <w:ilvl w:val="0"/>
          <w:numId w:val="7"/>
        </w:numPr>
        <w:spacing w:after="0" w:line="480" w:lineRule="auto"/>
        <w:jc w:val="both"/>
        <w:rPr>
          <w:rFonts w:ascii="Times New Roman" w:hAnsi="Times New Roman"/>
          <w:sz w:val="24"/>
          <w:szCs w:val="24"/>
        </w:rPr>
      </w:pPr>
      <w:r w:rsidRPr="00636C9B">
        <w:rPr>
          <w:rFonts w:ascii="Times New Roman" w:hAnsi="Times New Roman"/>
          <w:sz w:val="24"/>
          <w:szCs w:val="24"/>
        </w:rPr>
        <w:t>Temperature second highest meteorological condition affecting road traffic accidents</w:t>
      </w:r>
      <w:r w:rsidR="00610AD2" w:rsidRPr="00636C9B">
        <w:rPr>
          <w:rFonts w:ascii="Times New Roman" w:hAnsi="Times New Roman"/>
          <w:sz w:val="24"/>
          <w:szCs w:val="24"/>
        </w:rPr>
        <w:t>, with wind speed the most (?).</w:t>
      </w:r>
      <w:r w:rsidR="000765BB" w:rsidRPr="00636C9B">
        <w:rPr>
          <w:rFonts w:ascii="Times New Roman" w:hAnsi="Times New Roman"/>
          <w:sz w:val="24"/>
          <w:szCs w:val="24"/>
        </w:rPr>
        <w:fldChar w:fldCharType="begin" w:fldLock="1"/>
      </w:r>
      <w:r w:rsidR="001B365D" w:rsidRPr="00636C9B">
        <w:rPr>
          <w:rFonts w:ascii="Times New Roman" w:hAnsi="Times New Roman"/>
          <w:sz w:val="24"/>
          <w:szCs w:val="24"/>
        </w:rPr>
        <w:instrText>ADDIN CSL_CITATION {"citationItems":[{"id":"ITEM-1","itemData":{"DOI":"10.1007/s00477-012-0584-y","ISSN":"14363240","abstract":"Meteorological conditions have become one of the major factors that influence the frequency and severity of motor vehicle collisions in urban environments. In Kuwait, more than 60,000 accidents occur each year, and about 500 people are killed annually on the roads. This paper is intended to investigate the impact of meteorological conditions on traffic accidents in Kuwait. Stochastic models are developed to analyze and examine the influence of meteorological conditions on the level of road accidents. Normal and lognormal probability densities and their associated cumulative density functions are used to model the meteorological conditions in four different seasons. The results indicate that the most influential meteorological condition that causes accidents is temperature during the fall, spring, and winter seasons. In the summer, wind speed is identified as the most influential factor that accounts for the increased road accidents, with temperature as the second highest meteorological condition affecting accidents. Wind speed and humidity are also found to have significant influence on accident level, following temperature in the fall and winter seasons, respectively. Correlation analyses were also applied and supported the findings obtained using stochastic analyses. The results of this study may help local authorities to reduce the number of accidents and help save people lives. © 2012 Springer-Verlag.","author":[{"dropping-particle":"","family":"Al-Harbi","given":"Meshari","non-dropping-particle":"","parse-names":false,"suffix":""},{"dropping-particle":"","family":"Yassin","given":"Mohamed F.","non-dropping-particle":"","parse-names":false,"suffix":""},{"dropping-particle":"Bin","family":"Shams","given":"Mohamed","non-dropping-particle":"","parse-names":false,"suffix":""}],"container-title":"Stochastic Environmental Research and Risk Assessment","id":"ITEM-1","issued":{"date-parts":[["2012"]]},"title":"Stochastic modeling of the impact of meteorological conditions on road traffic accidents","type":"article-journal"},"uris":["http://www.mendeley.com/documents/?uuid=851468eb-784f-4efb-805d-52d95f918791"]}],"mendeley":{"formattedCitation":"&lt;sup&gt;26&lt;/sup&gt;","plainTextFormattedCitation":"26","previouslyFormattedCitation":"&lt;sup&gt;26&lt;/sup&gt;"},"properties":{"noteIndex":0},"schema":"https://github.com/citation-style-language/schema/raw/master/csl-citation.json"}</w:instrText>
      </w:r>
      <w:r w:rsidR="000765BB" w:rsidRPr="00636C9B">
        <w:rPr>
          <w:rFonts w:ascii="Times New Roman" w:hAnsi="Times New Roman"/>
          <w:sz w:val="24"/>
          <w:szCs w:val="24"/>
        </w:rPr>
        <w:fldChar w:fldCharType="separate"/>
      </w:r>
      <w:r w:rsidR="00047A51" w:rsidRPr="00636C9B">
        <w:rPr>
          <w:rFonts w:ascii="Times New Roman" w:hAnsi="Times New Roman"/>
          <w:noProof/>
          <w:sz w:val="24"/>
          <w:szCs w:val="24"/>
          <w:vertAlign w:val="superscript"/>
        </w:rPr>
        <w:t>26</w:t>
      </w:r>
      <w:r w:rsidR="000765BB" w:rsidRPr="00636C9B">
        <w:rPr>
          <w:rFonts w:ascii="Times New Roman" w:hAnsi="Times New Roman"/>
          <w:sz w:val="24"/>
          <w:szCs w:val="24"/>
        </w:rPr>
        <w:fldChar w:fldCharType="end"/>
      </w:r>
      <w:ins w:id="279" w:author="Ezzati, Majid" w:date="2018-10-22T19:42:00Z">
        <w:r w:rsidR="00176D12" w:rsidRPr="00636C9B">
          <w:rPr>
            <w:rFonts w:ascii="Times New Roman" w:hAnsi="Times New Roman"/>
            <w:sz w:val="24"/>
            <w:szCs w:val="24"/>
          </w:rPr>
          <w:t xml:space="preserve"> </w:t>
        </w:r>
      </w:ins>
      <w:moveToRangeStart w:id="280" w:author="Ezzati, Majid" w:date="2018-10-22T19:42:00Z" w:name="move528000693"/>
      <w:moveTo w:id="281" w:author="Ezzati, Majid" w:date="2018-10-22T19:42:00Z">
        <w:r w:rsidR="00176D12" w:rsidRPr="00636C9B">
          <w:rPr>
            <w:rFonts w:ascii="Times New Roman" w:hAnsi="Times New Roman"/>
            <w:sz w:val="24"/>
            <w:szCs w:val="24"/>
          </w:rPr>
          <w:t>Visual acuity lowered by increases in temperature.</w:t>
        </w:r>
        <w:r w:rsidR="00176D12" w:rsidRPr="00636C9B">
          <w:rPr>
            <w:rFonts w:ascii="Times New Roman" w:hAnsi="Times New Roman"/>
            <w:sz w:val="24"/>
            <w:szCs w:val="24"/>
          </w:rPr>
          <w:fldChar w:fldCharType="begin" w:fldLock="1"/>
        </w:r>
      </w:moveTo>
      <w:r w:rsidR="001B365D" w:rsidRPr="00636C9B">
        <w:rPr>
          <w:rFonts w:ascii="Times New Roman" w:hAnsi="Times New Roman"/>
          <w:sz w:val="24"/>
          <w:szCs w:val="24"/>
        </w:rPr>
        <w:instrText>ADDIN CSL_CITATION {"citationItems":[{"id":"ITEM-1","itemData":{"DOI":"10.1080/00140138408963605","ISSN":"13665847","abstract":"\"</w:instrText>
      </w:r>
      <w:r w:rsidR="001B365D" w:rsidRPr="00636C9B">
        <w:rPr>
          <w:rFonts w:ascii="Times New Roman" w:hAnsi="Times New Roman" w:hint="eastAsia"/>
          <w:sz w:val="24"/>
          <w:szCs w:val="24"/>
        </w:rPr>
        <w:instrText>視力に及ぼす熱の影響</w:instrText>
      </w:r>
      <w:r w:rsidR="001B365D" w:rsidRPr="00636C9B">
        <w:rPr>
          <w:rFonts w:ascii="Times New Roman" w:hAnsi="Times New Roman"/>
          <w:sz w:val="24"/>
          <w:szCs w:val="24"/>
        </w:rPr>
        <w:instrText xml:space="preserve">  </w:instrText>
      </w:r>
      <w:r w:rsidR="001B365D" w:rsidRPr="00636C9B">
        <w:rPr>
          <w:rFonts w:ascii="Times New Roman" w:hAnsi="Times New Roman" w:hint="eastAsia"/>
          <w:sz w:val="24"/>
          <w:szCs w:val="24"/>
        </w:rPr>
        <w:instrText xml:space="preserve">　</w:instrText>
      </w:r>
      <w:r w:rsidR="001B365D" w:rsidRPr="00636C9B">
        <w:rPr>
          <w:rFonts w:ascii="Times New Roman" w:hAnsi="Times New Roman"/>
          <w:sz w:val="24"/>
          <w:szCs w:val="24"/>
        </w:rPr>
        <w:instrText>9</w:instrText>
      </w:r>
      <w:r w:rsidR="001B365D" w:rsidRPr="00636C9B">
        <w:rPr>
          <w:rFonts w:ascii="Times New Roman" w:hAnsi="Times New Roman" w:hint="eastAsia"/>
          <w:sz w:val="24"/>
          <w:szCs w:val="24"/>
        </w:rPr>
        <w:instrText>名の被験者の視力を</w:instrText>
      </w:r>
      <w:r w:rsidR="001B365D" w:rsidRPr="00636C9B">
        <w:rPr>
          <w:rFonts w:ascii="Times New Roman" w:hAnsi="Times New Roman"/>
          <w:sz w:val="24"/>
          <w:szCs w:val="24"/>
        </w:rPr>
        <w:instrText>3</w:instrText>
      </w:r>
      <w:r w:rsidR="001B365D" w:rsidRPr="00636C9B">
        <w:rPr>
          <w:rFonts w:ascii="Times New Roman" w:hAnsi="Times New Roman" w:hint="eastAsia"/>
          <w:sz w:val="24"/>
          <w:szCs w:val="24"/>
        </w:rPr>
        <w:instrText>つの条件下でランドルト環を用いて測定した。</w:instrText>
      </w:r>
      <w:r w:rsidR="001B365D" w:rsidRPr="00636C9B">
        <w:rPr>
          <w:rFonts w:ascii="Times New Roman" w:hAnsi="Times New Roman"/>
          <w:sz w:val="24"/>
          <w:szCs w:val="24"/>
        </w:rPr>
        <w:instrText>3</w:instrText>
      </w:r>
      <w:r w:rsidR="001B365D" w:rsidRPr="00636C9B">
        <w:rPr>
          <w:rFonts w:ascii="Times New Roman" w:hAnsi="Times New Roman" w:hint="eastAsia"/>
          <w:sz w:val="24"/>
          <w:szCs w:val="24"/>
        </w:rPr>
        <w:instrText>つの条件とは（</w:instrText>
      </w:r>
      <w:r w:rsidR="001B365D" w:rsidRPr="00636C9B">
        <w:rPr>
          <w:rFonts w:ascii="Times New Roman" w:hAnsi="Times New Roman"/>
          <w:sz w:val="24"/>
          <w:szCs w:val="24"/>
        </w:rPr>
        <w:instrText>1</w:instrText>
      </w:r>
      <w:r w:rsidR="001B365D" w:rsidRPr="00636C9B">
        <w:rPr>
          <w:rFonts w:ascii="Times New Roman" w:hAnsi="Times New Roman" w:hint="eastAsia"/>
          <w:sz w:val="24"/>
          <w:szCs w:val="24"/>
        </w:rPr>
        <w:instrText>）熱的中立のコントロール、（</w:instrText>
      </w:r>
      <w:r w:rsidR="001B365D" w:rsidRPr="00636C9B">
        <w:rPr>
          <w:rFonts w:ascii="Times New Roman" w:hAnsi="Times New Roman"/>
          <w:sz w:val="24"/>
          <w:szCs w:val="24"/>
        </w:rPr>
        <w:instrText>2</w:instrText>
      </w:r>
      <w:r w:rsidR="001B365D" w:rsidRPr="00636C9B">
        <w:rPr>
          <w:rFonts w:ascii="Times New Roman" w:hAnsi="Times New Roman" w:hint="eastAsia"/>
          <w:sz w:val="24"/>
          <w:szCs w:val="24"/>
        </w:rPr>
        <w:instrText>）温暖湿潤、（</w:instrText>
      </w:r>
      <w:r w:rsidR="001B365D" w:rsidRPr="00636C9B">
        <w:rPr>
          <w:rFonts w:ascii="Times New Roman" w:hAnsi="Times New Roman"/>
          <w:sz w:val="24"/>
          <w:szCs w:val="24"/>
        </w:rPr>
        <w:instrText>3</w:instrText>
      </w:r>
      <w:r w:rsidR="001B365D" w:rsidRPr="00636C9B">
        <w:rPr>
          <w:rFonts w:ascii="Times New Roman" w:hAnsi="Times New Roman" w:hint="eastAsia"/>
          <w:sz w:val="24"/>
          <w:szCs w:val="24"/>
        </w:rPr>
        <w:instrText>）高温乾燥の環境で、各条件とも被験者を</w:instrText>
      </w:r>
      <w:r w:rsidR="001B365D" w:rsidRPr="00636C9B">
        <w:rPr>
          <w:rFonts w:ascii="Times New Roman" w:hAnsi="Times New Roman"/>
          <w:sz w:val="24"/>
          <w:szCs w:val="24"/>
        </w:rPr>
        <w:instrText>3</w:instrText>
      </w:r>
      <w:r w:rsidR="001B365D" w:rsidRPr="00636C9B">
        <w:rPr>
          <w:rFonts w:ascii="Times New Roman" w:hAnsi="Times New Roman" w:hint="eastAsia"/>
          <w:sz w:val="24"/>
          <w:szCs w:val="24"/>
        </w:rPr>
        <w:instrText>時間放置した。背景照度は</w:instrText>
      </w:r>
      <w:r w:rsidR="001B365D" w:rsidRPr="00636C9B">
        <w:rPr>
          <w:rFonts w:ascii="Times New Roman" w:hAnsi="Times New Roman"/>
          <w:sz w:val="24"/>
          <w:szCs w:val="24"/>
        </w:rPr>
        <w:instrText>450</w:instrText>
      </w:r>
      <w:r w:rsidR="001B365D" w:rsidRPr="00636C9B">
        <w:rPr>
          <w:rFonts w:ascii="Times New Roman" w:hAnsi="Times New Roman" w:hint="eastAsia"/>
          <w:sz w:val="24"/>
          <w:szCs w:val="24"/>
        </w:rPr>
        <w:instrText>と</w:instrText>
      </w:r>
      <w:r w:rsidR="001B365D" w:rsidRPr="00636C9B">
        <w:rPr>
          <w:rFonts w:ascii="Times New Roman" w:hAnsi="Times New Roman"/>
          <w:sz w:val="24"/>
          <w:szCs w:val="24"/>
        </w:rPr>
        <w:instrText>5cd/m2</w:instrText>
      </w:r>
      <w:r w:rsidR="001B365D" w:rsidRPr="00636C9B">
        <w:rPr>
          <w:rFonts w:ascii="Times New Roman" w:hAnsi="Times New Roman" w:hint="eastAsia"/>
          <w:sz w:val="24"/>
          <w:szCs w:val="24"/>
        </w:rPr>
        <w:instrText>とした。熱による負担の指標として、直腸温と心拍数を同時に測定した。両方の照明条件下において、熱による負担と一次相関を示す視覚機能の有意な低下が見られた。</w:instrText>
      </w:r>
      <w:r w:rsidR="001B365D" w:rsidRPr="00636C9B">
        <w:rPr>
          <w:rFonts w:ascii="Times New Roman" w:hAnsi="Times New Roman"/>
          <w:sz w:val="24"/>
          <w:szCs w:val="24"/>
        </w:rPr>
        <w:instrText>\"","author":[{"dropping-particle":"","family":"Hohnsbein","given":"J.","non-dropping-particle":"","parse-names":false,"suffix":""},{"dropping-particle":"","family":"Piekarski","given":"C.","non-dropping-particle":"","parse-names":false,"suffix":""},{"dropping-particle":"","family":"Kampmann","given":"B.","non-dropping-particle":"","parse-names":false,"suffix":""},{"dropping-particle":"","family":"Noack","given":"Th","non-dropping-particle":"","parse-names":false,"suffix":""}],"container-title":"Ergonomics","id":"ITEM-1","issued":{"date-parts":[["1984"]]},"title":"Effects of heat on visual acuity","type":"article-journal"},"uris":["http://www.mendeley.com/documents/?uuid=e1f2a9c0-d5fe-4b87-9758-a7a355c85220"]}],"mendeley":{"formattedCitation":"&lt;sup&gt;27&lt;/sup&gt;","plainTextFormattedCitation":"27","previouslyFormattedCitation":"&lt;sup&gt;27&lt;/sup&gt;"},"properties":{"noteIndex":0},"schema":"https://github.com/citation-style-language/schema/raw/master/csl-citation.json"}</w:instrText>
      </w:r>
      <w:moveTo w:id="282" w:author="Ezzati, Majid" w:date="2018-10-22T19:42:00Z">
        <w:r w:rsidR="00176D12" w:rsidRPr="00636C9B">
          <w:rPr>
            <w:rFonts w:ascii="Times New Roman" w:hAnsi="Times New Roman"/>
            <w:sz w:val="24"/>
            <w:szCs w:val="24"/>
          </w:rPr>
          <w:fldChar w:fldCharType="separate"/>
        </w:r>
      </w:moveTo>
      <w:r w:rsidR="00047A51" w:rsidRPr="00636C9B">
        <w:rPr>
          <w:rFonts w:ascii="Times New Roman" w:hAnsi="Times New Roman"/>
          <w:noProof/>
          <w:sz w:val="24"/>
          <w:szCs w:val="24"/>
          <w:vertAlign w:val="superscript"/>
        </w:rPr>
        <w:t>27</w:t>
      </w:r>
      <w:moveTo w:id="283" w:author="Ezzati, Majid" w:date="2018-10-22T19:42:00Z">
        <w:r w:rsidR="00176D12" w:rsidRPr="00636C9B">
          <w:rPr>
            <w:rFonts w:ascii="Times New Roman" w:hAnsi="Times New Roman"/>
            <w:sz w:val="24"/>
            <w:szCs w:val="24"/>
          </w:rPr>
          <w:fldChar w:fldCharType="end"/>
        </w:r>
      </w:moveTo>
    </w:p>
    <w:moveToRangeEnd w:id="280"/>
    <w:p w14:paraId="03D1BB6D" w14:textId="2589D0B8" w:rsidR="00975ED8" w:rsidRPr="00636C9B" w:rsidRDefault="00975ED8" w:rsidP="00D76DF7">
      <w:pPr>
        <w:pStyle w:val="ListParagraph"/>
        <w:numPr>
          <w:ilvl w:val="0"/>
          <w:numId w:val="7"/>
        </w:numPr>
        <w:spacing w:after="0" w:line="480" w:lineRule="auto"/>
        <w:jc w:val="both"/>
        <w:rPr>
          <w:rFonts w:ascii="Times New Roman" w:hAnsi="Times New Roman"/>
          <w:sz w:val="24"/>
          <w:szCs w:val="24"/>
        </w:rPr>
      </w:pPr>
    </w:p>
    <w:p w14:paraId="55B0906B" w14:textId="58FBD6D8" w:rsidR="007B210B" w:rsidRPr="00636C9B" w:rsidRDefault="007B210B" w:rsidP="00D76DF7">
      <w:pPr>
        <w:pStyle w:val="ListParagraph"/>
        <w:numPr>
          <w:ilvl w:val="0"/>
          <w:numId w:val="7"/>
        </w:numPr>
        <w:spacing w:after="0" w:line="480" w:lineRule="auto"/>
        <w:jc w:val="both"/>
        <w:rPr>
          <w:rFonts w:ascii="Times New Roman" w:hAnsi="Times New Roman"/>
          <w:sz w:val="24"/>
          <w:szCs w:val="24"/>
        </w:rPr>
      </w:pPr>
      <w:r w:rsidRPr="00636C9B">
        <w:rPr>
          <w:rFonts w:ascii="Times New Roman" w:hAnsi="Times New Roman"/>
          <w:sz w:val="24"/>
          <w:szCs w:val="24"/>
        </w:rPr>
        <w:t>Rainfall also im</w:t>
      </w:r>
      <w:r w:rsidR="00602B35" w:rsidRPr="00636C9B">
        <w:rPr>
          <w:rFonts w:ascii="Times New Roman" w:hAnsi="Times New Roman"/>
          <w:sz w:val="24"/>
          <w:szCs w:val="24"/>
        </w:rPr>
        <w:t>portant from study in Australia</w:t>
      </w:r>
    </w:p>
    <w:p w14:paraId="4EB0CE9F" w14:textId="10934393" w:rsidR="00466E86" w:rsidRPr="00636C9B" w:rsidRDefault="00466E86" w:rsidP="00D76DF7">
      <w:pPr>
        <w:pStyle w:val="ListParagraph"/>
        <w:numPr>
          <w:ilvl w:val="0"/>
          <w:numId w:val="7"/>
        </w:numPr>
        <w:spacing w:after="0" w:line="480" w:lineRule="auto"/>
        <w:jc w:val="both"/>
        <w:rPr>
          <w:rFonts w:ascii="Times New Roman" w:hAnsi="Times New Roman"/>
          <w:sz w:val="24"/>
          <w:szCs w:val="24"/>
        </w:rPr>
      </w:pPr>
      <w:r w:rsidRPr="00636C9B">
        <w:rPr>
          <w:rFonts w:ascii="Times New Roman" w:hAnsi="Times New Roman"/>
          <w:sz w:val="24"/>
          <w:szCs w:val="24"/>
        </w:rPr>
        <w:t xml:space="preserve">Cognitive function affected by temperature </w:t>
      </w:r>
      <w:r w:rsidR="00406F06" w:rsidRPr="00636C9B">
        <w:rPr>
          <w:rFonts w:ascii="Times New Roman" w:hAnsi="Times New Roman"/>
          <w:sz w:val="24"/>
          <w:szCs w:val="24"/>
        </w:rPr>
        <w:t>[[</w:t>
      </w:r>
      <w:proofErr w:type="spellStart"/>
      <w:r w:rsidR="00406F06" w:rsidRPr="00636C9B">
        <w:rPr>
          <w:rFonts w:ascii="Times New Roman" w:hAnsi="Times New Roman"/>
          <w:sz w:val="24"/>
          <w:szCs w:val="24"/>
        </w:rPr>
        <w:t>cogfx</w:t>
      </w:r>
      <w:proofErr w:type="spellEnd"/>
      <w:r w:rsidR="00406F06" w:rsidRPr="00636C9B">
        <w:rPr>
          <w:rFonts w:ascii="Times New Roman" w:hAnsi="Times New Roman"/>
          <w:sz w:val="24"/>
          <w:szCs w:val="24"/>
        </w:rPr>
        <w:t xml:space="preserve"> and heat]]</w:t>
      </w:r>
    </w:p>
    <w:p w14:paraId="779EC589" w14:textId="0AF4A347" w:rsidR="00152F5E" w:rsidRPr="00636C9B" w:rsidRDefault="00152F5E" w:rsidP="00D76DF7">
      <w:pPr>
        <w:pStyle w:val="ListParagraph"/>
        <w:numPr>
          <w:ilvl w:val="0"/>
          <w:numId w:val="7"/>
        </w:numPr>
        <w:spacing w:after="0" w:line="480" w:lineRule="auto"/>
        <w:jc w:val="both"/>
        <w:rPr>
          <w:rFonts w:ascii="Times New Roman" w:hAnsi="Times New Roman"/>
          <w:sz w:val="24"/>
          <w:szCs w:val="24"/>
        </w:rPr>
      </w:pPr>
      <w:r w:rsidRPr="00636C9B">
        <w:rPr>
          <w:rFonts w:ascii="Times New Roman" w:hAnsi="Times New Roman"/>
          <w:sz w:val="24"/>
          <w:szCs w:val="24"/>
        </w:rPr>
        <w:t>https://www.eia.gov/dnav/pet/hist/LeafHandler.ashx?n=PET&amp;s=MGFUPUS1&amp;f=M</w:t>
      </w:r>
    </w:p>
    <w:p w14:paraId="3F68724F" w14:textId="77777777" w:rsidR="00F605C3" w:rsidRPr="00636C9B" w:rsidRDefault="00F605C3" w:rsidP="00D76DF7">
      <w:pPr>
        <w:spacing w:after="0" w:line="480" w:lineRule="auto"/>
        <w:jc w:val="both"/>
        <w:rPr>
          <w:rFonts w:ascii="Times New Roman" w:hAnsi="Times New Roman"/>
          <w:i/>
          <w:sz w:val="24"/>
          <w:szCs w:val="24"/>
        </w:rPr>
      </w:pPr>
    </w:p>
    <w:p w14:paraId="4D854535" w14:textId="1BAAEC21" w:rsidR="00CE4993" w:rsidRPr="00636C9B" w:rsidRDefault="00CE4993" w:rsidP="00D76DF7">
      <w:pPr>
        <w:spacing w:after="0" w:line="480" w:lineRule="auto"/>
        <w:jc w:val="both"/>
        <w:rPr>
          <w:rFonts w:ascii="Times New Roman" w:hAnsi="Times New Roman"/>
          <w:i/>
          <w:sz w:val="24"/>
          <w:szCs w:val="24"/>
        </w:rPr>
      </w:pPr>
      <w:r w:rsidRPr="00636C9B">
        <w:rPr>
          <w:rFonts w:ascii="Times New Roman" w:hAnsi="Times New Roman"/>
          <w:i/>
          <w:sz w:val="24"/>
          <w:szCs w:val="24"/>
        </w:rPr>
        <w:t>Falls</w:t>
      </w:r>
    </w:p>
    <w:p w14:paraId="16682654" w14:textId="0D308613" w:rsidR="00661B1E" w:rsidRPr="00636C9B" w:rsidRDefault="001F6E49" w:rsidP="00D76DF7">
      <w:pPr>
        <w:pStyle w:val="ListParagraph"/>
        <w:numPr>
          <w:ilvl w:val="0"/>
          <w:numId w:val="7"/>
        </w:numPr>
        <w:spacing w:after="0" w:line="480" w:lineRule="auto"/>
        <w:jc w:val="both"/>
        <w:rPr>
          <w:rFonts w:ascii="Times New Roman" w:hAnsi="Times New Roman"/>
          <w:sz w:val="24"/>
          <w:szCs w:val="24"/>
        </w:rPr>
      </w:pPr>
      <w:r w:rsidRPr="00636C9B">
        <w:rPr>
          <w:rFonts w:ascii="Times New Roman" w:hAnsi="Times New Roman"/>
          <w:sz w:val="24"/>
          <w:szCs w:val="24"/>
        </w:rPr>
        <w:t>55% of all unintentional injury deaths from 2012-2013 were due to falls in over 65s.</w:t>
      </w:r>
      <w:r w:rsidR="00B152A1" w:rsidRPr="00636C9B">
        <w:rPr>
          <w:rFonts w:ascii="Times New Roman" w:hAnsi="Times New Roman"/>
          <w:sz w:val="24"/>
          <w:szCs w:val="24"/>
        </w:rPr>
        <w:fldChar w:fldCharType="begin" w:fldLock="1"/>
      </w:r>
      <w:r w:rsidR="001B365D" w:rsidRPr="00636C9B">
        <w:rPr>
          <w:rFonts w:ascii="Times New Roman" w:hAnsi="Times New Roman"/>
          <w:sz w:val="24"/>
          <w:szCs w:val="24"/>
        </w:rPr>
        <w:instrText>ADDIN CSL_CITATION {"citationItems":[{"id":"ITEM-1","itemData":{"ISBN":"1941-4927; 1941-4935","ISSN":"1941-4927","PMID":"25973998","abstract":"Data from the National Vital Statistics System (Mortality) In 2012–2013, 55% of all unintentional injury deaths among adults aged 65 and over were due to falls. From 2000 through 2013, the age-adjusted fall injury death rate among adults aged 65 and over nearly doubled from 29.6 per 100,000 to 56.7 per 100,000. In 2012–2013, the death rate due to suffocation was more than 8 times higher among adults aged 85 and over (26.5 per 100,000) compared with adults aged 65–74 (3.1 per 100,000). Among adults aged 65 and over, the death rate due to fire was more than twice as high for non-Hispanic black adults as for non-Hispanic white and Hispanic adults. The death rate from motor vehicle traffic crashes among adults aged 65 and over was 1.7 times higher in nonmetropolitan areas compared with metropolitan areas. Injury deaths place a large burden on society, and many of these deaths are preventable (1). Reducing fatal injuries is a Healthy People 2020 Leading Health Indicator, emphasizing its importance as a high-priority public health issue (2). In 2013, unintentional injuries were the eighth leading cause of death among U.S. adults aged 65 and over, resulting in nearly 46,000 deaths (3). This report describes trends in unintentional injury deaths among this age group from 2000 through 2013, highlighting differences by age, race and ethnicity, and urbanization for the five leading causes of unintentional injury death: falls, motor vehicle traffic crashes, suffocation, poisoning, and fire.","author":[{"dropping-particle":"","family":"Kramarow","given":"Ellen","non-dropping-particle":"","parse-names":false,"suffix":""},{"dropping-particle":"","family":"Chen","given":"Li-Hui","non-dropping-particle":"","parse-names":false,"suffix":""},{"dropping-particle":"","family":"Hedegaard","given":"Holly","non-dropping-particle":"","parse-names":false,"suffix":""},{"dropping-particle":"","family":"Warner","given":"Margaret","non-dropping-particle":"","parse-names":false,"suffix":""}],"container-title":"National Center for Health Statistics Data Brief","id":"ITEM-1","issued":{"date-parts":[["2015"]]},"title":"Deaths From Unintentional Injury Among Adults Aged 65 and Over: United States, 2000–2013","type":"article-journal"},"uris":["http://www.mendeley.com/documents/?uuid=eff58dd1-0c70-4eab-875b-cb0730168428"]}],"mendeley":{"formattedCitation":"&lt;sup&gt;28&lt;/sup&gt;","plainTextFormattedCitation":"28","previouslyFormattedCitation":"&lt;sup&gt;28&lt;/sup&gt;"},"properties":{"noteIndex":0},"schema":"https://github.com/citation-style-language/schema/raw/master/csl-citation.json"}</w:instrText>
      </w:r>
      <w:r w:rsidR="00B152A1" w:rsidRPr="00636C9B">
        <w:rPr>
          <w:rFonts w:ascii="Times New Roman" w:hAnsi="Times New Roman"/>
          <w:sz w:val="24"/>
          <w:szCs w:val="24"/>
        </w:rPr>
        <w:fldChar w:fldCharType="separate"/>
      </w:r>
      <w:r w:rsidR="00047A51" w:rsidRPr="00636C9B">
        <w:rPr>
          <w:rFonts w:ascii="Times New Roman" w:hAnsi="Times New Roman"/>
          <w:noProof/>
          <w:sz w:val="24"/>
          <w:szCs w:val="24"/>
          <w:vertAlign w:val="superscript"/>
        </w:rPr>
        <w:t>28</w:t>
      </w:r>
      <w:r w:rsidR="00B152A1" w:rsidRPr="00636C9B">
        <w:rPr>
          <w:rFonts w:ascii="Times New Roman" w:hAnsi="Times New Roman"/>
          <w:sz w:val="24"/>
          <w:szCs w:val="24"/>
        </w:rPr>
        <w:fldChar w:fldCharType="end"/>
      </w:r>
    </w:p>
    <w:p w14:paraId="40B33F0D" w14:textId="5474AE29" w:rsidR="00B152A1" w:rsidRPr="00636C9B" w:rsidRDefault="00B152A1" w:rsidP="00D76DF7">
      <w:pPr>
        <w:pStyle w:val="ListParagraph"/>
        <w:numPr>
          <w:ilvl w:val="0"/>
          <w:numId w:val="7"/>
        </w:numPr>
        <w:spacing w:after="0" w:line="480" w:lineRule="auto"/>
        <w:jc w:val="both"/>
        <w:rPr>
          <w:rFonts w:ascii="Times New Roman" w:hAnsi="Times New Roman"/>
          <w:sz w:val="24"/>
          <w:szCs w:val="24"/>
        </w:rPr>
      </w:pPr>
      <w:r w:rsidRPr="00636C9B">
        <w:rPr>
          <w:rFonts w:ascii="Times New Roman" w:hAnsi="Times New Roman"/>
          <w:sz w:val="24"/>
          <w:szCs w:val="24"/>
        </w:rPr>
        <w:t>Rate</w:t>
      </w:r>
      <w:r w:rsidR="00B85304" w:rsidRPr="00636C9B">
        <w:rPr>
          <w:rFonts w:ascii="Times New Roman" w:hAnsi="Times New Roman"/>
          <w:sz w:val="24"/>
          <w:szCs w:val="24"/>
        </w:rPr>
        <w:t xml:space="preserve"> of age-adjusted fall injury deaths among adults aged 65 and over nearly doubled from 2000 through 2013</w:t>
      </w:r>
      <w:r w:rsidR="00BE68D2" w:rsidRPr="00636C9B">
        <w:rPr>
          <w:rFonts w:ascii="Times New Roman" w:hAnsi="Times New Roman"/>
          <w:sz w:val="24"/>
          <w:szCs w:val="24"/>
        </w:rPr>
        <w:t>,</w:t>
      </w:r>
      <w:r w:rsidR="00223D8A" w:rsidRPr="00636C9B">
        <w:rPr>
          <w:rFonts w:ascii="Times New Roman" w:hAnsi="Times New Roman"/>
          <w:sz w:val="24"/>
          <w:szCs w:val="24"/>
        </w:rPr>
        <w:fldChar w:fldCharType="begin" w:fldLock="1"/>
      </w:r>
      <w:r w:rsidR="001B365D" w:rsidRPr="00636C9B">
        <w:rPr>
          <w:rFonts w:ascii="Times New Roman" w:hAnsi="Times New Roman"/>
          <w:sz w:val="24"/>
          <w:szCs w:val="24"/>
        </w:rPr>
        <w:instrText>ADDIN CSL_CITATION {"citationItems":[{"id":"ITEM-1","itemData":{"ISBN":"1941-4927; 1941-4935","ISSN":"1941-4927","PMID":"25973998","abstract":"Data from the National Vital Statistics System (Mortality) In 2012–2013, 55% of all unintentional injury deaths among adults aged 65 and over were due to falls. From 2000 through 2013, the age-adjusted fall injury death rate among adults aged 65 and over nearly doubled from 29.6 per 100,000 to 56.7 per 100,000. In 2012–2013, the death rate due to suffocation was more than 8 times higher among adults aged 85 and over (26.5 per 100,000) compared with adults aged 65–74 (3.1 per 100,000). Among adults aged 65 and over, the death rate due to fire was more than twice as high for non-Hispanic black adults as for non-Hispanic white and Hispanic adults. The death rate from motor vehicle traffic crashes among adults aged 65 and over was 1.7 times higher in nonmetropolitan areas compared with metropolitan areas. Injury deaths place a large burden on society, and many of these deaths are preventable (1). Reducing fatal injuries is a Healthy People 2020 Leading Health Indicator, emphasizing its importance as a high-priority public health issue (2). In 2013, unintentional injuries were the eighth leading cause of death among U.S. adults aged 65 and over, resulting in nearly 46,000 deaths (3). This report describes trends in unintentional injury deaths among this age group from 2000 through 2013, highlighting differences by age, race and ethnicity, and urbanization for the five leading causes of unintentional injury death: falls, motor vehicle traffic crashes, suffocation, poisoning, and fire.","author":[{"dropping-particle":"","family":"Kramarow","given":"Ellen","non-dropping-particle":"","parse-names":false,"suffix":""},{"dropping-particle":"","family":"Chen","given":"Li-Hui","non-dropping-particle":"","parse-names":false,"suffix":""},{"dropping-particle":"","family":"Hedegaard","given":"Holly","non-dropping-particle":"","parse-names":false,"suffix":""},{"dropping-particle":"","family":"Warner","given":"Margaret","non-dropping-particle":"","parse-names":false,"suffix":""}],"container-title":"National Center for Health Statistics Data Brief","id":"ITEM-1","issued":{"date-parts":[["2015"]]},"title":"Deaths From Unintentional Injury Among Adults Aged 65 and Over: United States, 2000–2013","type":"article-journal"},"uris":["http://www.mendeley.com/documents/?uuid=eff58dd1-0c70-4eab-875b-cb0730168428"]}],"mendeley":{"formattedCitation":"&lt;sup&gt;28&lt;/sup&gt;","plainTextFormattedCitation":"28","previouslyFormattedCitation":"&lt;sup&gt;28&lt;/sup&gt;"},"properties":{"noteIndex":0},"schema":"https://github.com/citation-style-language/schema/raw/master/csl-citation.json"}</w:instrText>
      </w:r>
      <w:r w:rsidR="00223D8A" w:rsidRPr="00636C9B">
        <w:rPr>
          <w:rFonts w:ascii="Times New Roman" w:hAnsi="Times New Roman"/>
          <w:sz w:val="24"/>
          <w:szCs w:val="24"/>
        </w:rPr>
        <w:fldChar w:fldCharType="separate"/>
      </w:r>
      <w:r w:rsidR="00047A51" w:rsidRPr="00636C9B">
        <w:rPr>
          <w:rFonts w:ascii="Times New Roman" w:hAnsi="Times New Roman"/>
          <w:noProof/>
          <w:sz w:val="24"/>
          <w:szCs w:val="24"/>
          <w:vertAlign w:val="superscript"/>
        </w:rPr>
        <w:t>28</w:t>
      </w:r>
      <w:r w:rsidR="00223D8A" w:rsidRPr="00636C9B">
        <w:rPr>
          <w:rFonts w:ascii="Times New Roman" w:hAnsi="Times New Roman"/>
          <w:sz w:val="24"/>
          <w:szCs w:val="24"/>
        </w:rPr>
        <w:fldChar w:fldCharType="end"/>
      </w:r>
      <w:r w:rsidR="00BE68D2" w:rsidRPr="00636C9B">
        <w:rPr>
          <w:rFonts w:ascii="Times New Roman" w:hAnsi="Times New Roman"/>
          <w:sz w:val="24"/>
          <w:szCs w:val="24"/>
        </w:rPr>
        <w:t xml:space="preserve"> though increase could be due to improved reporting of falls.</w:t>
      </w:r>
      <w:r w:rsidR="00BE68D2" w:rsidRPr="00636C9B">
        <w:rPr>
          <w:rFonts w:ascii="Times New Roman" w:hAnsi="Times New Roman"/>
          <w:sz w:val="24"/>
          <w:szCs w:val="24"/>
        </w:rPr>
        <w:fldChar w:fldCharType="begin" w:fldLock="1"/>
      </w:r>
      <w:r w:rsidR="001B365D" w:rsidRPr="00636C9B">
        <w:rPr>
          <w:rFonts w:ascii="Times New Roman" w:hAnsi="Times New Roman"/>
          <w:sz w:val="24"/>
          <w:szCs w:val="24"/>
        </w:rPr>
        <w:instrText>ADDIN CSL_CITATION {"citationItems":[{"id":"ITEM-1","itemData":{"DOI":"10.1111/jgs.12702","ISBN":"0002-8614","ISSN":"15325415","PMID":"24617970","abstract":"OBJECTIVES: To determine whether the increasing fall death rate among people aged 65 and older is due in part to temporal changes in recording the underlying cause of death.\\n\\nDESIGN: Analyses of multiple cause of death data using the online Centers for Disease Control and Prevention Wide-ranging ON-line Data for Epidemiologic Research system, which uses the National Center for Health Statistics' Multiple Cause of Death data set.\\n\\nSETTING: United States, 1999 to 2010.\\n\\nPARTICIPANTS: People aged 65 and older with a fall listed on their death record as the underlying or a contributing cause of death.\\n\\nMEASUREMENTS: Circumstances and contributing causes off all deaths-records listing International Classification of Diseases, Tenth Revision, codes W00 to W19 as the underlying cause of death-and underlying causes for records with falls as a contributing cause were examined. Joinpoint regression analysis was used to assess trends in the proportion of fall and fall-associated deaths to total deaths for 1999 to 2010.\\n\\nRESULTS: In 2010, there were 21,649 fall deaths and 5,402 fall-associated deaths among people aged 65 and older; 48.7% of fall deaths involved a head injury. Approximately half the fall death records included diseases of the circulatory system as contributing causes. From 1999 to 2010, there was a trend toward more-specific reporting of falls circumstances, although total deaths remained unchanged. The proportion of fall deaths to total deaths increased 114.3%, and that of fall-associated deaths to total deaths increased 43.1%.\\n\\nCONCLUSION: The reasons behind the increasing older adult fall death rate deserve further investigation. Possible contributing factors include changing trends in underlying chronic diseases and better reporting of falls as the underlying cause of death.","author":[{"dropping-particle":"","family":"Stevens","given":"Judy A.","non-dropping-particle":"","parse-names":false,"suffix":""},{"dropping-particle":"","family":"Rudd","given":"Rose A.","non-dropping-particle":"","parse-names":false,"suffix":""}],"container-title":"Journal of the American Geriatrics Society","id":"ITEM-1","issued":{"date-parts":[["2014"]]},"title":"Circumstances and contributing causes of fall deaths among persons aged 65 and older: United States, 2010","type":"article"},"uris":["http://www.mendeley.com/documents/?uuid=92aa2354-437e-43e8-8039-0ba241b4a378"]}],"mendeley":{"formattedCitation":"&lt;sup&gt;29&lt;/sup&gt;","plainTextFormattedCitation":"29","previouslyFormattedCitation":"&lt;sup&gt;29&lt;/sup&gt;"},"properties":{"noteIndex":0},"schema":"https://github.com/citation-style-language/schema/raw/master/csl-citation.json"}</w:instrText>
      </w:r>
      <w:r w:rsidR="00BE68D2" w:rsidRPr="00636C9B">
        <w:rPr>
          <w:rFonts w:ascii="Times New Roman" w:hAnsi="Times New Roman"/>
          <w:sz w:val="24"/>
          <w:szCs w:val="24"/>
        </w:rPr>
        <w:fldChar w:fldCharType="separate"/>
      </w:r>
      <w:r w:rsidR="00047A51" w:rsidRPr="00636C9B">
        <w:rPr>
          <w:rFonts w:ascii="Times New Roman" w:hAnsi="Times New Roman"/>
          <w:noProof/>
          <w:sz w:val="24"/>
          <w:szCs w:val="24"/>
          <w:vertAlign w:val="superscript"/>
        </w:rPr>
        <w:t>29</w:t>
      </w:r>
      <w:r w:rsidR="00BE68D2" w:rsidRPr="00636C9B">
        <w:rPr>
          <w:rFonts w:ascii="Times New Roman" w:hAnsi="Times New Roman"/>
          <w:sz w:val="24"/>
          <w:szCs w:val="24"/>
        </w:rPr>
        <w:fldChar w:fldCharType="end"/>
      </w:r>
      <w:r w:rsidR="00BE68D2" w:rsidRPr="00636C9B">
        <w:rPr>
          <w:rFonts w:ascii="Times New Roman" w:hAnsi="Times New Roman"/>
          <w:sz w:val="24"/>
          <w:szCs w:val="24"/>
        </w:rPr>
        <w:t xml:space="preserve"> </w:t>
      </w:r>
    </w:p>
    <w:p w14:paraId="489F307D" w14:textId="12189C80" w:rsidR="004E6C06" w:rsidRPr="00636C9B" w:rsidRDefault="004E6C06" w:rsidP="00D76DF7">
      <w:pPr>
        <w:pStyle w:val="ListParagraph"/>
        <w:numPr>
          <w:ilvl w:val="0"/>
          <w:numId w:val="7"/>
        </w:numPr>
        <w:spacing w:after="0" w:line="480" w:lineRule="auto"/>
        <w:jc w:val="both"/>
        <w:rPr>
          <w:rFonts w:ascii="Times New Roman" w:hAnsi="Times New Roman"/>
          <w:sz w:val="24"/>
          <w:szCs w:val="24"/>
        </w:rPr>
      </w:pPr>
      <w:r w:rsidRPr="00636C9B">
        <w:rPr>
          <w:rFonts w:ascii="Times New Roman" w:hAnsi="Times New Roman"/>
          <w:sz w:val="24"/>
          <w:szCs w:val="24"/>
        </w:rPr>
        <w:t>Death rates in falls in 65 and over same in metropolitan as in nonmetropolitan (56/56.1).</w:t>
      </w:r>
      <w:r w:rsidRPr="00636C9B">
        <w:rPr>
          <w:rFonts w:ascii="Times New Roman" w:hAnsi="Times New Roman"/>
          <w:sz w:val="24"/>
          <w:szCs w:val="24"/>
        </w:rPr>
        <w:fldChar w:fldCharType="begin" w:fldLock="1"/>
      </w:r>
      <w:r w:rsidR="001B365D" w:rsidRPr="00636C9B">
        <w:rPr>
          <w:rFonts w:ascii="Times New Roman" w:hAnsi="Times New Roman"/>
          <w:sz w:val="24"/>
          <w:szCs w:val="24"/>
        </w:rPr>
        <w:instrText>ADDIN CSL_CITATION {"citationItems":[{"id":"ITEM-1","itemData":{"ISBN":"1941-4927; 1941-4935","ISSN":"1941-4927","PMID":"25973998","abstract":"Data from the National Vital Statistics System (Mortality) In 2012–2013, 55% of all unintentional injury deaths among adults aged 65 and over were due to falls. From 2000 through 2013, the age-adjusted fall injury death rate among adults aged 65 and over nearly doubled from 29.6 per 100,000 to 56.7 per 100,000. In 2012–2013, the death rate due to suffocation was more than 8 times higher among adults aged 85 and over (26.5 per 100,000) compared with adults aged 65–74 (3.1 per 100,000). Among adults aged 65 and over, the death rate due to fire was more than twice as high for non-Hispanic black adults as for non-Hispanic white and Hispanic adults. The death rate from motor vehicle traffic crashes among adults aged 65 and over was 1.7 times higher in nonmetropolitan areas compared with metropolitan areas. Injury deaths place a large burden on society, and many of these deaths are preventable (1). Reducing fatal injuries is a Healthy People 2020 Leading Health Indicator, emphasizing its importance as a high-priority public health issue (2). In 2013, unintentional injuries were the eighth leading cause of death among U.S. adults aged 65 and over, resulting in nearly 46,000 deaths (3). This report describes trends in unintentional injury deaths among this age group from 2000 through 2013, highlighting differences by age, race and ethnicity, and urbanization for the five leading causes of unintentional injury death: falls, motor vehicle traffic crashes, suffocation, poisoning, and fire.","author":[{"dropping-particle":"","family":"Kramarow","given":"Ellen","non-dropping-particle":"","parse-names":false,"suffix":""},{"dropping-particle":"","family":"Chen","given":"Li-Hui","non-dropping-particle":"","parse-names":false,"suffix":""},{"dropping-particle":"","family":"Hedegaard","given":"Holly","non-dropping-particle":"","parse-names":false,"suffix":""},{"dropping-particle":"","family":"Warner","given":"Margaret","non-dropping-particle":"","parse-names":false,"suffix":""}],"container-title":"National Center for Health Statistics Data Brief","id":"ITEM-1","issued":{"date-parts":[["2015"]]},"title":"Deaths From Unintentional Injury Among Adults Aged 65 and Over: United States, 2000–2013","type":"article-journal"},"uris":["http://www.mendeley.com/documents/?uuid=eff58dd1-0c70-4eab-875b-cb0730168428"]}],"mendeley":{"formattedCitation":"&lt;sup&gt;28&lt;/sup&gt;","plainTextFormattedCitation":"28","previouslyFormattedCitation":"&lt;sup&gt;28&lt;/sup&gt;"},"properties":{"noteIndex":0},"schema":"https://github.com/citation-style-language/schema/raw/master/csl-citation.json"}</w:instrText>
      </w:r>
      <w:r w:rsidRPr="00636C9B">
        <w:rPr>
          <w:rFonts w:ascii="Times New Roman" w:hAnsi="Times New Roman"/>
          <w:sz w:val="24"/>
          <w:szCs w:val="24"/>
        </w:rPr>
        <w:fldChar w:fldCharType="separate"/>
      </w:r>
      <w:r w:rsidR="00047A51" w:rsidRPr="00636C9B">
        <w:rPr>
          <w:rFonts w:ascii="Times New Roman" w:hAnsi="Times New Roman"/>
          <w:noProof/>
          <w:sz w:val="24"/>
          <w:szCs w:val="24"/>
          <w:vertAlign w:val="superscript"/>
        </w:rPr>
        <w:t>28</w:t>
      </w:r>
      <w:r w:rsidRPr="00636C9B">
        <w:rPr>
          <w:rFonts w:ascii="Times New Roman" w:hAnsi="Times New Roman"/>
          <w:sz w:val="24"/>
          <w:szCs w:val="24"/>
        </w:rPr>
        <w:fldChar w:fldCharType="end"/>
      </w:r>
    </w:p>
    <w:p w14:paraId="71818B0F" w14:textId="59D561D1" w:rsidR="0023102E" w:rsidRPr="00636C9B" w:rsidRDefault="0023102E" w:rsidP="00D76DF7">
      <w:pPr>
        <w:pStyle w:val="ListParagraph"/>
        <w:numPr>
          <w:ilvl w:val="0"/>
          <w:numId w:val="7"/>
        </w:numPr>
        <w:spacing w:after="0" w:line="480" w:lineRule="auto"/>
        <w:jc w:val="both"/>
        <w:rPr>
          <w:rFonts w:ascii="Times New Roman" w:hAnsi="Times New Roman"/>
          <w:sz w:val="24"/>
          <w:szCs w:val="24"/>
        </w:rPr>
      </w:pPr>
      <w:r w:rsidRPr="00636C9B">
        <w:rPr>
          <w:rFonts w:ascii="Times New Roman" w:hAnsi="Times New Roman"/>
          <w:sz w:val="24"/>
          <w:szCs w:val="24"/>
        </w:rPr>
        <w:lastRenderedPageBreak/>
        <w:t>STEADI initiative looks to prevent older adult falls.</w:t>
      </w:r>
      <w:r w:rsidR="000D5E5E" w:rsidRPr="00636C9B">
        <w:rPr>
          <w:rFonts w:ascii="Times New Roman" w:hAnsi="Times New Roman"/>
          <w:sz w:val="24"/>
          <w:szCs w:val="24"/>
        </w:rPr>
        <w:t xml:space="preserve"> Extrinsic factor for older people </w:t>
      </w:r>
      <w:r w:rsidR="007E2E1B" w:rsidRPr="00636C9B">
        <w:rPr>
          <w:rFonts w:ascii="Times New Roman" w:hAnsi="Times New Roman"/>
          <w:sz w:val="24"/>
          <w:szCs w:val="24"/>
        </w:rPr>
        <w:t xml:space="preserve">falling could be </w:t>
      </w:r>
      <w:r w:rsidR="000D5E5E" w:rsidRPr="00636C9B">
        <w:rPr>
          <w:rFonts w:ascii="Times New Roman" w:hAnsi="Times New Roman"/>
          <w:sz w:val="24"/>
          <w:szCs w:val="24"/>
        </w:rPr>
        <w:t>s</w:t>
      </w:r>
      <w:r w:rsidR="00FF57A3" w:rsidRPr="00636C9B">
        <w:rPr>
          <w:rFonts w:ascii="Times New Roman" w:hAnsi="Times New Roman"/>
          <w:sz w:val="24"/>
          <w:szCs w:val="24"/>
        </w:rPr>
        <w:t>lippery or uneven surfaces</w:t>
      </w:r>
      <w:r w:rsidR="005975FE" w:rsidRPr="00636C9B">
        <w:rPr>
          <w:rFonts w:ascii="Times New Roman" w:hAnsi="Times New Roman"/>
          <w:sz w:val="24"/>
          <w:szCs w:val="24"/>
        </w:rPr>
        <w:t xml:space="preserve">, </w:t>
      </w:r>
      <w:r w:rsidR="00073B07" w:rsidRPr="00636C9B">
        <w:rPr>
          <w:rFonts w:ascii="Times New Roman" w:hAnsi="Times New Roman"/>
          <w:sz w:val="24"/>
          <w:szCs w:val="24"/>
        </w:rPr>
        <w:t>obstacles and tripping hazards</w:t>
      </w:r>
      <w:r w:rsidR="00FF57A3" w:rsidRPr="00636C9B">
        <w:rPr>
          <w:rFonts w:ascii="Times New Roman" w:hAnsi="Times New Roman"/>
          <w:sz w:val="24"/>
          <w:szCs w:val="24"/>
        </w:rPr>
        <w:t>.</w:t>
      </w:r>
      <w:r w:rsidR="00D21DED" w:rsidRPr="00636C9B">
        <w:rPr>
          <w:rFonts w:ascii="Times New Roman" w:hAnsi="Times New Roman"/>
          <w:sz w:val="24"/>
          <w:szCs w:val="24"/>
        </w:rPr>
        <w:fldChar w:fldCharType="begin" w:fldLock="1"/>
      </w:r>
      <w:r w:rsidR="001B365D" w:rsidRPr="00636C9B">
        <w:rPr>
          <w:rFonts w:ascii="Times New Roman" w:hAnsi="Times New Roman"/>
          <w:sz w:val="24"/>
          <w:szCs w:val="24"/>
        </w:rPr>
        <w:instrText>ADDIN CSL_CITATION {"citationItems":[{"id":"ITEM-1","itemData":{"DOI":"10.1016/j.maturitas.2013.02.009","ISBN":"1873-4111 (Electronic)\\n0378-5122 (Linking)","ISSN":"03785122","PMID":"23523272","abstract":"Falls are one of the major causes of mortality and morbidity in older adults. Every year, an estimated 30-40% of patients over the age of 65 will fall at least once. Falls lead to moderate to severe injuries, fear of falling, loss of independence and death in a third of those patients. The direct costs alone from fall related injuries are a staggering 0.1% of all healthcare expenditures in the United States and up to 1.5% of healthcare costs in European countries. This figure does not include the indirect costs of loss of income both to the patient and caregiver, the intangible losses of mobility, confidence, and functional independence. Numerous studies have attempted to define the risk factors for falls in older adults. The present review provides a brief summary and update of the relevant literature, summarizing demographic and modifiable risk factors. The major risk factors identified are impaired balance and gait, polypharmacy, and history of previous falls. Other risk factors include advancing age, female gender, visual impairments, cognitive decline especially attention and executive dysfunction, and environmental factors. Recommendations for the clinician to manage falls in older patients are also summarized. © 2013 Elsevier Ireland Ltd.","author":[{"dropping-particle":"","family":"Ambrose","given":"Anne Felicia","non-dropping-particle":"","parse-names":false,"suffix":""},{"dropping-particle":"","family":"Paul","given":"Geet","non-dropping-particle":"","parse-names":false,"suffix":""},{"dropping-particle":"","family":"Hausdorff","given":"Jeffrey M.","non-dropping-particle":"","parse-names":false,"suffix":""}],"container-title":"Maturitas","id":"ITEM-1","issued":{"date-parts":[["2013"]]},"title":"Risk factors for falls among older adults: A review of the literature","type":"article"},"uris":["http://www.mendeley.com/documents/?uuid=af7c22cf-31d9-47de-875d-3940482c4d6e"]}],"mendeley":{"formattedCitation":"&lt;sup&gt;30&lt;/sup&gt;","plainTextFormattedCitation":"30","previouslyFormattedCitation":"&lt;sup&gt;30&lt;/sup&gt;"},"properties":{"noteIndex":0},"schema":"https://github.com/citation-style-language/schema/raw/master/csl-citation.json"}</w:instrText>
      </w:r>
      <w:r w:rsidR="00D21DED" w:rsidRPr="00636C9B">
        <w:rPr>
          <w:rFonts w:ascii="Times New Roman" w:hAnsi="Times New Roman"/>
          <w:sz w:val="24"/>
          <w:szCs w:val="24"/>
        </w:rPr>
        <w:fldChar w:fldCharType="separate"/>
      </w:r>
      <w:r w:rsidR="00047A51" w:rsidRPr="00636C9B">
        <w:rPr>
          <w:rFonts w:ascii="Times New Roman" w:hAnsi="Times New Roman"/>
          <w:noProof/>
          <w:sz w:val="24"/>
          <w:szCs w:val="24"/>
          <w:vertAlign w:val="superscript"/>
        </w:rPr>
        <w:t>30</w:t>
      </w:r>
      <w:r w:rsidR="00D21DED" w:rsidRPr="00636C9B">
        <w:rPr>
          <w:rFonts w:ascii="Times New Roman" w:hAnsi="Times New Roman"/>
          <w:sz w:val="24"/>
          <w:szCs w:val="24"/>
        </w:rPr>
        <w:fldChar w:fldCharType="end"/>
      </w:r>
    </w:p>
    <w:p w14:paraId="1C1D54B7" w14:textId="06BDB7AC" w:rsidR="00223D8A" w:rsidRPr="00636C9B" w:rsidRDefault="000F3189" w:rsidP="00D76DF7">
      <w:pPr>
        <w:pStyle w:val="ListParagraph"/>
        <w:numPr>
          <w:ilvl w:val="0"/>
          <w:numId w:val="7"/>
        </w:numPr>
        <w:spacing w:after="0" w:line="480" w:lineRule="auto"/>
        <w:jc w:val="both"/>
        <w:rPr>
          <w:rFonts w:ascii="Times New Roman" w:hAnsi="Times New Roman"/>
          <w:sz w:val="24"/>
          <w:szCs w:val="24"/>
        </w:rPr>
      </w:pPr>
      <w:r w:rsidRPr="00636C9B">
        <w:rPr>
          <w:rFonts w:ascii="Times New Roman" w:hAnsi="Times New Roman"/>
          <w:sz w:val="24"/>
          <w:szCs w:val="24"/>
        </w:rPr>
        <w:t>Age-adjusted fall injury death rates among those age 65 and over were higher for non-Hispanic white persons compared with other races and ethnicities.</w:t>
      </w:r>
      <w:r w:rsidRPr="00636C9B">
        <w:rPr>
          <w:rFonts w:ascii="Times New Roman" w:hAnsi="Times New Roman"/>
          <w:sz w:val="24"/>
          <w:szCs w:val="24"/>
        </w:rPr>
        <w:fldChar w:fldCharType="begin" w:fldLock="1"/>
      </w:r>
      <w:r w:rsidR="001B365D" w:rsidRPr="00636C9B">
        <w:rPr>
          <w:rFonts w:ascii="Times New Roman" w:hAnsi="Times New Roman"/>
          <w:sz w:val="24"/>
          <w:szCs w:val="24"/>
        </w:rPr>
        <w:instrText>ADDIN CSL_CITATION {"citationItems":[{"id":"ITEM-1","itemData":{"ISBN":"1941-4927; 1941-4935","ISSN":"1941-4927","PMID":"25973998","abstract":"Data from the National Vital Statistics System (Mortality) In 2012–2013, 55% of all unintentional injury deaths among adults aged 65 and over were due to falls. From 2000 through 2013, the age-adjusted fall injury death rate among adults aged 65 and over nearly doubled from 29.6 per 100,000 to 56.7 per 100,000. In 2012–2013, the death rate due to suffocation was more than 8 times higher among adults aged 85 and over (26.5 per 100,000) compared with adults aged 65–74 (3.1 per 100,000). Among adults aged 65 and over, the death rate due to fire was more than twice as high for non-Hispanic black adults as for non-Hispanic white and Hispanic adults. The death rate from motor vehicle traffic crashes among adults aged 65 and over was 1.7 times higher in nonmetropolitan areas compared with metropolitan areas. Injury deaths place a large burden on society, and many of these deaths are preventable (1). Reducing fatal injuries is a Healthy People 2020 Leading Health Indicator, emphasizing its importance as a high-priority public health issue (2). In 2013, unintentional injuries were the eighth leading cause of death among U.S. adults aged 65 and over, resulting in nearly 46,000 deaths (3). This report describes trends in unintentional injury deaths among this age group from 2000 through 2013, highlighting differences by age, race and ethnicity, and urbanization for the five leading causes of unintentional injury death: falls, motor vehicle traffic crashes, suffocation, poisoning, and fire.","author":[{"dropping-particle":"","family":"Kramarow","given":"Ellen","non-dropping-particle":"","parse-names":false,"suffix":""},{"dropping-particle":"","family":"Chen","given":"Li-Hui","non-dropping-particle":"","parse-names":false,"suffix":""},{"dropping-particle":"","family":"Hedegaard","given":"Holly","non-dropping-particle":"","parse-names":false,"suffix":""},{"dropping-particle":"","family":"Warner","given":"Margaret","non-dropping-particle":"","parse-names":false,"suffix":""}],"container-title":"National Center for Health Statistics Data Brief","id":"ITEM-1","issued":{"date-parts":[["2015"]]},"title":"Deaths From Unintentional Injury Among Adults Aged 65 and Over: United States, 2000–2013","type":"article-journal"},"uris":["http://www.mendeley.com/documents/?uuid=eff58dd1-0c70-4eab-875b-cb0730168428"]}],"mendeley":{"formattedCitation":"&lt;sup&gt;28&lt;/sup&gt;","plainTextFormattedCitation":"28","previouslyFormattedCitation":"&lt;sup&gt;28&lt;/sup&gt;"},"properties":{"noteIndex":0},"schema":"https://github.com/citation-style-language/schema/raw/master/csl-citation.json"}</w:instrText>
      </w:r>
      <w:r w:rsidRPr="00636C9B">
        <w:rPr>
          <w:rFonts w:ascii="Times New Roman" w:hAnsi="Times New Roman"/>
          <w:sz w:val="24"/>
          <w:szCs w:val="24"/>
        </w:rPr>
        <w:fldChar w:fldCharType="separate"/>
      </w:r>
      <w:r w:rsidR="00047A51" w:rsidRPr="00636C9B">
        <w:rPr>
          <w:rFonts w:ascii="Times New Roman" w:hAnsi="Times New Roman"/>
          <w:noProof/>
          <w:sz w:val="24"/>
          <w:szCs w:val="24"/>
          <w:vertAlign w:val="superscript"/>
        </w:rPr>
        <w:t>28</w:t>
      </w:r>
      <w:r w:rsidRPr="00636C9B">
        <w:rPr>
          <w:rFonts w:ascii="Times New Roman" w:hAnsi="Times New Roman"/>
          <w:sz w:val="24"/>
          <w:szCs w:val="24"/>
        </w:rPr>
        <w:fldChar w:fldCharType="end"/>
      </w:r>
      <w:r w:rsidR="004E6C06" w:rsidRPr="00636C9B">
        <w:rPr>
          <w:rFonts w:ascii="Times New Roman" w:hAnsi="Times New Roman"/>
          <w:sz w:val="24"/>
          <w:szCs w:val="24"/>
        </w:rPr>
        <w:t xml:space="preserve"> </w:t>
      </w:r>
    </w:p>
    <w:p w14:paraId="0E8D9213" w14:textId="137E1F7B" w:rsidR="00A60195" w:rsidRPr="00636C9B" w:rsidRDefault="00A60195" w:rsidP="00D76DF7">
      <w:pPr>
        <w:pStyle w:val="ListParagraph"/>
        <w:numPr>
          <w:ilvl w:val="0"/>
          <w:numId w:val="7"/>
        </w:numPr>
        <w:spacing w:after="0" w:line="480" w:lineRule="auto"/>
        <w:jc w:val="both"/>
        <w:rPr>
          <w:rFonts w:ascii="Times New Roman" w:hAnsi="Times New Roman"/>
          <w:sz w:val="24"/>
          <w:szCs w:val="24"/>
        </w:rPr>
      </w:pPr>
      <w:r w:rsidRPr="00636C9B">
        <w:rPr>
          <w:rFonts w:ascii="Times New Roman" w:hAnsi="Times New Roman"/>
          <w:sz w:val="24"/>
          <w:szCs w:val="24"/>
        </w:rPr>
        <w:t>0.1% of all healthcare expenditure in US and 1.5% in European countries on care for falls</w:t>
      </w:r>
      <w:r w:rsidR="00365F79" w:rsidRPr="00636C9B">
        <w:rPr>
          <w:rFonts w:ascii="Times New Roman" w:hAnsi="Times New Roman"/>
          <w:sz w:val="24"/>
          <w:szCs w:val="24"/>
        </w:rPr>
        <w:t>.</w:t>
      </w:r>
      <w:r w:rsidR="000663B0" w:rsidRPr="00636C9B">
        <w:rPr>
          <w:rFonts w:ascii="Times New Roman" w:hAnsi="Times New Roman"/>
          <w:sz w:val="24"/>
          <w:szCs w:val="24"/>
        </w:rPr>
        <w:fldChar w:fldCharType="begin" w:fldLock="1"/>
      </w:r>
      <w:r w:rsidR="001B365D" w:rsidRPr="00636C9B">
        <w:rPr>
          <w:rFonts w:ascii="Times New Roman" w:hAnsi="Times New Roman"/>
          <w:sz w:val="24"/>
          <w:szCs w:val="24"/>
        </w:rPr>
        <w:instrText>ADDIN CSL_CITATION {"citationItems":[{"id":"ITEM-1","itemData":{"DOI":"10.1016/j.maturitas.2013.02.009","ISBN":"1873-4111 (Electronic)\\n0378-5122 (Linking)","ISSN":"03785122","PMID":"23523272","abstract":"Falls are one of the major causes of mortality and morbidity in older adults. Every year, an estimated 30-40% of patients over the age of 65 will fall at least once. Falls lead to moderate to severe injuries, fear of falling, loss of independence and death in a third of those patients. The direct costs alone from fall related injuries are a staggering 0.1% of all healthcare expenditures in the United States and up to 1.5% of healthcare costs in European countries. This figure does not include the indirect costs of loss of income both to the patient and caregiver, the intangible losses of mobility, confidence, and functional independence. Numerous studies have attempted to define the risk factors for falls in older adults. The present review provides a brief summary and update of the relevant literature, summarizing demographic and modifiable risk factors. The major risk factors identified are impaired balance and gait, polypharmacy, and history of previous falls. Other risk factors include advancing age, female gender, visual impairments, cognitive decline especially attention and executive dysfunction, and environmental factors. Recommendations for the clinician to manage falls in older patients are also summarized. © 2013 Elsevier Ireland Ltd.","author":[{"dropping-particle":"","family":"Ambrose","given":"Anne Felicia","non-dropping-particle":"","parse-names":false,"suffix":""},{"dropping-particle":"","family":"Paul","given":"Geet","non-dropping-particle":"","parse-names":false,"suffix":""},{"dropping-particle":"","family":"Hausdorff","given":"Jeffrey M.","non-dropping-particle":"","parse-names":false,"suffix":""}],"container-title":"Maturitas","id":"ITEM-1","issued":{"date-parts":[["2013"]]},"title":"Risk factors for falls among older adults: A review of the literature","type":"article"},"uris":["http://www.mendeley.com/documents/?uuid=af7c22cf-31d9-47de-875d-3940482c4d6e"]}],"mendeley":{"formattedCitation":"&lt;sup&gt;30&lt;/sup&gt;","plainTextFormattedCitation":"30","previouslyFormattedCitation":"&lt;sup&gt;30&lt;/sup&gt;"},"properties":{"noteIndex":0},"schema":"https://github.com/citation-style-language/schema/raw/master/csl-citation.json"}</w:instrText>
      </w:r>
      <w:r w:rsidR="000663B0" w:rsidRPr="00636C9B">
        <w:rPr>
          <w:rFonts w:ascii="Times New Roman" w:hAnsi="Times New Roman"/>
          <w:sz w:val="24"/>
          <w:szCs w:val="24"/>
        </w:rPr>
        <w:fldChar w:fldCharType="separate"/>
      </w:r>
      <w:r w:rsidR="00047A51" w:rsidRPr="00636C9B">
        <w:rPr>
          <w:rFonts w:ascii="Times New Roman" w:hAnsi="Times New Roman"/>
          <w:noProof/>
          <w:sz w:val="24"/>
          <w:szCs w:val="24"/>
          <w:vertAlign w:val="superscript"/>
        </w:rPr>
        <w:t>30</w:t>
      </w:r>
      <w:r w:rsidR="000663B0" w:rsidRPr="00636C9B">
        <w:rPr>
          <w:rFonts w:ascii="Times New Roman" w:hAnsi="Times New Roman"/>
          <w:sz w:val="24"/>
          <w:szCs w:val="24"/>
        </w:rPr>
        <w:fldChar w:fldCharType="end"/>
      </w:r>
    </w:p>
    <w:p w14:paraId="12B3C93A" w14:textId="1DFFDC57" w:rsidR="00597FC9" w:rsidRPr="00636C9B" w:rsidRDefault="00597FC9" w:rsidP="00D76DF7">
      <w:pPr>
        <w:pStyle w:val="ListParagraph"/>
        <w:numPr>
          <w:ilvl w:val="0"/>
          <w:numId w:val="7"/>
        </w:numPr>
        <w:spacing w:after="0" w:line="480" w:lineRule="auto"/>
        <w:jc w:val="both"/>
        <w:rPr>
          <w:rFonts w:ascii="Times New Roman" w:hAnsi="Times New Roman"/>
          <w:sz w:val="24"/>
          <w:szCs w:val="24"/>
        </w:rPr>
      </w:pPr>
      <w:r w:rsidRPr="00636C9B">
        <w:rPr>
          <w:rFonts w:ascii="Times New Roman" w:hAnsi="Times New Roman"/>
          <w:sz w:val="24"/>
          <w:szCs w:val="24"/>
        </w:rPr>
        <w:t>Older people staying inside more due to heat? (</w:t>
      </w:r>
      <w:hyperlink r:id="rId13" w:history="1">
        <w:r w:rsidRPr="00636C9B">
          <w:rPr>
            <w:rStyle w:val="Hyperlink"/>
            <w:rFonts w:ascii="Times New Roman" w:hAnsi="Times New Roman"/>
            <w:sz w:val="24"/>
            <w:szCs w:val="24"/>
          </w:rPr>
          <w:t>link</w:t>
        </w:r>
      </w:hyperlink>
      <w:r w:rsidRPr="00636C9B">
        <w:rPr>
          <w:rFonts w:ascii="Times New Roman" w:hAnsi="Times New Roman"/>
          <w:sz w:val="24"/>
          <w:szCs w:val="24"/>
        </w:rPr>
        <w:t>)</w:t>
      </w:r>
    </w:p>
    <w:p w14:paraId="458508AF" w14:textId="77777777" w:rsidR="00CE4993" w:rsidRPr="00636C9B" w:rsidRDefault="00CE4993" w:rsidP="00D76DF7">
      <w:pPr>
        <w:spacing w:after="0" w:line="480" w:lineRule="auto"/>
        <w:jc w:val="both"/>
        <w:rPr>
          <w:rFonts w:ascii="Times New Roman" w:hAnsi="Times New Roman"/>
          <w:i/>
          <w:sz w:val="24"/>
          <w:szCs w:val="24"/>
        </w:rPr>
      </w:pPr>
    </w:p>
    <w:p w14:paraId="6C873354" w14:textId="0F74F50C" w:rsidR="00CE4993" w:rsidRPr="00636C9B" w:rsidRDefault="00CE4993" w:rsidP="00D76DF7">
      <w:pPr>
        <w:spacing w:after="0" w:line="480" w:lineRule="auto"/>
        <w:jc w:val="both"/>
        <w:rPr>
          <w:rFonts w:ascii="Times New Roman" w:hAnsi="Times New Roman"/>
          <w:i/>
          <w:sz w:val="24"/>
          <w:szCs w:val="24"/>
        </w:rPr>
      </w:pPr>
      <w:r w:rsidRPr="00636C9B">
        <w:rPr>
          <w:rFonts w:ascii="Times New Roman" w:hAnsi="Times New Roman"/>
          <w:i/>
          <w:sz w:val="24"/>
          <w:szCs w:val="24"/>
        </w:rPr>
        <w:t>Drownings</w:t>
      </w:r>
    </w:p>
    <w:p w14:paraId="6D23CA5B" w14:textId="18341D60" w:rsidR="002B42BF" w:rsidRPr="00636C9B" w:rsidRDefault="00E4095A" w:rsidP="00D76DF7">
      <w:pPr>
        <w:pStyle w:val="ListParagraph"/>
        <w:numPr>
          <w:ilvl w:val="0"/>
          <w:numId w:val="7"/>
        </w:numPr>
        <w:spacing w:after="0" w:line="480" w:lineRule="auto"/>
        <w:jc w:val="both"/>
        <w:rPr>
          <w:rFonts w:ascii="Times New Roman" w:hAnsi="Times New Roman"/>
          <w:i/>
          <w:sz w:val="24"/>
          <w:szCs w:val="24"/>
        </w:rPr>
      </w:pPr>
      <w:r w:rsidRPr="00636C9B">
        <w:rPr>
          <w:rFonts w:ascii="Times New Roman" w:hAnsi="Times New Roman"/>
          <w:sz w:val="24"/>
          <w:szCs w:val="24"/>
        </w:rPr>
        <w:t>Third leading cause of death from unintentional injury worldwide, with 7</w:t>
      </w:r>
      <w:r w:rsidR="00AB0D0D" w:rsidRPr="00636C9B">
        <w:rPr>
          <w:rFonts w:ascii="Times New Roman" w:hAnsi="Times New Roman"/>
          <w:sz w:val="24"/>
          <w:szCs w:val="24"/>
        </w:rPr>
        <w:t xml:space="preserve">% of all unintentional injuries. </w:t>
      </w:r>
      <w:r w:rsidRPr="00636C9B">
        <w:rPr>
          <w:rFonts w:ascii="Times New Roman" w:hAnsi="Times New Roman"/>
          <w:sz w:val="24"/>
          <w:szCs w:val="24"/>
        </w:rPr>
        <w:t>(</w:t>
      </w:r>
      <w:hyperlink r:id="rId14" w:history="1">
        <w:r w:rsidR="00243549" w:rsidRPr="00636C9B">
          <w:rPr>
            <w:rStyle w:val="Hyperlink"/>
            <w:rFonts w:ascii="Times New Roman" w:hAnsi="Times New Roman"/>
            <w:sz w:val="24"/>
            <w:szCs w:val="24"/>
          </w:rPr>
          <w:t>link</w:t>
        </w:r>
      </w:hyperlink>
      <w:r w:rsidR="00243549" w:rsidRPr="00636C9B">
        <w:rPr>
          <w:rFonts w:ascii="Times New Roman" w:hAnsi="Times New Roman"/>
          <w:sz w:val="24"/>
          <w:szCs w:val="24"/>
        </w:rPr>
        <w:t>)</w:t>
      </w:r>
    </w:p>
    <w:p w14:paraId="45D8204E" w14:textId="57F84FD6" w:rsidR="00243549" w:rsidRPr="00636C9B" w:rsidRDefault="00243549" w:rsidP="00D76DF7">
      <w:pPr>
        <w:pStyle w:val="ListParagraph"/>
        <w:numPr>
          <w:ilvl w:val="0"/>
          <w:numId w:val="7"/>
        </w:numPr>
        <w:spacing w:after="0" w:line="480" w:lineRule="auto"/>
        <w:jc w:val="both"/>
        <w:rPr>
          <w:rFonts w:ascii="Times New Roman" w:hAnsi="Times New Roman"/>
          <w:sz w:val="24"/>
          <w:szCs w:val="24"/>
        </w:rPr>
      </w:pPr>
      <w:r w:rsidRPr="00636C9B">
        <w:rPr>
          <w:rFonts w:ascii="Times New Roman" w:hAnsi="Times New Roman"/>
          <w:sz w:val="24"/>
          <w:szCs w:val="24"/>
        </w:rPr>
        <w:t>52.7% of drowning in males is in natural water, with 25.9 for females (1999-2010)</w:t>
      </w:r>
      <w:r w:rsidR="00AB0D0D" w:rsidRPr="00636C9B">
        <w:rPr>
          <w:rFonts w:ascii="Times New Roman" w:hAnsi="Times New Roman"/>
          <w:sz w:val="24"/>
          <w:szCs w:val="24"/>
        </w:rPr>
        <w:t>.</w:t>
      </w:r>
      <w:r w:rsidRPr="00636C9B">
        <w:rPr>
          <w:rFonts w:ascii="Times New Roman" w:hAnsi="Times New Roman"/>
          <w:sz w:val="24"/>
          <w:szCs w:val="24"/>
        </w:rPr>
        <w:t xml:space="preserve"> </w:t>
      </w:r>
      <w:r w:rsidR="009D3641" w:rsidRPr="00636C9B">
        <w:rPr>
          <w:rFonts w:ascii="Times New Roman" w:hAnsi="Times New Roman"/>
          <w:sz w:val="24"/>
          <w:szCs w:val="24"/>
        </w:rPr>
        <w:fldChar w:fldCharType="begin" w:fldLock="1"/>
      </w:r>
      <w:r w:rsidR="001B365D" w:rsidRPr="00636C9B">
        <w:rPr>
          <w:rFonts w:ascii="Times New Roman" w:hAnsi="Times New Roman"/>
          <w:sz w:val="24"/>
          <w:szCs w:val="24"/>
        </w:rPr>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31&lt;/sup&gt;","plainTextFormattedCitation":"31","previouslyFormattedCitation":"&lt;sup&gt;31&lt;/sup&gt;"},"properties":{"noteIndex":0},"schema":"https://github.com/citation-style-language/schema/raw/master/csl-citation.json"}</w:instrText>
      </w:r>
      <w:r w:rsidR="009D3641" w:rsidRPr="00636C9B">
        <w:rPr>
          <w:rFonts w:ascii="Times New Roman" w:hAnsi="Times New Roman"/>
          <w:sz w:val="24"/>
          <w:szCs w:val="24"/>
        </w:rPr>
        <w:fldChar w:fldCharType="separate"/>
      </w:r>
      <w:r w:rsidR="00047A51" w:rsidRPr="00636C9B">
        <w:rPr>
          <w:rFonts w:ascii="Times New Roman" w:hAnsi="Times New Roman"/>
          <w:noProof/>
          <w:sz w:val="24"/>
          <w:szCs w:val="24"/>
          <w:vertAlign w:val="superscript"/>
        </w:rPr>
        <w:t>31</w:t>
      </w:r>
      <w:r w:rsidR="009D3641" w:rsidRPr="00636C9B">
        <w:rPr>
          <w:rFonts w:ascii="Times New Roman" w:hAnsi="Times New Roman"/>
          <w:sz w:val="24"/>
          <w:szCs w:val="24"/>
        </w:rPr>
        <w:fldChar w:fldCharType="end"/>
      </w:r>
    </w:p>
    <w:p w14:paraId="69676FEE" w14:textId="5750A553" w:rsidR="001C1104" w:rsidRPr="00636C9B" w:rsidRDefault="001C1104" w:rsidP="00D76DF7">
      <w:pPr>
        <w:pStyle w:val="ListParagraph"/>
        <w:numPr>
          <w:ilvl w:val="0"/>
          <w:numId w:val="7"/>
        </w:numPr>
        <w:spacing w:after="0" w:line="480" w:lineRule="auto"/>
        <w:jc w:val="both"/>
        <w:rPr>
          <w:rFonts w:ascii="Times New Roman" w:hAnsi="Times New Roman"/>
          <w:sz w:val="24"/>
          <w:szCs w:val="24"/>
        </w:rPr>
      </w:pPr>
      <w:r w:rsidRPr="00636C9B">
        <w:rPr>
          <w:rFonts w:ascii="Times New Roman" w:hAnsi="Times New Roman"/>
          <w:sz w:val="24"/>
          <w:szCs w:val="24"/>
        </w:rPr>
        <w:t>Drowning leading cause of death from unintentional injury</w:t>
      </w:r>
      <w:r w:rsidR="006C30B0" w:rsidRPr="00636C9B">
        <w:rPr>
          <w:rFonts w:ascii="Times New Roman" w:hAnsi="Times New Roman"/>
          <w:sz w:val="24"/>
          <w:szCs w:val="24"/>
        </w:rPr>
        <w:t xml:space="preserve"> for children aged 1-4 years.</w:t>
      </w:r>
      <w:r w:rsidR="009D3641" w:rsidRPr="00636C9B">
        <w:rPr>
          <w:rFonts w:ascii="Times New Roman" w:hAnsi="Times New Roman"/>
          <w:sz w:val="24"/>
          <w:szCs w:val="24"/>
        </w:rPr>
        <w:fldChar w:fldCharType="begin" w:fldLock="1"/>
      </w:r>
      <w:r w:rsidR="001B365D" w:rsidRPr="00636C9B">
        <w:rPr>
          <w:rFonts w:ascii="Times New Roman" w:hAnsi="Times New Roman"/>
          <w:sz w:val="24"/>
          <w:szCs w:val="24"/>
        </w:rPr>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31&lt;/sup&gt;","plainTextFormattedCitation":"31","previouslyFormattedCitation":"&lt;sup&gt;31&lt;/sup&gt;"},"properties":{"noteIndex":0},"schema":"https://github.com/citation-style-language/schema/raw/master/csl-citation.json"}</w:instrText>
      </w:r>
      <w:r w:rsidR="009D3641" w:rsidRPr="00636C9B">
        <w:rPr>
          <w:rFonts w:ascii="Times New Roman" w:hAnsi="Times New Roman"/>
          <w:sz w:val="24"/>
          <w:szCs w:val="24"/>
        </w:rPr>
        <w:fldChar w:fldCharType="separate"/>
      </w:r>
      <w:r w:rsidR="00047A51" w:rsidRPr="00636C9B">
        <w:rPr>
          <w:rFonts w:ascii="Times New Roman" w:hAnsi="Times New Roman"/>
          <w:noProof/>
          <w:sz w:val="24"/>
          <w:szCs w:val="24"/>
          <w:vertAlign w:val="superscript"/>
        </w:rPr>
        <w:t>31</w:t>
      </w:r>
      <w:r w:rsidR="009D3641" w:rsidRPr="00636C9B">
        <w:rPr>
          <w:rFonts w:ascii="Times New Roman" w:hAnsi="Times New Roman"/>
          <w:sz w:val="24"/>
          <w:szCs w:val="24"/>
        </w:rPr>
        <w:fldChar w:fldCharType="end"/>
      </w:r>
    </w:p>
    <w:p w14:paraId="0B5788A7" w14:textId="7BFB2AFB" w:rsidR="00243549" w:rsidRPr="00636C9B" w:rsidRDefault="00243549" w:rsidP="00D76DF7">
      <w:pPr>
        <w:pStyle w:val="ListParagraph"/>
        <w:numPr>
          <w:ilvl w:val="0"/>
          <w:numId w:val="7"/>
        </w:numPr>
        <w:spacing w:after="0" w:line="480" w:lineRule="auto"/>
        <w:jc w:val="both"/>
        <w:rPr>
          <w:rFonts w:ascii="Times New Roman" w:hAnsi="Times New Roman"/>
          <w:sz w:val="24"/>
          <w:szCs w:val="24"/>
        </w:rPr>
      </w:pPr>
      <w:r w:rsidRPr="00636C9B">
        <w:rPr>
          <w:rFonts w:ascii="Times New Roman" w:hAnsi="Times New Roman"/>
          <w:sz w:val="24"/>
          <w:szCs w:val="24"/>
        </w:rPr>
        <w:t xml:space="preserve">Children 1-4 most likely to drown in a swimming pool, with </w:t>
      </w:r>
      <w:r w:rsidR="00AB0D0D" w:rsidRPr="00636C9B">
        <w:rPr>
          <w:rFonts w:ascii="Times New Roman" w:hAnsi="Times New Roman"/>
          <w:sz w:val="24"/>
          <w:szCs w:val="24"/>
        </w:rPr>
        <w:t>50% of all unintentional drowning deaths in that age group</w:t>
      </w:r>
      <w:r w:rsidR="009D3641" w:rsidRPr="00636C9B">
        <w:rPr>
          <w:rFonts w:ascii="Times New Roman" w:hAnsi="Times New Roman"/>
          <w:sz w:val="24"/>
          <w:szCs w:val="24"/>
        </w:rPr>
        <w:t xml:space="preserve"> </w:t>
      </w:r>
      <w:r w:rsidR="009D3641" w:rsidRPr="00636C9B">
        <w:rPr>
          <w:rFonts w:ascii="Times New Roman" w:hAnsi="Times New Roman"/>
          <w:sz w:val="24"/>
          <w:szCs w:val="24"/>
        </w:rPr>
        <w:fldChar w:fldCharType="begin" w:fldLock="1"/>
      </w:r>
      <w:r w:rsidR="001B365D" w:rsidRPr="00636C9B">
        <w:rPr>
          <w:rFonts w:ascii="Times New Roman" w:hAnsi="Times New Roman"/>
          <w:sz w:val="24"/>
          <w:szCs w:val="24"/>
        </w:rPr>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31&lt;/sup&gt;","plainTextFormattedCitation":"31","previouslyFormattedCitation":"&lt;sup&gt;31&lt;/sup&gt;"},"properties":{"noteIndex":0},"schema":"https://github.com/citation-style-language/schema/raw/master/csl-citation.json"}</w:instrText>
      </w:r>
      <w:r w:rsidR="009D3641" w:rsidRPr="00636C9B">
        <w:rPr>
          <w:rFonts w:ascii="Times New Roman" w:hAnsi="Times New Roman"/>
          <w:sz w:val="24"/>
          <w:szCs w:val="24"/>
        </w:rPr>
        <w:fldChar w:fldCharType="separate"/>
      </w:r>
      <w:r w:rsidR="00047A51" w:rsidRPr="00636C9B">
        <w:rPr>
          <w:rFonts w:ascii="Times New Roman" w:hAnsi="Times New Roman"/>
          <w:noProof/>
          <w:sz w:val="24"/>
          <w:szCs w:val="24"/>
          <w:vertAlign w:val="superscript"/>
        </w:rPr>
        <w:t>31</w:t>
      </w:r>
      <w:r w:rsidR="009D3641" w:rsidRPr="00636C9B">
        <w:rPr>
          <w:rFonts w:ascii="Times New Roman" w:hAnsi="Times New Roman"/>
          <w:sz w:val="24"/>
          <w:szCs w:val="24"/>
        </w:rPr>
        <w:fldChar w:fldCharType="end"/>
      </w:r>
    </w:p>
    <w:p w14:paraId="398FCB1D" w14:textId="5968DD57" w:rsidR="005424BC" w:rsidRPr="00636C9B" w:rsidRDefault="005424BC" w:rsidP="00D76DF7">
      <w:pPr>
        <w:pStyle w:val="ListParagraph"/>
        <w:numPr>
          <w:ilvl w:val="0"/>
          <w:numId w:val="7"/>
        </w:numPr>
        <w:spacing w:after="0" w:line="480" w:lineRule="auto"/>
        <w:jc w:val="both"/>
        <w:rPr>
          <w:rFonts w:ascii="Times New Roman" w:hAnsi="Times New Roman"/>
          <w:sz w:val="24"/>
          <w:szCs w:val="24"/>
        </w:rPr>
      </w:pPr>
      <w:r w:rsidRPr="00636C9B">
        <w:rPr>
          <w:rFonts w:ascii="Times New Roman" w:hAnsi="Times New Roman"/>
          <w:sz w:val="24"/>
          <w:szCs w:val="24"/>
        </w:rPr>
        <w:t xml:space="preserve">5-19 years most likely </w:t>
      </w:r>
      <w:r w:rsidR="006824BA" w:rsidRPr="00636C9B">
        <w:rPr>
          <w:rFonts w:ascii="Times New Roman" w:hAnsi="Times New Roman"/>
          <w:sz w:val="24"/>
          <w:szCs w:val="24"/>
        </w:rPr>
        <w:t>to drown in natural water</w:t>
      </w:r>
      <w:r w:rsidR="009D3641" w:rsidRPr="00636C9B">
        <w:rPr>
          <w:rFonts w:ascii="Times New Roman" w:hAnsi="Times New Roman"/>
          <w:sz w:val="24"/>
          <w:szCs w:val="24"/>
        </w:rPr>
        <w:t>.</w:t>
      </w:r>
      <w:r w:rsidR="009D3641" w:rsidRPr="00636C9B">
        <w:rPr>
          <w:rFonts w:ascii="Times New Roman" w:hAnsi="Times New Roman"/>
          <w:sz w:val="24"/>
          <w:szCs w:val="24"/>
        </w:rPr>
        <w:fldChar w:fldCharType="begin" w:fldLock="1"/>
      </w:r>
      <w:r w:rsidR="001B365D" w:rsidRPr="00636C9B">
        <w:rPr>
          <w:rFonts w:ascii="Times New Roman" w:hAnsi="Times New Roman"/>
          <w:sz w:val="24"/>
          <w:szCs w:val="24"/>
        </w:rPr>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31&lt;/sup&gt;","plainTextFormattedCitation":"31","previouslyFormattedCitation":"&lt;sup&gt;31&lt;/sup&gt;"},"properties":{"noteIndex":0},"schema":"https://github.com/citation-style-language/schema/raw/master/csl-citation.json"}</w:instrText>
      </w:r>
      <w:r w:rsidR="009D3641" w:rsidRPr="00636C9B">
        <w:rPr>
          <w:rFonts w:ascii="Times New Roman" w:hAnsi="Times New Roman"/>
          <w:sz w:val="24"/>
          <w:szCs w:val="24"/>
        </w:rPr>
        <w:fldChar w:fldCharType="separate"/>
      </w:r>
      <w:r w:rsidR="00047A51" w:rsidRPr="00636C9B">
        <w:rPr>
          <w:rFonts w:ascii="Times New Roman" w:hAnsi="Times New Roman"/>
          <w:noProof/>
          <w:sz w:val="24"/>
          <w:szCs w:val="24"/>
          <w:vertAlign w:val="superscript"/>
        </w:rPr>
        <w:t>31</w:t>
      </w:r>
      <w:r w:rsidR="009D3641" w:rsidRPr="00636C9B">
        <w:rPr>
          <w:rFonts w:ascii="Times New Roman" w:hAnsi="Times New Roman"/>
          <w:sz w:val="24"/>
          <w:szCs w:val="24"/>
        </w:rPr>
        <w:fldChar w:fldCharType="end"/>
      </w:r>
    </w:p>
    <w:p w14:paraId="47C30B21" w14:textId="0B90C12B" w:rsidR="004565A9" w:rsidRPr="00636C9B" w:rsidRDefault="00FD2F61" w:rsidP="00D76DF7">
      <w:pPr>
        <w:pStyle w:val="ListParagraph"/>
        <w:numPr>
          <w:ilvl w:val="0"/>
          <w:numId w:val="7"/>
        </w:numPr>
        <w:spacing w:after="0" w:line="480" w:lineRule="auto"/>
        <w:jc w:val="both"/>
        <w:rPr>
          <w:rFonts w:ascii="Times New Roman" w:hAnsi="Times New Roman"/>
          <w:sz w:val="24"/>
          <w:szCs w:val="24"/>
        </w:rPr>
      </w:pPr>
      <w:r w:rsidRPr="00636C9B">
        <w:rPr>
          <w:rFonts w:ascii="Times New Roman" w:hAnsi="Times New Roman"/>
          <w:sz w:val="24"/>
          <w:szCs w:val="24"/>
        </w:rPr>
        <w:t>Adults aged 85 or over most likely to drown in a bath tub.</w:t>
      </w:r>
      <w:r w:rsidR="0016666B" w:rsidRPr="00636C9B">
        <w:rPr>
          <w:rFonts w:ascii="Times New Roman" w:hAnsi="Times New Roman"/>
          <w:sz w:val="24"/>
          <w:szCs w:val="24"/>
        </w:rPr>
        <w:fldChar w:fldCharType="begin" w:fldLock="1"/>
      </w:r>
      <w:r w:rsidR="001B365D" w:rsidRPr="00636C9B">
        <w:rPr>
          <w:rFonts w:ascii="Times New Roman" w:hAnsi="Times New Roman"/>
          <w:sz w:val="24"/>
          <w:szCs w:val="24"/>
        </w:rPr>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31&lt;/sup&gt;","plainTextFormattedCitation":"31","previouslyFormattedCitation":"&lt;sup&gt;31&lt;/sup&gt;"},"properties":{"noteIndex":0},"schema":"https://github.com/citation-style-language/schema/raw/master/csl-citation.json"}</w:instrText>
      </w:r>
      <w:r w:rsidR="0016666B" w:rsidRPr="00636C9B">
        <w:rPr>
          <w:rFonts w:ascii="Times New Roman" w:hAnsi="Times New Roman"/>
          <w:sz w:val="24"/>
          <w:szCs w:val="24"/>
        </w:rPr>
        <w:fldChar w:fldCharType="separate"/>
      </w:r>
      <w:r w:rsidR="00047A51" w:rsidRPr="00636C9B">
        <w:rPr>
          <w:rFonts w:ascii="Times New Roman" w:hAnsi="Times New Roman"/>
          <w:noProof/>
          <w:sz w:val="24"/>
          <w:szCs w:val="24"/>
          <w:vertAlign w:val="superscript"/>
        </w:rPr>
        <w:t>31</w:t>
      </w:r>
      <w:r w:rsidR="0016666B" w:rsidRPr="00636C9B">
        <w:rPr>
          <w:rFonts w:ascii="Times New Roman" w:hAnsi="Times New Roman"/>
          <w:sz w:val="24"/>
          <w:szCs w:val="24"/>
        </w:rPr>
        <w:fldChar w:fldCharType="end"/>
      </w:r>
    </w:p>
    <w:p w14:paraId="5123D5DE" w14:textId="77777777" w:rsidR="004565A9" w:rsidRPr="00636C9B" w:rsidRDefault="004565A9" w:rsidP="00D76DF7">
      <w:pPr>
        <w:spacing w:after="0" w:line="480" w:lineRule="auto"/>
        <w:jc w:val="both"/>
        <w:rPr>
          <w:rFonts w:ascii="Times New Roman" w:hAnsi="Times New Roman"/>
          <w:sz w:val="24"/>
          <w:szCs w:val="24"/>
        </w:rPr>
      </w:pPr>
    </w:p>
    <w:p w14:paraId="526F1A36" w14:textId="319D004F" w:rsidR="00CE4993" w:rsidRPr="00636C9B" w:rsidRDefault="00CE4993" w:rsidP="00D76DF7">
      <w:pPr>
        <w:spacing w:after="0" w:line="480" w:lineRule="auto"/>
        <w:jc w:val="both"/>
        <w:rPr>
          <w:rFonts w:ascii="Times New Roman" w:hAnsi="Times New Roman"/>
          <w:i/>
          <w:sz w:val="24"/>
          <w:szCs w:val="24"/>
        </w:rPr>
      </w:pPr>
      <w:r w:rsidRPr="00636C9B">
        <w:rPr>
          <w:rFonts w:ascii="Times New Roman" w:hAnsi="Times New Roman"/>
          <w:i/>
          <w:sz w:val="24"/>
          <w:szCs w:val="24"/>
        </w:rPr>
        <w:t>Assault</w:t>
      </w:r>
    </w:p>
    <w:p w14:paraId="5E17D259" w14:textId="4AA7C8EB" w:rsidR="008312D3" w:rsidRPr="00636C9B" w:rsidRDefault="00602B35" w:rsidP="00D76DF7">
      <w:pPr>
        <w:pStyle w:val="ListParagraph"/>
        <w:numPr>
          <w:ilvl w:val="0"/>
          <w:numId w:val="7"/>
        </w:numPr>
        <w:spacing w:after="0" w:line="480" w:lineRule="auto"/>
        <w:jc w:val="both"/>
        <w:rPr>
          <w:rFonts w:ascii="Times New Roman" w:hAnsi="Times New Roman"/>
          <w:i/>
          <w:sz w:val="24"/>
          <w:szCs w:val="24"/>
        </w:rPr>
      </w:pPr>
      <w:r w:rsidRPr="00636C9B">
        <w:rPr>
          <w:rFonts w:ascii="Times New Roman" w:hAnsi="Times New Roman"/>
          <w:sz w:val="24"/>
          <w:szCs w:val="24"/>
        </w:rPr>
        <w:t>Examples in developing countries of association between conflict and temperature</w:t>
      </w:r>
      <w:r w:rsidR="00067319" w:rsidRPr="00636C9B">
        <w:rPr>
          <w:rFonts w:ascii="Times New Roman" w:hAnsi="Times New Roman"/>
          <w:sz w:val="24"/>
          <w:szCs w:val="24"/>
        </w:rPr>
        <w:t>.</w:t>
      </w:r>
      <w:r w:rsidR="00FA5998" w:rsidRPr="00636C9B">
        <w:rPr>
          <w:rFonts w:ascii="Times New Roman" w:hAnsi="Times New Roman"/>
          <w:sz w:val="24"/>
          <w:szCs w:val="24"/>
        </w:rPr>
        <w:fldChar w:fldCharType="begin" w:fldLock="1"/>
      </w:r>
      <w:r w:rsidR="001B365D" w:rsidRPr="00636C9B">
        <w:rPr>
          <w:rFonts w:ascii="Times New Roman" w:hAnsi="Times New Roman"/>
          <w:sz w:val="24"/>
          <w:szCs w:val="24"/>
        </w:rPr>
        <w:instrText>ADDIN CSL_CITATION {"citationItems":[{"id":"ITEM-1","itemData":{"DOI":"10.1073/pnas.1205130109","ISBN":"1091-6490 (Electronic)\\r0027-8424 (Linking)","ISSN":"0027-8424","PMID":"23090992","abstract":"Recent studies concerning the possible relationship between climate trends and the risks of violent conflict have yielded contradictory results, partly because of choices of conflict measures and modeling design. In this study, we examine climate–conflict relationships us-ing a geographically disaggregated approach. We consider the effects of climate change to be both local and national in character, and we use a conflict database that contains 16,359 individual geo-located violent events for East Africa from 1990 to 2009. Unlike previous studies that relied exclusively on political and economic controls, we analyze the many geographical factors that have been shown to be important in understanding the distribution and causes of violence while also considering yearly and country fixed effects. For our main climate indicators at gridded 1° resolution (</w:instrText>
      </w:r>
      <w:r w:rsidR="001B365D" w:rsidRPr="00636C9B">
        <w:rPr>
          <w:rFonts w:ascii="MS Mincho" w:eastAsia="MS Mincho" w:hAnsi="MS Mincho" w:cs="MS Mincho"/>
          <w:sz w:val="24"/>
          <w:szCs w:val="24"/>
        </w:rPr>
        <w:instrText>∼</w:instrText>
      </w:r>
      <w:r w:rsidR="001B365D" w:rsidRPr="00636C9B">
        <w:rPr>
          <w:rFonts w:ascii="Times New Roman" w:hAnsi="Times New Roman"/>
          <w:sz w:val="24"/>
          <w:szCs w:val="24"/>
        </w:rPr>
        <w:instrText>100 km), wetter deviations from the precipitation norms decrease the risk of violence, whereas drier and normal periods show no effects. The relationship between temperature and conflict shows that much warmer than normal temperatures raise the risk of violence, whereas average and cooler temperatures have no effect. These precipita-tion and temperature effects are statistically significant but have modest influence in terms of predictive power in a model with political, economic, and physical geographic predictors. Large var-iations in the climate–conflict relationships are evident between the nine countries of the study region and across time periods. social instability | standard precipitation index | generalized additive modeling | negative binomial modeling | disaggregated spatial analysis T he debates in both the academic and policy realms sur-rounding a possible association between climate change and violent conflict continue without much resolution. The tone of the consensus emerging from politicians and the policy-making community is decidedly gloomy. US President Barack Obama recently declared that climate change represents an \" urgent, serious, and growing threat \" (1), because the stresses of frequent drought and crop failures \" breed hunger and conflict \" (2). Government-associated think tanks follow closely to this line, with ecological stress and climate change generating a \" range of security problems that will have dire global consequences \" (3), according to a Center for Strategic and International Studies report (3). Such claims are predicated on a national security paradigm: the ability…","author":[{"dropping-particle":"","family":"O'Loughlin","given":"J.","non-dropping-particle":"","parse-names":false,"suffix":""},{"dropping-particle":"","family":"Witmer","given":"F. D. W.","non-dropping-particle":"","parse-names":false,"suffix":""},{"dropping-particle":"","family":"Linke","given":"A. M.","non-dropping-particle":"","parse-names":false,"suffix":""},{"dropping-particle":"","family":"Laing","given":"A.","non-dropping-particle":"","parse-names":false,"suffix":""},{"dropping-particle":"","family":"Gettelman","given":"A.","non-dropping-particle":"","parse-names":false,"suffix":""},{"dropping-particle":"","family":"Dudhia","given":"J.","non-dropping-particle":"","parse-names":false,"suffix":""}],"container-title":"Proceedings of the National Academy of Sciences","id":"ITEM-1","issued":{"date-parts":[["2012"]]},"title":"Climate variability and conflict risk in East Africa, 1990-2009","type":"article-journal"},"uris":["http://www.mendeley.com/documents/?uuid=a6087fa3-b3d8-41ce-8b50-53d049a88c07"]},{"id":"ITEM-2","itemData":{"DOI":"10.1093/ajae/aau010","ISSN":"14678276","abstract":"A growing body of evidence shows a causal relationship between extreme weather events and civil conflict incidence at the global level. We find that this causality is also valid for droughts and local violent conflicts in a within-country setting over a short time frame in the case of Somalia. We estimate that a one standard deviation increase in drought intensity and length raises the likelihood of conflict by 62%. We also find that drought affects conflict through livestock price changes, establishing livestock markets as the primary channel of transmission in Somalia.","author":[{"dropping-particle":"","family":"Maystadt","given":"Jean François","non-dropping-particle":"","parse-names":false,"suffix":""},{"dropping-particle":"","family":"Ecker","given":"Olivier","non-dropping-particle":"","parse-names":false,"suffix":""}],"container-title":"American Journal of Agricultural Economics","id":"ITEM-2","issued":{"date-parts":[["2014"]]},"title":"Extreme weather and civil war: Does drought fuel conflict in Somalia through livestock price shocks?","type":"article-journal"},"uris":["http://www.mendeley.com/documents/?uuid=8f626b41-5f06-4393-8d82-51a4c17b411a"]},{"id":"ITEM-3","itemData":{"DOI":"10.1073/pnas.0907998106","ISBN":"0027-8424","ISSN":"0027-8424","PMID":"19934048","abstract":"Armed conflict within nations has had disastrous humanitarian consequences throughout much of the world. Here we undertake the first comprehensive examination of the potential impact of global climate change on armed conflict in sub-Saharan Africa. We find strong historical linkages between civil war and temperature in Africa, with warmer years leading to significant increases in the likelihood of war. When combined with climate model projections of future temperature trends, this historical response to temperature suggests a roughly 54% increase in armed conflict incidence by 2030, or an additional 393,000 battle deaths if future wars are as deadly as recent wars. Our results suggest an urgent need to reform African governments' and foreign aid donors' policies to deal with rising temperatures.","author":[{"dropping-particle":"","family":"Burke","given":"M. B.","non-dropping-particle":"","parse-names":false,"suffix":""},{"dropping-particle":"","family":"Miguel","given":"E.","non-dropping-particle":"","parse-names":false,"suffix":""},{"dropping-particle":"","family":"Satyanath","given":"S.","non-dropping-particle":"","parse-names":false,"suffix":""},{"dropping-particle":"","family":"Dykema","given":"J. A.","non-dropping-particle":"","parse-names":false,"suffix":""},{"dropping-particle":"","family":"Lobell","given":"D. B.","non-dropping-particle":"","parse-names":false,"suffix":""}],"container-title":"Proceedings of the National Academy of Sciences","id":"ITEM-3","issued":{"date-parts":[["2009"]]},"title":"Warming increases the risk of civil war in Africa","type":"article-journal"},"uris":["http://www.mendeley.com/documents/?uuid=c0bcf444-113e-47cc-b8f4-76a2d4f8da94"]},{"id":"ITEM-4","itemData":{"DOI":"10.1126/science.1235367","ISBN":"1095-9203 (Electronic)\r0036-8075 (Linking)","ISSN":"0036-8075","PMID":"24031020","abstract":"A rapidly growing body of research examines whether human conflict can be affected by climatic changes. Drawing from archaeology, criminology, economics, geography, history, political science, and psychology, we assemble and analyze the 60 most rigorous quantitative studies and document, for the first time, a remarkable convergence of results. We find strong causal evidence linking climatic events to human conflict across a range of spatial and temporal scales and across all major regions of the world. The magnitude of climate's influence is substantial: for each 1 standard deviation (1{sigma}) change in climate toward warmer temperatures or more extreme rainfall, median estimates indicate that the frequency of interpersonal violence rises 4% and the frequency of intergroup conflict rises 14%. Because locations throughout the inhabited world are expected to warm 2 to 4{sigma} by 2050, amplified rates of human conflict could represent a large and critical impact of anthropogenic climate change.","author":[{"dropping-particle":"","family":"Hsiang","given":"S. M.","non-dropping-particle":"","parse-names":false,"suffix":""},{"dropping-particle":"","family":"Burke","given":"M.","non-dropping-particle":"","parse-names":false,"suffix":""},{"dropping-particle":"","family":"Miguel","given":"E.","non-dropping-particle":"","parse-names":false,"suffix":""}],"container-title":"Science","id":"ITEM-4","issued":{"date-parts":[["2013"]]},"title":"Quantifying the Influence of Climate on Human Conflict","type":"article-journal"},"uris":["http://www.mendeley.com/documents/?uuid=e7fc1328-0fc0-4ed3-9947-e5082fa1c978"]},{"id":"ITEM-5","itemData":{"DOI":"10.1038/nature10311","ISBN":"1476-4687 (Electronic)\\n0028-0836 (Linking)","ISSN":"00280836","PMID":"21866157","abstract":"It has been proposed that changes in global climate have been responsible for episodes of widespread violence and even the collapse of civilizations. Yet previous studies have not shown that violence can be attributed to the global climate, only that random weather events might be correlated with conflict in some cases. Here we directly associate planetary-scale climate changes with global patterns of civil conflict by examining the dominant interannual mode of the modern climate, the El Niño/Southern Oscillation (ENSO). Historians have argued that ENSO may have driven global patterns of civil conflict in the distant past, a hypothesis that we extend to the modern era and test quantitatively. Using data from 1950 to 2004, we show that the probability of new civil conflicts arising throughout the tropics doubles during El Niño years relative to La Niña years. This result, which indicates that ENSO may have had a role in 21% of all civil conflicts since 1950, is the first demonstration that the stability of modern societies relates strongly to the global climate.","author":[{"dropping-particle":"","family":"Hsiang","given":"Solomon M.","non-dropping-particle":"","parse-names":false,"suffix":""},{"dropping-particle":"","family":"Meng","given":"Kyle C.","non-dropping-particle":"","parse-names":false,"suffix":""},{"dropping-particle":"","family":"Cane","given":"Mark A.","non-dropping-particle":"","parse-names":false,"suffix":""}],"container-title":"Nature","id":"ITEM-5","issued":{"date-parts":[["2011"]]},"title":"Civil conflicts are associated with the global climate","type":"article-journal"},"uris":["http://www.mendeley.com/documents/?uuid=fd659084-9b9d-4883-8cbe-500c76233be4"]}],"mendeley":{"formattedCitation":"&lt;sup&gt;9–12,32&lt;/sup&gt;","plainTextFormattedCitation":"9–12,32","previouslyFormattedCitation":"&lt;sup&gt;9–12,32&lt;/sup&gt;"},"properties":{"noteIndex":0},"schema":"https://github.com/citation-style-language/schema/raw/master/csl-citation.json"}</w:instrText>
      </w:r>
      <w:r w:rsidR="00FA5998" w:rsidRPr="00636C9B">
        <w:rPr>
          <w:rFonts w:ascii="Times New Roman" w:hAnsi="Times New Roman"/>
          <w:sz w:val="24"/>
          <w:szCs w:val="24"/>
        </w:rPr>
        <w:fldChar w:fldCharType="separate"/>
      </w:r>
      <w:r w:rsidR="00047A51" w:rsidRPr="00636C9B">
        <w:rPr>
          <w:rFonts w:ascii="Times New Roman" w:hAnsi="Times New Roman"/>
          <w:noProof/>
          <w:sz w:val="24"/>
          <w:szCs w:val="24"/>
          <w:vertAlign w:val="superscript"/>
        </w:rPr>
        <w:t>9–12,32</w:t>
      </w:r>
      <w:r w:rsidR="00FA5998" w:rsidRPr="00636C9B">
        <w:rPr>
          <w:rFonts w:ascii="Times New Roman" w:hAnsi="Times New Roman"/>
          <w:sz w:val="24"/>
          <w:szCs w:val="24"/>
        </w:rPr>
        <w:fldChar w:fldCharType="end"/>
      </w:r>
    </w:p>
    <w:p w14:paraId="0759FBCE" w14:textId="77777777" w:rsidR="00C86276" w:rsidRPr="00636C9B" w:rsidRDefault="00C86276" w:rsidP="00D76DF7">
      <w:pPr>
        <w:spacing w:after="0" w:line="480" w:lineRule="auto"/>
        <w:jc w:val="both"/>
        <w:rPr>
          <w:rFonts w:ascii="Times New Roman" w:hAnsi="Times New Roman"/>
          <w:i/>
          <w:sz w:val="24"/>
          <w:szCs w:val="24"/>
        </w:rPr>
      </w:pPr>
    </w:p>
    <w:p w14:paraId="7A6EBFDB" w14:textId="489B7467" w:rsidR="005F2A56" w:rsidRPr="00636C9B" w:rsidRDefault="00E6459A" w:rsidP="00D76DF7">
      <w:pPr>
        <w:spacing w:after="0" w:line="480" w:lineRule="auto"/>
        <w:jc w:val="both"/>
        <w:rPr>
          <w:rFonts w:ascii="Times New Roman" w:hAnsi="Times New Roman"/>
          <w:i/>
          <w:sz w:val="24"/>
          <w:szCs w:val="24"/>
        </w:rPr>
      </w:pPr>
      <w:r w:rsidRPr="00636C9B">
        <w:rPr>
          <w:rFonts w:ascii="Times New Roman" w:hAnsi="Times New Roman"/>
          <w:i/>
          <w:sz w:val="24"/>
          <w:szCs w:val="24"/>
        </w:rPr>
        <w:t>Intentional self-harm</w:t>
      </w:r>
    </w:p>
    <w:p w14:paraId="1ECADFB9" w14:textId="083248F5" w:rsidR="009B7A5F" w:rsidRPr="00636C9B" w:rsidRDefault="000A0A5E" w:rsidP="00D76DF7">
      <w:pPr>
        <w:pStyle w:val="ListParagraph"/>
        <w:numPr>
          <w:ilvl w:val="0"/>
          <w:numId w:val="7"/>
        </w:numPr>
        <w:spacing w:after="0" w:line="480" w:lineRule="auto"/>
        <w:jc w:val="both"/>
        <w:rPr>
          <w:rFonts w:ascii="Times New Roman" w:hAnsi="Times New Roman"/>
          <w:sz w:val="24"/>
          <w:szCs w:val="24"/>
        </w:rPr>
      </w:pPr>
      <w:ins w:id="284" w:author="Parks, Robbie M" w:date="2018-11-01T11:49:00Z">
        <w:r w:rsidRPr="00636C9B">
          <w:rPr>
            <w:rFonts w:ascii="Times New Roman" w:hAnsi="Times New Roman"/>
            <w:sz w:val="24"/>
            <w:szCs w:val="24"/>
          </w:rPr>
          <w:t xml:space="preserve">Depression levels associated with </w:t>
        </w:r>
      </w:ins>
      <w:ins w:id="285" w:author="Parks, Robbie M" w:date="2018-11-01T11:50:00Z">
        <w:r w:rsidRPr="00636C9B">
          <w:rPr>
            <w:rFonts w:ascii="Times New Roman" w:hAnsi="Times New Roman"/>
            <w:sz w:val="24"/>
            <w:szCs w:val="24"/>
          </w:rPr>
          <w:t>temperature</w:t>
        </w:r>
      </w:ins>
      <w:ins w:id="286" w:author="Parks, Robbie M" w:date="2018-11-01T11:49:00Z">
        <w:r w:rsidRPr="00636C9B">
          <w:rPr>
            <w:rFonts w:ascii="Times New Roman" w:hAnsi="Times New Roman"/>
            <w:sz w:val="24"/>
            <w:szCs w:val="24"/>
          </w:rPr>
          <w:t xml:space="preserve"> </w:t>
        </w:r>
      </w:ins>
      <w:ins w:id="287" w:author="Parks, Robbie M" w:date="2018-11-01T11:50:00Z">
        <w:r w:rsidRPr="00636C9B">
          <w:rPr>
            <w:rFonts w:ascii="Times New Roman" w:hAnsi="Times New Roman"/>
            <w:sz w:val="24"/>
            <w:szCs w:val="24"/>
          </w:rPr>
          <w:t>in recent Twitter mood analysis</w:t>
        </w:r>
      </w:ins>
      <w:ins w:id="288" w:author="Parks, Robbie M" w:date="2018-11-01T11:51:00Z">
        <w:r w:rsidR="001B365D" w:rsidRPr="00636C9B">
          <w:rPr>
            <w:rFonts w:ascii="Times New Roman" w:hAnsi="Times New Roman"/>
            <w:sz w:val="24"/>
            <w:szCs w:val="24"/>
          </w:rPr>
          <w:fldChar w:fldCharType="begin" w:fldLock="1"/>
        </w:r>
      </w:ins>
      <w:r w:rsidR="001B365D" w:rsidRPr="00636C9B">
        <w:rPr>
          <w:rFonts w:ascii="Times New Roman" w:hAnsi="Times New Roman"/>
          <w:sz w:val="24"/>
          <w:szCs w:val="24"/>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lt;sup&gt;14&lt;/sup&gt;","plainTextFormattedCitation":"14"},"properties":{"noteIndex":0},"schema":"https://github.com/citation-style-language/schema/raw/master/csl-citation.json"}</w:instrText>
      </w:r>
      <w:r w:rsidR="001B365D" w:rsidRPr="00636C9B">
        <w:rPr>
          <w:rFonts w:ascii="Times New Roman" w:hAnsi="Times New Roman"/>
          <w:sz w:val="24"/>
          <w:szCs w:val="24"/>
        </w:rPr>
        <w:fldChar w:fldCharType="separate"/>
      </w:r>
      <w:r w:rsidR="001B365D" w:rsidRPr="00636C9B">
        <w:rPr>
          <w:rFonts w:ascii="Times New Roman" w:hAnsi="Times New Roman"/>
          <w:noProof/>
          <w:sz w:val="24"/>
          <w:szCs w:val="24"/>
          <w:vertAlign w:val="superscript"/>
        </w:rPr>
        <w:t>14</w:t>
      </w:r>
      <w:ins w:id="289" w:author="Parks, Robbie M" w:date="2018-11-01T11:51:00Z">
        <w:r w:rsidR="001B365D" w:rsidRPr="00636C9B">
          <w:rPr>
            <w:rFonts w:ascii="Times New Roman" w:hAnsi="Times New Roman"/>
            <w:sz w:val="24"/>
            <w:szCs w:val="24"/>
          </w:rPr>
          <w:fldChar w:fldCharType="end"/>
        </w:r>
      </w:ins>
      <w:r w:rsidR="00BE456B" w:rsidRPr="00636C9B">
        <w:rPr>
          <w:rFonts w:ascii="Times New Roman" w:hAnsi="Times New Roman"/>
          <w:sz w:val="24"/>
          <w:szCs w:val="24"/>
        </w:rPr>
        <w:t xml:space="preserve"> </w:t>
      </w:r>
    </w:p>
    <w:p w14:paraId="67720C84" w14:textId="77777777" w:rsidR="00290E98" w:rsidRPr="00636C9B" w:rsidRDefault="00290E98" w:rsidP="00D76DF7">
      <w:pPr>
        <w:spacing w:after="0" w:line="480" w:lineRule="auto"/>
        <w:jc w:val="both"/>
        <w:rPr>
          <w:rFonts w:ascii="Times New Roman" w:hAnsi="Times New Roman"/>
          <w:sz w:val="24"/>
          <w:szCs w:val="24"/>
        </w:rPr>
      </w:pPr>
    </w:p>
    <w:p w14:paraId="26C16D68" w14:textId="77777777" w:rsidR="00843A73" w:rsidRPr="00636C9B" w:rsidRDefault="00843A73" w:rsidP="00D76DF7">
      <w:pPr>
        <w:spacing w:after="0" w:line="480" w:lineRule="auto"/>
        <w:jc w:val="both"/>
        <w:outlineLvl w:val="0"/>
        <w:rPr>
          <w:rFonts w:ascii="Times New Roman" w:hAnsi="Times New Roman"/>
          <w:b/>
          <w:sz w:val="24"/>
          <w:szCs w:val="24"/>
        </w:rPr>
      </w:pPr>
      <w:r w:rsidRPr="00636C9B">
        <w:rPr>
          <w:rFonts w:ascii="Times New Roman" w:hAnsi="Times New Roman"/>
          <w:b/>
          <w:sz w:val="24"/>
          <w:szCs w:val="24"/>
        </w:rPr>
        <w:t xml:space="preserve">Acknowledgments </w:t>
      </w:r>
    </w:p>
    <w:p w14:paraId="658EEA33" w14:textId="77777777" w:rsidR="00843A73" w:rsidRPr="00636C9B" w:rsidRDefault="00843A73" w:rsidP="00D76DF7">
      <w:pPr>
        <w:spacing w:after="0" w:line="480" w:lineRule="auto"/>
        <w:jc w:val="both"/>
        <w:rPr>
          <w:rFonts w:ascii="Times New Roman" w:hAnsi="Times New Roman"/>
          <w:sz w:val="24"/>
          <w:szCs w:val="24"/>
        </w:rPr>
      </w:pPr>
      <w:r w:rsidRPr="00636C9B">
        <w:rPr>
          <w:rFonts w:ascii="Times New Roman" w:hAnsi="Times New Roman"/>
          <w:sz w:val="24"/>
          <w:szCs w:val="24"/>
        </w:rPr>
        <w:t>Robbie Parks is supported by a Wellcome Trust ISSF Studentship. Work on the US mortality data is supported by a grant from US Environmental Protection Agency.</w:t>
      </w:r>
    </w:p>
    <w:p w14:paraId="36BB8D71" w14:textId="77777777" w:rsidR="00843A73" w:rsidRPr="00636C9B" w:rsidRDefault="00843A73" w:rsidP="00D76DF7">
      <w:pPr>
        <w:spacing w:after="0" w:line="480" w:lineRule="auto"/>
        <w:jc w:val="both"/>
        <w:rPr>
          <w:rFonts w:ascii="Times New Roman" w:hAnsi="Times New Roman"/>
          <w:b/>
          <w:sz w:val="24"/>
          <w:szCs w:val="24"/>
        </w:rPr>
      </w:pPr>
    </w:p>
    <w:p w14:paraId="542E014A" w14:textId="77777777" w:rsidR="00843A73" w:rsidRPr="00636C9B" w:rsidRDefault="00843A73" w:rsidP="00D76DF7">
      <w:pPr>
        <w:spacing w:after="0" w:line="480" w:lineRule="auto"/>
        <w:jc w:val="both"/>
        <w:outlineLvl w:val="0"/>
        <w:rPr>
          <w:rFonts w:ascii="Times New Roman" w:hAnsi="Times New Roman"/>
          <w:b/>
          <w:sz w:val="24"/>
          <w:szCs w:val="24"/>
        </w:rPr>
      </w:pPr>
      <w:r w:rsidRPr="00636C9B">
        <w:rPr>
          <w:rFonts w:ascii="Times New Roman" w:hAnsi="Times New Roman"/>
          <w:b/>
          <w:sz w:val="24"/>
          <w:szCs w:val="24"/>
        </w:rPr>
        <w:t>Author contributions</w:t>
      </w:r>
    </w:p>
    <w:p w14:paraId="376F84F6" w14:textId="6BA7620D" w:rsidR="000210D1" w:rsidRPr="00636C9B" w:rsidRDefault="00843A73" w:rsidP="00D76DF7">
      <w:pPr>
        <w:spacing w:after="0" w:line="480" w:lineRule="auto"/>
        <w:jc w:val="both"/>
        <w:rPr>
          <w:rFonts w:ascii="Times New Roman" w:hAnsi="Times New Roman"/>
          <w:sz w:val="24"/>
          <w:szCs w:val="24"/>
        </w:rPr>
      </w:pPr>
      <w:r w:rsidRPr="00636C9B">
        <w:rPr>
          <w:rFonts w:ascii="Times New Roman" w:hAnsi="Times New Roman"/>
          <w:sz w:val="24"/>
          <w:szCs w:val="24"/>
        </w:rPr>
        <w:t>All authors contributed to study concept, analytical approach, and in</w:t>
      </w:r>
      <w:r w:rsidR="009E0C48" w:rsidRPr="00636C9B">
        <w:rPr>
          <w:rFonts w:ascii="Times New Roman" w:hAnsi="Times New Roman"/>
          <w:sz w:val="24"/>
          <w:szCs w:val="24"/>
        </w:rPr>
        <w:t xml:space="preserve">terpretation of results. RP </w:t>
      </w:r>
      <w:r w:rsidRPr="00636C9B">
        <w:rPr>
          <w:rFonts w:ascii="Times New Roman" w:hAnsi="Times New Roman"/>
          <w:sz w:val="24"/>
          <w:szCs w:val="24"/>
        </w:rPr>
        <w:t>and ME collated and organised mortality files. RP performed the analysis, with input from JB</w:t>
      </w:r>
      <w:r w:rsidR="00C8394A" w:rsidRPr="00636C9B">
        <w:rPr>
          <w:rFonts w:ascii="Times New Roman" w:hAnsi="Times New Roman"/>
          <w:sz w:val="24"/>
          <w:szCs w:val="24"/>
        </w:rPr>
        <w:t xml:space="preserve"> and HTW</w:t>
      </w:r>
      <w:r w:rsidRPr="00636C9B">
        <w:rPr>
          <w:rFonts w:ascii="Times New Roman" w:hAnsi="Times New Roman"/>
          <w:sz w:val="24"/>
          <w:szCs w:val="24"/>
        </w:rPr>
        <w:t>. RP and ME wrote the first draft of the paper</w:t>
      </w:r>
      <w:r w:rsidR="00235CE2" w:rsidRPr="00636C9B">
        <w:rPr>
          <w:rFonts w:ascii="Times New Roman" w:hAnsi="Times New Roman"/>
          <w:sz w:val="24"/>
          <w:szCs w:val="24"/>
        </w:rPr>
        <w:t>; other authors contributed to revising and finalising the paper</w:t>
      </w:r>
      <w:r w:rsidRPr="00636C9B">
        <w:rPr>
          <w:rFonts w:ascii="Times New Roman" w:hAnsi="Times New Roman"/>
          <w:sz w:val="24"/>
          <w:szCs w:val="24"/>
        </w:rPr>
        <w:t xml:space="preserve">. </w:t>
      </w:r>
      <w:r w:rsidR="000210D1" w:rsidRPr="00636C9B">
        <w:rPr>
          <w:rFonts w:ascii="Times New Roman" w:hAnsi="Times New Roman"/>
          <w:color w:val="000000" w:themeColor="text1"/>
          <w:sz w:val="24"/>
          <w:szCs w:val="24"/>
        </w:rPr>
        <w:br w:type="page"/>
      </w:r>
    </w:p>
    <w:p w14:paraId="45647AA7" w14:textId="1404AFC4" w:rsidR="000210D1" w:rsidRPr="00636C9B" w:rsidRDefault="00F73E4A" w:rsidP="00D76DF7">
      <w:pPr>
        <w:spacing w:line="240" w:lineRule="auto"/>
        <w:jc w:val="both"/>
        <w:rPr>
          <w:rFonts w:ascii="Times New Roman" w:hAnsi="Times New Roman"/>
          <w:b/>
          <w:sz w:val="24"/>
          <w:szCs w:val="24"/>
        </w:rPr>
      </w:pPr>
      <w:r w:rsidRPr="00636C9B">
        <w:rPr>
          <w:rFonts w:ascii="Times New Roman" w:hAnsi="Times New Roman"/>
          <w:b/>
          <w:sz w:val="24"/>
          <w:szCs w:val="24"/>
        </w:rPr>
        <w:lastRenderedPageBreak/>
        <w:t>References</w:t>
      </w:r>
    </w:p>
    <w:p w14:paraId="0621641C" w14:textId="52A1B2F8" w:rsidR="001B365D" w:rsidRPr="00636C9B" w:rsidRDefault="00A55581" w:rsidP="00DA17AC">
      <w:pPr>
        <w:widowControl w:val="0"/>
        <w:autoSpaceDE w:val="0"/>
        <w:autoSpaceDN w:val="0"/>
        <w:adjustRightInd w:val="0"/>
        <w:spacing w:line="240" w:lineRule="auto"/>
        <w:ind w:left="640" w:hanging="640"/>
        <w:rPr>
          <w:rFonts w:ascii="Times New Roman" w:eastAsia="Times New Roman" w:hAnsi="Times New Roman"/>
          <w:noProof/>
          <w:sz w:val="24"/>
          <w:szCs w:val="24"/>
        </w:rPr>
      </w:pPr>
      <w:r w:rsidRPr="00636C9B">
        <w:rPr>
          <w:rFonts w:ascii="Times New Roman" w:hAnsi="Times New Roman"/>
          <w:b/>
          <w:sz w:val="24"/>
          <w:szCs w:val="24"/>
        </w:rPr>
        <w:fldChar w:fldCharType="begin" w:fldLock="1"/>
      </w:r>
      <w:r w:rsidRPr="00636C9B">
        <w:rPr>
          <w:rFonts w:ascii="Times New Roman" w:hAnsi="Times New Roman"/>
          <w:b/>
          <w:sz w:val="24"/>
          <w:szCs w:val="24"/>
        </w:rPr>
        <w:instrText xml:space="preserve">ADDIN Mendeley Bibliography CSL_BIBLIOGRAPHY </w:instrText>
      </w:r>
      <w:r w:rsidRPr="00636C9B">
        <w:rPr>
          <w:rFonts w:ascii="Times New Roman" w:hAnsi="Times New Roman"/>
          <w:b/>
          <w:sz w:val="24"/>
          <w:szCs w:val="24"/>
        </w:rPr>
        <w:fldChar w:fldCharType="separate"/>
      </w:r>
      <w:r w:rsidR="001B365D" w:rsidRPr="00636C9B">
        <w:rPr>
          <w:rFonts w:ascii="Times New Roman" w:eastAsia="Times New Roman" w:hAnsi="Times New Roman"/>
          <w:noProof/>
          <w:sz w:val="24"/>
          <w:szCs w:val="24"/>
        </w:rPr>
        <w:t>1</w:t>
      </w:r>
      <w:r w:rsidR="001B365D" w:rsidRPr="00636C9B">
        <w:rPr>
          <w:rFonts w:ascii="Times New Roman" w:eastAsia="Times New Roman" w:hAnsi="Times New Roman"/>
          <w:noProof/>
          <w:sz w:val="24"/>
          <w:szCs w:val="24"/>
        </w:rPr>
        <w:tab/>
        <w:t xml:space="preserve">Ye X, Wolff R, Yu W, Vaneckova P, Pan X, Tong S. Ambient temperature and morbidity: a review of epidemiological evidence. </w:t>
      </w:r>
      <w:r w:rsidR="001B365D" w:rsidRPr="00636C9B">
        <w:rPr>
          <w:rFonts w:ascii="Times New Roman" w:eastAsia="Times New Roman" w:hAnsi="Times New Roman"/>
          <w:i/>
          <w:iCs/>
          <w:noProof/>
          <w:sz w:val="24"/>
          <w:szCs w:val="24"/>
        </w:rPr>
        <w:t>Environ Health Perspect</w:t>
      </w:r>
      <w:r w:rsidR="001B365D" w:rsidRPr="00636C9B">
        <w:rPr>
          <w:rFonts w:ascii="Times New Roman" w:eastAsia="Times New Roman" w:hAnsi="Times New Roman"/>
          <w:noProof/>
          <w:sz w:val="24"/>
          <w:szCs w:val="24"/>
        </w:rPr>
        <w:t xml:space="preserve"> 2012; </w:t>
      </w:r>
      <w:r w:rsidR="001B365D" w:rsidRPr="00636C9B">
        <w:rPr>
          <w:rFonts w:ascii="Times New Roman" w:eastAsia="Times New Roman" w:hAnsi="Times New Roman"/>
          <w:b/>
          <w:bCs/>
          <w:noProof/>
          <w:sz w:val="24"/>
          <w:szCs w:val="24"/>
        </w:rPr>
        <w:t>120</w:t>
      </w:r>
      <w:r w:rsidR="001B365D" w:rsidRPr="00636C9B">
        <w:rPr>
          <w:rFonts w:ascii="Times New Roman" w:eastAsia="Times New Roman" w:hAnsi="Times New Roman"/>
          <w:noProof/>
          <w:sz w:val="24"/>
          <w:szCs w:val="24"/>
        </w:rPr>
        <w:t>: 19–28.</w:t>
      </w:r>
    </w:p>
    <w:p w14:paraId="4A0A3CB8" w14:textId="77777777" w:rsidR="001B365D" w:rsidRPr="00636C9B" w:rsidRDefault="001B365D" w:rsidP="00194696">
      <w:pPr>
        <w:widowControl w:val="0"/>
        <w:autoSpaceDE w:val="0"/>
        <w:autoSpaceDN w:val="0"/>
        <w:adjustRightInd w:val="0"/>
        <w:spacing w:line="240" w:lineRule="auto"/>
        <w:ind w:left="640" w:hanging="640"/>
        <w:rPr>
          <w:rFonts w:ascii="Times New Roman" w:eastAsia="Times New Roman" w:hAnsi="Times New Roman"/>
          <w:noProof/>
          <w:sz w:val="24"/>
          <w:szCs w:val="24"/>
        </w:rPr>
      </w:pPr>
      <w:r w:rsidRPr="00636C9B">
        <w:rPr>
          <w:rFonts w:ascii="Times New Roman" w:eastAsia="Times New Roman" w:hAnsi="Times New Roman"/>
          <w:noProof/>
          <w:sz w:val="24"/>
          <w:szCs w:val="24"/>
        </w:rPr>
        <w:t>2</w:t>
      </w:r>
      <w:r w:rsidRPr="00636C9B">
        <w:rPr>
          <w:rFonts w:ascii="Times New Roman" w:eastAsia="Times New Roman" w:hAnsi="Times New Roman"/>
          <w:noProof/>
          <w:sz w:val="24"/>
          <w:szCs w:val="24"/>
        </w:rPr>
        <w:tab/>
        <w:t xml:space="preserve">Basu R. High ambient temperature and mortality: A review of epidemiologic studies from 2001 to 2008. Environ. Heal. A Glob. Access Sci. Source. 2009; </w:t>
      </w:r>
      <w:r w:rsidRPr="00636C9B">
        <w:rPr>
          <w:rFonts w:ascii="Times New Roman" w:eastAsia="Times New Roman" w:hAnsi="Times New Roman"/>
          <w:b/>
          <w:bCs/>
          <w:noProof/>
          <w:sz w:val="24"/>
          <w:szCs w:val="24"/>
        </w:rPr>
        <w:t>8</w:t>
      </w:r>
      <w:r w:rsidRPr="00636C9B">
        <w:rPr>
          <w:rFonts w:ascii="Times New Roman" w:eastAsia="Times New Roman" w:hAnsi="Times New Roman"/>
          <w:noProof/>
          <w:sz w:val="24"/>
          <w:szCs w:val="24"/>
        </w:rPr>
        <w:t>: 40.</w:t>
      </w:r>
    </w:p>
    <w:p w14:paraId="05C841AE" w14:textId="77777777" w:rsidR="001B365D" w:rsidRPr="00636C9B" w:rsidRDefault="001B365D" w:rsidP="00194696">
      <w:pPr>
        <w:widowControl w:val="0"/>
        <w:autoSpaceDE w:val="0"/>
        <w:autoSpaceDN w:val="0"/>
        <w:adjustRightInd w:val="0"/>
        <w:spacing w:line="240" w:lineRule="auto"/>
        <w:ind w:left="640" w:hanging="640"/>
        <w:rPr>
          <w:rFonts w:ascii="Times New Roman" w:eastAsia="Times New Roman" w:hAnsi="Times New Roman"/>
          <w:noProof/>
          <w:sz w:val="24"/>
          <w:szCs w:val="24"/>
        </w:rPr>
      </w:pPr>
      <w:r w:rsidRPr="00636C9B">
        <w:rPr>
          <w:rFonts w:ascii="Times New Roman" w:eastAsia="Times New Roman" w:hAnsi="Times New Roman"/>
          <w:noProof/>
          <w:sz w:val="24"/>
          <w:szCs w:val="24"/>
        </w:rPr>
        <w:t>3</w:t>
      </w:r>
      <w:r w:rsidRPr="00636C9B">
        <w:rPr>
          <w:rFonts w:ascii="Times New Roman" w:eastAsia="Times New Roman" w:hAnsi="Times New Roman"/>
          <w:noProof/>
          <w:sz w:val="24"/>
          <w:szCs w:val="24"/>
        </w:rPr>
        <w:tab/>
        <w:t xml:space="preserve">Gasparrini A, Guo Y, Hashizume M, </w:t>
      </w:r>
      <w:r w:rsidRPr="00636C9B">
        <w:rPr>
          <w:rFonts w:ascii="Times New Roman" w:eastAsia="Times New Roman" w:hAnsi="Times New Roman"/>
          <w:i/>
          <w:iCs/>
          <w:noProof/>
          <w:sz w:val="24"/>
          <w:szCs w:val="24"/>
        </w:rPr>
        <w:t>et al.</w:t>
      </w:r>
      <w:r w:rsidRPr="00636C9B">
        <w:rPr>
          <w:rFonts w:ascii="Times New Roman" w:eastAsia="Times New Roman" w:hAnsi="Times New Roman"/>
          <w:noProof/>
          <w:sz w:val="24"/>
          <w:szCs w:val="24"/>
        </w:rPr>
        <w:t xml:space="preserve"> Mortality risk attributable to high and low ambient temperature: A multicountry observational study. </w:t>
      </w:r>
      <w:r w:rsidRPr="00636C9B">
        <w:rPr>
          <w:rFonts w:ascii="Times New Roman" w:eastAsia="Times New Roman" w:hAnsi="Times New Roman"/>
          <w:i/>
          <w:iCs/>
          <w:noProof/>
          <w:sz w:val="24"/>
          <w:szCs w:val="24"/>
        </w:rPr>
        <w:t>Lancet</w:t>
      </w:r>
      <w:r w:rsidRPr="00636C9B">
        <w:rPr>
          <w:rFonts w:ascii="Times New Roman" w:eastAsia="Times New Roman" w:hAnsi="Times New Roman"/>
          <w:noProof/>
          <w:sz w:val="24"/>
          <w:szCs w:val="24"/>
        </w:rPr>
        <w:t xml:space="preserve"> 2015; </w:t>
      </w:r>
      <w:r w:rsidRPr="00636C9B">
        <w:rPr>
          <w:rFonts w:ascii="Times New Roman" w:eastAsia="Times New Roman" w:hAnsi="Times New Roman"/>
          <w:b/>
          <w:bCs/>
          <w:noProof/>
          <w:sz w:val="24"/>
          <w:szCs w:val="24"/>
        </w:rPr>
        <w:t>386</w:t>
      </w:r>
      <w:r w:rsidRPr="00636C9B">
        <w:rPr>
          <w:rFonts w:ascii="Times New Roman" w:eastAsia="Times New Roman" w:hAnsi="Times New Roman"/>
          <w:noProof/>
          <w:sz w:val="24"/>
          <w:szCs w:val="24"/>
        </w:rPr>
        <w:t>: 369–75.</w:t>
      </w:r>
    </w:p>
    <w:p w14:paraId="6E8C53B9" w14:textId="77777777" w:rsidR="001B365D" w:rsidRPr="00636C9B" w:rsidRDefault="001B365D" w:rsidP="00194696">
      <w:pPr>
        <w:widowControl w:val="0"/>
        <w:autoSpaceDE w:val="0"/>
        <w:autoSpaceDN w:val="0"/>
        <w:adjustRightInd w:val="0"/>
        <w:spacing w:line="240" w:lineRule="auto"/>
        <w:ind w:left="640" w:hanging="640"/>
        <w:rPr>
          <w:rFonts w:ascii="Times New Roman" w:eastAsia="Times New Roman" w:hAnsi="Times New Roman"/>
          <w:noProof/>
          <w:sz w:val="24"/>
          <w:szCs w:val="24"/>
        </w:rPr>
      </w:pPr>
      <w:r w:rsidRPr="00636C9B">
        <w:rPr>
          <w:rFonts w:ascii="Times New Roman" w:eastAsia="Times New Roman" w:hAnsi="Times New Roman"/>
          <w:noProof/>
          <w:sz w:val="24"/>
          <w:szCs w:val="24"/>
        </w:rPr>
        <w:t>4</w:t>
      </w:r>
      <w:r w:rsidRPr="00636C9B">
        <w:rPr>
          <w:rFonts w:ascii="Times New Roman" w:eastAsia="Times New Roman" w:hAnsi="Times New Roman"/>
          <w:noProof/>
          <w:sz w:val="24"/>
          <w:szCs w:val="24"/>
        </w:rPr>
        <w:tab/>
        <w:t>IPCC. IPCC special report on the impacts of global warming of 1.5 °C - Summary for policy makers. 2018. http://www.ipcc.ch/report/sr15/.</w:t>
      </w:r>
    </w:p>
    <w:p w14:paraId="1874E429" w14:textId="77777777" w:rsidR="001B365D" w:rsidRPr="00636C9B" w:rsidRDefault="001B365D" w:rsidP="00334A3C">
      <w:pPr>
        <w:widowControl w:val="0"/>
        <w:autoSpaceDE w:val="0"/>
        <w:autoSpaceDN w:val="0"/>
        <w:adjustRightInd w:val="0"/>
        <w:spacing w:line="240" w:lineRule="auto"/>
        <w:ind w:left="640" w:hanging="640"/>
        <w:rPr>
          <w:rFonts w:ascii="Times New Roman" w:eastAsia="Times New Roman" w:hAnsi="Times New Roman"/>
          <w:noProof/>
          <w:sz w:val="24"/>
          <w:szCs w:val="24"/>
        </w:rPr>
      </w:pPr>
      <w:r w:rsidRPr="00636C9B">
        <w:rPr>
          <w:rFonts w:ascii="Times New Roman" w:eastAsia="Times New Roman" w:hAnsi="Times New Roman"/>
          <w:noProof/>
          <w:sz w:val="24"/>
          <w:szCs w:val="24"/>
        </w:rPr>
        <w:t>5</w:t>
      </w:r>
      <w:r w:rsidRPr="00636C9B">
        <w:rPr>
          <w:rFonts w:ascii="Times New Roman" w:eastAsia="Times New Roman" w:hAnsi="Times New Roman"/>
          <w:noProof/>
          <w:sz w:val="24"/>
          <w:szCs w:val="24"/>
        </w:rPr>
        <w:tab/>
        <w:t xml:space="preserve">Bennett JE, Blangiardo M, Fecht D, Elliott P, Ezzati M. Vulnerability to the mortality effects of warm temperature in the districts of England and Wales. </w:t>
      </w:r>
      <w:r w:rsidRPr="00636C9B">
        <w:rPr>
          <w:rFonts w:ascii="Times New Roman" w:eastAsia="Times New Roman" w:hAnsi="Times New Roman"/>
          <w:i/>
          <w:iCs/>
          <w:noProof/>
          <w:sz w:val="24"/>
          <w:szCs w:val="24"/>
        </w:rPr>
        <w:t>Nat Clim Chang</w:t>
      </w:r>
      <w:r w:rsidRPr="00636C9B">
        <w:rPr>
          <w:rFonts w:ascii="Times New Roman" w:eastAsia="Times New Roman" w:hAnsi="Times New Roman"/>
          <w:noProof/>
          <w:sz w:val="24"/>
          <w:szCs w:val="24"/>
        </w:rPr>
        <w:t xml:space="preserve"> 2014; </w:t>
      </w:r>
      <w:r w:rsidRPr="00636C9B">
        <w:rPr>
          <w:rFonts w:ascii="Times New Roman" w:eastAsia="Times New Roman" w:hAnsi="Times New Roman"/>
          <w:b/>
          <w:bCs/>
          <w:noProof/>
          <w:sz w:val="24"/>
          <w:szCs w:val="24"/>
        </w:rPr>
        <w:t>4</w:t>
      </w:r>
      <w:r w:rsidRPr="00636C9B">
        <w:rPr>
          <w:rFonts w:ascii="Times New Roman" w:eastAsia="Times New Roman" w:hAnsi="Times New Roman"/>
          <w:noProof/>
          <w:sz w:val="24"/>
          <w:szCs w:val="24"/>
        </w:rPr>
        <w:t>: 269–73.</w:t>
      </w:r>
    </w:p>
    <w:p w14:paraId="5761A76D" w14:textId="77777777" w:rsidR="001B365D" w:rsidRPr="00636C9B" w:rsidRDefault="001B365D" w:rsidP="00636C9B">
      <w:pPr>
        <w:widowControl w:val="0"/>
        <w:autoSpaceDE w:val="0"/>
        <w:autoSpaceDN w:val="0"/>
        <w:adjustRightInd w:val="0"/>
        <w:spacing w:line="240" w:lineRule="auto"/>
        <w:ind w:left="640" w:hanging="640"/>
        <w:rPr>
          <w:rFonts w:ascii="Times New Roman" w:eastAsia="Times New Roman" w:hAnsi="Times New Roman"/>
          <w:noProof/>
          <w:sz w:val="24"/>
          <w:szCs w:val="24"/>
        </w:rPr>
      </w:pPr>
      <w:r w:rsidRPr="00636C9B">
        <w:rPr>
          <w:rFonts w:ascii="Times New Roman" w:eastAsia="Times New Roman" w:hAnsi="Times New Roman"/>
          <w:noProof/>
          <w:sz w:val="24"/>
          <w:szCs w:val="24"/>
        </w:rPr>
        <w:t>6</w:t>
      </w:r>
      <w:r w:rsidRPr="00636C9B">
        <w:rPr>
          <w:rFonts w:ascii="Times New Roman" w:eastAsia="Times New Roman" w:hAnsi="Times New Roman"/>
          <w:noProof/>
          <w:sz w:val="24"/>
          <w:szCs w:val="24"/>
        </w:rPr>
        <w:tab/>
        <w:t xml:space="preserve">Song X, Wang S, Hu Y, </w:t>
      </w:r>
      <w:r w:rsidRPr="00636C9B">
        <w:rPr>
          <w:rFonts w:ascii="Times New Roman" w:eastAsia="Times New Roman" w:hAnsi="Times New Roman"/>
          <w:i/>
          <w:iCs/>
          <w:noProof/>
          <w:sz w:val="24"/>
          <w:szCs w:val="24"/>
        </w:rPr>
        <w:t>et al.</w:t>
      </w:r>
      <w:r w:rsidRPr="00636C9B">
        <w:rPr>
          <w:rFonts w:ascii="Times New Roman" w:eastAsia="Times New Roman" w:hAnsi="Times New Roman"/>
          <w:noProof/>
          <w:sz w:val="24"/>
          <w:szCs w:val="24"/>
        </w:rPr>
        <w:t xml:space="preserve"> Impact of ambient temperature on morbidity and mortality: An overview of reviews. </w:t>
      </w:r>
      <w:r w:rsidRPr="00636C9B">
        <w:rPr>
          <w:rFonts w:ascii="Times New Roman" w:eastAsia="Times New Roman" w:hAnsi="Times New Roman"/>
          <w:i/>
          <w:iCs/>
          <w:noProof/>
          <w:sz w:val="24"/>
          <w:szCs w:val="24"/>
        </w:rPr>
        <w:t>Sci Total Environ</w:t>
      </w:r>
      <w:r w:rsidRPr="00636C9B">
        <w:rPr>
          <w:rFonts w:ascii="Times New Roman" w:eastAsia="Times New Roman" w:hAnsi="Times New Roman"/>
          <w:noProof/>
          <w:sz w:val="24"/>
          <w:szCs w:val="24"/>
        </w:rPr>
        <w:t xml:space="preserve"> 2017; </w:t>
      </w:r>
      <w:r w:rsidRPr="00636C9B">
        <w:rPr>
          <w:rFonts w:ascii="Times New Roman" w:eastAsia="Times New Roman" w:hAnsi="Times New Roman"/>
          <w:b/>
          <w:bCs/>
          <w:noProof/>
          <w:sz w:val="24"/>
          <w:szCs w:val="24"/>
        </w:rPr>
        <w:t>586</w:t>
      </w:r>
      <w:r w:rsidRPr="00636C9B">
        <w:rPr>
          <w:rFonts w:ascii="Times New Roman" w:eastAsia="Times New Roman" w:hAnsi="Times New Roman"/>
          <w:noProof/>
          <w:sz w:val="24"/>
          <w:szCs w:val="24"/>
        </w:rPr>
        <w:t>: 241–54.</w:t>
      </w:r>
    </w:p>
    <w:p w14:paraId="5860D2B8" w14:textId="77777777" w:rsidR="001B365D" w:rsidRPr="00636C9B" w:rsidRDefault="001B365D" w:rsidP="00636C9B">
      <w:pPr>
        <w:widowControl w:val="0"/>
        <w:autoSpaceDE w:val="0"/>
        <w:autoSpaceDN w:val="0"/>
        <w:adjustRightInd w:val="0"/>
        <w:spacing w:line="240" w:lineRule="auto"/>
        <w:ind w:left="640" w:hanging="640"/>
        <w:rPr>
          <w:rFonts w:ascii="Times New Roman" w:eastAsia="Times New Roman" w:hAnsi="Times New Roman"/>
          <w:noProof/>
          <w:sz w:val="24"/>
          <w:szCs w:val="24"/>
        </w:rPr>
      </w:pPr>
      <w:r w:rsidRPr="00636C9B">
        <w:rPr>
          <w:rFonts w:ascii="Times New Roman" w:eastAsia="Times New Roman" w:hAnsi="Times New Roman"/>
          <w:noProof/>
          <w:sz w:val="24"/>
          <w:szCs w:val="24"/>
        </w:rPr>
        <w:t>7</w:t>
      </w:r>
      <w:r w:rsidRPr="00636C9B">
        <w:rPr>
          <w:rFonts w:ascii="Times New Roman" w:eastAsia="Times New Roman" w:hAnsi="Times New Roman"/>
          <w:noProof/>
          <w:sz w:val="24"/>
          <w:szCs w:val="24"/>
        </w:rPr>
        <w:tab/>
        <w:t xml:space="preserve">Ranson M. Crime, weather, and climate change. </w:t>
      </w:r>
      <w:r w:rsidRPr="00636C9B">
        <w:rPr>
          <w:rFonts w:ascii="Times New Roman" w:eastAsia="Times New Roman" w:hAnsi="Times New Roman"/>
          <w:i/>
          <w:iCs/>
          <w:noProof/>
          <w:sz w:val="24"/>
          <w:szCs w:val="24"/>
        </w:rPr>
        <w:t>J Environ Econ Manage</w:t>
      </w:r>
      <w:r w:rsidRPr="00636C9B">
        <w:rPr>
          <w:rFonts w:ascii="Times New Roman" w:eastAsia="Times New Roman" w:hAnsi="Times New Roman"/>
          <w:noProof/>
          <w:sz w:val="24"/>
          <w:szCs w:val="24"/>
        </w:rPr>
        <w:t xml:space="preserve"> 2014. DOI:10.1016/j.jeem.2013.11.008.</w:t>
      </w:r>
    </w:p>
    <w:p w14:paraId="1580B9AF" w14:textId="77777777" w:rsidR="001B365D" w:rsidRPr="00636C9B" w:rsidRDefault="001B365D">
      <w:pPr>
        <w:widowControl w:val="0"/>
        <w:autoSpaceDE w:val="0"/>
        <w:autoSpaceDN w:val="0"/>
        <w:adjustRightInd w:val="0"/>
        <w:spacing w:line="240" w:lineRule="auto"/>
        <w:ind w:left="640" w:hanging="640"/>
        <w:rPr>
          <w:rFonts w:ascii="Times New Roman" w:eastAsia="Times New Roman" w:hAnsi="Times New Roman"/>
          <w:noProof/>
          <w:sz w:val="24"/>
          <w:szCs w:val="24"/>
        </w:rPr>
      </w:pPr>
      <w:r w:rsidRPr="00636C9B">
        <w:rPr>
          <w:rFonts w:ascii="Times New Roman" w:eastAsia="Times New Roman" w:hAnsi="Times New Roman"/>
          <w:noProof/>
          <w:sz w:val="24"/>
          <w:szCs w:val="24"/>
        </w:rPr>
        <w:t>8</w:t>
      </w:r>
      <w:r w:rsidRPr="00636C9B">
        <w:rPr>
          <w:rFonts w:ascii="Times New Roman" w:eastAsia="Times New Roman" w:hAnsi="Times New Roman"/>
          <w:noProof/>
          <w:sz w:val="24"/>
          <w:szCs w:val="24"/>
        </w:rPr>
        <w:tab/>
        <w:t xml:space="preserve">Mares D. Climate change and levels of violence in socially disadvantaged neighborhood groups. </w:t>
      </w:r>
      <w:r w:rsidRPr="00636C9B">
        <w:rPr>
          <w:rFonts w:ascii="Times New Roman" w:eastAsia="Times New Roman" w:hAnsi="Times New Roman"/>
          <w:i/>
          <w:iCs/>
          <w:noProof/>
          <w:sz w:val="24"/>
          <w:szCs w:val="24"/>
        </w:rPr>
        <w:t>J Urban Heal</w:t>
      </w:r>
      <w:r w:rsidRPr="00636C9B">
        <w:rPr>
          <w:rFonts w:ascii="Times New Roman" w:eastAsia="Times New Roman" w:hAnsi="Times New Roman"/>
          <w:noProof/>
          <w:sz w:val="24"/>
          <w:szCs w:val="24"/>
        </w:rPr>
        <w:t xml:space="preserve"> 2013. DOI:10.1007/s11524-013-9791-1.</w:t>
      </w:r>
    </w:p>
    <w:p w14:paraId="06602414" w14:textId="77777777" w:rsidR="001B365D" w:rsidRPr="00636C9B" w:rsidRDefault="001B365D">
      <w:pPr>
        <w:widowControl w:val="0"/>
        <w:autoSpaceDE w:val="0"/>
        <w:autoSpaceDN w:val="0"/>
        <w:adjustRightInd w:val="0"/>
        <w:spacing w:line="240" w:lineRule="auto"/>
        <w:ind w:left="640" w:hanging="640"/>
        <w:rPr>
          <w:rFonts w:ascii="Times New Roman" w:eastAsia="Times New Roman" w:hAnsi="Times New Roman"/>
          <w:noProof/>
          <w:sz w:val="24"/>
          <w:szCs w:val="24"/>
        </w:rPr>
      </w:pPr>
      <w:r w:rsidRPr="00636C9B">
        <w:rPr>
          <w:rFonts w:ascii="Times New Roman" w:eastAsia="Times New Roman" w:hAnsi="Times New Roman"/>
          <w:noProof/>
          <w:sz w:val="24"/>
          <w:szCs w:val="24"/>
        </w:rPr>
        <w:t>9</w:t>
      </w:r>
      <w:r w:rsidRPr="00636C9B">
        <w:rPr>
          <w:rFonts w:ascii="Times New Roman" w:eastAsia="Times New Roman" w:hAnsi="Times New Roman"/>
          <w:noProof/>
          <w:sz w:val="24"/>
          <w:szCs w:val="24"/>
        </w:rPr>
        <w:tab/>
        <w:t xml:space="preserve">Burke MB, Miguel E, Satyanath S, Dykema JA, Lobell DB. Warming increases the risk of civil war in Africa. </w:t>
      </w:r>
      <w:r w:rsidRPr="00636C9B">
        <w:rPr>
          <w:rFonts w:ascii="Times New Roman" w:eastAsia="Times New Roman" w:hAnsi="Times New Roman"/>
          <w:i/>
          <w:iCs/>
          <w:noProof/>
          <w:sz w:val="24"/>
          <w:szCs w:val="24"/>
        </w:rPr>
        <w:t>Proc Natl Acad Sci</w:t>
      </w:r>
      <w:r w:rsidRPr="00636C9B">
        <w:rPr>
          <w:rFonts w:ascii="Times New Roman" w:eastAsia="Times New Roman" w:hAnsi="Times New Roman"/>
          <w:noProof/>
          <w:sz w:val="24"/>
          <w:szCs w:val="24"/>
        </w:rPr>
        <w:t xml:space="preserve"> 2009. DOI:10.1073/pnas.0907998106.</w:t>
      </w:r>
    </w:p>
    <w:p w14:paraId="3154BAE7" w14:textId="77777777" w:rsidR="001B365D" w:rsidRPr="00636C9B" w:rsidRDefault="001B365D">
      <w:pPr>
        <w:widowControl w:val="0"/>
        <w:autoSpaceDE w:val="0"/>
        <w:autoSpaceDN w:val="0"/>
        <w:adjustRightInd w:val="0"/>
        <w:spacing w:line="240" w:lineRule="auto"/>
        <w:ind w:left="640" w:hanging="640"/>
        <w:rPr>
          <w:rFonts w:ascii="Times New Roman" w:eastAsia="Times New Roman" w:hAnsi="Times New Roman"/>
          <w:noProof/>
          <w:sz w:val="24"/>
          <w:szCs w:val="24"/>
        </w:rPr>
      </w:pPr>
      <w:r w:rsidRPr="00636C9B">
        <w:rPr>
          <w:rFonts w:ascii="Times New Roman" w:eastAsia="Times New Roman" w:hAnsi="Times New Roman"/>
          <w:noProof/>
          <w:sz w:val="24"/>
          <w:szCs w:val="24"/>
        </w:rPr>
        <w:t>10</w:t>
      </w:r>
      <w:r w:rsidRPr="00636C9B">
        <w:rPr>
          <w:rFonts w:ascii="Times New Roman" w:eastAsia="Times New Roman" w:hAnsi="Times New Roman"/>
          <w:noProof/>
          <w:sz w:val="24"/>
          <w:szCs w:val="24"/>
        </w:rPr>
        <w:tab/>
        <w:t xml:space="preserve">Hsiang SM, Burke M, Miguel E. Quantifying the Influence of Climate on Human Conflict. </w:t>
      </w:r>
      <w:r w:rsidRPr="00636C9B">
        <w:rPr>
          <w:rFonts w:ascii="Times New Roman" w:eastAsia="Times New Roman" w:hAnsi="Times New Roman"/>
          <w:i/>
          <w:iCs/>
          <w:noProof/>
          <w:sz w:val="24"/>
          <w:szCs w:val="24"/>
        </w:rPr>
        <w:t>Science (80- )</w:t>
      </w:r>
      <w:r w:rsidRPr="00636C9B">
        <w:rPr>
          <w:rFonts w:ascii="Times New Roman" w:eastAsia="Times New Roman" w:hAnsi="Times New Roman"/>
          <w:noProof/>
          <w:sz w:val="24"/>
          <w:szCs w:val="24"/>
        </w:rPr>
        <w:t xml:space="preserve"> 2013. DOI:10.1126/science.1235367.</w:t>
      </w:r>
    </w:p>
    <w:p w14:paraId="1A930D22" w14:textId="77777777" w:rsidR="001B365D" w:rsidRPr="00636C9B" w:rsidRDefault="001B365D">
      <w:pPr>
        <w:widowControl w:val="0"/>
        <w:autoSpaceDE w:val="0"/>
        <w:autoSpaceDN w:val="0"/>
        <w:adjustRightInd w:val="0"/>
        <w:spacing w:line="240" w:lineRule="auto"/>
        <w:ind w:left="640" w:hanging="640"/>
        <w:rPr>
          <w:rFonts w:ascii="Times New Roman" w:eastAsia="Times New Roman" w:hAnsi="Times New Roman"/>
          <w:noProof/>
          <w:sz w:val="24"/>
          <w:szCs w:val="24"/>
        </w:rPr>
      </w:pPr>
      <w:r w:rsidRPr="00636C9B">
        <w:rPr>
          <w:rFonts w:ascii="Times New Roman" w:eastAsia="Times New Roman" w:hAnsi="Times New Roman"/>
          <w:noProof/>
          <w:sz w:val="24"/>
          <w:szCs w:val="24"/>
        </w:rPr>
        <w:t>11</w:t>
      </w:r>
      <w:r w:rsidRPr="00636C9B">
        <w:rPr>
          <w:rFonts w:ascii="Times New Roman" w:eastAsia="Times New Roman" w:hAnsi="Times New Roman"/>
          <w:noProof/>
          <w:sz w:val="24"/>
          <w:szCs w:val="24"/>
        </w:rPr>
        <w:tab/>
        <w:t xml:space="preserve">Hsiang SM, Meng KC, Cane MA. Civil conflicts are associated with the global climate. </w:t>
      </w:r>
      <w:r w:rsidRPr="00636C9B">
        <w:rPr>
          <w:rFonts w:ascii="Times New Roman" w:eastAsia="Times New Roman" w:hAnsi="Times New Roman"/>
          <w:i/>
          <w:iCs/>
          <w:noProof/>
          <w:sz w:val="24"/>
          <w:szCs w:val="24"/>
        </w:rPr>
        <w:t>Nature</w:t>
      </w:r>
      <w:r w:rsidRPr="00636C9B">
        <w:rPr>
          <w:rFonts w:ascii="Times New Roman" w:eastAsia="Times New Roman" w:hAnsi="Times New Roman"/>
          <w:noProof/>
          <w:sz w:val="24"/>
          <w:szCs w:val="24"/>
        </w:rPr>
        <w:t xml:space="preserve"> 2011. DOI:10.1038/nature10311.</w:t>
      </w:r>
    </w:p>
    <w:p w14:paraId="166B8355" w14:textId="77777777" w:rsidR="001B365D" w:rsidRPr="00636C9B" w:rsidRDefault="001B365D">
      <w:pPr>
        <w:widowControl w:val="0"/>
        <w:autoSpaceDE w:val="0"/>
        <w:autoSpaceDN w:val="0"/>
        <w:adjustRightInd w:val="0"/>
        <w:spacing w:line="240" w:lineRule="auto"/>
        <w:ind w:left="640" w:hanging="640"/>
        <w:rPr>
          <w:rFonts w:ascii="Times New Roman" w:eastAsia="Times New Roman" w:hAnsi="Times New Roman"/>
          <w:noProof/>
          <w:sz w:val="24"/>
          <w:szCs w:val="24"/>
        </w:rPr>
      </w:pPr>
      <w:r w:rsidRPr="00636C9B">
        <w:rPr>
          <w:rFonts w:ascii="Times New Roman" w:eastAsia="Times New Roman" w:hAnsi="Times New Roman"/>
          <w:noProof/>
          <w:sz w:val="24"/>
          <w:szCs w:val="24"/>
        </w:rPr>
        <w:t>12</w:t>
      </w:r>
      <w:r w:rsidRPr="00636C9B">
        <w:rPr>
          <w:rFonts w:ascii="Times New Roman" w:eastAsia="Times New Roman" w:hAnsi="Times New Roman"/>
          <w:noProof/>
          <w:sz w:val="24"/>
          <w:szCs w:val="24"/>
        </w:rPr>
        <w:tab/>
        <w:t xml:space="preserve">O’Loughlin J, Witmer FDW, Linke AM, Laing A, Gettelman A, Dudhia J. Climate variability and conflict risk in East Africa, 1990-2009. </w:t>
      </w:r>
      <w:r w:rsidRPr="00636C9B">
        <w:rPr>
          <w:rFonts w:ascii="Times New Roman" w:eastAsia="Times New Roman" w:hAnsi="Times New Roman"/>
          <w:i/>
          <w:iCs/>
          <w:noProof/>
          <w:sz w:val="24"/>
          <w:szCs w:val="24"/>
        </w:rPr>
        <w:t>Proc Natl Acad Sci</w:t>
      </w:r>
      <w:r w:rsidRPr="00636C9B">
        <w:rPr>
          <w:rFonts w:ascii="Times New Roman" w:eastAsia="Times New Roman" w:hAnsi="Times New Roman"/>
          <w:noProof/>
          <w:sz w:val="24"/>
          <w:szCs w:val="24"/>
        </w:rPr>
        <w:t xml:space="preserve"> 2012. DOI:10.1073/pnas.1205130109.</w:t>
      </w:r>
    </w:p>
    <w:p w14:paraId="359A0D46" w14:textId="77777777" w:rsidR="001B365D" w:rsidRPr="00636C9B" w:rsidRDefault="001B365D">
      <w:pPr>
        <w:widowControl w:val="0"/>
        <w:autoSpaceDE w:val="0"/>
        <w:autoSpaceDN w:val="0"/>
        <w:adjustRightInd w:val="0"/>
        <w:spacing w:line="240" w:lineRule="auto"/>
        <w:ind w:left="640" w:hanging="640"/>
        <w:rPr>
          <w:rFonts w:ascii="Times New Roman" w:eastAsia="Times New Roman" w:hAnsi="Times New Roman"/>
          <w:noProof/>
          <w:sz w:val="24"/>
          <w:szCs w:val="24"/>
        </w:rPr>
      </w:pPr>
      <w:r w:rsidRPr="00636C9B">
        <w:rPr>
          <w:rFonts w:ascii="Times New Roman" w:eastAsia="Times New Roman" w:hAnsi="Times New Roman"/>
          <w:noProof/>
          <w:sz w:val="24"/>
          <w:szCs w:val="24"/>
        </w:rPr>
        <w:t>13</w:t>
      </w:r>
      <w:r w:rsidRPr="00636C9B">
        <w:rPr>
          <w:rFonts w:ascii="Times New Roman" w:eastAsia="Times New Roman" w:hAnsi="Times New Roman"/>
          <w:noProof/>
          <w:sz w:val="24"/>
          <w:szCs w:val="24"/>
        </w:rPr>
        <w:tab/>
        <w:t xml:space="preserve">Page LA, Hajat S, Kovats RS. Relationship between daily suicide counts and temperature in England and Wales. </w:t>
      </w:r>
      <w:r w:rsidRPr="00636C9B">
        <w:rPr>
          <w:rFonts w:ascii="Times New Roman" w:eastAsia="Times New Roman" w:hAnsi="Times New Roman"/>
          <w:i/>
          <w:iCs/>
          <w:noProof/>
          <w:sz w:val="24"/>
          <w:szCs w:val="24"/>
        </w:rPr>
        <w:t>Br J Psychiatry</w:t>
      </w:r>
      <w:r w:rsidRPr="00636C9B">
        <w:rPr>
          <w:rFonts w:ascii="Times New Roman" w:eastAsia="Times New Roman" w:hAnsi="Times New Roman"/>
          <w:noProof/>
          <w:sz w:val="24"/>
          <w:szCs w:val="24"/>
        </w:rPr>
        <w:t xml:space="preserve"> 2007. DOI:10.1192/bjp.bp.106.031948.</w:t>
      </w:r>
    </w:p>
    <w:p w14:paraId="71FC1583" w14:textId="77777777" w:rsidR="001B365D" w:rsidRPr="00636C9B" w:rsidRDefault="001B365D">
      <w:pPr>
        <w:widowControl w:val="0"/>
        <w:autoSpaceDE w:val="0"/>
        <w:autoSpaceDN w:val="0"/>
        <w:adjustRightInd w:val="0"/>
        <w:spacing w:line="240" w:lineRule="auto"/>
        <w:ind w:left="640" w:hanging="640"/>
        <w:rPr>
          <w:rFonts w:ascii="Times New Roman" w:eastAsia="Times New Roman" w:hAnsi="Times New Roman"/>
          <w:noProof/>
          <w:sz w:val="24"/>
          <w:szCs w:val="24"/>
        </w:rPr>
      </w:pPr>
      <w:r w:rsidRPr="00636C9B">
        <w:rPr>
          <w:rFonts w:ascii="Times New Roman" w:eastAsia="Times New Roman" w:hAnsi="Times New Roman"/>
          <w:noProof/>
          <w:sz w:val="24"/>
          <w:szCs w:val="24"/>
        </w:rPr>
        <w:t>14</w:t>
      </w:r>
      <w:r w:rsidRPr="00636C9B">
        <w:rPr>
          <w:rFonts w:ascii="Times New Roman" w:eastAsia="Times New Roman" w:hAnsi="Times New Roman"/>
          <w:noProof/>
          <w:sz w:val="24"/>
          <w:szCs w:val="24"/>
        </w:rPr>
        <w:tab/>
        <w:t xml:space="preserve">Burke M, González F, Baylis P, </w:t>
      </w:r>
      <w:r w:rsidRPr="00636C9B">
        <w:rPr>
          <w:rFonts w:ascii="Times New Roman" w:eastAsia="Times New Roman" w:hAnsi="Times New Roman"/>
          <w:i/>
          <w:iCs/>
          <w:noProof/>
          <w:sz w:val="24"/>
          <w:szCs w:val="24"/>
        </w:rPr>
        <w:t>et al.</w:t>
      </w:r>
      <w:r w:rsidRPr="00636C9B">
        <w:rPr>
          <w:rFonts w:ascii="Times New Roman" w:eastAsia="Times New Roman" w:hAnsi="Times New Roman"/>
          <w:noProof/>
          <w:sz w:val="24"/>
          <w:szCs w:val="24"/>
        </w:rPr>
        <w:t xml:space="preserve"> Higher temperatures increase suicide rates in the United States and Mexico. </w:t>
      </w:r>
      <w:r w:rsidRPr="00636C9B">
        <w:rPr>
          <w:rFonts w:ascii="Times New Roman" w:eastAsia="Times New Roman" w:hAnsi="Times New Roman"/>
          <w:i/>
          <w:iCs/>
          <w:noProof/>
          <w:sz w:val="24"/>
          <w:szCs w:val="24"/>
        </w:rPr>
        <w:t>Nat Clim Chang</w:t>
      </w:r>
      <w:r w:rsidRPr="00636C9B">
        <w:rPr>
          <w:rFonts w:ascii="Times New Roman" w:eastAsia="Times New Roman" w:hAnsi="Times New Roman"/>
          <w:noProof/>
          <w:sz w:val="24"/>
          <w:szCs w:val="24"/>
        </w:rPr>
        <w:t xml:space="preserve"> 2018. DOI:10.1038/s41558-018-0222-x.</w:t>
      </w:r>
    </w:p>
    <w:p w14:paraId="6ED22FAF" w14:textId="77777777" w:rsidR="001B365D" w:rsidRPr="00636C9B" w:rsidRDefault="001B365D">
      <w:pPr>
        <w:widowControl w:val="0"/>
        <w:autoSpaceDE w:val="0"/>
        <w:autoSpaceDN w:val="0"/>
        <w:adjustRightInd w:val="0"/>
        <w:spacing w:line="240" w:lineRule="auto"/>
        <w:ind w:left="640" w:hanging="640"/>
        <w:rPr>
          <w:rFonts w:ascii="Times New Roman" w:eastAsia="Times New Roman" w:hAnsi="Times New Roman"/>
          <w:noProof/>
          <w:sz w:val="24"/>
          <w:szCs w:val="24"/>
        </w:rPr>
      </w:pPr>
      <w:r w:rsidRPr="00636C9B">
        <w:rPr>
          <w:rFonts w:ascii="Times New Roman" w:eastAsia="Times New Roman" w:hAnsi="Times New Roman"/>
          <w:noProof/>
          <w:sz w:val="24"/>
          <w:szCs w:val="24"/>
        </w:rPr>
        <w:t>15</w:t>
      </w:r>
      <w:r w:rsidRPr="00636C9B">
        <w:rPr>
          <w:rFonts w:ascii="Times New Roman" w:eastAsia="Times New Roman" w:hAnsi="Times New Roman"/>
          <w:noProof/>
          <w:sz w:val="24"/>
          <w:szCs w:val="24"/>
        </w:rPr>
        <w:tab/>
        <w:t xml:space="preserve">Orru H, Åström DO. Increases in external cause mortality due to high and low temperatures: evidence from northeastern Europe. </w:t>
      </w:r>
      <w:r w:rsidRPr="00636C9B">
        <w:rPr>
          <w:rFonts w:ascii="Times New Roman" w:eastAsia="Times New Roman" w:hAnsi="Times New Roman"/>
          <w:i/>
          <w:iCs/>
          <w:noProof/>
          <w:sz w:val="24"/>
          <w:szCs w:val="24"/>
        </w:rPr>
        <w:t>Int J Biometeorol</w:t>
      </w:r>
      <w:r w:rsidRPr="00636C9B">
        <w:rPr>
          <w:rFonts w:ascii="Times New Roman" w:eastAsia="Times New Roman" w:hAnsi="Times New Roman"/>
          <w:noProof/>
          <w:sz w:val="24"/>
          <w:szCs w:val="24"/>
        </w:rPr>
        <w:t xml:space="preserve"> 2017. DOI:10.1007/s00484-016-1270-4.</w:t>
      </w:r>
    </w:p>
    <w:p w14:paraId="107C3866" w14:textId="77777777" w:rsidR="001B365D" w:rsidRPr="00636C9B" w:rsidRDefault="001B365D">
      <w:pPr>
        <w:widowControl w:val="0"/>
        <w:autoSpaceDE w:val="0"/>
        <w:autoSpaceDN w:val="0"/>
        <w:adjustRightInd w:val="0"/>
        <w:spacing w:line="240" w:lineRule="auto"/>
        <w:ind w:left="640" w:hanging="640"/>
        <w:rPr>
          <w:rFonts w:ascii="Times New Roman" w:eastAsia="Times New Roman" w:hAnsi="Times New Roman"/>
          <w:noProof/>
          <w:sz w:val="24"/>
          <w:szCs w:val="24"/>
        </w:rPr>
      </w:pPr>
      <w:r w:rsidRPr="00636C9B">
        <w:rPr>
          <w:rFonts w:ascii="Times New Roman" w:eastAsia="Times New Roman" w:hAnsi="Times New Roman"/>
          <w:noProof/>
          <w:sz w:val="24"/>
          <w:szCs w:val="24"/>
        </w:rPr>
        <w:t>16</w:t>
      </w:r>
      <w:r w:rsidRPr="00636C9B">
        <w:rPr>
          <w:rFonts w:ascii="Times New Roman" w:eastAsia="Times New Roman" w:hAnsi="Times New Roman"/>
          <w:noProof/>
          <w:sz w:val="24"/>
          <w:szCs w:val="24"/>
        </w:rPr>
        <w:tab/>
        <w:t xml:space="preserve">Kampe EOI, Kovats S, Hajat S. Impact of high ambient temperature on unintentional injuries in high-income countries: A narrative systematic literature review. </w:t>
      </w:r>
      <w:r w:rsidRPr="00636C9B">
        <w:rPr>
          <w:rFonts w:ascii="Times New Roman" w:eastAsia="Times New Roman" w:hAnsi="Times New Roman"/>
          <w:i/>
          <w:iCs/>
          <w:noProof/>
          <w:sz w:val="24"/>
          <w:szCs w:val="24"/>
        </w:rPr>
        <w:t>BMJ Open</w:t>
      </w:r>
      <w:r w:rsidRPr="00636C9B">
        <w:rPr>
          <w:rFonts w:ascii="Times New Roman" w:eastAsia="Times New Roman" w:hAnsi="Times New Roman"/>
          <w:noProof/>
          <w:sz w:val="24"/>
          <w:szCs w:val="24"/>
        </w:rPr>
        <w:t xml:space="preserve"> </w:t>
      </w:r>
      <w:r w:rsidRPr="00636C9B">
        <w:rPr>
          <w:rFonts w:ascii="Times New Roman" w:eastAsia="Times New Roman" w:hAnsi="Times New Roman"/>
          <w:noProof/>
          <w:sz w:val="24"/>
          <w:szCs w:val="24"/>
        </w:rPr>
        <w:lastRenderedPageBreak/>
        <w:t>2016. DOI:10.1136/bmjopen-2015-010399.</w:t>
      </w:r>
    </w:p>
    <w:p w14:paraId="088C6338" w14:textId="77777777" w:rsidR="001B365D" w:rsidRPr="00636C9B" w:rsidRDefault="001B365D">
      <w:pPr>
        <w:widowControl w:val="0"/>
        <w:autoSpaceDE w:val="0"/>
        <w:autoSpaceDN w:val="0"/>
        <w:adjustRightInd w:val="0"/>
        <w:spacing w:line="240" w:lineRule="auto"/>
        <w:ind w:left="640" w:hanging="640"/>
        <w:rPr>
          <w:rFonts w:ascii="Times New Roman" w:eastAsia="Times New Roman" w:hAnsi="Times New Roman"/>
          <w:noProof/>
          <w:sz w:val="24"/>
          <w:szCs w:val="24"/>
        </w:rPr>
      </w:pPr>
      <w:r w:rsidRPr="00636C9B">
        <w:rPr>
          <w:rFonts w:ascii="Times New Roman" w:eastAsia="Times New Roman" w:hAnsi="Times New Roman"/>
          <w:noProof/>
          <w:sz w:val="24"/>
          <w:szCs w:val="24"/>
        </w:rPr>
        <w:t>17</w:t>
      </w:r>
      <w:r w:rsidRPr="00636C9B">
        <w:rPr>
          <w:rFonts w:ascii="Times New Roman" w:eastAsia="Times New Roman" w:hAnsi="Times New Roman"/>
          <w:noProof/>
          <w:sz w:val="24"/>
          <w:szCs w:val="24"/>
        </w:rPr>
        <w:tab/>
        <w:t xml:space="preserve">Hajat S, Kovats RS, Lachowycz K. Heat-related and cold-related deaths in England and Wales: Who is at risk? </w:t>
      </w:r>
      <w:r w:rsidRPr="00636C9B">
        <w:rPr>
          <w:rFonts w:ascii="Times New Roman" w:eastAsia="Times New Roman" w:hAnsi="Times New Roman"/>
          <w:i/>
          <w:iCs/>
          <w:noProof/>
          <w:sz w:val="24"/>
          <w:szCs w:val="24"/>
        </w:rPr>
        <w:t>Occup Environ Med</w:t>
      </w:r>
      <w:r w:rsidRPr="00636C9B">
        <w:rPr>
          <w:rFonts w:ascii="Times New Roman" w:eastAsia="Times New Roman" w:hAnsi="Times New Roman"/>
          <w:noProof/>
          <w:sz w:val="24"/>
          <w:szCs w:val="24"/>
        </w:rPr>
        <w:t xml:space="preserve"> 2007. DOI:10.1136/oem.2006.029017.</w:t>
      </w:r>
    </w:p>
    <w:p w14:paraId="0CC71DBC" w14:textId="77777777" w:rsidR="001B365D" w:rsidRPr="00636C9B" w:rsidRDefault="001B365D">
      <w:pPr>
        <w:widowControl w:val="0"/>
        <w:autoSpaceDE w:val="0"/>
        <w:autoSpaceDN w:val="0"/>
        <w:adjustRightInd w:val="0"/>
        <w:spacing w:line="240" w:lineRule="auto"/>
        <w:ind w:left="640" w:hanging="640"/>
        <w:rPr>
          <w:rFonts w:ascii="Times New Roman" w:eastAsia="Times New Roman" w:hAnsi="Times New Roman"/>
          <w:noProof/>
          <w:sz w:val="24"/>
          <w:szCs w:val="24"/>
        </w:rPr>
      </w:pPr>
      <w:r w:rsidRPr="00636C9B">
        <w:rPr>
          <w:rFonts w:ascii="Times New Roman" w:eastAsia="Times New Roman" w:hAnsi="Times New Roman"/>
          <w:noProof/>
          <w:sz w:val="24"/>
          <w:szCs w:val="24"/>
        </w:rPr>
        <w:t>18</w:t>
      </w:r>
      <w:r w:rsidRPr="00636C9B">
        <w:rPr>
          <w:rFonts w:ascii="Times New Roman" w:eastAsia="Times New Roman" w:hAnsi="Times New Roman"/>
          <w:noProof/>
          <w:sz w:val="24"/>
          <w:szCs w:val="24"/>
        </w:rPr>
        <w:tab/>
        <w:t xml:space="preserve">Zanobetti A, O’Neill MS, Gronlund CJ, Schwartz JD. Summer temperature variability and long-term survival among elderly people with chronic disease. </w:t>
      </w:r>
      <w:r w:rsidRPr="00636C9B">
        <w:rPr>
          <w:rFonts w:ascii="Times New Roman" w:eastAsia="Times New Roman" w:hAnsi="Times New Roman"/>
          <w:i/>
          <w:iCs/>
          <w:noProof/>
          <w:sz w:val="24"/>
          <w:szCs w:val="24"/>
        </w:rPr>
        <w:t>Proc Natl Acad Sci</w:t>
      </w:r>
      <w:r w:rsidRPr="00636C9B">
        <w:rPr>
          <w:rFonts w:ascii="Times New Roman" w:eastAsia="Times New Roman" w:hAnsi="Times New Roman"/>
          <w:noProof/>
          <w:sz w:val="24"/>
          <w:szCs w:val="24"/>
        </w:rPr>
        <w:t xml:space="preserve"> 2012. DOI:10.1073/pnas.1113070109.</w:t>
      </w:r>
    </w:p>
    <w:p w14:paraId="4DCC6639" w14:textId="77777777" w:rsidR="001B365D" w:rsidRPr="00636C9B" w:rsidRDefault="001B365D">
      <w:pPr>
        <w:widowControl w:val="0"/>
        <w:autoSpaceDE w:val="0"/>
        <w:autoSpaceDN w:val="0"/>
        <w:adjustRightInd w:val="0"/>
        <w:spacing w:line="240" w:lineRule="auto"/>
        <w:ind w:left="640" w:hanging="640"/>
        <w:rPr>
          <w:rFonts w:ascii="Times New Roman" w:eastAsia="Times New Roman" w:hAnsi="Times New Roman"/>
          <w:noProof/>
          <w:sz w:val="24"/>
          <w:szCs w:val="24"/>
        </w:rPr>
      </w:pPr>
      <w:r w:rsidRPr="00636C9B">
        <w:rPr>
          <w:rFonts w:ascii="Times New Roman" w:eastAsia="Times New Roman" w:hAnsi="Times New Roman"/>
          <w:noProof/>
          <w:sz w:val="24"/>
          <w:szCs w:val="24"/>
        </w:rPr>
        <w:t>19</w:t>
      </w:r>
      <w:r w:rsidRPr="00636C9B">
        <w:rPr>
          <w:rFonts w:ascii="Times New Roman" w:eastAsia="Times New Roman" w:hAnsi="Times New Roman"/>
          <w:noProof/>
          <w:sz w:val="24"/>
          <w:szCs w:val="24"/>
        </w:rPr>
        <w:tab/>
        <w:t xml:space="preserve">Ingram DD, Parker JD, Schenker N, </w:t>
      </w:r>
      <w:r w:rsidRPr="00636C9B">
        <w:rPr>
          <w:rFonts w:ascii="Times New Roman" w:eastAsia="Times New Roman" w:hAnsi="Times New Roman"/>
          <w:i/>
          <w:iCs/>
          <w:noProof/>
          <w:sz w:val="24"/>
          <w:szCs w:val="24"/>
        </w:rPr>
        <w:t>et al.</w:t>
      </w:r>
      <w:r w:rsidRPr="00636C9B">
        <w:rPr>
          <w:rFonts w:ascii="Times New Roman" w:eastAsia="Times New Roman" w:hAnsi="Times New Roman"/>
          <w:noProof/>
          <w:sz w:val="24"/>
          <w:szCs w:val="24"/>
        </w:rPr>
        <w:t xml:space="preserve"> United States Census 2000 population with bridged race categories. </w:t>
      </w:r>
      <w:r w:rsidRPr="00636C9B">
        <w:rPr>
          <w:rFonts w:ascii="Times New Roman" w:eastAsia="Times New Roman" w:hAnsi="Times New Roman"/>
          <w:i/>
          <w:iCs/>
          <w:noProof/>
          <w:sz w:val="24"/>
          <w:szCs w:val="24"/>
        </w:rPr>
        <w:t>Vital Health Stat 2</w:t>
      </w:r>
      <w:r w:rsidRPr="00636C9B">
        <w:rPr>
          <w:rFonts w:ascii="Times New Roman" w:eastAsia="Times New Roman" w:hAnsi="Times New Roman"/>
          <w:noProof/>
          <w:sz w:val="24"/>
          <w:szCs w:val="24"/>
        </w:rPr>
        <w:t xml:space="preserve"> 2003; : 1–55.</w:t>
      </w:r>
    </w:p>
    <w:p w14:paraId="357A8A00" w14:textId="77777777" w:rsidR="001B365D" w:rsidRPr="00636C9B" w:rsidRDefault="001B365D">
      <w:pPr>
        <w:widowControl w:val="0"/>
        <w:autoSpaceDE w:val="0"/>
        <w:autoSpaceDN w:val="0"/>
        <w:adjustRightInd w:val="0"/>
        <w:spacing w:line="240" w:lineRule="auto"/>
        <w:ind w:left="640" w:hanging="640"/>
        <w:rPr>
          <w:rFonts w:ascii="Times New Roman" w:eastAsia="Times New Roman" w:hAnsi="Times New Roman"/>
          <w:noProof/>
          <w:sz w:val="24"/>
          <w:szCs w:val="24"/>
        </w:rPr>
      </w:pPr>
      <w:r w:rsidRPr="00636C9B">
        <w:rPr>
          <w:rFonts w:ascii="Times New Roman" w:eastAsia="Times New Roman" w:hAnsi="Times New Roman"/>
          <w:noProof/>
          <w:sz w:val="24"/>
          <w:szCs w:val="24"/>
        </w:rPr>
        <w:t>20</w:t>
      </w:r>
      <w:r w:rsidRPr="00636C9B">
        <w:rPr>
          <w:rFonts w:ascii="Times New Roman" w:eastAsia="Times New Roman" w:hAnsi="Times New Roman"/>
          <w:noProof/>
          <w:sz w:val="24"/>
          <w:szCs w:val="24"/>
        </w:rPr>
        <w:tab/>
        <w:t xml:space="preserve">Dee DP, Uppala SM, Simmons AJ, </w:t>
      </w:r>
      <w:r w:rsidRPr="00636C9B">
        <w:rPr>
          <w:rFonts w:ascii="Times New Roman" w:eastAsia="Times New Roman" w:hAnsi="Times New Roman"/>
          <w:i/>
          <w:iCs/>
          <w:noProof/>
          <w:sz w:val="24"/>
          <w:szCs w:val="24"/>
        </w:rPr>
        <w:t>et al.</w:t>
      </w:r>
      <w:r w:rsidRPr="00636C9B">
        <w:rPr>
          <w:rFonts w:ascii="Times New Roman" w:eastAsia="Times New Roman" w:hAnsi="Times New Roman"/>
          <w:noProof/>
          <w:sz w:val="24"/>
          <w:szCs w:val="24"/>
        </w:rPr>
        <w:t xml:space="preserve"> The ERA-Interim reanalysis: configuration and performance of the data assimilation system. </w:t>
      </w:r>
      <w:r w:rsidRPr="00636C9B">
        <w:rPr>
          <w:rFonts w:ascii="Times New Roman" w:eastAsia="Times New Roman" w:hAnsi="Times New Roman"/>
          <w:i/>
          <w:iCs/>
          <w:noProof/>
          <w:sz w:val="24"/>
          <w:szCs w:val="24"/>
        </w:rPr>
        <w:t>Q J R Meteorol Soc</w:t>
      </w:r>
      <w:r w:rsidRPr="00636C9B">
        <w:rPr>
          <w:rFonts w:ascii="Times New Roman" w:eastAsia="Times New Roman" w:hAnsi="Times New Roman"/>
          <w:noProof/>
          <w:sz w:val="24"/>
          <w:szCs w:val="24"/>
        </w:rPr>
        <w:t xml:space="preserve"> 2011; </w:t>
      </w:r>
      <w:r w:rsidRPr="00636C9B">
        <w:rPr>
          <w:rFonts w:ascii="Times New Roman" w:eastAsia="Times New Roman" w:hAnsi="Times New Roman"/>
          <w:b/>
          <w:bCs/>
          <w:noProof/>
          <w:sz w:val="24"/>
          <w:szCs w:val="24"/>
        </w:rPr>
        <w:t>137</w:t>
      </w:r>
      <w:r w:rsidRPr="00636C9B">
        <w:rPr>
          <w:rFonts w:ascii="Times New Roman" w:eastAsia="Times New Roman" w:hAnsi="Times New Roman"/>
          <w:noProof/>
          <w:sz w:val="24"/>
          <w:szCs w:val="24"/>
        </w:rPr>
        <w:t>: 553–97.</w:t>
      </w:r>
    </w:p>
    <w:p w14:paraId="390CEE0E" w14:textId="77777777" w:rsidR="001B365D" w:rsidRPr="00636C9B" w:rsidRDefault="001B365D">
      <w:pPr>
        <w:widowControl w:val="0"/>
        <w:autoSpaceDE w:val="0"/>
        <w:autoSpaceDN w:val="0"/>
        <w:adjustRightInd w:val="0"/>
        <w:spacing w:line="240" w:lineRule="auto"/>
        <w:ind w:left="640" w:hanging="640"/>
        <w:rPr>
          <w:rFonts w:ascii="Times New Roman" w:eastAsia="Times New Roman" w:hAnsi="Times New Roman"/>
          <w:noProof/>
          <w:sz w:val="24"/>
          <w:szCs w:val="24"/>
        </w:rPr>
      </w:pPr>
      <w:r w:rsidRPr="00636C9B">
        <w:rPr>
          <w:rFonts w:ascii="Times New Roman" w:eastAsia="Times New Roman" w:hAnsi="Times New Roman"/>
          <w:noProof/>
          <w:sz w:val="24"/>
          <w:szCs w:val="24"/>
        </w:rPr>
        <w:t>21</w:t>
      </w:r>
      <w:r w:rsidRPr="00636C9B">
        <w:rPr>
          <w:rFonts w:ascii="Times New Roman" w:eastAsia="Times New Roman" w:hAnsi="Times New Roman"/>
          <w:noProof/>
          <w:sz w:val="24"/>
          <w:szCs w:val="24"/>
        </w:rPr>
        <w:tab/>
        <w:t>Wallace JM, Hobbs P V. Atmospheric Science: An Introductory Survey: Second Edition. 2006 DOI:10.1016/C2009-0-00034-8.</w:t>
      </w:r>
    </w:p>
    <w:p w14:paraId="40155093" w14:textId="77777777" w:rsidR="001B365D" w:rsidRPr="00636C9B" w:rsidRDefault="001B365D">
      <w:pPr>
        <w:widowControl w:val="0"/>
        <w:autoSpaceDE w:val="0"/>
        <w:autoSpaceDN w:val="0"/>
        <w:adjustRightInd w:val="0"/>
        <w:spacing w:line="240" w:lineRule="auto"/>
        <w:ind w:left="640" w:hanging="640"/>
        <w:rPr>
          <w:rFonts w:ascii="Times New Roman" w:eastAsia="Times New Roman" w:hAnsi="Times New Roman"/>
          <w:noProof/>
          <w:sz w:val="24"/>
          <w:szCs w:val="24"/>
        </w:rPr>
      </w:pPr>
      <w:r w:rsidRPr="00636C9B">
        <w:rPr>
          <w:rFonts w:ascii="Times New Roman" w:eastAsia="Times New Roman" w:hAnsi="Times New Roman"/>
          <w:noProof/>
          <w:sz w:val="24"/>
          <w:szCs w:val="24"/>
        </w:rPr>
        <w:t>22</w:t>
      </w:r>
      <w:r w:rsidRPr="00636C9B">
        <w:rPr>
          <w:rFonts w:ascii="Times New Roman" w:eastAsia="Times New Roman" w:hAnsi="Times New Roman"/>
          <w:noProof/>
          <w:sz w:val="24"/>
          <w:szCs w:val="24"/>
        </w:rPr>
        <w:tab/>
        <w:t xml:space="preserve">Parks RM, Bennett JE, Foreman KJ, Toumi R, Ezzati M. National and regional seasonal dynamics of all-cause and cause-specific mortality in the USA from 1980 to 2016. </w:t>
      </w:r>
      <w:r w:rsidRPr="00636C9B">
        <w:rPr>
          <w:rFonts w:ascii="Times New Roman" w:eastAsia="Times New Roman" w:hAnsi="Times New Roman"/>
          <w:i/>
          <w:iCs/>
          <w:noProof/>
          <w:sz w:val="24"/>
          <w:szCs w:val="24"/>
        </w:rPr>
        <w:t>Elife</w:t>
      </w:r>
      <w:r w:rsidRPr="00636C9B">
        <w:rPr>
          <w:rFonts w:ascii="Times New Roman" w:eastAsia="Times New Roman" w:hAnsi="Times New Roman"/>
          <w:noProof/>
          <w:sz w:val="24"/>
          <w:szCs w:val="24"/>
        </w:rPr>
        <w:t xml:space="preserve"> 2018; </w:t>
      </w:r>
      <w:r w:rsidRPr="00636C9B">
        <w:rPr>
          <w:rFonts w:ascii="Times New Roman" w:eastAsia="Times New Roman" w:hAnsi="Times New Roman"/>
          <w:b/>
          <w:bCs/>
          <w:noProof/>
          <w:sz w:val="24"/>
          <w:szCs w:val="24"/>
        </w:rPr>
        <w:t>7</w:t>
      </w:r>
      <w:r w:rsidRPr="00636C9B">
        <w:rPr>
          <w:rFonts w:ascii="Times New Roman" w:eastAsia="Times New Roman" w:hAnsi="Times New Roman"/>
          <w:noProof/>
          <w:sz w:val="24"/>
          <w:szCs w:val="24"/>
        </w:rPr>
        <w:t>. DOI:10.7554/eLife.35500.</w:t>
      </w:r>
    </w:p>
    <w:p w14:paraId="0CC0E7CE" w14:textId="77777777" w:rsidR="001B365D" w:rsidRPr="00636C9B" w:rsidRDefault="001B365D">
      <w:pPr>
        <w:widowControl w:val="0"/>
        <w:autoSpaceDE w:val="0"/>
        <w:autoSpaceDN w:val="0"/>
        <w:adjustRightInd w:val="0"/>
        <w:spacing w:line="240" w:lineRule="auto"/>
        <w:ind w:left="640" w:hanging="640"/>
        <w:rPr>
          <w:rFonts w:ascii="Times New Roman" w:eastAsia="Times New Roman" w:hAnsi="Times New Roman"/>
          <w:noProof/>
          <w:sz w:val="24"/>
          <w:szCs w:val="24"/>
        </w:rPr>
      </w:pPr>
      <w:r w:rsidRPr="00636C9B">
        <w:rPr>
          <w:rFonts w:ascii="Times New Roman" w:eastAsia="Times New Roman" w:hAnsi="Times New Roman"/>
          <w:noProof/>
          <w:sz w:val="24"/>
          <w:szCs w:val="24"/>
        </w:rPr>
        <w:t>23</w:t>
      </w:r>
      <w:r w:rsidRPr="00636C9B">
        <w:rPr>
          <w:rFonts w:ascii="Times New Roman" w:eastAsia="Times New Roman" w:hAnsi="Times New Roman"/>
          <w:noProof/>
          <w:sz w:val="24"/>
          <w:szCs w:val="24"/>
        </w:rPr>
        <w:tab/>
        <w:t>Rue H, Held L. Gaussian Markov random fields. Theory and applications. 2005 DOI:10.1007/s00184-007-0162-3.</w:t>
      </w:r>
    </w:p>
    <w:p w14:paraId="5F89797D" w14:textId="77777777" w:rsidR="001B365D" w:rsidRPr="00636C9B" w:rsidRDefault="001B365D">
      <w:pPr>
        <w:widowControl w:val="0"/>
        <w:autoSpaceDE w:val="0"/>
        <w:autoSpaceDN w:val="0"/>
        <w:adjustRightInd w:val="0"/>
        <w:spacing w:line="240" w:lineRule="auto"/>
        <w:ind w:left="640" w:hanging="640"/>
        <w:rPr>
          <w:rFonts w:ascii="Times New Roman" w:eastAsia="Times New Roman" w:hAnsi="Times New Roman"/>
          <w:noProof/>
          <w:sz w:val="24"/>
          <w:szCs w:val="24"/>
        </w:rPr>
      </w:pPr>
      <w:r w:rsidRPr="00636C9B">
        <w:rPr>
          <w:rFonts w:ascii="Times New Roman" w:eastAsia="Times New Roman" w:hAnsi="Times New Roman"/>
          <w:noProof/>
          <w:sz w:val="24"/>
          <w:szCs w:val="24"/>
        </w:rPr>
        <w:t>24</w:t>
      </w:r>
      <w:r w:rsidRPr="00636C9B">
        <w:rPr>
          <w:rFonts w:ascii="Times New Roman" w:eastAsia="Times New Roman" w:hAnsi="Times New Roman"/>
          <w:noProof/>
          <w:sz w:val="24"/>
          <w:szCs w:val="24"/>
        </w:rPr>
        <w:tab/>
        <w:t xml:space="preserve">Besag J. Spatial interaction and the statistical snalysis of lattice systems. </w:t>
      </w:r>
      <w:r w:rsidRPr="00636C9B">
        <w:rPr>
          <w:rFonts w:ascii="Times New Roman" w:eastAsia="Times New Roman" w:hAnsi="Times New Roman"/>
          <w:i/>
          <w:iCs/>
          <w:noProof/>
          <w:sz w:val="24"/>
          <w:szCs w:val="24"/>
        </w:rPr>
        <w:t>J R Stat Soc Ser B (Statistical Methodol</w:t>
      </w:r>
      <w:r w:rsidRPr="00636C9B">
        <w:rPr>
          <w:rFonts w:ascii="Times New Roman" w:eastAsia="Times New Roman" w:hAnsi="Times New Roman"/>
          <w:noProof/>
          <w:sz w:val="24"/>
          <w:szCs w:val="24"/>
        </w:rPr>
        <w:t xml:space="preserve"> 1974. DOI:10.2307/2984812.</w:t>
      </w:r>
    </w:p>
    <w:p w14:paraId="38069E55" w14:textId="77777777" w:rsidR="001B365D" w:rsidRPr="00636C9B" w:rsidRDefault="001B365D">
      <w:pPr>
        <w:widowControl w:val="0"/>
        <w:autoSpaceDE w:val="0"/>
        <w:autoSpaceDN w:val="0"/>
        <w:adjustRightInd w:val="0"/>
        <w:spacing w:line="240" w:lineRule="auto"/>
        <w:ind w:left="640" w:hanging="640"/>
        <w:rPr>
          <w:rFonts w:ascii="Times New Roman" w:eastAsia="Times New Roman" w:hAnsi="Times New Roman"/>
          <w:noProof/>
          <w:sz w:val="24"/>
          <w:szCs w:val="24"/>
        </w:rPr>
      </w:pPr>
      <w:r w:rsidRPr="00636C9B">
        <w:rPr>
          <w:rFonts w:ascii="Times New Roman" w:eastAsia="Times New Roman" w:hAnsi="Times New Roman"/>
          <w:noProof/>
          <w:sz w:val="24"/>
          <w:szCs w:val="24"/>
        </w:rPr>
        <w:t>25</w:t>
      </w:r>
      <w:r w:rsidRPr="00636C9B">
        <w:rPr>
          <w:rFonts w:ascii="Times New Roman" w:eastAsia="Times New Roman" w:hAnsi="Times New Roman"/>
          <w:noProof/>
          <w:sz w:val="24"/>
          <w:szCs w:val="24"/>
        </w:rPr>
        <w:tab/>
        <w:t>Blangiardo M, Cameletti M, Baio G, Rue H. Spatial and spatio-temporal models with R-INLA. Spat. Spatiotemporal. Epidemiol. 2013. DOI:10.1016/j.sste.2013.07.003.</w:t>
      </w:r>
    </w:p>
    <w:p w14:paraId="70F4E843" w14:textId="77777777" w:rsidR="001B365D" w:rsidRPr="00636C9B" w:rsidRDefault="001B365D">
      <w:pPr>
        <w:widowControl w:val="0"/>
        <w:autoSpaceDE w:val="0"/>
        <w:autoSpaceDN w:val="0"/>
        <w:adjustRightInd w:val="0"/>
        <w:spacing w:line="240" w:lineRule="auto"/>
        <w:ind w:left="640" w:hanging="640"/>
        <w:rPr>
          <w:rFonts w:ascii="Times New Roman" w:eastAsia="Times New Roman" w:hAnsi="Times New Roman"/>
          <w:noProof/>
          <w:sz w:val="24"/>
          <w:szCs w:val="24"/>
        </w:rPr>
      </w:pPr>
      <w:r w:rsidRPr="00636C9B">
        <w:rPr>
          <w:rFonts w:ascii="Times New Roman" w:eastAsia="Times New Roman" w:hAnsi="Times New Roman"/>
          <w:noProof/>
          <w:sz w:val="24"/>
          <w:szCs w:val="24"/>
        </w:rPr>
        <w:t>26</w:t>
      </w:r>
      <w:r w:rsidRPr="00636C9B">
        <w:rPr>
          <w:rFonts w:ascii="Times New Roman" w:eastAsia="Times New Roman" w:hAnsi="Times New Roman"/>
          <w:noProof/>
          <w:sz w:val="24"/>
          <w:szCs w:val="24"/>
        </w:rPr>
        <w:tab/>
        <w:t xml:space="preserve">Al-Harbi M, Yassin MF, Shams M Bin. Stochastic modeling of the impact of meteorological conditions on road traffic accidents. </w:t>
      </w:r>
      <w:r w:rsidRPr="00636C9B">
        <w:rPr>
          <w:rFonts w:ascii="Times New Roman" w:eastAsia="Times New Roman" w:hAnsi="Times New Roman"/>
          <w:i/>
          <w:iCs/>
          <w:noProof/>
          <w:sz w:val="24"/>
          <w:szCs w:val="24"/>
        </w:rPr>
        <w:t>Stoch Environ Res Risk Assess</w:t>
      </w:r>
      <w:r w:rsidRPr="00636C9B">
        <w:rPr>
          <w:rFonts w:ascii="Times New Roman" w:eastAsia="Times New Roman" w:hAnsi="Times New Roman"/>
          <w:noProof/>
          <w:sz w:val="24"/>
          <w:szCs w:val="24"/>
        </w:rPr>
        <w:t xml:space="preserve"> 2012. DOI:10.1007/s00477-012-0584-y.</w:t>
      </w:r>
    </w:p>
    <w:p w14:paraId="7E7F33D1" w14:textId="77777777" w:rsidR="001B365D" w:rsidRPr="00636C9B" w:rsidRDefault="001B365D">
      <w:pPr>
        <w:widowControl w:val="0"/>
        <w:autoSpaceDE w:val="0"/>
        <w:autoSpaceDN w:val="0"/>
        <w:adjustRightInd w:val="0"/>
        <w:spacing w:line="240" w:lineRule="auto"/>
        <w:ind w:left="640" w:hanging="640"/>
        <w:rPr>
          <w:rFonts w:ascii="Times New Roman" w:eastAsia="Times New Roman" w:hAnsi="Times New Roman"/>
          <w:noProof/>
          <w:sz w:val="24"/>
          <w:szCs w:val="24"/>
        </w:rPr>
      </w:pPr>
      <w:r w:rsidRPr="00636C9B">
        <w:rPr>
          <w:rFonts w:ascii="Times New Roman" w:eastAsia="Times New Roman" w:hAnsi="Times New Roman"/>
          <w:noProof/>
          <w:sz w:val="24"/>
          <w:szCs w:val="24"/>
        </w:rPr>
        <w:t>27</w:t>
      </w:r>
      <w:r w:rsidRPr="00636C9B">
        <w:rPr>
          <w:rFonts w:ascii="Times New Roman" w:eastAsia="Times New Roman" w:hAnsi="Times New Roman"/>
          <w:noProof/>
          <w:sz w:val="24"/>
          <w:szCs w:val="24"/>
        </w:rPr>
        <w:tab/>
        <w:t xml:space="preserve">Hohnsbein J, Piekarski C, Kampmann B, Noack T. Effects of heat on visual acuity. </w:t>
      </w:r>
      <w:r w:rsidRPr="00636C9B">
        <w:rPr>
          <w:rFonts w:ascii="Times New Roman" w:eastAsia="Times New Roman" w:hAnsi="Times New Roman"/>
          <w:i/>
          <w:iCs/>
          <w:noProof/>
          <w:sz w:val="24"/>
          <w:szCs w:val="24"/>
        </w:rPr>
        <w:t>Ergonomics</w:t>
      </w:r>
      <w:r w:rsidRPr="00636C9B">
        <w:rPr>
          <w:rFonts w:ascii="Times New Roman" w:eastAsia="Times New Roman" w:hAnsi="Times New Roman"/>
          <w:noProof/>
          <w:sz w:val="24"/>
          <w:szCs w:val="24"/>
        </w:rPr>
        <w:t xml:space="preserve"> 1984. DOI:10.1080/00140138408963605.</w:t>
      </w:r>
    </w:p>
    <w:p w14:paraId="70F3E544" w14:textId="77777777" w:rsidR="001B365D" w:rsidRPr="00636C9B" w:rsidRDefault="001B365D">
      <w:pPr>
        <w:widowControl w:val="0"/>
        <w:autoSpaceDE w:val="0"/>
        <w:autoSpaceDN w:val="0"/>
        <w:adjustRightInd w:val="0"/>
        <w:spacing w:line="240" w:lineRule="auto"/>
        <w:ind w:left="640" w:hanging="640"/>
        <w:rPr>
          <w:rFonts w:ascii="Times New Roman" w:eastAsia="Times New Roman" w:hAnsi="Times New Roman"/>
          <w:noProof/>
          <w:sz w:val="24"/>
          <w:szCs w:val="24"/>
        </w:rPr>
      </w:pPr>
      <w:r w:rsidRPr="00636C9B">
        <w:rPr>
          <w:rFonts w:ascii="Times New Roman" w:eastAsia="Times New Roman" w:hAnsi="Times New Roman"/>
          <w:noProof/>
          <w:sz w:val="24"/>
          <w:szCs w:val="24"/>
        </w:rPr>
        <w:t>28</w:t>
      </w:r>
      <w:r w:rsidRPr="00636C9B">
        <w:rPr>
          <w:rFonts w:ascii="Times New Roman" w:eastAsia="Times New Roman" w:hAnsi="Times New Roman"/>
          <w:noProof/>
          <w:sz w:val="24"/>
          <w:szCs w:val="24"/>
        </w:rPr>
        <w:tab/>
        <w:t xml:space="preserve">Kramarow E, Chen L-H, Hedegaard H, Warner M. Deaths From Unintentional Injury Among Adults Aged 65 and Over: United States, 2000–2013. </w:t>
      </w:r>
      <w:r w:rsidRPr="00636C9B">
        <w:rPr>
          <w:rFonts w:ascii="Times New Roman" w:eastAsia="Times New Roman" w:hAnsi="Times New Roman"/>
          <w:i/>
          <w:iCs/>
          <w:noProof/>
          <w:sz w:val="24"/>
          <w:szCs w:val="24"/>
        </w:rPr>
        <w:t>Natl Cent Heal Stat Data Br</w:t>
      </w:r>
      <w:r w:rsidRPr="00636C9B">
        <w:rPr>
          <w:rFonts w:ascii="Times New Roman" w:eastAsia="Times New Roman" w:hAnsi="Times New Roman"/>
          <w:noProof/>
          <w:sz w:val="24"/>
          <w:szCs w:val="24"/>
        </w:rPr>
        <w:t xml:space="preserve"> 2015.</w:t>
      </w:r>
    </w:p>
    <w:p w14:paraId="57AF43C8" w14:textId="77777777" w:rsidR="001B365D" w:rsidRPr="00636C9B" w:rsidRDefault="001B365D">
      <w:pPr>
        <w:widowControl w:val="0"/>
        <w:autoSpaceDE w:val="0"/>
        <w:autoSpaceDN w:val="0"/>
        <w:adjustRightInd w:val="0"/>
        <w:spacing w:line="240" w:lineRule="auto"/>
        <w:ind w:left="640" w:hanging="640"/>
        <w:rPr>
          <w:rFonts w:ascii="Times New Roman" w:eastAsia="Times New Roman" w:hAnsi="Times New Roman"/>
          <w:noProof/>
          <w:sz w:val="24"/>
          <w:szCs w:val="24"/>
        </w:rPr>
      </w:pPr>
      <w:r w:rsidRPr="00636C9B">
        <w:rPr>
          <w:rFonts w:ascii="Times New Roman" w:eastAsia="Times New Roman" w:hAnsi="Times New Roman"/>
          <w:noProof/>
          <w:sz w:val="24"/>
          <w:szCs w:val="24"/>
        </w:rPr>
        <w:t>29</w:t>
      </w:r>
      <w:r w:rsidRPr="00636C9B">
        <w:rPr>
          <w:rFonts w:ascii="Times New Roman" w:eastAsia="Times New Roman" w:hAnsi="Times New Roman"/>
          <w:noProof/>
          <w:sz w:val="24"/>
          <w:szCs w:val="24"/>
        </w:rPr>
        <w:tab/>
        <w:t>Stevens JA, Rudd RA. Circumstances and contributing causes of fall deaths among persons aged 65 and older: United States, 2010. J. Am. Geriatr. Soc. 2014. DOI:10.1111/jgs.12702.</w:t>
      </w:r>
    </w:p>
    <w:p w14:paraId="79C84704" w14:textId="77777777" w:rsidR="001B365D" w:rsidRPr="00636C9B" w:rsidRDefault="001B365D">
      <w:pPr>
        <w:widowControl w:val="0"/>
        <w:autoSpaceDE w:val="0"/>
        <w:autoSpaceDN w:val="0"/>
        <w:adjustRightInd w:val="0"/>
        <w:spacing w:line="240" w:lineRule="auto"/>
        <w:ind w:left="640" w:hanging="640"/>
        <w:rPr>
          <w:rFonts w:ascii="Times New Roman" w:eastAsia="Times New Roman" w:hAnsi="Times New Roman"/>
          <w:noProof/>
          <w:sz w:val="24"/>
          <w:szCs w:val="24"/>
        </w:rPr>
      </w:pPr>
      <w:r w:rsidRPr="00636C9B">
        <w:rPr>
          <w:rFonts w:ascii="Times New Roman" w:eastAsia="Times New Roman" w:hAnsi="Times New Roman"/>
          <w:noProof/>
          <w:sz w:val="24"/>
          <w:szCs w:val="24"/>
        </w:rPr>
        <w:t>30</w:t>
      </w:r>
      <w:r w:rsidRPr="00636C9B">
        <w:rPr>
          <w:rFonts w:ascii="Times New Roman" w:eastAsia="Times New Roman" w:hAnsi="Times New Roman"/>
          <w:noProof/>
          <w:sz w:val="24"/>
          <w:szCs w:val="24"/>
        </w:rPr>
        <w:tab/>
        <w:t>Ambrose AF, Paul G, Hausdorff JM. Risk factors for falls among older adults: A review of the literature. Maturitas. 2013. DOI:10.1016/j.maturitas.2013.02.009.</w:t>
      </w:r>
    </w:p>
    <w:p w14:paraId="13594BDB" w14:textId="77777777" w:rsidR="001B365D" w:rsidRPr="00636C9B" w:rsidRDefault="001B365D">
      <w:pPr>
        <w:widowControl w:val="0"/>
        <w:autoSpaceDE w:val="0"/>
        <w:autoSpaceDN w:val="0"/>
        <w:adjustRightInd w:val="0"/>
        <w:spacing w:line="240" w:lineRule="auto"/>
        <w:ind w:left="640" w:hanging="640"/>
        <w:rPr>
          <w:rFonts w:ascii="Times New Roman" w:eastAsia="Times New Roman" w:hAnsi="Times New Roman"/>
          <w:noProof/>
          <w:sz w:val="24"/>
          <w:szCs w:val="24"/>
        </w:rPr>
      </w:pPr>
      <w:r w:rsidRPr="00636C9B">
        <w:rPr>
          <w:rFonts w:ascii="Times New Roman" w:eastAsia="Times New Roman" w:hAnsi="Times New Roman"/>
          <w:noProof/>
          <w:sz w:val="24"/>
          <w:szCs w:val="24"/>
        </w:rPr>
        <w:t>31</w:t>
      </w:r>
      <w:r w:rsidRPr="00636C9B">
        <w:rPr>
          <w:rFonts w:ascii="Times New Roman" w:eastAsia="Times New Roman" w:hAnsi="Times New Roman"/>
          <w:noProof/>
          <w:sz w:val="24"/>
          <w:szCs w:val="24"/>
        </w:rPr>
        <w:tab/>
        <w:t xml:space="preserve">Xu J. Unintentional drowning deaths in the United States, 1999-2010. </w:t>
      </w:r>
      <w:r w:rsidRPr="00636C9B">
        <w:rPr>
          <w:rFonts w:ascii="Times New Roman" w:eastAsia="Times New Roman" w:hAnsi="Times New Roman"/>
          <w:i/>
          <w:iCs/>
          <w:noProof/>
          <w:sz w:val="24"/>
          <w:szCs w:val="24"/>
        </w:rPr>
        <w:t>NCHS Data Brief</w:t>
      </w:r>
      <w:r w:rsidRPr="00636C9B">
        <w:rPr>
          <w:rFonts w:ascii="Times New Roman" w:eastAsia="Times New Roman" w:hAnsi="Times New Roman"/>
          <w:noProof/>
          <w:sz w:val="24"/>
          <w:szCs w:val="24"/>
        </w:rPr>
        <w:t xml:space="preserve"> 2014.</w:t>
      </w:r>
    </w:p>
    <w:p w14:paraId="63BFDD82" w14:textId="77777777" w:rsidR="001B365D" w:rsidRPr="00636C9B" w:rsidRDefault="001B365D">
      <w:pPr>
        <w:widowControl w:val="0"/>
        <w:autoSpaceDE w:val="0"/>
        <w:autoSpaceDN w:val="0"/>
        <w:adjustRightInd w:val="0"/>
        <w:spacing w:line="240" w:lineRule="auto"/>
        <w:ind w:left="640" w:hanging="640"/>
        <w:rPr>
          <w:rFonts w:ascii="Times New Roman" w:hAnsi="Times New Roman"/>
          <w:noProof/>
          <w:sz w:val="24"/>
          <w:szCs w:val="24"/>
        </w:rPr>
      </w:pPr>
      <w:r w:rsidRPr="00636C9B">
        <w:rPr>
          <w:rFonts w:ascii="Times New Roman" w:eastAsia="Times New Roman" w:hAnsi="Times New Roman"/>
          <w:noProof/>
          <w:sz w:val="24"/>
          <w:szCs w:val="24"/>
        </w:rPr>
        <w:t>32</w:t>
      </w:r>
      <w:r w:rsidRPr="00636C9B">
        <w:rPr>
          <w:rFonts w:ascii="Times New Roman" w:eastAsia="Times New Roman" w:hAnsi="Times New Roman"/>
          <w:noProof/>
          <w:sz w:val="24"/>
          <w:szCs w:val="24"/>
        </w:rPr>
        <w:tab/>
        <w:t xml:space="preserve">Maystadt JF, Ecker O. Extreme weather and civil war: Does drought fuel conflict in </w:t>
      </w:r>
      <w:r w:rsidRPr="00636C9B">
        <w:rPr>
          <w:rFonts w:ascii="Times New Roman" w:eastAsia="Times New Roman" w:hAnsi="Times New Roman"/>
          <w:noProof/>
          <w:sz w:val="24"/>
          <w:szCs w:val="24"/>
        </w:rPr>
        <w:lastRenderedPageBreak/>
        <w:t xml:space="preserve">Somalia through livestock price shocks? </w:t>
      </w:r>
      <w:r w:rsidRPr="00636C9B">
        <w:rPr>
          <w:rFonts w:ascii="Times New Roman" w:eastAsia="Times New Roman" w:hAnsi="Times New Roman"/>
          <w:i/>
          <w:iCs/>
          <w:noProof/>
          <w:sz w:val="24"/>
          <w:szCs w:val="24"/>
        </w:rPr>
        <w:t>Am J Agric Econ</w:t>
      </w:r>
      <w:r w:rsidRPr="00636C9B">
        <w:rPr>
          <w:rFonts w:ascii="Times New Roman" w:eastAsia="Times New Roman" w:hAnsi="Times New Roman"/>
          <w:noProof/>
          <w:sz w:val="24"/>
          <w:szCs w:val="24"/>
        </w:rPr>
        <w:t xml:space="preserve"> 2014. DOI:10.1093/ajae/aau010.</w:t>
      </w:r>
    </w:p>
    <w:p w14:paraId="14D0E6E5" w14:textId="0C258931" w:rsidR="009011C5" w:rsidRPr="00636C9B" w:rsidRDefault="00A55581">
      <w:pPr>
        <w:widowControl w:val="0"/>
        <w:autoSpaceDE w:val="0"/>
        <w:autoSpaceDN w:val="0"/>
        <w:adjustRightInd w:val="0"/>
        <w:spacing w:line="240" w:lineRule="auto"/>
        <w:ind w:left="640" w:hanging="640"/>
        <w:rPr>
          <w:rFonts w:ascii="Times New Roman" w:hAnsi="Times New Roman"/>
          <w:b/>
          <w:sz w:val="24"/>
          <w:szCs w:val="24"/>
        </w:rPr>
      </w:pPr>
      <w:r w:rsidRPr="00636C9B">
        <w:rPr>
          <w:rFonts w:ascii="Times New Roman" w:hAnsi="Times New Roman"/>
          <w:b/>
          <w:sz w:val="24"/>
          <w:szCs w:val="24"/>
        </w:rPr>
        <w:fldChar w:fldCharType="end"/>
      </w:r>
      <w:r w:rsidR="009011C5" w:rsidRPr="00636C9B">
        <w:rPr>
          <w:rFonts w:ascii="Times New Roman" w:hAnsi="Times New Roman"/>
          <w:b/>
          <w:color w:val="000000" w:themeColor="text1"/>
          <w:sz w:val="24"/>
          <w:szCs w:val="24"/>
        </w:rPr>
        <w:br w:type="page"/>
      </w:r>
    </w:p>
    <w:p w14:paraId="28E46996" w14:textId="6910F869" w:rsidR="00AA16D4" w:rsidRDefault="003007A1" w:rsidP="005D73D0">
      <w:pPr>
        <w:spacing w:after="0" w:line="480" w:lineRule="auto"/>
        <w:jc w:val="both"/>
        <w:rPr>
          <w:ins w:id="290" w:author="Tamura-Wicks, Helen M" w:date="2018-11-01T15:57:00Z"/>
          <w:rFonts w:ascii="Times New Roman" w:hAnsi="Times New Roman"/>
          <w:color w:val="000000" w:themeColor="text1"/>
          <w:sz w:val="24"/>
          <w:szCs w:val="24"/>
        </w:rPr>
      </w:pPr>
      <w:ins w:id="291" w:author="Parks, Robbie M" w:date="2018-10-29T14:46:00Z">
        <w:r w:rsidRPr="00636C9B">
          <w:rPr>
            <w:rFonts w:ascii="Times New Roman" w:hAnsi="Times New Roman"/>
            <w:b/>
            <w:color w:val="000000" w:themeColor="text1"/>
            <w:sz w:val="24"/>
            <w:szCs w:val="24"/>
          </w:rPr>
          <w:lastRenderedPageBreak/>
          <w:t>Figure 1</w:t>
        </w:r>
        <w:r w:rsidR="002A5534" w:rsidRPr="00636C9B">
          <w:rPr>
            <w:rFonts w:ascii="Times New Roman" w:hAnsi="Times New Roman"/>
            <w:b/>
            <w:color w:val="000000" w:themeColor="text1"/>
            <w:sz w:val="24"/>
            <w:szCs w:val="24"/>
          </w:rPr>
          <w:t xml:space="preserve">. </w:t>
        </w:r>
      </w:ins>
      <w:ins w:id="292" w:author="Tamura-Wicks, Helen M" w:date="2018-11-01T15:58:00Z">
        <w:r w:rsidR="00AA16D4" w:rsidRPr="00171799">
          <w:rPr>
            <w:rFonts w:ascii="Times New Roman" w:hAnsi="Times New Roman"/>
            <w:color w:val="000000" w:themeColor="text1"/>
            <w:sz w:val="24"/>
            <w:szCs w:val="24"/>
          </w:rPr>
          <w:t>Graphic of</w:t>
        </w:r>
        <w:r w:rsidR="00AA16D4">
          <w:rPr>
            <w:rFonts w:ascii="Times New Roman" w:hAnsi="Times New Roman"/>
            <w:b/>
            <w:color w:val="000000" w:themeColor="text1"/>
            <w:sz w:val="24"/>
            <w:szCs w:val="24"/>
          </w:rPr>
          <w:t xml:space="preserve"> </w:t>
        </w:r>
      </w:ins>
      <w:r w:rsidR="00171799">
        <w:rPr>
          <w:rFonts w:ascii="Times New Roman" w:hAnsi="Times New Roman"/>
          <w:color w:val="000000" w:themeColor="text1"/>
          <w:sz w:val="24"/>
          <w:szCs w:val="24"/>
        </w:rPr>
        <w:t>t</w:t>
      </w:r>
      <w:ins w:id="293" w:author="Parks, Robbie M" w:date="2018-10-29T14:46:00Z">
        <w:r w:rsidR="002A5534" w:rsidRPr="00636C9B">
          <w:rPr>
            <w:rFonts w:ascii="Times New Roman" w:hAnsi="Times New Roman"/>
            <w:color w:val="000000" w:themeColor="text1"/>
            <w:sz w:val="24"/>
            <w:szCs w:val="24"/>
          </w:rPr>
          <w:t xml:space="preserve">ransforming state-month temperatures </w:t>
        </w:r>
      </w:ins>
      <w:ins w:id="294" w:author="Tamura-Wicks, Helen M" w:date="2018-11-01T15:57:00Z">
        <w:r w:rsidR="00AA16D4">
          <w:rPr>
            <w:rFonts w:ascii="Times New Roman" w:hAnsi="Times New Roman"/>
            <w:color w:val="000000" w:themeColor="text1"/>
            <w:sz w:val="24"/>
            <w:szCs w:val="24"/>
          </w:rPr>
          <w:t xml:space="preserve">into state-month anomalies from </w:t>
        </w:r>
      </w:ins>
      <w:ins w:id="295" w:author="Tamura-Wicks, Helen M" w:date="2018-11-01T16:00:00Z">
        <w:r w:rsidR="00AA16D4">
          <w:rPr>
            <w:rFonts w:ascii="Times New Roman" w:hAnsi="Times New Roman"/>
            <w:color w:val="000000" w:themeColor="text1"/>
            <w:sz w:val="24"/>
            <w:szCs w:val="24"/>
          </w:rPr>
          <w:t xml:space="preserve">their </w:t>
        </w:r>
      </w:ins>
      <w:ins w:id="296" w:author="Tamura-Wicks, Helen M" w:date="2018-11-01T15:57:00Z">
        <w:r w:rsidR="00AA16D4">
          <w:rPr>
            <w:rFonts w:ascii="Times New Roman" w:hAnsi="Times New Roman"/>
            <w:color w:val="000000" w:themeColor="text1"/>
            <w:sz w:val="24"/>
            <w:szCs w:val="24"/>
          </w:rPr>
          <w:t xml:space="preserve">1980-2009 mean. </w:t>
        </w:r>
      </w:ins>
      <w:ins w:id="297" w:author="Parks, Robbie M" w:date="2018-10-29T14:46:00Z">
        <w:r w:rsidR="002A5534" w:rsidRPr="00636C9B">
          <w:rPr>
            <w:rFonts w:ascii="Times New Roman" w:hAnsi="Times New Roman"/>
            <w:color w:val="000000" w:themeColor="text1"/>
            <w:sz w:val="24"/>
            <w:szCs w:val="24"/>
          </w:rPr>
          <w:t>(left panel)</w:t>
        </w:r>
        <w:del w:id="298" w:author="Tamura-Wicks, Helen M" w:date="2018-11-01T15:58:00Z">
          <w:r w:rsidR="002A5534" w:rsidRPr="00636C9B" w:rsidDel="00AA16D4">
            <w:rPr>
              <w:rFonts w:ascii="Times New Roman" w:hAnsi="Times New Roman"/>
              <w:color w:val="000000" w:themeColor="text1"/>
              <w:sz w:val="24"/>
              <w:szCs w:val="24"/>
            </w:rPr>
            <w:delText>into state-month anomalies</w:delText>
          </w:r>
        </w:del>
      </w:ins>
      <w:ins w:id="299" w:author="Tamura-Wicks, Helen M" w:date="2018-11-01T15:59:00Z">
        <w:r w:rsidR="00AA16D4">
          <w:rPr>
            <w:rFonts w:ascii="Times New Roman" w:hAnsi="Times New Roman"/>
            <w:color w:val="000000" w:themeColor="text1"/>
            <w:sz w:val="24"/>
            <w:szCs w:val="24"/>
          </w:rPr>
          <w:t xml:space="preserve"> July 1980-2016 </w:t>
        </w:r>
      </w:ins>
      <w:ins w:id="300" w:author="Tamura-Wicks, Helen M" w:date="2018-11-01T15:58:00Z">
        <w:r w:rsidR="00AA16D4">
          <w:rPr>
            <w:rFonts w:ascii="Times New Roman" w:hAnsi="Times New Roman"/>
            <w:color w:val="000000" w:themeColor="text1"/>
            <w:sz w:val="24"/>
            <w:szCs w:val="24"/>
          </w:rPr>
          <w:t>temperatures for Florida</w:t>
        </w:r>
      </w:ins>
      <w:ins w:id="301" w:author="Tamura-Wicks, Helen M" w:date="2018-11-01T16:00:00Z">
        <w:r w:rsidR="00AA16D4">
          <w:rPr>
            <w:rFonts w:ascii="Times New Roman" w:hAnsi="Times New Roman"/>
            <w:color w:val="000000" w:themeColor="text1"/>
            <w:sz w:val="24"/>
            <w:szCs w:val="24"/>
          </w:rPr>
          <w:t xml:space="preserve"> (red)</w:t>
        </w:r>
      </w:ins>
      <w:ins w:id="302" w:author="Tamura-Wicks, Helen M" w:date="2018-11-01T15:58:00Z">
        <w:r w:rsidR="00AA16D4">
          <w:rPr>
            <w:rFonts w:ascii="Times New Roman" w:hAnsi="Times New Roman"/>
            <w:color w:val="000000" w:themeColor="text1"/>
            <w:sz w:val="24"/>
            <w:szCs w:val="24"/>
          </w:rPr>
          <w:t xml:space="preserve"> and</w:t>
        </w:r>
      </w:ins>
      <w:ins w:id="303" w:author="Tamura-Wicks, Helen M" w:date="2018-11-01T15:59:00Z">
        <w:r w:rsidR="00AA16D4">
          <w:rPr>
            <w:rFonts w:ascii="Times New Roman" w:hAnsi="Times New Roman"/>
            <w:color w:val="000000" w:themeColor="text1"/>
            <w:sz w:val="24"/>
            <w:szCs w:val="24"/>
          </w:rPr>
          <w:t xml:space="preserve"> Washington</w:t>
        </w:r>
      </w:ins>
      <w:ins w:id="304" w:author="Tamura-Wicks, Helen M" w:date="2018-11-01T16:00:00Z">
        <w:r w:rsidR="00AA16D4">
          <w:rPr>
            <w:rFonts w:ascii="Times New Roman" w:hAnsi="Times New Roman"/>
            <w:color w:val="000000" w:themeColor="text1"/>
            <w:sz w:val="24"/>
            <w:szCs w:val="24"/>
          </w:rPr>
          <w:t xml:space="preserve"> (blue)</w:t>
        </w:r>
      </w:ins>
      <w:ins w:id="305" w:author="Tamura-Wicks, Helen M" w:date="2018-11-01T15:58:00Z">
        <w:r w:rsidR="00AA16D4">
          <w:rPr>
            <w:rFonts w:ascii="Times New Roman" w:hAnsi="Times New Roman"/>
            <w:color w:val="000000" w:themeColor="text1"/>
            <w:sz w:val="24"/>
            <w:szCs w:val="24"/>
          </w:rPr>
          <w:t>.</w:t>
        </w:r>
      </w:ins>
      <w:ins w:id="306" w:author="Parks, Robbie M" w:date="2018-10-29T14:46:00Z">
        <w:r w:rsidR="002A5534" w:rsidRPr="00636C9B">
          <w:rPr>
            <w:rFonts w:ascii="Times New Roman" w:hAnsi="Times New Roman"/>
            <w:color w:val="000000" w:themeColor="text1"/>
            <w:sz w:val="24"/>
            <w:szCs w:val="24"/>
          </w:rPr>
          <w:t xml:space="preserve"> (two right panels), </w:t>
        </w:r>
      </w:ins>
      <w:ins w:id="307" w:author="Tamura-Wicks, Helen M" w:date="2018-11-01T16:01:00Z">
        <w:r w:rsidR="00AA16D4">
          <w:rPr>
            <w:rFonts w:ascii="Times New Roman" w:hAnsi="Times New Roman"/>
            <w:color w:val="000000" w:themeColor="text1"/>
            <w:sz w:val="24"/>
            <w:szCs w:val="24"/>
          </w:rPr>
          <w:t>July 1980-2016 temperature anomalies for Florida (red) and Washington (blue).</w:t>
        </w:r>
        <w:r w:rsidR="00AA16D4" w:rsidRPr="00636C9B">
          <w:rPr>
            <w:rFonts w:ascii="Times New Roman" w:hAnsi="Times New Roman"/>
            <w:color w:val="000000" w:themeColor="text1"/>
            <w:sz w:val="24"/>
            <w:szCs w:val="24"/>
          </w:rPr>
          <w:t xml:space="preserve"> </w:t>
        </w:r>
      </w:ins>
      <w:ins w:id="308" w:author="Parks, Robbie M" w:date="2018-10-29T14:46:00Z">
        <w:del w:id="309" w:author="Tamura-Wicks, Helen M" w:date="2018-11-01T16:01:00Z">
          <w:r w:rsidR="002A5534" w:rsidRPr="00636C9B" w:rsidDel="00AA16D4">
            <w:rPr>
              <w:rFonts w:ascii="Times New Roman" w:hAnsi="Times New Roman"/>
              <w:color w:val="000000" w:themeColor="text1"/>
              <w:sz w:val="24"/>
              <w:szCs w:val="24"/>
            </w:rPr>
            <w:delText>using Florida and Washington in July, 1980-2016.</w:delText>
          </w:r>
        </w:del>
      </w:ins>
    </w:p>
    <w:p w14:paraId="5FC4D8EB" w14:textId="5304E898" w:rsidR="002A5534" w:rsidRPr="00636C9B" w:rsidRDefault="002A5534" w:rsidP="005D73D0">
      <w:pPr>
        <w:spacing w:after="0" w:line="480" w:lineRule="auto"/>
        <w:jc w:val="both"/>
        <w:rPr>
          <w:ins w:id="310" w:author="Parks, Robbie M" w:date="2018-10-29T14:46:00Z"/>
          <w:rFonts w:ascii="Times New Roman" w:hAnsi="Times New Roman"/>
          <w:color w:val="000000" w:themeColor="text1"/>
          <w:sz w:val="24"/>
          <w:szCs w:val="24"/>
        </w:rPr>
      </w:pPr>
      <w:ins w:id="311" w:author="Parks, Robbie M" w:date="2018-10-29T14:46:00Z">
        <w:r w:rsidRPr="00636C9B">
          <w:rPr>
            <w:rFonts w:ascii="Times New Roman" w:hAnsi="Times New Roman"/>
            <w:color w:val="000000" w:themeColor="text1"/>
            <w:sz w:val="24"/>
            <w:szCs w:val="24"/>
          </w:rPr>
          <w:br w:type="page"/>
        </w:r>
      </w:ins>
    </w:p>
    <w:p w14:paraId="111CEFCE" w14:textId="25B70121" w:rsidR="00016713" w:rsidRPr="00636C9B" w:rsidRDefault="005B03DF" w:rsidP="00D76DF7">
      <w:pPr>
        <w:spacing w:after="0" w:line="480" w:lineRule="auto"/>
        <w:jc w:val="both"/>
        <w:rPr>
          <w:rFonts w:ascii="Times New Roman" w:hAnsi="Times New Roman"/>
          <w:color w:val="000000" w:themeColor="text1"/>
          <w:sz w:val="24"/>
          <w:szCs w:val="24"/>
        </w:rPr>
      </w:pPr>
      <w:r w:rsidRPr="00636C9B">
        <w:rPr>
          <w:rFonts w:ascii="Times New Roman" w:hAnsi="Times New Roman"/>
          <w:b/>
          <w:color w:val="000000" w:themeColor="text1"/>
          <w:sz w:val="24"/>
          <w:szCs w:val="24"/>
        </w:rPr>
        <w:lastRenderedPageBreak/>
        <w:t xml:space="preserve">Figure </w:t>
      </w:r>
      <w:ins w:id="312" w:author="Parks, Robbie M" w:date="2018-10-29T14:46:00Z">
        <w:r w:rsidR="002A5534" w:rsidRPr="00636C9B">
          <w:rPr>
            <w:rFonts w:ascii="Times New Roman" w:hAnsi="Times New Roman"/>
            <w:b/>
            <w:color w:val="000000" w:themeColor="text1"/>
            <w:sz w:val="24"/>
            <w:szCs w:val="24"/>
          </w:rPr>
          <w:t>2</w:t>
        </w:r>
      </w:ins>
      <w:r w:rsidR="0019142A" w:rsidRPr="00636C9B">
        <w:rPr>
          <w:rFonts w:ascii="Times New Roman" w:hAnsi="Times New Roman"/>
          <w:b/>
          <w:color w:val="000000" w:themeColor="text1"/>
          <w:sz w:val="24"/>
          <w:szCs w:val="24"/>
        </w:rPr>
        <w:t>.</w:t>
      </w:r>
      <w:r w:rsidR="001B246F" w:rsidRPr="00636C9B">
        <w:rPr>
          <w:rFonts w:ascii="Times New Roman" w:hAnsi="Times New Roman"/>
          <w:b/>
          <w:color w:val="000000" w:themeColor="text1"/>
          <w:sz w:val="24"/>
          <w:szCs w:val="24"/>
        </w:rPr>
        <w:t xml:space="preserve"> </w:t>
      </w:r>
      <w:r w:rsidR="006C049E" w:rsidRPr="00636C9B">
        <w:rPr>
          <w:rFonts w:ascii="Times New Roman" w:hAnsi="Times New Roman"/>
          <w:color w:val="000000" w:themeColor="text1"/>
          <w:sz w:val="24"/>
          <w:szCs w:val="24"/>
        </w:rPr>
        <w:t xml:space="preserve">National Age-Standardised Death Rates (ASDRs) </w:t>
      </w:r>
      <w:del w:id="313" w:author="Tamura-Wicks, Helen M" w:date="2018-11-01T15:26:00Z">
        <w:r w:rsidR="006C049E" w:rsidRPr="00636C9B" w:rsidDel="006C58FE">
          <w:rPr>
            <w:rFonts w:ascii="Times New Roman" w:hAnsi="Times New Roman"/>
            <w:color w:val="000000" w:themeColor="text1"/>
            <w:sz w:val="24"/>
            <w:szCs w:val="24"/>
          </w:rPr>
          <w:delText>over time</w:delText>
        </w:r>
      </w:del>
      <w:ins w:id="314" w:author="Tamura-Wicks, Helen M" w:date="2018-11-01T15:26:00Z">
        <w:r w:rsidR="006C58FE">
          <w:rPr>
            <w:rFonts w:ascii="Times New Roman" w:hAnsi="Times New Roman"/>
            <w:color w:val="000000" w:themeColor="text1"/>
            <w:sz w:val="24"/>
            <w:szCs w:val="24"/>
          </w:rPr>
          <w:t>from 1980 to 2016,</w:t>
        </w:r>
      </w:ins>
      <w:r w:rsidR="006C049E" w:rsidRPr="00636C9B">
        <w:rPr>
          <w:rFonts w:ascii="Times New Roman" w:hAnsi="Times New Roman"/>
          <w:color w:val="000000" w:themeColor="text1"/>
          <w:sz w:val="24"/>
          <w:szCs w:val="24"/>
        </w:rPr>
        <w:t xml:space="preserve"> by month and category</w:t>
      </w:r>
      <w:ins w:id="315" w:author="Tamura-Wicks, Helen M" w:date="2018-11-01T15:26:00Z">
        <w:r w:rsidR="006C58FE">
          <w:rPr>
            <w:rFonts w:ascii="Times New Roman" w:hAnsi="Times New Roman"/>
            <w:color w:val="000000" w:themeColor="text1"/>
            <w:sz w:val="24"/>
            <w:szCs w:val="24"/>
          </w:rPr>
          <w:t xml:space="preserve"> of</w:t>
        </w:r>
      </w:ins>
      <w:r w:rsidR="006C049E" w:rsidRPr="00636C9B">
        <w:rPr>
          <w:rFonts w:ascii="Times New Roman" w:hAnsi="Times New Roman"/>
          <w:color w:val="000000" w:themeColor="text1"/>
          <w:sz w:val="24"/>
          <w:szCs w:val="24"/>
        </w:rPr>
        <w:t xml:space="preserve"> injury death</w:t>
      </w:r>
      <w:r w:rsidR="005F3F6E">
        <w:rPr>
          <w:rFonts w:ascii="Times New Roman" w:hAnsi="Times New Roman"/>
          <w:color w:val="000000" w:themeColor="text1"/>
          <w:sz w:val="24"/>
          <w:szCs w:val="24"/>
        </w:rPr>
        <w:t>.</w:t>
      </w:r>
      <w:del w:id="316" w:author="Tamura-Wicks, Helen M" w:date="2018-11-01T15:26:00Z">
        <w:r w:rsidR="006C049E" w:rsidRPr="00636C9B" w:rsidDel="006C58FE">
          <w:rPr>
            <w:rFonts w:ascii="Times New Roman" w:hAnsi="Times New Roman"/>
            <w:color w:val="000000" w:themeColor="text1"/>
            <w:sz w:val="24"/>
            <w:szCs w:val="24"/>
          </w:rPr>
          <w:delText>, 1980-2016</w:delText>
        </w:r>
        <w:r w:rsidR="000A2462" w:rsidRPr="00636C9B" w:rsidDel="006C58FE">
          <w:rPr>
            <w:rFonts w:ascii="Times New Roman" w:hAnsi="Times New Roman"/>
            <w:color w:val="000000" w:themeColor="text1"/>
            <w:sz w:val="24"/>
            <w:szCs w:val="24"/>
          </w:rPr>
          <w:delText>.</w:delText>
        </w:r>
      </w:del>
      <w:r w:rsidR="00016713" w:rsidRPr="00636C9B">
        <w:rPr>
          <w:rFonts w:ascii="Times New Roman" w:hAnsi="Times New Roman"/>
          <w:color w:val="000000" w:themeColor="text1"/>
          <w:sz w:val="24"/>
          <w:szCs w:val="24"/>
        </w:rPr>
        <w:br w:type="page"/>
      </w:r>
    </w:p>
    <w:p w14:paraId="28C19B17" w14:textId="235C4BBB" w:rsidR="002E3961" w:rsidRPr="00636C9B" w:rsidRDefault="003C7D02" w:rsidP="00D76DF7">
      <w:pPr>
        <w:spacing w:after="0" w:line="480" w:lineRule="auto"/>
        <w:jc w:val="both"/>
        <w:rPr>
          <w:rFonts w:ascii="Times New Roman" w:hAnsi="Times New Roman"/>
          <w:color w:val="000000" w:themeColor="text1"/>
          <w:sz w:val="24"/>
          <w:szCs w:val="24"/>
        </w:rPr>
      </w:pPr>
      <w:r w:rsidRPr="00636C9B">
        <w:rPr>
          <w:rFonts w:ascii="Times New Roman" w:hAnsi="Times New Roman"/>
          <w:b/>
          <w:color w:val="000000" w:themeColor="text1"/>
          <w:sz w:val="24"/>
          <w:szCs w:val="24"/>
        </w:rPr>
        <w:lastRenderedPageBreak/>
        <w:t xml:space="preserve">Figure </w:t>
      </w:r>
      <w:ins w:id="317" w:author="Parks, Robbie M" w:date="2018-10-29T14:46:00Z">
        <w:r w:rsidR="002A5534" w:rsidRPr="00636C9B">
          <w:rPr>
            <w:rFonts w:ascii="Times New Roman" w:hAnsi="Times New Roman"/>
            <w:b/>
            <w:color w:val="000000" w:themeColor="text1"/>
            <w:sz w:val="24"/>
            <w:szCs w:val="24"/>
          </w:rPr>
          <w:t>3</w:t>
        </w:r>
      </w:ins>
      <w:r w:rsidRPr="00636C9B">
        <w:rPr>
          <w:rFonts w:ascii="Times New Roman" w:hAnsi="Times New Roman"/>
          <w:b/>
          <w:color w:val="000000" w:themeColor="text1"/>
          <w:sz w:val="24"/>
          <w:szCs w:val="24"/>
        </w:rPr>
        <w:t xml:space="preserve">. </w:t>
      </w:r>
      <w:r w:rsidR="00BA15DC" w:rsidRPr="00636C9B">
        <w:rPr>
          <w:rFonts w:ascii="Times New Roman" w:hAnsi="Times New Roman"/>
          <w:color w:val="000000" w:themeColor="text1"/>
          <w:sz w:val="24"/>
          <w:szCs w:val="24"/>
        </w:rPr>
        <w:t>Average p</w:t>
      </w:r>
      <w:r w:rsidRPr="00636C9B">
        <w:rPr>
          <w:rFonts w:ascii="Times New Roman" w:hAnsi="Times New Roman"/>
          <w:color w:val="000000" w:themeColor="text1"/>
          <w:sz w:val="24"/>
          <w:szCs w:val="24"/>
        </w:rPr>
        <w:t>ercentage breakdown of</w:t>
      </w:r>
      <w:ins w:id="318" w:author="Tamura-Wicks, Helen M" w:date="2018-11-01T15:50:00Z">
        <w:r w:rsidR="008621C2">
          <w:rPr>
            <w:rFonts w:ascii="Times New Roman" w:hAnsi="Times New Roman"/>
            <w:color w:val="000000" w:themeColor="text1"/>
            <w:sz w:val="24"/>
            <w:szCs w:val="24"/>
          </w:rPr>
          <w:t xml:space="preserve"> injury deaths, by</w:t>
        </w:r>
      </w:ins>
      <w:r w:rsidRPr="00636C9B">
        <w:rPr>
          <w:rFonts w:ascii="Times New Roman" w:hAnsi="Times New Roman"/>
          <w:color w:val="000000" w:themeColor="text1"/>
          <w:sz w:val="24"/>
          <w:szCs w:val="24"/>
        </w:rPr>
        <w:t xml:space="preserve"> category of unintentional (</w:t>
      </w:r>
      <w:r w:rsidR="00BA15DC" w:rsidRPr="00636C9B">
        <w:rPr>
          <w:rFonts w:ascii="Times New Roman" w:hAnsi="Times New Roman"/>
          <w:color w:val="000000" w:themeColor="text1"/>
          <w:sz w:val="24"/>
          <w:szCs w:val="24"/>
        </w:rPr>
        <w:t xml:space="preserve">yellow/brown) and intentional (purple) deaths in the </w:t>
      </w:r>
      <w:ins w:id="319" w:author="Tamura-Wicks, Helen M" w:date="2018-11-01T15:49:00Z">
        <w:r w:rsidR="008621C2">
          <w:rPr>
            <w:rFonts w:ascii="Times New Roman" w:hAnsi="Times New Roman"/>
            <w:color w:val="000000" w:themeColor="text1"/>
            <w:sz w:val="24"/>
            <w:szCs w:val="24"/>
          </w:rPr>
          <w:t xml:space="preserve">contiguous ? </w:t>
        </w:r>
      </w:ins>
      <w:r w:rsidR="00BA15DC" w:rsidRPr="00636C9B">
        <w:rPr>
          <w:rFonts w:ascii="Times New Roman" w:hAnsi="Times New Roman"/>
          <w:color w:val="000000" w:themeColor="text1"/>
          <w:sz w:val="24"/>
          <w:szCs w:val="24"/>
        </w:rPr>
        <w:t>USA</w:t>
      </w:r>
      <w:del w:id="320" w:author="Tamura-Wicks, Helen M" w:date="2018-11-01T15:50:00Z">
        <w:r w:rsidR="00BA15DC" w:rsidRPr="00636C9B" w:rsidDel="008621C2">
          <w:rPr>
            <w:rFonts w:ascii="Times New Roman" w:hAnsi="Times New Roman"/>
            <w:color w:val="000000" w:themeColor="text1"/>
            <w:sz w:val="24"/>
            <w:szCs w:val="24"/>
          </w:rPr>
          <w:delText xml:space="preserve"> by</w:delText>
        </w:r>
      </w:del>
      <w:ins w:id="321" w:author="Tamura-Wicks, Helen M" w:date="2018-11-01T15:50:00Z">
        <w:r w:rsidR="008621C2">
          <w:rPr>
            <w:rFonts w:ascii="Times New Roman" w:hAnsi="Times New Roman"/>
            <w:color w:val="000000" w:themeColor="text1"/>
            <w:sz w:val="24"/>
            <w:szCs w:val="24"/>
          </w:rPr>
          <w:t>,</w:t>
        </w:r>
      </w:ins>
      <w:r w:rsidR="00BA15DC" w:rsidRPr="00636C9B">
        <w:rPr>
          <w:rFonts w:ascii="Times New Roman" w:hAnsi="Times New Roman"/>
          <w:color w:val="000000" w:themeColor="text1"/>
          <w:sz w:val="24"/>
          <w:szCs w:val="24"/>
        </w:rPr>
        <w:t xml:space="preserve"> age </w:t>
      </w:r>
      <w:r w:rsidR="007217A9" w:rsidRPr="00636C9B">
        <w:rPr>
          <w:rFonts w:ascii="Times New Roman" w:hAnsi="Times New Roman"/>
          <w:color w:val="000000" w:themeColor="text1"/>
          <w:sz w:val="24"/>
          <w:szCs w:val="24"/>
        </w:rPr>
        <w:t xml:space="preserve">group </w:t>
      </w:r>
      <w:r w:rsidR="00BA15DC" w:rsidRPr="00636C9B">
        <w:rPr>
          <w:rFonts w:ascii="Times New Roman" w:hAnsi="Times New Roman"/>
          <w:color w:val="000000" w:themeColor="text1"/>
          <w:sz w:val="24"/>
          <w:szCs w:val="24"/>
        </w:rPr>
        <w:t>and sex, for 2012-2016</w:t>
      </w:r>
      <w:r w:rsidR="000A2462" w:rsidRPr="00636C9B">
        <w:rPr>
          <w:rFonts w:ascii="Times New Roman" w:hAnsi="Times New Roman"/>
          <w:color w:val="000000" w:themeColor="text1"/>
          <w:sz w:val="24"/>
          <w:szCs w:val="24"/>
        </w:rPr>
        <w:t>.</w:t>
      </w:r>
      <w:r w:rsidR="002E3961" w:rsidRPr="00636C9B">
        <w:rPr>
          <w:rFonts w:ascii="Times New Roman" w:hAnsi="Times New Roman"/>
          <w:color w:val="000000" w:themeColor="text1"/>
          <w:sz w:val="24"/>
          <w:szCs w:val="24"/>
        </w:rPr>
        <w:br w:type="page"/>
      </w:r>
    </w:p>
    <w:p w14:paraId="27BE4B15" w14:textId="0C859008" w:rsidR="008621C2" w:rsidRDefault="004A3366" w:rsidP="00D76DF7">
      <w:pPr>
        <w:spacing w:after="0" w:line="480" w:lineRule="auto"/>
        <w:jc w:val="both"/>
        <w:rPr>
          <w:ins w:id="322" w:author="Tamura-Wicks, Helen M" w:date="2018-11-01T15:45:00Z"/>
          <w:rFonts w:ascii="Times New Roman" w:hAnsi="Times New Roman"/>
          <w:color w:val="000000" w:themeColor="text1"/>
          <w:sz w:val="24"/>
          <w:szCs w:val="24"/>
        </w:rPr>
      </w:pPr>
      <w:commentRangeStart w:id="323"/>
      <w:r w:rsidRPr="00636C9B">
        <w:rPr>
          <w:rFonts w:ascii="Times New Roman" w:hAnsi="Times New Roman"/>
          <w:b/>
          <w:color w:val="000000" w:themeColor="text1"/>
          <w:sz w:val="24"/>
          <w:szCs w:val="24"/>
        </w:rPr>
        <w:lastRenderedPageBreak/>
        <w:t>Figure 4</w:t>
      </w:r>
      <w:commentRangeEnd w:id="323"/>
      <w:r w:rsidR="006C58FE">
        <w:rPr>
          <w:rStyle w:val="CommentReference"/>
          <w:rFonts w:asciiTheme="minorHAnsi" w:eastAsiaTheme="minorHAnsi" w:hAnsiTheme="minorHAnsi" w:cstheme="minorBidi"/>
        </w:rPr>
        <w:commentReference w:id="323"/>
      </w:r>
      <w:ins w:id="324" w:author="Tamura-Wicks, Helen M" w:date="2018-11-01T15:46:00Z">
        <w:r w:rsidR="008621C2" w:rsidRPr="008621C2">
          <w:rPr>
            <w:rFonts w:ascii="Times New Roman" w:hAnsi="Times New Roman"/>
            <w:color w:val="000000" w:themeColor="text1"/>
            <w:sz w:val="24"/>
            <w:szCs w:val="24"/>
          </w:rPr>
          <w:t xml:space="preserve"> </w:t>
        </w:r>
        <w:r w:rsidR="008621C2">
          <w:rPr>
            <w:rFonts w:ascii="Times New Roman" w:hAnsi="Times New Roman"/>
            <w:color w:val="000000" w:themeColor="text1"/>
            <w:sz w:val="24"/>
            <w:szCs w:val="24"/>
          </w:rPr>
          <w:t xml:space="preserve">Estimated additional annual injury deaths for 2016 population, if temperatures were 1c above the 1980-2009 mean for every month and state. </w:t>
        </w:r>
      </w:ins>
      <w:del w:id="325" w:author="Tamura-Wicks, Helen M" w:date="2018-11-01T15:46:00Z">
        <w:r w:rsidRPr="00636C9B" w:rsidDel="008621C2">
          <w:rPr>
            <w:rFonts w:ascii="Times New Roman" w:hAnsi="Times New Roman"/>
            <w:b/>
            <w:color w:val="000000" w:themeColor="text1"/>
            <w:sz w:val="24"/>
            <w:szCs w:val="24"/>
          </w:rPr>
          <w:delText xml:space="preserve">. </w:delText>
        </w:r>
        <w:r w:rsidRPr="00636C9B" w:rsidDel="008621C2">
          <w:rPr>
            <w:rFonts w:ascii="Times New Roman" w:hAnsi="Times New Roman"/>
            <w:color w:val="000000" w:themeColor="text1"/>
            <w:sz w:val="24"/>
            <w:szCs w:val="24"/>
          </w:rPr>
          <w:delText xml:space="preserve">Additional annual deaths </w:delText>
        </w:r>
      </w:del>
      <w:del w:id="326" w:author="Tamura-Wicks, Helen M" w:date="2018-11-01T15:33:00Z">
        <w:r w:rsidRPr="00636C9B" w:rsidDel="006C58FE">
          <w:rPr>
            <w:rFonts w:ascii="Times New Roman" w:hAnsi="Times New Roman"/>
            <w:color w:val="000000" w:themeColor="text1"/>
            <w:sz w:val="24"/>
            <w:szCs w:val="24"/>
          </w:rPr>
          <w:delText>with a</w:delText>
        </w:r>
      </w:del>
      <w:del w:id="327" w:author="Tamura-Wicks, Helen M" w:date="2018-11-01T15:46:00Z">
        <w:r w:rsidRPr="00636C9B" w:rsidDel="008621C2">
          <w:rPr>
            <w:rFonts w:ascii="Times New Roman" w:hAnsi="Times New Roman"/>
            <w:color w:val="000000" w:themeColor="text1"/>
            <w:sz w:val="24"/>
            <w:szCs w:val="24"/>
          </w:rPr>
          <w:delText xml:space="preserve"> </w:delText>
        </w:r>
        <w:r w:rsidR="00D52154" w:rsidRPr="00636C9B" w:rsidDel="008621C2">
          <w:rPr>
            <w:rFonts w:ascii="Times New Roman" w:hAnsi="Times New Roman"/>
            <w:color w:val="000000" w:themeColor="text1"/>
            <w:sz w:val="24"/>
            <w:szCs w:val="24"/>
          </w:rPr>
          <w:delText xml:space="preserve">national </w:delText>
        </w:r>
        <w:r w:rsidRPr="00636C9B" w:rsidDel="008621C2">
          <w:rPr>
            <w:rFonts w:ascii="Times New Roman" w:hAnsi="Times New Roman"/>
            <w:color w:val="000000" w:themeColor="text1"/>
            <w:sz w:val="24"/>
            <w:szCs w:val="24"/>
          </w:rPr>
          <w:delText>uniform increase of 1</w:delText>
        </w:r>
        <w:r w:rsidR="00D52154" w:rsidRPr="00636C9B" w:rsidDel="008621C2">
          <w:rPr>
            <w:rFonts w:ascii="Arial" w:eastAsia="Times New Roman" w:hAnsi="Arial" w:cs="Arial"/>
            <w:bCs/>
            <w:color w:val="222222"/>
            <w:sz w:val="24"/>
            <w:szCs w:val="24"/>
            <w:shd w:val="clear" w:color="auto" w:fill="FFFFFF"/>
            <w:lang w:eastAsia="en-GB"/>
          </w:rPr>
          <w:delText>°</w:delText>
        </w:r>
        <w:r w:rsidR="00D52154" w:rsidRPr="00636C9B" w:rsidDel="008621C2">
          <w:rPr>
            <w:rFonts w:ascii="Times New Roman" w:hAnsi="Times New Roman"/>
            <w:color w:val="000000" w:themeColor="text1"/>
            <w:sz w:val="24"/>
            <w:szCs w:val="24"/>
          </w:rPr>
          <w:delText>C</w:delText>
        </w:r>
        <w:r w:rsidR="009A0CFD" w:rsidRPr="00636C9B" w:rsidDel="008621C2">
          <w:rPr>
            <w:rFonts w:ascii="Times New Roman" w:hAnsi="Times New Roman"/>
            <w:color w:val="000000" w:themeColor="text1"/>
            <w:sz w:val="24"/>
            <w:szCs w:val="24"/>
          </w:rPr>
          <w:delText xml:space="preserve"> above </w:delText>
        </w:r>
      </w:del>
      <w:del w:id="328" w:author="Tamura-Wicks, Helen M" w:date="2018-11-01T15:31:00Z">
        <w:r w:rsidR="009A0CFD" w:rsidRPr="00636C9B" w:rsidDel="006C58FE">
          <w:rPr>
            <w:rFonts w:ascii="Times New Roman" w:hAnsi="Times New Roman"/>
            <w:color w:val="000000" w:themeColor="text1"/>
            <w:sz w:val="24"/>
            <w:szCs w:val="24"/>
          </w:rPr>
          <w:delText xml:space="preserve">long-term </w:delText>
        </w:r>
      </w:del>
      <w:del w:id="329" w:author="Tamura-Wicks, Helen M" w:date="2018-11-01T15:38:00Z">
        <w:r w:rsidR="009A0CFD" w:rsidRPr="00636C9B" w:rsidDel="00280E5B">
          <w:rPr>
            <w:rFonts w:ascii="Times New Roman" w:hAnsi="Times New Roman"/>
            <w:color w:val="000000" w:themeColor="text1"/>
            <w:sz w:val="24"/>
            <w:szCs w:val="24"/>
          </w:rPr>
          <w:delText>monthly state mean,</w:delText>
        </w:r>
      </w:del>
      <w:del w:id="330" w:author="Tamura-Wicks, Helen M" w:date="2018-11-01T15:46:00Z">
        <w:r w:rsidR="009A0CFD" w:rsidRPr="00636C9B" w:rsidDel="008621C2">
          <w:rPr>
            <w:rFonts w:ascii="Times New Roman" w:hAnsi="Times New Roman"/>
            <w:color w:val="000000" w:themeColor="text1"/>
            <w:sz w:val="24"/>
            <w:szCs w:val="24"/>
          </w:rPr>
          <w:delText xml:space="preserve"> </w:delText>
        </w:r>
      </w:del>
      <w:del w:id="331" w:author="Tamura-Wicks, Helen M" w:date="2018-11-01T15:32:00Z">
        <w:r w:rsidR="009A0CFD" w:rsidRPr="00636C9B" w:rsidDel="006C58FE">
          <w:rPr>
            <w:rFonts w:ascii="Times New Roman" w:hAnsi="Times New Roman"/>
            <w:color w:val="000000" w:themeColor="text1"/>
            <w:sz w:val="24"/>
            <w:szCs w:val="24"/>
          </w:rPr>
          <w:delText xml:space="preserve">for deaths from all injuries </w:delText>
        </w:r>
      </w:del>
      <w:ins w:id="332" w:author="Tamura-Wicks, Helen M" w:date="2018-11-01T15:35:00Z">
        <w:r w:rsidR="00280E5B">
          <w:rPr>
            <w:rFonts w:ascii="Times New Roman" w:hAnsi="Times New Roman"/>
            <w:color w:val="000000" w:themeColor="text1"/>
            <w:sz w:val="24"/>
            <w:szCs w:val="24"/>
          </w:rPr>
          <w:t xml:space="preserve">They are broken down </w:t>
        </w:r>
      </w:ins>
      <w:r w:rsidR="009A0CFD" w:rsidRPr="00636C9B">
        <w:rPr>
          <w:rFonts w:ascii="Times New Roman" w:hAnsi="Times New Roman"/>
          <w:color w:val="000000" w:themeColor="text1"/>
          <w:sz w:val="24"/>
          <w:szCs w:val="24"/>
        </w:rPr>
        <w:t>by sex, category of injury and age group (top) and month (bottom)</w:t>
      </w:r>
      <w:del w:id="333" w:author="Tamura-Wicks, Helen M" w:date="2018-11-01T15:32:00Z">
        <w:r w:rsidR="009A0CFD" w:rsidRPr="00636C9B" w:rsidDel="006C58FE">
          <w:rPr>
            <w:rFonts w:ascii="Times New Roman" w:hAnsi="Times New Roman"/>
            <w:color w:val="000000" w:themeColor="text1"/>
            <w:sz w:val="24"/>
            <w:szCs w:val="24"/>
          </w:rPr>
          <w:delText>, for 2016 population</w:delText>
        </w:r>
      </w:del>
      <w:r w:rsidR="009A0CFD" w:rsidRPr="00636C9B">
        <w:rPr>
          <w:rFonts w:ascii="Times New Roman" w:hAnsi="Times New Roman"/>
          <w:color w:val="000000" w:themeColor="text1"/>
          <w:sz w:val="24"/>
          <w:szCs w:val="24"/>
        </w:rPr>
        <w:t xml:space="preserve">. Black dots represent </w:t>
      </w:r>
      <w:commentRangeStart w:id="334"/>
      <w:r w:rsidR="009A0CFD" w:rsidRPr="00636C9B">
        <w:rPr>
          <w:rFonts w:ascii="Times New Roman" w:hAnsi="Times New Roman"/>
          <w:color w:val="000000" w:themeColor="text1"/>
          <w:sz w:val="24"/>
          <w:szCs w:val="24"/>
        </w:rPr>
        <w:t>net changes</w:t>
      </w:r>
      <w:commentRangeEnd w:id="334"/>
      <w:r w:rsidR="00280E5B">
        <w:rPr>
          <w:rStyle w:val="CommentReference"/>
          <w:rFonts w:asciiTheme="minorHAnsi" w:eastAsiaTheme="minorHAnsi" w:hAnsiTheme="minorHAnsi" w:cstheme="minorBidi"/>
        </w:rPr>
        <w:commentReference w:id="334"/>
      </w:r>
      <w:r w:rsidR="005F3F6E">
        <w:rPr>
          <w:rFonts w:ascii="Times New Roman" w:hAnsi="Times New Roman"/>
          <w:color w:val="000000" w:themeColor="text1"/>
          <w:sz w:val="24"/>
          <w:szCs w:val="24"/>
        </w:rPr>
        <w:t xml:space="preserve"> in deaths per grouping</w:t>
      </w:r>
      <w:r w:rsidR="009A0CFD" w:rsidRPr="00636C9B">
        <w:rPr>
          <w:rFonts w:ascii="Times New Roman" w:hAnsi="Times New Roman"/>
          <w:color w:val="000000" w:themeColor="text1"/>
          <w:sz w:val="24"/>
          <w:szCs w:val="24"/>
        </w:rPr>
        <w:t>.</w:t>
      </w:r>
    </w:p>
    <w:p w14:paraId="1FAF867F" w14:textId="77777777" w:rsidR="008621C2" w:rsidRDefault="008621C2" w:rsidP="00D76DF7">
      <w:pPr>
        <w:spacing w:after="0" w:line="480" w:lineRule="auto"/>
        <w:jc w:val="both"/>
        <w:rPr>
          <w:ins w:id="335" w:author="Tamura-Wicks, Helen M" w:date="2018-11-01T15:45:00Z"/>
          <w:rFonts w:ascii="Times New Roman" w:hAnsi="Times New Roman"/>
          <w:color w:val="000000" w:themeColor="text1"/>
          <w:sz w:val="24"/>
          <w:szCs w:val="24"/>
        </w:rPr>
      </w:pPr>
    </w:p>
    <w:p w14:paraId="7CD7214A" w14:textId="77777777" w:rsidR="008621C2" w:rsidRDefault="008621C2" w:rsidP="00D76DF7">
      <w:pPr>
        <w:spacing w:after="0" w:line="480" w:lineRule="auto"/>
        <w:jc w:val="both"/>
        <w:rPr>
          <w:ins w:id="336" w:author="Tamura-Wicks, Helen M" w:date="2018-11-01T15:45:00Z"/>
          <w:rFonts w:ascii="Times New Roman" w:hAnsi="Times New Roman"/>
          <w:color w:val="000000" w:themeColor="text1"/>
          <w:sz w:val="24"/>
          <w:szCs w:val="24"/>
        </w:rPr>
      </w:pPr>
    </w:p>
    <w:p w14:paraId="1370BF1C" w14:textId="7E77BDE5" w:rsidR="00234E19" w:rsidRPr="00636C9B" w:rsidRDefault="00234E19" w:rsidP="00D76DF7">
      <w:pPr>
        <w:spacing w:after="0" w:line="48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br w:type="page"/>
      </w:r>
    </w:p>
    <w:p w14:paraId="11ABDC97" w14:textId="36263312" w:rsidR="00280E5B" w:rsidRDefault="00234E19" w:rsidP="005870DD">
      <w:pPr>
        <w:spacing w:after="0" w:line="480" w:lineRule="auto"/>
        <w:jc w:val="both"/>
        <w:rPr>
          <w:ins w:id="337" w:author="Tamura-Wicks, Helen M" w:date="2018-11-01T15:43:00Z"/>
          <w:rFonts w:ascii="Times New Roman" w:hAnsi="Times New Roman"/>
          <w:color w:val="000000" w:themeColor="text1"/>
          <w:sz w:val="24"/>
          <w:szCs w:val="24"/>
        </w:rPr>
      </w:pPr>
      <w:r w:rsidRPr="00636C9B">
        <w:rPr>
          <w:rFonts w:ascii="Times New Roman" w:hAnsi="Times New Roman"/>
          <w:b/>
          <w:color w:val="000000" w:themeColor="text1"/>
          <w:sz w:val="24"/>
          <w:szCs w:val="24"/>
        </w:rPr>
        <w:lastRenderedPageBreak/>
        <w:t>Supplementary Figure 1.</w:t>
      </w:r>
      <w:r w:rsidR="00C83454" w:rsidRPr="00636C9B">
        <w:rPr>
          <w:rFonts w:ascii="Times New Roman" w:hAnsi="Times New Roman"/>
          <w:b/>
          <w:color w:val="000000" w:themeColor="text1"/>
          <w:sz w:val="24"/>
          <w:szCs w:val="24"/>
        </w:rPr>
        <w:t xml:space="preserve"> </w:t>
      </w:r>
      <w:ins w:id="338" w:author="Tamura-Wicks, Helen M" w:date="2018-11-01T15:44:00Z">
        <w:r w:rsidR="008621C2">
          <w:rPr>
            <w:rFonts w:ascii="Times New Roman" w:hAnsi="Times New Roman"/>
            <w:color w:val="000000" w:themeColor="text1"/>
            <w:sz w:val="24"/>
            <w:szCs w:val="24"/>
          </w:rPr>
          <w:t>Excess relative risk if temperatures were 1c above the 1980-2009 mean for every month and state.</w:t>
        </w:r>
      </w:ins>
      <w:del w:id="339" w:author="Tamura-Wicks, Helen M" w:date="2018-11-01T15:44:00Z">
        <w:r w:rsidR="00F47B5D" w:rsidRPr="00636C9B" w:rsidDel="008621C2">
          <w:rPr>
            <w:rFonts w:ascii="Times New Roman" w:hAnsi="Times New Roman"/>
            <w:color w:val="000000" w:themeColor="text1"/>
            <w:sz w:val="24"/>
            <w:szCs w:val="24"/>
          </w:rPr>
          <w:delText xml:space="preserve">Excess relative risk </w:delText>
        </w:r>
        <w:r w:rsidR="00AE077A" w:rsidRPr="00636C9B" w:rsidDel="008621C2">
          <w:rPr>
            <w:rFonts w:ascii="Times New Roman" w:hAnsi="Times New Roman"/>
            <w:color w:val="000000" w:themeColor="text1"/>
            <w:sz w:val="24"/>
            <w:szCs w:val="24"/>
          </w:rPr>
          <w:delText xml:space="preserve">associated with </w:delText>
        </w:r>
      </w:del>
      <w:del w:id="340" w:author="Tamura-Wicks, Helen M" w:date="2018-11-01T15:40:00Z">
        <w:r w:rsidR="00F47B5D" w:rsidRPr="00636C9B" w:rsidDel="00280E5B">
          <w:rPr>
            <w:rFonts w:ascii="Times New Roman" w:hAnsi="Times New Roman"/>
            <w:color w:val="000000" w:themeColor="text1"/>
            <w:sz w:val="24"/>
            <w:szCs w:val="24"/>
          </w:rPr>
          <w:delText xml:space="preserve">for </w:delText>
        </w:r>
      </w:del>
      <w:del w:id="341" w:author="Tamura-Wicks, Helen M" w:date="2018-11-01T15:44:00Z">
        <w:r w:rsidR="00F47B5D" w:rsidRPr="00636C9B" w:rsidDel="008621C2">
          <w:rPr>
            <w:rFonts w:ascii="Times New Roman" w:hAnsi="Times New Roman"/>
            <w:color w:val="000000" w:themeColor="text1"/>
            <w:sz w:val="24"/>
            <w:szCs w:val="24"/>
          </w:rPr>
          <w:delText>1</w:delText>
        </w:r>
        <w:r w:rsidR="00F47B5D" w:rsidRPr="00636C9B" w:rsidDel="008621C2">
          <w:rPr>
            <w:rFonts w:ascii="Arial" w:eastAsia="Times New Roman" w:hAnsi="Arial" w:cs="Arial"/>
            <w:bCs/>
            <w:color w:val="222222"/>
            <w:sz w:val="24"/>
            <w:szCs w:val="24"/>
            <w:shd w:val="clear" w:color="auto" w:fill="FFFFFF"/>
            <w:lang w:eastAsia="en-GB"/>
          </w:rPr>
          <w:delText>°</w:delText>
        </w:r>
        <w:r w:rsidR="00F47B5D" w:rsidRPr="00636C9B" w:rsidDel="008621C2">
          <w:rPr>
            <w:rFonts w:ascii="Times New Roman" w:hAnsi="Times New Roman"/>
            <w:color w:val="000000" w:themeColor="text1"/>
            <w:sz w:val="24"/>
            <w:szCs w:val="24"/>
          </w:rPr>
          <w:delText xml:space="preserve">C </w:delText>
        </w:r>
      </w:del>
      <w:ins w:id="342" w:author="Tamura-Wicks, Helen M" w:date="2018-11-01T15:41:00Z">
        <w:r w:rsidR="00280E5B">
          <w:rPr>
            <w:rFonts w:ascii="Times New Roman" w:hAnsi="Times New Roman"/>
            <w:color w:val="000000" w:themeColor="text1"/>
            <w:sz w:val="24"/>
            <w:szCs w:val="24"/>
          </w:rPr>
          <w:t xml:space="preserve">. They are broken down </w:t>
        </w:r>
      </w:ins>
      <w:del w:id="343" w:author="Tamura-Wicks, Helen M" w:date="2018-11-01T15:41:00Z">
        <w:r w:rsidR="00F47B5D" w:rsidRPr="00636C9B" w:rsidDel="00280E5B">
          <w:rPr>
            <w:rFonts w:ascii="Times New Roman" w:hAnsi="Times New Roman"/>
            <w:color w:val="000000" w:themeColor="text1"/>
            <w:sz w:val="24"/>
            <w:szCs w:val="24"/>
          </w:rPr>
          <w:delText>above long-term monthly state mean</w:delText>
        </w:r>
      </w:del>
      <w:r w:rsidR="00AE077A" w:rsidRPr="00636C9B">
        <w:rPr>
          <w:rFonts w:ascii="Times New Roman" w:hAnsi="Times New Roman"/>
          <w:color w:val="000000" w:themeColor="text1"/>
          <w:sz w:val="24"/>
          <w:szCs w:val="24"/>
        </w:rPr>
        <w:t xml:space="preserve">, by category </w:t>
      </w:r>
      <w:r w:rsidR="00E72E60" w:rsidRPr="00636C9B">
        <w:rPr>
          <w:rFonts w:ascii="Times New Roman" w:hAnsi="Times New Roman"/>
          <w:color w:val="000000" w:themeColor="text1"/>
          <w:sz w:val="24"/>
          <w:szCs w:val="24"/>
        </w:rPr>
        <w:t>of injury</w:t>
      </w:r>
      <w:r w:rsidR="005870DD" w:rsidRPr="00636C9B">
        <w:rPr>
          <w:rFonts w:ascii="Times New Roman" w:hAnsi="Times New Roman"/>
          <w:color w:val="000000" w:themeColor="text1"/>
          <w:sz w:val="24"/>
          <w:szCs w:val="24"/>
        </w:rPr>
        <w:t>,</w:t>
      </w:r>
      <w:r w:rsidR="00E72E60" w:rsidRPr="00636C9B">
        <w:rPr>
          <w:rFonts w:ascii="Times New Roman" w:hAnsi="Times New Roman"/>
          <w:color w:val="000000" w:themeColor="text1"/>
          <w:sz w:val="24"/>
          <w:szCs w:val="24"/>
        </w:rPr>
        <w:t xml:space="preserve"> </w:t>
      </w:r>
      <w:r w:rsidR="00AE077A" w:rsidRPr="00636C9B">
        <w:rPr>
          <w:rFonts w:ascii="Times New Roman" w:hAnsi="Times New Roman"/>
          <w:color w:val="000000" w:themeColor="text1"/>
          <w:sz w:val="24"/>
          <w:szCs w:val="24"/>
        </w:rPr>
        <w:t>age group and sex</w:t>
      </w:r>
      <w:r w:rsidR="00E72E60" w:rsidRPr="00636C9B">
        <w:rPr>
          <w:rFonts w:ascii="Times New Roman" w:hAnsi="Times New Roman"/>
          <w:color w:val="000000" w:themeColor="text1"/>
          <w:sz w:val="24"/>
          <w:szCs w:val="24"/>
        </w:rPr>
        <w:t>.</w:t>
      </w:r>
    </w:p>
    <w:p w14:paraId="35DC3DD9" w14:textId="77777777" w:rsidR="00280E5B" w:rsidRDefault="00280E5B" w:rsidP="005870DD">
      <w:pPr>
        <w:spacing w:after="0" w:line="480" w:lineRule="auto"/>
        <w:jc w:val="both"/>
        <w:rPr>
          <w:ins w:id="344" w:author="Tamura-Wicks, Helen M" w:date="2018-11-01T15:43:00Z"/>
          <w:rFonts w:ascii="Times New Roman" w:hAnsi="Times New Roman"/>
          <w:color w:val="000000" w:themeColor="text1"/>
          <w:sz w:val="24"/>
          <w:szCs w:val="24"/>
        </w:rPr>
      </w:pPr>
    </w:p>
    <w:p w14:paraId="65DA6F14" w14:textId="6CC58EEB" w:rsidR="005870DD" w:rsidRPr="00636C9B" w:rsidRDefault="005870DD" w:rsidP="005870DD">
      <w:pPr>
        <w:spacing w:after="0" w:line="48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br w:type="page"/>
      </w:r>
    </w:p>
    <w:p w14:paraId="560CC2DB" w14:textId="5F396186" w:rsidR="00B4508B" w:rsidRPr="00636C9B" w:rsidRDefault="005870DD" w:rsidP="00D76DF7">
      <w:pPr>
        <w:spacing w:after="0" w:line="480" w:lineRule="auto"/>
        <w:jc w:val="both"/>
        <w:rPr>
          <w:rFonts w:ascii="Times New Roman" w:eastAsia="Times New Roman" w:hAnsi="Times New Roman"/>
          <w:sz w:val="24"/>
          <w:szCs w:val="24"/>
          <w:lang w:eastAsia="en-GB"/>
        </w:rPr>
      </w:pPr>
      <w:r w:rsidRPr="00636C9B">
        <w:rPr>
          <w:rFonts w:ascii="Times New Roman" w:hAnsi="Times New Roman"/>
          <w:b/>
          <w:color w:val="000000" w:themeColor="text1"/>
          <w:sz w:val="24"/>
          <w:szCs w:val="24"/>
        </w:rPr>
        <w:lastRenderedPageBreak/>
        <w:t xml:space="preserve">Supplementary Figure 2. </w:t>
      </w:r>
      <w:ins w:id="345" w:author="Tamura-Wicks, Helen M" w:date="2018-11-01T15:45:00Z">
        <w:r w:rsidR="008621C2">
          <w:rPr>
            <w:rFonts w:ascii="Times New Roman" w:hAnsi="Times New Roman"/>
            <w:color w:val="000000" w:themeColor="text1"/>
            <w:sz w:val="24"/>
            <w:szCs w:val="24"/>
          </w:rPr>
          <w:t>Excess relative risk if temperatures were 1c above the 1980-2009 mean for every month and state.</w:t>
        </w:r>
      </w:ins>
      <w:del w:id="346" w:author="Tamura-Wicks, Helen M" w:date="2018-11-01T15:45:00Z">
        <w:r w:rsidRPr="00636C9B" w:rsidDel="008621C2">
          <w:rPr>
            <w:rFonts w:ascii="Times New Roman" w:hAnsi="Times New Roman"/>
            <w:color w:val="000000" w:themeColor="text1"/>
            <w:sz w:val="24"/>
            <w:szCs w:val="24"/>
          </w:rPr>
          <w:delText>Excess relative risk associated with for 1</w:delText>
        </w:r>
        <w:r w:rsidRPr="00636C9B" w:rsidDel="008621C2">
          <w:rPr>
            <w:rFonts w:ascii="Arial" w:eastAsia="Times New Roman" w:hAnsi="Arial" w:cs="Arial"/>
            <w:bCs/>
            <w:color w:val="222222"/>
            <w:sz w:val="24"/>
            <w:szCs w:val="24"/>
            <w:shd w:val="clear" w:color="auto" w:fill="FFFFFF"/>
            <w:lang w:eastAsia="en-GB"/>
          </w:rPr>
          <w:delText>°</w:delText>
        </w:r>
        <w:r w:rsidRPr="00636C9B" w:rsidDel="008621C2">
          <w:rPr>
            <w:rFonts w:ascii="Times New Roman" w:hAnsi="Times New Roman"/>
            <w:color w:val="000000" w:themeColor="text1"/>
            <w:sz w:val="24"/>
            <w:szCs w:val="24"/>
          </w:rPr>
          <w:delText>C above long-term monthly state mean</w:delText>
        </w:r>
      </w:del>
      <w:r w:rsidRPr="00636C9B">
        <w:rPr>
          <w:rFonts w:ascii="Times New Roman" w:hAnsi="Times New Roman"/>
          <w:color w:val="000000" w:themeColor="text1"/>
          <w:sz w:val="24"/>
          <w:szCs w:val="24"/>
        </w:rPr>
        <w:t>,</w:t>
      </w:r>
      <w:ins w:id="347" w:author="Tamura-Wicks, Helen M" w:date="2018-11-01T15:45:00Z">
        <w:r w:rsidR="008621C2">
          <w:rPr>
            <w:rFonts w:ascii="Times New Roman" w:hAnsi="Times New Roman"/>
            <w:color w:val="000000" w:themeColor="text1"/>
            <w:sz w:val="24"/>
            <w:szCs w:val="24"/>
          </w:rPr>
          <w:t xml:space="preserve"> They are broken down</w:t>
        </w:r>
      </w:ins>
      <w:r w:rsidRPr="00636C9B">
        <w:rPr>
          <w:rFonts w:ascii="Times New Roman" w:hAnsi="Times New Roman"/>
          <w:color w:val="000000" w:themeColor="text1"/>
          <w:sz w:val="24"/>
          <w:szCs w:val="24"/>
        </w:rPr>
        <w:t xml:space="preserve"> by category of injury, month and sex.</w:t>
      </w:r>
      <w:r w:rsidR="00B4508B" w:rsidRPr="00636C9B">
        <w:rPr>
          <w:rFonts w:ascii="Times New Roman" w:hAnsi="Times New Roman"/>
          <w:color w:val="000000" w:themeColor="text1"/>
          <w:sz w:val="24"/>
          <w:szCs w:val="24"/>
        </w:rPr>
        <w:br w:type="page"/>
      </w:r>
    </w:p>
    <w:p w14:paraId="37D632B2" w14:textId="36375194" w:rsidR="004E2756" w:rsidRPr="00636C9B" w:rsidRDefault="00B4508B" w:rsidP="00D76DF7">
      <w:pPr>
        <w:spacing w:line="480" w:lineRule="auto"/>
        <w:jc w:val="both"/>
        <w:rPr>
          <w:rFonts w:ascii="Times New Roman" w:hAnsi="Times New Roman"/>
          <w:color w:val="000000" w:themeColor="text1"/>
          <w:sz w:val="24"/>
          <w:szCs w:val="24"/>
        </w:rPr>
      </w:pPr>
      <w:r w:rsidRPr="00636C9B">
        <w:rPr>
          <w:rFonts w:ascii="Times New Roman" w:hAnsi="Times New Roman"/>
          <w:b/>
          <w:color w:val="000000" w:themeColor="text1"/>
          <w:sz w:val="24"/>
          <w:szCs w:val="24"/>
        </w:rPr>
        <w:lastRenderedPageBreak/>
        <w:t xml:space="preserve">Table </w:t>
      </w:r>
      <w:r w:rsidR="00AE004C" w:rsidRPr="00636C9B">
        <w:rPr>
          <w:rFonts w:ascii="Times New Roman" w:hAnsi="Times New Roman"/>
          <w:b/>
          <w:color w:val="000000" w:themeColor="text1"/>
          <w:sz w:val="24"/>
          <w:szCs w:val="24"/>
        </w:rPr>
        <w:t>XX</w:t>
      </w:r>
      <w:r w:rsidRPr="00636C9B">
        <w:rPr>
          <w:rFonts w:ascii="Times New Roman" w:hAnsi="Times New Roman"/>
          <w:b/>
          <w:color w:val="000000" w:themeColor="text1"/>
          <w:sz w:val="24"/>
          <w:szCs w:val="24"/>
        </w:rPr>
        <w:t xml:space="preserve">: </w:t>
      </w:r>
      <w:r w:rsidR="00384336" w:rsidRPr="00636C9B">
        <w:rPr>
          <w:rFonts w:ascii="Times New Roman" w:hAnsi="Times New Roman"/>
          <w:color w:val="000000" w:themeColor="text1"/>
          <w:sz w:val="24"/>
          <w:szCs w:val="24"/>
        </w:rPr>
        <w:t xml:space="preserve">Total </w:t>
      </w:r>
      <w:r w:rsidR="00C92E67" w:rsidRPr="00636C9B">
        <w:rPr>
          <w:rFonts w:ascii="Times New Roman" w:hAnsi="Times New Roman"/>
          <w:color w:val="000000" w:themeColor="text1"/>
          <w:sz w:val="24"/>
          <w:szCs w:val="24"/>
        </w:rPr>
        <w:t>n</w:t>
      </w:r>
      <w:r w:rsidRPr="00636C9B">
        <w:rPr>
          <w:rFonts w:ascii="Times New Roman" w:hAnsi="Times New Roman"/>
          <w:color w:val="000000" w:themeColor="text1"/>
          <w:sz w:val="24"/>
          <w:szCs w:val="24"/>
        </w:rPr>
        <w:t>umber of deaths, by injury cause of death and sex from 1980 to 2016.</w:t>
      </w:r>
    </w:p>
    <w:tbl>
      <w:tblPr>
        <w:tblW w:w="0" w:type="auto"/>
        <w:tblCellMar>
          <w:left w:w="0" w:type="dxa"/>
          <w:right w:w="0" w:type="dxa"/>
        </w:tblCellMar>
        <w:tblLook w:val="04A0" w:firstRow="1" w:lastRow="0" w:firstColumn="1" w:lastColumn="0" w:noHBand="0" w:noVBand="1"/>
      </w:tblPr>
      <w:tblGrid>
        <w:gridCol w:w="1918"/>
        <w:gridCol w:w="3636"/>
        <w:gridCol w:w="1193"/>
        <w:gridCol w:w="1205"/>
        <w:gridCol w:w="1218"/>
      </w:tblGrid>
      <w:tr w:rsidR="004E2756" w:rsidRPr="00636C9B" w14:paraId="1814841C" w14:textId="77777777" w:rsidTr="008D6C53">
        <w:trPr>
          <w:trHeight w:val="495"/>
        </w:trPr>
        <w:tc>
          <w:tcPr>
            <w:tcW w:w="5554" w:type="dxa"/>
            <w:gridSpan w:val="2"/>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2F63B599"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b/>
                <w:bCs/>
                <w:color w:val="000000" w:themeColor="text1"/>
                <w:sz w:val="24"/>
                <w:szCs w:val="24"/>
              </w:rPr>
              <w:t>Cause</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1F3A8DBE"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b/>
                <w:bCs/>
                <w:color w:val="000000" w:themeColor="text1"/>
                <w:sz w:val="24"/>
                <w:szCs w:val="24"/>
              </w:rPr>
              <w:t>Male</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245C7FBA"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b/>
                <w:bCs/>
                <w:color w:val="000000" w:themeColor="text1"/>
                <w:sz w:val="24"/>
                <w:szCs w:val="24"/>
              </w:rPr>
              <w:t>Female</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0B9CC3E9"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b/>
                <w:bCs/>
                <w:color w:val="000000" w:themeColor="text1"/>
                <w:sz w:val="24"/>
                <w:szCs w:val="24"/>
              </w:rPr>
              <w:t>Total</w:t>
            </w:r>
          </w:p>
        </w:tc>
      </w:tr>
      <w:tr w:rsidR="004E2756" w:rsidRPr="00636C9B" w14:paraId="38456BFE" w14:textId="77777777" w:rsidTr="008D6C53">
        <w:trPr>
          <w:trHeight w:val="375"/>
        </w:trPr>
        <w:tc>
          <w:tcPr>
            <w:tcW w:w="5554" w:type="dxa"/>
            <w:gridSpan w:val="2"/>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661CDE11"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bCs/>
                <w:color w:val="000000" w:themeColor="text1"/>
                <w:sz w:val="24"/>
                <w:szCs w:val="24"/>
              </w:rPr>
              <w:t>Unintentional</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7C801F58" w14:textId="3D127297" w:rsidR="004E2756" w:rsidRPr="00636C9B" w:rsidRDefault="00AE004C"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1,636,808</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60" w:type="dxa"/>
              <w:left w:w="60" w:type="dxa"/>
              <w:bottom w:w="60" w:type="dxa"/>
              <w:right w:w="60" w:type="dxa"/>
            </w:tcMar>
            <w:vAlign w:val="center"/>
            <w:hideMark/>
          </w:tcPr>
          <w:p w14:paraId="5A3F65C2" w14:textId="1FA03BDA" w:rsidR="004E2756" w:rsidRPr="00636C9B" w:rsidRDefault="00AE004C"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850,569</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60" w:type="dxa"/>
              <w:left w:w="60" w:type="dxa"/>
              <w:bottom w:w="60" w:type="dxa"/>
              <w:right w:w="60" w:type="dxa"/>
            </w:tcMar>
            <w:vAlign w:val="center"/>
            <w:hideMark/>
          </w:tcPr>
          <w:p w14:paraId="4D2FA7CE" w14:textId="1774D27E" w:rsidR="004E2756" w:rsidRPr="00636C9B" w:rsidRDefault="00AE004C" w:rsidP="00D76DF7">
            <w:pPr>
              <w:spacing w:line="240" w:lineRule="auto"/>
              <w:jc w:val="both"/>
              <w:rPr>
                <w:rFonts w:ascii="Times New Roman" w:hAnsi="Times New Roman"/>
                <w:color w:val="000000" w:themeColor="text1"/>
                <w:sz w:val="24"/>
                <w:szCs w:val="24"/>
              </w:rPr>
            </w:pPr>
            <w:r w:rsidRPr="00636C9B">
              <w:rPr>
                <w:rFonts w:ascii="Times New Roman" w:hAnsi="Times New Roman"/>
                <w:b/>
                <w:bCs/>
                <w:color w:val="000000" w:themeColor="text1"/>
                <w:sz w:val="24"/>
                <w:szCs w:val="24"/>
              </w:rPr>
              <w:t>2,487</w:t>
            </w:r>
            <w:r w:rsidR="004E2756" w:rsidRPr="00636C9B">
              <w:rPr>
                <w:rFonts w:ascii="Times New Roman" w:hAnsi="Times New Roman"/>
                <w:b/>
                <w:bCs/>
                <w:color w:val="000000" w:themeColor="text1"/>
                <w:sz w:val="24"/>
                <w:szCs w:val="24"/>
              </w:rPr>
              <w:t>,</w:t>
            </w:r>
            <w:r w:rsidRPr="00636C9B">
              <w:rPr>
                <w:rFonts w:ascii="Times New Roman" w:hAnsi="Times New Roman"/>
                <w:b/>
                <w:bCs/>
                <w:color w:val="000000" w:themeColor="text1"/>
                <w:sz w:val="24"/>
                <w:szCs w:val="24"/>
              </w:rPr>
              <w:t>377</w:t>
            </w:r>
          </w:p>
        </w:tc>
      </w:tr>
      <w:tr w:rsidR="004E2756" w:rsidRPr="00636C9B" w14:paraId="0E76A54A" w14:textId="77777777" w:rsidTr="008D6C53">
        <w:trPr>
          <w:trHeight w:val="390"/>
        </w:trPr>
        <w:tc>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5A4CC72A" w14:textId="77777777" w:rsidR="004E2756" w:rsidRPr="00636C9B" w:rsidRDefault="004E2756" w:rsidP="00D76DF7">
            <w:pPr>
              <w:spacing w:line="240" w:lineRule="auto"/>
              <w:jc w:val="both"/>
              <w:rPr>
                <w:rFonts w:ascii="Times New Roman" w:hAnsi="Times New Roman"/>
                <w:color w:val="000000" w:themeColor="text1"/>
                <w:sz w:val="24"/>
                <w:szCs w:val="24"/>
              </w:rPr>
            </w:pPr>
          </w:p>
        </w:tc>
        <w:tc>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4E817292"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Transport</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57151C7C"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1,186,839</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5FF2ABE5"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498,661</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60" w:type="dxa"/>
              <w:left w:w="60" w:type="dxa"/>
              <w:bottom w:w="60" w:type="dxa"/>
              <w:right w:w="60" w:type="dxa"/>
            </w:tcMar>
            <w:vAlign w:val="center"/>
            <w:hideMark/>
          </w:tcPr>
          <w:p w14:paraId="7BB94AC7"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1,685,500</w:t>
            </w:r>
          </w:p>
        </w:tc>
      </w:tr>
      <w:tr w:rsidR="004E2756" w:rsidRPr="00636C9B" w14:paraId="6F36D970" w14:textId="77777777" w:rsidTr="008D6C53">
        <w:trPr>
          <w:trHeight w:val="375"/>
        </w:trPr>
        <w:tc>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78AFB80F" w14:textId="77777777" w:rsidR="004E2756" w:rsidRPr="00636C9B" w:rsidRDefault="004E2756" w:rsidP="00D76DF7">
            <w:pPr>
              <w:spacing w:line="240" w:lineRule="auto"/>
              <w:jc w:val="both"/>
              <w:rPr>
                <w:rFonts w:ascii="Times New Roman" w:hAnsi="Times New Roman"/>
                <w:color w:val="000000" w:themeColor="text1"/>
                <w:sz w:val="24"/>
                <w:szCs w:val="24"/>
              </w:rPr>
            </w:pPr>
          </w:p>
        </w:tc>
        <w:tc>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08350FCA"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Falls</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76AB6111"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337,946</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27B7BB38"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322,662</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60" w:type="dxa"/>
              <w:left w:w="60" w:type="dxa"/>
              <w:bottom w:w="60" w:type="dxa"/>
              <w:right w:w="60" w:type="dxa"/>
            </w:tcMar>
            <w:vAlign w:val="center"/>
            <w:hideMark/>
          </w:tcPr>
          <w:p w14:paraId="4E961881"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660,608</w:t>
            </w:r>
          </w:p>
        </w:tc>
      </w:tr>
      <w:tr w:rsidR="004E2756" w:rsidRPr="00636C9B" w14:paraId="5C6DCC01" w14:textId="77777777" w:rsidTr="008D6C53">
        <w:trPr>
          <w:trHeight w:val="495"/>
        </w:trPr>
        <w:tc>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26408FF4" w14:textId="77777777" w:rsidR="004E2756" w:rsidRPr="00636C9B" w:rsidRDefault="004E2756" w:rsidP="00D76DF7">
            <w:pPr>
              <w:spacing w:line="240" w:lineRule="auto"/>
              <w:jc w:val="both"/>
              <w:rPr>
                <w:rFonts w:ascii="Times New Roman" w:hAnsi="Times New Roman"/>
                <w:color w:val="000000" w:themeColor="text1"/>
                <w:sz w:val="24"/>
                <w:szCs w:val="24"/>
              </w:rPr>
            </w:pPr>
          </w:p>
        </w:tc>
        <w:tc>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15DF5DA2"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Drowning</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3517C919"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112,023</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6C8A953A"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29,246</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1B8BC769"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141,269</w:t>
            </w:r>
          </w:p>
        </w:tc>
      </w:tr>
      <w:tr w:rsidR="004E2756" w:rsidRPr="00636C9B" w14:paraId="023D40BD" w14:textId="77777777" w:rsidTr="008D6C53">
        <w:trPr>
          <w:trHeight w:val="510"/>
        </w:trPr>
        <w:tc>
          <w:tcPr>
            <w:tcW w:w="5554" w:type="dxa"/>
            <w:gridSpan w:val="2"/>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1EDD1AFB"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bCs/>
                <w:color w:val="000000" w:themeColor="text1"/>
                <w:sz w:val="24"/>
                <w:szCs w:val="24"/>
              </w:rPr>
              <w:t>Intentional</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2360CE6D" w14:textId="461CAEF9" w:rsidR="004E2756" w:rsidRPr="00636C9B" w:rsidRDefault="00B139B4"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1,531,664</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53DBEAC3" w14:textId="53833C1B" w:rsidR="004E2756" w:rsidRPr="00636C9B" w:rsidRDefault="00B139B4"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416</w:t>
            </w:r>
            <w:r w:rsidR="001F37C4" w:rsidRPr="00636C9B">
              <w:rPr>
                <w:rFonts w:ascii="Times New Roman" w:hAnsi="Times New Roman"/>
                <w:color w:val="000000" w:themeColor="text1"/>
                <w:sz w:val="24"/>
                <w:szCs w:val="24"/>
              </w:rPr>
              <w:t>,07</w:t>
            </w:r>
            <w:r w:rsidRPr="00636C9B">
              <w:rPr>
                <w:rFonts w:ascii="Times New Roman" w:hAnsi="Times New Roman"/>
                <w:color w:val="000000" w:themeColor="text1"/>
                <w:sz w:val="24"/>
                <w:szCs w:val="24"/>
              </w:rPr>
              <w:t>4</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36CA1966" w14:textId="24A22EB7" w:rsidR="004E2756" w:rsidRPr="00636C9B" w:rsidRDefault="001F37C4" w:rsidP="00D76DF7">
            <w:pPr>
              <w:spacing w:line="240" w:lineRule="auto"/>
              <w:jc w:val="both"/>
              <w:rPr>
                <w:rFonts w:ascii="Times New Roman" w:hAnsi="Times New Roman"/>
                <w:color w:val="000000" w:themeColor="text1"/>
                <w:sz w:val="24"/>
                <w:szCs w:val="24"/>
              </w:rPr>
            </w:pPr>
            <w:r w:rsidRPr="00636C9B">
              <w:rPr>
                <w:rFonts w:ascii="Times New Roman" w:hAnsi="Times New Roman"/>
                <w:b/>
                <w:bCs/>
                <w:color w:val="000000" w:themeColor="text1"/>
                <w:sz w:val="24"/>
                <w:szCs w:val="24"/>
              </w:rPr>
              <w:t>1,947</w:t>
            </w:r>
            <w:r w:rsidR="004E2756" w:rsidRPr="00636C9B">
              <w:rPr>
                <w:rFonts w:ascii="Times New Roman" w:hAnsi="Times New Roman"/>
                <w:b/>
                <w:bCs/>
                <w:color w:val="000000" w:themeColor="text1"/>
                <w:sz w:val="24"/>
                <w:szCs w:val="24"/>
              </w:rPr>
              <w:t>,</w:t>
            </w:r>
            <w:r w:rsidRPr="00636C9B">
              <w:rPr>
                <w:rFonts w:ascii="Times New Roman" w:hAnsi="Times New Roman"/>
                <w:b/>
                <w:bCs/>
                <w:color w:val="000000" w:themeColor="text1"/>
                <w:sz w:val="24"/>
                <w:szCs w:val="24"/>
              </w:rPr>
              <w:t>738</w:t>
            </w:r>
          </w:p>
        </w:tc>
      </w:tr>
      <w:tr w:rsidR="004E2756" w:rsidRPr="00636C9B" w14:paraId="5A635537" w14:textId="77777777" w:rsidTr="008D6C53">
        <w:trPr>
          <w:trHeight w:val="375"/>
        </w:trPr>
        <w:tc>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02E94E9B" w14:textId="77777777" w:rsidR="004E2756" w:rsidRPr="00636C9B" w:rsidRDefault="004E2756" w:rsidP="00D76DF7">
            <w:pPr>
              <w:spacing w:line="240" w:lineRule="auto"/>
              <w:jc w:val="both"/>
              <w:rPr>
                <w:rFonts w:ascii="Times New Roman" w:hAnsi="Times New Roman"/>
                <w:color w:val="000000" w:themeColor="text1"/>
                <w:sz w:val="24"/>
                <w:szCs w:val="24"/>
              </w:rPr>
            </w:pPr>
          </w:p>
        </w:tc>
        <w:tc>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4B794FC6"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Assault</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07F64A00"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582,220</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0E81A37E"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162,517</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60" w:type="dxa"/>
              <w:left w:w="60" w:type="dxa"/>
              <w:bottom w:w="60" w:type="dxa"/>
              <w:right w:w="60" w:type="dxa"/>
            </w:tcMar>
            <w:vAlign w:val="center"/>
            <w:hideMark/>
          </w:tcPr>
          <w:p w14:paraId="1E69C2D0"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744,737</w:t>
            </w:r>
          </w:p>
        </w:tc>
      </w:tr>
      <w:tr w:rsidR="004E2756" w:rsidRPr="00636C9B" w14:paraId="6CEE9258" w14:textId="77777777" w:rsidTr="008D6C53">
        <w:trPr>
          <w:trHeight w:val="534"/>
        </w:trPr>
        <w:tc>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2FC90CE7" w14:textId="77777777" w:rsidR="004E2756" w:rsidRPr="00636C9B" w:rsidRDefault="004E2756" w:rsidP="00D76DF7">
            <w:pPr>
              <w:spacing w:line="240" w:lineRule="auto"/>
              <w:jc w:val="both"/>
              <w:rPr>
                <w:rFonts w:ascii="Times New Roman" w:hAnsi="Times New Roman"/>
                <w:color w:val="000000" w:themeColor="text1"/>
                <w:sz w:val="24"/>
                <w:szCs w:val="24"/>
              </w:rPr>
            </w:pPr>
          </w:p>
        </w:tc>
        <w:tc>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4F00BF4D"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Intentional self-harm</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6AB7CE74"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954,141</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28781E0B"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254,621</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23256709"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1,208,762</w:t>
            </w:r>
          </w:p>
        </w:tc>
      </w:tr>
      <w:tr w:rsidR="00C92E67" w:rsidRPr="00636C9B" w14:paraId="0DAF4393" w14:textId="77777777" w:rsidTr="008D6C53">
        <w:trPr>
          <w:trHeight w:val="510"/>
        </w:trPr>
        <w:tc>
          <w:tcPr>
            <w:tcW w:w="5554" w:type="dxa"/>
            <w:gridSpan w:val="2"/>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457C4B10" w14:textId="52C48F59" w:rsidR="00C92E67" w:rsidRPr="00636C9B" w:rsidRDefault="00C92E67"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All injuries</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4C586F5E" w14:textId="27EC579F" w:rsidR="00C92E67" w:rsidRPr="00636C9B" w:rsidRDefault="00DD61A0" w:rsidP="00DD61A0">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3,168,472</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77B538B8" w14:textId="46C4A666" w:rsidR="00C92E67" w:rsidRPr="00636C9B" w:rsidRDefault="00DD61A0"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1,266,643</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7E4DE74C" w14:textId="0889C4C9" w:rsidR="00C92E67" w:rsidRPr="00636C9B" w:rsidRDefault="001F37C4" w:rsidP="00D76DF7">
            <w:pPr>
              <w:spacing w:line="240" w:lineRule="auto"/>
              <w:jc w:val="both"/>
              <w:rPr>
                <w:rFonts w:ascii="Times New Roman" w:hAnsi="Times New Roman"/>
                <w:color w:val="000000" w:themeColor="text1"/>
                <w:sz w:val="24"/>
                <w:szCs w:val="24"/>
              </w:rPr>
            </w:pPr>
            <w:r w:rsidRPr="00636C9B">
              <w:rPr>
                <w:rFonts w:ascii="Times New Roman" w:hAnsi="Times New Roman"/>
                <w:b/>
                <w:bCs/>
                <w:color w:val="000000" w:themeColor="text1"/>
                <w:sz w:val="24"/>
                <w:szCs w:val="24"/>
              </w:rPr>
              <w:t>4,435,115</w:t>
            </w:r>
          </w:p>
        </w:tc>
      </w:tr>
    </w:tbl>
    <w:p w14:paraId="7581B429" w14:textId="77777777" w:rsidR="004001DC" w:rsidRPr="00636C9B" w:rsidRDefault="004001DC" w:rsidP="00D76DF7">
      <w:pPr>
        <w:spacing w:after="0" w:line="240" w:lineRule="auto"/>
        <w:jc w:val="both"/>
        <w:rPr>
          <w:rFonts w:ascii="Times New Roman" w:hAnsi="Times New Roman"/>
          <w:b/>
          <w:color w:val="000000" w:themeColor="text1"/>
          <w:sz w:val="24"/>
          <w:szCs w:val="24"/>
        </w:rPr>
      </w:pPr>
      <w:r w:rsidRPr="00636C9B">
        <w:rPr>
          <w:rFonts w:ascii="Times New Roman" w:hAnsi="Times New Roman"/>
          <w:b/>
          <w:color w:val="000000" w:themeColor="text1"/>
          <w:sz w:val="24"/>
          <w:szCs w:val="24"/>
        </w:rPr>
        <w:br w:type="page"/>
      </w:r>
    </w:p>
    <w:p w14:paraId="286DAE42" w14:textId="3B76B34A" w:rsidR="00E54738" w:rsidRPr="00636C9B" w:rsidRDefault="00AE3126" w:rsidP="00D76DF7">
      <w:pPr>
        <w:spacing w:line="480" w:lineRule="auto"/>
        <w:jc w:val="both"/>
        <w:rPr>
          <w:rFonts w:ascii="Times New Roman" w:hAnsi="Times New Roman"/>
          <w:color w:val="000000" w:themeColor="text1"/>
          <w:sz w:val="24"/>
          <w:szCs w:val="24"/>
        </w:rPr>
      </w:pPr>
      <w:r w:rsidRPr="00636C9B">
        <w:rPr>
          <w:rFonts w:ascii="Times New Roman" w:hAnsi="Times New Roman"/>
          <w:b/>
          <w:color w:val="000000" w:themeColor="text1"/>
          <w:sz w:val="24"/>
          <w:szCs w:val="24"/>
        </w:rPr>
        <w:lastRenderedPageBreak/>
        <w:t xml:space="preserve">Supplementary Table </w:t>
      </w:r>
      <w:r w:rsidR="001B2BE0" w:rsidRPr="00636C9B">
        <w:rPr>
          <w:rFonts w:ascii="Times New Roman" w:hAnsi="Times New Roman"/>
          <w:b/>
          <w:color w:val="000000" w:themeColor="text1"/>
          <w:sz w:val="24"/>
          <w:szCs w:val="24"/>
        </w:rPr>
        <w:t>XX</w:t>
      </w:r>
      <w:r w:rsidRPr="00636C9B">
        <w:rPr>
          <w:rFonts w:ascii="Times New Roman" w:hAnsi="Times New Roman"/>
          <w:b/>
          <w:color w:val="000000" w:themeColor="text1"/>
          <w:sz w:val="24"/>
          <w:szCs w:val="24"/>
        </w:rPr>
        <w:t>.</w:t>
      </w:r>
      <w:r w:rsidR="00CC34A2" w:rsidRPr="00636C9B">
        <w:rPr>
          <w:rFonts w:ascii="Times New Roman" w:hAnsi="Times New Roman"/>
          <w:b/>
          <w:color w:val="000000" w:themeColor="text1"/>
          <w:sz w:val="24"/>
          <w:szCs w:val="24"/>
        </w:rPr>
        <w:t xml:space="preserve"> </w:t>
      </w:r>
      <w:r w:rsidR="00CC34A2" w:rsidRPr="00636C9B">
        <w:rPr>
          <w:rFonts w:ascii="Times New Roman" w:hAnsi="Times New Roman"/>
          <w:color w:val="000000" w:themeColor="text1"/>
          <w:sz w:val="24"/>
          <w:szCs w:val="24"/>
        </w:rPr>
        <w:t>ICD-9 and ICD-10 medical cause of death codes by category of injury</w:t>
      </w:r>
      <w:r w:rsidR="00D923AB" w:rsidRPr="00636C9B">
        <w:rPr>
          <w:rFonts w:ascii="Times New Roman" w:hAnsi="Times New Roman"/>
          <w:color w:val="000000" w:themeColor="text1"/>
          <w:sz w:val="24"/>
          <w:szCs w:val="24"/>
        </w:rPr>
        <w:t>.</w:t>
      </w:r>
      <w:r w:rsidR="00243E2C" w:rsidRPr="00636C9B">
        <w:rPr>
          <w:rFonts w:ascii="Times New Roman" w:hAnsi="Times New Roman"/>
          <w:color w:val="000000" w:themeColor="text1"/>
          <w:sz w:val="24"/>
          <w:szCs w:val="24"/>
        </w:rPr>
        <w:t xml:space="preserve"> [[[To add]]]</w:t>
      </w:r>
      <w:r w:rsidR="00E54738" w:rsidRPr="00636C9B">
        <w:rPr>
          <w:rFonts w:ascii="Times New Roman" w:hAnsi="Times New Roman"/>
          <w:color w:val="000000" w:themeColor="text1"/>
          <w:sz w:val="24"/>
          <w:szCs w:val="24"/>
        </w:rPr>
        <w:br w:type="page"/>
      </w:r>
    </w:p>
    <w:p w14:paraId="6C845C17" w14:textId="77777777" w:rsidR="004F7F15" w:rsidRPr="00636C9B" w:rsidRDefault="00E54738" w:rsidP="00D76DF7">
      <w:pPr>
        <w:spacing w:line="480" w:lineRule="auto"/>
        <w:jc w:val="both"/>
        <w:rPr>
          <w:rFonts w:ascii="Times New Roman" w:hAnsi="Times New Roman"/>
          <w:color w:val="000000" w:themeColor="text1"/>
          <w:sz w:val="24"/>
          <w:szCs w:val="24"/>
        </w:rPr>
        <w:sectPr w:rsidR="004F7F15" w:rsidRPr="00636C9B" w:rsidSect="00C92E67">
          <w:footerReference w:type="even" r:id="rId15"/>
          <w:footerReference w:type="default" r:id="rId16"/>
          <w:pgSz w:w="11900" w:h="16840"/>
          <w:pgMar w:top="1440" w:right="1440" w:bottom="1440" w:left="1440" w:header="720" w:footer="720" w:gutter="0"/>
          <w:lnNumType w:countBy="1" w:restart="continuous"/>
          <w:cols w:space="720"/>
          <w:docGrid w:linePitch="360"/>
        </w:sectPr>
      </w:pPr>
      <w:r w:rsidRPr="00636C9B">
        <w:rPr>
          <w:rFonts w:ascii="Times New Roman" w:hAnsi="Times New Roman"/>
          <w:b/>
          <w:color w:val="000000" w:themeColor="text1"/>
          <w:sz w:val="24"/>
          <w:szCs w:val="24"/>
        </w:rPr>
        <w:lastRenderedPageBreak/>
        <w:t xml:space="preserve">Supplementary Table </w:t>
      </w:r>
      <w:r w:rsidR="002C5765" w:rsidRPr="00636C9B">
        <w:rPr>
          <w:rFonts w:ascii="Times New Roman" w:hAnsi="Times New Roman"/>
          <w:b/>
          <w:color w:val="000000" w:themeColor="text1"/>
          <w:sz w:val="24"/>
          <w:szCs w:val="24"/>
        </w:rPr>
        <w:t>XX</w:t>
      </w:r>
      <w:r w:rsidRPr="00636C9B">
        <w:rPr>
          <w:rFonts w:ascii="Times New Roman" w:hAnsi="Times New Roman"/>
          <w:b/>
          <w:color w:val="000000" w:themeColor="text1"/>
          <w:sz w:val="24"/>
          <w:szCs w:val="24"/>
        </w:rPr>
        <w:t xml:space="preserve">. </w:t>
      </w:r>
      <w:r w:rsidR="003939B4" w:rsidRPr="00636C9B">
        <w:rPr>
          <w:rFonts w:ascii="Times New Roman" w:hAnsi="Times New Roman"/>
          <w:color w:val="000000" w:themeColor="text1"/>
          <w:sz w:val="24"/>
          <w:szCs w:val="24"/>
        </w:rPr>
        <w:t>Additional annual deaths with a national uniform increase of 1</w:t>
      </w:r>
      <w:r w:rsidR="003939B4" w:rsidRPr="00636C9B">
        <w:rPr>
          <w:rFonts w:ascii="Arial" w:eastAsia="Times New Roman" w:hAnsi="Arial" w:cs="Arial"/>
          <w:bCs/>
          <w:color w:val="222222"/>
          <w:sz w:val="24"/>
          <w:szCs w:val="24"/>
          <w:shd w:val="clear" w:color="auto" w:fill="FFFFFF"/>
          <w:lang w:eastAsia="en-GB"/>
        </w:rPr>
        <w:t>°</w:t>
      </w:r>
      <w:r w:rsidR="003939B4" w:rsidRPr="00636C9B">
        <w:rPr>
          <w:rFonts w:ascii="Times New Roman" w:hAnsi="Times New Roman"/>
          <w:color w:val="000000" w:themeColor="text1"/>
          <w:sz w:val="24"/>
          <w:szCs w:val="24"/>
        </w:rPr>
        <w:t>C above long-term monthly state mean, for deaths from all injuries by sex, age group, and category of injury for 2016 populat</w:t>
      </w:r>
      <w:r w:rsidR="0016379A" w:rsidRPr="00636C9B">
        <w:rPr>
          <w:rFonts w:ascii="Times New Roman" w:hAnsi="Times New Roman"/>
          <w:color w:val="000000" w:themeColor="text1"/>
          <w:sz w:val="24"/>
          <w:szCs w:val="24"/>
        </w:rPr>
        <w:t>ion.</w:t>
      </w:r>
    </w:p>
    <w:tbl>
      <w:tblPr>
        <w:tblpPr w:leftFromText="180" w:rightFromText="180" w:vertAnchor="text" w:horzAnchor="page" w:tblpX="1557" w:tblpY="185"/>
        <w:tblW w:w="11816"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left w:w="0" w:type="dxa"/>
          <w:right w:w="0" w:type="dxa"/>
        </w:tblCellMar>
        <w:tblLook w:val="04A0" w:firstRow="1" w:lastRow="0" w:firstColumn="1" w:lastColumn="0" w:noHBand="0" w:noVBand="1"/>
      </w:tblPr>
      <w:tblGrid>
        <w:gridCol w:w="1140"/>
        <w:gridCol w:w="680"/>
        <w:gridCol w:w="1125"/>
        <w:gridCol w:w="1125"/>
        <w:gridCol w:w="1125"/>
        <w:gridCol w:w="1125"/>
        <w:gridCol w:w="1125"/>
        <w:gridCol w:w="1125"/>
        <w:gridCol w:w="1125"/>
        <w:gridCol w:w="1125"/>
        <w:gridCol w:w="1080"/>
        <w:gridCol w:w="1080"/>
        <w:gridCol w:w="1125"/>
      </w:tblGrid>
      <w:tr w:rsidR="004F7F15" w:rsidRPr="00636C9B" w14:paraId="7D0BCB25" w14:textId="77777777" w:rsidTr="004F7F15">
        <w:trPr>
          <w:trHeight w:val="495"/>
        </w:trPr>
        <w:tc>
          <w:tcPr>
            <w:tcW w:w="1328" w:type="dxa"/>
            <w:tcMar>
              <w:top w:w="0" w:type="dxa"/>
              <w:left w:w="75" w:type="dxa"/>
              <w:bottom w:w="0" w:type="dxa"/>
              <w:right w:w="75" w:type="dxa"/>
            </w:tcMar>
            <w:vAlign w:val="center"/>
            <w:hideMark/>
          </w:tcPr>
          <w:p w14:paraId="364F9E60"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lastRenderedPageBreak/>
              <w:t>Cause</w:t>
            </w:r>
          </w:p>
        </w:tc>
        <w:tc>
          <w:tcPr>
            <w:tcW w:w="743" w:type="dxa"/>
            <w:tcMar>
              <w:top w:w="0" w:type="dxa"/>
              <w:left w:w="75" w:type="dxa"/>
              <w:bottom w:w="0" w:type="dxa"/>
              <w:right w:w="75" w:type="dxa"/>
            </w:tcMar>
            <w:vAlign w:val="center"/>
            <w:hideMark/>
          </w:tcPr>
          <w:p w14:paraId="277BA68A"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Sex</w:t>
            </w:r>
          </w:p>
        </w:tc>
        <w:tc>
          <w:tcPr>
            <w:tcW w:w="893" w:type="dxa"/>
            <w:tcMar>
              <w:top w:w="0" w:type="dxa"/>
              <w:left w:w="75" w:type="dxa"/>
              <w:bottom w:w="0" w:type="dxa"/>
              <w:right w:w="75" w:type="dxa"/>
            </w:tcMar>
            <w:vAlign w:val="center"/>
            <w:hideMark/>
          </w:tcPr>
          <w:p w14:paraId="4DB0B18E"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0-4</w:t>
            </w:r>
          </w:p>
        </w:tc>
        <w:tc>
          <w:tcPr>
            <w:tcW w:w="893" w:type="dxa"/>
            <w:tcMar>
              <w:top w:w="0" w:type="dxa"/>
              <w:left w:w="75" w:type="dxa"/>
              <w:bottom w:w="0" w:type="dxa"/>
              <w:right w:w="75" w:type="dxa"/>
            </w:tcMar>
            <w:vAlign w:val="center"/>
            <w:hideMark/>
          </w:tcPr>
          <w:p w14:paraId="0E9881FC"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5-14</w:t>
            </w:r>
          </w:p>
        </w:tc>
        <w:tc>
          <w:tcPr>
            <w:tcW w:w="893" w:type="dxa"/>
            <w:tcMar>
              <w:top w:w="0" w:type="dxa"/>
              <w:left w:w="75" w:type="dxa"/>
              <w:bottom w:w="0" w:type="dxa"/>
              <w:right w:w="75" w:type="dxa"/>
            </w:tcMar>
            <w:vAlign w:val="center"/>
            <w:hideMark/>
          </w:tcPr>
          <w:p w14:paraId="0BBF5B85"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15-24</w:t>
            </w:r>
          </w:p>
        </w:tc>
        <w:tc>
          <w:tcPr>
            <w:tcW w:w="893" w:type="dxa"/>
            <w:tcMar>
              <w:top w:w="0" w:type="dxa"/>
              <w:left w:w="75" w:type="dxa"/>
              <w:bottom w:w="0" w:type="dxa"/>
              <w:right w:w="75" w:type="dxa"/>
            </w:tcMar>
            <w:vAlign w:val="center"/>
            <w:hideMark/>
          </w:tcPr>
          <w:p w14:paraId="4726AEEB"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25-34</w:t>
            </w:r>
          </w:p>
        </w:tc>
        <w:tc>
          <w:tcPr>
            <w:tcW w:w="893" w:type="dxa"/>
            <w:tcMar>
              <w:top w:w="0" w:type="dxa"/>
              <w:left w:w="75" w:type="dxa"/>
              <w:bottom w:w="0" w:type="dxa"/>
              <w:right w:w="75" w:type="dxa"/>
            </w:tcMar>
            <w:vAlign w:val="center"/>
            <w:hideMark/>
          </w:tcPr>
          <w:p w14:paraId="321150A7"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35-44</w:t>
            </w:r>
          </w:p>
        </w:tc>
        <w:tc>
          <w:tcPr>
            <w:tcW w:w="893" w:type="dxa"/>
            <w:tcMar>
              <w:top w:w="0" w:type="dxa"/>
              <w:left w:w="75" w:type="dxa"/>
              <w:bottom w:w="0" w:type="dxa"/>
              <w:right w:w="75" w:type="dxa"/>
            </w:tcMar>
            <w:vAlign w:val="center"/>
            <w:hideMark/>
          </w:tcPr>
          <w:p w14:paraId="5D4FE3FE"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45-54</w:t>
            </w:r>
          </w:p>
        </w:tc>
        <w:tc>
          <w:tcPr>
            <w:tcW w:w="893" w:type="dxa"/>
            <w:tcMar>
              <w:top w:w="0" w:type="dxa"/>
              <w:left w:w="75" w:type="dxa"/>
              <w:bottom w:w="0" w:type="dxa"/>
              <w:right w:w="75" w:type="dxa"/>
            </w:tcMar>
            <w:vAlign w:val="center"/>
            <w:hideMark/>
          </w:tcPr>
          <w:p w14:paraId="5CEA727F"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55-64</w:t>
            </w:r>
          </w:p>
        </w:tc>
        <w:tc>
          <w:tcPr>
            <w:tcW w:w="893" w:type="dxa"/>
            <w:tcMar>
              <w:top w:w="0" w:type="dxa"/>
              <w:left w:w="75" w:type="dxa"/>
              <w:bottom w:w="0" w:type="dxa"/>
              <w:right w:w="75" w:type="dxa"/>
            </w:tcMar>
            <w:vAlign w:val="center"/>
            <w:hideMark/>
          </w:tcPr>
          <w:p w14:paraId="29374935"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65-74</w:t>
            </w:r>
          </w:p>
        </w:tc>
        <w:tc>
          <w:tcPr>
            <w:tcW w:w="854" w:type="dxa"/>
            <w:tcMar>
              <w:top w:w="0" w:type="dxa"/>
              <w:left w:w="75" w:type="dxa"/>
              <w:bottom w:w="0" w:type="dxa"/>
              <w:right w:w="75" w:type="dxa"/>
            </w:tcMar>
            <w:vAlign w:val="center"/>
            <w:hideMark/>
          </w:tcPr>
          <w:p w14:paraId="49002C47"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75-84</w:t>
            </w:r>
          </w:p>
        </w:tc>
        <w:tc>
          <w:tcPr>
            <w:tcW w:w="854" w:type="dxa"/>
            <w:tcMar>
              <w:top w:w="0" w:type="dxa"/>
              <w:left w:w="75" w:type="dxa"/>
              <w:bottom w:w="0" w:type="dxa"/>
              <w:right w:w="75" w:type="dxa"/>
            </w:tcMar>
            <w:vAlign w:val="center"/>
            <w:hideMark/>
          </w:tcPr>
          <w:p w14:paraId="26AF7836"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85+</w:t>
            </w:r>
          </w:p>
        </w:tc>
        <w:tc>
          <w:tcPr>
            <w:tcW w:w="893" w:type="dxa"/>
            <w:tcMar>
              <w:top w:w="0" w:type="dxa"/>
              <w:left w:w="75" w:type="dxa"/>
              <w:bottom w:w="0" w:type="dxa"/>
              <w:right w:w="75" w:type="dxa"/>
            </w:tcMar>
            <w:vAlign w:val="center"/>
            <w:hideMark/>
          </w:tcPr>
          <w:p w14:paraId="34A36FFB"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All ages</w:t>
            </w:r>
          </w:p>
        </w:tc>
      </w:tr>
      <w:tr w:rsidR="004F7F15" w:rsidRPr="00636C9B" w14:paraId="7D6CDC62" w14:textId="77777777" w:rsidTr="004F7F15">
        <w:trPr>
          <w:trHeight w:val="510"/>
        </w:trPr>
        <w:tc>
          <w:tcPr>
            <w:tcW w:w="1328" w:type="dxa"/>
            <w:vMerge w:val="restart"/>
            <w:tcMar>
              <w:top w:w="0" w:type="dxa"/>
              <w:left w:w="75" w:type="dxa"/>
              <w:bottom w:w="0" w:type="dxa"/>
              <w:right w:w="75" w:type="dxa"/>
            </w:tcMar>
            <w:vAlign w:val="center"/>
            <w:hideMark/>
          </w:tcPr>
          <w:p w14:paraId="487D37E9"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color w:val="000000"/>
                <w:sz w:val="18"/>
                <w:szCs w:val="18"/>
                <w:lang w:eastAsia="en-GB"/>
              </w:rPr>
              <w:t>All injuries</w:t>
            </w:r>
          </w:p>
        </w:tc>
        <w:tc>
          <w:tcPr>
            <w:tcW w:w="743" w:type="dxa"/>
            <w:tcMar>
              <w:top w:w="0" w:type="dxa"/>
              <w:left w:w="75" w:type="dxa"/>
              <w:bottom w:w="0" w:type="dxa"/>
              <w:right w:w="75" w:type="dxa"/>
            </w:tcMar>
            <w:vAlign w:val="center"/>
            <w:hideMark/>
          </w:tcPr>
          <w:p w14:paraId="06D6CE0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Male</w:t>
            </w:r>
          </w:p>
        </w:tc>
        <w:tc>
          <w:tcPr>
            <w:tcW w:w="893" w:type="dxa"/>
            <w:tcMar>
              <w:top w:w="0" w:type="dxa"/>
              <w:left w:w="75" w:type="dxa"/>
              <w:bottom w:w="0" w:type="dxa"/>
              <w:right w:w="75" w:type="dxa"/>
            </w:tcMar>
            <w:vAlign w:val="center"/>
            <w:hideMark/>
          </w:tcPr>
          <w:p w14:paraId="79AA70A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16.0 (  11.0,  21.0)</w:t>
            </w:r>
          </w:p>
        </w:tc>
        <w:tc>
          <w:tcPr>
            <w:tcW w:w="893" w:type="dxa"/>
            <w:tcMar>
              <w:top w:w="0" w:type="dxa"/>
              <w:left w:w="75" w:type="dxa"/>
              <w:bottom w:w="0" w:type="dxa"/>
              <w:right w:w="75" w:type="dxa"/>
            </w:tcMar>
            <w:vAlign w:val="center"/>
            <w:hideMark/>
          </w:tcPr>
          <w:p w14:paraId="1AAFB00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18.0 (  12.0,  24.0)</w:t>
            </w:r>
          </w:p>
        </w:tc>
        <w:tc>
          <w:tcPr>
            <w:tcW w:w="893" w:type="dxa"/>
            <w:tcMar>
              <w:top w:w="0" w:type="dxa"/>
              <w:left w:w="75" w:type="dxa"/>
              <w:bottom w:w="0" w:type="dxa"/>
              <w:right w:w="75" w:type="dxa"/>
            </w:tcMar>
            <w:vAlign w:val="center"/>
            <w:hideMark/>
          </w:tcPr>
          <w:p w14:paraId="6100A06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177.0 ( 144.0, 209.0)</w:t>
            </w:r>
          </w:p>
        </w:tc>
        <w:tc>
          <w:tcPr>
            <w:tcW w:w="893" w:type="dxa"/>
            <w:tcMar>
              <w:top w:w="0" w:type="dxa"/>
              <w:left w:w="75" w:type="dxa"/>
              <w:bottom w:w="0" w:type="dxa"/>
              <w:right w:w="75" w:type="dxa"/>
            </w:tcMar>
            <w:vAlign w:val="center"/>
            <w:hideMark/>
          </w:tcPr>
          <w:p w14:paraId="70179C6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195.0 ( 159.0, 230.0)</w:t>
            </w:r>
          </w:p>
        </w:tc>
        <w:tc>
          <w:tcPr>
            <w:tcW w:w="893" w:type="dxa"/>
            <w:tcMar>
              <w:top w:w="0" w:type="dxa"/>
              <w:left w:w="75" w:type="dxa"/>
              <w:bottom w:w="0" w:type="dxa"/>
              <w:right w:w="75" w:type="dxa"/>
            </w:tcMar>
            <w:vAlign w:val="center"/>
            <w:hideMark/>
          </w:tcPr>
          <w:p w14:paraId="54D7688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130.0 ( 101.0, 160.0)</w:t>
            </w:r>
          </w:p>
        </w:tc>
        <w:tc>
          <w:tcPr>
            <w:tcW w:w="893" w:type="dxa"/>
            <w:tcMar>
              <w:top w:w="0" w:type="dxa"/>
              <w:left w:w="75" w:type="dxa"/>
              <w:bottom w:w="0" w:type="dxa"/>
              <w:right w:w="75" w:type="dxa"/>
            </w:tcMar>
            <w:vAlign w:val="center"/>
            <w:hideMark/>
          </w:tcPr>
          <w:p w14:paraId="66D2699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125.0 (  92.0, 158.0)</w:t>
            </w:r>
          </w:p>
        </w:tc>
        <w:tc>
          <w:tcPr>
            <w:tcW w:w="893" w:type="dxa"/>
            <w:tcMar>
              <w:top w:w="0" w:type="dxa"/>
              <w:left w:w="75" w:type="dxa"/>
              <w:bottom w:w="0" w:type="dxa"/>
              <w:right w:w="75" w:type="dxa"/>
            </w:tcMar>
            <w:vAlign w:val="center"/>
            <w:hideMark/>
          </w:tcPr>
          <w:p w14:paraId="3129E8E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133.0 (  96.0, 170.0)</w:t>
            </w:r>
          </w:p>
        </w:tc>
        <w:tc>
          <w:tcPr>
            <w:tcW w:w="893" w:type="dxa"/>
            <w:tcMar>
              <w:top w:w="0" w:type="dxa"/>
              <w:left w:w="75" w:type="dxa"/>
              <w:bottom w:w="0" w:type="dxa"/>
              <w:right w:w="75" w:type="dxa"/>
            </w:tcMar>
            <w:vAlign w:val="center"/>
            <w:hideMark/>
          </w:tcPr>
          <w:p w14:paraId="2FD8A2F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51.0 (  22.0,  80.0)</w:t>
            </w:r>
          </w:p>
        </w:tc>
        <w:tc>
          <w:tcPr>
            <w:tcW w:w="854" w:type="dxa"/>
            <w:tcMar>
              <w:top w:w="0" w:type="dxa"/>
              <w:left w:w="75" w:type="dxa"/>
              <w:bottom w:w="0" w:type="dxa"/>
              <w:right w:w="75" w:type="dxa"/>
            </w:tcMar>
            <w:vAlign w:val="center"/>
            <w:hideMark/>
          </w:tcPr>
          <w:p w14:paraId="24F178D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 ( -24.0,  29.0)</w:t>
            </w:r>
          </w:p>
        </w:tc>
        <w:tc>
          <w:tcPr>
            <w:tcW w:w="854" w:type="dxa"/>
            <w:tcMar>
              <w:top w:w="0" w:type="dxa"/>
              <w:left w:w="75" w:type="dxa"/>
              <w:bottom w:w="0" w:type="dxa"/>
              <w:right w:w="75" w:type="dxa"/>
            </w:tcMar>
            <w:vAlign w:val="center"/>
            <w:hideMark/>
          </w:tcPr>
          <w:p w14:paraId="5EB4802E"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-32.0 ( -64.0,   0.0)</w:t>
            </w:r>
          </w:p>
        </w:tc>
        <w:tc>
          <w:tcPr>
            <w:tcW w:w="893" w:type="dxa"/>
            <w:tcMar>
              <w:top w:w="0" w:type="dxa"/>
              <w:left w:w="75" w:type="dxa"/>
              <w:bottom w:w="0" w:type="dxa"/>
              <w:right w:w="75" w:type="dxa"/>
            </w:tcMar>
            <w:vAlign w:val="center"/>
            <w:hideMark/>
          </w:tcPr>
          <w:p w14:paraId="4DA63C8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815.0 ( 721.0, 909.0)</w:t>
            </w:r>
          </w:p>
        </w:tc>
      </w:tr>
      <w:tr w:rsidR="004F7F15" w:rsidRPr="00636C9B" w14:paraId="45096C9C" w14:textId="77777777" w:rsidTr="004F7F15">
        <w:trPr>
          <w:trHeight w:val="480"/>
        </w:trPr>
        <w:tc>
          <w:tcPr>
            <w:tcW w:w="1328" w:type="dxa"/>
            <w:vMerge/>
            <w:vAlign w:val="center"/>
            <w:hideMark/>
          </w:tcPr>
          <w:p w14:paraId="544F9788" w14:textId="77777777" w:rsidR="004F7F15" w:rsidRPr="00636C9B" w:rsidRDefault="004F7F15" w:rsidP="004F7F15">
            <w:pPr>
              <w:spacing w:after="0" w:line="240" w:lineRule="auto"/>
              <w:rPr>
                <w:rFonts w:ascii="Times New Roman" w:eastAsiaTheme="minorHAnsi" w:hAnsi="Times New Roman"/>
                <w:sz w:val="18"/>
                <w:szCs w:val="18"/>
                <w:lang w:eastAsia="en-GB"/>
              </w:rPr>
            </w:pPr>
          </w:p>
        </w:tc>
        <w:tc>
          <w:tcPr>
            <w:tcW w:w="743" w:type="dxa"/>
            <w:tcMar>
              <w:top w:w="0" w:type="dxa"/>
              <w:left w:w="75" w:type="dxa"/>
              <w:bottom w:w="0" w:type="dxa"/>
              <w:right w:w="75" w:type="dxa"/>
            </w:tcMar>
            <w:vAlign w:val="center"/>
            <w:hideMark/>
          </w:tcPr>
          <w:p w14:paraId="0C75270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Female</w:t>
            </w:r>
          </w:p>
        </w:tc>
        <w:tc>
          <w:tcPr>
            <w:tcW w:w="893" w:type="dxa"/>
            <w:tcMar>
              <w:top w:w="0" w:type="dxa"/>
              <w:left w:w="75" w:type="dxa"/>
              <w:bottom w:w="0" w:type="dxa"/>
              <w:right w:w="75" w:type="dxa"/>
            </w:tcMar>
            <w:vAlign w:val="center"/>
            <w:hideMark/>
          </w:tcPr>
          <w:p w14:paraId="0567239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8.0 (   4.0,  12.0)</w:t>
            </w:r>
          </w:p>
        </w:tc>
        <w:tc>
          <w:tcPr>
            <w:tcW w:w="893" w:type="dxa"/>
            <w:tcMar>
              <w:top w:w="0" w:type="dxa"/>
              <w:left w:w="75" w:type="dxa"/>
              <w:bottom w:w="0" w:type="dxa"/>
              <w:right w:w="75" w:type="dxa"/>
            </w:tcMar>
            <w:vAlign w:val="center"/>
            <w:hideMark/>
          </w:tcPr>
          <w:p w14:paraId="60CD2ED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11.0 (   7.0,  16.0)</w:t>
            </w:r>
          </w:p>
        </w:tc>
        <w:tc>
          <w:tcPr>
            <w:tcW w:w="893" w:type="dxa"/>
            <w:tcMar>
              <w:top w:w="0" w:type="dxa"/>
              <w:left w:w="75" w:type="dxa"/>
              <w:bottom w:w="0" w:type="dxa"/>
              <w:right w:w="75" w:type="dxa"/>
            </w:tcMar>
            <w:vAlign w:val="center"/>
            <w:hideMark/>
          </w:tcPr>
          <w:p w14:paraId="3A8B104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35.0 (  21.0,  49.0)</w:t>
            </w:r>
          </w:p>
        </w:tc>
        <w:tc>
          <w:tcPr>
            <w:tcW w:w="893" w:type="dxa"/>
            <w:tcMar>
              <w:top w:w="0" w:type="dxa"/>
              <w:left w:w="75" w:type="dxa"/>
              <w:bottom w:w="0" w:type="dxa"/>
              <w:right w:w="75" w:type="dxa"/>
            </w:tcMar>
            <w:vAlign w:val="center"/>
            <w:hideMark/>
          </w:tcPr>
          <w:p w14:paraId="03FB43C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22.0 (   6.0,  37.0)</w:t>
            </w:r>
          </w:p>
        </w:tc>
        <w:tc>
          <w:tcPr>
            <w:tcW w:w="893" w:type="dxa"/>
            <w:tcMar>
              <w:top w:w="0" w:type="dxa"/>
              <w:left w:w="75" w:type="dxa"/>
              <w:bottom w:w="0" w:type="dxa"/>
              <w:right w:w="75" w:type="dxa"/>
            </w:tcMar>
            <w:vAlign w:val="center"/>
            <w:hideMark/>
          </w:tcPr>
          <w:p w14:paraId="59645C5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23.0 (   9.0,  38.0)</w:t>
            </w:r>
          </w:p>
        </w:tc>
        <w:tc>
          <w:tcPr>
            <w:tcW w:w="893" w:type="dxa"/>
            <w:tcMar>
              <w:top w:w="0" w:type="dxa"/>
              <w:left w:w="75" w:type="dxa"/>
              <w:bottom w:w="0" w:type="dxa"/>
              <w:right w:w="75" w:type="dxa"/>
            </w:tcMar>
            <w:vAlign w:val="center"/>
            <w:hideMark/>
          </w:tcPr>
          <w:p w14:paraId="7A3886FE"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20.0 (   3.0,  38.0)</w:t>
            </w:r>
          </w:p>
        </w:tc>
        <w:tc>
          <w:tcPr>
            <w:tcW w:w="893" w:type="dxa"/>
            <w:tcMar>
              <w:top w:w="0" w:type="dxa"/>
              <w:left w:w="75" w:type="dxa"/>
              <w:bottom w:w="0" w:type="dxa"/>
              <w:right w:w="75" w:type="dxa"/>
            </w:tcMar>
            <w:vAlign w:val="center"/>
            <w:hideMark/>
          </w:tcPr>
          <w:p w14:paraId="659FC05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17.0 (  -2.0,  36.0)</w:t>
            </w:r>
          </w:p>
        </w:tc>
        <w:tc>
          <w:tcPr>
            <w:tcW w:w="893" w:type="dxa"/>
            <w:tcMar>
              <w:top w:w="0" w:type="dxa"/>
              <w:left w:w="75" w:type="dxa"/>
              <w:bottom w:w="0" w:type="dxa"/>
              <w:right w:w="75" w:type="dxa"/>
            </w:tcMar>
            <w:vAlign w:val="center"/>
            <w:hideMark/>
          </w:tcPr>
          <w:p w14:paraId="3CA2FCC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20.0 (   2.0,  37.0)</w:t>
            </w:r>
          </w:p>
        </w:tc>
        <w:tc>
          <w:tcPr>
            <w:tcW w:w="854" w:type="dxa"/>
            <w:tcMar>
              <w:top w:w="0" w:type="dxa"/>
              <w:left w:w="75" w:type="dxa"/>
              <w:bottom w:w="0" w:type="dxa"/>
              <w:right w:w="75" w:type="dxa"/>
            </w:tcMar>
            <w:vAlign w:val="center"/>
            <w:hideMark/>
          </w:tcPr>
          <w:p w14:paraId="53C783EE"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5.0 ( -17.0,  27.0)</w:t>
            </w:r>
          </w:p>
        </w:tc>
        <w:tc>
          <w:tcPr>
            <w:tcW w:w="854" w:type="dxa"/>
            <w:tcMar>
              <w:top w:w="0" w:type="dxa"/>
              <w:left w:w="75" w:type="dxa"/>
              <w:bottom w:w="0" w:type="dxa"/>
              <w:right w:w="75" w:type="dxa"/>
            </w:tcMar>
            <w:vAlign w:val="center"/>
            <w:hideMark/>
          </w:tcPr>
          <w:p w14:paraId="281D190E"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-34.0 ( -73.0,   4.0)</w:t>
            </w:r>
          </w:p>
        </w:tc>
        <w:tc>
          <w:tcPr>
            <w:tcW w:w="893" w:type="dxa"/>
            <w:tcMar>
              <w:top w:w="0" w:type="dxa"/>
              <w:left w:w="75" w:type="dxa"/>
              <w:bottom w:w="0" w:type="dxa"/>
              <w:right w:w="75" w:type="dxa"/>
            </w:tcMar>
            <w:vAlign w:val="center"/>
            <w:hideMark/>
          </w:tcPr>
          <w:p w14:paraId="7F56EE8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126.0 (  66.0, 185.0)</w:t>
            </w:r>
          </w:p>
        </w:tc>
      </w:tr>
      <w:tr w:rsidR="004F7F15" w:rsidRPr="00636C9B" w14:paraId="468E8436" w14:textId="77777777" w:rsidTr="004F7F15">
        <w:trPr>
          <w:trHeight w:val="510"/>
        </w:trPr>
        <w:tc>
          <w:tcPr>
            <w:tcW w:w="1328" w:type="dxa"/>
            <w:vMerge w:val="restart"/>
            <w:tcMar>
              <w:top w:w="0" w:type="dxa"/>
              <w:left w:w="75" w:type="dxa"/>
              <w:bottom w:w="0" w:type="dxa"/>
              <w:right w:w="75" w:type="dxa"/>
            </w:tcMar>
            <w:vAlign w:val="center"/>
            <w:hideMark/>
          </w:tcPr>
          <w:p w14:paraId="15988619" w14:textId="77777777" w:rsidR="004F7F15" w:rsidRPr="00636C9B" w:rsidRDefault="004F7F15" w:rsidP="004F7F15">
            <w:pPr>
              <w:spacing w:after="0" w:line="240" w:lineRule="auto"/>
              <w:rPr>
                <w:rFonts w:ascii="Times New Roman" w:eastAsiaTheme="minorHAnsi" w:hAnsi="Times New Roman"/>
                <w:sz w:val="18"/>
                <w:szCs w:val="18"/>
                <w:u w:val="single"/>
                <w:lang w:eastAsia="en-GB"/>
              </w:rPr>
            </w:pPr>
            <w:r w:rsidRPr="00636C9B">
              <w:rPr>
                <w:rFonts w:ascii="Times New Roman" w:eastAsiaTheme="minorHAnsi" w:hAnsi="Times New Roman"/>
                <w:color w:val="000000"/>
                <w:sz w:val="18"/>
                <w:szCs w:val="18"/>
                <w:u w:val="single"/>
                <w:lang w:eastAsia="en-GB"/>
              </w:rPr>
              <w:t>Unintentional</w:t>
            </w:r>
          </w:p>
        </w:tc>
        <w:tc>
          <w:tcPr>
            <w:tcW w:w="743" w:type="dxa"/>
            <w:tcMar>
              <w:top w:w="0" w:type="dxa"/>
              <w:left w:w="75" w:type="dxa"/>
              <w:bottom w:w="0" w:type="dxa"/>
              <w:right w:w="75" w:type="dxa"/>
            </w:tcMar>
            <w:vAlign w:val="center"/>
            <w:hideMark/>
          </w:tcPr>
          <w:p w14:paraId="175D365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Male</w:t>
            </w:r>
          </w:p>
        </w:tc>
        <w:tc>
          <w:tcPr>
            <w:tcW w:w="893" w:type="dxa"/>
            <w:tcMar>
              <w:top w:w="0" w:type="dxa"/>
              <w:left w:w="75" w:type="dxa"/>
              <w:bottom w:w="0" w:type="dxa"/>
              <w:right w:w="75" w:type="dxa"/>
            </w:tcMar>
            <w:vAlign w:val="center"/>
            <w:hideMark/>
          </w:tcPr>
          <w:p w14:paraId="6DFB59F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15.0 (  11.0,  19.0)</w:t>
            </w:r>
          </w:p>
        </w:tc>
        <w:tc>
          <w:tcPr>
            <w:tcW w:w="893" w:type="dxa"/>
            <w:tcMar>
              <w:top w:w="0" w:type="dxa"/>
              <w:left w:w="75" w:type="dxa"/>
              <w:bottom w:w="0" w:type="dxa"/>
              <w:right w:w="75" w:type="dxa"/>
            </w:tcMar>
            <w:vAlign w:val="center"/>
            <w:hideMark/>
          </w:tcPr>
          <w:p w14:paraId="5EB80E5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15.0 (  10.0,  20.0)</w:t>
            </w:r>
          </w:p>
        </w:tc>
        <w:tc>
          <w:tcPr>
            <w:tcW w:w="893" w:type="dxa"/>
            <w:tcMar>
              <w:top w:w="0" w:type="dxa"/>
              <w:left w:w="75" w:type="dxa"/>
              <w:bottom w:w="0" w:type="dxa"/>
              <w:right w:w="75" w:type="dxa"/>
            </w:tcMar>
            <w:vAlign w:val="center"/>
            <w:hideMark/>
          </w:tcPr>
          <w:p w14:paraId="560AC16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119.0 ( 100.0, 137.0)</w:t>
            </w:r>
          </w:p>
        </w:tc>
        <w:tc>
          <w:tcPr>
            <w:tcW w:w="893" w:type="dxa"/>
            <w:tcMar>
              <w:top w:w="0" w:type="dxa"/>
              <w:left w:w="75" w:type="dxa"/>
              <w:bottom w:w="0" w:type="dxa"/>
              <w:right w:w="75" w:type="dxa"/>
            </w:tcMar>
            <w:vAlign w:val="center"/>
            <w:hideMark/>
          </w:tcPr>
          <w:p w14:paraId="75AA3CD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99.0 (  78.0, 119.0)</w:t>
            </w:r>
          </w:p>
        </w:tc>
        <w:tc>
          <w:tcPr>
            <w:tcW w:w="893" w:type="dxa"/>
            <w:tcMar>
              <w:top w:w="0" w:type="dxa"/>
              <w:left w:w="75" w:type="dxa"/>
              <w:bottom w:w="0" w:type="dxa"/>
              <w:right w:w="75" w:type="dxa"/>
            </w:tcMar>
            <w:vAlign w:val="center"/>
            <w:hideMark/>
          </w:tcPr>
          <w:p w14:paraId="1EEC2B2B"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65.0 (  48.0,  82.0)</w:t>
            </w:r>
          </w:p>
        </w:tc>
        <w:tc>
          <w:tcPr>
            <w:tcW w:w="893" w:type="dxa"/>
            <w:tcMar>
              <w:top w:w="0" w:type="dxa"/>
              <w:left w:w="75" w:type="dxa"/>
              <w:bottom w:w="0" w:type="dxa"/>
              <w:right w:w="75" w:type="dxa"/>
            </w:tcMar>
            <w:vAlign w:val="center"/>
            <w:hideMark/>
          </w:tcPr>
          <w:p w14:paraId="6540D33B"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80.0 (  59.0, 101.0)</w:t>
            </w:r>
          </w:p>
        </w:tc>
        <w:tc>
          <w:tcPr>
            <w:tcW w:w="893" w:type="dxa"/>
            <w:tcMar>
              <w:top w:w="0" w:type="dxa"/>
              <w:left w:w="75" w:type="dxa"/>
              <w:bottom w:w="0" w:type="dxa"/>
              <w:right w:w="75" w:type="dxa"/>
            </w:tcMar>
            <w:vAlign w:val="center"/>
            <w:hideMark/>
          </w:tcPr>
          <w:p w14:paraId="02F46AA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65.0 (  40.0,  90.0)</w:t>
            </w:r>
          </w:p>
        </w:tc>
        <w:tc>
          <w:tcPr>
            <w:tcW w:w="893" w:type="dxa"/>
            <w:tcMar>
              <w:top w:w="0" w:type="dxa"/>
              <w:left w:w="75" w:type="dxa"/>
              <w:bottom w:w="0" w:type="dxa"/>
              <w:right w:w="75" w:type="dxa"/>
            </w:tcMar>
            <w:vAlign w:val="center"/>
            <w:hideMark/>
          </w:tcPr>
          <w:p w14:paraId="75AB876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23.0 (   0.0,  46.0)</w:t>
            </w:r>
          </w:p>
        </w:tc>
        <w:tc>
          <w:tcPr>
            <w:tcW w:w="854" w:type="dxa"/>
            <w:tcMar>
              <w:top w:w="0" w:type="dxa"/>
              <w:left w:w="75" w:type="dxa"/>
              <w:bottom w:w="0" w:type="dxa"/>
              <w:right w:w="75" w:type="dxa"/>
            </w:tcMar>
            <w:vAlign w:val="center"/>
            <w:hideMark/>
          </w:tcPr>
          <w:p w14:paraId="5076E10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-12.0 ( -36.0,  12.0)</w:t>
            </w:r>
          </w:p>
        </w:tc>
        <w:tc>
          <w:tcPr>
            <w:tcW w:w="854" w:type="dxa"/>
            <w:tcMar>
              <w:top w:w="0" w:type="dxa"/>
              <w:left w:w="75" w:type="dxa"/>
              <w:bottom w:w="0" w:type="dxa"/>
              <w:right w:w="75" w:type="dxa"/>
            </w:tcMar>
            <w:vAlign w:val="center"/>
            <w:hideMark/>
          </w:tcPr>
          <w:p w14:paraId="7BA47DB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-42.0 ( -73.0, -11.0)</w:t>
            </w:r>
          </w:p>
        </w:tc>
        <w:tc>
          <w:tcPr>
            <w:tcW w:w="893" w:type="dxa"/>
            <w:tcMar>
              <w:top w:w="0" w:type="dxa"/>
              <w:left w:w="75" w:type="dxa"/>
              <w:bottom w:w="0" w:type="dxa"/>
              <w:right w:w="75" w:type="dxa"/>
            </w:tcMar>
            <w:vAlign w:val="center"/>
            <w:hideMark/>
          </w:tcPr>
          <w:p w14:paraId="7077FF6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427.0 ( 361.0, 492.0)</w:t>
            </w:r>
          </w:p>
        </w:tc>
      </w:tr>
      <w:tr w:rsidR="004F7F15" w:rsidRPr="00636C9B" w14:paraId="310D5B76" w14:textId="77777777" w:rsidTr="004F7F15">
        <w:trPr>
          <w:trHeight w:val="510"/>
        </w:trPr>
        <w:tc>
          <w:tcPr>
            <w:tcW w:w="1328" w:type="dxa"/>
            <w:vMerge/>
            <w:vAlign w:val="center"/>
            <w:hideMark/>
          </w:tcPr>
          <w:p w14:paraId="6472EB73" w14:textId="77777777" w:rsidR="004F7F15" w:rsidRPr="00636C9B" w:rsidRDefault="004F7F15" w:rsidP="004F7F15">
            <w:pPr>
              <w:spacing w:after="0" w:line="240" w:lineRule="auto"/>
              <w:rPr>
                <w:rFonts w:ascii="Times New Roman" w:eastAsiaTheme="minorHAnsi" w:hAnsi="Times New Roman"/>
                <w:sz w:val="18"/>
                <w:szCs w:val="18"/>
                <w:lang w:eastAsia="en-GB"/>
              </w:rPr>
            </w:pPr>
          </w:p>
        </w:tc>
        <w:tc>
          <w:tcPr>
            <w:tcW w:w="743" w:type="dxa"/>
            <w:tcMar>
              <w:top w:w="0" w:type="dxa"/>
              <w:left w:w="75" w:type="dxa"/>
              <w:bottom w:w="0" w:type="dxa"/>
              <w:right w:w="75" w:type="dxa"/>
            </w:tcMar>
            <w:vAlign w:val="center"/>
            <w:hideMark/>
          </w:tcPr>
          <w:p w14:paraId="27BF80D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Female</w:t>
            </w:r>
          </w:p>
        </w:tc>
        <w:tc>
          <w:tcPr>
            <w:tcW w:w="893" w:type="dxa"/>
            <w:tcMar>
              <w:top w:w="0" w:type="dxa"/>
              <w:left w:w="75" w:type="dxa"/>
              <w:bottom w:w="0" w:type="dxa"/>
              <w:right w:w="75" w:type="dxa"/>
            </w:tcMar>
            <w:vAlign w:val="center"/>
            <w:hideMark/>
          </w:tcPr>
          <w:p w14:paraId="78BE2DF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5.0 (   2.0,   8.0)</w:t>
            </w:r>
          </w:p>
        </w:tc>
        <w:tc>
          <w:tcPr>
            <w:tcW w:w="893" w:type="dxa"/>
            <w:tcMar>
              <w:top w:w="0" w:type="dxa"/>
              <w:left w:w="75" w:type="dxa"/>
              <w:bottom w:w="0" w:type="dxa"/>
              <w:right w:w="75" w:type="dxa"/>
            </w:tcMar>
            <w:vAlign w:val="center"/>
            <w:hideMark/>
          </w:tcPr>
          <w:p w14:paraId="32F72F1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8.0 (   4.0,  12.0)</w:t>
            </w:r>
          </w:p>
        </w:tc>
        <w:tc>
          <w:tcPr>
            <w:tcW w:w="893" w:type="dxa"/>
            <w:tcMar>
              <w:top w:w="0" w:type="dxa"/>
              <w:left w:w="75" w:type="dxa"/>
              <w:bottom w:w="0" w:type="dxa"/>
              <w:right w:w="75" w:type="dxa"/>
            </w:tcMar>
            <w:vAlign w:val="center"/>
            <w:hideMark/>
          </w:tcPr>
          <w:p w14:paraId="4FD703B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19.0 (   9.0,  29.0)</w:t>
            </w:r>
          </w:p>
        </w:tc>
        <w:tc>
          <w:tcPr>
            <w:tcW w:w="893" w:type="dxa"/>
            <w:tcMar>
              <w:top w:w="0" w:type="dxa"/>
              <w:left w:w="75" w:type="dxa"/>
              <w:bottom w:w="0" w:type="dxa"/>
              <w:right w:w="75" w:type="dxa"/>
            </w:tcMar>
            <w:vAlign w:val="center"/>
            <w:hideMark/>
          </w:tcPr>
          <w:p w14:paraId="06B736D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7.0 (  -3.0,  17.0)</w:t>
            </w:r>
          </w:p>
        </w:tc>
        <w:tc>
          <w:tcPr>
            <w:tcW w:w="893" w:type="dxa"/>
            <w:tcMar>
              <w:top w:w="0" w:type="dxa"/>
              <w:left w:w="75" w:type="dxa"/>
              <w:bottom w:w="0" w:type="dxa"/>
              <w:right w:w="75" w:type="dxa"/>
            </w:tcMar>
            <w:vAlign w:val="center"/>
            <w:hideMark/>
          </w:tcPr>
          <w:p w14:paraId="3DBF8D0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6.0 (  -2.0,  14.0)</w:t>
            </w:r>
          </w:p>
        </w:tc>
        <w:tc>
          <w:tcPr>
            <w:tcW w:w="893" w:type="dxa"/>
            <w:tcMar>
              <w:top w:w="0" w:type="dxa"/>
              <w:left w:w="75" w:type="dxa"/>
              <w:bottom w:w="0" w:type="dxa"/>
              <w:right w:w="75" w:type="dxa"/>
            </w:tcMar>
            <w:vAlign w:val="center"/>
            <w:hideMark/>
          </w:tcPr>
          <w:p w14:paraId="789224D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7.0 (  -4.0,  18.0)</w:t>
            </w:r>
          </w:p>
        </w:tc>
        <w:tc>
          <w:tcPr>
            <w:tcW w:w="893" w:type="dxa"/>
            <w:tcMar>
              <w:top w:w="0" w:type="dxa"/>
              <w:left w:w="75" w:type="dxa"/>
              <w:bottom w:w="0" w:type="dxa"/>
              <w:right w:w="75" w:type="dxa"/>
            </w:tcMar>
            <w:vAlign w:val="center"/>
            <w:hideMark/>
          </w:tcPr>
          <w:p w14:paraId="199C9AD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4.0 (  -8.0,  16.0)</w:t>
            </w:r>
          </w:p>
        </w:tc>
        <w:tc>
          <w:tcPr>
            <w:tcW w:w="893" w:type="dxa"/>
            <w:tcMar>
              <w:top w:w="0" w:type="dxa"/>
              <w:left w:w="75" w:type="dxa"/>
              <w:bottom w:w="0" w:type="dxa"/>
              <w:right w:w="75" w:type="dxa"/>
            </w:tcMar>
            <w:vAlign w:val="center"/>
            <w:hideMark/>
          </w:tcPr>
          <w:p w14:paraId="27ECBCE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10.0 (  -5.0,  25.0)</w:t>
            </w:r>
          </w:p>
        </w:tc>
        <w:tc>
          <w:tcPr>
            <w:tcW w:w="854" w:type="dxa"/>
            <w:tcMar>
              <w:top w:w="0" w:type="dxa"/>
              <w:left w:w="75" w:type="dxa"/>
              <w:bottom w:w="0" w:type="dxa"/>
              <w:right w:w="75" w:type="dxa"/>
            </w:tcMar>
            <w:vAlign w:val="center"/>
            <w:hideMark/>
          </w:tcPr>
          <w:p w14:paraId="4018273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5.0 ( -17.0,  26.0)</w:t>
            </w:r>
          </w:p>
        </w:tc>
        <w:tc>
          <w:tcPr>
            <w:tcW w:w="854" w:type="dxa"/>
            <w:tcMar>
              <w:top w:w="0" w:type="dxa"/>
              <w:left w:w="75" w:type="dxa"/>
              <w:bottom w:w="0" w:type="dxa"/>
              <w:right w:w="75" w:type="dxa"/>
            </w:tcMar>
            <w:vAlign w:val="center"/>
            <w:hideMark/>
          </w:tcPr>
          <w:p w14:paraId="79A42F8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-36.0 ( -75.0,   2.0)</w:t>
            </w:r>
          </w:p>
        </w:tc>
        <w:tc>
          <w:tcPr>
            <w:tcW w:w="893" w:type="dxa"/>
            <w:tcMar>
              <w:top w:w="0" w:type="dxa"/>
              <w:left w:w="75" w:type="dxa"/>
              <w:bottom w:w="0" w:type="dxa"/>
              <w:right w:w="75" w:type="dxa"/>
            </w:tcMar>
            <w:vAlign w:val="center"/>
            <w:hideMark/>
          </w:tcPr>
          <w:p w14:paraId="2AC05F1B"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34.0 ( -19.0,  86.0)</w:t>
            </w:r>
          </w:p>
        </w:tc>
      </w:tr>
      <w:tr w:rsidR="004F7F15" w:rsidRPr="00636C9B" w14:paraId="210BF4BC" w14:textId="77777777" w:rsidTr="004F7F15">
        <w:trPr>
          <w:trHeight w:val="510"/>
        </w:trPr>
        <w:tc>
          <w:tcPr>
            <w:tcW w:w="1328" w:type="dxa"/>
            <w:vMerge w:val="restart"/>
            <w:tcMar>
              <w:top w:w="0" w:type="dxa"/>
              <w:left w:w="75" w:type="dxa"/>
              <w:bottom w:w="0" w:type="dxa"/>
              <w:right w:w="75" w:type="dxa"/>
            </w:tcMar>
            <w:vAlign w:val="center"/>
            <w:hideMark/>
          </w:tcPr>
          <w:p w14:paraId="687A90B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Transport</w:t>
            </w:r>
          </w:p>
        </w:tc>
        <w:tc>
          <w:tcPr>
            <w:tcW w:w="743" w:type="dxa"/>
            <w:tcMar>
              <w:top w:w="0" w:type="dxa"/>
              <w:left w:w="75" w:type="dxa"/>
              <w:bottom w:w="0" w:type="dxa"/>
              <w:right w:w="75" w:type="dxa"/>
            </w:tcMar>
            <w:vAlign w:val="center"/>
            <w:hideMark/>
          </w:tcPr>
          <w:p w14:paraId="410F787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Male</w:t>
            </w:r>
          </w:p>
        </w:tc>
        <w:tc>
          <w:tcPr>
            <w:tcW w:w="893" w:type="dxa"/>
            <w:tcMar>
              <w:top w:w="0" w:type="dxa"/>
              <w:left w:w="75" w:type="dxa"/>
              <w:bottom w:w="0" w:type="dxa"/>
              <w:right w:w="75" w:type="dxa"/>
            </w:tcMar>
            <w:vAlign w:val="center"/>
            <w:hideMark/>
          </w:tcPr>
          <w:p w14:paraId="098CD32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6.0 (   3.0,   8.0)</w:t>
            </w:r>
          </w:p>
        </w:tc>
        <w:tc>
          <w:tcPr>
            <w:tcW w:w="893" w:type="dxa"/>
            <w:tcMar>
              <w:top w:w="0" w:type="dxa"/>
              <w:left w:w="75" w:type="dxa"/>
              <w:bottom w:w="0" w:type="dxa"/>
              <w:right w:w="75" w:type="dxa"/>
            </w:tcMar>
            <w:vAlign w:val="center"/>
            <w:hideMark/>
          </w:tcPr>
          <w:p w14:paraId="7A8D774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5.0 (   1.0,   9.0)</w:t>
            </w:r>
          </w:p>
        </w:tc>
        <w:tc>
          <w:tcPr>
            <w:tcW w:w="893" w:type="dxa"/>
            <w:tcMar>
              <w:top w:w="0" w:type="dxa"/>
              <w:left w:w="75" w:type="dxa"/>
              <w:bottom w:w="0" w:type="dxa"/>
              <w:right w:w="75" w:type="dxa"/>
            </w:tcMar>
            <w:vAlign w:val="center"/>
            <w:hideMark/>
          </w:tcPr>
          <w:p w14:paraId="2025BF2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76.0 (  59.0,  94.0)</w:t>
            </w:r>
          </w:p>
        </w:tc>
        <w:tc>
          <w:tcPr>
            <w:tcW w:w="893" w:type="dxa"/>
            <w:tcMar>
              <w:top w:w="0" w:type="dxa"/>
              <w:left w:w="75" w:type="dxa"/>
              <w:bottom w:w="0" w:type="dxa"/>
              <w:right w:w="75" w:type="dxa"/>
            </w:tcMar>
            <w:vAlign w:val="center"/>
            <w:hideMark/>
          </w:tcPr>
          <w:p w14:paraId="6323056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71.0 (  51.0,  90.0)</w:t>
            </w:r>
          </w:p>
        </w:tc>
        <w:tc>
          <w:tcPr>
            <w:tcW w:w="893" w:type="dxa"/>
            <w:tcMar>
              <w:top w:w="0" w:type="dxa"/>
              <w:left w:w="75" w:type="dxa"/>
              <w:bottom w:w="0" w:type="dxa"/>
              <w:right w:w="75" w:type="dxa"/>
            </w:tcMar>
            <w:vAlign w:val="center"/>
            <w:hideMark/>
          </w:tcPr>
          <w:p w14:paraId="5193DA4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48.0 (  32.0,  64.0)</w:t>
            </w:r>
          </w:p>
        </w:tc>
        <w:tc>
          <w:tcPr>
            <w:tcW w:w="893" w:type="dxa"/>
            <w:tcMar>
              <w:top w:w="0" w:type="dxa"/>
              <w:left w:w="75" w:type="dxa"/>
              <w:bottom w:w="0" w:type="dxa"/>
              <w:right w:w="75" w:type="dxa"/>
            </w:tcMar>
            <w:vAlign w:val="center"/>
            <w:hideMark/>
          </w:tcPr>
          <w:p w14:paraId="302A7C3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65.0 (  47.0,  83.0)</w:t>
            </w:r>
          </w:p>
        </w:tc>
        <w:tc>
          <w:tcPr>
            <w:tcW w:w="893" w:type="dxa"/>
            <w:tcMar>
              <w:top w:w="0" w:type="dxa"/>
              <w:left w:w="75" w:type="dxa"/>
              <w:bottom w:w="0" w:type="dxa"/>
              <w:right w:w="75" w:type="dxa"/>
            </w:tcMar>
            <w:vAlign w:val="center"/>
            <w:hideMark/>
          </w:tcPr>
          <w:p w14:paraId="68EB0A7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73.0 (  51.0,  94.0)</w:t>
            </w:r>
          </w:p>
        </w:tc>
        <w:tc>
          <w:tcPr>
            <w:tcW w:w="893" w:type="dxa"/>
            <w:tcMar>
              <w:top w:w="0" w:type="dxa"/>
              <w:left w:w="75" w:type="dxa"/>
              <w:bottom w:w="0" w:type="dxa"/>
              <w:right w:w="75" w:type="dxa"/>
            </w:tcMar>
            <w:vAlign w:val="center"/>
            <w:hideMark/>
          </w:tcPr>
          <w:p w14:paraId="1BFD469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23.0 (   8.0,  38.0)</w:t>
            </w:r>
          </w:p>
        </w:tc>
        <w:tc>
          <w:tcPr>
            <w:tcW w:w="854" w:type="dxa"/>
            <w:tcMar>
              <w:top w:w="0" w:type="dxa"/>
              <w:left w:w="75" w:type="dxa"/>
              <w:bottom w:w="0" w:type="dxa"/>
              <w:right w:w="75" w:type="dxa"/>
            </w:tcMar>
            <w:vAlign w:val="center"/>
            <w:hideMark/>
          </w:tcPr>
          <w:p w14:paraId="5E89835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16.0 (   5.0,  26.0)</w:t>
            </w:r>
          </w:p>
        </w:tc>
        <w:tc>
          <w:tcPr>
            <w:tcW w:w="854" w:type="dxa"/>
            <w:tcMar>
              <w:top w:w="0" w:type="dxa"/>
              <w:left w:w="75" w:type="dxa"/>
              <w:bottom w:w="0" w:type="dxa"/>
              <w:right w:w="75" w:type="dxa"/>
            </w:tcMar>
            <w:vAlign w:val="center"/>
            <w:hideMark/>
          </w:tcPr>
          <w:p w14:paraId="5C7F955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4.0 (  -4.0,  11.0)</w:t>
            </w:r>
          </w:p>
        </w:tc>
        <w:tc>
          <w:tcPr>
            <w:tcW w:w="893" w:type="dxa"/>
            <w:tcMar>
              <w:top w:w="0" w:type="dxa"/>
              <w:left w:w="75" w:type="dxa"/>
              <w:bottom w:w="0" w:type="dxa"/>
              <w:right w:w="75" w:type="dxa"/>
            </w:tcMar>
            <w:vAlign w:val="center"/>
            <w:hideMark/>
          </w:tcPr>
          <w:p w14:paraId="2590049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385.0 ( 339.0, 431.0)</w:t>
            </w:r>
          </w:p>
        </w:tc>
      </w:tr>
      <w:tr w:rsidR="004F7F15" w:rsidRPr="00636C9B" w14:paraId="3CACDB85" w14:textId="77777777" w:rsidTr="004F7F15">
        <w:trPr>
          <w:trHeight w:val="510"/>
        </w:trPr>
        <w:tc>
          <w:tcPr>
            <w:tcW w:w="1328" w:type="dxa"/>
            <w:vMerge/>
            <w:vAlign w:val="center"/>
            <w:hideMark/>
          </w:tcPr>
          <w:p w14:paraId="62B8A3C4" w14:textId="77777777" w:rsidR="004F7F15" w:rsidRPr="00636C9B" w:rsidRDefault="004F7F15" w:rsidP="004F7F15">
            <w:pPr>
              <w:spacing w:after="0" w:line="240" w:lineRule="auto"/>
              <w:rPr>
                <w:rFonts w:ascii="Times New Roman" w:eastAsiaTheme="minorHAnsi" w:hAnsi="Times New Roman"/>
                <w:sz w:val="18"/>
                <w:szCs w:val="18"/>
                <w:lang w:eastAsia="en-GB"/>
              </w:rPr>
            </w:pPr>
          </w:p>
        </w:tc>
        <w:tc>
          <w:tcPr>
            <w:tcW w:w="743" w:type="dxa"/>
            <w:tcMar>
              <w:top w:w="0" w:type="dxa"/>
              <w:left w:w="75" w:type="dxa"/>
              <w:bottom w:w="0" w:type="dxa"/>
              <w:right w:w="75" w:type="dxa"/>
            </w:tcMar>
            <w:vAlign w:val="center"/>
            <w:hideMark/>
          </w:tcPr>
          <w:p w14:paraId="606F7D6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Female</w:t>
            </w:r>
          </w:p>
        </w:tc>
        <w:tc>
          <w:tcPr>
            <w:tcW w:w="893" w:type="dxa"/>
            <w:tcMar>
              <w:top w:w="0" w:type="dxa"/>
              <w:left w:w="75" w:type="dxa"/>
              <w:bottom w:w="0" w:type="dxa"/>
              <w:right w:w="75" w:type="dxa"/>
            </w:tcMar>
            <w:vAlign w:val="center"/>
            <w:hideMark/>
          </w:tcPr>
          <w:p w14:paraId="3029D0A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-1.0,   4.0)</w:t>
            </w:r>
          </w:p>
        </w:tc>
        <w:tc>
          <w:tcPr>
            <w:tcW w:w="893" w:type="dxa"/>
            <w:tcMar>
              <w:top w:w="0" w:type="dxa"/>
              <w:left w:w="75" w:type="dxa"/>
              <w:bottom w:w="0" w:type="dxa"/>
              <w:right w:w="75" w:type="dxa"/>
            </w:tcMar>
            <w:vAlign w:val="center"/>
            <w:hideMark/>
          </w:tcPr>
          <w:p w14:paraId="4F36450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4.0 (   1.0,   8.0)</w:t>
            </w:r>
          </w:p>
        </w:tc>
        <w:tc>
          <w:tcPr>
            <w:tcW w:w="893" w:type="dxa"/>
            <w:tcMar>
              <w:top w:w="0" w:type="dxa"/>
              <w:left w:w="75" w:type="dxa"/>
              <w:bottom w:w="0" w:type="dxa"/>
              <w:right w:w="75" w:type="dxa"/>
            </w:tcMar>
            <w:vAlign w:val="center"/>
            <w:hideMark/>
          </w:tcPr>
          <w:p w14:paraId="7003C7E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18.0 (   8.0,  28.0)</w:t>
            </w:r>
          </w:p>
        </w:tc>
        <w:tc>
          <w:tcPr>
            <w:tcW w:w="893" w:type="dxa"/>
            <w:tcMar>
              <w:top w:w="0" w:type="dxa"/>
              <w:left w:w="75" w:type="dxa"/>
              <w:bottom w:w="0" w:type="dxa"/>
              <w:right w:w="75" w:type="dxa"/>
            </w:tcMar>
            <w:vAlign w:val="center"/>
            <w:hideMark/>
          </w:tcPr>
          <w:p w14:paraId="5C18F45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4.0 (  -6.0,  15.0)</w:t>
            </w:r>
          </w:p>
        </w:tc>
        <w:tc>
          <w:tcPr>
            <w:tcW w:w="893" w:type="dxa"/>
            <w:tcMar>
              <w:top w:w="0" w:type="dxa"/>
              <w:left w:w="75" w:type="dxa"/>
              <w:bottom w:w="0" w:type="dxa"/>
              <w:right w:w="75" w:type="dxa"/>
            </w:tcMar>
            <w:vAlign w:val="center"/>
            <w:hideMark/>
          </w:tcPr>
          <w:p w14:paraId="4463489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4.0 (  -3.0,  12.0)</w:t>
            </w:r>
          </w:p>
        </w:tc>
        <w:tc>
          <w:tcPr>
            <w:tcW w:w="893" w:type="dxa"/>
            <w:tcMar>
              <w:top w:w="0" w:type="dxa"/>
              <w:left w:w="75" w:type="dxa"/>
              <w:bottom w:w="0" w:type="dxa"/>
              <w:right w:w="75" w:type="dxa"/>
            </w:tcMar>
            <w:vAlign w:val="center"/>
            <w:hideMark/>
          </w:tcPr>
          <w:p w14:paraId="2FE564A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5.0 (  -5.0,  15.0)</w:t>
            </w:r>
          </w:p>
        </w:tc>
        <w:tc>
          <w:tcPr>
            <w:tcW w:w="893" w:type="dxa"/>
            <w:tcMar>
              <w:top w:w="0" w:type="dxa"/>
              <w:left w:w="75" w:type="dxa"/>
              <w:bottom w:w="0" w:type="dxa"/>
              <w:right w:w="75" w:type="dxa"/>
            </w:tcMar>
            <w:vAlign w:val="center"/>
            <w:hideMark/>
          </w:tcPr>
          <w:p w14:paraId="0E54698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 (  -7.0,  12.0)</w:t>
            </w:r>
          </w:p>
        </w:tc>
        <w:tc>
          <w:tcPr>
            <w:tcW w:w="893" w:type="dxa"/>
            <w:tcMar>
              <w:top w:w="0" w:type="dxa"/>
              <w:left w:w="75" w:type="dxa"/>
              <w:bottom w:w="0" w:type="dxa"/>
              <w:right w:w="75" w:type="dxa"/>
            </w:tcMar>
            <w:vAlign w:val="center"/>
            <w:hideMark/>
          </w:tcPr>
          <w:p w14:paraId="57609B8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12.0 (   4.0,  20.0)</w:t>
            </w:r>
          </w:p>
        </w:tc>
        <w:tc>
          <w:tcPr>
            <w:tcW w:w="854" w:type="dxa"/>
            <w:tcMar>
              <w:top w:w="0" w:type="dxa"/>
              <w:left w:w="75" w:type="dxa"/>
              <w:bottom w:w="0" w:type="dxa"/>
              <w:right w:w="75" w:type="dxa"/>
            </w:tcMar>
            <w:vAlign w:val="center"/>
            <w:hideMark/>
          </w:tcPr>
          <w:p w14:paraId="303C960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7.0 (   0.0,  13.0)</w:t>
            </w:r>
          </w:p>
        </w:tc>
        <w:tc>
          <w:tcPr>
            <w:tcW w:w="854" w:type="dxa"/>
            <w:tcMar>
              <w:top w:w="0" w:type="dxa"/>
              <w:left w:w="75" w:type="dxa"/>
              <w:bottom w:w="0" w:type="dxa"/>
              <w:right w:w="75" w:type="dxa"/>
            </w:tcMar>
            <w:vAlign w:val="center"/>
            <w:hideMark/>
          </w:tcPr>
          <w:p w14:paraId="1F54D65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5.0 (  -1.0,  10.0)</w:t>
            </w:r>
          </w:p>
        </w:tc>
        <w:tc>
          <w:tcPr>
            <w:tcW w:w="893" w:type="dxa"/>
            <w:tcMar>
              <w:top w:w="0" w:type="dxa"/>
              <w:left w:w="75" w:type="dxa"/>
              <w:bottom w:w="0" w:type="dxa"/>
              <w:right w:w="75" w:type="dxa"/>
            </w:tcMar>
            <w:vAlign w:val="center"/>
            <w:hideMark/>
          </w:tcPr>
          <w:p w14:paraId="14AFF09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63.0 (  39.0,  88.0)</w:t>
            </w:r>
          </w:p>
        </w:tc>
      </w:tr>
      <w:tr w:rsidR="004F7F15" w:rsidRPr="00636C9B" w14:paraId="784D9932" w14:textId="77777777" w:rsidTr="004F7F15">
        <w:trPr>
          <w:trHeight w:val="510"/>
        </w:trPr>
        <w:tc>
          <w:tcPr>
            <w:tcW w:w="1328" w:type="dxa"/>
            <w:vMerge w:val="restart"/>
            <w:tcMar>
              <w:top w:w="0" w:type="dxa"/>
              <w:left w:w="75" w:type="dxa"/>
              <w:bottom w:w="0" w:type="dxa"/>
              <w:right w:w="75" w:type="dxa"/>
            </w:tcMar>
            <w:vAlign w:val="center"/>
            <w:hideMark/>
          </w:tcPr>
          <w:p w14:paraId="4E6E45E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Falls</w:t>
            </w:r>
          </w:p>
        </w:tc>
        <w:tc>
          <w:tcPr>
            <w:tcW w:w="743" w:type="dxa"/>
            <w:tcMar>
              <w:top w:w="0" w:type="dxa"/>
              <w:left w:w="75" w:type="dxa"/>
              <w:bottom w:w="0" w:type="dxa"/>
              <w:right w:w="75" w:type="dxa"/>
            </w:tcMar>
            <w:vAlign w:val="center"/>
            <w:hideMark/>
          </w:tcPr>
          <w:p w14:paraId="777D48F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Male</w:t>
            </w:r>
          </w:p>
        </w:tc>
        <w:tc>
          <w:tcPr>
            <w:tcW w:w="893" w:type="dxa"/>
            <w:tcMar>
              <w:top w:w="0" w:type="dxa"/>
              <w:left w:w="75" w:type="dxa"/>
              <w:bottom w:w="0" w:type="dxa"/>
              <w:right w:w="75" w:type="dxa"/>
            </w:tcMar>
            <w:vAlign w:val="center"/>
            <w:hideMark/>
          </w:tcPr>
          <w:p w14:paraId="1C64606E"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0.0,   0.0)</w:t>
            </w:r>
          </w:p>
        </w:tc>
        <w:tc>
          <w:tcPr>
            <w:tcW w:w="893" w:type="dxa"/>
            <w:tcMar>
              <w:top w:w="0" w:type="dxa"/>
              <w:left w:w="75" w:type="dxa"/>
              <w:bottom w:w="0" w:type="dxa"/>
              <w:right w:w="75" w:type="dxa"/>
            </w:tcMar>
            <w:vAlign w:val="center"/>
            <w:hideMark/>
          </w:tcPr>
          <w:p w14:paraId="51D420D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0.0,   0.0)</w:t>
            </w:r>
          </w:p>
        </w:tc>
        <w:tc>
          <w:tcPr>
            <w:tcW w:w="893" w:type="dxa"/>
            <w:tcMar>
              <w:top w:w="0" w:type="dxa"/>
              <w:left w:w="75" w:type="dxa"/>
              <w:bottom w:w="0" w:type="dxa"/>
              <w:right w:w="75" w:type="dxa"/>
            </w:tcMar>
            <w:vAlign w:val="center"/>
            <w:hideMark/>
          </w:tcPr>
          <w:p w14:paraId="51FBEF5B"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 (   0.0,   4.0)</w:t>
            </w:r>
          </w:p>
        </w:tc>
        <w:tc>
          <w:tcPr>
            <w:tcW w:w="893" w:type="dxa"/>
            <w:tcMar>
              <w:top w:w="0" w:type="dxa"/>
              <w:left w:w="75" w:type="dxa"/>
              <w:bottom w:w="0" w:type="dxa"/>
              <w:right w:w="75" w:type="dxa"/>
            </w:tcMar>
            <w:vAlign w:val="center"/>
            <w:hideMark/>
          </w:tcPr>
          <w:p w14:paraId="491A527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 (   1.0,   6.0)</w:t>
            </w:r>
          </w:p>
        </w:tc>
        <w:tc>
          <w:tcPr>
            <w:tcW w:w="893" w:type="dxa"/>
            <w:tcMar>
              <w:top w:w="0" w:type="dxa"/>
              <w:left w:w="75" w:type="dxa"/>
              <w:bottom w:w="0" w:type="dxa"/>
              <w:right w:w="75" w:type="dxa"/>
            </w:tcMar>
            <w:vAlign w:val="center"/>
            <w:hideMark/>
          </w:tcPr>
          <w:p w14:paraId="11D9B7D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 (  -1.0,   6.0)</w:t>
            </w:r>
          </w:p>
        </w:tc>
        <w:tc>
          <w:tcPr>
            <w:tcW w:w="893" w:type="dxa"/>
            <w:tcMar>
              <w:top w:w="0" w:type="dxa"/>
              <w:left w:w="75" w:type="dxa"/>
              <w:bottom w:w="0" w:type="dxa"/>
              <w:right w:w="75" w:type="dxa"/>
            </w:tcMar>
            <w:vAlign w:val="center"/>
            <w:hideMark/>
          </w:tcPr>
          <w:p w14:paraId="686E26B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4.0 (  -3.0,  11.0)</w:t>
            </w:r>
          </w:p>
        </w:tc>
        <w:tc>
          <w:tcPr>
            <w:tcW w:w="893" w:type="dxa"/>
            <w:tcMar>
              <w:top w:w="0" w:type="dxa"/>
              <w:left w:w="75" w:type="dxa"/>
              <w:bottom w:w="0" w:type="dxa"/>
              <w:right w:w="75" w:type="dxa"/>
            </w:tcMar>
            <w:vAlign w:val="center"/>
            <w:hideMark/>
          </w:tcPr>
          <w:p w14:paraId="64D121F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-16.0 ( -29.0,  -3.0)</w:t>
            </w:r>
          </w:p>
        </w:tc>
        <w:tc>
          <w:tcPr>
            <w:tcW w:w="893" w:type="dxa"/>
            <w:tcMar>
              <w:top w:w="0" w:type="dxa"/>
              <w:left w:w="75" w:type="dxa"/>
              <w:bottom w:w="0" w:type="dxa"/>
              <w:right w:w="75" w:type="dxa"/>
            </w:tcMar>
            <w:vAlign w:val="center"/>
            <w:hideMark/>
          </w:tcPr>
          <w:p w14:paraId="4611AE0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-6.0 ( -23.0,  11.0)</w:t>
            </w:r>
          </w:p>
        </w:tc>
        <w:tc>
          <w:tcPr>
            <w:tcW w:w="854" w:type="dxa"/>
            <w:tcMar>
              <w:top w:w="0" w:type="dxa"/>
              <w:left w:w="75" w:type="dxa"/>
              <w:bottom w:w="0" w:type="dxa"/>
              <w:right w:w="75" w:type="dxa"/>
            </w:tcMar>
            <w:vAlign w:val="center"/>
            <w:hideMark/>
          </w:tcPr>
          <w:p w14:paraId="2F4DB7C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-31.0 ( -53.0,  -9.0)</w:t>
            </w:r>
          </w:p>
        </w:tc>
        <w:tc>
          <w:tcPr>
            <w:tcW w:w="854" w:type="dxa"/>
            <w:tcMar>
              <w:top w:w="0" w:type="dxa"/>
              <w:left w:w="75" w:type="dxa"/>
              <w:bottom w:w="0" w:type="dxa"/>
              <w:right w:w="75" w:type="dxa"/>
            </w:tcMar>
            <w:vAlign w:val="center"/>
            <w:hideMark/>
          </w:tcPr>
          <w:p w14:paraId="538F3AF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-46.0 ( -76.0, -15.0)</w:t>
            </w:r>
          </w:p>
        </w:tc>
        <w:tc>
          <w:tcPr>
            <w:tcW w:w="893" w:type="dxa"/>
            <w:tcMar>
              <w:top w:w="0" w:type="dxa"/>
              <w:left w:w="75" w:type="dxa"/>
              <w:bottom w:w="0" w:type="dxa"/>
              <w:right w:w="75" w:type="dxa"/>
            </w:tcMar>
            <w:vAlign w:val="center"/>
            <w:hideMark/>
          </w:tcPr>
          <w:p w14:paraId="38D5ACA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-87.0 (-130.0, -44.0)</w:t>
            </w:r>
          </w:p>
        </w:tc>
      </w:tr>
      <w:tr w:rsidR="004F7F15" w:rsidRPr="00636C9B" w14:paraId="55454E54" w14:textId="77777777" w:rsidTr="004F7F15">
        <w:trPr>
          <w:trHeight w:val="525"/>
        </w:trPr>
        <w:tc>
          <w:tcPr>
            <w:tcW w:w="1328" w:type="dxa"/>
            <w:vMerge/>
            <w:vAlign w:val="center"/>
            <w:hideMark/>
          </w:tcPr>
          <w:p w14:paraId="53FB1025" w14:textId="77777777" w:rsidR="004F7F15" w:rsidRPr="00636C9B" w:rsidRDefault="004F7F15" w:rsidP="004F7F15">
            <w:pPr>
              <w:spacing w:after="0" w:line="240" w:lineRule="auto"/>
              <w:rPr>
                <w:rFonts w:ascii="Times New Roman" w:eastAsiaTheme="minorHAnsi" w:hAnsi="Times New Roman"/>
                <w:sz w:val="18"/>
                <w:szCs w:val="18"/>
                <w:lang w:eastAsia="en-GB"/>
              </w:rPr>
            </w:pPr>
          </w:p>
        </w:tc>
        <w:tc>
          <w:tcPr>
            <w:tcW w:w="743" w:type="dxa"/>
            <w:tcMar>
              <w:top w:w="0" w:type="dxa"/>
              <w:left w:w="75" w:type="dxa"/>
              <w:bottom w:w="0" w:type="dxa"/>
              <w:right w:w="75" w:type="dxa"/>
            </w:tcMar>
            <w:vAlign w:val="center"/>
            <w:hideMark/>
          </w:tcPr>
          <w:p w14:paraId="61A7346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Female</w:t>
            </w:r>
          </w:p>
        </w:tc>
        <w:tc>
          <w:tcPr>
            <w:tcW w:w="893" w:type="dxa"/>
            <w:tcMar>
              <w:top w:w="0" w:type="dxa"/>
              <w:left w:w="75" w:type="dxa"/>
              <w:bottom w:w="0" w:type="dxa"/>
              <w:right w:w="75" w:type="dxa"/>
            </w:tcMar>
            <w:vAlign w:val="center"/>
            <w:hideMark/>
          </w:tcPr>
          <w:p w14:paraId="66915E6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0.0,   0.0)</w:t>
            </w:r>
          </w:p>
        </w:tc>
        <w:tc>
          <w:tcPr>
            <w:tcW w:w="893" w:type="dxa"/>
            <w:tcMar>
              <w:top w:w="0" w:type="dxa"/>
              <w:left w:w="75" w:type="dxa"/>
              <w:bottom w:w="0" w:type="dxa"/>
              <w:right w:w="75" w:type="dxa"/>
            </w:tcMar>
            <w:vAlign w:val="center"/>
            <w:hideMark/>
          </w:tcPr>
          <w:p w14:paraId="71DE93B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0.0,   0.0)</w:t>
            </w:r>
          </w:p>
        </w:tc>
        <w:tc>
          <w:tcPr>
            <w:tcW w:w="893" w:type="dxa"/>
            <w:tcMar>
              <w:top w:w="0" w:type="dxa"/>
              <w:left w:w="75" w:type="dxa"/>
              <w:bottom w:w="0" w:type="dxa"/>
              <w:right w:w="75" w:type="dxa"/>
            </w:tcMar>
            <w:vAlign w:val="center"/>
            <w:hideMark/>
          </w:tcPr>
          <w:p w14:paraId="02D5C39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0.0,   1.0)</w:t>
            </w:r>
          </w:p>
        </w:tc>
        <w:tc>
          <w:tcPr>
            <w:tcW w:w="893" w:type="dxa"/>
            <w:tcMar>
              <w:top w:w="0" w:type="dxa"/>
              <w:left w:w="75" w:type="dxa"/>
              <w:bottom w:w="0" w:type="dxa"/>
              <w:right w:w="75" w:type="dxa"/>
            </w:tcMar>
            <w:vAlign w:val="center"/>
            <w:hideMark/>
          </w:tcPr>
          <w:p w14:paraId="5DBCAE0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0.0,   2.0)</w:t>
            </w:r>
          </w:p>
        </w:tc>
        <w:tc>
          <w:tcPr>
            <w:tcW w:w="893" w:type="dxa"/>
            <w:tcMar>
              <w:top w:w="0" w:type="dxa"/>
              <w:left w:w="75" w:type="dxa"/>
              <w:bottom w:w="0" w:type="dxa"/>
              <w:right w:w="75" w:type="dxa"/>
            </w:tcMar>
            <w:vAlign w:val="center"/>
            <w:hideMark/>
          </w:tcPr>
          <w:p w14:paraId="2A6E05C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-1.0,   1.0)</w:t>
            </w:r>
          </w:p>
        </w:tc>
        <w:tc>
          <w:tcPr>
            <w:tcW w:w="893" w:type="dxa"/>
            <w:tcMar>
              <w:top w:w="0" w:type="dxa"/>
              <w:left w:w="75" w:type="dxa"/>
              <w:bottom w:w="0" w:type="dxa"/>
              <w:right w:w="75" w:type="dxa"/>
            </w:tcMar>
            <w:vAlign w:val="center"/>
            <w:hideMark/>
          </w:tcPr>
          <w:p w14:paraId="59E0D16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-3.0,   4.0)</w:t>
            </w:r>
          </w:p>
        </w:tc>
        <w:tc>
          <w:tcPr>
            <w:tcW w:w="893" w:type="dxa"/>
            <w:tcMar>
              <w:top w:w="0" w:type="dxa"/>
              <w:left w:w="75" w:type="dxa"/>
              <w:bottom w:w="0" w:type="dxa"/>
              <w:right w:w="75" w:type="dxa"/>
            </w:tcMar>
            <w:vAlign w:val="center"/>
            <w:hideMark/>
          </w:tcPr>
          <w:p w14:paraId="20CF218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-7.0,   8.0)</w:t>
            </w:r>
          </w:p>
        </w:tc>
        <w:tc>
          <w:tcPr>
            <w:tcW w:w="893" w:type="dxa"/>
            <w:tcMar>
              <w:top w:w="0" w:type="dxa"/>
              <w:left w:w="75" w:type="dxa"/>
              <w:bottom w:w="0" w:type="dxa"/>
              <w:right w:w="75" w:type="dxa"/>
            </w:tcMar>
            <w:vAlign w:val="center"/>
            <w:hideMark/>
          </w:tcPr>
          <w:p w14:paraId="45463D9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 ( -16.0,   9.0)</w:t>
            </w:r>
          </w:p>
        </w:tc>
        <w:tc>
          <w:tcPr>
            <w:tcW w:w="854" w:type="dxa"/>
            <w:tcMar>
              <w:top w:w="0" w:type="dxa"/>
              <w:left w:w="75" w:type="dxa"/>
              <w:bottom w:w="0" w:type="dxa"/>
              <w:right w:w="75" w:type="dxa"/>
            </w:tcMar>
            <w:vAlign w:val="center"/>
            <w:hideMark/>
          </w:tcPr>
          <w:p w14:paraId="32B4B16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 ( -23.0,  17.0)</w:t>
            </w:r>
          </w:p>
        </w:tc>
        <w:tc>
          <w:tcPr>
            <w:tcW w:w="854" w:type="dxa"/>
            <w:tcMar>
              <w:top w:w="0" w:type="dxa"/>
              <w:left w:w="75" w:type="dxa"/>
              <w:bottom w:w="0" w:type="dxa"/>
              <w:right w:w="75" w:type="dxa"/>
            </w:tcMar>
            <w:vAlign w:val="center"/>
            <w:hideMark/>
          </w:tcPr>
          <w:p w14:paraId="5905979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-41.0 ( -79.0,  -4.0)</w:t>
            </w:r>
          </w:p>
        </w:tc>
        <w:tc>
          <w:tcPr>
            <w:tcW w:w="893" w:type="dxa"/>
            <w:tcMar>
              <w:top w:w="0" w:type="dxa"/>
              <w:left w:w="75" w:type="dxa"/>
              <w:bottom w:w="0" w:type="dxa"/>
              <w:right w:w="75" w:type="dxa"/>
            </w:tcMar>
            <w:vAlign w:val="center"/>
            <w:hideMark/>
          </w:tcPr>
          <w:p w14:paraId="4694CB3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-44.0 ( -89.0,   2.0)</w:t>
            </w:r>
          </w:p>
        </w:tc>
      </w:tr>
      <w:tr w:rsidR="004F7F15" w:rsidRPr="00636C9B" w14:paraId="41C2C0E5" w14:textId="77777777" w:rsidTr="004F7F15">
        <w:trPr>
          <w:trHeight w:val="510"/>
        </w:trPr>
        <w:tc>
          <w:tcPr>
            <w:tcW w:w="1328" w:type="dxa"/>
            <w:vMerge w:val="restart"/>
            <w:tcMar>
              <w:top w:w="0" w:type="dxa"/>
              <w:left w:w="75" w:type="dxa"/>
              <w:bottom w:w="0" w:type="dxa"/>
              <w:right w:w="75" w:type="dxa"/>
            </w:tcMar>
            <w:vAlign w:val="center"/>
            <w:hideMark/>
          </w:tcPr>
          <w:p w14:paraId="5EDAD9A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Drownings</w:t>
            </w:r>
          </w:p>
        </w:tc>
        <w:tc>
          <w:tcPr>
            <w:tcW w:w="743" w:type="dxa"/>
            <w:tcMar>
              <w:top w:w="0" w:type="dxa"/>
              <w:left w:w="75" w:type="dxa"/>
              <w:bottom w:w="0" w:type="dxa"/>
              <w:right w:w="75" w:type="dxa"/>
            </w:tcMar>
            <w:vAlign w:val="center"/>
            <w:hideMark/>
          </w:tcPr>
          <w:p w14:paraId="0CDE015E"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Male</w:t>
            </w:r>
          </w:p>
        </w:tc>
        <w:tc>
          <w:tcPr>
            <w:tcW w:w="893" w:type="dxa"/>
            <w:tcMar>
              <w:top w:w="0" w:type="dxa"/>
              <w:left w:w="75" w:type="dxa"/>
              <w:bottom w:w="0" w:type="dxa"/>
              <w:right w:w="75" w:type="dxa"/>
            </w:tcMar>
            <w:vAlign w:val="center"/>
            <w:hideMark/>
          </w:tcPr>
          <w:p w14:paraId="3BE7311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9.0 (   6.0,  13.0)</w:t>
            </w:r>
          </w:p>
        </w:tc>
        <w:tc>
          <w:tcPr>
            <w:tcW w:w="893" w:type="dxa"/>
            <w:tcMar>
              <w:top w:w="0" w:type="dxa"/>
              <w:left w:w="75" w:type="dxa"/>
              <w:bottom w:w="0" w:type="dxa"/>
              <w:right w:w="75" w:type="dxa"/>
            </w:tcMar>
            <w:vAlign w:val="center"/>
            <w:hideMark/>
          </w:tcPr>
          <w:p w14:paraId="2F5407B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10.0 (   8.0,  13.0)</w:t>
            </w:r>
          </w:p>
        </w:tc>
        <w:tc>
          <w:tcPr>
            <w:tcW w:w="893" w:type="dxa"/>
            <w:tcMar>
              <w:top w:w="0" w:type="dxa"/>
              <w:left w:w="75" w:type="dxa"/>
              <w:bottom w:w="0" w:type="dxa"/>
              <w:right w:w="75" w:type="dxa"/>
            </w:tcMar>
            <w:vAlign w:val="center"/>
            <w:hideMark/>
          </w:tcPr>
          <w:p w14:paraId="45B7E93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40.0 (  35.0,  45.0)</w:t>
            </w:r>
          </w:p>
        </w:tc>
        <w:tc>
          <w:tcPr>
            <w:tcW w:w="893" w:type="dxa"/>
            <w:tcMar>
              <w:top w:w="0" w:type="dxa"/>
              <w:left w:w="75" w:type="dxa"/>
              <w:bottom w:w="0" w:type="dxa"/>
              <w:right w:w="75" w:type="dxa"/>
            </w:tcMar>
            <w:vAlign w:val="center"/>
            <w:hideMark/>
          </w:tcPr>
          <w:p w14:paraId="3B79D91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25.0 (  20.0,  29.0)</w:t>
            </w:r>
          </w:p>
        </w:tc>
        <w:tc>
          <w:tcPr>
            <w:tcW w:w="893" w:type="dxa"/>
            <w:tcMar>
              <w:top w:w="0" w:type="dxa"/>
              <w:left w:w="75" w:type="dxa"/>
              <w:bottom w:w="0" w:type="dxa"/>
              <w:right w:w="75" w:type="dxa"/>
            </w:tcMar>
            <w:vAlign w:val="center"/>
            <w:hideMark/>
          </w:tcPr>
          <w:p w14:paraId="4C8AFEFB"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15.0 (  11.0,  19.0)</w:t>
            </w:r>
          </w:p>
        </w:tc>
        <w:tc>
          <w:tcPr>
            <w:tcW w:w="893" w:type="dxa"/>
            <w:tcMar>
              <w:top w:w="0" w:type="dxa"/>
              <w:left w:w="75" w:type="dxa"/>
              <w:bottom w:w="0" w:type="dxa"/>
              <w:right w:w="75" w:type="dxa"/>
            </w:tcMar>
            <w:vAlign w:val="center"/>
            <w:hideMark/>
          </w:tcPr>
          <w:p w14:paraId="0B64CE0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12.0 (   7.0,  17.0)</w:t>
            </w:r>
          </w:p>
        </w:tc>
        <w:tc>
          <w:tcPr>
            <w:tcW w:w="893" w:type="dxa"/>
            <w:tcMar>
              <w:top w:w="0" w:type="dxa"/>
              <w:left w:w="75" w:type="dxa"/>
              <w:bottom w:w="0" w:type="dxa"/>
              <w:right w:w="75" w:type="dxa"/>
            </w:tcMar>
            <w:vAlign w:val="center"/>
            <w:hideMark/>
          </w:tcPr>
          <w:p w14:paraId="3540E37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8.0 (   4.0,  13.0)</w:t>
            </w:r>
          </w:p>
        </w:tc>
        <w:tc>
          <w:tcPr>
            <w:tcW w:w="893" w:type="dxa"/>
            <w:tcMar>
              <w:top w:w="0" w:type="dxa"/>
              <w:left w:w="75" w:type="dxa"/>
              <w:bottom w:w="0" w:type="dxa"/>
              <w:right w:w="75" w:type="dxa"/>
            </w:tcMar>
            <w:vAlign w:val="center"/>
            <w:hideMark/>
          </w:tcPr>
          <w:p w14:paraId="156449C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6.0 (   2.0,   9.0)</w:t>
            </w:r>
          </w:p>
        </w:tc>
        <w:tc>
          <w:tcPr>
            <w:tcW w:w="854" w:type="dxa"/>
            <w:tcMar>
              <w:top w:w="0" w:type="dxa"/>
              <w:left w:w="75" w:type="dxa"/>
              <w:bottom w:w="0" w:type="dxa"/>
              <w:right w:w="75" w:type="dxa"/>
            </w:tcMar>
            <w:vAlign w:val="center"/>
            <w:hideMark/>
          </w:tcPr>
          <w:p w14:paraId="436EBAB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 (   1.0,   5.0)</w:t>
            </w:r>
          </w:p>
        </w:tc>
        <w:tc>
          <w:tcPr>
            <w:tcW w:w="854" w:type="dxa"/>
            <w:tcMar>
              <w:top w:w="0" w:type="dxa"/>
              <w:left w:w="75" w:type="dxa"/>
              <w:bottom w:w="0" w:type="dxa"/>
              <w:right w:w="75" w:type="dxa"/>
            </w:tcMar>
            <w:vAlign w:val="center"/>
            <w:hideMark/>
          </w:tcPr>
          <w:p w14:paraId="09FF035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-1.0,   1.0)</w:t>
            </w:r>
          </w:p>
        </w:tc>
        <w:tc>
          <w:tcPr>
            <w:tcW w:w="893" w:type="dxa"/>
            <w:tcMar>
              <w:top w:w="0" w:type="dxa"/>
              <w:left w:w="75" w:type="dxa"/>
              <w:bottom w:w="0" w:type="dxa"/>
              <w:right w:w="75" w:type="dxa"/>
            </w:tcMar>
            <w:vAlign w:val="center"/>
            <w:hideMark/>
          </w:tcPr>
          <w:p w14:paraId="1730AF5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128.0 ( 116.0, 141.0)</w:t>
            </w:r>
          </w:p>
        </w:tc>
      </w:tr>
      <w:tr w:rsidR="004F7F15" w:rsidRPr="00636C9B" w14:paraId="48954607" w14:textId="77777777" w:rsidTr="004F7F15">
        <w:trPr>
          <w:trHeight w:val="525"/>
        </w:trPr>
        <w:tc>
          <w:tcPr>
            <w:tcW w:w="1328" w:type="dxa"/>
            <w:vMerge/>
            <w:vAlign w:val="center"/>
            <w:hideMark/>
          </w:tcPr>
          <w:p w14:paraId="676EDE71" w14:textId="77777777" w:rsidR="004F7F15" w:rsidRPr="00636C9B" w:rsidRDefault="004F7F15" w:rsidP="004F7F15">
            <w:pPr>
              <w:spacing w:after="0" w:line="240" w:lineRule="auto"/>
              <w:rPr>
                <w:rFonts w:ascii="Times New Roman" w:eastAsiaTheme="minorHAnsi" w:hAnsi="Times New Roman"/>
                <w:sz w:val="18"/>
                <w:szCs w:val="18"/>
                <w:lang w:eastAsia="en-GB"/>
              </w:rPr>
            </w:pPr>
          </w:p>
        </w:tc>
        <w:tc>
          <w:tcPr>
            <w:tcW w:w="743" w:type="dxa"/>
            <w:tcMar>
              <w:top w:w="0" w:type="dxa"/>
              <w:left w:w="75" w:type="dxa"/>
              <w:bottom w:w="0" w:type="dxa"/>
              <w:right w:w="75" w:type="dxa"/>
            </w:tcMar>
            <w:vAlign w:val="center"/>
            <w:hideMark/>
          </w:tcPr>
          <w:p w14:paraId="2358794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Female</w:t>
            </w:r>
          </w:p>
        </w:tc>
        <w:tc>
          <w:tcPr>
            <w:tcW w:w="893" w:type="dxa"/>
            <w:tcMar>
              <w:top w:w="0" w:type="dxa"/>
              <w:left w:w="75" w:type="dxa"/>
              <w:bottom w:w="0" w:type="dxa"/>
              <w:right w:w="75" w:type="dxa"/>
            </w:tcMar>
            <w:vAlign w:val="center"/>
            <w:hideMark/>
          </w:tcPr>
          <w:p w14:paraId="1432808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 (   1.0,   6.0)</w:t>
            </w:r>
          </w:p>
        </w:tc>
        <w:tc>
          <w:tcPr>
            <w:tcW w:w="893" w:type="dxa"/>
            <w:tcMar>
              <w:top w:w="0" w:type="dxa"/>
              <w:left w:w="75" w:type="dxa"/>
              <w:bottom w:w="0" w:type="dxa"/>
              <w:right w:w="75" w:type="dxa"/>
            </w:tcMar>
            <w:vAlign w:val="center"/>
            <w:hideMark/>
          </w:tcPr>
          <w:p w14:paraId="707970B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 (   2.0,   5.0)</w:t>
            </w:r>
          </w:p>
        </w:tc>
        <w:tc>
          <w:tcPr>
            <w:tcW w:w="893" w:type="dxa"/>
            <w:tcMar>
              <w:top w:w="0" w:type="dxa"/>
              <w:left w:w="75" w:type="dxa"/>
              <w:bottom w:w="0" w:type="dxa"/>
              <w:right w:w="75" w:type="dxa"/>
            </w:tcMar>
            <w:vAlign w:val="center"/>
            <w:hideMark/>
          </w:tcPr>
          <w:p w14:paraId="7DE5123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0.0,   1.0)</w:t>
            </w:r>
          </w:p>
        </w:tc>
        <w:tc>
          <w:tcPr>
            <w:tcW w:w="893" w:type="dxa"/>
            <w:tcMar>
              <w:top w:w="0" w:type="dxa"/>
              <w:left w:w="75" w:type="dxa"/>
              <w:bottom w:w="0" w:type="dxa"/>
              <w:right w:w="75" w:type="dxa"/>
            </w:tcMar>
            <w:vAlign w:val="center"/>
            <w:hideMark/>
          </w:tcPr>
          <w:p w14:paraId="57F9833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 (   1.0,   3.0)</w:t>
            </w:r>
          </w:p>
        </w:tc>
        <w:tc>
          <w:tcPr>
            <w:tcW w:w="893" w:type="dxa"/>
            <w:tcMar>
              <w:top w:w="0" w:type="dxa"/>
              <w:left w:w="75" w:type="dxa"/>
              <w:bottom w:w="0" w:type="dxa"/>
              <w:right w:w="75" w:type="dxa"/>
            </w:tcMar>
            <w:vAlign w:val="center"/>
            <w:hideMark/>
          </w:tcPr>
          <w:p w14:paraId="1A2B420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0.0,   2.0)</w:t>
            </w:r>
          </w:p>
        </w:tc>
        <w:tc>
          <w:tcPr>
            <w:tcW w:w="893" w:type="dxa"/>
            <w:tcMar>
              <w:top w:w="0" w:type="dxa"/>
              <w:left w:w="75" w:type="dxa"/>
              <w:bottom w:w="0" w:type="dxa"/>
              <w:right w:w="75" w:type="dxa"/>
            </w:tcMar>
            <w:vAlign w:val="center"/>
            <w:hideMark/>
          </w:tcPr>
          <w:p w14:paraId="0890BBB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 (   0.0,   3.0)</w:t>
            </w:r>
          </w:p>
        </w:tc>
        <w:tc>
          <w:tcPr>
            <w:tcW w:w="893" w:type="dxa"/>
            <w:tcMar>
              <w:top w:w="0" w:type="dxa"/>
              <w:left w:w="75" w:type="dxa"/>
              <w:bottom w:w="0" w:type="dxa"/>
              <w:right w:w="75" w:type="dxa"/>
            </w:tcMar>
            <w:vAlign w:val="center"/>
            <w:hideMark/>
          </w:tcPr>
          <w:p w14:paraId="337F408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-1.0,   3.0)</w:t>
            </w:r>
          </w:p>
        </w:tc>
        <w:tc>
          <w:tcPr>
            <w:tcW w:w="893" w:type="dxa"/>
            <w:tcMar>
              <w:top w:w="0" w:type="dxa"/>
              <w:left w:w="75" w:type="dxa"/>
              <w:bottom w:w="0" w:type="dxa"/>
              <w:right w:w="75" w:type="dxa"/>
            </w:tcMar>
            <w:vAlign w:val="center"/>
            <w:hideMark/>
          </w:tcPr>
          <w:p w14:paraId="33DACF4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0.0,   3.0)</w:t>
            </w:r>
          </w:p>
        </w:tc>
        <w:tc>
          <w:tcPr>
            <w:tcW w:w="854" w:type="dxa"/>
            <w:tcMar>
              <w:top w:w="0" w:type="dxa"/>
              <w:left w:w="75" w:type="dxa"/>
              <w:bottom w:w="0" w:type="dxa"/>
              <w:right w:w="75" w:type="dxa"/>
            </w:tcMar>
            <w:vAlign w:val="center"/>
            <w:hideMark/>
          </w:tcPr>
          <w:p w14:paraId="6C4EFA5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0.0,   2.0)</w:t>
            </w:r>
          </w:p>
        </w:tc>
        <w:tc>
          <w:tcPr>
            <w:tcW w:w="854" w:type="dxa"/>
            <w:tcMar>
              <w:top w:w="0" w:type="dxa"/>
              <w:left w:w="75" w:type="dxa"/>
              <w:bottom w:w="0" w:type="dxa"/>
              <w:right w:w="75" w:type="dxa"/>
            </w:tcMar>
            <w:vAlign w:val="center"/>
            <w:hideMark/>
          </w:tcPr>
          <w:p w14:paraId="2CE7894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0.0,   1.0)</w:t>
            </w:r>
          </w:p>
        </w:tc>
        <w:tc>
          <w:tcPr>
            <w:tcW w:w="893" w:type="dxa"/>
            <w:tcMar>
              <w:top w:w="0" w:type="dxa"/>
              <w:left w:w="75" w:type="dxa"/>
              <w:bottom w:w="0" w:type="dxa"/>
              <w:right w:w="75" w:type="dxa"/>
            </w:tcMar>
            <w:vAlign w:val="center"/>
            <w:hideMark/>
          </w:tcPr>
          <w:p w14:paraId="4989DAA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15.0 (  11.0,  19.0)</w:t>
            </w:r>
          </w:p>
        </w:tc>
      </w:tr>
      <w:tr w:rsidR="004F7F15" w:rsidRPr="00636C9B" w14:paraId="6C2146AE" w14:textId="77777777" w:rsidTr="004F7F15">
        <w:trPr>
          <w:trHeight w:val="525"/>
        </w:trPr>
        <w:tc>
          <w:tcPr>
            <w:tcW w:w="1328" w:type="dxa"/>
            <w:vMerge w:val="restart"/>
            <w:tcMar>
              <w:top w:w="0" w:type="dxa"/>
              <w:left w:w="75" w:type="dxa"/>
              <w:bottom w:w="0" w:type="dxa"/>
              <w:right w:w="75" w:type="dxa"/>
            </w:tcMar>
            <w:vAlign w:val="center"/>
            <w:hideMark/>
          </w:tcPr>
          <w:p w14:paraId="21AC57D5" w14:textId="77777777" w:rsidR="004F7F15" w:rsidRPr="00636C9B" w:rsidRDefault="004F7F15" w:rsidP="004F7F15">
            <w:pPr>
              <w:spacing w:after="0" w:line="240" w:lineRule="auto"/>
              <w:rPr>
                <w:rFonts w:ascii="Times New Roman" w:eastAsiaTheme="minorHAnsi" w:hAnsi="Times New Roman"/>
                <w:sz w:val="18"/>
                <w:szCs w:val="18"/>
                <w:u w:val="single"/>
                <w:lang w:eastAsia="en-GB"/>
              </w:rPr>
            </w:pPr>
            <w:r w:rsidRPr="00636C9B">
              <w:rPr>
                <w:rFonts w:ascii="Times New Roman" w:eastAsiaTheme="minorHAnsi" w:hAnsi="Times New Roman"/>
                <w:color w:val="000000"/>
                <w:sz w:val="18"/>
                <w:szCs w:val="18"/>
                <w:u w:val="single"/>
                <w:lang w:eastAsia="en-GB"/>
              </w:rPr>
              <w:t>Intentional</w:t>
            </w:r>
          </w:p>
        </w:tc>
        <w:tc>
          <w:tcPr>
            <w:tcW w:w="743" w:type="dxa"/>
            <w:tcMar>
              <w:top w:w="0" w:type="dxa"/>
              <w:left w:w="75" w:type="dxa"/>
              <w:bottom w:w="0" w:type="dxa"/>
              <w:right w:w="75" w:type="dxa"/>
            </w:tcMar>
            <w:vAlign w:val="center"/>
            <w:hideMark/>
          </w:tcPr>
          <w:p w14:paraId="6BB23F5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Male</w:t>
            </w:r>
          </w:p>
        </w:tc>
        <w:tc>
          <w:tcPr>
            <w:tcW w:w="893" w:type="dxa"/>
            <w:tcMar>
              <w:top w:w="0" w:type="dxa"/>
              <w:left w:w="75" w:type="dxa"/>
              <w:bottom w:w="0" w:type="dxa"/>
              <w:right w:w="75" w:type="dxa"/>
            </w:tcMar>
            <w:vAlign w:val="center"/>
            <w:hideMark/>
          </w:tcPr>
          <w:p w14:paraId="30342EC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-2.0,   4.0)</w:t>
            </w:r>
          </w:p>
        </w:tc>
        <w:tc>
          <w:tcPr>
            <w:tcW w:w="893" w:type="dxa"/>
            <w:tcMar>
              <w:top w:w="0" w:type="dxa"/>
              <w:left w:w="75" w:type="dxa"/>
              <w:bottom w:w="0" w:type="dxa"/>
              <w:right w:w="75" w:type="dxa"/>
            </w:tcMar>
            <w:vAlign w:val="center"/>
            <w:hideMark/>
          </w:tcPr>
          <w:p w14:paraId="5CF3DAE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 (  -1.0,   6.0)</w:t>
            </w:r>
          </w:p>
        </w:tc>
        <w:tc>
          <w:tcPr>
            <w:tcW w:w="893" w:type="dxa"/>
            <w:tcMar>
              <w:top w:w="0" w:type="dxa"/>
              <w:left w:w="75" w:type="dxa"/>
              <w:bottom w:w="0" w:type="dxa"/>
              <w:right w:w="75" w:type="dxa"/>
            </w:tcMar>
            <w:vAlign w:val="center"/>
            <w:hideMark/>
          </w:tcPr>
          <w:p w14:paraId="1222338E"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58.0 (  31.0,  85.0)</w:t>
            </w:r>
          </w:p>
        </w:tc>
        <w:tc>
          <w:tcPr>
            <w:tcW w:w="893" w:type="dxa"/>
            <w:tcMar>
              <w:top w:w="0" w:type="dxa"/>
              <w:left w:w="75" w:type="dxa"/>
              <w:bottom w:w="0" w:type="dxa"/>
              <w:right w:w="75" w:type="dxa"/>
            </w:tcMar>
            <w:vAlign w:val="center"/>
            <w:hideMark/>
          </w:tcPr>
          <w:p w14:paraId="45207B5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96.0 (  67.0, 126.0)</w:t>
            </w:r>
          </w:p>
        </w:tc>
        <w:tc>
          <w:tcPr>
            <w:tcW w:w="893" w:type="dxa"/>
            <w:tcMar>
              <w:top w:w="0" w:type="dxa"/>
              <w:left w:w="75" w:type="dxa"/>
              <w:bottom w:w="0" w:type="dxa"/>
              <w:right w:w="75" w:type="dxa"/>
            </w:tcMar>
            <w:vAlign w:val="center"/>
            <w:hideMark/>
          </w:tcPr>
          <w:p w14:paraId="0A27BD2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65.0 (  41.0,  89.0)</w:t>
            </w:r>
          </w:p>
        </w:tc>
        <w:tc>
          <w:tcPr>
            <w:tcW w:w="893" w:type="dxa"/>
            <w:tcMar>
              <w:top w:w="0" w:type="dxa"/>
              <w:left w:w="75" w:type="dxa"/>
              <w:bottom w:w="0" w:type="dxa"/>
              <w:right w:w="75" w:type="dxa"/>
            </w:tcMar>
            <w:vAlign w:val="center"/>
            <w:hideMark/>
          </w:tcPr>
          <w:p w14:paraId="318F414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45.0 (  19.0,  70.0)</w:t>
            </w:r>
          </w:p>
        </w:tc>
        <w:tc>
          <w:tcPr>
            <w:tcW w:w="893" w:type="dxa"/>
            <w:tcMar>
              <w:top w:w="0" w:type="dxa"/>
              <w:left w:w="75" w:type="dxa"/>
              <w:bottom w:w="0" w:type="dxa"/>
              <w:right w:w="75" w:type="dxa"/>
            </w:tcMar>
            <w:vAlign w:val="center"/>
            <w:hideMark/>
          </w:tcPr>
          <w:p w14:paraId="5FC813A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68.0 (  41.0,  95.0)</w:t>
            </w:r>
          </w:p>
        </w:tc>
        <w:tc>
          <w:tcPr>
            <w:tcW w:w="893" w:type="dxa"/>
            <w:tcMar>
              <w:top w:w="0" w:type="dxa"/>
              <w:left w:w="75" w:type="dxa"/>
              <w:bottom w:w="0" w:type="dxa"/>
              <w:right w:w="75" w:type="dxa"/>
            </w:tcMar>
            <w:vAlign w:val="center"/>
            <w:hideMark/>
          </w:tcPr>
          <w:p w14:paraId="19A7368E"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28.0 (  11.0,  46.0)</w:t>
            </w:r>
          </w:p>
        </w:tc>
        <w:tc>
          <w:tcPr>
            <w:tcW w:w="854" w:type="dxa"/>
            <w:tcMar>
              <w:top w:w="0" w:type="dxa"/>
              <w:left w:w="75" w:type="dxa"/>
              <w:bottom w:w="0" w:type="dxa"/>
              <w:right w:w="75" w:type="dxa"/>
            </w:tcMar>
            <w:vAlign w:val="center"/>
            <w:hideMark/>
          </w:tcPr>
          <w:p w14:paraId="3EE4983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14.0 (   2.0,  26.0)</w:t>
            </w:r>
          </w:p>
        </w:tc>
        <w:tc>
          <w:tcPr>
            <w:tcW w:w="854" w:type="dxa"/>
            <w:tcMar>
              <w:top w:w="0" w:type="dxa"/>
              <w:left w:w="75" w:type="dxa"/>
              <w:bottom w:w="0" w:type="dxa"/>
              <w:right w:w="75" w:type="dxa"/>
            </w:tcMar>
            <w:vAlign w:val="center"/>
            <w:hideMark/>
          </w:tcPr>
          <w:p w14:paraId="62B12DE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10.0 (   1.0,  18.0)</w:t>
            </w:r>
          </w:p>
        </w:tc>
        <w:tc>
          <w:tcPr>
            <w:tcW w:w="893" w:type="dxa"/>
            <w:tcMar>
              <w:top w:w="0" w:type="dxa"/>
              <w:left w:w="75" w:type="dxa"/>
              <w:bottom w:w="0" w:type="dxa"/>
              <w:right w:w="75" w:type="dxa"/>
            </w:tcMar>
            <w:vAlign w:val="center"/>
            <w:hideMark/>
          </w:tcPr>
          <w:p w14:paraId="423AFDA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388.0 ( 323.0, 451.0)</w:t>
            </w:r>
          </w:p>
        </w:tc>
      </w:tr>
      <w:tr w:rsidR="004F7F15" w:rsidRPr="00636C9B" w14:paraId="4512D1AF" w14:textId="77777777" w:rsidTr="004F7F15">
        <w:trPr>
          <w:trHeight w:val="510"/>
        </w:trPr>
        <w:tc>
          <w:tcPr>
            <w:tcW w:w="1328" w:type="dxa"/>
            <w:vMerge/>
            <w:vAlign w:val="center"/>
            <w:hideMark/>
          </w:tcPr>
          <w:p w14:paraId="53A173B3" w14:textId="77777777" w:rsidR="004F7F15" w:rsidRPr="00636C9B" w:rsidRDefault="004F7F15" w:rsidP="004F7F15">
            <w:pPr>
              <w:spacing w:after="0" w:line="240" w:lineRule="auto"/>
              <w:rPr>
                <w:rFonts w:ascii="Times New Roman" w:eastAsiaTheme="minorHAnsi" w:hAnsi="Times New Roman"/>
                <w:sz w:val="18"/>
                <w:szCs w:val="18"/>
                <w:lang w:eastAsia="en-GB"/>
              </w:rPr>
            </w:pPr>
          </w:p>
        </w:tc>
        <w:tc>
          <w:tcPr>
            <w:tcW w:w="743" w:type="dxa"/>
            <w:tcMar>
              <w:top w:w="0" w:type="dxa"/>
              <w:left w:w="75" w:type="dxa"/>
              <w:bottom w:w="0" w:type="dxa"/>
              <w:right w:w="75" w:type="dxa"/>
            </w:tcMar>
            <w:vAlign w:val="center"/>
            <w:hideMark/>
          </w:tcPr>
          <w:p w14:paraId="73E088D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Female</w:t>
            </w:r>
          </w:p>
        </w:tc>
        <w:tc>
          <w:tcPr>
            <w:tcW w:w="893" w:type="dxa"/>
            <w:tcMar>
              <w:top w:w="0" w:type="dxa"/>
              <w:left w:w="75" w:type="dxa"/>
              <w:bottom w:w="0" w:type="dxa"/>
              <w:right w:w="75" w:type="dxa"/>
            </w:tcMar>
            <w:vAlign w:val="center"/>
            <w:hideMark/>
          </w:tcPr>
          <w:p w14:paraId="07EEB91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 (   0.0,   6.0)</w:t>
            </w:r>
          </w:p>
        </w:tc>
        <w:tc>
          <w:tcPr>
            <w:tcW w:w="893" w:type="dxa"/>
            <w:tcMar>
              <w:top w:w="0" w:type="dxa"/>
              <w:left w:w="75" w:type="dxa"/>
              <w:bottom w:w="0" w:type="dxa"/>
              <w:right w:w="75" w:type="dxa"/>
            </w:tcMar>
            <w:vAlign w:val="center"/>
            <w:hideMark/>
          </w:tcPr>
          <w:p w14:paraId="6C403DB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4.0 (   1.0,   6.0)</w:t>
            </w:r>
          </w:p>
        </w:tc>
        <w:tc>
          <w:tcPr>
            <w:tcW w:w="893" w:type="dxa"/>
            <w:tcMar>
              <w:top w:w="0" w:type="dxa"/>
              <w:left w:w="75" w:type="dxa"/>
              <w:bottom w:w="0" w:type="dxa"/>
              <w:right w:w="75" w:type="dxa"/>
            </w:tcMar>
            <w:vAlign w:val="center"/>
            <w:hideMark/>
          </w:tcPr>
          <w:p w14:paraId="778C677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16.0 (   6.0,  26.0)</w:t>
            </w:r>
          </w:p>
        </w:tc>
        <w:tc>
          <w:tcPr>
            <w:tcW w:w="893" w:type="dxa"/>
            <w:tcMar>
              <w:top w:w="0" w:type="dxa"/>
              <w:left w:w="75" w:type="dxa"/>
              <w:bottom w:w="0" w:type="dxa"/>
              <w:right w:w="75" w:type="dxa"/>
            </w:tcMar>
            <w:vAlign w:val="center"/>
            <w:hideMark/>
          </w:tcPr>
          <w:p w14:paraId="60699C3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15.0 (   3.0,  26.0)</w:t>
            </w:r>
          </w:p>
        </w:tc>
        <w:tc>
          <w:tcPr>
            <w:tcW w:w="893" w:type="dxa"/>
            <w:tcMar>
              <w:top w:w="0" w:type="dxa"/>
              <w:left w:w="75" w:type="dxa"/>
              <w:bottom w:w="0" w:type="dxa"/>
              <w:right w:w="75" w:type="dxa"/>
            </w:tcMar>
            <w:vAlign w:val="center"/>
            <w:hideMark/>
          </w:tcPr>
          <w:p w14:paraId="4E99CF8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17.0 (   6.0,  29.0)</w:t>
            </w:r>
          </w:p>
        </w:tc>
        <w:tc>
          <w:tcPr>
            <w:tcW w:w="893" w:type="dxa"/>
            <w:tcMar>
              <w:top w:w="0" w:type="dxa"/>
              <w:left w:w="75" w:type="dxa"/>
              <w:bottom w:w="0" w:type="dxa"/>
              <w:right w:w="75" w:type="dxa"/>
            </w:tcMar>
            <w:vAlign w:val="center"/>
            <w:hideMark/>
          </w:tcPr>
          <w:p w14:paraId="7DBC468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13.0 (  -1.0,  27.0)</w:t>
            </w:r>
          </w:p>
        </w:tc>
        <w:tc>
          <w:tcPr>
            <w:tcW w:w="893" w:type="dxa"/>
            <w:tcMar>
              <w:top w:w="0" w:type="dxa"/>
              <w:left w:w="75" w:type="dxa"/>
              <w:bottom w:w="0" w:type="dxa"/>
              <w:right w:w="75" w:type="dxa"/>
            </w:tcMar>
            <w:vAlign w:val="center"/>
            <w:hideMark/>
          </w:tcPr>
          <w:p w14:paraId="3AEBE33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13.0 (  -2.0,  27.0)</w:t>
            </w:r>
          </w:p>
        </w:tc>
        <w:tc>
          <w:tcPr>
            <w:tcW w:w="893" w:type="dxa"/>
            <w:tcMar>
              <w:top w:w="0" w:type="dxa"/>
              <w:left w:w="75" w:type="dxa"/>
              <w:bottom w:w="0" w:type="dxa"/>
              <w:right w:w="75" w:type="dxa"/>
            </w:tcMar>
            <w:vAlign w:val="center"/>
            <w:hideMark/>
          </w:tcPr>
          <w:p w14:paraId="0677C9C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10.0 (   1.0,  18.0)</w:t>
            </w:r>
          </w:p>
        </w:tc>
        <w:tc>
          <w:tcPr>
            <w:tcW w:w="854" w:type="dxa"/>
            <w:tcMar>
              <w:top w:w="0" w:type="dxa"/>
              <w:left w:w="75" w:type="dxa"/>
              <w:bottom w:w="0" w:type="dxa"/>
              <w:right w:w="75" w:type="dxa"/>
            </w:tcMar>
            <w:vAlign w:val="center"/>
            <w:hideMark/>
          </w:tcPr>
          <w:p w14:paraId="3C83F41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-4.0,   4.0)</w:t>
            </w:r>
          </w:p>
        </w:tc>
        <w:tc>
          <w:tcPr>
            <w:tcW w:w="854" w:type="dxa"/>
            <w:tcMar>
              <w:top w:w="0" w:type="dxa"/>
              <w:left w:w="75" w:type="dxa"/>
              <w:bottom w:w="0" w:type="dxa"/>
              <w:right w:w="75" w:type="dxa"/>
            </w:tcMar>
            <w:vAlign w:val="center"/>
            <w:hideMark/>
          </w:tcPr>
          <w:p w14:paraId="2D37DD5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 (   0.0,   4.0)</w:t>
            </w:r>
          </w:p>
        </w:tc>
        <w:tc>
          <w:tcPr>
            <w:tcW w:w="893" w:type="dxa"/>
            <w:tcMar>
              <w:top w:w="0" w:type="dxa"/>
              <w:left w:w="75" w:type="dxa"/>
              <w:bottom w:w="0" w:type="dxa"/>
              <w:right w:w="75" w:type="dxa"/>
            </w:tcMar>
            <w:vAlign w:val="center"/>
            <w:hideMark/>
          </w:tcPr>
          <w:p w14:paraId="5332206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92.0 (  63.0, 122.0)</w:t>
            </w:r>
          </w:p>
        </w:tc>
      </w:tr>
      <w:tr w:rsidR="004F7F15" w:rsidRPr="00636C9B" w14:paraId="5BC6C487" w14:textId="77777777" w:rsidTr="004F7F15">
        <w:trPr>
          <w:trHeight w:val="495"/>
        </w:trPr>
        <w:tc>
          <w:tcPr>
            <w:tcW w:w="1328" w:type="dxa"/>
            <w:vMerge w:val="restart"/>
            <w:tcMar>
              <w:top w:w="0" w:type="dxa"/>
              <w:left w:w="75" w:type="dxa"/>
              <w:bottom w:w="0" w:type="dxa"/>
              <w:right w:w="75" w:type="dxa"/>
            </w:tcMar>
            <w:vAlign w:val="center"/>
            <w:hideMark/>
          </w:tcPr>
          <w:p w14:paraId="7E03097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Assault</w:t>
            </w:r>
          </w:p>
        </w:tc>
        <w:tc>
          <w:tcPr>
            <w:tcW w:w="743" w:type="dxa"/>
            <w:tcMar>
              <w:top w:w="0" w:type="dxa"/>
              <w:left w:w="75" w:type="dxa"/>
              <w:bottom w:w="0" w:type="dxa"/>
              <w:right w:w="75" w:type="dxa"/>
            </w:tcMar>
            <w:vAlign w:val="center"/>
            <w:hideMark/>
          </w:tcPr>
          <w:p w14:paraId="558F848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Male</w:t>
            </w:r>
          </w:p>
        </w:tc>
        <w:tc>
          <w:tcPr>
            <w:tcW w:w="893" w:type="dxa"/>
            <w:tcMar>
              <w:top w:w="0" w:type="dxa"/>
              <w:left w:w="75" w:type="dxa"/>
              <w:bottom w:w="0" w:type="dxa"/>
              <w:right w:w="75" w:type="dxa"/>
            </w:tcMar>
            <w:vAlign w:val="center"/>
            <w:hideMark/>
          </w:tcPr>
          <w:p w14:paraId="7DDC2EF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-2.0,   4.0)</w:t>
            </w:r>
          </w:p>
        </w:tc>
        <w:tc>
          <w:tcPr>
            <w:tcW w:w="893" w:type="dxa"/>
            <w:tcMar>
              <w:top w:w="0" w:type="dxa"/>
              <w:left w:w="75" w:type="dxa"/>
              <w:bottom w:w="0" w:type="dxa"/>
              <w:right w:w="75" w:type="dxa"/>
            </w:tcMar>
            <w:vAlign w:val="center"/>
            <w:hideMark/>
          </w:tcPr>
          <w:p w14:paraId="0301D61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-1.0,   3.0)</w:t>
            </w:r>
          </w:p>
        </w:tc>
        <w:tc>
          <w:tcPr>
            <w:tcW w:w="893" w:type="dxa"/>
            <w:tcMar>
              <w:top w:w="0" w:type="dxa"/>
              <w:left w:w="75" w:type="dxa"/>
              <w:bottom w:w="0" w:type="dxa"/>
              <w:right w:w="75" w:type="dxa"/>
            </w:tcMar>
            <w:vAlign w:val="center"/>
            <w:hideMark/>
          </w:tcPr>
          <w:p w14:paraId="787E80E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38.0 (  18.0,  58.0)</w:t>
            </w:r>
          </w:p>
        </w:tc>
        <w:tc>
          <w:tcPr>
            <w:tcW w:w="893" w:type="dxa"/>
            <w:tcMar>
              <w:top w:w="0" w:type="dxa"/>
              <w:left w:w="75" w:type="dxa"/>
              <w:bottom w:w="0" w:type="dxa"/>
              <w:right w:w="75" w:type="dxa"/>
            </w:tcMar>
            <w:vAlign w:val="center"/>
            <w:hideMark/>
          </w:tcPr>
          <w:p w14:paraId="2824DEC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55.0 (  35.0,  76.0)</w:t>
            </w:r>
          </w:p>
        </w:tc>
        <w:tc>
          <w:tcPr>
            <w:tcW w:w="893" w:type="dxa"/>
            <w:tcMar>
              <w:top w:w="0" w:type="dxa"/>
              <w:left w:w="75" w:type="dxa"/>
              <w:bottom w:w="0" w:type="dxa"/>
              <w:right w:w="75" w:type="dxa"/>
            </w:tcMar>
            <w:vAlign w:val="center"/>
            <w:hideMark/>
          </w:tcPr>
          <w:p w14:paraId="2982C78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18.0 (   4.0,  32.0)</w:t>
            </w:r>
          </w:p>
        </w:tc>
        <w:tc>
          <w:tcPr>
            <w:tcW w:w="893" w:type="dxa"/>
            <w:tcMar>
              <w:top w:w="0" w:type="dxa"/>
              <w:left w:w="75" w:type="dxa"/>
              <w:bottom w:w="0" w:type="dxa"/>
              <w:right w:w="75" w:type="dxa"/>
            </w:tcMar>
            <w:vAlign w:val="center"/>
            <w:hideMark/>
          </w:tcPr>
          <w:p w14:paraId="192CE34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9.0 (  -1.0,  19.0)</w:t>
            </w:r>
          </w:p>
        </w:tc>
        <w:tc>
          <w:tcPr>
            <w:tcW w:w="893" w:type="dxa"/>
            <w:tcMar>
              <w:top w:w="0" w:type="dxa"/>
              <w:left w:w="75" w:type="dxa"/>
              <w:bottom w:w="0" w:type="dxa"/>
              <w:right w:w="75" w:type="dxa"/>
            </w:tcMar>
            <w:vAlign w:val="center"/>
            <w:hideMark/>
          </w:tcPr>
          <w:p w14:paraId="6A17E9D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9.0 (   1.0,  18.0)</w:t>
            </w:r>
          </w:p>
        </w:tc>
        <w:tc>
          <w:tcPr>
            <w:tcW w:w="893" w:type="dxa"/>
            <w:tcMar>
              <w:top w:w="0" w:type="dxa"/>
              <w:left w:w="75" w:type="dxa"/>
              <w:bottom w:w="0" w:type="dxa"/>
              <w:right w:w="75" w:type="dxa"/>
            </w:tcMar>
            <w:vAlign w:val="center"/>
            <w:hideMark/>
          </w:tcPr>
          <w:p w14:paraId="3272CF2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 (  -2.0,   6.0)</w:t>
            </w:r>
          </w:p>
        </w:tc>
        <w:tc>
          <w:tcPr>
            <w:tcW w:w="854" w:type="dxa"/>
            <w:tcMar>
              <w:top w:w="0" w:type="dxa"/>
              <w:left w:w="75" w:type="dxa"/>
              <w:bottom w:w="0" w:type="dxa"/>
              <w:right w:w="75" w:type="dxa"/>
            </w:tcMar>
            <w:vAlign w:val="center"/>
            <w:hideMark/>
          </w:tcPr>
          <w:p w14:paraId="7981A9C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-1.0,   3.0)</w:t>
            </w:r>
          </w:p>
        </w:tc>
        <w:tc>
          <w:tcPr>
            <w:tcW w:w="854" w:type="dxa"/>
            <w:tcMar>
              <w:top w:w="0" w:type="dxa"/>
              <w:left w:w="75" w:type="dxa"/>
              <w:bottom w:w="0" w:type="dxa"/>
              <w:right w:w="75" w:type="dxa"/>
            </w:tcMar>
            <w:vAlign w:val="center"/>
            <w:hideMark/>
          </w:tcPr>
          <w:p w14:paraId="7E5C759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0.0,   1.0)</w:t>
            </w:r>
          </w:p>
        </w:tc>
        <w:tc>
          <w:tcPr>
            <w:tcW w:w="893" w:type="dxa"/>
            <w:tcMar>
              <w:top w:w="0" w:type="dxa"/>
              <w:left w:w="75" w:type="dxa"/>
              <w:bottom w:w="0" w:type="dxa"/>
              <w:right w:w="75" w:type="dxa"/>
            </w:tcMar>
            <w:vAlign w:val="center"/>
            <w:hideMark/>
          </w:tcPr>
          <w:p w14:paraId="3C170FD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135.0 ( 100.0, 170.0)</w:t>
            </w:r>
          </w:p>
        </w:tc>
      </w:tr>
      <w:tr w:rsidR="004F7F15" w:rsidRPr="00636C9B" w14:paraId="42BC4A87" w14:textId="77777777" w:rsidTr="004F7F15">
        <w:trPr>
          <w:trHeight w:val="478"/>
        </w:trPr>
        <w:tc>
          <w:tcPr>
            <w:tcW w:w="1328" w:type="dxa"/>
            <w:vMerge/>
            <w:vAlign w:val="center"/>
            <w:hideMark/>
          </w:tcPr>
          <w:p w14:paraId="736E55B1" w14:textId="77777777" w:rsidR="004F7F15" w:rsidRPr="00636C9B" w:rsidRDefault="004F7F15" w:rsidP="004F7F15">
            <w:pPr>
              <w:spacing w:after="0" w:line="240" w:lineRule="auto"/>
              <w:rPr>
                <w:rFonts w:ascii="Times New Roman" w:eastAsiaTheme="minorHAnsi" w:hAnsi="Times New Roman"/>
                <w:sz w:val="18"/>
                <w:szCs w:val="18"/>
                <w:lang w:eastAsia="en-GB"/>
              </w:rPr>
            </w:pPr>
          </w:p>
        </w:tc>
        <w:tc>
          <w:tcPr>
            <w:tcW w:w="743" w:type="dxa"/>
            <w:tcMar>
              <w:top w:w="0" w:type="dxa"/>
              <w:left w:w="75" w:type="dxa"/>
              <w:bottom w:w="0" w:type="dxa"/>
              <w:right w:w="75" w:type="dxa"/>
            </w:tcMar>
            <w:vAlign w:val="center"/>
            <w:hideMark/>
          </w:tcPr>
          <w:p w14:paraId="6ADA61A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Female</w:t>
            </w:r>
          </w:p>
        </w:tc>
        <w:tc>
          <w:tcPr>
            <w:tcW w:w="893" w:type="dxa"/>
            <w:tcMar>
              <w:top w:w="0" w:type="dxa"/>
              <w:left w:w="75" w:type="dxa"/>
              <w:bottom w:w="0" w:type="dxa"/>
              <w:right w:w="75" w:type="dxa"/>
            </w:tcMar>
            <w:vAlign w:val="center"/>
            <w:hideMark/>
          </w:tcPr>
          <w:p w14:paraId="56E15BB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 (   0.0,   6.0)</w:t>
            </w:r>
          </w:p>
        </w:tc>
        <w:tc>
          <w:tcPr>
            <w:tcW w:w="893" w:type="dxa"/>
            <w:tcMar>
              <w:top w:w="0" w:type="dxa"/>
              <w:left w:w="75" w:type="dxa"/>
              <w:bottom w:w="0" w:type="dxa"/>
              <w:right w:w="75" w:type="dxa"/>
            </w:tcMar>
            <w:vAlign w:val="center"/>
            <w:hideMark/>
          </w:tcPr>
          <w:p w14:paraId="1E87AAA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0.0,   2.0)</w:t>
            </w:r>
          </w:p>
        </w:tc>
        <w:tc>
          <w:tcPr>
            <w:tcW w:w="893" w:type="dxa"/>
            <w:tcMar>
              <w:top w:w="0" w:type="dxa"/>
              <w:left w:w="75" w:type="dxa"/>
              <w:bottom w:w="0" w:type="dxa"/>
              <w:right w:w="75" w:type="dxa"/>
            </w:tcMar>
            <w:vAlign w:val="center"/>
            <w:hideMark/>
          </w:tcPr>
          <w:p w14:paraId="55A9E31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9.0 (   3.0,  14.0)</w:t>
            </w:r>
          </w:p>
        </w:tc>
        <w:tc>
          <w:tcPr>
            <w:tcW w:w="893" w:type="dxa"/>
            <w:tcMar>
              <w:top w:w="0" w:type="dxa"/>
              <w:left w:w="75" w:type="dxa"/>
              <w:bottom w:w="0" w:type="dxa"/>
              <w:right w:w="75" w:type="dxa"/>
            </w:tcMar>
            <w:vAlign w:val="center"/>
            <w:hideMark/>
          </w:tcPr>
          <w:p w14:paraId="7178D15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 (  -4.0,   8.0)</w:t>
            </w:r>
          </w:p>
        </w:tc>
        <w:tc>
          <w:tcPr>
            <w:tcW w:w="893" w:type="dxa"/>
            <w:tcMar>
              <w:top w:w="0" w:type="dxa"/>
              <w:left w:w="75" w:type="dxa"/>
              <w:bottom w:w="0" w:type="dxa"/>
              <w:right w:w="75" w:type="dxa"/>
            </w:tcMar>
            <w:vAlign w:val="center"/>
            <w:hideMark/>
          </w:tcPr>
          <w:p w14:paraId="4303484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7.0 (   2.0,  12.0)</w:t>
            </w:r>
          </w:p>
        </w:tc>
        <w:tc>
          <w:tcPr>
            <w:tcW w:w="893" w:type="dxa"/>
            <w:tcMar>
              <w:top w:w="0" w:type="dxa"/>
              <w:left w:w="75" w:type="dxa"/>
              <w:bottom w:w="0" w:type="dxa"/>
              <w:right w:w="75" w:type="dxa"/>
            </w:tcMar>
            <w:vAlign w:val="center"/>
            <w:hideMark/>
          </w:tcPr>
          <w:p w14:paraId="6FF9823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4.0 (   0.0,   9.0)</w:t>
            </w:r>
          </w:p>
        </w:tc>
        <w:tc>
          <w:tcPr>
            <w:tcW w:w="893" w:type="dxa"/>
            <w:tcMar>
              <w:top w:w="0" w:type="dxa"/>
              <w:left w:w="75" w:type="dxa"/>
              <w:bottom w:w="0" w:type="dxa"/>
              <w:right w:w="75" w:type="dxa"/>
            </w:tcMar>
            <w:vAlign w:val="center"/>
            <w:hideMark/>
          </w:tcPr>
          <w:p w14:paraId="52058CC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 (  -2.0,   6.0)</w:t>
            </w:r>
          </w:p>
        </w:tc>
        <w:tc>
          <w:tcPr>
            <w:tcW w:w="893" w:type="dxa"/>
            <w:tcMar>
              <w:top w:w="0" w:type="dxa"/>
              <w:left w:w="75" w:type="dxa"/>
              <w:bottom w:w="0" w:type="dxa"/>
              <w:right w:w="75" w:type="dxa"/>
            </w:tcMar>
            <w:vAlign w:val="center"/>
            <w:hideMark/>
          </w:tcPr>
          <w:p w14:paraId="39F6F15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-1.0,   3.0)</w:t>
            </w:r>
          </w:p>
        </w:tc>
        <w:tc>
          <w:tcPr>
            <w:tcW w:w="854" w:type="dxa"/>
            <w:tcMar>
              <w:top w:w="0" w:type="dxa"/>
              <w:left w:w="75" w:type="dxa"/>
              <w:bottom w:w="0" w:type="dxa"/>
              <w:right w:w="75" w:type="dxa"/>
            </w:tcMar>
            <w:vAlign w:val="center"/>
            <w:hideMark/>
          </w:tcPr>
          <w:p w14:paraId="51951C7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-1.0,   1.0)</w:t>
            </w:r>
          </w:p>
        </w:tc>
        <w:tc>
          <w:tcPr>
            <w:tcW w:w="854" w:type="dxa"/>
            <w:tcMar>
              <w:top w:w="0" w:type="dxa"/>
              <w:left w:w="75" w:type="dxa"/>
              <w:bottom w:w="0" w:type="dxa"/>
              <w:right w:w="75" w:type="dxa"/>
            </w:tcMar>
            <w:vAlign w:val="center"/>
            <w:hideMark/>
          </w:tcPr>
          <w:p w14:paraId="6071480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0.0,   2.0)</w:t>
            </w:r>
          </w:p>
        </w:tc>
        <w:tc>
          <w:tcPr>
            <w:tcW w:w="893" w:type="dxa"/>
            <w:tcMar>
              <w:top w:w="0" w:type="dxa"/>
              <w:left w:w="75" w:type="dxa"/>
              <w:bottom w:w="0" w:type="dxa"/>
              <w:right w:w="75" w:type="dxa"/>
            </w:tcMar>
            <w:vAlign w:val="center"/>
            <w:hideMark/>
          </w:tcPr>
          <w:p w14:paraId="74E650F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30.0 (  18.0,  42.0)</w:t>
            </w:r>
          </w:p>
        </w:tc>
      </w:tr>
      <w:tr w:rsidR="004F7F15" w:rsidRPr="00636C9B" w14:paraId="45DCF60D" w14:textId="77777777" w:rsidTr="004F7F15">
        <w:trPr>
          <w:trHeight w:val="525"/>
        </w:trPr>
        <w:tc>
          <w:tcPr>
            <w:tcW w:w="1328" w:type="dxa"/>
            <w:vMerge w:val="restart"/>
            <w:tcMar>
              <w:top w:w="0" w:type="dxa"/>
              <w:left w:w="75" w:type="dxa"/>
              <w:bottom w:w="0" w:type="dxa"/>
              <w:right w:w="75" w:type="dxa"/>
            </w:tcMar>
            <w:vAlign w:val="center"/>
            <w:hideMark/>
          </w:tcPr>
          <w:p w14:paraId="4C83E53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Intentional self-harm</w:t>
            </w:r>
          </w:p>
        </w:tc>
        <w:tc>
          <w:tcPr>
            <w:tcW w:w="743" w:type="dxa"/>
            <w:tcMar>
              <w:top w:w="0" w:type="dxa"/>
              <w:left w:w="75" w:type="dxa"/>
              <w:bottom w:w="0" w:type="dxa"/>
              <w:right w:w="75" w:type="dxa"/>
            </w:tcMar>
            <w:vAlign w:val="center"/>
            <w:hideMark/>
          </w:tcPr>
          <w:p w14:paraId="7AFCAC4B"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Male</w:t>
            </w:r>
          </w:p>
        </w:tc>
        <w:tc>
          <w:tcPr>
            <w:tcW w:w="893" w:type="dxa"/>
            <w:tcMar>
              <w:top w:w="0" w:type="dxa"/>
              <w:left w:w="75" w:type="dxa"/>
              <w:bottom w:w="0" w:type="dxa"/>
              <w:right w:w="75" w:type="dxa"/>
            </w:tcMar>
            <w:vAlign w:val="center"/>
            <w:hideMark/>
          </w:tcPr>
          <w:p w14:paraId="4A6AA01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0.0,   0.0)</w:t>
            </w:r>
          </w:p>
        </w:tc>
        <w:tc>
          <w:tcPr>
            <w:tcW w:w="893" w:type="dxa"/>
            <w:tcMar>
              <w:top w:w="0" w:type="dxa"/>
              <w:left w:w="75" w:type="dxa"/>
              <w:bottom w:w="0" w:type="dxa"/>
              <w:right w:w="75" w:type="dxa"/>
            </w:tcMar>
            <w:vAlign w:val="center"/>
            <w:hideMark/>
          </w:tcPr>
          <w:p w14:paraId="778DAE3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-2.0,   5.0)</w:t>
            </w:r>
          </w:p>
        </w:tc>
        <w:tc>
          <w:tcPr>
            <w:tcW w:w="893" w:type="dxa"/>
            <w:tcMar>
              <w:top w:w="0" w:type="dxa"/>
              <w:left w:w="75" w:type="dxa"/>
              <w:bottom w:w="0" w:type="dxa"/>
              <w:right w:w="75" w:type="dxa"/>
            </w:tcMar>
            <w:vAlign w:val="center"/>
            <w:hideMark/>
          </w:tcPr>
          <w:p w14:paraId="11621FF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20.0 (   3.0,  38.0)</w:t>
            </w:r>
          </w:p>
        </w:tc>
        <w:tc>
          <w:tcPr>
            <w:tcW w:w="893" w:type="dxa"/>
            <w:tcMar>
              <w:top w:w="0" w:type="dxa"/>
              <w:left w:w="75" w:type="dxa"/>
              <w:bottom w:w="0" w:type="dxa"/>
              <w:right w:w="75" w:type="dxa"/>
            </w:tcMar>
            <w:vAlign w:val="center"/>
            <w:hideMark/>
          </w:tcPr>
          <w:p w14:paraId="7C72383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41.0 (  20.0,  62.0)</w:t>
            </w:r>
          </w:p>
        </w:tc>
        <w:tc>
          <w:tcPr>
            <w:tcW w:w="893" w:type="dxa"/>
            <w:tcMar>
              <w:top w:w="0" w:type="dxa"/>
              <w:left w:w="75" w:type="dxa"/>
              <w:bottom w:w="0" w:type="dxa"/>
              <w:right w:w="75" w:type="dxa"/>
            </w:tcMar>
            <w:vAlign w:val="center"/>
            <w:hideMark/>
          </w:tcPr>
          <w:p w14:paraId="44E2F01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47.0 (  28.0,  67.0)</w:t>
            </w:r>
          </w:p>
        </w:tc>
        <w:tc>
          <w:tcPr>
            <w:tcW w:w="893" w:type="dxa"/>
            <w:tcMar>
              <w:top w:w="0" w:type="dxa"/>
              <w:left w:w="75" w:type="dxa"/>
              <w:bottom w:w="0" w:type="dxa"/>
              <w:right w:w="75" w:type="dxa"/>
            </w:tcMar>
            <w:vAlign w:val="center"/>
            <w:hideMark/>
          </w:tcPr>
          <w:p w14:paraId="5120999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36.0 (  12.0,  60.0)</w:t>
            </w:r>
          </w:p>
        </w:tc>
        <w:tc>
          <w:tcPr>
            <w:tcW w:w="893" w:type="dxa"/>
            <w:tcMar>
              <w:top w:w="0" w:type="dxa"/>
              <w:left w:w="75" w:type="dxa"/>
              <w:bottom w:w="0" w:type="dxa"/>
              <w:right w:w="75" w:type="dxa"/>
            </w:tcMar>
            <w:vAlign w:val="center"/>
            <w:hideMark/>
          </w:tcPr>
          <w:p w14:paraId="6AB1E2E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58.0 (  34.0,  84.0)</w:t>
            </w:r>
          </w:p>
        </w:tc>
        <w:tc>
          <w:tcPr>
            <w:tcW w:w="893" w:type="dxa"/>
            <w:tcMar>
              <w:top w:w="0" w:type="dxa"/>
              <w:left w:w="75" w:type="dxa"/>
              <w:bottom w:w="0" w:type="dxa"/>
              <w:right w:w="75" w:type="dxa"/>
            </w:tcMar>
            <w:vAlign w:val="center"/>
            <w:hideMark/>
          </w:tcPr>
          <w:p w14:paraId="455B24C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26.0 (   9.0,  43.0)</w:t>
            </w:r>
          </w:p>
        </w:tc>
        <w:tc>
          <w:tcPr>
            <w:tcW w:w="854" w:type="dxa"/>
            <w:tcMar>
              <w:top w:w="0" w:type="dxa"/>
              <w:left w:w="75" w:type="dxa"/>
              <w:bottom w:w="0" w:type="dxa"/>
              <w:right w:w="75" w:type="dxa"/>
            </w:tcMar>
            <w:vAlign w:val="center"/>
            <w:hideMark/>
          </w:tcPr>
          <w:p w14:paraId="549E536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14.0 (   2.0,  26.0)</w:t>
            </w:r>
          </w:p>
        </w:tc>
        <w:tc>
          <w:tcPr>
            <w:tcW w:w="854" w:type="dxa"/>
            <w:tcMar>
              <w:top w:w="0" w:type="dxa"/>
              <w:left w:w="75" w:type="dxa"/>
              <w:bottom w:w="0" w:type="dxa"/>
              <w:right w:w="75" w:type="dxa"/>
            </w:tcMar>
            <w:vAlign w:val="center"/>
            <w:hideMark/>
          </w:tcPr>
          <w:p w14:paraId="58F2C5A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9.0 (   1.0,  18.0)</w:t>
            </w:r>
          </w:p>
        </w:tc>
        <w:tc>
          <w:tcPr>
            <w:tcW w:w="893" w:type="dxa"/>
            <w:tcMar>
              <w:top w:w="0" w:type="dxa"/>
              <w:left w:w="75" w:type="dxa"/>
              <w:bottom w:w="0" w:type="dxa"/>
              <w:right w:w="75" w:type="dxa"/>
            </w:tcMar>
            <w:vAlign w:val="center"/>
            <w:hideMark/>
          </w:tcPr>
          <w:p w14:paraId="7496523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253.0 ( 200.0, 306.0)</w:t>
            </w:r>
          </w:p>
        </w:tc>
      </w:tr>
      <w:tr w:rsidR="004F7F15" w:rsidRPr="00636C9B" w14:paraId="6C4217F5" w14:textId="77777777" w:rsidTr="004F7F15">
        <w:trPr>
          <w:trHeight w:val="510"/>
        </w:trPr>
        <w:tc>
          <w:tcPr>
            <w:tcW w:w="1328" w:type="dxa"/>
            <w:vMerge/>
            <w:vAlign w:val="center"/>
            <w:hideMark/>
          </w:tcPr>
          <w:p w14:paraId="48D8241E" w14:textId="77777777" w:rsidR="004F7F15" w:rsidRPr="00636C9B" w:rsidRDefault="004F7F15" w:rsidP="004F7F15">
            <w:pPr>
              <w:spacing w:after="0" w:line="240" w:lineRule="auto"/>
              <w:rPr>
                <w:rFonts w:ascii="Times New Roman" w:eastAsiaTheme="minorHAnsi" w:hAnsi="Times New Roman"/>
                <w:sz w:val="18"/>
                <w:szCs w:val="18"/>
                <w:lang w:eastAsia="en-GB"/>
              </w:rPr>
            </w:pPr>
          </w:p>
        </w:tc>
        <w:tc>
          <w:tcPr>
            <w:tcW w:w="743" w:type="dxa"/>
            <w:tcMar>
              <w:top w:w="0" w:type="dxa"/>
              <w:left w:w="75" w:type="dxa"/>
              <w:bottom w:w="0" w:type="dxa"/>
              <w:right w:w="75" w:type="dxa"/>
            </w:tcMar>
            <w:vAlign w:val="center"/>
            <w:hideMark/>
          </w:tcPr>
          <w:p w14:paraId="26EE731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Female</w:t>
            </w:r>
          </w:p>
        </w:tc>
        <w:tc>
          <w:tcPr>
            <w:tcW w:w="893" w:type="dxa"/>
            <w:tcMar>
              <w:top w:w="0" w:type="dxa"/>
              <w:left w:w="75" w:type="dxa"/>
              <w:bottom w:w="0" w:type="dxa"/>
              <w:right w:w="75" w:type="dxa"/>
            </w:tcMar>
            <w:vAlign w:val="center"/>
            <w:hideMark/>
          </w:tcPr>
          <w:p w14:paraId="24C2B55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0.0,   0.0)</w:t>
            </w:r>
          </w:p>
        </w:tc>
        <w:tc>
          <w:tcPr>
            <w:tcW w:w="893" w:type="dxa"/>
            <w:tcMar>
              <w:top w:w="0" w:type="dxa"/>
              <w:left w:w="75" w:type="dxa"/>
              <w:bottom w:w="0" w:type="dxa"/>
              <w:right w:w="75" w:type="dxa"/>
            </w:tcMar>
            <w:vAlign w:val="center"/>
            <w:hideMark/>
          </w:tcPr>
          <w:p w14:paraId="5CB39EF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 (   0.0,   5.0)</w:t>
            </w:r>
          </w:p>
        </w:tc>
        <w:tc>
          <w:tcPr>
            <w:tcW w:w="893" w:type="dxa"/>
            <w:tcMar>
              <w:top w:w="0" w:type="dxa"/>
              <w:left w:w="75" w:type="dxa"/>
              <w:bottom w:w="0" w:type="dxa"/>
              <w:right w:w="75" w:type="dxa"/>
            </w:tcMar>
            <w:vAlign w:val="center"/>
            <w:hideMark/>
          </w:tcPr>
          <w:p w14:paraId="71E6A48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7.0 (  -1.0,  16.0)</w:t>
            </w:r>
          </w:p>
        </w:tc>
        <w:tc>
          <w:tcPr>
            <w:tcW w:w="893" w:type="dxa"/>
            <w:tcMar>
              <w:top w:w="0" w:type="dxa"/>
              <w:left w:w="75" w:type="dxa"/>
              <w:bottom w:w="0" w:type="dxa"/>
              <w:right w:w="75" w:type="dxa"/>
            </w:tcMar>
            <w:vAlign w:val="center"/>
            <w:hideMark/>
          </w:tcPr>
          <w:p w14:paraId="3842A25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12.0 (   2.0,  22.0)</w:t>
            </w:r>
          </w:p>
        </w:tc>
        <w:tc>
          <w:tcPr>
            <w:tcW w:w="893" w:type="dxa"/>
            <w:tcMar>
              <w:top w:w="0" w:type="dxa"/>
              <w:left w:w="75" w:type="dxa"/>
              <w:bottom w:w="0" w:type="dxa"/>
              <w:right w:w="75" w:type="dxa"/>
            </w:tcMar>
            <w:vAlign w:val="center"/>
            <w:hideMark/>
          </w:tcPr>
          <w:p w14:paraId="6F5BA30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11.0 (   0.0,  21.0)</w:t>
            </w:r>
          </w:p>
        </w:tc>
        <w:tc>
          <w:tcPr>
            <w:tcW w:w="893" w:type="dxa"/>
            <w:tcMar>
              <w:top w:w="0" w:type="dxa"/>
              <w:left w:w="75" w:type="dxa"/>
              <w:bottom w:w="0" w:type="dxa"/>
              <w:right w:w="75" w:type="dxa"/>
            </w:tcMar>
            <w:vAlign w:val="center"/>
            <w:hideMark/>
          </w:tcPr>
          <w:p w14:paraId="298A03D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9.0 (  -4.0,  22.0)</w:t>
            </w:r>
          </w:p>
        </w:tc>
        <w:tc>
          <w:tcPr>
            <w:tcW w:w="893" w:type="dxa"/>
            <w:tcMar>
              <w:top w:w="0" w:type="dxa"/>
              <w:left w:w="75" w:type="dxa"/>
              <w:bottom w:w="0" w:type="dxa"/>
              <w:right w:w="75" w:type="dxa"/>
            </w:tcMar>
            <w:vAlign w:val="center"/>
            <w:hideMark/>
          </w:tcPr>
          <w:p w14:paraId="2EC1D68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11.0 (  -3.0,  25.0)</w:t>
            </w:r>
          </w:p>
        </w:tc>
        <w:tc>
          <w:tcPr>
            <w:tcW w:w="893" w:type="dxa"/>
            <w:tcMar>
              <w:top w:w="0" w:type="dxa"/>
              <w:left w:w="75" w:type="dxa"/>
              <w:bottom w:w="0" w:type="dxa"/>
              <w:right w:w="75" w:type="dxa"/>
            </w:tcMar>
            <w:vAlign w:val="center"/>
            <w:hideMark/>
          </w:tcPr>
          <w:p w14:paraId="5D4FABD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9.0 (   1.0,  17.0)</w:t>
            </w:r>
          </w:p>
        </w:tc>
        <w:tc>
          <w:tcPr>
            <w:tcW w:w="854" w:type="dxa"/>
            <w:tcMar>
              <w:top w:w="0" w:type="dxa"/>
              <w:left w:w="75" w:type="dxa"/>
              <w:bottom w:w="0" w:type="dxa"/>
              <w:right w:w="75" w:type="dxa"/>
            </w:tcMar>
            <w:vAlign w:val="center"/>
            <w:hideMark/>
          </w:tcPr>
          <w:p w14:paraId="54805D2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-4.0,   4.0)</w:t>
            </w:r>
          </w:p>
        </w:tc>
        <w:tc>
          <w:tcPr>
            <w:tcW w:w="854" w:type="dxa"/>
            <w:tcMar>
              <w:top w:w="0" w:type="dxa"/>
              <w:left w:w="75" w:type="dxa"/>
              <w:bottom w:w="0" w:type="dxa"/>
              <w:right w:w="75" w:type="dxa"/>
            </w:tcMar>
            <w:vAlign w:val="center"/>
            <w:hideMark/>
          </w:tcPr>
          <w:p w14:paraId="5B82794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-1.0,   3.0)</w:t>
            </w:r>
          </w:p>
        </w:tc>
        <w:tc>
          <w:tcPr>
            <w:tcW w:w="893" w:type="dxa"/>
            <w:tcMar>
              <w:top w:w="0" w:type="dxa"/>
              <w:left w:w="75" w:type="dxa"/>
              <w:bottom w:w="0" w:type="dxa"/>
              <w:right w:w="75" w:type="dxa"/>
            </w:tcMar>
            <w:vAlign w:val="center"/>
            <w:hideMark/>
          </w:tcPr>
          <w:p w14:paraId="3773B06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62.0 (  35.0,  89.0)</w:t>
            </w:r>
          </w:p>
        </w:tc>
      </w:tr>
    </w:tbl>
    <w:p w14:paraId="73AE7653" w14:textId="77777777" w:rsidR="004F7F15" w:rsidRPr="00636C9B" w:rsidRDefault="004F7F15" w:rsidP="00D76DF7">
      <w:pPr>
        <w:spacing w:line="480" w:lineRule="auto"/>
        <w:jc w:val="both"/>
        <w:rPr>
          <w:rFonts w:ascii="Times New Roman" w:hAnsi="Times New Roman"/>
          <w:color w:val="000000" w:themeColor="text1"/>
          <w:sz w:val="24"/>
          <w:szCs w:val="24"/>
        </w:rPr>
        <w:sectPr w:rsidR="004F7F15" w:rsidRPr="00636C9B" w:rsidSect="004F7F15">
          <w:pgSz w:w="16840" w:h="11900" w:orient="landscape"/>
          <w:pgMar w:top="1440" w:right="1440" w:bottom="1440" w:left="1440" w:header="720" w:footer="720" w:gutter="0"/>
          <w:lnNumType w:countBy="1" w:restart="continuous"/>
          <w:cols w:space="720"/>
          <w:docGrid w:linePitch="360"/>
        </w:sectPr>
      </w:pPr>
    </w:p>
    <w:p w14:paraId="34674E17" w14:textId="77777777" w:rsidR="00194696" w:rsidRPr="00636C9B" w:rsidRDefault="00845A19" w:rsidP="00D76DF7">
      <w:pPr>
        <w:spacing w:line="480" w:lineRule="auto"/>
        <w:jc w:val="both"/>
        <w:rPr>
          <w:ins w:id="348" w:author="Parks, Robbie M" w:date="2018-11-01T12:17:00Z"/>
          <w:rFonts w:ascii="Times New Roman" w:hAnsi="Times New Roman"/>
          <w:color w:val="000000" w:themeColor="text1"/>
          <w:sz w:val="24"/>
          <w:szCs w:val="24"/>
        </w:rPr>
      </w:pPr>
      <w:r w:rsidRPr="00636C9B">
        <w:rPr>
          <w:rFonts w:ascii="Times New Roman" w:hAnsi="Times New Roman"/>
          <w:b/>
          <w:color w:val="000000" w:themeColor="text1"/>
          <w:sz w:val="24"/>
          <w:szCs w:val="24"/>
        </w:rPr>
        <w:lastRenderedPageBreak/>
        <w:t xml:space="preserve">Supplementary Table </w:t>
      </w:r>
      <w:r w:rsidR="00977303" w:rsidRPr="00636C9B">
        <w:rPr>
          <w:rFonts w:ascii="Times New Roman" w:hAnsi="Times New Roman"/>
          <w:b/>
          <w:color w:val="000000" w:themeColor="text1"/>
          <w:sz w:val="24"/>
          <w:szCs w:val="24"/>
        </w:rPr>
        <w:t>XX</w:t>
      </w:r>
      <w:r w:rsidRPr="00636C9B">
        <w:rPr>
          <w:rFonts w:ascii="Times New Roman" w:hAnsi="Times New Roman"/>
          <w:b/>
          <w:color w:val="000000" w:themeColor="text1"/>
          <w:sz w:val="24"/>
          <w:szCs w:val="24"/>
        </w:rPr>
        <w:t xml:space="preserve">. </w:t>
      </w:r>
      <w:r w:rsidR="00B648FB" w:rsidRPr="00636C9B">
        <w:rPr>
          <w:rFonts w:ascii="Times New Roman" w:hAnsi="Times New Roman"/>
          <w:color w:val="000000" w:themeColor="text1"/>
          <w:sz w:val="24"/>
          <w:szCs w:val="24"/>
        </w:rPr>
        <w:t>Excess risk</w:t>
      </w:r>
      <w:r w:rsidRPr="00636C9B">
        <w:rPr>
          <w:rFonts w:ascii="Times New Roman" w:hAnsi="Times New Roman"/>
          <w:color w:val="000000" w:themeColor="text1"/>
          <w:sz w:val="24"/>
          <w:szCs w:val="24"/>
        </w:rPr>
        <w:t xml:space="preserve"> with a national uniform increase of 1</w:t>
      </w:r>
      <w:r w:rsidRPr="00636C9B">
        <w:rPr>
          <w:rFonts w:ascii="Arial" w:eastAsia="Times New Roman" w:hAnsi="Arial" w:cs="Arial"/>
          <w:bCs/>
          <w:color w:val="222222"/>
          <w:sz w:val="24"/>
          <w:szCs w:val="24"/>
          <w:shd w:val="clear" w:color="auto" w:fill="FFFFFF"/>
          <w:lang w:eastAsia="en-GB"/>
        </w:rPr>
        <w:t>°</w:t>
      </w:r>
      <w:r w:rsidRPr="00636C9B">
        <w:rPr>
          <w:rFonts w:ascii="Times New Roman" w:hAnsi="Times New Roman"/>
          <w:color w:val="000000" w:themeColor="text1"/>
          <w:sz w:val="24"/>
          <w:szCs w:val="24"/>
        </w:rPr>
        <w:t>C above long-term monthly state mean, for deaths from all injuries by sex, age group, and category of injury for 2016 population</w:t>
      </w:r>
      <w:r w:rsidR="00F84954" w:rsidRPr="00636C9B">
        <w:rPr>
          <w:rFonts w:ascii="Times New Roman" w:hAnsi="Times New Roman"/>
          <w:color w:val="000000" w:themeColor="text1"/>
          <w:sz w:val="24"/>
          <w:szCs w:val="24"/>
        </w:rPr>
        <w:t>.</w:t>
      </w:r>
    </w:p>
    <w:p w14:paraId="73373528" w14:textId="77777777" w:rsidR="00194696" w:rsidRPr="00636C9B" w:rsidRDefault="00194696">
      <w:pPr>
        <w:spacing w:after="0" w:line="240" w:lineRule="auto"/>
        <w:rPr>
          <w:ins w:id="349" w:author="Parks, Robbie M" w:date="2018-11-01T12:17:00Z"/>
          <w:rFonts w:ascii="Times New Roman" w:hAnsi="Times New Roman"/>
          <w:color w:val="000000" w:themeColor="text1"/>
          <w:sz w:val="24"/>
          <w:szCs w:val="24"/>
        </w:rPr>
      </w:pPr>
      <w:ins w:id="350" w:author="Parks, Robbie M" w:date="2018-11-01T12:17:00Z">
        <w:r w:rsidRPr="00636C9B">
          <w:rPr>
            <w:rFonts w:ascii="Times New Roman" w:hAnsi="Times New Roman"/>
            <w:color w:val="000000" w:themeColor="text1"/>
            <w:sz w:val="24"/>
            <w:szCs w:val="24"/>
          </w:rPr>
          <w:br w:type="page"/>
        </w:r>
      </w:ins>
    </w:p>
    <w:p w14:paraId="36B3D507" w14:textId="77777777" w:rsidR="00194696" w:rsidRPr="00636C9B" w:rsidRDefault="00194696" w:rsidP="00D76DF7">
      <w:pPr>
        <w:spacing w:line="480" w:lineRule="auto"/>
        <w:jc w:val="both"/>
        <w:rPr>
          <w:ins w:id="351" w:author="Parks, Robbie M" w:date="2018-11-01T12:18:00Z"/>
          <w:rFonts w:ascii="Times New Roman" w:hAnsi="Times New Roman"/>
          <w:color w:val="000000" w:themeColor="text1"/>
          <w:sz w:val="24"/>
          <w:szCs w:val="24"/>
        </w:rPr>
        <w:sectPr w:rsidR="00194696" w:rsidRPr="00636C9B" w:rsidSect="00C92E67">
          <w:pgSz w:w="11900" w:h="16840"/>
          <w:pgMar w:top="1440" w:right="1440" w:bottom="1440" w:left="1440" w:header="720" w:footer="720" w:gutter="0"/>
          <w:lnNumType w:countBy="1" w:restart="continuous"/>
          <w:cols w:space="720"/>
          <w:docGrid w:linePitch="360"/>
        </w:sectPr>
      </w:pPr>
    </w:p>
    <w:tbl>
      <w:tblPr>
        <w:tblW w:w="20683" w:type="dxa"/>
        <w:tblInd w:w="-733"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4A0" w:firstRow="1" w:lastRow="0" w:firstColumn="1" w:lastColumn="0" w:noHBand="0" w:noVBand="1"/>
      </w:tblPr>
      <w:tblGrid>
        <w:gridCol w:w="931"/>
        <w:gridCol w:w="575"/>
        <w:gridCol w:w="1777"/>
        <w:gridCol w:w="1861"/>
        <w:gridCol w:w="1667"/>
        <w:gridCol w:w="1772"/>
        <w:gridCol w:w="1563"/>
        <w:gridCol w:w="1563"/>
        <w:gridCol w:w="1667"/>
        <w:gridCol w:w="1145"/>
        <w:gridCol w:w="3570"/>
        <w:gridCol w:w="2592"/>
      </w:tblGrid>
      <w:tr w:rsidR="00FE4975" w:rsidRPr="00334A3C" w14:paraId="4E32506F" w14:textId="77777777" w:rsidTr="00B637BD">
        <w:trPr>
          <w:trHeight w:val="368"/>
          <w:ins w:id="352" w:author="Parks, Robbie M" w:date="2018-11-01T12:21:00Z"/>
        </w:trPr>
        <w:tc>
          <w:tcPr>
            <w:tcW w:w="931" w:type="dxa"/>
            <w:shd w:val="clear" w:color="auto" w:fill="auto"/>
            <w:noWrap/>
            <w:vAlign w:val="bottom"/>
            <w:hideMark/>
          </w:tcPr>
          <w:p w14:paraId="7614BF97" w14:textId="77777777" w:rsidR="00334A3C" w:rsidRPr="00334A3C" w:rsidRDefault="00334A3C" w:rsidP="00334A3C">
            <w:pPr>
              <w:spacing w:after="0" w:line="240" w:lineRule="auto"/>
              <w:rPr>
                <w:ins w:id="353" w:author="Parks, Robbie M" w:date="2018-11-01T12:21:00Z"/>
                <w:rFonts w:eastAsia="Times New Roman"/>
                <w:color w:val="000000"/>
                <w:sz w:val="24"/>
                <w:szCs w:val="24"/>
                <w:lang w:eastAsia="en-GB"/>
              </w:rPr>
            </w:pPr>
            <w:ins w:id="354" w:author="Parks, Robbie M" w:date="2018-11-01T12:21:00Z">
              <w:r w:rsidRPr="00334A3C">
                <w:rPr>
                  <w:rFonts w:eastAsia="Times New Roman"/>
                  <w:color w:val="000000"/>
                  <w:sz w:val="24"/>
                  <w:szCs w:val="24"/>
                  <w:lang w:eastAsia="en-GB"/>
                </w:rPr>
                <w:lastRenderedPageBreak/>
                <w:t>Sex</w:t>
              </w:r>
            </w:ins>
          </w:p>
        </w:tc>
        <w:tc>
          <w:tcPr>
            <w:tcW w:w="2352" w:type="dxa"/>
            <w:gridSpan w:val="2"/>
            <w:shd w:val="clear" w:color="auto" w:fill="auto"/>
            <w:noWrap/>
            <w:vAlign w:val="bottom"/>
            <w:hideMark/>
          </w:tcPr>
          <w:p w14:paraId="150701D0" w14:textId="77777777" w:rsidR="00334A3C" w:rsidRPr="00334A3C" w:rsidRDefault="00334A3C" w:rsidP="00334A3C">
            <w:pPr>
              <w:spacing w:after="0" w:line="240" w:lineRule="auto"/>
              <w:rPr>
                <w:ins w:id="355" w:author="Parks, Robbie M" w:date="2018-11-01T12:21:00Z"/>
                <w:rFonts w:eastAsia="Times New Roman"/>
                <w:color w:val="000000"/>
                <w:sz w:val="24"/>
                <w:szCs w:val="24"/>
                <w:lang w:eastAsia="en-GB"/>
              </w:rPr>
            </w:pPr>
            <w:ins w:id="356" w:author="Parks, Robbie M" w:date="2018-11-01T12:21:00Z">
              <w:r w:rsidRPr="00334A3C">
                <w:rPr>
                  <w:rFonts w:eastAsia="Times New Roman"/>
                  <w:color w:val="000000"/>
                  <w:sz w:val="24"/>
                  <w:szCs w:val="24"/>
                  <w:lang w:eastAsia="en-GB"/>
                </w:rPr>
                <w:t>Cause</w:t>
              </w:r>
            </w:ins>
          </w:p>
        </w:tc>
        <w:tc>
          <w:tcPr>
            <w:tcW w:w="1861" w:type="dxa"/>
            <w:shd w:val="clear" w:color="auto" w:fill="auto"/>
            <w:noWrap/>
            <w:vAlign w:val="bottom"/>
            <w:hideMark/>
          </w:tcPr>
          <w:p w14:paraId="48DD4913" w14:textId="77777777" w:rsidR="00334A3C" w:rsidRPr="00334A3C" w:rsidRDefault="00334A3C" w:rsidP="00334A3C">
            <w:pPr>
              <w:spacing w:after="0" w:line="240" w:lineRule="auto"/>
              <w:rPr>
                <w:ins w:id="357" w:author="Parks, Robbie M" w:date="2018-11-01T12:21:00Z"/>
                <w:rFonts w:eastAsia="Times New Roman"/>
                <w:color w:val="000000"/>
                <w:sz w:val="24"/>
                <w:szCs w:val="24"/>
                <w:lang w:eastAsia="en-GB"/>
              </w:rPr>
            </w:pPr>
            <w:ins w:id="358" w:author="Parks, Robbie M" w:date="2018-11-01T12:21:00Z">
              <w:r w:rsidRPr="00334A3C">
                <w:rPr>
                  <w:rFonts w:eastAsia="Times New Roman"/>
                  <w:color w:val="000000"/>
                  <w:sz w:val="24"/>
                  <w:szCs w:val="24"/>
                  <w:lang w:eastAsia="en-GB"/>
                </w:rPr>
                <w:t>0-4</w:t>
              </w:r>
            </w:ins>
          </w:p>
        </w:tc>
        <w:tc>
          <w:tcPr>
            <w:tcW w:w="1667" w:type="dxa"/>
            <w:shd w:val="clear" w:color="auto" w:fill="auto"/>
            <w:noWrap/>
            <w:vAlign w:val="bottom"/>
            <w:hideMark/>
          </w:tcPr>
          <w:p w14:paraId="6C4946CD" w14:textId="4BC497A7" w:rsidR="00334A3C" w:rsidRPr="00334A3C" w:rsidRDefault="00334A3C" w:rsidP="00334A3C">
            <w:pPr>
              <w:spacing w:after="0" w:line="240" w:lineRule="auto"/>
              <w:rPr>
                <w:ins w:id="359" w:author="Parks, Robbie M" w:date="2018-11-01T12:21:00Z"/>
                <w:rFonts w:eastAsia="Times New Roman"/>
                <w:color w:val="000000"/>
                <w:sz w:val="24"/>
                <w:szCs w:val="24"/>
                <w:lang w:eastAsia="en-GB"/>
              </w:rPr>
            </w:pPr>
            <w:r w:rsidRPr="00636C9B">
              <w:rPr>
                <w:rFonts w:eastAsia="Times New Roman"/>
                <w:color w:val="000000"/>
                <w:sz w:val="24"/>
                <w:szCs w:val="24"/>
                <w:lang w:eastAsia="en-GB"/>
              </w:rPr>
              <w:t>5-14</w:t>
            </w:r>
          </w:p>
        </w:tc>
        <w:tc>
          <w:tcPr>
            <w:tcW w:w="1772" w:type="dxa"/>
            <w:shd w:val="clear" w:color="auto" w:fill="auto"/>
            <w:noWrap/>
            <w:vAlign w:val="bottom"/>
            <w:hideMark/>
          </w:tcPr>
          <w:p w14:paraId="522E0BB3" w14:textId="77777777" w:rsidR="00334A3C" w:rsidRPr="00334A3C" w:rsidRDefault="00334A3C" w:rsidP="00334A3C">
            <w:pPr>
              <w:spacing w:after="0" w:line="240" w:lineRule="auto"/>
              <w:rPr>
                <w:ins w:id="360" w:author="Parks, Robbie M" w:date="2018-11-01T12:21:00Z"/>
                <w:rFonts w:eastAsia="Times New Roman"/>
                <w:color w:val="000000"/>
                <w:sz w:val="24"/>
                <w:szCs w:val="24"/>
                <w:lang w:eastAsia="en-GB"/>
              </w:rPr>
            </w:pPr>
            <w:ins w:id="361" w:author="Parks, Robbie M" w:date="2018-11-01T12:21:00Z">
              <w:r w:rsidRPr="00334A3C">
                <w:rPr>
                  <w:rFonts w:eastAsia="Times New Roman"/>
                  <w:color w:val="000000"/>
                  <w:sz w:val="24"/>
                  <w:szCs w:val="24"/>
                  <w:lang w:eastAsia="en-GB"/>
                </w:rPr>
                <w:t>15-24</w:t>
              </w:r>
            </w:ins>
          </w:p>
        </w:tc>
        <w:tc>
          <w:tcPr>
            <w:tcW w:w="1563" w:type="dxa"/>
            <w:shd w:val="clear" w:color="auto" w:fill="auto"/>
            <w:noWrap/>
            <w:vAlign w:val="bottom"/>
            <w:hideMark/>
          </w:tcPr>
          <w:p w14:paraId="4B83BB27" w14:textId="77777777" w:rsidR="00334A3C" w:rsidRPr="00334A3C" w:rsidRDefault="00334A3C" w:rsidP="00334A3C">
            <w:pPr>
              <w:spacing w:after="0" w:line="240" w:lineRule="auto"/>
              <w:rPr>
                <w:ins w:id="362" w:author="Parks, Robbie M" w:date="2018-11-01T12:21:00Z"/>
                <w:rFonts w:eastAsia="Times New Roman"/>
                <w:color w:val="000000"/>
                <w:sz w:val="24"/>
                <w:szCs w:val="24"/>
                <w:lang w:eastAsia="en-GB"/>
              </w:rPr>
            </w:pPr>
            <w:ins w:id="363" w:author="Parks, Robbie M" w:date="2018-11-01T12:21:00Z">
              <w:r w:rsidRPr="00334A3C">
                <w:rPr>
                  <w:rFonts w:eastAsia="Times New Roman"/>
                  <w:color w:val="000000"/>
                  <w:sz w:val="24"/>
                  <w:szCs w:val="24"/>
                  <w:lang w:eastAsia="en-GB"/>
                </w:rPr>
                <w:t>25-34</w:t>
              </w:r>
            </w:ins>
          </w:p>
        </w:tc>
        <w:tc>
          <w:tcPr>
            <w:tcW w:w="1563" w:type="dxa"/>
            <w:shd w:val="clear" w:color="auto" w:fill="auto"/>
            <w:noWrap/>
            <w:vAlign w:val="bottom"/>
            <w:hideMark/>
          </w:tcPr>
          <w:p w14:paraId="17AF9AF1" w14:textId="77777777" w:rsidR="00334A3C" w:rsidRPr="00334A3C" w:rsidRDefault="00334A3C" w:rsidP="00334A3C">
            <w:pPr>
              <w:spacing w:after="0" w:line="240" w:lineRule="auto"/>
              <w:rPr>
                <w:ins w:id="364" w:author="Parks, Robbie M" w:date="2018-11-01T12:21:00Z"/>
                <w:rFonts w:eastAsia="Times New Roman"/>
                <w:color w:val="000000"/>
                <w:sz w:val="24"/>
                <w:szCs w:val="24"/>
                <w:lang w:eastAsia="en-GB"/>
              </w:rPr>
            </w:pPr>
            <w:ins w:id="365" w:author="Parks, Robbie M" w:date="2018-11-01T12:21:00Z">
              <w:r w:rsidRPr="00334A3C">
                <w:rPr>
                  <w:rFonts w:eastAsia="Times New Roman"/>
                  <w:color w:val="000000"/>
                  <w:sz w:val="24"/>
                  <w:szCs w:val="24"/>
                  <w:lang w:eastAsia="en-GB"/>
                </w:rPr>
                <w:t>35-44</w:t>
              </w:r>
            </w:ins>
          </w:p>
        </w:tc>
        <w:tc>
          <w:tcPr>
            <w:tcW w:w="1667" w:type="dxa"/>
            <w:shd w:val="clear" w:color="auto" w:fill="auto"/>
            <w:noWrap/>
            <w:vAlign w:val="bottom"/>
            <w:hideMark/>
          </w:tcPr>
          <w:p w14:paraId="46D7C5E0" w14:textId="77777777" w:rsidR="00334A3C" w:rsidRPr="00334A3C" w:rsidRDefault="00334A3C" w:rsidP="00334A3C">
            <w:pPr>
              <w:spacing w:after="0" w:line="240" w:lineRule="auto"/>
              <w:rPr>
                <w:ins w:id="366" w:author="Parks, Robbie M" w:date="2018-11-01T12:21:00Z"/>
                <w:rFonts w:eastAsia="Times New Roman"/>
                <w:color w:val="000000"/>
                <w:sz w:val="24"/>
                <w:szCs w:val="24"/>
                <w:lang w:eastAsia="en-GB"/>
              </w:rPr>
            </w:pPr>
            <w:ins w:id="367" w:author="Parks, Robbie M" w:date="2018-11-01T12:21:00Z">
              <w:r w:rsidRPr="00334A3C">
                <w:rPr>
                  <w:rFonts w:eastAsia="Times New Roman"/>
                  <w:color w:val="000000"/>
                  <w:sz w:val="24"/>
                  <w:szCs w:val="24"/>
                  <w:lang w:eastAsia="en-GB"/>
                </w:rPr>
                <w:t>45-54</w:t>
              </w:r>
            </w:ins>
          </w:p>
        </w:tc>
        <w:tc>
          <w:tcPr>
            <w:tcW w:w="1145" w:type="dxa"/>
            <w:shd w:val="clear" w:color="auto" w:fill="auto"/>
            <w:noWrap/>
            <w:vAlign w:val="bottom"/>
            <w:hideMark/>
          </w:tcPr>
          <w:p w14:paraId="5ECEF04D" w14:textId="77777777" w:rsidR="00334A3C" w:rsidRPr="00334A3C" w:rsidRDefault="00334A3C" w:rsidP="00334A3C">
            <w:pPr>
              <w:spacing w:after="0" w:line="240" w:lineRule="auto"/>
              <w:rPr>
                <w:ins w:id="368" w:author="Parks, Robbie M" w:date="2018-11-01T12:21:00Z"/>
                <w:rFonts w:eastAsia="Times New Roman"/>
                <w:color w:val="000000"/>
                <w:sz w:val="24"/>
                <w:szCs w:val="24"/>
                <w:lang w:eastAsia="en-GB"/>
              </w:rPr>
            </w:pPr>
            <w:ins w:id="369" w:author="Parks, Robbie M" w:date="2018-11-01T12:21:00Z">
              <w:r w:rsidRPr="00334A3C">
                <w:rPr>
                  <w:rFonts w:eastAsia="Times New Roman"/>
                  <w:color w:val="000000"/>
                  <w:sz w:val="24"/>
                  <w:szCs w:val="24"/>
                  <w:lang w:eastAsia="en-GB"/>
                </w:rPr>
                <w:t>55-64</w:t>
              </w:r>
            </w:ins>
          </w:p>
        </w:tc>
        <w:tc>
          <w:tcPr>
            <w:tcW w:w="3570" w:type="dxa"/>
            <w:shd w:val="clear" w:color="auto" w:fill="auto"/>
            <w:noWrap/>
            <w:vAlign w:val="bottom"/>
            <w:hideMark/>
          </w:tcPr>
          <w:p w14:paraId="43E59037" w14:textId="77777777" w:rsidR="00334A3C" w:rsidRPr="00334A3C" w:rsidRDefault="00334A3C" w:rsidP="00334A3C">
            <w:pPr>
              <w:spacing w:after="0" w:line="240" w:lineRule="auto"/>
              <w:rPr>
                <w:ins w:id="370" w:author="Parks, Robbie M" w:date="2018-11-01T12:21:00Z"/>
                <w:rFonts w:eastAsia="Times New Roman"/>
                <w:color w:val="000000"/>
                <w:sz w:val="24"/>
                <w:szCs w:val="24"/>
                <w:lang w:eastAsia="en-GB"/>
              </w:rPr>
            </w:pPr>
            <w:ins w:id="371" w:author="Parks, Robbie M" w:date="2018-11-01T12:21:00Z">
              <w:r w:rsidRPr="00334A3C">
                <w:rPr>
                  <w:rFonts w:eastAsia="Times New Roman"/>
                  <w:color w:val="000000"/>
                  <w:sz w:val="24"/>
                  <w:szCs w:val="24"/>
                  <w:lang w:eastAsia="en-GB"/>
                </w:rPr>
                <w:t>65-74</w:t>
              </w:r>
            </w:ins>
          </w:p>
        </w:tc>
        <w:tc>
          <w:tcPr>
            <w:tcW w:w="2592" w:type="dxa"/>
            <w:shd w:val="clear" w:color="auto" w:fill="auto"/>
            <w:noWrap/>
            <w:vAlign w:val="bottom"/>
            <w:hideMark/>
          </w:tcPr>
          <w:p w14:paraId="58DA6A71" w14:textId="77777777" w:rsidR="00334A3C" w:rsidRPr="00334A3C" w:rsidRDefault="00334A3C" w:rsidP="00334A3C">
            <w:pPr>
              <w:spacing w:after="0" w:line="240" w:lineRule="auto"/>
              <w:rPr>
                <w:ins w:id="372" w:author="Parks, Robbie M" w:date="2018-11-01T12:21:00Z"/>
                <w:rFonts w:eastAsia="Times New Roman"/>
                <w:color w:val="000000"/>
                <w:sz w:val="24"/>
                <w:szCs w:val="24"/>
                <w:lang w:eastAsia="en-GB"/>
              </w:rPr>
            </w:pPr>
            <w:ins w:id="373" w:author="Parks, Robbie M" w:date="2018-11-01T12:21:00Z">
              <w:r w:rsidRPr="00334A3C">
                <w:rPr>
                  <w:rFonts w:eastAsia="Times New Roman"/>
                  <w:color w:val="000000"/>
                  <w:sz w:val="24"/>
                  <w:szCs w:val="24"/>
                  <w:lang w:eastAsia="en-GB"/>
                </w:rPr>
                <w:t>85+</w:t>
              </w:r>
            </w:ins>
          </w:p>
        </w:tc>
      </w:tr>
      <w:tr w:rsidR="00FE4975" w:rsidRPr="00334A3C" w14:paraId="6AF36A6C" w14:textId="77777777" w:rsidTr="00B637BD">
        <w:trPr>
          <w:trHeight w:val="320"/>
          <w:ins w:id="374" w:author="Parks, Robbie M" w:date="2018-11-01T12:21:00Z"/>
        </w:trPr>
        <w:tc>
          <w:tcPr>
            <w:tcW w:w="1506" w:type="dxa"/>
            <w:gridSpan w:val="2"/>
            <w:shd w:val="clear" w:color="auto" w:fill="auto"/>
            <w:noWrap/>
            <w:vAlign w:val="bottom"/>
            <w:hideMark/>
          </w:tcPr>
          <w:p w14:paraId="7B4494ED" w14:textId="77777777" w:rsidR="00334A3C" w:rsidRPr="00334A3C" w:rsidRDefault="00334A3C" w:rsidP="00334A3C">
            <w:pPr>
              <w:spacing w:after="0" w:line="240" w:lineRule="auto"/>
              <w:rPr>
                <w:ins w:id="375" w:author="Parks, Robbie M" w:date="2018-11-01T12:21:00Z"/>
                <w:rFonts w:eastAsia="Times New Roman"/>
                <w:color w:val="000000"/>
                <w:sz w:val="24"/>
                <w:szCs w:val="24"/>
                <w:lang w:eastAsia="en-GB"/>
              </w:rPr>
            </w:pPr>
            <w:ins w:id="376" w:author="Parks, Robbie M" w:date="2018-11-01T12:21:00Z">
              <w:r w:rsidRPr="00334A3C">
                <w:rPr>
                  <w:rFonts w:eastAsia="Times New Roman"/>
                  <w:color w:val="000000"/>
                  <w:sz w:val="24"/>
                  <w:szCs w:val="24"/>
                  <w:lang w:eastAsia="en-GB"/>
                </w:rPr>
                <w:t>Female</w:t>
              </w:r>
            </w:ins>
          </w:p>
        </w:tc>
        <w:tc>
          <w:tcPr>
            <w:tcW w:w="1777" w:type="dxa"/>
            <w:shd w:val="clear" w:color="auto" w:fill="auto"/>
            <w:noWrap/>
            <w:vAlign w:val="bottom"/>
            <w:hideMark/>
          </w:tcPr>
          <w:p w14:paraId="111249CD" w14:textId="77777777" w:rsidR="00334A3C" w:rsidRPr="00334A3C" w:rsidRDefault="00334A3C" w:rsidP="00334A3C">
            <w:pPr>
              <w:spacing w:after="0" w:line="240" w:lineRule="auto"/>
              <w:rPr>
                <w:ins w:id="377" w:author="Parks, Robbie M" w:date="2018-11-01T12:21:00Z"/>
                <w:rFonts w:eastAsia="Times New Roman"/>
                <w:color w:val="000000"/>
                <w:sz w:val="24"/>
                <w:szCs w:val="24"/>
                <w:lang w:eastAsia="en-GB"/>
              </w:rPr>
            </w:pPr>
            <w:ins w:id="378" w:author="Parks, Robbie M" w:date="2018-11-01T12:21:00Z">
              <w:r w:rsidRPr="00334A3C">
                <w:rPr>
                  <w:rFonts w:eastAsia="Times New Roman"/>
                  <w:color w:val="000000"/>
                  <w:sz w:val="24"/>
                  <w:szCs w:val="24"/>
                  <w:lang w:eastAsia="en-GB"/>
                </w:rPr>
                <w:t>Transport</w:t>
              </w:r>
            </w:ins>
          </w:p>
        </w:tc>
        <w:tc>
          <w:tcPr>
            <w:tcW w:w="1861" w:type="dxa"/>
            <w:shd w:val="clear" w:color="auto" w:fill="auto"/>
            <w:noWrap/>
            <w:vAlign w:val="bottom"/>
            <w:hideMark/>
          </w:tcPr>
          <w:p w14:paraId="05A60123" w14:textId="77777777" w:rsidR="00334A3C" w:rsidRPr="00334A3C" w:rsidRDefault="00334A3C" w:rsidP="00334A3C">
            <w:pPr>
              <w:spacing w:after="0" w:line="240" w:lineRule="auto"/>
              <w:rPr>
                <w:ins w:id="379" w:author="Parks, Robbie M" w:date="2018-11-01T12:21:00Z"/>
                <w:rFonts w:eastAsia="Times New Roman"/>
                <w:color w:val="000000"/>
                <w:sz w:val="24"/>
                <w:szCs w:val="24"/>
                <w:lang w:eastAsia="en-GB"/>
              </w:rPr>
            </w:pPr>
            <w:ins w:id="380" w:author="Parks, Robbie M" w:date="2018-11-01T12:21:00Z">
              <w:r w:rsidRPr="00334A3C">
                <w:rPr>
                  <w:rFonts w:eastAsia="Times New Roman"/>
                  <w:color w:val="000000"/>
                  <w:sz w:val="24"/>
                  <w:szCs w:val="24"/>
                  <w:lang w:eastAsia="en-GB"/>
                </w:rPr>
                <w:t xml:space="preserve"> 0.59 (-0.41, 1.60)</w:t>
              </w:r>
            </w:ins>
          </w:p>
        </w:tc>
        <w:tc>
          <w:tcPr>
            <w:tcW w:w="1667" w:type="dxa"/>
            <w:shd w:val="clear" w:color="auto" w:fill="auto"/>
            <w:noWrap/>
            <w:vAlign w:val="bottom"/>
            <w:hideMark/>
          </w:tcPr>
          <w:p w14:paraId="4C865004" w14:textId="77777777" w:rsidR="00334A3C" w:rsidRPr="00334A3C" w:rsidRDefault="00334A3C" w:rsidP="00334A3C">
            <w:pPr>
              <w:spacing w:after="0" w:line="240" w:lineRule="auto"/>
              <w:rPr>
                <w:ins w:id="381" w:author="Parks, Robbie M" w:date="2018-11-01T12:21:00Z"/>
                <w:rFonts w:eastAsia="Times New Roman"/>
                <w:color w:val="000000"/>
                <w:sz w:val="24"/>
                <w:szCs w:val="24"/>
                <w:lang w:eastAsia="en-GB"/>
              </w:rPr>
            </w:pPr>
            <w:ins w:id="382" w:author="Parks, Robbie M" w:date="2018-11-01T12:21:00Z">
              <w:r w:rsidRPr="00334A3C">
                <w:rPr>
                  <w:rFonts w:eastAsia="Times New Roman"/>
                  <w:color w:val="000000"/>
                  <w:sz w:val="24"/>
                  <w:szCs w:val="24"/>
                  <w:lang w:eastAsia="en-GB"/>
                </w:rPr>
                <w:t xml:space="preserve"> 1.05 ( 0.27, 1.85)</w:t>
              </w:r>
            </w:ins>
          </w:p>
        </w:tc>
        <w:tc>
          <w:tcPr>
            <w:tcW w:w="1772" w:type="dxa"/>
            <w:shd w:val="clear" w:color="auto" w:fill="auto"/>
            <w:noWrap/>
            <w:vAlign w:val="bottom"/>
            <w:hideMark/>
          </w:tcPr>
          <w:p w14:paraId="57B87B0D" w14:textId="77777777" w:rsidR="00334A3C" w:rsidRPr="00334A3C" w:rsidRDefault="00334A3C" w:rsidP="00334A3C">
            <w:pPr>
              <w:spacing w:after="0" w:line="240" w:lineRule="auto"/>
              <w:rPr>
                <w:ins w:id="383" w:author="Parks, Robbie M" w:date="2018-11-01T12:21:00Z"/>
                <w:rFonts w:eastAsia="Times New Roman"/>
                <w:color w:val="000000"/>
                <w:sz w:val="24"/>
                <w:szCs w:val="24"/>
                <w:lang w:eastAsia="en-GB"/>
              </w:rPr>
            </w:pPr>
            <w:ins w:id="384" w:author="Parks, Robbie M" w:date="2018-11-01T12:21:00Z">
              <w:r w:rsidRPr="00334A3C">
                <w:rPr>
                  <w:rFonts w:eastAsia="Times New Roman"/>
                  <w:color w:val="000000"/>
                  <w:sz w:val="24"/>
                  <w:szCs w:val="24"/>
                  <w:lang w:eastAsia="en-GB"/>
                </w:rPr>
                <w:t xml:space="preserve"> 0.81 ( 0.36, 1.28)</w:t>
              </w:r>
            </w:ins>
          </w:p>
        </w:tc>
        <w:tc>
          <w:tcPr>
            <w:tcW w:w="1563" w:type="dxa"/>
            <w:shd w:val="clear" w:color="auto" w:fill="auto"/>
            <w:noWrap/>
            <w:vAlign w:val="bottom"/>
            <w:hideMark/>
          </w:tcPr>
          <w:p w14:paraId="5B557424" w14:textId="77777777" w:rsidR="00334A3C" w:rsidRPr="00334A3C" w:rsidRDefault="00334A3C" w:rsidP="00334A3C">
            <w:pPr>
              <w:spacing w:after="0" w:line="240" w:lineRule="auto"/>
              <w:rPr>
                <w:ins w:id="385" w:author="Parks, Robbie M" w:date="2018-11-01T12:21:00Z"/>
                <w:rFonts w:eastAsia="Times New Roman"/>
                <w:color w:val="000000"/>
                <w:sz w:val="24"/>
                <w:szCs w:val="24"/>
                <w:lang w:eastAsia="en-GB"/>
              </w:rPr>
            </w:pPr>
            <w:ins w:id="386" w:author="Parks, Robbie M" w:date="2018-11-01T12:21:00Z">
              <w:r w:rsidRPr="00334A3C">
                <w:rPr>
                  <w:rFonts w:eastAsia="Times New Roman"/>
                  <w:color w:val="000000"/>
                  <w:sz w:val="24"/>
                  <w:szCs w:val="24"/>
                  <w:lang w:eastAsia="en-GB"/>
                </w:rPr>
                <w:t xml:space="preserve"> 0.23 (-0.28, 0.76)</w:t>
              </w:r>
            </w:ins>
          </w:p>
        </w:tc>
        <w:tc>
          <w:tcPr>
            <w:tcW w:w="1563" w:type="dxa"/>
            <w:shd w:val="clear" w:color="auto" w:fill="auto"/>
            <w:noWrap/>
            <w:vAlign w:val="bottom"/>
            <w:hideMark/>
          </w:tcPr>
          <w:p w14:paraId="785581C9" w14:textId="77777777" w:rsidR="00334A3C" w:rsidRPr="00334A3C" w:rsidRDefault="00334A3C" w:rsidP="00334A3C">
            <w:pPr>
              <w:spacing w:after="0" w:line="240" w:lineRule="auto"/>
              <w:rPr>
                <w:ins w:id="387" w:author="Parks, Robbie M" w:date="2018-11-01T12:21:00Z"/>
                <w:rFonts w:eastAsia="Times New Roman"/>
                <w:color w:val="000000"/>
                <w:sz w:val="24"/>
                <w:szCs w:val="24"/>
                <w:lang w:eastAsia="en-GB"/>
              </w:rPr>
            </w:pPr>
            <w:ins w:id="388" w:author="Parks, Robbie M" w:date="2018-11-01T12:21:00Z">
              <w:r w:rsidRPr="00334A3C">
                <w:rPr>
                  <w:rFonts w:eastAsia="Times New Roman"/>
                  <w:color w:val="000000"/>
                  <w:sz w:val="24"/>
                  <w:szCs w:val="24"/>
                  <w:lang w:eastAsia="en-GB"/>
                </w:rPr>
                <w:t xml:space="preserve"> 0.32 (-0.24, 0.89)</w:t>
              </w:r>
            </w:ins>
          </w:p>
        </w:tc>
        <w:tc>
          <w:tcPr>
            <w:tcW w:w="1667" w:type="dxa"/>
            <w:shd w:val="clear" w:color="auto" w:fill="auto"/>
            <w:noWrap/>
            <w:vAlign w:val="bottom"/>
            <w:hideMark/>
          </w:tcPr>
          <w:p w14:paraId="0360EDC4" w14:textId="77777777" w:rsidR="00334A3C" w:rsidRPr="00334A3C" w:rsidRDefault="00334A3C" w:rsidP="00334A3C">
            <w:pPr>
              <w:spacing w:after="0" w:line="240" w:lineRule="auto"/>
              <w:rPr>
                <w:ins w:id="389" w:author="Parks, Robbie M" w:date="2018-11-01T12:21:00Z"/>
                <w:rFonts w:eastAsia="Times New Roman"/>
                <w:color w:val="000000"/>
                <w:sz w:val="24"/>
                <w:szCs w:val="24"/>
                <w:lang w:eastAsia="en-GB"/>
              </w:rPr>
            </w:pPr>
            <w:ins w:id="390" w:author="Parks, Robbie M" w:date="2018-11-01T12:21:00Z">
              <w:r w:rsidRPr="00334A3C">
                <w:rPr>
                  <w:rFonts w:eastAsia="Times New Roman"/>
                  <w:color w:val="000000"/>
                  <w:sz w:val="24"/>
                  <w:szCs w:val="24"/>
                  <w:lang w:eastAsia="en-GB"/>
                </w:rPr>
                <w:t xml:space="preserve"> 0.29 (-0.31, 0.91)</w:t>
              </w:r>
            </w:ins>
          </w:p>
        </w:tc>
        <w:tc>
          <w:tcPr>
            <w:tcW w:w="1145" w:type="dxa"/>
            <w:shd w:val="clear" w:color="auto" w:fill="auto"/>
            <w:noWrap/>
            <w:vAlign w:val="bottom"/>
            <w:hideMark/>
          </w:tcPr>
          <w:p w14:paraId="388E217D" w14:textId="77777777" w:rsidR="00334A3C" w:rsidRPr="00334A3C" w:rsidRDefault="00334A3C" w:rsidP="00334A3C">
            <w:pPr>
              <w:spacing w:after="0" w:line="240" w:lineRule="auto"/>
              <w:rPr>
                <w:ins w:id="391" w:author="Parks, Robbie M" w:date="2018-11-01T12:21:00Z"/>
                <w:rFonts w:eastAsia="Times New Roman"/>
                <w:color w:val="000000"/>
                <w:sz w:val="24"/>
                <w:szCs w:val="24"/>
                <w:lang w:eastAsia="en-GB"/>
              </w:rPr>
            </w:pPr>
            <w:ins w:id="392" w:author="Parks, Robbie M" w:date="2018-11-01T12:21:00Z">
              <w:r w:rsidRPr="00334A3C">
                <w:rPr>
                  <w:rFonts w:eastAsia="Times New Roman"/>
                  <w:color w:val="000000"/>
                  <w:sz w:val="24"/>
                  <w:szCs w:val="24"/>
                  <w:lang w:eastAsia="en-GB"/>
                </w:rPr>
                <w:t xml:space="preserve"> 0.17 (-0.45, 0.81)</w:t>
              </w:r>
            </w:ins>
          </w:p>
        </w:tc>
        <w:tc>
          <w:tcPr>
            <w:tcW w:w="3570" w:type="dxa"/>
            <w:shd w:val="clear" w:color="auto" w:fill="auto"/>
            <w:noWrap/>
            <w:vAlign w:val="bottom"/>
            <w:hideMark/>
          </w:tcPr>
          <w:p w14:paraId="3FA79579" w14:textId="77777777" w:rsidR="00334A3C" w:rsidRPr="00334A3C" w:rsidRDefault="00334A3C" w:rsidP="00334A3C">
            <w:pPr>
              <w:spacing w:after="0" w:line="240" w:lineRule="auto"/>
              <w:rPr>
                <w:ins w:id="393" w:author="Parks, Robbie M" w:date="2018-11-01T12:21:00Z"/>
                <w:rFonts w:eastAsia="Times New Roman"/>
                <w:color w:val="000000"/>
                <w:sz w:val="24"/>
                <w:szCs w:val="24"/>
                <w:lang w:eastAsia="en-GB"/>
              </w:rPr>
            </w:pPr>
            <w:ins w:id="394" w:author="Parks, Robbie M" w:date="2018-11-01T12:21:00Z">
              <w:r w:rsidRPr="00334A3C">
                <w:rPr>
                  <w:rFonts w:eastAsia="Times New Roman"/>
                  <w:color w:val="000000"/>
                  <w:sz w:val="24"/>
                  <w:szCs w:val="24"/>
                  <w:lang w:eastAsia="en-GB"/>
                </w:rPr>
                <w:t xml:space="preserve"> 0.93 ( 0.29, 1.56)</w:t>
              </w:r>
            </w:ins>
          </w:p>
        </w:tc>
        <w:tc>
          <w:tcPr>
            <w:tcW w:w="2592" w:type="dxa"/>
            <w:shd w:val="clear" w:color="auto" w:fill="auto"/>
            <w:noWrap/>
            <w:vAlign w:val="bottom"/>
            <w:hideMark/>
          </w:tcPr>
          <w:p w14:paraId="1B1E0D5D" w14:textId="77777777" w:rsidR="00334A3C" w:rsidRPr="00334A3C" w:rsidRDefault="00334A3C" w:rsidP="00334A3C">
            <w:pPr>
              <w:spacing w:after="0" w:line="240" w:lineRule="auto"/>
              <w:rPr>
                <w:ins w:id="395" w:author="Parks, Robbie M" w:date="2018-11-01T12:21:00Z"/>
                <w:rFonts w:eastAsia="Times New Roman"/>
                <w:color w:val="000000"/>
                <w:sz w:val="24"/>
                <w:szCs w:val="24"/>
                <w:lang w:eastAsia="en-GB"/>
              </w:rPr>
            </w:pPr>
            <w:ins w:id="396" w:author="Parks, Robbie M" w:date="2018-11-01T12:21:00Z">
              <w:r w:rsidRPr="00334A3C">
                <w:rPr>
                  <w:rFonts w:eastAsia="Times New Roman"/>
                  <w:color w:val="000000"/>
                  <w:sz w:val="24"/>
                  <w:szCs w:val="24"/>
                  <w:lang w:eastAsia="en-GB"/>
                </w:rPr>
                <w:t xml:space="preserve"> 0.80 (-0.11, 1.71)</w:t>
              </w:r>
            </w:ins>
          </w:p>
        </w:tc>
      </w:tr>
      <w:tr w:rsidR="00FE4975" w:rsidRPr="00334A3C" w14:paraId="60A58E4A" w14:textId="77777777" w:rsidTr="00B637BD">
        <w:trPr>
          <w:trHeight w:val="320"/>
          <w:ins w:id="397" w:author="Parks, Robbie M" w:date="2018-11-01T12:21:00Z"/>
        </w:trPr>
        <w:tc>
          <w:tcPr>
            <w:tcW w:w="1506" w:type="dxa"/>
            <w:gridSpan w:val="2"/>
            <w:shd w:val="clear" w:color="auto" w:fill="auto"/>
            <w:noWrap/>
            <w:vAlign w:val="bottom"/>
            <w:hideMark/>
          </w:tcPr>
          <w:p w14:paraId="17468F92" w14:textId="77777777" w:rsidR="00334A3C" w:rsidRPr="00334A3C" w:rsidRDefault="00334A3C" w:rsidP="00334A3C">
            <w:pPr>
              <w:spacing w:after="0" w:line="240" w:lineRule="auto"/>
              <w:rPr>
                <w:ins w:id="398" w:author="Parks, Robbie M" w:date="2018-11-01T12:21:00Z"/>
                <w:rFonts w:eastAsia="Times New Roman"/>
                <w:color w:val="000000"/>
                <w:sz w:val="24"/>
                <w:szCs w:val="24"/>
                <w:lang w:eastAsia="en-GB"/>
              </w:rPr>
            </w:pPr>
            <w:ins w:id="399" w:author="Parks, Robbie M" w:date="2018-11-01T12:21:00Z">
              <w:r w:rsidRPr="00334A3C">
                <w:rPr>
                  <w:rFonts w:eastAsia="Times New Roman"/>
                  <w:color w:val="000000"/>
                  <w:sz w:val="24"/>
                  <w:szCs w:val="24"/>
                  <w:lang w:eastAsia="en-GB"/>
                </w:rPr>
                <w:t>Female</w:t>
              </w:r>
            </w:ins>
          </w:p>
        </w:tc>
        <w:tc>
          <w:tcPr>
            <w:tcW w:w="1777" w:type="dxa"/>
            <w:shd w:val="clear" w:color="auto" w:fill="auto"/>
            <w:noWrap/>
            <w:vAlign w:val="bottom"/>
            <w:hideMark/>
          </w:tcPr>
          <w:p w14:paraId="08FEA1E5" w14:textId="77777777" w:rsidR="00334A3C" w:rsidRPr="00334A3C" w:rsidRDefault="00334A3C" w:rsidP="00334A3C">
            <w:pPr>
              <w:spacing w:after="0" w:line="240" w:lineRule="auto"/>
              <w:rPr>
                <w:ins w:id="400" w:author="Parks, Robbie M" w:date="2018-11-01T12:21:00Z"/>
                <w:rFonts w:eastAsia="Times New Roman"/>
                <w:color w:val="000000"/>
                <w:sz w:val="24"/>
                <w:szCs w:val="24"/>
                <w:lang w:eastAsia="en-GB"/>
              </w:rPr>
            </w:pPr>
            <w:ins w:id="401" w:author="Parks, Robbie M" w:date="2018-11-01T12:21:00Z">
              <w:r w:rsidRPr="00334A3C">
                <w:rPr>
                  <w:rFonts w:eastAsia="Times New Roman"/>
                  <w:color w:val="000000"/>
                  <w:sz w:val="24"/>
                  <w:szCs w:val="24"/>
                  <w:lang w:eastAsia="en-GB"/>
                </w:rPr>
                <w:t>Falls</w:t>
              </w:r>
            </w:ins>
          </w:p>
        </w:tc>
        <w:tc>
          <w:tcPr>
            <w:tcW w:w="1861" w:type="dxa"/>
            <w:shd w:val="clear" w:color="auto" w:fill="auto"/>
            <w:noWrap/>
            <w:vAlign w:val="bottom"/>
            <w:hideMark/>
          </w:tcPr>
          <w:p w14:paraId="2B95771B" w14:textId="77777777" w:rsidR="00334A3C" w:rsidRPr="00334A3C" w:rsidRDefault="00334A3C" w:rsidP="00334A3C">
            <w:pPr>
              <w:spacing w:after="0" w:line="240" w:lineRule="auto"/>
              <w:rPr>
                <w:ins w:id="402" w:author="Parks, Robbie M" w:date="2018-11-01T12:21:00Z"/>
                <w:rFonts w:eastAsia="Times New Roman"/>
                <w:color w:val="000000"/>
                <w:sz w:val="24"/>
                <w:szCs w:val="24"/>
                <w:lang w:eastAsia="en-GB"/>
              </w:rPr>
            </w:pPr>
            <w:ins w:id="403" w:author="Parks, Robbie M" w:date="2018-11-01T12:21:00Z">
              <w:r w:rsidRPr="00334A3C">
                <w:rPr>
                  <w:rFonts w:eastAsia="Times New Roman"/>
                  <w:color w:val="000000"/>
                  <w:sz w:val="24"/>
                  <w:szCs w:val="24"/>
                  <w:lang w:eastAsia="en-GB"/>
                </w:rPr>
                <w:t xml:space="preserve"> 1.02 (-0.51, 2.60)</w:t>
              </w:r>
            </w:ins>
          </w:p>
        </w:tc>
        <w:tc>
          <w:tcPr>
            <w:tcW w:w="1667" w:type="dxa"/>
            <w:shd w:val="clear" w:color="auto" w:fill="auto"/>
            <w:noWrap/>
            <w:vAlign w:val="bottom"/>
            <w:hideMark/>
          </w:tcPr>
          <w:p w14:paraId="20070108" w14:textId="77777777" w:rsidR="00334A3C" w:rsidRPr="00334A3C" w:rsidRDefault="00334A3C" w:rsidP="00334A3C">
            <w:pPr>
              <w:spacing w:after="0" w:line="240" w:lineRule="auto"/>
              <w:rPr>
                <w:ins w:id="404" w:author="Parks, Robbie M" w:date="2018-11-01T12:21:00Z"/>
                <w:rFonts w:eastAsia="Times New Roman"/>
                <w:color w:val="000000"/>
                <w:sz w:val="24"/>
                <w:szCs w:val="24"/>
                <w:lang w:eastAsia="en-GB"/>
              </w:rPr>
            </w:pPr>
            <w:ins w:id="405" w:author="Parks, Robbie M" w:date="2018-11-01T12:21:00Z">
              <w:r w:rsidRPr="00334A3C">
                <w:rPr>
                  <w:rFonts w:eastAsia="Times New Roman"/>
                  <w:color w:val="000000"/>
                  <w:sz w:val="24"/>
                  <w:szCs w:val="24"/>
                  <w:lang w:eastAsia="en-GB"/>
                </w:rPr>
                <w:t xml:space="preserve"> 0.91 (-0.59, 2.50)</w:t>
              </w:r>
            </w:ins>
          </w:p>
        </w:tc>
        <w:tc>
          <w:tcPr>
            <w:tcW w:w="1772" w:type="dxa"/>
            <w:shd w:val="clear" w:color="auto" w:fill="auto"/>
            <w:noWrap/>
            <w:vAlign w:val="bottom"/>
            <w:hideMark/>
          </w:tcPr>
          <w:p w14:paraId="47BF488D" w14:textId="77777777" w:rsidR="00334A3C" w:rsidRPr="00334A3C" w:rsidRDefault="00334A3C" w:rsidP="00334A3C">
            <w:pPr>
              <w:spacing w:after="0" w:line="240" w:lineRule="auto"/>
              <w:rPr>
                <w:ins w:id="406" w:author="Parks, Robbie M" w:date="2018-11-01T12:21:00Z"/>
                <w:rFonts w:eastAsia="Times New Roman"/>
                <w:color w:val="000000"/>
                <w:sz w:val="24"/>
                <w:szCs w:val="24"/>
                <w:lang w:eastAsia="en-GB"/>
              </w:rPr>
            </w:pPr>
            <w:ins w:id="407" w:author="Parks, Robbie M" w:date="2018-11-01T12:21:00Z">
              <w:r w:rsidRPr="00334A3C">
                <w:rPr>
                  <w:rFonts w:eastAsia="Times New Roman"/>
                  <w:color w:val="000000"/>
                  <w:sz w:val="24"/>
                  <w:szCs w:val="24"/>
                  <w:lang w:eastAsia="en-GB"/>
                </w:rPr>
                <w:t xml:space="preserve"> 0.54 (-0.86, 1.99)</w:t>
              </w:r>
            </w:ins>
          </w:p>
        </w:tc>
        <w:tc>
          <w:tcPr>
            <w:tcW w:w="1563" w:type="dxa"/>
            <w:shd w:val="clear" w:color="auto" w:fill="auto"/>
            <w:noWrap/>
            <w:vAlign w:val="bottom"/>
            <w:hideMark/>
          </w:tcPr>
          <w:p w14:paraId="104F2F5A" w14:textId="77777777" w:rsidR="00334A3C" w:rsidRPr="00334A3C" w:rsidRDefault="00334A3C" w:rsidP="00334A3C">
            <w:pPr>
              <w:spacing w:after="0" w:line="240" w:lineRule="auto"/>
              <w:rPr>
                <w:ins w:id="408" w:author="Parks, Robbie M" w:date="2018-11-01T12:21:00Z"/>
                <w:rFonts w:eastAsia="Times New Roman"/>
                <w:color w:val="000000"/>
                <w:sz w:val="24"/>
                <w:szCs w:val="24"/>
                <w:lang w:eastAsia="en-GB"/>
              </w:rPr>
            </w:pPr>
            <w:ins w:id="409" w:author="Parks, Robbie M" w:date="2018-11-01T12:21:00Z">
              <w:r w:rsidRPr="00334A3C">
                <w:rPr>
                  <w:rFonts w:eastAsia="Times New Roman"/>
                  <w:color w:val="000000"/>
                  <w:sz w:val="24"/>
                  <w:szCs w:val="24"/>
                  <w:lang w:eastAsia="en-GB"/>
                </w:rPr>
                <w:t xml:space="preserve"> 1.14 (-0.22, 2.51)</w:t>
              </w:r>
            </w:ins>
          </w:p>
        </w:tc>
        <w:tc>
          <w:tcPr>
            <w:tcW w:w="1563" w:type="dxa"/>
            <w:shd w:val="clear" w:color="auto" w:fill="auto"/>
            <w:noWrap/>
            <w:vAlign w:val="bottom"/>
            <w:hideMark/>
          </w:tcPr>
          <w:p w14:paraId="48D85946" w14:textId="77777777" w:rsidR="00334A3C" w:rsidRPr="00334A3C" w:rsidRDefault="00334A3C" w:rsidP="00334A3C">
            <w:pPr>
              <w:spacing w:after="0" w:line="240" w:lineRule="auto"/>
              <w:rPr>
                <w:ins w:id="410" w:author="Parks, Robbie M" w:date="2018-11-01T12:21:00Z"/>
                <w:rFonts w:eastAsia="Times New Roman"/>
                <w:color w:val="000000"/>
                <w:sz w:val="24"/>
                <w:szCs w:val="24"/>
                <w:lang w:eastAsia="en-GB"/>
              </w:rPr>
            </w:pPr>
            <w:ins w:id="411" w:author="Parks, Robbie M" w:date="2018-11-01T12:21:00Z">
              <w:r w:rsidRPr="00334A3C">
                <w:rPr>
                  <w:rFonts w:eastAsia="Times New Roman"/>
                  <w:color w:val="000000"/>
                  <w:sz w:val="24"/>
                  <w:szCs w:val="24"/>
                  <w:lang w:eastAsia="en-GB"/>
                </w:rPr>
                <w:t xml:space="preserve"> 0.10 (-1.16, 1.37)</w:t>
              </w:r>
            </w:ins>
          </w:p>
        </w:tc>
        <w:tc>
          <w:tcPr>
            <w:tcW w:w="1667" w:type="dxa"/>
            <w:shd w:val="clear" w:color="auto" w:fill="auto"/>
            <w:noWrap/>
            <w:vAlign w:val="bottom"/>
            <w:hideMark/>
          </w:tcPr>
          <w:p w14:paraId="2EE5BA82" w14:textId="77777777" w:rsidR="00334A3C" w:rsidRPr="00334A3C" w:rsidRDefault="00334A3C" w:rsidP="00334A3C">
            <w:pPr>
              <w:spacing w:after="0" w:line="240" w:lineRule="auto"/>
              <w:rPr>
                <w:ins w:id="412" w:author="Parks, Robbie M" w:date="2018-11-01T12:21:00Z"/>
                <w:rFonts w:eastAsia="Times New Roman"/>
                <w:color w:val="000000"/>
                <w:sz w:val="24"/>
                <w:szCs w:val="24"/>
                <w:lang w:eastAsia="en-GB"/>
              </w:rPr>
            </w:pPr>
            <w:ins w:id="413" w:author="Parks, Robbie M" w:date="2018-11-01T12:21:00Z">
              <w:r w:rsidRPr="00334A3C">
                <w:rPr>
                  <w:rFonts w:eastAsia="Times New Roman"/>
                  <w:color w:val="000000"/>
                  <w:sz w:val="24"/>
                  <w:szCs w:val="24"/>
                  <w:lang w:eastAsia="en-GB"/>
                </w:rPr>
                <w:t xml:space="preserve"> 0.10 (-0.99, 1.19)</w:t>
              </w:r>
            </w:ins>
          </w:p>
        </w:tc>
        <w:tc>
          <w:tcPr>
            <w:tcW w:w="1145" w:type="dxa"/>
            <w:shd w:val="clear" w:color="auto" w:fill="auto"/>
            <w:noWrap/>
            <w:vAlign w:val="bottom"/>
            <w:hideMark/>
          </w:tcPr>
          <w:p w14:paraId="3E30CC2B" w14:textId="77777777" w:rsidR="00334A3C" w:rsidRPr="00334A3C" w:rsidRDefault="00334A3C" w:rsidP="00334A3C">
            <w:pPr>
              <w:spacing w:after="0" w:line="240" w:lineRule="auto"/>
              <w:rPr>
                <w:ins w:id="414" w:author="Parks, Robbie M" w:date="2018-11-01T12:21:00Z"/>
                <w:rFonts w:eastAsia="Times New Roman"/>
                <w:color w:val="000000"/>
                <w:sz w:val="24"/>
                <w:szCs w:val="24"/>
                <w:lang w:eastAsia="en-GB"/>
              </w:rPr>
            </w:pPr>
            <w:ins w:id="415" w:author="Parks, Robbie M" w:date="2018-11-01T12:21:00Z">
              <w:r w:rsidRPr="00334A3C">
                <w:rPr>
                  <w:rFonts w:eastAsia="Times New Roman"/>
                  <w:color w:val="000000"/>
                  <w:sz w:val="24"/>
                  <w:szCs w:val="24"/>
                  <w:lang w:eastAsia="en-GB"/>
                </w:rPr>
                <w:t xml:space="preserve"> 0.08 (-0.87, 1.03)</w:t>
              </w:r>
            </w:ins>
          </w:p>
        </w:tc>
        <w:tc>
          <w:tcPr>
            <w:tcW w:w="3570" w:type="dxa"/>
            <w:shd w:val="clear" w:color="auto" w:fill="auto"/>
            <w:noWrap/>
            <w:vAlign w:val="bottom"/>
            <w:hideMark/>
          </w:tcPr>
          <w:p w14:paraId="71155746" w14:textId="77777777" w:rsidR="00334A3C" w:rsidRPr="00334A3C" w:rsidRDefault="00334A3C" w:rsidP="00334A3C">
            <w:pPr>
              <w:spacing w:after="0" w:line="240" w:lineRule="auto"/>
              <w:rPr>
                <w:ins w:id="416" w:author="Parks, Robbie M" w:date="2018-11-01T12:21:00Z"/>
                <w:rFonts w:eastAsia="Times New Roman"/>
                <w:color w:val="000000"/>
                <w:sz w:val="24"/>
                <w:szCs w:val="24"/>
                <w:lang w:eastAsia="en-GB"/>
              </w:rPr>
            </w:pPr>
            <w:ins w:id="417" w:author="Parks, Robbie M" w:date="2018-11-01T12:21:00Z">
              <w:r w:rsidRPr="00334A3C">
                <w:rPr>
                  <w:rFonts w:eastAsia="Times New Roman"/>
                  <w:color w:val="000000"/>
                  <w:sz w:val="24"/>
                  <w:szCs w:val="24"/>
                  <w:lang w:eastAsia="en-GB"/>
                </w:rPr>
                <w:t>-0.19 (-0.89, 0.51)</w:t>
              </w:r>
            </w:ins>
          </w:p>
        </w:tc>
        <w:tc>
          <w:tcPr>
            <w:tcW w:w="2592" w:type="dxa"/>
            <w:shd w:val="clear" w:color="auto" w:fill="auto"/>
            <w:noWrap/>
            <w:vAlign w:val="bottom"/>
            <w:hideMark/>
          </w:tcPr>
          <w:p w14:paraId="5AC20779" w14:textId="77777777" w:rsidR="00334A3C" w:rsidRPr="00334A3C" w:rsidRDefault="00334A3C" w:rsidP="00334A3C">
            <w:pPr>
              <w:spacing w:after="0" w:line="240" w:lineRule="auto"/>
              <w:rPr>
                <w:ins w:id="418" w:author="Parks, Robbie M" w:date="2018-11-01T12:21:00Z"/>
                <w:rFonts w:eastAsia="Times New Roman"/>
                <w:color w:val="000000"/>
                <w:sz w:val="24"/>
                <w:szCs w:val="24"/>
                <w:lang w:eastAsia="en-GB"/>
              </w:rPr>
            </w:pPr>
            <w:ins w:id="419" w:author="Parks, Robbie M" w:date="2018-11-01T12:21:00Z">
              <w:r w:rsidRPr="00334A3C">
                <w:rPr>
                  <w:rFonts w:eastAsia="Times New Roman"/>
                  <w:color w:val="000000"/>
                  <w:sz w:val="24"/>
                  <w:szCs w:val="24"/>
                  <w:lang w:eastAsia="en-GB"/>
                </w:rPr>
                <w:t>-0.40 (-0.78,-0.04)</w:t>
              </w:r>
            </w:ins>
          </w:p>
        </w:tc>
      </w:tr>
      <w:tr w:rsidR="00FE4975" w:rsidRPr="00334A3C" w14:paraId="390A3CD8" w14:textId="77777777" w:rsidTr="00B637BD">
        <w:trPr>
          <w:trHeight w:val="320"/>
          <w:ins w:id="420" w:author="Parks, Robbie M" w:date="2018-11-01T12:21:00Z"/>
        </w:trPr>
        <w:tc>
          <w:tcPr>
            <w:tcW w:w="1506" w:type="dxa"/>
            <w:gridSpan w:val="2"/>
            <w:shd w:val="clear" w:color="auto" w:fill="auto"/>
            <w:noWrap/>
            <w:vAlign w:val="bottom"/>
            <w:hideMark/>
          </w:tcPr>
          <w:p w14:paraId="4A5084D9" w14:textId="77777777" w:rsidR="00334A3C" w:rsidRPr="00334A3C" w:rsidRDefault="00334A3C" w:rsidP="00334A3C">
            <w:pPr>
              <w:spacing w:after="0" w:line="240" w:lineRule="auto"/>
              <w:rPr>
                <w:ins w:id="421" w:author="Parks, Robbie M" w:date="2018-11-01T12:21:00Z"/>
                <w:rFonts w:eastAsia="Times New Roman"/>
                <w:color w:val="000000"/>
                <w:sz w:val="24"/>
                <w:szCs w:val="24"/>
                <w:lang w:eastAsia="en-GB"/>
              </w:rPr>
            </w:pPr>
            <w:ins w:id="422" w:author="Parks, Robbie M" w:date="2018-11-01T12:21:00Z">
              <w:r w:rsidRPr="00334A3C">
                <w:rPr>
                  <w:rFonts w:eastAsia="Times New Roman"/>
                  <w:color w:val="000000"/>
                  <w:sz w:val="24"/>
                  <w:szCs w:val="24"/>
                  <w:lang w:eastAsia="en-GB"/>
                </w:rPr>
                <w:t>Female</w:t>
              </w:r>
            </w:ins>
          </w:p>
        </w:tc>
        <w:tc>
          <w:tcPr>
            <w:tcW w:w="1777" w:type="dxa"/>
            <w:shd w:val="clear" w:color="auto" w:fill="auto"/>
            <w:noWrap/>
            <w:vAlign w:val="bottom"/>
            <w:hideMark/>
          </w:tcPr>
          <w:p w14:paraId="0E055C1E" w14:textId="77777777" w:rsidR="00334A3C" w:rsidRPr="00334A3C" w:rsidRDefault="00334A3C" w:rsidP="00334A3C">
            <w:pPr>
              <w:spacing w:after="0" w:line="240" w:lineRule="auto"/>
              <w:rPr>
                <w:ins w:id="423" w:author="Parks, Robbie M" w:date="2018-11-01T12:21:00Z"/>
                <w:rFonts w:eastAsia="Times New Roman"/>
                <w:color w:val="000000"/>
                <w:sz w:val="24"/>
                <w:szCs w:val="24"/>
                <w:lang w:eastAsia="en-GB"/>
              </w:rPr>
            </w:pPr>
            <w:ins w:id="424" w:author="Parks, Robbie M" w:date="2018-11-01T12:21:00Z">
              <w:r w:rsidRPr="00334A3C">
                <w:rPr>
                  <w:rFonts w:eastAsia="Times New Roman"/>
                  <w:color w:val="000000"/>
                  <w:sz w:val="24"/>
                  <w:szCs w:val="24"/>
                  <w:lang w:eastAsia="en-GB"/>
                </w:rPr>
                <w:t>Drownings</w:t>
              </w:r>
            </w:ins>
          </w:p>
        </w:tc>
        <w:tc>
          <w:tcPr>
            <w:tcW w:w="1861" w:type="dxa"/>
            <w:shd w:val="clear" w:color="auto" w:fill="auto"/>
            <w:noWrap/>
            <w:vAlign w:val="bottom"/>
            <w:hideMark/>
          </w:tcPr>
          <w:p w14:paraId="7EAB91DC" w14:textId="77777777" w:rsidR="00334A3C" w:rsidRPr="00334A3C" w:rsidRDefault="00334A3C" w:rsidP="00334A3C">
            <w:pPr>
              <w:spacing w:after="0" w:line="240" w:lineRule="auto"/>
              <w:rPr>
                <w:ins w:id="425" w:author="Parks, Robbie M" w:date="2018-11-01T12:21:00Z"/>
                <w:rFonts w:eastAsia="Times New Roman"/>
                <w:color w:val="000000"/>
                <w:sz w:val="24"/>
                <w:szCs w:val="24"/>
                <w:lang w:eastAsia="en-GB"/>
              </w:rPr>
            </w:pPr>
            <w:ins w:id="426" w:author="Parks, Robbie M" w:date="2018-11-01T12:21:00Z">
              <w:r w:rsidRPr="00334A3C">
                <w:rPr>
                  <w:rFonts w:eastAsia="Times New Roman"/>
                  <w:color w:val="000000"/>
                  <w:sz w:val="24"/>
                  <w:szCs w:val="24"/>
                  <w:lang w:eastAsia="en-GB"/>
                </w:rPr>
                <w:t xml:space="preserve"> 2.14 ( 0.82, 3.50)</w:t>
              </w:r>
            </w:ins>
          </w:p>
        </w:tc>
        <w:tc>
          <w:tcPr>
            <w:tcW w:w="1667" w:type="dxa"/>
            <w:shd w:val="clear" w:color="auto" w:fill="auto"/>
            <w:noWrap/>
            <w:vAlign w:val="bottom"/>
            <w:hideMark/>
          </w:tcPr>
          <w:p w14:paraId="17079026" w14:textId="77777777" w:rsidR="00334A3C" w:rsidRPr="00334A3C" w:rsidRDefault="00334A3C" w:rsidP="00334A3C">
            <w:pPr>
              <w:spacing w:after="0" w:line="240" w:lineRule="auto"/>
              <w:rPr>
                <w:ins w:id="427" w:author="Parks, Robbie M" w:date="2018-11-01T12:21:00Z"/>
                <w:rFonts w:eastAsia="Times New Roman"/>
                <w:color w:val="000000"/>
                <w:sz w:val="24"/>
                <w:szCs w:val="24"/>
                <w:lang w:eastAsia="en-GB"/>
              </w:rPr>
            </w:pPr>
            <w:ins w:id="428" w:author="Parks, Robbie M" w:date="2018-11-01T12:21:00Z">
              <w:r w:rsidRPr="00334A3C">
                <w:rPr>
                  <w:rFonts w:eastAsia="Times New Roman"/>
                  <w:color w:val="000000"/>
                  <w:sz w:val="24"/>
                  <w:szCs w:val="24"/>
                  <w:lang w:eastAsia="en-GB"/>
                </w:rPr>
                <w:t xml:space="preserve"> 4.13 ( 2.23, 6.16)</w:t>
              </w:r>
            </w:ins>
          </w:p>
        </w:tc>
        <w:tc>
          <w:tcPr>
            <w:tcW w:w="1772" w:type="dxa"/>
            <w:shd w:val="clear" w:color="auto" w:fill="auto"/>
            <w:noWrap/>
            <w:vAlign w:val="bottom"/>
            <w:hideMark/>
          </w:tcPr>
          <w:p w14:paraId="1831B296" w14:textId="77777777" w:rsidR="00334A3C" w:rsidRPr="00334A3C" w:rsidRDefault="00334A3C" w:rsidP="00334A3C">
            <w:pPr>
              <w:spacing w:after="0" w:line="240" w:lineRule="auto"/>
              <w:rPr>
                <w:ins w:id="429" w:author="Parks, Robbie M" w:date="2018-11-01T12:21:00Z"/>
                <w:rFonts w:eastAsia="Times New Roman"/>
                <w:color w:val="000000"/>
                <w:sz w:val="24"/>
                <w:szCs w:val="24"/>
                <w:lang w:eastAsia="en-GB"/>
              </w:rPr>
            </w:pPr>
            <w:ins w:id="430" w:author="Parks, Robbie M" w:date="2018-11-01T12:21:00Z">
              <w:r w:rsidRPr="00334A3C">
                <w:rPr>
                  <w:rFonts w:eastAsia="Times New Roman"/>
                  <w:color w:val="000000"/>
                  <w:sz w:val="24"/>
                  <w:szCs w:val="24"/>
                  <w:lang w:eastAsia="en-GB"/>
                </w:rPr>
                <w:t xml:space="preserve"> 1.44 ( 0.03, 2.83)</w:t>
              </w:r>
            </w:ins>
          </w:p>
        </w:tc>
        <w:tc>
          <w:tcPr>
            <w:tcW w:w="1563" w:type="dxa"/>
            <w:shd w:val="clear" w:color="auto" w:fill="auto"/>
            <w:noWrap/>
            <w:vAlign w:val="bottom"/>
            <w:hideMark/>
          </w:tcPr>
          <w:p w14:paraId="459CE17C" w14:textId="77777777" w:rsidR="00334A3C" w:rsidRPr="00334A3C" w:rsidRDefault="00334A3C" w:rsidP="00334A3C">
            <w:pPr>
              <w:spacing w:after="0" w:line="240" w:lineRule="auto"/>
              <w:rPr>
                <w:ins w:id="431" w:author="Parks, Robbie M" w:date="2018-11-01T12:21:00Z"/>
                <w:rFonts w:eastAsia="Times New Roman"/>
                <w:color w:val="000000"/>
                <w:sz w:val="24"/>
                <w:szCs w:val="24"/>
                <w:lang w:eastAsia="en-GB"/>
              </w:rPr>
            </w:pPr>
            <w:ins w:id="432" w:author="Parks, Robbie M" w:date="2018-11-01T12:21:00Z">
              <w:r w:rsidRPr="00334A3C">
                <w:rPr>
                  <w:rFonts w:eastAsia="Times New Roman"/>
                  <w:color w:val="000000"/>
                  <w:sz w:val="24"/>
                  <w:szCs w:val="24"/>
                  <w:lang w:eastAsia="en-GB"/>
                </w:rPr>
                <w:t xml:space="preserve"> 2.28 ( 0.86, 3.63)</w:t>
              </w:r>
            </w:ins>
          </w:p>
        </w:tc>
        <w:tc>
          <w:tcPr>
            <w:tcW w:w="1563" w:type="dxa"/>
            <w:shd w:val="clear" w:color="auto" w:fill="auto"/>
            <w:noWrap/>
            <w:vAlign w:val="bottom"/>
            <w:hideMark/>
          </w:tcPr>
          <w:p w14:paraId="2E832658" w14:textId="77777777" w:rsidR="00334A3C" w:rsidRPr="00334A3C" w:rsidRDefault="00334A3C" w:rsidP="00334A3C">
            <w:pPr>
              <w:spacing w:after="0" w:line="240" w:lineRule="auto"/>
              <w:rPr>
                <w:ins w:id="433" w:author="Parks, Robbie M" w:date="2018-11-01T12:21:00Z"/>
                <w:rFonts w:eastAsia="Times New Roman"/>
                <w:color w:val="000000"/>
                <w:sz w:val="24"/>
                <w:szCs w:val="24"/>
                <w:lang w:eastAsia="en-GB"/>
              </w:rPr>
            </w:pPr>
            <w:ins w:id="434" w:author="Parks, Robbie M" w:date="2018-11-01T12:21:00Z">
              <w:r w:rsidRPr="00334A3C">
                <w:rPr>
                  <w:rFonts w:eastAsia="Times New Roman"/>
                  <w:color w:val="000000"/>
                  <w:sz w:val="24"/>
                  <w:szCs w:val="24"/>
                  <w:lang w:eastAsia="en-GB"/>
                </w:rPr>
                <w:t xml:space="preserve"> 2.01 ( 0.53, 3.51)</w:t>
              </w:r>
            </w:ins>
          </w:p>
        </w:tc>
        <w:tc>
          <w:tcPr>
            <w:tcW w:w="1667" w:type="dxa"/>
            <w:shd w:val="clear" w:color="auto" w:fill="auto"/>
            <w:noWrap/>
            <w:vAlign w:val="bottom"/>
            <w:hideMark/>
          </w:tcPr>
          <w:p w14:paraId="7862BEB4" w14:textId="77777777" w:rsidR="00334A3C" w:rsidRPr="00334A3C" w:rsidRDefault="00334A3C" w:rsidP="00334A3C">
            <w:pPr>
              <w:spacing w:after="0" w:line="240" w:lineRule="auto"/>
              <w:rPr>
                <w:ins w:id="435" w:author="Parks, Robbie M" w:date="2018-11-01T12:21:00Z"/>
                <w:rFonts w:eastAsia="Times New Roman"/>
                <w:color w:val="000000"/>
                <w:sz w:val="24"/>
                <w:szCs w:val="24"/>
                <w:lang w:eastAsia="en-GB"/>
              </w:rPr>
            </w:pPr>
            <w:ins w:id="436" w:author="Parks, Robbie M" w:date="2018-11-01T12:21:00Z">
              <w:r w:rsidRPr="00334A3C">
                <w:rPr>
                  <w:rFonts w:eastAsia="Times New Roman"/>
                  <w:color w:val="000000"/>
                  <w:sz w:val="24"/>
                  <w:szCs w:val="24"/>
                  <w:lang w:eastAsia="en-GB"/>
                </w:rPr>
                <w:t xml:space="preserve"> 1.60 ( 0.16, 3.08)</w:t>
              </w:r>
            </w:ins>
          </w:p>
        </w:tc>
        <w:tc>
          <w:tcPr>
            <w:tcW w:w="1145" w:type="dxa"/>
            <w:shd w:val="clear" w:color="auto" w:fill="auto"/>
            <w:noWrap/>
            <w:vAlign w:val="bottom"/>
            <w:hideMark/>
          </w:tcPr>
          <w:p w14:paraId="7F3AFD31" w14:textId="77777777" w:rsidR="00334A3C" w:rsidRPr="00334A3C" w:rsidRDefault="00334A3C" w:rsidP="00334A3C">
            <w:pPr>
              <w:spacing w:after="0" w:line="240" w:lineRule="auto"/>
              <w:rPr>
                <w:ins w:id="437" w:author="Parks, Robbie M" w:date="2018-11-01T12:21:00Z"/>
                <w:rFonts w:eastAsia="Times New Roman"/>
                <w:color w:val="000000"/>
                <w:sz w:val="24"/>
                <w:szCs w:val="24"/>
                <w:lang w:eastAsia="en-GB"/>
              </w:rPr>
            </w:pPr>
            <w:ins w:id="438" w:author="Parks, Robbie M" w:date="2018-11-01T12:21:00Z">
              <w:r w:rsidRPr="00334A3C">
                <w:rPr>
                  <w:rFonts w:eastAsia="Times New Roman"/>
                  <w:color w:val="000000"/>
                  <w:sz w:val="24"/>
                  <w:szCs w:val="24"/>
                  <w:lang w:eastAsia="en-GB"/>
                </w:rPr>
                <w:t xml:space="preserve"> 0.66 (-0.78, 2.10)</w:t>
              </w:r>
            </w:ins>
          </w:p>
        </w:tc>
        <w:tc>
          <w:tcPr>
            <w:tcW w:w="3570" w:type="dxa"/>
            <w:shd w:val="clear" w:color="auto" w:fill="auto"/>
            <w:noWrap/>
            <w:vAlign w:val="bottom"/>
            <w:hideMark/>
          </w:tcPr>
          <w:p w14:paraId="1510401B" w14:textId="77777777" w:rsidR="00334A3C" w:rsidRPr="00334A3C" w:rsidRDefault="00334A3C" w:rsidP="00334A3C">
            <w:pPr>
              <w:spacing w:after="0" w:line="240" w:lineRule="auto"/>
              <w:rPr>
                <w:ins w:id="439" w:author="Parks, Robbie M" w:date="2018-11-01T12:21:00Z"/>
                <w:rFonts w:eastAsia="Times New Roman"/>
                <w:color w:val="000000"/>
                <w:sz w:val="24"/>
                <w:szCs w:val="24"/>
                <w:lang w:eastAsia="en-GB"/>
              </w:rPr>
            </w:pPr>
            <w:ins w:id="440" w:author="Parks, Robbie M" w:date="2018-11-01T12:21:00Z">
              <w:r w:rsidRPr="00334A3C">
                <w:rPr>
                  <w:rFonts w:eastAsia="Times New Roman"/>
                  <w:color w:val="000000"/>
                  <w:sz w:val="24"/>
                  <w:szCs w:val="24"/>
                  <w:lang w:eastAsia="en-GB"/>
                </w:rPr>
                <w:t xml:space="preserve"> 1.35 (-0.07, 2.78)</w:t>
              </w:r>
            </w:ins>
          </w:p>
        </w:tc>
        <w:tc>
          <w:tcPr>
            <w:tcW w:w="2592" w:type="dxa"/>
            <w:shd w:val="clear" w:color="auto" w:fill="auto"/>
            <w:noWrap/>
            <w:vAlign w:val="bottom"/>
            <w:hideMark/>
          </w:tcPr>
          <w:p w14:paraId="2B7816AA" w14:textId="77777777" w:rsidR="00334A3C" w:rsidRPr="00334A3C" w:rsidRDefault="00334A3C" w:rsidP="00334A3C">
            <w:pPr>
              <w:spacing w:after="0" w:line="240" w:lineRule="auto"/>
              <w:rPr>
                <w:ins w:id="441" w:author="Parks, Robbie M" w:date="2018-11-01T12:21:00Z"/>
                <w:rFonts w:eastAsia="Times New Roman"/>
                <w:color w:val="000000"/>
                <w:sz w:val="24"/>
                <w:szCs w:val="24"/>
                <w:lang w:eastAsia="en-GB"/>
              </w:rPr>
            </w:pPr>
            <w:ins w:id="442" w:author="Parks, Robbie M" w:date="2018-11-01T12:21:00Z">
              <w:r w:rsidRPr="00334A3C">
                <w:rPr>
                  <w:rFonts w:eastAsia="Times New Roman"/>
                  <w:color w:val="000000"/>
                  <w:sz w:val="24"/>
                  <w:szCs w:val="24"/>
                  <w:lang w:eastAsia="en-GB"/>
                </w:rPr>
                <w:t xml:space="preserve"> 0.33 (-1.22, 1.96)</w:t>
              </w:r>
            </w:ins>
          </w:p>
        </w:tc>
      </w:tr>
      <w:tr w:rsidR="00FE4975" w:rsidRPr="00334A3C" w14:paraId="43681C2E" w14:textId="77777777" w:rsidTr="00B637BD">
        <w:trPr>
          <w:trHeight w:val="320"/>
          <w:ins w:id="443" w:author="Parks, Robbie M" w:date="2018-11-01T12:21:00Z"/>
        </w:trPr>
        <w:tc>
          <w:tcPr>
            <w:tcW w:w="1506" w:type="dxa"/>
            <w:gridSpan w:val="2"/>
            <w:shd w:val="clear" w:color="auto" w:fill="auto"/>
            <w:noWrap/>
            <w:vAlign w:val="bottom"/>
            <w:hideMark/>
          </w:tcPr>
          <w:p w14:paraId="58CCF013" w14:textId="77777777" w:rsidR="00334A3C" w:rsidRPr="00334A3C" w:rsidRDefault="00334A3C" w:rsidP="00334A3C">
            <w:pPr>
              <w:spacing w:after="0" w:line="240" w:lineRule="auto"/>
              <w:rPr>
                <w:ins w:id="444" w:author="Parks, Robbie M" w:date="2018-11-01T12:21:00Z"/>
                <w:rFonts w:eastAsia="Times New Roman"/>
                <w:color w:val="000000"/>
                <w:sz w:val="24"/>
                <w:szCs w:val="24"/>
                <w:lang w:eastAsia="en-GB"/>
              </w:rPr>
            </w:pPr>
            <w:ins w:id="445" w:author="Parks, Robbie M" w:date="2018-11-01T12:21:00Z">
              <w:r w:rsidRPr="00334A3C">
                <w:rPr>
                  <w:rFonts w:eastAsia="Times New Roman"/>
                  <w:color w:val="000000"/>
                  <w:sz w:val="24"/>
                  <w:szCs w:val="24"/>
                  <w:lang w:eastAsia="en-GB"/>
                </w:rPr>
                <w:t>Female</w:t>
              </w:r>
            </w:ins>
          </w:p>
        </w:tc>
        <w:tc>
          <w:tcPr>
            <w:tcW w:w="1777" w:type="dxa"/>
            <w:shd w:val="clear" w:color="auto" w:fill="auto"/>
            <w:noWrap/>
            <w:vAlign w:val="bottom"/>
            <w:hideMark/>
          </w:tcPr>
          <w:p w14:paraId="4922FF4A" w14:textId="77777777" w:rsidR="00334A3C" w:rsidRPr="00334A3C" w:rsidRDefault="00334A3C" w:rsidP="00334A3C">
            <w:pPr>
              <w:spacing w:after="0" w:line="240" w:lineRule="auto"/>
              <w:rPr>
                <w:ins w:id="446" w:author="Parks, Robbie M" w:date="2018-11-01T12:21:00Z"/>
                <w:rFonts w:eastAsia="Times New Roman"/>
                <w:color w:val="000000"/>
                <w:sz w:val="24"/>
                <w:szCs w:val="24"/>
                <w:lang w:eastAsia="en-GB"/>
              </w:rPr>
            </w:pPr>
            <w:ins w:id="447" w:author="Parks, Robbie M" w:date="2018-11-01T12:21:00Z">
              <w:r w:rsidRPr="00334A3C">
                <w:rPr>
                  <w:rFonts w:eastAsia="Times New Roman"/>
                  <w:color w:val="000000"/>
                  <w:sz w:val="24"/>
                  <w:szCs w:val="24"/>
                  <w:lang w:eastAsia="en-GB"/>
                </w:rPr>
                <w:t>Other unintentional injuries</w:t>
              </w:r>
            </w:ins>
          </w:p>
        </w:tc>
        <w:tc>
          <w:tcPr>
            <w:tcW w:w="1861" w:type="dxa"/>
            <w:shd w:val="clear" w:color="auto" w:fill="auto"/>
            <w:noWrap/>
            <w:vAlign w:val="bottom"/>
            <w:hideMark/>
          </w:tcPr>
          <w:p w14:paraId="5EA8936C" w14:textId="77777777" w:rsidR="00334A3C" w:rsidRPr="00334A3C" w:rsidRDefault="00334A3C" w:rsidP="00334A3C">
            <w:pPr>
              <w:spacing w:after="0" w:line="240" w:lineRule="auto"/>
              <w:rPr>
                <w:ins w:id="448" w:author="Parks, Robbie M" w:date="2018-11-01T12:21:00Z"/>
                <w:rFonts w:eastAsia="Times New Roman"/>
                <w:color w:val="000000"/>
                <w:sz w:val="24"/>
                <w:szCs w:val="24"/>
                <w:lang w:eastAsia="en-GB"/>
              </w:rPr>
            </w:pPr>
            <w:ins w:id="449" w:author="Parks, Robbie M" w:date="2018-11-01T12:21:00Z">
              <w:r w:rsidRPr="00334A3C">
                <w:rPr>
                  <w:rFonts w:eastAsia="Times New Roman"/>
                  <w:color w:val="000000"/>
                  <w:sz w:val="24"/>
                  <w:szCs w:val="24"/>
                  <w:lang w:eastAsia="en-GB"/>
                </w:rPr>
                <w:t>-0.86 (-1.63,-0.06)</w:t>
              </w:r>
            </w:ins>
          </w:p>
        </w:tc>
        <w:tc>
          <w:tcPr>
            <w:tcW w:w="1667" w:type="dxa"/>
            <w:shd w:val="clear" w:color="auto" w:fill="auto"/>
            <w:noWrap/>
            <w:vAlign w:val="bottom"/>
            <w:hideMark/>
          </w:tcPr>
          <w:p w14:paraId="042C7266" w14:textId="77777777" w:rsidR="00334A3C" w:rsidRPr="00334A3C" w:rsidRDefault="00334A3C" w:rsidP="00334A3C">
            <w:pPr>
              <w:spacing w:after="0" w:line="240" w:lineRule="auto"/>
              <w:rPr>
                <w:ins w:id="450" w:author="Parks, Robbie M" w:date="2018-11-01T12:21:00Z"/>
                <w:rFonts w:eastAsia="Times New Roman"/>
                <w:color w:val="000000"/>
                <w:sz w:val="24"/>
                <w:szCs w:val="24"/>
                <w:lang w:eastAsia="en-GB"/>
              </w:rPr>
            </w:pPr>
            <w:ins w:id="451" w:author="Parks, Robbie M" w:date="2018-11-01T12:21:00Z">
              <w:r w:rsidRPr="00334A3C">
                <w:rPr>
                  <w:rFonts w:eastAsia="Times New Roman"/>
                  <w:color w:val="000000"/>
                  <w:sz w:val="24"/>
                  <w:szCs w:val="24"/>
                  <w:lang w:eastAsia="en-GB"/>
                </w:rPr>
                <w:t>-0.74 (-1.58, 0.15)</w:t>
              </w:r>
            </w:ins>
          </w:p>
        </w:tc>
        <w:tc>
          <w:tcPr>
            <w:tcW w:w="1772" w:type="dxa"/>
            <w:shd w:val="clear" w:color="auto" w:fill="auto"/>
            <w:noWrap/>
            <w:vAlign w:val="bottom"/>
            <w:hideMark/>
          </w:tcPr>
          <w:p w14:paraId="382D7691" w14:textId="77777777" w:rsidR="00334A3C" w:rsidRPr="00334A3C" w:rsidRDefault="00334A3C" w:rsidP="00334A3C">
            <w:pPr>
              <w:spacing w:after="0" w:line="240" w:lineRule="auto"/>
              <w:rPr>
                <w:ins w:id="452" w:author="Parks, Robbie M" w:date="2018-11-01T12:21:00Z"/>
                <w:rFonts w:eastAsia="Times New Roman"/>
                <w:color w:val="000000"/>
                <w:sz w:val="24"/>
                <w:szCs w:val="24"/>
                <w:lang w:eastAsia="en-GB"/>
              </w:rPr>
            </w:pPr>
            <w:ins w:id="453" w:author="Parks, Robbie M" w:date="2018-11-01T12:21:00Z">
              <w:r w:rsidRPr="00334A3C">
                <w:rPr>
                  <w:rFonts w:eastAsia="Times New Roman"/>
                  <w:color w:val="000000"/>
                  <w:sz w:val="24"/>
                  <w:szCs w:val="24"/>
                  <w:lang w:eastAsia="en-GB"/>
                </w:rPr>
                <w:t xml:space="preserve"> 0.12 (-0.69, 0.93)</w:t>
              </w:r>
            </w:ins>
          </w:p>
        </w:tc>
        <w:tc>
          <w:tcPr>
            <w:tcW w:w="1563" w:type="dxa"/>
            <w:shd w:val="clear" w:color="auto" w:fill="auto"/>
            <w:noWrap/>
            <w:vAlign w:val="bottom"/>
            <w:hideMark/>
          </w:tcPr>
          <w:p w14:paraId="432A6567" w14:textId="77777777" w:rsidR="00334A3C" w:rsidRPr="00334A3C" w:rsidRDefault="00334A3C" w:rsidP="00334A3C">
            <w:pPr>
              <w:spacing w:after="0" w:line="240" w:lineRule="auto"/>
              <w:rPr>
                <w:ins w:id="454" w:author="Parks, Robbie M" w:date="2018-11-01T12:21:00Z"/>
                <w:rFonts w:eastAsia="Times New Roman"/>
                <w:color w:val="000000"/>
                <w:sz w:val="24"/>
                <w:szCs w:val="24"/>
                <w:lang w:eastAsia="en-GB"/>
              </w:rPr>
            </w:pPr>
            <w:ins w:id="455" w:author="Parks, Robbie M" w:date="2018-11-01T12:21:00Z">
              <w:r w:rsidRPr="00334A3C">
                <w:rPr>
                  <w:rFonts w:eastAsia="Times New Roman"/>
                  <w:color w:val="000000"/>
                  <w:sz w:val="24"/>
                  <w:szCs w:val="24"/>
                  <w:lang w:eastAsia="en-GB"/>
                </w:rPr>
                <w:t xml:space="preserve"> 0.03 (-0.76, 0.84)</w:t>
              </w:r>
            </w:ins>
          </w:p>
        </w:tc>
        <w:tc>
          <w:tcPr>
            <w:tcW w:w="1563" w:type="dxa"/>
            <w:shd w:val="clear" w:color="auto" w:fill="auto"/>
            <w:noWrap/>
            <w:vAlign w:val="bottom"/>
            <w:hideMark/>
          </w:tcPr>
          <w:p w14:paraId="4C80FA42" w14:textId="77777777" w:rsidR="00334A3C" w:rsidRPr="00334A3C" w:rsidRDefault="00334A3C" w:rsidP="00334A3C">
            <w:pPr>
              <w:spacing w:after="0" w:line="240" w:lineRule="auto"/>
              <w:rPr>
                <w:ins w:id="456" w:author="Parks, Robbie M" w:date="2018-11-01T12:21:00Z"/>
                <w:rFonts w:eastAsia="Times New Roman"/>
                <w:color w:val="000000"/>
                <w:sz w:val="24"/>
                <w:szCs w:val="24"/>
                <w:lang w:eastAsia="en-GB"/>
              </w:rPr>
            </w:pPr>
            <w:ins w:id="457" w:author="Parks, Robbie M" w:date="2018-11-01T12:21:00Z">
              <w:r w:rsidRPr="00334A3C">
                <w:rPr>
                  <w:rFonts w:eastAsia="Times New Roman"/>
                  <w:color w:val="000000"/>
                  <w:sz w:val="24"/>
                  <w:szCs w:val="24"/>
                  <w:lang w:eastAsia="en-GB"/>
                </w:rPr>
                <w:t xml:space="preserve"> 0.29 (-0.49, 1.10)</w:t>
              </w:r>
            </w:ins>
          </w:p>
        </w:tc>
        <w:tc>
          <w:tcPr>
            <w:tcW w:w="1667" w:type="dxa"/>
            <w:shd w:val="clear" w:color="auto" w:fill="auto"/>
            <w:noWrap/>
            <w:vAlign w:val="bottom"/>
            <w:hideMark/>
          </w:tcPr>
          <w:p w14:paraId="0B0D87A7" w14:textId="77777777" w:rsidR="00334A3C" w:rsidRPr="00334A3C" w:rsidRDefault="00334A3C" w:rsidP="00334A3C">
            <w:pPr>
              <w:spacing w:after="0" w:line="240" w:lineRule="auto"/>
              <w:rPr>
                <w:ins w:id="458" w:author="Parks, Robbie M" w:date="2018-11-01T12:21:00Z"/>
                <w:rFonts w:eastAsia="Times New Roman"/>
                <w:color w:val="000000"/>
                <w:sz w:val="24"/>
                <w:szCs w:val="24"/>
                <w:lang w:eastAsia="en-GB"/>
              </w:rPr>
            </w:pPr>
            <w:ins w:id="459" w:author="Parks, Robbie M" w:date="2018-11-01T12:21:00Z">
              <w:r w:rsidRPr="00334A3C">
                <w:rPr>
                  <w:rFonts w:eastAsia="Times New Roman"/>
                  <w:color w:val="000000"/>
                  <w:sz w:val="24"/>
                  <w:szCs w:val="24"/>
                  <w:lang w:eastAsia="en-GB"/>
                </w:rPr>
                <w:t>-0.10 (-0.90, 0.72)</w:t>
              </w:r>
            </w:ins>
          </w:p>
        </w:tc>
        <w:tc>
          <w:tcPr>
            <w:tcW w:w="1145" w:type="dxa"/>
            <w:shd w:val="clear" w:color="auto" w:fill="auto"/>
            <w:noWrap/>
            <w:vAlign w:val="bottom"/>
            <w:hideMark/>
          </w:tcPr>
          <w:p w14:paraId="2119C4B2" w14:textId="77777777" w:rsidR="00334A3C" w:rsidRPr="00334A3C" w:rsidRDefault="00334A3C" w:rsidP="00334A3C">
            <w:pPr>
              <w:spacing w:after="0" w:line="240" w:lineRule="auto"/>
              <w:rPr>
                <w:ins w:id="460" w:author="Parks, Robbie M" w:date="2018-11-01T12:21:00Z"/>
                <w:rFonts w:eastAsia="Times New Roman"/>
                <w:color w:val="000000"/>
                <w:sz w:val="24"/>
                <w:szCs w:val="24"/>
                <w:lang w:eastAsia="en-GB"/>
              </w:rPr>
            </w:pPr>
            <w:ins w:id="461" w:author="Parks, Robbie M" w:date="2018-11-01T12:21:00Z">
              <w:r w:rsidRPr="00334A3C">
                <w:rPr>
                  <w:rFonts w:eastAsia="Times New Roman"/>
                  <w:color w:val="000000"/>
                  <w:sz w:val="24"/>
                  <w:szCs w:val="24"/>
                  <w:lang w:eastAsia="en-GB"/>
                </w:rPr>
                <w:t xml:space="preserve"> 0.31 (-0.49, 1.09)</w:t>
              </w:r>
            </w:ins>
          </w:p>
        </w:tc>
        <w:tc>
          <w:tcPr>
            <w:tcW w:w="3570" w:type="dxa"/>
            <w:shd w:val="clear" w:color="auto" w:fill="auto"/>
            <w:noWrap/>
            <w:vAlign w:val="bottom"/>
            <w:hideMark/>
          </w:tcPr>
          <w:p w14:paraId="749BAEE3" w14:textId="77777777" w:rsidR="00334A3C" w:rsidRPr="00334A3C" w:rsidRDefault="00334A3C" w:rsidP="00334A3C">
            <w:pPr>
              <w:spacing w:after="0" w:line="240" w:lineRule="auto"/>
              <w:rPr>
                <w:ins w:id="462" w:author="Parks, Robbie M" w:date="2018-11-01T12:21:00Z"/>
                <w:rFonts w:eastAsia="Times New Roman"/>
                <w:color w:val="000000"/>
                <w:sz w:val="24"/>
                <w:szCs w:val="24"/>
                <w:lang w:eastAsia="en-GB"/>
              </w:rPr>
            </w:pPr>
            <w:ins w:id="463" w:author="Parks, Robbie M" w:date="2018-11-01T12:21:00Z">
              <w:r w:rsidRPr="00334A3C">
                <w:rPr>
                  <w:rFonts w:eastAsia="Times New Roman"/>
                  <w:color w:val="000000"/>
                  <w:sz w:val="24"/>
                  <w:szCs w:val="24"/>
                  <w:lang w:eastAsia="en-GB"/>
                </w:rPr>
                <w:t>-0.10 (-0.89, 0.68)</w:t>
              </w:r>
            </w:ins>
          </w:p>
        </w:tc>
        <w:tc>
          <w:tcPr>
            <w:tcW w:w="2592" w:type="dxa"/>
            <w:shd w:val="clear" w:color="auto" w:fill="auto"/>
            <w:noWrap/>
            <w:vAlign w:val="bottom"/>
            <w:hideMark/>
          </w:tcPr>
          <w:p w14:paraId="13912C95" w14:textId="77777777" w:rsidR="00334A3C" w:rsidRPr="00334A3C" w:rsidRDefault="00334A3C" w:rsidP="00334A3C">
            <w:pPr>
              <w:spacing w:after="0" w:line="240" w:lineRule="auto"/>
              <w:rPr>
                <w:ins w:id="464" w:author="Parks, Robbie M" w:date="2018-11-01T12:21:00Z"/>
                <w:rFonts w:eastAsia="Times New Roman"/>
                <w:color w:val="000000"/>
                <w:sz w:val="24"/>
                <w:szCs w:val="24"/>
                <w:lang w:eastAsia="en-GB"/>
              </w:rPr>
            </w:pPr>
            <w:ins w:id="465" w:author="Parks, Robbie M" w:date="2018-11-01T12:21:00Z">
              <w:r w:rsidRPr="00334A3C">
                <w:rPr>
                  <w:rFonts w:eastAsia="Times New Roman"/>
                  <w:color w:val="000000"/>
                  <w:sz w:val="24"/>
                  <w:szCs w:val="24"/>
                  <w:lang w:eastAsia="en-GB"/>
                </w:rPr>
                <w:t>-0.31 (-1.19, 0.57)</w:t>
              </w:r>
            </w:ins>
          </w:p>
        </w:tc>
      </w:tr>
      <w:tr w:rsidR="00FE4975" w:rsidRPr="00334A3C" w14:paraId="01208710" w14:textId="77777777" w:rsidTr="00B637BD">
        <w:trPr>
          <w:trHeight w:val="320"/>
          <w:ins w:id="466" w:author="Parks, Robbie M" w:date="2018-11-01T12:21:00Z"/>
        </w:trPr>
        <w:tc>
          <w:tcPr>
            <w:tcW w:w="1506" w:type="dxa"/>
            <w:gridSpan w:val="2"/>
            <w:shd w:val="clear" w:color="auto" w:fill="auto"/>
            <w:noWrap/>
            <w:vAlign w:val="bottom"/>
            <w:hideMark/>
          </w:tcPr>
          <w:p w14:paraId="0C0DF891" w14:textId="77777777" w:rsidR="00334A3C" w:rsidRPr="00334A3C" w:rsidRDefault="00334A3C" w:rsidP="00334A3C">
            <w:pPr>
              <w:spacing w:after="0" w:line="240" w:lineRule="auto"/>
              <w:rPr>
                <w:ins w:id="467" w:author="Parks, Robbie M" w:date="2018-11-01T12:21:00Z"/>
                <w:rFonts w:eastAsia="Times New Roman"/>
                <w:color w:val="000000"/>
                <w:sz w:val="24"/>
                <w:szCs w:val="24"/>
                <w:lang w:eastAsia="en-GB"/>
              </w:rPr>
            </w:pPr>
            <w:ins w:id="468" w:author="Parks, Robbie M" w:date="2018-11-01T12:21:00Z">
              <w:r w:rsidRPr="00334A3C">
                <w:rPr>
                  <w:rFonts w:eastAsia="Times New Roman"/>
                  <w:color w:val="000000"/>
                  <w:sz w:val="24"/>
                  <w:szCs w:val="24"/>
                  <w:lang w:eastAsia="en-GB"/>
                </w:rPr>
                <w:t>Female</w:t>
              </w:r>
            </w:ins>
          </w:p>
        </w:tc>
        <w:tc>
          <w:tcPr>
            <w:tcW w:w="1777" w:type="dxa"/>
            <w:shd w:val="clear" w:color="auto" w:fill="auto"/>
            <w:noWrap/>
            <w:vAlign w:val="bottom"/>
            <w:hideMark/>
          </w:tcPr>
          <w:p w14:paraId="0F057CB7" w14:textId="77777777" w:rsidR="00334A3C" w:rsidRPr="00334A3C" w:rsidRDefault="00334A3C" w:rsidP="00334A3C">
            <w:pPr>
              <w:spacing w:after="0" w:line="240" w:lineRule="auto"/>
              <w:rPr>
                <w:ins w:id="469" w:author="Parks, Robbie M" w:date="2018-11-01T12:21:00Z"/>
                <w:rFonts w:eastAsia="Times New Roman"/>
                <w:color w:val="000000"/>
                <w:sz w:val="24"/>
                <w:szCs w:val="24"/>
                <w:lang w:eastAsia="en-GB"/>
              </w:rPr>
            </w:pPr>
            <w:ins w:id="470" w:author="Parks, Robbie M" w:date="2018-11-01T12:21:00Z">
              <w:r w:rsidRPr="00334A3C">
                <w:rPr>
                  <w:rFonts w:eastAsia="Times New Roman"/>
                  <w:color w:val="000000"/>
                  <w:sz w:val="24"/>
                  <w:szCs w:val="24"/>
                  <w:lang w:eastAsia="en-GB"/>
                </w:rPr>
                <w:t>Assault</w:t>
              </w:r>
            </w:ins>
          </w:p>
        </w:tc>
        <w:tc>
          <w:tcPr>
            <w:tcW w:w="1861" w:type="dxa"/>
            <w:shd w:val="clear" w:color="auto" w:fill="auto"/>
            <w:noWrap/>
            <w:vAlign w:val="bottom"/>
            <w:hideMark/>
          </w:tcPr>
          <w:p w14:paraId="608E2822" w14:textId="77777777" w:rsidR="00334A3C" w:rsidRPr="00334A3C" w:rsidRDefault="00334A3C" w:rsidP="00334A3C">
            <w:pPr>
              <w:spacing w:after="0" w:line="240" w:lineRule="auto"/>
              <w:rPr>
                <w:ins w:id="471" w:author="Parks, Robbie M" w:date="2018-11-01T12:21:00Z"/>
                <w:rFonts w:eastAsia="Times New Roman"/>
                <w:color w:val="000000"/>
                <w:sz w:val="24"/>
                <w:szCs w:val="24"/>
                <w:lang w:eastAsia="en-GB"/>
              </w:rPr>
            </w:pPr>
            <w:ins w:id="472" w:author="Parks, Robbie M" w:date="2018-11-01T12:21:00Z">
              <w:r w:rsidRPr="00334A3C">
                <w:rPr>
                  <w:rFonts w:eastAsia="Times New Roman"/>
                  <w:color w:val="000000"/>
                  <w:sz w:val="24"/>
                  <w:szCs w:val="24"/>
                  <w:lang w:eastAsia="en-GB"/>
                </w:rPr>
                <w:t xml:space="preserve"> 0.99 (-0.05, 2.04)</w:t>
              </w:r>
            </w:ins>
          </w:p>
        </w:tc>
        <w:tc>
          <w:tcPr>
            <w:tcW w:w="1667" w:type="dxa"/>
            <w:shd w:val="clear" w:color="auto" w:fill="auto"/>
            <w:noWrap/>
            <w:vAlign w:val="bottom"/>
            <w:hideMark/>
          </w:tcPr>
          <w:p w14:paraId="48A68E45" w14:textId="77777777" w:rsidR="00334A3C" w:rsidRPr="00334A3C" w:rsidRDefault="00334A3C" w:rsidP="00334A3C">
            <w:pPr>
              <w:spacing w:after="0" w:line="240" w:lineRule="auto"/>
              <w:rPr>
                <w:ins w:id="473" w:author="Parks, Robbie M" w:date="2018-11-01T12:21:00Z"/>
                <w:rFonts w:eastAsia="Times New Roman"/>
                <w:color w:val="000000"/>
                <w:sz w:val="24"/>
                <w:szCs w:val="24"/>
                <w:lang w:eastAsia="en-GB"/>
              </w:rPr>
            </w:pPr>
            <w:ins w:id="474" w:author="Parks, Robbie M" w:date="2018-11-01T12:21:00Z">
              <w:r w:rsidRPr="00334A3C">
                <w:rPr>
                  <w:rFonts w:eastAsia="Times New Roman"/>
                  <w:color w:val="000000"/>
                  <w:sz w:val="24"/>
                  <w:szCs w:val="24"/>
                  <w:lang w:eastAsia="en-GB"/>
                </w:rPr>
                <w:t xml:space="preserve"> 0.83 (-0.41, 2.08)</w:t>
              </w:r>
            </w:ins>
          </w:p>
        </w:tc>
        <w:tc>
          <w:tcPr>
            <w:tcW w:w="1772" w:type="dxa"/>
            <w:shd w:val="clear" w:color="auto" w:fill="auto"/>
            <w:noWrap/>
            <w:vAlign w:val="bottom"/>
            <w:hideMark/>
          </w:tcPr>
          <w:p w14:paraId="38ACD8D0" w14:textId="77777777" w:rsidR="00334A3C" w:rsidRPr="00334A3C" w:rsidRDefault="00334A3C" w:rsidP="00334A3C">
            <w:pPr>
              <w:spacing w:after="0" w:line="240" w:lineRule="auto"/>
              <w:rPr>
                <w:ins w:id="475" w:author="Parks, Robbie M" w:date="2018-11-01T12:21:00Z"/>
                <w:rFonts w:eastAsia="Times New Roman"/>
                <w:color w:val="000000"/>
                <w:sz w:val="24"/>
                <w:szCs w:val="24"/>
                <w:lang w:eastAsia="en-GB"/>
              </w:rPr>
            </w:pPr>
            <w:ins w:id="476" w:author="Parks, Robbie M" w:date="2018-11-01T12:21:00Z">
              <w:r w:rsidRPr="00334A3C">
                <w:rPr>
                  <w:rFonts w:eastAsia="Times New Roman"/>
                  <w:color w:val="000000"/>
                  <w:sz w:val="24"/>
                  <w:szCs w:val="24"/>
                  <w:lang w:eastAsia="en-GB"/>
                </w:rPr>
                <w:t xml:space="preserve"> 1.24 ( 0.49, 1.98)</w:t>
              </w:r>
            </w:ins>
          </w:p>
        </w:tc>
        <w:tc>
          <w:tcPr>
            <w:tcW w:w="1563" w:type="dxa"/>
            <w:shd w:val="clear" w:color="auto" w:fill="auto"/>
            <w:noWrap/>
            <w:vAlign w:val="bottom"/>
            <w:hideMark/>
          </w:tcPr>
          <w:p w14:paraId="5A06850B" w14:textId="77777777" w:rsidR="00334A3C" w:rsidRPr="00334A3C" w:rsidRDefault="00334A3C" w:rsidP="00334A3C">
            <w:pPr>
              <w:spacing w:after="0" w:line="240" w:lineRule="auto"/>
              <w:rPr>
                <w:ins w:id="477" w:author="Parks, Robbie M" w:date="2018-11-01T12:21:00Z"/>
                <w:rFonts w:eastAsia="Times New Roman"/>
                <w:color w:val="000000"/>
                <w:sz w:val="24"/>
                <w:szCs w:val="24"/>
                <w:lang w:eastAsia="en-GB"/>
              </w:rPr>
            </w:pPr>
            <w:ins w:id="478" w:author="Parks, Robbie M" w:date="2018-11-01T12:21:00Z">
              <w:r w:rsidRPr="00334A3C">
                <w:rPr>
                  <w:rFonts w:eastAsia="Times New Roman"/>
                  <w:color w:val="000000"/>
                  <w:sz w:val="24"/>
                  <w:szCs w:val="24"/>
                  <w:lang w:eastAsia="en-GB"/>
                </w:rPr>
                <w:t xml:space="preserve"> 0.27 (-0.43, 0.99)</w:t>
              </w:r>
            </w:ins>
          </w:p>
        </w:tc>
        <w:tc>
          <w:tcPr>
            <w:tcW w:w="1563" w:type="dxa"/>
            <w:shd w:val="clear" w:color="auto" w:fill="auto"/>
            <w:noWrap/>
            <w:vAlign w:val="bottom"/>
            <w:hideMark/>
          </w:tcPr>
          <w:p w14:paraId="472ADCE6" w14:textId="77777777" w:rsidR="00334A3C" w:rsidRPr="00334A3C" w:rsidRDefault="00334A3C" w:rsidP="00334A3C">
            <w:pPr>
              <w:spacing w:after="0" w:line="240" w:lineRule="auto"/>
              <w:rPr>
                <w:ins w:id="479" w:author="Parks, Robbie M" w:date="2018-11-01T12:21:00Z"/>
                <w:rFonts w:eastAsia="Times New Roman"/>
                <w:color w:val="000000"/>
                <w:sz w:val="24"/>
                <w:szCs w:val="24"/>
                <w:lang w:eastAsia="en-GB"/>
              </w:rPr>
            </w:pPr>
            <w:ins w:id="480" w:author="Parks, Robbie M" w:date="2018-11-01T12:21:00Z">
              <w:r w:rsidRPr="00334A3C">
                <w:rPr>
                  <w:rFonts w:eastAsia="Times New Roman"/>
                  <w:color w:val="000000"/>
                  <w:sz w:val="24"/>
                  <w:szCs w:val="24"/>
                  <w:lang w:eastAsia="en-GB"/>
                </w:rPr>
                <w:t xml:space="preserve"> 1.02 ( 0.28, 1.82)</w:t>
              </w:r>
            </w:ins>
          </w:p>
        </w:tc>
        <w:tc>
          <w:tcPr>
            <w:tcW w:w="1667" w:type="dxa"/>
            <w:shd w:val="clear" w:color="auto" w:fill="auto"/>
            <w:noWrap/>
            <w:vAlign w:val="bottom"/>
            <w:hideMark/>
          </w:tcPr>
          <w:p w14:paraId="52693E97" w14:textId="77777777" w:rsidR="00334A3C" w:rsidRPr="00334A3C" w:rsidRDefault="00334A3C" w:rsidP="00334A3C">
            <w:pPr>
              <w:spacing w:after="0" w:line="240" w:lineRule="auto"/>
              <w:rPr>
                <w:ins w:id="481" w:author="Parks, Robbie M" w:date="2018-11-01T12:21:00Z"/>
                <w:rFonts w:eastAsia="Times New Roman"/>
                <w:color w:val="000000"/>
                <w:sz w:val="24"/>
                <w:szCs w:val="24"/>
                <w:lang w:eastAsia="en-GB"/>
              </w:rPr>
            </w:pPr>
            <w:ins w:id="482" w:author="Parks, Robbie M" w:date="2018-11-01T12:21:00Z">
              <w:r w:rsidRPr="00334A3C">
                <w:rPr>
                  <w:rFonts w:eastAsia="Times New Roman"/>
                  <w:color w:val="000000"/>
                  <w:sz w:val="24"/>
                  <w:szCs w:val="24"/>
                  <w:lang w:eastAsia="en-GB"/>
                </w:rPr>
                <w:t xml:space="preserve"> 0.82 (-0.09, 1.76)</w:t>
              </w:r>
            </w:ins>
          </w:p>
        </w:tc>
        <w:tc>
          <w:tcPr>
            <w:tcW w:w="1145" w:type="dxa"/>
            <w:shd w:val="clear" w:color="auto" w:fill="auto"/>
            <w:noWrap/>
            <w:vAlign w:val="bottom"/>
            <w:hideMark/>
          </w:tcPr>
          <w:p w14:paraId="2A931B4C" w14:textId="77777777" w:rsidR="00334A3C" w:rsidRPr="00334A3C" w:rsidRDefault="00334A3C" w:rsidP="00334A3C">
            <w:pPr>
              <w:spacing w:after="0" w:line="240" w:lineRule="auto"/>
              <w:rPr>
                <w:ins w:id="483" w:author="Parks, Robbie M" w:date="2018-11-01T12:21:00Z"/>
                <w:rFonts w:eastAsia="Times New Roman"/>
                <w:color w:val="000000"/>
                <w:sz w:val="24"/>
                <w:szCs w:val="24"/>
                <w:lang w:eastAsia="en-GB"/>
              </w:rPr>
            </w:pPr>
            <w:ins w:id="484" w:author="Parks, Robbie M" w:date="2018-11-01T12:21:00Z">
              <w:r w:rsidRPr="00334A3C">
                <w:rPr>
                  <w:rFonts w:eastAsia="Times New Roman"/>
                  <w:color w:val="000000"/>
                  <w:sz w:val="24"/>
                  <w:szCs w:val="24"/>
                  <w:lang w:eastAsia="en-GB"/>
                </w:rPr>
                <w:t xml:space="preserve"> 0.52 (-0.52, 1.56)</w:t>
              </w:r>
            </w:ins>
          </w:p>
        </w:tc>
        <w:tc>
          <w:tcPr>
            <w:tcW w:w="3570" w:type="dxa"/>
            <w:shd w:val="clear" w:color="auto" w:fill="auto"/>
            <w:noWrap/>
            <w:vAlign w:val="bottom"/>
            <w:hideMark/>
          </w:tcPr>
          <w:p w14:paraId="688AF06C" w14:textId="77777777" w:rsidR="00334A3C" w:rsidRPr="00334A3C" w:rsidRDefault="00334A3C" w:rsidP="00334A3C">
            <w:pPr>
              <w:spacing w:after="0" w:line="240" w:lineRule="auto"/>
              <w:rPr>
                <w:ins w:id="485" w:author="Parks, Robbie M" w:date="2018-11-01T12:21:00Z"/>
                <w:rFonts w:eastAsia="Times New Roman"/>
                <w:color w:val="000000"/>
                <w:sz w:val="24"/>
                <w:szCs w:val="24"/>
                <w:lang w:eastAsia="en-GB"/>
              </w:rPr>
            </w:pPr>
            <w:ins w:id="486" w:author="Parks, Robbie M" w:date="2018-11-01T12:21:00Z">
              <w:r w:rsidRPr="00334A3C">
                <w:rPr>
                  <w:rFonts w:eastAsia="Times New Roman"/>
                  <w:color w:val="000000"/>
                  <w:sz w:val="24"/>
                  <w:szCs w:val="24"/>
                  <w:lang w:eastAsia="en-GB"/>
                </w:rPr>
                <w:t xml:space="preserve"> 0.64 (-0.47, 1.79)</w:t>
              </w:r>
            </w:ins>
          </w:p>
        </w:tc>
        <w:tc>
          <w:tcPr>
            <w:tcW w:w="2592" w:type="dxa"/>
            <w:shd w:val="clear" w:color="auto" w:fill="auto"/>
            <w:noWrap/>
            <w:vAlign w:val="bottom"/>
            <w:hideMark/>
          </w:tcPr>
          <w:p w14:paraId="353659D1" w14:textId="77777777" w:rsidR="00334A3C" w:rsidRPr="00334A3C" w:rsidRDefault="00334A3C" w:rsidP="00334A3C">
            <w:pPr>
              <w:spacing w:after="0" w:line="240" w:lineRule="auto"/>
              <w:rPr>
                <w:ins w:id="487" w:author="Parks, Robbie M" w:date="2018-11-01T12:21:00Z"/>
                <w:rFonts w:eastAsia="Times New Roman"/>
                <w:color w:val="000000"/>
                <w:sz w:val="24"/>
                <w:szCs w:val="24"/>
                <w:lang w:eastAsia="en-GB"/>
              </w:rPr>
            </w:pPr>
            <w:ins w:id="488" w:author="Parks, Robbie M" w:date="2018-11-01T12:21:00Z">
              <w:r w:rsidRPr="00334A3C">
                <w:rPr>
                  <w:rFonts w:eastAsia="Times New Roman"/>
                  <w:color w:val="000000"/>
                  <w:sz w:val="24"/>
                  <w:szCs w:val="24"/>
                  <w:lang w:eastAsia="en-GB"/>
                </w:rPr>
                <w:t xml:space="preserve"> 0.87 (-0.54, 2.31)</w:t>
              </w:r>
            </w:ins>
          </w:p>
        </w:tc>
      </w:tr>
      <w:tr w:rsidR="00FE4975" w:rsidRPr="00334A3C" w14:paraId="70783327" w14:textId="77777777" w:rsidTr="00B637BD">
        <w:trPr>
          <w:trHeight w:val="639"/>
          <w:ins w:id="489" w:author="Parks, Robbie M" w:date="2018-11-01T12:21:00Z"/>
        </w:trPr>
        <w:tc>
          <w:tcPr>
            <w:tcW w:w="1506" w:type="dxa"/>
            <w:gridSpan w:val="2"/>
            <w:shd w:val="clear" w:color="auto" w:fill="auto"/>
            <w:noWrap/>
            <w:vAlign w:val="bottom"/>
            <w:hideMark/>
          </w:tcPr>
          <w:p w14:paraId="57EA2603" w14:textId="77777777" w:rsidR="00334A3C" w:rsidRPr="00334A3C" w:rsidRDefault="00334A3C" w:rsidP="00334A3C">
            <w:pPr>
              <w:spacing w:after="0" w:line="240" w:lineRule="auto"/>
              <w:rPr>
                <w:ins w:id="490" w:author="Parks, Robbie M" w:date="2018-11-01T12:21:00Z"/>
                <w:rFonts w:eastAsia="Times New Roman"/>
                <w:color w:val="000000"/>
                <w:sz w:val="24"/>
                <w:szCs w:val="24"/>
                <w:lang w:eastAsia="en-GB"/>
              </w:rPr>
            </w:pPr>
            <w:ins w:id="491" w:author="Parks, Robbie M" w:date="2018-11-01T12:21:00Z">
              <w:r w:rsidRPr="00334A3C">
                <w:rPr>
                  <w:rFonts w:eastAsia="Times New Roman"/>
                  <w:color w:val="000000"/>
                  <w:sz w:val="24"/>
                  <w:szCs w:val="24"/>
                  <w:lang w:eastAsia="en-GB"/>
                </w:rPr>
                <w:t>Female</w:t>
              </w:r>
            </w:ins>
          </w:p>
        </w:tc>
        <w:tc>
          <w:tcPr>
            <w:tcW w:w="1777" w:type="dxa"/>
            <w:shd w:val="clear" w:color="auto" w:fill="auto"/>
            <w:noWrap/>
            <w:vAlign w:val="bottom"/>
            <w:hideMark/>
          </w:tcPr>
          <w:p w14:paraId="4CC11995" w14:textId="77777777" w:rsidR="00334A3C" w:rsidRPr="00334A3C" w:rsidRDefault="00334A3C" w:rsidP="00334A3C">
            <w:pPr>
              <w:spacing w:after="0" w:line="240" w:lineRule="auto"/>
              <w:rPr>
                <w:ins w:id="492" w:author="Parks, Robbie M" w:date="2018-11-01T12:21:00Z"/>
                <w:rFonts w:eastAsia="Times New Roman"/>
                <w:color w:val="000000"/>
                <w:sz w:val="24"/>
                <w:szCs w:val="24"/>
                <w:lang w:eastAsia="en-GB"/>
              </w:rPr>
            </w:pPr>
            <w:ins w:id="493" w:author="Parks, Robbie M" w:date="2018-11-01T12:21:00Z">
              <w:r w:rsidRPr="00334A3C">
                <w:rPr>
                  <w:rFonts w:eastAsia="Times New Roman"/>
                  <w:color w:val="000000"/>
                  <w:sz w:val="24"/>
                  <w:szCs w:val="24"/>
                  <w:lang w:eastAsia="en-GB"/>
                </w:rPr>
                <w:t>Intentional self-harm</w:t>
              </w:r>
            </w:ins>
          </w:p>
        </w:tc>
        <w:tc>
          <w:tcPr>
            <w:tcW w:w="1861" w:type="dxa"/>
            <w:shd w:val="clear" w:color="auto" w:fill="auto"/>
            <w:noWrap/>
            <w:vAlign w:val="bottom"/>
            <w:hideMark/>
          </w:tcPr>
          <w:p w14:paraId="26FF3BED" w14:textId="77777777" w:rsidR="00334A3C" w:rsidRPr="00334A3C" w:rsidRDefault="00334A3C" w:rsidP="00334A3C">
            <w:pPr>
              <w:spacing w:after="0" w:line="240" w:lineRule="auto"/>
              <w:rPr>
                <w:ins w:id="494" w:author="Parks, Robbie M" w:date="2018-11-01T12:21:00Z"/>
                <w:rFonts w:eastAsia="Times New Roman"/>
                <w:color w:val="000000"/>
                <w:sz w:val="24"/>
                <w:szCs w:val="24"/>
                <w:lang w:eastAsia="en-GB"/>
              </w:rPr>
            </w:pPr>
            <w:ins w:id="495" w:author="Parks, Robbie M" w:date="2018-11-01T12:21:00Z">
              <w:r w:rsidRPr="00334A3C">
                <w:rPr>
                  <w:rFonts w:eastAsia="Times New Roman"/>
                  <w:color w:val="000000"/>
                  <w:sz w:val="24"/>
                  <w:szCs w:val="24"/>
                  <w:lang w:eastAsia="en-GB"/>
                </w:rPr>
                <w:t xml:space="preserve">  </w:t>
              </w:r>
              <w:proofErr w:type="spellStart"/>
              <w:r w:rsidRPr="00334A3C">
                <w:rPr>
                  <w:rFonts w:eastAsia="Times New Roman"/>
                  <w:color w:val="000000"/>
                  <w:sz w:val="24"/>
                  <w:szCs w:val="24"/>
                  <w:lang w:eastAsia="en-GB"/>
                </w:rPr>
                <w:t>NaN</w:t>
              </w:r>
              <w:proofErr w:type="spellEnd"/>
              <w:r w:rsidRPr="00334A3C">
                <w:rPr>
                  <w:rFonts w:eastAsia="Times New Roman"/>
                  <w:color w:val="000000"/>
                  <w:sz w:val="24"/>
                  <w:szCs w:val="24"/>
                  <w:lang w:eastAsia="en-GB"/>
                </w:rPr>
                <w:t xml:space="preserve"> (  </w:t>
              </w:r>
              <w:proofErr w:type="spellStart"/>
              <w:r w:rsidRPr="00334A3C">
                <w:rPr>
                  <w:rFonts w:eastAsia="Times New Roman"/>
                  <w:color w:val="000000"/>
                  <w:sz w:val="24"/>
                  <w:szCs w:val="24"/>
                  <w:lang w:eastAsia="en-GB"/>
                </w:rPr>
                <w:t>NaN</w:t>
              </w:r>
              <w:proofErr w:type="spellEnd"/>
              <w:r w:rsidRPr="00334A3C">
                <w:rPr>
                  <w:rFonts w:eastAsia="Times New Roman"/>
                  <w:color w:val="000000"/>
                  <w:sz w:val="24"/>
                  <w:szCs w:val="24"/>
                  <w:lang w:eastAsia="en-GB"/>
                </w:rPr>
                <w:t xml:space="preserve">,  </w:t>
              </w:r>
              <w:proofErr w:type="spellStart"/>
              <w:r w:rsidRPr="00334A3C">
                <w:rPr>
                  <w:rFonts w:eastAsia="Times New Roman"/>
                  <w:color w:val="000000"/>
                  <w:sz w:val="24"/>
                  <w:szCs w:val="24"/>
                  <w:lang w:eastAsia="en-GB"/>
                </w:rPr>
                <w:t>NaN</w:t>
              </w:r>
              <w:proofErr w:type="spellEnd"/>
              <w:r w:rsidRPr="00334A3C">
                <w:rPr>
                  <w:rFonts w:eastAsia="Times New Roman"/>
                  <w:color w:val="000000"/>
                  <w:sz w:val="24"/>
                  <w:szCs w:val="24"/>
                  <w:lang w:eastAsia="en-GB"/>
                </w:rPr>
                <w:t>)</w:t>
              </w:r>
            </w:ins>
          </w:p>
        </w:tc>
        <w:tc>
          <w:tcPr>
            <w:tcW w:w="1667" w:type="dxa"/>
            <w:shd w:val="clear" w:color="auto" w:fill="auto"/>
            <w:noWrap/>
            <w:vAlign w:val="bottom"/>
            <w:hideMark/>
          </w:tcPr>
          <w:p w14:paraId="28AAC1ED" w14:textId="77777777" w:rsidR="00334A3C" w:rsidRPr="00334A3C" w:rsidRDefault="00334A3C" w:rsidP="00334A3C">
            <w:pPr>
              <w:spacing w:after="0" w:line="240" w:lineRule="auto"/>
              <w:rPr>
                <w:ins w:id="496" w:author="Parks, Robbie M" w:date="2018-11-01T12:21:00Z"/>
                <w:rFonts w:eastAsia="Times New Roman"/>
                <w:color w:val="000000"/>
                <w:sz w:val="24"/>
                <w:szCs w:val="24"/>
                <w:lang w:eastAsia="en-GB"/>
              </w:rPr>
            </w:pPr>
            <w:ins w:id="497" w:author="Parks, Robbie M" w:date="2018-11-01T12:21:00Z">
              <w:r w:rsidRPr="00334A3C">
                <w:rPr>
                  <w:rFonts w:eastAsia="Times New Roman"/>
                  <w:color w:val="000000"/>
                  <w:sz w:val="24"/>
                  <w:szCs w:val="24"/>
                  <w:lang w:eastAsia="en-GB"/>
                </w:rPr>
                <w:t xml:space="preserve"> 1.47 ( 0.17, 2.82)</w:t>
              </w:r>
            </w:ins>
          </w:p>
        </w:tc>
        <w:tc>
          <w:tcPr>
            <w:tcW w:w="1772" w:type="dxa"/>
            <w:shd w:val="clear" w:color="auto" w:fill="auto"/>
            <w:noWrap/>
            <w:vAlign w:val="bottom"/>
            <w:hideMark/>
          </w:tcPr>
          <w:p w14:paraId="39DE57DF" w14:textId="77777777" w:rsidR="00334A3C" w:rsidRPr="00334A3C" w:rsidRDefault="00334A3C" w:rsidP="00334A3C">
            <w:pPr>
              <w:spacing w:after="0" w:line="240" w:lineRule="auto"/>
              <w:rPr>
                <w:ins w:id="498" w:author="Parks, Robbie M" w:date="2018-11-01T12:21:00Z"/>
                <w:rFonts w:eastAsia="Times New Roman"/>
                <w:color w:val="000000"/>
                <w:sz w:val="24"/>
                <w:szCs w:val="24"/>
                <w:lang w:eastAsia="en-GB"/>
              </w:rPr>
            </w:pPr>
            <w:ins w:id="499" w:author="Parks, Robbie M" w:date="2018-11-01T12:21:00Z">
              <w:r w:rsidRPr="00334A3C">
                <w:rPr>
                  <w:rFonts w:eastAsia="Times New Roman"/>
                  <w:color w:val="000000"/>
                  <w:sz w:val="24"/>
                  <w:szCs w:val="24"/>
                  <w:lang w:eastAsia="en-GB"/>
                </w:rPr>
                <w:t xml:space="preserve"> 0.64 (-0.10, 1.40)</w:t>
              </w:r>
            </w:ins>
          </w:p>
        </w:tc>
        <w:tc>
          <w:tcPr>
            <w:tcW w:w="1563" w:type="dxa"/>
            <w:shd w:val="clear" w:color="auto" w:fill="auto"/>
            <w:noWrap/>
            <w:vAlign w:val="bottom"/>
            <w:hideMark/>
          </w:tcPr>
          <w:p w14:paraId="21DDD763" w14:textId="77777777" w:rsidR="00334A3C" w:rsidRPr="00334A3C" w:rsidRDefault="00334A3C" w:rsidP="00334A3C">
            <w:pPr>
              <w:spacing w:after="0" w:line="240" w:lineRule="auto"/>
              <w:rPr>
                <w:ins w:id="500" w:author="Parks, Robbie M" w:date="2018-11-01T12:21:00Z"/>
                <w:rFonts w:eastAsia="Times New Roman"/>
                <w:color w:val="000000"/>
                <w:sz w:val="24"/>
                <w:szCs w:val="24"/>
                <w:lang w:eastAsia="en-GB"/>
              </w:rPr>
            </w:pPr>
            <w:ins w:id="501" w:author="Parks, Robbie M" w:date="2018-11-01T12:21:00Z">
              <w:r w:rsidRPr="00334A3C">
                <w:rPr>
                  <w:rFonts w:eastAsia="Times New Roman"/>
                  <w:color w:val="000000"/>
                  <w:sz w:val="24"/>
                  <w:szCs w:val="24"/>
                  <w:lang w:eastAsia="en-GB"/>
                </w:rPr>
                <w:t xml:space="preserve"> 0.82 ( 0.16, 1.49)</w:t>
              </w:r>
            </w:ins>
          </w:p>
        </w:tc>
        <w:tc>
          <w:tcPr>
            <w:tcW w:w="1563" w:type="dxa"/>
            <w:shd w:val="clear" w:color="auto" w:fill="auto"/>
            <w:noWrap/>
            <w:vAlign w:val="bottom"/>
            <w:hideMark/>
          </w:tcPr>
          <w:p w14:paraId="569CAE7B" w14:textId="77777777" w:rsidR="00334A3C" w:rsidRPr="00334A3C" w:rsidRDefault="00334A3C" w:rsidP="00334A3C">
            <w:pPr>
              <w:spacing w:after="0" w:line="240" w:lineRule="auto"/>
              <w:rPr>
                <w:ins w:id="502" w:author="Parks, Robbie M" w:date="2018-11-01T12:21:00Z"/>
                <w:rFonts w:eastAsia="Times New Roman"/>
                <w:color w:val="000000"/>
                <w:sz w:val="24"/>
                <w:szCs w:val="24"/>
                <w:lang w:eastAsia="en-GB"/>
              </w:rPr>
            </w:pPr>
            <w:ins w:id="503" w:author="Parks, Robbie M" w:date="2018-11-01T12:21:00Z">
              <w:r w:rsidRPr="00334A3C">
                <w:rPr>
                  <w:rFonts w:eastAsia="Times New Roman"/>
                  <w:color w:val="000000"/>
                  <w:sz w:val="24"/>
                  <w:szCs w:val="24"/>
                  <w:lang w:eastAsia="en-GB"/>
                </w:rPr>
                <w:t xml:space="preserve"> 0.60 ( 0.00, 1.20)</w:t>
              </w:r>
            </w:ins>
          </w:p>
        </w:tc>
        <w:tc>
          <w:tcPr>
            <w:tcW w:w="1667" w:type="dxa"/>
            <w:shd w:val="clear" w:color="auto" w:fill="auto"/>
            <w:noWrap/>
            <w:vAlign w:val="bottom"/>
            <w:hideMark/>
          </w:tcPr>
          <w:p w14:paraId="53DE8364" w14:textId="77777777" w:rsidR="00334A3C" w:rsidRPr="00334A3C" w:rsidRDefault="00334A3C" w:rsidP="00334A3C">
            <w:pPr>
              <w:spacing w:after="0" w:line="240" w:lineRule="auto"/>
              <w:rPr>
                <w:ins w:id="504" w:author="Parks, Robbie M" w:date="2018-11-01T12:21:00Z"/>
                <w:rFonts w:eastAsia="Times New Roman"/>
                <w:color w:val="000000"/>
                <w:sz w:val="24"/>
                <w:szCs w:val="24"/>
                <w:lang w:eastAsia="en-GB"/>
              </w:rPr>
            </w:pPr>
            <w:ins w:id="505" w:author="Parks, Robbie M" w:date="2018-11-01T12:21:00Z">
              <w:r w:rsidRPr="00334A3C">
                <w:rPr>
                  <w:rFonts w:eastAsia="Times New Roman"/>
                  <w:color w:val="000000"/>
                  <w:sz w:val="24"/>
                  <w:szCs w:val="24"/>
                  <w:lang w:eastAsia="en-GB"/>
                </w:rPr>
                <w:t xml:space="preserve"> 0.39 (-0.19, 0.98)</w:t>
              </w:r>
            </w:ins>
          </w:p>
        </w:tc>
        <w:tc>
          <w:tcPr>
            <w:tcW w:w="1145" w:type="dxa"/>
            <w:shd w:val="clear" w:color="auto" w:fill="auto"/>
            <w:noWrap/>
            <w:vAlign w:val="bottom"/>
            <w:hideMark/>
          </w:tcPr>
          <w:p w14:paraId="1A6383F3" w14:textId="77777777" w:rsidR="00334A3C" w:rsidRPr="00334A3C" w:rsidRDefault="00334A3C" w:rsidP="00334A3C">
            <w:pPr>
              <w:spacing w:after="0" w:line="240" w:lineRule="auto"/>
              <w:rPr>
                <w:ins w:id="506" w:author="Parks, Robbie M" w:date="2018-11-01T12:21:00Z"/>
                <w:rFonts w:eastAsia="Times New Roman"/>
                <w:color w:val="000000"/>
                <w:sz w:val="24"/>
                <w:szCs w:val="24"/>
                <w:lang w:eastAsia="en-GB"/>
              </w:rPr>
            </w:pPr>
            <w:ins w:id="507" w:author="Parks, Robbie M" w:date="2018-11-01T12:21:00Z">
              <w:r w:rsidRPr="00334A3C">
                <w:rPr>
                  <w:rFonts w:eastAsia="Times New Roman"/>
                  <w:color w:val="000000"/>
                  <w:sz w:val="24"/>
                  <w:szCs w:val="24"/>
                  <w:lang w:eastAsia="en-GB"/>
                </w:rPr>
                <w:t xml:space="preserve"> 0.52 (-0.16, 1.21)</w:t>
              </w:r>
            </w:ins>
          </w:p>
        </w:tc>
        <w:tc>
          <w:tcPr>
            <w:tcW w:w="3570" w:type="dxa"/>
            <w:shd w:val="clear" w:color="auto" w:fill="auto"/>
            <w:noWrap/>
            <w:vAlign w:val="bottom"/>
            <w:hideMark/>
          </w:tcPr>
          <w:p w14:paraId="76C9B4FA" w14:textId="77777777" w:rsidR="00334A3C" w:rsidRPr="00334A3C" w:rsidRDefault="00334A3C" w:rsidP="00334A3C">
            <w:pPr>
              <w:spacing w:after="0" w:line="240" w:lineRule="auto"/>
              <w:rPr>
                <w:ins w:id="508" w:author="Parks, Robbie M" w:date="2018-11-01T12:21:00Z"/>
                <w:rFonts w:eastAsia="Times New Roman"/>
                <w:color w:val="000000"/>
                <w:sz w:val="24"/>
                <w:szCs w:val="24"/>
                <w:lang w:eastAsia="en-GB"/>
              </w:rPr>
            </w:pPr>
            <w:ins w:id="509" w:author="Parks, Robbie M" w:date="2018-11-01T12:21:00Z">
              <w:r w:rsidRPr="00334A3C">
                <w:rPr>
                  <w:rFonts w:eastAsia="Times New Roman"/>
                  <w:color w:val="000000"/>
                  <w:sz w:val="24"/>
                  <w:szCs w:val="24"/>
                  <w:lang w:eastAsia="en-GB"/>
                </w:rPr>
                <w:t xml:space="preserve"> 0.91 ( 0.06, 1.77)</w:t>
              </w:r>
            </w:ins>
          </w:p>
        </w:tc>
        <w:tc>
          <w:tcPr>
            <w:tcW w:w="2592" w:type="dxa"/>
            <w:shd w:val="clear" w:color="auto" w:fill="auto"/>
            <w:noWrap/>
            <w:vAlign w:val="bottom"/>
            <w:hideMark/>
          </w:tcPr>
          <w:p w14:paraId="3330C166" w14:textId="77777777" w:rsidR="00334A3C" w:rsidRPr="00334A3C" w:rsidRDefault="00334A3C" w:rsidP="00334A3C">
            <w:pPr>
              <w:spacing w:after="0" w:line="240" w:lineRule="auto"/>
              <w:rPr>
                <w:ins w:id="510" w:author="Parks, Robbie M" w:date="2018-11-01T12:21:00Z"/>
                <w:rFonts w:eastAsia="Times New Roman"/>
                <w:color w:val="000000"/>
                <w:sz w:val="24"/>
                <w:szCs w:val="24"/>
                <w:lang w:eastAsia="en-GB"/>
              </w:rPr>
            </w:pPr>
            <w:ins w:id="511" w:author="Parks, Robbie M" w:date="2018-11-01T12:21:00Z">
              <w:r w:rsidRPr="00334A3C">
                <w:rPr>
                  <w:rFonts w:eastAsia="Times New Roman"/>
                  <w:color w:val="000000"/>
                  <w:sz w:val="24"/>
                  <w:szCs w:val="24"/>
                  <w:lang w:eastAsia="en-GB"/>
                </w:rPr>
                <w:t xml:space="preserve"> 0.78 (-0.53, 2.13)</w:t>
              </w:r>
            </w:ins>
          </w:p>
        </w:tc>
      </w:tr>
      <w:tr w:rsidR="00FE4975" w:rsidRPr="00334A3C" w14:paraId="5FBE5B5F" w14:textId="77777777" w:rsidTr="00B637BD">
        <w:trPr>
          <w:trHeight w:val="320"/>
          <w:ins w:id="512" w:author="Parks, Robbie M" w:date="2018-11-01T12:21:00Z"/>
        </w:trPr>
        <w:tc>
          <w:tcPr>
            <w:tcW w:w="1506" w:type="dxa"/>
            <w:gridSpan w:val="2"/>
            <w:shd w:val="clear" w:color="auto" w:fill="auto"/>
            <w:noWrap/>
            <w:vAlign w:val="bottom"/>
            <w:hideMark/>
          </w:tcPr>
          <w:p w14:paraId="4E4F5BD9" w14:textId="77777777" w:rsidR="00334A3C" w:rsidRPr="00334A3C" w:rsidRDefault="00334A3C" w:rsidP="00334A3C">
            <w:pPr>
              <w:spacing w:after="0" w:line="240" w:lineRule="auto"/>
              <w:rPr>
                <w:ins w:id="513" w:author="Parks, Robbie M" w:date="2018-11-01T12:21:00Z"/>
                <w:rFonts w:eastAsia="Times New Roman"/>
                <w:color w:val="000000"/>
                <w:sz w:val="24"/>
                <w:szCs w:val="24"/>
                <w:lang w:eastAsia="en-GB"/>
              </w:rPr>
            </w:pPr>
            <w:ins w:id="514" w:author="Parks, Robbie M" w:date="2018-11-01T12:21:00Z">
              <w:r w:rsidRPr="00334A3C">
                <w:rPr>
                  <w:rFonts w:eastAsia="Times New Roman"/>
                  <w:color w:val="000000"/>
                  <w:sz w:val="24"/>
                  <w:szCs w:val="24"/>
                  <w:lang w:eastAsia="en-GB"/>
                </w:rPr>
                <w:t>Male</w:t>
              </w:r>
            </w:ins>
          </w:p>
        </w:tc>
        <w:tc>
          <w:tcPr>
            <w:tcW w:w="1777" w:type="dxa"/>
            <w:shd w:val="clear" w:color="auto" w:fill="auto"/>
            <w:noWrap/>
            <w:vAlign w:val="bottom"/>
            <w:hideMark/>
          </w:tcPr>
          <w:p w14:paraId="55837743" w14:textId="77777777" w:rsidR="00334A3C" w:rsidRPr="00334A3C" w:rsidRDefault="00334A3C" w:rsidP="00334A3C">
            <w:pPr>
              <w:spacing w:after="0" w:line="240" w:lineRule="auto"/>
              <w:rPr>
                <w:ins w:id="515" w:author="Parks, Robbie M" w:date="2018-11-01T12:21:00Z"/>
                <w:rFonts w:eastAsia="Times New Roman"/>
                <w:color w:val="000000"/>
                <w:sz w:val="24"/>
                <w:szCs w:val="24"/>
                <w:lang w:eastAsia="en-GB"/>
              </w:rPr>
            </w:pPr>
            <w:ins w:id="516" w:author="Parks, Robbie M" w:date="2018-11-01T12:21:00Z">
              <w:r w:rsidRPr="00334A3C">
                <w:rPr>
                  <w:rFonts w:eastAsia="Times New Roman"/>
                  <w:color w:val="000000"/>
                  <w:sz w:val="24"/>
                  <w:szCs w:val="24"/>
                  <w:lang w:eastAsia="en-GB"/>
                </w:rPr>
                <w:t>Transport</w:t>
              </w:r>
            </w:ins>
          </w:p>
        </w:tc>
        <w:tc>
          <w:tcPr>
            <w:tcW w:w="1861" w:type="dxa"/>
            <w:shd w:val="clear" w:color="auto" w:fill="auto"/>
            <w:noWrap/>
            <w:vAlign w:val="bottom"/>
            <w:hideMark/>
          </w:tcPr>
          <w:p w14:paraId="2F83209B" w14:textId="77777777" w:rsidR="00334A3C" w:rsidRPr="00334A3C" w:rsidRDefault="00334A3C" w:rsidP="00334A3C">
            <w:pPr>
              <w:spacing w:after="0" w:line="240" w:lineRule="auto"/>
              <w:rPr>
                <w:ins w:id="517" w:author="Parks, Robbie M" w:date="2018-11-01T12:21:00Z"/>
                <w:rFonts w:eastAsia="Times New Roman"/>
                <w:color w:val="000000"/>
                <w:sz w:val="24"/>
                <w:szCs w:val="24"/>
                <w:lang w:eastAsia="en-GB"/>
              </w:rPr>
            </w:pPr>
            <w:ins w:id="518" w:author="Parks, Robbie M" w:date="2018-11-01T12:21:00Z">
              <w:r w:rsidRPr="00334A3C">
                <w:rPr>
                  <w:rFonts w:eastAsia="Times New Roman"/>
                  <w:color w:val="000000"/>
                  <w:sz w:val="24"/>
                  <w:szCs w:val="24"/>
                  <w:lang w:eastAsia="en-GB"/>
                </w:rPr>
                <w:t xml:space="preserve"> 1.98 ( 1.09, 2.91)</w:t>
              </w:r>
            </w:ins>
          </w:p>
        </w:tc>
        <w:tc>
          <w:tcPr>
            <w:tcW w:w="1667" w:type="dxa"/>
            <w:shd w:val="clear" w:color="auto" w:fill="auto"/>
            <w:noWrap/>
            <w:vAlign w:val="bottom"/>
            <w:hideMark/>
          </w:tcPr>
          <w:p w14:paraId="548696ED" w14:textId="77777777" w:rsidR="00334A3C" w:rsidRPr="00334A3C" w:rsidRDefault="00334A3C" w:rsidP="00334A3C">
            <w:pPr>
              <w:spacing w:after="0" w:line="240" w:lineRule="auto"/>
              <w:rPr>
                <w:ins w:id="519" w:author="Parks, Robbie M" w:date="2018-11-01T12:21:00Z"/>
                <w:rFonts w:eastAsia="Times New Roman"/>
                <w:color w:val="000000"/>
                <w:sz w:val="24"/>
                <w:szCs w:val="24"/>
                <w:lang w:eastAsia="en-GB"/>
              </w:rPr>
            </w:pPr>
            <w:ins w:id="520" w:author="Parks, Robbie M" w:date="2018-11-01T12:21:00Z">
              <w:r w:rsidRPr="00334A3C">
                <w:rPr>
                  <w:rFonts w:eastAsia="Times New Roman"/>
                  <w:color w:val="000000"/>
                  <w:sz w:val="24"/>
                  <w:szCs w:val="24"/>
                  <w:lang w:eastAsia="en-GB"/>
                </w:rPr>
                <w:t xml:space="preserve"> 0.82 ( 0.15, 1.51)</w:t>
              </w:r>
            </w:ins>
          </w:p>
        </w:tc>
        <w:tc>
          <w:tcPr>
            <w:tcW w:w="1772" w:type="dxa"/>
            <w:shd w:val="clear" w:color="auto" w:fill="auto"/>
            <w:noWrap/>
            <w:vAlign w:val="bottom"/>
            <w:hideMark/>
          </w:tcPr>
          <w:p w14:paraId="4A58D9EA" w14:textId="77777777" w:rsidR="00334A3C" w:rsidRPr="00334A3C" w:rsidRDefault="00334A3C" w:rsidP="00334A3C">
            <w:pPr>
              <w:spacing w:after="0" w:line="240" w:lineRule="auto"/>
              <w:rPr>
                <w:ins w:id="521" w:author="Parks, Robbie M" w:date="2018-11-01T12:21:00Z"/>
                <w:rFonts w:eastAsia="Times New Roman"/>
                <w:color w:val="000000"/>
                <w:sz w:val="24"/>
                <w:szCs w:val="24"/>
                <w:lang w:eastAsia="en-GB"/>
              </w:rPr>
            </w:pPr>
            <w:ins w:id="522" w:author="Parks, Robbie M" w:date="2018-11-01T12:21:00Z">
              <w:r w:rsidRPr="00334A3C">
                <w:rPr>
                  <w:rFonts w:eastAsia="Times New Roman"/>
                  <w:color w:val="000000"/>
                  <w:sz w:val="24"/>
                  <w:szCs w:val="24"/>
                  <w:lang w:eastAsia="en-GB"/>
                </w:rPr>
                <w:t xml:space="preserve"> 1.41 ( 1.08, 1.73)</w:t>
              </w:r>
            </w:ins>
          </w:p>
        </w:tc>
        <w:tc>
          <w:tcPr>
            <w:tcW w:w="1563" w:type="dxa"/>
            <w:shd w:val="clear" w:color="auto" w:fill="auto"/>
            <w:noWrap/>
            <w:vAlign w:val="bottom"/>
            <w:hideMark/>
          </w:tcPr>
          <w:p w14:paraId="4DACBB5A" w14:textId="77777777" w:rsidR="00334A3C" w:rsidRPr="00334A3C" w:rsidRDefault="00334A3C" w:rsidP="00334A3C">
            <w:pPr>
              <w:spacing w:after="0" w:line="240" w:lineRule="auto"/>
              <w:rPr>
                <w:ins w:id="523" w:author="Parks, Robbie M" w:date="2018-11-01T12:21:00Z"/>
                <w:rFonts w:eastAsia="Times New Roman"/>
                <w:color w:val="000000"/>
                <w:sz w:val="24"/>
                <w:szCs w:val="24"/>
                <w:lang w:eastAsia="en-GB"/>
              </w:rPr>
            </w:pPr>
            <w:ins w:id="524" w:author="Parks, Robbie M" w:date="2018-11-01T12:21:00Z">
              <w:r w:rsidRPr="00334A3C">
                <w:rPr>
                  <w:rFonts w:eastAsia="Times New Roman"/>
                  <w:color w:val="000000"/>
                  <w:sz w:val="24"/>
                  <w:szCs w:val="24"/>
                  <w:lang w:eastAsia="en-GB"/>
                </w:rPr>
                <w:t xml:space="preserve"> 1.25 ( 0.90, 1.60)</w:t>
              </w:r>
            </w:ins>
          </w:p>
        </w:tc>
        <w:tc>
          <w:tcPr>
            <w:tcW w:w="1563" w:type="dxa"/>
            <w:shd w:val="clear" w:color="auto" w:fill="auto"/>
            <w:noWrap/>
            <w:vAlign w:val="bottom"/>
            <w:hideMark/>
          </w:tcPr>
          <w:p w14:paraId="769C4143" w14:textId="77777777" w:rsidR="00334A3C" w:rsidRPr="00334A3C" w:rsidRDefault="00334A3C" w:rsidP="00334A3C">
            <w:pPr>
              <w:spacing w:after="0" w:line="240" w:lineRule="auto"/>
              <w:rPr>
                <w:ins w:id="525" w:author="Parks, Robbie M" w:date="2018-11-01T12:21:00Z"/>
                <w:rFonts w:eastAsia="Times New Roman"/>
                <w:color w:val="000000"/>
                <w:sz w:val="24"/>
                <w:szCs w:val="24"/>
                <w:lang w:eastAsia="en-GB"/>
              </w:rPr>
            </w:pPr>
            <w:ins w:id="526" w:author="Parks, Robbie M" w:date="2018-11-01T12:21:00Z">
              <w:r w:rsidRPr="00334A3C">
                <w:rPr>
                  <w:rFonts w:eastAsia="Times New Roman"/>
                  <w:color w:val="000000"/>
                  <w:sz w:val="24"/>
                  <w:szCs w:val="24"/>
                  <w:lang w:eastAsia="en-GB"/>
                </w:rPr>
                <w:t xml:space="preserve"> 1.15 ( 0.77, 1.54)</w:t>
              </w:r>
            </w:ins>
          </w:p>
        </w:tc>
        <w:tc>
          <w:tcPr>
            <w:tcW w:w="1667" w:type="dxa"/>
            <w:shd w:val="clear" w:color="auto" w:fill="auto"/>
            <w:noWrap/>
            <w:vAlign w:val="bottom"/>
            <w:hideMark/>
          </w:tcPr>
          <w:p w14:paraId="638091D0" w14:textId="77777777" w:rsidR="00334A3C" w:rsidRPr="00334A3C" w:rsidRDefault="00334A3C" w:rsidP="00334A3C">
            <w:pPr>
              <w:spacing w:after="0" w:line="240" w:lineRule="auto"/>
              <w:rPr>
                <w:ins w:id="527" w:author="Parks, Robbie M" w:date="2018-11-01T12:21:00Z"/>
                <w:rFonts w:eastAsia="Times New Roman"/>
                <w:color w:val="000000"/>
                <w:sz w:val="24"/>
                <w:szCs w:val="24"/>
                <w:lang w:eastAsia="en-GB"/>
              </w:rPr>
            </w:pPr>
            <w:ins w:id="528" w:author="Parks, Robbie M" w:date="2018-11-01T12:21:00Z">
              <w:r w:rsidRPr="00334A3C">
                <w:rPr>
                  <w:rFonts w:eastAsia="Times New Roman"/>
                  <w:color w:val="000000"/>
                  <w:sz w:val="24"/>
                  <w:szCs w:val="24"/>
                  <w:lang w:eastAsia="en-GB"/>
                </w:rPr>
                <w:t xml:space="preserve"> 1.43 ( 1.03, 1.84)</w:t>
              </w:r>
            </w:ins>
          </w:p>
        </w:tc>
        <w:tc>
          <w:tcPr>
            <w:tcW w:w="1145" w:type="dxa"/>
            <w:shd w:val="clear" w:color="auto" w:fill="auto"/>
            <w:noWrap/>
            <w:vAlign w:val="bottom"/>
            <w:hideMark/>
          </w:tcPr>
          <w:p w14:paraId="5666B6BF" w14:textId="77777777" w:rsidR="00334A3C" w:rsidRPr="00334A3C" w:rsidRDefault="00334A3C" w:rsidP="00334A3C">
            <w:pPr>
              <w:spacing w:after="0" w:line="240" w:lineRule="auto"/>
              <w:rPr>
                <w:ins w:id="529" w:author="Parks, Robbie M" w:date="2018-11-01T12:21:00Z"/>
                <w:rFonts w:eastAsia="Times New Roman"/>
                <w:color w:val="000000"/>
                <w:sz w:val="24"/>
                <w:szCs w:val="24"/>
                <w:lang w:eastAsia="en-GB"/>
              </w:rPr>
            </w:pPr>
            <w:ins w:id="530" w:author="Parks, Robbie M" w:date="2018-11-01T12:21:00Z">
              <w:r w:rsidRPr="00334A3C">
                <w:rPr>
                  <w:rFonts w:eastAsia="Times New Roman"/>
                  <w:color w:val="000000"/>
                  <w:sz w:val="24"/>
                  <w:szCs w:val="24"/>
                  <w:lang w:eastAsia="en-GB"/>
                </w:rPr>
                <w:t xml:space="preserve"> 1.59 ( 1.12, 2.05)</w:t>
              </w:r>
            </w:ins>
          </w:p>
        </w:tc>
        <w:tc>
          <w:tcPr>
            <w:tcW w:w="3570" w:type="dxa"/>
            <w:shd w:val="clear" w:color="auto" w:fill="auto"/>
            <w:noWrap/>
            <w:vAlign w:val="bottom"/>
            <w:hideMark/>
          </w:tcPr>
          <w:p w14:paraId="3D7DA397" w14:textId="77777777" w:rsidR="00334A3C" w:rsidRPr="00334A3C" w:rsidRDefault="00334A3C" w:rsidP="00334A3C">
            <w:pPr>
              <w:spacing w:after="0" w:line="240" w:lineRule="auto"/>
              <w:rPr>
                <w:ins w:id="531" w:author="Parks, Robbie M" w:date="2018-11-01T12:21:00Z"/>
                <w:rFonts w:eastAsia="Times New Roman"/>
                <w:color w:val="000000"/>
                <w:sz w:val="24"/>
                <w:szCs w:val="24"/>
                <w:lang w:eastAsia="en-GB"/>
              </w:rPr>
            </w:pPr>
            <w:ins w:id="532" w:author="Parks, Robbie M" w:date="2018-11-01T12:21:00Z">
              <w:r w:rsidRPr="00334A3C">
                <w:rPr>
                  <w:rFonts w:eastAsia="Times New Roman"/>
                  <w:color w:val="000000"/>
                  <w:sz w:val="24"/>
                  <w:szCs w:val="24"/>
                  <w:lang w:eastAsia="en-GB"/>
                </w:rPr>
                <w:t xml:space="preserve"> 0.80 ( 0.27, 1.33)</w:t>
              </w:r>
            </w:ins>
          </w:p>
        </w:tc>
        <w:tc>
          <w:tcPr>
            <w:tcW w:w="2592" w:type="dxa"/>
            <w:shd w:val="clear" w:color="auto" w:fill="auto"/>
            <w:noWrap/>
            <w:vAlign w:val="bottom"/>
            <w:hideMark/>
          </w:tcPr>
          <w:p w14:paraId="17F9A868" w14:textId="77777777" w:rsidR="00334A3C" w:rsidRPr="00334A3C" w:rsidRDefault="00334A3C" w:rsidP="00334A3C">
            <w:pPr>
              <w:spacing w:after="0" w:line="240" w:lineRule="auto"/>
              <w:rPr>
                <w:ins w:id="533" w:author="Parks, Robbie M" w:date="2018-11-01T12:21:00Z"/>
                <w:rFonts w:eastAsia="Times New Roman"/>
                <w:color w:val="000000"/>
                <w:sz w:val="24"/>
                <w:szCs w:val="24"/>
                <w:lang w:eastAsia="en-GB"/>
              </w:rPr>
            </w:pPr>
            <w:ins w:id="534" w:author="Parks, Robbie M" w:date="2018-11-01T12:21:00Z">
              <w:r w:rsidRPr="00334A3C">
                <w:rPr>
                  <w:rFonts w:eastAsia="Times New Roman"/>
                  <w:color w:val="000000"/>
                  <w:sz w:val="24"/>
                  <w:szCs w:val="24"/>
                  <w:lang w:eastAsia="en-GB"/>
                </w:rPr>
                <w:t xml:space="preserve"> 0.43 (-0.42, 1.26)</w:t>
              </w:r>
            </w:ins>
          </w:p>
        </w:tc>
      </w:tr>
      <w:tr w:rsidR="00FE4975" w:rsidRPr="00334A3C" w14:paraId="4197F77D" w14:textId="77777777" w:rsidTr="00B637BD">
        <w:trPr>
          <w:trHeight w:val="320"/>
          <w:ins w:id="535" w:author="Parks, Robbie M" w:date="2018-11-01T12:21:00Z"/>
        </w:trPr>
        <w:tc>
          <w:tcPr>
            <w:tcW w:w="1506" w:type="dxa"/>
            <w:gridSpan w:val="2"/>
            <w:shd w:val="clear" w:color="auto" w:fill="auto"/>
            <w:noWrap/>
            <w:vAlign w:val="bottom"/>
            <w:hideMark/>
          </w:tcPr>
          <w:p w14:paraId="24C43131" w14:textId="77777777" w:rsidR="00334A3C" w:rsidRPr="00334A3C" w:rsidRDefault="00334A3C" w:rsidP="00334A3C">
            <w:pPr>
              <w:spacing w:after="0" w:line="240" w:lineRule="auto"/>
              <w:rPr>
                <w:ins w:id="536" w:author="Parks, Robbie M" w:date="2018-11-01T12:21:00Z"/>
                <w:rFonts w:eastAsia="Times New Roman"/>
                <w:color w:val="000000"/>
                <w:sz w:val="24"/>
                <w:szCs w:val="24"/>
                <w:lang w:eastAsia="en-GB"/>
              </w:rPr>
            </w:pPr>
            <w:ins w:id="537" w:author="Parks, Robbie M" w:date="2018-11-01T12:21:00Z">
              <w:r w:rsidRPr="00334A3C">
                <w:rPr>
                  <w:rFonts w:eastAsia="Times New Roman"/>
                  <w:color w:val="000000"/>
                  <w:sz w:val="24"/>
                  <w:szCs w:val="24"/>
                  <w:lang w:eastAsia="en-GB"/>
                </w:rPr>
                <w:t>Male</w:t>
              </w:r>
            </w:ins>
          </w:p>
        </w:tc>
        <w:tc>
          <w:tcPr>
            <w:tcW w:w="1777" w:type="dxa"/>
            <w:shd w:val="clear" w:color="auto" w:fill="auto"/>
            <w:noWrap/>
            <w:vAlign w:val="bottom"/>
            <w:hideMark/>
          </w:tcPr>
          <w:p w14:paraId="159FEAF0" w14:textId="77777777" w:rsidR="00334A3C" w:rsidRPr="00334A3C" w:rsidRDefault="00334A3C" w:rsidP="00334A3C">
            <w:pPr>
              <w:spacing w:after="0" w:line="240" w:lineRule="auto"/>
              <w:rPr>
                <w:ins w:id="538" w:author="Parks, Robbie M" w:date="2018-11-01T12:21:00Z"/>
                <w:rFonts w:eastAsia="Times New Roman"/>
                <w:color w:val="000000"/>
                <w:sz w:val="24"/>
                <w:szCs w:val="24"/>
                <w:lang w:eastAsia="en-GB"/>
              </w:rPr>
            </w:pPr>
            <w:ins w:id="539" w:author="Parks, Robbie M" w:date="2018-11-01T12:21:00Z">
              <w:r w:rsidRPr="00334A3C">
                <w:rPr>
                  <w:rFonts w:eastAsia="Times New Roman"/>
                  <w:color w:val="000000"/>
                  <w:sz w:val="24"/>
                  <w:szCs w:val="24"/>
                  <w:lang w:eastAsia="en-GB"/>
                </w:rPr>
                <w:t>Falls</w:t>
              </w:r>
            </w:ins>
          </w:p>
        </w:tc>
        <w:tc>
          <w:tcPr>
            <w:tcW w:w="1861" w:type="dxa"/>
            <w:shd w:val="clear" w:color="auto" w:fill="auto"/>
            <w:noWrap/>
            <w:vAlign w:val="bottom"/>
            <w:hideMark/>
          </w:tcPr>
          <w:p w14:paraId="3304AD44" w14:textId="77777777" w:rsidR="00334A3C" w:rsidRPr="00334A3C" w:rsidRDefault="00334A3C" w:rsidP="00334A3C">
            <w:pPr>
              <w:spacing w:after="0" w:line="240" w:lineRule="auto"/>
              <w:rPr>
                <w:ins w:id="540" w:author="Parks, Robbie M" w:date="2018-11-01T12:21:00Z"/>
                <w:rFonts w:eastAsia="Times New Roman"/>
                <w:color w:val="000000"/>
                <w:sz w:val="24"/>
                <w:szCs w:val="24"/>
                <w:lang w:eastAsia="en-GB"/>
              </w:rPr>
            </w:pPr>
            <w:ins w:id="541" w:author="Parks, Robbie M" w:date="2018-11-01T12:21:00Z">
              <w:r w:rsidRPr="00334A3C">
                <w:rPr>
                  <w:rFonts w:eastAsia="Times New Roman"/>
                  <w:color w:val="000000"/>
                  <w:sz w:val="24"/>
                  <w:szCs w:val="24"/>
                  <w:lang w:eastAsia="en-GB"/>
                </w:rPr>
                <w:t xml:space="preserve"> 0.62 (-0.98, 2.24)</w:t>
              </w:r>
            </w:ins>
          </w:p>
        </w:tc>
        <w:tc>
          <w:tcPr>
            <w:tcW w:w="1667" w:type="dxa"/>
            <w:shd w:val="clear" w:color="auto" w:fill="auto"/>
            <w:noWrap/>
            <w:vAlign w:val="bottom"/>
            <w:hideMark/>
          </w:tcPr>
          <w:p w14:paraId="5577C665" w14:textId="77777777" w:rsidR="00334A3C" w:rsidRPr="00334A3C" w:rsidRDefault="00334A3C" w:rsidP="00334A3C">
            <w:pPr>
              <w:spacing w:after="0" w:line="240" w:lineRule="auto"/>
              <w:rPr>
                <w:ins w:id="542" w:author="Parks, Robbie M" w:date="2018-11-01T12:21:00Z"/>
                <w:rFonts w:eastAsia="Times New Roman"/>
                <w:color w:val="000000"/>
                <w:sz w:val="24"/>
                <w:szCs w:val="24"/>
                <w:lang w:eastAsia="en-GB"/>
              </w:rPr>
            </w:pPr>
            <w:ins w:id="543" w:author="Parks, Robbie M" w:date="2018-11-01T12:21:00Z">
              <w:r w:rsidRPr="00334A3C">
                <w:rPr>
                  <w:rFonts w:eastAsia="Times New Roman"/>
                  <w:color w:val="000000"/>
                  <w:sz w:val="24"/>
                  <w:szCs w:val="24"/>
                  <w:lang w:eastAsia="en-GB"/>
                </w:rPr>
                <w:t xml:space="preserve"> 0.85 (-0.74, 2.48)</w:t>
              </w:r>
            </w:ins>
          </w:p>
        </w:tc>
        <w:tc>
          <w:tcPr>
            <w:tcW w:w="1772" w:type="dxa"/>
            <w:shd w:val="clear" w:color="auto" w:fill="auto"/>
            <w:noWrap/>
            <w:vAlign w:val="bottom"/>
            <w:hideMark/>
          </w:tcPr>
          <w:p w14:paraId="6F02EF79" w14:textId="77777777" w:rsidR="00334A3C" w:rsidRPr="00334A3C" w:rsidRDefault="00334A3C" w:rsidP="00334A3C">
            <w:pPr>
              <w:spacing w:after="0" w:line="240" w:lineRule="auto"/>
              <w:rPr>
                <w:ins w:id="544" w:author="Parks, Robbie M" w:date="2018-11-01T12:21:00Z"/>
                <w:rFonts w:eastAsia="Times New Roman"/>
                <w:color w:val="000000"/>
                <w:sz w:val="24"/>
                <w:szCs w:val="24"/>
                <w:lang w:eastAsia="en-GB"/>
              </w:rPr>
            </w:pPr>
            <w:ins w:id="545" w:author="Parks, Robbie M" w:date="2018-11-01T12:21:00Z">
              <w:r w:rsidRPr="00334A3C">
                <w:rPr>
                  <w:rFonts w:eastAsia="Times New Roman"/>
                  <w:color w:val="000000"/>
                  <w:sz w:val="24"/>
                  <w:szCs w:val="24"/>
                  <w:lang w:eastAsia="en-GB"/>
                </w:rPr>
                <w:t xml:space="preserve"> 1.42 ( 0.30, 2.57)</w:t>
              </w:r>
            </w:ins>
          </w:p>
        </w:tc>
        <w:tc>
          <w:tcPr>
            <w:tcW w:w="1563" w:type="dxa"/>
            <w:shd w:val="clear" w:color="auto" w:fill="auto"/>
            <w:noWrap/>
            <w:vAlign w:val="bottom"/>
            <w:hideMark/>
          </w:tcPr>
          <w:p w14:paraId="5EA9EC8B" w14:textId="77777777" w:rsidR="00334A3C" w:rsidRPr="00334A3C" w:rsidRDefault="00334A3C" w:rsidP="00334A3C">
            <w:pPr>
              <w:spacing w:after="0" w:line="240" w:lineRule="auto"/>
              <w:rPr>
                <w:ins w:id="546" w:author="Parks, Robbie M" w:date="2018-11-01T12:21:00Z"/>
                <w:rFonts w:eastAsia="Times New Roman"/>
                <w:color w:val="000000"/>
                <w:sz w:val="24"/>
                <w:szCs w:val="24"/>
                <w:lang w:eastAsia="en-GB"/>
              </w:rPr>
            </w:pPr>
            <w:ins w:id="547" w:author="Parks, Robbie M" w:date="2018-11-01T12:21:00Z">
              <w:r w:rsidRPr="00334A3C">
                <w:rPr>
                  <w:rFonts w:eastAsia="Times New Roman"/>
                  <w:color w:val="000000"/>
                  <w:sz w:val="24"/>
                  <w:szCs w:val="24"/>
                  <w:lang w:eastAsia="en-GB"/>
                </w:rPr>
                <w:t xml:space="preserve"> 1.23 ( 0.22, 2.30)</w:t>
              </w:r>
            </w:ins>
          </w:p>
        </w:tc>
        <w:tc>
          <w:tcPr>
            <w:tcW w:w="1563" w:type="dxa"/>
            <w:shd w:val="clear" w:color="auto" w:fill="auto"/>
            <w:noWrap/>
            <w:vAlign w:val="bottom"/>
            <w:hideMark/>
          </w:tcPr>
          <w:p w14:paraId="37E46671" w14:textId="77777777" w:rsidR="00334A3C" w:rsidRPr="00334A3C" w:rsidRDefault="00334A3C" w:rsidP="00334A3C">
            <w:pPr>
              <w:spacing w:after="0" w:line="240" w:lineRule="auto"/>
              <w:rPr>
                <w:ins w:id="548" w:author="Parks, Robbie M" w:date="2018-11-01T12:21:00Z"/>
                <w:rFonts w:eastAsia="Times New Roman"/>
                <w:color w:val="000000"/>
                <w:sz w:val="24"/>
                <w:szCs w:val="24"/>
                <w:lang w:eastAsia="en-GB"/>
              </w:rPr>
            </w:pPr>
            <w:ins w:id="549" w:author="Parks, Robbie M" w:date="2018-11-01T12:21:00Z">
              <w:r w:rsidRPr="00334A3C">
                <w:rPr>
                  <w:rFonts w:eastAsia="Times New Roman"/>
                  <w:color w:val="000000"/>
                  <w:sz w:val="24"/>
                  <w:szCs w:val="24"/>
                  <w:lang w:eastAsia="en-GB"/>
                </w:rPr>
                <w:t xml:space="preserve"> 0.57 (-0.34, 1.51)</w:t>
              </w:r>
            </w:ins>
          </w:p>
        </w:tc>
        <w:tc>
          <w:tcPr>
            <w:tcW w:w="1667" w:type="dxa"/>
            <w:shd w:val="clear" w:color="auto" w:fill="auto"/>
            <w:noWrap/>
            <w:vAlign w:val="bottom"/>
            <w:hideMark/>
          </w:tcPr>
          <w:p w14:paraId="503ABDA3" w14:textId="77777777" w:rsidR="00334A3C" w:rsidRPr="00334A3C" w:rsidRDefault="00334A3C" w:rsidP="00334A3C">
            <w:pPr>
              <w:spacing w:after="0" w:line="240" w:lineRule="auto"/>
              <w:rPr>
                <w:ins w:id="550" w:author="Parks, Robbie M" w:date="2018-11-01T12:21:00Z"/>
                <w:rFonts w:eastAsia="Times New Roman"/>
                <w:color w:val="000000"/>
                <w:sz w:val="24"/>
                <w:szCs w:val="24"/>
                <w:lang w:eastAsia="en-GB"/>
              </w:rPr>
            </w:pPr>
            <w:ins w:id="551" w:author="Parks, Robbie M" w:date="2018-11-01T12:21:00Z">
              <w:r w:rsidRPr="00334A3C">
                <w:rPr>
                  <w:rFonts w:eastAsia="Times New Roman"/>
                  <w:color w:val="000000"/>
                  <w:sz w:val="24"/>
                  <w:szCs w:val="24"/>
                  <w:lang w:eastAsia="en-GB"/>
                </w:rPr>
                <w:t xml:space="preserve"> 0.40 (-0.38, 1.15)</w:t>
              </w:r>
            </w:ins>
          </w:p>
        </w:tc>
        <w:tc>
          <w:tcPr>
            <w:tcW w:w="1145" w:type="dxa"/>
            <w:shd w:val="clear" w:color="auto" w:fill="auto"/>
            <w:noWrap/>
            <w:vAlign w:val="bottom"/>
            <w:hideMark/>
          </w:tcPr>
          <w:p w14:paraId="788A0614" w14:textId="77777777" w:rsidR="00334A3C" w:rsidRPr="00334A3C" w:rsidRDefault="00334A3C" w:rsidP="00334A3C">
            <w:pPr>
              <w:spacing w:after="0" w:line="240" w:lineRule="auto"/>
              <w:rPr>
                <w:ins w:id="552" w:author="Parks, Robbie M" w:date="2018-11-01T12:21:00Z"/>
                <w:rFonts w:eastAsia="Times New Roman"/>
                <w:color w:val="000000"/>
                <w:sz w:val="24"/>
                <w:szCs w:val="24"/>
                <w:lang w:eastAsia="en-GB"/>
              </w:rPr>
            </w:pPr>
            <w:ins w:id="553" w:author="Parks, Robbie M" w:date="2018-11-01T12:21:00Z">
              <w:r w:rsidRPr="00334A3C">
                <w:rPr>
                  <w:rFonts w:eastAsia="Times New Roman"/>
                  <w:color w:val="000000"/>
                  <w:sz w:val="24"/>
                  <w:szCs w:val="24"/>
                  <w:lang w:eastAsia="en-GB"/>
                </w:rPr>
                <w:t>-0.84 (-1.53,-0.14)</w:t>
              </w:r>
            </w:ins>
          </w:p>
        </w:tc>
        <w:tc>
          <w:tcPr>
            <w:tcW w:w="3570" w:type="dxa"/>
            <w:shd w:val="clear" w:color="auto" w:fill="auto"/>
            <w:noWrap/>
            <w:vAlign w:val="bottom"/>
            <w:hideMark/>
          </w:tcPr>
          <w:p w14:paraId="621834BC" w14:textId="77777777" w:rsidR="00334A3C" w:rsidRPr="00334A3C" w:rsidRDefault="00334A3C" w:rsidP="00334A3C">
            <w:pPr>
              <w:spacing w:after="0" w:line="240" w:lineRule="auto"/>
              <w:rPr>
                <w:ins w:id="554" w:author="Parks, Robbie M" w:date="2018-11-01T12:21:00Z"/>
                <w:rFonts w:eastAsia="Times New Roman"/>
                <w:color w:val="000000"/>
                <w:sz w:val="24"/>
                <w:szCs w:val="24"/>
                <w:lang w:eastAsia="en-GB"/>
              </w:rPr>
            </w:pPr>
            <w:ins w:id="555" w:author="Parks, Robbie M" w:date="2018-11-01T12:21:00Z">
              <w:r w:rsidRPr="00334A3C">
                <w:rPr>
                  <w:rFonts w:eastAsia="Times New Roman"/>
                  <w:color w:val="000000"/>
                  <w:sz w:val="24"/>
                  <w:szCs w:val="24"/>
                  <w:lang w:eastAsia="en-GB"/>
                </w:rPr>
                <w:t>-0.20 (-0.82, 0.41)</w:t>
              </w:r>
            </w:ins>
          </w:p>
        </w:tc>
        <w:tc>
          <w:tcPr>
            <w:tcW w:w="2592" w:type="dxa"/>
            <w:shd w:val="clear" w:color="auto" w:fill="auto"/>
            <w:noWrap/>
            <w:vAlign w:val="bottom"/>
            <w:hideMark/>
          </w:tcPr>
          <w:p w14:paraId="55ABF9B8" w14:textId="77777777" w:rsidR="00334A3C" w:rsidRPr="00334A3C" w:rsidRDefault="00334A3C" w:rsidP="00334A3C">
            <w:pPr>
              <w:spacing w:after="0" w:line="240" w:lineRule="auto"/>
              <w:rPr>
                <w:ins w:id="556" w:author="Parks, Robbie M" w:date="2018-11-01T12:21:00Z"/>
                <w:rFonts w:eastAsia="Times New Roman"/>
                <w:color w:val="000000"/>
                <w:sz w:val="24"/>
                <w:szCs w:val="24"/>
                <w:lang w:eastAsia="en-GB"/>
              </w:rPr>
            </w:pPr>
            <w:ins w:id="557" w:author="Parks, Robbie M" w:date="2018-11-01T12:21:00Z">
              <w:r w:rsidRPr="00334A3C">
                <w:rPr>
                  <w:rFonts w:eastAsia="Times New Roman"/>
                  <w:color w:val="000000"/>
                  <w:sz w:val="24"/>
                  <w:szCs w:val="24"/>
                  <w:lang w:eastAsia="en-GB"/>
                </w:rPr>
                <w:t>-0.70 (-1.16,-0.24)</w:t>
              </w:r>
            </w:ins>
          </w:p>
        </w:tc>
      </w:tr>
      <w:tr w:rsidR="00FE4975" w:rsidRPr="00334A3C" w14:paraId="7727DCDB" w14:textId="77777777" w:rsidTr="00B637BD">
        <w:trPr>
          <w:trHeight w:val="320"/>
          <w:ins w:id="558" w:author="Parks, Robbie M" w:date="2018-11-01T12:21:00Z"/>
        </w:trPr>
        <w:tc>
          <w:tcPr>
            <w:tcW w:w="1506" w:type="dxa"/>
            <w:gridSpan w:val="2"/>
            <w:shd w:val="clear" w:color="auto" w:fill="auto"/>
            <w:noWrap/>
            <w:vAlign w:val="bottom"/>
            <w:hideMark/>
          </w:tcPr>
          <w:p w14:paraId="7DFE429C" w14:textId="77777777" w:rsidR="00334A3C" w:rsidRPr="00334A3C" w:rsidRDefault="00334A3C" w:rsidP="00334A3C">
            <w:pPr>
              <w:spacing w:after="0" w:line="240" w:lineRule="auto"/>
              <w:rPr>
                <w:ins w:id="559" w:author="Parks, Robbie M" w:date="2018-11-01T12:21:00Z"/>
                <w:rFonts w:eastAsia="Times New Roman"/>
                <w:color w:val="000000"/>
                <w:sz w:val="24"/>
                <w:szCs w:val="24"/>
                <w:lang w:eastAsia="en-GB"/>
              </w:rPr>
            </w:pPr>
            <w:ins w:id="560" w:author="Parks, Robbie M" w:date="2018-11-01T12:21:00Z">
              <w:r w:rsidRPr="00334A3C">
                <w:rPr>
                  <w:rFonts w:eastAsia="Times New Roman"/>
                  <w:color w:val="000000"/>
                  <w:sz w:val="24"/>
                  <w:szCs w:val="24"/>
                  <w:lang w:eastAsia="en-GB"/>
                </w:rPr>
                <w:t>Male</w:t>
              </w:r>
            </w:ins>
          </w:p>
        </w:tc>
        <w:tc>
          <w:tcPr>
            <w:tcW w:w="1777" w:type="dxa"/>
            <w:shd w:val="clear" w:color="auto" w:fill="auto"/>
            <w:noWrap/>
            <w:vAlign w:val="bottom"/>
            <w:hideMark/>
          </w:tcPr>
          <w:p w14:paraId="1E4E5076" w14:textId="77777777" w:rsidR="00334A3C" w:rsidRPr="00334A3C" w:rsidRDefault="00334A3C" w:rsidP="00334A3C">
            <w:pPr>
              <w:spacing w:after="0" w:line="240" w:lineRule="auto"/>
              <w:rPr>
                <w:ins w:id="561" w:author="Parks, Robbie M" w:date="2018-11-01T12:21:00Z"/>
                <w:rFonts w:eastAsia="Times New Roman"/>
                <w:color w:val="000000"/>
                <w:sz w:val="24"/>
                <w:szCs w:val="24"/>
                <w:lang w:eastAsia="en-GB"/>
              </w:rPr>
            </w:pPr>
            <w:ins w:id="562" w:author="Parks, Robbie M" w:date="2018-11-01T12:21:00Z">
              <w:r w:rsidRPr="00334A3C">
                <w:rPr>
                  <w:rFonts w:eastAsia="Times New Roman"/>
                  <w:color w:val="000000"/>
                  <w:sz w:val="24"/>
                  <w:szCs w:val="24"/>
                  <w:lang w:eastAsia="en-GB"/>
                </w:rPr>
                <w:t>Drownings</w:t>
              </w:r>
            </w:ins>
          </w:p>
        </w:tc>
        <w:tc>
          <w:tcPr>
            <w:tcW w:w="1861" w:type="dxa"/>
            <w:shd w:val="clear" w:color="auto" w:fill="auto"/>
            <w:noWrap/>
            <w:vAlign w:val="bottom"/>
            <w:hideMark/>
          </w:tcPr>
          <w:p w14:paraId="3D718706" w14:textId="77777777" w:rsidR="00334A3C" w:rsidRPr="00334A3C" w:rsidRDefault="00334A3C" w:rsidP="00334A3C">
            <w:pPr>
              <w:spacing w:after="0" w:line="240" w:lineRule="auto"/>
              <w:rPr>
                <w:ins w:id="563" w:author="Parks, Robbie M" w:date="2018-11-01T12:21:00Z"/>
                <w:rFonts w:eastAsia="Times New Roman"/>
                <w:color w:val="000000"/>
                <w:sz w:val="24"/>
                <w:szCs w:val="24"/>
                <w:lang w:eastAsia="en-GB"/>
              </w:rPr>
            </w:pPr>
            <w:ins w:id="564" w:author="Parks, Robbie M" w:date="2018-11-01T12:21:00Z">
              <w:r w:rsidRPr="00334A3C">
                <w:rPr>
                  <w:rFonts w:eastAsia="Times New Roman"/>
                  <w:color w:val="000000"/>
                  <w:sz w:val="24"/>
                  <w:szCs w:val="24"/>
                  <w:lang w:eastAsia="en-GB"/>
                </w:rPr>
                <w:t xml:space="preserve"> 2.96 ( 1.81, 4.06)</w:t>
              </w:r>
            </w:ins>
          </w:p>
        </w:tc>
        <w:tc>
          <w:tcPr>
            <w:tcW w:w="1667" w:type="dxa"/>
            <w:shd w:val="clear" w:color="auto" w:fill="auto"/>
            <w:noWrap/>
            <w:vAlign w:val="bottom"/>
            <w:hideMark/>
          </w:tcPr>
          <w:p w14:paraId="4755C7F2" w14:textId="77777777" w:rsidR="00334A3C" w:rsidRPr="00334A3C" w:rsidRDefault="00334A3C" w:rsidP="00334A3C">
            <w:pPr>
              <w:spacing w:after="0" w:line="240" w:lineRule="auto"/>
              <w:rPr>
                <w:ins w:id="565" w:author="Parks, Robbie M" w:date="2018-11-01T12:21:00Z"/>
                <w:rFonts w:eastAsia="Times New Roman"/>
                <w:color w:val="000000"/>
                <w:sz w:val="24"/>
                <w:szCs w:val="24"/>
                <w:lang w:eastAsia="en-GB"/>
              </w:rPr>
            </w:pPr>
            <w:ins w:id="566" w:author="Parks, Robbie M" w:date="2018-11-01T12:21:00Z">
              <w:r w:rsidRPr="00334A3C">
                <w:rPr>
                  <w:rFonts w:eastAsia="Times New Roman"/>
                  <w:color w:val="000000"/>
                  <w:sz w:val="24"/>
                  <w:szCs w:val="24"/>
                  <w:lang w:eastAsia="en-GB"/>
                </w:rPr>
                <w:t xml:space="preserve"> 5.97 ( 4.52, 7.43)</w:t>
              </w:r>
            </w:ins>
          </w:p>
        </w:tc>
        <w:tc>
          <w:tcPr>
            <w:tcW w:w="1772" w:type="dxa"/>
            <w:shd w:val="clear" w:color="auto" w:fill="auto"/>
            <w:noWrap/>
            <w:vAlign w:val="bottom"/>
            <w:hideMark/>
          </w:tcPr>
          <w:p w14:paraId="40E475CA" w14:textId="77777777" w:rsidR="00334A3C" w:rsidRPr="00334A3C" w:rsidRDefault="00334A3C" w:rsidP="00334A3C">
            <w:pPr>
              <w:spacing w:after="0" w:line="240" w:lineRule="auto"/>
              <w:rPr>
                <w:ins w:id="567" w:author="Parks, Robbie M" w:date="2018-11-01T12:21:00Z"/>
                <w:rFonts w:eastAsia="Times New Roman"/>
                <w:color w:val="000000"/>
                <w:sz w:val="24"/>
                <w:szCs w:val="24"/>
                <w:lang w:eastAsia="en-GB"/>
              </w:rPr>
            </w:pPr>
            <w:ins w:id="568" w:author="Parks, Robbie M" w:date="2018-11-01T12:21:00Z">
              <w:r w:rsidRPr="00334A3C">
                <w:rPr>
                  <w:rFonts w:eastAsia="Times New Roman"/>
                  <w:color w:val="000000"/>
                  <w:sz w:val="24"/>
                  <w:szCs w:val="24"/>
                  <w:lang w:eastAsia="en-GB"/>
                </w:rPr>
                <w:t xml:space="preserve"> 8.29 ( 7.26, 9.32)</w:t>
              </w:r>
            </w:ins>
          </w:p>
        </w:tc>
        <w:tc>
          <w:tcPr>
            <w:tcW w:w="1563" w:type="dxa"/>
            <w:shd w:val="clear" w:color="auto" w:fill="auto"/>
            <w:noWrap/>
            <w:vAlign w:val="bottom"/>
            <w:hideMark/>
          </w:tcPr>
          <w:p w14:paraId="1787AF49" w14:textId="77777777" w:rsidR="00334A3C" w:rsidRPr="00334A3C" w:rsidRDefault="00334A3C" w:rsidP="00334A3C">
            <w:pPr>
              <w:spacing w:after="0" w:line="240" w:lineRule="auto"/>
              <w:rPr>
                <w:ins w:id="569" w:author="Parks, Robbie M" w:date="2018-11-01T12:21:00Z"/>
                <w:rFonts w:eastAsia="Times New Roman"/>
                <w:color w:val="000000"/>
                <w:sz w:val="24"/>
                <w:szCs w:val="24"/>
                <w:lang w:eastAsia="en-GB"/>
              </w:rPr>
            </w:pPr>
            <w:ins w:id="570" w:author="Parks, Robbie M" w:date="2018-11-01T12:21:00Z">
              <w:r w:rsidRPr="00334A3C">
                <w:rPr>
                  <w:rFonts w:eastAsia="Times New Roman"/>
                  <w:color w:val="000000"/>
                  <w:sz w:val="24"/>
                  <w:szCs w:val="24"/>
                  <w:lang w:eastAsia="en-GB"/>
                </w:rPr>
                <w:t xml:space="preserve"> 6.28 ( 5.10, 7.47)</w:t>
              </w:r>
            </w:ins>
          </w:p>
        </w:tc>
        <w:tc>
          <w:tcPr>
            <w:tcW w:w="1563" w:type="dxa"/>
            <w:shd w:val="clear" w:color="auto" w:fill="auto"/>
            <w:noWrap/>
            <w:vAlign w:val="bottom"/>
            <w:hideMark/>
          </w:tcPr>
          <w:p w14:paraId="4B5C4262" w14:textId="77777777" w:rsidR="00334A3C" w:rsidRPr="00334A3C" w:rsidRDefault="00334A3C" w:rsidP="00334A3C">
            <w:pPr>
              <w:spacing w:after="0" w:line="240" w:lineRule="auto"/>
              <w:rPr>
                <w:ins w:id="571" w:author="Parks, Robbie M" w:date="2018-11-01T12:21:00Z"/>
                <w:rFonts w:eastAsia="Times New Roman"/>
                <w:color w:val="000000"/>
                <w:sz w:val="24"/>
                <w:szCs w:val="24"/>
                <w:lang w:eastAsia="en-GB"/>
              </w:rPr>
            </w:pPr>
            <w:ins w:id="572" w:author="Parks, Robbie M" w:date="2018-11-01T12:21:00Z">
              <w:r w:rsidRPr="00334A3C">
                <w:rPr>
                  <w:rFonts w:eastAsia="Times New Roman"/>
                  <w:color w:val="000000"/>
                  <w:sz w:val="24"/>
                  <w:szCs w:val="24"/>
                  <w:lang w:eastAsia="en-GB"/>
                </w:rPr>
                <w:t xml:space="preserve"> 4.27 ( 3.12, 5.53)</w:t>
              </w:r>
            </w:ins>
          </w:p>
        </w:tc>
        <w:tc>
          <w:tcPr>
            <w:tcW w:w="1667" w:type="dxa"/>
            <w:shd w:val="clear" w:color="auto" w:fill="auto"/>
            <w:noWrap/>
            <w:vAlign w:val="bottom"/>
            <w:hideMark/>
          </w:tcPr>
          <w:p w14:paraId="2D6B92A7" w14:textId="77777777" w:rsidR="00334A3C" w:rsidRPr="00334A3C" w:rsidRDefault="00334A3C" w:rsidP="00334A3C">
            <w:pPr>
              <w:spacing w:after="0" w:line="240" w:lineRule="auto"/>
              <w:rPr>
                <w:ins w:id="573" w:author="Parks, Robbie M" w:date="2018-11-01T12:21:00Z"/>
                <w:rFonts w:eastAsia="Times New Roman"/>
                <w:color w:val="000000"/>
                <w:sz w:val="24"/>
                <w:szCs w:val="24"/>
                <w:lang w:eastAsia="en-GB"/>
              </w:rPr>
            </w:pPr>
            <w:ins w:id="574" w:author="Parks, Robbie M" w:date="2018-11-01T12:21:00Z">
              <w:r w:rsidRPr="00334A3C">
                <w:rPr>
                  <w:rFonts w:eastAsia="Times New Roman"/>
                  <w:color w:val="000000"/>
                  <w:sz w:val="24"/>
                  <w:szCs w:val="24"/>
                  <w:lang w:eastAsia="en-GB"/>
                </w:rPr>
                <w:t xml:space="preserve"> 3.11 ( 1.85, 4.43)</w:t>
              </w:r>
            </w:ins>
          </w:p>
        </w:tc>
        <w:tc>
          <w:tcPr>
            <w:tcW w:w="1145" w:type="dxa"/>
            <w:shd w:val="clear" w:color="auto" w:fill="auto"/>
            <w:noWrap/>
            <w:vAlign w:val="bottom"/>
            <w:hideMark/>
          </w:tcPr>
          <w:p w14:paraId="12E5DD79" w14:textId="77777777" w:rsidR="00334A3C" w:rsidRPr="00334A3C" w:rsidRDefault="00334A3C" w:rsidP="00334A3C">
            <w:pPr>
              <w:spacing w:after="0" w:line="240" w:lineRule="auto"/>
              <w:rPr>
                <w:ins w:id="575" w:author="Parks, Robbie M" w:date="2018-11-01T12:21:00Z"/>
                <w:rFonts w:eastAsia="Times New Roman"/>
                <w:color w:val="000000"/>
                <w:sz w:val="24"/>
                <w:szCs w:val="24"/>
                <w:lang w:eastAsia="en-GB"/>
              </w:rPr>
            </w:pPr>
            <w:ins w:id="576" w:author="Parks, Robbie M" w:date="2018-11-01T12:21:00Z">
              <w:r w:rsidRPr="00334A3C">
                <w:rPr>
                  <w:rFonts w:eastAsia="Times New Roman"/>
                  <w:color w:val="000000"/>
                  <w:sz w:val="24"/>
                  <w:szCs w:val="24"/>
                  <w:lang w:eastAsia="en-GB"/>
                </w:rPr>
                <w:t xml:space="preserve"> 2.19 ( 0.94, 3.46)</w:t>
              </w:r>
            </w:ins>
          </w:p>
        </w:tc>
        <w:tc>
          <w:tcPr>
            <w:tcW w:w="3570" w:type="dxa"/>
            <w:shd w:val="clear" w:color="auto" w:fill="auto"/>
            <w:noWrap/>
            <w:vAlign w:val="bottom"/>
            <w:hideMark/>
          </w:tcPr>
          <w:p w14:paraId="176E2567" w14:textId="77777777" w:rsidR="00334A3C" w:rsidRPr="00334A3C" w:rsidRDefault="00334A3C" w:rsidP="00334A3C">
            <w:pPr>
              <w:spacing w:after="0" w:line="240" w:lineRule="auto"/>
              <w:rPr>
                <w:ins w:id="577" w:author="Parks, Robbie M" w:date="2018-11-01T12:21:00Z"/>
                <w:rFonts w:eastAsia="Times New Roman"/>
                <w:color w:val="000000"/>
                <w:sz w:val="24"/>
                <w:szCs w:val="24"/>
                <w:lang w:eastAsia="en-GB"/>
              </w:rPr>
            </w:pPr>
            <w:ins w:id="578" w:author="Parks, Robbie M" w:date="2018-11-01T12:21:00Z">
              <w:r w:rsidRPr="00334A3C">
                <w:rPr>
                  <w:rFonts w:eastAsia="Times New Roman"/>
                  <w:color w:val="000000"/>
                  <w:sz w:val="24"/>
                  <w:szCs w:val="24"/>
                  <w:lang w:eastAsia="en-GB"/>
                </w:rPr>
                <w:t xml:space="preserve"> 2.10 ( 0.80, 3.43)</w:t>
              </w:r>
            </w:ins>
          </w:p>
        </w:tc>
        <w:tc>
          <w:tcPr>
            <w:tcW w:w="2592" w:type="dxa"/>
            <w:shd w:val="clear" w:color="auto" w:fill="auto"/>
            <w:noWrap/>
            <w:vAlign w:val="bottom"/>
            <w:hideMark/>
          </w:tcPr>
          <w:p w14:paraId="779DADF7" w14:textId="77777777" w:rsidR="00334A3C" w:rsidRPr="00334A3C" w:rsidRDefault="00334A3C" w:rsidP="00334A3C">
            <w:pPr>
              <w:spacing w:after="0" w:line="240" w:lineRule="auto"/>
              <w:rPr>
                <w:ins w:id="579" w:author="Parks, Robbie M" w:date="2018-11-01T12:21:00Z"/>
                <w:rFonts w:eastAsia="Times New Roman"/>
                <w:color w:val="000000"/>
                <w:sz w:val="24"/>
                <w:szCs w:val="24"/>
                <w:lang w:eastAsia="en-GB"/>
              </w:rPr>
            </w:pPr>
            <w:ins w:id="580" w:author="Parks, Robbie M" w:date="2018-11-01T12:21:00Z">
              <w:r w:rsidRPr="00334A3C">
                <w:rPr>
                  <w:rFonts w:eastAsia="Times New Roman"/>
                  <w:color w:val="000000"/>
                  <w:sz w:val="24"/>
                  <w:szCs w:val="24"/>
                  <w:lang w:eastAsia="en-GB"/>
                </w:rPr>
                <w:t xml:space="preserve"> 0.60 (-0.98, 2.20)</w:t>
              </w:r>
            </w:ins>
          </w:p>
        </w:tc>
      </w:tr>
      <w:tr w:rsidR="00FE4975" w:rsidRPr="00334A3C" w14:paraId="711F0802" w14:textId="77777777" w:rsidTr="00B637BD">
        <w:trPr>
          <w:trHeight w:val="320"/>
          <w:ins w:id="581" w:author="Parks, Robbie M" w:date="2018-11-01T12:21:00Z"/>
        </w:trPr>
        <w:tc>
          <w:tcPr>
            <w:tcW w:w="1506" w:type="dxa"/>
            <w:gridSpan w:val="2"/>
            <w:shd w:val="clear" w:color="auto" w:fill="auto"/>
            <w:noWrap/>
            <w:vAlign w:val="bottom"/>
            <w:hideMark/>
          </w:tcPr>
          <w:p w14:paraId="4F50AEC6" w14:textId="77777777" w:rsidR="00334A3C" w:rsidRPr="00334A3C" w:rsidRDefault="00334A3C" w:rsidP="00334A3C">
            <w:pPr>
              <w:spacing w:after="0" w:line="240" w:lineRule="auto"/>
              <w:rPr>
                <w:ins w:id="582" w:author="Parks, Robbie M" w:date="2018-11-01T12:21:00Z"/>
                <w:rFonts w:eastAsia="Times New Roman"/>
                <w:color w:val="000000"/>
                <w:sz w:val="24"/>
                <w:szCs w:val="24"/>
                <w:lang w:eastAsia="en-GB"/>
              </w:rPr>
            </w:pPr>
            <w:ins w:id="583" w:author="Parks, Robbie M" w:date="2018-11-01T12:21:00Z">
              <w:r w:rsidRPr="00334A3C">
                <w:rPr>
                  <w:rFonts w:eastAsia="Times New Roman"/>
                  <w:color w:val="000000"/>
                  <w:sz w:val="24"/>
                  <w:szCs w:val="24"/>
                  <w:lang w:eastAsia="en-GB"/>
                </w:rPr>
                <w:t>Male</w:t>
              </w:r>
            </w:ins>
          </w:p>
        </w:tc>
        <w:tc>
          <w:tcPr>
            <w:tcW w:w="1777" w:type="dxa"/>
            <w:shd w:val="clear" w:color="auto" w:fill="auto"/>
            <w:noWrap/>
            <w:vAlign w:val="bottom"/>
            <w:hideMark/>
          </w:tcPr>
          <w:p w14:paraId="654DCD73" w14:textId="77777777" w:rsidR="00334A3C" w:rsidRPr="00334A3C" w:rsidRDefault="00334A3C" w:rsidP="00334A3C">
            <w:pPr>
              <w:spacing w:after="0" w:line="240" w:lineRule="auto"/>
              <w:rPr>
                <w:ins w:id="584" w:author="Parks, Robbie M" w:date="2018-11-01T12:21:00Z"/>
                <w:rFonts w:eastAsia="Times New Roman"/>
                <w:color w:val="000000"/>
                <w:sz w:val="24"/>
                <w:szCs w:val="24"/>
                <w:lang w:eastAsia="en-GB"/>
              </w:rPr>
            </w:pPr>
            <w:ins w:id="585" w:author="Parks, Robbie M" w:date="2018-11-01T12:21:00Z">
              <w:r w:rsidRPr="00334A3C">
                <w:rPr>
                  <w:rFonts w:eastAsia="Times New Roman"/>
                  <w:color w:val="000000"/>
                  <w:sz w:val="24"/>
                  <w:szCs w:val="24"/>
                  <w:lang w:eastAsia="en-GB"/>
                </w:rPr>
                <w:t xml:space="preserve">Other </w:t>
              </w:r>
              <w:r w:rsidRPr="00334A3C">
                <w:rPr>
                  <w:rFonts w:eastAsia="Times New Roman"/>
                  <w:color w:val="000000"/>
                  <w:sz w:val="24"/>
                  <w:szCs w:val="24"/>
                  <w:lang w:eastAsia="en-GB"/>
                </w:rPr>
                <w:lastRenderedPageBreak/>
                <w:t>unintentional injuries</w:t>
              </w:r>
            </w:ins>
          </w:p>
        </w:tc>
        <w:tc>
          <w:tcPr>
            <w:tcW w:w="1861" w:type="dxa"/>
            <w:shd w:val="clear" w:color="auto" w:fill="auto"/>
            <w:noWrap/>
            <w:vAlign w:val="bottom"/>
            <w:hideMark/>
          </w:tcPr>
          <w:p w14:paraId="74CFA7B7" w14:textId="77777777" w:rsidR="00334A3C" w:rsidRPr="00334A3C" w:rsidRDefault="00334A3C" w:rsidP="00334A3C">
            <w:pPr>
              <w:spacing w:after="0" w:line="240" w:lineRule="auto"/>
              <w:rPr>
                <w:ins w:id="586" w:author="Parks, Robbie M" w:date="2018-11-01T12:21:00Z"/>
                <w:rFonts w:eastAsia="Times New Roman"/>
                <w:color w:val="000000"/>
                <w:sz w:val="24"/>
                <w:szCs w:val="24"/>
                <w:lang w:eastAsia="en-GB"/>
              </w:rPr>
            </w:pPr>
            <w:ins w:id="587" w:author="Parks, Robbie M" w:date="2018-11-01T12:21:00Z">
              <w:r w:rsidRPr="00334A3C">
                <w:rPr>
                  <w:rFonts w:eastAsia="Times New Roman"/>
                  <w:color w:val="000000"/>
                  <w:sz w:val="24"/>
                  <w:szCs w:val="24"/>
                  <w:lang w:eastAsia="en-GB"/>
                </w:rPr>
                <w:lastRenderedPageBreak/>
                <w:t xml:space="preserve">-0.20 (-0.96, </w:t>
              </w:r>
              <w:r w:rsidRPr="00334A3C">
                <w:rPr>
                  <w:rFonts w:eastAsia="Times New Roman"/>
                  <w:color w:val="000000"/>
                  <w:sz w:val="24"/>
                  <w:szCs w:val="24"/>
                  <w:lang w:eastAsia="en-GB"/>
                </w:rPr>
                <w:lastRenderedPageBreak/>
                <w:t>0.59)</w:t>
              </w:r>
            </w:ins>
          </w:p>
        </w:tc>
        <w:tc>
          <w:tcPr>
            <w:tcW w:w="1667" w:type="dxa"/>
            <w:shd w:val="clear" w:color="auto" w:fill="auto"/>
            <w:noWrap/>
            <w:vAlign w:val="bottom"/>
            <w:hideMark/>
          </w:tcPr>
          <w:p w14:paraId="5D6209BF" w14:textId="77777777" w:rsidR="00334A3C" w:rsidRPr="00334A3C" w:rsidRDefault="00334A3C" w:rsidP="00334A3C">
            <w:pPr>
              <w:spacing w:after="0" w:line="240" w:lineRule="auto"/>
              <w:rPr>
                <w:ins w:id="588" w:author="Parks, Robbie M" w:date="2018-11-01T12:21:00Z"/>
                <w:rFonts w:eastAsia="Times New Roman"/>
                <w:color w:val="000000"/>
                <w:sz w:val="24"/>
                <w:szCs w:val="24"/>
                <w:lang w:eastAsia="en-GB"/>
              </w:rPr>
            </w:pPr>
            <w:ins w:id="589" w:author="Parks, Robbie M" w:date="2018-11-01T12:21:00Z">
              <w:r w:rsidRPr="00334A3C">
                <w:rPr>
                  <w:rFonts w:eastAsia="Times New Roman"/>
                  <w:color w:val="000000"/>
                  <w:sz w:val="24"/>
                  <w:szCs w:val="24"/>
                  <w:lang w:eastAsia="en-GB"/>
                </w:rPr>
                <w:lastRenderedPageBreak/>
                <w:t xml:space="preserve">-0.36 (-1.16, </w:t>
              </w:r>
              <w:r w:rsidRPr="00334A3C">
                <w:rPr>
                  <w:rFonts w:eastAsia="Times New Roman"/>
                  <w:color w:val="000000"/>
                  <w:sz w:val="24"/>
                  <w:szCs w:val="24"/>
                  <w:lang w:eastAsia="en-GB"/>
                </w:rPr>
                <w:lastRenderedPageBreak/>
                <w:t>0.42)</w:t>
              </w:r>
            </w:ins>
          </w:p>
        </w:tc>
        <w:tc>
          <w:tcPr>
            <w:tcW w:w="1772" w:type="dxa"/>
            <w:shd w:val="clear" w:color="auto" w:fill="auto"/>
            <w:noWrap/>
            <w:vAlign w:val="bottom"/>
            <w:hideMark/>
          </w:tcPr>
          <w:p w14:paraId="151CBE61" w14:textId="77777777" w:rsidR="00334A3C" w:rsidRPr="00334A3C" w:rsidRDefault="00334A3C" w:rsidP="00334A3C">
            <w:pPr>
              <w:spacing w:after="0" w:line="240" w:lineRule="auto"/>
              <w:rPr>
                <w:ins w:id="590" w:author="Parks, Robbie M" w:date="2018-11-01T12:21:00Z"/>
                <w:rFonts w:eastAsia="Times New Roman"/>
                <w:color w:val="000000"/>
                <w:sz w:val="24"/>
                <w:szCs w:val="24"/>
                <w:lang w:eastAsia="en-GB"/>
              </w:rPr>
            </w:pPr>
            <w:ins w:id="591" w:author="Parks, Robbie M" w:date="2018-11-01T12:21:00Z">
              <w:r w:rsidRPr="00334A3C">
                <w:rPr>
                  <w:rFonts w:eastAsia="Times New Roman"/>
                  <w:color w:val="000000"/>
                  <w:sz w:val="24"/>
                  <w:szCs w:val="24"/>
                  <w:lang w:eastAsia="en-GB"/>
                </w:rPr>
                <w:lastRenderedPageBreak/>
                <w:t xml:space="preserve"> 0.62 (-0.15, </w:t>
              </w:r>
              <w:r w:rsidRPr="00334A3C">
                <w:rPr>
                  <w:rFonts w:eastAsia="Times New Roman"/>
                  <w:color w:val="000000"/>
                  <w:sz w:val="24"/>
                  <w:szCs w:val="24"/>
                  <w:lang w:eastAsia="en-GB"/>
                </w:rPr>
                <w:lastRenderedPageBreak/>
                <w:t>1.41)</w:t>
              </w:r>
            </w:ins>
          </w:p>
        </w:tc>
        <w:tc>
          <w:tcPr>
            <w:tcW w:w="1563" w:type="dxa"/>
            <w:shd w:val="clear" w:color="auto" w:fill="auto"/>
            <w:noWrap/>
            <w:vAlign w:val="bottom"/>
            <w:hideMark/>
          </w:tcPr>
          <w:p w14:paraId="0AC0487D" w14:textId="77777777" w:rsidR="00334A3C" w:rsidRPr="00334A3C" w:rsidRDefault="00334A3C" w:rsidP="00334A3C">
            <w:pPr>
              <w:spacing w:after="0" w:line="240" w:lineRule="auto"/>
              <w:rPr>
                <w:ins w:id="592" w:author="Parks, Robbie M" w:date="2018-11-01T12:21:00Z"/>
                <w:rFonts w:eastAsia="Times New Roman"/>
                <w:color w:val="000000"/>
                <w:sz w:val="24"/>
                <w:szCs w:val="24"/>
                <w:lang w:eastAsia="en-GB"/>
              </w:rPr>
            </w:pPr>
            <w:ins w:id="593" w:author="Parks, Robbie M" w:date="2018-11-01T12:21:00Z">
              <w:r w:rsidRPr="00334A3C">
                <w:rPr>
                  <w:rFonts w:eastAsia="Times New Roman"/>
                  <w:color w:val="000000"/>
                  <w:sz w:val="24"/>
                  <w:szCs w:val="24"/>
                  <w:lang w:eastAsia="en-GB"/>
                </w:rPr>
                <w:lastRenderedPageBreak/>
                <w:t xml:space="preserve"> 0.37 (-0.49, </w:t>
              </w:r>
              <w:r w:rsidRPr="00334A3C">
                <w:rPr>
                  <w:rFonts w:eastAsia="Times New Roman"/>
                  <w:color w:val="000000"/>
                  <w:sz w:val="24"/>
                  <w:szCs w:val="24"/>
                  <w:lang w:eastAsia="en-GB"/>
                </w:rPr>
                <w:lastRenderedPageBreak/>
                <w:t>1.24)</w:t>
              </w:r>
            </w:ins>
          </w:p>
        </w:tc>
        <w:tc>
          <w:tcPr>
            <w:tcW w:w="1563" w:type="dxa"/>
            <w:shd w:val="clear" w:color="auto" w:fill="auto"/>
            <w:noWrap/>
            <w:vAlign w:val="bottom"/>
            <w:hideMark/>
          </w:tcPr>
          <w:p w14:paraId="0DA98E33" w14:textId="77777777" w:rsidR="00334A3C" w:rsidRPr="00334A3C" w:rsidRDefault="00334A3C" w:rsidP="00334A3C">
            <w:pPr>
              <w:spacing w:after="0" w:line="240" w:lineRule="auto"/>
              <w:rPr>
                <w:ins w:id="594" w:author="Parks, Robbie M" w:date="2018-11-01T12:21:00Z"/>
                <w:rFonts w:eastAsia="Times New Roman"/>
                <w:color w:val="000000"/>
                <w:sz w:val="24"/>
                <w:szCs w:val="24"/>
                <w:lang w:eastAsia="en-GB"/>
              </w:rPr>
            </w:pPr>
            <w:ins w:id="595" w:author="Parks, Robbie M" w:date="2018-11-01T12:21:00Z">
              <w:r w:rsidRPr="00334A3C">
                <w:rPr>
                  <w:rFonts w:eastAsia="Times New Roman"/>
                  <w:color w:val="000000"/>
                  <w:sz w:val="24"/>
                  <w:szCs w:val="24"/>
                  <w:lang w:eastAsia="en-GB"/>
                </w:rPr>
                <w:lastRenderedPageBreak/>
                <w:t xml:space="preserve"> 0.78 (-0.13, </w:t>
              </w:r>
              <w:r w:rsidRPr="00334A3C">
                <w:rPr>
                  <w:rFonts w:eastAsia="Times New Roman"/>
                  <w:color w:val="000000"/>
                  <w:sz w:val="24"/>
                  <w:szCs w:val="24"/>
                  <w:lang w:eastAsia="en-GB"/>
                </w:rPr>
                <w:lastRenderedPageBreak/>
                <w:t>1.69)</w:t>
              </w:r>
            </w:ins>
          </w:p>
        </w:tc>
        <w:tc>
          <w:tcPr>
            <w:tcW w:w="1667" w:type="dxa"/>
            <w:shd w:val="clear" w:color="auto" w:fill="auto"/>
            <w:noWrap/>
            <w:vAlign w:val="bottom"/>
            <w:hideMark/>
          </w:tcPr>
          <w:p w14:paraId="3CC0E324" w14:textId="77777777" w:rsidR="00334A3C" w:rsidRPr="00334A3C" w:rsidRDefault="00334A3C" w:rsidP="00334A3C">
            <w:pPr>
              <w:spacing w:after="0" w:line="240" w:lineRule="auto"/>
              <w:rPr>
                <w:ins w:id="596" w:author="Parks, Robbie M" w:date="2018-11-01T12:21:00Z"/>
                <w:rFonts w:eastAsia="Times New Roman"/>
                <w:color w:val="000000"/>
                <w:sz w:val="24"/>
                <w:szCs w:val="24"/>
                <w:lang w:eastAsia="en-GB"/>
              </w:rPr>
            </w:pPr>
            <w:ins w:id="597" w:author="Parks, Robbie M" w:date="2018-11-01T12:21:00Z">
              <w:r w:rsidRPr="00334A3C">
                <w:rPr>
                  <w:rFonts w:eastAsia="Times New Roman"/>
                  <w:color w:val="000000"/>
                  <w:sz w:val="24"/>
                  <w:szCs w:val="24"/>
                  <w:lang w:eastAsia="en-GB"/>
                </w:rPr>
                <w:lastRenderedPageBreak/>
                <w:t xml:space="preserve"> 0.39 (-0.48, </w:t>
              </w:r>
              <w:r w:rsidRPr="00334A3C">
                <w:rPr>
                  <w:rFonts w:eastAsia="Times New Roman"/>
                  <w:color w:val="000000"/>
                  <w:sz w:val="24"/>
                  <w:szCs w:val="24"/>
                  <w:lang w:eastAsia="en-GB"/>
                </w:rPr>
                <w:lastRenderedPageBreak/>
                <w:t>1.27)</w:t>
              </w:r>
            </w:ins>
          </w:p>
        </w:tc>
        <w:tc>
          <w:tcPr>
            <w:tcW w:w="1145" w:type="dxa"/>
            <w:shd w:val="clear" w:color="auto" w:fill="auto"/>
            <w:noWrap/>
            <w:vAlign w:val="bottom"/>
            <w:hideMark/>
          </w:tcPr>
          <w:p w14:paraId="4ED6A0C9" w14:textId="77777777" w:rsidR="00334A3C" w:rsidRPr="00334A3C" w:rsidRDefault="00334A3C" w:rsidP="00334A3C">
            <w:pPr>
              <w:spacing w:after="0" w:line="240" w:lineRule="auto"/>
              <w:rPr>
                <w:ins w:id="598" w:author="Parks, Robbie M" w:date="2018-11-01T12:21:00Z"/>
                <w:rFonts w:eastAsia="Times New Roman"/>
                <w:color w:val="000000"/>
                <w:sz w:val="24"/>
                <w:szCs w:val="24"/>
                <w:lang w:eastAsia="en-GB"/>
              </w:rPr>
            </w:pPr>
            <w:ins w:id="599" w:author="Parks, Robbie M" w:date="2018-11-01T12:21:00Z">
              <w:r w:rsidRPr="00334A3C">
                <w:rPr>
                  <w:rFonts w:eastAsia="Times New Roman"/>
                  <w:color w:val="000000"/>
                  <w:sz w:val="24"/>
                  <w:szCs w:val="24"/>
                  <w:lang w:eastAsia="en-GB"/>
                </w:rPr>
                <w:lastRenderedPageBreak/>
                <w:t>-0.20 (-</w:t>
              </w:r>
              <w:r w:rsidRPr="00334A3C">
                <w:rPr>
                  <w:rFonts w:eastAsia="Times New Roman"/>
                  <w:color w:val="000000"/>
                  <w:sz w:val="24"/>
                  <w:szCs w:val="24"/>
                  <w:lang w:eastAsia="en-GB"/>
                </w:rPr>
                <w:lastRenderedPageBreak/>
                <w:t>1.01, 0.62)</w:t>
              </w:r>
            </w:ins>
          </w:p>
        </w:tc>
        <w:tc>
          <w:tcPr>
            <w:tcW w:w="3570" w:type="dxa"/>
            <w:shd w:val="clear" w:color="auto" w:fill="auto"/>
            <w:noWrap/>
            <w:vAlign w:val="bottom"/>
            <w:hideMark/>
          </w:tcPr>
          <w:p w14:paraId="1AE32E84" w14:textId="77777777" w:rsidR="00334A3C" w:rsidRPr="00334A3C" w:rsidRDefault="00334A3C" w:rsidP="00334A3C">
            <w:pPr>
              <w:spacing w:after="0" w:line="240" w:lineRule="auto"/>
              <w:rPr>
                <w:ins w:id="600" w:author="Parks, Robbie M" w:date="2018-11-01T12:21:00Z"/>
                <w:rFonts w:eastAsia="Times New Roman"/>
                <w:color w:val="000000"/>
                <w:sz w:val="24"/>
                <w:szCs w:val="24"/>
                <w:lang w:eastAsia="en-GB"/>
              </w:rPr>
            </w:pPr>
            <w:ins w:id="601" w:author="Parks, Robbie M" w:date="2018-11-01T12:21:00Z">
              <w:r w:rsidRPr="00334A3C">
                <w:rPr>
                  <w:rFonts w:eastAsia="Times New Roman"/>
                  <w:color w:val="000000"/>
                  <w:sz w:val="24"/>
                  <w:szCs w:val="24"/>
                  <w:lang w:eastAsia="en-GB"/>
                </w:rPr>
                <w:lastRenderedPageBreak/>
                <w:t xml:space="preserve"> 0.11 (-0.68, 0.90)</w:t>
              </w:r>
            </w:ins>
          </w:p>
        </w:tc>
        <w:tc>
          <w:tcPr>
            <w:tcW w:w="2592" w:type="dxa"/>
            <w:shd w:val="clear" w:color="auto" w:fill="auto"/>
            <w:noWrap/>
            <w:vAlign w:val="bottom"/>
            <w:hideMark/>
          </w:tcPr>
          <w:p w14:paraId="187C3C39" w14:textId="77777777" w:rsidR="00334A3C" w:rsidRPr="00334A3C" w:rsidRDefault="00334A3C" w:rsidP="00334A3C">
            <w:pPr>
              <w:spacing w:after="0" w:line="240" w:lineRule="auto"/>
              <w:rPr>
                <w:ins w:id="602" w:author="Parks, Robbie M" w:date="2018-11-01T12:21:00Z"/>
                <w:rFonts w:eastAsia="Times New Roman"/>
                <w:color w:val="000000"/>
                <w:sz w:val="24"/>
                <w:szCs w:val="24"/>
                <w:lang w:eastAsia="en-GB"/>
              </w:rPr>
            </w:pPr>
            <w:ins w:id="603" w:author="Parks, Robbie M" w:date="2018-11-01T12:21:00Z">
              <w:r w:rsidRPr="00334A3C">
                <w:rPr>
                  <w:rFonts w:eastAsia="Times New Roman"/>
                  <w:color w:val="000000"/>
                  <w:sz w:val="24"/>
                  <w:szCs w:val="24"/>
                  <w:lang w:eastAsia="en-GB"/>
                </w:rPr>
                <w:t>-0.34 (-1.15, 0.45)</w:t>
              </w:r>
            </w:ins>
          </w:p>
        </w:tc>
      </w:tr>
      <w:tr w:rsidR="00FE4975" w:rsidRPr="00334A3C" w14:paraId="63FF7904" w14:textId="77777777" w:rsidTr="00B637BD">
        <w:trPr>
          <w:trHeight w:val="320"/>
          <w:ins w:id="604" w:author="Parks, Robbie M" w:date="2018-11-01T12:21:00Z"/>
        </w:trPr>
        <w:tc>
          <w:tcPr>
            <w:tcW w:w="1506" w:type="dxa"/>
            <w:gridSpan w:val="2"/>
            <w:shd w:val="clear" w:color="auto" w:fill="auto"/>
            <w:noWrap/>
            <w:vAlign w:val="bottom"/>
            <w:hideMark/>
          </w:tcPr>
          <w:p w14:paraId="4E83227F" w14:textId="77777777" w:rsidR="00334A3C" w:rsidRPr="00334A3C" w:rsidRDefault="00334A3C" w:rsidP="00334A3C">
            <w:pPr>
              <w:spacing w:after="0" w:line="240" w:lineRule="auto"/>
              <w:rPr>
                <w:ins w:id="605" w:author="Parks, Robbie M" w:date="2018-11-01T12:21:00Z"/>
                <w:rFonts w:eastAsia="Times New Roman"/>
                <w:color w:val="000000"/>
                <w:sz w:val="24"/>
                <w:szCs w:val="24"/>
                <w:lang w:eastAsia="en-GB"/>
              </w:rPr>
            </w:pPr>
            <w:ins w:id="606" w:author="Parks, Robbie M" w:date="2018-11-01T12:21:00Z">
              <w:r w:rsidRPr="00334A3C">
                <w:rPr>
                  <w:rFonts w:eastAsia="Times New Roman"/>
                  <w:color w:val="000000"/>
                  <w:sz w:val="24"/>
                  <w:szCs w:val="24"/>
                  <w:lang w:eastAsia="en-GB"/>
                </w:rPr>
                <w:lastRenderedPageBreak/>
                <w:t>Male</w:t>
              </w:r>
            </w:ins>
          </w:p>
        </w:tc>
        <w:tc>
          <w:tcPr>
            <w:tcW w:w="1777" w:type="dxa"/>
            <w:shd w:val="clear" w:color="auto" w:fill="auto"/>
            <w:noWrap/>
            <w:vAlign w:val="bottom"/>
            <w:hideMark/>
          </w:tcPr>
          <w:p w14:paraId="17CF4006" w14:textId="77777777" w:rsidR="00334A3C" w:rsidRPr="00334A3C" w:rsidRDefault="00334A3C" w:rsidP="00334A3C">
            <w:pPr>
              <w:spacing w:after="0" w:line="240" w:lineRule="auto"/>
              <w:rPr>
                <w:ins w:id="607" w:author="Parks, Robbie M" w:date="2018-11-01T12:21:00Z"/>
                <w:rFonts w:eastAsia="Times New Roman"/>
                <w:color w:val="000000"/>
                <w:sz w:val="24"/>
                <w:szCs w:val="24"/>
                <w:lang w:eastAsia="en-GB"/>
              </w:rPr>
            </w:pPr>
            <w:ins w:id="608" w:author="Parks, Robbie M" w:date="2018-11-01T12:21:00Z">
              <w:r w:rsidRPr="00334A3C">
                <w:rPr>
                  <w:rFonts w:eastAsia="Times New Roman"/>
                  <w:color w:val="000000"/>
                  <w:sz w:val="24"/>
                  <w:szCs w:val="24"/>
                  <w:lang w:eastAsia="en-GB"/>
                </w:rPr>
                <w:t>Assault</w:t>
              </w:r>
            </w:ins>
          </w:p>
        </w:tc>
        <w:tc>
          <w:tcPr>
            <w:tcW w:w="1861" w:type="dxa"/>
            <w:shd w:val="clear" w:color="auto" w:fill="auto"/>
            <w:noWrap/>
            <w:vAlign w:val="bottom"/>
            <w:hideMark/>
          </w:tcPr>
          <w:p w14:paraId="04D7F083" w14:textId="77777777" w:rsidR="00334A3C" w:rsidRPr="00334A3C" w:rsidRDefault="00334A3C" w:rsidP="00334A3C">
            <w:pPr>
              <w:spacing w:after="0" w:line="240" w:lineRule="auto"/>
              <w:rPr>
                <w:ins w:id="609" w:author="Parks, Robbie M" w:date="2018-11-01T12:21:00Z"/>
                <w:rFonts w:eastAsia="Times New Roman"/>
                <w:color w:val="000000"/>
                <w:sz w:val="24"/>
                <w:szCs w:val="24"/>
                <w:lang w:eastAsia="en-GB"/>
              </w:rPr>
            </w:pPr>
            <w:ins w:id="610" w:author="Parks, Robbie M" w:date="2018-11-01T12:21:00Z">
              <w:r w:rsidRPr="00334A3C">
                <w:rPr>
                  <w:rFonts w:eastAsia="Times New Roman"/>
                  <w:color w:val="000000"/>
                  <w:sz w:val="24"/>
                  <w:szCs w:val="24"/>
                  <w:lang w:eastAsia="en-GB"/>
                </w:rPr>
                <w:t xml:space="preserve"> 0.35 (-0.61, 1.32)</w:t>
              </w:r>
            </w:ins>
          </w:p>
        </w:tc>
        <w:tc>
          <w:tcPr>
            <w:tcW w:w="1667" w:type="dxa"/>
            <w:shd w:val="clear" w:color="auto" w:fill="auto"/>
            <w:noWrap/>
            <w:vAlign w:val="bottom"/>
            <w:hideMark/>
          </w:tcPr>
          <w:p w14:paraId="6B328C42" w14:textId="77777777" w:rsidR="00334A3C" w:rsidRPr="00334A3C" w:rsidRDefault="00334A3C" w:rsidP="00334A3C">
            <w:pPr>
              <w:spacing w:after="0" w:line="240" w:lineRule="auto"/>
              <w:rPr>
                <w:ins w:id="611" w:author="Parks, Robbie M" w:date="2018-11-01T12:21:00Z"/>
                <w:rFonts w:eastAsia="Times New Roman"/>
                <w:color w:val="000000"/>
                <w:sz w:val="24"/>
                <w:szCs w:val="24"/>
                <w:lang w:eastAsia="en-GB"/>
              </w:rPr>
            </w:pPr>
            <w:ins w:id="612" w:author="Parks, Robbie M" w:date="2018-11-01T12:21:00Z">
              <w:r w:rsidRPr="00334A3C">
                <w:rPr>
                  <w:rFonts w:eastAsia="Times New Roman"/>
                  <w:color w:val="000000"/>
                  <w:sz w:val="24"/>
                  <w:szCs w:val="24"/>
                  <w:lang w:eastAsia="en-GB"/>
                </w:rPr>
                <w:t xml:space="preserve"> 0.70 (-0.37, 1.82)</w:t>
              </w:r>
            </w:ins>
          </w:p>
        </w:tc>
        <w:tc>
          <w:tcPr>
            <w:tcW w:w="1772" w:type="dxa"/>
            <w:shd w:val="clear" w:color="auto" w:fill="auto"/>
            <w:noWrap/>
            <w:vAlign w:val="bottom"/>
            <w:hideMark/>
          </w:tcPr>
          <w:p w14:paraId="0D3BA270" w14:textId="77777777" w:rsidR="00334A3C" w:rsidRPr="00334A3C" w:rsidRDefault="00334A3C" w:rsidP="00334A3C">
            <w:pPr>
              <w:spacing w:after="0" w:line="240" w:lineRule="auto"/>
              <w:rPr>
                <w:ins w:id="613" w:author="Parks, Robbie M" w:date="2018-11-01T12:21:00Z"/>
                <w:rFonts w:eastAsia="Times New Roman"/>
                <w:color w:val="000000"/>
                <w:sz w:val="24"/>
                <w:szCs w:val="24"/>
                <w:lang w:eastAsia="en-GB"/>
              </w:rPr>
            </w:pPr>
            <w:ins w:id="614" w:author="Parks, Robbie M" w:date="2018-11-01T12:21:00Z">
              <w:r w:rsidRPr="00334A3C">
                <w:rPr>
                  <w:rFonts w:eastAsia="Times New Roman"/>
                  <w:color w:val="000000"/>
                  <w:sz w:val="24"/>
                  <w:szCs w:val="24"/>
                  <w:lang w:eastAsia="en-GB"/>
                </w:rPr>
                <w:t xml:space="preserve"> 0.82 ( 0.38, 1.27)</w:t>
              </w:r>
            </w:ins>
          </w:p>
        </w:tc>
        <w:tc>
          <w:tcPr>
            <w:tcW w:w="1563" w:type="dxa"/>
            <w:shd w:val="clear" w:color="auto" w:fill="auto"/>
            <w:noWrap/>
            <w:vAlign w:val="bottom"/>
            <w:hideMark/>
          </w:tcPr>
          <w:p w14:paraId="43D349E0" w14:textId="77777777" w:rsidR="00334A3C" w:rsidRPr="00334A3C" w:rsidRDefault="00334A3C" w:rsidP="00334A3C">
            <w:pPr>
              <w:spacing w:after="0" w:line="240" w:lineRule="auto"/>
              <w:rPr>
                <w:ins w:id="615" w:author="Parks, Robbie M" w:date="2018-11-01T12:21:00Z"/>
                <w:rFonts w:eastAsia="Times New Roman"/>
                <w:color w:val="000000"/>
                <w:sz w:val="24"/>
                <w:szCs w:val="24"/>
                <w:lang w:eastAsia="en-GB"/>
              </w:rPr>
            </w:pPr>
            <w:ins w:id="616" w:author="Parks, Robbie M" w:date="2018-11-01T12:21:00Z">
              <w:r w:rsidRPr="00334A3C">
                <w:rPr>
                  <w:rFonts w:eastAsia="Times New Roman"/>
                  <w:color w:val="000000"/>
                  <w:sz w:val="24"/>
                  <w:szCs w:val="24"/>
                  <w:lang w:eastAsia="en-GB"/>
                </w:rPr>
                <w:t xml:space="preserve"> 1.16 ( 0.74, 1.60)</w:t>
              </w:r>
            </w:ins>
          </w:p>
        </w:tc>
        <w:tc>
          <w:tcPr>
            <w:tcW w:w="1563" w:type="dxa"/>
            <w:shd w:val="clear" w:color="auto" w:fill="auto"/>
            <w:noWrap/>
            <w:vAlign w:val="bottom"/>
            <w:hideMark/>
          </w:tcPr>
          <w:p w14:paraId="1BC5F024" w14:textId="77777777" w:rsidR="00334A3C" w:rsidRPr="00334A3C" w:rsidRDefault="00334A3C" w:rsidP="00334A3C">
            <w:pPr>
              <w:spacing w:after="0" w:line="240" w:lineRule="auto"/>
              <w:rPr>
                <w:ins w:id="617" w:author="Parks, Robbie M" w:date="2018-11-01T12:21:00Z"/>
                <w:rFonts w:eastAsia="Times New Roman"/>
                <w:color w:val="000000"/>
                <w:sz w:val="24"/>
                <w:szCs w:val="24"/>
                <w:lang w:eastAsia="en-GB"/>
              </w:rPr>
            </w:pPr>
            <w:ins w:id="618" w:author="Parks, Robbie M" w:date="2018-11-01T12:21:00Z">
              <w:r w:rsidRPr="00334A3C">
                <w:rPr>
                  <w:rFonts w:eastAsia="Times New Roman"/>
                  <w:color w:val="000000"/>
                  <w:sz w:val="24"/>
                  <w:szCs w:val="24"/>
                  <w:lang w:eastAsia="en-GB"/>
                </w:rPr>
                <w:t xml:space="preserve"> 0.64 ( 0.15, 1.13)</w:t>
              </w:r>
            </w:ins>
          </w:p>
        </w:tc>
        <w:tc>
          <w:tcPr>
            <w:tcW w:w="1667" w:type="dxa"/>
            <w:shd w:val="clear" w:color="auto" w:fill="auto"/>
            <w:noWrap/>
            <w:vAlign w:val="bottom"/>
            <w:hideMark/>
          </w:tcPr>
          <w:p w14:paraId="139A5FC9" w14:textId="77777777" w:rsidR="00334A3C" w:rsidRPr="00334A3C" w:rsidRDefault="00334A3C" w:rsidP="00334A3C">
            <w:pPr>
              <w:spacing w:after="0" w:line="240" w:lineRule="auto"/>
              <w:rPr>
                <w:ins w:id="619" w:author="Parks, Robbie M" w:date="2018-11-01T12:21:00Z"/>
                <w:rFonts w:eastAsia="Times New Roman"/>
                <w:color w:val="000000"/>
                <w:sz w:val="24"/>
                <w:szCs w:val="24"/>
                <w:lang w:eastAsia="en-GB"/>
              </w:rPr>
            </w:pPr>
            <w:ins w:id="620" w:author="Parks, Robbie M" w:date="2018-11-01T12:21:00Z">
              <w:r w:rsidRPr="00334A3C">
                <w:rPr>
                  <w:rFonts w:eastAsia="Times New Roman"/>
                  <w:color w:val="000000"/>
                  <w:sz w:val="24"/>
                  <w:szCs w:val="24"/>
                  <w:lang w:eastAsia="en-GB"/>
                </w:rPr>
                <w:t xml:space="preserve"> 0.53 (-0.06, 1.12)</w:t>
              </w:r>
            </w:ins>
          </w:p>
        </w:tc>
        <w:tc>
          <w:tcPr>
            <w:tcW w:w="1145" w:type="dxa"/>
            <w:shd w:val="clear" w:color="auto" w:fill="auto"/>
            <w:noWrap/>
            <w:vAlign w:val="bottom"/>
            <w:hideMark/>
          </w:tcPr>
          <w:p w14:paraId="2459592B" w14:textId="77777777" w:rsidR="00334A3C" w:rsidRPr="00334A3C" w:rsidRDefault="00334A3C" w:rsidP="00334A3C">
            <w:pPr>
              <w:spacing w:after="0" w:line="240" w:lineRule="auto"/>
              <w:rPr>
                <w:ins w:id="621" w:author="Parks, Robbie M" w:date="2018-11-01T12:21:00Z"/>
                <w:rFonts w:eastAsia="Times New Roman"/>
                <w:color w:val="000000"/>
                <w:sz w:val="24"/>
                <w:szCs w:val="24"/>
                <w:lang w:eastAsia="en-GB"/>
              </w:rPr>
            </w:pPr>
            <w:ins w:id="622" w:author="Parks, Robbie M" w:date="2018-11-01T12:21:00Z">
              <w:r w:rsidRPr="00334A3C">
                <w:rPr>
                  <w:rFonts w:eastAsia="Times New Roman"/>
                  <w:color w:val="000000"/>
                  <w:sz w:val="24"/>
                  <w:szCs w:val="24"/>
                  <w:lang w:eastAsia="en-GB"/>
                </w:rPr>
                <w:t xml:space="preserve"> 0.90 ( 0.14, 1.67)</w:t>
              </w:r>
            </w:ins>
          </w:p>
        </w:tc>
        <w:tc>
          <w:tcPr>
            <w:tcW w:w="3570" w:type="dxa"/>
            <w:shd w:val="clear" w:color="auto" w:fill="auto"/>
            <w:noWrap/>
            <w:vAlign w:val="bottom"/>
            <w:hideMark/>
          </w:tcPr>
          <w:p w14:paraId="12BE947A" w14:textId="77777777" w:rsidR="00334A3C" w:rsidRPr="00334A3C" w:rsidRDefault="00334A3C" w:rsidP="00334A3C">
            <w:pPr>
              <w:spacing w:after="0" w:line="240" w:lineRule="auto"/>
              <w:rPr>
                <w:ins w:id="623" w:author="Parks, Robbie M" w:date="2018-11-01T12:21:00Z"/>
                <w:rFonts w:eastAsia="Times New Roman"/>
                <w:color w:val="000000"/>
                <w:sz w:val="24"/>
                <w:szCs w:val="24"/>
                <w:lang w:eastAsia="en-GB"/>
              </w:rPr>
            </w:pPr>
            <w:ins w:id="624" w:author="Parks, Robbie M" w:date="2018-11-01T12:21:00Z">
              <w:r w:rsidRPr="00334A3C">
                <w:rPr>
                  <w:rFonts w:eastAsia="Times New Roman"/>
                  <w:color w:val="000000"/>
                  <w:sz w:val="24"/>
                  <w:szCs w:val="24"/>
                  <w:lang w:eastAsia="en-GB"/>
                </w:rPr>
                <w:t xml:space="preserve"> 0.52 (-0.47, 1.49)</w:t>
              </w:r>
            </w:ins>
          </w:p>
        </w:tc>
        <w:tc>
          <w:tcPr>
            <w:tcW w:w="2592" w:type="dxa"/>
            <w:shd w:val="clear" w:color="auto" w:fill="auto"/>
            <w:noWrap/>
            <w:vAlign w:val="bottom"/>
            <w:hideMark/>
          </w:tcPr>
          <w:p w14:paraId="3452B53B" w14:textId="77777777" w:rsidR="00334A3C" w:rsidRPr="00334A3C" w:rsidRDefault="00334A3C" w:rsidP="00334A3C">
            <w:pPr>
              <w:spacing w:after="0" w:line="240" w:lineRule="auto"/>
              <w:rPr>
                <w:ins w:id="625" w:author="Parks, Robbie M" w:date="2018-11-01T12:21:00Z"/>
                <w:rFonts w:eastAsia="Times New Roman"/>
                <w:color w:val="000000"/>
                <w:sz w:val="24"/>
                <w:szCs w:val="24"/>
                <w:lang w:eastAsia="en-GB"/>
              </w:rPr>
            </w:pPr>
            <w:ins w:id="626" w:author="Parks, Robbie M" w:date="2018-11-01T12:21:00Z">
              <w:r w:rsidRPr="00334A3C">
                <w:rPr>
                  <w:rFonts w:eastAsia="Times New Roman"/>
                  <w:color w:val="000000"/>
                  <w:sz w:val="24"/>
                  <w:szCs w:val="24"/>
                  <w:lang w:eastAsia="en-GB"/>
                </w:rPr>
                <w:t xml:space="preserve"> 0.71 (-0.75, 2.19)</w:t>
              </w:r>
            </w:ins>
          </w:p>
        </w:tc>
      </w:tr>
      <w:tr w:rsidR="00FE4975" w:rsidRPr="00334A3C" w14:paraId="500AB602" w14:textId="77777777" w:rsidTr="00B637BD">
        <w:trPr>
          <w:trHeight w:val="320"/>
          <w:ins w:id="627" w:author="Parks, Robbie M" w:date="2018-11-01T12:21:00Z"/>
        </w:trPr>
        <w:tc>
          <w:tcPr>
            <w:tcW w:w="1506" w:type="dxa"/>
            <w:gridSpan w:val="2"/>
            <w:shd w:val="clear" w:color="auto" w:fill="auto"/>
            <w:noWrap/>
            <w:vAlign w:val="bottom"/>
            <w:hideMark/>
          </w:tcPr>
          <w:p w14:paraId="5AD26D76" w14:textId="77777777" w:rsidR="00334A3C" w:rsidRPr="00334A3C" w:rsidRDefault="00334A3C" w:rsidP="00334A3C">
            <w:pPr>
              <w:spacing w:after="0" w:line="240" w:lineRule="auto"/>
              <w:rPr>
                <w:ins w:id="628" w:author="Parks, Robbie M" w:date="2018-11-01T12:21:00Z"/>
                <w:rFonts w:eastAsia="Times New Roman"/>
                <w:color w:val="000000"/>
                <w:sz w:val="24"/>
                <w:szCs w:val="24"/>
                <w:lang w:eastAsia="en-GB"/>
              </w:rPr>
            </w:pPr>
            <w:ins w:id="629" w:author="Parks, Robbie M" w:date="2018-11-01T12:21:00Z">
              <w:r w:rsidRPr="00334A3C">
                <w:rPr>
                  <w:rFonts w:eastAsia="Times New Roman"/>
                  <w:color w:val="000000"/>
                  <w:sz w:val="24"/>
                  <w:szCs w:val="24"/>
                  <w:lang w:eastAsia="en-GB"/>
                </w:rPr>
                <w:t>Male</w:t>
              </w:r>
            </w:ins>
          </w:p>
        </w:tc>
        <w:tc>
          <w:tcPr>
            <w:tcW w:w="1777" w:type="dxa"/>
            <w:shd w:val="clear" w:color="auto" w:fill="auto"/>
            <w:noWrap/>
            <w:vAlign w:val="bottom"/>
            <w:hideMark/>
          </w:tcPr>
          <w:p w14:paraId="55BE2DFE" w14:textId="77777777" w:rsidR="00334A3C" w:rsidRPr="00334A3C" w:rsidRDefault="00334A3C" w:rsidP="00334A3C">
            <w:pPr>
              <w:spacing w:after="0" w:line="240" w:lineRule="auto"/>
              <w:rPr>
                <w:ins w:id="630" w:author="Parks, Robbie M" w:date="2018-11-01T12:21:00Z"/>
                <w:rFonts w:eastAsia="Times New Roman"/>
                <w:color w:val="000000"/>
                <w:sz w:val="24"/>
                <w:szCs w:val="24"/>
                <w:lang w:eastAsia="en-GB"/>
              </w:rPr>
            </w:pPr>
            <w:ins w:id="631" w:author="Parks, Robbie M" w:date="2018-11-01T12:21:00Z">
              <w:r w:rsidRPr="00334A3C">
                <w:rPr>
                  <w:rFonts w:eastAsia="Times New Roman"/>
                  <w:color w:val="000000"/>
                  <w:sz w:val="24"/>
                  <w:szCs w:val="24"/>
                  <w:lang w:eastAsia="en-GB"/>
                </w:rPr>
                <w:t>Intentional self-harm</w:t>
              </w:r>
            </w:ins>
          </w:p>
        </w:tc>
        <w:tc>
          <w:tcPr>
            <w:tcW w:w="1861" w:type="dxa"/>
            <w:shd w:val="clear" w:color="auto" w:fill="auto"/>
            <w:noWrap/>
            <w:vAlign w:val="bottom"/>
            <w:hideMark/>
          </w:tcPr>
          <w:p w14:paraId="7BF75937" w14:textId="77777777" w:rsidR="00334A3C" w:rsidRPr="00334A3C" w:rsidRDefault="00334A3C" w:rsidP="00334A3C">
            <w:pPr>
              <w:spacing w:after="0" w:line="240" w:lineRule="auto"/>
              <w:rPr>
                <w:ins w:id="632" w:author="Parks, Robbie M" w:date="2018-11-01T12:21:00Z"/>
                <w:rFonts w:eastAsia="Times New Roman"/>
                <w:color w:val="000000"/>
                <w:sz w:val="24"/>
                <w:szCs w:val="24"/>
                <w:lang w:eastAsia="en-GB"/>
              </w:rPr>
            </w:pPr>
            <w:ins w:id="633" w:author="Parks, Robbie M" w:date="2018-11-01T12:21:00Z">
              <w:r w:rsidRPr="00334A3C">
                <w:rPr>
                  <w:rFonts w:eastAsia="Times New Roman"/>
                  <w:color w:val="000000"/>
                  <w:sz w:val="24"/>
                  <w:szCs w:val="24"/>
                  <w:lang w:eastAsia="en-GB"/>
                </w:rPr>
                <w:t xml:space="preserve">  </w:t>
              </w:r>
              <w:proofErr w:type="spellStart"/>
              <w:r w:rsidRPr="00334A3C">
                <w:rPr>
                  <w:rFonts w:eastAsia="Times New Roman"/>
                  <w:color w:val="000000"/>
                  <w:sz w:val="24"/>
                  <w:szCs w:val="24"/>
                  <w:lang w:eastAsia="en-GB"/>
                </w:rPr>
                <w:t>NaN</w:t>
              </w:r>
              <w:proofErr w:type="spellEnd"/>
              <w:r w:rsidRPr="00334A3C">
                <w:rPr>
                  <w:rFonts w:eastAsia="Times New Roman"/>
                  <w:color w:val="000000"/>
                  <w:sz w:val="24"/>
                  <w:szCs w:val="24"/>
                  <w:lang w:eastAsia="en-GB"/>
                </w:rPr>
                <w:t xml:space="preserve"> (  </w:t>
              </w:r>
              <w:proofErr w:type="spellStart"/>
              <w:r w:rsidRPr="00334A3C">
                <w:rPr>
                  <w:rFonts w:eastAsia="Times New Roman"/>
                  <w:color w:val="000000"/>
                  <w:sz w:val="24"/>
                  <w:szCs w:val="24"/>
                  <w:lang w:eastAsia="en-GB"/>
                </w:rPr>
                <w:t>NaN</w:t>
              </w:r>
              <w:proofErr w:type="spellEnd"/>
              <w:r w:rsidRPr="00334A3C">
                <w:rPr>
                  <w:rFonts w:eastAsia="Times New Roman"/>
                  <w:color w:val="000000"/>
                  <w:sz w:val="24"/>
                  <w:szCs w:val="24"/>
                  <w:lang w:eastAsia="en-GB"/>
                </w:rPr>
                <w:t xml:space="preserve">,  </w:t>
              </w:r>
              <w:proofErr w:type="spellStart"/>
              <w:r w:rsidRPr="00334A3C">
                <w:rPr>
                  <w:rFonts w:eastAsia="Times New Roman"/>
                  <w:color w:val="000000"/>
                  <w:sz w:val="24"/>
                  <w:szCs w:val="24"/>
                  <w:lang w:eastAsia="en-GB"/>
                </w:rPr>
                <w:t>NaN</w:t>
              </w:r>
              <w:proofErr w:type="spellEnd"/>
              <w:r w:rsidRPr="00334A3C">
                <w:rPr>
                  <w:rFonts w:eastAsia="Times New Roman"/>
                  <w:color w:val="000000"/>
                  <w:sz w:val="24"/>
                  <w:szCs w:val="24"/>
                  <w:lang w:eastAsia="en-GB"/>
                </w:rPr>
                <w:t>)</w:t>
              </w:r>
            </w:ins>
          </w:p>
        </w:tc>
        <w:tc>
          <w:tcPr>
            <w:tcW w:w="1667" w:type="dxa"/>
            <w:shd w:val="clear" w:color="auto" w:fill="auto"/>
            <w:noWrap/>
            <w:vAlign w:val="bottom"/>
            <w:hideMark/>
          </w:tcPr>
          <w:p w14:paraId="5B267B0E" w14:textId="77777777" w:rsidR="00334A3C" w:rsidRPr="00334A3C" w:rsidRDefault="00334A3C" w:rsidP="00334A3C">
            <w:pPr>
              <w:spacing w:after="0" w:line="240" w:lineRule="auto"/>
              <w:rPr>
                <w:ins w:id="634" w:author="Parks, Robbie M" w:date="2018-11-01T12:21:00Z"/>
                <w:rFonts w:eastAsia="Times New Roman"/>
                <w:color w:val="000000"/>
                <w:sz w:val="24"/>
                <w:szCs w:val="24"/>
                <w:lang w:eastAsia="en-GB"/>
              </w:rPr>
            </w:pPr>
            <w:ins w:id="635" w:author="Parks, Robbie M" w:date="2018-11-01T12:21:00Z">
              <w:r w:rsidRPr="00334A3C">
                <w:rPr>
                  <w:rFonts w:eastAsia="Times New Roman"/>
                  <w:color w:val="000000"/>
                  <w:sz w:val="24"/>
                  <w:szCs w:val="24"/>
                  <w:lang w:eastAsia="en-GB"/>
                </w:rPr>
                <w:t xml:space="preserve"> 0.53 (-0.61, 1.70)</w:t>
              </w:r>
            </w:ins>
          </w:p>
        </w:tc>
        <w:tc>
          <w:tcPr>
            <w:tcW w:w="1772" w:type="dxa"/>
            <w:shd w:val="clear" w:color="auto" w:fill="auto"/>
            <w:noWrap/>
            <w:vAlign w:val="bottom"/>
            <w:hideMark/>
          </w:tcPr>
          <w:p w14:paraId="6E4BAD76" w14:textId="77777777" w:rsidR="00334A3C" w:rsidRPr="00334A3C" w:rsidRDefault="00334A3C" w:rsidP="00334A3C">
            <w:pPr>
              <w:spacing w:after="0" w:line="240" w:lineRule="auto"/>
              <w:rPr>
                <w:ins w:id="636" w:author="Parks, Robbie M" w:date="2018-11-01T12:21:00Z"/>
                <w:rFonts w:eastAsia="Times New Roman"/>
                <w:color w:val="000000"/>
                <w:sz w:val="24"/>
                <w:szCs w:val="24"/>
                <w:lang w:eastAsia="en-GB"/>
              </w:rPr>
            </w:pPr>
            <w:ins w:id="637" w:author="Parks, Robbie M" w:date="2018-11-01T12:21:00Z">
              <w:r w:rsidRPr="00334A3C">
                <w:rPr>
                  <w:rFonts w:eastAsia="Times New Roman"/>
                  <w:color w:val="000000"/>
                  <w:sz w:val="24"/>
                  <w:szCs w:val="24"/>
                  <w:lang w:eastAsia="en-GB"/>
                </w:rPr>
                <w:t xml:space="preserve"> 0.44 ( 0.06, 0.81)</w:t>
              </w:r>
            </w:ins>
          </w:p>
        </w:tc>
        <w:tc>
          <w:tcPr>
            <w:tcW w:w="1563" w:type="dxa"/>
            <w:shd w:val="clear" w:color="auto" w:fill="auto"/>
            <w:noWrap/>
            <w:vAlign w:val="bottom"/>
            <w:hideMark/>
          </w:tcPr>
          <w:p w14:paraId="684A7EDA" w14:textId="77777777" w:rsidR="00334A3C" w:rsidRPr="00334A3C" w:rsidRDefault="00334A3C" w:rsidP="00334A3C">
            <w:pPr>
              <w:spacing w:after="0" w:line="240" w:lineRule="auto"/>
              <w:rPr>
                <w:ins w:id="638" w:author="Parks, Robbie M" w:date="2018-11-01T12:21:00Z"/>
                <w:rFonts w:eastAsia="Times New Roman"/>
                <w:color w:val="000000"/>
                <w:sz w:val="24"/>
                <w:szCs w:val="24"/>
                <w:lang w:eastAsia="en-GB"/>
              </w:rPr>
            </w:pPr>
            <w:ins w:id="639" w:author="Parks, Robbie M" w:date="2018-11-01T12:21:00Z">
              <w:r w:rsidRPr="00334A3C">
                <w:rPr>
                  <w:rFonts w:eastAsia="Times New Roman"/>
                  <w:color w:val="000000"/>
                  <w:sz w:val="24"/>
                  <w:szCs w:val="24"/>
                  <w:lang w:eastAsia="en-GB"/>
                </w:rPr>
                <w:t xml:space="preserve"> 0.68 ( 0.33, 1.04)</w:t>
              </w:r>
            </w:ins>
          </w:p>
        </w:tc>
        <w:tc>
          <w:tcPr>
            <w:tcW w:w="1563" w:type="dxa"/>
            <w:shd w:val="clear" w:color="auto" w:fill="auto"/>
            <w:noWrap/>
            <w:vAlign w:val="bottom"/>
            <w:hideMark/>
          </w:tcPr>
          <w:p w14:paraId="0CF15C1F" w14:textId="77777777" w:rsidR="00334A3C" w:rsidRPr="00334A3C" w:rsidRDefault="00334A3C" w:rsidP="00334A3C">
            <w:pPr>
              <w:spacing w:after="0" w:line="240" w:lineRule="auto"/>
              <w:rPr>
                <w:ins w:id="640" w:author="Parks, Robbie M" w:date="2018-11-01T12:21:00Z"/>
                <w:rFonts w:eastAsia="Times New Roman"/>
                <w:color w:val="000000"/>
                <w:sz w:val="24"/>
                <w:szCs w:val="24"/>
                <w:lang w:eastAsia="en-GB"/>
              </w:rPr>
            </w:pPr>
            <w:ins w:id="641" w:author="Parks, Robbie M" w:date="2018-11-01T12:21:00Z">
              <w:r w:rsidRPr="00334A3C">
                <w:rPr>
                  <w:rFonts w:eastAsia="Times New Roman"/>
                  <w:color w:val="000000"/>
                  <w:sz w:val="24"/>
                  <w:szCs w:val="24"/>
                  <w:lang w:eastAsia="en-GB"/>
                </w:rPr>
                <w:t xml:space="preserve"> 0.88 ( 0.51, 1.25)</w:t>
              </w:r>
            </w:ins>
          </w:p>
        </w:tc>
        <w:tc>
          <w:tcPr>
            <w:tcW w:w="1667" w:type="dxa"/>
            <w:shd w:val="clear" w:color="auto" w:fill="auto"/>
            <w:noWrap/>
            <w:vAlign w:val="bottom"/>
            <w:hideMark/>
          </w:tcPr>
          <w:p w14:paraId="2267CC75" w14:textId="77777777" w:rsidR="00334A3C" w:rsidRPr="00334A3C" w:rsidRDefault="00334A3C" w:rsidP="00334A3C">
            <w:pPr>
              <w:spacing w:after="0" w:line="240" w:lineRule="auto"/>
              <w:rPr>
                <w:ins w:id="642" w:author="Parks, Robbie M" w:date="2018-11-01T12:21:00Z"/>
                <w:rFonts w:eastAsia="Times New Roman"/>
                <w:color w:val="000000"/>
                <w:sz w:val="24"/>
                <w:szCs w:val="24"/>
                <w:lang w:eastAsia="en-GB"/>
              </w:rPr>
            </w:pPr>
            <w:ins w:id="643" w:author="Parks, Robbie M" w:date="2018-11-01T12:21:00Z">
              <w:r w:rsidRPr="00334A3C">
                <w:rPr>
                  <w:rFonts w:eastAsia="Times New Roman"/>
                  <w:color w:val="000000"/>
                  <w:sz w:val="24"/>
                  <w:szCs w:val="24"/>
                  <w:lang w:eastAsia="en-GB"/>
                </w:rPr>
                <w:t xml:space="preserve"> 0.57 ( 0.19, 0.95)</w:t>
              </w:r>
            </w:ins>
          </w:p>
        </w:tc>
        <w:tc>
          <w:tcPr>
            <w:tcW w:w="1145" w:type="dxa"/>
            <w:shd w:val="clear" w:color="auto" w:fill="auto"/>
            <w:noWrap/>
            <w:vAlign w:val="bottom"/>
            <w:hideMark/>
          </w:tcPr>
          <w:p w14:paraId="031B6B04" w14:textId="77777777" w:rsidR="00334A3C" w:rsidRPr="00334A3C" w:rsidRDefault="00334A3C" w:rsidP="00334A3C">
            <w:pPr>
              <w:spacing w:after="0" w:line="240" w:lineRule="auto"/>
              <w:rPr>
                <w:ins w:id="644" w:author="Parks, Robbie M" w:date="2018-11-01T12:21:00Z"/>
                <w:rFonts w:eastAsia="Times New Roman"/>
                <w:color w:val="000000"/>
                <w:sz w:val="24"/>
                <w:szCs w:val="24"/>
                <w:lang w:eastAsia="en-GB"/>
              </w:rPr>
            </w:pPr>
            <w:ins w:id="645" w:author="Parks, Robbie M" w:date="2018-11-01T12:21:00Z">
              <w:r w:rsidRPr="00334A3C">
                <w:rPr>
                  <w:rFonts w:eastAsia="Times New Roman"/>
                  <w:color w:val="000000"/>
                  <w:sz w:val="24"/>
                  <w:szCs w:val="24"/>
                  <w:lang w:eastAsia="en-GB"/>
                </w:rPr>
                <w:t xml:space="preserve"> 1.00 ( 0.58, 1.44)</w:t>
              </w:r>
            </w:ins>
          </w:p>
        </w:tc>
        <w:tc>
          <w:tcPr>
            <w:tcW w:w="3570" w:type="dxa"/>
            <w:shd w:val="clear" w:color="auto" w:fill="auto"/>
            <w:noWrap/>
            <w:vAlign w:val="bottom"/>
            <w:hideMark/>
          </w:tcPr>
          <w:p w14:paraId="4DE52902" w14:textId="77777777" w:rsidR="00334A3C" w:rsidRPr="00334A3C" w:rsidRDefault="00334A3C" w:rsidP="00334A3C">
            <w:pPr>
              <w:spacing w:after="0" w:line="240" w:lineRule="auto"/>
              <w:rPr>
                <w:ins w:id="646" w:author="Parks, Robbie M" w:date="2018-11-01T12:21:00Z"/>
                <w:rFonts w:eastAsia="Times New Roman"/>
                <w:color w:val="000000"/>
                <w:sz w:val="24"/>
                <w:szCs w:val="24"/>
                <w:lang w:eastAsia="en-GB"/>
              </w:rPr>
            </w:pPr>
            <w:ins w:id="647" w:author="Parks, Robbie M" w:date="2018-11-01T12:21:00Z">
              <w:r w:rsidRPr="00334A3C">
                <w:rPr>
                  <w:rFonts w:eastAsia="Times New Roman"/>
                  <w:color w:val="000000"/>
                  <w:sz w:val="24"/>
                  <w:szCs w:val="24"/>
                  <w:lang w:eastAsia="en-GB"/>
                </w:rPr>
                <w:t xml:space="preserve"> 0.75 ( 0.27, 1.22)</w:t>
              </w:r>
            </w:ins>
          </w:p>
        </w:tc>
        <w:tc>
          <w:tcPr>
            <w:tcW w:w="2592" w:type="dxa"/>
            <w:shd w:val="clear" w:color="auto" w:fill="auto"/>
            <w:noWrap/>
            <w:vAlign w:val="bottom"/>
            <w:hideMark/>
          </w:tcPr>
          <w:p w14:paraId="6B63002D" w14:textId="77777777" w:rsidR="00334A3C" w:rsidRPr="00334A3C" w:rsidRDefault="00334A3C" w:rsidP="00334A3C">
            <w:pPr>
              <w:spacing w:after="0" w:line="240" w:lineRule="auto"/>
              <w:rPr>
                <w:ins w:id="648" w:author="Parks, Robbie M" w:date="2018-11-01T12:21:00Z"/>
                <w:rFonts w:eastAsia="Times New Roman"/>
                <w:color w:val="000000"/>
                <w:sz w:val="24"/>
                <w:szCs w:val="24"/>
                <w:lang w:eastAsia="en-GB"/>
              </w:rPr>
            </w:pPr>
            <w:ins w:id="649" w:author="Parks, Robbie M" w:date="2018-11-01T12:21:00Z">
              <w:r w:rsidRPr="00334A3C">
                <w:rPr>
                  <w:rFonts w:eastAsia="Times New Roman"/>
                  <w:color w:val="000000"/>
                  <w:sz w:val="24"/>
                  <w:szCs w:val="24"/>
                  <w:lang w:eastAsia="en-GB"/>
                </w:rPr>
                <w:t xml:space="preserve"> 0.86 ( 0.06, 1.65)</w:t>
              </w:r>
            </w:ins>
          </w:p>
        </w:tc>
      </w:tr>
    </w:tbl>
    <w:p w14:paraId="19085F5E" w14:textId="214D8A00" w:rsidR="00D04A37" w:rsidRPr="00636C9B" w:rsidRDefault="006F5C3F" w:rsidP="00D76DF7">
      <w:pPr>
        <w:spacing w:line="480" w:lineRule="auto"/>
        <w:jc w:val="both"/>
        <w:rPr>
          <w:rFonts w:ascii="Times New Roman" w:hAnsi="Times New Roman"/>
          <w:color w:val="000000" w:themeColor="text1"/>
          <w:sz w:val="24"/>
          <w:szCs w:val="24"/>
        </w:rPr>
      </w:pPr>
      <w:bookmarkStart w:id="650" w:name="_GoBack"/>
      <w:bookmarkEnd w:id="650"/>
      <w:del w:id="651" w:author="Parks, Robbie M" w:date="2018-11-01T12:16:00Z">
        <w:r w:rsidRPr="00636C9B" w:rsidDel="002414E9">
          <w:rPr>
            <w:rFonts w:ascii="Times New Roman" w:hAnsi="Times New Roman"/>
            <w:color w:val="000000" w:themeColor="text1"/>
            <w:sz w:val="24"/>
            <w:szCs w:val="24"/>
          </w:rPr>
          <w:delText xml:space="preserve"> </w:delText>
        </w:r>
      </w:del>
    </w:p>
    <w:sectPr w:rsidR="00D04A37" w:rsidRPr="00636C9B" w:rsidSect="00194696">
      <w:pgSz w:w="16840" w:h="11900" w:orient="landscape"/>
      <w:pgMar w:top="1440" w:right="1440" w:bottom="1440" w:left="1440" w:header="720" w:footer="720" w:gutter="0"/>
      <w:lnNumType w:countBy="1" w:restart="continuous"/>
      <w:cols w:space="720"/>
      <w:docGrid w:linePitch="360"/>
      <w:sectPrChange w:id="652" w:author="Parks, Robbie M" w:date="2018-11-01T12:18:00Z">
        <w:sectPr w:rsidR="00D04A37" w:rsidRPr="00636C9B" w:rsidSect="00194696">
          <w:pgSz w:w="11900" w:h="16840" w:orient="portrait"/>
          <w:pgMar w:top="1440" w:right="1440" w:bottom="1440" w:left="1440" w:header="720" w:footer="720" w:gutter="0"/>
        </w:sectPr>
      </w:sectPrChange>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31" w:author="Tamura-Wicks, Helen M" w:date="2018-11-01T14:33:00Z" w:initials="THM">
    <w:p w14:paraId="5FBB7E26" w14:textId="0084E3EB" w:rsidR="00E62AEB" w:rsidRDefault="00E62AEB">
      <w:pPr>
        <w:pStyle w:val="CommentText"/>
      </w:pPr>
      <w:r>
        <w:rPr>
          <w:rStyle w:val="CommentReference"/>
        </w:rPr>
        <w:annotationRef/>
      </w:r>
      <w:r>
        <w:t>Might want to explain what “contiguous” means ? Majid inserted in my main paper draft “(i.e. excluding Alaska and Hawaii)”</w:t>
      </w:r>
    </w:p>
  </w:comment>
  <w:comment w:id="181" w:author="Ezzati, Majid" w:date="2018-10-22T19:35:00Z" w:initials="EM">
    <w:p w14:paraId="0B814888" w14:textId="2B4C3065" w:rsidR="008D1C1A" w:rsidRDefault="008D1C1A">
      <w:pPr>
        <w:pStyle w:val="CommentText"/>
      </w:pPr>
      <w:r>
        <w:rPr>
          <w:rStyle w:val="CommentReference"/>
        </w:rPr>
        <w:annotationRef/>
      </w:r>
      <w:r>
        <w:t xml:space="preserve">are these the forest plots? </w:t>
      </w:r>
    </w:p>
  </w:comment>
  <w:comment w:id="182" w:author="Parks, Robbie M" w:date="2018-10-29T12:15:00Z" w:initials="PRM">
    <w:p w14:paraId="351E5D0B" w14:textId="3CA9A6C0" w:rsidR="008D1C1A" w:rsidRDefault="008D1C1A">
      <w:pPr>
        <w:pStyle w:val="CommentText"/>
      </w:pPr>
      <w:r>
        <w:rPr>
          <w:rStyle w:val="CommentReference"/>
        </w:rPr>
        <w:annotationRef/>
      </w:r>
      <w:r>
        <w:t>Yes</w:t>
      </w:r>
    </w:p>
  </w:comment>
  <w:comment w:id="323" w:author="Tamura-Wicks, Helen M" w:date="2018-11-01T15:29:00Z" w:initials="THM">
    <w:p w14:paraId="314C9FFF" w14:textId="530B1FCB" w:rsidR="006C58FE" w:rsidRDefault="006C58FE">
      <w:pPr>
        <w:pStyle w:val="CommentText"/>
      </w:pPr>
      <w:r>
        <w:rPr>
          <w:rStyle w:val="CommentReference"/>
        </w:rPr>
        <w:annotationRef/>
      </w:r>
      <w:r>
        <w:t xml:space="preserve">Same as fig3 I think Females first. Should Intentional come before unintentional under same logic ?? </w:t>
      </w:r>
    </w:p>
  </w:comment>
  <w:comment w:id="334" w:author="Tamura-Wicks, Helen M" w:date="2018-11-01T15:36:00Z" w:initials="THM">
    <w:p w14:paraId="69E225F7" w14:textId="760E01A0" w:rsidR="00280E5B" w:rsidRDefault="00280E5B">
      <w:pPr>
        <w:pStyle w:val="CommentText"/>
      </w:pPr>
      <w:r>
        <w:rPr>
          <w:rStyle w:val="CommentReference"/>
        </w:rPr>
        <w:annotationRef/>
      </w:r>
      <w:r>
        <w:t xml:space="preserve">What is this net of ? </w:t>
      </w:r>
    </w:p>
  </w:comment>
</w:comments>
</file>

<file path=word/commentsExtended.xml><?xml version="1.0" encoding="utf-8"?>
<w15:commentsEx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5FBB7E26" w15:done="0"/>
  <w15:commentEx w15:paraId="0B814888" w15:done="0"/>
  <w15:commentEx w15:paraId="351E5D0B" w15:paraIdParent="0B814888" w15:done="0"/>
  <w15:commentEx w15:paraId="314C9FFF" w15:done="0"/>
  <w15:commentEx w15:paraId="69E225F7" w15:done="0"/>
</w15:commentsEx>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E5219F2" w14:textId="77777777" w:rsidR="0072754A" w:rsidRDefault="0072754A">
      <w:pPr>
        <w:spacing w:after="0" w:line="240" w:lineRule="auto"/>
      </w:pPr>
      <w:r>
        <w:separator/>
      </w:r>
    </w:p>
  </w:endnote>
  <w:endnote w:type="continuationSeparator" w:id="0">
    <w:p w14:paraId="657107DB" w14:textId="77777777" w:rsidR="0072754A" w:rsidRDefault="007275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00002FF" w:usb1="4000ACFF" w:usb2="00000001" w:usb3="00000000" w:csb0="0000019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auto"/>
    <w:pitch w:val="variable"/>
    <w:sig w:usb0="00000000" w:usb1="10000000" w:usb2="00000000" w:usb3="00000000" w:csb0="80000000" w:csb1="00000000"/>
  </w:font>
  <w:font w:name="Tahoma">
    <w:panose1 w:val="020B0604030504040204"/>
    <w:charset w:val="00"/>
    <w:family w:val="auto"/>
    <w:pitch w:val="variable"/>
    <w:sig w:usb0="E1002EFF" w:usb1="C000605B" w:usb2="00000029" w:usb3="00000000" w:csb0="000101FF" w:csb1="00000000"/>
  </w:font>
  <w:font w:name="Times">
    <w:panose1 w:val="02000500000000000000"/>
    <w:charset w:val="00"/>
    <w:family w:val="auto"/>
    <w:pitch w:val="variable"/>
    <w:sig w:usb0="00000003" w:usb1="00000000" w:usb2="00000000" w:usb3="00000000" w:csb0="00000001" w:csb1="00000000"/>
  </w:font>
  <w:font w:name="MS Mincho">
    <w:panose1 w:val="02020609040205080304"/>
    <w:charset w:val="80"/>
    <w:family w:val="auto"/>
    <w:pitch w:val="variable"/>
    <w:sig w:usb0="E00002FF" w:usb1="6AC7FDFB" w:usb2="08000012" w:usb3="00000000" w:csb0="0002009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1231D3E" w14:textId="77777777" w:rsidR="008D1C1A" w:rsidRDefault="008D1C1A" w:rsidP="00705B84">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sidR="00E6665F">
      <w:rPr>
        <w:rStyle w:val="PageNumber"/>
      </w:rPr>
      <w:fldChar w:fldCharType="separate"/>
    </w:r>
    <w:r w:rsidR="00E6665F">
      <w:rPr>
        <w:rStyle w:val="PageNumber"/>
        <w:noProof/>
      </w:rPr>
      <w:t>21</w:t>
    </w:r>
    <w:r>
      <w:rPr>
        <w:rStyle w:val="PageNumber"/>
      </w:rPr>
      <w:fldChar w:fldCharType="end"/>
    </w:r>
  </w:p>
  <w:p w14:paraId="1B25C2DF" w14:textId="77777777" w:rsidR="008D1C1A" w:rsidRDefault="008D1C1A" w:rsidP="00705B84">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1BB0A84" w14:textId="5C2B8B5C" w:rsidR="008D1C1A" w:rsidRDefault="008D1C1A" w:rsidP="00705B84">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E6665F">
      <w:rPr>
        <w:rStyle w:val="PageNumber"/>
        <w:noProof/>
      </w:rPr>
      <w:t>26</w:t>
    </w:r>
    <w:r>
      <w:rPr>
        <w:rStyle w:val="PageNumber"/>
      </w:rPr>
      <w:fldChar w:fldCharType="end"/>
    </w:r>
  </w:p>
  <w:p w14:paraId="3F8F309C" w14:textId="77777777" w:rsidR="008D1C1A" w:rsidRDefault="008D1C1A" w:rsidP="00705B84">
    <w:pPr>
      <w:pStyle w:val="Footer"/>
      <w:ind w:right="360"/>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7FFED91" w14:textId="77777777" w:rsidR="0072754A" w:rsidRDefault="0072754A">
      <w:pPr>
        <w:spacing w:after="0" w:line="240" w:lineRule="auto"/>
      </w:pPr>
      <w:r>
        <w:separator/>
      </w:r>
    </w:p>
  </w:footnote>
  <w:footnote w:type="continuationSeparator" w:id="0">
    <w:p w14:paraId="070DE18F" w14:textId="77777777" w:rsidR="0072754A" w:rsidRDefault="0072754A">
      <w:pPr>
        <w:spacing w:after="0" w:line="240" w:lineRule="auto"/>
      </w:pPr>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3"/>
  </w:num>
  <w:num w:numId="2">
    <w:abstractNumId w:val="9"/>
  </w:num>
  <w:num w:numId="3">
    <w:abstractNumId w:val="6"/>
  </w:num>
  <w:num w:numId="4">
    <w:abstractNumId w:val="8"/>
  </w:num>
  <w:num w:numId="5">
    <w:abstractNumId w:val="1"/>
  </w:num>
  <w:num w:numId="6">
    <w:abstractNumId w:val="2"/>
  </w:num>
  <w:num w:numId="7">
    <w:abstractNumId w:val="0"/>
  </w:num>
  <w:num w:numId="8">
    <w:abstractNumId w:val="5"/>
  </w:num>
  <w:num w:numId="9">
    <w:abstractNumId w:val="7"/>
  </w:num>
  <w:num w:numId="10">
    <w:abstractNumId w:val="4"/>
  </w:num>
</w:numbering>
</file>

<file path=word/people.xml><?xml version="1.0" encoding="utf-8"?>
<w15:people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Tamura-Wicks, Helen M">
    <w15:presenceInfo w15:providerId="AD" w15:userId="S-1-5-21-243037206-41955558-561332275-212623"/>
  </w15:person>
  <w15:person w15:author="Parks, Robbie M">
    <w15:presenceInfo w15:providerId="None" w15:userId="Parks, Robbie M"/>
  </w15:person>
  <w15:person w15:author="Ezzati, Majid">
    <w15:presenceInfo w15:providerId="None" w15:userId="Ezzati, Maj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Lancet&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81&lt;/item&gt;&lt;item&gt;93&lt;/item&gt;&lt;item&gt;171&lt;/item&gt;&lt;item&gt;205&lt;/item&gt;&lt;item&gt;287&lt;/item&gt;&lt;item&gt;454&lt;/item&gt;&lt;item&gt;456&lt;/item&gt;&lt;item&gt;569&lt;/item&gt;&lt;item&gt;960&lt;/item&gt;&lt;item&gt;961&lt;/item&gt;&lt;item&gt;963&lt;/item&gt;&lt;item&gt;965&lt;/item&gt;&lt;item&gt;969&lt;/item&gt;&lt;item&gt;970&lt;/item&gt;&lt;item&gt;971&lt;/item&gt;&lt;item&gt;973&lt;/item&gt;&lt;item&gt;975&lt;/item&gt;&lt;item&gt;978&lt;/item&gt;&lt;item&gt;979&lt;/item&gt;&lt;item&gt;980&lt;/item&gt;&lt;/record-ids&gt;&lt;/item&gt;&lt;/Libraries&gt;"/>
  </w:docVars>
  <w:rsids>
    <w:rsidRoot w:val="000210D1"/>
    <w:rsid w:val="000020EE"/>
    <w:rsid w:val="00003799"/>
    <w:rsid w:val="00003D82"/>
    <w:rsid w:val="00004888"/>
    <w:rsid w:val="00004F5B"/>
    <w:rsid w:val="00005365"/>
    <w:rsid w:val="000060C8"/>
    <w:rsid w:val="00011D62"/>
    <w:rsid w:val="00012A43"/>
    <w:rsid w:val="00012A91"/>
    <w:rsid w:val="00012E7D"/>
    <w:rsid w:val="00012FB9"/>
    <w:rsid w:val="000135F4"/>
    <w:rsid w:val="0001432A"/>
    <w:rsid w:val="00015AFF"/>
    <w:rsid w:val="00016713"/>
    <w:rsid w:val="000210D1"/>
    <w:rsid w:val="0002178B"/>
    <w:rsid w:val="00023FB5"/>
    <w:rsid w:val="000246AA"/>
    <w:rsid w:val="000259CD"/>
    <w:rsid w:val="00025CAF"/>
    <w:rsid w:val="00026162"/>
    <w:rsid w:val="0002782B"/>
    <w:rsid w:val="00027DFE"/>
    <w:rsid w:val="00027F75"/>
    <w:rsid w:val="00030C36"/>
    <w:rsid w:val="00031324"/>
    <w:rsid w:val="000331F8"/>
    <w:rsid w:val="0003365F"/>
    <w:rsid w:val="000338D0"/>
    <w:rsid w:val="00034610"/>
    <w:rsid w:val="00034AA3"/>
    <w:rsid w:val="00034AC0"/>
    <w:rsid w:val="0003657E"/>
    <w:rsid w:val="000372D3"/>
    <w:rsid w:val="00040054"/>
    <w:rsid w:val="00040D7A"/>
    <w:rsid w:val="00040FE5"/>
    <w:rsid w:val="0004250C"/>
    <w:rsid w:val="00042FB2"/>
    <w:rsid w:val="0004316E"/>
    <w:rsid w:val="00044630"/>
    <w:rsid w:val="00044D40"/>
    <w:rsid w:val="00045CC4"/>
    <w:rsid w:val="00046D2C"/>
    <w:rsid w:val="00047A51"/>
    <w:rsid w:val="000512E4"/>
    <w:rsid w:val="00051433"/>
    <w:rsid w:val="0005183C"/>
    <w:rsid w:val="00051A12"/>
    <w:rsid w:val="0005321C"/>
    <w:rsid w:val="00053283"/>
    <w:rsid w:val="000543FC"/>
    <w:rsid w:val="000545FB"/>
    <w:rsid w:val="00054AB7"/>
    <w:rsid w:val="00055B65"/>
    <w:rsid w:val="00061E82"/>
    <w:rsid w:val="000632BD"/>
    <w:rsid w:val="000651A2"/>
    <w:rsid w:val="00065E50"/>
    <w:rsid w:val="0006625F"/>
    <w:rsid w:val="000663B0"/>
    <w:rsid w:val="00066C53"/>
    <w:rsid w:val="00066D9C"/>
    <w:rsid w:val="00067319"/>
    <w:rsid w:val="00067984"/>
    <w:rsid w:val="00067A04"/>
    <w:rsid w:val="00067A14"/>
    <w:rsid w:val="000702D8"/>
    <w:rsid w:val="000711BB"/>
    <w:rsid w:val="00073B07"/>
    <w:rsid w:val="000752A7"/>
    <w:rsid w:val="000765BB"/>
    <w:rsid w:val="00077792"/>
    <w:rsid w:val="000819BC"/>
    <w:rsid w:val="00082C81"/>
    <w:rsid w:val="0008315C"/>
    <w:rsid w:val="0008437C"/>
    <w:rsid w:val="000844F7"/>
    <w:rsid w:val="00085345"/>
    <w:rsid w:val="0008595D"/>
    <w:rsid w:val="00085A4E"/>
    <w:rsid w:val="00086317"/>
    <w:rsid w:val="00090A3A"/>
    <w:rsid w:val="00091721"/>
    <w:rsid w:val="00091E48"/>
    <w:rsid w:val="000937AB"/>
    <w:rsid w:val="000938C0"/>
    <w:rsid w:val="00093E1B"/>
    <w:rsid w:val="00093F25"/>
    <w:rsid w:val="00094F74"/>
    <w:rsid w:val="00095490"/>
    <w:rsid w:val="00095915"/>
    <w:rsid w:val="000962A3"/>
    <w:rsid w:val="00097348"/>
    <w:rsid w:val="000A084D"/>
    <w:rsid w:val="000A0A5E"/>
    <w:rsid w:val="000A1061"/>
    <w:rsid w:val="000A2462"/>
    <w:rsid w:val="000A2637"/>
    <w:rsid w:val="000A4BC4"/>
    <w:rsid w:val="000A6108"/>
    <w:rsid w:val="000A6BC8"/>
    <w:rsid w:val="000A6C26"/>
    <w:rsid w:val="000B0766"/>
    <w:rsid w:val="000B0D4A"/>
    <w:rsid w:val="000B49C7"/>
    <w:rsid w:val="000B523F"/>
    <w:rsid w:val="000B57F2"/>
    <w:rsid w:val="000B5BB0"/>
    <w:rsid w:val="000B5D70"/>
    <w:rsid w:val="000B634E"/>
    <w:rsid w:val="000B6495"/>
    <w:rsid w:val="000B7625"/>
    <w:rsid w:val="000B7A12"/>
    <w:rsid w:val="000C36FE"/>
    <w:rsid w:val="000C3F6D"/>
    <w:rsid w:val="000C6935"/>
    <w:rsid w:val="000C7277"/>
    <w:rsid w:val="000C791A"/>
    <w:rsid w:val="000C79CE"/>
    <w:rsid w:val="000C7E66"/>
    <w:rsid w:val="000D10D8"/>
    <w:rsid w:val="000D1253"/>
    <w:rsid w:val="000D3380"/>
    <w:rsid w:val="000D5E5E"/>
    <w:rsid w:val="000D7491"/>
    <w:rsid w:val="000E0A8A"/>
    <w:rsid w:val="000E0B58"/>
    <w:rsid w:val="000E0B8D"/>
    <w:rsid w:val="000E1DDA"/>
    <w:rsid w:val="000E4726"/>
    <w:rsid w:val="000E48D7"/>
    <w:rsid w:val="000E49E0"/>
    <w:rsid w:val="000E6236"/>
    <w:rsid w:val="000F09F9"/>
    <w:rsid w:val="000F0C79"/>
    <w:rsid w:val="000F1035"/>
    <w:rsid w:val="000F1DF7"/>
    <w:rsid w:val="000F3189"/>
    <w:rsid w:val="000F3D7A"/>
    <w:rsid w:val="000F503A"/>
    <w:rsid w:val="000F58BA"/>
    <w:rsid w:val="000F5DC3"/>
    <w:rsid w:val="00100327"/>
    <w:rsid w:val="00100FF8"/>
    <w:rsid w:val="00101D5D"/>
    <w:rsid w:val="00102040"/>
    <w:rsid w:val="00102EE5"/>
    <w:rsid w:val="0010440D"/>
    <w:rsid w:val="00105731"/>
    <w:rsid w:val="0010581C"/>
    <w:rsid w:val="001063E9"/>
    <w:rsid w:val="00110568"/>
    <w:rsid w:val="00111694"/>
    <w:rsid w:val="00113FD5"/>
    <w:rsid w:val="00115F35"/>
    <w:rsid w:val="0011649A"/>
    <w:rsid w:val="001171AC"/>
    <w:rsid w:val="00120F44"/>
    <w:rsid w:val="00122769"/>
    <w:rsid w:val="00123D04"/>
    <w:rsid w:val="00124496"/>
    <w:rsid w:val="00124F13"/>
    <w:rsid w:val="001266B6"/>
    <w:rsid w:val="001273EA"/>
    <w:rsid w:val="00130C47"/>
    <w:rsid w:val="00130EA5"/>
    <w:rsid w:val="00131404"/>
    <w:rsid w:val="00131AE8"/>
    <w:rsid w:val="00132C6C"/>
    <w:rsid w:val="0013308F"/>
    <w:rsid w:val="001343C0"/>
    <w:rsid w:val="00136284"/>
    <w:rsid w:val="00141129"/>
    <w:rsid w:val="00141E26"/>
    <w:rsid w:val="00143E18"/>
    <w:rsid w:val="00145784"/>
    <w:rsid w:val="00145E04"/>
    <w:rsid w:val="00146A44"/>
    <w:rsid w:val="00146E70"/>
    <w:rsid w:val="001505CF"/>
    <w:rsid w:val="00151901"/>
    <w:rsid w:val="00152658"/>
    <w:rsid w:val="00152F5E"/>
    <w:rsid w:val="00156958"/>
    <w:rsid w:val="00156FC7"/>
    <w:rsid w:val="00160AE2"/>
    <w:rsid w:val="00161E98"/>
    <w:rsid w:val="00162988"/>
    <w:rsid w:val="0016379A"/>
    <w:rsid w:val="00165B58"/>
    <w:rsid w:val="0016666B"/>
    <w:rsid w:val="001668BC"/>
    <w:rsid w:val="0016714C"/>
    <w:rsid w:val="0016746F"/>
    <w:rsid w:val="00167A90"/>
    <w:rsid w:val="00167FBF"/>
    <w:rsid w:val="0017106C"/>
    <w:rsid w:val="00171799"/>
    <w:rsid w:val="001734E9"/>
    <w:rsid w:val="00174BA9"/>
    <w:rsid w:val="00174FAE"/>
    <w:rsid w:val="001754B1"/>
    <w:rsid w:val="00176845"/>
    <w:rsid w:val="0017687E"/>
    <w:rsid w:val="00176D12"/>
    <w:rsid w:val="0017784F"/>
    <w:rsid w:val="001805FD"/>
    <w:rsid w:val="00180791"/>
    <w:rsid w:val="00180945"/>
    <w:rsid w:val="00181C14"/>
    <w:rsid w:val="00182817"/>
    <w:rsid w:val="0018293F"/>
    <w:rsid w:val="00185879"/>
    <w:rsid w:val="001876DA"/>
    <w:rsid w:val="00190108"/>
    <w:rsid w:val="001910F8"/>
    <w:rsid w:val="0019142A"/>
    <w:rsid w:val="00192959"/>
    <w:rsid w:val="00194696"/>
    <w:rsid w:val="00194A92"/>
    <w:rsid w:val="001956B1"/>
    <w:rsid w:val="0019644B"/>
    <w:rsid w:val="00196C4A"/>
    <w:rsid w:val="00196C5E"/>
    <w:rsid w:val="00196E66"/>
    <w:rsid w:val="001A1F00"/>
    <w:rsid w:val="001A251A"/>
    <w:rsid w:val="001A2BB2"/>
    <w:rsid w:val="001A330C"/>
    <w:rsid w:val="001A3594"/>
    <w:rsid w:val="001A3870"/>
    <w:rsid w:val="001A4AD3"/>
    <w:rsid w:val="001A505D"/>
    <w:rsid w:val="001A545E"/>
    <w:rsid w:val="001A59CB"/>
    <w:rsid w:val="001A5AD8"/>
    <w:rsid w:val="001A7900"/>
    <w:rsid w:val="001B07C8"/>
    <w:rsid w:val="001B1614"/>
    <w:rsid w:val="001B1822"/>
    <w:rsid w:val="001B225E"/>
    <w:rsid w:val="001B23D1"/>
    <w:rsid w:val="001B246F"/>
    <w:rsid w:val="001B2BE0"/>
    <w:rsid w:val="001B31F4"/>
    <w:rsid w:val="001B365D"/>
    <w:rsid w:val="001B41BA"/>
    <w:rsid w:val="001B4AE9"/>
    <w:rsid w:val="001B5646"/>
    <w:rsid w:val="001B7FB3"/>
    <w:rsid w:val="001C1104"/>
    <w:rsid w:val="001C1730"/>
    <w:rsid w:val="001C2D6F"/>
    <w:rsid w:val="001C38C2"/>
    <w:rsid w:val="001C3E28"/>
    <w:rsid w:val="001C613C"/>
    <w:rsid w:val="001C61A2"/>
    <w:rsid w:val="001C658C"/>
    <w:rsid w:val="001D01A6"/>
    <w:rsid w:val="001D0A2C"/>
    <w:rsid w:val="001D0D5E"/>
    <w:rsid w:val="001D1463"/>
    <w:rsid w:val="001D2D90"/>
    <w:rsid w:val="001D2E79"/>
    <w:rsid w:val="001D36DD"/>
    <w:rsid w:val="001D450B"/>
    <w:rsid w:val="001D5083"/>
    <w:rsid w:val="001D54A6"/>
    <w:rsid w:val="001D5918"/>
    <w:rsid w:val="001D6E21"/>
    <w:rsid w:val="001D78FC"/>
    <w:rsid w:val="001D7BA9"/>
    <w:rsid w:val="001E0F71"/>
    <w:rsid w:val="001E0FAC"/>
    <w:rsid w:val="001E184E"/>
    <w:rsid w:val="001E298C"/>
    <w:rsid w:val="001E2DDB"/>
    <w:rsid w:val="001E5C03"/>
    <w:rsid w:val="001E611A"/>
    <w:rsid w:val="001E73A0"/>
    <w:rsid w:val="001E7732"/>
    <w:rsid w:val="001F0274"/>
    <w:rsid w:val="001F07A4"/>
    <w:rsid w:val="001F0FFF"/>
    <w:rsid w:val="001F3665"/>
    <w:rsid w:val="001F37C4"/>
    <w:rsid w:val="001F4153"/>
    <w:rsid w:val="001F45F1"/>
    <w:rsid w:val="001F475B"/>
    <w:rsid w:val="001F5256"/>
    <w:rsid w:val="001F5A2E"/>
    <w:rsid w:val="001F6E49"/>
    <w:rsid w:val="001F704E"/>
    <w:rsid w:val="002016BA"/>
    <w:rsid w:val="00202290"/>
    <w:rsid w:val="00203599"/>
    <w:rsid w:val="0020482E"/>
    <w:rsid w:val="0020498A"/>
    <w:rsid w:val="0020532C"/>
    <w:rsid w:val="00205AEF"/>
    <w:rsid w:val="00206A3E"/>
    <w:rsid w:val="00206EE5"/>
    <w:rsid w:val="00207B14"/>
    <w:rsid w:val="002126B3"/>
    <w:rsid w:val="0021306D"/>
    <w:rsid w:val="002166AE"/>
    <w:rsid w:val="00216745"/>
    <w:rsid w:val="002172DD"/>
    <w:rsid w:val="00217529"/>
    <w:rsid w:val="00217F61"/>
    <w:rsid w:val="00220930"/>
    <w:rsid w:val="00220C4B"/>
    <w:rsid w:val="00221A47"/>
    <w:rsid w:val="00222168"/>
    <w:rsid w:val="002231AC"/>
    <w:rsid w:val="00223D8A"/>
    <w:rsid w:val="002242C8"/>
    <w:rsid w:val="00225657"/>
    <w:rsid w:val="00226B11"/>
    <w:rsid w:val="0022709B"/>
    <w:rsid w:val="00227D5B"/>
    <w:rsid w:val="0023102E"/>
    <w:rsid w:val="002322ED"/>
    <w:rsid w:val="00232690"/>
    <w:rsid w:val="0023343A"/>
    <w:rsid w:val="002339FB"/>
    <w:rsid w:val="00233C77"/>
    <w:rsid w:val="00234E19"/>
    <w:rsid w:val="002351FA"/>
    <w:rsid w:val="00235CE2"/>
    <w:rsid w:val="00236869"/>
    <w:rsid w:val="00237CD0"/>
    <w:rsid w:val="0024077D"/>
    <w:rsid w:val="00240A26"/>
    <w:rsid w:val="00241289"/>
    <w:rsid w:val="002412E5"/>
    <w:rsid w:val="002414E9"/>
    <w:rsid w:val="0024198F"/>
    <w:rsid w:val="00242F17"/>
    <w:rsid w:val="00243549"/>
    <w:rsid w:val="00243E2C"/>
    <w:rsid w:val="002452E3"/>
    <w:rsid w:val="0024593C"/>
    <w:rsid w:val="00250C33"/>
    <w:rsid w:val="00252185"/>
    <w:rsid w:val="00252CB9"/>
    <w:rsid w:val="002545CA"/>
    <w:rsid w:val="00255125"/>
    <w:rsid w:val="002554A9"/>
    <w:rsid w:val="002554C0"/>
    <w:rsid w:val="0025682D"/>
    <w:rsid w:val="00257B8E"/>
    <w:rsid w:val="0026033D"/>
    <w:rsid w:val="0026048D"/>
    <w:rsid w:val="00260B02"/>
    <w:rsid w:val="00261076"/>
    <w:rsid w:val="002611BE"/>
    <w:rsid w:val="0026224F"/>
    <w:rsid w:val="00262BC5"/>
    <w:rsid w:val="00263DC1"/>
    <w:rsid w:val="00264EE8"/>
    <w:rsid w:val="00266F8F"/>
    <w:rsid w:val="00267A9F"/>
    <w:rsid w:val="002736F5"/>
    <w:rsid w:val="00273FC0"/>
    <w:rsid w:val="00274FC3"/>
    <w:rsid w:val="002754D2"/>
    <w:rsid w:val="00277143"/>
    <w:rsid w:val="002773C7"/>
    <w:rsid w:val="00280E5B"/>
    <w:rsid w:val="00281454"/>
    <w:rsid w:val="002855D6"/>
    <w:rsid w:val="00285791"/>
    <w:rsid w:val="00287584"/>
    <w:rsid w:val="00290E98"/>
    <w:rsid w:val="00292A75"/>
    <w:rsid w:val="0029420D"/>
    <w:rsid w:val="00294C1D"/>
    <w:rsid w:val="00296A5E"/>
    <w:rsid w:val="00297C0C"/>
    <w:rsid w:val="002A0C66"/>
    <w:rsid w:val="002A0D68"/>
    <w:rsid w:val="002A17EC"/>
    <w:rsid w:val="002A2B91"/>
    <w:rsid w:val="002A2B94"/>
    <w:rsid w:val="002A2FF6"/>
    <w:rsid w:val="002A4698"/>
    <w:rsid w:val="002A4CEA"/>
    <w:rsid w:val="002A4FB3"/>
    <w:rsid w:val="002A5534"/>
    <w:rsid w:val="002A58AD"/>
    <w:rsid w:val="002A658E"/>
    <w:rsid w:val="002A7720"/>
    <w:rsid w:val="002A772A"/>
    <w:rsid w:val="002B2E37"/>
    <w:rsid w:val="002B42BF"/>
    <w:rsid w:val="002B7F08"/>
    <w:rsid w:val="002C2D96"/>
    <w:rsid w:val="002C4371"/>
    <w:rsid w:val="002C5217"/>
    <w:rsid w:val="002C5765"/>
    <w:rsid w:val="002C5BFE"/>
    <w:rsid w:val="002C7D8D"/>
    <w:rsid w:val="002D1682"/>
    <w:rsid w:val="002D1F5C"/>
    <w:rsid w:val="002E0397"/>
    <w:rsid w:val="002E2D77"/>
    <w:rsid w:val="002E33EC"/>
    <w:rsid w:val="002E3961"/>
    <w:rsid w:val="002E3F81"/>
    <w:rsid w:val="002E44F0"/>
    <w:rsid w:val="002E4C60"/>
    <w:rsid w:val="002E4CDE"/>
    <w:rsid w:val="002E4DE2"/>
    <w:rsid w:val="002E4FAE"/>
    <w:rsid w:val="002E5598"/>
    <w:rsid w:val="002E7D09"/>
    <w:rsid w:val="002F14D2"/>
    <w:rsid w:val="002F2478"/>
    <w:rsid w:val="002F2B80"/>
    <w:rsid w:val="002F3F68"/>
    <w:rsid w:val="002F4658"/>
    <w:rsid w:val="002F49F5"/>
    <w:rsid w:val="002F4A6E"/>
    <w:rsid w:val="002F4DC5"/>
    <w:rsid w:val="002F6A0C"/>
    <w:rsid w:val="002F6D34"/>
    <w:rsid w:val="002F7093"/>
    <w:rsid w:val="002F753E"/>
    <w:rsid w:val="003007A1"/>
    <w:rsid w:val="00300CD8"/>
    <w:rsid w:val="003018AC"/>
    <w:rsid w:val="00303180"/>
    <w:rsid w:val="00304262"/>
    <w:rsid w:val="00305856"/>
    <w:rsid w:val="0030587D"/>
    <w:rsid w:val="00306685"/>
    <w:rsid w:val="00306763"/>
    <w:rsid w:val="003075B4"/>
    <w:rsid w:val="003108C5"/>
    <w:rsid w:val="00310C65"/>
    <w:rsid w:val="003116E1"/>
    <w:rsid w:val="00312E9A"/>
    <w:rsid w:val="0031463F"/>
    <w:rsid w:val="0031601F"/>
    <w:rsid w:val="003161F2"/>
    <w:rsid w:val="003165B1"/>
    <w:rsid w:val="00317024"/>
    <w:rsid w:val="003171DD"/>
    <w:rsid w:val="00317407"/>
    <w:rsid w:val="00317BE3"/>
    <w:rsid w:val="00321373"/>
    <w:rsid w:val="00321590"/>
    <w:rsid w:val="00321DA9"/>
    <w:rsid w:val="0032273D"/>
    <w:rsid w:val="003231BD"/>
    <w:rsid w:val="003239BA"/>
    <w:rsid w:val="003257F8"/>
    <w:rsid w:val="00327C97"/>
    <w:rsid w:val="003301C2"/>
    <w:rsid w:val="0033375D"/>
    <w:rsid w:val="00334A3C"/>
    <w:rsid w:val="00334F2A"/>
    <w:rsid w:val="003462A6"/>
    <w:rsid w:val="003464A7"/>
    <w:rsid w:val="003467F3"/>
    <w:rsid w:val="00352D62"/>
    <w:rsid w:val="003530D4"/>
    <w:rsid w:val="00353D25"/>
    <w:rsid w:val="00356025"/>
    <w:rsid w:val="0035659D"/>
    <w:rsid w:val="00357A10"/>
    <w:rsid w:val="00357D26"/>
    <w:rsid w:val="00360A89"/>
    <w:rsid w:val="0036143F"/>
    <w:rsid w:val="003625E9"/>
    <w:rsid w:val="00363A45"/>
    <w:rsid w:val="00364E5E"/>
    <w:rsid w:val="00365F79"/>
    <w:rsid w:val="0036664E"/>
    <w:rsid w:val="00367067"/>
    <w:rsid w:val="00370A14"/>
    <w:rsid w:val="00373407"/>
    <w:rsid w:val="00373ACD"/>
    <w:rsid w:val="003747E1"/>
    <w:rsid w:val="0037567B"/>
    <w:rsid w:val="00376963"/>
    <w:rsid w:val="00376EFE"/>
    <w:rsid w:val="003770F7"/>
    <w:rsid w:val="003774B4"/>
    <w:rsid w:val="00377DAC"/>
    <w:rsid w:val="003800D1"/>
    <w:rsid w:val="00380F48"/>
    <w:rsid w:val="00381B16"/>
    <w:rsid w:val="003822BB"/>
    <w:rsid w:val="003830D8"/>
    <w:rsid w:val="003841EC"/>
    <w:rsid w:val="00384336"/>
    <w:rsid w:val="00384AC9"/>
    <w:rsid w:val="00385306"/>
    <w:rsid w:val="00386251"/>
    <w:rsid w:val="003874DB"/>
    <w:rsid w:val="00387781"/>
    <w:rsid w:val="003906BD"/>
    <w:rsid w:val="00390950"/>
    <w:rsid w:val="00391807"/>
    <w:rsid w:val="00392C44"/>
    <w:rsid w:val="00392CC0"/>
    <w:rsid w:val="003939B4"/>
    <w:rsid w:val="00394D30"/>
    <w:rsid w:val="00395BA5"/>
    <w:rsid w:val="00395CB4"/>
    <w:rsid w:val="00396351"/>
    <w:rsid w:val="0039751B"/>
    <w:rsid w:val="0039796B"/>
    <w:rsid w:val="003A006B"/>
    <w:rsid w:val="003A02EB"/>
    <w:rsid w:val="003A239F"/>
    <w:rsid w:val="003A3A3F"/>
    <w:rsid w:val="003A3DF2"/>
    <w:rsid w:val="003A4583"/>
    <w:rsid w:val="003A52B4"/>
    <w:rsid w:val="003A5B07"/>
    <w:rsid w:val="003A6601"/>
    <w:rsid w:val="003A6E74"/>
    <w:rsid w:val="003A7C72"/>
    <w:rsid w:val="003B1420"/>
    <w:rsid w:val="003B22D7"/>
    <w:rsid w:val="003B3A5E"/>
    <w:rsid w:val="003B456F"/>
    <w:rsid w:val="003B71FE"/>
    <w:rsid w:val="003C0448"/>
    <w:rsid w:val="003C153C"/>
    <w:rsid w:val="003C1C54"/>
    <w:rsid w:val="003C214C"/>
    <w:rsid w:val="003C28C6"/>
    <w:rsid w:val="003C32BB"/>
    <w:rsid w:val="003C363E"/>
    <w:rsid w:val="003C46F0"/>
    <w:rsid w:val="003C4FE4"/>
    <w:rsid w:val="003C6C93"/>
    <w:rsid w:val="003C7830"/>
    <w:rsid w:val="003C7D02"/>
    <w:rsid w:val="003D0A6C"/>
    <w:rsid w:val="003D1392"/>
    <w:rsid w:val="003D20F2"/>
    <w:rsid w:val="003D4196"/>
    <w:rsid w:val="003D6226"/>
    <w:rsid w:val="003D71A7"/>
    <w:rsid w:val="003E140C"/>
    <w:rsid w:val="003E1981"/>
    <w:rsid w:val="003E1EF4"/>
    <w:rsid w:val="003E296F"/>
    <w:rsid w:val="003E2E6E"/>
    <w:rsid w:val="003E2F68"/>
    <w:rsid w:val="003E383D"/>
    <w:rsid w:val="003E4B21"/>
    <w:rsid w:val="003E5691"/>
    <w:rsid w:val="003E664F"/>
    <w:rsid w:val="003F197D"/>
    <w:rsid w:val="003F1BCE"/>
    <w:rsid w:val="003F1E76"/>
    <w:rsid w:val="003F22B3"/>
    <w:rsid w:val="003F25C7"/>
    <w:rsid w:val="003F2DE8"/>
    <w:rsid w:val="003F383A"/>
    <w:rsid w:val="003F4B5A"/>
    <w:rsid w:val="003F50A5"/>
    <w:rsid w:val="003F55E2"/>
    <w:rsid w:val="003F5A68"/>
    <w:rsid w:val="003F5F47"/>
    <w:rsid w:val="003F7230"/>
    <w:rsid w:val="003F75AF"/>
    <w:rsid w:val="004000D5"/>
    <w:rsid w:val="004001DC"/>
    <w:rsid w:val="00400851"/>
    <w:rsid w:val="0040113C"/>
    <w:rsid w:val="004018CB"/>
    <w:rsid w:val="00401E00"/>
    <w:rsid w:val="0040261A"/>
    <w:rsid w:val="00402D6F"/>
    <w:rsid w:val="0040311B"/>
    <w:rsid w:val="00403D93"/>
    <w:rsid w:val="0040449F"/>
    <w:rsid w:val="0040623A"/>
    <w:rsid w:val="00406F06"/>
    <w:rsid w:val="00407942"/>
    <w:rsid w:val="00410654"/>
    <w:rsid w:val="00411019"/>
    <w:rsid w:val="0041265F"/>
    <w:rsid w:val="0041272D"/>
    <w:rsid w:val="00413062"/>
    <w:rsid w:val="00416A32"/>
    <w:rsid w:val="00420EA0"/>
    <w:rsid w:val="00426492"/>
    <w:rsid w:val="004264D7"/>
    <w:rsid w:val="00426BE3"/>
    <w:rsid w:val="00427EA4"/>
    <w:rsid w:val="004312AF"/>
    <w:rsid w:val="004313A3"/>
    <w:rsid w:val="00431E3F"/>
    <w:rsid w:val="00431E5E"/>
    <w:rsid w:val="004337CB"/>
    <w:rsid w:val="00433EDB"/>
    <w:rsid w:val="00434C0F"/>
    <w:rsid w:val="00434F33"/>
    <w:rsid w:val="00436EFD"/>
    <w:rsid w:val="00440177"/>
    <w:rsid w:val="00442AF2"/>
    <w:rsid w:val="00443AA8"/>
    <w:rsid w:val="00445372"/>
    <w:rsid w:val="004455F1"/>
    <w:rsid w:val="004468EB"/>
    <w:rsid w:val="00447BDD"/>
    <w:rsid w:val="004508FE"/>
    <w:rsid w:val="00452C20"/>
    <w:rsid w:val="00452DCF"/>
    <w:rsid w:val="00453854"/>
    <w:rsid w:val="00453A9A"/>
    <w:rsid w:val="004565A9"/>
    <w:rsid w:val="004566FC"/>
    <w:rsid w:val="00457B55"/>
    <w:rsid w:val="00461017"/>
    <w:rsid w:val="004613C7"/>
    <w:rsid w:val="00461892"/>
    <w:rsid w:val="00462AFB"/>
    <w:rsid w:val="00463270"/>
    <w:rsid w:val="00463A1C"/>
    <w:rsid w:val="00464B7F"/>
    <w:rsid w:val="004663B7"/>
    <w:rsid w:val="00466690"/>
    <w:rsid w:val="00466764"/>
    <w:rsid w:val="004668F4"/>
    <w:rsid w:val="00466E86"/>
    <w:rsid w:val="00467302"/>
    <w:rsid w:val="00472234"/>
    <w:rsid w:val="00472D21"/>
    <w:rsid w:val="004752C7"/>
    <w:rsid w:val="00475B09"/>
    <w:rsid w:val="00475FD8"/>
    <w:rsid w:val="0047730E"/>
    <w:rsid w:val="004814FB"/>
    <w:rsid w:val="00481829"/>
    <w:rsid w:val="00483196"/>
    <w:rsid w:val="0048319E"/>
    <w:rsid w:val="00486F73"/>
    <w:rsid w:val="00492230"/>
    <w:rsid w:val="0049494F"/>
    <w:rsid w:val="00494A58"/>
    <w:rsid w:val="00494FE8"/>
    <w:rsid w:val="00495116"/>
    <w:rsid w:val="0049545B"/>
    <w:rsid w:val="004960CC"/>
    <w:rsid w:val="004A04FD"/>
    <w:rsid w:val="004A11D9"/>
    <w:rsid w:val="004A1BC7"/>
    <w:rsid w:val="004A2303"/>
    <w:rsid w:val="004A2551"/>
    <w:rsid w:val="004A3366"/>
    <w:rsid w:val="004A4077"/>
    <w:rsid w:val="004A48F3"/>
    <w:rsid w:val="004A5074"/>
    <w:rsid w:val="004A5369"/>
    <w:rsid w:val="004A5D7D"/>
    <w:rsid w:val="004B031E"/>
    <w:rsid w:val="004B16A0"/>
    <w:rsid w:val="004B2C0D"/>
    <w:rsid w:val="004B6C03"/>
    <w:rsid w:val="004B711E"/>
    <w:rsid w:val="004C0459"/>
    <w:rsid w:val="004C2047"/>
    <w:rsid w:val="004C3449"/>
    <w:rsid w:val="004C3F52"/>
    <w:rsid w:val="004C40E0"/>
    <w:rsid w:val="004C44F5"/>
    <w:rsid w:val="004C4565"/>
    <w:rsid w:val="004C67C0"/>
    <w:rsid w:val="004D0817"/>
    <w:rsid w:val="004D1163"/>
    <w:rsid w:val="004D134D"/>
    <w:rsid w:val="004D14C7"/>
    <w:rsid w:val="004D2342"/>
    <w:rsid w:val="004D2A65"/>
    <w:rsid w:val="004D3AAB"/>
    <w:rsid w:val="004D3C7F"/>
    <w:rsid w:val="004D5642"/>
    <w:rsid w:val="004D68DE"/>
    <w:rsid w:val="004D6DF0"/>
    <w:rsid w:val="004E2671"/>
    <w:rsid w:val="004E2756"/>
    <w:rsid w:val="004E697F"/>
    <w:rsid w:val="004E6C06"/>
    <w:rsid w:val="004E7ADB"/>
    <w:rsid w:val="004F17BD"/>
    <w:rsid w:val="004F225A"/>
    <w:rsid w:val="004F3685"/>
    <w:rsid w:val="004F3C1E"/>
    <w:rsid w:val="004F404D"/>
    <w:rsid w:val="004F42B5"/>
    <w:rsid w:val="004F5C2E"/>
    <w:rsid w:val="004F60F9"/>
    <w:rsid w:val="004F688A"/>
    <w:rsid w:val="004F6928"/>
    <w:rsid w:val="004F6D96"/>
    <w:rsid w:val="004F757A"/>
    <w:rsid w:val="004F7B5D"/>
    <w:rsid w:val="004F7F15"/>
    <w:rsid w:val="004F7FD8"/>
    <w:rsid w:val="0050154B"/>
    <w:rsid w:val="00501DC4"/>
    <w:rsid w:val="005024A4"/>
    <w:rsid w:val="005024AE"/>
    <w:rsid w:val="005028B3"/>
    <w:rsid w:val="00502DC7"/>
    <w:rsid w:val="00503D85"/>
    <w:rsid w:val="00503DE0"/>
    <w:rsid w:val="005050EC"/>
    <w:rsid w:val="00505130"/>
    <w:rsid w:val="00506AF4"/>
    <w:rsid w:val="00510463"/>
    <w:rsid w:val="00510CB5"/>
    <w:rsid w:val="00510FD2"/>
    <w:rsid w:val="0051105A"/>
    <w:rsid w:val="0051175E"/>
    <w:rsid w:val="0051208B"/>
    <w:rsid w:val="005130C5"/>
    <w:rsid w:val="00514A85"/>
    <w:rsid w:val="00516469"/>
    <w:rsid w:val="00516C02"/>
    <w:rsid w:val="005179F4"/>
    <w:rsid w:val="00517A53"/>
    <w:rsid w:val="00520742"/>
    <w:rsid w:val="0052102A"/>
    <w:rsid w:val="00521EEA"/>
    <w:rsid w:val="00523C75"/>
    <w:rsid w:val="005259CD"/>
    <w:rsid w:val="00530793"/>
    <w:rsid w:val="00530F84"/>
    <w:rsid w:val="00534095"/>
    <w:rsid w:val="0053420F"/>
    <w:rsid w:val="0053484F"/>
    <w:rsid w:val="0053508A"/>
    <w:rsid w:val="005357E1"/>
    <w:rsid w:val="00541571"/>
    <w:rsid w:val="0054215F"/>
    <w:rsid w:val="005424BC"/>
    <w:rsid w:val="00542862"/>
    <w:rsid w:val="005450E2"/>
    <w:rsid w:val="00552A75"/>
    <w:rsid w:val="00552C1A"/>
    <w:rsid w:val="00553BFB"/>
    <w:rsid w:val="00554728"/>
    <w:rsid w:val="00554C35"/>
    <w:rsid w:val="0055543E"/>
    <w:rsid w:val="00556DC9"/>
    <w:rsid w:val="005570AC"/>
    <w:rsid w:val="00557131"/>
    <w:rsid w:val="00557198"/>
    <w:rsid w:val="0056051E"/>
    <w:rsid w:val="00561617"/>
    <w:rsid w:val="00561E45"/>
    <w:rsid w:val="005633D8"/>
    <w:rsid w:val="00563464"/>
    <w:rsid w:val="005643F0"/>
    <w:rsid w:val="00564FC2"/>
    <w:rsid w:val="005651E1"/>
    <w:rsid w:val="00565748"/>
    <w:rsid w:val="00565B41"/>
    <w:rsid w:val="00566BC9"/>
    <w:rsid w:val="00571673"/>
    <w:rsid w:val="0057228F"/>
    <w:rsid w:val="00572C2D"/>
    <w:rsid w:val="005738F2"/>
    <w:rsid w:val="00577C4A"/>
    <w:rsid w:val="0058211A"/>
    <w:rsid w:val="0058338A"/>
    <w:rsid w:val="00584286"/>
    <w:rsid w:val="0058439A"/>
    <w:rsid w:val="00584D18"/>
    <w:rsid w:val="00584EF8"/>
    <w:rsid w:val="00585001"/>
    <w:rsid w:val="005870DD"/>
    <w:rsid w:val="00587150"/>
    <w:rsid w:val="00592D17"/>
    <w:rsid w:val="005932B1"/>
    <w:rsid w:val="00593592"/>
    <w:rsid w:val="00593EAA"/>
    <w:rsid w:val="0059496D"/>
    <w:rsid w:val="00594B8C"/>
    <w:rsid w:val="005950DE"/>
    <w:rsid w:val="00595227"/>
    <w:rsid w:val="00596525"/>
    <w:rsid w:val="005975FE"/>
    <w:rsid w:val="005976AB"/>
    <w:rsid w:val="00597FC9"/>
    <w:rsid w:val="005A2445"/>
    <w:rsid w:val="005A2455"/>
    <w:rsid w:val="005A3530"/>
    <w:rsid w:val="005A3B20"/>
    <w:rsid w:val="005A3FD0"/>
    <w:rsid w:val="005A490F"/>
    <w:rsid w:val="005A7068"/>
    <w:rsid w:val="005A7329"/>
    <w:rsid w:val="005A7A30"/>
    <w:rsid w:val="005B03DF"/>
    <w:rsid w:val="005B0A2B"/>
    <w:rsid w:val="005B25ED"/>
    <w:rsid w:val="005B36C6"/>
    <w:rsid w:val="005B39FC"/>
    <w:rsid w:val="005B40DC"/>
    <w:rsid w:val="005B4B00"/>
    <w:rsid w:val="005B5156"/>
    <w:rsid w:val="005B69E7"/>
    <w:rsid w:val="005B71EA"/>
    <w:rsid w:val="005B744E"/>
    <w:rsid w:val="005B771B"/>
    <w:rsid w:val="005C2298"/>
    <w:rsid w:val="005C41BF"/>
    <w:rsid w:val="005C42CF"/>
    <w:rsid w:val="005C5FCB"/>
    <w:rsid w:val="005C6E29"/>
    <w:rsid w:val="005C776A"/>
    <w:rsid w:val="005D0E66"/>
    <w:rsid w:val="005D0FB3"/>
    <w:rsid w:val="005D1ED5"/>
    <w:rsid w:val="005D2340"/>
    <w:rsid w:val="005D23BE"/>
    <w:rsid w:val="005D379A"/>
    <w:rsid w:val="005D4926"/>
    <w:rsid w:val="005D5BB7"/>
    <w:rsid w:val="005D73D0"/>
    <w:rsid w:val="005D7922"/>
    <w:rsid w:val="005D7A85"/>
    <w:rsid w:val="005E0E67"/>
    <w:rsid w:val="005E329F"/>
    <w:rsid w:val="005E32A5"/>
    <w:rsid w:val="005E3707"/>
    <w:rsid w:val="005E4E2B"/>
    <w:rsid w:val="005E69CF"/>
    <w:rsid w:val="005E7132"/>
    <w:rsid w:val="005E752C"/>
    <w:rsid w:val="005F12EF"/>
    <w:rsid w:val="005F2A56"/>
    <w:rsid w:val="005F2B9B"/>
    <w:rsid w:val="005F2F3B"/>
    <w:rsid w:val="005F3783"/>
    <w:rsid w:val="005F37D8"/>
    <w:rsid w:val="005F3838"/>
    <w:rsid w:val="005F3F6E"/>
    <w:rsid w:val="005F4556"/>
    <w:rsid w:val="005F54DC"/>
    <w:rsid w:val="005F6563"/>
    <w:rsid w:val="005F7E2C"/>
    <w:rsid w:val="00600D04"/>
    <w:rsid w:val="0060130A"/>
    <w:rsid w:val="00602B35"/>
    <w:rsid w:val="00602B6B"/>
    <w:rsid w:val="00603B57"/>
    <w:rsid w:val="00603BCA"/>
    <w:rsid w:val="0060525A"/>
    <w:rsid w:val="0060531B"/>
    <w:rsid w:val="00605BD6"/>
    <w:rsid w:val="00606AED"/>
    <w:rsid w:val="00607D56"/>
    <w:rsid w:val="00610AD2"/>
    <w:rsid w:val="00611F5E"/>
    <w:rsid w:val="006124E6"/>
    <w:rsid w:val="006126B3"/>
    <w:rsid w:val="006149A4"/>
    <w:rsid w:val="006151EC"/>
    <w:rsid w:val="00615A63"/>
    <w:rsid w:val="00615B5E"/>
    <w:rsid w:val="00617238"/>
    <w:rsid w:val="00621CCD"/>
    <w:rsid w:val="00622443"/>
    <w:rsid w:val="0062271A"/>
    <w:rsid w:val="00625138"/>
    <w:rsid w:val="00625474"/>
    <w:rsid w:val="00625B27"/>
    <w:rsid w:val="00626906"/>
    <w:rsid w:val="006306EA"/>
    <w:rsid w:val="0063232C"/>
    <w:rsid w:val="0063545F"/>
    <w:rsid w:val="006356EB"/>
    <w:rsid w:val="00636C9B"/>
    <w:rsid w:val="00637323"/>
    <w:rsid w:val="00637860"/>
    <w:rsid w:val="00641AF0"/>
    <w:rsid w:val="00643BB4"/>
    <w:rsid w:val="00644452"/>
    <w:rsid w:val="0064457B"/>
    <w:rsid w:val="00645C3A"/>
    <w:rsid w:val="0064674D"/>
    <w:rsid w:val="00647252"/>
    <w:rsid w:val="00650B40"/>
    <w:rsid w:val="00651062"/>
    <w:rsid w:val="00651564"/>
    <w:rsid w:val="00651FB2"/>
    <w:rsid w:val="00652AC7"/>
    <w:rsid w:val="00654669"/>
    <w:rsid w:val="00655358"/>
    <w:rsid w:val="00657CEE"/>
    <w:rsid w:val="00661B1E"/>
    <w:rsid w:val="00661BB4"/>
    <w:rsid w:val="00662D9A"/>
    <w:rsid w:val="006633AD"/>
    <w:rsid w:val="00664921"/>
    <w:rsid w:val="00665BF4"/>
    <w:rsid w:val="00670CE3"/>
    <w:rsid w:val="00670EC7"/>
    <w:rsid w:val="00671DC6"/>
    <w:rsid w:val="00671E7D"/>
    <w:rsid w:val="00673042"/>
    <w:rsid w:val="0067689E"/>
    <w:rsid w:val="00680088"/>
    <w:rsid w:val="0068134B"/>
    <w:rsid w:val="00681F09"/>
    <w:rsid w:val="006824BA"/>
    <w:rsid w:val="00682E67"/>
    <w:rsid w:val="00682EB0"/>
    <w:rsid w:val="00685383"/>
    <w:rsid w:val="006854A4"/>
    <w:rsid w:val="00686509"/>
    <w:rsid w:val="006929D9"/>
    <w:rsid w:val="00692D95"/>
    <w:rsid w:val="00692E8C"/>
    <w:rsid w:val="006934E5"/>
    <w:rsid w:val="00694955"/>
    <w:rsid w:val="006965AD"/>
    <w:rsid w:val="00696668"/>
    <w:rsid w:val="00696DE6"/>
    <w:rsid w:val="0069733D"/>
    <w:rsid w:val="006A059D"/>
    <w:rsid w:val="006A09FB"/>
    <w:rsid w:val="006A0A4C"/>
    <w:rsid w:val="006A1340"/>
    <w:rsid w:val="006A1F9B"/>
    <w:rsid w:val="006A4710"/>
    <w:rsid w:val="006A473F"/>
    <w:rsid w:val="006A5B04"/>
    <w:rsid w:val="006B09B0"/>
    <w:rsid w:val="006B5B17"/>
    <w:rsid w:val="006C022C"/>
    <w:rsid w:val="006C0235"/>
    <w:rsid w:val="006C049E"/>
    <w:rsid w:val="006C19F5"/>
    <w:rsid w:val="006C1DBA"/>
    <w:rsid w:val="006C30B0"/>
    <w:rsid w:val="006C43A4"/>
    <w:rsid w:val="006C4D3F"/>
    <w:rsid w:val="006C50E6"/>
    <w:rsid w:val="006C518A"/>
    <w:rsid w:val="006C5870"/>
    <w:rsid w:val="006C58FE"/>
    <w:rsid w:val="006D0B0D"/>
    <w:rsid w:val="006D115E"/>
    <w:rsid w:val="006D1A39"/>
    <w:rsid w:val="006D1CDB"/>
    <w:rsid w:val="006D1F52"/>
    <w:rsid w:val="006D2083"/>
    <w:rsid w:val="006D2DB9"/>
    <w:rsid w:val="006D3143"/>
    <w:rsid w:val="006D410D"/>
    <w:rsid w:val="006D42B5"/>
    <w:rsid w:val="006D7E94"/>
    <w:rsid w:val="006E1126"/>
    <w:rsid w:val="006E17A8"/>
    <w:rsid w:val="006E247C"/>
    <w:rsid w:val="006E27C6"/>
    <w:rsid w:val="006E2954"/>
    <w:rsid w:val="006E4318"/>
    <w:rsid w:val="006E5D25"/>
    <w:rsid w:val="006E6001"/>
    <w:rsid w:val="006E6426"/>
    <w:rsid w:val="006E6609"/>
    <w:rsid w:val="006E6916"/>
    <w:rsid w:val="006E6A6C"/>
    <w:rsid w:val="006E730D"/>
    <w:rsid w:val="006F0E88"/>
    <w:rsid w:val="006F1EA9"/>
    <w:rsid w:val="006F382C"/>
    <w:rsid w:val="006F4CA6"/>
    <w:rsid w:val="006F56D4"/>
    <w:rsid w:val="006F59ED"/>
    <w:rsid w:val="006F5C3F"/>
    <w:rsid w:val="006F7396"/>
    <w:rsid w:val="006F7C26"/>
    <w:rsid w:val="006F7FE8"/>
    <w:rsid w:val="00701412"/>
    <w:rsid w:val="00702978"/>
    <w:rsid w:val="00704188"/>
    <w:rsid w:val="0070469D"/>
    <w:rsid w:val="007048AF"/>
    <w:rsid w:val="00705B84"/>
    <w:rsid w:val="007077B2"/>
    <w:rsid w:val="00707A42"/>
    <w:rsid w:val="00707E3F"/>
    <w:rsid w:val="00712E39"/>
    <w:rsid w:val="00713F87"/>
    <w:rsid w:val="00714847"/>
    <w:rsid w:val="0071557B"/>
    <w:rsid w:val="00720950"/>
    <w:rsid w:val="007217A9"/>
    <w:rsid w:val="00721ED8"/>
    <w:rsid w:val="007223F0"/>
    <w:rsid w:val="007233D6"/>
    <w:rsid w:val="00724217"/>
    <w:rsid w:val="00724226"/>
    <w:rsid w:val="00724680"/>
    <w:rsid w:val="00726356"/>
    <w:rsid w:val="0072641F"/>
    <w:rsid w:val="0072754A"/>
    <w:rsid w:val="00727E9B"/>
    <w:rsid w:val="00731F11"/>
    <w:rsid w:val="007327E1"/>
    <w:rsid w:val="00733885"/>
    <w:rsid w:val="007343B8"/>
    <w:rsid w:val="0073460F"/>
    <w:rsid w:val="00740128"/>
    <w:rsid w:val="00740505"/>
    <w:rsid w:val="00741F21"/>
    <w:rsid w:val="0074271E"/>
    <w:rsid w:val="00742CEC"/>
    <w:rsid w:val="007434BC"/>
    <w:rsid w:val="00744B09"/>
    <w:rsid w:val="00746BF9"/>
    <w:rsid w:val="007471B0"/>
    <w:rsid w:val="007504B4"/>
    <w:rsid w:val="00750B80"/>
    <w:rsid w:val="0075393E"/>
    <w:rsid w:val="00756E96"/>
    <w:rsid w:val="00757AB9"/>
    <w:rsid w:val="00762ABB"/>
    <w:rsid w:val="0076378F"/>
    <w:rsid w:val="00763825"/>
    <w:rsid w:val="00764465"/>
    <w:rsid w:val="00764B5F"/>
    <w:rsid w:val="00764E00"/>
    <w:rsid w:val="007655FC"/>
    <w:rsid w:val="007657EB"/>
    <w:rsid w:val="0077162C"/>
    <w:rsid w:val="00771920"/>
    <w:rsid w:val="00772531"/>
    <w:rsid w:val="0077284C"/>
    <w:rsid w:val="00774847"/>
    <w:rsid w:val="00776444"/>
    <w:rsid w:val="00780D35"/>
    <w:rsid w:val="007816AA"/>
    <w:rsid w:val="00782319"/>
    <w:rsid w:val="00782C8F"/>
    <w:rsid w:val="007836E6"/>
    <w:rsid w:val="00784530"/>
    <w:rsid w:val="00785965"/>
    <w:rsid w:val="00785C4C"/>
    <w:rsid w:val="007862FA"/>
    <w:rsid w:val="00786405"/>
    <w:rsid w:val="00787227"/>
    <w:rsid w:val="007902A9"/>
    <w:rsid w:val="00791079"/>
    <w:rsid w:val="00792201"/>
    <w:rsid w:val="00795E96"/>
    <w:rsid w:val="00796152"/>
    <w:rsid w:val="00797CAA"/>
    <w:rsid w:val="00797D2E"/>
    <w:rsid w:val="007A02F0"/>
    <w:rsid w:val="007A3650"/>
    <w:rsid w:val="007A53AC"/>
    <w:rsid w:val="007A64A7"/>
    <w:rsid w:val="007B0103"/>
    <w:rsid w:val="007B0511"/>
    <w:rsid w:val="007B210B"/>
    <w:rsid w:val="007B6A95"/>
    <w:rsid w:val="007B7B7F"/>
    <w:rsid w:val="007C04E7"/>
    <w:rsid w:val="007C0AE5"/>
    <w:rsid w:val="007C122F"/>
    <w:rsid w:val="007C1278"/>
    <w:rsid w:val="007C39A5"/>
    <w:rsid w:val="007C427C"/>
    <w:rsid w:val="007C5659"/>
    <w:rsid w:val="007C6648"/>
    <w:rsid w:val="007D0628"/>
    <w:rsid w:val="007D17AC"/>
    <w:rsid w:val="007D3014"/>
    <w:rsid w:val="007D3C6D"/>
    <w:rsid w:val="007D5008"/>
    <w:rsid w:val="007D5C88"/>
    <w:rsid w:val="007D792D"/>
    <w:rsid w:val="007E01CF"/>
    <w:rsid w:val="007E021F"/>
    <w:rsid w:val="007E03BF"/>
    <w:rsid w:val="007E0C39"/>
    <w:rsid w:val="007E13E7"/>
    <w:rsid w:val="007E2980"/>
    <w:rsid w:val="007E2E1B"/>
    <w:rsid w:val="007E458C"/>
    <w:rsid w:val="007E471C"/>
    <w:rsid w:val="007E4C5E"/>
    <w:rsid w:val="007F13BB"/>
    <w:rsid w:val="007F1EBD"/>
    <w:rsid w:val="007F2E1E"/>
    <w:rsid w:val="007F35DF"/>
    <w:rsid w:val="007F3DC5"/>
    <w:rsid w:val="007F56A0"/>
    <w:rsid w:val="007F6BBD"/>
    <w:rsid w:val="007F774A"/>
    <w:rsid w:val="008000BE"/>
    <w:rsid w:val="0080045E"/>
    <w:rsid w:val="008005B5"/>
    <w:rsid w:val="00800663"/>
    <w:rsid w:val="008008CC"/>
    <w:rsid w:val="00800C70"/>
    <w:rsid w:val="00801DCF"/>
    <w:rsid w:val="0080289E"/>
    <w:rsid w:val="008028FD"/>
    <w:rsid w:val="00802B74"/>
    <w:rsid w:val="00802E81"/>
    <w:rsid w:val="008070E4"/>
    <w:rsid w:val="008071E5"/>
    <w:rsid w:val="00807267"/>
    <w:rsid w:val="00807CE5"/>
    <w:rsid w:val="00807DD4"/>
    <w:rsid w:val="0081140B"/>
    <w:rsid w:val="008125BE"/>
    <w:rsid w:val="00813355"/>
    <w:rsid w:val="00813ABC"/>
    <w:rsid w:val="00814199"/>
    <w:rsid w:val="00815405"/>
    <w:rsid w:val="00816655"/>
    <w:rsid w:val="0082159D"/>
    <w:rsid w:val="00821D05"/>
    <w:rsid w:val="00822192"/>
    <w:rsid w:val="008224C8"/>
    <w:rsid w:val="00822CD2"/>
    <w:rsid w:val="00822DBF"/>
    <w:rsid w:val="008237C8"/>
    <w:rsid w:val="008238A5"/>
    <w:rsid w:val="00823B30"/>
    <w:rsid w:val="00823EE6"/>
    <w:rsid w:val="008240D7"/>
    <w:rsid w:val="0082437F"/>
    <w:rsid w:val="008250CC"/>
    <w:rsid w:val="008257E2"/>
    <w:rsid w:val="00825D81"/>
    <w:rsid w:val="00825E91"/>
    <w:rsid w:val="0082697A"/>
    <w:rsid w:val="00827D08"/>
    <w:rsid w:val="0083019B"/>
    <w:rsid w:val="008312D3"/>
    <w:rsid w:val="00831E60"/>
    <w:rsid w:val="008327BB"/>
    <w:rsid w:val="00832F80"/>
    <w:rsid w:val="00833E99"/>
    <w:rsid w:val="00835A76"/>
    <w:rsid w:val="0083712C"/>
    <w:rsid w:val="00841928"/>
    <w:rsid w:val="00841DF8"/>
    <w:rsid w:val="008432A9"/>
    <w:rsid w:val="008433DD"/>
    <w:rsid w:val="00843A73"/>
    <w:rsid w:val="008446D6"/>
    <w:rsid w:val="00845A19"/>
    <w:rsid w:val="00846033"/>
    <w:rsid w:val="0084714F"/>
    <w:rsid w:val="008474C9"/>
    <w:rsid w:val="00851625"/>
    <w:rsid w:val="00851793"/>
    <w:rsid w:val="008522E2"/>
    <w:rsid w:val="008537D1"/>
    <w:rsid w:val="008539F0"/>
    <w:rsid w:val="008540FF"/>
    <w:rsid w:val="008544FE"/>
    <w:rsid w:val="00855E08"/>
    <w:rsid w:val="00856C0B"/>
    <w:rsid w:val="00856E68"/>
    <w:rsid w:val="00860B2E"/>
    <w:rsid w:val="00860F96"/>
    <w:rsid w:val="00861EA9"/>
    <w:rsid w:val="008621C2"/>
    <w:rsid w:val="008625E9"/>
    <w:rsid w:val="00864403"/>
    <w:rsid w:val="00865A38"/>
    <w:rsid w:val="008708D3"/>
    <w:rsid w:val="00871CFE"/>
    <w:rsid w:val="008721C3"/>
    <w:rsid w:val="00873794"/>
    <w:rsid w:val="00874745"/>
    <w:rsid w:val="00874830"/>
    <w:rsid w:val="008762B0"/>
    <w:rsid w:val="00877510"/>
    <w:rsid w:val="008803AE"/>
    <w:rsid w:val="0088177A"/>
    <w:rsid w:val="00883220"/>
    <w:rsid w:val="00883CAD"/>
    <w:rsid w:val="00883F1D"/>
    <w:rsid w:val="008844BD"/>
    <w:rsid w:val="00884DB1"/>
    <w:rsid w:val="0088535B"/>
    <w:rsid w:val="00885DE5"/>
    <w:rsid w:val="00891E4E"/>
    <w:rsid w:val="00894665"/>
    <w:rsid w:val="00896670"/>
    <w:rsid w:val="0089667E"/>
    <w:rsid w:val="00897847"/>
    <w:rsid w:val="008979DD"/>
    <w:rsid w:val="00897C3E"/>
    <w:rsid w:val="008A167D"/>
    <w:rsid w:val="008A3AAD"/>
    <w:rsid w:val="008A4D52"/>
    <w:rsid w:val="008A6465"/>
    <w:rsid w:val="008A74DA"/>
    <w:rsid w:val="008A7FB4"/>
    <w:rsid w:val="008A7FD3"/>
    <w:rsid w:val="008B0475"/>
    <w:rsid w:val="008B09D9"/>
    <w:rsid w:val="008B1AD4"/>
    <w:rsid w:val="008B2746"/>
    <w:rsid w:val="008B34D1"/>
    <w:rsid w:val="008B4F1F"/>
    <w:rsid w:val="008B5845"/>
    <w:rsid w:val="008B7DDD"/>
    <w:rsid w:val="008C0A87"/>
    <w:rsid w:val="008C1094"/>
    <w:rsid w:val="008C1D95"/>
    <w:rsid w:val="008C2083"/>
    <w:rsid w:val="008C253D"/>
    <w:rsid w:val="008C3347"/>
    <w:rsid w:val="008C3BEE"/>
    <w:rsid w:val="008C4931"/>
    <w:rsid w:val="008C4B74"/>
    <w:rsid w:val="008C56CB"/>
    <w:rsid w:val="008C5C18"/>
    <w:rsid w:val="008C6682"/>
    <w:rsid w:val="008C7EAE"/>
    <w:rsid w:val="008D1C1A"/>
    <w:rsid w:val="008D3953"/>
    <w:rsid w:val="008D4144"/>
    <w:rsid w:val="008D56BA"/>
    <w:rsid w:val="008D6C53"/>
    <w:rsid w:val="008D7ED7"/>
    <w:rsid w:val="008E28FB"/>
    <w:rsid w:val="008E306C"/>
    <w:rsid w:val="008E3720"/>
    <w:rsid w:val="008E4099"/>
    <w:rsid w:val="008E4654"/>
    <w:rsid w:val="008E57DC"/>
    <w:rsid w:val="008E7BA0"/>
    <w:rsid w:val="008F00AD"/>
    <w:rsid w:val="008F16FF"/>
    <w:rsid w:val="008F2E65"/>
    <w:rsid w:val="008F3258"/>
    <w:rsid w:val="008F32CB"/>
    <w:rsid w:val="008F43E0"/>
    <w:rsid w:val="008F5F5B"/>
    <w:rsid w:val="008F6163"/>
    <w:rsid w:val="008F7DEA"/>
    <w:rsid w:val="009008B3"/>
    <w:rsid w:val="009011C5"/>
    <w:rsid w:val="00903C59"/>
    <w:rsid w:val="0091147F"/>
    <w:rsid w:val="00911D26"/>
    <w:rsid w:val="00911EE8"/>
    <w:rsid w:val="00912ED6"/>
    <w:rsid w:val="0091337B"/>
    <w:rsid w:val="009134D2"/>
    <w:rsid w:val="00914307"/>
    <w:rsid w:val="00914974"/>
    <w:rsid w:val="0091722D"/>
    <w:rsid w:val="009177FF"/>
    <w:rsid w:val="0091791E"/>
    <w:rsid w:val="0092067E"/>
    <w:rsid w:val="0092068A"/>
    <w:rsid w:val="00920FF1"/>
    <w:rsid w:val="00921D87"/>
    <w:rsid w:val="00923BD5"/>
    <w:rsid w:val="00923C48"/>
    <w:rsid w:val="009325CE"/>
    <w:rsid w:val="00932BD5"/>
    <w:rsid w:val="00935167"/>
    <w:rsid w:val="00937AF1"/>
    <w:rsid w:val="009407EE"/>
    <w:rsid w:val="0094173C"/>
    <w:rsid w:val="00942430"/>
    <w:rsid w:val="00942708"/>
    <w:rsid w:val="0094330D"/>
    <w:rsid w:val="00943F70"/>
    <w:rsid w:val="009457A0"/>
    <w:rsid w:val="00947DBC"/>
    <w:rsid w:val="00947F4D"/>
    <w:rsid w:val="00950EDB"/>
    <w:rsid w:val="00950FA9"/>
    <w:rsid w:val="00952D9C"/>
    <w:rsid w:val="009542B2"/>
    <w:rsid w:val="0095438D"/>
    <w:rsid w:val="00954E62"/>
    <w:rsid w:val="00955652"/>
    <w:rsid w:val="0095697F"/>
    <w:rsid w:val="00956D2B"/>
    <w:rsid w:val="009575DD"/>
    <w:rsid w:val="00957D9F"/>
    <w:rsid w:val="00957F97"/>
    <w:rsid w:val="0096283C"/>
    <w:rsid w:val="0096536C"/>
    <w:rsid w:val="00965843"/>
    <w:rsid w:val="0096626C"/>
    <w:rsid w:val="00971006"/>
    <w:rsid w:val="0097561D"/>
    <w:rsid w:val="00975ED8"/>
    <w:rsid w:val="00976F0A"/>
    <w:rsid w:val="00977303"/>
    <w:rsid w:val="009777B8"/>
    <w:rsid w:val="0098094E"/>
    <w:rsid w:val="00983055"/>
    <w:rsid w:val="00983CEE"/>
    <w:rsid w:val="0098453F"/>
    <w:rsid w:val="0098603C"/>
    <w:rsid w:val="00986413"/>
    <w:rsid w:val="00987747"/>
    <w:rsid w:val="00987F8E"/>
    <w:rsid w:val="00990906"/>
    <w:rsid w:val="009917CE"/>
    <w:rsid w:val="00991C6F"/>
    <w:rsid w:val="00991C78"/>
    <w:rsid w:val="00993E8C"/>
    <w:rsid w:val="00995292"/>
    <w:rsid w:val="009952E8"/>
    <w:rsid w:val="00995DC6"/>
    <w:rsid w:val="0099753F"/>
    <w:rsid w:val="00997E51"/>
    <w:rsid w:val="009A08A6"/>
    <w:rsid w:val="009A096C"/>
    <w:rsid w:val="009A0CFD"/>
    <w:rsid w:val="009A1883"/>
    <w:rsid w:val="009A36CE"/>
    <w:rsid w:val="009A421A"/>
    <w:rsid w:val="009A442F"/>
    <w:rsid w:val="009A475F"/>
    <w:rsid w:val="009A5D28"/>
    <w:rsid w:val="009A7090"/>
    <w:rsid w:val="009B0615"/>
    <w:rsid w:val="009B1940"/>
    <w:rsid w:val="009B275D"/>
    <w:rsid w:val="009B283A"/>
    <w:rsid w:val="009B2E74"/>
    <w:rsid w:val="009B30D5"/>
    <w:rsid w:val="009B4781"/>
    <w:rsid w:val="009B7A5F"/>
    <w:rsid w:val="009C0E80"/>
    <w:rsid w:val="009C1AC8"/>
    <w:rsid w:val="009C2FC1"/>
    <w:rsid w:val="009C3975"/>
    <w:rsid w:val="009C3D92"/>
    <w:rsid w:val="009C4D03"/>
    <w:rsid w:val="009C52A5"/>
    <w:rsid w:val="009C5745"/>
    <w:rsid w:val="009C69F0"/>
    <w:rsid w:val="009D0078"/>
    <w:rsid w:val="009D1AA9"/>
    <w:rsid w:val="009D27BF"/>
    <w:rsid w:val="009D3641"/>
    <w:rsid w:val="009D4F56"/>
    <w:rsid w:val="009D5647"/>
    <w:rsid w:val="009D6B29"/>
    <w:rsid w:val="009E0C48"/>
    <w:rsid w:val="009E0D0F"/>
    <w:rsid w:val="009E25B4"/>
    <w:rsid w:val="009E450A"/>
    <w:rsid w:val="009E4AF1"/>
    <w:rsid w:val="009E4F95"/>
    <w:rsid w:val="009E66B1"/>
    <w:rsid w:val="009F13D7"/>
    <w:rsid w:val="009F16DD"/>
    <w:rsid w:val="009F2476"/>
    <w:rsid w:val="009F2FE1"/>
    <w:rsid w:val="009F3F56"/>
    <w:rsid w:val="009F41F2"/>
    <w:rsid w:val="009F4257"/>
    <w:rsid w:val="00A00400"/>
    <w:rsid w:val="00A00953"/>
    <w:rsid w:val="00A0222A"/>
    <w:rsid w:val="00A02BF6"/>
    <w:rsid w:val="00A03F69"/>
    <w:rsid w:val="00A05CD2"/>
    <w:rsid w:val="00A10491"/>
    <w:rsid w:val="00A106AC"/>
    <w:rsid w:val="00A10B0F"/>
    <w:rsid w:val="00A1135E"/>
    <w:rsid w:val="00A12752"/>
    <w:rsid w:val="00A13D22"/>
    <w:rsid w:val="00A16AC7"/>
    <w:rsid w:val="00A2095E"/>
    <w:rsid w:val="00A209D9"/>
    <w:rsid w:val="00A20EA3"/>
    <w:rsid w:val="00A20FE7"/>
    <w:rsid w:val="00A217AF"/>
    <w:rsid w:val="00A227DA"/>
    <w:rsid w:val="00A237C7"/>
    <w:rsid w:val="00A245BF"/>
    <w:rsid w:val="00A24CA7"/>
    <w:rsid w:val="00A2504D"/>
    <w:rsid w:val="00A25BFD"/>
    <w:rsid w:val="00A27612"/>
    <w:rsid w:val="00A311CD"/>
    <w:rsid w:val="00A34256"/>
    <w:rsid w:val="00A343CC"/>
    <w:rsid w:val="00A36D28"/>
    <w:rsid w:val="00A36DAB"/>
    <w:rsid w:val="00A36DB1"/>
    <w:rsid w:val="00A40BDE"/>
    <w:rsid w:val="00A41272"/>
    <w:rsid w:val="00A41D0D"/>
    <w:rsid w:val="00A45F99"/>
    <w:rsid w:val="00A46D68"/>
    <w:rsid w:val="00A51CE1"/>
    <w:rsid w:val="00A548DF"/>
    <w:rsid w:val="00A549A2"/>
    <w:rsid w:val="00A550AC"/>
    <w:rsid w:val="00A55581"/>
    <w:rsid w:val="00A55A47"/>
    <w:rsid w:val="00A60195"/>
    <w:rsid w:val="00A61AB2"/>
    <w:rsid w:val="00A62F33"/>
    <w:rsid w:val="00A63205"/>
    <w:rsid w:val="00A63579"/>
    <w:rsid w:val="00A63EF1"/>
    <w:rsid w:val="00A64073"/>
    <w:rsid w:val="00A6523E"/>
    <w:rsid w:val="00A67760"/>
    <w:rsid w:val="00A71797"/>
    <w:rsid w:val="00A718C6"/>
    <w:rsid w:val="00A73AD6"/>
    <w:rsid w:val="00A741D2"/>
    <w:rsid w:val="00A75F06"/>
    <w:rsid w:val="00A77F87"/>
    <w:rsid w:val="00A82F83"/>
    <w:rsid w:val="00A83200"/>
    <w:rsid w:val="00A834C0"/>
    <w:rsid w:val="00A8418C"/>
    <w:rsid w:val="00A85AD2"/>
    <w:rsid w:val="00A860FB"/>
    <w:rsid w:val="00A869BC"/>
    <w:rsid w:val="00A87EFB"/>
    <w:rsid w:val="00A92649"/>
    <w:rsid w:val="00A92732"/>
    <w:rsid w:val="00A927F7"/>
    <w:rsid w:val="00A92D38"/>
    <w:rsid w:val="00A92E54"/>
    <w:rsid w:val="00A93465"/>
    <w:rsid w:val="00A94197"/>
    <w:rsid w:val="00A9605A"/>
    <w:rsid w:val="00AA0B3E"/>
    <w:rsid w:val="00AA16D4"/>
    <w:rsid w:val="00AA1780"/>
    <w:rsid w:val="00AA22B2"/>
    <w:rsid w:val="00AA2345"/>
    <w:rsid w:val="00AA353E"/>
    <w:rsid w:val="00AA4F34"/>
    <w:rsid w:val="00AA5746"/>
    <w:rsid w:val="00AA5EC2"/>
    <w:rsid w:val="00AA6776"/>
    <w:rsid w:val="00AA6CF1"/>
    <w:rsid w:val="00AB01B6"/>
    <w:rsid w:val="00AB0D0D"/>
    <w:rsid w:val="00AB132A"/>
    <w:rsid w:val="00AB205D"/>
    <w:rsid w:val="00AB3C5A"/>
    <w:rsid w:val="00AB3D4C"/>
    <w:rsid w:val="00AB4E6A"/>
    <w:rsid w:val="00AB5221"/>
    <w:rsid w:val="00AB5D33"/>
    <w:rsid w:val="00AB61AE"/>
    <w:rsid w:val="00AB6679"/>
    <w:rsid w:val="00AB76C0"/>
    <w:rsid w:val="00AC0065"/>
    <w:rsid w:val="00AC0413"/>
    <w:rsid w:val="00AC2FDE"/>
    <w:rsid w:val="00AC30AB"/>
    <w:rsid w:val="00AC4D0E"/>
    <w:rsid w:val="00AC5EFA"/>
    <w:rsid w:val="00AC6A7C"/>
    <w:rsid w:val="00AC6B2D"/>
    <w:rsid w:val="00AD1745"/>
    <w:rsid w:val="00AD19F6"/>
    <w:rsid w:val="00AD2D64"/>
    <w:rsid w:val="00AD2DD2"/>
    <w:rsid w:val="00AD3B38"/>
    <w:rsid w:val="00AD3B42"/>
    <w:rsid w:val="00AD4712"/>
    <w:rsid w:val="00AD60E9"/>
    <w:rsid w:val="00AE004C"/>
    <w:rsid w:val="00AE0241"/>
    <w:rsid w:val="00AE077A"/>
    <w:rsid w:val="00AE3126"/>
    <w:rsid w:val="00AE4643"/>
    <w:rsid w:val="00AE5B81"/>
    <w:rsid w:val="00AE5FBB"/>
    <w:rsid w:val="00AE66F2"/>
    <w:rsid w:val="00AE7643"/>
    <w:rsid w:val="00AF0F6F"/>
    <w:rsid w:val="00AF191B"/>
    <w:rsid w:val="00AF2479"/>
    <w:rsid w:val="00AF3AE1"/>
    <w:rsid w:val="00AF5B75"/>
    <w:rsid w:val="00AF664C"/>
    <w:rsid w:val="00AF7BAB"/>
    <w:rsid w:val="00AF7D87"/>
    <w:rsid w:val="00B001EE"/>
    <w:rsid w:val="00B007A6"/>
    <w:rsid w:val="00B007F7"/>
    <w:rsid w:val="00B00E97"/>
    <w:rsid w:val="00B01264"/>
    <w:rsid w:val="00B01DD4"/>
    <w:rsid w:val="00B01E96"/>
    <w:rsid w:val="00B050CA"/>
    <w:rsid w:val="00B05DC7"/>
    <w:rsid w:val="00B066BB"/>
    <w:rsid w:val="00B11556"/>
    <w:rsid w:val="00B128A3"/>
    <w:rsid w:val="00B139B4"/>
    <w:rsid w:val="00B143C0"/>
    <w:rsid w:val="00B14BE3"/>
    <w:rsid w:val="00B15041"/>
    <w:rsid w:val="00B152A1"/>
    <w:rsid w:val="00B15E8B"/>
    <w:rsid w:val="00B166CB"/>
    <w:rsid w:val="00B17AA3"/>
    <w:rsid w:val="00B17B1A"/>
    <w:rsid w:val="00B20CE8"/>
    <w:rsid w:val="00B21DE1"/>
    <w:rsid w:val="00B23634"/>
    <w:rsid w:val="00B2488E"/>
    <w:rsid w:val="00B26B68"/>
    <w:rsid w:val="00B31621"/>
    <w:rsid w:val="00B3191E"/>
    <w:rsid w:val="00B31D70"/>
    <w:rsid w:val="00B3486D"/>
    <w:rsid w:val="00B35131"/>
    <w:rsid w:val="00B3541C"/>
    <w:rsid w:val="00B373B7"/>
    <w:rsid w:val="00B3785E"/>
    <w:rsid w:val="00B40020"/>
    <w:rsid w:val="00B42638"/>
    <w:rsid w:val="00B42937"/>
    <w:rsid w:val="00B4508B"/>
    <w:rsid w:val="00B45714"/>
    <w:rsid w:val="00B46D1D"/>
    <w:rsid w:val="00B46F83"/>
    <w:rsid w:val="00B4709F"/>
    <w:rsid w:val="00B4751E"/>
    <w:rsid w:val="00B50C1D"/>
    <w:rsid w:val="00B5122E"/>
    <w:rsid w:val="00B51788"/>
    <w:rsid w:val="00B52347"/>
    <w:rsid w:val="00B53582"/>
    <w:rsid w:val="00B542D1"/>
    <w:rsid w:val="00B60ACD"/>
    <w:rsid w:val="00B61943"/>
    <w:rsid w:val="00B629C2"/>
    <w:rsid w:val="00B62E74"/>
    <w:rsid w:val="00B637BD"/>
    <w:rsid w:val="00B6485E"/>
    <w:rsid w:val="00B648FB"/>
    <w:rsid w:val="00B654F3"/>
    <w:rsid w:val="00B675A5"/>
    <w:rsid w:val="00B70782"/>
    <w:rsid w:val="00B70EE0"/>
    <w:rsid w:val="00B717BD"/>
    <w:rsid w:val="00B75359"/>
    <w:rsid w:val="00B75C11"/>
    <w:rsid w:val="00B760B9"/>
    <w:rsid w:val="00B76C21"/>
    <w:rsid w:val="00B80D4C"/>
    <w:rsid w:val="00B85304"/>
    <w:rsid w:val="00B85526"/>
    <w:rsid w:val="00B85D02"/>
    <w:rsid w:val="00B8677B"/>
    <w:rsid w:val="00B86EC8"/>
    <w:rsid w:val="00B87AB1"/>
    <w:rsid w:val="00B91584"/>
    <w:rsid w:val="00B94549"/>
    <w:rsid w:val="00B9455F"/>
    <w:rsid w:val="00B95386"/>
    <w:rsid w:val="00B95EDC"/>
    <w:rsid w:val="00B96BA7"/>
    <w:rsid w:val="00B97049"/>
    <w:rsid w:val="00BA156D"/>
    <w:rsid w:val="00BA15DC"/>
    <w:rsid w:val="00BA1AAB"/>
    <w:rsid w:val="00BA1EA5"/>
    <w:rsid w:val="00BA2C5F"/>
    <w:rsid w:val="00BA6511"/>
    <w:rsid w:val="00BA697B"/>
    <w:rsid w:val="00BA6BAA"/>
    <w:rsid w:val="00BA6CEE"/>
    <w:rsid w:val="00BA717C"/>
    <w:rsid w:val="00BA7AAF"/>
    <w:rsid w:val="00BB050A"/>
    <w:rsid w:val="00BB0E8E"/>
    <w:rsid w:val="00BB11F8"/>
    <w:rsid w:val="00BB15BD"/>
    <w:rsid w:val="00BB1DF1"/>
    <w:rsid w:val="00BB2EFB"/>
    <w:rsid w:val="00BB30EA"/>
    <w:rsid w:val="00BB3FAB"/>
    <w:rsid w:val="00BB4651"/>
    <w:rsid w:val="00BB465E"/>
    <w:rsid w:val="00BB6621"/>
    <w:rsid w:val="00BB6664"/>
    <w:rsid w:val="00BB6AF6"/>
    <w:rsid w:val="00BB739D"/>
    <w:rsid w:val="00BC0104"/>
    <w:rsid w:val="00BC0491"/>
    <w:rsid w:val="00BC0CCE"/>
    <w:rsid w:val="00BC0FB2"/>
    <w:rsid w:val="00BC1571"/>
    <w:rsid w:val="00BC1E9B"/>
    <w:rsid w:val="00BC2412"/>
    <w:rsid w:val="00BC291C"/>
    <w:rsid w:val="00BC2A9E"/>
    <w:rsid w:val="00BC3F26"/>
    <w:rsid w:val="00BC4DCA"/>
    <w:rsid w:val="00BC59CA"/>
    <w:rsid w:val="00BC64C6"/>
    <w:rsid w:val="00BC6569"/>
    <w:rsid w:val="00BC6B2F"/>
    <w:rsid w:val="00BC7092"/>
    <w:rsid w:val="00BC7B29"/>
    <w:rsid w:val="00BC7CC1"/>
    <w:rsid w:val="00BD0A0B"/>
    <w:rsid w:val="00BD0F84"/>
    <w:rsid w:val="00BD2507"/>
    <w:rsid w:val="00BD35C4"/>
    <w:rsid w:val="00BD3A13"/>
    <w:rsid w:val="00BD463F"/>
    <w:rsid w:val="00BD46D9"/>
    <w:rsid w:val="00BD4A20"/>
    <w:rsid w:val="00BD57A3"/>
    <w:rsid w:val="00BD6258"/>
    <w:rsid w:val="00BE31C6"/>
    <w:rsid w:val="00BE31F9"/>
    <w:rsid w:val="00BE4125"/>
    <w:rsid w:val="00BE456B"/>
    <w:rsid w:val="00BE5840"/>
    <w:rsid w:val="00BE68D2"/>
    <w:rsid w:val="00BE7C5B"/>
    <w:rsid w:val="00BE7CD9"/>
    <w:rsid w:val="00BE7FCD"/>
    <w:rsid w:val="00BF0B90"/>
    <w:rsid w:val="00BF1D1B"/>
    <w:rsid w:val="00BF2101"/>
    <w:rsid w:val="00BF2C86"/>
    <w:rsid w:val="00BF362D"/>
    <w:rsid w:val="00BF4F62"/>
    <w:rsid w:val="00BF599D"/>
    <w:rsid w:val="00BF7A75"/>
    <w:rsid w:val="00C00127"/>
    <w:rsid w:val="00C02149"/>
    <w:rsid w:val="00C023B9"/>
    <w:rsid w:val="00C031A2"/>
    <w:rsid w:val="00C0356A"/>
    <w:rsid w:val="00C05BF3"/>
    <w:rsid w:val="00C060D1"/>
    <w:rsid w:val="00C06CD4"/>
    <w:rsid w:val="00C07275"/>
    <w:rsid w:val="00C072F3"/>
    <w:rsid w:val="00C10593"/>
    <w:rsid w:val="00C112F9"/>
    <w:rsid w:val="00C1445B"/>
    <w:rsid w:val="00C14E6E"/>
    <w:rsid w:val="00C200FC"/>
    <w:rsid w:val="00C20DA6"/>
    <w:rsid w:val="00C2345C"/>
    <w:rsid w:val="00C237E7"/>
    <w:rsid w:val="00C248AC"/>
    <w:rsid w:val="00C25541"/>
    <w:rsid w:val="00C25AA4"/>
    <w:rsid w:val="00C27011"/>
    <w:rsid w:val="00C270D0"/>
    <w:rsid w:val="00C276B2"/>
    <w:rsid w:val="00C30799"/>
    <w:rsid w:val="00C32E11"/>
    <w:rsid w:val="00C33FFB"/>
    <w:rsid w:val="00C3413F"/>
    <w:rsid w:val="00C345AC"/>
    <w:rsid w:val="00C34B7F"/>
    <w:rsid w:val="00C36D90"/>
    <w:rsid w:val="00C3700C"/>
    <w:rsid w:val="00C40303"/>
    <w:rsid w:val="00C412F5"/>
    <w:rsid w:val="00C4447B"/>
    <w:rsid w:val="00C44565"/>
    <w:rsid w:val="00C45EE7"/>
    <w:rsid w:val="00C4665D"/>
    <w:rsid w:val="00C47C10"/>
    <w:rsid w:val="00C50DB0"/>
    <w:rsid w:val="00C5158E"/>
    <w:rsid w:val="00C52535"/>
    <w:rsid w:val="00C52AF6"/>
    <w:rsid w:val="00C52F46"/>
    <w:rsid w:val="00C52FAB"/>
    <w:rsid w:val="00C540BA"/>
    <w:rsid w:val="00C55816"/>
    <w:rsid w:val="00C5765A"/>
    <w:rsid w:val="00C61364"/>
    <w:rsid w:val="00C62870"/>
    <w:rsid w:val="00C64DDC"/>
    <w:rsid w:val="00C659B7"/>
    <w:rsid w:val="00C65E19"/>
    <w:rsid w:val="00C65E56"/>
    <w:rsid w:val="00C66A15"/>
    <w:rsid w:val="00C70422"/>
    <w:rsid w:val="00C71A61"/>
    <w:rsid w:val="00C73948"/>
    <w:rsid w:val="00C757C4"/>
    <w:rsid w:val="00C761D8"/>
    <w:rsid w:val="00C77FA7"/>
    <w:rsid w:val="00C80001"/>
    <w:rsid w:val="00C803DD"/>
    <w:rsid w:val="00C829B2"/>
    <w:rsid w:val="00C8324B"/>
    <w:rsid w:val="00C83454"/>
    <w:rsid w:val="00C8394A"/>
    <w:rsid w:val="00C83C83"/>
    <w:rsid w:val="00C844E2"/>
    <w:rsid w:val="00C845EF"/>
    <w:rsid w:val="00C85C3F"/>
    <w:rsid w:val="00C86276"/>
    <w:rsid w:val="00C8683B"/>
    <w:rsid w:val="00C86BC6"/>
    <w:rsid w:val="00C8708D"/>
    <w:rsid w:val="00C918AA"/>
    <w:rsid w:val="00C92E67"/>
    <w:rsid w:val="00C93B13"/>
    <w:rsid w:val="00C95829"/>
    <w:rsid w:val="00C974B6"/>
    <w:rsid w:val="00CA0FA0"/>
    <w:rsid w:val="00CA1682"/>
    <w:rsid w:val="00CA2FE9"/>
    <w:rsid w:val="00CA729E"/>
    <w:rsid w:val="00CA73F8"/>
    <w:rsid w:val="00CB05AB"/>
    <w:rsid w:val="00CB0637"/>
    <w:rsid w:val="00CB1F90"/>
    <w:rsid w:val="00CB21DC"/>
    <w:rsid w:val="00CB5002"/>
    <w:rsid w:val="00CB63CB"/>
    <w:rsid w:val="00CB72A4"/>
    <w:rsid w:val="00CC00E8"/>
    <w:rsid w:val="00CC012E"/>
    <w:rsid w:val="00CC019A"/>
    <w:rsid w:val="00CC01B1"/>
    <w:rsid w:val="00CC092F"/>
    <w:rsid w:val="00CC0E7E"/>
    <w:rsid w:val="00CC12D8"/>
    <w:rsid w:val="00CC1FF3"/>
    <w:rsid w:val="00CC2BEA"/>
    <w:rsid w:val="00CC34A2"/>
    <w:rsid w:val="00CC47CE"/>
    <w:rsid w:val="00CC5323"/>
    <w:rsid w:val="00CC571C"/>
    <w:rsid w:val="00CC574F"/>
    <w:rsid w:val="00CC6021"/>
    <w:rsid w:val="00CC7B7E"/>
    <w:rsid w:val="00CD0710"/>
    <w:rsid w:val="00CD0A63"/>
    <w:rsid w:val="00CD1234"/>
    <w:rsid w:val="00CD1276"/>
    <w:rsid w:val="00CD1702"/>
    <w:rsid w:val="00CD2451"/>
    <w:rsid w:val="00CD2887"/>
    <w:rsid w:val="00CD3165"/>
    <w:rsid w:val="00CD3864"/>
    <w:rsid w:val="00CD5FB0"/>
    <w:rsid w:val="00CD6295"/>
    <w:rsid w:val="00CD6F26"/>
    <w:rsid w:val="00CD71F4"/>
    <w:rsid w:val="00CD7E87"/>
    <w:rsid w:val="00CE1DCB"/>
    <w:rsid w:val="00CE317B"/>
    <w:rsid w:val="00CE3E2E"/>
    <w:rsid w:val="00CE3F4F"/>
    <w:rsid w:val="00CE4993"/>
    <w:rsid w:val="00CE6961"/>
    <w:rsid w:val="00CE77F8"/>
    <w:rsid w:val="00CF0736"/>
    <w:rsid w:val="00CF0FAB"/>
    <w:rsid w:val="00CF138F"/>
    <w:rsid w:val="00CF2B2F"/>
    <w:rsid w:val="00CF318B"/>
    <w:rsid w:val="00CF3383"/>
    <w:rsid w:val="00CF3EBF"/>
    <w:rsid w:val="00CF446F"/>
    <w:rsid w:val="00D02388"/>
    <w:rsid w:val="00D03516"/>
    <w:rsid w:val="00D044D3"/>
    <w:rsid w:val="00D04A37"/>
    <w:rsid w:val="00D05A03"/>
    <w:rsid w:val="00D05BDC"/>
    <w:rsid w:val="00D0651D"/>
    <w:rsid w:val="00D07DF2"/>
    <w:rsid w:val="00D07FBB"/>
    <w:rsid w:val="00D117B9"/>
    <w:rsid w:val="00D11B53"/>
    <w:rsid w:val="00D11D68"/>
    <w:rsid w:val="00D143B3"/>
    <w:rsid w:val="00D145DC"/>
    <w:rsid w:val="00D1489B"/>
    <w:rsid w:val="00D14F0C"/>
    <w:rsid w:val="00D16B0F"/>
    <w:rsid w:val="00D16B2E"/>
    <w:rsid w:val="00D208C5"/>
    <w:rsid w:val="00D21DED"/>
    <w:rsid w:val="00D225F7"/>
    <w:rsid w:val="00D22A57"/>
    <w:rsid w:val="00D22FD3"/>
    <w:rsid w:val="00D24DC4"/>
    <w:rsid w:val="00D257FF"/>
    <w:rsid w:val="00D2681B"/>
    <w:rsid w:val="00D26D29"/>
    <w:rsid w:val="00D309F1"/>
    <w:rsid w:val="00D31674"/>
    <w:rsid w:val="00D31F7F"/>
    <w:rsid w:val="00D32C6C"/>
    <w:rsid w:val="00D349E0"/>
    <w:rsid w:val="00D34A10"/>
    <w:rsid w:val="00D35FA1"/>
    <w:rsid w:val="00D3784D"/>
    <w:rsid w:val="00D37EEA"/>
    <w:rsid w:val="00D435B3"/>
    <w:rsid w:val="00D44595"/>
    <w:rsid w:val="00D44AA8"/>
    <w:rsid w:val="00D47B6C"/>
    <w:rsid w:val="00D502DF"/>
    <w:rsid w:val="00D52154"/>
    <w:rsid w:val="00D52369"/>
    <w:rsid w:val="00D53010"/>
    <w:rsid w:val="00D5380A"/>
    <w:rsid w:val="00D54ADF"/>
    <w:rsid w:val="00D54C9F"/>
    <w:rsid w:val="00D5554F"/>
    <w:rsid w:val="00D55654"/>
    <w:rsid w:val="00D55EB9"/>
    <w:rsid w:val="00D56719"/>
    <w:rsid w:val="00D56CDF"/>
    <w:rsid w:val="00D57972"/>
    <w:rsid w:val="00D57BB1"/>
    <w:rsid w:val="00D57D10"/>
    <w:rsid w:val="00D60234"/>
    <w:rsid w:val="00D6039E"/>
    <w:rsid w:val="00D60AC0"/>
    <w:rsid w:val="00D61489"/>
    <w:rsid w:val="00D618BD"/>
    <w:rsid w:val="00D6392F"/>
    <w:rsid w:val="00D63B2B"/>
    <w:rsid w:val="00D63F60"/>
    <w:rsid w:val="00D64877"/>
    <w:rsid w:val="00D64956"/>
    <w:rsid w:val="00D64CF4"/>
    <w:rsid w:val="00D6607E"/>
    <w:rsid w:val="00D66DC2"/>
    <w:rsid w:val="00D67BBD"/>
    <w:rsid w:val="00D716D5"/>
    <w:rsid w:val="00D718E9"/>
    <w:rsid w:val="00D71F03"/>
    <w:rsid w:val="00D7364D"/>
    <w:rsid w:val="00D74744"/>
    <w:rsid w:val="00D74BA2"/>
    <w:rsid w:val="00D74F32"/>
    <w:rsid w:val="00D7511D"/>
    <w:rsid w:val="00D75325"/>
    <w:rsid w:val="00D76DF7"/>
    <w:rsid w:val="00D8274F"/>
    <w:rsid w:val="00D84009"/>
    <w:rsid w:val="00D84646"/>
    <w:rsid w:val="00D8591C"/>
    <w:rsid w:val="00D8629D"/>
    <w:rsid w:val="00D865E0"/>
    <w:rsid w:val="00D86E85"/>
    <w:rsid w:val="00D86ECA"/>
    <w:rsid w:val="00D91CEC"/>
    <w:rsid w:val="00D92294"/>
    <w:rsid w:val="00D923AB"/>
    <w:rsid w:val="00D92672"/>
    <w:rsid w:val="00D92A88"/>
    <w:rsid w:val="00D93B41"/>
    <w:rsid w:val="00D94822"/>
    <w:rsid w:val="00D953B7"/>
    <w:rsid w:val="00D95BCB"/>
    <w:rsid w:val="00D97AD2"/>
    <w:rsid w:val="00DA0B56"/>
    <w:rsid w:val="00DA17AC"/>
    <w:rsid w:val="00DA2BC8"/>
    <w:rsid w:val="00DA2D75"/>
    <w:rsid w:val="00DA6133"/>
    <w:rsid w:val="00DA7296"/>
    <w:rsid w:val="00DB1F30"/>
    <w:rsid w:val="00DB27D5"/>
    <w:rsid w:val="00DB45A4"/>
    <w:rsid w:val="00DB4B8F"/>
    <w:rsid w:val="00DB5757"/>
    <w:rsid w:val="00DB5A63"/>
    <w:rsid w:val="00DB5AD4"/>
    <w:rsid w:val="00DB5E41"/>
    <w:rsid w:val="00DC161F"/>
    <w:rsid w:val="00DC1680"/>
    <w:rsid w:val="00DC16D6"/>
    <w:rsid w:val="00DC1B4B"/>
    <w:rsid w:val="00DC2765"/>
    <w:rsid w:val="00DC4352"/>
    <w:rsid w:val="00DC445A"/>
    <w:rsid w:val="00DC4B04"/>
    <w:rsid w:val="00DC6193"/>
    <w:rsid w:val="00DC662B"/>
    <w:rsid w:val="00DC7020"/>
    <w:rsid w:val="00DD2E2F"/>
    <w:rsid w:val="00DD303A"/>
    <w:rsid w:val="00DD3CAB"/>
    <w:rsid w:val="00DD3F33"/>
    <w:rsid w:val="00DD5199"/>
    <w:rsid w:val="00DD5A3A"/>
    <w:rsid w:val="00DD5A48"/>
    <w:rsid w:val="00DD61A0"/>
    <w:rsid w:val="00DD7CE7"/>
    <w:rsid w:val="00DE1306"/>
    <w:rsid w:val="00DE47D6"/>
    <w:rsid w:val="00DE5F29"/>
    <w:rsid w:val="00DE6C99"/>
    <w:rsid w:val="00DF072C"/>
    <w:rsid w:val="00DF0F82"/>
    <w:rsid w:val="00DF12D1"/>
    <w:rsid w:val="00DF172D"/>
    <w:rsid w:val="00DF21C5"/>
    <w:rsid w:val="00DF278B"/>
    <w:rsid w:val="00DF3FB6"/>
    <w:rsid w:val="00DF42F9"/>
    <w:rsid w:val="00DF44C4"/>
    <w:rsid w:val="00DF4A03"/>
    <w:rsid w:val="00DF5653"/>
    <w:rsid w:val="00DF782D"/>
    <w:rsid w:val="00E00482"/>
    <w:rsid w:val="00E013C3"/>
    <w:rsid w:val="00E01BC9"/>
    <w:rsid w:val="00E03995"/>
    <w:rsid w:val="00E0474D"/>
    <w:rsid w:val="00E049D4"/>
    <w:rsid w:val="00E07BAA"/>
    <w:rsid w:val="00E10B3F"/>
    <w:rsid w:val="00E12081"/>
    <w:rsid w:val="00E138DA"/>
    <w:rsid w:val="00E142C7"/>
    <w:rsid w:val="00E151AE"/>
    <w:rsid w:val="00E16C0A"/>
    <w:rsid w:val="00E20E63"/>
    <w:rsid w:val="00E22191"/>
    <w:rsid w:val="00E22C3E"/>
    <w:rsid w:val="00E252C8"/>
    <w:rsid w:val="00E278E4"/>
    <w:rsid w:val="00E31122"/>
    <w:rsid w:val="00E3399E"/>
    <w:rsid w:val="00E346FE"/>
    <w:rsid w:val="00E34FC6"/>
    <w:rsid w:val="00E3514E"/>
    <w:rsid w:val="00E35B0F"/>
    <w:rsid w:val="00E35BE5"/>
    <w:rsid w:val="00E35FDF"/>
    <w:rsid w:val="00E366F8"/>
    <w:rsid w:val="00E37AE4"/>
    <w:rsid w:val="00E40183"/>
    <w:rsid w:val="00E4095A"/>
    <w:rsid w:val="00E41099"/>
    <w:rsid w:val="00E41432"/>
    <w:rsid w:val="00E426B8"/>
    <w:rsid w:val="00E42A6B"/>
    <w:rsid w:val="00E42E99"/>
    <w:rsid w:val="00E42FFD"/>
    <w:rsid w:val="00E433AE"/>
    <w:rsid w:val="00E4405F"/>
    <w:rsid w:val="00E45FED"/>
    <w:rsid w:val="00E47949"/>
    <w:rsid w:val="00E50E8E"/>
    <w:rsid w:val="00E531D1"/>
    <w:rsid w:val="00E54236"/>
    <w:rsid w:val="00E54738"/>
    <w:rsid w:val="00E55B0A"/>
    <w:rsid w:val="00E60F2F"/>
    <w:rsid w:val="00E6231C"/>
    <w:rsid w:val="00E62AEB"/>
    <w:rsid w:val="00E62B75"/>
    <w:rsid w:val="00E63EAE"/>
    <w:rsid w:val="00E63F26"/>
    <w:rsid w:val="00E6459A"/>
    <w:rsid w:val="00E6481D"/>
    <w:rsid w:val="00E65190"/>
    <w:rsid w:val="00E65B73"/>
    <w:rsid w:val="00E6665F"/>
    <w:rsid w:val="00E667E4"/>
    <w:rsid w:val="00E66B37"/>
    <w:rsid w:val="00E66DA7"/>
    <w:rsid w:val="00E67D7F"/>
    <w:rsid w:val="00E67EC2"/>
    <w:rsid w:val="00E7061A"/>
    <w:rsid w:val="00E70EB0"/>
    <w:rsid w:val="00E70F0A"/>
    <w:rsid w:val="00E712AF"/>
    <w:rsid w:val="00E72CB5"/>
    <w:rsid w:val="00E72E60"/>
    <w:rsid w:val="00E75CC4"/>
    <w:rsid w:val="00E76992"/>
    <w:rsid w:val="00E8041A"/>
    <w:rsid w:val="00E80659"/>
    <w:rsid w:val="00E806D9"/>
    <w:rsid w:val="00E80BC8"/>
    <w:rsid w:val="00E81EF7"/>
    <w:rsid w:val="00E827DA"/>
    <w:rsid w:val="00E82AC6"/>
    <w:rsid w:val="00E82BDA"/>
    <w:rsid w:val="00E839B1"/>
    <w:rsid w:val="00E849C3"/>
    <w:rsid w:val="00E85A6C"/>
    <w:rsid w:val="00E85B65"/>
    <w:rsid w:val="00E85CDA"/>
    <w:rsid w:val="00E86386"/>
    <w:rsid w:val="00E878C3"/>
    <w:rsid w:val="00E879D2"/>
    <w:rsid w:val="00E908B1"/>
    <w:rsid w:val="00E948ED"/>
    <w:rsid w:val="00E974B1"/>
    <w:rsid w:val="00E97B3B"/>
    <w:rsid w:val="00EA0603"/>
    <w:rsid w:val="00EA1027"/>
    <w:rsid w:val="00EA2AAE"/>
    <w:rsid w:val="00EA41FA"/>
    <w:rsid w:val="00EA579D"/>
    <w:rsid w:val="00EB1BB4"/>
    <w:rsid w:val="00EB2987"/>
    <w:rsid w:val="00EB2B16"/>
    <w:rsid w:val="00EB2F43"/>
    <w:rsid w:val="00EB36BD"/>
    <w:rsid w:val="00EB3BDB"/>
    <w:rsid w:val="00EB6477"/>
    <w:rsid w:val="00EB679A"/>
    <w:rsid w:val="00EB79A2"/>
    <w:rsid w:val="00EB7B88"/>
    <w:rsid w:val="00EC128A"/>
    <w:rsid w:val="00EC2A0B"/>
    <w:rsid w:val="00EC5C23"/>
    <w:rsid w:val="00EC6075"/>
    <w:rsid w:val="00EC687A"/>
    <w:rsid w:val="00EC796D"/>
    <w:rsid w:val="00ED00C3"/>
    <w:rsid w:val="00ED0A11"/>
    <w:rsid w:val="00ED0AAC"/>
    <w:rsid w:val="00ED27AF"/>
    <w:rsid w:val="00ED27C3"/>
    <w:rsid w:val="00ED3EB5"/>
    <w:rsid w:val="00ED4579"/>
    <w:rsid w:val="00ED6525"/>
    <w:rsid w:val="00ED673A"/>
    <w:rsid w:val="00ED6CCE"/>
    <w:rsid w:val="00ED7C0F"/>
    <w:rsid w:val="00EE0CA6"/>
    <w:rsid w:val="00EE14D8"/>
    <w:rsid w:val="00EE3B3A"/>
    <w:rsid w:val="00EE41FE"/>
    <w:rsid w:val="00EE5F55"/>
    <w:rsid w:val="00EE6B7E"/>
    <w:rsid w:val="00EE6FFE"/>
    <w:rsid w:val="00EE7C1C"/>
    <w:rsid w:val="00EF0C40"/>
    <w:rsid w:val="00EF0DEC"/>
    <w:rsid w:val="00EF12B4"/>
    <w:rsid w:val="00EF16B2"/>
    <w:rsid w:val="00EF21EF"/>
    <w:rsid w:val="00EF3762"/>
    <w:rsid w:val="00EF3A8C"/>
    <w:rsid w:val="00EF483A"/>
    <w:rsid w:val="00EF5A5E"/>
    <w:rsid w:val="00F00CDC"/>
    <w:rsid w:val="00F01090"/>
    <w:rsid w:val="00F01639"/>
    <w:rsid w:val="00F01B41"/>
    <w:rsid w:val="00F03638"/>
    <w:rsid w:val="00F04E91"/>
    <w:rsid w:val="00F056CD"/>
    <w:rsid w:val="00F0641C"/>
    <w:rsid w:val="00F07326"/>
    <w:rsid w:val="00F07D09"/>
    <w:rsid w:val="00F07D5B"/>
    <w:rsid w:val="00F07EFE"/>
    <w:rsid w:val="00F1050B"/>
    <w:rsid w:val="00F118A0"/>
    <w:rsid w:val="00F12F85"/>
    <w:rsid w:val="00F147B2"/>
    <w:rsid w:val="00F14AA0"/>
    <w:rsid w:val="00F15120"/>
    <w:rsid w:val="00F17760"/>
    <w:rsid w:val="00F17BC9"/>
    <w:rsid w:val="00F2109F"/>
    <w:rsid w:val="00F21C0D"/>
    <w:rsid w:val="00F26092"/>
    <w:rsid w:val="00F30D29"/>
    <w:rsid w:val="00F31B02"/>
    <w:rsid w:val="00F33271"/>
    <w:rsid w:val="00F33FB4"/>
    <w:rsid w:val="00F346BC"/>
    <w:rsid w:val="00F3493A"/>
    <w:rsid w:val="00F350D3"/>
    <w:rsid w:val="00F40DF4"/>
    <w:rsid w:val="00F416F9"/>
    <w:rsid w:val="00F43484"/>
    <w:rsid w:val="00F43908"/>
    <w:rsid w:val="00F44E3D"/>
    <w:rsid w:val="00F45468"/>
    <w:rsid w:val="00F46347"/>
    <w:rsid w:val="00F47B5D"/>
    <w:rsid w:val="00F52CE2"/>
    <w:rsid w:val="00F54B6B"/>
    <w:rsid w:val="00F552E0"/>
    <w:rsid w:val="00F55A45"/>
    <w:rsid w:val="00F566A2"/>
    <w:rsid w:val="00F605C3"/>
    <w:rsid w:val="00F62450"/>
    <w:rsid w:val="00F62C99"/>
    <w:rsid w:val="00F636D9"/>
    <w:rsid w:val="00F63B6B"/>
    <w:rsid w:val="00F646E8"/>
    <w:rsid w:val="00F64D54"/>
    <w:rsid w:val="00F6506E"/>
    <w:rsid w:val="00F65391"/>
    <w:rsid w:val="00F6552A"/>
    <w:rsid w:val="00F65593"/>
    <w:rsid w:val="00F667B5"/>
    <w:rsid w:val="00F67345"/>
    <w:rsid w:val="00F70241"/>
    <w:rsid w:val="00F7024E"/>
    <w:rsid w:val="00F7128C"/>
    <w:rsid w:val="00F713D6"/>
    <w:rsid w:val="00F715A1"/>
    <w:rsid w:val="00F73CE1"/>
    <w:rsid w:val="00F73E4A"/>
    <w:rsid w:val="00F742C5"/>
    <w:rsid w:val="00F74DF5"/>
    <w:rsid w:val="00F754F0"/>
    <w:rsid w:val="00F76044"/>
    <w:rsid w:val="00F7656F"/>
    <w:rsid w:val="00F76728"/>
    <w:rsid w:val="00F80435"/>
    <w:rsid w:val="00F80A73"/>
    <w:rsid w:val="00F81DAD"/>
    <w:rsid w:val="00F82FB0"/>
    <w:rsid w:val="00F83395"/>
    <w:rsid w:val="00F84954"/>
    <w:rsid w:val="00F84EF9"/>
    <w:rsid w:val="00F8696F"/>
    <w:rsid w:val="00F90E96"/>
    <w:rsid w:val="00F92F33"/>
    <w:rsid w:val="00F93C04"/>
    <w:rsid w:val="00F959FB"/>
    <w:rsid w:val="00F96250"/>
    <w:rsid w:val="00F96A01"/>
    <w:rsid w:val="00F96B80"/>
    <w:rsid w:val="00FA1DA9"/>
    <w:rsid w:val="00FA24AD"/>
    <w:rsid w:val="00FA292F"/>
    <w:rsid w:val="00FA3045"/>
    <w:rsid w:val="00FA5554"/>
    <w:rsid w:val="00FA5998"/>
    <w:rsid w:val="00FA60A0"/>
    <w:rsid w:val="00FA65A5"/>
    <w:rsid w:val="00FB162A"/>
    <w:rsid w:val="00FB32C1"/>
    <w:rsid w:val="00FB44F4"/>
    <w:rsid w:val="00FB460B"/>
    <w:rsid w:val="00FB6151"/>
    <w:rsid w:val="00FB78EA"/>
    <w:rsid w:val="00FB7E3F"/>
    <w:rsid w:val="00FC1054"/>
    <w:rsid w:val="00FC1658"/>
    <w:rsid w:val="00FC16DF"/>
    <w:rsid w:val="00FC58FF"/>
    <w:rsid w:val="00FC7E71"/>
    <w:rsid w:val="00FC7EF3"/>
    <w:rsid w:val="00FD1650"/>
    <w:rsid w:val="00FD1D75"/>
    <w:rsid w:val="00FD1EA9"/>
    <w:rsid w:val="00FD2F61"/>
    <w:rsid w:val="00FD616E"/>
    <w:rsid w:val="00FE079B"/>
    <w:rsid w:val="00FE1193"/>
    <w:rsid w:val="00FE15DD"/>
    <w:rsid w:val="00FE30FF"/>
    <w:rsid w:val="00FE46A6"/>
    <w:rsid w:val="00FE4975"/>
    <w:rsid w:val="00FE5FE6"/>
    <w:rsid w:val="00FF1578"/>
    <w:rsid w:val="00FF3A97"/>
    <w:rsid w:val="00FF4470"/>
    <w:rsid w:val="00FF479A"/>
    <w:rsid w:val="00FF57A3"/>
    <w:rsid w:val="00FF5CF2"/>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52D82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3"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0210D1"/>
    <w:pPr>
      <w:spacing w:after="200" w:line="276" w:lineRule="auto"/>
    </w:pPr>
    <w:rPr>
      <w:rFonts w:ascii="Calibri" w:eastAsia="Calibri" w:hAnsi="Calibri" w:cs="Times New Roman"/>
      <w:sz w:val="22"/>
      <w:szCs w:val="22"/>
      <w:lang w:val="en-GB"/>
    </w:rPr>
  </w:style>
  <w:style w:type="paragraph" w:styleId="Heading3">
    <w:name w:val="heading 3"/>
    <w:basedOn w:val="Normal"/>
    <w:link w:val="Heading3Char"/>
    <w:uiPriority w:val="9"/>
    <w:qFormat/>
    <w:rsid w:val="00BB30EA"/>
    <w:pPr>
      <w:spacing w:before="100" w:beforeAutospacing="1" w:after="100" w:afterAutospacing="1" w:line="240" w:lineRule="auto"/>
      <w:outlineLvl w:val="2"/>
    </w:pPr>
    <w:rPr>
      <w:rFonts w:ascii="Times New Roman" w:eastAsiaTheme="minorHAnsi" w:hAnsi="Times New Roman"/>
      <w:b/>
      <w:bCs/>
      <w:sz w:val="27"/>
      <w:szCs w:val="27"/>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0210D1"/>
    <w:rPr>
      <w:rFonts w:cs="Times New Roman"/>
    </w:rPr>
  </w:style>
  <w:style w:type="paragraph" w:customStyle="1" w:styleId="EndNoteBibliography">
    <w:name w:val="EndNote Bibliography"/>
    <w:basedOn w:val="Normal"/>
    <w:rsid w:val="000210D1"/>
    <w:pPr>
      <w:spacing w:line="240" w:lineRule="auto"/>
      <w:jc w:val="both"/>
    </w:pPr>
    <w:rPr>
      <w:lang w:val="en-US"/>
    </w:rPr>
  </w:style>
  <w:style w:type="paragraph" w:styleId="CommentText">
    <w:name w:val="annotation text"/>
    <w:basedOn w:val="Normal"/>
    <w:link w:val="CommentTextChar"/>
    <w:uiPriority w:val="99"/>
    <w:unhideWhenUsed/>
    <w:rsid w:val="000210D1"/>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rsid w:val="000210D1"/>
    <w:rPr>
      <w:sz w:val="20"/>
      <w:szCs w:val="20"/>
      <w:lang w:val="en-GB"/>
    </w:rPr>
  </w:style>
  <w:style w:type="paragraph" w:styleId="Footer">
    <w:name w:val="footer"/>
    <w:basedOn w:val="Normal"/>
    <w:link w:val="FooterChar"/>
    <w:uiPriority w:val="99"/>
    <w:unhideWhenUsed/>
    <w:rsid w:val="000210D1"/>
    <w:pPr>
      <w:tabs>
        <w:tab w:val="center" w:pos="4513"/>
        <w:tab w:val="right" w:pos="9026"/>
      </w:tabs>
      <w:spacing w:after="0" w:line="240" w:lineRule="auto"/>
    </w:pPr>
  </w:style>
  <w:style w:type="character" w:customStyle="1" w:styleId="FooterChar">
    <w:name w:val="Footer Char"/>
    <w:basedOn w:val="DefaultParagraphFont"/>
    <w:link w:val="Footer"/>
    <w:uiPriority w:val="99"/>
    <w:rsid w:val="000210D1"/>
    <w:rPr>
      <w:rFonts w:ascii="Calibri" w:eastAsia="Calibri" w:hAnsi="Calibri" w:cs="Times New Roman"/>
      <w:sz w:val="22"/>
      <w:szCs w:val="22"/>
      <w:lang w:val="en-GB"/>
    </w:rPr>
  </w:style>
  <w:style w:type="character" w:styleId="PageNumber">
    <w:name w:val="page number"/>
    <w:basedOn w:val="DefaultParagraphFont"/>
    <w:uiPriority w:val="99"/>
    <w:semiHidden/>
    <w:unhideWhenUsed/>
    <w:rsid w:val="000210D1"/>
  </w:style>
  <w:style w:type="paragraph" w:styleId="Caption">
    <w:name w:val="caption"/>
    <w:basedOn w:val="Normal"/>
    <w:next w:val="Normal"/>
    <w:uiPriority w:val="35"/>
    <w:unhideWhenUsed/>
    <w:qFormat/>
    <w:rsid w:val="000210D1"/>
    <w:pPr>
      <w:spacing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7E021F"/>
    <w:rPr>
      <w:sz w:val="16"/>
      <w:szCs w:val="16"/>
    </w:rPr>
  </w:style>
  <w:style w:type="paragraph" w:styleId="CommentSubject">
    <w:name w:val="annotation subject"/>
    <w:basedOn w:val="CommentText"/>
    <w:next w:val="CommentText"/>
    <w:link w:val="CommentSubjectChar"/>
    <w:uiPriority w:val="99"/>
    <w:semiHidden/>
    <w:unhideWhenUsed/>
    <w:rsid w:val="007E021F"/>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7E021F"/>
    <w:rPr>
      <w:rFonts w:ascii="Calibri" w:eastAsia="Calibri" w:hAnsi="Calibri" w:cs="Times New Roman"/>
      <w:b/>
      <w:bCs/>
      <w:sz w:val="20"/>
      <w:szCs w:val="20"/>
      <w:lang w:val="en-GB"/>
    </w:rPr>
  </w:style>
  <w:style w:type="paragraph" w:styleId="BalloonText">
    <w:name w:val="Balloon Text"/>
    <w:basedOn w:val="Normal"/>
    <w:link w:val="BalloonTextChar"/>
    <w:uiPriority w:val="99"/>
    <w:semiHidden/>
    <w:unhideWhenUsed/>
    <w:rsid w:val="007E021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E021F"/>
    <w:rPr>
      <w:rFonts w:ascii="Tahoma" w:eastAsia="Calibri" w:hAnsi="Tahoma" w:cs="Tahoma"/>
      <w:sz w:val="16"/>
      <w:szCs w:val="16"/>
      <w:lang w:val="en-GB"/>
    </w:rPr>
  </w:style>
  <w:style w:type="paragraph" w:customStyle="1" w:styleId="EndNoteBibliographyTitle">
    <w:name w:val="EndNote Bibliography Title"/>
    <w:basedOn w:val="Normal"/>
    <w:rsid w:val="00935167"/>
    <w:pPr>
      <w:spacing w:after="0"/>
      <w:jc w:val="center"/>
    </w:pPr>
    <w:rPr>
      <w:lang w:val="en-US"/>
    </w:rPr>
  </w:style>
  <w:style w:type="paragraph" w:styleId="ListParagraph">
    <w:name w:val="List Paragraph"/>
    <w:basedOn w:val="Normal"/>
    <w:uiPriority w:val="34"/>
    <w:qFormat/>
    <w:rsid w:val="00874745"/>
    <w:pPr>
      <w:ind w:left="720"/>
      <w:contextualSpacing/>
    </w:pPr>
  </w:style>
  <w:style w:type="paragraph" w:customStyle="1" w:styleId="p1">
    <w:name w:val="p1"/>
    <w:basedOn w:val="Normal"/>
    <w:rsid w:val="005E3707"/>
    <w:pPr>
      <w:spacing w:after="0" w:line="240" w:lineRule="auto"/>
    </w:pPr>
    <w:rPr>
      <w:rFonts w:ascii="Times" w:eastAsiaTheme="minorHAnsi" w:hAnsi="Times"/>
      <w:color w:val="181A18"/>
      <w:sz w:val="26"/>
      <w:szCs w:val="26"/>
      <w:lang w:eastAsia="en-GB"/>
    </w:rPr>
  </w:style>
  <w:style w:type="table" w:styleId="TableGrid">
    <w:name w:val="Table Grid"/>
    <w:basedOn w:val="TableNormal"/>
    <w:uiPriority w:val="39"/>
    <w:rsid w:val="006C4D3F"/>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DocumentMap">
    <w:name w:val="Document Map"/>
    <w:basedOn w:val="Normal"/>
    <w:link w:val="DocumentMapChar"/>
    <w:uiPriority w:val="99"/>
    <w:semiHidden/>
    <w:unhideWhenUsed/>
    <w:rsid w:val="00714847"/>
    <w:pPr>
      <w:spacing w:after="0" w:line="240" w:lineRule="auto"/>
    </w:pPr>
    <w:rPr>
      <w:rFonts w:ascii="Times New Roman" w:hAnsi="Times New Roman"/>
      <w:sz w:val="24"/>
      <w:szCs w:val="24"/>
    </w:rPr>
  </w:style>
  <w:style w:type="character" w:customStyle="1" w:styleId="DocumentMapChar">
    <w:name w:val="Document Map Char"/>
    <w:basedOn w:val="DefaultParagraphFont"/>
    <w:link w:val="DocumentMap"/>
    <w:uiPriority w:val="99"/>
    <w:semiHidden/>
    <w:rsid w:val="00714847"/>
    <w:rPr>
      <w:rFonts w:ascii="Times New Roman" w:eastAsia="Calibri" w:hAnsi="Times New Roman" w:cs="Times New Roman"/>
      <w:lang w:val="en-GB"/>
    </w:rPr>
  </w:style>
  <w:style w:type="paragraph" w:styleId="Header">
    <w:name w:val="header"/>
    <w:basedOn w:val="Normal"/>
    <w:link w:val="HeaderChar"/>
    <w:uiPriority w:val="99"/>
    <w:unhideWhenUsed/>
    <w:rsid w:val="0031601F"/>
    <w:pPr>
      <w:tabs>
        <w:tab w:val="center" w:pos="4513"/>
        <w:tab w:val="right" w:pos="9026"/>
      </w:tabs>
      <w:spacing w:after="0" w:line="240" w:lineRule="auto"/>
    </w:pPr>
  </w:style>
  <w:style w:type="character" w:customStyle="1" w:styleId="HeaderChar">
    <w:name w:val="Header Char"/>
    <w:basedOn w:val="DefaultParagraphFont"/>
    <w:link w:val="Header"/>
    <w:uiPriority w:val="99"/>
    <w:rsid w:val="0031601F"/>
    <w:rPr>
      <w:rFonts w:ascii="Calibri" w:eastAsia="Calibri" w:hAnsi="Calibri" w:cs="Times New Roman"/>
      <w:sz w:val="22"/>
      <w:szCs w:val="22"/>
      <w:lang w:val="en-GB"/>
    </w:rPr>
  </w:style>
  <w:style w:type="character" w:styleId="Hyperlink">
    <w:name w:val="Hyperlink"/>
    <w:basedOn w:val="DefaultParagraphFont"/>
    <w:uiPriority w:val="99"/>
    <w:unhideWhenUsed/>
    <w:rsid w:val="003257F8"/>
    <w:rPr>
      <w:color w:val="0563C1" w:themeColor="hyperlink"/>
      <w:u w:val="single"/>
    </w:rPr>
  </w:style>
  <w:style w:type="character" w:styleId="FollowedHyperlink">
    <w:name w:val="FollowedHyperlink"/>
    <w:basedOn w:val="DefaultParagraphFont"/>
    <w:uiPriority w:val="99"/>
    <w:semiHidden/>
    <w:unhideWhenUsed/>
    <w:rsid w:val="00D44AA8"/>
    <w:rPr>
      <w:color w:val="954F72" w:themeColor="followedHyperlink"/>
      <w:u w:val="single"/>
    </w:rPr>
  </w:style>
  <w:style w:type="character" w:customStyle="1" w:styleId="Heading3Char">
    <w:name w:val="Heading 3 Char"/>
    <w:basedOn w:val="DefaultParagraphFont"/>
    <w:link w:val="Heading3"/>
    <w:uiPriority w:val="9"/>
    <w:rsid w:val="00BB30EA"/>
    <w:rPr>
      <w:rFonts w:ascii="Times New Roman" w:hAnsi="Times New Roman" w:cs="Times New Roman"/>
      <w:b/>
      <w:bCs/>
      <w:sz w:val="27"/>
      <w:szCs w:val="27"/>
      <w:lang w:val="en-GB" w:eastAsia="en-GB"/>
    </w:rPr>
  </w:style>
  <w:style w:type="character" w:styleId="LineNumber">
    <w:name w:val="line number"/>
    <w:basedOn w:val="DefaultParagraphFont"/>
    <w:uiPriority w:val="99"/>
    <w:semiHidden/>
    <w:unhideWhenUsed/>
    <w:rsid w:val="00593592"/>
  </w:style>
  <w:style w:type="paragraph" w:styleId="NormalWeb">
    <w:name w:val="Normal (Web)"/>
    <w:basedOn w:val="Normal"/>
    <w:uiPriority w:val="99"/>
    <w:semiHidden/>
    <w:unhideWhenUsed/>
    <w:rsid w:val="00D35FA1"/>
    <w:pPr>
      <w:spacing w:before="100" w:beforeAutospacing="1" w:after="100" w:afterAutospacing="1" w:line="240" w:lineRule="auto"/>
    </w:pPr>
    <w:rPr>
      <w:rFonts w:ascii="Times New Roman" w:eastAsiaTheme="minorHAnsi" w:hAnsi="Times New Roman"/>
      <w:sz w:val="24"/>
      <w:szCs w:val="24"/>
      <w:lang w:eastAsia="en-GB"/>
    </w:rPr>
  </w:style>
  <w:style w:type="character" w:customStyle="1" w:styleId="apple-converted-space">
    <w:name w:val="apple-converted-space"/>
    <w:basedOn w:val="DefaultParagraphFont"/>
    <w:rsid w:val="00D35FA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3945723">
      <w:bodyDiv w:val="1"/>
      <w:marLeft w:val="0"/>
      <w:marRight w:val="0"/>
      <w:marTop w:val="0"/>
      <w:marBottom w:val="0"/>
      <w:divBdr>
        <w:top w:val="none" w:sz="0" w:space="0" w:color="auto"/>
        <w:left w:val="none" w:sz="0" w:space="0" w:color="auto"/>
        <w:bottom w:val="none" w:sz="0" w:space="0" w:color="auto"/>
        <w:right w:val="none" w:sz="0" w:space="0" w:color="auto"/>
      </w:divBdr>
    </w:div>
    <w:div w:id="190923715">
      <w:bodyDiv w:val="1"/>
      <w:marLeft w:val="0"/>
      <w:marRight w:val="0"/>
      <w:marTop w:val="0"/>
      <w:marBottom w:val="0"/>
      <w:divBdr>
        <w:top w:val="none" w:sz="0" w:space="0" w:color="auto"/>
        <w:left w:val="none" w:sz="0" w:space="0" w:color="auto"/>
        <w:bottom w:val="none" w:sz="0" w:space="0" w:color="auto"/>
        <w:right w:val="none" w:sz="0" w:space="0" w:color="auto"/>
      </w:divBdr>
    </w:div>
    <w:div w:id="235019977">
      <w:bodyDiv w:val="1"/>
      <w:marLeft w:val="0"/>
      <w:marRight w:val="0"/>
      <w:marTop w:val="0"/>
      <w:marBottom w:val="0"/>
      <w:divBdr>
        <w:top w:val="none" w:sz="0" w:space="0" w:color="auto"/>
        <w:left w:val="none" w:sz="0" w:space="0" w:color="auto"/>
        <w:bottom w:val="none" w:sz="0" w:space="0" w:color="auto"/>
        <w:right w:val="none" w:sz="0" w:space="0" w:color="auto"/>
      </w:divBdr>
    </w:div>
    <w:div w:id="361057173">
      <w:bodyDiv w:val="1"/>
      <w:marLeft w:val="0"/>
      <w:marRight w:val="0"/>
      <w:marTop w:val="0"/>
      <w:marBottom w:val="0"/>
      <w:divBdr>
        <w:top w:val="none" w:sz="0" w:space="0" w:color="auto"/>
        <w:left w:val="none" w:sz="0" w:space="0" w:color="auto"/>
        <w:bottom w:val="none" w:sz="0" w:space="0" w:color="auto"/>
        <w:right w:val="none" w:sz="0" w:space="0" w:color="auto"/>
      </w:divBdr>
    </w:div>
    <w:div w:id="413283689">
      <w:bodyDiv w:val="1"/>
      <w:marLeft w:val="0"/>
      <w:marRight w:val="0"/>
      <w:marTop w:val="0"/>
      <w:marBottom w:val="0"/>
      <w:divBdr>
        <w:top w:val="none" w:sz="0" w:space="0" w:color="auto"/>
        <w:left w:val="none" w:sz="0" w:space="0" w:color="auto"/>
        <w:bottom w:val="none" w:sz="0" w:space="0" w:color="auto"/>
        <w:right w:val="none" w:sz="0" w:space="0" w:color="auto"/>
      </w:divBdr>
    </w:div>
    <w:div w:id="445272496">
      <w:bodyDiv w:val="1"/>
      <w:marLeft w:val="0"/>
      <w:marRight w:val="0"/>
      <w:marTop w:val="0"/>
      <w:marBottom w:val="0"/>
      <w:divBdr>
        <w:top w:val="none" w:sz="0" w:space="0" w:color="auto"/>
        <w:left w:val="none" w:sz="0" w:space="0" w:color="auto"/>
        <w:bottom w:val="none" w:sz="0" w:space="0" w:color="auto"/>
        <w:right w:val="none" w:sz="0" w:space="0" w:color="auto"/>
      </w:divBdr>
    </w:div>
    <w:div w:id="455684903">
      <w:bodyDiv w:val="1"/>
      <w:marLeft w:val="0"/>
      <w:marRight w:val="0"/>
      <w:marTop w:val="0"/>
      <w:marBottom w:val="0"/>
      <w:divBdr>
        <w:top w:val="none" w:sz="0" w:space="0" w:color="auto"/>
        <w:left w:val="none" w:sz="0" w:space="0" w:color="auto"/>
        <w:bottom w:val="none" w:sz="0" w:space="0" w:color="auto"/>
        <w:right w:val="none" w:sz="0" w:space="0" w:color="auto"/>
      </w:divBdr>
    </w:div>
    <w:div w:id="560942462">
      <w:bodyDiv w:val="1"/>
      <w:marLeft w:val="0"/>
      <w:marRight w:val="0"/>
      <w:marTop w:val="0"/>
      <w:marBottom w:val="0"/>
      <w:divBdr>
        <w:top w:val="none" w:sz="0" w:space="0" w:color="auto"/>
        <w:left w:val="none" w:sz="0" w:space="0" w:color="auto"/>
        <w:bottom w:val="none" w:sz="0" w:space="0" w:color="auto"/>
        <w:right w:val="none" w:sz="0" w:space="0" w:color="auto"/>
      </w:divBdr>
    </w:div>
    <w:div w:id="621499550">
      <w:bodyDiv w:val="1"/>
      <w:marLeft w:val="0"/>
      <w:marRight w:val="0"/>
      <w:marTop w:val="0"/>
      <w:marBottom w:val="0"/>
      <w:divBdr>
        <w:top w:val="none" w:sz="0" w:space="0" w:color="auto"/>
        <w:left w:val="none" w:sz="0" w:space="0" w:color="auto"/>
        <w:bottom w:val="none" w:sz="0" w:space="0" w:color="auto"/>
        <w:right w:val="none" w:sz="0" w:space="0" w:color="auto"/>
      </w:divBdr>
    </w:div>
    <w:div w:id="660475115">
      <w:bodyDiv w:val="1"/>
      <w:marLeft w:val="0"/>
      <w:marRight w:val="0"/>
      <w:marTop w:val="0"/>
      <w:marBottom w:val="0"/>
      <w:divBdr>
        <w:top w:val="none" w:sz="0" w:space="0" w:color="auto"/>
        <w:left w:val="none" w:sz="0" w:space="0" w:color="auto"/>
        <w:bottom w:val="none" w:sz="0" w:space="0" w:color="auto"/>
        <w:right w:val="none" w:sz="0" w:space="0" w:color="auto"/>
      </w:divBdr>
    </w:div>
    <w:div w:id="720642087">
      <w:bodyDiv w:val="1"/>
      <w:marLeft w:val="0"/>
      <w:marRight w:val="0"/>
      <w:marTop w:val="0"/>
      <w:marBottom w:val="0"/>
      <w:divBdr>
        <w:top w:val="none" w:sz="0" w:space="0" w:color="auto"/>
        <w:left w:val="none" w:sz="0" w:space="0" w:color="auto"/>
        <w:bottom w:val="none" w:sz="0" w:space="0" w:color="auto"/>
        <w:right w:val="none" w:sz="0" w:space="0" w:color="auto"/>
      </w:divBdr>
    </w:div>
    <w:div w:id="749738837">
      <w:bodyDiv w:val="1"/>
      <w:marLeft w:val="0"/>
      <w:marRight w:val="0"/>
      <w:marTop w:val="0"/>
      <w:marBottom w:val="0"/>
      <w:divBdr>
        <w:top w:val="none" w:sz="0" w:space="0" w:color="auto"/>
        <w:left w:val="none" w:sz="0" w:space="0" w:color="auto"/>
        <w:bottom w:val="none" w:sz="0" w:space="0" w:color="auto"/>
        <w:right w:val="none" w:sz="0" w:space="0" w:color="auto"/>
      </w:divBdr>
    </w:div>
    <w:div w:id="864901977">
      <w:bodyDiv w:val="1"/>
      <w:marLeft w:val="0"/>
      <w:marRight w:val="0"/>
      <w:marTop w:val="0"/>
      <w:marBottom w:val="0"/>
      <w:divBdr>
        <w:top w:val="none" w:sz="0" w:space="0" w:color="auto"/>
        <w:left w:val="none" w:sz="0" w:space="0" w:color="auto"/>
        <w:bottom w:val="none" w:sz="0" w:space="0" w:color="auto"/>
        <w:right w:val="none" w:sz="0" w:space="0" w:color="auto"/>
      </w:divBdr>
    </w:div>
    <w:div w:id="1116752208">
      <w:bodyDiv w:val="1"/>
      <w:marLeft w:val="0"/>
      <w:marRight w:val="0"/>
      <w:marTop w:val="0"/>
      <w:marBottom w:val="0"/>
      <w:divBdr>
        <w:top w:val="none" w:sz="0" w:space="0" w:color="auto"/>
        <w:left w:val="none" w:sz="0" w:space="0" w:color="auto"/>
        <w:bottom w:val="none" w:sz="0" w:space="0" w:color="auto"/>
        <w:right w:val="none" w:sz="0" w:space="0" w:color="auto"/>
      </w:divBdr>
    </w:div>
    <w:div w:id="1202785556">
      <w:bodyDiv w:val="1"/>
      <w:marLeft w:val="0"/>
      <w:marRight w:val="0"/>
      <w:marTop w:val="0"/>
      <w:marBottom w:val="0"/>
      <w:divBdr>
        <w:top w:val="none" w:sz="0" w:space="0" w:color="auto"/>
        <w:left w:val="none" w:sz="0" w:space="0" w:color="auto"/>
        <w:bottom w:val="none" w:sz="0" w:space="0" w:color="auto"/>
        <w:right w:val="none" w:sz="0" w:space="0" w:color="auto"/>
      </w:divBdr>
    </w:div>
    <w:div w:id="1227839325">
      <w:bodyDiv w:val="1"/>
      <w:marLeft w:val="0"/>
      <w:marRight w:val="0"/>
      <w:marTop w:val="0"/>
      <w:marBottom w:val="0"/>
      <w:divBdr>
        <w:top w:val="none" w:sz="0" w:space="0" w:color="auto"/>
        <w:left w:val="none" w:sz="0" w:space="0" w:color="auto"/>
        <w:bottom w:val="none" w:sz="0" w:space="0" w:color="auto"/>
        <w:right w:val="none" w:sz="0" w:space="0" w:color="auto"/>
      </w:divBdr>
    </w:div>
    <w:div w:id="1304390257">
      <w:bodyDiv w:val="1"/>
      <w:marLeft w:val="0"/>
      <w:marRight w:val="0"/>
      <w:marTop w:val="0"/>
      <w:marBottom w:val="0"/>
      <w:divBdr>
        <w:top w:val="none" w:sz="0" w:space="0" w:color="auto"/>
        <w:left w:val="none" w:sz="0" w:space="0" w:color="auto"/>
        <w:bottom w:val="none" w:sz="0" w:space="0" w:color="auto"/>
        <w:right w:val="none" w:sz="0" w:space="0" w:color="auto"/>
      </w:divBdr>
    </w:div>
    <w:div w:id="1348479323">
      <w:bodyDiv w:val="1"/>
      <w:marLeft w:val="0"/>
      <w:marRight w:val="0"/>
      <w:marTop w:val="0"/>
      <w:marBottom w:val="0"/>
      <w:divBdr>
        <w:top w:val="none" w:sz="0" w:space="0" w:color="auto"/>
        <w:left w:val="none" w:sz="0" w:space="0" w:color="auto"/>
        <w:bottom w:val="none" w:sz="0" w:space="0" w:color="auto"/>
        <w:right w:val="none" w:sz="0" w:space="0" w:color="auto"/>
      </w:divBdr>
    </w:div>
    <w:div w:id="1358389397">
      <w:bodyDiv w:val="1"/>
      <w:marLeft w:val="0"/>
      <w:marRight w:val="0"/>
      <w:marTop w:val="0"/>
      <w:marBottom w:val="0"/>
      <w:divBdr>
        <w:top w:val="none" w:sz="0" w:space="0" w:color="auto"/>
        <w:left w:val="none" w:sz="0" w:space="0" w:color="auto"/>
        <w:bottom w:val="none" w:sz="0" w:space="0" w:color="auto"/>
        <w:right w:val="none" w:sz="0" w:space="0" w:color="auto"/>
      </w:divBdr>
    </w:div>
    <w:div w:id="1397052269">
      <w:bodyDiv w:val="1"/>
      <w:marLeft w:val="0"/>
      <w:marRight w:val="0"/>
      <w:marTop w:val="0"/>
      <w:marBottom w:val="0"/>
      <w:divBdr>
        <w:top w:val="none" w:sz="0" w:space="0" w:color="auto"/>
        <w:left w:val="none" w:sz="0" w:space="0" w:color="auto"/>
        <w:bottom w:val="none" w:sz="0" w:space="0" w:color="auto"/>
        <w:right w:val="none" w:sz="0" w:space="0" w:color="auto"/>
      </w:divBdr>
    </w:div>
    <w:div w:id="1526820562">
      <w:bodyDiv w:val="1"/>
      <w:marLeft w:val="0"/>
      <w:marRight w:val="0"/>
      <w:marTop w:val="0"/>
      <w:marBottom w:val="0"/>
      <w:divBdr>
        <w:top w:val="none" w:sz="0" w:space="0" w:color="auto"/>
        <w:left w:val="none" w:sz="0" w:space="0" w:color="auto"/>
        <w:bottom w:val="none" w:sz="0" w:space="0" w:color="auto"/>
        <w:right w:val="none" w:sz="0" w:space="0" w:color="auto"/>
      </w:divBdr>
    </w:div>
    <w:div w:id="1674792996">
      <w:bodyDiv w:val="1"/>
      <w:marLeft w:val="0"/>
      <w:marRight w:val="0"/>
      <w:marTop w:val="0"/>
      <w:marBottom w:val="0"/>
      <w:divBdr>
        <w:top w:val="none" w:sz="0" w:space="0" w:color="auto"/>
        <w:left w:val="none" w:sz="0" w:space="0" w:color="auto"/>
        <w:bottom w:val="none" w:sz="0" w:space="0" w:color="auto"/>
        <w:right w:val="none" w:sz="0" w:space="0" w:color="auto"/>
      </w:divBdr>
    </w:div>
    <w:div w:id="1770546859">
      <w:bodyDiv w:val="1"/>
      <w:marLeft w:val="0"/>
      <w:marRight w:val="0"/>
      <w:marTop w:val="0"/>
      <w:marBottom w:val="0"/>
      <w:divBdr>
        <w:top w:val="none" w:sz="0" w:space="0" w:color="auto"/>
        <w:left w:val="none" w:sz="0" w:space="0" w:color="auto"/>
        <w:bottom w:val="none" w:sz="0" w:space="0" w:color="auto"/>
        <w:right w:val="none" w:sz="0" w:space="0" w:color="auto"/>
      </w:divBdr>
    </w:div>
    <w:div w:id="1791168870">
      <w:bodyDiv w:val="1"/>
      <w:marLeft w:val="0"/>
      <w:marRight w:val="0"/>
      <w:marTop w:val="0"/>
      <w:marBottom w:val="0"/>
      <w:divBdr>
        <w:top w:val="none" w:sz="0" w:space="0" w:color="auto"/>
        <w:left w:val="none" w:sz="0" w:space="0" w:color="auto"/>
        <w:bottom w:val="none" w:sz="0" w:space="0" w:color="auto"/>
        <w:right w:val="none" w:sz="0" w:space="0" w:color="auto"/>
      </w:divBdr>
    </w:div>
    <w:div w:id="2009597270">
      <w:bodyDiv w:val="1"/>
      <w:marLeft w:val="0"/>
      <w:marRight w:val="0"/>
      <w:marTop w:val="0"/>
      <w:marBottom w:val="0"/>
      <w:divBdr>
        <w:top w:val="none" w:sz="0" w:space="0" w:color="auto"/>
        <w:left w:val="none" w:sz="0" w:space="0" w:color="auto"/>
        <w:bottom w:val="none" w:sz="0" w:space="0" w:color="auto"/>
        <w:right w:val="none" w:sz="0" w:space="0" w:color="auto"/>
      </w:divBdr>
    </w:div>
    <w:div w:id="2086368151">
      <w:bodyDiv w:val="1"/>
      <w:marLeft w:val="0"/>
      <w:marRight w:val="0"/>
      <w:marTop w:val="0"/>
      <w:marBottom w:val="0"/>
      <w:divBdr>
        <w:top w:val="none" w:sz="0" w:space="0" w:color="auto"/>
        <w:left w:val="none" w:sz="0" w:space="0" w:color="auto"/>
        <w:bottom w:val="none" w:sz="0" w:space="0" w:color="auto"/>
        <w:right w:val="none" w:sz="0" w:space="0" w:color="auto"/>
      </w:divBdr>
    </w:div>
    <w:div w:id="21463840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hyperlink" Target="http://www.iihs.org/iihs/topics/t/teenagers/fatalityfacts/teenagers/2016" TargetMode="External"/><Relationship Id="rId12" Type="http://schemas.openxmlformats.org/officeDocument/2006/relationships/hyperlink" Target="http://www.iihs.org/iihs/topics/t/teenagers/fatalityfacts/teenagers/2016" TargetMode="External"/><Relationship Id="rId13" Type="http://schemas.openxmlformats.org/officeDocument/2006/relationships/hyperlink" Target="https://www.nia.nih.gov/news/advice-older-adults-staying-safe-hot-weather" TargetMode="External"/><Relationship Id="rId14" Type="http://schemas.openxmlformats.org/officeDocument/2006/relationships/hyperlink" Target="http://www.who.int/en/news-room/fact-sheets/detail/drowning" TargetMode="External"/><Relationship Id="rId15" Type="http://schemas.openxmlformats.org/officeDocument/2006/relationships/footer" Target="footer1.xml"/><Relationship Id="rId16" Type="http://schemas.openxmlformats.org/officeDocument/2006/relationships/footer" Target="footer2.xml"/><Relationship Id="rId17" Type="http://schemas.openxmlformats.org/officeDocument/2006/relationships/fontTable" Target="fontTable.xml"/><Relationship Id="rId18" Type="http://schemas.microsoft.com/office/2011/relationships/people" Target="people.xml"/><Relationship Id="rId19"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comments" Target="comments.xml"/><Relationship Id="rId9" Type="http://schemas.microsoft.com/office/2011/relationships/commentsExtended" Target="commentsExtended.xml"/><Relationship Id="rId10" Type="http://schemas.openxmlformats.org/officeDocument/2006/relationships/hyperlink" Target="http://www.iihs.org/iihs/topics/t/teenagers/fatalityfacts/teenagers/201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12704561-DD37-C34E-9913-E3404A3E99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187</TotalTime>
  <Pages>26</Pages>
  <Words>21795</Words>
  <Characters>124237</Characters>
  <Application>Microsoft Macintosh Word</Application>
  <DocSecurity>0</DocSecurity>
  <Lines>1035</Lines>
  <Paragraphs>291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145741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Parks, Robbie M</cp:lastModifiedBy>
  <cp:revision>48</cp:revision>
  <dcterms:created xsi:type="dcterms:W3CDTF">2018-10-30T10:12:00Z</dcterms:created>
  <dcterms:modified xsi:type="dcterms:W3CDTF">2018-11-01T18:17:00Z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http://www.zotero.org/styles/chicago-author-date</vt:lpwstr>
  </property>
  <property fmtid="{D5CDD505-2E9C-101B-9397-08002B2CF9AE}" pid="7" name="Mendeley Recent Style Name 2_1">
    <vt:lpwstr>Chicago Manual of Style 16th edition (author-date)</vt:lpwstr>
  </property>
  <property fmtid="{D5CDD505-2E9C-101B-9397-08002B2CF9AE}" pid="8" name="Mendeley Recent Style Id 3_1">
    <vt:lpwstr>http://www.zotero.org/styles/harvard-cite-them-right</vt:lpwstr>
  </property>
  <property fmtid="{D5CDD505-2E9C-101B-9397-08002B2CF9AE}" pid="9" name="Mendeley Recent Style Name 3_1">
    <vt:lpwstr>Cite Them Right 10th edition - Harvard</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7th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http://www.zotero.org/styles/the-lancet</vt:lpwstr>
  </property>
  <property fmtid="{D5CDD505-2E9C-101B-9397-08002B2CF9AE}" pid="21" name="Mendeley Recent Style Name 9_1">
    <vt:lpwstr>The Lancet</vt:lpwstr>
  </property>
  <property fmtid="{D5CDD505-2E9C-101B-9397-08002B2CF9AE}" pid="22" name="Mendeley Document_1">
    <vt:lpwstr>True</vt:lpwstr>
  </property>
  <property fmtid="{D5CDD505-2E9C-101B-9397-08002B2CF9AE}" pid="23" name="Mendeley Unique User Id_1">
    <vt:lpwstr>7f47c4ec-e20f-36f7-ae86-130308784d82</vt:lpwstr>
  </property>
  <property fmtid="{D5CDD505-2E9C-101B-9397-08002B2CF9AE}" pid="24" name="Mendeley Citation Style_1">
    <vt:lpwstr>http://www.zotero.org/styles/the-lancet</vt:lpwstr>
  </property>
</Properties>
</file>