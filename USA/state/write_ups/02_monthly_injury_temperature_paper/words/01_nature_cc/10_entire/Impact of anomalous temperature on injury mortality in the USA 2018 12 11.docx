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2C751A">
      <w:pPr>
        <w:spacing w:after="0" w:line="480" w:lineRule="auto"/>
        <w:outlineLvl w:val="0"/>
        <w:rPr>
          <w:rFonts w:ascii="Times New Roman" w:hAnsi="Times New Roman"/>
          <w:b/>
          <w:color w:val="000000" w:themeColor="text1"/>
          <w:sz w:val="24"/>
          <w:szCs w:val="24"/>
        </w:rPr>
        <w:pPrChange w:id="0" w:author="Parks, Robbie M" w:date="2018-12-11T12:37:00Z">
          <w:pPr>
            <w:spacing w:after="0" w:line="480" w:lineRule="auto"/>
            <w:jc w:val="both"/>
            <w:outlineLvl w:val="0"/>
          </w:pPr>
        </w:pPrChange>
      </w:pPr>
      <w:commentRangeStart w:id="1"/>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commentRangeEnd w:id="1"/>
      <w:r w:rsidR="00DF0392">
        <w:rPr>
          <w:rStyle w:val="CommentReference"/>
          <w:rFonts w:asciiTheme="minorHAnsi" w:eastAsiaTheme="minorHAnsi" w:hAnsiTheme="minorHAnsi" w:cstheme="minorBidi"/>
        </w:rPr>
        <w:commentReference w:id="1"/>
      </w:r>
    </w:p>
    <w:p w14:paraId="4E3F7259" w14:textId="6B3E49B0" w:rsidR="000210D1" w:rsidRPr="00636C9B" w:rsidRDefault="000210D1" w:rsidP="002C751A">
      <w:pPr>
        <w:spacing w:after="0" w:line="480" w:lineRule="auto"/>
        <w:outlineLvl w:val="0"/>
        <w:rPr>
          <w:rFonts w:ascii="Times New Roman" w:hAnsi="Times New Roman"/>
          <w:color w:val="000000" w:themeColor="text1"/>
          <w:sz w:val="24"/>
          <w:szCs w:val="24"/>
          <w:lang w:val="it-IT"/>
        </w:rPr>
        <w:pPrChange w:id="2" w:author="Parks, Robbie M" w:date="2018-12-11T12:37:00Z">
          <w:pPr>
            <w:spacing w:after="0" w:line="480" w:lineRule="auto"/>
            <w:jc w:val="both"/>
            <w:outlineLvl w:val="0"/>
          </w:pPr>
        </w:pPrChange>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r w:rsidR="00F018AF">
        <w:rPr>
          <w:rFonts w:ascii="Times New Roman" w:hAnsi="Times New Roman"/>
          <w:color w:val="000000" w:themeColor="text1"/>
          <w:sz w:val="24"/>
          <w:szCs w:val="24"/>
          <w:lang w:val="it-IT"/>
        </w:rPr>
        <w:t>Vasilis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r w:rsidR="004D5509">
        <w:rPr>
          <w:rFonts w:ascii="Times New Roman" w:hAnsi="Times New Roman"/>
          <w:color w:val="000000" w:themeColor="text1"/>
          <w:sz w:val="24"/>
          <w:szCs w:val="24"/>
          <w:vertAlign w:val="superscript"/>
          <w:lang w:val="it-IT"/>
        </w:rPr>
        <w:t>,</w:t>
      </w:r>
      <w:r w:rsidR="008C046B">
        <w:rPr>
          <w:rFonts w:ascii="Times New Roman" w:hAnsi="Times New Roman"/>
          <w:color w:val="000000" w:themeColor="text1"/>
          <w:sz w:val="24"/>
          <w:szCs w:val="24"/>
          <w:vertAlign w:val="superscript"/>
          <w:lang w:val="it-IT"/>
        </w:rPr>
        <w:t>2</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E02CE3">
        <w:rPr>
          <w:rFonts w:ascii="Times New Roman" w:hAnsi="Times New Roman"/>
          <w:color w:val="000000" w:themeColor="text1"/>
          <w:sz w:val="24"/>
          <w:szCs w:val="24"/>
          <w:vertAlign w:val="superscript"/>
          <w:lang w:val="it-IT"/>
        </w:rPr>
        <w:t>3</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w:t>
      </w:r>
      <w:r w:rsidR="00E02CE3">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2C751A">
      <w:pPr>
        <w:spacing w:after="0" w:line="480" w:lineRule="auto"/>
        <w:rPr>
          <w:rFonts w:ascii="Times New Roman" w:hAnsi="Times New Roman"/>
          <w:color w:val="000000" w:themeColor="text1"/>
          <w:sz w:val="24"/>
          <w:szCs w:val="24"/>
        </w:rPr>
        <w:pPrChange w:id="3" w:author="Parks, Robbie M" w:date="2018-12-11T12:37:00Z">
          <w:pPr>
            <w:spacing w:after="0" w:line="480" w:lineRule="auto"/>
            <w:jc w:val="both"/>
          </w:pPr>
        </w:pPrChange>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2C751A">
      <w:pPr>
        <w:spacing w:after="0" w:line="480" w:lineRule="auto"/>
        <w:rPr>
          <w:rFonts w:ascii="Times New Roman" w:hAnsi="Times New Roman"/>
          <w:color w:val="000000" w:themeColor="text1"/>
          <w:sz w:val="24"/>
          <w:szCs w:val="24"/>
        </w:rPr>
        <w:pPrChange w:id="4" w:author="Parks, Robbie M" w:date="2018-12-11T12:37:00Z">
          <w:pPr>
            <w:spacing w:after="0" w:line="480" w:lineRule="auto"/>
            <w:jc w:val="both"/>
          </w:pPr>
        </w:pPrChange>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3C297667" w:rsidR="00E02CE3" w:rsidRPr="00636C9B" w:rsidRDefault="00E02CE3" w:rsidP="002C751A">
      <w:pPr>
        <w:spacing w:after="0" w:line="480" w:lineRule="auto"/>
        <w:rPr>
          <w:rFonts w:ascii="Times New Roman" w:hAnsi="Times New Roman"/>
          <w:color w:val="000000" w:themeColor="text1"/>
          <w:sz w:val="24"/>
          <w:szCs w:val="24"/>
        </w:rPr>
        <w:pPrChange w:id="5" w:author="Parks, Robbie M" w:date="2018-12-11T12:37:00Z">
          <w:pPr>
            <w:spacing w:after="0" w:line="480" w:lineRule="auto"/>
            <w:jc w:val="both"/>
          </w:pPr>
        </w:pPrChange>
      </w:pPr>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Space and Atmospheric Physics, Imperial College London, London, United Kingdom</w:t>
      </w:r>
    </w:p>
    <w:p w14:paraId="10B23175" w14:textId="4F9DCE10" w:rsidR="000210D1" w:rsidRPr="00636C9B" w:rsidRDefault="00E02CE3" w:rsidP="002C751A">
      <w:pPr>
        <w:spacing w:after="0" w:line="480" w:lineRule="auto"/>
        <w:rPr>
          <w:rFonts w:ascii="Times New Roman" w:hAnsi="Times New Roman"/>
          <w:color w:val="000000" w:themeColor="text1"/>
          <w:sz w:val="24"/>
          <w:szCs w:val="24"/>
        </w:rPr>
        <w:pPrChange w:id="6" w:author="Parks, Robbie M" w:date="2018-12-11T12:37:00Z">
          <w:pPr>
            <w:spacing w:after="0" w:line="480" w:lineRule="auto"/>
            <w:jc w:val="both"/>
          </w:pPr>
        </w:pPrChange>
      </w:pPr>
      <w:r>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268C0E4" w:rsidR="0070176B" w:rsidRDefault="0070176B" w:rsidP="002C751A">
      <w:pPr>
        <w:spacing w:after="0" w:line="480" w:lineRule="auto"/>
        <w:rPr>
          <w:rFonts w:ascii="Times New Roman" w:hAnsi="Times New Roman"/>
          <w:color w:val="000000" w:themeColor="text1"/>
          <w:sz w:val="24"/>
          <w:szCs w:val="24"/>
        </w:rPr>
        <w:pPrChange w:id="7" w:author="Parks, Robbie M" w:date="2018-12-11T12:37:00Z">
          <w:pPr>
            <w:spacing w:after="0" w:line="480" w:lineRule="auto"/>
            <w:jc w:val="both"/>
          </w:pPr>
        </w:pPrChange>
      </w:pPr>
    </w:p>
    <w:p w14:paraId="63E029A3" w14:textId="51C863E0" w:rsidR="0070176B" w:rsidRPr="005E22E4" w:rsidRDefault="0070176B" w:rsidP="002C751A">
      <w:pPr>
        <w:spacing w:after="0" w:line="480" w:lineRule="auto"/>
        <w:rPr>
          <w:rFonts w:ascii="Times New Roman" w:hAnsi="Times New Roman"/>
          <w:color w:val="000000" w:themeColor="text1"/>
          <w:sz w:val="24"/>
          <w:szCs w:val="24"/>
        </w:rPr>
        <w:pPrChange w:id="8" w:author="Parks, Robbie M" w:date="2018-12-11T12:37:00Z">
          <w:pPr>
            <w:spacing w:after="0" w:line="480" w:lineRule="auto"/>
            <w:jc w:val="both"/>
          </w:pPr>
        </w:pPrChange>
      </w:pPr>
      <w:r w:rsidRPr="005E22E4">
        <w:rPr>
          <w:rFonts w:ascii="Times New Roman" w:hAnsi="Times New Roman"/>
          <w:color w:val="000000" w:themeColor="text1"/>
          <w:sz w:val="24"/>
          <w:szCs w:val="24"/>
        </w:rPr>
        <w:t xml:space="preserve">Robbie M Parks: </w:t>
      </w:r>
      <w:r w:rsidRPr="005E22E4">
        <w:rPr>
          <w:rFonts w:ascii="Times New Roman" w:hAnsi="Times New Roman"/>
          <w:color w:val="000000" w:themeColor="text1"/>
          <w:sz w:val="24"/>
          <w:szCs w:val="24"/>
          <w:rPrChange w:id="9" w:author="Ezzati, Majid" w:date="2018-12-10T21:26:00Z">
            <w:rPr>
              <w:color w:val="000000" w:themeColor="text1"/>
            </w:rPr>
          </w:rPrChange>
        </w:rPr>
        <w:t>robbie.parks@imperial.ac.uk</w:t>
      </w:r>
    </w:p>
    <w:p w14:paraId="4C962F64" w14:textId="396F4D88" w:rsidR="0070176B" w:rsidRPr="005E22E4" w:rsidRDefault="0070176B" w:rsidP="002C751A">
      <w:pPr>
        <w:spacing w:after="0" w:line="480" w:lineRule="auto"/>
        <w:rPr>
          <w:rFonts w:ascii="Times New Roman" w:hAnsi="Times New Roman"/>
          <w:color w:val="000000" w:themeColor="text1"/>
          <w:sz w:val="24"/>
          <w:szCs w:val="24"/>
        </w:rPr>
        <w:pPrChange w:id="10" w:author="Parks, Robbie M" w:date="2018-12-11T12:37:00Z">
          <w:pPr>
            <w:spacing w:after="0" w:line="480" w:lineRule="auto"/>
            <w:jc w:val="both"/>
          </w:pPr>
        </w:pPrChange>
      </w:pPr>
      <w:r w:rsidRPr="005E22E4">
        <w:rPr>
          <w:rFonts w:ascii="Times New Roman" w:hAnsi="Times New Roman"/>
          <w:color w:val="000000" w:themeColor="text1"/>
          <w:sz w:val="24"/>
          <w:szCs w:val="24"/>
        </w:rPr>
        <w:t xml:space="preserve">James E Bennett: </w:t>
      </w:r>
      <w:r w:rsidRPr="005E22E4">
        <w:rPr>
          <w:rFonts w:ascii="Times New Roman" w:hAnsi="Times New Roman"/>
          <w:color w:val="000000" w:themeColor="text1"/>
          <w:sz w:val="24"/>
          <w:szCs w:val="24"/>
          <w:rPrChange w:id="11" w:author="Ezzati, Majid" w:date="2018-12-10T21:26:00Z">
            <w:rPr>
              <w:color w:val="000000" w:themeColor="text1"/>
            </w:rPr>
          </w:rPrChange>
        </w:rPr>
        <w:t>j.e.bennett@imperial.ac.uk</w:t>
      </w:r>
    </w:p>
    <w:p w14:paraId="203FF641" w14:textId="1B33EED0" w:rsidR="0070176B" w:rsidRPr="005E22E4" w:rsidRDefault="0070176B" w:rsidP="002C751A">
      <w:pPr>
        <w:spacing w:after="0" w:line="480" w:lineRule="auto"/>
        <w:rPr>
          <w:rFonts w:ascii="Times New Roman" w:hAnsi="Times New Roman"/>
          <w:color w:val="000000" w:themeColor="text1"/>
          <w:sz w:val="24"/>
          <w:szCs w:val="24"/>
        </w:rPr>
        <w:pPrChange w:id="12" w:author="Parks, Robbie M" w:date="2018-12-11T12:37:00Z">
          <w:pPr>
            <w:spacing w:after="0" w:line="480" w:lineRule="auto"/>
            <w:jc w:val="both"/>
          </w:pPr>
        </w:pPrChange>
      </w:pPr>
      <w:r w:rsidRPr="005E22E4">
        <w:rPr>
          <w:rFonts w:ascii="Times New Roman" w:hAnsi="Times New Roman"/>
          <w:color w:val="000000" w:themeColor="text1"/>
          <w:sz w:val="24"/>
          <w:szCs w:val="24"/>
        </w:rPr>
        <w:t xml:space="preserve">Vasilis Kontis: </w:t>
      </w:r>
      <w:r w:rsidR="00DE5766" w:rsidRPr="005E22E4">
        <w:rPr>
          <w:rFonts w:ascii="Times New Roman" w:hAnsi="Times New Roman"/>
          <w:color w:val="000000" w:themeColor="text1"/>
          <w:sz w:val="24"/>
          <w:szCs w:val="24"/>
          <w:rPrChange w:id="13" w:author="Ezzati, Majid" w:date="2018-12-10T21:26:00Z">
            <w:rPr>
              <w:color w:val="000000" w:themeColor="text1"/>
            </w:rPr>
          </w:rPrChange>
        </w:rPr>
        <w:t>v.kontis@imperial.ac.uk</w:t>
      </w:r>
    </w:p>
    <w:p w14:paraId="28155C19" w14:textId="559BBC2B" w:rsidR="00DE5766" w:rsidRPr="005E22E4" w:rsidRDefault="00DE5766" w:rsidP="002C751A">
      <w:pPr>
        <w:spacing w:after="0" w:line="480" w:lineRule="auto"/>
        <w:rPr>
          <w:rFonts w:ascii="Times New Roman" w:hAnsi="Times New Roman"/>
          <w:color w:val="000000" w:themeColor="text1"/>
          <w:sz w:val="24"/>
          <w:szCs w:val="24"/>
        </w:rPr>
        <w:pPrChange w:id="14" w:author="Parks, Robbie M" w:date="2018-12-11T12:37:00Z">
          <w:pPr>
            <w:spacing w:after="0" w:line="480" w:lineRule="auto"/>
            <w:jc w:val="both"/>
          </w:pPr>
        </w:pPrChange>
      </w:pPr>
      <w:r w:rsidRPr="005E22E4">
        <w:rPr>
          <w:rFonts w:ascii="Times New Roman" w:hAnsi="Times New Roman"/>
          <w:color w:val="000000" w:themeColor="text1"/>
          <w:sz w:val="24"/>
          <w:szCs w:val="24"/>
        </w:rPr>
        <w:t xml:space="preserve">Helen Tamura-Wicks: </w:t>
      </w:r>
      <w:r w:rsidRPr="005E22E4">
        <w:rPr>
          <w:rFonts w:ascii="Times New Roman" w:hAnsi="Times New Roman"/>
          <w:color w:val="000000" w:themeColor="text1"/>
          <w:sz w:val="24"/>
          <w:szCs w:val="24"/>
          <w:rPrChange w:id="15" w:author="Ezzati, Majid" w:date="2018-12-10T21:26:00Z">
            <w:rPr>
              <w:color w:val="000000" w:themeColor="text1"/>
            </w:rPr>
          </w:rPrChange>
        </w:rPr>
        <w:t>helen.tamura-wicks07@imperial.ac.uk</w:t>
      </w:r>
    </w:p>
    <w:p w14:paraId="122F22C8" w14:textId="05B923AD" w:rsidR="00DE5766" w:rsidRPr="005E22E4" w:rsidRDefault="00DE5766" w:rsidP="002C751A">
      <w:pPr>
        <w:spacing w:after="0" w:line="480" w:lineRule="auto"/>
        <w:rPr>
          <w:rFonts w:ascii="Times New Roman" w:hAnsi="Times New Roman"/>
          <w:color w:val="000000" w:themeColor="text1"/>
          <w:sz w:val="24"/>
          <w:szCs w:val="24"/>
        </w:rPr>
        <w:pPrChange w:id="16" w:author="Parks, Robbie M" w:date="2018-12-11T12:37:00Z">
          <w:pPr>
            <w:spacing w:after="0" w:line="480" w:lineRule="auto"/>
            <w:jc w:val="both"/>
          </w:pPr>
        </w:pPrChange>
      </w:pPr>
      <w:r w:rsidRPr="005E22E4">
        <w:rPr>
          <w:rFonts w:ascii="Times New Roman" w:hAnsi="Times New Roman"/>
          <w:color w:val="000000" w:themeColor="text1"/>
          <w:sz w:val="24"/>
          <w:szCs w:val="24"/>
        </w:rPr>
        <w:t xml:space="preserve">Ralf Toumi: </w:t>
      </w:r>
      <w:r w:rsidRPr="005E22E4">
        <w:rPr>
          <w:rFonts w:ascii="Times New Roman" w:hAnsi="Times New Roman"/>
          <w:color w:val="000000" w:themeColor="text1"/>
          <w:sz w:val="24"/>
          <w:szCs w:val="24"/>
          <w:rPrChange w:id="17" w:author="Ezzati, Majid" w:date="2018-12-10T21:26:00Z">
            <w:rPr>
              <w:color w:val="000000" w:themeColor="text1"/>
            </w:rPr>
          </w:rPrChange>
        </w:rPr>
        <w:t>r.toumi@imperial.ac.uk</w:t>
      </w:r>
    </w:p>
    <w:p w14:paraId="69CD8D79" w14:textId="02A310E2" w:rsidR="00DE5766" w:rsidRPr="00C837D4" w:rsidRDefault="00DE5766" w:rsidP="002C751A">
      <w:pPr>
        <w:spacing w:after="0" w:line="480" w:lineRule="auto"/>
        <w:rPr>
          <w:rFonts w:ascii="Times New Roman" w:hAnsi="Times New Roman"/>
          <w:color w:val="000000" w:themeColor="text1"/>
          <w:sz w:val="24"/>
          <w:szCs w:val="24"/>
        </w:rPr>
        <w:pPrChange w:id="18" w:author="Parks, Robbie M" w:date="2018-12-11T12:37:00Z">
          <w:pPr>
            <w:spacing w:after="0" w:line="480" w:lineRule="auto"/>
            <w:jc w:val="both"/>
          </w:pPr>
        </w:pPrChange>
      </w:pPr>
      <w:r w:rsidRPr="00C837D4">
        <w:rPr>
          <w:rFonts w:ascii="Times New Roman" w:hAnsi="Times New Roman"/>
          <w:color w:val="000000" w:themeColor="text1"/>
          <w:sz w:val="24"/>
          <w:szCs w:val="24"/>
        </w:rPr>
        <w:t>Majid Ezzati: majid.ezzati@imperial.ac.uk</w:t>
      </w:r>
    </w:p>
    <w:p w14:paraId="2ECACB8E" w14:textId="77777777" w:rsidR="0070176B" w:rsidRPr="00636C9B" w:rsidRDefault="0070176B" w:rsidP="002C751A">
      <w:pPr>
        <w:spacing w:after="0" w:line="480" w:lineRule="auto"/>
        <w:rPr>
          <w:rFonts w:ascii="Times New Roman" w:hAnsi="Times New Roman"/>
          <w:color w:val="000000" w:themeColor="text1"/>
          <w:sz w:val="24"/>
          <w:szCs w:val="24"/>
        </w:rPr>
        <w:pPrChange w:id="19" w:author="Parks, Robbie M" w:date="2018-12-11T12:37:00Z">
          <w:pPr>
            <w:spacing w:after="0" w:line="480" w:lineRule="auto"/>
            <w:jc w:val="both"/>
          </w:pPr>
        </w:pPrChange>
      </w:pPr>
    </w:p>
    <w:p w14:paraId="59BBABA6" w14:textId="77777777" w:rsidR="00DE5766" w:rsidRDefault="005F37D8" w:rsidP="002C751A">
      <w:pPr>
        <w:spacing w:after="0" w:line="480" w:lineRule="auto"/>
        <w:rPr>
          <w:rFonts w:ascii="Times New Roman" w:hAnsi="Times New Roman"/>
          <w:color w:val="000000" w:themeColor="text1"/>
          <w:sz w:val="24"/>
          <w:szCs w:val="24"/>
        </w:rPr>
        <w:pPrChange w:id="20" w:author="Parks, Robbie M" w:date="2018-12-11T12:37:00Z">
          <w:pPr>
            <w:spacing w:after="0" w:line="480" w:lineRule="auto"/>
            <w:jc w:val="both"/>
          </w:pPr>
        </w:pPrChange>
      </w:pPr>
      <w:r w:rsidRPr="00636C9B">
        <w:rPr>
          <w:rFonts w:ascii="Times New Roman" w:hAnsi="Times New Roman"/>
          <w:color w:val="000000" w:themeColor="text1"/>
          <w:sz w:val="24"/>
          <w:szCs w:val="24"/>
        </w:rPr>
        <w:t>*corresponding author</w:t>
      </w:r>
      <w:r w:rsidR="00DE5766">
        <w:rPr>
          <w:rFonts w:ascii="Times New Roman" w:hAnsi="Times New Roman"/>
          <w:color w:val="000000" w:themeColor="text1"/>
          <w:sz w:val="24"/>
          <w:szCs w:val="24"/>
        </w:rPr>
        <w:t>:</w:t>
      </w:r>
    </w:p>
    <w:p w14:paraId="58F507D4" w14:textId="77777777" w:rsidR="00DE5766" w:rsidRDefault="00DE5766" w:rsidP="002C751A">
      <w:pPr>
        <w:spacing w:after="0" w:line="480" w:lineRule="auto"/>
        <w:rPr>
          <w:rFonts w:ascii="Times New Roman" w:hAnsi="Times New Roman"/>
          <w:color w:val="000000" w:themeColor="text1"/>
          <w:sz w:val="24"/>
          <w:szCs w:val="24"/>
        </w:rPr>
        <w:pPrChange w:id="21" w:author="Parks, Robbie M" w:date="2018-12-11T12:37:00Z">
          <w:pPr>
            <w:spacing w:after="0" w:line="480" w:lineRule="auto"/>
            <w:jc w:val="both"/>
          </w:pPr>
        </w:pPrChange>
      </w:pPr>
      <w:r>
        <w:rPr>
          <w:rFonts w:ascii="Times New Roman" w:hAnsi="Times New Roman"/>
          <w:color w:val="000000" w:themeColor="text1"/>
          <w:sz w:val="24"/>
          <w:szCs w:val="24"/>
        </w:rPr>
        <w:t>Majid Ezzati</w:t>
      </w:r>
    </w:p>
    <w:p w14:paraId="14B2297B" w14:textId="77777777" w:rsidR="00DE5766" w:rsidRDefault="00DE5766" w:rsidP="002C751A">
      <w:pPr>
        <w:spacing w:after="0" w:line="480" w:lineRule="auto"/>
        <w:rPr>
          <w:rFonts w:ascii="Times New Roman" w:hAnsi="Times New Roman"/>
          <w:color w:val="000000" w:themeColor="text1"/>
          <w:sz w:val="24"/>
          <w:szCs w:val="24"/>
        </w:rPr>
        <w:pPrChange w:id="22" w:author="Parks, Robbie M" w:date="2018-12-11T12:37:00Z">
          <w:pPr>
            <w:spacing w:after="0" w:line="480" w:lineRule="auto"/>
            <w:jc w:val="both"/>
          </w:pPr>
        </w:pPrChange>
      </w:pPr>
      <w:r>
        <w:rPr>
          <w:rFonts w:ascii="Times New Roman" w:hAnsi="Times New Roman"/>
          <w:color w:val="000000" w:themeColor="text1"/>
          <w:sz w:val="24"/>
          <w:szCs w:val="24"/>
        </w:rPr>
        <w:t>Imperial College London</w:t>
      </w:r>
    </w:p>
    <w:p w14:paraId="6F63FE8E" w14:textId="77777777" w:rsidR="00DE5766" w:rsidRDefault="00DE5766" w:rsidP="002C751A">
      <w:pPr>
        <w:spacing w:after="0" w:line="480" w:lineRule="auto"/>
        <w:rPr>
          <w:rFonts w:ascii="Times New Roman" w:hAnsi="Times New Roman"/>
          <w:color w:val="000000" w:themeColor="text1"/>
          <w:sz w:val="24"/>
          <w:szCs w:val="24"/>
        </w:rPr>
        <w:pPrChange w:id="23" w:author="Parks, Robbie M" w:date="2018-12-11T12:37:00Z">
          <w:pPr>
            <w:spacing w:after="0" w:line="480" w:lineRule="auto"/>
            <w:jc w:val="both"/>
          </w:pPr>
        </w:pPrChange>
      </w:pPr>
      <w:r>
        <w:rPr>
          <w:rFonts w:ascii="Times New Roman" w:hAnsi="Times New Roman"/>
          <w:color w:val="000000" w:themeColor="text1"/>
          <w:sz w:val="24"/>
          <w:szCs w:val="24"/>
        </w:rPr>
        <w:t>Norfolk Place</w:t>
      </w:r>
    </w:p>
    <w:p w14:paraId="62B33DC8" w14:textId="77777777" w:rsidR="00DE5766" w:rsidRDefault="00DE5766" w:rsidP="002C751A">
      <w:pPr>
        <w:spacing w:after="0" w:line="480" w:lineRule="auto"/>
        <w:rPr>
          <w:rFonts w:ascii="Times New Roman" w:hAnsi="Times New Roman"/>
          <w:color w:val="000000" w:themeColor="text1"/>
          <w:sz w:val="24"/>
          <w:szCs w:val="24"/>
        </w:rPr>
        <w:pPrChange w:id="24" w:author="Parks, Robbie M" w:date="2018-12-11T12:37:00Z">
          <w:pPr>
            <w:spacing w:after="0" w:line="480" w:lineRule="auto"/>
            <w:jc w:val="both"/>
          </w:pPr>
        </w:pPrChange>
      </w:pPr>
      <w:r>
        <w:rPr>
          <w:rFonts w:ascii="Times New Roman" w:hAnsi="Times New Roman"/>
          <w:color w:val="000000" w:themeColor="text1"/>
          <w:sz w:val="24"/>
          <w:szCs w:val="24"/>
        </w:rPr>
        <w:t>London W2 1PG, UK</w:t>
      </w:r>
    </w:p>
    <w:p w14:paraId="1C336F22" w14:textId="1B0AF254" w:rsidR="00DE5766" w:rsidRDefault="00DE5766" w:rsidP="002C751A">
      <w:pPr>
        <w:spacing w:after="0" w:line="480" w:lineRule="auto"/>
        <w:rPr>
          <w:rFonts w:ascii="Times New Roman" w:hAnsi="Times New Roman"/>
          <w:color w:val="000000" w:themeColor="text1"/>
          <w:sz w:val="24"/>
          <w:szCs w:val="24"/>
        </w:rPr>
        <w:pPrChange w:id="25" w:author="Parks, Robbie M" w:date="2018-12-11T12:37:00Z">
          <w:pPr>
            <w:spacing w:after="0" w:line="480" w:lineRule="auto"/>
            <w:jc w:val="both"/>
          </w:pPr>
        </w:pPrChange>
      </w:pPr>
      <w:r>
        <w:rPr>
          <w:rFonts w:ascii="Times New Roman" w:hAnsi="Times New Roman"/>
          <w:color w:val="000000" w:themeColor="text1"/>
          <w:sz w:val="24"/>
          <w:szCs w:val="24"/>
        </w:rPr>
        <w:t xml:space="preserve">E-mail: </w:t>
      </w:r>
      <w:r w:rsidR="00D34088">
        <w:fldChar w:fldCharType="begin"/>
      </w:r>
      <w:r w:rsidR="00D34088">
        <w:instrText xml:space="preserve"> HYPERLINK "mailto:majid.ezzati@imperial.ac.uk" </w:instrText>
      </w:r>
      <w:r w:rsidR="00D34088">
        <w:fldChar w:fldCharType="separate"/>
      </w:r>
      <w:r w:rsidRPr="000421EF">
        <w:rPr>
          <w:rStyle w:val="Hyperlink"/>
          <w:rFonts w:ascii="Times New Roman" w:hAnsi="Times New Roman"/>
          <w:sz w:val="24"/>
          <w:szCs w:val="24"/>
        </w:rPr>
        <w:t>majid.ezzati@imperial.ac.uk</w:t>
      </w:r>
      <w:r w:rsidR="00D34088">
        <w:rPr>
          <w:rStyle w:val="Hyperlink"/>
          <w:rFonts w:ascii="Times New Roman" w:hAnsi="Times New Roman"/>
          <w:sz w:val="24"/>
          <w:szCs w:val="24"/>
        </w:rPr>
        <w:fldChar w:fldCharType="end"/>
      </w:r>
    </w:p>
    <w:p w14:paraId="2216F31D" w14:textId="368E39CB" w:rsidR="00A87EFB" w:rsidRPr="00636C9B" w:rsidRDefault="00DE5766" w:rsidP="002C751A">
      <w:pPr>
        <w:spacing w:after="0" w:line="480" w:lineRule="auto"/>
        <w:rPr>
          <w:rFonts w:ascii="Times New Roman" w:hAnsi="Times New Roman"/>
          <w:color w:val="000000" w:themeColor="text1"/>
          <w:sz w:val="24"/>
          <w:szCs w:val="24"/>
        </w:rPr>
        <w:pPrChange w:id="26" w:author="Parks, Robbie M" w:date="2018-12-11T12:37:00Z">
          <w:pPr>
            <w:spacing w:after="0" w:line="480" w:lineRule="auto"/>
            <w:jc w:val="both"/>
          </w:pPr>
        </w:pPrChange>
      </w:pPr>
      <w:r>
        <w:rPr>
          <w:rFonts w:ascii="Times New Roman" w:hAnsi="Times New Roman"/>
          <w:color w:val="000000" w:themeColor="text1"/>
          <w:sz w:val="24"/>
          <w:szCs w:val="24"/>
        </w:rPr>
        <w:t>Tel: +44 (0)20 7594 0767</w:t>
      </w:r>
      <w:r w:rsidR="00A87EFB" w:rsidRPr="00636C9B">
        <w:rPr>
          <w:rFonts w:ascii="Times New Roman" w:hAnsi="Times New Roman"/>
          <w:color w:val="000000" w:themeColor="text1"/>
          <w:sz w:val="24"/>
          <w:szCs w:val="24"/>
        </w:rPr>
        <w:br w:type="page"/>
      </w:r>
    </w:p>
    <w:p w14:paraId="6B8E8C3B" w14:textId="2A4E0FCF" w:rsidR="009717B2" w:rsidRDefault="009717B2" w:rsidP="00C05F02">
      <w:pPr>
        <w:spacing w:after="0" w:line="480" w:lineRule="auto"/>
        <w:rPr>
          <w:rFonts w:ascii="Times New Roman" w:hAnsi="Times New Roman"/>
          <w:b/>
          <w:color w:val="000000" w:themeColor="text1"/>
          <w:sz w:val="24"/>
          <w:szCs w:val="24"/>
        </w:rPr>
        <w:pPrChange w:id="27" w:author="Parks, Robbie M" w:date="2018-12-11T12:37:00Z">
          <w:pPr>
            <w:spacing w:after="0" w:line="480" w:lineRule="auto"/>
            <w:jc w:val="both"/>
          </w:pPr>
        </w:pPrChange>
      </w:pPr>
      <w:r>
        <w:rPr>
          <w:rFonts w:ascii="Times New Roman" w:hAnsi="Times New Roman"/>
          <w:b/>
          <w:color w:val="000000" w:themeColor="text1"/>
          <w:sz w:val="24"/>
          <w:szCs w:val="24"/>
        </w:rPr>
        <w:lastRenderedPageBreak/>
        <w:t>[[[Introduction goes here]]]</w:t>
      </w:r>
    </w:p>
    <w:p w14:paraId="623921C5" w14:textId="1F0FEBC8" w:rsidR="00326747" w:rsidRDefault="000B5BF9" w:rsidP="00C05F02">
      <w:pPr>
        <w:spacing w:after="0" w:line="480" w:lineRule="auto"/>
        <w:rPr>
          <w:rFonts w:ascii="Times New Roman" w:hAnsi="Times New Roman"/>
          <w:b/>
          <w:color w:val="000000" w:themeColor="text1"/>
          <w:sz w:val="24"/>
          <w:szCs w:val="24"/>
        </w:rPr>
        <w:pPrChange w:id="28" w:author="Parks, Robbie M" w:date="2018-12-11T12:37:00Z">
          <w:pPr>
            <w:spacing w:after="0" w:line="480" w:lineRule="auto"/>
            <w:jc w:val="both"/>
          </w:pPr>
        </w:pPrChange>
      </w:pPr>
      <w:r>
        <w:rPr>
          <w:rFonts w:ascii="Times New Roman" w:hAnsi="Times New Roman"/>
          <w:b/>
          <w:color w:val="000000" w:themeColor="text1"/>
          <w:sz w:val="24"/>
          <w:szCs w:val="24"/>
        </w:rPr>
        <w:t>…</w:t>
      </w:r>
    </w:p>
    <w:p w14:paraId="65B95E69" w14:textId="77777777" w:rsidR="00326747" w:rsidRDefault="00326747" w:rsidP="00C05F02">
      <w:pPr>
        <w:spacing w:after="0" w:line="480" w:lineRule="auto"/>
        <w:rPr>
          <w:rFonts w:ascii="Times New Roman" w:hAnsi="Times New Roman"/>
          <w:b/>
          <w:color w:val="000000" w:themeColor="text1"/>
          <w:sz w:val="24"/>
          <w:szCs w:val="24"/>
        </w:rPr>
        <w:pPrChange w:id="29" w:author="Parks, Robbie M" w:date="2018-12-11T12:37:00Z">
          <w:pPr>
            <w:spacing w:after="0" w:line="480" w:lineRule="auto"/>
            <w:jc w:val="both"/>
          </w:pPr>
        </w:pPrChange>
      </w:pPr>
      <w:r w:rsidRPr="002C6C20">
        <w:rPr>
          <w:rFonts w:ascii="Times New Roman" w:hAnsi="Times New Roman"/>
          <w:b/>
          <w:color w:val="000000" w:themeColor="text1"/>
          <w:sz w:val="24"/>
          <w:szCs w:val="24"/>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C05F02">
      <w:pPr>
        <w:spacing w:after="0" w:line="480" w:lineRule="auto"/>
        <w:rPr>
          <w:rFonts w:ascii="Times New Roman" w:hAnsi="Times New Roman"/>
          <w:b/>
          <w:color w:val="000000" w:themeColor="text1"/>
          <w:sz w:val="24"/>
          <w:szCs w:val="24"/>
        </w:rPr>
        <w:pPrChange w:id="30" w:author="Parks, Robbie M" w:date="2018-12-11T12:37:00Z">
          <w:pPr>
            <w:spacing w:after="0" w:line="480" w:lineRule="auto"/>
            <w:jc w:val="both"/>
          </w:pPr>
        </w:pPrChange>
      </w:pPr>
      <w:r>
        <w:rPr>
          <w:rFonts w:ascii="Times New Roman" w:hAnsi="Times New Roman"/>
          <w:b/>
          <w:color w:val="000000" w:themeColor="text1"/>
          <w:sz w:val="24"/>
          <w:szCs w:val="24"/>
        </w:rPr>
        <w:t>…</w:t>
      </w:r>
    </w:p>
    <w:p w14:paraId="41F3D791" w14:textId="77777777" w:rsidR="009717B2" w:rsidRDefault="009717B2" w:rsidP="00C05F02">
      <w:pPr>
        <w:spacing w:after="0" w:line="480" w:lineRule="auto"/>
        <w:rPr>
          <w:rFonts w:ascii="Times New Roman" w:hAnsi="Times New Roman"/>
          <w:color w:val="000000" w:themeColor="text1"/>
          <w:sz w:val="24"/>
          <w:szCs w:val="24"/>
        </w:rPr>
        <w:pPrChange w:id="31" w:author="Parks, Robbie M" w:date="2018-12-11T12:37:00Z">
          <w:pPr>
            <w:spacing w:after="0" w:line="480" w:lineRule="auto"/>
            <w:jc w:val="both"/>
          </w:pPr>
        </w:pPrChange>
      </w:pPr>
    </w:p>
    <w:p w14:paraId="571F2431" w14:textId="2163B24E" w:rsidR="00A14690" w:rsidRDefault="00561DD4" w:rsidP="00C05F02">
      <w:pPr>
        <w:spacing w:after="0" w:line="480" w:lineRule="auto"/>
        <w:rPr>
          <w:rFonts w:ascii="Times New Roman" w:hAnsi="Times New Roman"/>
          <w:color w:val="000000" w:themeColor="text1"/>
          <w:sz w:val="24"/>
          <w:szCs w:val="24"/>
        </w:rPr>
        <w:pPrChange w:id="32" w:author="Parks, Robbie M" w:date="2018-12-11T12:37:00Z">
          <w:pPr>
            <w:spacing w:after="0" w:line="480" w:lineRule="auto"/>
            <w:jc w:val="both"/>
          </w:pPr>
        </w:pPrChange>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 xml:space="preserve">putting </w:t>
      </w:r>
      <w:r w:rsidRPr="00561DD4">
        <w:rPr>
          <w:rFonts w:ascii="Times New Roman" w:hAnsi="Times New Roman"/>
          <w:color w:val="000000" w:themeColor="text1"/>
          <w:sz w:val="24"/>
          <w:szCs w:val="24"/>
        </w:rPr>
        <w:t>adaptation</w:t>
      </w:r>
      <w:r w:rsidR="0041031F">
        <w:rPr>
          <w:rFonts w:ascii="Times New Roman" w:hAnsi="Times New Roman"/>
          <w:color w:val="000000" w:themeColor="text1"/>
          <w:sz w:val="24"/>
          <w:szCs w:val="24"/>
        </w:rPr>
        <w:t xml:space="preserve"> measures</w:t>
      </w:r>
      <w:r w:rsidR="00DF6A9B">
        <w:rPr>
          <w:rFonts w:ascii="Times New Roman" w:hAnsi="Times New Roman"/>
          <w:color w:val="000000" w:themeColor="text1"/>
          <w:sz w:val="24"/>
          <w:szCs w:val="24"/>
        </w:rPr>
        <w:t xml:space="preserve"> into place</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commentRangeStart w:id="33"/>
      <w:r w:rsidR="006E5EB6">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r w:rsidR="006E5EB6">
        <w:rPr>
          <w:rFonts w:ascii="Times New Roman" w:hAnsi="Times New Roman"/>
          <w:color w:val="000000" w:themeColor="text1"/>
          <w:sz w:val="24"/>
          <w:szCs w:val="24"/>
        </w:rPr>
        <w:fldChar w:fldCharType="end"/>
      </w:r>
      <w:r w:rsidR="007514AC">
        <w:rPr>
          <w:rFonts w:ascii="Times New Roman" w:hAnsi="Times New Roman"/>
          <w:color w:val="000000" w:themeColor="text1"/>
          <w:sz w:val="24"/>
          <w:szCs w:val="24"/>
        </w:rPr>
        <w:t xml:space="preserve"> </w:t>
      </w:r>
      <w:commentRangeEnd w:id="33"/>
      <w:r w:rsidR="005E22E4">
        <w:rPr>
          <w:rStyle w:val="CommentReference"/>
          <w:rFonts w:asciiTheme="minorHAnsi" w:eastAsiaTheme="minorHAnsi" w:hAnsiTheme="minorHAnsi" w:cstheme="minorBidi"/>
        </w:rPr>
        <w:commentReference w:id="33"/>
      </w:r>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 xml:space="preserve">ess has been done on </w:t>
      </w:r>
      <w:commentRangeStart w:id="34"/>
      <w:r w:rsidR="00A14690">
        <w:rPr>
          <w:rFonts w:ascii="Times New Roman" w:hAnsi="Times New Roman"/>
          <w:color w:val="000000" w:themeColor="text1"/>
          <w:sz w:val="24"/>
          <w:szCs w:val="24"/>
        </w:rPr>
        <w:t>injuries</w:t>
      </w:r>
      <w:commentRangeEnd w:id="34"/>
      <w:r w:rsidR="00C837D4">
        <w:rPr>
          <w:rStyle w:val="CommentReference"/>
          <w:rFonts w:asciiTheme="minorHAnsi" w:eastAsiaTheme="minorHAnsi" w:hAnsiTheme="minorHAnsi" w:cstheme="minorBidi"/>
        </w:rPr>
        <w:commentReference w:id="34"/>
      </w:r>
      <w:r w:rsidR="00A14690">
        <w:rPr>
          <w:rFonts w:ascii="Times New Roman" w:hAnsi="Times New Roman"/>
          <w:color w:val="000000" w:themeColor="text1"/>
          <w:sz w:val="24"/>
          <w:szCs w:val="24"/>
        </w:rPr>
        <w:t xml:space="preserve">, especially in </w:t>
      </w:r>
      <w:r w:rsidR="00DA2982">
        <w:rPr>
          <w:rFonts w:ascii="Times New Roman" w:hAnsi="Times New Roman"/>
          <w:color w:val="000000" w:themeColor="text1"/>
          <w:sz w:val="24"/>
          <w:szCs w:val="24"/>
        </w:rPr>
        <w:t xml:space="preserve">a </w:t>
      </w:r>
      <w:r w:rsidR="00A14690">
        <w:rPr>
          <w:rFonts w:ascii="Times New Roman" w:hAnsi="Times New Roman"/>
          <w:color w:val="000000" w:themeColor="text1"/>
          <w:sz w:val="24"/>
          <w:szCs w:val="24"/>
        </w:rPr>
        <w:t>consistent way across injury types and demographic subgroups of the population, even though death rates from injuries vary seasonally</w:t>
      </w:r>
      <w:del w:id="35" w:author="Ezzati, Majid" w:date="2018-12-10T21:31:00Z">
        <w:r w:rsidR="00A14690" w:rsidDel="005E22E4">
          <w:rPr>
            <w:rFonts w:ascii="Times New Roman" w:hAnsi="Times New Roman"/>
            <w:color w:val="000000" w:themeColor="text1"/>
            <w:sz w:val="24"/>
            <w:szCs w:val="24"/>
          </w:rPr>
          <w:delText xml:space="preserve"> and in relation to age group and sex</w:delText>
        </w:r>
      </w:del>
      <w:commentRangeStart w:id="36"/>
      <w:r w:rsidR="00A14690">
        <w:rPr>
          <w:rFonts w:ascii="Times New Roman" w:hAnsi="Times New Roman"/>
          <w:color w:val="000000" w:themeColor="text1"/>
          <w:sz w:val="24"/>
          <w:szCs w:val="24"/>
        </w:rPr>
        <w:t>.</w:t>
      </w:r>
      <w:r w:rsidR="009B0FC8">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6–8</w:t>
      </w:r>
      <w:r w:rsidR="009B0FC8">
        <w:rPr>
          <w:rFonts w:ascii="Times New Roman" w:hAnsi="Times New Roman"/>
          <w:color w:val="000000" w:themeColor="text1"/>
          <w:sz w:val="24"/>
          <w:szCs w:val="24"/>
        </w:rPr>
        <w:fldChar w:fldCharType="end"/>
      </w:r>
      <w:commentRangeEnd w:id="36"/>
      <w:r w:rsidR="005E22E4">
        <w:rPr>
          <w:rStyle w:val="CommentReference"/>
          <w:rFonts w:asciiTheme="minorHAnsi" w:eastAsiaTheme="minorHAnsi" w:hAnsiTheme="minorHAnsi" w:cstheme="minorBidi"/>
        </w:rPr>
        <w:commentReference w:id="36"/>
      </w:r>
    </w:p>
    <w:p w14:paraId="04FB869F" w14:textId="093BCEEB" w:rsidR="00F8041D" w:rsidRDefault="00F8041D" w:rsidP="00C05F02">
      <w:pPr>
        <w:spacing w:after="0" w:line="480" w:lineRule="auto"/>
        <w:rPr>
          <w:rFonts w:ascii="Times New Roman" w:hAnsi="Times New Roman"/>
          <w:color w:val="000000" w:themeColor="text1"/>
          <w:sz w:val="24"/>
          <w:szCs w:val="24"/>
        </w:rPr>
        <w:pPrChange w:id="37" w:author="Parks, Robbie M" w:date="2018-12-11T12:37:00Z">
          <w:pPr>
            <w:spacing w:after="0" w:line="480" w:lineRule="auto"/>
            <w:jc w:val="both"/>
          </w:pPr>
        </w:pPrChange>
      </w:pPr>
    </w:p>
    <w:p w14:paraId="59E5EACC" w14:textId="3B01C981" w:rsidR="00252CB9" w:rsidRDefault="00453AD2" w:rsidP="00C05F02">
      <w:pPr>
        <w:spacing w:after="0" w:line="480" w:lineRule="auto"/>
        <w:rPr>
          <w:rFonts w:ascii="Times New Roman" w:hAnsi="Times New Roman"/>
          <w:color w:val="000000" w:themeColor="text1"/>
          <w:sz w:val="24"/>
          <w:szCs w:val="24"/>
        </w:rPr>
        <w:pPrChange w:id="38" w:author="Parks, Robbie M" w:date="2018-12-11T12:37:00Z">
          <w:pPr>
            <w:spacing w:after="0" w:line="480" w:lineRule="auto"/>
            <w:jc w:val="both"/>
          </w:pPr>
        </w:pPrChange>
      </w:pPr>
      <w:r>
        <w:rPr>
          <w:rFonts w:ascii="Times New Roman" w:hAnsi="Times New Roman"/>
          <w:color w:val="000000" w:themeColor="text1"/>
          <w:sz w:val="24"/>
          <w:szCs w:val="24"/>
        </w:rPr>
        <w:t xml:space="preserve">Furthermore, </w:t>
      </w:r>
      <w:r w:rsidR="00C837D4">
        <w:rPr>
          <w:rFonts w:ascii="Times New Roman" w:hAnsi="Times New Roman"/>
          <w:color w:val="000000" w:themeColor="text1"/>
          <w:sz w:val="24"/>
          <w:szCs w:val="24"/>
        </w:rPr>
        <w:t>with few exceptions,</w:t>
      </w:r>
      <w:r w:rsidR="00C837D4">
        <w:rPr>
          <w:rFonts w:ascii="Times New Roman" w:hAnsi="Times New Roman"/>
          <w:color w:val="000000" w:themeColor="text1"/>
          <w:sz w:val="24"/>
          <w:szCs w:val="24"/>
        </w:rPr>
        <w:fldChar w:fldCharType="begin" w:fldLock="1"/>
      </w:r>
      <w:r w:rsidR="00C837D4">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12,13&lt;/sup&gt;","plainTextFormattedCitation":"12,13","previouslyFormattedCitation":"&lt;sup&gt;12,13&lt;/sup&gt;"},"properties":{"noteIndex":0},"schema":"https://github.com/citation-style-language/schema/raw/master/csl-citation.json"}</w:instrText>
      </w:r>
      <w:r w:rsidR="00C837D4">
        <w:rPr>
          <w:rFonts w:ascii="Times New Roman" w:hAnsi="Times New Roman"/>
          <w:color w:val="000000" w:themeColor="text1"/>
          <w:sz w:val="24"/>
          <w:szCs w:val="24"/>
        </w:rPr>
        <w:fldChar w:fldCharType="separate"/>
      </w:r>
      <w:r w:rsidR="00C837D4" w:rsidRPr="00F4293F">
        <w:rPr>
          <w:rFonts w:ascii="Times New Roman" w:hAnsi="Times New Roman"/>
          <w:noProof/>
          <w:color w:val="000000" w:themeColor="text1"/>
          <w:sz w:val="24"/>
          <w:szCs w:val="24"/>
          <w:vertAlign w:val="superscript"/>
        </w:rPr>
        <w:t>12,13</w:t>
      </w:r>
      <w:r w:rsidR="00C837D4">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current climate change risk assessments typically </w:t>
      </w:r>
      <w:del w:id="39" w:author="Ezzati, Majid" w:date="2018-12-10T21:34:00Z">
        <w:r w:rsidR="00202B92" w:rsidDel="00C837D4">
          <w:rPr>
            <w:rFonts w:ascii="Times New Roman" w:hAnsi="Times New Roman"/>
            <w:color w:val="000000" w:themeColor="text1"/>
            <w:sz w:val="24"/>
            <w:szCs w:val="24"/>
          </w:rPr>
          <w:delText>rely on</w:delText>
        </w:r>
      </w:del>
      <w:ins w:id="40" w:author="Ezzati, Majid" w:date="2018-12-10T21:34:00Z">
        <w:r w:rsidR="00C837D4">
          <w:rPr>
            <w:rFonts w:ascii="Times New Roman" w:hAnsi="Times New Roman"/>
            <w:color w:val="000000" w:themeColor="text1"/>
            <w:sz w:val="24"/>
            <w:szCs w:val="24"/>
          </w:rPr>
          <w:t>extrapolate from</w:t>
        </w:r>
      </w:ins>
      <w:r w:rsidR="00202B92">
        <w:rPr>
          <w:rFonts w:ascii="Times New Roman" w:hAnsi="Times New Roman"/>
          <w:color w:val="000000" w:themeColor="text1"/>
          <w:sz w:val="24"/>
          <w:szCs w:val="24"/>
        </w:rPr>
        <w:t xml:space="preserve"> </w:t>
      </w:r>
      <w:del w:id="41" w:author="Ezzati, Majid" w:date="2018-12-10T21:34:00Z">
        <w:r w:rsidR="008E584A" w:rsidDel="00C837D4">
          <w:rPr>
            <w:rFonts w:ascii="Times New Roman" w:hAnsi="Times New Roman"/>
            <w:color w:val="000000" w:themeColor="text1"/>
            <w:sz w:val="24"/>
            <w:szCs w:val="24"/>
          </w:rPr>
          <w:delText>variations in</w:delText>
        </w:r>
      </w:del>
      <w:ins w:id="42" w:author="Ezzati, Majid" w:date="2018-12-10T21:34:00Z">
        <w:r w:rsidR="00C837D4">
          <w:rPr>
            <w:rFonts w:ascii="Times New Roman" w:hAnsi="Times New Roman"/>
            <w:color w:val="000000" w:themeColor="text1"/>
            <w:sz w:val="24"/>
            <w:szCs w:val="24"/>
          </w:rPr>
          <w:t>how</w:t>
        </w:r>
      </w:ins>
      <w:r w:rsidR="008E584A">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del w:id="43" w:author="Ezzati, Majid" w:date="2018-12-10T21:35:00Z">
        <w:r w:rsidR="008A7F0C" w:rsidDel="00C837D4">
          <w:rPr>
            <w:rFonts w:ascii="Times New Roman" w:hAnsi="Times New Roman"/>
            <w:color w:val="000000" w:themeColor="text1"/>
            <w:sz w:val="24"/>
            <w:szCs w:val="24"/>
          </w:rPr>
          <w:delText xml:space="preserve">absolute </w:delText>
        </w:r>
      </w:del>
      <w:r w:rsidR="00F8041D" w:rsidRPr="00AA564D">
        <w:rPr>
          <w:rFonts w:ascii="Times New Roman" w:hAnsi="Times New Roman"/>
          <w:color w:val="000000" w:themeColor="text1"/>
          <w:sz w:val="24"/>
          <w:szCs w:val="24"/>
        </w:rPr>
        <w:t>temperature</w:t>
      </w:r>
      <w:del w:id="44" w:author="Ezzati, Majid" w:date="2018-12-10T21:37:00Z">
        <w:r w:rsidR="00BF23B1" w:rsidDel="00C837D4">
          <w:rPr>
            <w:rFonts w:ascii="Times New Roman" w:hAnsi="Times New Roman"/>
            <w:color w:val="000000" w:themeColor="text1"/>
            <w:sz w:val="24"/>
            <w:szCs w:val="24"/>
          </w:rPr>
          <w:delText>,</w:delText>
        </w:r>
      </w:del>
      <w:ins w:id="45" w:author="Ezzati, Majid" w:date="2018-12-10T21:37:00Z">
        <w:r w:rsidR="00C837D4">
          <w:rPr>
            <w:rFonts w:ascii="Times New Roman" w:hAnsi="Times New Roman"/>
            <w:color w:val="000000" w:themeColor="text1"/>
            <w:sz w:val="24"/>
            <w:szCs w:val="24"/>
          </w:rPr>
          <w:t>.</w:t>
        </w:r>
      </w:ins>
      <w:r w:rsidR="00F8041D" w:rsidRPr="00636C9B">
        <w:rPr>
          <w:rFonts w:ascii="Times New Roman" w:hAnsi="Times New Roman"/>
          <w:color w:val="000000" w:themeColor="text1"/>
          <w:sz w:val="24"/>
          <w:szCs w:val="24"/>
        </w:rPr>
        <w:fldChar w:fldCharType="begin" w:fldLock="1"/>
      </w:r>
      <w:r w:rsidR="00172B3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552C42" w:rsidRPr="00552C42">
        <w:rPr>
          <w:rFonts w:ascii="Times New Roman" w:hAnsi="Times New Roman"/>
          <w:noProof/>
          <w:color w:val="000000" w:themeColor="text1"/>
          <w:sz w:val="24"/>
          <w:szCs w:val="24"/>
          <w:vertAlign w:val="superscript"/>
        </w:rPr>
        <w:t>3,4,9–11</w:t>
      </w:r>
      <w:r w:rsidR="00F8041D" w:rsidRPr="00636C9B">
        <w:rPr>
          <w:rFonts w:ascii="Times New Roman" w:hAnsi="Times New Roman"/>
          <w:color w:val="000000" w:themeColor="text1"/>
          <w:sz w:val="24"/>
          <w:szCs w:val="24"/>
        </w:rPr>
        <w:fldChar w:fldCharType="end"/>
      </w:r>
      <w:r w:rsidR="00BF23B1">
        <w:rPr>
          <w:rFonts w:ascii="Times New Roman" w:hAnsi="Times New Roman"/>
          <w:color w:val="000000" w:themeColor="text1"/>
          <w:sz w:val="24"/>
          <w:szCs w:val="24"/>
        </w:rPr>
        <w:t xml:space="preserve"> </w:t>
      </w:r>
      <w:del w:id="46" w:author="Ezzati, Majid" w:date="2018-12-10T21:50:00Z">
        <w:r w:rsidR="00DA2982" w:rsidDel="00CB79D0">
          <w:rPr>
            <w:rFonts w:ascii="Times New Roman" w:hAnsi="Times New Roman"/>
            <w:color w:val="000000" w:themeColor="text1"/>
            <w:sz w:val="24"/>
            <w:szCs w:val="24"/>
          </w:rPr>
          <w:delText>Risk assessments using</w:delText>
        </w:r>
        <w:r w:rsidR="002B11C6" w:rsidDel="00CB79D0">
          <w:rPr>
            <w:rFonts w:ascii="Times New Roman" w:hAnsi="Times New Roman"/>
            <w:color w:val="000000" w:themeColor="text1"/>
            <w:sz w:val="24"/>
            <w:szCs w:val="24"/>
          </w:rPr>
          <w:delText xml:space="preserve"> </w:delText>
        </w:r>
        <w:r w:rsidR="00636E70" w:rsidDel="00CB79D0">
          <w:rPr>
            <w:rFonts w:ascii="Times New Roman" w:hAnsi="Times New Roman"/>
            <w:color w:val="000000" w:themeColor="text1"/>
            <w:sz w:val="24"/>
            <w:szCs w:val="24"/>
          </w:rPr>
          <w:delText>daily temperature cannot be directly extrapolated across populations, b</w:delText>
        </w:r>
        <w:r w:rsidR="00202B92" w:rsidDel="00CB79D0">
          <w:rPr>
            <w:rFonts w:ascii="Times New Roman" w:hAnsi="Times New Roman"/>
            <w:color w:val="000000" w:themeColor="text1"/>
            <w:sz w:val="24"/>
            <w:szCs w:val="24"/>
          </w:rPr>
          <w:delText>ecause</w:delText>
        </w:r>
        <w:r w:rsidR="00F37C29" w:rsidDel="00CB79D0">
          <w:rPr>
            <w:rFonts w:ascii="Times New Roman" w:hAnsi="Times New Roman"/>
            <w:color w:val="000000" w:themeColor="text1"/>
            <w:sz w:val="24"/>
            <w:szCs w:val="24"/>
          </w:rPr>
          <w:delText xml:space="preserve"> </w:delText>
        </w:r>
        <w:r w:rsidR="00202B92" w:rsidDel="00CB79D0">
          <w:rPr>
            <w:rFonts w:ascii="Times New Roman" w:hAnsi="Times New Roman"/>
            <w:color w:val="000000" w:themeColor="text1"/>
            <w:sz w:val="24"/>
            <w:szCs w:val="24"/>
          </w:rPr>
          <w:delText>societies adapt to their long-term local temperature.</w:delText>
        </w:r>
        <w:r w:rsidR="0054202E" w:rsidDel="00CB79D0">
          <w:rPr>
            <w:rFonts w:ascii="Times New Roman" w:hAnsi="Times New Roman"/>
            <w:color w:val="000000" w:themeColor="text1"/>
            <w:sz w:val="24"/>
            <w:szCs w:val="24"/>
          </w:rPr>
          <w:fldChar w:fldCharType="begin" w:fldLock="1"/>
        </w:r>
        <w:r w:rsidR="00F75F46" w:rsidDel="00CB79D0">
          <w:rPr>
            <w:rFonts w:ascii="Times New Roman" w:hAnsi="Times New Roman"/>
            <w:color w:val="000000" w:themeColor="text1"/>
            <w:sz w:val="24"/>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mendeley":{"formattedCitation":"&lt;sup&gt;9,14&lt;/sup&gt;","plainTextFormattedCitation":"9,14","previouslyFormattedCitation":"&lt;sup&gt;9,14&lt;/sup&gt;"},"properties":{"noteIndex":0},"schema":"https://github.com/citation-style-language/schema/raw/master/csl-citation.json"}</w:delInstrText>
        </w:r>
        <w:r w:rsidR="0054202E" w:rsidDel="00CB79D0">
          <w:rPr>
            <w:rFonts w:ascii="Times New Roman" w:hAnsi="Times New Roman"/>
            <w:color w:val="000000" w:themeColor="text1"/>
            <w:sz w:val="24"/>
            <w:szCs w:val="24"/>
          </w:rPr>
          <w:fldChar w:fldCharType="separate"/>
        </w:r>
        <w:r w:rsidR="00701B22" w:rsidRPr="00701B22" w:rsidDel="00CB79D0">
          <w:rPr>
            <w:rFonts w:ascii="Times New Roman" w:hAnsi="Times New Roman"/>
            <w:noProof/>
            <w:color w:val="000000" w:themeColor="text1"/>
            <w:sz w:val="24"/>
            <w:szCs w:val="24"/>
            <w:vertAlign w:val="superscript"/>
          </w:rPr>
          <w:delText>9,14</w:delText>
        </w:r>
        <w:r w:rsidR="0054202E" w:rsidDel="00CB79D0">
          <w:rPr>
            <w:rFonts w:ascii="Times New Roman" w:hAnsi="Times New Roman"/>
            <w:color w:val="000000" w:themeColor="text1"/>
            <w:sz w:val="24"/>
            <w:szCs w:val="24"/>
          </w:rPr>
          <w:fldChar w:fldCharType="end"/>
        </w:r>
        <w:r w:rsidR="00202B92" w:rsidDel="00CB79D0">
          <w:rPr>
            <w:rFonts w:ascii="Times New Roman" w:hAnsi="Times New Roman"/>
            <w:color w:val="000000" w:themeColor="text1"/>
            <w:sz w:val="24"/>
            <w:szCs w:val="24"/>
          </w:rPr>
          <w:delText xml:space="preserve"> </w:delText>
        </w:r>
      </w:del>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w:t>
      </w:r>
      <w:del w:id="47" w:author="Ezzati, Majid" w:date="2018-12-10T21:50:00Z">
        <w:r w:rsidR="002B11C6" w:rsidDel="00CB79D0">
          <w:rPr>
            <w:rFonts w:ascii="Times New Roman" w:hAnsi="Times New Roman"/>
            <w:color w:val="000000" w:themeColor="text1"/>
            <w:sz w:val="24"/>
            <w:szCs w:val="24"/>
          </w:rPr>
          <w:delText>regimes</w:delText>
        </w:r>
      </w:del>
      <w:ins w:id="48" w:author="Ezzati, Majid" w:date="2018-12-10T21:50:00Z">
        <w:r w:rsidR="00CB79D0">
          <w:rPr>
            <w:rFonts w:ascii="Times New Roman" w:hAnsi="Times New Roman"/>
            <w:color w:val="000000" w:themeColor="text1"/>
            <w:sz w:val="24"/>
            <w:szCs w:val="24"/>
          </w:rPr>
          <w:t>patterns</w:t>
        </w:r>
      </w:ins>
      <w:r w:rsidR="002B11C6">
        <w:rPr>
          <w:rFonts w:ascii="Times New Roman" w:hAnsi="Times New Roman"/>
          <w:color w:val="000000" w:themeColor="text1"/>
          <w:sz w:val="24"/>
          <w:szCs w:val="24"/>
        </w:rPr>
        <w:t xml:space="preserve">, which can disrupt long-term adaptation. </w:t>
      </w:r>
      <w:del w:id="49" w:author="Ezzati, Majid" w:date="2018-12-10T21:53:00Z">
        <w:r w:rsidR="002B11C6" w:rsidDel="00CB79D0">
          <w:rPr>
            <w:rFonts w:ascii="Times New Roman" w:hAnsi="Times New Roman"/>
            <w:color w:val="000000" w:themeColor="text1"/>
            <w:sz w:val="24"/>
            <w:szCs w:val="24"/>
          </w:rPr>
          <w:delText xml:space="preserve">Understanding the impacts of climate change </w:delText>
        </w:r>
        <w:r w:rsidR="002B11C6" w:rsidRPr="002B11C6" w:rsidDel="00CB79D0">
          <w:rPr>
            <w:rFonts w:ascii="Times New Roman" w:hAnsi="Times New Roman"/>
            <w:color w:val="000000" w:themeColor="text1"/>
            <w:sz w:val="24"/>
            <w:szCs w:val="24"/>
          </w:rPr>
          <w:delText>needs observations of</w:delText>
        </w:r>
      </w:del>
      <w:ins w:id="50" w:author="Ezzati, Majid" w:date="2018-12-10T21:53:00Z">
        <w:r w:rsidR="00CB79D0">
          <w:rPr>
            <w:rFonts w:ascii="Times New Roman" w:hAnsi="Times New Roman"/>
            <w:color w:val="000000" w:themeColor="text1"/>
            <w:sz w:val="24"/>
            <w:szCs w:val="24"/>
          </w:rPr>
          <w:t xml:space="preserve">To </w:t>
        </w:r>
      </w:ins>
      <w:ins w:id="51" w:author="Ezzati, Majid" w:date="2018-12-10T21:55:00Z">
        <w:r w:rsidR="00CB79D0">
          <w:rPr>
            <w:rFonts w:ascii="Times New Roman" w:hAnsi="Times New Roman"/>
            <w:color w:val="000000" w:themeColor="text1"/>
            <w:sz w:val="24"/>
            <w:szCs w:val="24"/>
          </w:rPr>
          <w:t xml:space="preserve">overcome this gap </w:t>
        </w:r>
      </w:ins>
      <w:ins w:id="52" w:author="Ezzati, Majid" w:date="2018-12-10T21:54:00Z">
        <w:r w:rsidR="00CB79D0">
          <w:rPr>
            <w:rFonts w:ascii="Times New Roman" w:hAnsi="Times New Roman"/>
            <w:color w:val="000000" w:themeColor="text1"/>
            <w:sz w:val="24"/>
            <w:szCs w:val="24"/>
          </w:rPr>
          <w:t>requires</w:t>
        </w:r>
      </w:ins>
      <w:ins w:id="53" w:author="Ezzati, Majid" w:date="2018-12-10T21:53:00Z">
        <w:r w:rsidR="00CB79D0">
          <w:rPr>
            <w:rFonts w:ascii="Times New Roman" w:hAnsi="Times New Roman"/>
            <w:color w:val="000000" w:themeColor="text1"/>
            <w:sz w:val="24"/>
            <w:szCs w:val="24"/>
          </w:rPr>
          <w:t xml:space="preserve"> data</w:t>
        </w:r>
      </w:ins>
      <w:ins w:id="54" w:author="Ezzati, Majid" w:date="2018-12-10T21:54:00Z">
        <w:r w:rsidR="00CB79D0">
          <w:rPr>
            <w:rFonts w:ascii="Times New Roman" w:hAnsi="Times New Roman"/>
            <w:color w:val="000000" w:themeColor="text1"/>
            <w:sz w:val="24"/>
            <w:szCs w:val="24"/>
          </w:rPr>
          <w:t xml:space="preserve"> on</w:t>
        </w:r>
      </w:ins>
      <w:r w:rsidR="002B11C6" w:rsidRPr="002B11C6">
        <w:rPr>
          <w:rFonts w:ascii="Times New Roman" w:hAnsi="Times New Roman"/>
          <w:color w:val="000000" w:themeColor="text1"/>
          <w:sz w:val="24"/>
          <w:szCs w:val="24"/>
        </w:rPr>
        <w:t xml:space="preserve"> temperature and health </w:t>
      </w:r>
      <w:del w:id="55" w:author="Ezzati, Majid" w:date="2018-12-10T21:54:00Z">
        <w:r w:rsidR="0040214F" w:rsidDel="00CB79D0">
          <w:rPr>
            <w:rFonts w:ascii="Times New Roman" w:hAnsi="Times New Roman"/>
            <w:color w:val="000000" w:themeColor="text1"/>
            <w:sz w:val="24"/>
            <w:szCs w:val="24"/>
          </w:rPr>
          <w:delText>data</w:delText>
        </w:r>
        <w:r w:rsidR="0040214F" w:rsidRPr="002B11C6" w:rsidDel="00CB79D0">
          <w:rPr>
            <w:rFonts w:ascii="Times New Roman" w:hAnsi="Times New Roman"/>
            <w:color w:val="000000" w:themeColor="text1"/>
            <w:sz w:val="24"/>
            <w:szCs w:val="24"/>
          </w:rPr>
          <w:delText xml:space="preserve"> </w:delText>
        </w:r>
      </w:del>
      <w:r w:rsidR="002B11C6" w:rsidRPr="002B11C6">
        <w:rPr>
          <w:rFonts w:ascii="Times New Roman" w:hAnsi="Times New Roman"/>
          <w:color w:val="000000" w:themeColor="text1"/>
          <w:sz w:val="24"/>
          <w:szCs w:val="24"/>
        </w:rPr>
        <w:t>in a large number of places over a long period of time, and methodology that uses these data to</w:t>
      </w:r>
      <w:ins w:id="56" w:author="Ezzati, Majid" w:date="2018-12-10T21:55:00Z">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understand how</w:t>
        </w:r>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deviations of long-term norm</w:t>
        </w:r>
        <w:r w:rsidR="00CB79D0">
          <w:rPr>
            <w:rFonts w:ascii="Times New Roman" w:hAnsi="Times New Roman"/>
            <w:color w:val="000000" w:themeColor="text1"/>
            <w:sz w:val="24"/>
            <w:szCs w:val="24"/>
          </w:rPr>
          <w:t xml:space="preserve"> weather</w:t>
        </w:r>
        <w:r w:rsidR="00CB79D0" w:rsidRPr="002B11C6">
          <w:rPr>
            <w:rFonts w:ascii="Times New Roman" w:hAnsi="Times New Roman"/>
            <w:color w:val="000000" w:themeColor="text1"/>
            <w:sz w:val="24"/>
            <w:szCs w:val="24"/>
          </w:rPr>
          <w:t xml:space="preserve"> </w:t>
        </w:r>
        <w:r w:rsidR="00CB79D0">
          <w:rPr>
            <w:rFonts w:ascii="Times New Roman" w:hAnsi="Times New Roman"/>
            <w:color w:val="000000" w:themeColor="text1"/>
            <w:sz w:val="24"/>
            <w:szCs w:val="24"/>
          </w:rPr>
          <w:t xml:space="preserve">may </w:t>
        </w:r>
        <w:r w:rsidR="00CB79D0" w:rsidRPr="002B11C6">
          <w:rPr>
            <w:rFonts w:ascii="Times New Roman" w:hAnsi="Times New Roman"/>
            <w:color w:val="000000" w:themeColor="text1"/>
            <w:sz w:val="24"/>
            <w:szCs w:val="24"/>
          </w:rPr>
          <w:t>impact population health</w:t>
        </w:r>
      </w:ins>
      <w:del w:id="57" w:author="Ezzati, Majid" w:date="2018-12-10T21:54:00Z">
        <w:r w:rsidR="002B11C6" w:rsidRPr="002B11C6" w:rsidDel="00CB79D0">
          <w:rPr>
            <w:rFonts w:ascii="Times New Roman" w:hAnsi="Times New Roman"/>
            <w:color w:val="000000" w:themeColor="text1"/>
            <w:sz w:val="24"/>
            <w:szCs w:val="24"/>
          </w:rPr>
          <w:delText xml:space="preserve"> understand how </w:delText>
        </w:r>
        <w:r w:rsidR="0040214F" w:rsidDel="00CB79D0">
          <w:rPr>
            <w:rFonts w:ascii="Times New Roman" w:hAnsi="Times New Roman"/>
            <w:color w:val="000000" w:themeColor="text1"/>
            <w:sz w:val="24"/>
            <w:szCs w:val="24"/>
          </w:rPr>
          <w:delText xml:space="preserve">short-term </w:delText>
        </w:r>
        <w:r w:rsidR="002B11C6" w:rsidRPr="002B11C6" w:rsidDel="00CB79D0">
          <w:rPr>
            <w:rFonts w:ascii="Times New Roman" w:hAnsi="Times New Roman"/>
            <w:color w:val="000000" w:themeColor="text1"/>
            <w:sz w:val="24"/>
            <w:szCs w:val="24"/>
          </w:rPr>
          <w:delText>deviations of weather</w:delText>
        </w:r>
        <w:r w:rsidR="002C201D" w:rsidDel="00CB79D0">
          <w:rPr>
            <w:rFonts w:ascii="Times New Roman" w:hAnsi="Times New Roman"/>
            <w:color w:val="000000" w:themeColor="text1"/>
            <w:sz w:val="24"/>
            <w:szCs w:val="24"/>
          </w:rPr>
          <w:delText xml:space="preserve"> </w:delText>
        </w:r>
        <w:r w:rsidR="002B11C6" w:rsidRPr="002B11C6" w:rsidDel="00CB79D0">
          <w:rPr>
            <w:rFonts w:ascii="Times New Roman" w:hAnsi="Times New Roman"/>
            <w:color w:val="000000" w:themeColor="text1"/>
            <w:sz w:val="24"/>
            <w:szCs w:val="24"/>
          </w:rPr>
          <w:delText xml:space="preserve">from its long-term norm </w:delText>
        </w:r>
        <w:r w:rsidR="0040214F" w:rsidDel="00CB79D0">
          <w:rPr>
            <w:rFonts w:ascii="Times New Roman" w:hAnsi="Times New Roman"/>
            <w:color w:val="000000" w:themeColor="text1"/>
            <w:sz w:val="24"/>
            <w:szCs w:val="24"/>
          </w:rPr>
          <w:delText xml:space="preserve">may </w:delText>
        </w:r>
        <w:r w:rsidR="002B11C6" w:rsidRPr="002B11C6" w:rsidDel="00CB79D0">
          <w:rPr>
            <w:rFonts w:ascii="Times New Roman" w:hAnsi="Times New Roman"/>
            <w:color w:val="000000" w:themeColor="text1"/>
            <w:sz w:val="24"/>
            <w:szCs w:val="24"/>
          </w:rPr>
          <w:delText>impact population health</w:delText>
        </w:r>
      </w:del>
      <w:r w:rsidR="002B11C6" w:rsidRPr="002B11C6">
        <w:rPr>
          <w:rFonts w:ascii="Times New Roman" w:hAnsi="Times New Roman"/>
          <w:color w:val="000000" w:themeColor="text1"/>
          <w:sz w:val="24"/>
          <w:szCs w:val="24"/>
        </w:rPr>
        <w:t xml:space="preserve">. </w:t>
      </w:r>
      <w:del w:id="58" w:author="Ezzati, Majid" w:date="2018-12-10T21:55:00Z">
        <w:r w:rsidR="001810A3" w:rsidDel="00CB79D0">
          <w:rPr>
            <w:rFonts w:ascii="Times New Roman" w:hAnsi="Times New Roman"/>
            <w:color w:val="000000" w:themeColor="text1"/>
            <w:sz w:val="24"/>
            <w:szCs w:val="24"/>
          </w:rPr>
          <w:delText xml:space="preserve">Differing age groups and sexes can </w:delText>
        </w:r>
        <w:r w:rsidR="001810A3" w:rsidRPr="00636C9B" w:rsidDel="00CB79D0">
          <w:rPr>
            <w:rFonts w:ascii="Times New Roman" w:hAnsi="Times New Roman"/>
            <w:color w:val="000000" w:themeColor="text1"/>
            <w:sz w:val="24"/>
            <w:szCs w:val="24"/>
          </w:rPr>
          <w:delText xml:space="preserve">possess varying levels of resilience to </w:delText>
        </w:r>
        <w:r w:rsidR="008307F7" w:rsidDel="00CB79D0">
          <w:rPr>
            <w:rFonts w:ascii="Times New Roman" w:hAnsi="Times New Roman"/>
            <w:color w:val="000000" w:themeColor="text1"/>
            <w:sz w:val="24"/>
            <w:szCs w:val="24"/>
          </w:rPr>
          <w:delText>temperature</w:delText>
        </w:r>
        <w:r w:rsidR="001810A3" w:rsidDel="00CB79D0">
          <w:rPr>
            <w:rFonts w:ascii="Times New Roman" w:hAnsi="Times New Roman"/>
            <w:color w:val="000000" w:themeColor="text1"/>
            <w:sz w:val="24"/>
            <w:szCs w:val="24"/>
          </w:rPr>
          <w:delText>.</w:delText>
        </w:r>
        <w:r w:rsidR="001810A3" w:rsidRPr="00636C9B" w:rsidDel="00CB79D0">
          <w:rPr>
            <w:rFonts w:ascii="Times New Roman" w:hAnsi="Times New Roman"/>
            <w:color w:val="000000" w:themeColor="text1"/>
            <w:sz w:val="24"/>
            <w:szCs w:val="24"/>
          </w:rPr>
          <w:fldChar w:fldCharType="begin" w:fldLock="1"/>
        </w:r>
        <w:r w:rsidR="0004018D" w:rsidDel="00CB79D0">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10,11,15&lt;/sup&gt;","plainTextFormattedCitation":"10,11,15","previouslyFormattedCitation":"&lt;sup&gt;10,11,15&lt;/sup&gt;"},"properties":{"noteIndex":0},"schema":"https://github.com/citation-style-language/schema/raw/master/csl-citation.json"}</w:delInstrText>
        </w:r>
        <w:r w:rsidR="001810A3" w:rsidRPr="00636C9B" w:rsidDel="00CB79D0">
          <w:rPr>
            <w:rFonts w:ascii="Times New Roman" w:hAnsi="Times New Roman"/>
            <w:color w:val="000000" w:themeColor="text1"/>
            <w:sz w:val="24"/>
            <w:szCs w:val="24"/>
          </w:rPr>
          <w:fldChar w:fldCharType="separate"/>
        </w:r>
        <w:r w:rsidR="006B32B1" w:rsidRPr="006B32B1" w:rsidDel="00CB79D0">
          <w:rPr>
            <w:rFonts w:ascii="Times New Roman" w:hAnsi="Times New Roman"/>
            <w:noProof/>
            <w:color w:val="000000" w:themeColor="text1"/>
            <w:sz w:val="24"/>
            <w:szCs w:val="24"/>
            <w:vertAlign w:val="superscript"/>
          </w:rPr>
          <w:delText>10,11,15</w:delText>
        </w:r>
        <w:r w:rsidR="001810A3" w:rsidRPr="00636C9B" w:rsidDel="00CB79D0">
          <w:rPr>
            <w:rFonts w:ascii="Times New Roman" w:hAnsi="Times New Roman"/>
            <w:color w:val="000000" w:themeColor="text1"/>
            <w:sz w:val="24"/>
            <w:szCs w:val="24"/>
          </w:rPr>
          <w:fldChar w:fldCharType="end"/>
        </w:r>
        <w:r w:rsidR="001810A3" w:rsidDel="00CB79D0">
          <w:rPr>
            <w:rFonts w:ascii="Times New Roman" w:hAnsi="Times New Roman"/>
            <w:color w:val="000000" w:themeColor="text1"/>
            <w:sz w:val="24"/>
            <w:szCs w:val="24"/>
          </w:rPr>
          <w:delText xml:space="preserve"> </w:delText>
        </w:r>
        <w:r w:rsidR="00B53ABA" w:rsidDel="00CB79D0">
          <w:rPr>
            <w:rFonts w:ascii="Times New Roman" w:hAnsi="Times New Roman"/>
            <w:color w:val="000000" w:themeColor="text1"/>
            <w:sz w:val="24"/>
            <w:szCs w:val="24"/>
          </w:rPr>
          <w:delText>As such,</w:delText>
        </w:r>
        <w:r w:rsidR="00BC66F6" w:rsidDel="00CB79D0">
          <w:rPr>
            <w:rFonts w:ascii="Times New Roman" w:hAnsi="Times New Roman"/>
            <w:color w:val="000000" w:themeColor="text1"/>
            <w:sz w:val="24"/>
            <w:szCs w:val="24"/>
          </w:rPr>
          <w:delText xml:space="preserve"> it is important to build an analysis </w:delText>
        </w:r>
        <w:r w:rsidR="008A69BB" w:rsidDel="00CB79D0">
          <w:rPr>
            <w:rFonts w:ascii="Times New Roman" w:hAnsi="Times New Roman"/>
            <w:color w:val="000000" w:themeColor="text1"/>
            <w:sz w:val="24"/>
            <w:szCs w:val="24"/>
          </w:rPr>
          <w:delText>that accounts for this</w:delText>
        </w:r>
        <w:r w:rsidR="007E4DC1" w:rsidDel="00CB79D0">
          <w:rPr>
            <w:rFonts w:ascii="Times New Roman" w:hAnsi="Times New Roman"/>
            <w:color w:val="000000" w:themeColor="text1"/>
            <w:sz w:val="24"/>
            <w:szCs w:val="24"/>
          </w:rPr>
          <w:delText>.</w:delText>
        </w:r>
        <w:r w:rsidR="00321DA9" w:rsidRPr="00636C9B" w:rsidDel="00CB79D0">
          <w:rPr>
            <w:rFonts w:ascii="Times New Roman" w:hAnsi="Times New Roman"/>
            <w:color w:val="000000" w:themeColor="text1"/>
            <w:sz w:val="24"/>
            <w:szCs w:val="24"/>
          </w:rPr>
          <w:delText xml:space="preserve"> </w:delText>
        </w:r>
      </w:del>
    </w:p>
    <w:p w14:paraId="4B8B5ED2" w14:textId="645CFDBC" w:rsidR="00D577E1" w:rsidRDefault="00D577E1" w:rsidP="00C05F02">
      <w:pPr>
        <w:spacing w:after="0" w:line="480" w:lineRule="auto"/>
        <w:rPr>
          <w:ins w:id="59" w:author="Ezzati, Majid" w:date="2018-12-10T21:52:00Z"/>
          <w:rFonts w:ascii="Times New Roman" w:hAnsi="Times New Roman"/>
          <w:color w:val="000000" w:themeColor="text1"/>
          <w:sz w:val="24"/>
          <w:szCs w:val="24"/>
        </w:rPr>
        <w:pPrChange w:id="60" w:author="Parks, Robbie M" w:date="2018-12-11T12:37:00Z">
          <w:pPr>
            <w:spacing w:after="0" w:line="480" w:lineRule="auto"/>
            <w:jc w:val="both"/>
          </w:pPr>
        </w:pPrChange>
      </w:pPr>
    </w:p>
    <w:p w14:paraId="2E50D232" w14:textId="26414EA9" w:rsidR="00CB79D0" w:rsidDel="00B64FE0" w:rsidRDefault="00CB79D0" w:rsidP="00C05F02">
      <w:pPr>
        <w:spacing w:after="0" w:line="480" w:lineRule="auto"/>
        <w:rPr>
          <w:del w:id="61" w:author="Ezzati, Majid" w:date="2018-12-10T21:56:00Z"/>
          <w:rFonts w:ascii="Times New Roman" w:hAnsi="Times New Roman"/>
          <w:color w:val="000000" w:themeColor="text1"/>
          <w:sz w:val="24"/>
          <w:szCs w:val="24"/>
        </w:rPr>
        <w:pPrChange w:id="62" w:author="Parks, Robbie M" w:date="2018-12-11T12:37:00Z">
          <w:pPr>
            <w:spacing w:after="0" w:line="480" w:lineRule="auto"/>
            <w:jc w:val="both"/>
          </w:pPr>
        </w:pPrChange>
      </w:pPr>
      <w:moveToRangeStart w:id="63" w:author="Ezzati, Majid" w:date="2018-12-10T21:52:00Z" w:name="move532242083"/>
      <w:moveTo w:id="64" w:author="Ezzati, Majid" w:date="2018-12-10T21:52:00Z">
        <w:del w:id="65" w:author="Ezzati, Majid" w:date="2018-12-10T21:55:00Z">
          <w:r w:rsidDel="00CB79D0">
            <w:rPr>
              <w:rFonts w:ascii="Times New Roman" w:hAnsi="Times New Roman"/>
              <w:color w:val="000000" w:themeColor="text1"/>
              <w:sz w:val="24"/>
              <w:szCs w:val="24"/>
            </w:rPr>
            <w:delText>Climate change risk assessments commonly examine variations in non-injury mortality changes in relation to daily, or multi-day temperatures.</w:delText>
          </w:r>
          <w:r w:rsidRPr="00636C9B" w:rsidDel="00CB79D0">
            <w:rPr>
              <w:rFonts w:ascii="Times New Roman" w:hAnsi="Times New Roman"/>
              <w:color w:val="000000" w:themeColor="text1"/>
              <w:sz w:val="24"/>
              <w:szCs w:val="24"/>
            </w:rPr>
            <w:fldChar w:fldCharType="begin" w:fldLock="1"/>
          </w:r>
          <w:r w:rsidDel="00CB79D0">
            <w:rPr>
              <w:rFonts w:ascii="Times New Roman" w:hAnsi="Times New Roman"/>
              <w:color w:val="000000" w:themeColor="text1"/>
              <w:sz w:val="24"/>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delInstrText>
          </w:r>
          <w:r w:rsidRPr="00636C9B" w:rsidDel="00CB79D0">
            <w:rPr>
              <w:rFonts w:ascii="Times New Roman" w:hAnsi="Times New Roman"/>
              <w:color w:val="000000" w:themeColor="text1"/>
              <w:sz w:val="24"/>
              <w:szCs w:val="24"/>
            </w:rPr>
            <w:fldChar w:fldCharType="separate"/>
          </w:r>
          <w:r w:rsidRPr="00552C42" w:rsidDel="00CB79D0">
            <w:rPr>
              <w:rFonts w:ascii="Times New Roman" w:hAnsi="Times New Roman"/>
              <w:noProof/>
              <w:color w:val="000000" w:themeColor="text1"/>
              <w:sz w:val="24"/>
              <w:szCs w:val="24"/>
              <w:vertAlign w:val="superscript"/>
            </w:rPr>
            <w:delText>3,4,9–11</w:delText>
          </w:r>
          <w:r w:rsidRPr="00636C9B" w:rsidDel="00CB79D0">
            <w:rPr>
              <w:rFonts w:ascii="Times New Roman" w:hAnsi="Times New Roman"/>
              <w:color w:val="000000" w:themeColor="text1"/>
              <w:sz w:val="24"/>
              <w:szCs w:val="24"/>
            </w:rPr>
            <w:fldChar w:fldCharType="end"/>
          </w:r>
          <w:r w:rsidDel="00CB79D0">
            <w:rPr>
              <w:rFonts w:ascii="Times New Roman" w:hAnsi="Times New Roman"/>
              <w:color w:val="000000" w:themeColor="text1"/>
              <w:sz w:val="24"/>
              <w:szCs w:val="24"/>
            </w:rPr>
            <w:delText xml:space="preserve"> </w:delText>
          </w:r>
        </w:del>
        <w:r>
          <w:rPr>
            <w:rFonts w:ascii="Times New Roman" w:hAnsi="Times New Roman"/>
            <w:color w:val="000000" w:themeColor="text1"/>
            <w:sz w:val="24"/>
            <w:szCs w:val="24"/>
          </w:rPr>
          <w:t>Our aim</w:t>
        </w:r>
        <w:del w:id="66" w:author="Ezzati, Majid" w:date="2018-12-10T21:56:00Z">
          <w:r w:rsidDel="00CB79D0">
            <w:rPr>
              <w:rFonts w:ascii="Times New Roman" w:hAnsi="Times New Roman"/>
              <w:color w:val="000000" w:themeColor="text1"/>
              <w:sz w:val="24"/>
              <w:szCs w:val="24"/>
            </w:rPr>
            <w:delText>, therefore,</w:delText>
          </w:r>
        </w:del>
        <w:r>
          <w:rPr>
            <w:rFonts w:ascii="Times New Roman" w:hAnsi="Times New Roman"/>
            <w:color w:val="000000" w:themeColor="text1"/>
            <w:sz w:val="24"/>
            <w:szCs w:val="24"/>
          </w:rPr>
          <w:t xml:space="preserve"> was to quantify the injury mortality impact of deviation of temperature from long-term local averages to which populations have</w:t>
        </w:r>
        <w:r w:rsidRPr="003757BC">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acclimatised </w:t>
        </w:r>
        <w:del w:id="67" w:author="Ezzati, Majid" w:date="2018-12-10T21:56:00Z">
          <w:r w:rsidDel="00B64FE0">
            <w:rPr>
              <w:rFonts w:ascii="Times New Roman" w:hAnsi="Times New Roman"/>
              <w:color w:val="000000" w:themeColor="text1"/>
              <w:sz w:val="24"/>
              <w:szCs w:val="24"/>
            </w:rPr>
            <w:delText xml:space="preserve">to </w:delText>
          </w:r>
        </w:del>
        <w:r>
          <w:rPr>
            <w:rFonts w:ascii="Times New Roman" w:hAnsi="Times New Roman"/>
            <w:color w:val="000000" w:themeColor="text1"/>
            <w:sz w:val="24"/>
            <w:szCs w:val="24"/>
          </w:rPr>
          <w:t xml:space="preserve">in the contiguous USA (i.e., excluding Alaska and Hawaii). </w:t>
        </w:r>
      </w:moveTo>
      <w:ins w:id="68" w:author="Ezzati, Majid" w:date="2018-12-10T21:56:00Z">
        <w:r w:rsidR="00B64FE0">
          <w:rPr>
            <w:rFonts w:ascii="Times New Roman" w:hAnsi="Times New Roman"/>
            <w:color w:val="000000" w:themeColor="text1"/>
            <w:sz w:val="24"/>
            <w:szCs w:val="24"/>
          </w:rPr>
          <w:t xml:space="preserve"> </w:t>
        </w:r>
      </w:ins>
    </w:p>
    <w:p w14:paraId="6D9C8E72" w14:textId="327362F1" w:rsidR="00CB79D0" w:rsidDel="00B64FE0" w:rsidRDefault="00CB79D0" w:rsidP="00C05F02">
      <w:pPr>
        <w:spacing w:after="0" w:line="480" w:lineRule="auto"/>
        <w:rPr>
          <w:del w:id="69" w:author="Ezzati, Majid" w:date="2018-12-10T21:56:00Z"/>
          <w:rFonts w:ascii="Times New Roman" w:hAnsi="Times New Roman"/>
          <w:color w:val="000000" w:themeColor="text1"/>
          <w:sz w:val="24"/>
          <w:szCs w:val="24"/>
        </w:rPr>
        <w:pPrChange w:id="70" w:author="Parks, Robbie M" w:date="2018-12-11T12:37:00Z">
          <w:pPr>
            <w:spacing w:after="0" w:line="480" w:lineRule="auto"/>
            <w:jc w:val="both"/>
          </w:pPr>
        </w:pPrChange>
      </w:pPr>
    </w:p>
    <w:p w14:paraId="2A1193CA" w14:textId="4726B2E5" w:rsidR="00CB79D0" w:rsidDel="000A4DE5" w:rsidRDefault="00CB79D0" w:rsidP="00C05F02">
      <w:pPr>
        <w:spacing w:after="0" w:line="480" w:lineRule="auto"/>
        <w:rPr>
          <w:del w:id="71" w:author="Ezzati, Majid" w:date="2018-12-10T22:03:00Z"/>
          <w:rFonts w:ascii="Times New Roman" w:hAnsi="Times New Roman"/>
          <w:color w:val="000000" w:themeColor="text1"/>
          <w:sz w:val="24"/>
          <w:szCs w:val="24"/>
        </w:rPr>
        <w:pPrChange w:id="72" w:author="Parks, Robbie M" w:date="2018-12-11T12:37:00Z">
          <w:pPr>
            <w:spacing w:after="0" w:line="480" w:lineRule="auto"/>
            <w:jc w:val="both"/>
          </w:pPr>
        </w:pPrChange>
      </w:pPr>
      <w:moveTo w:id="73" w:author="Ezzati, Majid" w:date="2018-12-10T21:52:00Z">
        <w:del w:id="74" w:author="Ezzati, Majid" w:date="2018-12-10T21:56:00Z">
          <w:r w:rsidDel="00B64FE0">
            <w:rPr>
              <w:rFonts w:ascii="Times New Roman" w:hAnsi="Times New Roman"/>
              <w:color w:val="000000" w:themeColor="text1"/>
              <w:sz w:val="24"/>
              <w:szCs w:val="24"/>
            </w:rPr>
            <w:delText>To achieve our aim, w</w:delText>
          </w:r>
        </w:del>
      </w:moveTo>
      <w:ins w:id="75" w:author="Ezzati, Majid" w:date="2018-12-10T21:56:00Z">
        <w:r w:rsidR="00B64FE0">
          <w:rPr>
            <w:rFonts w:ascii="Times New Roman" w:hAnsi="Times New Roman"/>
            <w:color w:val="000000" w:themeColor="text1"/>
            <w:sz w:val="24"/>
            <w:szCs w:val="24"/>
          </w:rPr>
          <w:t>W</w:t>
        </w:r>
      </w:ins>
      <w:moveTo w:id="76" w:author="Ezzati, Majid" w:date="2018-12-10T21:52:00Z">
        <w:r>
          <w:rPr>
            <w:rFonts w:ascii="Times New Roman" w:hAnsi="Times New Roman"/>
            <w:color w:val="000000" w:themeColor="text1"/>
            <w:sz w:val="24"/>
            <w:szCs w:val="24"/>
          </w:rPr>
          <w:t xml:space="preserve">e first defined a measure of state-month temperature </w:t>
        </w:r>
        <w:r>
          <w:rPr>
            <w:rFonts w:ascii="Times New Roman" w:hAnsi="Times New Roman"/>
            <w:color w:val="000000" w:themeColor="text1"/>
            <w:sz w:val="24"/>
            <w:szCs w:val="24"/>
          </w:rPr>
          <w:lastRenderedPageBreak/>
          <w:t>anomaly</w:t>
        </w:r>
        <w:del w:id="77" w:author="Ezzati, Majid" w:date="2018-12-10T21:57:00Z">
          <w:r w:rsidDel="0009383B">
            <w:rPr>
              <w:rFonts w:ascii="Times New Roman" w:hAnsi="Times New Roman"/>
              <w:color w:val="000000" w:themeColor="text1"/>
              <w:sz w:val="24"/>
              <w:szCs w:val="24"/>
            </w:rPr>
            <w:delText>, referred to as temperature anomaly hereafter,</w:delText>
          </w:r>
        </w:del>
        <w:r>
          <w:rPr>
            <w:rFonts w:ascii="Times New Roman" w:hAnsi="Times New Roman"/>
            <w:color w:val="000000" w:themeColor="text1"/>
            <w:sz w:val="24"/>
            <w:szCs w:val="24"/>
          </w:rPr>
          <w:t xml:space="preserve">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 xml:space="preserve">long-term </w:t>
        </w:r>
        <w:del w:id="78" w:author="Ezzati, Majid" w:date="2018-12-10T21:57:00Z">
          <w:r w:rsidRPr="00636C9B" w:rsidDel="0009383B">
            <w:rPr>
              <w:rFonts w:ascii="Times New Roman" w:eastAsiaTheme="minorHAnsi" w:hAnsi="Times New Roman"/>
              <w:sz w:val="24"/>
              <w:szCs w:val="24"/>
              <w:lang w:eastAsia="en-GB"/>
            </w:rPr>
            <w:delText xml:space="preserve">mean </w:delText>
          </w:r>
          <w:r w:rsidDel="0009383B">
            <w:rPr>
              <w:rFonts w:ascii="Times New Roman" w:eastAsiaTheme="minorHAnsi" w:hAnsi="Times New Roman"/>
              <w:sz w:val="24"/>
              <w:szCs w:val="24"/>
              <w:lang w:eastAsia="en-GB"/>
            </w:rPr>
            <w:delText xml:space="preserve">absolute </w:delText>
          </w:r>
        </w:del>
        <w:r w:rsidRPr="00636C9B">
          <w:rPr>
            <w:rFonts w:ascii="Times New Roman" w:eastAsiaTheme="minorHAnsi" w:hAnsi="Times New Roman"/>
            <w:sz w:val="24"/>
            <w:szCs w:val="24"/>
            <w:lang w:eastAsia="en-GB"/>
          </w:rPr>
          <w:t>temperature</w:t>
        </w:r>
        <w:r>
          <w:rPr>
            <w:rFonts w:ascii="Times New Roman" w:eastAsiaTheme="minorHAnsi" w:hAnsi="Times New Roman"/>
            <w:sz w:val="24"/>
            <w:szCs w:val="24"/>
            <w:lang w:eastAsia="en-GB"/>
          </w:rPr>
          <w:t xml:space="preserve"> of the state</w:t>
        </w:r>
      </w:moveTo>
      <w:ins w:id="79" w:author="Ezzati, Majid" w:date="2018-12-10T21:57:00Z">
        <w:r w:rsidR="0009383B">
          <w:rPr>
            <w:rFonts w:ascii="Times New Roman" w:eastAsiaTheme="minorHAnsi" w:hAnsi="Times New Roman"/>
            <w:sz w:val="24"/>
            <w:szCs w:val="24"/>
            <w:lang w:eastAsia="en-GB"/>
          </w:rPr>
          <w:t xml:space="preserve"> in that month</w:t>
        </w:r>
      </w:ins>
      <w:moveTo w:id="80" w:author="Ezzati, Majid" w:date="2018-12-10T21:52:00Z">
        <w:r>
          <w:rPr>
            <w:rFonts w:ascii="Times New Roman" w:eastAsiaTheme="minorHAnsi" w:hAnsi="Times New Roman"/>
            <w:sz w:val="24"/>
            <w:szCs w:val="24"/>
            <w:lang w:eastAsia="en-GB"/>
          </w:rPr>
          <w:t xml:space="preserve"> (Figure </w:t>
        </w:r>
        <w:del w:id="81" w:author="Ezzati, Majid" w:date="2018-12-10T21:57:00Z">
          <w:r w:rsidDel="0009383B">
            <w:rPr>
              <w:rFonts w:ascii="Times New Roman" w:eastAsiaTheme="minorHAnsi" w:hAnsi="Times New Roman"/>
              <w:sz w:val="24"/>
              <w:szCs w:val="24"/>
              <w:lang w:eastAsia="en-GB"/>
            </w:rPr>
            <w:delText>4</w:delText>
          </w:r>
        </w:del>
      </w:moveTo>
      <w:ins w:id="82" w:author="Ezzati, Majid" w:date="2018-12-10T21:57:00Z">
        <w:r w:rsidR="0009383B">
          <w:rPr>
            <w:rFonts w:ascii="Times New Roman" w:eastAsiaTheme="minorHAnsi" w:hAnsi="Times New Roman"/>
            <w:sz w:val="24"/>
            <w:szCs w:val="24"/>
            <w:lang w:eastAsia="en-GB"/>
          </w:rPr>
          <w:t>1</w:t>
        </w:r>
      </w:ins>
      <w:moveTo w:id="83" w:author="Ezzati, Majid" w:date="2018-12-10T21:52:00Z">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del w:id="84" w:author="Ezzati, Majid" w:date="2018-12-10T21:57:00Z">
          <w:r w:rsidDel="0009383B">
            <w:rPr>
              <w:rFonts w:ascii="Times New Roman" w:hAnsi="Times New Roman"/>
              <w:color w:val="000000" w:themeColor="text1"/>
              <w:sz w:val="24"/>
              <w:szCs w:val="24"/>
            </w:rPr>
            <w:delText>Because this definition of temperature anomaly centres values around long-term state-month average temperature</w:delText>
          </w:r>
        </w:del>
      </w:moveTo>
      <w:ins w:id="85" w:author="Ezzati, Majid" w:date="2018-12-10T21:58:00Z">
        <w:r w:rsidR="0009383B">
          <w:rPr>
            <w:rFonts w:ascii="Times New Roman" w:hAnsi="Times New Roman"/>
            <w:color w:val="000000" w:themeColor="text1"/>
            <w:sz w:val="24"/>
            <w:szCs w:val="24"/>
          </w:rPr>
          <w:t>In this approach</w:t>
        </w:r>
      </w:ins>
      <w:moveTo w:id="86" w:author="Ezzati, Majid" w:date="2018-12-10T21:52:00Z">
        <w:r>
          <w:rPr>
            <w:rFonts w:ascii="Times New Roman" w:hAnsi="Times New Roman"/>
            <w:color w:val="000000" w:themeColor="text1"/>
            <w:sz w:val="24"/>
            <w:szCs w:val="24"/>
          </w:rPr>
          <w:t xml:space="preserve">, a state with higher, but more stable, temperature in a specific month </w:t>
        </w:r>
        <w:del w:id="87" w:author="Ezzati, Majid" w:date="2018-12-10T21:58:00Z">
          <w:r w:rsidDel="0009383B">
            <w:rPr>
              <w:rFonts w:ascii="Times New Roman" w:hAnsi="Times New Roman"/>
              <w:color w:val="000000" w:themeColor="text1"/>
              <w:sz w:val="24"/>
              <w:szCs w:val="24"/>
            </w:rPr>
            <w:delText xml:space="preserve">would have </w:delText>
          </w:r>
        </w:del>
      </w:moveTo>
      <w:ins w:id="88" w:author="Ezzati, Majid" w:date="2018-12-10T21:58:00Z">
        <w:r w:rsidR="0009383B">
          <w:rPr>
            <w:rFonts w:ascii="Times New Roman" w:hAnsi="Times New Roman"/>
            <w:color w:val="000000" w:themeColor="text1"/>
            <w:sz w:val="24"/>
            <w:szCs w:val="24"/>
          </w:rPr>
          <w:t xml:space="preserve">has </w:t>
        </w:r>
      </w:ins>
      <w:moveTo w:id="89" w:author="Ezzati, Majid" w:date="2018-12-10T21:52:00Z">
        <w:r>
          <w:rPr>
            <w:rFonts w:ascii="Times New Roman" w:hAnsi="Times New Roman"/>
            <w:color w:val="000000" w:themeColor="text1"/>
            <w:sz w:val="24"/>
            <w:szCs w:val="24"/>
          </w:rPr>
          <w:t xml:space="preserve">smaller temperature anomalies than one with lower but more inter-annually variable absolute temperature. </w:t>
        </w:r>
      </w:moveTo>
    </w:p>
    <w:p w14:paraId="7F5F8744" w14:textId="12303366" w:rsidR="00CB79D0" w:rsidDel="000A4DE5" w:rsidRDefault="00CB79D0" w:rsidP="00C05F02">
      <w:pPr>
        <w:spacing w:after="0" w:line="480" w:lineRule="auto"/>
        <w:rPr>
          <w:del w:id="90" w:author="Ezzati, Majid" w:date="2018-12-10T22:03:00Z"/>
          <w:rFonts w:ascii="Times New Roman" w:hAnsi="Times New Roman"/>
          <w:color w:val="000000" w:themeColor="text1"/>
          <w:sz w:val="24"/>
          <w:szCs w:val="24"/>
        </w:rPr>
        <w:pPrChange w:id="91" w:author="Parks, Robbie M" w:date="2018-12-11T12:37:00Z">
          <w:pPr>
            <w:spacing w:after="0" w:line="480" w:lineRule="auto"/>
            <w:jc w:val="both"/>
          </w:pPr>
        </w:pPrChange>
      </w:pPr>
    </w:p>
    <w:p w14:paraId="0ED54892" w14:textId="08D8BBB1" w:rsidR="00CB79D0" w:rsidRPr="00083BC4" w:rsidRDefault="00CB79D0" w:rsidP="00C05F02">
      <w:pPr>
        <w:spacing w:after="0" w:line="480" w:lineRule="auto"/>
        <w:rPr>
          <w:rFonts w:ascii="Times New Roman" w:hAnsi="Times New Roman"/>
          <w:color w:val="000000" w:themeColor="text1"/>
          <w:sz w:val="24"/>
          <w:szCs w:val="24"/>
        </w:rPr>
        <w:pPrChange w:id="92" w:author="Parks, Robbie M" w:date="2018-12-11T12:37:00Z">
          <w:pPr>
            <w:spacing w:after="0" w:line="480" w:lineRule="auto"/>
            <w:jc w:val="both"/>
          </w:pPr>
        </w:pPrChange>
      </w:pPr>
      <w:moveTo w:id="93" w:author="Ezzati, Majid" w:date="2018-12-10T21:52:00Z">
        <w:del w:id="94" w:author="Ezzati, Majid" w:date="2018-12-10T22:03:00Z">
          <w:r w:rsidDel="000A4DE5">
            <w:rPr>
              <w:rFonts w:ascii="Times New Roman" w:hAnsi="Times New Roman"/>
              <w:color w:val="000000" w:themeColor="text1"/>
              <w:sz w:val="24"/>
              <w:szCs w:val="24"/>
            </w:rPr>
            <w:delText>Here, w</w:delText>
          </w:r>
        </w:del>
      </w:moveTo>
      <w:ins w:id="95" w:author="Ezzati, Majid" w:date="2018-12-10T22:03:00Z">
        <w:r w:rsidR="000A4DE5">
          <w:rPr>
            <w:rFonts w:ascii="Times New Roman" w:hAnsi="Times New Roman"/>
            <w:color w:val="000000" w:themeColor="text1"/>
            <w:sz w:val="24"/>
            <w:szCs w:val="24"/>
          </w:rPr>
          <w:t>W</w:t>
        </w:r>
      </w:ins>
      <w:moveTo w:id="96" w:author="Ezzati, Majid" w:date="2018-12-10T21:52:00Z">
        <w:r w:rsidRPr="00636C9B">
          <w:rPr>
            <w:rFonts w:ascii="Times New Roman" w:hAnsi="Times New Roman"/>
            <w:color w:val="000000" w:themeColor="text1"/>
            <w:sz w:val="24"/>
            <w:szCs w:val="24"/>
          </w:rPr>
          <w:t xml:space="preserve">e </w:t>
        </w:r>
        <w:r>
          <w:rPr>
            <w:rFonts w:ascii="Times New Roman" w:hAnsi="Times New Roman"/>
            <w:color w:val="000000" w:themeColor="text1"/>
            <w:sz w:val="24"/>
            <w:szCs w:val="24"/>
          </w:rPr>
          <w:t>analysed the association of monthly injury death</w:t>
        </w:r>
        <w:del w:id="97" w:author="Ezzati, Majid" w:date="2018-12-10T22:03:00Z">
          <w:r w:rsidDel="000A4DE5">
            <w:rPr>
              <w:rFonts w:ascii="Times New Roman" w:hAnsi="Times New Roman"/>
              <w:color w:val="000000" w:themeColor="text1"/>
              <w:sz w:val="24"/>
              <w:szCs w:val="24"/>
            </w:rPr>
            <w:delText>s</w:delText>
          </w:r>
        </w:del>
      </w:moveTo>
      <w:ins w:id="98" w:author="Ezzati, Majid" w:date="2018-12-10T22:03:00Z">
        <w:r w:rsidR="000A4DE5">
          <w:rPr>
            <w:rFonts w:ascii="Times New Roman" w:hAnsi="Times New Roman"/>
            <w:color w:val="000000" w:themeColor="text1"/>
            <w:sz w:val="24"/>
            <w:szCs w:val="24"/>
          </w:rPr>
          <w:t xml:space="preserve"> rates</w:t>
        </w:r>
      </w:ins>
      <w:moveTo w:id="99" w:author="Ezzati, Majid" w:date="2018-12-10T21:52:00Z">
        <w:r>
          <w:rPr>
            <w:rFonts w:ascii="Times New Roman" w:hAnsi="Times New Roman"/>
            <w:color w:val="000000" w:themeColor="text1"/>
            <w:sz w:val="24"/>
            <w:szCs w:val="24"/>
          </w:rPr>
          <w:t xml:space="preserve"> with temperature anomaly using</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temporal model</w:t>
        </w:r>
      </w:moveTo>
      <w:ins w:id="100" w:author="Ezzati, Majid" w:date="2018-12-10T22:03:00Z">
        <w:r w:rsidR="000A4DE5">
          <w:rPr>
            <w:rFonts w:ascii="Times New Roman" w:hAnsi="Times New Roman"/>
            <w:color w:val="000000" w:themeColor="text1"/>
            <w:sz w:val="24"/>
            <w:szCs w:val="24"/>
          </w:rPr>
          <w:t>, described in Methods</w:t>
        </w:r>
      </w:ins>
      <w:ins w:id="101" w:author="Ezzati, Majid" w:date="2018-12-10T22:26:00Z">
        <w:r w:rsidR="003D31F7">
          <w:rPr>
            <w:rFonts w:ascii="Times New Roman" w:hAnsi="Times New Roman"/>
            <w:color w:val="000000" w:themeColor="text1"/>
            <w:sz w:val="24"/>
            <w:szCs w:val="24"/>
          </w:rPr>
          <w:t xml:space="preserve">, separately by injury type </w:t>
        </w:r>
        <w:r w:rsidR="003D31F7" w:rsidRPr="003D31F7">
          <w:rPr>
            <w:rFonts w:ascii="Times New Roman" w:hAnsi="Times New Roman"/>
            <w:color w:val="000000" w:themeColor="text1"/>
            <w:sz w:val="24"/>
            <w:szCs w:val="24"/>
            <w:highlight w:val="yellow"/>
            <w:rPrChange w:id="102" w:author="Ezzati, Majid" w:date="2018-12-10T22:26:00Z">
              <w:rPr>
                <w:rFonts w:ascii="Times New Roman" w:hAnsi="Times New Roman"/>
                <w:color w:val="000000" w:themeColor="text1"/>
                <w:sz w:val="24"/>
                <w:szCs w:val="24"/>
              </w:rPr>
            </w:rPrChange>
          </w:rPr>
          <w:t>[[[list]]]</w:t>
        </w:r>
        <w:r w:rsidR="003D31F7">
          <w:rPr>
            <w:rFonts w:ascii="Times New Roman" w:hAnsi="Times New Roman"/>
            <w:color w:val="000000" w:themeColor="text1"/>
            <w:sz w:val="24"/>
            <w:szCs w:val="24"/>
          </w:rPr>
          <w:t>, sex and age group</w:t>
        </w:r>
      </w:ins>
      <w:moveTo w:id="103" w:author="Ezzati, Majid" w:date="2018-12-10T21:52:00Z">
        <w:del w:id="104" w:author="Ezzati, Majid" w:date="2018-12-10T22:03:00Z">
          <w:r w:rsidDel="000A4DE5">
            <w:rPr>
              <w:rFonts w:ascii="Times New Roman" w:hAnsi="Times New Roman"/>
              <w:color w:val="000000" w:themeColor="text1"/>
              <w:sz w:val="24"/>
              <w:szCs w:val="24"/>
            </w:rPr>
            <w:delText>,</w:delText>
          </w:r>
        </w:del>
      </w:moveTo>
      <w:ins w:id="105" w:author="Ezzati, Majid" w:date="2018-12-10T22:03:00Z">
        <w:r w:rsidR="000A4DE5">
          <w:rPr>
            <w:rFonts w:ascii="Times New Roman" w:hAnsi="Times New Roman"/>
            <w:color w:val="000000" w:themeColor="text1"/>
            <w:sz w:val="24"/>
            <w:szCs w:val="24"/>
          </w:rPr>
          <w:t>. The model accounted for</w:t>
        </w:r>
      </w:ins>
      <w:moveTo w:id="106" w:author="Ezzati, Majid" w:date="2018-12-10T21:52:00Z">
        <w:r>
          <w:rPr>
            <w:rFonts w:ascii="Times New Roman" w:hAnsi="Times New Roman"/>
            <w:color w:val="000000" w:themeColor="text1"/>
            <w:sz w:val="24"/>
            <w:szCs w:val="24"/>
          </w:rPr>
          <w:t xml:space="preserve"> </w:t>
        </w:r>
        <w:del w:id="107" w:author="Ezzati, Majid" w:date="2018-12-10T22:09:00Z">
          <w:r w:rsidDel="004562BD">
            <w:rPr>
              <w:rFonts w:ascii="Times New Roman" w:hAnsi="Times New Roman"/>
              <w:color w:val="000000" w:themeColor="text1"/>
              <w:sz w:val="24"/>
              <w:szCs w:val="24"/>
            </w:rPr>
            <w:delText>with adjustments for</w:delText>
          </w:r>
        </w:del>
      </w:moveTo>
      <w:ins w:id="108" w:author="Ezzati, Majid" w:date="2018-12-10T22:09:00Z">
        <w:r w:rsidR="004562BD">
          <w:rPr>
            <w:rFonts w:ascii="Times New Roman" w:hAnsi="Times New Roman"/>
            <w:color w:val="000000" w:themeColor="text1"/>
            <w:sz w:val="24"/>
            <w:szCs w:val="24"/>
          </w:rPr>
          <w:t>systematic variations in death rates across</w:t>
        </w:r>
      </w:ins>
      <w:moveTo w:id="109" w:author="Ezzati, Majid" w:date="2018-12-10T21:52:00Z">
        <w:r>
          <w:rPr>
            <w:rFonts w:ascii="Times New Roman" w:hAnsi="Times New Roman"/>
            <w:color w:val="000000" w:themeColor="text1"/>
            <w:sz w:val="24"/>
            <w:szCs w:val="24"/>
          </w:rPr>
          <w:t xml:space="preserve"> state</w:t>
        </w:r>
      </w:moveTo>
      <w:ins w:id="110" w:author="Ezzati, Majid" w:date="2018-12-10T22:09:00Z">
        <w:r w:rsidR="004562BD">
          <w:rPr>
            <w:rFonts w:ascii="Times New Roman" w:hAnsi="Times New Roman"/>
            <w:color w:val="000000" w:themeColor="text1"/>
            <w:sz w:val="24"/>
            <w:szCs w:val="24"/>
          </w:rPr>
          <w:t>s</w:t>
        </w:r>
      </w:ins>
      <w:moveTo w:id="111" w:author="Ezzati, Majid" w:date="2018-12-10T21:52:00Z">
        <w:r>
          <w:rPr>
            <w:rFonts w:ascii="Times New Roman" w:hAnsi="Times New Roman"/>
            <w:color w:val="000000" w:themeColor="text1"/>
            <w:sz w:val="24"/>
            <w:szCs w:val="24"/>
          </w:rPr>
          <w:t xml:space="preserve"> and month</w:t>
        </w:r>
      </w:moveTo>
      <w:ins w:id="112" w:author="Ezzati, Majid" w:date="2018-12-10T22:09:00Z">
        <w:r w:rsidR="004562BD">
          <w:rPr>
            <w:rFonts w:ascii="Times New Roman" w:hAnsi="Times New Roman"/>
            <w:color w:val="000000" w:themeColor="text1"/>
            <w:sz w:val="24"/>
            <w:szCs w:val="24"/>
          </w:rPr>
          <w:t xml:space="preserve">s, and for </w:t>
        </w:r>
      </w:ins>
      <w:moveTo w:id="113" w:author="Ezzati, Majid" w:date="2018-12-10T21:52:00Z">
        <w:r>
          <w:rPr>
            <w:rFonts w:ascii="Times New Roman" w:hAnsi="Times New Roman"/>
            <w:color w:val="000000" w:themeColor="text1"/>
            <w:sz w:val="24"/>
            <w:szCs w:val="24"/>
          </w:rPr>
          <w:t xml:space="preserve"> </w:t>
        </w:r>
        <w:del w:id="114" w:author="Ezzati, Majid" w:date="2018-12-10T22:09:00Z">
          <w:r w:rsidDel="004562BD">
            <w:rPr>
              <w:rFonts w:ascii="Times New Roman" w:hAnsi="Times New Roman"/>
              <w:color w:val="000000" w:themeColor="text1"/>
              <w:sz w:val="24"/>
              <w:szCs w:val="24"/>
            </w:rPr>
            <w:delText>characteristics which may also affect mortality. The model also accounted for</w:delText>
          </w:r>
        </w:del>
      </w:moveTo>
      <w:ins w:id="115" w:author="Ezzati, Majid" w:date="2018-12-10T22:25:00Z">
        <w:r w:rsidR="003D31F7">
          <w:rPr>
            <w:rFonts w:ascii="Times New Roman" w:hAnsi="Times New Roman"/>
            <w:color w:val="000000" w:themeColor="text1"/>
            <w:sz w:val="24"/>
            <w:szCs w:val="24"/>
          </w:rPr>
          <w:t>their</w:t>
        </w:r>
      </w:ins>
      <w:moveTo w:id="116" w:author="Ezzati, Majid" w:date="2018-12-10T21:52:00Z">
        <w:r>
          <w:rPr>
            <w:rFonts w:ascii="Times New Roman" w:hAnsi="Times New Roman"/>
            <w:color w:val="000000" w:themeColor="text1"/>
            <w:sz w:val="24"/>
            <w:szCs w:val="24"/>
          </w:rPr>
          <w:t xml:space="preserve"> long-term trends</w:t>
        </w:r>
        <w:r w:rsidRPr="00636C9B">
          <w:rPr>
            <w:rFonts w:ascii="Times New Roman" w:hAnsi="Times New Roman"/>
            <w:color w:val="000000" w:themeColor="text1"/>
            <w:sz w:val="24"/>
            <w:szCs w:val="24"/>
          </w:rPr>
          <w:t xml:space="preserve">. We used the </w:t>
        </w:r>
        <w:del w:id="117" w:author="Ezzati, Majid" w:date="2018-12-10T22:25:00Z">
          <w:r w:rsidDel="003D31F7">
            <w:rPr>
              <w:rFonts w:ascii="Times New Roman" w:hAnsi="Times New Roman"/>
              <w:color w:val="000000" w:themeColor="text1"/>
              <w:sz w:val="24"/>
              <w:szCs w:val="24"/>
            </w:rPr>
            <w:delText>results</w:delText>
          </w:r>
        </w:del>
      </w:moveTo>
      <w:ins w:id="118" w:author="Ezzati, Majid" w:date="2018-12-10T22:25:00Z">
        <w:r w:rsidR="003D31F7">
          <w:rPr>
            <w:rFonts w:ascii="Times New Roman" w:hAnsi="Times New Roman"/>
            <w:color w:val="000000" w:themeColor="text1"/>
            <w:sz w:val="24"/>
            <w:szCs w:val="24"/>
          </w:rPr>
          <w:t>resultant risk estimates</w:t>
        </w:r>
      </w:ins>
      <w:moveTo w:id="119" w:author="Ezzati, Majid" w:date="2018-12-10T21:52:00Z">
        <w:r>
          <w:rPr>
            <w:rFonts w:ascii="Times New Roman" w:hAnsi="Times New Roman"/>
            <w:color w:val="000000" w:themeColor="text1"/>
            <w:sz w:val="24"/>
            <w:szCs w:val="24"/>
          </w:rPr>
          <w:t xml:space="preserve"> </w:t>
        </w:r>
        <w:del w:id="120" w:author="Ezzati, Majid" w:date="2018-12-10T22:26:00Z">
          <w:r w:rsidDel="003D31F7">
            <w:rPr>
              <w:rFonts w:ascii="Times New Roman" w:hAnsi="Times New Roman"/>
              <w:color w:val="000000" w:themeColor="text1"/>
              <w:sz w:val="24"/>
              <w:szCs w:val="24"/>
            </w:rPr>
            <w:delText xml:space="preserve">of our model </w:delText>
          </w:r>
        </w:del>
        <w:r>
          <w:rPr>
            <w:rFonts w:ascii="Times New Roman" w:hAnsi="Times New Roman"/>
            <w:color w:val="000000" w:themeColor="text1"/>
            <w:sz w:val="24"/>
            <w:szCs w:val="24"/>
          </w:rPr>
          <w:t xml:space="preserve">to calculate </w:t>
        </w:r>
        <w:del w:id="121" w:author="Ezzati, Majid" w:date="2018-12-10T22:26:00Z">
          <w:r w:rsidDel="003D31F7">
            <w:rPr>
              <w:rFonts w:ascii="Times New Roman" w:hAnsi="Times New Roman"/>
              <w:color w:val="000000" w:themeColor="text1"/>
              <w:sz w:val="24"/>
              <w:szCs w:val="24"/>
            </w:rPr>
            <w:delText xml:space="preserve">the attributable </w:delText>
          </w:r>
        </w:del>
        <w:r>
          <w:rPr>
            <w:rFonts w:ascii="Times New Roman" w:hAnsi="Times New Roman"/>
            <w:color w:val="000000" w:themeColor="text1"/>
            <w:sz w:val="24"/>
            <w:szCs w:val="24"/>
          </w:rPr>
          <w:t xml:space="preserve">change in </w:t>
        </w:r>
        <w:r w:rsidRPr="00636C9B">
          <w:rPr>
            <w:rFonts w:ascii="Times New Roman" w:hAnsi="Times New Roman"/>
            <w:color w:val="000000" w:themeColor="text1"/>
            <w:sz w:val="24"/>
            <w:szCs w:val="24"/>
          </w:rPr>
          <w:t>deaths</w:t>
        </w:r>
      </w:moveTo>
      <w:ins w:id="122" w:author="Ezzati, Majid" w:date="2018-12-11T05:45:00Z">
        <w:r w:rsidR="009F41EF">
          <w:rPr>
            <w:rFonts w:ascii="Times New Roman" w:hAnsi="Times New Roman"/>
            <w:color w:val="000000" w:themeColor="text1"/>
            <w:sz w:val="24"/>
            <w:szCs w:val="24"/>
          </w:rPr>
          <w:t>,</w:t>
        </w:r>
      </w:ins>
      <w:moveTo w:id="123" w:author="Ezzati, Majid" w:date="2018-12-10T21:52:00Z">
        <w:r w:rsidRPr="00636C9B">
          <w:rPr>
            <w:rFonts w:ascii="Times New Roman" w:hAnsi="Times New Roman"/>
            <w:color w:val="000000" w:themeColor="text1"/>
            <w:sz w:val="24"/>
            <w:szCs w:val="24"/>
          </w:rPr>
          <w:t xml:space="preserve"> 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age group, sex</w:t>
        </w:r>
        <w:r>
          <w:rPr>
            <w:rFonts w:ascii="Times New Roman" w:hAnsi="Times New Roman"/>
            <w:color w:val="000000" w:themeColor="text1"/>
            <w:sz w:val="24"/>
            <w:szCs w:val="24"/>
          </w:rPr>
          <w:t>, state</w:t>
        </w:r>
        <w:r w:rsidRPr="00636C9B">
          <w:rPr>
            <w:rFonts w:ascii="Times New Roman" w:hAnsi="Times New Roman"/>
            <w:color w:val="000000" w:themeColor="text1"/>
            <w:sz w:val="24"/>
            <w:szCs w:val="24"/>
          </w:rPr>
          <w:t xml:space="preserve"> and month, </w:t>
        </w:r>
        <w:commentRangeStart w:id="124"/>
        <w:r w:rsidRPr="00636C9B">
          <w:rPr>
            <w:rFonts w:ascii="Times New Roman" w:hAnsi="Times New Roman"/>
            <w:color w:val="000000" w:themeColor="text1"/>
            <w:sz w:val="24"/>
            <w:szCs w:val="24"/>
          </w:rPr>
          <w:t>from a</w:t>
        </w:r>
        <w:r>
          <w:rPr>
            <w:rFonts w:ascii="Times New Roman" w:hAnsi="Times New Roman"/>
            <w:color w:val="000000" w:themeColor="text1"/>
            <w:sz w:val="24"/>
            <w:szCs w:val="24"/>
          </w:rPr>
          <w:t xml:space="preserve"> temperature anomaly</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of +</w:t>
        </w:r>
        <w:r w:rsidRPr="00636C9B">
          <w:rPr>
            <w:rFonts w:ascii="Times New Roman" w:hAnsi="Times New Roman"/>
            <w:color w:val="000000" w:themeColor="text1"/>
            <w:sz w:val="24"/>
            <w:szCs w:val="24"/>
          </w:rPr>
          <w:t>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w:t>
        </w:r>
      </w:moveTo>
      <w:commentRangeEnd w:id="124"/>
      <w:r w:rsidR="009F41EF">
        <w:rPr>
          <w:rStyle w:val="CommentReference"/>
          <w:rFonts w:asciiTheme="minorHAnsi" w:eastAsiaTheme="minorHAnsi" w:hAnsiTheme="minorHAnsi" w:cstheme="minorBidi"/>
        </w:rPr>
        <w:commentReference w:id="124"/>
      </w:r>
      <w:ins w:id="125" w:author="Ezzati, Majid" w:date="2018-12-11T06:26:00Z">
        <w:r w:rsidR="006D7FD3">
          <w:rPr>
            <w:rFonts w:ascii="Times New Roman" w:hAnsi="Times New Roman"/>
            <w:color w:val="000000" w:themeColor="text1"/>
            <w:sz w:val="24"/>
            <w:szCs w:val="24"/>
          </w:rPr>
          <w:t xml:space="preserve"> if age-sex-specific death rates and populations were the same as those in 2016</w:t>
        </w:r>
      </w:ins>
      <w:moveTo w:id="126" w:author="Ezzati, Majid" w:date="2018-12-10T21:52:00Z">
        <w:r w:rsidRPr="00636C9B">
          <w:rPr>
            <w:rFonts w:ascii="Times New Roman" w:hAnsi="Times New Roman"/>
            <w:color w:val="000000" w:themeColor="text1"/>
            <w:sz w:val="24"/>
            <w:szCs w:val="24"/>
          </w:rPr>
          <w:t>.</w:t>
        </w:r>
      </w:moveTo>
    </w:p>
    <w:moveToRangeEnd w:id="63"/>
    <w:p w14:paraId="5E7EF115" w14:textId="77777777" w:rsidR="00CB79D0" w:rsidRDefault="00CB79D0" w:rsidP="00C05F02">
      <w:pPr>
        <w:spacing w:after="0" w:line="480" w:lineRule="auto"/>
        <w:rPr>
          <w:rFonts w:ascii="Times New Roman" w:hAnsi="Times New Roman"/>
          <w:color w:val="000000" w:themeColor="text1"/>
          <w:sz w:val="24"/>
          <w:szCs w:val="24"/>
        </w:rPr>
        <w:pPrChange w:id="127" w:author="Parks, Robbie M" w:date="2018-12-11T12:37:00Z">
          <w:pPr>
            <w:spacing w:after="0" w:line="480" w:lineRule="auto"/>
            <w:jc w:val="both"/>
          </w:pPr>
        </w:pPrChange>
      </w:pPr>
    </w:p>
    <w:p w14:paraId="07657E41" w14:textId="0C7C1ACF" w:rsidR="00EC109B" w:rsidRPr="00636C9B" w:rsidRDefault="009F41EF" w:rsidP="00C05F02">
      <w:pPr>
        <w:spacing w:after="0" w:line="480" w:lineRule="auto"/>
        <w:rPr>
          <w:rFonts w:ascii="Times New Roman" w:hAnsi="Times New Roman"/>
          <w:color w:val="000000" w:themeColor="text1"/>
          <w:sz w:val="24"/>
          <w:szCs w:val="24"/>
        </w:rPr>
        <w:pPrChange w:id="128" w:author="Parks, Robbie M" w:date="2018-12-11T12:37:00Z">
          <w:pPr>
            <w:spacing w:after="0" w:line="480" w:lineRule="auto"/>
            <w:jc w:val="both"/>
          </w:pPr>
        </w:pPrChange>
      </w:pPr>
      <w:ins w:id="129" w:author="Ezzati, Majid" w:date="2018-12-11T05:50:00Z">
        <w:r>
          <w:rPr>
            <w:rFonts w:ascii="Times New Roman" w:hAnsi="Times New Roman"/>
            <w:color w:val="000000" w:themeColor="text1"/>
            <w:sz w:val="24"/>
            <w:szCs w:val="24"/>
          </w:rPr>
          <w:t>From 1980 to 2016</w:t>
        </w:r>
      </w:ins>
      <w:ins w:id="130" w:author="Ezzati, Majid" w:date="2018-12-11T05:47:00Z">
        <w:r>
          <w:rPr>
            <w:rFonts w:ascii="Times New Roman" w:hAnsi="Times New Roman"/>
            <w:color w:val="000000" w:themeColor="text1"/>
            <w:sz w:val="24"/>
            <w:szCs w:val="24"/>
          </w:rPr>
          <w:t>, XX boy</w:t>
        </w:r>
      </w:ins>
      <w:ins w:id="131" w:author="Parks, Robbie M" w:date="2018-12-11T12:14:00Z">
        <w:r w:rsidR="00427ACD">
          <w:rPr>
            <w:rFonts w:ascii="Times New Roman" w:hAnsi="Times New Roman"/>
            <w:color w:val="000000" w:themeColor="text1"/>
            <w:sz w:val="24"/>
            <w:szCs w:val="24"/>
          </w:rPr>
          <w:t>s</w:t>
        </w:r>
      </w:ins>
      <w:ins w:id="132" w:author="Ezzati, Majid" w:date="2018-12-11T05:47:00Z">
        <w:r>
          <w:rPr>
            <w:rFonts w:ascii="Times New Roman" w:hAnsi="Times New Roman"/>
            <w:color w:val="000000" w:themeColor="text1"/>
            <w:sz w:val="24"/>
            <w:szCs w:val="24"/>
          </w:rPr>
          <w:t xml:space="preserve"> and men and XX girls and women died from injuries in the USA, accounting </w:t>
        </w:r>
      </w:ins>
      <w:del w:id="133" w:author="Ezzati, Majid" w:date="2018-12-11T05:48:00Z">
        <w:r w:rsidR="00D577E1" w:rsidRPr="00636C9B" w:rsidDel="009F41EF">
          <w:rPr>
            <w:rFonts w:ascii="Times New Roman" w:hAnsi="Times New Roman"/>
            <w:color w:val="000000" w:themeColor="text1"/>
            <w:sz w:val="24"/>
            <w:szCs w:val="24"/>
          </w:rPr>
          <w:delText xml:space="preserve">Injuries accounted </w:delText>
        </w:r>
      </w:del>
      <w:r w:rsidR="00D577E1" w:rsidRPr="00636C9B">
        <w:rPr>
          <w:rFonts w:ascii="Times New Roman" w:hAnsi="Times New Roman"/>
          <w:color w:val="000000" w:themeColor="text1"/>
          <w:sz w:val="24"/>
          <w:szCs w:val="24"/>
        </w:rPr>
        <w:t xml:space="preserve">for </w:t>
      </w:r>
      <w:ins w:id="134" w:author="Ezzati, Majid" w:date="2018-12-11T05:46:00Z">
        <w:r>
          <w:rPr>
            <w:rFonts w:ascii="Times New Roman" w:hAnsi="Times New Roman"/>
            <w:color w:val="000000" w:themeColor="text1"/>
            <w:sz w:val="24"/>
            <w:szCs w:val="24"/>
          </w:rPr>
          <w:t xml:space="preserve"> </w:t>
        </w:r>
      </w:ins>
      <w:ins w:id="135" w:author="Ezzati, Majid" w:date="2018-12-11T05:50:00Z">
        <w:r>
          <w:rPr>
            <w:rFonts w:ascii="Times New Roman" w:hAnsi="Times New Roman"/>
            <w:color w:val="000000" w:themeColor="text1"/>
            <w:sz w:val="24"/>
            <w:szCs w:val="24"/>
          </w:rPr>
          <w:t>XX</w:t>
        </w:r>
      </w:ins>
      <w:ins w:id="136" w:author="Ezzati, Majid" w:date="2018-12-11T05:51:00Z">
        <w:r>
          <w:rPr>
            <w:rFonts w:ascii="Times New Roman" w:hAnsi="Times New Roman"/>
            <w:color w:val="000000" w:themeColor="text1"/>
            <w:sz w:val="24"/>
            <w:szCs w:val="24"/>
          </w:rPr>
          <w:t>%</w:t>
        </w:r>
      </w:ins>
      <w:ins w:id="137" w:author="Ezzati, Majid" w:date="2018-12-11T05:50:00Z">
        <w:r>
          <w:rPr>
            <w:rFonts w:ascii="Times New Roman" w:hAnsi="Times New Roman"/>
            <w:color w:val="000000" w:themeColor="text1"/>
            <w:sz w:val="24"/>
            <w:szCs w:val="24"/>
          </w:rPr>
          <w:t xml:space="preserve"> and XX</w:t>
        </w:r>
      </w:ins>
      <w:ins w:id="138" w:author="Ezzati, Majid" w:date="2018-12-11T05:51:00Z">
        <w:r>
          <w:rPr>
            <w:rFonts w:ascii="Times New Roman" w:hAnsi="Times New Roman"/>
            <w:color w:val="000000" w:themeColor="text1"/>
            <w:sz w:val="24"/>
            <w:szCs w:val="24"/>
          </w:rPr>
          <w:t>%</w:t>
        </w:r>
      </w:ins>
      <w:ins w:id="139" w:author="Ezzati, Majid" w:date="2018-12-11T05:50:00Z">
        <w:r>
          <w:rPr>
            <w:rFonts w:ascii="Times New Roman" w:hAnsi="Times New Roman"/>
            <w:color w:val="000000" w:themeColor="text1"/>
            <w:sz w:val="24"/>
            <w:szCs w:val="24"/>
          </w:rPr>
          <w:t xml:space="preserve"> </w:t>
        </w:r>
      </w:ins>
      <w:del w:id="140" w:author="Ezzati, Majid" w:date="2018-12-11T05:46:00Z">
        <w:r w:rsidR="00AF4729" w:rsidDel="009F41EF">
          <w:rPr>
            <w:rFonts w:ascii="Times New Roman" w:hAnsi="Times New Roman"/>
            <w:color w:val="000000" w:themeColor="text1"/>
            <w:sz w:val="24"/>
            <w:szCs w:val="24"/>
          </w:rPr>
          <w:delText>10.7</w:delText>
        </w:r>
        <w:r w:rsidR="00D577E1" w:rsidRPr="00636C9B" w:rsidDel="009F41EF">
          <w:rPr>
            <w:rFonts w:ascii="Times New Roman" w:hAnsi="Times New Roman"/>
            <w:color w:val="000000" w:themeColor="text1"/>
            <w:sz w:val="24"/>
            <w:szCs w:val="24"/>
          </w:rPr>
          <w:delText xml:space="preserve">% </w:delText>
        </w:r>
        <w:r w:rsidR="00D577E1" w:rsidDel="009F41EF">
          <w:rPr>
            <w:rFonts w:ascii="Times New Roman" w:hAnsi="Times New Roman"/>
            <w:color w:val="000000" w:themeColor="text1"/>
            <w:sz w:val="24"/>
            <w:szCs w:val="24"/>
          </w:rPr>
          <w:delText xml:space="preserve">and </w:delText>
        </w:r>
        <w:r w:rsidR="001B2D1F" w:rsidDel="009F41EF">
          <w:rPr>
            <w:rFonts w:ascii="Times New Roman" w:hAnsi="Times New Roman"/>
            <w:color w:val="000000" w:themeColor="text1"/>
            <w:sz w:val="24"/>
            <w:szCs w:val="24"/>
          </w:rPr>
          <w:delText>4.7%</w:delText>
        </w:r>
        <w:r w:rsidR="00D577E1" w:rsidDel="009F41EF">
          <w:rPr>
            <w:rFonts w:ascii="Times New Roman" w:hAnsi="Times New Roman"/>
            <w:color w:val="000000" w:themeColor="text1"/>
            <w:sz w:val="24"/>
            <w:szCs w:val="24"/>
          </w:rPr>
          <w:delText xml:space="preserve"> </w:delText>
        </w:r>
      </w:del>
      <w:r w:rsidR="00D577E1" w:rsidRPr="00636C9B">
        <w:rPr>
          <w:rFonts w:ascii="Times New Roman" w:hAnsi="Times New Roman"/>
          <w:color w:val="000000" w:themeColor="text1"/>
          <w:sz w:val="24"/>
          <w:szCs w:val="24"/>
        </w:rPr>
        <w:t>of all d</w:t>
      </w:r>
      <w:r w:rsidR="00D577E1">
        <w:rPr>
          <w:rFonts w:ascii="Times New Roman" w:hAnsi="Times New Roman"/>
          <w:color w:val="000000" w:themeColor="text1"/>
          <w:sz w:val="24"/>
          <w:szCs w:val="24"/>
        </w:rPr>
        <w:t>eaths</w:t>
      </w:r>
      <w:ins w:id="141" w:author="Ezzati, Majid" w:date="2018-12-11T05:51:00Z">
        <w:r>
          <w:rPr>
            <w:rFonts w:ascii="Times New Roman" w:hAnsi="Times New Roman"/>
            <w:color w:val="000000" w:themeColor="text1"/>
            <w:sz w:val="24"/>
            <w:szCs w:val="24"/>
          </w:rPr>
          <w:t xml:space="preserve"> respectively</w:t>
        </w:r>
      </w:ins>
      <w:del w:id="142" w:author="Ezzati, Majid" w:date="2018-12-11T05:48:00Z">
        <w:r w:rsidR="00D577E1" w:rsidDel="009F41EF">
          <w:rPr>
            <w:rFonts w:ascii="Times New Roman" w:hAnsi="Times New Roman"/>
            <w:color w:val="000000" w:themeColor="text1"/>
            <w:sz w:val="24"/>
            <w:szCs w:val="24"/>
          </w:rPr>
          <w:delText xml:space="preserve"> in the USA in 1980 </w:delText>
        </w:r>
      </w:del>
      <w:del w:id="143" w:author="Ezzati, Majid" w:date="2018-12-11T05:46:00Z">
        <w:r w:rsidR="00D577E1" w:rsidDel="009F41EF">
          <w:rPr>
            <w:rFonts w:ascii="Times New Roman" w:hAnsi="Times New Roman"/>
            <w:color w:val="000000" w:themeColor="text1"/>
            <w:sz w:val="24"/>
            <w:szCs w:val="24"/>
          </w:rPr>
          <w:delText xml:space="preserve">and </w:delText>
        </w:r>
        <w:r w:rsidR="00DF7329" w:rsidDel="009F41EF">
          <w:rPr>
            <w:rFonts w:ascii="Times New Roman" w:hAnsi="Times New Roman"/>
            <w:color w:val="000000" w:themeColor="text1"/>
            <w:sz w:val="24"/>
            <w:szCs w:val="24"/>
          </w:rPr>
          <w:delText>9.6</w:delText>
        </w:r>
        <w:r w:rsidR="00D577E1" w:rsidRPr="00636C9B" w:rsidDel="009F41EF">
          <w:rPr>
            <w:rFonts w:ascii="Times New Roman" w:hAnsi="Times New Roman"/>
            <w:color w:val="000000" w:themeColor="text1"/>
            <w:sz w:val="24"/>
            <w:szCs w:val="24"/>
          </w:rPr>
          <w:delText xml:space="preserve">% </w:delText>
        </w:r>
        <w:r w:rsidR="00D577E1" w:rsidDel="009F41EF">
          <w:rPr>
            <w:rFonts w:ascii="Times New Roman" w:hAnsi="Times New Roman"/>
            <w:color w:val="000000" w:themeColor="text1"/>
            <w:sz w:val="24"/>
            <w:szCs w:val="24"/>
          </w:rPr>
          <w:delText xml:space="preserve">and </w:delText>
        </w:r>
        <w:r w:rsidR="005A27A6" w:rsidDel="009F41EF">
          <w:rPr>
            <w:rFonts w:ascii="Times New Roman" w:hAnsi="Times New Roman"/>
            <w:color w:val="000000" w:themeColor="text1"/>
            <w:sz w:val="24"/>
            <w:szCs w:val="24"/>
          </w:rPr>
          <w:delText>4.9</w:delText>
        </w:r>
        <w:r w:rsidR="00D577E1" w:rsidDel="009F41EF">
          <w:rPr>
            <w:rFonts w:ascii="Times New Roman" w:hAnsi="Times New Roman"/>
            <w:color w:val="000000" w:themeColor="text1"/>
            <w:sz w:val="24"/>
            <w:szCs w:val="24"/>
          </w:rPr>
          <w:delText xml:space="preserve">% </w:delText>
        </w:r>
        <w:r w:rsidR="00D577E1" w:rsidRPr="00636C9B" w:rsidDel="009F41EF">
          <w:rPr>
            <w:rFonts w:ascii="Times New Roman" w:hAnsi="Times New Roman"/>
            <w:color w:val="000000" w:themeColor="text1"/>
            <w:sz w:val="24"/>
            <w:szCs w:val="24"/>
          </w:rPr>
          <w:delText>in 2016</w:delText>
        </w:r>
        <w:r w:rsidR="00D577E1" w:rsidDel="009F41EF">
          <w:rPr>
            <w:rFonts w:ascii="Times New Roman" w:hAnsi="Times New Roman"/>
            <w:color w:val="000000" w:themeColor="text1"/>
            <w:sz w:val="24"/>
            <w:szCs w:val="24"/>
          </w:rPr>
          <w:delText>, for males and females respectively</w:delText>
        </w:r>
      </w:del>
      <w:r w:rsidR="00D577E1" w:rsidRPr="00636C9B">
        <w:rPr>
          <w:rFonts w:ascii="Times New Roman" w:hAnsi="Times New Roman"/>
          <w:color w:val="000000" w:themeColor="text1"/>
          <w:sz w:val="24"/>
          <w:szCs w:val="24"/>
        </w:rPr>
        <w:t xml:space="preserve">. </w:t>
      </w:r>
      <w:del w:id="144" w:author="Ezzati, Majid" w:date="2018-12-11T05:48:00Z">
        <w:r w:rsidR="00532208" w:rsidDel="009F41EF">
          <w:rPr>
            <w:rFonts w:ascii="Times New Roman" w:hAnsi="Times New Roman"/>
            <w:color w:val="000000" w:themeColor="text1"/>
            <w:sz w:val="24"/>
            <w:szCs w:val="24"/>
          </w:rPr>
          <w:delText>The</w:delText>
        </w:r>
        <w:r w:rsidR="00A81E2A" w:rsidDel="009F41EF">
          <w:rPr>
            <w:rFonts w:ascii="Times New Roman" w:hAnsi="Times New Roman"/>
            <w:color w:val="000000" w:themeColor="text1"/>
            <w:sz w:val="24"/>
            <w:szCs w:val="24"/>
          </w:rPr>
          <w:delText xml:space="preserve"> age groups with the</w:delText>
        </w:r>
        <w:r w:rsidR="00532208" w:rsidDel="009F41EF">
          <w:rPr>
            <w:rFonts w:ascii="Times New Roman" w:hAnsi="Times New Roman"/>
            <w:color w:val="000000" w:themeColor="text1"/>
            <w:sz w:val="24"/>
            <w:szCs w:val="24"/>
          </w:rPr>
          <w:delText xml:space="preserve"> highest number of total injury deaths </w:delText>
        </w:r>
        <w:r w:rsidR="00C17168" w:rsidDel="009F41EF">
          <w:rPr>
            <w:rFonts w:ascii="Times New Roman" w:hAnsi="Times New Roman"/>
            <w:color w:val="000000" w:themeColor="text1"/>
            <w:sz w:val="24"/>
            <w:szCs w:val="24"/>
          </w:rPr>
          <w:delText>for the period of stud</w:delText>
        </w:r>
        <w:r w:rsidR="0033532E" w:rsidDel="009F41EF">
          <w:rPr>
            <w:rFonts w:ascii="Times New Roman" w:hAnsi="Times New Roman"/>
            <w:color w:val="000000" w:themeColor="text1"/>
            <w:sz w:val="24"/>
            <w:szCs w:val="24"/>
          </w:rPr>
          <w:delText>y</w:delText>
        </w:r>
        <w:r w:rsidR="00DB07D3" w:rsidDel="009F41EF">
          <w:rPr>
            <w:rFonts w:ascii="Times New Roman" w:hAnsi="Times New Roman"/>
            <w:color w:val="000000" w:themeColor="text1"/>
            <w:sz w:val="24"/>
            <w:szCs w:val="24"/>
          </w:rPr>
          <w:delText xml:space="preserve"> (1980-2016)</w:delText>
        </w:r>
        <w:r w:rsidR="0033532E" w:rsidDel="009F41EF">
          <w:rPr>
            <w:rFonts w:ascii="Times New Roman" w:hAnsi="Times New Roman"/>
            <w:color w:val="000000" w:themeColor="text1"/>
            <w:sz w:val="24"/>
            <w:szCs w:val="24"/>
          </w:rPr>
          <w:delText xml:space="preserve"> </w:delText>
        </w:r>
        <w:r w:rsidR="00532208" w:rsidDel="009F41EF">
          <w:rPr>
            <w:rFonts w:ascii="Times New Roman" w:hAnsi="Times New Roman"/>
            <w:color w:val="000000" w:themeColor="text1"/>
            <w:sz w:val="24"/>
            <w:szCs w:val="24"/>
          </w:rPr>
          <w:delText>was in</w:delText>
        </w:r>
      </w:del>
      <w:ins w:id="145" w:author="Ezzati, Majid" w:date="2018-12-11T05:48:00Z">
        <w:r>
          <w:rPr>
            <w:rFonts w:ascii="Times New Roman" w:hAnsi="Times New Roman"/>
            <w:color w:val="000000" w:themeColor="text1"/>
            <w:sz w:val="24"/>
            <w:szCs w:val="24"/>
          </w:rPr>
          <w:t xml:space="preserve">in the largest </w:t>
        </w:r>
      </w:ins>
      <w:ins w:id="146" w:author="Ezzati, Majid" w:date="2018-12-11T05:49:00Z">
        <w:r>
          <w:rPr>
            <w:rFonts w:ascii="Times New Roman" w:hAnsi="Times New Roman"/>
            <w:color w:val="000000" w:themeColor="text1"/>
            <w:sz w:val="24"/>
            <w:szCs w:val="24"/>
          </w:rPr>
          <w:t>number</w:t>
        </w:r>
      </w:ins>
      <w:ins w:id="147" w:author="Ezzati, Majid" w:date="2018-12-11T05:48:00Z">
        <w:r>
          <w:rPr>
            <w:rFonts w:ascii="Times New Roman" w:hAnsi="Times New Roman"/>
            <w:color w:val="000000" w:themeColor="text1"/>
            <w:sz w:val="24"/>
            <w:szCs w:val="24"/>
          </w:rPr>
          <w:t xml:space="preserve"> </w:t>
        </w:r>
      </w:ins>
      <w:ins w:id="148" w:author="Ezzati, Majid" w:date="2018-12-11T05:49:00Z">
        <w:r>
          <w:rPr>
            <w:rFonts w:ascii="Times New Roman" w:hAnsi="Times New Roman"/>
            <w:color w:val="000000" w:themeColor="text1"/>
            <w:sz w:val="24"/>
            <w:szCs w:val="24"/>
          </w:rPr>
          <w:t xml:space="preserve">of injury deaths in males were in those </w:t>
        </w:r>
      </w:ins>
      <w:ins w:id="149" w:author="Ezzati, Majid" w:date="2018-12-11T05:51:00Z">
        <w:r>
          <w:rPr>
            <w:rFonts w:ascii="Times New Roman" w:hAnsi="Times New Roman"/>
            <w:color w:val="000000" w:themeColor="text1"/>
            <w:sz w:val="24"/>
            <w:szCs w:val="24"/>
          </w:rPr>
          <w:t xml:space="preserve">young and middle-ages, with </w:t>
        </w:r>
      </w:ins>
      <w:ins w:id="150" w:author="Ezzati, Majid" w:date="2018-12-11T05:52:00Z">
        <w:r>
          <w:rPr>
            <w:rFonts w:ascii="Times New Roman" w:hAnsi="Times New Roman"/>
            <w:color w:val="000000" w:themeColor="text1"/>
            <w:sz w:val="24"/>
            <w:szCs w:val="24"/>
          </w:rPr>
          <w:t>XX% of all injury deaths in those aged 15-44 years</w:t>
        </w:r>
      </w:ins>
      <w:ins w:id="151" w:author="Ezzati, Majid" w:date="2018-12-11T05:53:00Z">
        <w:r>
          <w:rPr>
            <w:rFonts w:ascii="Times New Roman" w:hAnsi="Times New Roman"/>
            <w:color w:val="000000" w:themeColor="text1"/>
            <w:sz w:val="24"/>
            <w:szCs w:val="24"/>
          </w:rPr>
          <w:t xml:space="preserve"> (</w:t>
        </w:r>
        <w:commentRangeStart w:id="152"/>
        <w:r>
          <w:rPr>
            <w:rFonts w:ascii="Times New Roman" w:hAnsi="Times New Roman"/>
            <w:color w:val="000000" w:themeColor="text1"/>
            <w:sz w:val="24"/>
            <w:szCs w:val="24"/>
          </w:rPr>
          <w:t>Figure 2</w:t>
        </w:r>
        <w:commentRangeEnd w:id="152"/>
        <w:r>
          <w:rPr>
            <w:rStyle w:val="CommentReference"/>
            <w:rFonts w:asciiTheme="minorHAnsi" w:eastAsiaTheme="minorHAnsi" w:hAnsiTheme="minorHAnsi" w:cstheme="minorBidi"/>
          </w:rPr>
          <w:commentReference w:id="152"/>
        </w:r>
        <w:r>
          <w:rPr>
            <w:rFonts w:ascii="Times New Roman" w:hAnsi="Times New Roman"/>
            <w:color w:val="000000" w:themeColor="text1"/>
            <w:sz w:val="24"/>
            <w:szCs w:val="24"/>
          </w:rPr>
          <w:t>)</w:t>
        </w:r>
      </w:ins>
      <w:ins w:id="153" w:author="Ezzati, Majid" w:date="2018-12-11T05:52:00Z">
        <w:r>
          <w:rPr>
            <w:rFonts w:ascii="Times New Roman" w:hAnsi="Times New Roman"/>
            <w:color w:val="000000" w:themeColor="text1"/>
            <w:sz w:val="24"/>
            <w:szCs w:val="24"/>
          </w:rPr>
          <w:t>.</w:t>
        </w:r>
      </w:ins>
      <w:ins w:id="154" w:author="Ezzati, Majid" w:date="2018-12-11T05:51:00Z">
        <w:r>
          <w:rPr>
            <w:rFonts w:ascii="Times New Roman" w:hAnsi="Times New Roman"/>
            <w:color w:val="000000" w:themeColor="text1"/>
            <w:sz w:val="24"/>
            <w:szCs w:val="24"/>
          </w:rPr>
          <w:t xml:space="preserve"> </w:t>
        </w:r>
      </w:ins>
      <w:ins w:id="155" w:author="Ezzati, Majid" w:date="2018-12-11T05:52:00Z">
        <w:r>
          <w:rPr>
            <w:rFonts w:ascii="Times New Roman" w:hAnsi="Times New Roman"/>
            <w:color w:val="000000" w:themeColor="text1"/>
            <w:sz w:val="24"/>
            <w:szCs w:val="24"/>
          </w:rPr>
          <w:t xml:space="preserve">There was less of an age gradient in </w:t>
        </w:r>
      </w:ins>
      <w:ins w:id="156" w:author="Ezzati, Majid" w:date="2018-12-11T05:53:00Z">
        <w:r>
          <w:rPr>
            <w:rFonts w:ascii="Times New Roman" w:hAnsi="Times New Roman"/>
            <w:color w:val="000000" w:themeColor="text1"/>
            <w:sz w:val="24"/>
            <w:szCs w:val="24"/>
          </w:rPr>
          <w:t xml:space="preserve">females after 15 years of age, with women 85 years and older (XX deaths) and those aged 15-24 years </w:t>
        </w:r>
      </w:ins>
      <w:ins w:id="157" w:author="Ezzati, Majid" w:date="2018-12-11T05:54:00Z">
        <w:r>
          <w:rPr>
            <w:rFonts w:ascii="Times New Roman" w:hAnsi="Times New Roman"/>
            <w:color w:val="000000" w:themeColor="text1"/>
            <w:sz w:val="24"/>
            <w:szCs w:val="24"/>
          </w:rPr>
          <w:t>(XX deaths) experiencing about the same number of deaths</w:t>
        </w:r>
      </w:ins>
      <w:del w:id="158" w:author="Ezzati, Majid" w:date="2018-12-11T05:52:00Z">
        <w:r w:rsidR="00532208" w:rsidDel="009F41EF">
          <w:rPr>
            <w:rFonts w:ascii="Times New Roman" w:hAnsi="Times New Roman"/>
            <w:color w:val="000000" w:themeColor="text1"/>
            <w:sz w:val="24"/>
            <w:szCs w:val="24"/>
          </w:rPr>
          <w:delText xml:space="preserve"> </w:delText>
        </w:r>
        <w:r w:rsidR="00A572CE" w:rsidDel="009F41EF">
          <w:rPr>
            <w:rFonts w:ascii="Times New Roman" w:hAnsi="Times New Roman"/>
            <w:color w:val="000000" w:themeColor="text1"/>
            <w:sz w:val="24"/>
            <w:szCs w:val="24"/>
          </w:rPr>
          <w:delText>15-24</w:delText>
        </w:r>
        <w:r w:rsidR="00532208" w:rsidDel="009F41EF">
          <w:rPr>
            <w:rFonts w:ascii="Times New Roman" w:hAnsi="Times New Roman"/>
            <w:color w:val="000000" w:themeColor="text1"/>
            <w:sz w:val="24"/>
            <w:szCs w:val="24"/>
          </w:rPr>
          <w:delText xml:space="preserve"> years </w:delText>
        </w:r>
        <w:r w:rsidR="0033532E" w:rsidDel="009F41EF">
          <w:rPr>
            <w:rFonts w:ascii="Times New Roman" w:hAnsi="Times New Roman"/>
            <w:sz w:val="24"/>
            <w:szCs w:val="24"/>
          </w:rPr>
          <w:delText>(684,051</w:delText>
        </w:r>
        <w:r w:rsidR="00A9251F" w:rsidDel="009F41EF">
          <w:rPr>
            <w:rFonts w:ascii="Times New Roman" w:hAnsi="Times New Roman"/>
            <w:sz w:val="24"/>
            <w:szCs w:val="24"/>
          </w:rPr>
          <w:delText xml:space="preserve"> deaths</w:delText>
        </w:r>
        <w:r w:rsidR="0033532E" w:rsidDel="009F41EF">
          <w:rPr>
            <w:rFonts w:ascii="Times New Roman" w:hAnsi="Times New Roman"/>
            <w:sz w:val="24"/>
            <w:szCs w:val="24"/>
          </w:rPr>
          <w:delText xml:space="preserve">) </w:delText>
        </w:r>
        <w:r w:rsidR="00C17168" w:rsidDel="009F41EF">
          <w:rPr>
            <w:rFonts w:ascii="Times New Roman" w:hAnsi="Times New Roman"/>
            <w:sz w:val="24"/>
            <w:szCs w:val="24"/>
          </w:rPr>
          <w:delText xml:space="preserve">for males </w:delText>
        </w:r>
        <w:r w:rsidR="00532208" w:rsidDel="009F41EF">
          <w:rPr>
            <w:rFonts w:ascii="Times New Roman" w:hAnsi="Times New Roman"/>
            <w:color w:val="000000" w:themeColor="text1"/>
            <w:sz w:val="24"/>
            <w:szCs w:val="24"/>
          </w:rPr>
          <w:delText xml:space="preserve">and </w:delText>
        </w:r>
        <w:r w:rsidR="00A572CE" w:rsidDel="009F41EF">
          <w:rPr>
            <w:rFonts w:ascii="Times New Roman" w:hAnsi="Times New Roman"/>
            <w:color w:val="000000" w:themeColor="text1"/>
            <w:sz w:val="24"/>
            <w:szCs w:val="24"/>
          </w:rPr>
          <w:delText>85+</w:delText>
        </w:r>
        <w:r w:rsidR="00532208" w:rsidDel="009F41EF">
          <w:rPr>
            <w:rFonts w:ascii="Times New Roman" w:hAnsi="Times New Roman"/>
            <w:color w:val="000000" w:themeColor="text1"/>
            <w:sz w:val="24"/>
            <w:szCs w:val="24"/>
          </w:rPr>
          <w:delText xml:space="preserve"> years </w:delText>
        </w:r>
        <w:r w:rsidR="00C17168" w:rsidDel="009F41EF">
          <w:rPr>
            <w:rFonts w:ascii="Times New Roman" w:hAnsi="Times New Roman"/>
            <w:color w:val="000000" w:themeColor="text1"/>
            <w:sz w:val="24"/>
            <w:szCs w:val="24"/>
          </w:rPr>
          <w:delText>(</w:delText>
        </w:r>
        <w:r w:rsidR="00C17168" w:rsidDel="009F41EF">
          <w:rPr>
            <w:rFonts w:ascii="Times New Roman" w:hAnsi="Times New Roman"/>
            <w:sz w:val="24"/>
            <w:szCs w:val="24"/>
          </w:rPr>
          <w:delText>196,363</w:delText>
        </w:r>
        <w:r w:rsidR="00A9251F" w:rsidDel="009F41EF">
          <w:rPr>
            <w:rFonts w:ascii="Times New Roman" w:hAnsi="Times New Roman"/>
            <w:sz w:val="24"/>
            <w:szCs w:val="24"/>
          </w:rPr>
          <w:delText xml:space="preserve"> deaths</w:delText>
        </w:r>
        <w:r w:rsidR="00C17168" w:rsidDel="009F41EF">
          <w:rPr>
            <w:rFonts w:ascii="Times New Roman" w:hAnsi="Times New Roman"/>
            <w:sz w:val="24"/>
            <w:szCs w:val="24"/>
          </w:rPr>
          <w:delText xml:space="preserve">) </w:delText>
        </w:r>
        <w:r w:rsidR="00532208" w:rsidDel="009F41EF">
          <w:rPr>
            <w:rFonts w:ascii="Times New Roman" w:hAnsi="Times New Roman"/>
            <w:color w:val="000000" w:themeColor="text1"/>
            <w:sz w:val="24"/>
            <w:szCs w:val="24"/>
          </w:rPr>
          <w:delText>for females</w:delText>
        </w:r>
      </w:del>
      <w:r w:rsidR="00532208">
        <w:rPr>
          <w:rFonts w:ascii="Times New Roman" w:hAnsi="Times New Roman"/>
          <w:color w:val="000000" w:themeColor="text1"/>
          <w:sz w:val="24"/>
          <w:szCs w:val="24"/>
        </w:rPr>
        <w:t>.</w:t>
      </w:r>
    </w:p>
    <w:p w14:paraId="718AA88E" w14:textId="1613A1B6" w:rsidR="00B636F6" w:rsidRPr="00636C9B" w:rsidDel="00B636F6" w:rsidRDefault="00B636F6" w:rsidP="00C05F02">
      <w:pPr>
        <w:spacing w:after="0" w:line="240" w:lineRule="auto"/>
        <w:outlineLvl w:val="0"/>
        <w:rPr>
          <w:del w:id="159" w:author="Ezzati, Majid" w:date="2018-12-11T06:19:00Z"/>
          <w:rFonts w:ascii="Times New Roman" w:hAnsi="Times New Roman"/>
          <w:sz w:val="24"/>
          <w:szCs w:val="24"/>
        </w:rPr>
        <w:pPrChange w:id="160" w:author="Parks, Robbie M" w:date="2018-12-11T12:37:00Z">
          <w:pPr>
            <w:spacing w:after="0" w:line="240" w:lineRule="auto"/>
            <w:jc w:val="both"/>
            <w:outlineLvl w:val="0"/>
          </w:pPr>
        </w:pPrChange>
      </w:pPr>
      <w:moveToRangeStart w:id="161" w:author="Ezzati, Majid" w:date="2018-12-11T06:19:00Z" w:name="move532272486"/>
      <w:moveTo w:id="162" w:author="Ezzati, Majid" w:date="2018-12-11T06:19:00Z">
        <w:del w:id="163" w:author="Ezzati, Majid" w:date="2018-12-11T06:19:00Z">
          <w:r w:rsidRPr="00636C9B" w:rsidDel="00B636F6">
            <w:rPr>
              <w:rFonts w:ascii="Times New Roman" w:hAnsi="Times New Roman"/>
              <w:i/>
              <w:sz w:val="24"/>
              <w:szCs w:val="24"/>
            </w:rPr>
            <w:delText>Figure</w:delText>
          </w:r>
          <w:r w:rsidDel="00B636F6">
            <w:rPr>
              <w:rFonts w:ascii="Times New Roman" w:hAnsi="Times New Roman"/>
              <w:i/>
              <w:sz w:val="24"/>
              <w:szCs w:val="24"/>
            </w:rPr>
            <w:delText xml:space="preserve"> 2</w:delText>
          </w:r>
        </w:del>
      </w:moveTo>
    </w:p>
    <w:p w14:paraId="6F714419" w14:textId="77777777" w:rsidR="00B636F6" w:rsidRDefault="00B636F6" w:rsidP="00C05F02">
      <w:pPr>
        <w:pStyle w:val="ListParagraph"/>
        <w:numPr>
          <w:ilvl w:val="0"/>
          <w:numId w:val="10"/>
        </w:numPr>
        <w:spacing w:line="240" w:lineRule="auto"/>
        <w:rPr>
          <w:rFonts w:ascii="Times New Roman" w:hAnsi="Times New Roman"/>
          <w:sz w:val="24"/>
          <w:szCs w:val="24"/>
        </w:rPr>
        <w:pPrChange w:id="164" w:author="Parks, Robbie M" w:date="2018-12-11T12:37:00Z">
          <w:pPr>
            <w:pStyle w:val="ListParagraph"/>
            <w:numPr>
              <w:numId w:val="10"/>
            </w:numPr>
            <w:spacing w:line="240" w:lineRule="auto"/>
            <w:ind w:hanging="360"/>
            <w:jc w:val="both"/>
          </w:pPr>
        </w:pPrChange>
      </w:pPr>
      <w:commentRangeStart w:id="165"/>
      <w:moveTo w:id="166" w:author="Ezzati, Majid" w:date="2018-12-11T06:19:00Z">
        <w:r>
          <w:rPr>
            <w:rFonts w:ascii="Times New Roman" w:hAnsi="Times New Roman"/>
            <w:sz w:val="24"/>
            <w:szCs w:val="24"/>
          </w:rPr>
          <w:t xml:space="preserve">There are distinct patterns in distribution of injury deaths by age group and sex (Figure 2). </w:t>
        </w:r>
      </w:moveTo>
    </w:p>
    <w:p w14:paraId="674E5E4D" w14:textId="77777777" w:rsidR="00B636F6" w:rsidRDefault="00B636F6" w:rsidP="00C05F02">
      <w:pPr>
        <w:pStyle w:val="ListParagraph"/>
        <w:numPr>
          <w:ilvl w:val="0"/>
          <w:numId w:val="10"/>
        </w:numPr>
        <w:spacing w:line="240" w:lineRule="auto"/>
        <w:rPr>
          <w:rFonts w:ascii="Times New Roman" w:hAnsi="Times New Roman"/>
          <w:sz w:val="24"/>
          <w:szCs w:val="24"/>
        </w:rPr>
        <w:pPrChange w:id="167" w:author="Parks, Robbie M" w:date="2018-12-11T12:37:00Z">
          <w:pPr>
            <w:pStyle w:val="ListParagraph"/>
            <w:numPr>
              <w:numId w:val="10"/>
            </w:numPr>
            <w:spacing w:line="240" w:lineRule="auto"/>
            <w:ind w:hanging="360"/>
            <w:jc w:val="both"/>
          </w:pPr>
        </w:pPrChange>
      </w:pPr>
      <w:moveTo w:id="168" w:author="Ezzati, Majid" w:date="2018-12-11T06:19:00Z">
        <w:r w:rsidRPr="00636C9B">
          <w:rPr>
            <w:rFonts w:ascii="Times New Roman" w:hAnsi="Times New Roman"/>
            <w:sz w:val="24"/>
            <w:szCs w:val="24"/>
          </w:rPr>
          <w:t>Intentional deaths</w:t>
        </w:r>
        <w:r>
          <w:rPr>
            <w:rFonts w:ascii="Times New Roman" w:hAnsi="Times New Roman"/>
            <w:sz w:val="24"/>
            <w:szCs w:val="24"/>
          </w:rPr>
          <w:t xml:space="preserve"> (i.e., from assault and intentional self-harm) make up most deaths</w:t>
        </w:r>
        <w:r w:rsidRPr="00636C9B">
          <w:rPr>
            <w:rFonts w:ascii="Times New Roman" w:hAnsi="Times New Roman"/>
            <w:sz w:val="24"/>
            <w:szCs w:val="24"/>
          </w:rPr>
          <w:t xml:space="preserve"> in </w:t>
        </w:r>
        <w:r>
          <w:rPr>
            <w:rFonts w:ascii="Times New Roman" w:hAnsi="Times New Roman"/>
            <w:sz w:val="24"/>
            <w:szCs w:val="24"/>
          </w:rPr>
          <w:t>young to middle-aged</w:t>
        </w:r>
        <w:r w:rsidRPr="00636C9B">
          <w:rPr>
            <w:rFonts w:ascii="Times New Roman" w:hAnsi="Times New Roman"/>
            <w:sz w:val="24"/>
            <w:szCs w:val="24"/>
          </w:rPr>
          <w:t xml:space="preserve"> </w:t>
        </w:r>
        <w:r>
          <w:rPr>
            <w:rFonts w:ascii="Times New Roman" w:hAnsi="Times New Roman"/>
            <w:sz w:val="24"/>
            <w:szCs w:val="24"/>
          </w:rPr>
          <w:t>men</w:t>
        </w:r>
        <w:r w:rsidRPr="00636C9B">
          <w:rPr>
            <w:rFonts w:ascii="Times New Roman" w:hAnsi="Times New Roman"/>
            <w:sz w:val="24"/>
            <w:szCs w:val="24"/>
          </w:rPr>
          <w:t xml:space="preserve"> </w:t>
        </w:r>
        <w:r>
          <w:rPr>
            <w:rFonts w:ascii="Times New Roman" w:hAnsi="Times New Roman"/>
            <w:sz w:val="24"/>
            <w:szCs w:val="24"/>
          </w:rPr>
          <w:t>and women,</w:t>
        </w:r>
      </w:moveTo>
    </w:p>
    <w:p w14:paraId="4484AD7A" w14:textId="77777777" w:rsidR="00B636F6" w:rsidRDefault="00B636F6" w:rsidP="00C05F02">
      <w:pPr>
        <w:pStyle w:val="ListParagraph"/>
        <w:numPr>
          <w:ilvl w:val="0"/>
          <w:numId w:val="10"/>
        </w:numPr>
        <w:spacing w:line="240" w:lineRule="auto"/>
        <w:rPr>
          <w:rFonts w:ascii="Times New Roman" w:hAnsi="Times New Roman"/>
          <w:sz w:val="24"/>
          <w:szCs w:val="24"/>
        </w:rPr>
        <w:pPrChange w:id="169" w:author="Parks, Robbie M" w:date="2018-12-11T12:37:00Z">
          <w:pPr>
            <w:pStyle w:val="ListParagraph"/>
            <w:numPr>
              <w:numId w:val="10"/>
            </w:numPr>
            <w:spacing w:line="240" w:lineRule="auto"/>
            <w:ind w:hanging="360"/>
            <w:jc w:val="both"/>
          </w:pPr>
        </w:pPrChange>
      </w:pPr>
      <w:moveTo w:id="170" w:author="Ezzati, Majid" w:date="2018-12-11T06:19:00Z">
        <w:r>
          <w:rPr>
            <w:rFonts w:ascii="Times New Roman" w:hAnsi="Times New Roman"/>
            <w:sz w:val="24"/>
            <w:szCs w:val="24"/>
          </w:rPr>
          <w:t>I</w:t>
        </w:r>
        <w:r w:rsidRPr="00636C9B">
          <w:rPr>
            <w:rFonts w:ascii="Times New Roman" w:hAnsi="Times New Roman"/>
            <w:sz w:val="24"/>
            <w:szCs w:val="24"/>
          </w:rPr>
          <w:t xml:space="preserve">ntentional self-harm largest single cause </w:t>
        </w:r>
        <w:r>
          <w:rPr>
            <w:rFonts w:ascii="Times New Roman" w:hAnsi="Times New Roman"/>
            <w:sz w:val="24"/>
            <w:szCs w:val="24"/>
          </w:rPr>
          <w:t xml:space="preserve">in middle-aged groups for both men and women, </w:t>
        </w:r>
      </w:moveTo>
    </w:p>
    <w:p w14:paraId="310004AD" w14:textId="77777777" w:rsidR="00B636F6" w:rsidRPr="00416CBF" w:rsidRDefault="00B636F6" w:rsidP="00C05F02">
      <w:pPr>
        <w:pStyle w:val="ListParagraph"/>
        <w:numPr>
          <w:ilvl w:val="0"/>
          <w:numId w:val="10"/>
        </w:numPr>
        <w:spacing w:line="240" w:lineRule="auto"/>
        <w:rPr>
          <w:rFonts w:ascii="Times New Roman" w:hAnsi="Times New Roman"/>
          <w:sz w:val="24"/>
          <w:szCs w:val="24"/>
        </w:rPr>
        <w:pPrChange w:id="171" w:author="Parks, Robbie M" w:date="2018-12-11T12:37:00Z">
          <w:pPr>
            <w:pStyle w:val="ListParagraph"/>
            <w:numPr>
              <w:numId w:val="10"/>
            </w:numPr>
            <w:spacing w:line="240" w:lineRule="auto"/>
            <w:ind w:hanging="360"/>
            <w:jc w:val="both"/>
          </w:pPr>
        </w:pPrChange>
      </w:pPr>
      <w:moveTo w:id="172" w:author="Ezzati, Majid" w:date="2018-12-11T06:19:00Z">
        <w:r w:rsidRPr="00416CBF">
          <w:rPr>
            <w:rFonts w:ascii="Times New Roman" w:hAnsi="Times New Roman"/>
            <w:sz w:val="24"/>
            <w:szCs w:val="24"/>
          </w:rPr>
          <w:t xml:space="preserve">with transport deaths largest single cause in </w:t>
        </w:r>
        <w:r>
          <w:rPr>
            <w:rFonts w:ascii="Times New Roman" w:hAnsi="Times New Roman"/>
            <w:sz w:val="24"/>
            <w:szCs w:val="24"/>
          </w:rPr>
          <w:t>younger</w:t>
        </w:r>
        <w:r w:rsidRPr="00416CBF">
          <w:rPr>
            <w:rFonts w:ascii="Times New Roman" w:hAnsi="Times New Roman"/>
            <w:sz w:val="24"/>
            <w:szCs w:val="24"/>
          </w:rPr>
          <w:t xml:space="preserve"> males and females</w:t>
        </w:r>
        <w:r>
          <w:rPr>
            <w:rFonts w:ascii="Times New Roman" w:hAnsi="Times New Roman"/>
            <w:sz w:val="24"/>
            <w:szCs w:val="24"/>
          </w:rPr>
          <w:t xml:space="preserve"> and</w:t>
        </w:r>
      </w:moveTo>
    </w:p>
    <w:p w14:paraId="68C03524" w14:textId="77777777" w:rsidR="00B636F6" w:rsidRDefault="00B636F6" w:rsidP="00C05F02">
      <w:pPr>
        <w:pStyle w:val="ListParagraph"/>
        <w:numPr>
          <w:ilvl w:val="0"/>
          <w:numId w:val="10"/>
        </w:numPr>
        <w:spacing w:line="240" w:lineRule="auto"/>
        <w:rPr>
          <w:rFonts w:ascii="Times New Roman" w:hAnsi="Times New Roman"/>
          <w:sz w:val="24"/>
          <w:szCs w:val="24"/>
        </w:rPr>
        <w:pPrChange w:id="173" w:author="Parks, Robbie M" w:date="2018-12-11T12:37:00Z">
          <w:pPr>
            <w:pStyle w:val="ListParagraph"/>
            <w:numPr>
              <w:numId w:val="10"/>
            </w:numPr>
            <w:spacing w:line="240" w:lineRule="auto"/>
            <w:ind w:hanging="360"/>
            <w:jc w:val="both"/>
          </w:pPr>
        </w:pPrChange>
      </w:pPr>
      <w:moveTo w:id="174" w:author="Ezzati, Majid" w:date="2018-12-11T06:19:00Z">
        <w:r>
          <w:rPr>
            <w:rFonts w:ascii="Times New Roman" w:hAnsi="Times New Roman"/>
            <w:sz w:val="24"/>
            <w:szCs w:val="24"/>
          </w:rPr>
          <w:t>de</w:t>
        </w:r>
        <w:r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oldest groups</w:t>
        </w:r>
      </w:moveTo>
      <w:commentRangeEnd w:id="165"/>
      <w:r>
        <w:rPr>
          <w:rStyle w:val="CommentReference"/>
          <w:rFonts w:asciiTheme="minorHAnsi" w:eastAsiaTheme="minorHAnsi" w:hAnsiTheme="minorHAnsi" w:cstheme="minorBidi"/>
        </w:rPr>
        <w:commentReference w:id="165"/>
      </w:r>
    </w:p>
    <w:moveToRangeEnd w:id="161"/>
    <w:p w14:paraId="62E52914" w14:textId="77777777" w:rsidR="005259CD" w:rsidRPr="00636C9B" w:rsidRDefault="005259CD" w:rsidP="00C05F02">
      <w:pPr>
        <w:spacing w:after="0" w:line="480" w:lineRule="auto"/>
        <w:outlineLvl w:val="0"/>
        <w:rPr>
          <w:rFonts w:ascii="Times New Roman" w:hAnsi="Times New Roman"/>
          <w:color w:val="000000" w:themeColor="text1"/>
          <w:sz w:val="24"/>
          <w:szCs w:val="24"/>
        </w:rPr>
        <w:pPrChange w:id="175" w:author="Parks, Robbie M" w:date="2018-12-11T12:37:00Z">
          <w:pPr>
            <w:spacing w:after="0" w:line="480" w:lineRule="auto"/>
            <w:jc w:val="both"/>
            <w:outlineLvl w:val="0"/>
          </w:pPr>
        </w:pPrChange>
      </w:pPr>
    </w:p>
    <w:p w14:paraId="0B4CB3E9" w14:textId="4F660D8C" w:rsidR="00E252C8" w:rsidRPr="00636C9B" w:rsidRDefault="00955652" w:rsidP="00C05F02">
      <w:pPr>
        <w:spacing w:after="0" w:line="240" w:lineRule="auto"/>
        <w:outlineLvl w:val="0"/>
        <w:rPr>
          <w:rFonts w:ascii="Times New Roman" w:hAnsi="Times New Roman"/>
          <w:i/>
          <w:sz w:val="24"/>
          <w:szCs w:val="24"/>
        </w:rPr>
        <w:pPrChange w:id="176" w:author="Parks, Robbie M" w:date="2018-12-11T12:37:00Z">
          <w:pPr>
            <w:spacing w:after="0" w:line="240" w:lineRule="auto"/>
            <w:jc w:val="both"/>
            <w:outlineLvl w:val="0"/>
          </w:pPr>
        </w:pPrChange>
      </w:pPr>
      <w:commentRangeStart w:id="177"/>
      <w:r w:rsidRPr="00636C9B">
        <w:rPr>
          <w:rFonts w:ascii="Times New Roman" w:hAnsi="Times New Roman"/>
          <w:i/>
          <w:sz w:val="24"/>
          <w:szCs w:val="24"/>
        </w:rPr>
        <w:t xml:space="preserve">Figure </w:t>
      </w:r>
      <w:r w:rsidR="00CD1484">
        <w:rPr>
          <w:rFonts w:ascii="Times New Roman" w:hAnsi="Times New Roman"/>
          <w:i/>
          <w:sz w:val="24"/>
          <w:szCs w:val="24"/>
        </w:rPr>
        <w:t>1</w:t>
      </w:r>
      <w:commentRangeEnd w:id="177"/>
      <w:r w:rsidR="00F653F3">
        <w:rPr>
          <w:rStyle w:val="CommentReference"/>
          <w:rFonts w:asciiTheme="minorHAnsi" w:eastAsiaTheme="minorHAnsi" w:hAnsiTheme="minorHAnsi" w:cstheme="minorBidi"/>
        </w:rPr>
        <w:commentReference w:id="177"/>
      </w:r>
    </w:p>
    <w:p w14:paraId="40991D38" w14:textId="77777777" w:rsidR="00F653F3" w:rsidRPr="00636C9B" w:rsidRDefault="00F653F3" w:rsidP="00C05F02">
      <w:pPr>
        <w:pStyle w:val="ListParagraph"/>
        <w:numPr>
          <w:ilvl w:val="0"/>
          <w:numId w:val="10"/>
        </w:numPr>
        <w:spacing w:after="0" w:line="240" w:lineRule="auto"/>
        <w:outlineLvl w:val="0"/>
        <w:rPr>
          <w:rFonts w:ascii="Times New Roman" w:hAnsi="Times New Roman"/>
          <w:b/>
          <w:sz w:val="24"/>
          <w:szCs w:val="24"/>
        </w:rPr>
        <w:pPrChange w:id="178" w:author="Parks, Robbie M" w:date="2018-12-11T12:37:00Z">
          <w:pPr>
            <w:pStyle w:val="ListParagraph"/>
            <w:numPr>
              <w:numId w:val="10"/>
            </w:numPr>
            <w:spacing w:after="0" w:line="240" w:lineRule="auto"/>
            <w:ind w:hanging="360"/>
            <w:jc w:val="both"/>
            <w:outlineLvl w:val="0"/>
          </w:pPr>
        </w:pPrChange>
      </w:pPr>
      <w:moveToRangeStart w:id="179" w:author="Ezzati, Majid" w:date="2018-12-11T06:01:00Z" w:name="move532271444"/>
      <w:moveTo w:id="180" w:author="Ezzati, Majid" w:date="2018-12-11T06:01:00Z">
        <w:r>
          <w:rPr>
            <w:rFonts w:ascii="Times New Roman" w:hAnsi="Times New Roman"/>
            <w:sz w:val="24"/>
            <w:szCs w:val="24"/>
          </w:rPr>
          <w:lastRenderedPageBreak/>
          <w:t>There was a d</w:t>
        </w:r>
        <w:r w:rsidRPr="00636C9B">
          <w:rPr>
            <w:rFonts w:ascii="Times New Roman" w:hAnsi="Times New Roman"/>
            <w:sz w:val="24"/>
            <w:szCs w:val="24"/>
          </w:rPr>
          <w:t xml:space="preserve">ecline in </w:t>
        </w:r>
        <w:r>
          <w:rPr>
            <w:rFonts w:ascii="Times New Roman" w:hAnsi="Times New Roman"/>
            <w:sz w:val="24"/>
            <w:szCs w:val="24"/>
          </w:rPr>
          <w:t>three</w:t>
        </w:r>
        <w:r w:rsidRPr="00636C9B">
          <w:rPr>
            <w:rFonts w:ascii="Times New Roman" w:hAnsi="Times New Roman"/>
            <w:sz w:val="24"/>
            <w:szCs w:val="24"/>
          </w:rPr>
          <w:t xml:space="preserve"> </w:t>
        </w:r>
        <w:r>
          <w:rPr>
            <w:rFonts w:ascii="Times New Roman" w:hAnsi="Times New Roman"/>
            <w:sz w:val="24"/>
            <w:szCs w:val="24"/>
          </w:rPr>
          <w:t>out of</w:t>
        </w:r>
        <w:r w:rsidRPr="00636C9B">
          <w:rPr>
            <w:rFonts w:ascii="Times New Roman" w:hAnsi="Times New Roman"/>
            <w:sz w:val="24"/>
            <w:szCs w:val="24"/>
          </w:rPr>
          <w:t xml:space="preserve"> </w:t>
        </w:r>
        <w:r>
          <w:rPr>
            <w:rFonts w:ascii="Times New Roman" w:hAnsi="Times New Roman"/>
            <w:sz w:val="24"/>
            <w:szCs w:val="24"/>
          </w:rPr>
          <w:t>five</w:t>
        </w:r>
        <w:r w:rsidRPr="00636C9B">
          <w:rPr>
            <w:rFonts w:ascii="Times New Roman" w:hAnsi="Times New Roman"/>
            <w:sz w:val="24"/>
            <w:szCs w:val="24"/>
          </w:rPr>
          <w:t xml:space="preserve"> </w:t>
        </w:r>
        <w:r>
          <w:rPr>
            <w:rFonts w:ascii="Times New Roman" w:hAnsi="Times New Roman"/>
            <w:sz w:val="24"/>
            <w:szCs w:val="24"/>
          </w:rPr>
          <w:t>types of</w:t>
        </w:r>
        <w:r w:rsidRPr="00636C9B">
          <w:rPr>
            <w:rFonts w:ascii="Times New Roman" w:hAnsi="Times New Roman"/>
            <w:sz w:val="24"/>
            <w:szCs w:val="24"/>
          </w:rPr>
          <w:t xml:space="preserve"> injury</w:t>
        </w:r>
        <w:r>
          <w:rPr>
            <w:rFonts w:ascii="Times New Roman" w:hAnsi="Times New Roman"/>
            <w:sz w:val="24"/>
            <w:szCs w:val="24"/>
          </w:rPr>
          <w:t xml:space="preserve"> (transport, drownings and assault)</w:t>
        </w:r>
        <w:r w:rsidRPr="00636C9B">
          <w:rPr>
            <w:rFonts w:ascii="Times New Roman" w:hAnsi="Times New Roman"/>
            <w:sz w:val="24"/>
            <w:szCs w:val="24"/>
          </w:rPr>
          <w:t xml:space="preserve"> in contrast with deaths from falls increasing over time and intentional self-harm </w:t>
        </w:r>
        <w:r>
          <w:rPr>
            <w:rFonts w:ascii="Times New Roman" w:hAnsi="Times New Roman"/>
            <w:sz w:val="24"/>
            <w:szCs w:val="24"/>
          </w:rPr>
          <w:t xml:space="preserve">decreasing then </w:t>
        </w:r>
        <w:r w:rsidRPr="00636C9B">
          <w:rPr>
            <w:rFonts w:ascii="Times New Roman" w:hAnsi="Times New Roman"/>
            <w:sz w:val="24"/>
            <w:szCs w:val="24"/>
          </w:rPr>
          <w:t>recently increasing to over 1980 levels</w:t>
        </w:r>
        <w:r>
          <w:rPr>
            <w:rFonts w:ascii="Times New Roman" w:hAnsi="Times New Roman"/>
            <w:sz w:val="24"/>
            <w:szCs w:val="24"/>
          </w:rPr>
          <w:t>.</w:t>
        </w:r>
      </w:moveTo>
    </w:p>
    <w:p w14:paraId="5DA67015" w14:textId="77777777" w:rsidR="00F653F3" w:rsidRDefault="00F653F3" w:rsidP="00C05F02">
      <w:pPr>
        <w:pStyle w:val="ListParagraph"/>
        <w:numPr>
          <w:ilvl w:val="0"/>
          <w:numId w:val="10"/>
        </w:numPr>
        <w:spacing w:line="240" w:lineRule="auto"/>
        <w:pPrChange w:id="181" w:author="Parks, Robbie M" w:date="2018-12-11T12:37:00Z">
          <w:pPr>
            <w:pStyle w:val="ListParagraph"/>
            <w:numPr>
              <w:numId w:val="10"/>
            </w:numPr>
            <w:spacing w:line="240" w:lineRule="auto"/>
            <w:ind w:hanging="360"/>
            <w:jc w:val="both"/>
          </w:pPr>
        </w:pPrChange>
      </w:pPr>
      <w:moveToRangeStart w:id="182" w:author="Ezzati, Majid" w:date="2018-12-11T06:02:00Z" w:name="move532271453"/>
      <w:moveToRangeEnd w:id="179"/>
      <w:moveTo w:id="183" w:author="Ezzati, Majid" w:date="2018-12-11T06:02:00Z">
        <w:r>
          <w:rPr>
            <w:rFonts w:ascii="Times New Roman" w:hAnsi="Times New Roman"/>
            <w:sz w:val="24"/>
            <w:szCs w:val="24"/>
          </w:rPr>
          <w:t>The largest overall</w:t>
        </w:r>
        <w:r w:rsidRPr="00636C9B">
          <w:rPr>
            <w:rFonts w:ascii="Times New Roman" w:hAnsi="Times New Roman"/>
            <w:sz w:val="24"/>
            <w:szCs w:val="24"/>
          </w:rPr>
          <w:t xml:space="preserve"> decline</w:t>
        </w:r>
        <w:r>
          <w:rPr>
            <w:rFonts w:ascii="Times New Roman" w:hAnsi="Times New Roman"/>
            <w:sz w:val="24"/>
            <w:szCs w:val="24"/>
          </w:rPr>
          <w:t xml:space="preserve"> over time was</w:t>
        </w:r>
        <w:r w:rsidRPr="00636C9B">
          <w:rPr>
            <w:rFonts w:ascii="Times New Roman" w:hAnsi="Times New Roman"/>
            <w:sz w:val="24"/>
            <w:szCs w:val="24"/>
          </w:rPr>
          <w:t xml:space="preserve"> </w:t>
        </w:r>
        <w:r>
          <w:rPr>
            <w:rFonts w:ascii="Times New Roman" w:hAnsi="Times New Roman"/>
            <w:sz w:val="24"/>
            <w:szCs w:val="24"/>
          </w:rPr>
          <w:t>for</w:t>
        </w:r>
        <w:r w:rsidRPr="00636C9B">
          <w:rPr>
            <w:rFonts w:ascii="Times New Roman" w:hAnsi="Times New Roman"/>
            <w:sz w:val="24"/>
            <w:szCs w:val="24"/>
          </w:rPr>
          <w:t xml:space="preserve"> transport deaths, with </w:t>
        </w:r>
        <w:r>
          <w:rPr>
            <w:rFonts w:ascii="Times New Roman" w:hAnsi="Times New Roman"/>
            <w:sz w:val="24"/>
            <w:szCs w:val="24"/>
          </w:rPr>
          <w:t xml:space="preserve"> greater than </w:t>
        </w:r>
        <w:r w:rsidRPr="00636C9B">
          <w:rPr>
            <w:rFonts w:ascii="Times New Roman" w:hAnsi="Times New Roman"/>
            <w:sz w:val="24"/>
            <w:szCs w:val="24"/>
          </w:rPr>
          <w:t>50% decline across months</w:t>
        </w:r>
        <w:r>
          <w:rPr>
            <w:rFonts w:ascii="Times New Roman" w:hAnsi="Times New Roman"/>
            <w:sz w:val="24"/>
            <w:szCs w:val="24"/>
          </w:rPr>
          <w:t xml:space="preserve"> from 1980-2016.</w:t>
        </w:r>
      </w:moveTo>
    </w:p>
    <w:moveToRangeEnd w:id="182"/>
    <w:p w14:paraId="6C472F89" w14:textId="2FF99A5A" w:rsidR="008A69BB" w:rsidRDefault="00F34643" w:rsidP="00C05F02">
      <w:pPr>
        <w:pStyle w:val="ListParagraph"/>
        <w:numPr>
          <w:ilvl w:val="0"/>
          <w:numId w:val="10"/>
        </w:numPr>
        <w:spacing w:line="240" w:lineRule="auto"/>
        <w:rPr>
          <w:rFonts w:ascii="Times New Roman" w:hAnsi="Times New Roman"/>
          <w:sz w:val="24"/>
          <w:szCs w:val="24"/>
        </w:rPr>
        <w:pPrChange w:id="184" w:author="Parks, Robbie M" w:date="2018-12-11T12:37:00Z">
          <w:pPr>
            <w:pStyle w:val="ListParagraph"/>
            <w:numPr>
              <w:numId w:val="10"/>
            </w:numPr>
            <w:spacing w:line="240" w:lineRule="auto"/>
            <w:ind w:hanging="360"/>
            <w:jc w:val="both"/>
          </w:pPr>
        </w:pPrChange>
      </w:pPr>
      <w:commentRangeStart w:id="185"/>
      <w:r>
        <w:rPr>
          <w:rFonts w:ascii="Times New Roman" w:hAnsi="Times New Roman"/>
          <w:sz w:val="24"/>
          <w:szCs w:val="24"/>
        </w:rPr>
        <w:t>Age-standardised death rates for t</w:t>
      </w:r>
      <w:r w:rsidR="00C574BA">
        <w:rPr>
          <w:rFonts w:ascii="Times New Roman" w:hAnsi="Times New Roman"/>
          <w:sz w:val="24"/>
          <w:szCs w:val="24"/>
        </w:rPr>
        <w:t>ransport and drownings</w:t>
      </w:r>
      <w:del w:id="186" w:author="Ezzati, Majid" w:date="2018-12-11T05:55:00Z">
        <w:r w:rsidR="00C574BA" w:rsidDel="00F653F3">
          <w:rPr>
            <w:rFonts w:ascii="Times New Roman" w:hAnsi="Times New Roman"/>
            <w:sz w:val="24"/>
            <w:szCs w:val="24"/>
          </w:rPr>
          <w:delText xml:space="preserve"> </w:delText>
        </w:r>
        <w:commentRangeStart w:id="187"/>
        <w:r w:rsidR="0078091F" w:rsidRPr="00636C9B" w:rsidDel="00F653F3">
          <w:rPr>
            <w:rFonts w:ascii="Times New Roman" w:hAnsi="Times New Roman"/>
            <w:sz w:val="24"/>
            <w:szCs w:val="24"/>
          </w:rPr>
          <w:delText xml:space="preserve">exhibit </w:delText>
        </w:r>
        <w:r w:rsidR="00C574BA" w:rsidDel="00F653F3">
          <w:rPr>
            <w:rFonts w:ascii="Times New Roman" w:hAnsi="Times New Roman"/>
            <w:sz w:val="24"/>
            <w:szCs w:val="24"/>
          </w:rPr>
          <w:delText xml:space="preserve">12-month </w:delText>
        </w:r>
        <w:r w:rsidR="0078091F" w:rsidRPr="00636C9B" w:rsidDel="00F653F3">
          <w:rPr>
            <w:rFonts w:ascii="Times New Roman" w:hAnsi="Times New Roman"/>
            <w:sz w:val="24"/>
            <w:szCs w:val="24"/>
          </w:rPr>
          <w:delText>seasonality throughout period of study</w:delText>
        </w:r>
      </w:del>
      <w:r w:rsidR="00C97EBE">
        <w:rPr>
          <w:rFonts w:ascii="Times New Roman" w:hAnsi="Times New Roman"/>
          <w:sz w:val="24"/>
          <w:szCs w:val="24"/>
        </w:rPr>
        <w:t>,</w:t>
      </w:r>
      <w:commentRangeEnd w:id="187"/>
      <w:r w:rsidR="00F653F3">
        <w:rPr>
          <w:rStyle w:val="CommentReference"/>
          <w:rFonts w:asciiTheme="minorHAnsi" w:eastAsiaTheme="minorHAnsi" w:hAnsiTheme="minorHAnsi" w:cstheme="minorBidi"/>
        </w:rPr>
        <w:commentReference w:id="187"/>
      </w:r>
      <w:r w:rsidR="00C97EBE">
        <w:rPr>
          <w:rFonts w:ascii="Times New Roman" w:hAnsi="Times New Roman"/>
          <w:sz w:val="24"/>
          <w:szCs w:val="24"/>
        </w:rPr>
        <w:t xml:space="preserve"> </w:t>
      </w:r>
      <w:r w:rsidR="0078091F" w:rsidRPr="00636C9B">
        <w:rPr>
          <w:rFonts w:ascii="Times New Roman" w:hAnsi="Times New Roman"/>
          <w:sz w:val="24"/>
          <w:szCs w:val="24"/>
        </w:rPr>
        <w:t xml:space="preserve">with </w:t>
      </w:r>
      <w:r w:rsidR="00C97EBE">
        <w:rPr>
          <w:rFonts w:ascii="Times New Roman" w:hAnsi="Times New Roman"/>
          <w:sz w:val="24"/>
          <w:szCs w:val="24"/>
        </w:rPr>
        <w:t>maximum</w:t>
      </w:r>
      <w:r w:rsidR="00C97EBE" w:rsidRPr="00636C9B">
        <w:rPr>
          <w:rFonts w:ascii="Times New Roman" w:hAnsi="Times New Roman"/>
          <w:sz w:val="24"/>
          <w:szCs w:val="24"/>
        </w:rPr>
        <w:t xml:space="preserve"> </w:t>
      </w:r>
      <w:r w:rsidR="0078091F" w:rsidRPr="00636C9B">
        <w:rPr>
          <w:rFonts w:ascii="Times New Roman" w:hAnsi="Times New Roman"/>
          <w:sz w:val="24"/>
          <w:szCs w:val="24"/>
        </w:rPr>
        <w:t>in the summer</w:t>
      </w:r>
      <w:r w:rsidR="00C574BA">
        <w:rPr>
          <w:rFonts w:ascii="Times New Roman" w:hAnsi="Times New Roman"/>
          <w:sz w:val="24"/>
          <w:szCs w:val="24"/>
        </w:rPr>
        <w:t xml:space="preserve"> and </w:t>
      </w:r>
      <w:r w:rsidR="00C97EBE">
        <w:rPr>
          <w:rFonts w:ascii="Times New Roman" w:hAnsi="Times New Roman"/>
          <w:sz w:val="24"/>
          <w:szCs w:val="24"/>
        </w:rPr>
        <w:t>minimum in the winter</w:t>
      </w:r>
      <w:r w:rsidR="003D5007">
        <w:rPr>
          <w:rFonts w:ascii="Times New Roman" w:hAnsi="Times New Roman"/>
          <w:sz w:val="24"/>
          <w:szCs w:val="24"/>
        </w:rPr>
        <w:t xml:space="preserve"> (Figure 1)</w:t>
      </w:r>
      <w:r w:rsidR="003D5007" w:rsidRPr="00052DDD">
        <w:rPr>
          <w:rFonts w:ascii="Times New Roman" w:hAnsi="Times New Roman"/>
          <w:sz w:val="24"/>
          <w:szCs w:val="24"/>
        </w:rPr>
        <w:t>.</w:t>
      </w:r>
      <w:r w:rsidR="009021A4">
        <w:rPr>
          <w:rFonts w:ascii="Times New Roman" w:hAnsi="Times New Roman"/>
          <w:sz w:val="24"/>
          <w:szCs w:val="24"/>
        </w:rPr>
        <w:t xml:space="preserve"> </w:t>
      </w:r>
      <w:commentRangeEnd w:id="185"/>
      <w:r w:rsidR="00F653F3">
        <w:rPr>
          <w:rStyle w:val="CommentReference"/>
          <w:rFonts w:asciiTheme="minorHAnsi" w:eastAsiaTheme="minorHAnsi" w:hAnsiTheme="minorHAnsi" w:cstheme="minorBidi"/>
        </w:rPr>
        <w:commentReference w:id="185"/>
      </w:r>
    </w:p>
    <w:p w14:paraId="2B1F2ED1" w14:textId="4FFB455D" w:rsidR="0078091F" w:rsidRDefault="00CE1992" w:rsidP="00C05F02">
      <w:pPr>
        <w:pStyle w:val="ListParagraph"/>
        <w:numPr>
          <w:ilvl w:val="0"/>
          <w:numId w:val="10"/>
        </w:numPr>
        <w:spacing w:line="240" w:lineRule="auto"/>
        <w:rPr>
          <w:rFonts w:ascii="Times New Roman" w:hAnsi="Times New Roman"/>
          <w:sz w:val="24"/>
          <w:szCs w:val="24"/>
        </w:rPr>
        <w:pPrChange w:id="188" w:author="Parks, Robbie M" w:date="2018-12-11T12:37:00Z">
          <w:pPr>
            <w:pStyle w:val="ListParagraph"/>
            <w:numPr>
              <w:numId w:val="10"/>
            </w:numPr>
            <w:spacing w:line="240" w:lineRule="auto"/>
            <w:ind w:hanging="360"/>
            <w:jc w:val="both"/>
          </w:pPr>
        </w:pPrChange>
      </w:pPr>
      <w:r w:rsidRPr="00052DDD">
        <w:rPr>
          <w:rFonts w:ascii="Times New Roman" w:hAnsi="Times New Roman"/>
          <w:sz w:val="24"/>
          <w:szCs w:val="24"/>
        </w:rPr>
        <w:t xml:space="preserve">Other </w:t>
      </w:r>
      <w:r w:rsidR="002C7C40">
        <w:rPr>
          <w:rFonts w:ascii="Times New Roman" w:hAnsi="Times New Roman"/>
          <w:sz w:val="24"/>
          <w:szCs w:val="24"/>
        </w:rPr>
        <w:t>types</w:t>
      </w:r>
      <w:r w:rsidRPr="00052DDD">
        <w:rPr>
          <w:rFonts w:ascii="Times New Roman" w:hAnsi="Times New Roman"/>
          <w:sz w:val="24"/>
          <w:szCs w:val="24"/>
        </w:rPr>
        <w:t xml:space="preserve"> of </w:t>
      </w:r>
      <w:r w:rsidR="002C7C40">
        <w:rPr>
          <w:rFonts w:ascii="Times New Roman" w:hAnsi="Times New Roman"/>
          <w:sz w:val="24"/>
          <w:szCs w:val="24"/>
        </w:rPr>
        <w:t xml:space="preserve">injury </w:t>
      </w:r>
      <w:r w:rsidRPr="00052DDD">
        <w:rPr>
          <w:rFonts w:ascii="Times New Roman" w:hAnsi="Times New Roman"/>
          <w:sz w:val="24"/>
          <w:szCs w:val="24"/>
        </w:rPr>
        <w:t xml:space="preserve">death </w:t>
      </w:r>
      <w:del w:id="189" w:author="Ezzati, Majid" w:date="2018-12-11T05:56:00Z">
        <w:r w:rsidRPr="00052DDD" w:rsidDel="00F653F3">
          <w:rPr>
            <w:rFonts w:ascii="Times New Roman" w:hAnsi="Times New Roman"/>
            <w:sz w:val="24"/>
            <w:szCs w:val="24"/>
          </w:rPr>
          <w:delText xml:space="preserve">do not </w:delText>
        </w:r>
        <w:r w:rsidR="002C7C40" w:rsidDel="00F653F3">
          <w:rPr>
            <w:rFonts w:ascii="Times New Roman" w:hAnsi="Times New Roman"/>
            <w:sz w:val="24"/>
            <w:szCs w:val="24"/>
          </w:rPr>
          <w:delText>exhibit</w:delText>
        </w:r>
        <w:r w:rsidRPr="00052DDD" w:rsidDel="00F653F3">
          <w:rPr>
            <w:rFonts w:ascii="Times New Roman" w:hAnsi="Times New Roman"/>
            <w:sz w:val="24"/>
            <w:szCs w:val="24"/>
          </w:rPr>
          <w:delText xml:space="preserve"> seasonality</w:delText>
        </w:r>
        <w:r w:rsidR="002C7C40" w:rsidDel="00F653F3">
          <w:rPr>
            <w:rFonts w:ascii="Times New Roman" w:hAnsi="Times New Roman"/>
            <w:sz w:val="24"/>
            <w:szCs w:val="24"/>
          </w:rPr>
          <w:delText xml:space="preserve"> here</w:delText>
        </w:r>
      </w:del>
      <w:ins w:id="190" w:author="Ezzati, Majid" w:date="2018-12-11T05:56:00Z">
        <w:r w:rsidR="00F653F3">
          <w:rPr>
            <w:rFonts w:ascii="Times New Roman" w:hAnsi="Times New Roman"/>
            <w:sz w:val="24"/>
            <w:szCs w:val="24"/>
          </w:rPr>
          <w:t xml:space="preserve">did not vary substantially </w:t>
        </w:r>
      </w:ins>
      <w:ins w:id="191" w:author="Ezzati, Majid" w:date="2018-12-11T06:00:00Z">
        <w:r w:rsidR="00F653F3">
          <w:rPr>
            <w:rFonts w:ascii="Times New Roman" w:hAnsi="Times New Roman"/>
            <w:sz w:val="24"/>
            <w:szCs w:val="24"/>
          </w:rPr>
          <w:t>over seasons</w:t>
        </w:r>
      </w:ins>
      <w:r w:rsidR="003D5007">
        <w:rPr>
          <w:rFonts w:ascii="Times New Roman" w:hAnsi="Times New Roman"/>
          <w:sz w:val="24"/>
          <w:szCs w:val="24"/>
        </w:rPr>
        <w:t>.</w:t>
      </w:r>
    </w:p>
    <w:p w14:paraId="786C4B1D" w14:textId="4034B1E3" w:rsidR="00030C36" w:rsidRPr="00636C9B" w:rsidDel="00F653F3" w:rsidRDefault="0070378A" w:rsidP="00C05F02">
      <w:pPr>
        <w:pStyle w:val="ListParagraph"/>
        <w:numPr>
          <w:ilvl w:val="0"/>
          <w:numId w:val="10"/>
        </w:numPr>
        <w:spacing w:after="0" w:line="240" w:lineRule="auto"/>
        <w:outlineLvl w:val="0"/>
        <w:rPr>
          <w:rFonts w:ascii="Times New Roman" w:hAnsi="Times New Roman"/>
          <w:b/>
          <w:sz w:val="24"/>
          <w:szCs w:val="24"/>
        </w:rPr>
        <w:pPrChange w:id="192" w:author="Parks, Robbie M" w:date="2018-12-11T12:37:00Z">
          <w:pPr>
            <w:pStyle w:val="ListParagraph"/>
            <w:numPr>
              <w:numId w:val="10"/>
            </w:numPr>
            <w:spacing w:after="0" w:line="240" w:lineRule="auto"/>
            <w:ind w:hanging="360"/>
            <w:jc w:val="both"/>
            <w:outlineLvl w:val="0"/>
          </w:pPr>
        </w:pPrChange>
      </w:pPr>
      <w:moveFromRangeStart w:id="193" w:author="Ezzati, Majid" w:date="2018-12-11T06:01:00Z" w:name="move532271444"/>
      <w:moveFrom w:id="194" w:author="Ezzati, Majid" w:date="2018-12-11T06:01:00Z">
        <w:r w:rsidDel="00F653F3">
          <w:rPr>
            <w:rFonts w:ascii="Times New Roman" w:hAnsi="Times New Roman"/>
            <w:sz w:val="24"/>
            <w:szCs w:val="24"/>
          </w:rPr>
          <w:t>There was a d</w:t>
        </w:r>
        <w:r w:rsidR="00030C36" w:rsidRPr="00636C9B" w:rsidDel="00F653F3">
          <w:rPr>
            <w:rFonts w:ascii="Times New Roman" w:hAnsi="Times New Roman"/>
            <w:sz w:val="24"/>
            <w:szCs w:val="24"/>
          </w:rPr>
          <w:t xml:space="preserve">ecline in </w:t>
        </w:r>
        <w:r w:rsidDel="00F653F3">
          <w:rPr>
            <w:rFonts w:ascii="Times New Roman" w:hAnsi="Times New Roman"/>
            <w:sz w:val="24"/>
            <w:szCs w:val="24"/>
          </w:rPr>
          <w:t>three</w:t>
        </w:r>
        <w:r w:rsidRPr="00636C9B" w:rsidDel="00F653F3">
          <w:rPr>
            <w:rFonts w:ascii="Times New Roman" w:hAnsi="Times New Roman"/>
            <w:sz w:val="24"/>
            <w:szCs w:val="24"/>
          </w:rPr>
          <w:t xml:space="preserve"> </w:t>
        </w:r>
        <w:r w:rsidR="00F34643" w:rsidDel="00F653F3">
          <w:rPr>
            <w:rFonts w:ascii="Times New Roman" w:hAnsi="Times New Roman"/>
            <w:sz w:val="24"/>
            <w:szCs w:val="24"/>
          </w:rPr>
          <w:t>out of</w:t>
        </w:r>
        <w:r w:rsidR="00F34643" w:rsidRPr="00636C9B" w:rsidDel="00F653F3">
          <w:rPr>
            <w:rFonts w:ascii="Times New Roman" w:hAnsi="Times New Roman"/>
            <w:sz w:val="24"/>
            <w:szCs w:val="24"/>
          </w:rPr>
          <w:t xml:space="preserve"> </w:t>
        </w:r>
        <w:r w:rsidDel="00F653F3">
          <w:rPr>
            <w:rFonts w:ascii="Times New Roman" w:hAnsi="Times New Roman"/>
            <w:sz w:val="24"/>
            <w:szCs w:val="24"/>
          </w:rPr>
          <w:t>five</w:t>
        </w:r>
        <w:r w:rsidRPr="00636C9B" w:rsidDel="00F653F3">
          <w:rPr>
            <w:rFonts w:ascii="Times New Roman" w:hAnsi="Times New Roman"/>
            <w:sz w:val="24"/>
            <w:szCs w:val="24"/>
          </w:rPr>
          <w:t xml:space="preserve"> </w:t>
        </w:r>
        <w:r w:rsidR="00B33284" w:rsidDel="00F653F3">
          <w:rPr>
            <w:rFonts w:ascii="Times New Roman" w:hAnsi="Times New Roman"/>
            <w:sz w:val="24"/>
            <w:szCs w:val="24"/>
          </w:rPr>
          <w:t>types of</w:t>
        </w:r>
        <w:r w:rsidR="00030C36" w:rsidRPr="00636C9B" w:rsidDel="00F653F3">
          <w:rPr>
            <w:rFonts w:ascii="Times New Roman" w:hAnsi="Times New Roman"/>
            <w:sz w:val="24"/>
            <w:szCs w:val="24"/>
          </w:rPr>
          <w:t xml:space="preserve"> injury</w:t>
        </w:r>
        <w:r w:rsidDel="00F653F3">
          <w:rPr>
            <w:rFonts w:ascii="Times New Roman" w:hAnsi="Times New Roman"/>
            <w:sz w:val="24"/>
            <w:szCs w:val="24"/>
          </w:rPr>
          <w:t xml:space="preserve"> (transport, drownings and assault)</w:t>
        </w:r>
        <w:r w:rsidR="00F319D5" w:rsidRPr="00636C9B" w:rsidDel="00F653F3">
          <w:rPr>
            <w:rFonts w:ascii="Times New Roman" w:hAnsi="Times New Roman"/>
            <w:sz w:val="24"/>
            <w:szCs w:val="24"/>
          </w:rPr>
          <w:t xml:space="preserve"> </w:t>
        </w:r>
        <w:r w:rsidR="00A245BF" w:rsidRPr="00636C9B" w:rsidDel="00F653F3">
          <w:rPr>
            <w:rFonts w:ascii="Times New Roman" w:hAnsi="Times New Roman"/>
            <w:sz w:val="24"/>
            <w:szCs w:val="24"/>
          </w:rPr>
          <w:t>in contrast with</w:t>
        </w:r>
        <w:r w:rsidR="00030C36" w:rsidRPr="00636C9B" w:rsidDel="00F653F3">
          <w:rPr>
            <w:rFonts w:ascii="Times New Roman" w:hAnsi="Times New Roman"/>
            <w:sz w:val="24"/>
            <w:szCs w:val="24"/>
          </w:rPr>
          <w:t xml:space="preserve"> deaths from falls increa</w:t>
        </w:r>
        <w:r w:rsidR="00A245BF" w:rsidRPr="00636C9B" w:rsidDel="00F653F3">
          <w:rPr>
            <w:rFonts w:ascii="Times New Roman" w:hAnsi="Times New Roman"/>
            <w:sz w:val="24"/>
            <w:szCs w:val="24"/>
          </w:rPr>
          <w:t>s</w:t>
        </w:r>
        <w:r w:rsidR="00030C36" w:rsidRPr="00636C9B" w:rsidDel="00F653F3">
          <w:rPr>
            <w:rFonts w:ascii="Times New Roman" w:hAnsi="Times New Roman"/>
            <w:sz w:val="24"/>
            <w:szCs w:val="24"/>
          </w:rPr>
          <w:t>ing over tim</w:t>
        </w:r>
        <w:r w:rsidR="005D1ED5" w:rsidRPr="00636C9B" w:rsidDel="00F653F3">
          <w:rPr>
            <w:rFonts w:ascii="Times New Roman" w:hAnsi="Times New Roman"/>
            <w:sz w:val="24"/>
            <w:szCs w:val="24"/>
          </w:rPr>
          <w:t>e</w:t>
        </w:r>
        <w:r w:rsidR="005D379A" w:rsidRPr="00636C9B" w:rsidDel="00F653F3">
          <w:rPr>
            <w:rFonts w:ascii="Times New Roman" w:hAnsi="Times New Roman"/>
            <w:sz w:val="24"/>
            <w:szCs w:val="24"/>
          </w:rPr>
          <w:t xml:space="preserve"> and intentional self-harm </w:t>
        </w:r>
        <w:r w:rsidDel="00F653F3">
          <w:rPr>
            <w:rFonts w:ascii="Times New Roman" w:hAnsi="Times New Roman"/>
            <w:sz w:val="24"/>
            <w:szCs w:val="24"/>
          </w:rPr>
          <w:t xml:space="preserve">decreasing then </w:t>
        </w:r>
        <w:r w:rsidR="005D379A" w:rsidRPr="00636C9B" w:rsidDel="00F653F3">
          <w:rPr>
            <w:rFonts w:ascii="Times New Roman" w:hAnsi="Times New Roman"/>
            <w:sz w:val="24"/>
            <w:szCs w:val="24"/>
          </w:rPr>
          <w:t>recently increasing to over 1980 levels</w:t>
        </w:r>
        <w:r w:rsidDel="00F653F3">
          <w:rPr>
            <w:rFonts w:ascii="Times New Roman" w:hAnsi="Times New Roman"/>
            <w:sz w:val="24"/>
            <w:szCs w:val="24"/>
          </w:rPr>
          <w:t>.</w:t>
        </w:r>
      </w:moveFrom>
    </w:p>
    <w:p w14:paraId="23A5CF74" w14:textId="0393F18D" w:rsidR="00F319D5" w:rsidDel="00F653F3" w:rsidRDefault="00E5064B" w:rsidP="00C05F02">
      <w:pPr>
        <w:pStyle w:val="ListParagraph"/>
        <w:numPr>
          <w:ilvl w:val="0"/>
          <w:numId w:val="10"/>
        </w:numPr>
        <w:spacing w:line="240" w:lineRule="auto"/>
        <w:pPrChange w:id="195" w:author="Parks, Robbie M" w:date="2018-12-11T12:37:00Z">
          <w:pPr>
            <w:pStyle w:val="ListParagraph"/>
            <w:numPr>
              <w:numId w:val="10"/>
            </w:numPr>
            <w:spacing w:line="240" w:lineRule="auto"/>
            <w:ind w:hanging="360"/>
            <w:jc w:val="both"/>
          </w:pPr>
        </w:pPrChange>
      </w:pPr>
      <w:moveFromRangeStart w:id="196" w:author="Ezzati, Majid" w:date="2018-12-11T06:02:00Z" w:name="move532271453"/>
      <w:moveFromRangeEnd w:id="193"/>
      <w:moveFrom w:id="197" w:author="Ezzati, Majid" w:date="2018-12-11T06:02:00Z">
        <w:r w:rsidDel="00F653F3">
          <w:rPr>
            <w:rFonts w:ascii="Times New Roman" w:hAnsi="Times New Roman"/>
            <w:sz w:val="24"/>
            <w:szCs w:val="24"/>
          </w:rPr>
          <w:t>The largest overall</w:t>
        </w:r>
        <w:r w:rsidR="00D60234" w:rsidRPr="00636C9B" w:rsidDel="00F653F3">
          <w:rPr>
            <w:rFonts w:ascii="Times New Roman" w:hAnsi="Times New Roman"/>
            <w:sz w:val="24"/>
            <w:szCs w:val="24"/>
          </w:rPr>
          <w:t xml:space="preserve"> declin</w:t>
        </w:r>
        <w:r w:rsidR="00851793" w:rsidRPr="00636C9B" w:rsidDel="00F653F3">
          <w:rPr>
            <w:rFonts w:ascii="Times New Roman" w:hAnsi="Times New Roman"/>
            <w:sz w:val="24"/>
            <w:szCs w:val="24"/>
          </w:rPr>
          <w:t>e</w:t>
        </w:r>
        <w:r w:rsidR="00F043F7" w:rsidDel="00F653F3">
          <w:rPr>
            <w:rFonts w:ascii="Times New Roman" w:hAnsi="Times New Roman"/>
            <w:sz w:val="24"/>
            <w:szCs w:val="24"/>
          </w:rPr>
          <w:t xml:space="preserve"> over time</w:t>
        </w:r>
        <w:r w:rsidDel="00F653F3">
          <w:rPr>
            <w:rFonts w:ascii="Times New Roman" w:hAnsi="Times New Roman"/>
            <w:sz w:val="24"/>
            <w:szCs w:val="24"/>
          </w:rPr>
          <w:t xml:space="preserve"> was</w:t>
        </w:r>
        <w:r w:rsidR="00851793" w:rsidRPr="00636C9B" w:rsidDel="00F653F3">
          <w:rPr>
            <w:rFonts w:ascii="Times New Roman" w:hAnsi="Times New Roman"/>
            <w:sz w:val="24"/>
            <w:szCs w:val="24"/>
          </w:rPr>
          <w:t xml:space="preserve"> </w:t>
        </w:r>
        <w:r w:rsidR="00F043F7" w:rsidDel="00F653F3">
          <w:rPr>
            <w:rFonts w:ascii="Times New Roman" w:hAnsi="Times New Roman"/>
            <w:sz w:val="24"/>
            <w:szCs w:val="24"/>
          </w:rPr>
          <w:t>for</w:t>
        </w:r>
        <w:r w:rsidR="00F043F7" w:rsidRPr="00636C9B" w:rsidDel="00F653F3">
          <w:rPr>
            <w:rFonts w:ascii="Times New Roman" w:hAnsi="Times New Roman"/>
            <w:sz w:val="24"/>
            <w:szCs w:val="24"/>
          </w:rPr>
          <w:t xml:space="preserve"> </w:t>
        </w:r>
        <w:r w:rsidR="00851793" w:rsidRPr="00636C9B" w:rsidDel="00F653F3">
          <w:rPr>
            <w:rFonts w:ascii="Times New Roman" w:hAnsi="Times New Roman"/>
            <w:sz w:val="24"/>
            <w:szCs w:val="24"/>
          </w:rPr>
          <w:t>transport deaths</w:t>
        </w:r>
        <w:r w:rsidR="004A48F3" w:rsidRPr="00636C9B" w:rsidDel="00F653F3">
          <w:rPr>
            <w:rFonts w:ascii="Times New Roman" w:hAnsi="Times New Roman"/>
            <w:sz w:val="24"/>
            <w:szCs w:val="24"/>
          </w:rPr>
          <w:t xml:space="preserve">, with </w:t>
        </w:r>
        <w:r w:rsidR="00C80B19" w:rsidDel="00F653F3">
          <w:rPr>
            <w:rFonts w:ascii="Times New Roman" w:hAnsi="Times New Roman"/>
            <w:sz w:val="24"/>
            <w:szCs w:val="24"/>
          </w:rPr>
          <w:t xml:space="preserve"> greater than </w:t>
        </w:r>
        <w:r w:rsidR="004A48F3" w:rsidRPr="00636C9B" w:rsidDel="00F653F3">
          <w:rPr>
            <w:rFonts w:ascii="Times New Roman" w:hAnsi="Times New Roman"/>
            <w:sz w:val="24"/>
            <w:szCs w:val="24"/>
          </w:rPr>
          <w:t>50% decline across months</w:t>
        </w:r>
        <w:r w:rsidR="00C80B19" w:rsidDel="00F653F3">
          <w:rPr>
            <w:rFonts w:ascii="Times New Roman" w:hAnsi="Times New Roman"/>
            <w:sz w:val="24"/>
            <w:szCs w:val="24"/>
          </w:rPr>
          <w:t xml:space="preserve"> from 1980-2016</w:t>
        </w:r>
        <w:r w:rsidR="00F043F7" w:rsidDel="00F653F3">
          <w:rPr>
            <w:rFonts w:ascii="Times New Roman" w:hAnsi="Times New Roman"/>
            <w:sz w:val="24"/>
            <w:szCs w:val="24"/>
          </w:rPr>
          <w:t>.</w:t>
        </w:r>
      </w:moveFrom>
    </w:p>
    <w:p w14:paraId="57BC2D77" w14:textId="09110F20" w:rsidR="00797D2E" w:rsidRPr="00636C9B" w:rsidDel="00B636F6" w:rsidRDefault="00797D2E" w:rsidP="00C05F02">
      <w:pPr>
        <w:spacing w:after="0" w:line="240" w:lineRule="auto"/>
        <w:outlineLvl w:val="0"/>
        <w:rPr>
          <w:rFonts w:ascii="Times New Roman" w:hAnsi="Times New Roman"/>
          <w:sz w:val="24"/>
          <w:szCs w:val="24"/>
        </w:rPr>
        <w:pPrChange w:id="198" w:author="Parks, Robbie M" w:date="2018-12-11T12:37:00Z">
          <w:pPr>
            <w:spacing w:after="0" w:line="240" w:lineRule="auto"/>
            <w:jc w:val="both"/>
            <w:outlineLvl w:val="0"/>
          </w:pPr>
        </w:pPrChange>
      </w:pPr>
      <w:moveFromRangeStart w:id="199" w:author="Ezzati, Majid" w:date="2018-12-11T06:19:00Z" w:name="move532272486"/>
      <w:moveFromRangeEnd w:id="196"/>
      <w:moveFrom w:id="200" w:author="Ezzati, Majid" w:date="2018-12-11T06:19:00Z">
        <w:r w:rsidRPr="00636C9B" w:rsidDel="00B636F6">
          <w:rPr>
            <w:rFonts w:ascii="Times New Roman" w:hAnsi="Times New Roman"/>
            <w:i/>
            <w:sz w:val="24"/>
            <w:szCs w:val="24"/>
          </w:rPr>
          <w:t>Figure</w:t>
        </w:r>
        <w:r w:rsidR="00CD1484" w:rsidDel="00B636F6">
          <w:rPr>
            <w:rFonts w:ascii="Times New Roman" w:hAnsi="Times New Roman"/>
            <w:i/>
            <w:sz w:val="24"/>
            <w:szCs w:val="24"/>
          </w:rPr>
          <w:t xml:space="preserve"> 2</w:t>
        </w:r>
      </w:moveFrom>
    </w:p>
    <w:p w14:paraId="628FA14F" w14:textId="056B6FC8" w:rsidR="0078091F" w:rsidDel="00B636F6" w:rsidRDefault="00795C52" w:rsidP="00C05F02">
      <w:pPr>
        <w:pStyle w:val="ListParagraph"/>
        <w:numPr>
          <w:ilvl w:val="0"/>
          <w:numId w:val="10"/>
        </w:numPr>
        <w:spacing w:line="240" w:lineRule="auto"/>
        <w:rPr>
          <w:rFonts w:ascii="Times New Roman" w:hAnsi="Times New Roman"/>
          <w:sz w:val="24"/>
          <w:szCs w:val="24"/>
        </w:rPr>
        <w:pPrChange w:id="201" w:author="Parks, Robbie M" w:date="2018-12-11T12:37:00Z">
          <w:pPr>
            <w:pStyle w:val="ListParagraph"/>
            <w:numPr>
              <w:numId w:val="10"/>
            </w:numPr>
            <w:spacing w:line="240" w:lineRule="auto"/>
            <w:ind w:hanging="360"/>
            <w:jc w:val="both"/>
          </w:pPr>
        </w:pPrChange>
      </w:pPr>
      <w:moveFrom w:id="202" w:author="Ezzati, Majid" w:date="2018-12-11T06:19:00Z">
        <w:r w:rsidDel="00B636F6">
          <w:rPr>
            <w:rFonts w:ascii="Times New Roman" w:hAnsi="Times New Roman"/>
            <w:sz w:val="24"/>
            <w:szCs w:val="24"/>
          </w:rPr>
          <w:t xml:space="preserve">There are </w:t>
        </w:r>
        <w:r w:rsidR="00841792" w:rsidDel="00B636F6">
          <w:rPr>
            <w:rFonts w:ascii="Times New Roman" w:hAnsi="Times New Roman"/>
            <w:sz w:val="24"/>
            <w:szCs w:val="24"/>
          </w:rPr>
          <w:t>distinct</w:t>
        </w:r>
        <w:r w:rsidR="00F319D5" w:rsidDel="00B636F6">
          <w:rPr>
            <w:rFonts w:ascii="Times New Roman" w:hAnsi="Times New Roman"/>
            <w:sz w:val="24"/>
            <w:szCs w:val="24"/>
          </w:rPr>
          <w:t xml:space="preserve"> </w:t>
        </w:r>
        <w:r w:rsidDel="00B636F6">
          <w:rPr>
            <w:rFonts w:ascii="Times New Roman" w:hAnsi="Times New Roman"/>
            <w:sz w:val="24"/>
            <w:szCs w:val="24"/>
          </w:rPr>
          <w:t xml:space="preserve">patterns in distribution of </w:t>
        </w:r>
        <w:r w:rsidR="00F319D5" w:rsidDel="00B636F6">
          <w:rPr>
            <w:rFonts w:ascii="Times New Roman" w:hAnsi="Times New Roman"/>
            <w:sz w:val="24"/>
            <w:szCs w:val="24"/>
          </w:rPr>
          <w:t xml:space="preserve">injury </w:t>
        </w:r>
        <w:r w:rsidDel="00B636F6">
          <w:rPr>
            <w:rFonts w:ascii="Times New Roman" w:hAnsi="Times New Roman"/>
            <w:sz w:val="24"/>
            <w:szCs w:val="24"/>
          </w:rPr>
          <w:t>deaths</w:t>
        </w:r>
        <w:r w:rsidR="008C18AB" w:rsidDel="00B636F6">
          <w:rPr>
            <w:rFonts w:ascii="Times New Roman" w:hAnsi="Times New Roman"/>
            <w:sz w:val="24"/>
            <w:szCs w:val="24"/>
          </w:rPr>
          <w:t xml:space="preserve"> </w:t>
        </w:r>
        <w:r w:rsidR="00FE3811" w:rsidDel="00B636F6">
          <w:rPr>
            <w:rFonts w:ascii="Times New Roman" w:hAnsi="Times New Roman"/>
            <w:sz w:val="24"/>
            <w:szCs w:val="24"/>
          </w:rPr>
          <w:t xml:space="preserve">by age group and sex </w:t>
        </w:r>
        <w:r w:rsidR="008C18AB" w:rsidDel="00B636F6">
          <w:rPr>
            <w:rFonts w:ascii="Times New Roman" w:hAnsi="Times New Roman"/>
            <w:sz w:val="24"/>
            <w:szCs w:val="24"/>
          </w:rPr>
          <w:t>(Figure 2)</w:t>
        </w:r>
        <w:r w:rsidR="006455D3" w:rsidDel="00B636F6">
          <w:rPr>
            <w:rFonts w:ascii="Times New Roman" w:hAnsi="Times New Roman"/>
            <w:sz w:val="24"/>
            <w:szCs w:val="24"/>
          </w:rPr>
          <w:t>.</w:t>
        </w:r>
        <w:r w:rsidDel="00B636F6">
          <w:rPr>
            <w:rFonts w:ascii="Times New Roman" w:hAnsi="Times New Roman"/>
            <w:sz w:val="24"/>
            <w:szCs w:val="24"/>
          </w:rPr>
          <w:t xml:space="preserve"> </w:t>
        </w:r>
      </w:moveFrom>
    </w:p>
    <w:p w14:paraId="06643ECB" w14:textId="2862DA11" w:rsidR="00EE54EA" w:rsidDel="00B636F6" w:rsidRDefault="0011649A" w:rsidP="00C05F02">
      <w:pPr>
        <w:pStyle w:val="ListParagraph"/>
        <w:numPr>
          <w:ilvl w:val="0"/>
          <w:numId w:val="10"/>
        </w:numPr>
        <w:spacing w:line="240" w:lineRule="auto"/>
        <w:rPr>
          <w:rFonts w:ascii="Times New Roman" w:hAnsi="Times New Roman"/>
          <w:sz w:val="24"/>
          <w:szCs w:val="24"/>
        </w:rPr>
        <w:pPrChange w:id="203" w:author="Parks, Robbie M" w:date="2018-12-11T12:37:00Z">
          <w:pPr>
            <w:pStyle w:val="ListParagraph"/>
            <w:numPr>
              <w:numId w:val="10"/>
            </w:numPr>
            <w:spacing w:line="240" w:lineRule="auto"/>
            <w:ind w:hanging="360"/>
            <w:jc w:val="both"/>
          </w:pPr>
        </w:pPrChange>
      </w:pPr>
      <w:moveFrom w:id="204" w:author="Ezzati, Majid" w:date="2018-12-11T06:19:00Z">
        <w:r w:rsidRPr="00636C9B" w:rsidDel="00B636F6">
          <w:rPr>
            <w:rFonts w:ascii="Times New Roman" w:hAnsi="Times New Roman"/>
            <w:sz w:val="24"/>
            <w:szCs w:val="24"/>
          </w:rPr>
          <w:t>Intentional deaths</w:t>
        </w:r>
        <w:r w:rsidR="00795C52" w:rsidDel="00B636F6">
          <w:rPr>
            <w:rFonts w:ascii="Times New Roman" w:hAnsi="Times New Roman"/>
            <w:sz w:val="24"/>
            <w:szCs w:val="24"/>
          </w:rPr>
          <w:t xml:space="preserve"> </w:t>
        </w:r>
        <w:r w:rsidR="00A81E2A" w:rsidDel="00B636F6">
          <w:rPr>
            <w:rFonts w:ascii="Times New Roman" w:hAnsi="Times New Roman"/>
            <w:sz w:val="24"/>
            <w:szCs w:val="24"/>
          </w:rPr>
          <w:t xml:space="preserve">(i.e., from assault and intentional self-harm) </w:t>
        </w:r>
        <w:r w:rsidR="00DE1D37" w:rsidDel="00B636F6">
          <w:rPr>
            <w:rFonts w:ascii="Times New Roman" w:hAnsi="Times New Roman"/>
            <w:sz w:val="24"/>
            <w:szCs w:val="24"/>
          </w:rPr>
          <w:t xml:space="preserve">make up </w:t>
        </w:r>
        <w:r w:rsidR="00193968" w:rsidDel="00B636F6">
          <w:rPr>
            <w:rFonts w:ascii="Times New Roman" w:hAnsi="Times New Roman"/>
            <w:sz w:val="24"/>
            <w:szCs w:val="24"/>
          </w:rPr>
          <w:t>most</w:t>
        </w:r>
        <w:r w:rsidR="00DE1D37" w:rsidDel="00B636F6">
          <w:rPr>
            <w:rFonts w:ascii="Times New Roman" w:hAnsi="Times New Roman"/>
            <w:sz w:val="24"/>
            <w:szCs w:val="24"/>
          </w:rPr>
          <w:t xml:space="preserve"> deaths</w:t>
        </w:r>
        <w:r w:rsidRPr="00636C9B" w:rsidDel="00B636F6">
          <w:rPr>
            <w:rFonts w:ascii="Times New Roman" w:hAnsi="Times New Roman"/>
            <w:sz w:val="24"/>
            <w:szCs w:val="24"/>
          </w:rPr>
          <w:t xml:space="preserve"> in </w:t>
        </w:r>
        <w:r w:rsidR="008118D5" w:rsidDel="00B636F6">
          <w:rPr>
            <w:rFonts w:ascii="Times New Roman" w:hAnsi="Times New Roman"/>
            <w:sz w:val="24"/>
            <w:szCs w:val="24"/>
          </w:rPr>
          <w:t>young to middle-aged</w:t>
        </w:r>
        <w:r w:rsidR="00E974B1" w:rsidRPr="00636C9B" w:rsidDel="00B636F6">
          <w:rPr>
            <w:rFonts w:ascii="Times New Roman" w:hAnsi="Times New Roman"/>
            <w:sz w:val="24"/>
            <w:szCs w:val="24"/>
          </w:rPr>
          <w:t xml:space="preserve"> </w:t>
        </w:r>
        <w:r w:rsidR="008118D5" w:rsidDel="00B636F6">
          <w:rPr>
            <w:rFonts w:ascii="Times New Roman" w:hAnsi="Times New Roman"/>
            <w:sz w:val="24"/>
            <w:szCs w:val="24"/>
          </w:rPr>
          <w:t>men</w:t>
        </w:r>
        <w:r w:rsidR="008118D5" w:rsidRPr="00636C9B" w:rsidDel="00B636F6">
          <w:rPr>
            <w:rFonts w:ascii="Times New Roman" w:hAnsi="Times New Roman"/>
            <w:sz w:val="24"/>
            <w:szCs w:val="24"/>
          </w:rPr>
          <w:t xml:space="preserve"> </w:t>
        </w:r>
        <w:r w:rsidR="008D33C0" w:rsidDel="00B636F6">
          <w:rPr>
            <w:rFonts w:ascii="Times New Roman" w:hAnsi="Times New Roman"/>
            <w:sz w:val="24"/>
            <w:szCs w:val="24"/>
          </w:rPr>
          <w:t xml:space="preserve">and </w:t>
        </w:r>
        <w:r w:rsidR="00327B75" w:rsidDel="00B636F6">
          <w:rPr>
            <w:rFonts w:ascii="Times New Roman" w:hAnsi="Times New Roman"/>
            <w:sz w:val="24"/>
            <w:szCs w:val="24"/>
          </w:rPr>
          <w:t>women</w:t>
        </w:r>
        <w:r w:rsidR="00DE1D37" w:rsidDel="00B636F6">
          <w:rPr>
            <w:rFonts w:ascii="Times New Roman" w:hAnsi="Times New Roman"/>
            <w:sz w:val="24"/>
            <w:szCs w:val="24"/>
          </w:rPr>
          <w:t>,</w:t>
        </w:r>
      </w:moveFrom>
    </w:p>
    <w:p w14:paraId="36CEF721" w14:textId="72EE9316" w:rsidR="00416CBF" w:rsidDel="00B636F6" w:rsidRDefault="00EE54EA" w:rsidP="00C05F02">
      <w:pPr>
        <w:pStyle w:val="ListParagraph"/>
        <w:numPr>
          <w:ilvl w:val="0"/>
          <w:numId w:val="10"/>
        </w:numPr>
        <w:spacing w:line="240" w:lineRule="auto"/>
        <w:rPr>
          <w:rFonts w:ascii="Times New Roman" w:hAnsi="Times New Roman"/>
          <w:sz w:val="24"/>
          <w:szCs w:val="24"/>
        </w:rPr>
        <w:pPrChange w:id="205" w:author="Parks, Robbie M" w:date="2018-12-11T12:37:00Z">
          <w:pPr>
            <w:pStyle w:val="ListParagraph"/>
            <w:numPr>
              <w:numId w:val="10"/>
            </w:numPr>
            <w:spacing w:line="240" w:lineRule="auto"/>
            <w:ind w:hanging="360"/>
            <w:jc w:val="both"/>
          </w:pPr>
        </w:pPrChange>
      </w:pPr>
      <w:moveFrom w:id="206" w:author="Ezzati, Majid" w:date="2018-12-11T06:19:00Z">
        <w:r w:rsidDel="00B636F6">
          <w:rPr>
            <w:rFonts w:ascii="Times New Roman" w:hAnsi="Times New Roman"/>
            <w:sz w:val="24"/>
            <w:szCs w:val="24"/>
          </w:rPr>
          <w:t>I</w:t>
        </w:r>
        <w:r w:rsidR="001121F5" w:rsidRPr="00636C9B" w:rsidDel="00B636F6">
          <w:rPr>
            <w:rFonts w:ascii="Times New Roman" w:hAnsi="Times New Roman"/>
            <w:sz w:val="24"/>
            <w:szCs w:val="24"/>
          </w:rPr>
          <w:t xml:space="preserve">ntentional self-harm largest single cause </w:t>
        </w:r>
        <w:r w:rsidR="002001DE" w:rsidDel="00B636F6">
          <w:rPr>
            <w:rFonts w:ascii="Times New Roman" w:hAnsi="Times New Roman"/>
            <w:sz w:val="24"/>
            <w:szCs w:val="24"/>
          </w:rPr>
          <w:t>in</w:t>
        </w:r>
        <w:r w:rsidR="00D173B7" w:rsidDel="00B636F6">
          <w:rPr>
            <w:rFonts w:ascii="Times New Roman" w:hAnsi="Times New Roman"/>
            <w:sz w:val="24"/>
            <w:szCs w:val="24"/>
          </w:rPr>
          <w:t xml:space="preserve"> middle-aged </w:t>
        </w:r>
        <w:r w:rsidR="00DE1D37" w:rsidDel="00B636F6">
          <w:rPr>
            <w:rFonts w:ascii="Times New Roman" w:hAnsi="Times New Roman"/>
            <w:sz w:val="24"/>
            <w:szCs w:val="24"/>
          </w:rPr>
          <w:t>groups</w:t>
        </w:r>
        <w:r w:rsidR="00D173B7" w:rsidDel="00B636F6">
          <w:rPr>
            <w:rFonts w:ascii="Times New Roman" w:hAnsi="Times New Roman"/>
            <w:sz w:val="24"/>
            <w:szCs w:val="24"/>
          </w:rPr>
          <w:t xml:space="preserve"> for both men and women</w:t>
        </w:r>
        <w:r w:rsidR="00416CBF" w:rsidDel="00B636F6">
          <w:rPr>
            <w:rFonts w:ascii="Times New Roman" w:hAnsi="Times New Roman"/>
            <w:sz w:val="24"/>
            <w:szCs w:val="24"/>
          </w:rPr>
          <w:t xml:space="preserve">, </w:t>
        </w:r>
      </w:moveFrom>
    </w:p>
    <w:p w14:paraId="4E18095F" w14:textId="0547D703" w:rsidR="00A12752" w:rsidRPr="00416CBF" w:rsidDel="00B636F6" w:rsidRDefault="00A81E2A" w:rsidP="00C05F02">
      <w:pPr>
        <w:pStyle w:val="ListParagraph"/>
        <w:numPr>
          <w:ilvl w:val="0"/>
          <w:numId w:val="10"/>
        </w:numPr>
        <w:spacing w:line="240" w:lineRule="auto"/>
        <w:rPr>
          <w:rFonts w:ascii="Times New Roman" w:hAnsi="Times New Roman"/>
          <w:sz w:val="24"/>
          <w:szCs w:val="24"/>
        </w:rPr>
        <w:pPrChange w:id="207" w:author="Parks, Robbie M" w:date="2018-12-11T12:37:00Z">
          <w:pPr>
            <w:pStyle w:val="ListParagraph"/>
            <w:numPr>
              <w:numId w:val="10"/>
            </w:numPr>
            <w:spacing w:line="240" w:lineRule="auto"/>
            <w:ind w:hanging="360"/>
            <w:jc w:val="both"/>
          </w:pPr>
        </w:pPrChange>
      </w:pPr>
      <w:moveFrom w:id="208" w:author="Ezzati, Majid" w:date="2018-12-11T06:19:00Z">
        <w:r w:rsidRPr="00416CBF" w:rsidDel="00B636F6">
          <w:rPr>
            <w:rFonts w:ascii="Times New Roman" w:hAnsi="Times New Roman"/>
            <w:sz w:val="24"/>
            <w:szCs w:val="24"/>
          </w:rPr>
          <w:t>with t</w:t>
        </w:r>
        <w:r w:rsidR="00A12752" w:rsidRPr="00416CBF" w:rsidDel="00B636F6">
          <w:rPr>
            <w:rFonts w:ascii="Times New Roman" w:hAnsi="Times New Roman"/>
            <w:sz w:val="24"/>
            <w:szCs w:val="24"/>
          </w:rPr>
          <w:t xml:space="preserve">ransport deaths largest single cause in </w:t>
        </w:r>
        <w:r w:rsidR="00416CBF" w:rsidDel="00B636F6">
          <w:rPr>
            <w:rFonts w:ascii="Times New Roman" w:hAnsi="Times New Roman"/>
            <w:sz w:val="24"/>
            <w:szCs w:val="24"/>
          </w:rPr>
          <w:t>younger</w:t>
        </w:r>
        <w:r w:rsidR="00A12752" w:rsidRPr="00416CBF" w:rsidDel="00B636F6">
          <w:rPr>
            <w:rFonts w:ascii="Times New Roman" w:hAnsi="Times New Roman"/>
            <w:sz w:val="24"/>
            <w:szCs w:val="24"/>
          </w:rPr>
          <w:t xml:space="preserve"> males and </w:t>
        </w:r>
        <w:r w:rsidR="001F327F" w:rsidRPr="00416CBF" w:rsidDel="00B636F6">
          <w:rPr>
            <w:rFonts w:ascii="Times New Roman" w:hAnsi="Times New Roman"/>
            <w:sz w:val="24"/>
            <w:szCs w:val="24"/>
          </w:rPr>
          <w:t>f</w:t>
        </w:r>
        <w:r w:rsidR="00A12752" w:rsidRPr="00416CBF" w:rsidDel="00B636F6">
          <w:rPr>
            <w:rFonts w:ascii="Times New Roman" w:hAnsi="Times New Roman"/>
            <w:sz w:val="24"/>
            <w:szCs w:val="24"/>
          </w:rPr>
          <w:t>emales</w:t>
        </w:r>
        <w:r w:rsidR="00416CBF" w:rsidDel="00B636F6">
          <w:rPr>
            <w:rFonts w:ascii="Times New Roman" w:hAnsi="Times New Roman"/>
            <w:sz w:val="24"/>
            <w:szCs w:val="24"/>
          </w:rPr>
          <w:t xml:space="preserve"> and</w:t>
        </w:r>
      </w:moveFrom>
    </w:p>
    <w:p w14:paraId="36901C36" w14:textId="7E8C9059" w:rsidR="006C7C0B" w:rsidDel="00B636F6" w:rsidRDefault="00416CBF" w:rsidP="00C05F02">
      <w:pPr>
        <w:pStyle w:val="ListParagraph"/>
        <w:numPr>
          <w:ilvl w:val="0"/>
          <w:numId w:val="10"/>
        </w:numPr>
        <w:spacing w:line="240" w:lineRule="auto"/>
        <w:rPr>
          <w:rFonts w:ascii="Times New Roman" w:hAnsi="Times New Roman"/>
          <w:sz w:val="24"/>
          <w:szCs w:val="24"/>
        </w:rPr>
        <w:pPrChange w:id="209" w:author="Parks, Robbie M" w:date="2018-12-11T12:37:00Z">
          <w:pPr>
            <w:pStyle w:val="ListParagraph"/>
            <w:numPr>
              <w:numId w:val="10"/>
            </w:numPr>
            <w:spacing w:line="240" w:lineRule="auto"/>
            <w:ind w:hanging="360"/>
            <w:jc w:val="both"/>
          </w:pPr>
        </w:pPrChange>
      </w:pPr>
      <w:moveFrom w:id="210" w:author="Ezzati, Majid" w:date="2018-12-11T06:19:00Z">
        <w:r w:rsidDel="00B636F6">
          <w:rPr>
            <w:rFonts w:ascii="Times New Roman" w:hAnsi="Times New Roman"/>
            <w:sz w:val="24"/>
            <w:szCs w:val="24"/>
          </w:rPr>
          <w:t>d</w:t>
        </w:r>
        <w:r w:rsidR="00F701B5" w:rsidDel="00B636F6">
          <w:rPr>
            <w:rFonts w:ascii="Times New Roman" w:hAnsi="Times New Roman"/>
            <w:sz w:val="24"/>
            <w:szCs w:val="24"/>
          </w:rPr>
          <w:t>e</w:t>
        </w:r>
        <w:r w:rsidR="006C7C0B" w:rsidRPr="00636C9B" w:rsidDel="00B636F6">
          <w:rPr>
            <w:rFonts w:ascii="Times New Roman" w:hAnsi="Times New Roman"/>
            <w:sz w:val="24"/>
            <w:szCs w:val="24"/>
          </w:rPr>
          <w:t>aths from falls</w:t>
        </w:r>
        <w:r w:rsidR="00F701B5" w:rsidDel="00B636F6">
          <w:rPr>
            <w:rFonts w:ascii="Times New Roman" w:hAnsi="Times New Roman"/>
            <w:sz w:val="24"/>
            <w:szCs w:val="24"/>
          </w:rPr>
          <w:t xml:space="preserve"> </w:t>
        </w:r>
        <w:r w:rsidR="00F701B5" w:rsidRPr="00636C9B" w:rsidDel="00B636F6">
          <w:rPr>
            <w:rFonts w:ascii="Times New Roman" w:hAnsi="Times New Roman"/>
            <w:sz w:val="24"/>
            <w:szCs w:val="24"/>
          </w:rPr>
          <w:t xml:space="preserve">largest single cause in </w:t>
        </w:r>
        <w:r w:rsidDel="00B636F6">
          <w:rPr>
            <w:rFonts w:ascii="Times New Roman" w:hAnsi="Times New Roman"/>
            <w:sz w:val="24"/>
            <w:szCs w:val="24"/>
          </w:rPr>
          <w:t>oldest groups</w:t>
        </w:r>
      </w:moveFrom>
    </w:p>
    <w:moveFromRangeEnd w:id="199"/>
    <w:p w14:paraId="366603DC" w14:textId="2AB00DD5" w:rsidR="00955652" w:rsidRPr="00636C9B" w:rsidRDefault="00955652" w:rsidP="00C05F02">
      <w:pPr>
        <w:spacing w:line="240" w:lineRule="auto"/>
        <w:rPr>
          <w:rFonts w:ascii="Times New Roman" w:hAnsi="Times New Roman"/>
          <w:i/>
          <w:sz w:val="24"/>
          <w:szCs w:val="24"/>
        </w:rPr>
        <w:pPrChange w:id="211" w:author="Parks, Robbie M" w:date="2018-12-11T12:37:00Z">
          <w:pPr>
            <w:spacing w:line="240" w:lineRule="auto"/>
            <w:jc w:val="both"/>
          </w:pPr>
        </w:pPrChange>
      </w:pPr>
      <w:commentRangeStart w:id="212"/>
      <w:r w:rsidRPr="00636C9B">
        <w:rPr>
          <w:rFonts w:ascii="Times New Roman" w:hAnsi="Times New Roman"/>
          <w:i/>
          <w:sz w:val="24"/>
          <w:szCs w:val="24"/>
        </w:rPr>
        <w:t xml:space="preserve">Figure </w:t>
      </w:r>
      <w:r w:rsidR="00CD1484">
        <w:rPr>
          <w:rFonts w:ascii="Times New Roman" w:hAnsi="Times New Roman"/>
          <w:i/>
          <w:sz w:val="24"/>
          <w:szCs w:val="24"/>
        </w:rPr>
        <w:t>3</w:t>
      </w:r>
      <w:commentRangeEnd w:id="212"/>
      <w:r w:rsidR="00285E20">
        <w:rPr>
          <w:rStyle w:val="CommentReference"/>
          <w:rFonts w:asciiTheme="minorHAnsi" w:eastAsiaTheme="minorHAnsi" w:hAnsiTheme="minorHAnsi" w:cstheme="minorBidi"/>
        </w:rPr>
        <w:commentReference w:id="212"/>
      </w:r>
    </w:p>
    <w:p w14:paraId="6E13AF92" w14:textId="1C3C5748" w:rsidR="001349B6" w:rsidRDefault="00955652" w:rsidP="00C05F02">
      <w:pPr>
        <w:pStyle w:val="ListParagraph"/>
        <w:numPr>
          <w:ilvl w:val="0"/>
          <w:numId w:val="10"/>
        </w:numPr>
        <w:spacing w:line="240" w:lineRule="auto"/>
        <w:rPr>
          <w:ins w:id="213" w:author="Ezzati, Majid" w:date="2018-12-11T06:30:00Z"/>
          <w:rFonts w:ascii="Times New Roman" w:hAnsi="Times New Roman"/>
          <w:sz w:val="24"/>
          <w:szCs w:val="24"/>
        </w:rPr>
        <w:pPrChange w:id="214" w:author="Parks, Robbie M" w:date="2018-12-11T12:37:00Z">
          <w:pPr>
            <w:pStyle w:val="ListParagraph"/>
            <w:numPr>
              <w:numId w:val="10"/>
            </w:numPr>
            <w:spacing w:line="240" w:lineRule="auto"/>
            <w:ind w:hanging="360"/>
            <w:jc w:val="both"/>
          </w:pPr>
        </w:pPrChange>
      </w:pPr>
      <w:r w:rsidRPr="00EF44AE">
        <w:rPr>
          <w:rFonts w:ascii="Times New Roman" w:hAnsi="Times New Roman"/>
          <w:sz w:val="24"/>
          <w:szCs w:val="24"/>
        </w:rPr>
        <w:t xml:space="preserve">If the estimated associations </w:t>
      </w:r>
      <w:ins w:id="215" w:author="Ezzati, Majid" w:date="2018-12-11T06:23:00Z">
        <w:r w:rsidR="006D7FD3">
          <w:rPr>
            <w:rFonts w:ascii="Times New Roman" w:hAnsi="Times New Roman"/>
            <w:sz w:val="24"/>
            <w:szCs w:val="24"/>
          </w:rPr>
          <w:t>(</w:t>
        </w:r>
        <w:commentRangeStart w:id="216"/>
        <w:r w:rsidR="006D7FD3">
          <w:rPr>
            <w:rFonts w:ascii="Times New Roman" w:hAnsi="Times New Roman"/>
            <w:sz w:val="24"/>
            <w:szCs w:val="24"/>
          </w:rPr>
          <w:t>Figure S1</w:t>
        </w:r>
        <w:commentRangeEnd w:id="216"/>
        <w:r w:rsidR="006D7FD3">
          <w:rPr>
            <w:rStyle w:val="CommentReference"/>
            <w:rFonts w:asciiTheme="minorHAnsi" w:eastAsiaTheme="minorHAnsi" w:hAnsiTheme="minorHAnsi" w:cstheme="minorBidi"/>
          </w:rPr>
          <w:commentReference w:id="216"/>
        </w:r>
        <w:r w:rsidR="006D7FD3">
          <w:rPr>
            <w:rFonts w:ascii="Times New Roman" w:hAnsi="Times New Roman"/>
            <w:sz w:val="24"/>
            <w:szCs w:val="24"/>
          </w:rPr>
          <w:t xml:space="preserve">) </w:t>
        </w:r>
      </w:ins>
      <w:r w:rsidRPr="00EF44AE">
        <w:rPr>
          <w:rFonts w:ascii="Times New Roman" w:hAnsi="Times New Roman"/>
          <w:sz w:val="24"/>
          <w:szCs w:val="24"/>
        </w:rPr>
        <w:t>are causal, there would be an additional 941 (</w:t>
      </w:r>
      <w:r w:rsidR="004E14B6">
        <w:rPr>
          <w:rFonts w:ascii="Times New Roman" w:hAnsi="Times New Roman"/>
          <w:sz w:val="24"/>
          <w:szCs w:val="24"/>
        </w:rPr>
        <w:t xml:space="preserve">95% CrI </w:t>
      </w:r>
      <w:r w:rsidRPr="00EF44AE">
        <w:rPr>
          <w:rFonts w:ascii="Times New Roman" w:hAnsi="Times New Roman"/>
          <w:sz w:val="24"/>
          <w:szCs w:val="24"/>
        </w:rPr>
        <w:t xml:space="preserve">831, 1053) injury deaths associated </w:t>
      </w:r>
      <w:commentRangeStart w:id="217"/>
      <w:r w:rsidRPr="00EF44AE">
        <w:rPr>
          <w:rFonts w:ascii="Times New Roman" w:hAnsi="Times New Roman"/>
          <w:sz w:val="24"/>
          <w:szCs w:val="24"/>
        </w:rPr>
        <w:t xml:space="preserve">with </w:t>
      </w:r>
      <w:r w:rsidR="00C55079">
        <w:rPr>
          <w:rFonts w:ascii="Times New Roman" w:hAnsi="Times New Roman"/>
          <w:sz w:val="24"/>
          <w:szCs w:val="24"/>
        </w:rPr>
        <w:t>temperature anomaly of</w:t>
      </w:r>
      <w:commentRangeEnd w:id="217"/>
      <w:r w:rsidR="006D7FD3">
        <w:rPr>
          <w:rStyle w:val="CommentReference"/>
          <w:rFonts w:asciiTheme="minorHAnsi" w:eastAsiaTheme="minorHAnsi" w:hAnsiTheme="minorHAnsi" w:cstheme="minorBidi"/>
        </w:rPr>
        <w:commentReference w:id="217"/>
      </w:r>
      <w:r w:rsidR="00C55079">
        <w:rPr>
          <w:rFonts w:ascii="Times New Roman" w:hAnsi="Times New Roman"/>
          <w:sz w:val="24"/>
          <w:szCs w:val="24"/>
        </w:rPr>
        <w:t xml:space="preserve"> +</w:t>
      </w:r>
      <w:r w:rsidRPr="00EF44AE">
        <w:rPr>
          <w:rFonts w:ascii="Times New Roman" w:hAnsi="Times New Roman"/>
          <w:sz w:val="24"/>
          <w:szCs w:val="24"/>
        </w:rPr>
        <w:t xml:space="preserve">1°C </w:t>
      </w:r>
      <w:del w:id="218" w:author="Ezzati, Majid" w:date="2018-12-11T06:25:00Z">
        <w:r w:rsidRPr="00EF44AE" w:rsidDel="006D7FD3">
          <w:rPr>
            <w:rFonts w:ascii="Times New Roman" w:hAnsi="Times New Roman"/>
            <w:sz w:val="24"/>
            <w:szCs w:val="24"/>
          </w:rPr>
          <w:delText>across all months,</w:delText>
        </w:r>
        <w:r w:rsidR="00EF44AE" w:rsidRPr="00EF44AE" w:rsidDel="006D7FD3">
          <w:rPr>
            <w:rFonts w:ascii="Times New Roman" w:hAnsi="Times New Roman"/>
            <w:sz w:val="24"/>
            <w:szCs w:val="24"/>
          </w:rPr>
          <w:delText xml:space="preserve"> </w:delText>
        </w:r>
        <w:r w:rsidRPr="00EF44AE" w:rsidDel="006D7FD3">
          <w:rPr>
            <w:rFonts w:ascii="Times New Roman" w:hAnsi="Times New Roman"/>
            <w:sz w:val="24"/>
            <w:szCs w:val="24"/>
          </w:rPr>
          <w:delText>941 is</w:delText>
        </w:r>
      </w:del>
      <w:ins w:id="219" w:author="Ezzati, Majid" w:date="2018-12-11T06:25:00Z">
        <w:r w:rsidR="006D7FD3">
          <w:rPr>
            <w:rFonts w:ascii="Times New Roman" w:hAnsi="Times New Roman"/>
            <w:sz w:val="24"/>
            <w:szCs w:val="24"/>
          </w:rPr>
          <w:t>,</w:t>
        </w:r>
      </w:ins>
      <w:r w:rsidRPr="00EF44AE">
        <w:rPr>
          <w:rFonts w:ascii="Times New Roman" w:hAnsi="Times New Roman"/>
          <w:sz w:val="24"/>
          <w:szCs w:val="24"/>
        </w:rPr>
        <w:t xml:space="preserve"> 0.65% of injury deaths in 2016</w:t>
      </w:r>
      <w:r w:rsidR="00107AA8">
        <w:rPr>
          <w:rFonts w:ascii="Times New Roman" w:hAnsi="Times New Roman"/>
          <w:sz w:val="24"/>
          <w:szCs w:val="24"/>
        </w:rPr>
        <w:t xml:space="preserve"> (Figure 3)</w:t>
      </w:r>
      <w:r w:rsidRPr="00EF44AE">
        <w:rPr>
          <w:rFonts w:ascii="Times New Roman" w:hAnsi="Times New Roman"/>
          <w:sz w:val="24"/>
          <w:szCs w:val="24"/>
        </w:rPr>
        <w:t>.</w:t>
      </w:r>
      <w:ins w:id="220" w:author="Ezzati, Majid" w:date="2018-12-11T06:30:00Z">
        <w:r w:rsidR="001349B6">
          <w:rPr>
            <w:rFonts w:ascii="Times New Roman" w:hAnsi="Times New Roman"/>
            <w:sz w:val="24"/>
            <w:szCs w:val="24"/>
          </w:rPr>
          <w:t xml:space="preserve"> </w:t>
        </w:r>
      </w:ins>
    </w:p>
    <w:p w14:paraId="487F7F1F" w14:textId="3442FDDE" w:rsidR="00C91B02" w:rsidRDefault="001349B6" w:rsidP="00C05F02">
      <w:pPr>
        <w:pStyle w:val="ListParagraph"/>
        <w:numPr>
          <w:ilvl w:val="0"/>
          <w:numId w:val="10"/>
        </w:numPr>
        <w:spacing w:line="240" w:lineRule="auto"/>
        <w:rPr>
          <w:rFonts w:ascii="Times New Roman" w:hAnsi="Times New Roman"/>
          <w:sz w:val="24"/>
          <w:szCs w:val="24"/>
        </w:rPr>
        <w:pPrChange w:id="221" w:author="Parks, Robbie M" w:date="2018-12-11T12:37:00Z">
          <w:pPr>
            <w:pStyle w:val="ListParagraph"/>
            <w:numPr>
              <w:numId w:val="10"/>
            </w:numPr>
            <w:spacing w:line="240" w:lineRule="auto"/>
            <w:ind w:hanging="360"/>
            <w:jc w:val="both"/>
          </w:pPr>
        </w:pPrChange>
      </w:pPr>
      <w:ins w:id="222" w:author="Ezzati, Majid" w:date="2018-12-11T06:30:00Z">
        <w:r>
          <w:rPr>
            <w:rFonts w:ascii="Times New Roman" w:hAnsi="Times New Roman"/>
            <w:sz w:val="24"/>
            <w:szCs w:val="24"/>
          </w:rPr>
          <w:t>87%</w:t>
        </w:r>
      </w:ins>
      <w:ins w:id="223" w:author="Ezzati, Majid" w:date="2018-12-11T06:31:00Z">
        <w:r w:rsidRPr="001349B6">
          <w:rPr>
            <w:rFonts w:ascii="Times New Roman" w:hAnsi="Times New Roman"/>
            <w:sz w:val="24"/>
            <w:szCs w:val="24"/>
          </w:rPr>
          <w:t xml:space="preserve"> </w:t>
        </w:r>
        <w:r>
          <w:rPr>
            <w:rFonts w:ascii="Times New Roman" w:hAnsi="Times New Roman"/>
            <w:sz w:val="24"/>
            <w:szCs w:val="24"/>
          </w:rPr>
          <w:t>of additional deaths</w:t>
        </w:r>
      </w:ins>
      <w:ins w:id="224" w:author="Ezzati, Majid" w:date="2018-12-11T06:30:00Z">
        <w:r>
          <w:rPr>
            <w:rFonts w:ascii="Times New Roman" w:hAnsi="Times New Roman"/>
            <w:sz w:val="24"/>
            <w:szCs w:val="24"/>
          </w:rPr>
          <w:t xml:space="preserve"> in males and 13% in females</w:t>
        </w:r>
      </w:ins>
      <w:ins w:id="225" w:author="Ezzati, Majid" w:date="2018-12-11T06:31:00Z">
        <w:r>
          <w:rPr>
            <w:rFonts w:ascii="Times New Roman" w:hAnsi="Times New Roman"/>
            <w:sz w:val="24"/>
            <w:szCs w:val="24"/>
          </w:rPr>
          <w:t>. In males, XX% of all deaths</w:t>
        </w:r>
      </w:ins>
      <w:del w:id="226" w:author="Ezzati, Majid" w:date="2018-12-11T06:30:00Z">
        <w:r w:rsidR="00C91B02" w:rsidRPr="00697ADB" w:rsidDel="001349B6">
          <w:rPr>
            <w:rFonts w:ascii="Times New Roman" w:hAnsi="Times New Roman"/>
            <w:sz w:val="24"/>
            <w:szCs w:val="24"/>
          </w:rPr>
          <w:delText>A</w:delText>
        </w:r>
      </w:del>
      <w:del w:id="227" w:author="Ezzati, Majid" w:date="2018-12-11T06:31:00Z">
        <w:r w:rsidR="00C91B02" w:rsidRPr="00697ADB" w:rsidDel="001349B6">
          <w:rPr>
            <w:rFonts w:ascii="Times New Roman" w:hAnsi="Times New Roman"/>
            <w:sz w:val="24"/>
            <w:szCs w:val="24"/>
          </w:rPr>
          <w:delText>dditional deaths</w:delText>
        </w:r>
      </w:del>
      <w:r w:rsidR="00C91B02" w:rsidRPr="00697ADB">
        <w:rPr>
          <w:rFonts w:ascii="Times New Roman" w:hAnsi="Times New Roman"/>
          <w:sz w:val="24"/>
          <w:szCs w:val="24"/>
        </w:rPr>
        <w:t xml:space="preserve"> </w:t>
      </w:r>
      <w:r w:rsidR="00C91B02">
        <w:rPr>
          <w:rFonts w:ascii="Times New Roman" w:hAnsi="Times New Roman"/>
          <w:sz w:val="24"/>
          <w:szCs w:val="24"/>
        </w:rPr>
        <w:t>would be</w:t>
      </w:r>
      <w:r w:rsidR="00C91B02" w:rsidRPr="00697ADB">
        <w:rPr>
          <w:rFonts w:ascii="Times New Roman" w:hAnsi="Times New Roman"/>
          <w:sz w:val="24"/>
          <w:szCs w:val="24"/>
        </w:rPr>
        <w:t xml:space="preserve"> </w:t>
      </w:r>
      <w:del w:id="228" w:author="Ezzati, Majid" w:date="2018-12-11T06:30:00Z">
        <w:r w:rsidR="00C91B02" w:rsidRPr="00697ADB" w:rsidDel="001349B6">
          <w:rPr>
            <w:rFonts w:ascii="Times New Roman" w:hAnsi="Times New Roman"/>
            <w:sz w:val="24"/>
            <w:szCs w:val="24"/>
          </w:rPr>
          <w:delText xml:space="preserve">concentrated </w:delText>
        </w:r>
      </w:del>
      <w:r w:rsidR="00C91B02" w:rsidRPr="00697ADB">
        <w:rPr>
          <w:rFonts w:ascii="Times New Roman" w:hAnsi="Times New Roman"/>
          <w:sz w:val="24"/>
          <w:szCs w:val="24"/>
        </w:rPr>
        <w:t xml:space="preserve">in </w:t>
      </w:r>
      <w:del w:id="229" w:author="Ezzati, Majid" w:date="2018-12-11T06:32:00Z">
        <w:r w:rsidR="00C91B02" w:rsidRPr="00697ADB" w:rsidDel="001349B6">
          <w:rPr>
            <w:rFonts w:ascii="Times New Roman" w:hAnsi="Times New Roman"/>
            <w:sz w:val="24"/>
            <w:szCs w:val="24"/>
          </w:rPr>
          <w:delText xml:space="preserve">adolescent </w:delText>
        </w:r>
      </w:del>
      <w:ins w:id="230" w:author="Ezzati, Majid" w:date="2018-12-11T06:32:00Z">
        <w:r w:rsidRPr="00697ADB">
          <w:rPr>
            <w:rFonts w:ascii="Times New Roman" w:hAnsi="Times New Roman"/>
            <w:sz w:val="24"/>
            <w:szCs w:val="24"/>
          </w:rPr>
          <w:t>adolescen</w:t>
        </w:r>
        <w:r>
          <w:rPr>
            <w:rFonts w:ascii="Times New Roman" w:hAnsi="Times New Roman"/>
            <w:sz w:val="24"/>
            <w:szCs w:val="24"/>
          </w:rPr>
          <w:t>ce</w:t>
        </w:r>
        <w:r w:rsidRPr="00697ADB">
          <w:rPr>
            <w:rFonts w:ascii="Times New Roman" w:hAnsi="Times New Roman"/>
            <w:sz w:val="24"/>
            <w:szCs w:val="24"/>
          </w:rPr>
          <w:t xml:space="preserve"> </w:t>
        </w:r>
      </w:ins>
      <w:r w:rsidR="00C91B02" w:rsidRPr="00697ADB">
        <w:rPr>
          <w:rFonts w:ascii="Times New Roman" w:hAnsi="Times New Roman"/>
          <w:sz w:val="24"/>
          <w:szCs w:val="24"/>
        </w:rPr>
        <w:t>to middle-</w:t>
      </w:r>
      <w:del w:id="231" w:author="Ezzati, Majid" w:date="2018-12-11T06:32:00Z">
        <w:r w:rsidR="00C91B02" w:rsidRPr="00697ADB" w:rsidDel="001349B6">
          <w:rPr>
            <w:rFonts w:ascii="Times New Roman" w:hAnsi="Times New Roman"/>
            <w:sz w:val="24"/>
            <w:szCs w:val="24"/>
          </w:rPr>
          <w:delText xml:space="preserve">aged </w:delText>
        </w:r>
      </w:del>
      <w:ins w:id="232" w:author="Ezzati, Majid" w:date="2018-12-11T06:32:00Z">
        <w:r w:rsidRPr="00697ADB">
          <w:rPr>
            <w:rFonts w:ascii="Times New Roman" w:hAnsi="Times New Roman"/>
            <w:sz w:val="24"/>
            <w:szCs w:val="24"/>
          </w:rPr>
          <w:t>age</w:t>
        </w:r>
        <w:r>
          <w:rPr>
            <w:rFonts w:ascii="Times New Roman" w:hAnsi="Times New Roman"/>
            <w:sz w:val="24"/>
            <w:szCs w:val="24"/>
          </w:rPr>
          <w:t>s</w:t>
        </w:r>
        <w:r w:rsidRPr="00697ADB">
          <w:rPr>
            <w:rFonts w:ascii="Times New Roman" w:hAnsi="Times New Roman"/>
            <w:sz w:val="24"/>
            <w:szCs w:val="24"/>
          </w:rPr>
          <w:t xml:space="preserve"> </w:t>
        </w:r>
      </w:ins>
      <w:del w:id="233" w:author="Ezzati, Majid" w:date="2018-12-11T06:32:00Z">
        <w:r w:rsidR="00C91B02" w:rsidRPr="00697ADB" w:rsidDel="001349B6">
          <w:rPr>
            <w:rFonts w:ascii="Times New Roman" w:hAnsi="Times New Roman"/>
            <w:sz w:val="24"/>
            <w:szCs w:val="24"/>
          </w:rPr>
          <w:delText xml:space="preserve">males from </w:delText>
        </w:r>
      </w:del>
      <w:r w:rsidR="00C91B02" w:rsidRPr="00697ADB">
        <w:rPr>
          <w:rFonts w:ascii="Times New Roman" w:hAnsi="Times New Roman"/>
          <w:sz w:val="24"/>
          <w:szCs w:val="24"/>
        </w:rPr>
        <w:t>15-64 years</w:t>
      </w:r>
      <w:del w:id="234" w:author="Ezzati, Majid" w:date="2018-12-11T06:32:00Z">
        <w:r w:rsidR="00C91B02" w:rsidRPr="00697ADB" w:rsidDel="001349B6">
          <w:rPr>
            <w:rFonts w:ascii="Times New Roman" w:hAnsi="Times New Roman"/>
            <w:sz w:val="24"/>
            <w:szCs w:val="24"/>
          </w:rPr>
          <w:delText>, with 81% of all additional deaths there</w:delText>
        </w:r>
        <w:r w:rsidR="00C91B02" w:rsidDel="001349B6">
          <w:rPr>
            <w:rFonts w:ascii="Times New Roman" w:hAnsi="Times New Roman"/>
            <w:sz w:val="24"/>
            <w:szCs w:val="24"/>
          </w:rPr>
          <w:delText xml:space="preserve"> and only 13% of all additional deaths in females</w:delText>
        </w:r>
      </w:del>
      <w:r w:rsidR="00C91B02" w:rsidRPr="00697ADB">
        <w:rPr>
          <w:rFonts w:ascii="Times New Roman" w:hAnsi="Times New Roman"/>
          <w:sz w:val="24"/>
          <w:szCs w:val="24"/>
        </w:rPr>
        <w:t>.</w:t>
      </w:r>
    </w:p>
    <w:p w14:paraId="53C8AF1A" w14:textId="53E953DC" w:rsidR="00B21DE1" w:rsidRPr="00636C9B" w:rsidRDefault="00D83449" w:rsidP="00C05F02">
      <w:pPr>
        <w:pStyle w:val="ListParagraph"/>
        <w:numPr>
          <w:ilvl w:val="0"/>
          <w:numId w:val="10"/>
        </w:numPr>
        <w:spacing w:line="240" w:lineRule="auto"/>
        <w:rPr>
          <w:rFonts w:ascii="Times New Roman" w:hAnsi="Times New Roman"/>
          <w:sz w:val="24"/>
          <w:szCs w:val="24"/>
        </w:rPr>
        <w:pPrChange w:id="235" w:author="Parks, Robbie M" w:date="2018-12-11T12:37:00Z">
          <w:pPr>
            <w:pStyle w:val="ListParagraph"/>
            <w:numPr>
              <w:numId w:val="10"/>
            </w:numPr>
            <w:spacing w:line="240" w:lineRule="auto"/>
            <w:ind w:hanging="360"/>
            <w:jc w:val="both"/>
          </w:pPr>
        </w:pPrChange>
      </w:pPr>
      <w:r>
        <w:rPr>
          <w:rFonts w:ascii="Times New Roman" w:hAnsi="Times New Roman"/>
          <w:sz w:val="24"/>
          <w:szCs w:val="24"/>
        </w:rPr>
        <w:t>Most additional deaths</w:t>
      </w:r>
      <w:ins w:id="236" w:author="Ezzati, Majid" w:date="2018-12-11T06:32:00Z">
        <w:r w:rsidR="001349B6">
          <w:rPr>
            <w:rFonts w:ascii="Times New Roman" w:hAnsi="Times New Roman"/>
            <w:sz w:val="24"/>
            <w:szCs w:val="24"/>
          </w:rPr>
          <w:t xml:space="preserve"> in the </w:t>
        </w:r>
      </w:ins>
      <w:ins w:id="237" w:author="Ezzati, Majid" w:date="2018-12-11T06:33:00Z">
        <w:r w:rsidR="001349B6">
          <w:rPr>
            <w:rFonts w:ascii="Times New Roman" w:hAnsi="Times New Roman"/>
            <w:sz w:val="24"/>
            <w:szCs w:val="24"/>
          </w:rPr>
          <w:t>anomalous</w:t>
        </w:r>
      </w:ins>
      <w:ins w:id="238" w:author="Ezzati, Majid" w:date="2018-12-11T06:32:00Z">
        <w:r w:rsidR="001349B6">
          <w:rPr>
            <w:rFonts w:ascii="Times New Roman" w:hAnsi="Times New Roman"/>
            <w:sz w:val="24"/>
            <w:szCs w:val="24"/>
          </w:rPr>
          <w:t>ly warm year</w:t>
        </w:r>
      </w:ins>
      <w:r w:rsidR="00B21DE1" w:rsidRPr="00636C9B">
        <w:rPr>
          <w:rFonts w:ascii="Times New Roman" w:hAnsi="Times New Roman"/>
          <w:sz w:val="24"/>
          <w:szCs w:val="24"/>
        </w:rPr>
        <w:t xml:space="preserve"> </w:t>
      </w:r>
      <w:r w:rsidR="00532131">
        <w:rPr>
          <w:rFonts w:ascii="Times New Roman" w:hAnsi="Times New Roman"/>
          <w:sz w:val="24"/>
          <w:szCs w:val="24"/>
        </w:rPr>
        <w:t>are</w:t>
      </w:r>
      <w:r w:rsidR="00532131" w:rsidRPr="00636C9B">
        <w:rPr>
          <w:rFonts w:ascii="Times New Roman" w:hAnsi="Times New Roman"/>
          <w:sz w:val="24"/>
          <w:szCs w:val="24"/>
        </w:rPr>
        <w:t xml:space="preserve"> </w:t>
      </w:r>
      <w:r>
        <w:rPr>
          <w:rFonts w:ascii="Times New Roman" w:hAnsi="Times New Roman"/>
          <w:sz w:val="24"/>
          <w:szCs w:val="24"/>
        </w:rPr>
        <w:t>from</w:t>
      </w:r>
      <w:r w:rsidRPr="00636C9B">
        <w:rPr>
          <w:rFonts w:ascii="Times New Roman" w:hAnsi="Times New Roman"/>
          <w:sz w:val="24"/>
          <w:szCs w:val="24"/>
        </w:rPr>
        <w:t xml:space="preserve"> </w:t>
      </w:r>
      <w:r w:rsidR="00B21DE1" w:rsidRPr="00636C9B">
        <w:rPr>
          <w:rFonts w:ascii="Times New Roman" w:hAnsi="Times New Roman"/>
          <w:sz w:val="24"/>
          <w:szCs w:val="24"/>
        </w:rPr>
        <w:t>transport</w:t>
      </w:r>
      <w:r w:rsidR="007C6549">
        <w:rPr>
          <w:rFonts w:ascii="Times New Roman" w:hAnsi="Times New Roman"/>
          <w:sz w:val="24"/>
          <w:szCs w:val="24"/>
        </w:rPr>
        <w:t xml:space="preserve"> </w:t>
      </w:r>
      <w:r w:rsidR="00B61FF3">
        <w:rPr>
          <w:rFonts w:ascii="Times New Roman" w:hAnsi="Times New Roman"/>
          <w:sz w:val="24"/>
          <w:szCs w:val="24"/>
        </w:rPr>
        <w:t>followed by</w:t>
      </w:r>
      <w:r w:rsidR="007C6549">
        <w:rPr>
          <w:rFonts w:ascii="Times New Roman" w:hAnsi="Times New Roman"/>
          <w:sz w:val="24"/>
          <w:szCs w:val="24"/>
        </w:rPr>
        <w:t xml:space="preserve"> intentional self-harm</w:t>
      </w:r>
      <w:r w:rsidR="00AA004B">
        <w:rPr>
          <w:rFonts w:ascii="Times New Roman" w:hAnsi="Times New Roman"/>
          <w:sz w:val="24"/>
          <w:szCs w:val="24"/>
        </w:rPr>
        <w:t>.</w:t>
      </w:r>
    </w:p>
    <w:p w14:paraId="3E2ACC04" w14:textId="46D5FB85" w:rsidR="00BC291C" w:rsidRPr="00636C9B" w:rsidRDefault="00BC291C" w:rsidP="00C05F02">
      <w:pPr>
        <w:pStyle w:val="ListParagraph"/>
        <w:numPr>
          <w:ilvl w:val="0"/>
          <w:numId w:val="10"/>
        </w:numPr>
        <w:spacing w:line="240" w:lineRule="auto"/>
        <w:rPr>
          <w:rFonts w:ascii="Times New Roman" w:hAnsi="Times New Roman"/>
          <w:sz w:val="24"/>
          <w:szCs w:val="24"/>
        </w:rPr>
        <w:pPrChange w:id="239" w:author="Parks, Robbie M" w:date="2018-12-11T12:37:00Z">
          <w:pPr>
            <w:pStyle w:val="ListParagraph"/>
            <w:numPr>
              <w:numId w:val="10"/>
            </w:numPr>
            <w:spacing w:line="240" w:lineRule="auto"/>
            <w:ind w:hanging="360"/>
            <w:jc w:val="both"/>
          </w:pPr>
        </w:pPrChange>
      </w:pPr>
      <w:r w:rsidRPr="00636C9B">
        <w:rPr>
          <w:rFonts w:ascii="Times New Roman" w:hAnsi="Times New Roman"/>
          <w:sz w:val="24"/>
          <w:szCs w:val="24"/>
        </w:rPr>
        <w:t>The only injury</w:t>
      </w:r>
      <w:r w:rsidR="00C325E0">
        <w:rPr>
          <w:rFonts w:ascii="Times New Roman" w:hAnsi="Times New Roman"/>
          <w:sz w:val="24"/>
          <w:szCs w:val="24"/>
        </w:rPr>
        <w:t xml:space="preserve"> type</w:t>
      </w:r>
      <w:r w:rsidRPr="00636C9B">
        <w:rPr>
          <w:rFonts w:ascii="Times New Roman" w:hAnsi="Times New Roman"/>
          <w:sz w:val="24"/>
          <w:szCs w:val="24"/>
        </w:rPr>
        <w:t xml:space="preserve"> to decrease in number of deaths </w:t>
      </w:r>
      <w:r w:rsidR="00532131">
        <w:rPr>
          <w:rFonts w:ascii="Times New Roman" w:hAnsi="Times New Roman"/>
          <w:sz w:val="24"/>
          <w:szCs w:val="24"/>
        </w:rPr>
        <w:t>was</w:t>
      </w:r>
      <w:r w:rsidRPr="00636C9B">
        <w:rPr>
          <w:rFonts w:ascii="Times New Roman" w:hAnsi="Times New Roman"/>
          <w:sz w:val="24"/>
          <w:szCs w:val="24"/>
        </w:rPr>
        <w:t xml:space="preserve"> deaths</w:t>
      </w:r>
      <w:r w:rsidR="00C325E0">
        <w:rPr>
          <w:rFonts w:ascii="Times New Roman" w:hAnsi="Times New Roman"/>
          <w:sz w:val="24"/>
          <w:szCs w:val="24"/>
        </w:rPr>
        <w:t xml:space="preserve"> from falls</w:t>
      </w:r>
      <w:r w:rsidRPr="00636C9B">
        <w:rPr>
          <w:rFonts w:ascii="Times New Roman" w:hAnsi="Times New Roman"/>
          <w:sz w:val="24"/>
          <w:szCs w:val="24"/>
        </w:rPr>
        <w:t xml:space="preserve">, largely </w:t>
      </w:r>
      <w:r w:rsidR="00C91B02">
        <w:rPr>
          <w:rFonts w:ascii="Times New Roman" w:hAnsi="Times New Roman"/>
          <w:sz w:val="24"/>
          <w:szCs w:val="24"/>
        </w:rPr>
        <w:t>as a result of</w:t>
      </w:r>
      <w:r w:rsidRPr="00636C9B">
        <w:rPr>
          <w:rFonts w:ascii="Times New Roman" w:hAnsi="Times New Roman"/>
          <w:sz w:val="24"/>
          <w:szCs w:val="24"/>
        </w:rPr>
        <w:t xml:space="preserve"> the reduction in falls deaths from </w:t>
      </w:r>
      <w:r w:rsidR="00697ADB">
        <w:rPr>
          <w:rFonts w:ascii="Times New Roman" w:hAnsi="Times New Roman"/>
          <w:sz w:val="24"/>
          <w:szCs w:val="24"/>
        </w:rPr>
        <w:t>middle</w:t>
      </w:r>
      <w:r w:rsidR="00C91B02">
        <w:rPr>
          <w:rFonts w:ascii="Times New Roman" w:hAnsi="Times New Roman"/>
          <w:sz w:val="24"/>
          <w:szCs w:val="24"/>
        </w:rPr>
        <w:t xml:space="preserve"> and </w:t>
      </w:r>
      <w:r w:rsidR="00697ADB">
        <w:rPr>
          <w:rFonts w:ascii="Times New Roman" w:hAnsi="Times New Roman"/>
          <w:sz w:val="24"/>
          <w:szCs w:val="24"/>
        </w:rPr>
        <w:t>older ages</w:t>
      </w:r>
      <w:r w:rsidR="00C325E0">
        <w:rPr>
          <w:rFonts w:ascii="Times New Roman" w:hAnsi="Times New Roman"/>
          <w:sz w:val="24"/>
          <w:szCs w:val="24"/>
        </w:rPr>
        <w:t>.</w:t>
      </w:r>
    </w:p>
    <w:p w14:paraId="37B157FF" w14:textId="336A875E" w:rsidR="00EF44AE" w:rsidRDefault="00156710" w:rsidP="00C05F02">
      <w:pPr>
        <w:pStyle w:val="ListParagraph"/>
        <w:numPr>
          <w:ilvl w:val="0"/>
          <w:numId w:val="10"/>
        </w:numPr>
        <w:spacing w:line="240" w:lineRule="auto"/>
        <w:rPr>
          <w:ins w:id="240" w:author="Ezzati, Majid" w:date="2018-12-11T06:45:00Z"/>
          <w:rFonts w:ascii="Times New Roman" w:hAnsi="Times New Roman"/>
          <w:sz w:val="24"/>
          <w:szCs w:val="24"/>
        </w:rPr>
        <w:pPrChange w:id="241" w:author="Parks, Robbie M" w:date="2018-12-11T12:37:00Z">
          <w:pPr>
            <w:pStyle w:val="ListParagraph"/>
            <w:numPr>
              <w:numId w:val="10"/>
            </w:numPr>
            <w:spacing w:line="240" w:lineRule="auto"/>
            <w:ind w:hanging="360"/>
            <w:jc w:val="both"/>
          </w:pPr>
        </w:pPrChange>
      </w:pPr>
      <w:r>
        <w:rPr>
          <w:rFonts w:ascii="Times New Roman" w:hAnsi="Times New Roman"/>
          <w:sz w:val="24"/>
          <w:szCs w:val="24"/>
        </w:rPr>
        <w:t>There would be a ne</w:t>
      </w:r>
      <w:r w:rsidR="00EF44AE">
        <w:rPr>
          <w:rFonts w:ascii="Times New Roman" w:hAnsi="Times New Roman"/>
          <w:sz w:val="24"/>
          <w:szCs w:val="24"/>
        </w:rPr>
        <w:t xml:space="preserve">t decrease in </w:t>
      </w:r>
      <w:r w:rsidR="006205BD">
        <w:rPr>
          <w:rFonts w:ascii="Times New Roman" w:hAnsi="Times New Roman"/>
          <w:sz w:val="24"/>
          <w:szCs w:val="24"/>
        </w:rPr>
        <w:t>oldest</w:t>
      </w:r>
      <w:r w:rsidR="00EF44AE">
        <w:rPr>
          <w:rFonts w:ascii="Times New Roman" w:hAnsi="Times New Roman"/>
          <w:sz w:val="24"/>
          <w:szCs w:val="24"/>
        </w:rPr>
        <w:t xml:space="preserve"> males and females due to decrease in falls deaths</w:t>
      </w:r>
      <w:r>
        <w:rPr>
          <w:rFonts w:ascii="Times New Roman" w:hAnsi="Times New Roman"/>
          <w:sz w:val="24"/>
          <w:szCs w:val="24"/>
        </w:rPr>
        <w:t>.</w:t>
      </w:r>
    </w:p>
    <w:p w14:paraId="18D7F1ED" w14:textId="69E1AE24" w:rsidR="00520AA6" w:rsidRDefault="00520AA6" w:rsidP="00C05F02">
      <w:pPr>
        <w:pStyle w:val="ListParagraph"/>
        <w:numPr>
          <w:ilvl w:val="0"/>
          <w:numId w:val="10"/>
        </w:numPr>
        <w:spacing w:line="240" w:lineRule="auto"/>
        <w:rPr>
          <w:rFonts w:ascii="Times New Roman" w:hAnsi="Times New Roman"/>
          <w:sz w:val="24"/>
          <w:szCs w:val="24"/>
        </w:rPr>
        <w:pPrChange w:id="242" w:author="Parks, Robbie M" w:date="2018-12-11T12:37:00Z">
          <w:pPr>
            <w:pStyle w:val="ListParagraph"/>
            <w:numPr>
              <w:numId w:val="10"/>
            </w:numPr>
            <w:spacing w:line="240" w:lineRule="auto"/>
            <w:ind w:hanging="360"/>
            <w:jc w:val="both"/>
          </w:pPr>
        </w:pPrChange>
      </w:pPr>
      <w:ins w:id="243" w:author="Ezzati, Majid" w:date="2018-12-11T06:45:00Z">
        <w:r>
          <w:rPr>
            <w:rFonts w:ascii="Times New Roman" w:hAnsi="Times New Roman"/>
            <w:sz w:val="24"/>
            <w:szCs w:val="24"/>
          </w:rPr>
          <w:t>[[[we don’t say anything about distribution of causes of extra deaths by season. To discuss one or two points</w:t>
        </w:r>
      </w:ins>
      <w:ins w:id="244" w:author="Ezzati, Majid" w:date="2018-12-11T06:46:00Z">
        <w:r>
          <w:rPr>
            <w:rFonts w:ascii="Times New Roman" w:hAnsi="Times New Roman"/>
            <w:sz w:val="24"/>
            <w:szCs w:val="24"/>
          </w:rPr>
          <w:t xml:space="preserve">. Summers would see the largest rise in drowning, especially male drowning and winters the largest rise in falls. Change </w:t>
        </w:r>
      </w:ins>
      <w:ins w:id="245" w:author="Ezzati, Majid" w:date="2018-12-11T06:47:00Z">
        <w:r>
          <w:rPr>
            <w:rFonts w:ascii="Times New Roman" w:hAnsi="Times New Roman"/>
            <w:sz w:val="24"/>
            <w:szCs w:val="24"/>
          </w:rPr>
          <w:t>in transport deaths largely independent of season</w:t>
        </w:r>
      </w:ins>
      <w:ins w:id="246" w:author="Ezzati, Majid" w:date="2018-12-11T06:45:00Z">
        <w:r>
          <w:rPr>
            <w:rFonts w:ascii="Times New Roman" w:hAnsi="Times New Roman"/>
            <w:sz w:val="24"/>
            <w:szCs w:val="24"/>
          </w:rPr>
          <w:t>]]]</w:t>
        </w:r>
      </w:ins>
    </w:p>
    <w:p w14:paraId="580116E8" w14:textId="3E3182F4" w:rsidR="00645C3A" w:rsidRPr="00636C9B" w:rsidRDefault="00B95386" w:rsidP="00C05F02">
      <w:pPr>
        <w:spacing w:line="240" w:lineRule="auto"/>
        <w:rPr>
          <w:rFonts w:ascii="Times New Roman" w:hAnsi="Times New Roman"/>
          <w:sz w:val="24"/>
          <w:szCs w:val="24"/>
        </w:rPr>
        <w:pPrChange w:id="247" w:author="Parks, Robbie M" w:date="2018-12-11T12:37:00Z">
          <w:pPr>
            <w:spacing w:line="240" w:lineRule="auto"/>
            <w:jc w:val="both"/>
          </w:pPr>
        </w:pPrChange>
      </w:pPr>
      <w:r w:rsidRPr="00636C9B">
        <w:rPr>
          <w:rFonts w:ascii="Times New Roman" w:hAnsi="Times New Roman"/>
          <w:i/>
          <w:sz w:val="24"/>
          <w:szCs w:val="24"/>
        </w:rPr>
        <w:t>Figure S1</w:t>
      </w:r>
    </w:p>
    <w:p w14:paraId="65A3622C" w14:textId="09683986" w:rsidR="00645C3A" w:rsidRPr="00843ACB" w:rsidDel="001349B6" w:rsidRDefault="007D407F" w:rsidP="00C05F02">
      <w:pPr>
        <w:spacing w:line="240" w:lineRule="auto"/>
        <w:rPr>
          <w:del w:id="248" w:author="Ezzati, Majid" w:date="2018-12-11T06:33:00Z"/>
          <w:rFonts w:ascii="Times New Roman" w:hAnsi="Times New Roman"/>
          <w:sz w:val="24"/>
          <w:szCs w:val="24"/>
          <w:u w:val="single"/>
        </w:rPr>
        <w:pPrChange w:id="249" w:author="Parks, Robbie M" w:date="2018-12-11T12:37:00Z">
          <w:pPr>
            <w:spacing w:line="240" w:lineRule="auto"/>
            <w:jc w:val="both"/>
          </w:pPr>
        </w:pPrChange>
      </w:pPr>
      <w:del w:id="250" w:author="Ezzati, Majid" w:date="2018-12-11T06:33:00Z">
        <w:r w:rsidDel="001349B6">
          <w:rPr>
            <w:rFonts w:ascii="Times New Roman" w:hAnsi="Times New Roman"/>
            <w:sz w:val="24"/>
            <w:szCs w:val="24"/>
            <w:u w:val="single"/>
          </w:rPr>
          <w:delText>[[[</w:delText>
        </w:r>
        <w:r w:rsidR="00AC30AB" w:rsidRPr="00843ACB" w:rsidDel="001349B6">
          <w:rPr>
            <w:rFonts w:ascii="Times New Roman" w:hAnsi="Times New Roman"/>
            <w:sz w:val="24"/>
            <w:szCs w:val="24"/>
            <w:u w:val="single"/>
          </w:rPr>
          <w:delText>All r</w:delText>
        </w:r>
        <w:r w:rsidR="00645C3A" w:rsidRPr="00843ACB" w:rsidDel="001349B6">
          <w:rPr>
            <w:rFonts w:ascii="Times New Roman" w:hAnsi="Times New Roman"/>
            <w:sz w:val="24"/>
            <w:szCs w:val="24"/>
            <w:u w:val="single"/>
          </w:rPr>
          <w:delText xml:space="preserve">esults for </w:delText>
        </w:r>
        <w:r w:rsidR="00422D34" w:rsidDel="001349B6">
          <w:rPr>
            <w:rFonts w:ascii="Times New Roman" w:hAnsi="Times New Roman"/>
            <w:sz w:val="24"/>
            <w:szCs w:val="24"/>
            <w:u w:val="single"/>
          </w:rPr>
          <w:delText>national +</w:delText>
        </w:r>
        <w:r w:rsidR="00645C3A" w:rsidRPr="00843ACB" w:rsidDel="001349B6">
          <w:rPr>
            <w:rFonts w:ascii="Times New Roman" w:hAnsi="Times New Roman"/>
            <w:sz w:val="24"/>
            <w:szCs w:val="24"/>
            <w:u w:val="single"/>
          </w:rPr>
          <w:delText xml:space="preserve">1°C warming </w:delText>
        </w:r>
        <w:r w:rsidR="00422D34" w:rsidDel="001349B6">
          <w:rPr>
            <w:rFonts w:ascii="Times New Roman" w:hAnsi="Times New Roman"/>
            <w:sz w:val="24"/>
            <w:szCs w:val="24"/>
            <w:u w:val="single"/>
          </w:rPr>
          <w:delText xml:space="preserve">anomaly </w:delText>
        </w:r>
        <w:r w:rsidR="00645C3A" w:rsidRPr="00843ACB" w:rsidDel="001349B6">
          <w:rPr>
            <w:rFonts w:ascii="Times New Roman" w:hAnsi="Times New Roman"/>
            <w:sz w:val="24"/>
            <w:szCs w:val="24"/>
            <w:u w:val="single"/>
          </w:rPr>
          <w:delText xml:space="preserve">across </w:delText>
        </w:r>
        <w:r w:rsidR="00516871" w:rsidDel="001349B6">
          <w:rPr>
            <w:rFonts w:ascii="Times New Roman" w:hAnsi="Times New Roman"/>
            <w:sz w:val="24"/>
            <w:szCs w:val="24"/>
            <w:u w:val="single"/>
          </w:rPr>
          <w:delText>by</w:delText>
        </w:r>
        <w:r w:rsidR="003B6EEA" w:rsidDel="001349B6">
          <w:rPr>
            <w:rFonts w:ascii="Times New Roman" w:hAnsi="Times New Roman"/>
            <w:sz w:val="24"/>
            <w:szCs w:val="24"/>
            <w:u w:val="single"/>
          </w:rPr>
          <w:delText xml:space="preserve"> </w:delText>
        </w:r>
        <w:r w:rsidR="00273234" w:rsidDel="001349B6">
          <w:rPr>
            <w:rFonts w:ascii="Times New Roman" w:hAnsi="Times New Roman"/>
            <w:sz w:val="24"/>
            <w:szCs w:val="24"/>
            <w:u w:val="single"/>
          </w:rPr>
          <w:delText>in 2016 population</w:delText>
        </w:r>
        <w:r w:rsidDel="001349B6">
          <w:rPr>
            <w:rFonts w:ascii="Times New Roman" w:hAnsi="Times New Roman"/>
            <w:sz w:val="24"/>
            <w:szCs w:val="24"/>
            <w:u w:val="single"/>
          </w:rPr>
          <w:delText>]]]</w:delText>
        </w:r>
      </w:del>
    </w:p>
    <w:p w14:paraId="0556E370" w14:textId="67373367" w:rsidR="005E65AD" w:rsidRPr="00636C9B" w:rsidRDefault="005E65AD" w:rsidP="00C05F02">
      <w:pPr>
        <w:spacing w:line="240" w:lineRule="auto"/>
        <w:rPr>
          <w:rFonts w:ascii="Times New Roman" w:hAnsi="Times New Roman"/>
          <w:sz w:val="24"/>
          <w:szCs w:val="24"/>
        </w:rPr>
        <w:pPrChange w:id="251" w:author="Parks, Robbie M" w:date="2018-12-11T12:37:00Z">
          <w:pPr>
            <w:spacing w:line="240" w:lineRule="auto"/>
            <w:jc w:val="both"/>
          </w:pPr>
        </w:pPrChange>
      </w:pPr>
      <w:del w:id="252" w:author="Ezzati, Majid" w:date="2018-12-11T06:33:00Z">
        <w:r w:rsidRPr="005E65AD" w:rsidDel="001349B6">
          <w:rPr>
            <w:rFonts w:ascii="Times New Roman" w:hAnsi="Times New Roman"/>
            <w:sz w:val="24"/>
            <w:szCs w:val="24"/>
          </w:rPr>
          <w:delText xml:space="preserve">If we </w:delText>
        </w:r>
        <w:r w:rsidR="00325BC1" w:rsidDel="001349B6">
          <w:rPr>
            <w:rFonts w:ascii="Times New Roman" w:hAnsi="Times New Roman"/>
            <w:sz w:val="24"/>
            <w:szCs w:val="24"/>
          </w:rPr>
          <w:delText>analyse effect</w:delText>
        </w:r>
        <w:r w:rsidR="00F919BB" w:rsidDel="001349B6">
          <w:rPr>
            <w:rFonts w:ascii="Times New Roman" w:hAnsi="Times New Roman"/>
            <w:sz w:val="24"/>
            <w:szCs w:val="24"/>
          </w:rPr>
          <w:delText>s</w:delText>
        </w:r>
        <w:r w:rsidR="00325BC1" w:rsidRPr="005E65AD" w:rsidDel="001349B6">
          <w:rPr>
            <w:rFonts w:ascii="Times New Roman" w:hAnsi="Times New Roman"/>
            <w:sz w:val="24"/>
            <w:szCs w:val="24"/>
          </w:rPr>
          <w:delText xml:space="preserve"> </w:delText>
        </w:r>
        <w:r w:rsidR="00A1322F" w:rsidDel="001349B6">
          <w:rPr>
            <w:rFonts w:ascii="Times New Roman" w:hAnsi="Times New Roman"/>
            <w:sz w:val="24"/>
            <w:szCs w:val="24"/>
          </w:rPr>
          <w:delText xml:space="preserve">of an increase in temperature anomaly of </w:delText>
        </w:r>
        <w:r w:rsidR="002663AE" w:rsidRPr="002663AE" w:rsidDel="001349B6">
          <w:rPr>
            <w:rFonts w:ascii="Times New Roman" w:hAnsi="Times New Roman"/>
            <w:sz w:val="24"/>
            <w:szCs w:val="24"/>
          </w:rPr>
          <w:delText xml:space="preserve">+1°C </w:delText>
        </w:r>
        <w:r w:rsidR="00325BC1" w:rsidDel="001349B6">
          <w:rPr>
            <w:rFonts w:ascii="Times New Roman" w:hAnsi="Times New Roman"/>
            <w:sz w:val="24"/>
            <w:szCs w:val="24"/>
          </w:rPr>
          <w:delText>by</w:delText>
        </w:r>
        <w:r w:rsidRPr="005E65AD" w:rsidDel="001349B6">
          <w:rPr>
            <w:rFonts w:ascii="Times New Roman" w:hAnsi="Times New Roman"/>
            <w:sz w:val="24"/>
            <w:szCs w:val="24"/>
          </w:rPr>
          <w:delText xml:space="preserve"> percent increase</w:delText>
        </w:r>
        <w:r w:rsidR="00325BC1" w:rsidDel="001349B6">
          <w:rPr>
            <w:rFonts w:ascii="Times New Roman" w:hAnsi="Times New Roman"/>
            <w:sz w:val="24"/>
            <w:szCs w:val="24"/>
          </w:rPr>
          <w:delText xml:space="preserve"> in deaths</w:delText>
        </w:r>
        <w:r w:rsidRPr="005E65AD" w:rsidDel="001349B6">
          <w:rPr>
            <w:rFonts w:ascii="Times New Roman" w:hAnsi="Times New Roman"/>
            <w:sz w:val="24"/>
            <w:szCs w:val="24"/>
          </w:rPr>
          <w:delText>, then</w:delText>
        </w:r>
      </w:del>
    </w:p>
    <w:p w14:paraId="44AFB3FC" w14:textId="41B9C97B" w:rsidR="00B95386" w:rsidRPr="00636C9B" w:rsidRDefault="00FB18C1" w:rsidP="00C05F02">
      <w:pPr>
        <w:pStyle w:val="ListParagraph"/>
        <w:numPr>
          <w:ilvl w:val="0"/>
          <w:numId w:val="10"/>
        </w:numPr>
        <w:spacing w:line="240" w:lineRule="auto"/>
        <w:rPr>
          <w:rFonts w:ascii="Times New Roman" w:hAnsi="Times New Roman"/>
          <w:sz w:val="24"/>
          <w:szCs w:val="24"/>
        </w:rPr>
        <w:pPrChange w:id="253" w:author="Parks, Robbie M" w:date="2018-12-11T12:37:00Z">
          <w:pPr>
            <w:pStyle w:val="ListParagraph"/>
            <w:numPr>
              <w:numId w:val="10"/>
            </w:numPr>
            <w:spacing w:line="240" w:lineRule="auto"/>
            <w:ind w:hanging="360"/>
            <w:jc w:val="both"/>
          </w:pPr>
        </w:pPrChange>
      </w:pPr>
      <w:r>
        <w:rPr>
          <w:rFonts w:ascii="Times New Roman" w:hAnsi="Times New Roman"/>
          <w:sz w:val="24"/>
          <w:szCs w:val="24"/>
        </w:rPr>
        <w:t>t</w:t>
      </w:r>
      <w:r w:rsidR="0002049B">
        <w:rPr>
          <w:rFonts w:ascii="Times New Roman" w:hAnsi="Times New Roman"/>
          <w:sz w:val="24"/>
          <w:szCs w:val="24"/>
        </w:rPr>
        <w:t xml:space="preserve">he </w:t>
      </w:r>
      <w:r w:rsidR="00BF73B9">
        <w:rPr>
          <w:rFonts w:ascii="Times New Roman" w:hAnsi="Times New Roman"/>
          <w:sz w:val="24"/>
          <w:szCs w:val="24"/>
        </w:rPr>
        <w:t>l</w:t>
      </w:r>
      <w:r w:rsidR="00A83200" w:rsidRPr="00636C9B">
        <w:rPr>
          <w:rFonts w:ascii="Times New Roman" w:hAnsi="Times New Roman"/>
          <w:sz w:val="24"/>
          <w:szCs w:val="24"/>
        </w:rPr>
        <w:t>argest single</w:t>
      </w:r>
      <w:ins w:id="254" w:author="Ezzati, Majid" w:date="2018-12-11T06:42:00Z">
        <w:r w:rsidR="00520AA6">
          <w:rPr>
            <w:rFonts w:ascii="Times New Roman" w:hAnsi="Times New Roman"/>
            <w:sz w:val="24"/>
            <w:szCs w:val="24"/>
          </w:rPr>
          <w:t xml:space="preserve"> percent</w:t>
        </w:r>
      </w:ins>
      <w:r w:rsidR="00A83200" w:rsidRPr="00636C9B">
        <w:rPr>
          <w:rFonts w:ascii="Times New Roman" w:hAnsi="Times New Roman"/>
          <w:sz w:val="24"/>
          <w:szCs w:val="24"/>
        </w:rPr>
        <w:t xml:space="preserve"> </w:t>
      </w:r>
      <w:r w:rsidR="003B3A5E" w:rsidRPr="00636C9B">
        <w:rPr>
          <w:rFonts w:ascii="Times New Roman" w:hAnsi="Times New Roman"/>
          <w:sz w:val="24"/>
          <w:szCs w:val="24"/>
        </w:rPr>
        <w:t>increase</w:t>
      </w:r>
      <w:r w:rsidR="00A83200"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00A83200" w:rsidRPr="00636C9B">
        <w:rPr>
          <w:rFonts w:ascii="Times New Roman" w:hAnsi="Times New Roman"/>
          <w:sz w:val="24"/>
          <w:szCs w:val="24"/>
        </w:rPr>
        <w:t>)</w:t>
      </w:r>
      <w:r w:rsidR="002352BB">
        <w:rPr>
          <w:rFonts w:ascii="Times New Roman" w:hAnsi="Times New Roman"/>
          <w:sz w:val="24"/>
          <w:szCs w:val="24"/>
        </w:rPr>
        <w:t xml:space="preserve"> (Figure S1)</w:t>
      </w:r>
      <w:ins w:id="255" w:author="Ezzati, Majid" w:date="2018-12-11T06:41:00Z">
        <w:r w:rsidR="00520AA6">
          <w:rPr>
            <w:rFonts w:ascii="Times New Roman" w:hAnsi="Times New Roman"/>
            <w:sz w:val="24"/>
            <w:szCs w:val="24"/>
          </w:rPr>
          <w:t xml:space="preserve"> and the smallest for intentional injuries (assault and self-harm) </w:t>
        </w:r>
      </w:ins>
      <w:ins w:id="256" w:author="Ezzati, Majid" w:date="2018-12-11T06:42:00Z">
        <w:r w:rsidR="00520AA6">
          <w:rPr>
            <w:rFonts w:ascii="Times New Roman" w:hAnsi="Times New Roman"/>
            <w:sz w:val="24"/>
            <w:szCs w:val="24"/>
          </w:rPr>
          <w:t>across ages  (less than 2%)</w:t>
        </w:r>
      </w:ins>
      <w:r w:rsidR="002352BB">
        <w:rPr>
          <w:rFonts w:ascii="Times New Roman" w:hAnsi="Times New Roman"/>
          <w:sz w:val="24"/>
          <w:szCs w:val="24"/>
        </w:rPr>
        <w:t>.</w:t>
      </w:r>
    </w:p>
    <w:p w14:paraId="5CB22ACD" w14:textId="16CE5A92" w:rsidR="003B3A5E" w:rsidRPr="00636C9B" w:rsidDel="00520AA6" w:rsidRDefault="002352BB" w:rsidP="00C05F02">
      <w:pPr>
        <w:pStyle w:val="ListParagraph"/>
        <w:numPr>
          <w:ilvl w:val="0"/>
          <w:numId w:val="10"/>
        </w:numPr>
        <w:spacing w:line="240" w:lineRule="auto"/>
        <w:rPr>
          <w:del w:id="257" w:author="Ezzati, Majid" w:date="2018-12-11T06:43:00Z"/>
          <w:rFonts w:ascii="Times New Roman" w:hAnsi="Times New Roman"/>
          <w:sz w:val="24"/>
          <w:szCs w:val="24"/>
        </w:rPr>
        <w:pPrChange w:id="258" w:author="Parks, Robbie M" w:date="2018-12-11T12:37:00Z">
          <w:pPr>
            <w:pStyle w:val="ListParagraph"/>
            <w:numPr>
              <w:numId w:val="10"/>
            </w:numPr>
            <w:spacing w:line="240" w:lineRule="auto"/>
            <w:ind w:hanging="360"/>
            <w:jc w:val="both"/>
          </w:pPr>
        </w:pPrChange>
      </w:pPr>
      <w:commentRangeStart w:id="259"/>
      <w:del w:id="260" w:author="Ezzati, Majid" w:date="2018-12-11T06:43:00Z">
        <w:r w:rsidDel="00520AA6">
          <w:rPr>
            <w:rFonts w:ascii="Times New Roman" w:hAnsi="Times New Roman"/>
            <w:sz w:val="24"/>
            <w:szCs w:val="24"/>
          </w:rPr>
          <w:delText>The l</w:delText>
        </w:r>
        <w:r w:rsidR="003B3A5E" w:rsidRPr="00636C9B" w:rsidDel="00520AA6">
          <w:rPr>
            <w:rFonts w:ascii="Times New Roman" w:hAnsi="Times New Roman"/>
            <w:sz w:val="24"/>
            <w:szCs w:val="24"/>
          </w:rPr>
          <w:delText>argest decrease</w:delText>
        </w:r>
        <w:r w:rsidR="00B139EF" w:rsidDel="00520AA6">
          <w:rPr>
            <w:rFonts w:ascii="Times New Roman" w:hAnsi="Times New Roman"/>
            <w:sz w:val="24"/>
            <w:szCs w:val="24"/>
          </w:rPr>
          <w:delText xml:space="preserve"> </w:delText>
        </w:r>
        <w:r w:rsidR="00FC67DF" w:rsidDel="00520AA6">
          <w:rPr>
            <w:rFonts w:ascii="Times New Roman" w:hAnsi="Times New Roman"/>
            <w:sz w:val="24"/>
            <w:szCs w:val="24"/>
          </w:rPr>
          <w:delText xml:space="preserve">would be </w:delText>
        </w:r>
        <w:r w:rsidR="003B3A5E" w:rsidRPr="00636C9B" w:rsidDel="00520AA6">
          <w:rPr>
            <w:rFonts w:ascii="Times New Roman" w:hAnsi="Times New Roman"/>
            <w:sz w:val="24"/>
            <w:szCs w:val="24"/>
          </w:rPr>
          <w:delText>in fall deaths in</w:delText>
        </w:r>
        <w:r w:rsidR="00FC67DF" w:rsidDel="00520AA6">
          <w:rPr>
            <w:rFonts w:ascii="Times New Roman" w:hAnsi="Times New Roman"/>
            <w:sz w:val="24"/>
            <w:szCs w:val="24"/>
          </w:rPr>
          <w:delText xml:space="preserve"> older men.</w:delText>
        </w:r>
        <w:commentRangeEnd w:id="259"/>
        <w:r w:rsidR="001349B6" w:rsidDel="00520AA6">
          <w:rPr>
            <w:rStyle w:val="CommentReference"/>
            <w:rFonts w:asciiTheme="minorHAnsi" w:eastAsiaTheme="minorHAnsi" w:hAnsiTheme="minorHAnsi" w:cstheme="minorBidi"/>
          </w:rPr>
          <w:commentReference w:id="259"/>
        </w:r>
      </w:del>
    </w:p>
    <w:p w14:paraId="2A4F5236" w14:textId="70BD88D1" w:rsidR="00A83200" w:rsidRPr="00636C9B" w:rsidRDefault="00B642A0" w:rsidP="00C05F02">
      <w:pPr>
        <w:pStyle w:val="ListParagraph"/>
        <w:numPr>
          <w:ilvl w:val="0"/>
          <w:numId w:val="10"/>
        </w:numPr>
        <w:spacing w:line="240" w:lineRule="auto"/>
        <w:rPr>
          <w:rFonts w:ascii="Times New Roman" w:hAnsi="Times New Roman"/>
          <w:sz w:val="24"/>
          <w:szCs w:val="24"/>
        </w:rPr>
        <w:pPrChange w:id="261" w:author="Parks, Robbie M" w:date="2018-12-11T12:37:00Z">
          <w:pPr>
            <w:pStyle w:val="ListParagraph"/>
            <w:numPr>
              <w:numId w:val="10"/>
            </w:numPr>
            <w:spacing w:line="240" w:lineRule="auto"/>
            <w:ind w:hanging="360"/>
            <w:jc w:val="both"/>
          </w:pPr>
        </w:pPrChange>
      </w:pPr>
      <w:r>
        <w:rPr>
          <w:rFonts w:ascii="Times New Roman" w:hAnsi="Times New Roman"/>
          <w:sz w:val="24"/>
          <w:szCs w:val="24"/>
        </w:rPr>
        <w:t xml:space="preserve">The </w:t>
      </w:r>
      <w:r w:rsidR="00B139EF">
        <w:rPr>
          <w:rFonts w:ascii="Times New Roman" w:hAnsi="Times New Roman"/>
          <w:sz w:val="24"/>
          <w:szCs w:val="24"/>
        </w:rPr>
        <w:t>e</w:t>
      </w:r>
      <w:r w:rsidR="003B3A5E" w:rsidRPr="00636C9B">
        <w:rPr>
          <w:rFonts w:ascii="Times New Roman" w:hAnsi="Times New Roman"/>
          <w:sz w:val="24"/>
          <w:szCs w:val="24"/>
        </w:rPr>
        <w:t xml:space="preserve">xcess risk from transport was </w:t>
      </w:r>
      <w:r w:rsidR="001E1AA1">
        <w:rPr>
          <w:rFonts w:ascii="Times New Roman" w:hAnsi="Times New Roman"/>
          <w:sz w:val="24"/>
          <w:szCs w:val="24"/>
        </w:rPr>
        <w:t xml:space="preserve">generally </w:t>
      </w:r>
      <w:r w:rsidR="003B3A5E" w:rsidRPr="00636C9B">
        <w:rPr>
          <w:rFonts w:ascii="Times New Roman" w:hAnsi="Times New Roman"/>
          <w:sz w:val="24"/>
          <w:szCs w:val="24"/>
        </w:rPr>
        <w:t>larger in male age groups than in females</w:t>
      </w:r>
      <w:ins w:id="262" w:author="Ezzati, Majid" w:date="2018-12-11T06:43:00Z">
        <w:r w:rsidR="00520AA6">
          <w:rPr>
            <w:rFonts w:ascii="Times New Roman" w:hAnsi="Times New Roman"/>
            <w:sz w:val="24"/>
            <w:szCs w:val="24"/>
          </w:rPr>
          <w:t xml:space="preserve"> (e.g., ~XX% </w:t>
        </w:r>
      </w:ins>
      <w:ins w:id="263" w:author="Ezzati, Majid" w:date="2018-12-11T06:44:00Z">
        <w:r w:rsidR="00520AA6">
          <w:rPr>
            <w:rFonts w:ascii="Times New Roman" w:hAnsi="Times New Roman"/>
            <w:sz w:val="24"/>
            <w:szCs w:val="24"/>
          </w:rPr>
          <w:t xml:space="preserve">versus XX% </w:t>
        </w:r>
      </w:ins>
      <w:ins w:id="264" w:author="Ezzati, Majid" w:date="2018-12-11T06:43:00Z">
        <w:r w:rsidR="00520AA6">
          <w:rPr>
            <w:rFonts w:ascii="Times New Roman" w:hAnsi="Times New Roman"/>
            <w:sz w:val="24"/>
            <w:szCs w:val="24"/>
          </w:rPr>
          <w:t>in young and middl</w:t>
        </w:r>
      </w:ins>
      <w:ins w:id="265" w:author="Ezzati, Majid" w:date="2018-12-11T06:44:00Z">
        <w:r w:rsidR="00520AA6">
          <w:rPr>
            <w:rFonts w:ascii="Times New Roman" w:hAnsi="Times New Roman"/>
            <w:sz w:val="24"/>
            <w:szCs w:val="24"/>
          </w:rPr>
          <w:t>e</w:t>
        </w:r>
      </w:ins>
      <w:ins w:id="266" w:author="Ezzati, Majid" w:date="2018-12-11T06:43:00Z">
        <w:r w:rsidR="00520AA6">
          <w:rPr>
            <w:rFonts w:ascii="Times New Roman" w:hAnsi="Times New Roman"/>
            <w:sz w:val="24"/>
            <w:szCs w:val="24"/>
          </w:rPr>
          <w:t xml:space="preserve">-ages </w:t>
        </w:r>
      </w:ins>
      <w:ins w:id="267" w:author="Ezzati, Majid" w:date="2018-12-11T06:48:00Z">
        <w:r w:rsidR="003B7945">
          <w:rPr>
            <w:rFonts w:ascii="Times New Roman" w:hAnsi="Times New Roman"/>
            <w:sz w:val="24"/>
            <w:szCs w:val="24"/>
          </w:rPr>
          <w:t>where transport deaths are more common]]]</w:t>
        </w:r>
      </w:ins>
      <w:r w:rsidR="003B3A5E" w:rsidRPr="00636C9B">
        <w:rPr>
          <w:rFonts w:ascii="Times New Roman" w:hAnsi="Times New Roman"/>
          <w:sz w:val="24"/>
          <w:szCs w:val="24"/>
        </w:rPr>
        <w:t xml:space="preserve">, </w:t>
      </w:r>
      <w:del w:id="268" w:author="Ezzati, Majid" w:date="2018-12-11T06:43:00Z">
        <w:r w:rsidR="001E1AA1" w:rsidDel="00520AA6">
          <w:rPr>
            <w:rFonts w:ascii="Times New Roman" w:hAnsi="Times New Roman"/>
            <w:sz w:val="24"/>
            <w:szCs w:val="24"/>
          </w:rPr>
          <w:delText>with</w:delText>
        </w:r>
        <w:r w:rsidDel="00520AA6">
          <w:rPr>
            <w:rFonts w:ascii="Times New Roman" w:hAnsi="Times New Roman"/>
            <w:sz w:val="24"/>
            <w:szCs w:val="24"/>
          </w:rPr>
          <w:delText xml:space="preserve"> </w:delText>
        </w:r>
        <w:r w:rsidR="001E1AA1" w:rsidDel="00520AA6">
          <w:rPr>
            <w:rFonts w:ascii="Times New Roman" w:hAnsi="Times New Roman"/>
            <w:sz w:val="24"/>
            <w:szCs w:val="24"/>
          </w:rPr>
          <w:delText>few exceptio</w:delText>
        </w:r>
        <w:commentRangeStart w:id="269"/>
        <w:r w:rsidR="001E1AA1" w:rsidDel="00520AA6">
          <w:rPr>
            <w:rFonts w:ascii="Times New Roman" w:hAnsi="Times New Roman"/>
            <w:sz w:val="24"/>
            <w:szCs w:val="24"/>
          </w:rPr>
          <w:delText>ns</w:delText>
        </w:r>
      </w:del>
      <w:ins w:id="270" w:author="Ezzati, Majid" w:date="2018-12-11T06:43:00Z">
        <w:r w:rsidR="00520AA6">
          <w:rPr>
            <w:rFonts w:ascii="Times New Roman" w:hAnsi="Times New Roman"/>
            <w:sz w:val="24"/>
            <w:szCs w:val="24"/>
          </w:rPr>
          <w:t>except in childhood</w:t>
        </w:r>
      </w:ins>
      <w:ins w:id="271" w:author="Ezzati, Majid" w:date="2018-12-11T06:50:00Z">
        <w:r w:rsidR="00285E20">
          <w:rPr>
            <w:rFonts w:ascii="Times New Roman" w:hAnsi="Times New Roman"/>
            <w:sz w:val="24"/>
            <w:szCs w:val="24"/>
          </w:rPr>
          <w:t xml:space="preserve"> where similar percent increase</w:t>
        </w:r>
        <w:commentRangeEnd w:id="269"/>
        <w:r w:rsidR="00285E20">
          <w:rPr>
            <w:rStyle w:val="CommentReference"/>
            <w:rFonts w:asciiTheme="minorHAnsi" w:eastAsiaTheme="minorHAnsi" w:hAnsiTheme="minorHAnsi" w:cstheme="minorBidi"/>
          </w:rPr>
          <w:commentReference w:id="269"/>
        </w:r>
      </w:ins>
      <w:r w:rsidR="0002049B">
        <w:rPr>
          <w:rFonts w:ascii="Times New Roman" w:hAnsi="Times New Roman"/>
          <w:sz w:val="24"/>
          <w:szCs w:val="24"/>
        </w:rPr>
        <w:t>.</w:t>
      </w:r>
    </w:p>
    <w:p w14:paraId="256C0CA2" w14:textId="54AE2D52" w:rsidR="003B3A5E" w:rsidRPr="00636C9B" w:rsidDel="001349B6" w:rsidRDefault="00012A43" w:rsidP="00C05F02">
      <w:pPr>
        <w:pStyle w:val="ListParagraph"/>
        <w:numPr>
          <w:ilvl w:val="0"/>
          <w:numId w:val="10"/>
        </w:numPr>
        <w:spacing w:line="240" w:lineRule="auto"/>
        <w:rPr>
          <w:del w:id="272" w:author="Ezzati, Majid" w:date="2018-12-11T06:35:00Z"/>
          <w:rFonts w:ascii="Times New Roman" w:hAnsi="Times New Roman"/>
          <w:sz w:val="24"/>
          <w:szCs w:val="24"/>
        </w:rPr>
        <w:pPrChange w:id="273" w:author="Parks, Robbie M" w:date="2018-12-11T12:37:00Z">
          <w:pPr>
            <w:pStyle w:val="ListParagraph"/>
            <w:numPr>
              <w:numId w:val="10"/>
            </w:numPr>
            <w:spacing w:line="240" w:lineRule="auto"/>
            <w:ind w:hanging="360"/>
            <w:jc w:val="both"/>
          </w:pPr>
        </w:pPrChange>
      </w:pPr>
      <w:del w:id="274" w:author="Ezzati, Majid" w:date="2018-12-11T06:35:00Z">
        <w:r w:rsidRPr="00636C9B" w:rsidDel="001349B6">
          <w:rPr>
            <w:rFonts w:ascii="Times New Roman" w:hAnsi="Times New Roman"/>
            <w:sz w:val="24"/>
            <w:szCs w:val="24"/>
          </w:rPr>
          <w:delText>Excess risk from assault and intentional self-harm was comparable across sexes above 5</w:delText>
        </w:r>
        <w:r w:rsidR="007175A1" w:rsidDel="001349B6">
          <w:rPr>
            <w:rFonts w:ascii="Times New Roman" w:hAnsi="Times New Roman"/>
            <w:sz w:val="24"/>
            <w:szCs w:val="24"/>
          </w:rPr>
          <w:delText xml:space="preserve"> years</w:delText>
        </w:r>
        <w:r w:rsidR="002663AE" w:rsidDel="001349B6">
          <w:rPr>
            <w:rFonts w:ascii="Times New Roman" w:hAnsi="Times New Roman"/>
            <w:sz w:val="24"/>
            <w:szCs w:val="24"/>
          </w:rPr>
          <w:delText xml:space="preserve"> of age</w:delText>
        </w:r>
        <w:r w:rsidR="00980EBF" w:rsidDel="001349B6">
          <w:rPr>
            <w:rFonts w:ascii="Times New Roman" w:hAnsi="Times New Roman"/>
            <w:sz w:val="24"/>
            <w:szCs w:val="24"/>
          </w:rPr>
          <w:delText>, apart from 25-34</w:delText>
        </w:r>
        <w:r w:rsidR="002663AE" w:rsidDel="001349B6">
          <w:rPr>
            <w:rFonts w:ascii="Times New Roman" w:hAnsi="Times New Roman"/>
            <w:sz w:val="24"/>
            <w:szCs w:val="24"/>
          </w:rPr>
          <w:delText xml:space="preserve"> and</w:delText>
        </w:r>
        <w:r w:rsidR="00980EBF" w:rsidDel="001349B6">
          <w:rPr>
            <w:rFonts w:ascii="Times New Roman" w:hAnsi="Times New Roman"/>
            <w:sz w:val="24"/>
            <w:szCs w:val="24"/>
          </w:rPr>
          <w:delText xml:space="preserve"> 75-84 years</w:delText>
        </w:r>
        <w:r w:rsidR="00F2033D" w:rsidDel="001349B6">
          <w:rPr>
            <w:rFonts w:ascii="Times New Roman" w:hAnsi="Times New Roman"/>
            <w:sz w:val="24"/>
            <w:szCs w:val="24"/>
          </w:rPr>
          <w:delText>.</w:delText>
        </w:r>
      </w:del>
    </w:p>
    <w:p w14:paraId="7C4CEF98" w14:textId="2E26413A" w:rsidR="00AC30AB" w:rsidRPr="00636C9B" w:rsidRDefault="00B95386" w:rsidP="00C05F02">
      <w:pPr>
        <w:spacing w:line="240" w:lineRule="auto"/>
        <w:rPr>
          <w:rFonts w:ascii="Times New Roman" w:hAnsi="Times New Roman"/>
          <w:i/>
          <w:sz w:val="24"/>
          <w:szCs w:val="24"/>
        </w:rPr>
        <w:pPrChange w:id="275" w:author="Parks, Robbie M" w:date="2018-12-11T12:37:00Z">
          <w:pPr>
            <w:spacing w:line="240" w:lineRule="auto"/>
            <w:jc w:val="both"/>
          </w:pPr>
        </w:pPrChange>
      </w:pPr>
      <w:r w:rsidRPr="00636C9B">
        <w:rPr>
          <w:rFonts w:ascii="Times New Roman" w:hAnsi="Times New Roman"/>
          <w:i/>
          <w:sz w:val="24"/>
          <w:szCs w:val="24"/>
        </w:rPr>
        <w:t>Figure S2</w:t>
      </w:r>
    </w:p>
    <w:p w14:paraId="4F362F9D" w14:textId="5BF30EA1" w:rsidR="00AC30AB" w:rsidRPr="00843ACB" w:rsidDel="00563D62" w:rsidRDefault="007D407F" w:rsidP="00C05F02">
      <w:pPr>
        <w:spacing w:line="240" w:lineRule="auto"/>
        <w:rPr>
          <w:del w:id="276" w:author="Ezzati, Majid" w:date="2018-12-11T06:51:00Z"/>
          <w:rFonts w:ascii="Times New Roman" w:hAnsi="Times New Roman"/>
          <w:sz w:val="24"/>
          <w:szCs w:val="24"/>
          <w:u w:val="single"/>
        </w:rPr>
        <w:pPrChange w:id="277" w:author="Parks, Robbie M" w:date="2018-12-11T12:37:00Z">
          <w:pPr>
            <w:spacing w:line="240" w:lineRule="auto"/>
            <w:jc w:val="both"/>
          </w:pPr>
        </w:pPrChange>
      </w:pPr>
      <w:del w:id="278" w:author="Ezzati, Majid" w:date="2018-12-11T06:51:00Z">
        <w:r w:rsidDel="00563D62">
          <w:rPr>
            <w:rFonts w:ascii="Times New Roman" w:hAnsi="Times New Roman"/>
            <w:sz w:val="24"/>
            <w:szCs w:val="24"/>
            <w:u w:val="single"/>
          </w:rPr>
          <w:delText>[[[</w:delText>
        </w:r>
        <w:r w:rsidR="00AC30AB" w:rsidRPr="00843ACB" w:rsidDel="00563D62">
          <w:rPr>
            <w:rFonts w:ascii="Times New Roman" w:hAnsi="Times New Roman"/>
            <w:sz w:val="24"/>
            <w:szCs w:val="24"/>
            <w:u w:val="single"/>
          </w:rPr>
          <w:delText xml:space="preserve">All results for </w:delText>
        </w:r>
        <w:r w:rsidR="00422D34" w:rsidDel="00563D62">
          <w:rPr>
            <w:rFonts w:ascii="Times New Roman" w:hAnsi="Times New Roman"/>
            <w:sz w:val="24"/>
            <w:szCs w:val="24"/>
            <w:u w:val="single"/>
          </w:rPr>
          <w:delText>national +</w:delText>
        </w:r>
        <w:r w:rsidR="00AC30AB" w:rsidRPr="00843ACB" w:rsidDel="00563D62">
          <w:rPr>
            <w:rFonts w:ascii="Times New Roman" w:hAnsi="Times New Roman"/>
            <w:sz w:val="24"/>
            <w:szCs w:val="24"/>
            <w:u w:val="single"/>
          </w:rPr>
          <w:delText xml:space="preserve">1°C warming </w:delText>
        </w:r>
        <w:r w:rsidR="00422D34" w:rsidDel="00563D62">
          <w:rPr>
            <w:rFonts w:ascii="Times New Roman" w:hAnsi="Times New Roman"/>
            <w:sz w:val="24"/>
            <w:szCs w:val="24"/>
            <w:u w:val="single"/>
          </w:rPr>
          <w:delText xml:space="preserve">anomaly </w:delText>
        </w:r>
        <w:r w:rsidR="00516871" w:rsidDel="00563D62">
          <w:rPr>
            <w:rFonts w:ascii="Times New Roman" w:hAnsi="Times New Roman"/>
            <w:sz w:val="24"/>
            <w:szCs w:val="24"/>
            <w:u w:val="single"/>
          </w:rPr>
          <w:delText>by</w:delText>
        </w:r>
        <w:r w:rsidR="00AC30AB" w:rsidRPr="00843ACB" w:rsidDel="00563D62">
          <w:rPr>
            <w:rFonts w:ascii="Times New Roman" w:hAnsi="Times New Roman"/>
            <w:sz w:val="24"/>
            <w:szCs w:val="24"/>
            <w:u w:val="single"/>
          </w:rPr>
          <w:delText xml:space="preserve"> </w:delText>
        </w:r>
        <w:r w:rsidR="00273234" w:rsidRPr="00843ACB" w:rsidDel="00563D62">
          <w:rPr>
            <w:rFonts w:ascii="Times New Roman" w:hAnsi="Times New Roman"/>
            <w:sz w:val="24"/>
            <w:szCs w:val="24"/>
            <w:u w:val="single"/>
          </w:rPr>
          <w:delText>months</w:delText>
        </w:r>
        <w:r w:rsidR="00273234" w:rsidDel="00563D62">
          <w:rPr>
            <w:rFonts w:ascii="Times New Roman" w:hAnsi="Times New Roman"/>
            <w:sz w:val="24"/>
            <w:szCs w:val="24"/>
            <w:u w:val="single"/>
          </w:rPr>
          <w:delText xml:space="preserve"> in 2016 population</w:delText>
        </w:r>
        <w:r w:rsidDel="00563D62">
          <w:rPr>
            <w:rFonts w:ascii="Times New Roman" w:hAnsi="Times New Roman"/>
            <w:sz w:val="24"/>
            <w:szCs w:val="24"/>
            <w:u w:val="single"/>
          </w:rPr>
          <w:delText>]]]</w:delText>
        </w:r>
      </w:del>
    </w:p>
    <w:p w14:paraId="502DE4D2" w14:textId="6B51EAC5" w:rsidR="004F34C7" w:rsidRPr="002C6C20" w:rsidRDefault="00F919BB" w:rsidP="00C05F02">
      <w:pPr>
        <w:pStyle w:val="ListParagraph"/>
        <w:numPr>
          <w:ilvl w:val="0"/>
          <w:numId w:val="10"/>
        </w:numPr>
        <w:spacing w:line="240" w:lineRule="auto"/>
        <w:rPr>
          <w:rFonts w:ascii="Times New Roman" w:hAnsi="Times New Roman"/>
          <w:i/>
          <w:sz w:val="24"/>
          <w:szCs w:val="24"/>
        </w:rPr>
        <w:pPrChange w:id="279" w:author="Parks, Robbie M" w:date="2018-12-11T12:37:00Z">
          <w:pPr>
            <w:pStyle w:val="ListParagraph"/>
            <w:numPr>
              <w:numId w:val="10"/>
            </w:numPr>
            <w:spacing w:line="240" w:lineRule="auto"/>
            <w:ind w:hanging="360"/>
            <w:jc w:val="both"/>
          </w:pPr>
        </w:pPrChange>
      </w:pPr>
      <w:r>
        <w:rPr>
          <w:rFonts w:ascii="Times New Roman" w:hAnsi="Times New Roman"/>
          <w:sz w:val="24"/>
          <w:szCs w:val="24"/>
        </w:rPr>
        <w:t xml:space="preserve">In contrast, </w:t>
      </w:r>
      <w:del w:id="280" w:author="Ezzati, Majid" w:date="2018-12-11T06:52:00Z">
        <w:r w:rsidDel="00110650">
          <w:rPr>
            <w:rFonts w:ascii="Times New Roman" w:hAnsi="Times New Roman"/>
            <w:sz w:val="24"/>
            <w:szCs w:val="24"/>
          </w:rPr>
          <w:delText>the v</w:delText>
        </w:r>
        <w:r w:rsidR="00012A43" w:rsidRPr="00636C9B" w:rsidDel="00110650">
          <w:rPr>
            <w:rFonts w:ascii="Times New Roman" w:hAnsi="Times New Roman"/>
            <w:sz w:val="24"/>
            <w:szCs w:val="24"/>
          </w:rPr>
          <w:delText>ariation in excess risk over month was less evident</w:delText>
        </w:r>
      </w:del>
      <w:ins w:id="281" w:author="Ezzati, Majid" w:date="2018-12-11T06:52:00Z">
        <w:r w:rsidR="00110650">
          <w:rPr>
            <w:rFonts w:ascii="Times New Roman" w:hAnsi="Times New Roman"/>
            <w:sz w:val="24"/>
            <w:szCs w:val="24"/>
          </w:rPr>
          <w:t>percent increase</w:t>
        </w:r>
      </w:ins>
      <w:r w:rsidR="00012A43" w:rsidRPr="00636C9B">
        <w:rPr>
          <w:rFonts w:ascii="Times New Roman" w:hAnsi="Times New Roman"/>
          <w:sz w:val="24"/>
          <w:szCs w:val="24"/>
        </w:rPr>
        <w:t xml:space="preserve"> in all injury categories </w:t>
      </w:r>
      <w:ins w:id="282" w:author="Ezzati, Majid" w:date="2018-12-11T06:52:00Z">
        <w:r w:rsidR="00110650">
          <w:rPr>
            <w:rFonts w:ascii="Times New Roman" w:hAnsi="Times New Roman"/>
            <w:sz w:val="24"/>
            <w:szCs w:val="24"/>
          </w:rPr>
          <w:t xml:space="preserve">varied less over seasons </w:t>
        </w:r>
      </w:ins>
      <w:r w:rsidR="00012A43" w:rsidRPr="00636C9B">
        <w:rPr>
          <w:rFonts w:ascii="Times New Roman" w:hAnsi="Times New Roman"/>
          <w:sz w:val="24"/>
          <w:szCs w:val="24"/>
        </w:rPr>
        <w:t>apart from drownings, which demonstrated a peak in the summer for males and females</w:t>
      </w:r>
      <w:r w:rsidR="00146C93">
        <w:rPr>
          <w:rFonts w:ascii="Times New Roman" w:hAnsi="Times New Roman"/>
          <w:sz w:val="24"/>
          <w:szCs w:val="24"/>
        </w:rPr>
        <w:t xml:space="preserve"> (Figure S2)</w:t>
      </w:r>
      <w:r w:rsidR="00E92AEA">
        <w:rPr>
          <w:rFonts w:ascii="Times New Roman" w:hAnsi="Times New Roman"/>
          <w:sz w:val="24"/>
          <w:szCs w:val="24"/>
        </w:rPr>
        <w:t>.</w:t>
      </w:r>
    </w:p>
    <w:p w14:paraId="10F7ACD2" w14:textId="77777777" w:rsidR="004F34C7" w:rsidRPr="00052DDD" w:rsidRDefault="004F34C7" w:rsidP="00C05F02">
      <w:pPr>
        <w:spacing w:after="0" w:line="240" w:lineRule="auto"/>
        <w:rPr>
          <w:rFonts w:ascii="Times New Roman" w:hAnsi="Times New Roman"/>
          <w:i/>
          <w:sz w:val="24"/>
          <w:szCs w:val="24"/>
        </w:rPr>
        <w:pPrChange w:id="283" w:author="Parks, Robbie M" w:date="2018-12-11T12:37:00Z">
          <w:pPr>
            <w:spacing w:after="0" w:line="240" w:lineRule="auto"/>
            <w:jc w:val="both"/>
          </w:pPr>
        </w:pPrChange>
      </w:pPr>
      <w:r>
        <w:rPr>
          <w:rFonts w:ascii="Times New Roman" w:hAnsi="Times New Roman"/>
          <w:i/>
          <w:sz w:val="24"/>
          <w:szCs w:val="24"/>
        </w:rPr>
        <w:lastRenderedPageBreak/>
        <w:t>Sensitivity analysis</w:t>
      </w:r>
    </w:p>
    <w:p w14:paraId="490CF4CF" w14:textId="1CA6F6B4" w:rsidR="00A07E63" w:rsidRPr="00A07E63" w:rsidRDefault="00A07E63" w:rsidP="00C05F02">
      <w:pPr>
        <w:spacing w:after="0" w:line="240" w:lineRule="auto"/>
        <w:rPr>
          <w:ins w:id="284" w:author="Ezzati, Majid" w:date="2018-12-11T06:55:00Z"/>
          <w:rFonts w:ascii="Times New Roman" w:hAnsi="Times New Roman"/>
          <w:sz w:val="24"/>
          <w:szCs w:val="24"/>
          <w:rPrChange w:id="285" w:author="Ezzati, Majid" w:date="2018-12-11T06:55:00Z">
            <w:rPr>
              <w:ins w:id="286" w:author="Ezzati, Majid" w:date="2018-12-11T06:55:00Z"/>
            </w:rPr>
          </w:rPrChange>
        </w:rPr>
        <w:pPrChange w:id="287" w:author="Parks, Robbie M" w:date="2018-12-11T12:37:00Z">
          <w:pPr>
            <w:pStyle w:val="ListParagraph"/>
            <w:numPr>
              <w:numId w:val="7"/>
            </w:numPr>
            <w:spacing w:after="0" w:line="240" w:lineRule="auto"/>
            <w:ind w:hanging="360"/>
            <w:jc w:val="both"/>
          </w:pPr>
        </w:pPrChange>
      </w:pPr>
      <w:ins w:id="288" w:author="Ezzati, Majid" w:date="2018-12-11T06:55:00Z">
        <w:r>
          <w:rPr>
            <w:rFonts w:ascii="Times New Roman" w:hAnsi="Times New Roman"/>
            <w:sz w:val="24"/>
            <w:szCs w:val="24"/>
          </w:rPr>
          <w:t xml:space="preserve">We conducted </w:t>
        </w:r>
      </w:ins>
      <w:ins w:id="289" w:author="Ezzati, Majid" w:date="2018-12-11T06:56:00Z">
        <w:r>
          <w:rPr>
            <w:rFonts w:ascii="Times New Roman" w:hAnsi="Times New Roman"/>
            <w:sz w:val="24"/>
            <w:szCs w:val="24"/>
          </w:rPr>
          <w:t>sensitivity</w:t>
        </w:r>
      </w:ins>
      <w:ins w:id="290" w:author="Ezzati, Majid" w:date="2018-12-11T06:55:00Z">
        <w:r>
          <w:rPr>
            <w:rFonts w:ascii="Times New Roman" w:hAnsi="Times New Roman"/>
            <w:sz w:val="24"/>
            <w:szCs w:val="24"/>
          </w:rPr>
          <w:t xml:space="preserve"> </w:t>
        </w:r>
      </w:ins>
      <w:ins w:id="291" w:author="Ezzati, Majid" w:date="2018-12-11T06:56:00Z">
        <w:r>
          <w:rPr>
            <w:rFonts w:ascii="Times New Roman" w:hAnsi="Times New Roman"/>
            <w:sz w:val="24"/>
            <w:szCs w:val="24"/>
          </w:rPr>
          <w:t xml:space="preserve">analysis to ensure that our results were robust to </w:t>
        </w:r>
        <w:del w:id="292" w:author="Majid" w:date="2018-12-11T10:38:00Z">
          <w:r w:rsidDel="00731E6A">
            <w:rPr>
              <w:rFonts w:ascii="Times New Roman" w:hAnsi="Times New Roman"/>
              <w:sz w:val="24"/>
              <w:szCs w:val="24"/>
            </w:rPr>
            <w:delText>the choice of temperature measure</w:delText>
          </w:r>
        </w:del>
      </w:ins>
      <w:ins w:id="293" w:author="Majid" w:date="2018-12-11T10:38:00Z">
        <w:r w:rsidR="00731E6A">
          <w:rPr>
            <w:rFonts w:ascii="Times New Roman" w:hAnsi="Times New Roman"/>
            <w:sz w:val="24"/>
            <w:szCs w:val="24"/>
          </w:rPr>
          <w:t xml:space="preserve">how we measure </w:t>
        </w:r>
      </w:ins>
      <w:ins w:id="294" w:author="Majid" w:date="2018-12-11T10:39:00Z">
        <w:r w:rsidR="00731E6A">
          <w:rPr>
            <w:rFonts w:ascii="Times New Roman" w:hAnsi="Times New Roman"/>
            <w:sz w:val="24"/>
            <w:szCs w:val="24"/>
          </w:rPr>
          <w:t>anomalous</w:t>
        </w:r>
      </w:ins>
      <w:ins w:id="295" w:author="Majid" w:date="2018-12-11T10:38:00Z">
        <w:r w:rsidR="00731E6A">
          <w:rPr>
            <w:rFonts w:ascii="Times New Roman" w:hAnsi="Times New Roman"/>
            <w:sz w:val="24"/>
            <w:szCs w:val="24"/>
          </w:rPr>
          <w:t xml:space="preserve"> </w:t>
        </w:r>
      </w:ins>
      <w:ins w:id="296" w:author="Majid" w:date="2018-12-11T10:39:00Z">
        <w:r w:rsidR="00731E6A">
          <w:rPr>
            <w:rFonts w:ascii="Times New Roman" w:hAnsi="Times New Roman"/>
            <w:sz w:val="24"/>
            <w:szCs w:val="24"/>
          </w:rPr>
          <w:t>weather</w:t>
        </w:r>
      </w:ins>
      <w:ins w:id="297" w:author="Ezzati, Majid" w:date="2018-12-11T06:56:00Z">
        <w:r>
          <w:rPr>
            <w:rFonts w:ascii="Times New Roman" w:hAnsi="Times New Roman"/>
            <w:sz w:val="24"/>
            <w:szCs w:val="24"/>
          </w:rPr>
          <w:t>.</w:t>
        </w:r>
      </w:ins>
    </w:p>
    <w:p w14:paraId="08ADA6DF" w14:textId="524C029C" w:rsidR="004F34C7" w:rsidRDefault="004F34C7" w:rsidP="00C05F02">
      <w:pPr>
        <w:pStyle w:val="ListParagraph"/>
        <w:numPr>
          <w:ilvl w:val="0"/>
          <w:numId w:val="7"/>
        </w:numPr>
        <w:spacing w:after="0" w:line="240" w:lineRule="auto"/>
        <w:rPr>
          <w:rFonts w:ascii="Times New Roman" w:hAnsi="Times New Roman"/>
          <w:sz w:val="24"/>
          <w:szCs w:val="24"/>
        </w:rPr>
        <w:pPrChange w:id="298" w:author="Parks, Robbie M" w:date="2018-12-11T12:37:00Z">
          <w:pPr>
            <w:pStyle w:val="ListParagraph"/>
            <w:numPr>
              <w:numId w:val="7"/>
            </w:numPr>
            <w:spacing w:after="0" w:line="240" w:lineRule="auto"/>
            <w:ind w:hanging="360"/>
            <w:jc w:val="both"/>
          </w:pPr>
        </w:pPrChange>
      </w:pPr>
      <w:commentRangeStart w:id="299"/>
      <w:r w:rsidRPr="00052DDD">
        <w:rPr>
          <w:rFonts w:ascii="Times New Roman" w:hAnsi="Times New Roman"/>
          <w:sz w:val="24"/>
          <w:szCs w:val="24"/>
        </w:rPr>
        <w:t>In addition</w:t>
      </w:r>
      <w:r w:rsidR="00D52BCF">
        <w:rPr>
          <w:rFonts w:ascii="Times New Roman" w:hAnsi="Times New Roman"/>
          <w:sz w:val="24"/>
          <w:szCs w:val="24"/>
        </w:rPr>
        <w:t xml:space="preserve"> to the results presented here</w:t>
      </w:r>
      <w:r w:rsidRPr="00052DDD">
        <w:rPr>
          <w:rFonts w:ascii="Times New Roman" w:hAnsi="Times New Roman"/>
          <w:sz w:val="24"/>
          <w:szCs w:val="24"/>
        </w:rPr>
        <w:t xml:space="preserve">, </w:t>
      </w:r>
      <w:r w:rsidR="006D2494">
        <w:rPr>
          <w:rFonts w:ascii="Times New Roman" w:hAnsi="Times New Roman"/>
          <w:sz w:val="24"/>
          <w:szCs w:val="24"/>
        </w:rPr>
        <w:t xml:space="preserve">monthly </w:t>
      </w:r>
      <w:r w:rsidRPr="00052DDD">
        <w:rPr>
          <w:rFonts w:ascii="Times New Roman" w:hAnsi="Times New Roman"/>
          <w:sz w:val="24"/>
          <w:szCs w:val="24"/>
        </w:rPr>
        <w:t xml:space="preserve">temperature anomalies based on </w:t>
      </w:r>
      <w:r w:rsidR="004A47D1" w:rsidRPr="00052DDD">
        <w:rPr>
          <w:rFonts w:ascii="Times New Roman" w:hAnsi="Times New Roman"/>
          <w:sz w:val="24"/>
          <w:szCs w:val="24"/>
        </w:rPr>
        <w:t xml:space="preserve">daily maximum, minimum or range of temperature </w:t>
      </w:r>
      <w:r w:rsidRPr="00052DDD">
        <w:rPr>
          <w:rFonts w:ascii="Times New Roman" w:hAnsi="Times New Roman"/>
          <w:sz w:val="24"/>
          <w:szCs w:val="24"/>
        </w:rPr>
        <w:t xml:space="preserve">were calculated in a similar way </w:t>
      </w:r>
      <w:r w:rsidR="00532131">
        <w:rPr>
          <w:rFonts w:ascii="Times New Roman" w:hAnsi="Times New Roman"/>
          <w:sz w:val="24"/>
          <w:szCs w:val="24"/>
        </w:rPr>
        <w:t xml:space="preserve">to </w:t>
      </w:r>
      <w:r w:rsidRPr="00052DDD">
        <w:rPr>
          <w:rFonts w:ascii="Times New Roman" w:hAnsi="Times New Roman"/>
          <w:sz w:val="24"/>
          <w:szCs w:val="24"/>
        </w:rPr>
        <w:t>those for</w:t>
      </w:r>
      <w:r w:rsidR="004A47D1" w:rsidRPr="004A47D1">
        <w:rPr>
          <w:rFonts w:ascii="Times New Roman" w:hAnsi="Times New Roman"/>
          <w:sz w:val="24"/>
          <w:szCs w:val="24"/>
        </w:rPr>
        <w:t xml:space="preserve"> </w:t>
      </w:r>
      <w:r w:rsidR="004A47D1" w:rsidRPr="00052DDD">
        <w:rPr>
          <w:rFonts w:ascii="Times New Roman" w:hAnsi="Times New Roman"/>
          <w:sz w:val="24"/>
          <w:szCs w:val="24"/>
        </w:rPr>
        <w:t>daily mean temperature</w:t>
      </w:r>
      <w:r w:rsidR="00BB42A8">
        <w:rPr>
          <w:rFonts w:ascii="Times New Roman" w:hAnsi="Times New Roman"/>
          <w:sz w:val="24"/>
          <w:szCs w:val="24"/>
        </w:rPr>
        <w:t>.</w:t>
      </w:r>
    </w:p>
    <w:p w14:paraId="08E75D6E" w14:textId="77777777" w:rsidR="004F34C7" w:rsidRDefault="004F34C7" w:rsidP="00C05F02">
      <w:pPr>
        <w:pStyle w:val="ListParagraph"/>
        <w:numPr>
          <w:ilvl w:val="0"/>
          <w:numId w:val="7"/>
        </w:numPr>
        <w:spacing w:after="0" w:line="240" w:lineRule="auto"/>
        <w:rPr>
          <w:rFonts w:ascii="Times New Roman" w:hAnsi="Times New Roman"/>
          <w:sz w:val="24"/>
          <w:szCs w:val="24"/>
        </w:rPr>
        <w:pPrChange w:id="300" w:author="Parks, Robbie M" w:date="2018-12-11T12:37:00Z">
          <w:pPr>
            <w:pStyle w:val="ListParagraph"/>
            <w:numPr>
              <w:numId w:val="7"/>
            </w:numPr>
            <w:spacing w:after="0" w:line="240" w:lineRule="auto"/>
            <w:ind w:hanging="360"/>
            <w:jc w:val="both"/>
          </w:pPr>
        </w:pPrChange>
      </w:pPr>
      <w:r w:rsidRPr="00052DDD">
        <w:rPr>
          <w:rFonts w:ascii="Times New Roman" w:hAnsi="Times New Roman"/>
          <w:sz w:val="24"/>
          <w:szCs w:val="24"/>
        </w:rPr>
        <w:t xml:space="preserve">However, our results for these measures were similar to those from daily mean and are not presented here. </w:t>
      </w:r>
    </w:p>
    <w:p w14:paraId="2EF80314" w14:textId="77777777" w:rsidR="004F34C7" w:rsidRPr="00052DDD" w:rsidRDefault="004F34C7" w:rsidP="00C05F02">
      <w:pPr>
        <w:pStyle w:val="ListParagraph"/>
        <w:numPr>
          <w:ilvl w:val="0"/>
          <w:numId w:val="7"/>
        </w:numPr>
        <w:spacing w:after="0" w:line="240" w:lineRule="auto"/>
        <w:rPr>
          <w:rFonts w:ascii="Times New Roman" w:hAnsi="Times New Roman"/>
          <w:sz w:val="24"/>
          <w:szCs w:val="24"/>
        </w:rPr>
        <w:pPrChange w:id="301" w:author="Parks, Robbie M" w:date="2018-12-11T12:37:00Z">
          <w:pPr>
            <w:pStyle w:val="ListParagraph"/>
            <w:numPr>
              <w:numId w:val="7"/>
            </w:numPr>
            <w:spacing w:after="0" w:line="240" w:lineRule="auto"/>
            <w:ind w:hanging="360"/>
            <w:jc w:val="both"/>
          </w:pPr>
        </w:pPrChange>
      </w:pPr>
      <w:r w:rsidRPr="00052DDD">
        <w:rPr>
          <w:rFonts w:ascii="Times New Roman" w:hAnsi="Times New Roman"/>
          <w:sz w:val="24"/>
          <w:szCs w:val="24"/>
        </w:rPr>
        <w:t>Similarly, when including more than one temperature metric in the model (in addition to temperature anomalies of monthly means), such as 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similar to the single variable model, due to the collinearity of other measures with mean monthly temperature.</w:t>
      </w:r>
      <w:commentRangeEnd w:id="299"/>
      <w:r w:rsidR="00A07E63">
        <w:rPr>
          <w:rStyle w:val="CommentReference"/>
          <w:rFonts w:asciiTheme="minorHAnsi" w:eastAsiaTheme="minorHAnsi" w:hAnsiTheme="minorHAnsi" w:cstheme="minorBidi"/>
        </w:rPr>
        <w:commentReference w:id="299"/>
      </w:r>
    </w:p>
    <w:p w14:paraId="7237DBC6" w14:textId="77777777" w:rsidR="004F34C7" w:rsidRPr="002C6C20" w:rsidRDefault="004F34C7" w:rsidP="00C05F02">
      <w:pPr>
        <w:spacing w:line="240" w:lineRule="auto"/>
        <w:rPr>
          <w:rFonts w:ascii="Times New Roman" w:hAnsi="Times New Roman"/>
          <w:i/>
          <w:sz w:val="24"/>
          <w:szCs w:val="24"/>
        </w:rPr>
        <w:pPrChange w:id="302" w:author="Parks, Robbie M" w:date="2018-12-11T12:37:00Z">
          <w:pPr>
            <w:spacing w:line="240" w:lineRule="auto"/>
            <w:jc w:val="both"/>
          </w:pPr>
        </w:pPrChange>
      </w:pPr>
    </w:p>
    <w:p w14:paraId="31D107E6" w14:textId="77777777" w:rsidR="008C666B" w:rsidRDefault="008C666B" w:rsidP="00C05F02">
      <w:pPr>
        <w:spacing w:after="0" w:line="240" w:lineRule="auto"/>
        <w:rPr>
          <w:rFonts w:ascii="Times New Roman" w:hAnsi="Times New Roman"/>
          <w:i/>
          <w:sz w:val="24"/>
          <w:szCs w:val="24"/>
        </w:rPr>
        <w:pPrChange w:id="303" w:author="Parks, Robbie M" w:date="2018-12-11T12:37:00Z">
          <w:pPr>
            <w:spacing w:after="0" w:line="240" w:lineRule="auto"/>
            <w:jc w:val="both"/>
          </w:pPr>
        </w:pPrChange>
      </w:pPr>
      <w:commentRangeStart w:id="304"/>
      <w:r>
        <w:rPr>
          <w:rFonts w:ascii="Times New Roman" w:hAnsi="Times New Roman"/>
          <w:i/>
          <w:sz w:val="24"/>
          <w:szCs w:val="24"/>
        </w:rPr>
        <w:t>Strengths and limitations</w:t>
      </w:r>
    </w:p>
    <w:p w14:paraId="3B28D4FA" w14:textId="60FDE13C" w:rsidR="008C666B" w:rsidRDefault="008C666B" w:rsidP="00C05F02">
      <w:pPr>
        <w:pStyle w:val="ListParagraph"/>
        <w:numPr>
          <w:ilvl w:val="0"/>
          <w:numId w:val="7"/>
        </w:numPr>
        <w:spacing w:after="0" w:line="240" w:lineRule="auto"/>
        <w:rPr>
          <w:rFonts w:ascii="Times New Roman" w:hAnsi="Times New Roman"/>
          <w:sz w:val="24"/>
          <w:szCs w:val="24"/>
        </w:rPr>
        <w:pPrChange w:id="305"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 xml:space="preserve">The strengths </w:t>
      </w:r>
      <w:r w:rsidRPr="008C666B">
        <w:rPr>
          <w:rFonts w:ascii="Times New Roman" w:hAnsi="Times New Roman"/>
          <w:sz w:val="24"/>
          <w:szCs w:val="24"/>
        </w:rPr>
        <w:t xml:space="preserve">of our study are its innovative methods of </w:t>
      </w:r>
      <w:r w:rsidR="00CE4492">
        <w:rPr>
          <w:rFonts w:ascii="Times New Roman" w:hAnsi="Times New Roman"/>
          <w:sz w:val="24"/>
          <w:szCs w:val="24"/>
        </w:rPr>
        <w:t>modelling</w:t>
      </w:r>
      <w:r>
        <w:rPr>
          <w:rFonts w:ascii="Times New Roman" w:hAnsi="Times New Roman"/>
          <w:sz w:val="24"/>
          <w:szCs w:val="24"/>
        </w:rPr>
        <w:t xml:space="preserve"> </w:t>
      </w:r>
      <w:r w:rsidR="00CE4492">
        <w:rPr>
          <w:rFonts w:ascii="Times New Roman" w:hAnsi="Times New Roman"/>
          <w:sz w:val="24"/>
          <w:szCs w:val="24"/>
        </w:rPr>
        <w:t>the association</w:t>
      </w:r>
      <w:r>
        <w:rPr>
          <w:rFonts w:ascii="Times New Roman" w:hAnsi="Times New Roman"/>
          <w:sz w:val="24"/>
          <w:szCs w:val="24"/>
        </w:rPr>
        <w:t xml:space="preserve"> of </w:t>
      </w:r>
      <w:r w:rsidR="00CE4492">
        <w:rPr>
          <w:rFonts w:ascii="Times New Roman" w:hAnsi="Times New Roman"/>
          <w:sz w:val="24"/>
          <w:szCs w:val="24"/>
        </w:rPr>
        <w:t xml:space="preserve">deaths from injuries with temperature </w:t>
      </w:r>
      <w:r w:rsidRPr="008C666B">
        <w:rPr>
          <w:rFonts w:ascii="Times New Roman" w:hAnsi="Times New Roman"/>
          <w:sz w:val="24"/>
          <w:szCs w:val="24"/>
        </w:rPr>
        <w:t xml:space="preserve">over space and time, by age group and </w:t>
      </w:r>
      <w:r w:rsidR="00CE4492">
        <w:rPr>
          <w:rFonts w:ascii="Times New Roman" w:hAnsi="Times New Roman"/>
          <w:sz w:val="24"/>
          <w:szCs w:val="24"/>
        </w:rPr>
        <w:t>type</w:t>
      </w:r>
      <w:r w:rsidRPr="008C666B">
        <w:rPr>
          <w:rFonts w:ascii="Times New Roman" w:hAnsi="Times New Roman"/>
          <w:sz w:val="24"/>
          <w:szCs w:val="24"/>
        </w:rPr>
        <w:t xml:space="preserve"> of </w:t>
      </w:r>
      <w:r w:rsidR="00CE4492">
        <w:rPr>
          <w:rFonts w:ascii="Times New Roman" w:hAnsi="Times New Roman"/>
          <w:sz w:val="24"/>
          <w:szCs w:val="24"/>
        </w:rPr>
        <w:t>injury</w:t>
      </w:r>
      <w:r w:rsidRPr="008C666B">
        <w:rPr>
          <w:rFonts w:ascii="Times New Roman" w:hAnsi="Times New Roman"/>
          <w:sz w:val="24"/>
          <w:szCs w:val="24"/>
        </w:rPr>
        <w:t xml:space="preserve">; using </w:t>
      </w:r>
      <w:r w:rsidR="00263D2E">
        <w:rPr>
          <w:rFonts w:ascii="Times New Roman" w:hAnsi="Times New Roman"/>
          <w:sz w:val="24"/>
          <w:szCs w:val="24"/>
        </w:rPr>
        <w:t>monthly temperature data to reflect large-scale changes in temperature, reflective of potential changes in long-term climate</w:t>
      </w:r>
      <w:r w:rsidR="00FC6C50">
        <w:rPr>
          <w:rFonts w:ascii="Times New Roman" w:hAnsi="Times New Roman"/>
          <w:sz w:val="24"/>
          <w:szCs w:val="24"/>
        </w:rPr>
        <w:t xml:space="preserve">; </w:t>
      </w:r>
      <w:r w:rsidR="00D24D5A">
        <w:rPr>
          <w:rFonts w:ascii="Times New Roman" w:hAnsi="Times New Roman"/>
          <w:sz w:val="24"/>
          <w:szCs w:val="24"/>
        </w:rPr>
        <w:t>calculating change in number of deaths for a comprehensive set of types of injury deaths</w:t>
      </w:r>
      <w:r w:rsidR="00263D2E">
        <w:rPr>
          <w:rFonts w:ascii="Times New Roman" w:hAnsi="Times New Roman"/>
          <w:sz w:val="24"/>
          <w:szCs w:val="24"/>
        </w:rPr>
        <w:t>.</w:t>
      </w:r>
    </w:p>
    <w:p w14:paraId="12A63F0C" w14:textId="77777777" w:rsidR="00FD022F" w:rsidRDefault="00E13195" w:rsidP="00C05F02">
      <w:pPr>
        <w:pStyle w:val="ListParagraph"/>
        <w:numPr>
          <w:ilvl w:val="0"/>
          <w:numId w:val="7"/>
        </w:numPr>
        <w:spacing w:after="0" w:line="240" w:lineRule="auto"/>
        <w:rPr>
          <w:rFonts w:ascii="Times New Roman" w:hAnsi="Times New Roman"/>
          <w:sz w:val="24"/>
          <w:szCs w:val="24"/>
        </w:rPr>
        <w:pPrChange w:id="306"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 xml:space="preserve">A limitation is that we did not investigate effects on a county scale, due to limitations in computing capacity. </w:t>
      </w:r>
    </w:p>
    <w:p w14:paraId="363AC220" w14:textId="77B6ACDA" w:rsidR="00B95386" w:rsidRPr="002C6C20" w:rsidRDefault="00FD022F" w:rsidP="00C05F02">
      <w:pPr>
        <w:pStyle w:val="ListParagraph"/>
        <w:numPr>
          <w:ilvl w:val="0"/>
          <w:numId w:val="7"/>
        </w:numPr>
        <w:spacing w:after="0" w:line="240" w:lineRule="auto"/>
        <w:rPr>
          <w:rFonts w:ascii="Times New Roman" w:hAnsi="Times New Roman"/>
          <w:sz w:val="24"/>
          <w:szCs w:val="24"/>
        </w:rPr>
        <w:pPrChange w:id="307"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[[[Somehow phrase the fact that it’s a RR model for entire USA instead of by state]]]</w:t>
      </w:r>
      <w:commentRangeEnd w:id="304"/>
      <w:r w:rsidR="00A07E63">
        <w:rPr>
          <w:rStyle w:val="CommentReference"/>
          <w:rFonts w:asciiTheme="minorHAnsi" w:eastAsiaTheme="minorHAnsi" w:hAnsiTheme="minorHAnsi" w:cstheme="minorBidi"/>
        </w:rPr>
        <w:commentReference w:id="304"/>
      </w:r>
    </w:p>
    <w:p w14:paraId="32241E08" w14:textId="77777777" w:rsidR="005B36C6" w:rsidRPr="00636C9B" w:rsidRDefault="005B36C6" w:rsidP="00C05F02">
      <w:pPr>
        <w:spacing w:after="0" w:line="240" w:lineRule="auto"/>
        <w:rPr>
          <w:rFonts w:ascii="Times New Roman" w:hAnsi="Times New Roman"/>
          <w:b/>
          <w:sz w:val="24"/>
          <w:szCs w:val="24"/>
        </w:rPr>
        <w:pPrChange w:id="308" w:author="Parks, Robbie M" w:date="2018-12-11T12:37:00Z">
          <w:pPr>
            <w:spacing w:after="0" w:line="240" w:lineRule="auto"/>
            <w:jc w:val="both"/>
          </w:pPr>
        </w:pPrChange>
      </w:pPr>
    </w:p>
    <w:p w14:paraId="565E57DE" w14:textId="01B39A4F" w:rsidR="002365A9" w:rsidRDefault="00105420" w:rsidP="00C05F02">
      <w:pPr>
        <w:spacing w:after="0" w:line="240" w:lineRule="auto"/>
        <w:rPr>
          <w:rFonts w:ascii="Times New Roman" w:hAnsi="Times New Roman"/>
          <w:i/>
          <w:sz w:val="24"/>
          <w:szCs w:val="24"/>
        </w:rPr>
        <w:pPrChange w:id="309" w:author="Parks, Robbie M" w:date="2018-12-11T12:37:00Z">
          <w:pPr>
            <w:spacing w:after="0" w:line="240" w:lineRule="auto"/>
            <w:jc w:val="both"/>
          </w:pPr>
        </w:pPrChange>
      </w:pPr>
      <w:r w:rsidRPr="00843ACB">
        <w:rPr>
          <w:rFonts w:ascii="Times New Roman" w:hAnsi="Times New Roman"/>
          <w:i/>
          <w:sz w:val="24"/>
          <w:szCs w:val="24"/>
        </w:rPr>
        <w:t>General</w:t>
      </w:r>
      <w:r w:rsidR="00E13195">
        <w:rPr>
          <w:rFonts w:ascii="Times New Roman" w:hAnsi="Times New Roman"/>
          <w:i/>
          <w:sz w:val="24"/>
          <w:szCs w:val="24"/>
        </w:rPr>
        <w:t xml:space="preserve"> discussion</w:t>
      </w:r>
    </w:p>
    <w:p w14:paraId="2C546222" w14:textId="648D4289" w:rsidR="00F12FD9" w:rsidRPr="002C6C20" w:rsidRDefault="00F12FD9" w:rsidP="00C05F02">
      <w:pPr>
        <w:pStyle w:val="ListParagraph"/>
        <w:numPr>
          <w:ilvl w:val="0"/>
          <w:numId w:val="10"/>
        </w:numPr>
        <w:spacing w:line="240" w:lineRule="auto"/>
        <w:rPr>
          <w:rFonts w:ascii="Times New Roman" w:hAnsi="Times New Roman"/>
          <w:sz w:val="24"/>
          <w:szCs w:val="24"/>
        </w:rPr>
        <w:pPrChange w:id="310" w:author="Parks, Robbie M" w:date="2018-12-11T12:37:00Z">
          <w:pPr>
            <w:pStyle w:val="ListParagraph"/>
            <w:numPr>
              <w:numId w:val="10"/>
            </w:numPr>
            <w:spacing w:line="240" w:lineRule="auto"/>
            <w:ind w:hanging="360"/>
            <w:jc w:val="both"/>
          </w:pPr>
        </w:pPrChange>
      </w:pPr>
      <w:commentRangeStart w:id="311"/>
      <w:r>
        <w:rPr>
          <w:rFonts w:ascii="Times New Roman" w:hAnsi="Times New Roman"/>
          <w:sz w:val="24"/>
          <w:szCs w:val="24"/>
        </w:rPr>
        <w:t>Seasonality evident in transport and drowning deaths is supported</w:t>
      </w:r>
      <w:r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Pr="00052DDD">
        <w:rPr>
          <w:rFonts w:ascii="Times New Roman" w:hAnsi="Times New Roman"/>
          <w:sz w:val="24"/>
          <w:szCs w:val="24"/>
        </w:rPr>
        <w:t xml:space="preserve"> seasonality persisting throughout 1980-2016</w:t>
      </w:r>
      <w:r>
        <w:rPr>
          <w:rFonts w:ascii="Times New Roman" w:hAnsi="Times New Roman"/>
          <w:sz w:val="24"/>
          <w:szCs w:val="24"/>
        </w:rPr>
        <w:t xml:space="preserve"> (Figure 1)</w:t>
      </w:r>
      <w:r w:rsidRPr="00052DDD">
        <w:rPr>
          <w:rFonts w:ascii="Times New Roman" w:hAnsi="Times New Roman"/>
          <w:sz w:val="24"/>
          <w:szCs w:val="24"/>
        </w:rPr>
        <w:t>.</w:t>
      </w:r>
      <w:r w:rsidRPr="00052DDD">
        <w:rPr>
          <w:rFonts w:ascii="Times New Roman" w:hAnsi="Times New Roman"/>
          <w:sz w:val="24"/>
          <w:szCs w:val="24"/>
        </w:rPr>
        <w:fldChar w:fldCharType="begin" w:fldLock="1"/>
      </w:r>
      <w:r>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052DDD">
        <w:rPr>
          <w:rFonts w:ascii="Times New Roman" w:hAnsi="Times New Roman"/>
          <w:sz w:val="24"/>
          <w:szCs w:val="24"/>
        </w:rPr>
        <w:fldChar w:fldCharType="separate"/>
      </w:r>
      <w:r w:rsidRPr="0035337E">
        <w:rPr>
          <w:rFonts w:ascii="Times New Roman" w:hAnsi="Times New Roman"/>
          <w:noProof/>
          <w:sz w:val="24"/>
          <w:szCs w:val="24"/>
          <w:vertAlign w:val="superscript"/>
        </w:rPr>
        <w:t>7</w:t>
      </w:r>
      <w:r w:rsidRPr="00052DDD">
        <w:rPr>
          <w:rFonts w:ascii="Times New Roman" w:hAnsi="Times New Roman"/>
          <w:sz w:val="24"/>
          <w:szCs w:val="24"/>
        </w:rPr>
        <w:fldChar w:fldCharType="end"/>
      </w:r>
      <w:r w:rsidRPr="00052DDD">
        <w:rPr>
          <w:rFonts w:ascii="Times New Roman" w:hAnsi="Times New Roman"/>
          <w:sz w:val="24"/>
          <w:szCs w:val="24"/>
        </w:rPr>
        <w:t xml:space="preserve"> </w:t>
      </w:r>
      <w:commentRangeEnd w:id="311"/>
      <w:r w:rsidR="00776957">
        <w:rPr>
          <w:rStyle w:val="CommentReference"/>
          <w:rFonts w:asciiTheme="minorHAnsi" w:eastAsiaTheme="minorHAnsi" w:hAnsiTheme="minorHAnsi" w:cstheme="minorBidi"/>
        </w:rPr>
        <w:commentReference w:id="311"/>
      </w:r>
    </w:p>
    <w:p w14:paraId="2B72F5CE" w14:textId="334C6340" w:rsidR="002365A9" w:rsidRPr="002C6C20" w:rsidDel="00776957" w:rsidRDefault="002365A9" w:rsidP="00C05F02">
      <w:pPr>
        <w:pStyle w:val="ListParagraph"/>
        <w:numPr>
          <w:ilvl w:val="0"/>
          <w:numId w:val="10"/>
        </w:numPr>
        <w:spacing w:after="0" w:line="240" w:lineRule="auto"/>
        <w:rPr>
          <w:del w:id="312" w:author="Majid" w:date="2018-12-11T10:49:00Z"/>
          <w:rFonts w:ascii="Times New Roman" w:hAnsi="Times New Roman"/>
          <w:i/>
          <w:sz w:val="24"/>
          <w:szCs w:val="24"/>
        </w:rPr>
        <w:pPrChange w:id="313" w:author="Parks, Robbie M" w:date="2018-12-11T12:37:00Z">
          <w:pPr>
            <w:pStyle w:val="ListParagraph"/>
            <w:numPr>
              <w:numId w:val="10"/>
            </w:numPr>
            <w:spacing w:after="0" w:line="240" w:lineRule="auto"/>
            <w:ind w:hanging="360"/>
            <w:jc w:val="both"/>
          </w:pPr>
        </w:pPrChange>
      </w:pPr>
      <w:commentRangeStart w:id="314"/>
      <w:del w:id="315" w:author="Majid" w:date="2018-12-11T10:49:00Z">
        <w:r w:rsidDel="00776957">
          <w:rPr>
            <w:rFonts w:ascii="Times New Roman" w:hAnsi="Times New Roman"/>
            <w:sz w:val="24"/>
            <w:szCs w:val="24"/>
          </w:rPr>
          <w:delText xml:space="preserve">We have used </w:delText>
        </w:r>
        <w:r w:rsidR="00AA6EF0" w:rsidDel="00776957">
          <w:rPr>
            <w:rFonts w:ascii="Times New Roman" w:hAnsi="Times New Roman"/>
            <w:sz w:val="24"/>
            <w:szCs w:val="24"/>
          </w:rPr>
          <w:delText>a novel Bayesian spatio-temporal model to estimate changes in deaths from injury</w:delText>
        </w:r>
        <w:r w:rsidR="008F3D09" w:rsidDel="00776957">
          <w:rPr>
            <w:rFonts w:ascii="Times New Roman" w:hAnsi="Times New Roman"/>
            <w:sz w:val="24"/>
            <w:szCs w:val="24"/>
          </w:rPr>
          <w:delText>, by age group and sex in the USA</w:delText>
        </w:r>
        <w:r w:rsidR="000E43ED" w:rsidDel="00776957">
          <w:rPr>
            <w:rFonts w:ascii="Times New Roman" w:hAnsi="Times New Roman"/>
            <w:sz w:val="24"/>
            <w:szCs w:val="24"/>
          </w:rPr>
          <w:delText>.</w:delText>
        </w:r>
      </w:del>
    </w:p>
    <w:p w14:paraId="1E37F28D" w14:textId="5067C249" w:rsidR="004D2983" w:rsidRPr="00843ACB" w:rsidDel="00776957" w:rsidRDefault="004D2983" w:rsidP="00C05F02">
      <w:pPr>
        <w:pStyle w:val="ListParagraph"/>
        <w:numPr>
          <w:ilvl w:val="0"/>
          <w:numId w:val="10"/>
        </w:numPr>
        <w:spacing w:after="0" w:line="240" w:lineRule="auto"/>
        <w:rPr>
          <w:del w:id="316" w:author="Majid" w:date="2018-12-11T10:49:00Z"/>
          <w:rFonts w:ascii="Times New Roman" w:hAnsi="Times New Roman"/>
          <w:i/>
          <w:sz w:val="24"/>
          <w:szCs w:val="24"/>
        </w:rPr>
        <w:pPrChange w:id="317" w:author="Parks, Robbie M" w:date="2018-12-11T12:37:00Z">
          <w:pPr>
            <w:pStyle w:val="ListParagraph"/>
            <w:numPr>
              <w:numId w:val="10"/>
            </w:numPr>
            <w:spacing w:after="0" w:line="240" w:lineRule="auto"/>
            <w:ind w:hanging="360"/>
            <w:jc w:val="both"/>
          </w:pPr>
        </w:pPrChange>
      </w:pPr>
      <w:del w:id="318" w:author="Majid" w:date="2018-12-11T10:49:00Z">
        <w:r w:rsidDel="00776957">
          <w:rPr>
            <w:rFonts w:ascii="Times New Roman" w:hAnsi="Times New Roman"/>
            <w:color w:val="000000" w:themeColor="text1"/>
            <w:sz w:val="24"/>
            <w:szCs w:val="24"/>
          </w:rPr>
          <w:delText>A</w:delText>
        </w:r>
        <w:r w:rsidRPr="00843ACB" w:rsidDel="00776957">
          <w:rPr>
            <w:rFonts w:ascii="Times New Roman" w:hAnsi="Times New Roman"/>
            <w:color w:val="000000" w:themeColor="text1"/>
            <w:sz w:val="24"/>
            <w:szCs w:val="24"/>
          </w:rPr>
          <w:delText xml:space="preserve"> few </w:delText>
        </w:r>
        <w:r w:rsidDel="00776957">
          <w:rPr>
            <w:rFonts w:ascii="Times New Roman" w:hAnsi="Times New Roman"/>
            <w:color w:val="000000" w:themeColor="text1"/>
            <w:sz w:val="24"/>
            <w:szCs w:val="24"/>
          </w:rPr>
          <w:delText>studies link</w:delText>
        </w:r>
        <w:r w:rsidRPr="00843ACB" w:rsidDel="00776957">
          <w:rPr>
            <w:rFonts w:ascii="Times New Roman" w:hAnsi="Times New Roman"/>
            <w:color w:val="000000" w:themeColor="text1"/>
            <w:sz w:val="24"/>
            <w:szCs w:val="24"/>
          </w:rPr>
          <w:delText xml:space="preserve"> an outcome for a particular type of injury with increasing temperature.</w:delText>
        </w:r>
        <w:r w:rsidRPr="00843ACB" w:rsidDel="00776957">
          <w:rPr>
            <w:rFonts w:ascii="Times New Roman" w:hAnsi="Times New Roman"/>
            <w:color w:val="000000" w:themeColor="text1"/>
            <w:sz w:val="24"/>
            <w:szCs w:val="24"/>
          </w:rPr>
          <w:fldChar w:fldCharType="begin" w:fldLock="1"/>
        </w:r>
        <w:r w:rsidR="008D6D4A" w:rsidDel="00776957">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delInstrText>
        </w:r>
        <w:r w:rsidRPr="00843ACB" w:rsidDel="00776957">
          <w:rPr>
            <w:rFonts w:ascii="Times New Roman" w:hAnsi="Times New Roman"/>
            <w:color w:val="000000" w:themeColor="text1"/>
            <w:sz w:val="24"/>
            <w:szCs w:val="24"/>
          </w:rPr>
          <w:fldChar w:fldCharType="separate"/>
        </w:r>
        <w:r w:rsidR="009B623E" w:rsidRPr="009B623E" w:rsidDel="00776957">
          <w:rPr>
            <w:rFonts w:ascii="Times New Roman" w:hAnsi="Times New Roman"/>
            <w:noProof/>
            <w:color w:val="000000" w:themeColor="text1"/>
            <w:sz w:val="24"/>
            <w:szCs w:val="24"/>
            <w:vertAlign w:val="superscript"/>
          </w:rPr>
          <w:delText>13,16–18</w:delText>
        </w:r>
        <w:r w:rsidRPr="00843ACB" w:rsidDel="00776957">
          <w:rPr>
            <w:rFonts w:ascii="Times New Roman" w:hAnsi="Times New Roman"/>
            <w:color w:val="000000" w:themeColor="text1"/>
            <w:sz w:val="24"/>
            <w:szCs w:val="24"/>
          </w:rPr>
          <w:fldChar w:fldCharType="end"/>
        </w:r>
      </w:del>
    </w:p>
    <w:p w14:paraId="579F2A8B" w14:textId="06E9FF76" w:rsidR="00146F26" w:rsidRPr="00843ACB" w:rsidDel="00776957" w:rsidRDefault="00090A3A" w:rsidP="00C05F02">
      <w:pPr>
        <w:pStyle w:val="ListParagraph"/>
        <w:numPr>
          <w:ilvl w:val="0"/>
          <w:numId w:val="10"/>
        </w:numPr>
        <w:spacing w:after="0" w:line="240" w:lineRule="auto"/>
        <w:rPr>
          <w:del w:id="319" w:author="Majid" w:date="2018-12-11T10:49:00Z"/>
          <w:rFonts w:ascii="Times New Roman" w:hAnsi="Times New Roman"/>
          <w:sz w:val="24"/>
          <w:szCs w:val="24"/>
        </w:rPr>
        <w:pPrChange w:id="320" w:author="Parks, Robbie M" w:date="2018-12-11T12:37:00Z">
          <w:pPr>
            <w:pStyle w:val="ListParagraph"/>
            <w:numPr>
              <w:numId w:val="10"/>
            </w:numPr>
            <w:spacing w:after="0" w:line="240" w:lineRule="auto"/>
            <w:ind w:hanging="360"/>
            <w:jc w:val="both"/>
          </w:pPr>
        </w:pPrChange>
      </w:pPr>
      <w:del w:id="321" w:author="Majid" w:date="2018-12-11T10:49:00Z">
        <w:r w:rsidRPr="00843ACB" w:rsidDel="00776957">
          <w:rPr>
            <w:rFonts w:ascii="Times New Roman" w:hAnsi="Times New Roman"/>
            <w:sz w:val="24"/>
            <w:szCs w:val="24"/>
          </w:rPr>
          <w:delText>Th</w:delText>
        </w:r>
        <w:r w:rsidR="00F65593" w:rsidRPr="00843ACB" w:rsidDel="00776957">
          <w:rPr>
            <w:rFonts w:ascii="Times New Roman" w:hAnsi="Times New Roman"/>
            <w:sz w:val="24"/>
            <w:szCs w:val="24"/>
          </w:rPr>
          <w:delText>at males make up</w:delText>
        </w:r>
        <w:r w:rsidRPr="00843ACB" w:rsidDel="00776957">
          <w:rPr>
            <w:rFonts w:ascii="Times New Roman" w:hAnsi="Times New Roman"/>
            <w:sz w:val="24"/>
            <w:szCs w:val="24"/>
          </w:rPr>
          <w:delText xml:space="preserve"> majority of additional </w:delText>
        </w:r>
        <w:r w:rsidR="00BB2EFB" w:rsidRPr="00843ACB" w:rsidDel="00776957">
          <w:rPr>
            <w:rFonts w:ascii="Times New Roman" w:hAnsi="Times New Roman"/>
            <w:sz w:val="24"/>
            <w:szCs w:val="24"/>
          </w:rPr>
          <w:delText xml:space="preserve">injury deaths </w:delText>
        </w:r>
        <w:r w:rsidRPr="00843ACB" w:rsidDel="00776957">
          <w:rPr>
            <w:rFonts w:ascii="Times New Roman" w:hAnsi="Times New Roman"/>
            <w:sz w:val="24"/>
            <w:szCs w:val="24"/>
          </w:rPr>
          <w:delText>contrasts with studies of cardiorespiratory causes of deaths, where effects estimated would be larger for females.</w:delText>
        </w:r>
        <w:r w:rsidR="00914974" w:rsidRPr="00843ACB" w:rsidDel="00776957">
          <w:rPr>
            <w:rFonts w:ascii="Times New Roman" w:hAnsi="Times New Roman"/>
            <w:sz w:val="24"/>
            <w:szCs w:val="24"/>
          </w:rPr>
          <w:fldChar w:fldCharType="begin" w:fldLock="1"/>
        </w:r>
        <w:r w:rsidR="008D6D4A" w:rsidDel="00776957">
          <w:rPr>
            <w:rFonts w:ascii="Times New Roman" w:hAnsi="Times New Roman"/>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delInstrText>
        </w:r>
        <w:r w:rsidR="00914974" w:rsidRPr="00843ACB" w:rsidDel="00776957">
          <w:rPr>
            <w:rFonts w:ascii="Times New Roman" w:hAnsi="Times New Roman"/>
            <w:sz w:val="24"/>
            <w:szCs w:val="24"/>
          </w:rPr>
          <w:fldChar w:fldCharType="separate"/>
        </w:r>
        <w:r w:rsidR="009B623E" w:rsidRPr="009B623E" w:rsidDel="00776957">
          <w:rPr>
            <w:rFonts w:ascii="Times New Roman" w:hAnsi="Times New Roman"/>
            <w:noProof/>
            <w:sz w:val="24"/>
            <w:szCs w:val="24"/>
            <w:vertAlign w:val="superscript"/>
          </w:rPr>
          <w:delText>19</w:delText>
        </w:r>
        <w:r w:rsidR="00914974" w:rsidRPr="00843ACB" w:rsidDel="00776957">
          <w:rPr>
            <w:rFonts w:ascii="Times New Roman" w:hAnsi="Times New Roman"/>
            <w:sz w:val="24"/>
            <w:szCs w:val="24"/>
          </w:rPr>
          <w:fldChar w:fldCharType="end"/>
        </w:r>
      </w:del>
      <w:commentRangeEnd w:id="314"/>
      <w:r w:rsidR="00776957">
        <w:rPr>
          <w:rStyle w:val="CommentReference"/>
          <w:rFonts w:asciiTheme="minorHAnsi" w:eastAsiaTheme="minorHAnsi" w:hAnsiTheme="minorHAnsi" w:cstheme="minorBidi"/>
        </w:rPr>
        <w:commentReference w:id="314"/>
      </w:r>
    </w:p>
    <w:p w14:paraId="27852255" w14:textId="25BA44C1" w:rsidR="00362889" w:rsidRPr="00843ACB" w:rsidRDefault="00362889" w:rsidP="00C05F02">
      <w:pPr>
        <w:pStyle w:val="ListParagraph"/>
        <w:numPr>
          <w:ilvl w:val="0"/>
          <w:numId w:val="10"/>
        </w:numPr>
        <w:spacing w:after="0" w:line="240" w:lineRule="auto"/>
        <w:rPr>
          <w:rFonts w:ascii="Times New Roman" w:hAnsi="Times New Roman"/>
          <w:sz w:val="24"/>
          <w:szCs w:val="24"/>
        </w:rPr>
        <w:pPrChange w:id="322" w:author="Parks, Robbie M" w:date="2018-12-11T12:37:00Z">
          <w:pPr>
            <w:pStyle w:val="ListParagraph"/>
            <w:numPr>
              <w:numId w:val="10"/>
            </w:numPr>
            <w:spacing w:after="0" w:line="240" w:lineRule="auto"/>
            <w:ind w:hanging="360"/>
            <w:jc w:val="both"/>
          </w:pPr>
        </w:pPrChange>
      </w:pPr>
      <w:commentRangeStart w:id="323"/>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2B5A6F36" w14:textId="548DCA23" w:rsidR="00F12FD9" w:rsidRPr="002C6C20" w:rsidRDefault="008D5A41" w:rsidP="00C05F02">
      <w:pPr>
        <w:pStyle w:val="ListParagraph"/>
        <w:numPr>
          <w:ilvl w:val="0"/>
          <w:numId w:val="10"/>
        </w:numPr>
        <w:spacing w:after="0" w:line="240" w:lineRule="auto"/>
        <w:rPr>
          <w:rFonts w:ascii="Times New Roman" w:hAnsi="Times New Roman"/>
          <w:sz w:val="24"/>
          <w:szCs w:val="24"/>
        </w:rPr>
        <w:pPrChange w:id="324" w:author="Parks, Robbie M" w:date="2018-12-11T12:37:00Z">
          <w:pPr>
            <w:pStyle w:val="ListParagraph"/>
            <w:numPr>
              <w:numId w:val="10"/>
            </w:numPr>
            <w:spacing w:after="0" w:line="240" w:lineRule="auto"/>
            <w:ind w:hanging="360"/>
            <w:jc w:val="both"/>
          </w:pPr>
        </w:pPrChange>
      </w:pPr>
      <w:r>
        <w:rPr>
          <w:rFonts w:ascii="Times New Roman" w:hAnsi="Times New Roman"/>
          <w:sz w:val="24"/>
          <w:szCs w:val="24"/>
        </w:rPr>
        <w:t>The a</w:t>
      </w:r>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26&lt;/sup&gt;","plainTextFormattedCitation":"26","previouslyFormattedCitation":"&lt;sup&gt;26&lt;/sup&gt;"},"properties":{"noteIndex":0},"schema":"https://github.com/citation-style-language/schema/raw/master/csl-citation.json"}</w:instrText>
      </w:r>
      <w:r w:rsidR="00B95A9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26</w:t>
      </w:r>
      <w:r w:rsidR="00B95A90">
        <w:rPr>
          <w:rFonts w:ascii="Times New Roman" w:hAnsi="Times New Roman"/>
          <w:sz w:val="24"/>
          <w:szCs w:val="24"/>
        </w:rPr>
        <w:fldChar w:fldCharType="end"/>
      </w:r>
      <w:r w:rsidR="00B95A90">
        <w:rPr>
          <w:rFonts w:ascii="Times New Roman" w:hAnsi="Times New Roman"/>
          <w:sz w:val="24"/>
          <w:szCs w:val="24"/>
        </w:rPr>
        <w:t xml:space="preserve"> </w:t>
      </w:r>
      <w:r w:rsidR="006B1E2F">
        <w:rPr>
          <w:rFonts w:ascii="Times New Roman" w:hAnsi="Times New Roman"/>
          <w:sz w:val="24"/>
          <w:szCs w:val="24"/>
        </w:rPr>
        <w:t>However, d</w:t>
      </w:r>
      <w:r w:rsidR="00B95A90">
        <w:rPr>
          <w:rFonts w:ascii="Times New Roman" w:hAnsi="Times New Roman"/>
          <w:sz w:val="24"/>
          <w:szCs w:val="24"/>
        </w:rPr>
        <w:t xml:space="preserve">eviation from seasonal averages </w:t>
      </w:r>
      <w:r w:rsidR="006B1E2F">
        <w:rPr>
          <w:rFonts w:ascii="Times New Roman" w:hAnsi="Times New Roman"/>
          <w:sz w:val="24"/>
          <w:szCs w:val="24"/>
        </w:rPr>
        <w:t xml:space="preserve">may </w:t>
      </w:r>
      <w:r w:rsidR="00B95A90">
        <w:rPr>
          <w:rFonts w:ascii="Times New Roman" w:hAnsi="Times New Roman"/>
          <w:sz w:val="24"/>
          <w:szCs w:val="24"/>
        </w:rPr>
        <w:t>affect alcohol consumption.</w:t>
      </w:r>
      <w:commentRangeEnd w:id="323"/>
      <w:r w:rsidR="00776957">
        <w:rPr>
          <w:rStyle w:val="CommentReference"/>
          <w:rFonts w:asciiTheme="minorHAnsi" w:eastAsiaTheme="minorHAnsi" w:hAnsiTheme="minorHAnsi" w:cstheme="minorBidi"/>
        </w:rPr>
        <w:commentReference w:id="323"/>
      </w:r>
    </w:p>
    <w:p w14:paraId="4DC4DB94" w14:textId="77777777" w:rsidR="00CE4993" w:rsidRPr="00636C9B" w:rsidRDefault="00CE4993" w:rsidP="00C05F02">
      <w:pPr>
        <w:spacing w:after="0" w:line="240" w:lineRule="auto"/>
        <w:rPr>
          <w:rFonts w:ascii="Times New Roman" w:hAnsi="Times New Roman"/>
          <w:sz w:val="24"/>
          <w:szCs w:val="24"/>
        </w:rPr>
        <w:pPrChange w:id="325" w:author="Parks, Robbie M" w:date="2018-12-11T12:37:00Z">
          <w:pPr>
            <w:spacing w:after="0" w:line="240" w:lineRule="auto"/>
            <w:jc w:val="both"/>
          </w:pPr>
        </w:pPrChange>
      </w:pPr>
    </w:p>
    <w:p w14:paraId="527D4EFD" w14:textId="723839D8" w:rsidR="00D259CD" w:rsidRPr="00F666B9" w:rsidRDefault="00CE4993" w:rsidP="00C05F02">
      <w:pPr>
        <w:spacing w:after="0" w:line="240" w:lineRule="auto"/>
        <w:rPr>
          <w:rFonts w:ascii="Times New Roman" w:hAnsi="Times New Roman"/>
          <w:i/>
          <w:sz w:val="24"/>
          <w:szCs w:val="24"/>
        </w:rPr>
        <w:pPrChange w:id="326" w:author="Parks, Robbie M" w:date="2018-12-11T12:37:00Z">
          <w:pPr>
            <w:spacing w:after="0" w:line="240" w:lineRule="auto"/>
            <w:jc w:val="both"/>
          </w:pPr>
        </w:pPrChange>
      </w:pPr>
      <w:r w:rsidRPr="00636C9B">
        <w:rPr>
          <w:rFonts w:ascii="Times New Roman" w:hAnsi="Times New Roman"/>
          <w:i/>
          <w:sz w:val="24"/>
          <w:szCs w:val="24"/>
        </w:rPr>
        <w:t>Transport</w:t>
      </w:r>
      <w:r w:rsidR="00E13195">
        <w:rPr>
          <w:rFonts w:ascii="Times New Roman" w:hAnsi="Times New Roman"/>
          <w:i/>
          <w:sz w:val="24"/>
          <w:szCs w:val="24"/>
        </w:rPr>
        <w:t xml:space="preserve"> discussion</w:t>
      </w:r>
    </w:p>
    <w:p w14:paraId="362EB49C" w14:textId="6A10505B" w:rsidR="002B3894" w:rsidRDefault="006942E2" w:rsidP="00C05F02">
      <w:pPr>
        <w:pStyle w:val="ListParagraph"/>
        <w:numPr>
          <w:ilvl w:val="0"/>
          <w:numId w:val="7"/>
        </w:numPr>
        <w:spacing w:after="0" w:line="240" w:lineRule="auto"/>
        <w:rPr>
          <w:rFonts w:ascii="Times New Roman" w:hAnsi="Times New Roman"/>
          <w:sz w:val="24"/>
          <w:szCs w:val="24"/>
        </w:rPr>
        <w:pPrChange w:id="327"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AD55FC">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27–30</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67C9BA8C" w:rsidR="0047294F" w:rsidRDefault="00E17F7C" w:rsidP="00C05F02">
      <w:pPr>
        <w:pStyle w:val="ListParagraph"/>
        <w:numPr>
          <w:ilvl w:val="0"/>
          <w:numId w:val="7"/>
        </w:numPr>
        <w:spacing w:after="0" w:line="240" w:lineRule="auto"/>
        <w:rPr>
          <w:rFonts w:ascii="Times New Roman" w:hAnsi="Times New Roman"/>
          <w:sz w:val="24"/>
          <w:szCs w:val="24"/>
        </w:rPr>
        <w:pPrChange w:id="328" w:author="Parks, Robbie M" w:date="2018-12-11T12:37:00Z">
          <w:pPr>
            <w:pStyle w:val="ListParagraph"/>
            <w:numPr>
              <w:numId w:val="7"/>
            </w:numPr>
            <w:spacing w:after="0" w:line="240" w:lineRule="auto"/>
            <w:ind w:hanging="360"/>
            <w:jc w:val="both"/>
          </w:pPr>
        </w:pPrChange>
      </w:pPr>
      <w:commentRangeStart w:id="329"/>
      <w:r w:rsidRPr="008D4556">
        <w:rPr>
          <w:rFonts w:ascii="Times New Roman" w:hAnsi="Times New Roman"/>
          <w:sz w:val="24"/>
          <w:szCs w:val="24"/>
        </w:rPr>
        <w:t>Young</w:t>
      </w:r>
      <w:r w:rsidR="00B25024">
        <w:rPr>
          <w:rFonts w:ascii="Times New Roman" w:hAnsi="Times New Roman"/>
          <w:sz w:val="24"/>
          <w:szCs w:val="24"/>
        </w:rPr>
        <w:t>er</w:t>
      </w:r>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r w:rsidR="00D52831">
        <w:rPr>
          <w:rFonts w:ascii="Times New Roman" w:hAnsi="Times New Roman"/>
          <w:sz w:val="24"/>
          <w:szCs w:val="24"/>
        </w:rPr>
        <w:t>those over 80 years</w:t>
      </w:r>
      <w:r>
        <w:rPr>
          <w:rFonts w:ascii="Times New Roman" w:hAnsi="Times New Roman"/>
          <w:sz w:val="24"/>
          <w:szCs w:val="24"/>
        </w:rPr>
        <w:t>, so more crashes with unit increase in temperature</w:t>
      </w:r>
      <w:r w:rsidR="0047294F">
        <w:rPr>
          <w:rFonts w:ascii="Times New Roman" w:hAnsi="Times New Roman"/>
          <w:sz w:val="24"/>
          <w:szCs w:val="24"/>
        </w:rPr>
        <w:t xml:space="preserve"> if amount of driving increases with temperature anomaly</w:t>
      </w:r>
      <w:r w:rsidR="008C37D0">
        <w:rPr>
          <w:rFonts w:ascii="Times New Roman" w:hAnsi="Times New Roman"/>
          <w:sz w:val="24"/>
          <w:szCs w:val="24"/>
        </w:rPr>
        <w:t>.</w:t>
      </w:r>
      <w:r w:rsidRPr="008D4556">
        <w:rPr>
          <w:rFonts w:ascii="Times New Roman" w:hAnsi="Times New Roman"/>
          <w:sz w:val="24"/>
          <w:szCs w:val="24"/>
        </w:rPr>
        <w:t xml:space="preserve"> (</w:t>
      </w:r>
      <w:r w:rsidR="00D34088">
        <w:fldChar w:fldCharType="begin"/>
      </w:r>
      <w:r w:rsidR="00D34088">
        <w:instrText xml:space="preserve"> HYPERLINK "http://www.iihs.org/iihs/topics/t/teenagers/fatalityfacts/teenagers/2016" </w:instrText>
      </w:r>
      <w:r w:rsidR="00D34088">
        <w:fldChar w:fldCharType="separate"/>
      </w:r>
      <w:r w:rsidRPr="008D4556">
        <w:rPr>
          <w:rStyle w:val="Hyperlink"/>
          <w:rFonts w:ascii="Times New Roman" w:hAnsi="Times New Roman"/>
          <w:sz w:val="24"/>
          <w:szCs w:val="24"/>
        </w:rPr>
        <w:t>link</w:t>
      </w:r>
      <w:r w:rsidR="00D34088">
        <w:rPr>
          <w:rStyle w:val="Hyperlink"/>
          <w:rFonts w:ascii="Times New Roman" w:hAnsi="Times New Roman"/>
          <w:sz w:val="24"/>
          <w:szCs w:val="24"/>
        </w:rPr>
        <w:fldChar w:fldCharType="end"/>
      </w:r>
      <w:r w:rsidRPr="008D4556">
        <w:rPr>
          <w:rFonts w:ascii="Times New Roman" w:hAnsi="Times New Roman"/>
          <w:sz w:val="24"/>
          <w:szCs w:val="24"/>
        </w:rPr>
        <w:t>)</w:t>
      </w:r>
      <w:r>
        <w:rPr>
          <w:rFonts w:ascii="Times New Roman" w:hAnsi="Times New Roman"/>
          <w:sz w:val="24"/>
          <w:szCs w:val="24"/>
        </w:rPr>
        <w:t xml:space="preserve"> </w:t>
      </w:r>
      <w:commentRangeEnd w:id="329"/>
      <w:r w:rsidR="00776957">
        <w:rPr>
          <w:rStyle w:val="CommentReference"/>
          <w:rFonts w:asciiTheme="minorHAnsi" w:eastAsiaTheme="minorHAnsi" w:hAnsiTheme="minorHAnsi" w:cstheme="minorBidi"/>
        </w:rPr>
        <w:commentReference w:id="329"/>
      </w:r>
    </w:p>
    <w:p w14:paraId="63E9AEB5" w14:textId="3E85F37C" w:rsidR="00E17F7C" w:rsidRPr="008D4556" w:rsidRDefault="00E17F7C" w:rsidP="00C05F02">
      <w:pPr>
        <w:pStyle w:val="ListParagraph"/>
        <w:numPr>
          <w:ilvl w:val="0"/>
          <w:numId w:val="7"/>
        </w:numPr>
        <w:spacing w:after="0" w:line="240" w:lineRule="auto"/>
        <w:rPr>
          <w:rFonts w:ascii="Times New Roman" w:hAnsi="Times New Roman"/>
          <w:sz w:val="24"/>
          <w:szCs w:val="24"/>
        </w:rPr>
        <w:pPrChange w:id="330" w:author="Parks, Robbie M" w:date="2018-12-11T12:37:00Z">
          <w:pPr>
            <w:pStyle w:val="ListParagraph"/>
            <w:numPr>
              <w:numId w:val="7"/>
            </w:numPr>
            <w:spacing w:after="0" w:line="240" w:lineRule="auto"/>
            <w:ind w:hanging="360"/>
            <w:jc w:val="both"/>
          </w:pPr>
        </w:pPrChange>
      </w:pPr>
      <w:commentRangeStart w:id="331"/>
      <w:r w:rsidRPr="00636C9B">
        <w:rPr>
          <w:rFonts w:ascii="Times New Roman" w:hAnsi="Times New Roman"/>
          <w:sz w:val="24"/>
          <w:szCs w:val="24"/>
        </w:rPr>
        <w:t>Fatality of passengers also high in younger ages due to disproportionately high levels of unbelted passengers. (</w:t>
      </w:r>
      <w:r w:rsidR="00D34088">
        <w:fldChar w:fldCharType="begin"/>
      </w:r>
      <w:r w:rsidR="00D34088">
        <w:instrText xml:space="preserve"> HYPERLINK "http://www.iihs.org/iihs/topics/t/teenagers/fatalityfacts/teenagers/2016" </w:instrText>
      </w:r>
      <w:r w:rsidR="00D34088">
        <w:fldChar w:fldCharType="separate"/>
      </w:r>
      <w:r w:rsidRPr="00636C9B">
        <w:rPr>
          <w:rStyle w:val="Hyperlink"/>
          <w:rFonts w:ascii="Times New Roman" w:hAnsi="Times New Roman"/>
          <w:sz w:val="24"/>
          <w:szCs w:val="24"/>
        </w:rPr>
        <w:t>link</w:t>
      </w:r>
      <w:r w:rsidR="00D34088">
        <w:rPr>
          <w:rStyle w:val="Hyperlink"/>
          <w:rFonts w:ascii="Times New Roman" w:hAnsi="Times New Roman"/>
          <w:sz w:val="24"/>
          <w:szCs w:val="24"/>
        </w:rPr>
        <w:fldChar w:fldCharType="end"/>
      </w:r>
      <w:r w:rsidRPr="00636C9B">
        <w:rPr>
          <w:rFonts w:ascii="Times New Roman" w:hAnsi="Times New Roman"/>
          <w:sz w:val="24"/>
          <w:szCs w:val="24"/>
        </w:rPr>
        <w:t>)</w:t>
      </w:r>
      <w:commentRangeEnd w:id="331"/>
      <w:r w:rsidR="00776957">
        <w:rPr>
          <w:rStyle w:val="CommentReference"/>
          <w:rFonts w:asciiTheme="minorHAnsi" w:eastAsiaTheme="minorHAnsi" w:hAnsiTheme="minorHAnsi" w:cstheme="minorBidi"/>
        </w:rPr>
        <w:commentReference w:id="331"/>
      </w:r>
    </w:p>
    <w:p w14:paraId="0AC5D084" w14:textId="41067B61" w:rsidR="00CD196F" w:rsidRPr="008D4556" w:rsidRDefault="002B3894" w:rsidP="00C05F02">
      <w:pPr>
        <w:pStyle w:val="ListParagraph"/>
        <w:numPr>
          <w:ilvl w:val="0"/>
          <w:numId w:val="7"/>
        </w:numPr>
        <w:spacing w:after="0" w:line="240" w:lineRule="auto"/>
        <w:rPr>
          <w:rFonts w:ascii="Times New Roman" w:hAnsi="Times New Roman"/>
          <w:sz w:val="24"/>
          <w:szCs w:val="24"/>
        </w:rPr>
        <w:pPrChange w:id="332"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31–34&lt;/sup&gt;","plainTextFormattedCitation":"31–34","previouslyFormattedCitation":"&lt;sup&gt;31–34&lt;/sup&gt;"},"properties":{"noteIndex":0},"schema":"https://github.com/citation-style-language/schema/raw/master/csl-citation.json"}</w:instrText>
      </w:r>
      <w:r w:rsidR="007E25B1">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31–34</w:t>
      </w:r>
      <w:r w:rsidR="007E25B1">
        <w:rPr>
          <w:rFonts w:ascii="Times New Roman" w:hAnsi="Times New Roman"/>
          <w:sz w:val="24"/>
          <w:szCs w:val="24"/>
        </w:rPr>
        <w:fldChar w:fldCharType="end"/>
      </w:r>
      <w:r>
        <w:rPr>
          <w:rFonts w:ascii="Times New Roman" w:hAnsi="Times New Roman"/>
          <w:sz w:val="24"/>
          <w:szCs w:val="24"/>
        </w:rPr>
        <w:t xml:space="preserve"> </w:t>
      </w:r>
    </w:p>
    <w:p w14:paraId="23942E08" w14:textId="30B80F02" w:rsidR="009E4B56" w:rsidRPr="008D4556" w:rsidRDefault="002B3894" w:rsidP="00C05F02">
      <w:pPr>
        <w:pStyle w:val="ListParagraph"/>
        <w:numPr>
          <w:ilvl w:val="0"/>
          <w:numId w:val="7"/>
        </w:numPr>
        <w:spacing w:after="0" w:line="240" w:lineRule="auto"/>
        <w:rPr>
          <w:rFonts w:ascii="Times New Roman" w:hAnsi="Times New Roman"/>
          <w:sz w:val="24"/>
          <w:szCs w:val="24"/>
        </w:rPr>
        <w:pPrChange w:id="333"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35&lt;/sup&gt;","plainTextFormattedCitation":"35","previouslyFormattedCitation":"&lt;sup&gt;35&lt;/sup&gt;"},"properties":{"noteIndex":0},"schema":"https://github.com/citation-style-language/schema/raw/master/csl-citation.json"}</w:instrText>
      </w:r>
      <w:r w:rsidR="002C78AF">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35</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r w:rsidR="00D34088">
        <w:fldChar w:fldCharType="begin"/>
      </w:r>
      <w:r w:rsidR="00D34088">
        <w:instrText xml:space="preserve"> HYPERLINK "https://www.opinium.co.uk/brits-drink-more-alcohol-in-warmer-weather/" </w:instrText>
      </w:r>
      <w:r w:rsidR="00D34088">
        <w:fldChar w:fldCharType="separate"/>
      </w:r>
      <w:r w:rsidR="0030298B" w:rsidRPr="0030298B">
        <w:rPr>
          <w:rStyle w:val="Hyperlink"/>
          <w:rFonts w:ascii="Times New Roman" w:hAnsi="Times New Roman"/>
          <w:sz w:val="24"/>
          <w:szCs w:val="24"/>
        </w:rPr>
        <w:t>link</w:t>
      </w:r>
      <w:r w:rsidR="00D34088">
        <w:rPr>
          <w:rStyle w:val="Hyperlink"/>
          <w:rFonts w:ascii="Times New Roman" w:hAnsi="Times New Roman"/>
          <w:sz w:val="24"/>
          <w:szCs w:val="24"/>
        </w:rPr>
        <w:fldChar w:fldCharType="end"/>
      </w:r>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72B8DC0A" w14:textId="6A42AA5B" w:rsidR="001E5CD7" w:rsidRPr="00843ACB" w:rsidRDefault="001E5CD7" w:rsidP="00C05F02">
      <w:pPr>
        <w:spacing w:after="0" w:line="240" w:lineRule="auto"/>
        <w:rPr>
          <w:rFonts w:ascii="Times New Roman" w:hAnsi="Times New Roman"/>
          <w:i/>
          <w:sz w:val="24"/>
          <w:szCs w:val="24"/>
        </w:rPr>
        <w:pPrChange w:id="334" w:author="Parks, Robbie M" w:date="2018-12-11T12:37:00Z">
          <w:pPr>
            <w:spacing w:after="0" w:line="240" w:lineRule="auto"/>
            <w:jc w:val="both"/>
          </w:pPr>
        </w:pPrChange>
      </w:pPr>
    </w:p>
    <w:p w14:paraId="4D854535" w14:textId="0D0807B9" w:rsidR="00CE4993" w:rsidRPr="00636C9B" w:rsidRDefault="00CE4993" w:rsidP="00C05F02">
      <w:pPr>
        <w:spacing w:after="0" w:line="240" w:lineRule="auto"/>
        <w:rPr>
          <w:rFonts w:ascii="Times New Roman" w:hAnsi="Times New Roman"/>
          <w:i/>
          <w:sz w:val="24"/>
          <w:szCs w:val="24"/>
        </w:rPr>
        <w:pPrChange w:id="335" w:author="Parks, Robbie M" w:date="2018-12-11T12:37:00Z">
          <w:pPr>
            <w:spacing w:after="0" w:line="240" w:lineRule="auto"/>
            <w:jc w:val="both"/>
          </w:pPr>
        </w:pPrChange>
      </w:pPr>
      <w:r w:rsidRPr="00636C9B">
        <w:rPr>
          <w:rFonts w:ascii="Times New Roman" w:hAnsi="Times New Roman"/>
          <w:i/>
          <w:sz w:val="24"/>
          <w:szCs w:val="24"/>
        </w:rPr>
        <w:t>Falls</w:t>
      </w:r>
      <w:r w:rsidR="00E13195">
        <w:rPr>
          <w:rFonts w:ascii="Times New Roman" w:hAnsi="Times New Roman"/>
          <w:i/>
          <w:sz w:val="24"/>
          <w:szCs w:val="24"/>
        </w:rPr>
        <w:t xml:space="preserve"> discussion</w:t>
      </w:r>
    </w:p>
    <w:p w14:paraId="1C1D54B7" w14:textId="5F1B2333" w:rsidR="00223D8A" w:rsidRPr="002953F0" w:rsidRDefault="00C41B74" w:rsidP="00C05F02">
      <w:pPr>
        <w:pStyle w:val="ListParagraph"/>
        <w:numPr>
          <w:ilvl w:val="0"/>
          <w:numId w:val="7"/>
        </w:numPr>
        <w:spacing w:after="0" w:line="240" w:lineRule="auto"/>
        <w:rPr>
          <w:rFonts w:ascii="Times New Roman" w:hAnsi="Times New Roman"/>
          <w:sz w:val="24"/>
          <w:szCs w:val="24"/>
        </w:rPr>
        <w:pPrChange w:id="336"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36&lt;/sup&gt;","plainTextFormattedCitation":"36","previouslyFormattedCitation":"&lt;sup&gt;36&lt;/sup&gt;"},"properties":{"noteIndex":0},"schema":"https://github.com/citation-style-language/schema/raw/master/csl-citation.json"}</w:instrText>
      </w:r>
      <w:r w:rsidR="00D21DED"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36</w:t>
      </w:r>
      <w:r w:rsidR="00D21DED" w:rsidRPr="00636C9B">
        <w:rPr>
          <w:rFonts w:ascii="Times New Roman" w:hAnsi="Times New Roman"/>
          <w:sz w:val="24"/>
          <w:szCs w:val="24"/>
        </w:rPr>
        <w:fldChar w:fldCharType="end"/>
      </w:r>
    </w:p>
    <w:p w14:paraId="12B3C93A" w14:textId="51F26FC9" w:rsidR="00597FC9" w:rsidRPr="00A850C6" w:rsidRDefault="00423243" w:rsidP="00C05F02">
      <w:pPr>
        <w:pStyle w:val="ListParagraph"/>
        <w:numPr>
          <w:ilvl w:val="0"/>
          <w:numId w:val="7"/>
        </w:numPr>
        <w:spacing w:after="0" w:line="240" w:lineRule="auto"/>
        <w:rPr>
          <w:rFonts w:ascii="Times New Roman" w:hAnsi="Times New Roman"/>
          <w:sz w:val="24"/>
          <w:szCs w:val="24"/>
        </w:rPr>
        <w:pPrChange w:id="337"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37&lt;/sup&gt;","plainTextFormattedCitation":"37","previouslyFormattedCitation":"&lt;sup&gt;37&lt;/sup&gt;"},"properties":{"noteIndex":0},"schema":"https://github.com/citation-style-language/schema/raw/master/csl-citation.json"}</w:instrText>
      </w:r>
      <w:r w:rsidR="002953F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37</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458508AF" w14:textId="77777777" w:rsidR="00CE4993" w:rsidRPr="00636C9B" w:rsidRDefault="00CE4993" w:rsidP="00C05F02">
      <w:pPr>
        <w:spacing w:after="0" w:line="240" w:lineRule="auto"/>
        <w:rPr>
          <w:rFonts w:ascii="Times New Roman" w:hAnsi="Times New Roman"/>
          <w:i/>
          <w:sz w:val="24"/>
          <w:szCs w:val="24"/>
        </w:rPr>
        <w:pPrChange w:id="338" w:author="Parks, Robbie M" w:date="2018-12-11T12:37:00Z">
          <w:pPr>
            <w:spacing w:after="0" w:line="240" w:lineRule="auto"/>
            <w:jc w:val="both"/>
          </w:pPr>
        </w:pPrChange>
      </w:pPr>
    </w:p>
    <w:p w14:paraId="6C873354" w14:textId="2BE14293" w:rsidR="00CE4993" w:rsidRDefault="00CE4993" w:rsidP="00C05F02">
      <w:pPr>
        <w:spacing w:after="0" w:line="240" w:lineRule="auto"/>
        <w:rPr>
          <w:rFonts w:ascii="Times New Roman" w:hAnsi="Times New Roman"/>
          <w:i/>
          <w:sz w:val="24"/>
          <w:szCs w:val="24"/>
        </w:rPr>
        <w:pPrChange w:id="339" w:author="Parks, Robbie M" w:date="2018-12-11T12:37:00Z">
          <w:pPr>
            <w:spacing w:after="0" w:line="240" w:lineRule="auto"/>
            <w:jc w:val="both"/>
          </w:pPr>
        </w:pPrChange>
      </w:pPr>
      <w:r w:rsidRPr="00636C9B">
        <w:rPr>
          <w:rFonts w:ascii="Times New Roman" w:hAnsi="Times New Roman"/>
          <w:i/>
          <w:sz w:val="24"/>
          <w:szCs w:val="24"/>
        </w:rPr>
        <w:t>Drownings</w:t>
      </w:r>
      <w:r w:rsidR="00E13195">
        <w:rPr>
          <w:rFonts w:ascii="Times New Roman" w:hAnsi="Times New Roman"/>
          <w:i/>
          <w:sz w:val="24"/>
          <w:szCs w:val="24"/>
        </w:rPr>
        <w:t xml:space="preserve"> discussion </w:t>
      </w:r>
    </w:p>
    <w:p w14:paraId="00046339" w14:textId="02D9DB13" w:rsidR="002C6259" w:rsidRPr="00843ACB" w:rsidRDefault="002C6259" w:rsidP="00C05F02">
      <w:pPr>
        <w:pStyle w:val="ListParagraph"/>
        <w:numPr>
          <w:ilvl w:val="0"/>
          <w:numId w:val="7"/>
        </w:numPr>
        <w:spacing w:after="0" w:line="240" w:lineRule="auto"/>
        <w:rPr>
          <w:rFonts w:ascii="Times New Roman" w:hAnsi="Times New Roman"/>
          <w:sz w:val="24"/>
          <w:szCs w:val="24"/>
        </w:rPr>
        <w:pPrChange w:id="340"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310E0C72" w:rsidR="00243549" w:rsidRPr="00636C9B" w:rsidRDefault="00243549" w:rsidP="00C05F02">
      <w:pPr>
        <w:pStyle w:val="ListParagraph"/>
        <w:numPr>
          <w:ilvl w:val="0"/>
          <w:numId w:val="7"/>
        </w:numPr>
        <w:spacing w:after="0" w:line="240" w:lineRule="auto"/>
        <w:rPr>
          <w:rFonts w:ascii="Times New Roman" w:hAnsi="Times New Roman"/>
          <w:sz w:val="24"/>
          <w:szCs w:val="24"/>
        </w:rPr>
        <w:pPrChange w:id="341" w:author="Parks, Robbie M" w:date="2018-12-11T12:37:00Z">
          <w:pPr>
            <w:pStyle w:val="ListParagraph"/>
            <w:numPr>
              <w:numId w:val="7"/>
            </w:numPr>
            <w:spacing w:after="0" w:line="240" w:lineRule="auto"/>
            <w:ind w:hanging="360"/>
            <w:jc w:val="both"/>
          </w:pPr>
        </w:pPrChange>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instrText>
      </w:r>
      <w:r w:rsidR="009D3641"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38</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C05F02">
      <w:pPr>
        <w:spacing w:after="0" w:line="240" w:lineRule="auto"/>
        <w:rPr>
          <w:rFonts w:ascii="Times New Roman" w:hAnsi="Times New Roman"/>
          <w:sz w:val="24"/>
          <w:szCs w:val="24"/>
        </w:rPr>
        <w:pPrChange w:id="342" w:author="Parks, Robbie M" w:date="2018-12-11T12:37:00Z">
          <w:pPr>
            <w:spacing w:after="0" w:line="240" w:lineRule="auto"/>
            <w:jc w:val="both"/>
          </w:pPr>
        </w:pPrChange>
      </w:pPr>
    </w:p>
    <w:p w14:paraId="526F1A36" w14:textId="46107009" w:rsidR="00CE4993" w:rsidRDefault="00CE4993" w:rsidP="00C05F02">
      <w:pPr>
        <w:spacing w:after="0" w:line="240" w:lineRule="auto"/>
        <w:rPr>
          <w:rFonts w:ascii="Times New Roman" w:hAnsi="Times New Roman"/>
          <w:i/>
          <w:sz w:val="24"/>
          <w:szCs w:val="24"/>
        </w:rPr>
        <w:pPrChange w:id="343" w:author="Parks, Robbie M" w:date="2018-12-11T12:37:00Z">
          <w:pPr>
            <w:spacing w:after="0" w:line="240" w:lineRule="auto"/>
            <w:jc w:val="both"/>
          </w:pPr>
        </w:pPrChange>
      </w:pPr>
      <w:r w:rsidRPr="00636C9B">
        <w:rPr>
          <w:rFonts w:ascii="Times New Roman" w:hAnsi="Times New Roman"/>
          <w:i/>
          <w:sz w:val="24"/>
          <w:szCs w:val="24"/>
        </w:rPr>
        <w:t>Assault</w:t>
      </w:r>
      <w:r w:rsidR="00E13195">
        <w:rPr>
          <w:rFonts w:ascii="Times New Roman" w:hAnsi="Times New Roman"/>
          <w:i/>
          <w:sz w:val="24"/>
          <w:szCs w:val="24"/>
        </w:rPr>
        <w:t xml:space="preserve"> discussion</w:t>
      </w:r>
    </w:p>
    <w:p w14:paraId="6E6FF6C5" w14:textId="3DBB5CE8" w:rsidR="00DE484C" w:rsidRDefault="00CF7A7B" w:rsidP="00C05F02">
      <w:pPr>
        <w:pStyle w:val="ListParagraph"/>
        <w:numPr>
          <w:ilvl w:val="0"/>
          <w:numId w:val="7"/>
        </w:numPr>
        <w:spacing w:after="0" w:line="240" w:lineRule="auto"/>
        <w:rPr>
          <w:rFonts w:ascii="Times New Roman" w:hAnsi="Times New Roman"/>
          <w:sz w:val="24"/>
          <w:szCs w:val="24"/>
        </w:rPr>
        <w:pPrChange w:id="344"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which increase</w:t>
      </w:r>
      <w:r w:rsidR="00CC27A3">
        <w:rPr>
          <w:rFonts w:ascii="Times New Roman" w:hAnsi="Times New Roman"/>
          <w:sz w:val="24"/>
          <w:szCs w:val="24"/>
        </w:rPr>
        <w:t>s</w:t>
      </w:r>
      <w:r>
        <w:rPr>
          <w:rFonts w:ascii="Times New Roman" w:hAnsi="Times New Roman"/>
          <w:sz w:val="24"/>
          <w:szCs w:val="24"/>
        </w:rPr>
        <w:t xml:space="preserve"> the </w:t>
      </w:r>
      <w:r w:rsidR="00CC27A3">
        <w:rPr>
          <w:rFonts w:ascii="Times New Roman" w:hAnsi="Times New Roman"/>
          <w:sz w:val="24"/>
          <w:szCs w:val="24"/>
        </w:rPr>
        <w:t>expected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conflict</w:t>
      </w:r>
      <w:r w:rsidR="00CC27A3">
        <w:rPr>
          <w:rFonts w:ascii="Times New Roman" w:hAnsi="Times New Roman"/>
          <w:sz w:val="24"/>
          <w:szCs w:val="24"/>
        </w:rPr>
        <w:t>s</w:t>
      </w:r>
      <w:r w:rsidR="00DE484C">
        <w:rPr>
          <w:rFonts w:ascii="Times New Roman" w:hAnsi="Times New Roman"/>
          <w:sz w:val="24"/>
          <w:szCs w:val="24"/>
        </w:rPr>
        <w:t>.</w:t>
      </w:r>
      <w:r w:rsidR="007C2F38">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39,40&lt;/sup&gt;"},"properties":{"noteIndex":0},"schema":"https://github.com/citation-style-language/schema/raw/master/csl-citation.json"}</w:instrText>
      </w:r>
      <w:r w:rsidR="007C2F38">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39,40</w:t>
      </w:r>
      <w:r w:rsidR="007C2F38">
        <w:rPr>
          <w:rFonts w:ascii="Times New Roman" w:hAnsi="Times New Roman"/>
          <w:sz w:val="24"/>
          <w:szCs w:val="24"/>
        </w:rPr>
        <w:fldChar w:fldCharType="end"/>
      </w:r>
    </w:p>
    <w:p w14:paraId="5BBDFF26" w14:textId="38F379BD" w:rsidR="007C2F38" w:rsidRPr="00A27E88" w:rsidRDefault="00A27E88" w:rsidP="00C05F02">
      <w:pPr>
        <w:pStyle w:val="ListParagraph"/>
        <w:numPr>
          <w:ilvl w:val="0"/>
          <w:numId w:val="7"/>
        </w:numPr>
        <w:spacing w:after="0" w:line="240" w:lineRule="auto"/>
        <w:rPr>
          <w:rFonts w:ascii="Times New Roman" w:hAnsi="Times New Roman"/>
          <w:sz w:val="24"/>
          <w:szCs w:val="24"/>
        </w:rPr>
        <w:pPrChange w:id="345"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The general anger levels of humans is 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247205">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41,42&lt;/sup&gt;","plainTextFormattedCitation":"41,42","previouslyFormattedCitation":"&lt;sup&gt;41,42&lt;/sup&gt;"},"properties":{"noteIndex":0},"schema":"https://github.com/citation-style-language/schema/raw/master/csl-citation.json"}</w:instrText>
      </w:r>
      <w:r w:rsidR="007C2F38" w:rsidRPr="00A27E88">
        <w:rPr>
          <w:rFonts w:ascii="Times New Roman" w:hAnsi="Times New Roman"/>
          <w:sz w:val="24"/>
          <w:szCs w:val="24"/>
        </w:rPr>
        <w:fldChar w:fldCharType="separate"/>
      </w:r>
      <w:r w:rsidR="000D1C81" w:rsidRPr="000D1C81">
        <w:rPr>
          <w:rFonts w:ascii="Times New Roman" w:hAnsi="Times New Roman"/>
          <w:noProof/>
          <w:sz w:val="24"/>
          <w:szCs w:val="24"/>
          <w:vertAlign w:val="superscript"/>
        </w:rPr>
        <w:t>41,42</w:t>
      </w:r>
      <w:r w:rsidR="007C2F38" w:rsidRPr="00A27E88">
        <w:rPr>
          <w:rFonts w:ascii="Times New Roman" w:hAnsi="Times New Roman"/>
          <w:sz w:val="24"/>
          <w:szCs w:val="24"/>
        </w:rPr>
        <w:fldChar w:fldCharType="end"/>
      </w:r>
    </w:p>
    <w:p w14:paraId="7C705236" w14:textId="2A2C4F00" w:rsidR="00CF7A7B" w:rsidRPr="00A27E88" w:rsidRDefault="00A22685" w:rsidP="00C05F02">
      <w:pPr>
        <w:pStyle w:val="ListParagraph"/>
        <w:numPr>
          <w:ilvl w:val="0"/>
          <w:numId w:val="7"/>
        </w:numPr>
        <w:spacing w:after="0" w:line="240" w:lineRule="auto"/>
        <w:rPr>
          <w:rFonts w:ascii="Times New Roman" w:hAnsi="Times New Roman"/>
          <w:sz w:val="24"/>
          <w:szCs w:val="24"/>
        </w:rPr>
        <w:pPrChange w:id="346" w:author="Parks, Robbie M" w:date="2018-12-11T12:37:00Z">
          <w:pPr>
            <w:pStyle w:val="ListParagraph"/>
            <w:numPr>
              <w:numId w:val="7"/>
            </w:numPr>
            <w:spacing w:after="0" w:line="240" w:lineRule="auto"/>
            <w:ind w:hanging="360"/>
            <w:jc w:val="both"/>
          </w:pPr>
        </w:pPrChange>
      </w:pPr>
      <w:commentRangeStart w:id="347"/>
      <w:r>
        <w:rPr>
          <w:rFonts w:ascii="Times New Roman" w:hAnsi="Times New Roman"/>
          <w:sz w:val="24"/>
          <w:szCs w:val="24"/>
        </w:rPr>
        <w:t>Higher temperatures also cause</w:t>
      </w:r>
      <w:r w:rsidR="00A27E88">
        <w:rPr>
          <w:rFonts w:ascii="Times New Roman" w:hAnsi="Times New Roman"/>
          <w:sz w:val="24"/>
          <w:szCs w:val="24"/>
        </w:rPr>
        <w:t>s</w:t>
      </w:r>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20&lt;/sup&gt;","plainTextFormattedCitation":"20","previouslyFormattedCitation":"&lt;sup&gt;20&lt;/sup&gt;"},"properties":{"noteIndex":0},"schema":"https://github.com/citation-style-language/schema/raw/master/csl-citation.json"}</w:instrText>
      </w:r>
      <w:r w:rsidR="00775537">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20</w:t>
      </w:r>
      <w:r w:rsidR="00775537">
        <w:rPr>
          <w:rFonts w:ascii="Times New Roman" w:hAnsi="Times New Roman"/>
          <w:sz w:val="24"/>
          <w:szCs w:val="24"/>
        </w:rPr>
        <w:fldChar w:fldCharType="end"/>
      </w:r>
      <w:r w:rsidR="00A27E88">
        <w:rPr>
          <w:rFonts w:ascii="Times New Roman" w:hAnsi="Times New Roman"/>
          <w:sz w:val="24"/>
          <w:szCs w:val="24"/>
        </w:rPr>
        <w:t xml:space="preserve"> </w:t>
      </w:r>
      <w:r w:rsidR="00A27E88" w:rsidRPr="00A27E88">
        <w:rPr>
          <w:rFonts w:ascii="Times New Roman" w:hAnsi="Times New Roman"/>
          <w:sz w:val="24"/>
          <w:szCs w:val="24"/>
        </w:rPr>
        <w:t>It</w:t>
      </w:r>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r w:rsidR="00247205">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43,44&lt;/sup&gt;","plainTextFormattedCitation":"43,44","previouslyFormattedCitation":"&lt;sup&gt;43,44&lt;/sup&gt;"},"properties":{"noteIndex":0},"schema":"https://github.com/citation-style-language/schema/raw/master/csl-citation.json"}</w:instrText>
      </w:r>
      <w:r w:rsidR="00CF7A7B" w:rsidRPr="00A27E88">
        <w:rPr>
          <w:rFonts w:ascii="Times New Roman" w:hAnsi="Times New Roman"/>
          <w:sz w:val="24"/>
          <w:szCs w:val="24"/>
        </w:rPr>
        <w:fldChar w:fldCharType="separate"/>
      </w:r>
      <w:r w:rsidR="000D1C81" w:rsidRPr="000D1C81">
        <w:rPr>
          <w:rFonts w:ascii="Times New Roman" w:hAnsi="Times New Roman"/>
          <w:noProof/>
          <w:sz w:val="24"/>
          <w:szCs w:val="24"/>
          <w:vertAlign w:val="superscript"/>
        </w:rPr>
        <w:t>43,44</w:t>
      </w:r>
      <w:r w:rsidR="00CF7A7B" w:rsidRPr="00A27E88">
        <w:rPr>
          <w:rFonts w:ascii="Times New Roman" w:hAnsi="Times New Roman"/>
          <w:sz w:val="24"/>
          <w:szCs w:val="24"/>
        </w:rPr>
        <w:fldChar w:fldCharType="end"/>
      </w:r>
      <w:commentRangeEnd w:id="347"/>
      <w:r w:rsidR="00776957">
        <w:rPr>
          <w:rStyle w:val="CommentReference"/>
          <w:rFonts w:asciiTheme="minorHAnsi" w:eastAsiaTheme="minorHAnsi" w:hAnsiTheme="minorHAnsi" w:cstheme="minorBidi"/>
        </w:rPr>
        <w:commentReference w:id="347"/>
      </w:r>
    </w:p>
    <w:p w14:paraId="1BBEDDF7" w14:textId="7FA41F01" w:rsidR="003A470E" w:rsidRPr="00843ACB" w:rsidRDefault="00044C7C" w:rsidP="00C05F02">
      <w:pPr>
        <w:pStyle w:val="ListParagraph"/>
        <w:numPr>
          <w:ilvl w:val="0"/>
          <w:numId w:val="7"/>
        </w:numPr>
        <w:spacing w:after="0" w:line="240" w:lineRule="auto"/>
        <w:rPr>
          <w:rFonts w:ascii="Times New Roman" w:hAnsi="Times New Roman"/>
          <w:sz w:val="24"/>
          <w:szCs w:val="24"/>
        </w:rPr>
        <w:pPrChange w:id="348" w:author="Parks, Robbie M" w:date="2018-12-11T12:37:00Z">
          <w:pPr>
            <w:pStyle w:val="ListParagraph"/>
            <w:numPr>
              <w:numId w:val="7"/>
            </w:numPr>
            <w:spacing w:after="0" w:line="240" w:lineRule="auto"/>
            <w:ind w:hanging="360"/>
            <w:jc w:val="both"/>
          </w:pPr>
        </w:pPrChange>
      </w:pPr>
      <w:commentRangeStart w:id="349"/>
      <w:r>
        <w:rPr>
          <w:rFonts w:ascii="Times New Roman" w:hAnsi="Times New Roman"/>
          <w:sz w:val="24"/>
          <w:szCs w:val="24"/>
        </w:rPr>
        <w:t xml:space="preserve">More broadly, </w:t>
      </w:r>
      <w:r>
        <w:rPr>
          <w:rFonts w:ascii="Times New Roman" w:hAnsi="Times New Roman"/>
          <w:color w:val="000000" w:themeColor="text1"/>
          <w:sz w:val="24"/>
          <w:szCs w:val="24"/>
        </w:rPr>
        <w:t>t</w:t>
      </w:r>
      <w:r w:rsidR="003A470E" w:rsidRPr="003A470E">
        <w:rPr>
          <w:rFonts w:ascii="Times New Roman" w:hAnsi="Times New Roman"/>
          <w:color w:val="000000" w:themeColor="text1"/>
          <w:sz w:val="24"/>
          <w:szCs w:val="24"/>
        </w:rPr>
        <w:t xml:space="preserve">here are studies which </w:t>
      </w:r>
      <w:r>
        <w:rPr>
          <w:rFonts w:ascii="Times New Roman" w:hAnsi="Times New Roman"/>
          <w:color w:val="000000" w:themeColor="text1"/>
          <w:sz w:val="24"/>
          <w:szCs w:val="24"/>
        </w:rPr>
        <w:t>demonstrate</w:t>
      </w:r>
      <w:r w:rsidR="003A470E" w:rsidRPr="003A470E">
        <w:rPr>
          <w:rFonts w:ascii="Times New Roman" w:hAnsi="Times New Roman"/>
          <w:color w:val="000000" w:themeColor="text1"/>
          <w:sz w:val="24"/>
          <w:szCs w:val="24"/>
        </w:rPr>
        <w:t xml:space="preserve"> relationships </w:t>
      </w:r>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003A470E" w:rsidRPr="003A470E">
        <w:rPr>
          <w:rFonts w:ascii="Times New Roman" w:hAnsi="Times New Roman"/>
          <w:color w:val="000000" w:themeColor="text1"/>
          <w:sz w:val="24"/>
          <w:szCs w:val="24"/>
        </w:rPr>
        <w:fldChar w:fldCharType="end"/>
      </w:r>
      <w:commentRangeEnd w:id="349"/>
      <w:r w:rsidR="00776957">
        <w:rPr>
          <w:rStyle w:val="CommentReference"/>
          <w:rFonts w:asciiTheme="minorHAnsi" w:eastAsiaTheme="minorHAnsi" w:hAnsiTheme="minorHAnsi" w:cstheme="minorBidi"/>
        </w:rPr>
        <w:commentReference w:id="349"/>
      </w:r>
    </w:p>
    <w:p w14:paraId="0759FBCE" w14:textId="77777777" w:rsidR="00C86276" w:rsidRPr="00636C9B" w:rsidRDefault="00C86276" w:rsidP="00C05F02">
      <w:pPr>
        <w:spacing w:after="0" w:line="240" w:lineRule="auto"/>
        <w:rPr>
          <w:rFonts w:ascii="Times New Roman" w:hAnsi="Times New Roman"/>
          <w:i/>
          <w:sz w:val="24"/>
          <w:szCs w:val="24"/>
        </w:rPr>
        <w:pPrChange w:id="350" w:author="Parks, Robbie M" w:date="2018-12-11T12:37:00Z">
          <w:pPr>
            <w:spacing w:after="0" w:line="240" w:lineRule="auto"/>
            <w:jc w:val="both"/>
          </w:pPr>
        </w:pPrChange>
      </w:pPr>
    </w:p>
    <w:p w14:paraId="4299473D" w14:textId="1D6A5E1E" w:rsidR="004633E5" w:rsidRDefault="00E6459A" w:rsidP="00C05F02">
      <w:pPr>
        <w:spacing w:after="0" w:line="240" w:lineRule="auto"/>
        <w:pPrChange w:id="351" w:author="Parks, Robbie M" w:date="2018-12-11T12:37:00Z">
          <w:pPr>
            <w:spacing w:after="0" w:line="240" w:lineRule="auto"/>
            <w:jc w:val="both"/>
          </w:pPr>
        </w:pPrChange>
      </w:pPr>
      <w:commentRangeStart w:id="352"/>
      <w:r w:rsidRPr="00636C9B">
        <w:rPr>
          <w:rFonts w:ascii="Times New Roman" w:hAnsi="Times New Roman"/>
          <w:i/>
          <w:sz w:val="24"/>
          <w:szCs w:val="24"/>
        </w:rPr>
        <w:t>Intentional self-harm</w:t>
      </w:r>
      <w:r w:rsidR="00E13195">
        <w:rPr>
          <w:rFonts w:ascii="Times New Roman" w:hAnsi="Times New Roman"/>
          <w:i/>
          <w:sz w:val="24"/>
          <w:szCs w:val="24"/>
        </w:rPr>
        <w:t xml:space="preserve"> discussion </w:t>
      </w:r>
      <w:commentRangeEnd w:id="352"/>
      <w:r w:rsidR="00776957">
        <w:rPr>
          <w:rStyle w:val="CommentReference"/>
          <w:rFonts w:asciiTheme="minorHAnsi" w:eastAsiaTheme="minorHAnsi" w:hAnsiTheme="minorHAnsi" w:cstheme="minorBidi"/>
        </w:rPr>
        <w:commentReference w:id="352"/>
      </w:r>
    </w:p>
    <w:p w14:paraId="2A159D58" w14:textId="3BA052A2" w:rsidR="004633E5" w:rsidRDefault="004633E5" w:rsidP="00C05F02">
      <w:pPr>
        <w:pStyle w:val="ListParagraph"/>
        <w:numPr>
          <w:ilvl w:val="0"/>
          <w:numId w:val="7"/>
        </w:numPr>
        <w:spacing w:after="0" w:line="240" w:lineRule="auto"/>
        <w:rPr>
          <w:rFonts w:ascii="Times New Roman" w:hAnsi="Times New Roman"/>
          <w:sz w:val="24"/>
          <w:szCs w:val="24"/>
        </w:rPr>
        <w:pPrChange w:id="353" w:author="Parks, Robbie M" w:date="2018-12-11T12:37:00Z">
          <w:pPr>
            <w:pStyle w:val="ListParagraph"/>
            <w:numPr>
              <w:numId w:val="7"/>
            </w:numPr>
            <w:spacing w:after="0" w:line="240" w:lineRule="auto"/>
            <w:ind w:hanging="360"/>
            <w:jc w:val="both"/>
          </w:pPr>
        </w:pPrChange>
      </w:pPr>
      <w:commentRangeStart w:id="354"/>
      <w:r>
        <w:rPr>
          <w:rFonts w:ascii="Times New Roman" w:hAnsi="Times New Roman"/>
          <w:sz w:val="24"/>
          <w:szCs w:val="24"/>
        </w:rPr>
        <w:t xml:space="preserve">The </w:t>
      </w:r>
      <w:r w:rsidRPr="00DC0131">
        <w:rPr>
          <w:rFonts w:ascii="Times New Roman" w:hAnsi="Times New Roman"/>
          <w:sz w:val="24"/>
          <w:szCs w:val="24"/>
        </w:rPr>
        <w:t xml:space="preserve">impact of climate change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4628D2">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45&lt;/sup&gt;","plainTextFormattedCitation":"45","previouslyFormattedCitation":"&lt;sup&gt;45&lt;/sup&gt;"},"properties":{"noteIndex":0},"schema":"https://github.com/citation-style-language/schema/raw/master/csl-citation.json"}</w:instrText>
      </w:r>
      <w:r w:rsidR="00A8795D">
        <w:rPr>
          <w:rFonts w:ascii="Times New Roman" w:hAnsi="Times New Roman"/>
          <w:sz w:val="24"/>
          <w:szCs w:val="24"/>
        </w:rPr>
        <w:fldChar w:fldCharType="separate"/>
      </w:r>
      <w:r w:rsidR="00A8795D" w:rsidRPr="00A8795D">
        <w:rPr>
          <w:rFonts w:ascii="Times New Roman" w:hAnsi="Times New Roman"/>
          <w:noProof/>
          <w:sz w:val="24"/>
          <w:szCs w:val="24"/>
          <w:vertAlign w:val="superscript"/>
        </w:rPr>
        <w:t>45</w:t>
      </w:r>
      <w:r w:rsidR="00A8795D">
        <w:rPr>
          <w:rFonts w:ascii="Times New Roman" w:hAnsi="Times New Roman"/>
          <w:sz w:val="24"/>
          <w:szCs w:val="24"/>
        </w:rPr>
        <w:fldChar w:fldCharType="end"/>
      </w:r>
      <w:commentRangeEnd w:id="354"/>
      <w:r w:rsidR="00776957">
        <w:rPr>
          <w:rStyle w:val="CommentReference"/>
          <w:rFonts w:asciiTheme="minorHAnsi" w:eastAsiaTheme="minorHAnsi" w:hAnsiTheme="minorHAnsi" w:cstheme="minorBidi"/>
        </w:rPr>
        <w:commentReference w:id="354"/>
      </w:r>
    </w:p>
    <w:p w14:paraId="0BF20732" w14:textId="002A15B5" w:rsidR="004D25AB" w:rsidRDefault="00A8795D" w:rsidP="00C05F02">
      <w:pPr>
        <w:pStyle w:val="ListParagraph"/>
        <w:numPr>
          <w:ilvl w:val="0"/>
          <w:numId w:val="7"/>
        </w:numPr>
        <w:spacing w:after="0" w:line="240" w:lineRule="auto"/>
        <w:rPr>
          <w:rFonts w:ascii="Times New Roman" w:hAnsi="Times New Roman"/>
          <w:sz w:val="24"/>
          <w:szCs w:val="24"/>
        </w:rPr>
        <w:pPrChange w:id="355"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4628D2">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46&lt;/sup&gt;","plainTextFormattedCitation":"46","previouslyFormattedCitation":"&lt;sup&gt;46&lt;/sup&gt;"},"properties":{"noteIndex":0},"schema":"https://github.com/citation-style-language/schema/raw/master/csl-citation.json"}</w:instrText>
      </w:r>
      <w:r w:rsidR="00107BF2" w:rsidRPr="004633E5">
        <w:rPr>
          <w:rFonts w:ascii="Times New Roman" w:hAnsi="Times New Roman"/>
          <w:sz w:val="24"/>
          <w:szCs w:val="24"/>
        </w:rPr>
        <w:fldChar w:fldCharType="separate"/>
      </w:r>
      <w:r w:rsidRPr="00A8795D">
        <w:rPr>
          <w:rFonts w:ascii="Times New Roman" w:hAnsi="Times New Roman"/>
          <w:noProof/>
          <w:sz w:val="24"/>
          <w:szCs w:val="24"/>
          <w:vertAlign w:val="superscript"/>
        </w:rPr>
        <w:t>46</w:t>
      </w:r>
      <w:r w:rsidR="00107BF2" w:rsidRPr="004633E5">
        <w:rPr>
          <w:rFonts w:ascii="Times New Roman" w:hAnsi="Times New Roman"/>
          <w:sz w:val="24"/>
          <w:szCs w:val="24"/>
        </w:rPr>
        <w:fldChar w:fldCharType="end"/>
      </w:r>
      <w:r w:rsidR="00B72B18" w:rsidRPr="004633E5">
        <w:rPr>
          <w:rFonts w:ascii="Times New Roman" w:hAnsi="Times New Roman"/>
          <w:sz w:val="24"/>
          <w:szCs w:val="24"/>
        </w:rPr>
        <w:t>.</w:t>
      </w:r>
    </w:p>
    <w:p w14:paraId="0EBFA69E" w14:textId="57068D96" w:rsidR="00DC0131" w:rsidRDefault="005573C8" w:rsidP="00C05F02">
      <w:pPr>
        <w:pStyle w:val="ListParagraph"/>
        <w:numPr>
          <w:ilvl w:val="0"/>
          <w:numId w:val="7"/>
        </w:numPr>
        <w:spacing w:after="0" w:line="240" w:lineRule="auto"/>
        <w:rPr>
          <w:rFonts w:ascii="Times New Roman" w:hAnsi="Times New Roman"/>
          <w:sz w:val="24"/>
          <w:szCs w:val="24"/>
        </w:rPr>
        <w:pPrChange w:id="356" w:author="Parks, Robbie M" w:date="2018-12-11T12:37:00Z">
          <w:pPr>
            <w:pStyle w:val="ListParagraph"/>
            <w:numPr>
              <w:numId w:val="7"/>
            </w:numPr>
            <w:spacing w:after="0" w:line="240" w:lineRule="auto"/>
            <w:ind w:hanging="360"/>
            <w:jc w:val="both"/>
          </w:pPr>
        </w:pPrChange>
      </w:pPr>
      <w:commentRangeStart w:id="357"/>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4628D2">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47&lt;/sup&gt;","plainTextFormattedCitation":"47","previouslyFormattedCitation":"&lt;sup&gt;47&lt;/sup&gt;"},"properties":{"noteIndex":0},"schema":"https://github.com/citation-style-language/schema/raw/master/csl-citation.json"}</w:instrText>
      </w:r>
      <w:r w:rsidR="00247205">
        <w:rPr>
          <w:rFonts w:ascii="Times New Roman" w:hAnsi="Times New Roman"/>
          <w:sz w:val="24"/>
          <w:szCs w:val="24"/>
        </w:rPr>
        <w:fldChar w:fldCharType="separate"/>
      </w:r>
      <w:r w:rsidR="00A8795D" w:rsidRPr="00A8795D">
        <w:rPr>
          <w:rFonts w:ascii="Times New Roman" w:hAnsi="Times New Roman"/>
          <w:noProof/>
          <w:sz w:val="24"/>
          <w:szCs w:val="24"/>
          <w:vertAlign w:val="superscript"/>
        </w:rPr>
        <w:t>47</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commentRangeEnd w:id="357"/>
      <w:r w:rsidR="00776957">
        <w:rPr>
          <w:rStyle w:val="CommentReference"/>
          <w:rFonts w:asciiTheme="minorHAnsi" w:eastAsiaTheme="minorHAnsi" w:hAnsiTheme="minorHAnsi" w:cstheme="minorBidi"/>
        </w:rPr>
        <w:commentReference w:id="357"/>
      </w:r>
    </w:p>
    <w:p w14:paraId="48FB8BC9" w14:textId="6F435CA8" w:rsidR="004628D2" w:rsidRDefault="004628D2" w:rsidP="00C05F02">
      <w:pPr>
        <w:pStyle w:val="ListParagraph"/>
        <w:numPr>
          <w:ilvl w:val="0"/>
          <w:numId w:val="7"/>
        </w:numPr>
        <w:spacing w:after="0" w:line="240" w:lineRule="auto"/>
        <w:rPr>
          <w:rFonts w:ascii="Times New Roman" w:hAnsi="Times New Roman"/>
          <w:sz w:val="24"/>
          <w:szCs w:val="24"/>
        </w:rPr>
        <w:pPrChange w:id="358"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B97405">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48&lt;/sup&gt;","plainTextFormattedCitation":"48","previouslyFormattedCitation":"&lt;sup&gt;48&lt;/sup&gt;"},"properties":{"noteIndex":0},"schema":"https://github.com/citation-style-language/schema/raw/master/csl-citation.json"}</w:instrText>
      </w:r>
      <w:r>
        <w:rPr>
          <w:rFonts w:ascii="Times New Roman" w:hAnsi="Times New Roman"/>
          <w:sz w:val="24"/>
          <w:szCs w:val="24"/>
        </w:rPr>
        <w:fldChar w:fldCharType="separate"/>
      </w:r>
      <w:r w:rsidRPr="004628D2">
        <w:rPr>
          <w:rFonts w:ascii="Times New Roman" w:hAnsi="Times New Roman"/>
          <w:noProof/>
          <w:sz w:val="24"/>
          <w:szCs w:val="24"/>
          <w:vertAlign w:val="superscript"/>
        </w:rPr>
        <w:t>48</w:t>
      </w:r>
      <w:r>
        <w:rPr>
          <w:rFonts w:ascii="Times New Roman" w:hAnsi="Times New Roman"/>
          <w:sz w:val="24"/>
          <w:szCs w:val="24"/>
        </w:rPr>
        <w:fldChar w:fldCharType="end"/>
      </w:r>
    </w:p>
    <w:p w14:paraId="43A04291" w14:textId="1E926862" w:rsidR="00B97405" w:rsidRDefault="00B97405" w:rsidP="00C05F02">
      <w:pPr>
        <w:pStyle w:val="ListParagraph"/>
        <w:numPr>
          <w:ilvl w:val="0"/>
          <w:numId w:val="7"/>
        </w:numPr>
        <w:spacing w:after="0" w:line="240" w:lineRule="auto"/>
        <w:rPr>
          <w:rFonts w:ascii="Times New Roman" w:hAnsi="Times New Roman"/>
          <w:sz w:val="24"/>
          <w:szCs w:val="24"/>
        </w:rPr>
        <w:pPrChange w:id="359"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49&lt;/sup&gt;","plainTextFormattedCitation":"49"},"properties":{"noteIndex":0},"schema":"https://github.com/citation-style-language/schema/raw/master/csl-citation.json"}</w:instrText>
      </w:r>
      <w:r>
        <w:rPr>
          <w:rFonts w:ascii="Times New Roman" w:hAnsi="Times New Roman"/>
          <w:sz w:val="24"/>
          <w:szCs w:val="24"/>
        </w:rPr>
        <w:fldChar w:fldCharType="separate"/>
      </w:r>
      <w:r w:rsidRPr="00B97405">
        <w:rPr>
          <w:rFonts w:ascii="Times New Roman" w:hAnsi="Times New Roman"/>
          <w:noProof/>
          <w:sz w:val="24"/>
          <w:szCs w:val="24"/>
          <w:vertAlign w:val="superscript"/>
        </w:rPr>
        <w:t>49</w:t>
      </w:r>
      <w:r>
        <w:rPr>
          <w:rFonts w:ascii="Times New Roman" w:hAnsi="Times New Roman"/>
          <w:sz w:val="24"/>
          <w:szCs w:val="24"/>
        </w:rPr>
        <w:fldChar w:fldCharType="end"/>
      </w:r>
    </w:p>
    <w:p w14:paraId="40984B8C" w14:textId="12D92E9A" w:rsidR="00DC0131" w:rsidRDefault="004633E5" w:rsidP="00C05F02">
      <w:pPr>
        <w:pStyle w:val="ListParagraph"/>
        <w:numPr>
          <w:ilvl w:val="0"/>
          <w:numId w:val="7"/>
        </w:numPr>
        <w:spacing w:after="0" w:line="240" w:lineRule="auto"/>
        <w:rPr>
          <w:rFonts w:ascii="Times New Roman" w:hAnsi="Times New Roman"/>
          <w:sz w:val="24"/>
          <w:szCs w:val="24"/>
        </w:rPr>
        <w:pPrChange w:id="360" w:author="Parks, Robbie M" w:date="2018-12-11T12:37:00Z">
          <w:pPr>
            <w:pStyle w:val="ListParagraph"/>
            <w:numPr>
              <w:numId w:val="7"/>
            </w:numPr>
            <w:spacing w:after="0" w:line="240" w:lineRule="auto"/>
            <w:ind w:hanging="360"/>
            <w:jc w:val="both"/>
          </w:pPr>
        </w:pPrChange>
      </w:pPr>
      <w:commentRangeStart w:id="361"/>
      <w:r>
        <w:rPr>
          <w:rFonts w:ascii="Times New Roman" w:hAnsi="Times New Roman"/>
          <w:sz w:val="24"/>
          <w:szCs w:val="24"/>
        </w:rPr>
        <w:t xml:space="preserve">Further, </w:t>
      </w:r>
      <w:r w:rsidR="00DC0131">
        <w:rPr>
          <w:rFonts w:ascii="Times New Roman" w:hAnsi="Times New Roman"/>
          <w:sz w:val="24"/>
          <w:szCs w:val="24"/>
        </w:rPr>
        <w:t>suicide rates increase for Indian farmers when crops fail, a problem exacerbated by higher temperature anomalies.</w:t>
      </w:r>
      <w:r>
        <w:rPr>
          <w:rFonts w:ascii="Times New Roman" w:hAnsi="Times New Roman"/>
          <w:sz w:val="24"/>
          <w:szCs w:val="24"/>
        </w:rPr>
        <w:fldChar w:fldCharType="begin" w:fldLock="1"/>
      </w:r>
      <w:r w:rsidR="00B97405">
        <w:rPr>
          <w:rFonts w:ascii="Times New Roman" w:hAnsi="Times New Roman"/>
          <w:sz w:val="24"/>
          <w:szCs w:val="24"/>
        </w:rPr>
        <w:instrText xml:space="preserve">ADDIN CSL_CITATION {"citationItems":[{"id":"ITEM-1","itemData":{"DOI":"10.1073/pnas.1701354114","ISBN":"0027-8424","ISSN":"0027-8424","PMID":"28760983","abstract":"More than three quarters of the world's suicides occur in developing countries, yet little is known about the drivers of suicidal behavior in poor populations. I study India, where one fifth of global suicides occur and suicide rates have doubled since 1980. Using nationally comprehensive panel data over 47 y, I demonstrate that fluctuations in climate, particularly temperature, significantly influence suicide rates. For temperatures above 20 °C, a 1 °C increase in a single day's temperature causes </w:instrText>
      </w:r>
      <w:r w:rsidR="00B97405">
        <w:rPr>
          <w:rFonts w:ascii="MS Mincho" w:eastAsia="MS Mincho" w:hAnsi="MS Mincho" w:cs="MS Mincho"/>
          <w:sz w:val="24"/>
          <w:szCs w:val="24"/>
        </w:rPr>
        <w:instrText>∼</w:instrText>
      </w:r>
      <w:r w:rsidR="00B97405">
        <w:rPr>
          <w:rFonts w:ascii="Times New Roman" w:hAnsi="Times New Roman"/>
          <w:sz w:val="24"/>
          <w:szCs w:val="24"/>
        </w:rPr>
        <w:instrText>70 suicides, on average. This effect occurs only during India's agricultural growing season, when heat also lowers crop yields. I find no evidence that acclimatization, rising incomes, or other unobserved drivers of adaptation are occurring. I estimate that warming over the last 30 y is responsible for 59,300 suicides in India, accounting for 6.8% of the total upward trend. These results deliver large-scale quantitative evidence linking climate and agricultural income to self-harm in a developing country.","author":[{"dropping-particle":"","family":"Carleton","given":"Tamma A.","non-dropping-particle":"","parse-names":false,"suffix":""}],"container-title":"Proceedings of the National Academy of Sciences","id":"ITEM-1","issued":{"date-parts":[["2017"]]},"title":"Crop-damaging temperatures increase suicide rates in India","type":"article-journal"},"uris":["http://www.mendeley.com/documents/?uuid=3a2f6691-f15c-4759-ab4d-215361e84ae3"]}],"mendeley":{"formattedCitation":"&lt;sup&gt;50&lt;/sup&gt;","plainTextFormattedCitation":"50","previouslyFormattedCitation":"&lt;sup&gt;49&lt;/sup&gt;"},"properties":{"noteIndex":0},"schema":"https://github.com/citation-style-language/schema/raw/master/csl-citation.json"}</w:instrText>
      </w:r>
      <w:r>
        <w:rPr>
          <w:rFonts w:ascii="Times New Roman" w:hAnsi="Times New Roman"/>
          <w:sz w:val="24"/>
          <w:szCs w:val="24"/>
        </w:rPr>
        <w:fldChar w:fldCharType="separate"/>
      </w:r>
      <w:r w:rsidR="00B97405" w:rsidRPr="00B97405">
        <w:rPr>
          <w:rFonts w:ascii="Times New Roman" w:hAnsi="Times New Roman"/>
          <w:noProof/>
          <w:sz w:val="24"/>
          <w:szCs w:val="24"/>
          <w:vertAlign w:val="superscript"/>
        </w:rPr>
        <w:t>50</w:t>
      </w:r>
      <w:r>
        <w:rPr>
          <w:rFonts w:ascii="Times New Roman" w:hAnsi="Times New Roman"/>
          <w:sz w:val="24"/>
          <w:szCs w:val="24"/>
        </w:rPr>
        <w:fldChar w:fldCharType="end"/>
      </w:r>
      <w:r w:rsidR="00DC0131">
        <w:rPr>
          <w:rFonts w:ascii="Times New Roman" w:hAnsi="Times New Roman"/>
          <w:sz w:val="24"/>
          <w:szCs w:val="24"/>
        </w:rPr>
        <w:t xml:space="preserve"> </w:t>
      </w:r>
      <w:commentRangeEnd w:id="361"/>
      <w:r w:rsidR="00776957">
        <w:rPr>
          <w:rStyle w:val="CommentReference"/>
          <w:rFonts w:asciiTheme="minorHAnsi" w:eastAsiaTheme="minorHAnsi" w:hAnsiTheme="minorHAnsi" w:cstheme="minorBidi"/>
        </w:rPr>
        <w:commentReference w:id="361"/>
      </w:r>
    </w:p>
    <w:p w14:paraId="1ECADFB9" w14:textId="0A03E089" w:rsidR="009B7A5F" w:rsidRPr="00DC0131" w:rsidRDefault="009A2E6F" w:rsidP="00C05F02">
      <w:pPr>
        <w:pStyle w:val="ListParagraph"/>
        <w:numPr>
          <w:ilvl w:val="0"/>
          <w:numId w:val="7"/>
        </w:numPr>
        <w:spacing w:after="0" w:line="240" w:lineRule="auto"/>
        <w:rPr>
          <w:rFonts w:ascii="Times New Roman" w:hAnsi="Times New Roman"/>
          <w:sz w:val="24"/>
          <w:szCs w:val="24"/>
        </w:rPr>
        <w:pPrChange w:id="362" w:author="Parks, Robbie M" w:date="2018-12-11T12:37:00Z">
          <w:pPr>
            <w:pStyle w:val="ListParagraph"/>
            <w:numPr>
              <w:numId w:val="7"/>
            </w:numPr>
            <w:spacing w:after="0" w:line="240" w:lineRule="auto"/>
            <w:ind w:hanging="360"/>
            <w:jc w:val="both"/>
          </w:pPr>
        </w:pPrChange>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54202E" w:rsidRPr="00DC0131">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13&lt;/sup&gt;","plainTextFormattedCitation":"13","previouslyFormattedCitation":"&lt;sup&gt;13&lt;/sup&gt;"},"properties":{"noteIndex":0},"schema":"https://github.com/citation-style-language/schema/raw/master/csl-citation.json"}</w:instrText>
      </w:r>
      <w:r w:rsidR="001B365D" w:rsidRPr="00DC0131">
        <w:rPr>
          <w:rFonts w:ascii="Times New Roman" w:hAnsi="Times New Roman"/>
          <w:sz w:val="24"/>
          <w:szCs w:val="24"/>
        </w:rPr>
        <w:fldChar w:fldCharType="separate"/>
      </w:r>
      <w:r w:rsidR="00F4293F" w:rsidRPr="00DC0131">
        <w:rPr>
          <w:rFonts w:ascii="Times New Roman" w:hAnsi="Times New Roman"/>
          <w:noProof/>
          <w:sz w:val="24"/>
          <w:szCs w:val="24"/>
          <w:vertAlign w:val="superscript"/>
        </w:rPr>
        <w:t>13</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p>
    <w:p w14:paraId="67720C84" w14:textId="77777777" w:rsidR="00290E98" w:rsidRPr="00636C9B" w:rsidRDefault="00290E98" w:rsidP="00C05F02">
      <w:pPr>
        <w:spacing w:after="0" w:line="480" w:lineRule="auto"/>
        <w:rPr>
          <w:rFonts w:ascii="Times New Roman" w:hAnsi="Times New Roman"/>
          <w:sz w:val="24"/>
          <w:szCs w:val="24"/>
        </w:rPr>
        <w:pPrChange w:id="363" w:author="Parks, Robbie M" w:date="2018-12-11T12:37:00Z">
          <w:pPr>
            <w:spacing w:after="0" w:line="480" w:lineRule="auto"/>
            <w:jc w:val="both"/>
          </w:pPr>
        </w:pPrChange>
      </w:pPr>
    </w:p>
    <w:p w14:paraId="45576AFB" w14:textId="77777777" w:rsidR="00FA3851" w:rsidRPr="00636C9B" w:rsidRDefault="00FA3851" w:rsidP="00C05F02">
      <w:pPr>
        <w:spacing w:after="0" w:line="480" w:lineRule="auto"/>
        <w:rPr>
          <w:rFonts w:ascii="Times New Roman" w:hAnsi="Times New Roman"/>
          <w:b/>
          <w:color w:val="000000" w:themeColor="text1"/>
          <w:sz w:val="24"/>
          <w:szCs w:val="24"/>
        </w:rPr>
        <w:pPrChange w:id="364" w:author="Parks, Robbie M" w:date="2018-12-11T12:37:00Z">
          <w:pPr>
            <w:spacing w:after="0" w:line="480" w:lineRule="auto"/>
            <w:jc w:val="both"/>
          </w:pPr>
        </w:pPrChange>
      </w:pPr>
      <w:r w:rsidRPr="00636C9B">
        <w:rPr>
          <w:rFonts w:ascii="Times New Roman" w:hAnsi="Times New Roman"/>
          <w:b/>
          <w:color w:val="000000" w:themeColor="text1"/>
          <w:sz w:val="24"/>
          <w:szCs w:val="24"/>
        </w:rPr>
        <w:t>Methods</w:t>
      </w:r>
    </w:p>
    <w:p w14:paraId="45AFF055" w14:textId="77777777" w:rsidR="00FA3851" w:rsidRPr="00636C9B" w:rsidRDefault="00FA3851" w:rsidP="00C05F02">
      <w:pPr>
        <w:spacing w:after="0" w:line="480" w:lineRule="auto"/>
        <w:rPr>
          <w:rFonts w:ascii="Times New Roman" w:hAnsi="Times New Roman"/>
          <w:i/>
          <w:color w:val="000000" w:themeColor="text1"/>
          <w:sz w:val="24"/>
          <w:szCs w:val="24"/>
        </w:rPr>
        <w:pPrChange w:id="365" w:author="Parks, Robbie M" w:date="2018-12-11T12:37:00Z">
          <w:pPr>
            <w:spacing w:after="0" w:line="480" w:lineRule="auto"/>
            <w:jc w:val="both"/>
          </w:pPr>
        </w:pPrChange>
      </w:pPr>
      <w:r w:rsidRPr="00636C9B">
        <w:rPr>
          <w:rFonts w:ascii="Times New Roman" w:hAnsi="Times New Roman"/>
          <w:i/>
          <w:color w:val="000000" w:themeColor="text1"/>
          <w:sz w:val="24"/>
          <w:szCs w:val="24"/>
        </w:rPr>
        <w:t>Study design</w:t>
      </w:r>
    </w:p>
    <w:p w14:paraId="678CD4FF" w14:textId="274C7932" w:rsidR="003A231E" w:rsidDel="00CB79D0" w:rsidRDefault="009015A8" w:rsidP="00C05F02">
      <w:pPr>
        <w:spacing w:after="0" w:line="480" w:lineRule="auto"/>
        <w:rPr>
          <w:rFonts w:ascii="Times New Roman" w:hAnsi="Times New Roman"/>
          <w:color w:val="000000" w:themeColor="text1"/>
          <w:sz w:val="24"/>
          <w:szCs w:val="24"/>
        </w:rPr>
        <w:pPrChange w:id="366" w:author="Parks, Robbie M" w:date="2018-12-11T12:37:00Z">
          <w:pPr>
            <w:spacing w:after="0" w:line="480" w:lineRule="auto"/>
            <w:jc w:val="both"/>
          </w:pPr>
        </w:pPrChange>
      </w:pPr>
      <w:moveFromRangeStart w:id="367" w:author="Ezzati, Majid" w:date="2018-12-10T21:52:00Z" w:name="move532242083"/>
      <w:moveFrom w:id="368" w:author="Ezzati, Majid" w:date="2018-12-10T21:52:00Z">
        <w:r w:rsidDel="00CB79D0">
          <w:rPr>
            <w:rFonts w:ascii="Times New Roman" w:hAnsi="Times New Roman"/>
            <w:color w:val="000000" w:themeColor="text1"/>
            <w:sz w:val="24"/>
            <w:szCs w:val="24"/>
          </w:rPr>
          <w:t>C</w:t>
        </w:r>
        <w:r w:rsidR="008D6D4A" w:rsidDel="00CB79D0">
          <w:rPr>
            <w:rFonts w:ascii="Times New Roman" w:hAnsi="Times New Roman"/>
            <w:color w:val="000000" w:themeColor="text1"/>
            <w:sz w:val="24"/>
            <w:szCs w:val="24"/>
          </w:rPr>
          <w:t xml:space="preserve">limate change risk assessments </w:t>
        </w:r>
        <w:r w:rsidDel="00CB79D0">
          <w:rPr>
            <w:rFonts w:ascii="Times New Roman" w:hAnsi="Times New Roman"/>
            <w:color w:val="000000" w:themeColor="text1"/>
            <w:sz w:val="24"/>
            <w:szCs w:val="24"/>
          </w:rPr>
          <w:t xml:space="preserve">commonly </w:t>
        </w:r>
        <w:r w:rsidR="008D6D4A" w:rsidDel="00CB79D0">
          <w:rPr>
            <w:rFonts w:ascii="Times New Roman" w:hAnsi="Times New Roman"/>
            <w:color w:val="000000" w:themeColor="text1"/>
            <w:sz w:val="24"/>
            <w:szCs w:val="24"/>
          </w:rPr>
          <w:t>examine variations in non-injury mortality changes in relation to daily, or multi-day temperatures.</w:t>
        </w:r>
        <w:r w:rsidR="008D6D4A" w:rsidRPr="00636C9B" w:rsidDel="00CB79D0">
          <w:rPr>
            <w:rFonts w:ascii="Times New Roman" w:hAnsi="Times New Roman"/>
            <w:color w:val="000000" w:themeColor="text1"/>
            <w:sz w:val="24"/>
            <w:szCs w:val="24"/>
          </w:rPr>
          <w:fldChar w:fldCharType="begin" w:fldLock="1"/>
        </w:r>
        <w:r w:rsidR="008D6D4A" w:rsidDel="00CB79D0">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8D6D4A" w:rsidRPr="00636C9B" w:rsidDel="00CB79D0">
          <w:rPr>
            <w:rFonts w:ascii="Times New Roman" w:hAnsi="Times New Roman"/>
            <w:color w:val="000000" w:themeColor="text1"/>
            <w:sz w:val="24"/>
            <w:szCs w:val="24"/>
          </w:rPr>
          <w:fldChar w:fldCharType="separate"/>
        </w:r>
        <w:r w:rsidR="008D6D4A" w:rsidRPr="00552C42" w:rsidDel="00CB79D0">
          <w:rPr>
            <w:rFonts w:ascii="Times New Roman" w:hAnsi="Times New Roman"/>
            <w:noProof/>
            <w:color w:val="000000" w:themeColor="text1"/>
            <w:sz w:val="24"/>
            <w:szCs w:val="24"/>
            <w:vertAlign w:val="superscript"/>
          </w:rPr>
          <w:t>3,4,9–11</w:t>
        </w:r>
        <w:r w:rsidR="008D6D4A" w:rsidRPr="00636C9B" w:rsidDel="00CB79D0">
          <w:rPr>
            <w:rFonts w:ascii="Times New Roman" w:hAnsi="Times New Roman"/>
            <w:color w:val="000000" w:themeColor="text1"/>
            <w:sz w:val="24"/>
            <w:szCs w:val="24"/>
          </w:rPr>
          <w:fldChar w:fldCharType="end"/>
        </w:r>
        <w:r w:rsidR="008D6D4A" w:rsidDel="00CB79D0">
          <w:rPr>
            <w:rFonts w:ascii="Times New Roman" w:hAnsi="Times New Roman"/>
            <w:color w:val="000000" w:themeColor="text1"/>
            <w:sz w:val="24"/>
            <w:szCs w:val="24"/>
          </w:rPr>
          <w:t xml:space="preserve"> </w:t>
        </w:r>
        <w:r w:rsidR="00FA3851" w:rsidDel="00CB79D0">
          <w:rPr>
            <w:rFonts w:ascii="Times New Roman" w:hAnsi="Times New Roman"/>
            <w:color w:val="000000" w:themeColor="text1"/>
            <w:sz w:val="24"/>
            <w:szCs w:val="24"/>
          </w:rPr>
          <w:t>Our aim</w:t>
        </w:r>
        <w:r w:rsidR="008D6D4A" w:rsidDel="00CB79D0">
          <w:rPr>
            <w:rFonts w:ascii="Times New Roman" w:hAnsi="Times New Roman"/>
            <w:color w:val="000000" w:themeColor="text1"/>
            <w:sz w:val="24"/>
            <w:szCs w:val="24"/>
          </w:rPr>
          <w:t>, therefore,</w:t>
        </w:r>
        <w:r w:rsidR="00FA3851" w:rsidDel="00CB79D0">
          <w:rPr>
            <w:rFonts w:ascii="Times New Roman" w:hAnsi="Times New Roman"/>
            <w:color w:val="000000" w:themeColor="text1"/>
            <w:sz w:val="24"/>
            <w:szCs w:val="24"/>
          </w:rPr>
          <w:t xml:space="preserve"> was to </w:t>
        </w:r>
        <w:r w:rsidR="00112E18" w:rsidDel="00CB79D0">
          <w:rPr>
            <w:rFonts w:ascii="Times New Roman" w:hAnsi="Times New Roman"/>
            <w:color w:val="000000" w:themeColor="text1"/>
            <w:sz w:val="24"/>
            <w:szCs w:val="24"/>
          </w:rPr>
          <w:t>qua</w:t>
        </w:r>
        <w:r w:rsidR="00BD5E1E" w:rsidDel="00CB79D0">
          <w:rPr>
            <w:rFonts w:ascii="Times New Roman" w:hAnsi="Times New Roman"/>
            <w:color w:val="000000" w:themeColor="text1"/>
            <w:sz w:val="24"/>
            <w:szCs w:val="24"/>
          </w:rPr>
          <w:t>ntify</w:t>
        </w:r>
        <w:r w:rsidR="00FA3851" w:rsidDel="00CB79D0">
          <w:rPr>
            <w:rFonts w:ascii="Times New Roman" w:hAnsi="Times New Roman"/>
            <w:color w:val="000000" w:themeColor="text1"/>
            <w:sz w:val="24"/>
            <w:szCs w:val="24"/>
          </w:rPr>
          <w:t xml:space="preserve"> the </w:t>
        </w:r>
        <w:r w:rsidR="00A17AFD" w:rsidDel="00CB79D0">
          <w:rPr>
            <w:rFonts w:ascii="Times New Roman" w:hAnsi="Times New Roman"/>
            <w:color w:val="000000" w:themeColor="text1"/>
            <w:sz w:val="24"/>
            <w:szCs w:val="24"/>
          </w:rPr>
          <w:t xml:space="preserve">injury </w:t>
        </w:r>
        <w:r w:rsidR="00FA3851" w:rsidDel="00CB79D0">
          <w:rPr>
            <w:rFonts w:ascii="Times New Roman" w:hAnsi="Times New Roman"/>
            <w:color w:val="000000" w:themeColor="text1"/>
            <w:sz w:val="24"/>
            <w:szCs w:val="24"/>
          </w:rPr>
          <w:t>mortality impact of deviation of temperature from long-term local averages to which populations have</w:t>
        </w:r>
        <w:r w:rsidR="00FA3851" w:rsidRPr="003757BC" w:rsidDel="00CB79D0">
          <w:rPr>
            <w:rFonts w:ascii="Times New Roman" w:hAnsi="Times New Roman"/>
            <w:color w:val="000000" w:themeColor="text1"/>
            <w:sz w:val="24"/>
            <w:szCs w:val="24"/>
          </w:rPr>
          <w:t xml:space="preserve"> </w:t>
        </w:r>
        <w:r w:rsidR="00FA3851" w:rsidDel="00CB79D0">
          <w:rPr>
            <w:rFonts w:ascii="Times New Roman" w:hAnsi="Times New Roman"/>
            <w:color w:val="000000" w:themeColor="text1"/>
            <w:sz w:val="24"/>
            <w:szCs w:val="24"/>
          </w:rPr>
          <w:t>acclimatised to</w:t>
        </w:r>
        <w:r w:rsidR="00AD6E38" w:rsidDel="00CB79D0">
          <w:rPr>
            <w:rFonts w:ascii="Times New Roman" w:hAnsi="Times New Roman"/>
            <w:color w:val="000000" w:themeColor="text1"/>
            <w:sz w:val="24"/>
            <w:szCs w:val="24"/>
          </w:rPr>
          <w:t xml:space="preserve"> in the contiguous USA</w:t>
        </w:r>
        <w:r w:rsidR="005B3B86" w:rsidDel="00CB79D0">
          <w:rPr>
            <w:rFonts w:ascii="Times New Roman" w:hAnsi="Times New Roman"/>
            <w:color w:val="000000" w:themeColor="text1"/>
            <w:sz w:val="24"/>
            <w:szCs w:val="24"/>
          </w:rPr>
          <w:t xml:space="preserve"> (i.e., excluding Alaska and Hawaii)</w:t>
        </w:r>
        <w:r w:rsidR="00FA3851" w:rsidDel="00CB79D0">
          <w:rPr>
            <w:rFonts w:ascii="Times New Roman" w:hAnsi="Times New Roman"/>
            <w:color w:val="000000" w:themeColor="text1"/>
            <w:sz w:val="24"/>
            <w:szCs w:val="24"/>
          </w:rPr>
          <w:t xml:space="preserve">. </w:t>
        </w:r>
      </w:moveFrom>
    </w:p>
    <w:p w14:paraId="43EA33A9" w14:textId="3BD23567" w:rsidR="008A4A25" w:rsidDel="00CB79D0" w:rsidRDefault="008A4A25" w:rsidP="00C05F02">
      <w:pPr>
        <w:spacing w:after="0" w:line="480" w:lineRule="auto"/>
        <w:rPr>
          <w:rFonts w:ascii="Times New Roman" w:hAnsi="Times New Roman"/>
          <w:color w:val="000000" w:themeColor="text1"/>
          <w:sz w:val="24"/>
          <w:szCs w:val="24"/>
        </w:rPr>
        <w:pPrChange w:id="369" w:author="Parks, Robbie M" w:date="2018-12-11T12:37:00Z">
          <w:pPr>
            <w:spacing w:after="0" w:line="480" w:lineRule="auto"/>
            <w:jc w:val="both"/>
          </w:pPr>
        </w:pPrChange>
      </w:pPr>
    </w:p>
    <w:p w14:paraId="09A3BBDB" w14:textId="0DB8A540" w:rsidR="00FA3851" w:rsidDel="00CB79D0" w:rsidRDefault="00FA3851" w:rsidP="00C05F02">
      <w:pPr>
        <w:spacing w:after="0" w:line="480" w:lineRule="auto"/>
        <w:rPr>
          <w:rFonts w:ascii="Times New Roman" w:hAnsi="Times New Roman"/>
          <w:color w:val="000000" w:themeColor="text1"/>
          <w:sz w:val="24"/>
          <w:szCs w:val="24"/>
        </w:rPr>
        <w:pPrChange w:id="370" w:author="Parks, Robbie M" w:date="2018-12-11T12:37:00Z">
          <w:pPr>
            <w:spacing w:after="0" w:line="480" w:lineRule="auto"/>
            <w:jc w:val="both"/>
          </w:pPr>
        </w:pPrChange>
      </w:pPr>
      <w:moveFrom w:id="371" w:author="Ezzati, Majid" w:date="2018-12-10T21:52:00Z">
        <w:r w:rsidDel="00CB79D0">
          <w:rPr>
            <w:rFonts w:ascii="Times New Roman" w:hAnsi="Times New Roman"/>
            <w:color w:val="000000" w:themeColor="text1"/>
            <w:sz w:val="24"/>
            <w:szCs w:val="24"/>
          </w:rPr>
          <w:t xml:space="preserve">To achieve </w:t>
        </w:r>
        <w:r w:rsidR="00BB295A" w:rsidDel="00CB79D0">
          <w:rPr>
            <w:rFonts w:ascii="Times New Roman" w:hAnsi="Times New Roman"/>
            <w:color w:val="000000" w:themeColor="text1"/>
            <w:sz w:val="24"/>
            <w:szCs w:val="24"/>
          </w:rPr>
          <w:t>our</w:t>
        </w:r>
        <w:r w:rsidDel="00CB79D0">
          <w:rPr>
            <w:rFonts w:ascii="Times New Roman" w:hAnsi="Times New Roman"/>
            <w:color w:val="000000" w:themeColor="text1"/>
            <w:sz w:val="24"/>
            <w:szCs w:val="24"/>
          </w:rPr>
          <w:t xml:space="preserve"> aim, we first defined a measure of state-month temperature anomaly, referred to as </w:t>
        </w:r>
        <w:r w:rsidR="00792774" w:rsidDel="00CB79D0">
          <w:rPr>
            <w:rFonts w:ascii="Times New Roman" w:hAnsi="Times New Roman"/>
            <w:color w:val="000000" w:themeColor="text1"/>
            <w:sz w:val="24"/>
            <w:szCs w:val="24"/>
          </w:rPr>
          <w:t xml:space="preserve">temperature </w:t>
        </w:r>
        <w:r w:rsidDel="00CB79D0">
          <w:rPr>
            <w:rFonts w:ascii="Times New Roman" w:hAnsi="Times New Roman"/>
            <w:color w:val="000000" w:themeColor="text1"/>
            <w:sz w:val="24"/>
            <w:szCs w:val="24"/>
          </w:rPr>
          <w:t xml:space="preserve">anomaly hereafter, which measured the difference between absolute temperature in each state and month during our period of study and </w:t>
        </w:r>
        <w:r w:rsidRPr="00636C9B" w:rsidDel="00CB79D0">
          <w:rPr>
            <w:rFonts w:ascii="Times New Roman" w:eastAsiaTheme="minorHAnsi" w:hAnsi="Times New Roman"/>
            <w:sz w:val="24"/>
            <w:szCs w:val="24"/>
            <w:lang w:eastAsia="en-GB"/>
          </w:rPr>
          <w:t xml:space="preserve">the </w:t>
        </w:r>
        <w:r w:rsidDel="00CB79D0">
          <w:rPr>
            <w:rFonts w:ascii="Times New Roman" w:eastAsiaTheme="minorHAnsi" w:hAnsi="Times New Roman"/>
            <w:sz w:val="24"/>
            <w:szCs w:val="24"/>
            <w:lang w:eastAsia="en-GB"/>
          </w:rPr>
          <w:t xml:space="preserve">respective </w:t>
        </w:r>
        <w:r w:rsidRPr="00636C9B" w:rsidDel="00CB79D0">
          <w:rPr>
            <w:rFonts w:ascii="Times New Roman" w:eastAsiaTheme="minorHAnsi" w:hAnsi="Times New Roman"/>
            <w:sz w:val="24"/>
            <w:szCs w:val="24"/>
            <w:lang w:eastAsia="en-GB"/>
          </w:rPr>
          <w:t xml:space="preserve">long-term mean </w:t>
        </w:r>
        <w:r w:rsidDel="00CB79D0">
          <w:rPr>
            <w:rFonts w:ascii="Times New Roman" w:eastAsiaTheme="minorHAnsi" w:hAnsi="Times New Roman"/>
            <w:sz w:val="24"/>
            <w:szCs w:val="24"/>
            <w:lang w:eastAsia="en-GB"/>
          </w:rPr>
          <w:t xml:space="preserve">absolute </w:t>
        </w:r>
        <w:r w:rsidRPr="00636C9B" w:rsidDel="00CB79D0">
          <w:rPr>
            <w:rFonts w:ascii="Times New Roman" w:eastAsiaTheme="minorHAnsi" w:hAnsi="Times New Roman"/>
            <w:sz w:val="24"/>
            <w:szCs w:val="24"/>
            <w:lang w:eastAsia="en-GB"/>
          </w:rPr>
          <w:t>temperature</w:t>
        </w:r>
        <w:r w:rsidDel="00CB79D0">
          <w:rPr>
            <w:rFonts w:ascii="Times New Roman" w:eastAsiaTheme="minorHAnsi" w:hAnsi="Times New Roman"/>
            <w:sz w:val="24"/>
            <w:szCs w:val="24"/>
            <w:lang w:eastAsia="en-GB"/>
          </w:rPr>
          <w:t xml:space="preserve"> of the state</w:t>
        </w:r>
        <w:r w:rsidR="008A7FBC" w:rsidDel="00CB79D0">
          <w:rPr>
            <w:rFonts w:ascii="Times New Roman" w:eastAsiaTheme="minorHAnsi" w:hAnsi="Times New Roman"/>
            <w:sz w:val="24"/>
            <w:szCs w:val="24"/>
            <w:lang w:eastAsia="en-GB"/>
          </w:rPr>
          <w:t xml:space="preserve"> (Figure 4</w:t>
        </w:r>
        <w:r w:rsidDel="00CB79D0">
          <w:rPr>
            <w:rFonts w:ascii="Times New Roman" w:eastAsiaTheme="minorHAnsi" w:hAnsi="Times New Roman"/>
            <w:sz w:val="24"/>
            <w:szCs w:val="24"/>
            <w:lang w:eastAsia="en-GB"/>
          </w:rPr>
          <w:t>)</w:t>
        </w:r>
        <w:r w:rsidDel="00CB79D0">
          <w:rPr>
            <w:rFonts w:ascii="Times New Roman" w:hAnsi="Times New Roman"/>
            <w:color w:val="000000" w:themeColor="text1"/>
            <w:sz w:val="24"/>
            <w:szCs w:val="24"/>
          </w:rPr>
          <w:t>.</w:t>
        </w:r>
        <w:r w:rsidRPr="00636C9B" w:rsidDel="00CB79D0">
          <w:rPr>
            <w:rFonts w:ascii="Times New Roman" w:hAnsi="Times New Roman"/>
            <w:color w:val="000000" w:themeColor="text1"/>
            <w:sz w:val="24"/>
            <w:szCs w:val="24"/>
          </w:rPr>
          <w:t xml:space="preserve"> </w:t>
        </w:r>
        <w:r w:rsidDel="00CB79D0">
          <w:rPr>
            <w:rFonts w:ascii="Times New Roman" w:hAnsi="Times New Roman"/>
            <w:color w:val="000000" w:themeColor="text1"/>
            <w:sz w:val="24"/>
            <w:szCs w:val="24"/>
          </w:rPr>
          <w:t>Because this definition of</w:t>
        </w:r>
        <w:r w:rsidR="00786C9A" w:rsidDel="00CB79D0">
          <w:rPr>
            <w:rFonts w:ascii="Times New Roman" w:hAnsi="Times New Roman"/>
            <w:color w:val="000000" w:themeColor="text1"/>
            <w:sz w:val="24"/>
            <w:szCs w:val="24"/>
          </w:rPr>
          <w:t xml:space="preserve"> temperature</w:t>
        </w:r>
        <w:r w:rsidDel="00CB79D0">
          <w:rPr>
            <w:rFonts w:ascii="Times New Roman" w:hAnsi="Times New Roman"/>
            <w:color w:val="000000" w:themeColor="text1"/>
            <w:sz w:val="24"/>
            <w:szCs w:val="24"/>
          </w:rPr>
          <w:t xml:space="preserve"> anomaly centres values around long-term state-month average temperature, a state with higher, but more stable, temperature in a specific month would have smaller </w:t>
        </w:r>
        <w:r w:rsidR="00C3770F" w:rsidDel="00CB79D0">
          <w:rPr>
            <w:rFonts w:ascii="Times New Roman" w:hAnsi="Times New Roman"/>
            <w:color w:val="000000" w:themeColor="text1"/>
            <w:sz w:val="24"/>
            <w:szCs w:val="24"/>
          </w:rPr>
          <w:t xml:space="preserve">temperature </w:t>
        </w:r>
        <w:r w:rsidDel="00CB79D0">
          <w:rPr>
            <w:rFonts w:ascii="Times New Roman" w:hAnsi="Times New Roman"/>
            <w:color w:val="000000" w:themeColor="text1"/>
            <w:sz w:val="24"/>
            <w:szCs w:val="24"/>
          </w:rPr>
          <w:t>anomalies than one with lower but more inter-annually variable</w:t>
        </w:r>
        <w:r w:rsidR="007D7D91" w:rsidDel="00CB79D0">
          <w:rPr>
            <w:rFonts w:ascii="Times New Roman" w:hAnsi="Times New Roman"/>
            <w:color w:val="000000" w:themeColor="text1"/>
            <w:sz w:val="24"/>
            <w:szCs w:val="24"/>
          </w:rPr>
          <w:t xml:space="preserve"> absolute</w:t>
        </w:r>
        <w:r w:rsidDel="00CB79D0">
          <w:rPr>
            <w:rFonts w:ascii="Times New Roman" w:hAnsi="Times New Roman"/>
            <w:color w:val="000000" w:themeColor="text1"/>
            <w:sz w:val="24"/>
            <w:szCs w:val="24"/>
          </w:rPr>
          <w:t xml:space="preserve"> temperature. </w:t>
        </w:r>
      </w:moveFrom>
    </w:p>
    <w:p w14:paraId="6107A089" w14:textId="7FA84730" w:rsidR="006C1D0B" w:rsidDel="00CB79D0" w:rsidRDefault="006C1D0B" w:rsidP="00C05F02">
      <w:pPr>
        <w:spacing w:after="0" w:line="480" w:lineRule="auto"/>
        <w:rPr>
          <w:rFonts w:ascii="Times New Roman" w:hAnsi="Times New Roman"/>
          <w:color w:val="000000" w:themeColor="text1"/>
          <w:sz w:val="24"/>
          <w:szCs w:val="24"/>
        </w:rPr>
        <w:pPrChange w:id="372" w:author="Parks, Robbie M" w:date="2018-12-11T12:37:00Z">
          <w:pPr>
            <w:spacing w:after="0" w:line="480" w:lineRule="auto"/>
            <w:jc w:val="both"/>
          </w:pPr>
        </w:pPrChange>
      </w:pPr>
    </w:p>
    <w:p w14:paraId="36877133" w14:textId="1B15629C" w:rsidR="00FA3851" w:rsidRPr="00083BC4" w:rsidDel="00CB79D0" w:rsidRDefault="00EC4172" w:rsidP="00C05F02">
      <w:pPr>
        <w:spacing w:after="0" w:line="480" w:lineRule="auto"/>
        <w:rPr>
          <w:rFonts w:ascii="Times New Roman" w:hAnsi="Times New Roman"/>
          <w:color w:val="000000" w:themeColor="text1"/>
          <w:sz w:val="24"/>
          <w:szCs w:val="24"/>
        </w:rPr>
        <w:pPrChange w:id="373" w:author="Parks, Robbie M" w:date="2018-12-11T12:37:00Z">
          <w:pPr>
            <w:spacing w:after="0" w:line="480" w:lineRule="auto"/>
            <w:jc w:val="both"/>
          </w:pPr>
        </w:pPrChange>
      </w:pPr>
      <w:moveFrom w:id="374" w:author="Ezzati, Majid" w:date="2018-12-10T21:52:00Z">
        <w:r w:rsidDel="00CB79D0">
          <w:rPr>
            <w:rFonts w:ascii="Times New Roman" w:hAnsi="Times New Roman"/>
            <w:color w:val="000000" w:themeColor="text1"/>
            <w:sz w:val="24"/>
            <w:szCs w:val="24"/>
          </w:rPr>
          <w:t>Here, w</w:t>
        </w:r>
        <w:r w:rsidR="00FA3851" w:rsidRPr="00636C9B" w:rsidDel="00CB79D0">
          <w:rPr>
            <w:rFonts w:ascii="Times New Roman" w:hAnsi="Times New Roman"/>
            <w:color w:val="000000" w:themeColor="text1"/>
            <w:sz w:val="24"/>
            <w:szCs w:val="24"/>
          </w:rPr>
          <w:t xml:space="preserve">e </w:t>
        </w:r>
        <w:r w:rsidR="00FA3851" w:rsidDel="00CB79D0">
          <w:rPr>
            <w:rFonts w:ascii="Times New Roman" w:hAnsi="Times New Roman"/>
            <w:color w:val="000000" w:themeColor="text1"/>
            <w:sz w:val="24"/>
            <w:szCs w:val="24"/>
          </w:rPr>
          <w:t xml:space="preserve">analysed the association of monthly injury deaths with </w:t>
        </w:r>
        <w:r w:rsidR="00792774" w:rsidDel="00CB79D0">
          <w:rPr>
            <w:rFonts w:ascii="Times New Roman" w:hAnsi="Times New Roman"/>
            <w:color w:val="000000" w:themeColor="text1"/>
            <w:sz w:val="24"/>
            <w:szCs w:val="24"/>
          </w:rPr>
          <w:t xml:space="preserve">temperature </w:t>
        </w:r>
        <w:r w:rsidR="00FA3851" w:rsidDel="00CB79D0">
          <w:rPr>
            <w:rFonts w:ascii="Times New Roman" w:hAnsi="Times New Roman"/>
            <w:color w:val="000000" w:themeColor="text1"/>
            <w:sz w:val="24"/>
            <w:szCs w:val="24"/>
          </w:rPr>
          <w:t xml:space="preserve">anomaly </w:t>
        </w:r>
        <w:r w:rsidR="00A35D0B" w:rsidDel="00CB79D0">
          <w:rPr>
            <w:rFonts w:ascii="Times New Roman" w:hAnsi="Times New Roman"/>
            <w:color w:val="000000" w:themeColor="text1"/>
            <w:sz w:val="24"/>
            <w:szCs w:val="24"/>
          </w:rPr>
          <w:t>using</w:t>
        </w:r>
        <w:r w:rsidR="00FA3851" w:rsidRPr="00636C9B" w:rsidDel="00CB79D0">
          <w:rPr>
            <w:rFonts w:ascii="Times New Roman" w:hAnsi="Times New Roman"/>
            <w:color w:val="000000" w:themeColor="text1"/>
            <w:sz w:val="24"/>
            <w:szCs w:val="24"/>
          </w:rPr>
          <w:t xml:space="preserve"> a Bayesian spatio</w:t>
        </w:r>
        <w:r w:rsidR="00FA3851" w:rsidDel="00CB79D0">
          <w:rPr>
            <w:rFonts w:ascii="Times New Roman" w:hAnsi="Times New Roman"/>
            <w:color w:val="000000" w:themeColor="text1"/>
            <w:sz w:val="24"/>
            <w:szCs w:val="24"/>
          </w:rPr>
          <w:t>-</w:t>
        </w:r>
        <w:r w:rsidR="00FA3851" w:rsidRPr="00636C9B" w:rsidDel="00CB79D0">
          <w:rPr>
            <w:rFonts w:ascii="Times New Roman" w:hAnsi="Times New Roman"/>
            <w:color w:val="000000" w:themeColor="text1"/>
            <w:sz w:val="24"/>
            <w:szCs w:val="24"/>
          </w:rPr>
          <w:t>temporal model</w:t>
        </w:r>
        <w:r w:rsidR="00FA3851" w:rsidDel="00CB79D0">
          <w:rPr>
            <w:rFonts w:ascii="Times New Roman" w:hAnsi="Times New Roman"/>
            <w:color w:val="000000" w:themeColor="text1"/>
            <w:sz w:val="24"/>
            <w:szCs w:val="24"/>
          </w:rPr>
          <w:t xml:space="preserve">, </w:t>
        </w:r>
        <w:r w:rsidR="00D961E7" w:rsidDel="00CB79D0">
          <w:rPr>
            <w:rFonts w:ascii="Times New Roman" w:hAnsi="Times New Roman"/>
            <w:color w:val="000000" w:themeColor="text1"/>
            <w:sz w:val="24"/>
            <w:szCs w:val="24"/>
          </w:rPr>
          <w:t>with adjustments for state and month characteristics which may also affect mortality</w:t>
        </w:r>
        <w:r w:rsidR="008A2BCA" w:rsidDel="00CB79D0">
          <w:rPr>
            <w:rFonts w:ascii="Times New Roman" w:hAnsi="Times New Roman"/>
            <w:color w:val="000000" w:themeColor="text1"/>
            <w:sz w:val="24"/>
            <w:szCs w:val="24"/>
          </w:rPr>
          <w:t xml:space="preserve">. The model </w:t>
        </w:r>
        <w:r w:rsidR="00FA3851" w:rsidDel="00CB79D0">
          <w:rPr>
            <w:rFonts w:ascii="Times New Roman" w:hAnsi="Times New Roman"/>
            <w:color w:val="000000" w:themeColor="text1"/>
            <w:sz w:val="24"/>
            <w:szCs w:val="24"/>
          </w:rPr>
          <w:t>also accounted for long-term trends</w:t>
        </w:r>
        <w:r w:rsidR="00FA3851" w:rsidRPr="00636C9B" w:rsidDel="00CB79D0">
          <w:rPr>
            <w:rFonts w:ascii="Times New Roman" w:hAnsi="Times New Roman"/>
            <w:color w:val="000000" w:themeColor="text1"/>
            <w:sz w:val="24"/>
            <w:szCs w:val="24"/>
          </w:rPr>
          <w:t xml:space="preserve">. We used the </w:t>
        </w:r>
        <w:r w:rsidR="00FA3851" w:rsidDel="00CB79D0">
          <w:rPr>
            <w:rFonts w:ascii="Times New Roman" w:hAnsi="Times New Roman"/>
            <w:color w:val="000000" w:themeColor="text1"/>
            <w:sz w:val="24"/>
            <w:szCs w:val="24"/>
          </w:rPr>
          <w:t xml:space="preserve">results of </w:t>
        </w:r>
        <w:r w:rsidR="00353CA6" w:rsidDel="00CB79D0">
          <w:rPr>
            <w:rFonts w:ascii="Times New Roman" w:hAnsi="Times New Roman"/>
            <w:color w:val="000000" w:themeColor="text1"/>
            <w:sz w:val="24"/>
            <w:szCs w:val="24"/>
          </w:rPr>
          <w:t>our</w:t>
        </w:r>
        <w:r w:rsidR="00FA3851" w:rsidDel="00CB79D0">
          <w:rPr>
            <w:rFonts w:ascii="Times New Roman" w:hAnsi="Times New Roman"/>
            <w:color w:val="000000" w:themeColor="text1"/>
            <w:sz w:val="24"/>
            <w:szCs w:val="24"/>
          </w:rPr>
          <w:t xml:space="preserve"> model to calculate the attributable change in </w:t>
        </w:r>
        <w:r w:rsidR="00FA3851" w:rsidRPr="00636C9B" w:rsidDel="00CB79D0">
          <w:rPr>
            <w:rFonts w:ascii="Times New Roman" w:hAnsi="Times New Roman"/>
            <w:color w:val="000000" w:themeColor="text1"/>
            <w:sz w:val="24"/>
            <w:szCs w:val="24"/>
          </w:rPr>
          <w:t xml:space="preserve">deaths by </w:t>
        </w:r>
        <w:r w:rsidR="00FA3851" w:rsidDel="00CB79D0">
          <w:rPr>
            <w:rFonts w:ascii="Times New Roman" w:hAnsi="Times New Roman"/>
            <w:color w:val="000000" w:themeColor="text1"/>
            <w:sz w:val="24"/>
            <w:szCs w:val="24"/>
          </w:rPr>
          <w:t>type</w:t>
        </w:r>
        <w:r w:rsidR="00FA3851" w:rsidRPr="00636C9B" w:rsidDel="00CB79D0">
          <w:rPr>
            <w:rFonts w:ascii="Times New Roman" w:hAnsi="Times New Roman"/>
            <w:color w:val="000000" w:themeColor="text1"/>
            <w:sz w:val="24"/>
            <w:szCs w:val="24"/>
          </w:rPr>
          <w:t xml:space="preserve"> of injury, age group, sex</w:t>
        </w:r>
        <w:r w:rsidR="00D82A60" w:rsidDel="00CB79D0">
          <w:rPr>
            <w:rFonts w:ascii="Times New Roman" w:hAnsi="Times New Roman"/>
            <w:color w:val="000000" w:themeColor="text1"/>
            <w:sz w:val="24"/>
            <w:szCs w:val="24"/>
          </w:rPr>
          <w:t>, state</w:t>
        </w:r>
        <w:r w:rsidR="00FA3851" w:rsidRPr="00636C9B" w:rsidDel="00CB79D0">
          <w:rPr>
            <w:rFonts w:ascii="Times New Roman" w:hAnsi="Times New Roman"/>
            <w:color w:val="000000" w:themeColor="text1"/>
            <w:sz w:val="24"/>
            <w:szCs w:val="24"/>
          </w:rPr>
          <w:t xml:space="preserve"> and month, from a</w:t>
        </w:r>
        <w:r w:rsidR="00F779BC" w:rsidDel="00CB79D0">
          <w:rPr>
            <w:rFonts w:ascii="Times New Roman" w:hAnsi="Times New Roman"/>
            <w:color w:val="000000" w:themeColor="text1"/>
            <w:sz w:val="24"/>
            <w:szCs w:val="24"/>
          </w:rPr>
          <w:t xml:space="preserve"> temperature</w:t>
        </w:r>
        <w:r w:rsidR="00CF4C1A" w:rsidDel="00CB79D0">
          <w:rPr>
            <w:rFonts w:ascii="Times New Roman" w:hAnsi="Times New Roman"/>
            <w:color w:val="000000" w:themeColor="text1"/>
            <w:sz w:val="24"/>
            <w:szCs w:val="24"/>
          </w:rPr>
          <w:t xml:space="preserve"> </w:t>
        </w:r>
        <w:r w:rsidR="00FA3851" w:rsidDel="00CB79D0">
          <w:rPr>
            <w:rFonts w:ascii="Times New Roman" w:hAnsi="Times New Roman"/>
            <w:color w:val="000000" w:themeColor="text1"/>
            <w:sz w:val="24"/>
            <w:szCs w:val="24"/>
          </w:rPr>
          <w:t>anomaly</w:t>
        </w:r>
        <w:r w:rsidR="00FA3851" w:rsidRPr="00636C9B" w:rsidDel="00CB79D0">
          <w:rPr>
            <w:rFonts w:ascii="Times New Roman" w:hAnsi="Times New Roman"/>
            <w:color w:val="000000" w:themeColor="text1"/>
            <w:sz w:val="24"/>
            <w:szCs w:val="24"/>
          </w:rPr>
          <w:t xml:space="preserve"> </w:t>
        </w:r>
        <w:r w:rsidR="00F779BC" w:rsidDel="00CB79D0">
          <w:rPr>
            <w:rFonts w:ascii="Times New Roman" w:hAnsi="Times New Roman"/>
            <w:color w:val="000000" w:themeColor="text1"/>
            <w:sz w:val="24"/>
            <w:szCs w:val="24"/>
          </w:rPr>
          <w:t xml:space="preserve">of </w:t>
        </w:r>
        <w:r w:rsidR="00CF4C1A" w:rsidDel="00CB79D0">
          <w:rPr>
            <w:rFonts w:ascii="Times New Roman" w:hAnsi="Times New Roman"/>
            <w:color w:val="000000" w:themeColor="text1"/>
            <w:sz w:val="24"/>
            <w:szCs w:val="24"/>
          </w:rPr>
          <w:t>+</w:t>
        </w:r>
        <w:r w:rsidR="00FA3851" w:rsidRPr="00636C9B" w:rsidDel="00CB79D0">
          <w:rPr>
            <w:rFonts w:ascii="Times New Roman" w:hAnsi="Times New Roman"/>
            <w:color w:val="000000" w:themeColor="text1"/>
            <w:sz w:val="24"/>
            <w:szCs w:val="24"/>
          </w:rPr>
          <w:t>1</w:t>
        </w:r>
        <w:r w:rsidR="00FA3851" w:rsidRPr="00636C9B" w:rsidDel="00CB79D0">
          <w:rPr>
            <w:rFonts w:ascii="Arial" w:eastAsia="Times New Roman" w:hAnsi="Arial" w:cs="Arial"/>
            <w:bCs/>
            <w:color w:val="222222"/>
            <w:sz w:val="24"/>
            <w:szCs w:val="24"/>
            <w:shd w:val="clear" w:color="auto" w:fill="FFFFFF"/>
            <w:lang w:eastAsia="en-GB"/>
          </w:rPr>
          <w:t>°</w:t>
        </w:r>
        <w:r w:rsidR="00FA3851" w:rsidRPr="00636C9B" w:rsidDel="00CB79D0">
          <w:rPr>
            <w:rFonts w:ascii="Times New Roman" w:hAnsi="Times New Roman"/>
            <w:color w:val="000000" w:themeColor="text1"/>
            <w:sz w:val="24"/>
            <w:szCs w:val="24"/>
          </w:rPr>
          <w:t>C.</w:t>
        </w:r>
      </w:moveFrom>
    </w:p>
    <w:moveFromRangeEnd w:id="367"/>
    <w:p w14:paraId="050E6FCC" w14:textId="77777777" w:rsidR="00FA3851" w:rsidRDefault="00FA3851" w:rsidP="00C05F02">
      <w:pPr>
        <w:spacing w:after="0" w:line="480" w:lineRule="auto"/>
        <w:rPr>
          <w:rFonts w:ascii="Times New Roman" w:hAnsi="Times New Roman"/>
          <w:color w:val="000000" w:themeColor="text1"/>
          <w:sz w:val="24"/>
          <w:szCs w:val="24"/>
        </w:rPr>
        <w:pPrChange w:id="375" w:author="Parks, Robbie M" w:date="2018-12-11T12:37:00Z">
          <w:pPr>
            <w:spacing w:after="0" w:line="480" w:lineRule="auto"/>
            <w:jc w:val="both"/>
          </w:pPr>
        </w:pPrChange>
      </w:pPr>
    </w:p>
    <w:p w14:paraId="15E3966A" w14:textId="77777777" w:rsidR="00FA3851" w:rsidRPr="00636C9B" w:rsidRDefault="00FA3851" w:rsidP="00C05F02">
      <w:pPr>
        <w:spacing w:after="0" w:line="480" w:lineRule="auto"/>
        <w:outlineLvl w:val="0"/>
        <w:rPr>
          <w:rFonts w:ascii="Times New Roman" w:hAnsi="Times New Roman"/>
          <w:i/>
          <w:color w:val="000000" w:themeColor="text1"/>
          <w:sz w:val="24"/>
          <w:szCs w:val="24"/>
        </w:rPr>
        <w:pPrChange w:id="376" w:author="Parks, Robbie M" w:date="2018-12-11T12:37:00Z">
          <w:pPr>
            <w:spacing w:after="0" w:line="480" w:lineRule="auto"/>
            <w:jc w:val="both"/>
            <w:outlineLvl w:val="0"/>
          </w:pPr>
        </w:pPrChange>
      </w:pPr>
      <w:r>
        <w:rPr>
          <w:rFonts w:ascii="Times New Roman" w:hAnsi="Times New Roman"/>
          <w:i/>
          <w:color w:val="000000" w:themeColor="text1"/>
          <w:sz w:val="24"/>
          <w:szCs w:val="24"/>
        </w:rPr>
        <w:t>Data sources</w:t>
      </w:r>
    </w:p>
    <w:p w14:paraId="6AD2E7A2" w14:textId="705D54D0" w:rsidR="00B54EF3" w:rsidRDefault="00FA3851" w:rsidP="00C05F02">
      <w:pPr>
        <w:spacing w:after="0" w:line="480" w:lineRule="auto"/>
        <w:rPr>
          <w:rStyle w:val="apple-style-span"/>
          <w:rFonts w:ascii="Times New Roman" w:hAnsi="Times New Roman"/>
          <w:color w:val="000000" w:themeColor="text1"/>
          <w:sz w:val="24"/>
          <w:szCs w:val="24"/>
        </w:rPr>
        <w:pPrChange w:id="377" w:author="Parks, Robbie M" w:date="2018-12-11T12:37:00Z">
          <w:pPr>
            <w:spacing w:after="0" w:line="480" w:lineRule="auto"/>
            <w:jc w:val="both"/>
          </w:pPr>
        </w:pPrChange>
      </w:pPr>
      <w:r w:rsidRPr="00636C9B">
        <w:rPr>
          <w:rStyle w:val="apple-style-span"/>
          <w:rFonts w:ascii="Times New Roman" w:hAnsi="Times New Roman"/>
          <w:color w:val="000000" w:themeColor="text1"/>
          <w:sz w:val="24"/>
          <w:szCs w:val="24"/>
        </w:rPr>
        <w:t>We used data on deaths</w:t>
      </w:r>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r w:rsidR="00B54EF3">
        <w:rPr>
          <w:rStyle w:val="apple-style-span"/>
          <w:rFonts w:ascii="Times New Roman" w:hAnsi="Times New Roman"/>
          <w:color w:val="000000" w:themeColor="text1"/>
          <w:sz w:val="24"/>
          <w:szCs w:val="24"/>
        </w:rPr>
        <w:t>state</w:t>
      </w:r>
      <w:r w:rsidR="00AD5AED">
        <w:rPr>
          <w:rStyle w:val="apple-style-span"/>
          <w:rFonts w:ascii="Times New Roman" w:hAnsi="Times New Roman"/>
          <w:color w:val="000000" w:themeColor="text1"/>
          <w:sz w:val="24"/>
          <w:szCs w:val="24"/>
        </w:rPr>
        <w:t xml:space="preserve"> of residence</w:t>
      </w:r>
      <w:r w:rsidRPr="00636C9B">
        <w:rPr>
          <w:rStyle w:val="apple-style-span"/>
          <w:rFonts w:ascii="Times New Roman" w:hAnsi="Times New Roman"/>
          <w:color w:val="000000" w:themeColor="text1"/>
          <w:sz w:val="24"/>
          <w:szCs w:val="24"/>
        </w:rPr>
        <w:t xml:space="preserve"> in the contiguous USA from 1980 to 2016 </w:t>
      </w:r>
      <w:r w:rsidR="00AD5AED">
        <w:rPr>
          <w:rStyle w:val="apple-style-span"/>
          <w:rFonts w:ascii="Times New Roman" w:hAnsi="Times New Roman"/>
          <w:color w:val="000000" w:themeColor="text1"/>
          <w:sz w:val="24"/>
          <w:szCs w:val="24"/>
        </w:rPr>
        <w:t>through</w:t>
      </w:r>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r w:rsidR="00752BA5">
        <w:rPr>
          <w:rStyle w:val="apple-style-span"/>
          <w:rFonts w:ascii="Times New Roman" w:hAnsi="Times New Roman"/>
          <w:color w:val="000000" w:themeColor="text1"/>
          <w:sz w:val="24"/>
          <w:szCs w:val="24"/>
        </w:rPr>
        <w:t>(</w:t>
      </w:r>
      <w:r w:rsidR="00D34088">
        <w:fldChar w:fldCharType="begin"/>
      </w:r>
      <w:r w:rsidR="00D34088">
        <w:instrText xml:space="preserve"> HYPERLINK "https://www.cdc.gov/nchs/nvss/dvs_data_release.htm" </w:instrText>
      </w:r>
      <w:r w:rsidR="00D34088">
        <w:fldChar w:fldCharType="separate"/>
      </w:r>
      <w:r w:rsidR="00752BA5" w:rsidRPr="00CD3EFF">
        <w:rPr>
          <w:rStyle w:val="Hyperlink"/>
          <w:rFonts w:ascii="Times New Roman" w:hAnsi="Times New Roman"/>
          <w:sz w:val="24"/>
          <w:szCs w:val="24"/>
        </w:rPr>
        <w:t>https://www.cdc.gov/nchs/nvss/dvs_data_release.htm</w:t>
      </w:r>
      <w:r w:rsidR="00D34088">
        <w:rPr>
          <w:rStyle w:val="Hyperlink"/>
          <w:rFonts w:ascii="Times New Roman" w:hAnsi="Times New Roman"/>
          <w:sz w:val="24"/>
          <w:szCs w:val="24"/>
        </w:rPr>
        <w:fldChar w:fldCharType="end"/>
      </w:r>
      <w:r w:rsidR="00752BA5">
        <w:rPr>
          <w:rStyle w:val="apple-style-span"/>
          <w:rFonts w:ascii="Times New Roman" w:hAnsi="Times New Roman"/>
          <w:color w:val="000000" w:themeColor="text1"/>
          <w:sz w:val="24"/>
          <w:szCs w:val="24"/>
        </w:rPr>
        <w:t xml:space="preserve">) </w:t>
      </w:r>
      <w:r w:rsidR="00AD5AED">
        <w:rPr>
          <w:rStyle w:val="apple-style-span"/>
          <w:rFonts w:ascii="Times New Roman" w:hAnsi="Times New Roman"/>
          <w:color w:val="000000" w:themeColor="text1"/>
          <w:sz w:val="24"/>
          <w:szCs w:val="24"/>
        </w:rPr>
        <w:t xml:space="preserve">and on population from the NCHS bridged-race dataset </w:t>
      </w:r>
      <w:r w:rsidR="00B54EF3" w:rsidRPr="00636C9B">
        <w:rPr>
          <w:rFonts w:ascii="Times New Roman" w:hAnsi="Times New Roman"/>
          <w:color w:val="000000" w:themeColor="text1"/>
          <w:sz w:val="24"/>
          <w:szCs w:val="24"/>
        </w:rPr>
        <w:t>for 1990 to 2016</w:t>
      </w:r>
      <w:r w:rsidR="00752BA5">
        <w:rPr>
          <w:rFonts w:ascii="Times New Roman" w:hAnsi="Times New Roman"/>
          <w:color w:val="000000" w:themeColor="text1"/>
          <w:sz w:val="24"/>
          <w:szCs w:val="24"/>
        </w:rPr>
        <w:t xml:space="preserve"> (</w:t>
      </w:r>
      <w:r w:rsidR="00D34088">
        <w:fldChar w:fldCharType="begin"/>
      </w:r>
      <w:r w:rsidR="00D34088">
        <w:instrText xml:space="preserve"> HYPERLINK "https://www.cdc.gov/nchs/nvss/bridged_race.htm" </w:instrText>
      </w:r>
      <w:r w:rsidR="00D34088">
        <w:fldChar w:fldCharType="separate"/>
      </w:r>
      <w:r w:rsidR="00752BA5" w:rsidRPr="00CD3EFF">
        <w:rPr>
          <w:rStyle w:val="Hyperlink"/>
          <w:rFonts w:ascii="Times New Roman" w:hAnsi="Times New Roman"/>
          <w:sz w:val="24"/>
          <w:szCs w:val="24"/>
        </w:rPr>
        <w:t>https://www.cdc.gov/nchs/nvss/bridged_race.htm</w:t>
      </w:r>
      <w:r w:rsidR="00D34088">
        <w:rPr>
          <w:rStyle w:val="Hyperlink"/>
          <w:rFonts w:ascii="Times New Roman" w:hAnsi="Times New Roman"/>
          <w:sz w:val="24"/>
          <w:szCs w:val="24"/>
        </w:rPr>
        <w:fldChar w:fldCharType="end"/>
      </w:r>
      <w:r w:rsidR="00752BA5">
        <w:rPr>
          <w:rFonts w:ascii="Times New Roman" w:hAnsi="Times New Roman"/>
          <w:color w:val="000000" w:themeColor="text1"/>
          <w:sz w:val="24"/>
          <w:szCs w:val="24"/>
        </w:rPr>
        <w:t>)</w:t>
      </w:r>
      <w:r w:rsidR="00B54EF3" w:rsidRPr="00636C9B">
        <w:rPr>
          <w:rFonts w:ascii="Times New Roman" w:hAnsi="Times New Roman"/>
          <w:color w:val="000000" w:themeColor="text1"/>
          <w:sz w:val="24"/>
          <w:szCs w:val="24"/>
        </w:rPr>
        <w:t xml:space="preserve"> and from the US Census Bureau prior to 1990</w:t>
      </w:r>
      <w:r w:rsidR="00ED057C">
        <w:rPr>
          <w:rFonts w:ascii="Times New Roman" w:hAnsi="Times New Roman"/>
          <w:color w:val="000000" w:themeColor="text1"/>
          <w:sz w:val="24"/>
          <w:szCs w:val="24"/>
        </w:rPr>
        <w:t xml:space="preserve"> (</w:t>
      </w:r>
      <w:r w:rsidR="00D34088">
        <w:fldChar w:fldCharType="begin"/>
      </w:r>
      <w:r w:rsidR="00D34088">
        <w:instrText xml:space="preserve"> HYPERLINK "https://www.census.gov/data/tables/time-series/demo/popest/1980s-county.html)" </w:instrText>
      </w:r>
      <w:r w:rsidR="00D34088">
        <w:fldChar w:fldCharType="separate"/>
      </w:r>
      <w:r w:rsidR="00C2431E" w:rsidRPr="000421EF">
        <w:rPr>
          <w:rStyle w:val="Hyperlink"/>
          <w:rFonts w:ascii="Times New Roman" w:hAnsi="Times New Roman"/>
          <w:sz w:val="24"/>
          <w:szCs w:val="24"/>
        </w:rPr>
        <w:t>https://www.census.gov/data/tables/time-series/demo/popest/1980s-county.html)</w:t>
      </w:r>
      <w:r w:rsidR="00D34088">
        <w:rPr>
          <w:rStyle w:val="Hyperlink"/>
          <w:rFonts w:ascii="Times New Roman" w:hAnsi="Times New Roman"/>
          <w:sz w:val="24"/>
          <w:szCs w:val="24"/>
        </w:rPr>
        <w:fldChar w:fldCharType="end"/>
      </w:r>
      <w:r w:rsidR="00B54EF3" w:rsidRPr="00636C9B">
        <w:rPr>
          <w:rFonts w:ascii="Times New Roman" w:hAnsi="Times New Roman"/>
          <w:color w:val="000000" w:themeColor="text1"/>
          <w:sz w:val="24"/>
          <w:szCs w:val="24"/>
        </w:rPr>
        <w:t>.</w:t>
      </w:r>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p>
    <w:p w14:paraId="6453463F" w14:textId="77777777" w:rsidR="00B54EF3" w:rsidRDefault="00B54EF3" w:rsidP="00C05F02">
      <w:pPr>
        <w:spacing w:after="0" w:line="480" w:lineRule="auto"/>
        <w:rPr>
          <w:rStyle w:val="apple-style-span"/>
          <w:rFonts w:ascii="Times New Roman" w:hAnsi="Times New Roman"/>
          <w:color w:val="000000" w:themeColor="text1"/>
          <w:sz w:val="24"/>
          <w:szCs w:val="24"/>
        </w:rPr>
        <w:pPrChange w:id="378" w:author="Parks, Robbie M" w:date="2018-12-11T12:37:00Z">
          <w:pPr>
            <w:spacing w:after="0" w:line="480" w:lineRule="auto"/>
            <w:jc w:val="both"/>
          </w:pPr>
        </w:pPrChange>
      </w:pPr>
    </w:p>
    <w:p w14:paraId="570E27EA" w14:textId="78C94674" w:rsidR="00FA3851" w:rsidRDefault="00FA3851" w:rsidP="00C05F02">
      <w:pPr>
        <w:spacing w:after="0" w:line="480" w:lineRule="auto"/>
        <w:rPr>
          <w:rStyle w:val="apple-style-span"/>
          <w:rFonts w:ascii="Times New Roman" w:hAnsi="Times New Roman"/>
          <w:color w:val="000000" w:themeColor="text1"/>
          <w:sz w:val="24"/>
          <w:szCs w:val="24"/>
        </w:rPr>
        <w:pPrChange w:id="379" w:author="Parks, Robbie M" w:date="2018-12-11T12:37:00Z">
          <w:pPr>
            <w:spacing w:after="0" w:line="480" w:lineRule="auto"/>
            <w:jc w:val="both"/>
          </w:pPr>
        </w:pPrChange>
      </w:pPr>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according </w:t>
      </w:r>
      <w:r w:rsidRPr="00636C9B">
        <w:rPr>
          <w:rFonts w:ascii="Times New Roman" w:hAnsi="Times New Roman"/>
          <w:color w:val="000000" w:themeColor="text1"/>
          <w:sz w:val="24"/>
          <w:szCs w:val="24"/>
        </w:rPr>
        <w:t xml:space="preserve">to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w:t>
      </w:r>
      <w:ins w:id="380" w:author="Majid" w:date="2018-12-11T10:59:00Z">
        <w:r w:rsidR="001A274C">
          <w:rPr>
            <w:rStyle w:val="apple-style-span"/>
            <w:rFonts w:ascii="Times New Roman" w:hAnsi="Times New Roman"/>
            <w:color w:val="000000" w:themeColor="text1"/>
            <w:sz w:val="24"/>
            <w:szCs w:val="24"/>
          </w:rPr>
          <w:t xml:space="preserve"> of these categories except</w:t>
        </w:r>
      </w:ins>
      <w:r>
        <w:rPr>
          <w:rStyle w:val="apple-style-span"/>
          <w:rFonts w:ascii="Times New Roman" w:hAnsi="Times New Roman"/>
          <w:color w:val="000000" w:themeColor="text1"/>
          <w:sz w:val="24"/>
          <w:szCs w:val="24"/>
        </w:rPr>
        <w:t xml:space="preserve"> </w:t>
      </w:r>
      <w:del w:id="381" w:author="Majid" w:date="2018-12-11T10:59:00Z">
        <w:r w:rsidDel="001A274C">
          <w:rPr>
            <w:rStyle w:val="apple-style-span"/>
            <w:rFonts w:ascii="Times New Roman" w:hAnsi="Times New Roman"/>
            <w:color w:val="000000" w:themeColor="text1"/>
            <w:sz w:val="24"/>
            <w:szCs w:val="24"/>
          </w:rPr>
          <w:delText>b</w:delText>
        </w:r>
      </w:del>
      <w:del w:id="382" w:author="Majid" w:date="2018-12-11T11:00:00Z">
        <w:r w:rsidDel="001A274C">
          <w:rPr>
            <w:rStyle w:val="apple-style-span"/>
            <w:rFonts w:ascii="Times New Roman" w:hAnsi="Times New Roman"/>
            <w:color w:val="000000" w:themeColor="text1"/>
            <w:sz w:val="24"/>
            <w:szCs w:val="24"/>
          </w:rPr>
          <w:delText>ut</w:delText>
        </w:r>
      </w:del>
      <w:r>
        <w:rPr>
          <w:rStyle w:val="apple-style-span"/>
          <w:rFonts w:ascii="Times New Roman" w:hAnsi="Times New Roman"/>
          <w:color w:val="000000" w:themeColor="text1"/>
          <w:sz w:val="24"/>
          <w:szCs w:val="24"/>
        </w:rPr>
        <w:t xml:space="preserve"> other unintentional injuries (</w:t>
      </w:r>
      <w:r w:rsidR="00503875">
        <w:rPr>
          <w:rStyle w:val="apple-style-span"/>
          <w:rFonts w:ascii="Times New Roman" w:hAnsi="Times New Roman"/>
          <w:color w:val="000000" w:themeColor="text1"/>
          <w:sz w:val="24"/>
          <w:szCs w:val="24"/>
        </w:rPr>
        <w:t>1,329,200</w:t>
      </w:r>
      <w:r>
        <w:rPr>
          <w:rStyle w:val="apple-style-span"/>
          <w:rFonts w:ascii="Times New Roman" w:hAnsi="Times New Roman"/>
          <w:color w:val="000000" w:themeColor="text1"/>
          <w:sz w:val="24"/>
          <w:szCs w:val="24"/>
        </w:rPr>
        <w:t xml:space="preserve"> deaths</w:t>
      </w:r>
      <w:r w:rsidR="005C5A8B">
        <w:rPr>
          <w:rStyle w:val="apple-style-span"/>
          <w:rFonts w:ascii="Times New Roman" w:hAnsi="Times New Roman"/>
          <w:color w:val="000000" w:themeColor="text1"/>
          <w:sz w:val="24"/>
          <w:szCs w:val="24"/>
        </w:rPr>
        <w:t xml:space="preserve"> or </w:t>
      </w:r>
      <w:r w:rsidR="00503875">
        <w:rPr>
          <w:rStyle w:val="apple-style-span"/>
          <w:rFonts w:ascii="Times New Roman" w:hAnsi="Times New Roman"/>
          <w:color w:val="000000" w:themeColor="text1"/>
          <w:sz w:val="24"/>
          <w:szCs w:val="24"/>
        </w:rPr>
        <w:t>23</w:t>
      </w:r>
      <w:r w:rsidR="009314BF">
        <w:rPr>
          <w:rStyle w:val="apple-style-span"/>
          <w:rFonts w:ascii="Times New Roman" w:hAnsi="Times New Roman"/>
          <w:color w:val="000000" w:themeColor="text1"/>
          <w:sz w:val="24"/>
          <w:szCs w:val="24"/>
        </w:rPr>
        <w:t xml:space="preserve">% of </w:t>
      </w:r>
      <w:r w:rsidR="009D20FA">
        <w:rPr>
          <w:rStyle w:val="apple-style-span"/>
          <w:rFonts w:ascii="Times New Roman" w:hAnsi="Times New Roman"/>
          <w:color w:val="000000" w:themeColor="text1"/>
          <w:sz w:val="24"/>
          <w:szCs w:val="24"/>
        </w:rPr>
        <w:t>total injury deaths</w:t>
      </w:r>
      <w:ins w:id="383" w:author="Majid" w:date="2018-12-11T11:00:00Z">
        <w:r w:rsidR="001A274C" w:rsidRPr="001A274C">
          <w:rPr>
            <w:rStyle w:val="apple-style-span"/>
            <w:rFonts w:ascii="Times New Roman" w:hAnsi="Times New Roman"/>
            <w:color w:val="000000" w:themeColor="text1"/>
            <w:sz w:val="24"/>
            <w:szCs w:val="24"/>
          </w:rPr>
          <w:t xml:space="preserve"> </w:t>
        </w:r>
        <w:r w:rsidR="001A274C">
          <w:rPr>
            <w:rStyle w:val="apple-style-span"/>
            <w:rFonts w:ascii="Times New Roman" w:hAnsi="Times New Roman"/>
            <w:color w:val="000000" w:themeColor="text1"/>
            <w:sz w:val="24"/>
            <w:szCs w:val="24"/>
          </w:rPr>
          <w:t>during 1980-2016</w:t>
        </w:r>
      </w:ins>
      <w:r w:rsidR="009314BF">
        <w:rPr>
          <w:rStyle w:val="apple-style-span"/>
          <w:rFonts w:ascii="Times New Roman" w:hAnsi="Times New Roman"/>
          <w:color w:val="000000" w:themeColor="text1"/>
          <w:sz w:val="24"/>
          <w:szCs w:val="24"/>
        </w:rPr>
        <w:t>)</w:t>
      </w:r>
      <w:del w:id="384" w:author="Majid" w:date="2018-12-11T11:00:00Z">
        <w:r w:rsidR="00AD5AED" w:rsidDel="001A274C">
          <w:rPr>
            <w:rStyle w:val="apple-style-span"/>
            <w:rFonts w:ascii="Times New Roman" w:hAnsi="Times New Roman"/>
            <w:color w:val="000000" w:themeColor="text1"/>
            <w:sz w:val="24"/>
            <w:szCs w:val="24"/>
          </w:rPr>
          <w:delText xml:space="preserve"> during 1980-2016</w:delText>
        </w:r>
      </w:del>
      <w:r>
        <w:rPr>
          <w:rStyle w:val="apple-style-span"/>
          <w:rFonts w:ascii="Times New Roman" w:hAnsi="Times New Roman"/>
          <w:color w:val="000000" w:themeColor="text1"/>
          <w:sz w:val="24"/>
          <w:szCs w:val="24"/>
        </w:rPr>
        <w:t>, because the composition of these deaths varies by sex, age group, state and time.</w:t>
      </w:r>
    </w:p>
    <w:p w14:paraId="3F0FD575" w14:textId="77777777" w:rsidR="00FA3851" w:rsidRPr="00636C9B" w:rsidRDefault="00FA3851" w:rsidP="00C05F02">
      <w:pPr>
        <w:spacing w:after="0" w:line="480" w:lineRule="auto"/>
        <w:rPr>
          <w:rFonts w:ascii="Times New Roman" w:hAnsi="Times New Roman"/>
          <w:color w:val="000000" w:themeColor="text1"/>
          <w:sz w:val="24"/>
          <w:szCs w:val="24"/>
        </w:rPr>
        <w:pPrChange w:id="385" w:author="Parks, Robbie M" w:date="2018-12-11T12:37:00Z">
          <w:pPr>
            <w:spacing w:after="0" w:line="480" w:lineRule="auto"/>
            <w:jc w:val="both"/>
          </w:pPr>
        </w:pPrChange>
      </w:pPr>
    </w:p>
    <w:p w14:paraId="1C9A2BA9" w14:textId="51F74161" w:rsidR="00012335" w:rsidRDefault="00FA31D5" w:rsidP="00C05F02">
      <w:pPr>
        <w:spacing w:after="0" w:line="480" w:lineRule="auto"/>
        <w:rPr>
          <w:rFonts w:ascii="Times New Roman" w:eastAsiaTheme="minorHAnsi" w:hAnsi="Times New Roman"/>
          <w:sz w:val="24"/>
          <w:szCs w:val="24"/>
          <w:lang w:eastAsia="en-GB"/>
        </w:rPr>
        <w:pPrChange w:id="386" w:author="Parks, Robbie M" w:date="2018-12-11T12:37:00Z">
          <w:pPr>
            <w:spacing w:after="0" w:line="480" w:lineRule="auto"/>
            <w:jc w:val="both"/>
          </w:pPr>
        </w:pPrChange>
      </w:pPr>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model with </w:t>
      </w:r>
      <w:r w:rsidR="00B65059">
        <w:rPr>
          <w:rFonts w:ascii="Times New Roman" w:hAnsi="Times New Roman"/>
          <w:color w:val="000000" w:themeColor="text1"/>
          <w:sz w:val="24"/>
          <w:szCs w:val="24"/>
        </w:rPr>
        <w:t xml:space="preserve">in-situ </w:t>
      </w:r>
      <w:r w:rsidR="00EC6676">
        <w:rPr>
          <w:rFonts w:ascii="Times New Roman" w:hAnsi="Times New Roman"/>
          <w:color w:val="000000" w:themeColor="text1"/>
          <w:sz w:val="24"/>
          <w:szCs w:val="24"/>
        </w:rPr>
        <w:t>and satellite measurements.</w:t>
      </w:r>
      <w:r w:rsidR="00EC6676" w:rsidRPr="00636C9B">
        <w:rPr>
          <w:rFonts w:ascii="Times New Roman" w:eastAsiaTheme="minorHAnsi" w:hAnsi="Times New Roman"/>
          <w:sz w:val="24"/>
          <w:szCs w:val="24"/>
          <w:lang w:eastAsia="en-GB"/>
        </w:rPr>
        <w:fldChar w:fldCharType="begin" w:fldLock="1"/>
      </w:r>
      <w:r w:rsidR="00B97405">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51&lt;/sup&gt;","plainTextFormattedCitation":"51","previouslyFormattedCitation":"&lt;sup&gt;50&lt;/sup&gt;"},"properties":{"noteIndex":0},"schema":"https://github.com/citation-style-language/schema/raw/master/csl-citation.json"}</w:instrText>
      </w:r>
      <w:r w:rsidR="00EC6676" w:rsidRPr="00636C9B">
        <w:rPr>
          <w:rFonts w:ascii="Times New Roman" w:eastAsiaTheme="minorHAnsi" w:hAnsi="Times New Roman"/>
          <w:sz w:val="24"/>
          <w:szCs w:val="24"/>
          <w:lang w:eastAsia="en-GB"/>
        </w:rPr>
        <w:fldChar w:fldCharType="separate"/>
      </w:r>
      <w:r w:rsidR="00B97405" w:rsidRPr="00B97405">
        <w:rPr>
          <w:rFonts w:ascii="Times New Roman" w:eastAsiaTheme="minorHAnsi" w:hAnsi="Times New Roman"/>
          <w:noProof/>
          <w:sz w:val="24"/>
          <w:szCs w:val="24"/>
          <w:vertAlign w:val="superscript"/>
          <w:lang w:eastAsia="en-GB"/>
        </w:rPr>
        <w:t>51</w:t>
      </w:r>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r w:rsidR="00D67358">
        <w:rPr>
          <w:rFonts w:ascii="Times New Roman" w:hAnsi="Times New Roman"/>
          <w:color w:val="000000" w:themeColor="text1"/>
          <w:sz w:val="24"/>
          <w:szCs w:val="24"/>
        </w:rPr>
        <w:t>state</w:t>
      </w:r>
      <w:r w:rsidRPr="00FA31D5">
        <w:rPr>
          <w:rFonts w:ascii="Times New Roman" w:hAnsi="Times New Roman"/>
          <w:color w:val="000000" w:themeColor="text1"/>
          <w:sz w:val="24"/>
          <w:szCs w:val="24"/>
        </w:rPr>
        <w:t xml:space="preserve"> throughout the analysis period.</w:t>
      </w:r>
      <w:r w:rsidR="00F46237">
        <w:rPr>
          <w:rFonts w:ascii="Times New Roman" w:hAnsi="Times New Roman"/>
          <w:color w:val="000000" w:themeColor="text1"/>
          <w:sz w:val="24"/>
          <w:szCs w:val="24"/>
        </w:rPr>
        <w:t xml:space="preserve"> </w:t>
      </w:r>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r w:rsidR="00F46237">
        <w:rPr>
          <w:rFonts w:ascii="Times New Roman" w:eastAsiaTheme="minorHAnsi" w:hAnsi="Times New Roman"/>
          <w:sz w:val="24"/>
          <w:szCs w:val="24"/>
          <w:lang w:eastAsia="en-GB"/>
        </w:rPr>
        <w:t>30-year</w:t>
      </w:r>
      <w:r w:rsidR="00CE550D">
        <w:rPr>
          <w:rFonts w:ascii="Times New Roman" w:eastAsiaTheme="minorHAnsi" w:hAnsi="Times New Roman"/>
          <w:sz w:val="24"/>
          <w:szCs w:val="24"/>
          <w:lang w:eastAsia="en-GB"/>
        </w:rPr>
        <w:t xml:space="preserve"> (long-term)</w:t>
      </w:r>
      <w:r w:rsidR="00FA3851">
        <w:rPr>
          <w:rFonts w:ascii="Times New Roman" w:eastAsiaTheme="minorHAnsi" w:hAnsi="Times New Roman"/>
          <w:sz w:val="24"/>
          <w:szCs w:val="24"/>
          <w:lang w:eastAsia="en-GB"/>
        </w:rPr>
        <w:t xml:space="preserve"> mean temperatures</w:t>
      </w:r>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lastRenderedPageBreak/>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r w:rsidR="00FA3851">
        <w:rPr>
          <w:rFonts w:ascii="Times New Roman" w:eastAsiaTheme="minorHAnsi" w:hAnsi="Times New Roman"/>
          <w:sz w:val="24"/>
          <w:szCs w:val="24"/>
          <w:lang w:eastAsia="en-GB"/>
        </w:rPr>
        <w:t xml:space="preserve"> equivalent to </w:t>
      </w:r>
      <w:r w:rsidR="002407A3">
        <w:rPr>
          <w:rFonts w:ascii="Times New Roman" w:eastAsiaTheme="minorHAnsi" w:hAnsi="Times New Roman"/>
          <w:sz w:val="24"/>
          <w:szCs w:val="24"/>
          <w:lang w:eastAsia="en-GB"/>
        </w:rPr>
        <w:t>the period</w:t>
      </w:r>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r w:rsidR="00B97405">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52&lt;/sup&gt;","plainTextFormattedCitation":"52","previouslyFormattedCitation":"&lt;sup&gt;51&lt;/sup&gt;"},"properties":{"noteIndex":0},"schema":"https://github.com/citation-style-language/schema/raw/master/csl-citation.json"}</w:instrText>
      </w:r>
      <w:r w:rsidR="00FA3851" w:rsidRPr="00636C9B">
        <w:rPr>
          <w:rFonts w:ascii="Times New Roman" w:eastAsiaTheme="minorHAnsi" w:hAnsi="Times New Roman"/>
          <w:sz w:val="24"/>
          <w:szCs w:val="24"/>
          <w:lang w:eastAsia="en-GB"/>
        </w:rPr>
        <w:fldChar w:fldCharType="separate"/>
      </w:r>
      <w:r w:rsidR="00B97405" w:rsidRPr="00B97405">
        <w:rPr>
          <w:rFonts w:ascii="Times New Roman" w:eastAsiaTheme="minorHAnsi" w:hAnsi="Times New Roman"/>
          <w:noProof/>
          <w:sz w:val="24"/>
          <w:szCs w:val="24"/>
          <w:vertAlign w:val="superscript"/>
          <w:lang w:eastAsia="en-GB"/>
        </w:rPr>
        <w:t>52</w:t>
      </w:r>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p>
    <w:p w14:paraId="5B2095CE" w14:textId="77777777" w:rsidR="00012335" w:rsidRDefault="00012335" w:rsidP="00C05F02">
      <w:pPr>
        <w:spacing w:after="0" w:line="480" w:lineRule="auto"/>
        <w:rPr>
          <w:rFonts w:ascii="Times New Roman" w:eastAsiaTheme="minorHAnsi" w:hAnsi="Times New Roman"/>
          <w:sz w:val="24"/>
          <w:szCs w:val="24"/>
          <w:lang w:eastAsia="en-GB"/>
        </w:rPr>
        <w:pPrChange w:id="387" w:author="Parks, Robbie M" w:date="2018-12-11T12:37:00Z">
          <w:pPr>
            <w:spacing w:after="0" w:line="480" w:lineRule="auto"/>
            <w:jc w:val="both"/>
          </w:pPr>
        </w:pPrChange>
      </w:pPr>
    </w:p>
    <w:p w14:paraId="20500304" w14:textId="1AD59D10" w:rsidR="00FA3851" w:rsidRPr="002C6C20" w:rsidRDefault="00FA3851" w:rsidP="00C05F02">
      <w:pPr>
        <w:spacing w:after="0" w:line="480" w:lineRule="auto"/>
        <w:rPr>
          <w:rFonts w:ascii="Times New Roman" w:hAnsi="Times New Roman"/>
          <w:color w:val="000000" w:themeColor="text1"/>
          <w:sz w:val="24"/>
          <w:szCs w:val="24"/>
        </w:rPr>
        <w:pPrChange w:id="388" w:author="Parks, Robbie M" w:date="2018-12-11T12:37:00Z">
          <w:pPr>
            <w:spacing w:after="0" w:line="480" w:lineRule="auto"/>
            <w:jc w:val="both"/>
          </w:pPr>
        </w:pPrChange>
      </w:pPr>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r w:rsidR="002E29FE">
        <w:rPr>
          <w:rFonts w:ascii="Times New Roman" w:eastAsiaTheme="minorHAnsi" w:hAnsi="Times New Roman"/>
          <w:sz w:val="24"/>
          <w:szCs w:val="24"/>
          <w:lang w:eastAsia="en-GB"/>
        </w:rPr>
        <w:t>respective absolute temperature values</w:t>
      </w:r>
      <w:r w:rsidRPr="00636C9B">
        <w:rPr>
          <w:rFonts w:ascii="Times New Roman" w:eastAsiaTheme="minorHAnsi" w:hAnsi="Times New Roman"/>
          <w:sz w:val="24"/>
          <w:szCs w:val="24"/>
          <w:lang w:eastAsia="en-GB"/>
        </w:rPr>
        <w:t xml:space="preserve"> to generate a temperature anomaly time series for each month in each state </w:t>
      </w:r>
      <w:commentRangeStart w:id="389"/>
      <w:r w:rsidRPr="00636C9B">
        <w:rPr>
          <w:rFonts w:ascii="Times New Roman" w:eastAsiaTheme="minorHAnsi" w:hAnsi="Times New Roman"/>
          <w:sz w:val="24"/>
          <w:szCs w:val="24"/>
          <w:lang w:eastAsia="en-GB"/>
        </w:rPr>
        <w:t xml:space="preserve">(Figure </w:t>
      </w:r>
      <w:r w:rsidR="008F2FA5">
        <w:rPr>
          <w:rFonts w:ascii="Times New Roman" w:eastAsiaTheme="minorHAnsi" w:hAnsi="Times New Roman"/>
          <w:sz w:val="24"/>
          <w:szCs w:val="24"/>
          <w:lang w:eastAsia="en-GB"/>
        </w:rPr>
        <w:t>4</w:t>
      </w:r>
      <w:r w:rsidRPr="00636C9B">
        <w:rPr>
          <w:rFonts w:ascii="Times New Roman" w:eastAsiaTheme="minorHAnsi" w:hAnsi="Times New Roman"/>
          <w:sz w:val="24"/>
          <w:szCs w:val="24"/>
          <w:lang w:eastAsia="en-GB"/>
        </w:rPr>
        <w:t>)</w:t>
      </w:r>
      <w:commentRangeEnd w:id="389"/>
      <w:r w:rsidR="001A274C">
        <w:rPr>
          <w:rStyle w:val="CommentReference"/>
          <w:rFonts w:asciiTheme="minorHAnsi" w:eastAsiaTheme="minorHAnsi" w:hAnsiTheme="minorHAnsi" w:cstheme="minorBidi"/>
        </w:rPr>
        <w:commentReference w:id="389"/>
      </w:r>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ins w:id="390" w:author="Majid" w:date="2018-12-11T11:03:00Z">
        <w:r w:rsidR="0036676F">
          <w:rPr>
            <w:rFonts w:ascii="Times New Roman" w:eastAsiaTheme="minorHAnsi" w:hAnsi="Times New Roman"/>
            <w:sz w:val="24"/>
            <w:szCs w:val="24"/>
            <w:lang w:eastAsia="en-GB"/>
          </w:rPr>
          <w:t xml:space="preserve"> i</w:t>
        </w:r>
      </w:ins>
      <w:r>
        <w:rPr>
          <w:rFonts w:ascii="Times New Roman" w:eastAsiaTheme="minorHAnsi" w:hAnsi="Times New Roman"/>
          <w:sz w:val="24"/>
          <w:szCs w:val="24"/>
          <w:lang w:eastAsia="en-GB"/>
        </w:rPr>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C05F02">
      <w:pPr>
        <w:spacing w:after="0" w:line="480" w:lineRule="auto"/>
        <w:outlineLvl w:val="0"/>
        <w:rPr>
          <w:rFonts w:ascii="Times New Roman" w:hAnsi="Times New Roman"/>
          <w:sz w:val="24"/>
          <w:szCs w:val="24"/>
        </w:rPr>
        <w:pPrChange w:id="391" w:author="Parks, Robbie M" w:date="2018-12-11T12:37:00Z">
          <w:pPr>
            <w:spacing w:after="0" w:line="480" w:lineRule="auto"/>
            <w:jc w:val="both"/>
            <w:outlineLvl w:val="0"/>
          </w:pPr>
        </w:pPrChange>
      </w:pPr>
    </w:p>
    <w:p w14:paraId="2FC357B9" w14:textId="56D23109" w:rsidR="007B5129" w:rsidRPr="00636C9B" w:rsidRDefault="00FA3851" w:rsidP="00C05F02">
      <w:pPr>
        <w:spacing w:after="0" w:line="480" w:lineRule="auto"/>
        <w:outlineLvl w:val="0"/>
        <w:rPr>
          <w:rFonts w:ascii="Times New Roman" w:hAnsi="Times New Roman"/>
          <w:i/>
          <w:color w:val="000000" w:themeColor="text1"/>
          <w:sz w:val="24"/>
          <w:szCs w:val="24"/>
        </w:rPr>
        <w:pPrChange w:id="392" w:author="Parks, Robbie M" w:date="2018-12-11T12:37:00Z">
          <w:pPr>
            <w:spacing w:after="0" w:line="480" w:lineRule="auto"/>
            <w:jc w:val="both"/>
            <w:outlineLvl w:val="0"/>
          </w:pPr>
        </w:pPrChange>
      </w:pPr>
      <w:r>
        <w:rPr>
          <w:rFonts w:ascii="Times New Roman" w:hAnsi="Times New Roman"/>
          <w:i/>
          <w:color w:val="000000" w:themeColor="text1"/>
          <w:sz w:val="24"/>
          <w:szCs w:val="24"/>
        </w:rPr>
        <w:t>Statistical methods</w:t>
      </w:r>
    </w:p>
    <w:p w14:paraId="1E59C2AB" w14:textId="59925B2E" w:rsidR="00FA3851" w:rsidRDefault="00FA3851" w:rsidP="00C05F02">
      <w:pPr>
        <w:spacing w:after="0" w:line="480" w:lineRule="auto"/>
        <w:outlineLvl w:val="0"/>
        <w:rPr>
          <w:rFonts w:ascii="Times New Roman" w:hAnsi="Times New Roman"/>
          <w:color w:val="000000" w:themeColor="text1"/>
          <w:sz w:val="24"/>
          <w:szCs w:val="24"/>
        </w:rPr>
        <w:pPrChange w:id="393" w:author="Parks, Robbie M" w:date="2018-12-11T12:37:00Z">
          <w:pPr>
            <w:spacing w:after="0" w:line="480" w:lineRule="auto"/>
            <w:jc w:val="both"/>
            <w:outlineLvl w:val="0"/>
          </w:pPr>
        </w:pPrChange>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r w:rsidR="00996A29">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on injury deaths rates. The outcome was deaths from several types of injury</w:t>
      </w:r>
      <w:r w:rsidR="00EC1627">
        <w:rPr>
          <w:rFonts w:ascii="Times New Roman" w:hAnsi="Times New Roman"/>
          <w:color w:val="000000" w:themeColor="text1"/>
          <w:sz w:val="24"/>
          <w:szCs w:val="24"/>
        </w:rPr>
        <w:t xml:space="preserve">. </w:t>
      </w:r>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w:t>
      </w:r>
      <w:r w:rsidR="0051156D">
        <w:rPr>
          <w:rFonts w:ascii="Times New Roman" w:hAnsi="Times New Roman"/>
          <w:color w:val="000000" w:themeColor="text1"/>
          <w:sz w:val="24"/>
          <w:szCs w:val="24"/>
        </w:rPr>
        <w:fldChar w:fldCharType="begin" w:fldLock="1"/>
      </w:r>
      <w:r w:rsidR="0051156D">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51156D" w:rsidRPr="0035337E">
        <w:rPr>
          <w:rFonts w:ascii="Times New Roman" w:hAnsi="Times New Roman"/>
          <w:noProof/>
          <w:color w:val="000000" w:themeColor="text1"/>
          <w:sz w:val="24"/>
          <w:szCs w:val="24"/>
          <w:vertAlign w:val="superscript"/>
        </w:rPr>
        <w:t>6–8</w:t>
      </w:r>
      <w:r w:rsidR="0051156D">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as might their associations with temperature.</w:t>
      </w:r>
    </w:p>
    <w:p w14:paraId="748DE32C" w14:textId="77777777" w:rsidR="00FA3851" w:rsidRDefault="00FA3851" w:rsidP="00C05F02">
      <w:pPr>
        <w:spacing w:after="0" w:line="480" w:lineRule="auto"/>
        <w:outlineLvl w:val="0"/>
        <w:rPr>
          <w:rFonts w:ascii="Times New Roman" w:hAnsi="Times New Roman"/>
          <w:color w:val="000000" w:themeColor="text1"/>
          <w:sz w:val="24"/>
          <w:szCs w:val="24"/>
        </w:rPr>
        <w:pPrChange w:id="394" w:author="Parks, Robbie M" w:date="2018-12-11T12:37:00Z">
          <w:pPr>
            <w:spacing w:after="0" w:line="480" w:lineRule="auto"/>
            <w:jc w:val="both"/>
            <w:outlineLvl w:val="0"/>
          </w:pPr>
        </w:pPrChange>
      </w:pPr>
    </w:p>
    <w:p w14:paraId="337D0AB8" w14:textId="7662BD84" w:rsidR="00513D22" w:rsidDel="0036676F" w:rsidRDefault="00FA3851" w:rsidP="00C05F02">
      <w:pPr>
        <w:spacing w:after="0" w:line="480" w:lineRule="auto"/>
        <w:outlineLvl w:val="0"/>
        <w:rPr>
          <w:del w:id="395" w:author="Majid" w:date="2018-12-11T11:06:00Z"/>
          <w:rFonts w:ascii="Times New Roman" w:hAnsi="Times New Roman"/>
          <w:color w:val="000000" w:themeColor="text1"/>
          <w:sz w:val="24"/>
          <w:szCs w:val="24"/>
        </w:rPr>
        <w:pPrChange w:id="396" w:author="Parks, Robbie M" w:date="2018-12-11T12:37:00Z">
          <w:pPr>
            <w:spacing w:after="0" w:line="480" w:lineRule="auto"/>
            <w:jc w:val="both"/>
            <w:outlineLvl w:val="0"/>
          </w:pPr>
        </w:pPrChange>
      </w:pPr>
      <w:r>
        <w:rPr>
          <w:rFonts w:ascii="Times New Roman" w:hAnsi="Times New Roman"/>
          <w:color w:val="000000" w:themeColor="text1"/>
          <w:sz w:val="24"/>
          <w:szCs w:val="24"/>
        </w:rPr>
        <w:t>We modelled, for a given state, sex, month, and age group, the number</w:t>
      </w:r>
      <w:del w:id="397" w:author="Majid" w:date="2018-12-11T11:04:00Z">
        <w:r w:rsidDel="0036676F">
          <w:rPr>
            <w:rFonts w:ascii="Times New Roman" w:hAnsi="Times New Roman"/>
            <w:color w:val="000000" w:themeColor="text1"/>
            <w:sz w:val="24"/>
            <w:szCs w:val="24"/>
          </w:rPr>
          <w:delText>s</w:delText>
        </w:r>
      </w:del>
      <w:r>
        <w:rPr>
          <w:rFonts w:ascii="Times New Roman" w:hAnsi="Times New Roman"/>
          <w:color w:val="000000" w:themeColor="text1"/>
          <w:sz w:val="24"/>
          <w:szCs w:val="24"/>
        </w:rPr>
        <w:t xml:space="preserve"> of deaths in each year as following a Poisson distribution</w:t>
      </w:r>
      <w:ins w:id="398" w:author="Majid" w:date="2018-12-11T11:04:00Z">
        <w:r w:rsidR="0036676F">
          <w:rPr>
            <w:rFonts w:ascii="Times New Roman" w:hAnsi="Times New Roman"/>
            <w:color w:val="000000" w:themeColor="text1"/>
            <w:sz w:val="24"/>
            <w:szCs w:val="24"/>
          </w:rPr>
          <w:t>,</w:t>
        </w:r>
      </w:ins>
      <w:r w:rsidR="00772FB1">
        <w:rPr>
          <w:rFonts w:ascii="Times New Roman" w:hAnsi="Times New Roman"/>
          <w:color w:val="000000" w:themeColor="text1"/>
          <w:sz w:val="24"/>
          <w:szCs w:val="24"/>
        </w:rPr>
        <w:t xml:space="preserve"> with </w:t>
      </w:r>
      <w:r>
        <w:rPr>
          <w:rFonts w:ascii="Times New Roman" w:hAnsi="Times New Roman"/>
          <w:color w:val="000000" w:themeColor="text1"/>
          <w:sz w:val="24"/>
          <w:szCs w:val="24"/>
        </w:rPr>
        <w:t>log-transformed death rates modelled as a sum of components that depend on time (month</w:t>
      </w:r>
      <w:del w:id="399" w:author="Majid" w:date="2018-12-11T11:05:00Z">
        <w:r w:rsidDel="0036676F">
          <w:rPr>
            <w:rFonts w:ascii="Times New Roman" w:hAnsi="Times New Roman"/>
            <w:color w:val="000000" w:themeColor="text1"/>
            <w:sz w:val="24"/>
            <w:szCs w:val="24"/>
          </w:rPr>
          <w:delText>-</w:delText>
        </w:r>
      </w:del>
      <w:ins w:id="400" w:author="Majid" w:date="2018-12-11T11:05:00Z">
        <w:r w:rsidR="0036676F">
          <w:rPr>
            <w:rFonts w:ascii="Times New Roman" w:hAnsi="Times New Roman"/>
            <w:color w:val="000000" w:themeColor="text1"/>
            <w:sz w:val="24"/>
            <w:szCs w:val="24"/>
          </w:rPr>
          <w:t xml:space="preserve"> and </w:t>
        </w:r>
      </w:ins>
      <w:r>
        <w:rPr>
          <w:rFonts w:ascii="Times New Roman" w:hAnsi="Times New Roman"/>
          <w:color w:val="000000" w:themeColor="text1"/>
          <w:sz w:val="24"/>
          <w:szCs w:val="24"/>
        </w:rPr>
        <w:t xml:space="preserve">year), location (state) of death, month of year and temperature. </w:t>
      </w:r>
      <w:commentRangeStart w:id="401"/>
      <w:r w:rsidR="0091010B">
        <w:rPr>
          <w:rFonts w:ascii="Times New Roman" w:hAnsi="Times New Roman"/>
          <w:color w:val="000000" w:themeColor="text1"/>
          <w:sz w:val="24"/>
          <w:szCs w:val="24"/>
        </w:rPr>
        <w:t xml:space="preserve">Full </w:t>
      </w:r>
      <w:ins w:id="402" w:author="Majid" w:date="2018-12-11T11:06:00Z">
        <w:r w:rsidR="0036676F">
          <w:rPr>
            <w:rFonts w:ascii="Times New Roman" w:hAnsi="Times New Roman"/>
            <w:color w:val="000000" w:themeColor="text1"/>
            <w:sz w:val="24"/>
            <w:szCs w:val="24"/>
          </w:rPr>
          <w:t xml:space="preserve">technical </w:t>
        </w:r>
      </w:ins>
      <w:r w:rsidR="0091010B">
        <w:rPr>
          <w:rFonts w:ascii="Times New Roman" w:hAnsi="Times New Roman"/>
          <w:color w:val="000000" w:themeColor="text1"/>
          <w:sz w:val="24"/>
          <w:szCs w:val="24"/>
        </w:rPr>
        <w:t xml:space="preserve">details of the model </w:t>
      </w:r>
      <w:del w:id="403" w:author="Majid" w:date="2018-12-11T11:06:00Z">
        <w:r w:rsidR="0091010B" w:rsidDel="0036676F">
          <w:rPr>
            <w:rFonts w:ascii="Times New Roman" w:hAnsi="Times New Roman"/>
            <w:color w:val="000000" w:themeColor="text1"/>
            <w:sz w:val="24"/>
            <w:szCs w:val="24"/>
          </w:rPr>
          <w:delText xml:space="preserve">components </w:delText>
        </w:r>
      </w:del>
      <w:r w:rsidR="0091010B">
        <w:rPr>
          <w:rFonts w:ascii="Times New Roman" w:hAnsi="Times New Roman"/>
          <w:color w:val="000000" w:themeColor="text1"/>
          <w:sz w:val="24"/>
          <w:szCs w:val="24"/>
        </w:rPr>
        <w:t xml:space="preserve">are </w:t>
      </w:r>
      <w:del w:id="404" w:author="Majid" w:date="2018-12-11T11:06:00Z">
        <w:r w:rsidR="0091010B" w:rsidDel="0036676F">
          <w:rPr>
            <w:rFonts w:ascii="Times New Roman" w:hAnsi="Times New Roman"/>
            <w:color w:val="000000" w:themeColor="text1"/>
            <w:sz w:val="24"/>
            <w:szCs w:val="24"/>
          </w:rPr>
          <w:delText xml:space="preserve">available </w:delText>
        </w:r>
      </w:del>
      <w:ins w:id="405" w:author="Majid" w:date="2018-12-11T11:06:00Z">
        <w:r w:rsidR="0036676F">
          <w:rPr>
            <w:rFonts w:ascii="Times New Roman" w:hAnsi="Times New Roman"/>
            <w:color w:val="000000" w:themeColor="text1"/>
            <w:sz w:val="24"/>
            <w:szCs w:val="24"/>
          </w:rPr>
          <w:t xml:space="preserve">presented </w:t>
        </w:r>
      </w:ins>
      <w:r w:rsidR="0091010B">
        <w:rPr>
          <w:rFonts w:ascii="Times New Roman" w:hAnsi="Times New Roman"/>
          <w:color w:val="000000" w:themeColor="text1"/>
          <w:sz w:val="24"/>
          <w:szCs w:val="24"/>
        </w:rPr>
        <w:t xml:space="preserve">in </w:t>
      </w:r>
      <w:del w:id="406" w:author="Majid" w:date="2018-12-11T11:06:00Z">
        <w:r w:rsidR="0091010B" w:rsidDel="0036676F">
          <w:rPr>
            <w:rFonts w:ascii="Times New Roman" w:hAnsi="Times New Roman"/>
            <w:color w:val="000000" w:themeColor="text1"/>
            <w:sz w:val="24"/>
            <w:szCs w:val="24"/>
          </w:rPr>
          <w:delText xml:space="preserve">the </w:delText>
        </w:r>
      </w:del>
      <w:r w:rsidR="0091010B">
        <w:rPr>
          <w:rFonts w:ascii="Times New Roman" w:hAnsi="Times New Roman"/>
          <w:color w:val="000000" w:themeColor="text1"/>
          <w:sz w:val="24"/>
          <w:szCs w:val="24"/>
        </w:rPr>
        <w:t>Supplementary Information.</w:t>
      </w:r>
      <w:ins w:id="407" w:author="Majid" w:date="2018-12-11T11:06:00Z">
        <w:r w:rsidR="0036676F">
          <w:rPr>
            <w:rFonts w:ascii="Times New Roman" w:hAnsi="Times New Roman"/>
            <w:color w:val="000000" w:themeColor="text1"/>
            <w:sz w:val="24"/>
            <w:szCs w:val="24"/>
          </w:rPr>
          <w:t xml:space="preserve"> </w:t>
        </w:r>
      </w:ins>
      <w:commentRangeEnd w:id="401"/>
      <w:ins w:id="408" w:author="Majid" w:date="2018-12-11T11:07:00Z">
        <w:r w:rsidR="0036676F">
          <w:rPr>
            <w:rStyle w:val="CommentReference"/>
            <w:rFonts w:asciiTheme="minorHAnsi" w:eastAsiaTheme="minorHAnsi" w:hAnsiTheme="minorHAnsi" w:cstheme="minorBidi"/>
          </w:rPr>
          <w:commentReference w:id="401"/>
        </w:r>
      </w:ins>
      <w:ins w:id="409" w:author="Majid" w:date="2018-12-11T11:06:00Z">
        <w:r w:rsidR="0036676F">
          <w:rPr>
            <w:rFonts w:ascii="Times New Roman" w:hAnsi="Times New Roman"/>
            <w:color w:val="000000" w:themeColor="text1"/>
            <w:sz w:val="24"/>
            <w:szCs w:val="24"/>
          </w:rPr>
          <w:t xml:space="preserve">In summary, </w:t>
        </w:r>
        <w:r w:rsidR="0036676F">
          <w:rPr>
            <w:rFonts w:ascii="Times New Roman" w:hAnsi="Times New Roman"/>
            <w:sz w:val="24"/>
            <w:szCs w:val="24"/>
          </w:rPr>
          <w:t>t</w:t>
        </w:r>
      </w:ins>
    </w:p>
    <w:p w14:paraId="77016549" w14:textId="77777777" w:rsidR="00513D22" w:rsidDel="0036676F" w:rsidRDefault="00513D22" w:rsidP="00C05F02">
      <w:pPr>
        <w:spacing w:after="0" w:line="480" w:lineRule="auto"/>
        <w:outlineLvl w:val="0"/>
        <w:rPr>
          <w:del w:id="410" w:author="Majid" w:date="2018-12-11T11:06:00Z"/>
          <w:rFonts w:ascii="Times New Roman" w:hAnsi="Times New Roman"/>
          <w:color w:val="000000" w:themeColor="text1"/>
          <w:sz w:val="24"/>
          <w:szCs w:val="24"/>
        </w:rPr>
        <w:pPrChange w:id="411" w:author="Parks, Robbie M" w:date="2018-12-11T12:37:00Z">
          <w:pPr>
            <w:spacing w:after="0" w:line="480" w:lineRule="auto"/>
            <w:jc w:val="both"/>
            <w:outlineLvl w:val="0"/>
          </w:pPr>
        </w:pPrChange>
      </w:pPr>
    </w:p>
    <w:p w14:paraId="572C4B8F" w14:textId="200362B5" w:rsidR="00FA3851" w:rsidRPr="00636C9B" w:rsidRDefault="00FA3851" w:rsidP="00C05F02">
      <w:pPr>
        <w:spacing w:after="0" w:line="480" w:lineRule="auto"/>
        <w:outlineLvl w:val="0"/>
        <w:rPr>
          <w:rFonts w:ascii="Times New Roman" w:hAnsi="Times New Roman"/>
          <w:color w:val="000000" w:themeColor="text1"/>
          <w:sz w:val="24"/>
          <w:szCs w:val="24"/>
        </w:rPr>
        <w:pPrChange w:id="412" w:author="Parks, Robbie M" w:date="2018-12-11T12:37:00Z">
          <w:pPr>
            <w:spacing w:after="0" w:line="480" w:lineRule="auto"/>
            <w:jc w:val="both"/>
            <w:outlineLvl w:val="0"/>
          </w:pPr>
        </w:pPrChange>
      </w:pPr>
      <w:del w:id="413" w:author="Majid" w:date="2018-12-11T11:06:00Z">
        <w:r w:rsidRPr="00843ACB" w:rsidDel="0036676F">
          <w:rPr>
            <w:rFonts w:ascii="Times New Roman" w:hAnsi="Times New Roman"/>
            <w:sz w:val="24"/>
            <w:szCs w:val="24"/>
          </w:rPr>
          <w:delText>T</w:delText>
        </w:r>
      </w:del>
      <w:r w:rsidRPr="00843ACB">
        <w:rPr>
          <w:rFonts w:ascii="Times New Roman" w:hAnsi="Times New Roman"/>
          <w:sz w:val="24"/>
          <w:szCs w:val="24"/>
        </w:rPr>
        <w:t xml:space="preserve">he model contained terms </w:t>
      </w:r>
      <w:del w:id="414" w:author="Majid" w:date="2018-12-11T11:06:00Z">
        <w:r w:rsidRPr="00843ACB" w:rsidDel="0036676F">
          <w:rPr>
            <w:rFonts w:ascii="Times New Roman" w:hAnsi="Times New Roman"/>
            <w:sz w:val="24"/>
            <w:szCs w:val="24"/>
          </w:rPr>
          <w:delText>to capture</w:delText>
        </w:r>
      </w:del>
      <w:ins w:id="415" w:author="Majid" w:date="2018-12-11T11:06:00Z">
        <w:r w:rsidR="0036676F">
          <w:rPr>
            <w:rFonts w:ascii="Times New Roman" w:hAnsi="Times New Roman"/>
            <w:sz w:val="24"/>
            <w:szCs w:val="24"/>
          </w:rPr>
          <w:t>that represent</w:t>
        </w:r>
      </w:ins>
      <w:r w:rsidRPr="00843ACB">
        <w:rPr>
          <w:rFonts w:ascii="Times New Roman" w:hAnsi="Times New Roman"/>
          <w:sz w:val="24"/>
          <w:szCs w:val="24"/>
        </w:rPr>
        <w:t xml:space="preserve"> the overall level and </w:t>
      </w:r>
      <w:r w:rsidR="00513D22">
        <w:rPr>
          <w:rFonts w:ascii="Times New Roman" w:hAnsi="Times New Roman"/>
          <w:sz w:val="24"/>
          <w:szCs w:val="24"/>
        </w:rPr>
        <w:t>trend</w:t>
      </w:r>
      <w:r w:rsidRPr="00843ACB">
        <w:rPr>
          <w:rFonts w:ascii="Times New Roman" w:hAnsi="Times New Roman"/>
          <w:sz w:val="24"/>
          <w:szCs w:val="24"/>
        </w:rPr>
        <w:t xml:space="preserve"> </w:t>
      </w:r>
      <w:r w:rsidR="00513D22">
        <w:rPr>
          <w:rFonts w:ascii="Times New Roman" w:hAnsi="Times New Roman"/>
          <w:sz w:val="24"/>
          <w:szCs w:val="24"/>
        </w:rPr>
        <w:t>in</w:t>
      </w:r>
      <w:r w:rsidRPr="00843ACB">
        <w:rPr>
          <w:rFonts w:ascii="Times New Roman" w:hAnsi="Times New Roman"/>
          <w:sz w:val="24"/>
          <w:szCs w:val="24"/>
        </w:rPr>
        <w:t xml:space="preserve"> mortality.</w:t>
      </w:r>
      <w:r w:rsidR="0014098E">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Death rates </w:t>
      </w:r>
      <w:r w:rsidR="0014098E">
        <w:rPr>
          <w:rFonts w:ascii="Times New Roman" w:hAnsi="Times New Roman"/>
          <w:color w:val="000000" w:themeColor="text1"/>
          <w:sz w:val="24"/>
          <w:szCs w:val="24"/>
        </w:rPr>
        <w:t xml:space="preserve">also </w:t>
      </w:r>
      <w:r w:rsidRPr="00636C9B">
        <w:rPr>
          <w:rFonts w:ascii="Times New Roman" w:hAnsi="Times New Roman"/>
          <w:color w:val="000000" w:themeColor="text1"/>
          <w:sz w:val="24"/>
          <w:szCs w:val="24"/>
        </w:rPr>
        <w:t xml:space="preserve">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35337E">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 xml:space="preserve">with </w:t>
      </w:r>
      <w:r>
        <w:rPr>
          <w:rFonts w:ascii="Times New Roman" w:hAnsi="Times New Roman"/>
          <w:sz w:val="24"/>
          <w:szCs w:val="24"/>
        </w:rPr>
        <w:t xml:space="preserve">month-specific </w:t>
      </w:r>
      <w:r w:rsidRPr="00F0573E">
        <w:rPr>
          <w:rFonts w:ascii="Times New Roman" w:hAnsi="Times New Roman"/>
          <w:sz w:val="24"/>
          <w:szCs w:val="24"/>
        </w:rPr>
        <w:t>intercept</w:t>
      </w:r>
      <w:r w:rsidR="00133FDE">
        <w:rPr>
          <w:rFonts w:ascii="Times New Roman" w:hAnsi="Times New Roman"/>
          <w:sz w:val="24"/>
          <w:szCs w:val="24"/>
        </w:rPr>
        <w:t>s</w:t>
      </w:r>
      <w:r w:rsidRPr="00F0573E">
        <w:rPr>
          <w:rFonts w:ascii="Times New Roman" w:hAnsi="Times New Roman"/>
          <w:sz w:val="24"/>
          <w:szCs w:val="24"/>
        </w:rPr>
        <w:t xml:space="preserve"> </w:t>
      </w:r>
      <w:r w:rsidR="00133FDE">
        <w:rPr>
          <w:rFonts w:ascii="Times New Roman" w:hAnsi="Times New Roman"/>
          <w:sz w:val="24"/>
          <w:szCs w:val="24"/>
        </w:rPr>
        <w:t xml:space="preserve">and </w:t>
      </w:r>
      <w:r w:rsidR="00133FDE">
        <w:rPr>
          <w:rFonts w:ascii="Times New Roman" w:hAnsi="Times New Roman"/>
          <w:sz w:val="24"/>
          <w:szCs w:val="24"/>
        </w:rPr>
        <w:lastRenderedPageBreak/>
        <w:t xml:space="preserve">slopes </w:t>
      </w:r>
      <w:r w:rsidRPr="00F0573E">
        <w:rPr>
          <w:rFonts w:ascii="Times New Roman" w:hAnsi="Times New Roman"/>
          <w:sz w:val="24"/>
          <w:szCs w:val="24"/>
        </w:rPr>
        <w:t>for log-transformed death rates</w:t>
      </w:r>
      <w:r w:rsidRPr="00636C9B">
        <w:rPr>
          <w:rFonts w:ascii="Times New Roman" w:hAnsi="Times New Roman"/>
          <w:color w:val="000000" w:themeColor="text1"/>
          <w:sz w:val="24"/>
          <w:szCs w:val="24"/>
        </w:rPr>
        <w:t>. We used a random walk structure for neighbouring month terms</w:t>
      </w:r>
      <w:r w:rsidR="00133FD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r w:rsidR="00B97405">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53&lt;/sup&gt;","plainTextFormattedCitation":"53","previouslyFormattedCitation":"&lt;sup&gt;52&lt;/sup&gt;"},"properties":{"noteIndex":0},"schema":"https://github.com/citation-style-language/schema/raw/master/csl-citation.json"}</w:instrText>
      </w:r>
      <w:r>
        <w:rPr>
          <w:rFonts w:ascii="Times New Roman" w:hAnsi="Times New Roman"/>
          <w:sz w:val="24"/>
          <w:szCs w:val="24"/>
        </w:rPr>
        <w:fldChar w:fldCharType="separate"/>
      </w:r>
      <w:r w:rsidR="00B97405" w:rsidRPr="00B97405">
        <w:rPr>
          <w:rFonts w:ascii="Times New Roman" w:hAnsi="Times New Roman"/>
          <w:noProof/>
          <w:sz w:val="24"/>
          <w:szCs w:val="24"/>
          <w:vertAlign w:val="superscript"/>
        </w:rPr>
        <w:t>53</w:t>
      </w:r>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p>
    <w:p w14:paraId="595B8DE8" w14:textId="77777777" w:rsidR="00FA3851" w:rsidRPr="00636C9B" w:rsidRDefault="00FA3851" w:rsidP="00C05F02">
      <w:pPr>
        <w:spacing w:after="0" w:line="480" w:lineRule="auto"/>
        <w:outlineLvl w:val="0"/>
        <w:rPr>
          <w:rFonts w:ascii="Times New Roman" w:hAnsi="Times New Roman"/>
          <w:color w:val="000000" w:themeColor="text1"/>
          <w:sz w:val="24"/>
          <w:szCs w:val="24"/>
        </w:rPr>
        <w:pPrChange w:id="416" w:author="Parks, Robbie M" w:date="2018-12-11T12:37:00Z">
          <w:pPr>
            <w:spacing w:after="0" w:line="480" w:lineRule="auto"/>
            <w:jc w:val="both"/>
            <w:outlineLvl w:val="0"/>
          </w:pPr>
        </w:pPrChange>
      </w:pPr>
    </w:p>
    <w:p w14:paraId="285FD8C5" w14:textId="5F26D669" w:rsidR="00FA3851" w:rsidDel="002A16CF" w:rsidRDefault="00FA3851" w:rsidP="00C05F02">
      <w:pPr>
        <w:spacing w:after="0" w:line="480" w:lineRule="auto"/>
        <w:outlineLvl w:val="0"/>
        <w:rPr>
          <w:del w:id="417" w:author="Majid" w:date="2018-12-11T11:12:00Z"/>
          <w:rFonts w:ascii="Times New Roman" w:hAnsi="Times New Roman"/>
          <w:color w:val="000000" w:themeColor="text1"/>
          <w:sz w:val="24"/>
          <w:szCs w:val="24"/>
        </w:rPr>
        <w:pPrChange w:id="418" w:author="Parks, Robbie M" w:date="2018-12-11T12:37:00Z">
          <w:pPr>
            <w:spacing w:after="0" w:line="480" w:lineRule="auto"/>
            <w:jc w:val="both"/>
            <w:outlineLvl w:val="0"/>
          </w:pPr>
        </w:pPrChange>
      </w:pPr>
      <w:r>
        <w:rPr>
          <w:rFonts w:ascii="Times New Roman" w:hAnsi="Times New Roman"/>
          <w:color w:val="000000" w:themeColor="text1"/>
          <w:sz w:val="24"/>
          <w:szCs w:val="24"/>
        </w:rPr>
        <w:t xml:space="preserve">We also included state random intercepts and </w:t>
      </w:r>
      <w:del w:id="419" w:author="Majid" w:date="2018-12-11T11:09:00Z">
        <w:r w:rsidDel="002A16CF">
          <w:rPr>
            <w:rFonts w:ascii="Times New Roman" w:hAnsi="Times New Roman"/>
            <w:color w:val="000000" w:themeColor="text1"/>
            <w:sz w:val="24"/>
            <w:szCs w:val="24"/>
          </w:rPr>
          <w:delText xml:space="preserve">trends </w:delText>
        </w:r>
      </w:del>
      <w:ins w:id="420" w:author="Majid" w:date="2018-12-11T11:09:00Z">
        <w:r w:rsidR="002A16CF">
          <w:rPr>
            <w:rFonts w:ascii="Times New Roman" w:hAnsi="Times New Roman"/>
            <w:color w:val="000000" w:themeColor="text1"/>
            <w:sz w:val="24"/>
            <w:szCs w:val="24"/>
          </w:rPr>
          <w:t xml:space="preserve">slopes </w:t>
        </w:r>
      </w:ins>
      <w:r>
        <w:rPr>
          <w:rFonts w:ascii="Times New Roman" w:hAnsi="Times New Roman"/>
          <w:color w:val="000000" w:themeColor="text1"/>
          <w:sz w:val="24"/>
          <w:szCs w:val="24"/>
        </w:rPr>
        <w:t>for death rates to allow variation by state</w:t>
      </w:r>
      <w:r w:rsidR="00B9109F">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those further away</w:t>
      </w:r>
      <w:del w:id="421" w:author="Majid" w:date="2018-12-11T11:12:00Z">
        <w:r w:rsidRPr="00636C9B" w:rsidDel="002A16CF">
          <w:rPr>
            <w:rFonts w:ascii="Times New Roman" w:hAnsi="Times New Roman"/>
            <w:color w:val="000000" w:themeColor="text1"/>
            <w:sz w:val="24"/>
            <w:szCs w:val="24"/>
          </w:rPr>
          <w:delText xml:space="preserve">. </w:delText>
        </w:r>
        <w:r w:rsidDel="002A16CF">
          <w:rPr>
            <w:rFonts w:ascii="Times New Roman" w:hAnsi="Times New Roman"/>
            <w:color w:val="000000" w:themeColor="text1"/>
            <w:sz w:val="24"/>
            <w:szCs w:val="24"/>
          </w:rPr>
          <w:delText>T</w:delText>
        </w:r>
        <w:r w:rsidRPr="00636C9B" w:rsidDel="002A16CF">
          <w:rPr>
            <w:rFonts w:ascii="Times New Roman" w:hAnsi="Times New Roman"/>
            <w:color w:val="000000" w:themeColor="text1"/>
            <w:sz w:val="24"/>
            <w:szCs w:val="24"/>
          </w:rPr>
          <w:delText>o reflect this</w:delText>
        </w:r>
        <w:r w:rsidDel="002A16CF">
          <w:rPr>
            <w:rFonts w:ascii="Times New Roman" w:hAnsi="Times New Roman"/>
            <w:color w:val="000000" w:themeColor="text1"/>
            <w:sz w:val="24"/>
            <w:szCs w:val="24"/>
          </w:rPr>
          <w:delText>, w</w:delText>
        </w:r>
        <w:r w:rsidRPr="00636C9B" w:rsidDel="002A16CF">
          <w:rPr>
            <w:rFonts w:ascii="Times New Roman" w:hAnsi="Times New Roman"/>
            <w:color w:val="000000" w:themeColor="text1"/>
            <w:sz w:val="24"/>
            <w:szCs w:val="24"/>
          </w:rPr>
          <w:delText>e used</w:delText>
        </w:r>
      </w:del>
      <w:ins w:id="422" w:author="Majid" w:date="2018-12-11T11:12:00Z">
        <w:r w:rsidR="002A16CF">
          <w:rPr>
            <w:rFonts w:ascii="Times New Roman" w:hAnsi="Times New Roman"/>
            <w:color w:val="000000" w:themeColor="text1"/>
            <w:sz w:val="24"/>
            <w:szCs w:val="24"/>
          </w:rPr>
          <w:t>, specified using</w:t>
        </w:r>
      </w:ins>
      <w:r w:rsidRPr="00636C9B">
        <w:rPr>
          <w:rFonts w:ascii="Times New Roman" w:hAnsi="Times New Roman"/>
          <w:color w:val="000000" w:themeColor="text1"/>
          <w:sz w:val="24"/>
          <w:szCs w:val="24"/>
        </w:rPr>
        <w:t xml:space="preserve"> a Conditional Autoregressive (CAR) spatial model.</w:t>
      </w:r>
      <w:r w:rsidRPr="00636C9B">
        <w:rPr>
          <w:rFonts w:ascii="Times New Roman" w:hAnsi="Times New Roman"/>
          <w:color w:val="000000" w:themeColor="text1"/>
          <w:sz w:val="24"/>
          <w:szCs w:val="24"/>
        </w:rPr>
        <w:fldChar w:fldCharType="begin" w:fldLock="1"/>
      </w:r>
      <w:r w:rsidR="00B97405">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54&lt;/sup&gt;","plainTextFormattedCitation":"54","previouslyFormattedCitation":"&lt;sup&gt;53&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B97405" w:rsidRPr="00B97405">
        <w:rPr>
          <w:rFonts w:ascii="Times New Roman" w:hAnsi="Times New Roman"/>
          <w:noProof/>
          <w:color w:val="000000" w:themeColor="text1"/>
          <w:sz w:val="24"/>
          <w:szCs w:val="24"/>
          <w:vertAlign w:val="superscript"/>
        </w:rPr>
        <w:t>54</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w:t>
      </w:r>
      <w:del w:id="423" w:author="Majid" w:date="2018-12-11T11:12:00Z">
        <w:r w:rsidRPr="00636C9B" w:rsidDel="002A16CF">
          <w:rPr>
            <w:rFonts w:ascii="Times New Roman" w:hAnsi="Times New Roman"/>
            <w:color w:val="000000" w:themeColor="text1"/>
            <w:sz w:val="24"/>
            <w:szCs w:val="24"/>
          </w:rPr>
          <w:delText xml:space="preserve">level </w:delText>
        </w:r>
      </w:del>
      <w:ins w:id="424" w:author="Majid" w:date="2018-12-11T11:12:00Z">
        <w:r w:rsidR="002A16CF">
          <w:rPr>
            <w:rFonts w:ascii="Times New Roman" w:hAnsi="Times New Roman"/>
            <w:color w:val="000000" w:themeColor="text1"/>
            <w:sz w:val="24"/>
            <w:szCs w:val="24"/>
          </w:rPr>
          <w:t>extent</w:t>
        </w:r>
        <w:r w:rsidR="002A16CF"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to which information is shared between neighbouring states depends on the uncertainty of death rates in a state and the empirical similarity of neighbouring states.</w:t>
      </w:r>
      <w:ins w:id="425" w:author="Majid" w:date="2018-12-11T11:12:00Z">
        <w:r w:rsidR="002A16CF">
          <w:rPr>
            <w:rFonts w:ascii="Times New Roman" w:hAnsi="Times New Roman"/>
            <w:sz w:val="24"/>
            <w:szCs w:val="24"/>
          </w:rPr>
          <w:t xml:space="preserve"> </w:t>
        </w:r>
      </w:ins>
    </w:p>
    <w:p w14:paraId="000BCF18" w14:textId="77777777" w:rsidR="00FA3851" w:rsidDel="002A16CF" w:rsidRDefault="00FA3851" w:rsidP="00C05F02">
      <w:pPr>
        <w:spacing w:after="0" w:line="480" w:lineRule="auto"/>
        <w:outlineLvl w:val="0"/>
        <w:rPr>
          <w:del w:id="426" w:author="Majid" w:date="2018-12-11T11:12:00Z"/>
          <w:rFonts w:ascii="Times New Roman" w:hAnsi="Times New Roman"/>
          <w:color w:val="000000" w:themeColor="text1"/>
          <w:sz w:val="24"/>
          <w:szCs w:val="24"/>
        </w:rPr>
        <w:pPrChange w:id="427" w:author="Parks, Robbie M" w:date="2018-12-11T12:37:00Z">
          <w:pPr>
            <w:spacing w:after="0" w:line="480" w:lineRule="auto"/>
            <w:jc w:val="both"/>
            <w:outlineLvl w:val="0"/>
          </w:pPr>
        </w:pPrChange>
      </w:pPr>
    </w:p>
    <w:p w14:paraId="601470CE" w14:textId="5FBDC74E" w:rsidR="00FA3851" w:rsidRPr="00843ACB" w:rsidRDefault="00FA3851" w:rsidP="00C05F02">
      <w:pPr>
        <w:spacing w:after="0" w:line="480" w:lineRule="auto"/>
        <w:outlineLvl w:val="0"/>
        <w:rPr>
          <w:rFonts w:ascii="Times New Roman" w:hAnsi="Times New Roman"/>
          <w:color w:val="000000" w:themeColor="text1"/>
          <w:sz w:val="24"/>
          <w:szCs w:val="24"/>
          <w:lang w:val="en-US"/>
        </w:rPr>
        <w:pPrChange w:id="428" w:author="Parks, Robbie M" w:date="2018-12-11T12:37:00Z">
          <w:pPr>
            <w:spacing w:after="0" w:line="480" w:lineRule="auto"/>
            <w:jc w:val="both"/>
            <w:outlineLvl w:val="0"/>
          </w:pPr>
        </w:pPrChange>
      </w:pPr>
      <w:r w:rsidRPr="00F0573E">
        <w:rPr>
          <w:rFonts w:ascii="Times New Roman" w:hAnsi="Times New Roman"/>
          <w:sz w:val="24"/>
          <w:szCs w:val="24"/>
        </w:rPr>
        <w:t>Non-linear trends were captured by a first-order random walk.</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sidR="00D8106F">
        <w:rPr>
          <w:rFonts w:ascii="Times New Roman" w:hAnsi="Times New Roman"/>
          <w:color w:val="000000" w:themeColor="text1"/>
          <w:sz w:val="24"/>
          <w:szCs w:val="24"/>
          <w:lang w:val="en-US"/>
        </w:rPr>
        <w:t xml:space="preserve"> captured</w:t>
      </w:r>
      <w:r w:rsidRPr="00A46B9A">
        <w:rPr>
          <w:rFonts w:ascii="Times New Roman" w:hAnsi="Times New Roman"/>
          <w:color w:val="000000" w:themeColor="text1"/>
          <w:sz w:val="24"/>
          <w:szCs w:val="24"/>
          <w:lang w:val="en-US"/>
        </w:rPr>
        <w:t xml:space="preserve">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p>
    <w:p w14:paraId="0B388BAC" w14:textId="77777777" w:rsidR="00FA3851" w:rsidRPr="00636C9B" w:rsidRDefault="00FA3851" w:rsidP="00C05F02">
      <w:pPr>
        <w:spacing w:after="0" w:line="480" w:lineRule="auto"/>
        <w:outlineLvl w:val="0"/>
        <w:rPr>
          <w:rFonts w:ascii="Times New Roman" w:hAnsi="Times New Roman"/>
          <w:color w:val="000000" w:themeColor="text1"/>
          <w:sz w:val="24"/>
          <w:szCs w:val="24"/>
        </w:rPr>
        <w:pPrChange w:id="429" w:author="Parks, Robbie M" w:date="2018-12-11T12:37:00Z">
          <w:pPr>
            <w:spacing w:after="0" w:line="480" w:lineRule="auto"/>
            <w:jc w:val="both"/>
            <w:outlineLvl w:val="0"/>
          </w:pPr>
        </w:pPrChange>
      </w:pPr>
    </w:p>
    <w:p w14:paraId="25521542" w14:textId="2B2E4644" w:rsidR="002A16CF" w:rsidRPr="00843ACB" w:rsidRDefault="00FA3851" w:rsidP="00C05F02">
      <w:pPr>
        <w:spacing w:after="0" w:line="480" w:lineRule="auto"/>
        <w:outlineLvl w:val="0"/>
        <w:rPr>
          <w:rFonts w:ascii="Times New Roman" w:hAnsi="Times New Roman"/>
          <w:color w:val="000000" w:themeColor="text1"/>
          <w:sz w:val="24"/>
          <w:szCs w:val="24"/>
          <w:lang w:val="en-US"/>
        </w:rPr>
        <w:pPrChange w:id="430" w:author="Parks, Robbie M" w:date="2018-12-11T12:37:00Z">
          <w:pPr>
            <w:spacing w:after="0" w:line="480" w:lineRule="auto"/>
            <w:jc w:val="both"/>
            <w:outlineLvl w:val="0"/>
          </w:pPr>
        </w:pPrChange>
      </w:pPr>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del w:id="431" w:author="Majid" w:date="2018-12-11T11:13:00Z">
        <w:r w:rsidR="00900B83" w:rsidDel="002A16CF">
          <w:rPr>
            <w:rFonts w:ascii="Times New Roman" w:hAnsi="Times New Roman"/>
            <w:color w:val="000000" w:themeColor="text1"/>
            <w:sz w:val="24"/>
            <w:szCs w:val="24"/>
          </w:rPr>
          <w:delText xml:space="preserve">, </w:delText>
        </w:r>
      </w:del>
      <w:ins w:id="432" w:author="Majid" w:date="2018-12-11T11:13:00Z">
        <w:r w:rsidR="002A16CF">
          <w:rPr>
            <w:rFonts w:ascii="Times New Roman" w:hAnsi="Times New Roman"/>
            <w:color w:val="000000" w:themeColor="text1"/>
            <w:sz w:val="24"/>
            <w:szCs w:val="24"/>
          </w:rPr>
          <w:t>.</w:t>
        </w:r>
      </w:ins>
      <w:ins w:id="433" w:author="Majid" w:date="2018-12-11T11:15:00Z">
        <w:r w:rsidR="002A16CF">
          <w:rPr>
            <w:rFonts w:ascii="Times New Roman" w:hAnsi="Times New Roman"/>
            <w:color w:val="000000" w:themeColor="text1"/>
            <w:sz w:val="24"/>
            <w:szCs w:val="24"/>
          </w:rPr>
          <w:t xml:space="preserve"> [[[</w:t>
        </w:r>
        <w:r w:rsidR="002A16CF" w:rsidRPr="002A16CF">
          <w:rPr>
            <w:rFonts w:ascii="Times New Roman" w:hAnsi="Times New Roman"/>
            <w:color w:val="000000" w:themeColor="text1"/>
            <w:sz w:val="24"/>
            <w:szCs w:val="24"/>
          </w:rPr>
          <w:t>there was separate coefficient for each month which means that</w:t>
        </w:r>
        <w:r w:rsidR="002A16CF">
          <w:rPr>
            <w:rFonts w:ascii="Times New Roman" w:hAnsi="Times New Roman"/>
            <w:color w:val="000000" w:themeColor="text1"/>
            <w:sz w:val="24"/>
            <w:szCs w:val="24"/>
          </w:rPr>
          <w:t xml:space="preserve"> anomaly could have different effect in different months etc]]]</w:t>
        </w:r>
      </w:ins>
      <w:ins w:id="434" w:author="Majid" w:date="2018-12-11T11:13:00Z">
        <w:r w:rsidR="002A16CF">
          <w:rPr>
            <w:rFonts w:ascii="Times New Roman" w:hAnsi="Times New Roman"/>
            <w:color w:val="000000" w:themeColor="text1"/>
            <w:sz w:val="24"/>
            <w:szCs w:val="24"/>
          </w:rPr>
          <w:t xml:space="preserve"> Each </w:t>
        </w:r>
      </w:ins>
      <w:del w:id="435" w:author="Majid" w:date="2018-12-11T11:15:00Z">
        <w:r w:rsidR="00900B83" w:rsidDel="002A16CF">
          <w:rPr>
            <w:rFonts w:ascii="Times New Roman" w:hAnsi="Times New Roman"/>
            <w:sz w:val="24"/>
            <w:szCs w:val="24"/>
          </w:rPr>
          <w:delText xml:space="preserve">with each </w:delText>
        </w:r>
      </w:del>
      <w:r w:rsidR="00900B83">
        <w:rPr>
          <w:rFonts w:ascii="Times New Roman" w:hAnsi="Times New Roman"/>
          <w:sz w:val="24"/>
          <w:szCs w:val="24"/>
        </w:rPr>
        <w:t>month</w:t>
      </w:r>
      <w:ins w:id="436" w:author="Majid" w:date="2018-12-11T11:13:00Z">
        <w:r w:rsidR="002A16CF">
          <w:rPr>
            <w:rFonts w:ascii="Times New Roman" w:hAnsi="Times New Roman"/>
            <w:sz w:val="24"/>
            <w:szCs w:val="24"/>
          </w:rPr>
          <w:t>ly</w:t>
        </w:r>
      </w:ins>
      <w:r w:rsidR="00900B83">
        <w:rPr>
          <w:rFonts w:ascii="Times New Roman" w:hAnsi="Times New Roman"/>
          <w:sz w:val="24"/>
          <w:szCs w:val="24"/>
        </w:rPr>
        <w:t xml:space="preserve"> coefficient </w:t>
      </w:r>
      <w:del w:id="437" w:author="Majid" w:date="2018-12-11T11:15:00Z">
        <w:r w:rsidRPr="00843ACB" w:rsidDel="002A16CF">
          <w:rPr>
            <w:rFonts w:ascii="Times New Roman" w:hAnsi="Times New Roman"/>
            <w:sz w:val="24"/>
            <w:szCs w:val="24"/>
          </w:rPr>
          <w:delText xml:space="preserve">representing </w:delText>
        </w:r>
      </w:del>
      <w:ins w:id="438" w:author="Majid" w:date="2018-12-11T11:15:00Z">
        <w:r w:rsidR="002A16CF" w:rsidRPr="00843ACB">
          <w:rPr>
            <w:rFonts w:ascii="Times New Roman" w:hAnsi="Times New Roman"/>
            <w:sz w:val="24"/>
            <w:szCs w:val="24"/>
          </w:rPr>
          <w:t>represen</w:t>
        </w:r>
        <w:r w:rsidR="002A16CF">
          <w:rPr>
            <w:rFonts w:ascii="Times New Roman" w:hAnsi="Times New Roman"/>
            <w:sz w:val="24"/>
            <w:szCs w:val="24"/>
          </w:rPr>
          <w:t>s</w:t>
        </w:r>
        <w:r w:rsidR="002A16CF" w:rsidRPr="00843ACB">
          <w:rPr>
            <w:rFonts w:ascii="Times New Roman" w:hAnsi="Times New Roman"/>
            <w:sz w:val="24"/>
            <w:szCs w:val="24"/>
          </w:rPr>
          <w:t xml:space="preserve"> </w:t>
        </w:r>
      </w:ins>
      <w:r w:rsidRPr="00843ACB">
        <w:rPr>
          <w:rFonts w:ascii="Times New Roman" w:hAnsi="Times New Roman"/>
          <w:sz w:val="24"/>
          <w:szCs w:val="24"/>
        </w:rPr>
        <w:t xml:space="preserve">the logarithm of the rate ratio </w:t>
      </w:r>
      <w:r w:rsidR="00B65059">
        <w:rPr>
          <w:rFonts w:ascii="Times New Roman" w:hAnsi="Times New Roman"/>
          <w:sz w:val="24"/>
          <w:szCs w:val="24"/>
        </w:rPr>
        <w:t xml:space="preserve">by month </w:t>
      </w:r>
      <w:r w:rsidRPr="00843ACB">
        <w:rPr>
          <w:rFonts w:ascii="Times New Roman" w:hAnsi="Times New Roman"/>
          <w:sz w:val="24"/>
          <w:szCs w:val="24"/>
        </w:rPr>
        <w:t>per 1°C increase in monthly anomaly</w:t>
      </w:r>
      <w:r w:rsidRPr="00284EE0">
        <w:rPr>
          <w:rFonts w:ascii="Times New Roman" w:hAnsi="Times New Roman"/>
          <w:color w:val="000000" w:themeColor="text1"/>
          <w:sz w:val="24"/>
          <w:szCs w:val="24"/>
        </w:rPr>
        <w:t xml:space="preserve">. We used a cyclic random walk </w:t>
      </w:r>
      <w:del w:id="439" w:author="Majid" w:date="2018-12-11T11:15:00Z">
        <w:r w:rsidRPr="00284EE0" w:rsidDel="002A16CF">
          <w:rPr>
            <w:rFonts w:ascii="Times New Roman" w:hAnsi="Times New Roman"/>
            <w:color w:val="000000" w:themeColor="text1"/>
            <w:sz w:val="24"/>
            <w:szCs w:val="24"/>
          </w:rPr>
          <w:delText>structure for the anomaly terms</w:delText>
        </w:r>
      </w:del>
      <w:ins w:id="440" w:author="Majid" w:date="2018-12-11T11:15:00Z">
        <w:r w:rsidR="002A16CF">
          <w:rPr>
            <w:rFonts w:ascii="Times New Roman" w:hAnsi="Times New Roman"/>
            <w:color w:val="000000" w:themeColor="text1"/>
            <w:sz w:val="24"/>
            <w:szCs w:val="24"/>
          </w:rPr>
          <w:t xml:space="preserve">to smooth the </w:t>
        </w:r>
      </w:ins>
      <w:ins w:id="441" w:author="Majid" w:date="2018-12-11T11:16:00Z">
        <w:r w:rsidR="002A16CF">
          <w:rPr>
            <w:rFonts w:ascii="Times New Roman" w:hAnsi="Times New Roman"/>
            <w:color w:val="000000" w:themeColor="text1"/>
            <w:sz w:val="24"/>
            <w:szCs w:val="24"/>
          </w:rPr>
          <w:t>coefficient</w:t>
        </w:r>
      </w:ins>
      <w:ins w:id="442" w:author="Majid" w:date="2018-12-11T11:15:00Z">
        <w:r w:rsidR="002A16CF">
          <w:rPr>
            <w:rFonts w:ascii="Times New Roman" w:hAnsi="Times New Roman"/>
            <w:color w:val="000000" w:themeColor="text1"/>
            <w:sz w:val="24"/>
            <w:szCs w:val="24"/>
          </w:rPr>
          <w:t xml:space="preserve"> </w:t>
        </w:r>
      </w:ins>
      <w:ins w:id="443" w:author="Majid" w:date="2018-12-11T11:16:00Z">
        <w:r w:rsidR="002A16CF">
          <w:rPr>
            <w:rFonts w:ascii="Times New Roman" w:hAnsi="Times New Roman"/>
            <w:color w:val="000000" w:themeColor="text1"/>
            <w:sz w:val="24"/>
            <w:szCs w:val="24"/>
          </w:rPr>
          <w:t>of the temperature anomaly [[[which means …]]]</w:t>
        </w:r>
      </w:ins>
      <w:r w:rsidRPr="00284EE0">
        <w:rPr>
          <w:rFonts w:ascii="Times New Roman" w:hAnsi="Times New Roman"/>
          <w:color w:val="000000" w:themeColor="text1"/>
          <w:sz w:val="24"/>
          <w:szCs w:val="24"/>
        </w:rPr>
        <w:t>, allowing December to neighbour January.</w:t>
      </w:r>
      <w:ins w:id="444" w:author="Majid" w:date="2018-12-11T11:16:00Z">
        <w:r w:rsidR="002A16CF" w:rsidRPr="002A16CF">
          <w:rPr>
            <w:rFonts w:ascii="Times New Roman" w:hAnsi="Times New Roman"/>
            <w:color w:val="000000" w:themeColor="text1"/>
            <w:sz w:val="24"/>
            <w:szCs w:val="24"/>
            <w:lang w:val="en-US"/>
          </w:rPr>
          <w:t xml:space="preserve"> </w:t>
        </w:r>
      </w:ins>
      <w:moveToRangeStart w:id="445" w:author="Majid" w:date="2018-12-11T11:16:00Z" w:name="move532290317"/>
      <w:moveTo w:id="446" w:author="Majid" w:date="2018-12-11T11:16:00Z">
        <w:r w:rsidR="002A16CF" w:rsidRPr="00A86D9D">
          <w:rPr>
            <w:rFonts w:ascii="Times New Roman" w:hAnsi="Times New Roman"/>
            <w:color w:val="000000" w:themeColor="text1"/>
            <w:sz w:val="24"/>
            <w:szCs w:val="24"/>
            <w:lang w:val="en-US"/>
          </w:rPr>
          <w:t>We fitted the models using integrated nested Laplace approximation (INLA), using the R-INLA software.</w:t>
        </w:r>
        <w:r w:rsidR="002A16CF">
          <w:rPr>
            <w:rFonts w:ascii="Times New Roman" w:hAnsi="Times New Roman"/>
            <w:color w:val="000000" w:themeColor="text1"/>
            <w:sz w:val="24"/>
            <w:szCs w:val="24"/>
            <w:lang w:val="en-US"/>
          </w:rPr>
          <w:fldChar w:fldCharType="begin" w:fldLock="1"/>
        </w:r>
        <w:r w:rsidR="002A16CF">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56&lt;/sup&gt;","plainTextFormattedCitation":"56","previouslyFormattedCitation":"&lt;sup&gt;55&lt;/sup&gt;"},"properties":{"noteIndex":0},"schema":"https://github.com/citation-style-language/schema/raw/master/csl-citation.json"}</w:instrText>
        </w:r>
        <w:r w:rsidR="002A16CF">
          <w:rPr>
            <w:rFonts w:ascii="Times New Roman" w:hAnsi="Times New Roman"/>
            <w:color w:val="000000" w:themeColor="text1"/>
            <w:sz w:val="24"/>
            <w:szCs w:val="24"/>
            <w:lang w:val="en-US"/>
          </w:rPr>
          <w:fldChar w:fldCharType="separate"/>
        </w:r>
        <w:r w:rsidR="002A16CF" w:rsidRPr="00B97405">
          <w:rPr>
            <w:rFonts w:ascii="Times New Roman" w:hAnsi="Times New Roman"/>
            <w:noProof/>
            <w:color w:val="000000" w:themeColor="text1"/>
            <w:sz w:val="24"/>
            <w:szCs w:val="24"/>
            <w:vertAlign w:val="superscript"/>
            <w:lang w:val="en-US"/>
          </w:rPr>
          <w:t>56</w:t>
        </w:r>
        <w:r w:rsidR="002A16CF">
          <w:rPr>
            <w:rFonts w:ascii="Times New Roman" w:hAnsi="Times New Roman"/>
            <w:color w:val="000000" w:themeColor="text1"/>
            <w:sz w:val="24"/>
            <w:szCs w:val="24"/>
            <w:lang w:val="en-US"/>
          </w:rPr>
          <w:fldChar w:fldCharType="end"/>
        </w:r>
      </w:moveTo>
      <w:ins w:id="447" w:author="Majid" w:date="2018-12-11T11:16:00Z">
        <w:r w:rsidR="002A16CF">
          <w:rPr>
            <w:rFonts w:ascii="Times New Roman" w:hAnsi="Times New Roman"/>
            <w:color w:val="000000" w:themeColor="text1"/>
            <w:sz w:val="24"/>
            <w:szCs w:val="24"/>
            <w:lang w:val="en-US"/>
          </w:rPr>
          <w:t xml:space="preserve"> [[[analysis separate by age group and sex]]]</w:t>
        </w:r>
      </w:ins>
    </w:p>
    <w:p w14:paraId="590644D0" w14:textId="77777777" w:rsidR="002A16CF" w:rsidRPr="00636C9B" w:rsidRDefault="002A16CF" w:rsidP="00C05F02">
      <w:pPr>
        <w:spacing w:after="0" w:line="480" w:lineRule="auto"/>
        <w:outlineLvl w:val="0"/>
        <w:rPr>
          <w:rFonts w:ascii="Times New Roman" w:hAnsi="Times New Roman"/>
          <w:color w:val="000000" w:themeColor="text1"/>
          <w:sz w:val="24"/>
          <w:szCs w:val="24"/>
        </w:rPr>
        <w:pPrChange w:id="448" w:author="Parks, Robbie M" w:date="2018-12-11T12:37:00Z">
          <w:pPr>
            <w:spacing w:after="0" w:line="480" w:lineRule="auto"/>
            <w:jc w:val="both"/>
            <w:outlineLvl w:val="0"/>
          </w:pPr>
        </w:pPrChange>
      </w:pPr>
    </w:p>
    <w:moveToRangeEnd w:id="445"/>
    <w:p w14:paraId="1352F7C4" w14:textId="51D9814F" w:rsidR="00FA3851" w:rsidRPr="00284EE0" w:rsidRDefault="00FA3851" w:rsidP="00C05F02">
      <w:pPr>
        <w:spacing w:after="0" w:line="480" w:lineRule="auto"/>
        <w:outlineLvl w:val="0"/>
        <w:rPr>
          <w:rFonts w:ascii="Times New Roman" w:hAnsi="Times New Roman"/>
          <w:color w:val="000000" w:themeColor="text1"/>
          <w:sz w:val="24"/>
          <w:szCs w:val="24"/>
        </w:rPr>
        <w:pPrChange w:id="449" w:author="Parks, Robbie M" w:date="2018-12-11T12:37:00Z">
          <w:pPr>
            <w:spacing w:after="0" w:line="480" w:lineRule="auto"/>
            <w:jc w:val="both"/>
            <w:outlineLvl w:val="0"/>
          </w:pPr>
        </w:pPrChange>
      </w:pPr>
    </w:p>
    <w:p w14:paraId="0F49453D" w14:textId="77777777" w:rsidR="00FA3851" w:rsidRPr="00636C9B" w:rsidRDefault="00FA3851" w:rsidP="00C05F02">
      <w:pPr>
        <w:spacing w:after="0" w:line="480" w:lineRule="auto"/>
        <w:outlineLvl w:val="0"/>
        <w:rPr>
          <w:rFonts w:ascii="Times New Roman" w:hAnsi="Times New Roman"/>
          <w:color w:val="000000" w:themeColor="text1"/>
          <w:sz w:val="24"/>
          <w:szCs w:val="24"/>
        </w:rPr>
        <w:pPrChange w:id="450" w:author="Parks, Robbie M" w:date="2018-12-11T12:37:00Z">
          <w:pPr>
            <w:spacing w:after="0" w:line="480" w:lineRule="auto"/>
            <w:jc w:val="both"/>
            <w:outlineLvl w:val="0"/>
          </w:pPr>
        </w:pPrChange>
      </w:pPr>
    </w:p>
    <w:p w14:paraId="022CB476" w14:textId="1F0BDE6F" w:rsidR="003351F5" w:rsidRDefault="003351F5" w:rsidP="00C05F02">
      <w:pPr>
        <w:spacing w:after="0" w:line="480" w:lineRule="auto"/>
        <w:outlineLvl w:val="0"/>
        <w:rPr>
          <w:rFonts w:ascii="Times New Roman" w:hAnsi="Times New Roman"/>
          <w:color w:val="000000" w:themeColor="text1"/>
          <w:sz w:val="24"/>
          <w:szCs w:val="24"/>
        </w:rPr>
        <w:pPrChange w:id="451" w:author="Parks, Robbie M" w:date="2018-12-11T12:37:00Z">
          <w:pPr>
            <w:spacing w:after="0" w:line="480" w:lineRule="auto"/>
            <w:jc w:val="both"/>
            <w:outlineLvl w:val="0"/>
          </w:pPr>
        </w:pPrChange>
      </w:pPr>
      <w:commentRangeStart w:id="452"/>
      <w:r>
        <w:rPr>
          <w:rFonts w:ascii="Times New Roman" w:hAnsi="Times New Roman"/>
          <w:color w:val="000000" w:themeColor="text1"/>
          <w:sz w:val="24"/>
          <w:szCs w:val="24"/>
        </w:rPr>
        <w:lastRenderedPageBreak/>
        <w:t>We estimated the mortality impact of a year where the temperature anomaly was +</w:t>
      </w:r>
      <w:r w:rsidRPr="00843ACB">
        <w:rPr>
          <w:rFonts w:ascii="Times New Roman" w:hAnsi="Times New Roman"/>
          <w:sz w:val="24"/>
          <w:szCs w:val="24"/>
        </w:rPr>
        <w:t>1°C</w:t>
      </w:r>
      <w:r>
        <w:rPr>
          <w:rFonts w:ascii="Times New Roman" w:hAnsi="Times New Roman"/>
          <w:sz w:val="24"/>
          <w:szCs w:val="24"/>
        </w:rPr>
        <w:t xml:space="preserve"> for each month, using the population of the last year in our period of analysis (2016)</w:t>
      </w:r>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r w:rsidR="00B97405">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55&lt;/sup&gt;","plainTextFormattedCitation":"55","previouslyFormattedCitation":"&lt;sup&gt;54&lt;/sup&gt;"},"properties":{"noteIndex":0},"schema":"https://github.com/citation-style-language/schema/raw/master/csl-citation.json"}</w:instrText>
      </w:r>
      <w:r>
        <w:rPr>
          <w:rFonts w:ascii="Times New Roman" w:hAnsi="Times New Roman"/>
          <w:color w:val="000000" w:themeColor="text1"/>
          <w:sz w:val="24"/>
          <w:szCs w:val="24"/>
        </w:rPr>
        <w:fldChar w:fldCharType="separate"/>
      </w:r>
      <w:r w:rsidR="00B97405" w:rsidRPr="00B97405">
        <w:rPr>
          <w:rFonts w:ascii="Times New Roman" w:hAnsi="Times New Roman"/>
          <w:noProof/>
          <w:color w:val="000000" w:themeColor="text1"/>
          <w:sz w:val="24"/>
          <w:szCs w:val="24"/>
          <w:vertAlign w:val="superscript"/>
        </w:rPr>
        <w:t>55</w:t>
      </w:r>
      <w:r>
        <w:rPr>
          <w:rFonts w:ascii="Times New Roman" w:hAnsi="Times New Roman"/>
          <w:color w:val="000000" w:themeColor="text1"/>
          <w:sz w:val="24"/>
          <w:szCs w:val="24"/>
        </w:rPr>
        <w:fldChar w:fldCharType="end"/>
      </w:r>
    </w:p>
    <w:commentRangeEnd w:id="452"/>
    <w:p w14:paraId="3389E3F6" w14:textId="77777777" w:rsidR="003351F5" w:rsidRDefault="002A16CF" w:rsidP="00C05F02">
      <w:pPr>
        <w:spacing w:after="0" w:line="480" w:lineRule="auto"/>
        <w:outlineLvl w:val="0"/>
        <w:rPr>
          <w:rFonts w:ascii="Times New Roman" w:hAnsi="Times New Roman"/>
          <w:color w:val="000000" w:themeColor="text1"/>
          <w:sz w:val="24"/>
          <w:szCs w:val="24"/>
        </w:rPr>
        <w:pPrChange w:id="453" w:author="Parks, Robbie M" w:date="2018-12-11T12:37:00Z">
          <w:pPr>
            <w:spacing w:after="0" w:line="480" w:lineRule="auto"/>
            <w:jc w:val="both"/>
            <w:outlineLvl w:val="0"/>
          </w:pPr>
        </w:pPrChange>
      </w:pPr>
      <w:r>
        <w:rPr>
          <w:rStyle w:val="CommentReference"/>
          <w:rFonts w:asciiTheme="minorHAnsi" w:eastAsiaTheme="minorHAnsi" w:hAnsiTheme="minorHAnsi" w:cstheme="minorBidi"/>
        </w:rPr>
        <w:commentReference w:id="452"/>
      </w:r>
    </w:p>
    <w:p w14:paraId="08F1F394" w14:textId="0959B5A5" w:rsidR="00FA3851" w:rsidRPr="00843ACB" w:rsidDel="002A16CF" w:rsidRDefault="00FA3851" w:rsidP="00C05F02">
      <w:pPr>
        <w:spacing w:after="0" w:line="480" w:lineRule="auto"/>
        <w:outlineLvl w:val="0"/>
        <w:rPr>
          <w:rFonts w:ascii="Times New Roman" w:hAnsi="Times New Roman"/>
          <w:color w:val="000000" w:themeColor="text1"/>
          <w:sz w:val="24"/>
          <w:szCs w:val="24"/>
          <w:lang w:val="en-US"/>
        </w:rPr>
        <w:pPrChange w:id="454" w:author="Parks, Robbie M" w:date="2018-12-11T12:37:00Z">
          <w:pPr>
            <w:spacing w:after="0" w:line="480" w:lineRule="auto"/>
            <w:jc w:val="both"/>
            <w:outlineLvl w:val="0"/>
          </w:pPr>
        </w:pPrChange>
      </w:pPr>
      <w:moveFromRangeStart w:id="455" w:author="Majid" w:date="2018-12-11T11:16:00Z" w:name="move532290317"/>
      <w:moveFrom w:id="456" w:author="Majid" w:date="2018-12-11T11:16:00Z">
        <w:r w:rsidRPr="00A86D9D" w:rsidDel="002A16CF">
          <w:rPr>
            <w:rFonts w:ascii="Times New Roman" w:hAnsi="Times New Roman"/>
            <w:color w:val="000000" w:themeColor="text1"/>
            <w:sz w:val="24"/>
            <w:szCs w:val="24"/>
            <w:lang w:val="en-US"/>
          </w:rPr>
          <w:t>We fitted the models using integrated nested Laplace approximation (INLA), using the R-INLA software.</w:t>
        </w:r>
        <w:r w:rsidDel="002A16CF">
          <w:rPr>
            <w:rFonts w:ascii="Times New Roman" w:hAnsi="Times New Roman"/>
            <w:color w:val="000000" w:themeColor="text1"/>
            <w:sz w:val="24"/>
            <w:szCs w:val="24"/>
            <w:lang w:val="en-US"/>
          </w:rPr>
          <w:fldChar w:fldCharType="begin" w:fldLock="1"/>
        </w:r>
        <w:r w:rsidR="00B97405" w:rsidDel="002A16CF">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56&lt;/sup&gt;","plainTextFormattedCitation":"56","previouslyFormattedCitation":"&lt;sup&gt;55&lt;/sup&gt;"},"properties":{"noteIndex":0},"schema":"https://github.com/citation-style-language/schema/raw/master/csl-citation.json"}</w:instrText>
        </w:r>
        <w:r w:rsidDel="002A16CF">
          <w:rPr>
            <w:rFonts w:ascii="Times New Roman" w:hAnsi="Times New Roman"/>
            <w:color w:val="000000" w:themeColor="text1"/>
            <w:sz w:val="24"/>
            <w:szCs w:val="24"/>
            <w:lang w:val="en-US"/>
          </w:rPr>
          <w:fldChar w:fldCharType="separate"/>
        </w:r>
        <w:r w:rsidR="00B97405" w:rsidRPr="00B97405" w:rsidDel="002A16CF">
          <w:rPr>
            <w:rFonts w:ascii="Times New Roman" w:hAnsi="Times New Roman"/>
            <w:noProof/>
            <w:color w:val="000000" w:themeColor="text1"/>
            <w:sz w:val="24"/>
            <w:szCs w:val="24"/>
            <w:vertAlign w:val="superscript"/>
            <w:lang w:val="en-US"/>
          </w:rPr>
          <w:t>56</w:t>
        </w:r>
        <w:r w:rsidDel="002A16CF">
          <w:rPr>
            <w:rFonts w:ascii="Times New Roman" w:hAnsi="Times New Roman"/>
            <w:color w:val="000000" w:themeColor="text1"/>
            <w:sz w:val="24"/>
            <w:szCs w:val="24"/>
            <w:lang w:val="en-US"/>
          </w:rPr>
          <w:fldChar w:fldCharType="end"/>
        </w:r>
      </w:moveFrom>
    </w:p>
    <w:p w14:paraId="451A3401" w14:textId="519A3E3A" w:rsidR="00FA3851" w:rsidRPr="00636C9B" w:rsidDel="002A16CF" w:rsidRDefault="00FA3851" w:rsidP="00FA3851">
      <w:pPr>
        <w:spacing w:after="0" w:line="480" w:lineRule="auto"/>
        <w:jc w:val="both"/>
        <w:outlineLvl w:val="0"/>
        <w:rPr>
          <w:rFonts w:ascii="Times New Roman" w:hAnsi="Times New Roman"/>
          <w:color w:val="000000" w:themeColor="text1"/>
          <w:sz w:val="24"/>
          <w:szCs w:val="24"/>
        </w:rPr>
      </w:pPr>
    </w:p>
    <w:moveFromRangeEnd w:id="455"/>
    <w:p w14:paraId="3807A4A5" w14:textId="77777777" w:rsidR="00FA3851" w:rsidRDefault="00FA3851" w:rsidP="00FA3851">
      <w:pPr>
        <w:spacing w:after="0" w:line="480" w:lineRule="auto"/>
        <w:jc w:val="both"/>
        <w:outlineLvl w:val="0"/>
        <w:rPr>
          <w:rFonts w:ascii="Times New Roman" w:hAnsi="Times New Roman"/>
          <w:color w:val="000000" w:themeColor="text1"/>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665A9033"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w:t>
      </w:r>
      <w:ins w:id="457" w:author="Parks, Robbie M" w:date="2018-12-11T12:43:00Z">
        <w:r w:rsidR="00773AEC">
          <w:rPr>
            <w:rFonts w:ascii="Times New Roman" w:hAnsi="Times New Roman"/>
            <w:sz w:val="24"/>
            <w:szCs w:val="24"/>
          </w:rPr>
          <w:t xml:space="preserve">The development of statistical methods is supported by grants from </w:t>
        </w:r>
        <w:r w:rsidR="00773AEC">
          <w:rPr>
            <w:rFonts w:ascii="Times New Roman" w:hAnsi="Times New Roman"/>
            <w:sz w:val="24"/>
            <w:szCs w:val="24"/>
          </w:rPr>
          <w:t xml:space="preserve">the </w:t>
        </w:r>
        <w:bookmarkStart w:id="458" w:name="_GoBack"/>
        <w:bookmarkEnd w:id="458"/>
        <w:r w:rsidR="00773AEC">
          <w:rPr>
            <w:rFonts w:ascii="Times New Roman" w:hAnsi="Times New Roman"/>
            <w:sz w:val="24"/>
            <w:szCs w:val="24"/>
          </w:rPr>
          <w:t xml:space="preserve">Wellcome Trust </w:t>
        </w:r>
        <w:r w:rsidR="00773AEC" w:rsidRPr="00B95DCD">
          <w:rPr>
            <w:rFonts w:ascii="Times New Roman" w:hAnsi="Times New Roman"/>
            <w:sz w:val="24"/>
            <w:szCs w:val="24"/>
          </w:rPr>
          <w:t>(</w:t>
        </w:r>
        <w:r w:rsidR="00773AEC" w:rsidRPr="00C2602B">
          <w:rPr>
            <w:rFonts w:ascii="Times New Roman" w:hAnsi="Times New Roman"/>
            <w:sz w:val="24"/>
            <w:szCs w:val="24"/>
          </w:rPr>
          <w:t>grants 205208/Z/16/Z and 209376/Z/17/Z and Institutional Strategic Support Fund)</w:t>
        </w:r>
        <w:r w:rsidR="00773AEC">
          <w:rPr>
            <w:rFonts w:ascii="Times New Roman" w:hAnsi="Times New Roman"/>
            <w:sz w:val="24"/>
            <w:szCs w:val="24"/>
          </w:rPr>
          <w:t xml:space="preserve">. </w:t>
        </w:r>
      </w:ins>
      <w:r w:rsidR="003575A7" w:rsidRPr="003575A7">
        <w:rPr>
          <w:rFonts w:ascii="Times New Roman" w:hAnsi="Times New Roman"/>
          <w:sz w:val="24"/>
          <w:szCs w:val="24"/>
        </w:rPr>
        <w:t>It has not been formally reviewed by EPA. The views expressed in this document are solely those of authors and do not necessarily reflect those of the Agency. EPA does not endorse any products or commercial services mentioned in this publication.</w:t>
      </w:r>
      <w:ins w:id="459" w:author="Ezzati, Majid" w:date="2018-12-11T06:59:00Z">
        <w:r w:rsidR="00DF0392">
          <w:rPr>
            <w:rFonts w:ascii="Times New Roman" w:hAnsi="Times New Roman"/>
            <w:sz w:val="24"/>
            <w:szCs w:val="24"/>
          </w:rPr>
          <w:t xml:space="preserve"> </w:t>
        </w:r>
      </w:ins>
      <w:ins w:id="460" w:author="Ezzati, Majid" w:date="2018-12-11T07:00:00Z">
        <w:del w:id="461" w:author="Parks, Robbie M" w:date="2018-12-11T12:43:00Z">
          <w:r w:rsidR="00DF0392" w:rsidDel="00773AEC">
            <w:rPr>
              <w:rFonts w:ascii="Times New Roman" w:hAnsi="Times New Roman"/>
              <w:sz w:val="24"/>
              <w:szCs w:val="24"/>
            </w:rPr>
            <w:delText>The d</w:delText>
          </w:r>
        </w:del>
      </w:ins>
      <w:ins w:id="462" w:author="Ezzati, Majid" w:date="2018-12-11T06:59:00Z">
        <w:del w:id="463" w:author="Parks, Robbie M" w:date="2018-12-11T12:43:00Z">
          <w:r w:rsidR="00DF0392" w:rsidDel="00773AEC">
            <w:rPr>
              <w:rFonts w:ascii="Times New Roman" w:hAnsi="Times New Roman"/>
              <w:sz w:val="24"/>
              <w:szCs w:val="24"/>
            </w:rPr>
            <w:delText xml:space="preserve">evelopment of statistical methods is supported by </w:delText>
          </w:r>
        </w:del>
      </w:ins>
      <w:ins w:id="464" w:author="Ezzati, Majid" w:date="2018-12-11T07:00:00Z">
        <w:del w:id="465" w:author="Parks, Robbie M" w:date="2018-12-11T12:43:00Z">
          <w:r w:rsidR="00DF0392" w:rsidDel="00773AEC">
            <w:rPr>
              <w:rFonts w:ascii="Times New Roman" w:hAnsi="Times New Roman"/>
              <w:sz w:val="24"/>
              <w:szCs w:val="24"/>
            </w:rPr>
            <w:delText xml:space="preserve">grants from Wellcome Trust </w:delText>
          </w:r>
        </w:del>
        <w:del w:id="466" w:author="Parks, Robbie M" w:date="2018-12-11T12:41:00Z">
          <w:r w:rsidR="00DF0392" w:rsidDel="00281498">
            <w:rPr>
              <w:rFonts w:ascii="Times New Roman" w:hAnsi="Times New Roman"/>
              <w:sz w:val="24"/>
              <w:szCs w:val="24"/>
            </w:rPr>
            <w:delText>([[[the two we put in the PM paper]]])/</w:delText>
          </w:r>
        </w:del>
      </w:ins>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1F9767AF" w14:textId="77777777" w:rsidR="00D34088" w:rsidRDefault="00843A73" w:rsidP="00D76DF7">
      <w:pPr>
        <w:spacing w:after="0" w:line="480" w:lineRule="auto"/>
        <w:jc w:val="both"/>
        <w:rPr>
          <w:ins w:id="467" w:author="Parks, Robbie M" w:date="2018-12-11T12:38:00Z"/>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ins w:id="468" w:author="Parks, Robbie M" w:date="2018-12-11T12:09:00Z">
        <w:r w:rsidR="001C5198">
          <w:rPr>
            <w:rFonts w:ascii="Times New Roman" w:hAnsi="Times New Roman"/>
            <w:sz w:val="24"/>
            <w:szCs w:val="24"/>
          </w:rPr>
          <w:t>, VK</w:t>
        </w:r>
      </w:ins>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w:t>
      </w:r>
    </w:p>
    <w:p w14:paraId="4D10CF81" w14:textId="77777777" w:rsidR="00D34088" w:rsidRDefault="00D34088" w:rsidP="00D76DF7">
      <w:pPr>
        <w:spacing w:after="0" w:line="480" w:lineRule="auto"/>
        <w:jc w:val="both"/>
        <w:rPr>
          <w:ins w:id="469" w:author="Parks, Robbie M" w:date="2018-12-11T12:38:00Z"/>
          <w:rFonts w:ascii="Times New Roman" w:hAnsi="Times New Roman"/>
          <w:sz w:val="24"/>
          <w:szCs w:val="24"/>
        </w:rPr>
      </w:pPr>
    </w:p>
    <w:p w14:paraId="59A52C18" w14:textId="77777777" w:rsidR="00CE03A3" w:rsidRDefault="00D34088" w:rsidP="00D76DF7">
      <w:pPr>
        <w:spacing w:after="0" w:line="480" w:lineRule="auto"/>
        <w:jc w:val="both"/>
        <w:rPr>
          <w:ins w:id="470" w:author="Parks, Robbie M" w:date="2018-12-11T12:41:00Z"/>
          <w:rFonts w:ascii="Times New Roman" w:hAnsi="Times New Roman"/>
          <w:sz w:val="24"/>
          <w:szCs w:val="24"/>
        </w:rPr>
      </w:pPr>
      <w:ins w:id="471" w:author="Parks, Robbie M" w:date="2018-12-11T12:38:00Z">
        <w:r>
          <w:rPr>
            <w:rFonts w:ascii="Times New Roman" w:hAnsi="Times New Roman"/>
            <w:b/>
            <w:sz w:val="24"/>
            <w:szCs w:val="24"/>
          </w:rPr>
          <w:t>Competing interests statement</w:t>
        </w:r>
      </w:ins>
      <w:r w:rsidR="00843A73" w:rsidRPr="00636C9B">
        <w:rPr>
          <w:rFonts w:ascii="Times New Roman" w:hAnsi="Times New Roman"/>
          <w:sz w:val="24"/>
          <w:szCs w:val="24"/>
        </w:rPr>
        <w:t xml:space="preserve"> </w:t>
      </w:r>
    </w:p>
    <w:p w14:paraId="376F84F6" w14:textId="6F73449A" w:rsidR="000210D1" w:rsidRPr="00636C9B" w:rsidRDefault="00CE03A3" w:rsidP="00D76DF7">
      <w:pPr>
        <w:spacing w:after="0" w:line="480" w:lineRule="auto"/>
        <w:jc w:val="both"/>
        <w:rPr>
          <w:rFonts w:ascii="Times New Roman" w:hAnsi="Times New Roman"/>
          <w:sz w:val="24"/>
          <w:szCs w:val="24"/>
        </w:rPr>
      </w:pPr>
      <w:ins w:id="472" w:author="Parks, Robbie M" w:date="2018-12-11T12:41:00Z">
        <w:r w:rsidRPr="00A642ED">
          <w:t>ME reports a charitable grant from AstraZeneca Young Health Programme, and personal fees from Prudential, Scor, and Third Bridge,</w:t>
        </w:r>
        <w:r>
          <w:t xml:space="preserve"> all outside the submitted work; all other a</w:t>
        </w:r>
        <w:r w:rsidRPr="0030310D">
          <w:t>uthors declare no competing interests</w:t>
        </w:r>
        <w:r>
          <w:t>.</w:t>
        </w:r>
      </w:ins>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6AC264D" w14:textId="25A43F45" w:rsidR="00B97405" w:rsidRPr="00B97405" w:rsidRDefault="00A55581"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B97405" w:rsidRPr="00B97405">
        <w:rPr>
          <w:rFonts w:ascii="Times New Roman" w:eastAsia="Times New Roman" w:hAnsi="Times New Roman"/>
          <w:noProof/>
          <w:sz w:val="24"/>
        </w:rPr>
        <w:t>1.</w:t>
      </w:r>
      <w:r w:rsidR="00B97405" w:rsidRPr="00B97405">
        <w:rPr>
          <w:rFonts w:ascii="Times New Roman" w:eastAsia="Times New Roman" w:hAnsi="Times New Roman"/>
          <w:noProof/>
          <w:sz w:val="24"/>
        </w:rPr>
        <w:tab/>
        <w:t xml:space="preserve">Watts, N. </w:t>
      </w:r>
      <w:r w:rsidR="00B97405" w:rsidRPr="00B97405">
        <w:rPr>
          <w:rFonts w:ascii="Times New Roman" w:eastAsia="Times New Roman" w:hAnsi="Times New Roman"/>
          <w:i/>
          <w:iCs/>
          <w:noProof/>
          <w:sz w:val="24"/>
        </w:rPr>
        <w:t>et al.</w:t>
      </w:r>
      <w:r w:rsidR="00B97405" w:rsidRPr="00B97405">
        <w:rPr>
          <w:rFonts w:ascii="Times New Roman" w:eastAsia="Times New Roman" w:hAnsi="Times New Roman"/>
          <w:noProof/>
          <w:sz w:val="24"/>
        </w:rPr>
        <w:t xml:space="preserve"> The 2018 report of the Lancet Countdown on health and climate change: shaping health of nations for centuries to come. </w:t>
      </w:r>
      <w:r w:rsidR="00B97405" w:rsidRPr="00B97405">
        <w:rPr>
          <w:rFonts w:ascii="Times New Roman" w:eastAsia="Times New Roman" w:hAnsi="Times New Roman"/>
          <w:i/>
          <w:iCs/>
          <w:noProof/>
          <w:sz w:val="24"/>
        </w:rPr>
        <w:t>Lancet</w:t>
      </w:r>
      <w:r w:rsidR="00B97405" w:rsidRPr="00B97405">
        <w:rPr>
          <w:rFonts w:ascii="Times New Roman" w:eastAsia="Times New Roman" w:hAnsi="Times New Roman"/>
          <w:noProof/>
          <w:sz w:val="24"/>
        </w:rPr>
        <w:t xml:space="preserve"> </w:t>
      </w:r>
      <w:r w:rsidR="00B97405" w:rsidRPr="00B97405">
        <w:rPr>
          <w:rFonts w:ascii="Times New Roman" w:eastAsia="Times New Roman" w:hAnsi="Times New Roman"/>
          <w:b/>
          <w:bCs/>
          <w:noProof/>
          <w:sz w:val="24"/>
        </w:rPr>
        <w:t>6736,</w:t>
      </w:r>
      <w:r w:rsidR="00B97405" w:rsidRPr="00B97405">
        <w:rPr>
          <w:rFonts w:ascii="Times New Roman" w:eastAsia="Times New Roman" w:hAnsi="Times New Roman"/>
          <w:noProof/>
          <w:sz w:val="24"/>
        </w:rPr>
        <w:t xml:space="preserve"> 1–4 (2018).</w:t>
      </w:r>
    </w:p>
    <w:p w14:paraId="15460BD3"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w:t>
      </w:r>
      <w:r w:rsidRPr="00B97405">
        <w:rPr>
          <w:rFonts w:ascii="Times New Roman" w:eastAsia="Times New Roman" w:hAnsi="Times New Roman"/>
          <w:noProof/>
          <w:sz w:val="24"/>
        </w:rPr>
        <w:tab/>
        <w:t xml:space="preserve">McMichael, A. J., Woodruff, R. E. &amp; Hales, S. Climate change and human health: Present and future risks. </w:t>
      </w:r>
      <w:r w:rsidRPr="00B97405">
        <w:rPr>
          <w:rFonts w:ascii="Times New Roman" w:eastAsia="Times New Roman" w:hAnsi="Times New Roman"/>
          <w:i/>
          <w:iCs/>
          <w:noProof/>
          <w:sz w:val="24"/>
        </w:rPr>
        <w:t>Lancet</w:t>
      </w:r>
      <w:r w:rsidRPr="00B97405">
        <w:rPr>
          <w:rFonts w:ascii="Times New Roman" w:eastAsia="Times New Roman" w:hAnsi="Times New Roman"/>
          <w:noProof/>
          <w:sz w:val="24"/>
        </w:rPr>
        <w:t xml:space="preserve"> (2006). doi:10.1016/S0140-6736(06)68079-3</w:t>
      </w:r>
    </w:p>
    <w:p w14:paraId="3B406BC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w:t>
      </w:r>
      <w:r w:rsidRPr="00B97405">
        <w:rPr>
          <w:rFonts w:ascii="Times New Roman" w:eastAsia="Times New Roman" w:hAnsi="Times New Roman"/>
          <w:noProof/>
          <w:sz w:val="24"/>
        </w:rPr>
        <w:tab/>
        <w:t xml:space="preserve">Huang, C.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Projecting Future heat-related mortality under climate change scenarios: A systematic review. </w:t>
      </w:r>
      <w:r w:rsidRPr="00B97405">
        <w:rPr>
          <w:rFonts w:ascii="Times New Roman" w:eastAsia="Times New Roman" w:hAnsi="Times New Roman"/>
          <w:i/>
          <w:iCs/>
          <w:noProof/>
          <w:sz w:val="24"/>
        </w:rPr>
        <w:t>Environmental Health Perspectives</w:t>
      </w:r>
      <w:r w:rsidRPr="00B97405">
        <w:rPr>
          <w:rFonts w:ascii="Times New Roman" w:eastAsia="Times New Roman" w:hAnsi="Times New Roman"/>
          <w:noProof/>
          <w:sz w:val="24"/>
        </w:rPr>
        <w:t xml:space="preserve"> (2011). doi:10.1289/ehp.1103456</w:t>
      </w:r>
    </w:p>
    <w:p w14:paraId="3174829F"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w:t>
      </w:r>
      <w:r w:rsidRPr="00B97405">
        <w:rPr>
          <w:rFonts w:ascii="Times New Roman" w:eastAsia="Times New Roman" w:hAnsi="Times New Roman"/>
          <w:noProof/>
          <w:sz w:val="24"/>
        </w:rPr>
        <w:tab/>
        <w:t xml:space="preserve">Gasparrini, A.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Projections of temperature-related excess mortality under climate change scenarios. </w:t>
      </w:r>
      <w:r w:rsidRPr="00B97405">
        <w:rPr>
          <w:rFonts w:ascii="Times New Roman" w:eastAsia="Times New Roman" w:hAnsi="Times New Roman"/>
          <w:i/>
          <w:iCs/>
          <w:noProof/>
          <w:sz w:val="24"/>
        </w:rPr>
        <w:t>Lancet Planet. Heal.</w:t>
      </w:r>
      <w:r w:rsidRPr="00B97405">
        <w:rPr>
          <w:rFonts w:ascii="Times New Roman" w:eastAsia="Times New Roman" w:hAnsi="Times New Roman"/>
          <w:noProof/>
          <w:sz w:val="24"/>
        </w:rPr>
        <w:t xml:space="preserve"> (2017). doi:10.1016/S2542-5196(17)30156-0</w:t>
      </w:r>
    </w:p>
    <w:p w14:paraId="5DC3DDDC"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w:t>
      </w:r>
      <w:r w:rsidRPr="00B97405">
        <w:rPr>
          <w:rFonts w:ascii="Times New Roman" w:eastAsia="Times New Roman" w:hAnsi="Times New Roman"/>
          <w:noProof/>
          <w:sz w:val="24"/>
        </w:rPr>
        <w:tab/>
        <w:t xml:space="preserve">Smith, K. R.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Human health: Impacts, adaptation, and co-benefits. in </w:t>
      </w:r>
      <w:r w:rsidRPr="00B97405">
        <w:rPr>
          <w:rFonts w:ascii="Times New Roman" w:eastAsia="Times New Roman" w:hAnsi="Times New Roman"/>
          <w:i/>
          <w:iCs/>
          <w:noProof/>
          <w:sz w:val="24"/>
        </w:rPr>
        <w:t>Climate Change 2014 Impacts, Adaptation and Vulnerability: Part A: Global and Sectoral Aspects</w:t>
      </w:r>
      <w:r w:rsidRPr="00B97405">
        <w:rPr>
          <w:rFonts w:ascii="Times New Roman" w:eastAsia="Times New Roman" w:hAnsi="Times New Roman"/>
          <w:noProof/>
          <w:sz w:val="24"/>
        </w:rPr>
        <w:t xml:space="preserve"> (2015). doi:10.1017/CBO9781107415379.016</w:t>
      </w:r>
    </w:p>
    <w:p w14:paraId="3E23216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6.</w:t>
      </w:r>
      <w:r w:rsidRPr="00B97405">
        <w:rPr>
          <w:rFonts w:ascii="Times New Roman" w:eastAsia="Times New Roman" w:hAnsi="Times New Roman"/>
          <w:noProof/>
          <w:sz w:val="24"/>
        </w:rPr>
        <w:tab/>
        <w:t xml:space="preserve">Lozano, R.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B97405">
        <w:rPr>
          <w:rFonts w:ascii="Times New Roman" w:eastAsia="Times New Roman" w:hAnsi="Times New Roman"/>
          <w:i/>
          <w:iCs/>
          <w:noProof/>
          <w:sz w:val="24"/>
        </w:rPr>
        <w:t>Lancet</w:t>
      </w:r>
      <w:r w:rsidRPr="00B97405">
        <w:rPr>
          <w:rFonts w:ascii="Times New Roman" w:eastAsia="Times New Roman" w:hAnsi="Times New Roman"/>
          <w:noProof/>
          <w:sz w:val="24"/>
        </w:rPr>
        <w:t xml:space="preserve"> (2012). doi:10.1016/S0140-6736(12)61728-0</w:t>
      </w:r>
    </w:p>
    <w:p w14:paraId="64C65100"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7.</w:t>
      </w:r>
      <w:r w:rsidRPr="00B97405">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B97405">
        <w:rPr>
          <w:rFonts w:ascii="Times New Roman" w:eastAsia="Times New Roman" w:hAnsi="Times New Roman"/>
          <w:i/>
          <w:iCs/>
          <w:noProof/>
          <w:sz w:val="24"/>
        </w:rPr>
        <w:t>Elife</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7,</w:t>
      </w:r>
      <w:r w:rsidRPr="00B97405">
        <w:rPr>
          <w:rFonts w:ascii="Times New Roman" w:eastAsia="Times New Roman" w:hAnsi="Times New Roman"/>
          <w:noProof/>
          <w:sz w:val="24"/>
        </w:rPr>
        <w:t xml:space="preserve"> (2018).</w:t>
      </w:r>
    </w:p>
    <w:p w14:paraId="271E5740"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8.</w:t>
      </w:r>
      <w:r w:rsidRPr="00B97405">
        <w:rPr>
          <w:rFonts w:ascii="Times New Roman" w:eastAsia="Times New Roman" w:hAnsi="Times New Roman"/>
          <w:noProof/>
          <w:sz w:val="24"/>
        </w:rPr>
        <w:tab/>
        <w:t xml:space="preserve">Rau, R. Seasonality in Human Mortality.  A Demographic Approach. </w:t>
      </w:r>
      <w:r w:rsidRPr="00B97405">
        <w:rPr>
          <w:rFonts w:ascii="Times New Roman" w:eastAsia="Times New Roman" w:hAnsi="Times New Roman"/>
          <w:i/>
          <w:iCs/>
          <w:noProof/>
          <w:sz w:val="24"/>
        </w:rPr>
        <w:t>Wirtschafts- und Sozialwissenschaftlichen Fak.</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PhD,</w:t>
      </w:r>
      <w:r w:rsidRPr="00B97405">
        <w:rPr>
          <w:rFonts w:ascii="Times New Roman" w:eastAsia="Times New Roman" w:hAnsi="Times New Roman"/>
          <w:noProof/>
          <w:sz w:val="24"/>
        </w:rPr>
        <w:t xml:space="preserve"> 361 (2004).</w:t>
      </w:r>
    </w:p>
    <w:p w14:paraId="5205FB7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9.</w:t>
      </w:r>
      <w:r w:rsidRPr="00B97405">
        <w:rPr>
          <w:rFonts w:ascii="Times New Roman" w:eastAsia="Times New Roman" w:hAnsi="Times New Roman"/>
          <w:noProof/>
          <w:sz w:val="24"/>
        </w:rPr>
        <w:tab/>
        <w:t xml:space="preserve">Gasparrini, A.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Mortality risk attributable to high and low ambient temperature: A multicountry observational study. </w:t>
      </w:r>
      <w:r w:rsidRPr="00B97405">
        <w:rPr>
          <w:rFonts w:ascii="Times New Roman" w:eastAsia="Times New Roman" w:hAnsi="Times New Roman"/>
          <w:i/>
          <w:iCs/>
          <w:noProof/>
          <w:sz w:val="24"/>
        </w:rPr>
        <w:t>Lancet</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386,</w:t>
      </w:r>
      <w:r w:rsidRPr="00B97405">
        <w:rPr>
          <w:rFonts w:ascii="Times New Roman" w:eastAsia="Times New Roman" w:hAnsi="Times New Roman"/>
          <w:noProof/>
          <w:sz w:val="24"/>
        </w:rPr>
        <w:t xml:space="preserve"> 369–375 (2015).</w:t>
      </w:r>
    </w:p>
    <w:p w14:paraId="4A8C7CBD"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10.</w:t>
      </w:r>
      <w:r w:rsidRPr="00B97405">
        <w:rPr>
          <w:rFonts w:ascii="Times New Roman" w:eastAsia="Times New Roman" w:hAnsi="Times New Roman"/>
          <w:noProof/>
          <w:sz w:val="24"/>
        </w:rPr>
        <w:tab/>
        <w:t xml:space="preserve">Ye, X.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Ambient temperature and morbidity: a review of epidemiological evidence. </w:t>
      </w:r>
      <w:r w:rsidRPr="00B97405">
        <w:rPr>
          <w:rFonts w:ascii="Times New Roman" w:eastAsia="Times New Roman" w:hAnsi="Times New Roman"/>
          <w:i/>
          <w:iCs/>
          <w:noProof/>
          <w:sz w:val="24"/>
        </w:rPr>
        <w:t>Environ. Health Perspect.</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120,</w:t>
      </w:r>
      <w:r w:rsidRPr="00B97405">
        <w:rPr>
          <w:rFonts w:ascii="Times New Roman" w:eastAsia="Times New Roman" w:hAnsi="Times New Roman"/>
          <w:noProof/>
          <w:sz w:val="24"/>
        </w:rPr>
        <w:t xml:space="preserve"> 19–28 (2012).</w:t>
      </w:r>
    </w:p>
    <w:p w14:paraId="0A9A3235"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11.</w:t>
      </w:r>
      <w:r w:rsidRPr="00B97405">
        <w:rPr>
          <w:rFonts w:ascii="Times New Roman" w:eastAsia="Times New Roman" w:hAnsi="Times New Roman"/>
          <w:noProof/>
          <w:sz w:val="24"/>
        </w:rPr>
        <w:tab/>
        <w:t xml:space="preserve">Basu, R. High ambient temperature and mortality: A review of epidemiologic studies from 2001 to 2008. </w:t>
      </w:r>
      <w:r w:rsidRPr="00B97405">
        <w:rPr>
          <w:rFonts w:ascii="Times New Roman" w:eastAsia="Times New Roman" w:hAnsi="Times New Roman"/>
          <w:i/>
          <w:iCs/>
          <w:noProof/>
          <w:sz w:val="24"/>
        </w:rPr>
        <w:t>Environ. Heal. A Glob. Access Sci. Source</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8,</w:t>
      </w:r>
      <w:r w:rsidRPr="00B97405">
        <w:rPr>
          <w:rFonts w:ascii="Times New Roman" w:eastAsia="Times New Roman" w:hAnsi="Times New Roman"/>
          <w:noProof/>
          <w:sz w:val="24"/>
        </w:rPr>
        <w:t xml:space="preserve"> 40 (2009).</w:t>
      </w:r>
    </w:p>
    <w:p w14:paraId="5884E309"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12.</w:t>
      </w:r>
      <w:r w:rsidRPr="00B97405">
        <w:rPr>
          <w:rFonts w:ascii="Times New Roman" w:eastAsia="Times New Roman" w:hAnsi="Times New Roman"/>
          <w:noProof/>
          <w:sz w:val="24"/>
        </w:rPr>
        <w:tab/>
        <w:t xml:space="preserve">Shi, L., Kloog, I., Zanobetti, A., Liu, P. &amp; Schwartz, J. D. Impacts of temperature and its variability on mortality in New England. </w:t>
      </w:r>
      <w:r w:rsidRPr="00B97405">
        <w:rPr>
          <w:rFonts w:ascii="Times New Roman" w:eastAsia="Times New Roman" w:hAnsi="Times New Roman"/>
          <w:i/>
          <w:iCs/>
          <w:noProof/>
          <w:sz w:val="24"/>
        </w:rPr>
        <w:t>Nat. Clim. Chang.</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5,</w:t>
      </w:r>
      <w:r w:rsidRPr="00B97405">
        <w:rPr>
          <w:rFonts w:ascii="Times New Roman" w:eastAsia="Times New Roman" w:hAnsi="Times New Roman"/>
          <w:noProof/>
          <w:sz w:val="24"/>
        </w:rPr>
        <w:t xml:space="preserve"> 988–991 (2015).</w:t>
      </w:r>
    </w:p>
    <w:p w14:paraId="7D06AA8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13.</w:t>
      </w:r>
      <w:r w:rsidRPr="00B97405">
        <w:rPr>
          <w:rFonts w:ascii="Times New Roman" w:eastAsia="Times New Roman" w:hAnsi="Times New Roman"/>
          <w:noProof/>
          <w:sz w:val="24"/>
        </w:rPr>
        <w:tab/>
        <w:t xml:space="preserve">Burke, M.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Higher temperatures increase suicide rates in the United States and Mexico. </w:t>
      </w:r>
      <w:r w:rsidRPr="00B97405">
        <w:rPr>
          <w:rFonts w:ascii="Times New Roman" w:eastAsia="Times New Roman" w:hAnsi="Times New Roman"/>
          <w:i/>
          <w:iCs/>
          <w:noProof/>
          <w:sz w:val="24"/>
        </w:rPr>
        <w:t>Nat. Clim. Chang.</w:t>
      </w:r>
      <w:r w:rsidRPr="00B97405">
        <w:rPr>
          <w:rFonts w:ascii="Times New Roman" w:eastAsia="Times New Roman" w:hAnsi="Times New Roman"/>
          <w:noProof/>
          <w:sz w:val="24"/>
        </w:rPr>
        <w:t xml:space="preserve"> (2018). doi:10.1038/s41558-018-0222-x</w:t>
      </w:r>
    </w:p>
    <w:p w14:paraId="03CA051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14.</w:t>
      </w:r>
      <w:r w:rsidRPr="00B97405">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B97405">
        <w:rPr>
          <w:rFonts w:ascii="Times New Roman" w:eastAsia="Times New Roman" w:hAnsi="Times New Roman"/>
          <w:i/>
          <w:iCs/>
          <w:noProof/>
          <w:sz w:val="24"/>
        </w:rPr>
        <w:t>Occup. Environ. Med.</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64,</w:t>
      </w:r>
      <w:r w:rsidRPr="00B97405">
        <w:rPr>
          <w:rFonts w:ascii="Times New Roman" w:eastAsia="Times New Roman" w:hAnsi="Times New Roman"/>
          <w:noProof/>
          <w:sz w:val="24"/>
        </w:rPr>
        <w:t xml:space="preserve"> 827–833 (2007).</w:t>
      </w:r>
    </w:p>
    <w:p w14:paraId="78314433"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15.</w:t>
      </w:r>
      <w:r w:rsidRPr="00B97405">
        <w:rPr>
          <w:rFonts w:ascii="Times New Roman" w:eastAsia="Times New Roman" w:hAnsi="Times New Roman"/>
          <w:noProof/>
          <w:sz w:val="24"/>
        </w:rPr>
        <w:tab/>
        <w:t xml:space="preserve">Song, X.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Impact of ambient temperature on morbidity and mortality: An overview of reviews. </w:t>
      </w:r>
      <w:r w:rsidRPr="00B97405">
        <w:rPr>
          <w:rFonts w:ascii="Times New Roman" w:eastAsia="Times New Roman" w:hAnsi="Times New Roman"/>
          <w:i/>
          <w:iCs/>
          <w:noProof/>
          <w:sz w:val="24"/>
        </w:rPr>
        <w:t>Sci. Total Environ.</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586,</w:t>
      </w:r>
      <w:r w:rsidRPr="00B97405">
        <w:rPr>
          <w:rFonts w:ascii="Times New Roman" w:eastAsia="Times New Roman" w:hAnsi="Times New Roman"/>
          <w:noProof/>
          <w:sz w:val="24"/>
        </w:rPr>
        <w:t xml:space="preserve"> 241–254 (2017).</w:t>
      </w:r>
    </w:p>
    <w:p w14:paraId="15124F5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16.</w:t>
      </w:r>
      <w:r w:rsidRPr="00B97405">
        <w:rPr>
          <w:rFonts w:ascii="Times New Roman" w:eastAsia="Times New Roman" w:hAnsi="Times New Roman"/>
          <w:noProof/>
          <w:sz w:val="24"/>
        </w:rPr>
        <w:tab/>
        <w:t xml:space="preserve">Page, L. A., Hajat, S. &amp; Kovats, R. S. Relationship between daily suicide counts and temperature in England and Wales. </w:t>
      </w:r>
      <w:r w:rsidRPr="00B97405">
        <w:rPr>
          <w:rFonts w:ascii="Times New Roman" w:eastAsia="Times New Roman" w:hAnsi="Times New Roman"/>
          <w:i/>
          <w:iCs/>
          <w:noProof/>
          <w:sz w:val="24"/>
        </w:rPr>
        <w:t>Br. J. Psychiatry</w:t>
      </w:r>
      <w:r w:rsidRPr="00B97405">
        <w:rPr>
          <w:rFonts w:ascii="Times New Roman" w:eastAsia="Times New Roman" w:hAnsi="Times New Roman"/>
          <w:noProof/>
          <w:sz w:val="24"/>
        </w:rPr>
        <w:t xml:space="preserve"> (2007). </w:t>
      </w:r>
      <w:r w:rsidRPr="00B97405">
        <w:rPr>
          <w:rFonts w:ascii="Times New Roman" w:eastAsia="Times New Roman" w:hAnsi="Times New Roman"/>
          <w:noProof/>
          <w:sz w:val="24"/>
        </w:rPr>
        <w:lastRenderedPageBreak/>
        <w:t>doi:10.1192/bjp.bp.106.031948</w:t>
      </w:r>
    </w:p>
    <w:p w14:paraId="7A7B7FE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17.</w:t>
      </w:r>
      <w:r w:rsidRPr="00B97405">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B97405">
        <w:rPr>
          <w:rFonts w:ascii="Times New Roman" w:eastAsia="Times New Roman" w:hAnsi="Times New Roman"/>
          <w:i/>
          <w:iCs/>
          <w:noProof/>
          <w:sz w:val="24"/>
        </w:rPr>
        <w:t>Int. J. Biometeorol.</w:t>
      </w:r>
      <w:r w:rsidRPr="00B97405">
        <w:rPr>
          <w:rFonts w:ascii="Times New Roman" w:eastAsia="Times New Roman" w:hAnsi="Times New Roman"/>
          <w:noProof/>
          <w:sz w:val="24"/>
        </w:rPr>
        <w:t xml:space="preserve"> (2017). doi:10.1007/s00484-016-1270-4</w:t>
      </w:r>
    </w:p>
    <w:p w14:paraId="6EE7521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18.</w:t>
      </w:r>
      <w:r w:rsidRPr="00B97405">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B97405">
        <w:rPr>
          <w:rFonts w:ascii="Times New Roman" w:eastAsia="Times New Roman" w:hAnsi="Times New Roman"/>
          <w:i/>
          <w:iCs/>
          <w:noProof/>
          <w:sz w:val="24"/>
        </w:rPr>
        <w:t>BMJ Open</w:t>
      </w:r>
      <w:r w:rsidRPr="00B97405">
        <w:rPr>
          <w:rFonts w:ascii="Times New Roman" w:eastAsia="Times New Roman" w:hAnsi="Times New Roman"/>
          <w:noProof/>
          <w:sz w:val="24"/>
        </w:rPr>
        <w:t xml:space="preserve"> (2016). doi:10.1136/bmjopen-2015-010399</w:t>
      </w:r>
    </w:p>
    <w:p w14:paraId="3B45B9D7"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19.</w:t>
      </w:r>
      <w:r w:rsidRPr="00B97405">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B97405">
        <w:rPr>
          <w:rFonts w:ascii="Times New Roman" w:eastAsia="Times New Roman" w:hAnsi="Times New Roman"/>
          <w:i/>
          <w:iCs/>
          <w:noProof/>
          <w:sz w:val="24"/>
        </w:rPr>
        <w:t>Nat. Clim. Chang.</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4,</w:t>
      </w:r>
      <w:r w:rsidRPr="00B97405">
        <w:rPr>
          <w:rFonts w:ascii="Times New Roman" w:eastAsia="Times New Roman" w:hAnsi="Times New Roman"/>
          <w:noProof/>
          <w:sz w:val="24"/>
        </w:rPr>
        <w:t xml:space="preserve"> 269–273 (2014).</w:t>
      </w:r>
    </w:p>
    <w:p w14:paraId="7CF7337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20.</w:t>
      </w:r>
      <w:r w:rsidRPr="00B97405">
        <w:rPr>
          <w:rFonts w:ascii="Times New Roman" w:eastAsia="Times New Roman" w:hAnsi="Times New Roman"/>
          <w:noProof/>
          <w:sz w:val="24"/>
        </w:rPr>
        <w:tab/>
        <w:t xml:space="preserve">Ranson, M. Crime, weather, and climate change. </w:t>
      </w:r>
      <w:r w:rsidRPr="00B97405">
        <w:rPr>
          <w:rFonts w:ascii="Times New Roman" w:eastAsia="Times New Roman" w:hAnsi="Times New Roman"/>
          <w:i/>
          <w:iCs/>
          <w:noProof/>
          <w:sz w:val="24"/>
        </w:rPr>
        <w:t>J. Environ. Econ. Manage.</w:t>
      </w:r>
      <w:r w:rsidRPr="00B97405">
        <w:rPr>
          <w:rFonts w:ascii="Times New Roman" w:eastAsia="Times New Roman" w:hAnsi="Times New Roman"/>
          <w:noProof/>
          <w:sz w:val="24"/>
        </w:rPr>
        <w:t xml:space="preserve"> (2014). doi:10.1016/j.jeem.2013.11.008</w:t>
      </w:r>
    </w:p>
    <w:p w14:paraId="327E253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21.</w:t>
      </w:r>
      <w:r w:rsidRPr="00B97405">
        <w:rPr>
          <w:rFonts w:ascii="Times New Roman" w:eastAsia="Times New Roman" w:hAnsi="Times New Roman"/>
          <w:noProof/>
          <w:sz w:val="24"/>
        </w:rPr>
        <w:tab/>
        <w:t xml:space="preserve">Mares, D. Climate change and levels of violence in socially disadvantaged neighborhood groups. </w:t>
      </w:r>
      <w:r w:rsidRPr="00B97405">
        <w:rPr>
          <w:rFonts w:ascii="Times New Roman" w:eastAsia="Times New Roman" w:hAnsi="Times New Roman"/>
          <w:i/>
          <w:iCs/>
          <w:noProof/>
          <w:sz w:val="24"/>
        </w:rPr>
        <w:t>J. Urban Heal.</w:t>
      </w:r>
      <w:r w:rsidRPr="00B97405">
        <w:rPr>
          <w:rFonts w:ascii="Times New Roman" w:eastAsia="Times New Roman" w:hAnsi="Times New Roman"/>
          <w:noProof/>
          <w:sz w:val="24"/>
        </w:rPr>
        <w:t xml:space="preserve"> (2013). doi:10.1007/s11524-013-9791-1</w:t>
      </w:r>
    </w:p>
    <w:p w14:paraId="2C665F7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22.</w:t>
      </w:r>
      <w:r w:rsidRPr="00B97405">
        <w:rPr>
          <w:rFonts w:ascii="Times New Roman" w:eastAsia="Times New Roman" w:hAnsi="Times New Roman"/>
          <w:noProof/>
          <w:sz w:val="24"/>
        </w:rPr>
        <w:tab/>
        <w:t xml:space="preserve">Burke, M. B., Miguel, E., Satyanath, S., Dykema, J. A. &amp; Lobell, D. B. Warming increases the risk of civil war in Africa. </w:t>
      </w:r>
      <w:r w:rsidRPr="00B97405">
        <w:rPr>
          <w:rFonts w:ascii="Times New Roman" w:eastAsia="Times New Roman" w:hAnsi="Times New Roman"/>
          <w:i/>
          <w:iCs/>
          <w:noProof/>
          <w:sz w:val="24"/>
        </w:rPr>
        <w:t>Proc. Natl. Acad. Sci.</w:t>
      </w:r>
      <w:r w:rsidRPr="00B97405">
        <w:rPr>
          <w:rFonts w:ascii="Times New Roman" w:eastAsia="Times New Roman" w:hAnsi="Times New Roman"/>
          <w:noProof/>
          <w:sz w:val="24"/>
        </w:rPr>
        <w:t xml:space="preserve"> (2009). doi:10.1073/pnas.0907998106</w:t>
      </w:r>
    </w:p>
    <w:p w14:paraId="6E68F959"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23.</w:t>
      </w:r>
      <w:r w:rsidRPr="00B97405">
        <w:rPr>
          <w:rFonts w:ascii="Times New Roman" w:eastAsia="Times New Roman" w:hAnsi="Times New Roman"/>
          <w:noProof/>
          <w:sz w:val="24"/>
        </w:rPr>
        <w:tab/>
        <w:t xml:space="preserve">Hsiang, S. M., Burke, M. &amp; Miguel, E. Quantifying the Influence of Climate on Human Conflict. </w:t>
      </w:r>
      <w:r w:rsidRPr="00B97405">
        <w:rPr>
          <w:rFonts w:ascii="Times New Roman" w:eastAsia="Times New Roman" w:hAnsi="Times New Roman"/>
          <w:i/>
          <w:iCs/>
          <w:noProof/>
          <w:sz w:val="24"/>
        </w:rPr>
        <w:t>Science (80-. ).</w:t>
      </w:r>
      <w:r w:rsidRPr="00B97405">
        <w:rPr>
          <w:rFonts w:ascii="Times New Roman" w:eastAsia="Times New Roman" w:hAnsi="Times New Roman"/>
          <w:noProof/>
          <w:sz w:val="24"/>
        </w:rPr>
        <w:t xml:space="preserve"> (2013). doi:10.1126/science.1235367</w:t>
      </w:r>
    </w:p>
    <w:p w14:paraId="4C32B01C"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24.</w:t>
      </w:r>
      <w:r w:rsidRPr="00B97405">
        <w:rPr>
          <w:rFonts w:ascii="Times New Roman" w:eastAsia="Times New Roman" w:hAnsi="Times New Roman"/>
          <w:noProof/>
          <w:sz w:val="24"/>
        </w:rPr>
        <w:tab/>
        <w:t xml:space="preserve">Hsiang, S. M., Meng, K. C. &amp; Cane, M. A. Civil conflicts are associated with the global climate. </w:t>
      </w:r>
      <w:r w:rsidRPr="00B97405">
        <w:rPr>
          <w:rFonts w:ascii="Times New Roman" w:eastAsia="Times New Roman" w:hAnsi="Times New Roman"/>
          <w:i/>
          <w:iCs/>
          <w:noProof/>
          <w:sz w:val="24"/>
        </w:rPr>
        <w:t>Nature</w:t>
      </w:r>
      <w:r w:rsidRPr="00B97405">
        <w:rPr>
          <w:rFonts w:ascii="Times New Roman" w:eastAsia="Times New Roman" w:hAnsi="Times New Roman"/>
          <w:noProof/>
          <w:sz w:val="24"/>
        </w:rPr>
        <w:t xml:space="preserve"> (2011). doi:10.1038/nature10311</w:t>
      </w:r>
    </w:p>
    <w:p w14:paraId="4F9B07D9"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25.</w:t>
      </w:r>
      <w:r w:rsidRPr="00B97405">
        <w:rPr>
          <w:rFonts w:ascii="Times New Roman" w:eastAsia="Times New Roman" w:hAnsi="Times New Roman"/>
          <w:noProof/>
          <w:sz w:val="24"/>
        </w:rPr>
        <w:tab/>
        <w:t xml:space="preserve">O’Loughlin, J.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Climate variability and conflict risk in East Africa, 1990-2009. </w:t>
      </w:r>
      <w:r w:rsidRPr="00B97405">
        <w:rPr>
          <w:rFonts w:ascii="Times New Roman" w:eastAsia="Times New Roman" w:hAnsi="Times New Roman"/>
          <w:i/>
          <w:iCs/>
          <w:noProof/>
          <w:sz w:val="24"/>
        </w:rPr>
        <w:t>Proc. Natl. Acad. Sci.</w:t>
      </w:r>
      <w:r w:rsidRPr="00B97405">
        <w:rPr>
          <w:rFonts w:ascii="Times New Roman" w:eastAsia="Times New Roman" w:hAnsi="Times New Roman"/>
          <w:noProof/>
          <w:sz w:val="24"/>
        </w:rPr>
        <w:t xml:space="preserve"> (2012). doi:10.1073/pnas.1205130109</w:t>
      </w:r>
    </w:p>
    <w:p w14:paraId="0988FC55"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26.</w:t>
      </w:r>
      <w:r w:rsidRPr="00B97405">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B97405">
        <w:rPr>
          <w:rFonts w:ascii="Times New Roman" w:eastAsia="Times New Roman" w:hAnsi="Times New Roman"/>
          <w:i/>
          <w:iCs/>
          <w:noProof/>
          <w:sz w:val="24"/>
        </w:rPr>
        <w:t>Gastroenterology</w:t>
      </w:r>
      <w:r w:rsidRPr="00B97405">
        <w:rPr>
          <w:rFonts w:ascii="Times New Roman" w:eastAsia="Times New Roman" w:hAnsi="Times New Roman"/>
          <w:noProof/>
          <w:sz w:val="24"/>
        </w:rPr>
        <w:t xml:space="preserve"> (2017).</w:t>
      </w:r>
    </w:p>
    <w:p w14:paraId="6744FCF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27.</w:t>
      </w:r>
      <w:r w:rsidRPr="00B97405">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B97405">
        <w:rPr>
          <w:rFonts w:ascii="Times New Roman" w:eastAsia="Times New Roman" w:hAnsi="Times New Roman"/>
          <w:i/>
          <w:iCs/>
          <w:noProof/>
          <w:sz w:val="24"/>
        </w:rPr>
        <w:t>Procedia - Soc. Behav. Sci.</w:t>
      </w:r>
      <w:r w:rsidRPr="00B97405">
        <w:rPr>
          <w:rFonts w:ascii="Times New Roman" w:eastAsia="Times New Roman" w:hAnsi="Times New Roman"/>
          <w:noProof/>
          <w:sz w:val="24"/>
        </w:rPr>
        <w:t xml:space="preserve"> (2013). doi:10.1016/j.sbspro.2013.11.143</w:t>
      </w:r>
    </w:p>
    <w:p w14:paraId="5CA8FFB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28.</w:t>
      </w:r>
      <w:r w:rsidRPr="00B97405">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B97405">
        <w:rPr>
          <w:rFonts w:ascii="Times New Roman" w:eastAsia="Times New Roman" w:hAnsi="Times New Roman"/>
          <w:i/>
          <w:iCs/>
          <w:noProof/>
          <w:sz w:val="24"/>
        </w:rPr>
        <w:t>J. Cold Reg. Eng.</w:t>
      </w:r>
      <w:r w:rsidRPr="00B97405">
        <w:rPr>
          <w:rFonts w:ascii="Times New Roman" w:eastAsia="Times New Roman" w:hAnsi="Times New Roman"/>
          <w:noProof/>
          <w:sz w:val="24"/>
        </w:rPr>
        <w:t xml:space="preserve"> (2016). doi:10.1061/(ASCE)CR.1943-5495.0000099</w:t>
      </w:r>
    </w:p>
    <w:p w14:paraId="5A662E7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29.</w:t>
      </w:r>
      <w:r w:rsidRPr="00B97405">
        <w:rPr>
          <w:rFonts w:ascii="Times New Roman" w:eastAsia="Times New Roman" w:hAnsi="Times New Roman"/>
          <w:noProof/>
          <w:sz w:val="24"/>
        </w:rPr>
        <w:tab/>
        <w:t xml:space="preserve">Roh, H.-J., Datla, S. &amp; Sharma, S. Effect of snow, temperature and their interaction on highway truck traffic. </w:t>
      </w:r>
      <w:r w:rsidRPr="00B97405">
        <w:rPr>
          <w:rFonts w:ascii="Times New Roman" w:eastAsia="Times New Roman" w:hAnsi="Times New Roman"/>
          <w:i/>
          <w:iCs/>
          <w:noProof/>
          <w:sz w:val="24"/>
        </w:rPr>
        <w:t>J. Transp. Techn.</w:t>
      </w:r>
      <w:r w:rsidRPr="00B97405">
        <w:rPr>
          <w:rFonts w:ascii="Times New Roman" w:eastAsia="Times New Roman" w:hAnsi="Times New Roman"/>
          <w:noProof/>
          <w:sz w:val="24"/>
        </w:rPr>
        <w:t xml:space="preserve"> (2013). doi:10.4236/jtts.2013.31003</w:t>
      </w:r>
    </w:p>
    <w:p w14:paraId="1D10C301"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30.</w:t>
      </w:r>
      <w:r w:rsidRPr="00B97405">
        <w:rPr>
          <w:rFonts w:ascii="Times New Roman" w:eastAsia="Times New Roman" w:hAnsi="Times New Roman"/>
          <w:noProof/>
          <w:sz w:val="24"/>
        </w:rPr>
        <w:tab/>
        <w:t xml:space="preserve">Roh, H. J., Sharma, S. &amp; Sahu, P. K. Modeling snow and cold effects for classified highway traffic volumes. </w:t>
      </w:r>
      <w:r w:rsidRPr="00B97405">
        <w:rPr>
          <w:rFonts w:ascii="Times New Roman" w:eastAsia="Times New Roman" w:hAnsi="Times New Roman"/>
          <w:i/>
          <w:iCs/>
          <w:noProof/>
          <w:sz w:val="24"/>
        </w:rPr>
        <w:t>KSCE J. Civ. Eng.</w:t>
      </w:r>
      <w:r w:rsidRPr="00B97405">
        <w:rPr>
          <w:rFonts w:ascii="Times New Roman" w:eastAsia="Times New Roman" w:hAnsi="Times New Roman"/>
          <w:noProof/>
          <w:sz w:val="24"/>
        </w:rPr>
        <w:t xml:space="preserve"> (2016). doi:10.1007/s12205-015-0236-0</w:t>
      </w:r>
    </w:p>
    <w:p w14:paraId="2715ACF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31.</w:t>
      </w:r>
      <w:r w:rsidRPr="00B97405">
        <w:rPr>
          <w:rFonts w:ascii="Times New Roman" w:eastAsia="Times New Roman" w:hAnsi="Times New Roman"/>
          <w:noProof/>
          <w:sz w:val="24"/>
        </w:rPr>
        <w:tab/>
        <w:t xml:space="preserve">Daanen, H. A. M., Van De Vliert, E. &amp; Huang, X. Driving performance in cold, warm, and thermoneutral environments. </w:t>
      </w:r>
      <w:r w:rsidRPr="00B97405">
        <w:rPr>
          <w:rFonts w:ascii="Times New Roman" w:eastAsia="Times New Roman" w:hAnsi="Times New Roman"/>
          <w:i/>
          <w:iCs/>
          <w:noProof/>
          <w:sz w:val="24"/>
        </w:rPr>
        <w:t>Appl. Ergon.</w:t>
      </w:r>
      <w:r w:rsidRPr="00B97405">
        <w:rPr>
          <w:rFonts w:ascii="Times New Roman" w:eastAsia="Times New Roman" w:hAnsi="Times New Roman"/>
          <w:noProof/>
          <w:sz w:val="24"/>
        </w:rPr>
        <w:t xml:space="preserve"> (2003). doi:10.1016/S0003-</w:t>
      </w:r>
      <w:r w:rsidRPr="00B97405">
        <w:rPr>
          <w:rFonts w:ascii="Times New Roman" w:eastAsia="Times New Roman" w:hAnsi="Times New Roman"/>
          <w:noProof/>
          <w:sz w:val="24"/>
        </w:rPr>
        <w:lastRenderedPageBreak/>
        <w:t>6870(03)00055-3</w:t>
      </w:r>
    </w:p>
    <w:p w14:paraId="0598808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32.</w:t>
      </w:r>
      <w:r w:rsidRPr="00B97405">
        <w:rPr>
          <w:rFonts w:ascii="Times New Roman" w:eastAsia="Times New Roman" w:hAnsi="Times New Roman"/>
          <w:noProof/>
          <w:sz w:val="24"/>
        </w:rPr>
        <w:tab/>
        <w:t xml:space="preserve">Zlatoper, T. J. Determinants of motor vehicle deaths in the United States: A cross-sectional analysis. </w:t>
      </w:r>
      <w:r w:rsidRPr="00B97405">
        <w:rPr>
          <w:rFonts w:ascii="Times New Roman" w:eastAsia="Times New Roman" w:hAnsi="Times New Roman"/>
          <w:i/>
          <w:iCs/>
          <w:noProof/>
          <w:sz w:val="24"/>
        </w:rPr>
        <w:t>Accid. Anal. Prev.</w:t>
      </w:r>
      <w:r w:rsidRPr="00B97405">
        <w:rPr>
          <w:rFonts w:ascii="Times New Roman" w:eastAsia="Times New Roman" w:hAnsi="Times New Roman"/>
          <w:noProof/>
          <w:sz w:val="24"/>
        </w:rPr>
        <w:t xml:space="preserve"> (1991). doi:10.1016/0001-4575(91)90062-A</w:t>
      </w:r>
    </w:p>
    <w:p w14:paraId="46869E5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33.</w:t>
      </w:r>
      <w:r w:rsidRPr="00B97405">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B97405">
        <w:rPr>
          <w:rFonts w:ascii="Times New Roman" w:eastAsia="Times New Roman" w:hAnsi="Times New Roman"/>
          <w:i/>
          <w:iCs/>
          <w:noProof/>
          <w:sz w:val="24"/>
        </w:rPr>
        <w:t>Symposium on relationships among theory, physiological correlates, and operational performance</w:t>
      </w:r>
      <w:r w:rsidRPr="00B97405">
        <w:rPr>
          <w:rFonts w:ascii="Times New Roman" w:eastAsia="Times New Roman" w:hAnsi="Times New Roman"/>
          <w:noProof/>
          <w:sz w:val="24"/>
        </w:rPr>
        <w:t xml:space="preserve"> (1976). doi:10.1007/978-1-4684-2529-1_25</w:t>
      </w:r>
    </w:p>
    <w:p w14:paraId="35765D4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34.</w:t>
      </w:r>
      <w:r w:rsidRPr="00B97405">
        <w:rPr>
          <w:rFonts w:ascii="Times New Roman" w:eastAsia="Times New Roman" w:hAnsi="Times New Roman"/>
          <w:noProof/>
          <w:sz w:val="24"/>
        </w:rPr>
        <w:tab/>
        <w:t xml:space="preserve">Wyon, D. P., Wyon, I. &amp; Norin, F. Effects of moderate heat stress on driver vigilance in a moving vehicle. </w:t>
      </w:r>
      <w:r w:rsidRPr="00B97405">
        <w:rPr>
          <w:rFonts w:ascii="Times New Roman" w:eastAsia="Times New Roman" w:hAnsi="Times New Roman"/>
          <w:i/>
          <w:iCs/>
          <w:noProof/>
          <w:sz w:val="24"/>
        </w:rPr>
        <w:t>Ergonomics</w:t>
      </w:r>
      <w:r w:rsidRPr="00B97405">
        <w:rPr>
          <w:rFonts w:ascii="Times New Roman" w:eastAsia="Times New Roman" w:hAnsi="Times New Roman"/>
          <w:noProof/>
          <w:sz w:val="24"/>
        </w:rPr>
        <w:t xml:space="preserve"> (1996). doi:10.1080/00140139608964434</w:t>
      </w:r>
    </w:p>
    <w:p w14:paraId="18E4700A"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35.</w:t>
      </w:r>
      <w:r w:rsidRPr="00B97405">
        <w:rPr>
          <w:rFonts w:ascii="Times New Roman" w:eastAsia="Times New Roman" w:hAnsi="Times New Roman"/>
          <w:noProof/>
          <w:sz w:val="24"/>
        </w:rPr>
        <w:tab/>
        <w:t xml:space="preserve">Voas, R. B., Torres, P., Romano, E. &amp; Lacey, J. H. Alcohol-Related Risk of Driver Fatalities: An Update Using 2007 Data. </w:t>
      </w:r>
      <w:r w:rsidRPr="00B97405">
        <w:rPr>
          <w:rFonts w:ascii="Times New Roman" w:eastAsia="Times New Roman" w:hAnsi="Times New Roman"/>
          <w:i/>
          <w:iCs/>
          <w:noProof/>
          <w:sz w:val="24"/>
        </w:rPr>
        <w:t>J. Stud. Alcohol Drugs</w:t>
      </w:r>
      <w:r w:rsidRPr="00B97405">
        <w:rPr>
          <w:rFonts w:ascii="Times New Roman" w:eastAsia="Times New Roman" w:hAnsi="Times New Roman"/>
          <w:noProof/>
          <w:sz w:val="24"/>
        </w:rPr>
        <w:t xml:space="preserve"> (2012). doi:10.15288/jsad.2012.73.341</w:t>
      </w:r>
    </w:p>
    <w:p w14:paraId="0EAAF8E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36.</w:t>
      </w:r>
      <w:r w:rsidRPr="00B97405">
        <w:rPr>
          <w:rFonts w:ascii="Times New Roman" w:eastAsia="Times New Roman" w:hAnsi="Times New Roman"/>
          <w:noProof/>
          <w:sz w:val="24"/>
        </w:rPr>
        <w:tab/>
        <w:t xml:space="preserve">Ambrose, A. F., Paul, G. &amp; Hausdorff, J. M. Risk factors for falls among older adults: A review of the literature. </w:t>
      </w:r>
      <w:r w:rsidRPr="00B97405">
        <w:rPr>
          <w:rFonts w:ascii="Times New Roman" w:eastAsia="Times New Roman" w:hAnsi="Times New Roman"/>
          <w:i/>
          <w:iCs/>
          <w:noProof/>
          <w:sz w:val="24"/>
        </w:rPr>
        <w:t>Maturitas</w:t>
      </w:r>
      <w:r w:rsidRPr="00B97405">
        <w:rPr>
          <w:rFonts w:ascii="Times New Roman" w:eastAsia="Times New Roman" w:hAnsi="Times New Roman"/>
          <w:noProof/>
          <w:sz w:val="24"/>
        </w:rPr>
        <w:t xml:space="preserve"> (2013). doi:10.1016/j.maturitas.2013.02.009</w:t>
      </w:r>
    </w:p>
    <w:p w14:paraId="501BF53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37.</w:t>
      </w:r>
      <w:r w:rsidRPr="00B97405">
        <w:rPr>
          <w:rFonts w:ascii="Times New Roman" w:eastAsia="Times New Roman" w:hAnsi="Times New Roman"/>
          <w:noProof/>
          <w:sz w:val="24"/>
        </w:rPr>
        <w:tab/>
        <w:t xml:space="preserve">Kelsey, J. L.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B97405">
        <w:rPr>
          <w:rFonts w:ascii="Times New Roman" w:eastAsia="Times New Roman" w:hAnsi="Times New Roman"/>
          <w:i/>
          <w:iCs/>
          <w:noProof/>
          <w:sz w:val="24"/>
        </w:rPr>
        <w:t>J. Am. Geriatr. Soc.</w:t>
      </w:r>
      <w:r w:rsidRPr="00B97405">
        <w:rPr>
          <w:rFonts w:ascii="Times New Roman" w:eastAsia="Times New Roman" w:hAnsi="Times New Roman"/>
          <w:noProof/>
          <w:sz w:val="24"/>
        </w:rPr>
        <w:t xml:space="preserve"> (2010). doi:10.1111/j.1532-5415.2010.03062.x</w:t>
      </w:r>
    </w:p>
    <w:p w14:paraId="5B9AE80A"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38.</w:t>
      </w:r>
      <w:r w:rsidRPr="00B97405">
        <w:rPr>
          <w:rFonts w:ascii="Times New Roman" w:eastAsia="Times New Roman" w:hAnsi="Times New Roman"/>
          <w:noProof/>
          <w:sz w:val="24"/>
        </w:rPr>
        <w:tab/>
        <w:t xml:space="preserve">Xu, J. Unintentional drowning deaths in the United States, 1999-2010. </w:t>
      </w:r>
      <w:r w:rsidRPr="00B97405">
        <w:rPr>
          <w:rFonts w:ascii="Times New Roman" w:eastAsia="Times New Roman" w:hAnsi="Times New Roman"/>
          <w:i/>
          <w:iCs/>
          <w:noProof/>
          <w:sz w:val="24"/>
        </w:rPr>
        <w:t>NCHS Data Brief</w:t>
      </w:r>
      <w:r w:rsidRPr="00B97405">
        <w:rPr>
          <w:rFonts w:ascii="Times New Roman" w:eastAsia="Times New Roman" w:hAnsi="Times New Roman"/>
          <w:noProof/>
          <w:sz w:val="24"/>
        </w:rPr>
        <w:t xml:space="preserve"> (2014).</w:t>
      </w:r>
    </w:p>
    <w:p w14:paraId="60C4B62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39.</w:t>
      </w:r>
      <w:r w:rsidRPr="00B97405">
        <w:rPr>
          <w:rFonts w:ascii="Times New Roman" w:eastAsia="Times New Roman" w:hAnsi="Times New Roman"/>
          <w:noProof/>
          <w:sz w:val="24"/>
        </w:rPr>
        <w:tab/>
        <w:t xml:space="preserve">Glaeser, E. L., Sacerdote, B. &amp; Scheinkman, J. A. Crime and social interactions. </w:t>
      </w:r>
      <w:r w:rsidRPr="00B97405">
        <w:rPr>
          <w:rFonts w:ascii="Times New Roman" w:eastAsia="Times New Roman" w:hAnsi="Times New Roman"/>
          <w:i/>
          <w:iCs/>
          <w:noProof/>
          <w:sz w:val="24"/>
        </w:rPr>
        <w:t>Q. J. Econ.</w:t>
      </w:r>
      <w:r w:rsidRPr="00B97405">
        <w:rPr>
          <w:rFonts w:ascii="Times New Roman" w:eastAsia="Times New Roman" w:hAnsi="Times New Roman"/>
          <w:noProof/>
          <w:sz w:val="24"/>
        </w:rPr>
        <w:t xml:space="preserve"> (1996). doi:10.2307/2946686</w:t>
      </w:r>
    </w:p>
    <w:p w14:paraId="758CCCEF"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40.</w:t>
      </w:r>
      <w:r w:rsidRPr="00B97405">
        <w:rPr>
          <w:rFonts w:ascii="Times New Roman" w:eastAsia="Times New Roman" w:hAnsi="Times New Roman"/>
          <w:noProof/>
          <w:sz w:val="24"/>
        </w:rPr>
        <w:tab/>
        <w:t xml:space="preserve">Rotton, J. &amp; Cohn, E. G. Global warming and U.S. crime rates: An application of routine activity theory. </w:t>
      </w:r>
      <w:r w:rsidRPr="00B97405">
        <w:rPr>
          <w:rFonts w:ascii="Times New Roman" w:eastAsia="Times New Roman" w:hAnsi="Times New Roman"/>
          <w:i/>
          <w:iCs/>
          <w:noProof/>
          <w:sz w:val="24"/>
        </w:rPr>
        <w:t>Environ. Behav.</w:t>
      </w:r>
      <w:r w:rsidRPr="00B97405">
        <w:rPr>
          <w:rFonts w:ascii="Times New Roman" w:eastAsia="Times New Roman" w:hAnsi="Times New Roman"/>
          <w:noProof/>
          <w:sz w:val="24"/>
        </w:rPr>
        <w:t xml:space="preserve"> (2003). doi:10.1177/0013916503255565</w:t>
      </w:r>
    </w:p>
    <w:p w14:paraId="359ED3B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41.</w:t>
      </w:r>
      <w:r w:rsidRPr="00B97405">
        <w:rPr>
          <w:rFonts w:ascii="Times New Roman" w:eastAsia="Times New Roman" w:hAnsi="Times New Roman"/>
          <w:noProof/>
          <w:sz w:val="24"/>
        </w:rPr>
        <w:tab/>
        <w:t xml:space="preserve">Anderson, C. A. Temperature and aggression: Ubiquitous effects of heat on occurrence of human violence. </w:t>
      </w:r>
      <w:r w:rsidRPr="00B97405">
        <w:rPr>
          <w:rFonts w:ascii="Times New Roman" w:eastAsia="Times New Roman" w:hAnsi="Times New Roman"/>
          <w:i/>
          <w:iCs/>
          <w:noProof/>
          <w:sz w:val="24"/>
        </w:rPr>
        <w:t>Psychol. Bull.</w:t>
      </w:r>
      <w:r w:rsidRPr="00B97405">
        <w:rPr>
          <w:rFonts w:ascii="Times New Roman" w:eastAsia="Times New Roman" w:hAnsi="Times New Roman"/>
          <w:noProof/>
          <w:sz w:val="24"/>
        </w:rPr>
        <w:t xml:space="preserve"> (1989). doi:10.1037/0033-2909.106.1.74</w:t>
      </w:r>
    </w:p>
    <w:p w14:paraId="292C6301"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42.</w:t>
      </w:r>
      <w:r w:rsidRPr="00B97405">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B97405">
        <w:rPr>
          <w:rFonts w:ascii="Times New Roman" w:eastAsia="Times New Roman" w:hAnsi="Times New Roman"/>
          <w:i/>
          <w:iCs/>
          <w:noProof/>
          <w:sz w:val="24"/>
        </w:rPr>
        <w:t>J. Pers. Soc. Psychol.</w:t>
      </w:r>
      <w:r w:rsidRPr="00B97405">
        <w:rPr>
          <w:rFonts w:ascii="Times New Roman" w:eastAsia="Times New Roman" w:hAnsi="Times New Roman"/>
          <w:noProof/>
          <w:sz w:val="24"/>
        </w:rPr>
        <w:t xml:space="preserve"> (1976). doi:10.1037/0022-3514.33.3.245</w:t>
      </w:r>
    </w:p>
    <w:p w14:paraId="26DEE333"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43.</w:t>
      </w:r>
      <w:r w:rsidRPr="00B97405">
        <w:rPr>
          <w:rFonts w:ascii="Times New Roman" w:eastAsia="Times New Roman" w:hAnsi="Times New Roman"/>
          <w:noProof/>
          <w:sz w:val="24"/>
        </w:rPr>
        <w:tab/>
        <w:t xml:space="preserve">Becker, G. S. Crime and punishment: An economic approach. in </w:t>
      </w:r>
      <w:r w:rsidRPr="00B97405">
        <w:rPr>
          <w:rFonts w:ascii="Times New Roman" w:eastAsia="Times New Roman" w:hAnsi="Times New Roman"/>
          <w:i/>
          <w:iCs/>
          <w:noProof/>
          <w:sz w:val="24"/>
        </w:rPr>
        <w:t>Economic Analysis of the Law: Selected Readings</w:t>
      </w:r>
      <w:r w:rsidRPr="00B97405">
        <w:rPr>
          <w:rFonts w:ascii="Times New Roman" w:eastAsia="Times New Roman" w:hAnsi="Times New Roman"/>
          <w:noProof/>
          <w:sz w:val="24"/>
        </w:rPr>
        <w:t xml:space="preserve"> (2007). doi:10.1002/9780470752135.ch25</w:t>
      </w:r>
    </w:p>
    <w:p w14:paraId="4FBEDA18"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44.</w:t>
      </w:r>
      <w:r w:rsidRPr="00B97405">
        <w:rPr>
          <w:rFonts w:ascii="Times New Roman" w:eastAsia="Times New Roman" w:hAnsi="Times New Roman"/>
          <w:noProof/>
          <w:sz w:val="24"/>
        </w:rPr>
        <w:tab/>
        <w:t xml:space="preserve">Jacob, B., Lefgren, L. J. &amp; Moretti, E. </w:t>
      </w:r>
      <w:r w:rsidRPr="00B97405">
        <w:rPr>
          <w:rFonts w:ascii="Times New Roman" w:eastAsia="Times New Roman" w:hAnsi="Times New Roman"/>
          <w:i/>
          <w:iCs/>
          <w:noProof/>
          <w:sz w:val="24"/>
        </w:rPr>
        <w:t>The dynamics of criminal behavior: Evidence from weather shocks</w:t>
      </w:r>
      <w:r w:rsidRPr="00B97405">
        <w:rPr>
          <w:rFonts w:ascii="Times New Roman" w:eastAsia="Times New Roman" w:hAnsi="Times New Roman"/>
          <w:noProof/>
          <w:sz w:val="24"/>
        </w:rPr>
        <w:t xml:space="preserve">. </w:t>
      </w:r>
      <w:r w:rsidRPr="00B97405">
        <w:rPr>
          <w:rFonts w:ascii="Times New Roman" w:eastAsia="Times New Roman" w:hAnsi="Times New Roman"/>
          <w:i/>
          <w:iCs/>
          <w:noProof/>
          <w:sz w:val="24"/>
        </w:rPr>
        <w:t>SSRN</w:t>
      </w:r>
      <w:r w:rsidRPr="00B97405">
        <w:rPr>
          <w:rFonts w:ascii="Times New Roman" w:eastAsia="Times New Roman" w:hAnsi="Times New Roman"/>
          <w:noProof/>
          <w:sz w:val="24"/>
        </w:rPr>
        <w:t xml:space="preserve"> (2005). doi:10.2139/ssrn.647644</w:t>
      </w:r>
    </w:p>
    <w:p w14:paraId="67C197E5"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45.</w:t>
      </w:r>
      <w:r w:rsidRPr="00B97405">
        <w:rPr>
          <w:rFonts w:ascii="Times New Roman" w:eastAsia="Times New Roman" w:hAnsi="Times New Roman"/>
          <w:noProof/>
          <w:sz w:val="24"/>
        </w:rPr>
        <w:tab/>
        <w:t xml:space="preserve">Majeed, H. &amp; Lee, J. The impact of climate change on youth depression and mental health. </w:t>
      </w:r>
      <w:r w:rsidRPr="00B97405">
        <w:rPr>
          <w:rFonts w:ascii="Times New Roman" w:eastAsia="Times New Roman" w:hAnsi="Times New Roman"/>
          <w:i/>
          <w:iCs/>
          <w:noProof/>
          <w:sz w:val="24"/>
        </w:rPr>
        <w:t>Lancet Planet. Heal.</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1,</w:t>
      </w:r>
      <w:r w:rsidRPr="00B97405">
        <w:rPr>
          <w:rFonts w:ascii="Times New Roman" w:eastAsia="Times New Roman" w:hAnsi="Times New Roman"/>
          <w:noProof/>
          <w:sz w:val="24"/>
        </w:rPr>
        <w:t xml:space="preserve"> e94–e95 (2017).</w:t>
      </w:r>
    </w:p>
    <w:p w14:paraId="08ED097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46.</w:t>
      </w:r>
      <w:r w:rsidRPr="00B97405">
        <w:rPr>
          <w:rFonts w:ascii="Times New Roman" w:eastAsia="Times New Roman" w:hAnsi="Times New Roman"/>
          <w:noProof/>
          <w:sz w:val="24"/>
        </w:rPr>
        <w:tab/>
        <w:t xml:space="preserve">Berry, H. L., Waite, T. D., Dear, K. B. G., Capon, A. G. &amp; Murray, V. The case for systems thinking about climate change and mental health. </w:t>
      </w:r>
      <w:r w:rsidRPr="00B97405">
        <w:rPr>
          <w:rFonts w:ascii="Times New Roman" w:eastAsia="Times New Roman" w:hAnsi="Times New Roman"/>
          <w:i/>
          <w:iCs/>
          <w:noProof/>
          <w:sz w:val="24"/>
        </w:rPr>
        <w:t>Nature Climate Change</w:t>
      </w:r>
      <w:r w:rsidRPr="00B97405">
        <w:rPr>
          <w:rFonts w:ascii="Times New Roman" w:eastAsia="Times New Roman" w:hAnsi="Times New Roman"/>
          <w:noProof/>
          <w:sz w:val="24"/>
        </w:rPr>
        <w:t xml:space="preserve"> (2018). doi:10.1038/s41558-018-0102-4</w:t>
      </w:r>
    </w:p>
    <w:p w14:paraId="08916CA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47.</w:t>
      </w:r>
      <w:r w:rsidRPr="00B97405">
        <w:rPr>
          <w:rFonts w:ascii="Times New Roman" w:eastAsia="Times New Roman" w:hAnsi="Times New Roman"/>
          <w:noProof/>
          <w:sz w:val="24"/>
        </w:rPr>
        <w:tab/>
        <w:t xml:space="preserve">Hansen, A.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The effect of heat waves on mental health in a temperate Australian </w:t>
      </w:r>
      <w:r w:rsidRPr="00B97405">
        <w:rPr>
          <w:rFonts w:ascii="Times New Roman" w:eastAsia="Times New Roman" w:hAnsi="Times New Roman"/>
          <w:noProof/>
          <w:sz w:val="24"/>
        </w:rPr>
        <w:lastRenderedPageBreak/>
        <w:t xml:space="preserve">City. </w:t>
      </w:r>
      <w:r w:rsidRPr="00B97405">
        <w:rPr>
          <w:rFonts w:ascii="Times New Roman" w:eastAsia="Times New Roman" w:hAnsi="Times New Roman"/>
          <w:i/>
          <w:iCs/>
          <w:noProof/>
          <w:sz w:val="24"/>
        </w:rPr>
        <w:t>Environ. Health Perspect.</w:t>
      </w:r>
      <w:r w:rsidRPr="00B97405">
        <w:rPr>
          <w:rFonts w:ascii="Times New Roman" w:eastAsia="Times New Roman" w:hAnsi="Times New Roman"/>
          <w:noProof/>
          <w:sz w:val="24"/>
        </w:rPr>
        <w:t xml:space="preserve"> (2008). doi:10.1289/ehp.11339</w:t>
      </w:r>
    </w:p>
    <w:p w14:paraId="4E013820"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48.</w:t>
      </w:r>
      <w:r w:rsidRPr="00B97405">
        <w:rPr>
          <w:rFonts w:ascii="Times New Roman" w:eastAsia="Times New Roman" w:hAnsi="Times New Roman"/>
          <w:noProof/>
          <w:sz w:val="24"/>
        </w:rPr>
        <w:tab/>
        <w:t xml:space="preserve">Obradovich, N., Migliorini, R., Mednick, S. C. &amp; Fowler, J. H. Nighttime temperature and human sleep loss in a changing climate. </w:t>
      </w:r>
      <w:r w:rsidRPr="00B97405">
        <w:rPr>
          <w:rFonts w:ascii="Times New Roman" w:eastAsia="Times New Roman" w:hAnsi="Times New Roman"/>
          <w:i/>
          <w:iCs/>
          <w:noProof/>
          <w:sz w:val="24"/>
        </w:rPr>
        <w:t>Sci. Adv.</w:t>
      </w:r>
      <w:r w:rsidRPr="00B97405">
        <w:rPr>
          <w:rFonts w:ascii="Times New Roman" w:eastAsia="Times New Roman" w:hAnsi="Times New Roman"/>
          <w:noProof/>
          <w:sz w:val="24"/>
        </w:rPr>
        <w:t xml:space="preserve"> (2017). doi:10.1126/sciadv.1601555</w:t>
      </w:r>
    </w:p>
    <w:p w14:paraId="1FD3031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49.</w:t>
      </w:r>
      <w:r w:rsidRPr="00B97405">
        <w:rPr>
          <w:rFonts w:ascii="Times New Roman" w:eastAsia="Times New Roman" w:hAnsi="Times New Roman"/>
          <w:noProof/>
          <w:sz w:val="24"/>
        </w:rPr>
        <w:tab/>
        <w:t xml:space="preserve">L., C., C.,  de C. &amp; P., A. Heatwaves and their impact on people with alcohol, drug and mental health conditions: A discussion paper on clinical practice considerations. </w:t>
      </w:r>
      <w:r w:rsidRPr="00B97405">
        <w:rPr>
          <w:rFonts w:ascii="Times New Roman" w:eastAsia="Times New Roman" w:hAnsi="Times New Roman"/>
          <w:i/>
          <w:iCs/>
          <w:noProof/>
          <w:sz w:val="24"/>
        </w:rPr>
        <w:t>J. Adv. Nurs.</w:t>
      </w:r>
      <w:r w:rsidRPr="00B97405">
        <w:rPr>
          <w:rFonts w:ascii="Times New Roman" w:eastAsia="Times New Roman" w:hAnsi="Times New Roman"/>
          <w:noProof/>
          <w:sz w:val="24"/>
        </w:rPr>
        <w:t xml:space="preserve"> (2011). 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w:t>
      </w:r>
    </w:p>
    <w:p w14:paraId="7D2A2633" w14:textId="77777777" w:rsid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50.</w:t>
      </w:r>
      <w:r w:rsidRPr="00B97405">
        <w:rPr>
          <w:rFonts w:ascii="Times New Roman" w:eastAsia="Times New Roman" w:hAnsi="Times New Roman"/>
          <w:noProof/>
          <w:sz w:val="24"/>
        </w:rPr>
        <w:tab/>
        <w:t xml:space="preserve">Carleton, T. A. Crop-damaging temperatures increase suicide rates in India. </w:t>
      </w:r>
      <w:r w:rsidRPr="00B97405">
        <w:rPr>
          <w:rFonts w:ascii="Times New Roman" w:eastAsia="Times New Roman" w:hAnsi="Times New Roman"/>
          <w:i/>
          <w:iCs/>
          <w:noProof/>
          <w:sz w:val="24"/>
        </w:rPr>
        <w:t>Proc. Natl. Acad. Sci.</w:t>
      </w:r>
      <w:r w:rsidRPr="00B97405">
        <w:rPr>
          <w:rFonts w:ascii="Times New Roman" w:eastAsia="Times New Roman" w:hAnsi="Times New Roman"/>
          <w:noProof/>
          <w:sz w:val="24"/>
        </w:rPr>
        <w:t xml:space="preserve"> (2017). doi:10.1073/pnas.1701354114</w:t>
      </w:r>
    </w:p>
    <w:p w14:paraId="409159E9" w14:textId="196BCA0A" w:rsidR="00F83896" w:rsidRPr="002C6C20" w:rsidRDefault="00F83896" w:rsidP="002C6C20">
      <w:pPr>
        <w:spacing w:line="240" w:lineRule="auto"/>
        <w:jc w:val="both"/>
        <w:rPr>
          <w:rFonts w:ascii="Times New Roman" w:hAnsi="Times New Roman"/>
          <w:b/>
          <w:sz w:val="24"/>
          <w:szCs w:val="24"/>
        </w:rPr>
      </w:pPr>
      <w:r>
        <w:rPr>
          <w:rFonts w:ascii="Times New Roman" w:hAnsi="Times New Roman"/>
          <w:b/>
          <w:sz w:val="24"/>
          <w:szCs w:val="24"/>
        </w:rPr>
        <w:t>Methods</w:t>
      </w:r>
    </w:p>
    <w:p w14:paraId="5508701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51.</w:t>
      </w:r>
      <w:r w:rsidRPr="00B97405">
        <w:rPr>
          <w:rFonts w:ascii="Times New Roman" w:eastAsia="Times New Roman" w:hAnsi="Times New Roman"/>
          <w:noProof/>
          <w:sz w:val="24"/>
        </w:rPr>
        <w:tab/>
        <w:t xml:space="preserve">Dee, D. P.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The ERA-Interim reanalysis: configuration and performance of the data assimilation system. </w:t>
      </w:r>
      <w:r w:rsidRPr="00B97405">
        <w:rPr>
          <w:rFonts w:ascii="Times New Roman" w:eastAsia="Times New Roman" w:hAnsi="Times New Roman"/>
          <w:i/>
          <w:iCs/>
          <w:noProof/>
          <w:sz w:val="24"/>
        </w:rPr>
        <w:t>Q. J. R. Meteorol. Soc.</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137,</w:t>
      </w:r>
      <w:r w:rsidRPr="00B97405">
        <w:rPr>
          <w:rFonts w:ascii="Times New Roman" w:eastAsia="Times New Roman" w:hAnsi="Times New Roman"/>
          <w:noProof/>
          <w:sz w:val="24"/>
        </w:rPr>
        <w:t xml:space="preserve"> 553–597 (2011).</w:t>
      </w:r>
    </w:p>
    <w:p w14:paraId="3FC1A62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52.</w:t>
      </w:r>
      <w:r w:rsidRPr="00B97405">
        <w:rPr>
          <w:rFonts w:ascii="Times New Roman" w:eastAsia="Times New Roman" w:hAnsi="Times New Roman"/>
          <w:noProof/>
          <w:sz w:val="24"/>
        </w:rPr>
        <w:tab/>
        <w:t xml:space="preserve">Wallace, J. M. &amp; Hobbs, P. V. </w:t>
      </w:r>
      <w:r w:rsidRPr="00B97405">
        <w:rPr>
          <w:rFonts w:ascii="Times New Roman" w:eastAsia="Times New Roman" w:hAnsi="Times New Roman"/>
          <w:i/>
          <w:iCs/>
          <w:noProof/>
          <w:sz w:val="24"/>
        </w:rPr>
        <w:t>Atmospheric Science: An Introductory Survey: Second Edition</w:t>
      </w:r>
      <w:r w:rsidRPr="00B97405">
        <w:rPr>
          <w:rFonts w:ascii="Times New Roman" w:eastAsia="Times New Roman" w:hAnsi="Times New Roman"/>
          <w:noProof/>
          <w:sz w:val="24"/>
        </w:rPr>
        <w:t xml:space="preserve">. </w:t>
      </w:r>
      <w:r w:rsidRPr="00B97405">
        <w:rPr>
          <w:rFonts w:ascii="Times New Roman" w:eastAsia="Times New Roman" w:hAnsi="Times New Roman"/>
          <w:i/>
          <w:iCs/>
          <w:noProof/>
          <w:sz w:val="24"/>
        </w:rPr>
        <w:t>Atmospheric Science: An Introductory Survey: Second Edition</w:t>
      </w:r>
      <w:r w:rsidRPr="00B97405">
        <w:rPr>
          <w:rFonts w:ascii="Times New Roman" w:eastAsia="Times New Roman" w:hAnsi="Times New Roman"/>
          <w:noProof/>
          <w:sz w:val="24"/>
        </w:rPr>
        <w:t xml:space="preserve"> (2006). doi:10.1016/C2009-0-00034-8</w:t>
      </w:r>
    </w:p>
    <w:p w14:paraId="030F3687"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53.</w:t>
      </w:r>
      <w:r w:rsidRPr="00B97405">
        <w:rPr>
          <w:rFonts w:ascii="Times New Roman" w:eastAsia="Times New Roman" w:hAnsi="Times New Roman"/>
          <w:noProof/>
          <w:sz w:val="24"/>
        </w:rPr>
        <w:tab/>
        <w:t xml:space="preserve">Rue, H. &amp; Held, L. </w:t>
      </w:r>
      <w:r w:rsidRPr="00B97405">
        <w:rPr>
          <w:rFonts w:ascii="Times New Roman" w:eastAsia="Times New Roman" w:hAnsi="Times New Roman"/>
          <w:i/>
          <w:iCs/>
          <w:noProof/>
          <w:sz w:val="24"/>
        </w:rPr>
        <w:t>Gaussian Markov random fields. Theory and applications</w:t>
      </w:r>
      <w:r w:rsidRPr="00B97405">
        <w:rPr>
          <w:rFonts w:ascii="Times New Roman" w:eastAsia="Times New Roman" w:hAnsi="Times New Roman"/>
          <w:noProof/>
          <w:sz w:val="24"/>
        </w:rPr>
        <w:t xml:space="preserve">. </w:t>
      </w:r>
      <w:r w:rsidRPr="00B97405">
        <w:rPr>
          <w:rFonts w:ascii="Times New Roman" w:eastAsia="Times New Roman" w:hAnsi="Times New Roman"/>
          <w:i/>
          <w:iCs/>
          <w:noProof/>
          <w:sz w:val="24"/>
        </w:rPr>
        <w:t>Chapman &amp; Hall</w:t>
      </w:r>
      <w:r w:rsidRPr="00B97405">
        <w:rPr>
          <w:rFonts w:ascii="Times New Roman" w:eastAsia="Times New Roman" w:hAnsi="Times New Roman"/>
          <w:noProof/>
          <w:sz w:val="24"/>
        </w:rPr>
        <w:t xml:space="preserve"> (2005). doi:10.1007/s00184-007-0162-3</w:t>
      </w:r>
    </w:p>
    <w:p w14:paraId="79AB9A27"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54.</w:t>
      </w:r>
      <w:r w:rsidRPr="00B97405">
        <w:rPr>
          <w:rFonts w:ascii="Times New Roman" w:eastAsia="Times New Roman" w:hAnsi="Times New Roman"/>
          <w:noProof/>
          <w:sz w:val="24"/>
        </w:rPr>
        <w:tab/>
        <w:t xml:space="preserve">Besag, J. Spatial interaction and the statistical snalysis of lattice systems. </w:t>
      </w:r>
      <w:r w:rsidRPr="00B97405">
        <w:rPr>
          <w:rFonts w:ascii="Times New Roman" w:eastAsia="Times New Roman" w:hAnsi="Times New Roman"/>
          <w:i/>
          <w:iCs/>
          <w:noProof/>
          <w:sz w:val="24"/>
        </w:rPr>
        <w:t>J. R. Stat. Soc. Ser. B (Statistical Methodol.</w:t>
      </w:r>
      <w:r w:rsidRPr="00B97405">
        <w:rPr>
          <w:rFonts w:ascii="Times New Roman" w:eastAsia="Times New Roman" w:hAnsi="Times New Roman"/>
          <w:noProof/>
          <w:sz w:val="24"/>
        </w:rPr>
        <w:t xml:space="preserve"> (1974). doi:10.2307/2984812</w:t>
      </w:r>
    </w:p>
    <w:p w14:paraId="4745C47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55.</w:t>
      </w:r>
      <w:r w:rsidRPr="00B97405">
        <w:rPr>
          <w:rFonts w:ascii="Times New Roman" w:eastAsia="Times New Roman" w:hAnsi="Times New Roman"/>
          <w:noProof/>
          <w:sz w:val="24"/>
        </w:rPr>
        <w:tab/>
        <w:t>IPCC. IPCC special report on the impacts of global warming of 1.5 °C - Summary for policy makers. (2018).</w:t>
      </w:r>
    </w:p>
    <w:p w14:paraId="5A8E717A" w14:textId="77777777" w:rsidR="00B97405" w:rsidRPr="00B97405" w:rsidRDefault="00B97405" w:rsidP="00B97405">
      <w:pPr>
        <w:widowControl w:val="0"/>
        <w:autoSpaceDE w:val="0"/>
        <w:autoSpaceDN w:val="0"/>
        <w:adjustRightInd w:val="0"/>
        <w:spacing w:line="240" w:lineRule="auto"/>
        <w:ind w:left="640" w:hanging="640"/>
        <w:rPr>
          <w:rFonts w:ascii="Times New Roman" w:hAnsi="Times New Roman"/>
          <w:noProof/>
          <w:sz w:val="24"/>
        </w:rPr>
      </w:pPr>
      <w:r w:rsidRPr="00B97405">
        <w:rPr>
          <w:rFonts w:ascii="Times New Roman" w:eastAsia="Times New Roman" w:hAnsi="Times New Roman"/>
          <w:noProof/>
          <w:sz w:val="24"/>
        </w:rPr>
        <w:t>56.</w:t>
      </w:r>
      <w:r w:rsidRPr="00B97405">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B97405">
        <w:rPr>
          <w:rFonts w:ascii="Times New Roman" w:eastAsia="Times New Roman" w:hAnsi="Times New Roman"/>
          <w:i/>
          <w:iCs/>
          <w:noProof/>
          <w:sz w:val="24"/>
        </w:rPr>
        <w:t>J. R. Stat. Soc. Ser. B Stat. Methodol.</w:t>
      </w:r>
      <w:r w:rsidRPr="00B97405">
        <w:rPr>
          <w:rFonts w:ascii="Times New Roman" w:eastAsia="Times New Roman" w:hAnsi="Times New Roman"/>
          <w:noProof/>
          <w:sz w:val="24"/>
        </w:rPr>
        <w:t xml:space="preserve"> (2009). doi:10.1111/j.1467-9868.2008.00700.x</w:t>
      </w:r>
    </w:p>
    <w:p w14:paraId="14D0E6E5" w14:textId="1F2EC867" w:rsidR="009011C5" w:rsidRPr="00636C9B" w:rsidRDefault="00A55581" w:rsidP="00B97405">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111CEFCE" w14:textId="60BC0DDA"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1</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3C9FDC52"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2</w:t>
      </w:r>
      <w:r w:rsidRPr="00636C9B">
        <w:rPr>
          <w:rFonts w:ascii="Times New Roman" w:hAnsi="Times New Roman"/>
          <w:b/>
          <w:color w:val="000000" w:themeColor="text1"/>
          <w:sz w:val="24"/>
          <w:szCs w:val="24"/>
        </w:rPr>
        <w:t xml:space="preserve">. </w:t>
      </w:r>
      <w:r w:rsidR="00605A3E">
        <w:rPr>
          <w:rFonts w:ascii="Times New Roman" w:hAnsi="Times New Roman"/>
          <w:color w:val="000000" w:themeColor="text1"/>
          <w:sz w:val="24"/>
          <w:szCs w:val="24"/>
        </w:rPr>
        <w:t>N</w:t>
      </w:r>
      <w:r w:rsidR="008E075D">
        <w:rPr>
          <w:rFonts w:ascii="Times New Roman" w:hAnsi="Times New Roman"/>
          <w:color w:val="000000" w:themeColor="text1"/>
          <w:sz w:val="24"/>
          <w:szCs w:val="24"/>
        </w:rPr>
        <w:t>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21B4B">
        <w:rPr>
          <w:rFonts w:ascii="Times New Roman" w:hAnsi="Times New Roman"/>
          <w:color w:val="000000" w:themeColor="text1"/>
          <w:sz w:val="24"/>
          <w:szCs w:val="24"/>
        </w:rPr>
        <w:t>(</w:t>
      </w:r>
      <w:del w:id="473" w:author="Majid" w:date="2018-12-11T11:17:00Z">
        <w:r w:rsidR="008E65F4" w:rsidDel="002A16CF">
          <w:rPr>
            <w:rFonts w:ascii="Times New Roman" w:hAnsi="Times New Roman"/>
            <w:color w:val="000000" w:themeColor="text1"/>
            <w:sz w:val="24"/>
            <w:szCs w:val="24"/>
          </w:rPr>
          <w:delText xml:space="preserve">i.e., </w:delText>
        </w:r>
      </w:del>
      <w:r w:rsidR="00721B4B">
        <w:rPr>
          <w:rFonts w:ascii="Times New Roman" w:hAnsi="Times New Roman"/>
          <w:color w:val="000000" w:themeColor="text1"/>
          <w:sz w:val="24"/>
          <w:szCs w:val="24"/>
        </w:rPr>
        <w:t xml:space="preserve">transport, falls and drownings) </w:t>
      </w:r>
      <w:r w:rsidR="0070194A">
        <w:rPr>
          <w:rFonts w:ascii="Times New Roman" w:hAnsi="Times New Roman"/>
          <w:color w:val="000000" w:themeColor="text1"/>
          <w:sz w:val="24"/>
          <w:szCs w:val="24"/>
        </w:rPr>
        <w:t xml:space="preserve">and intentional </w:t>
      </w:r>
      <w:r w:rsidR="0071610D">
        <w:rPr>
          <w:rFonts w:ascii="Times New Roman" w:hAnsi="Times New Roman"/>
          <w:color w:val="000000" w:themeColor="text1"/>
          <w:sz w:val="24"/>
          <w:szCs w:val="24"/>
        </w:rPr>
        <w:t>(</w:t>
      </w:r>
      <w:del w:id="474" w:author="Majid" w:date="2018-12-11T11:17:00Z">
        <w:r w:rsidR="0071610D" w:rsidDel="002A16CF">
          <w:rPr>
            <w:rFonts w:ascii="Times New Roman" w:hAnsi="Times New Roman"/>
            <w:color w:val="000000" w:themeColor="text1"/>
            <w:sz w:val="24"/>
            <w:szCs w:val="24"/>
          </w:rPr>
          <w:delText xml:space="preserve">i.e., </w:delText>
        </w:r>
      </w:del>
      <w:r w:rsidR="0071610D">
        <w:rPr>
          <w:rFonts w:ascii="Times New Roman" w:hAnsi="Times New Roman"/>
          <w:color w:val="000000" w:themeColor="text1"/>
          <w:sz w:val="24"/>
          <w:szCs w:val="24"/>
        </w:rPr>
        <w:t xml:space="preserve">assault and intentional self-harm)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1370BF1C" w14:textId="0747E32C" w:rsidR="00234E19" w:rsidRPr="00636C9B" w:rsidRDefault="004A3366"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3</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w:t>
      </w:r>
      <w:r w:rsidR="00710DAA">
        <w:rPr>
          <w:rFonts w:ascii="Times New Roman" w:hAnsi="Times New Roman"/>
          <w:color w:val="000000" w:themeColor="text1"/>
          <w:sz w:val="24"/>
          <w:szCs w:val="24"/>
        </w:rPr>
        <w:t>fo</w:t>
      </w:r>
      <w:r w:rsidR="00037523">
        <w:rPr>
          <w:rFonts w:ascii="Times New Roman" w:hAnsi="Times New Roman"/>
          <w:color w:val="000000" w:themeColor="text1"/>
          <w:sz w:val="24"/>
          <w:szCs w:val="24"/>
        </w:rPr>
        <w:t>r</w:t>
      </w:r>
      <w:r w:rsidR="009D7461">
        <w:rPr>
          <w:rFonts w:ascii="Times New Roman" w:hAnsi="Times New Roman"/>
          <w:color w:val="000000" w:themeColor="text1"/>
          <w:sz w:val="24"/>
          <w:szCs w:val="24"/>
        </w:rPr>
        <w:t xml:space="preserve"> the </w:t>
      </w:r>
      <w:r w:rsidR="00DB74D6">
        <w:rPr>
          <w:rFonts w:ascii="Times New Roman" w:hAnsi="Times New Roman"/>
          <w:color w:val="000000" w:themeColor="text1"/>
          <w:sz w:val="24"/>
          <w:szCs w:val="24"/>
        </w:rPr>
        <w:t>2016</w:t>
      </w:r>
      <w:r w:rsidR="00710DAA">
        <w:rPr>
          <w:rFonts w:ascii="Times New Roman" w:hAnsi="Times New Roman"/>
          <w:color w:val="000000" w:themeColor="text1"/>
          <w:sz w:val="24"/>
          <w:szCs w:val="24"/>
        </w:rPr>
        <w:t xml:space="preserve"> </w:t>
      </w:r>
      <w:r w:rsidR="009D7461">
        <w:rPr>
          <w:rFonts w:ascii="Times New Roman" w:hAnsi="Times New Roman"/>
          <w:color w:val="000000" w:themeColor="text1"/>
          <w:sz w:val="24"/>
          <w:szCs w:val="24"/>
        </w:rPr>
        <w:t xml:space="preserve">US </w:t>
      </w:r>
      <w:r w:rsidR="00710DAA">
        <w:rPr>
          <w:rFonts w:ascii="Times New Roman" w:hAnsi="Times New Roman"/>
          <w:color w:val="000000" w:themeColor="text1"/>
          <w:sz w:val="24"/>
          <w:szCs w:val="24"/>
        </w:rPr>
        <w:t>population</w:t>
      </w:r>
      <w:r w:rsidR="008621C2">
        <w:rPr>
          <w:rFonts w:ascii="Times New Roman" w:hAnsi="Times New Roman"/>
          <w:color w:val="000000" w:themeColor="text1"/>
          <w:sz w:val="24"/>
          <w:szCs w:val="24"/>
        </w:rPr>
        <w:t xml:space="preserve"> if </w:t>
      </w:r>
      <w:commentRangeStart w:id="475"/>
      <w:r w:rsidR="002B5115">
        <w:rPr>
          <w:rFonts w:ascii="Times New Roman" w:hAnsi="Times New Roman"/>
          <w:color w:val="000000" w:themeColor="text1"/>
          <w:sz w:val="24"/>
          <w:szCs w:val="24"/>
        </w:rPr>
        <w:t xml:space="preserve">temperature anomaly </w:t>
      </w:r>
      <w:r w:rsidR="00A151B1">
        <w:rPr>
          <w:rFonts w:ascii="Times New Roman" w:hAnsi="Times New Roman"/>
          <w:color w:val="000000" w:themeColor="text1"/>
          <w:sz w:val="24"/>
          <w:szCs w:val="24"/>
        </w:rPr>
        <w:t xml:space="preserve">were </w:t>
      </w:r>
      <w:r w:rsidR="002B5115">
        <w:rPr>
          <w:rFonts w:ascii="Times New Roman" w:hAnsi="Times New Roman"/>
          <w:color w:val="000000" w:themeColor="text1"/>
          <w:sz w:val="24"/>
          <w:szCs w:val="24"/>
        </w:rPr>
        <w:t>+</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r w:rsidR="00A6568C">
        <w:rPr>
          <w:rFonts w:ascii="Times New Roman" w:hAnsi="Times New Roman"/>
          <w:color w:val="000000" w:themeColor="text1"/>
          <w:sz w:val="24"/>
          <w:szCs w:val="24"/>
        </w:rPr>
        <w:t xml:space="preserve"> </w:t>
      </w:r>
      <w:r w:rsidR="002B5115">
        <w:rPr>
          <w:rFonts w:ascii="Times New Roman" w:hAnsi="Times New Roman"/>
          <w:color w:val="000000" w:themeColor="text1"/>
          <w:sz w:val="24"/>
          <w:szCs w:val="24"/>
        </w:rPr>
        <w:t xml:space="preserve">compared </w:t>
      </w:r>
      <w:commentRangeEnd w:id="475"/>
      <w:r w:rsidR="002A16CF">
        <w:rPr>
          <w:rStyle w:val="CommentReference"/>
          <w:rFonts w:asciiTheme="minorHAnsi" w:eastAsiaTheme="minorHAnsi" w:hAnsiTheme="minorHAnsi" w:cstheme="minorBidi"/>
        </w:rPr>
        <w:commentReference w:id="475"/>
      </w:r>
      <w:r w:rsidR="002B5115">
        <w:rPr>
          <w:rFonts w:ascii="Times New Roman" w:hAnsi="Times New Roman"/>
          <w:color w:val="000000" w:themeColor="text1"/>
          <w:sz w:val="24"/>
          <w:szCs w:val="24"/>
        </w:rPr>
        <w:t xml:space="preserve">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C816D0">
        <w:rPr>
          <w:rFonts w:ascii="Times New Roman" w:hAnsi="Times New Roman"/>
          <w:color w:val="000000" w:themeColor="text1"/>
          <w:sz w:val="24"/>
          <w:szCs w:val="24"/>
        </w:rPr>
        <w:t xml:space="preserve">The top row shows the break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w:t>
      </w:r>
      <w:r w:rsidR="00C816D0">
        <w:rPr>
          <w:rFonts w:ascii="Times New Roman" w:hAnsi="Times New Roman"/>
          <w:color w:val="000000" w:themeColor="text1"/>
          <w:sz w:val="24"/>
          <w:szCs w:val="24"/>
        </w:rPr>
        <w:t>.</w:t>
      </w:r>
      <w:r w:rsidR="009A0CFD" w:rsidRPr="00636C9B">
        <w:rPr>
          <w:rFonts w:ascii="Times New Roman" w:hAnsi="Times New Roman"/>
          <w:color w:val="000000" w:themeColor="text1"/>
          <w:sz w:val="24"/>
          <w:szCs w:val="24"/>
        </w:rPr>
        <w:t xml:space="preserve"> </w:t>
      </w:r>
      <w:r w:rsidR="00C816D0">
        <w:rPr>
          <w:rFonts w:ascii="Times New Roman" w:hAnsi="Times New Roman"/>
          <w:color w:val="000000" w:themeColor="text1"/>
          <w:sz w:val="24"/>
          <w:szCs w:val="24"/>
        </w:rPr>
        <w:t xml:space="preserve">The bottom row shows the break down by sex, type of injury </w:t>
      </w:r>
      <w:r w:rsidR="009A0CFD" w:rsidRPr="00636C9B">
        <w:rPr>
          <w:rFonts w:ascii="Times New Roman" w:hAnsi="Times New Roman"/>
          <w:color w:val="000000" w:themeColor="text1"/>
          <w:sz w:val="24"/>
          <w:szCs w:val="24"/>
        </w:rPr>
        <w:t>and month.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7254203C" w14:textId="0DA609B8" w:rsidR="00136062" w:rsidRDefault="00136062" w:rsidP="00136062">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4</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 xml:space="preserve">temperature </w:t>
      </w:r>
      <w:del w:id="476" w:author="Majid" w:date="2018-12-11T11:18:00Z">
        <w:r w:rsidDel="002A16CF">
          <w:rPr>
            <w:rFonts w:ascii="Times New Roman" w:hAnsi="Times New Roman"/>
            <w:color w:val="000000" w:themeColor="text1"/>
            <w:sz w:val="24"/>
            <w:szCs w:val="24"/>
          </w:rPr>
          <w:delText>anomalies</w:delText>
        </w:r>
      </w:del>
      <w:ins w:id="477" w:author="Majid" w:date="2018-12-11T11:18:00Z">
        <w:r w:rsidR="002A16CF">
          <w:rPr>
            <w:rFonts w:ascii="Times New Roman" w:hAnsi="Times New Roman"/>
            <w:color w:val="000000" w:themeColor="text1"/>
            <w:sz w:val="24"/>
            <w:szCs w:val="24"/>
          </w:rPr>
          <w:t>anomaly measure used in the analysis</w:t>
        </w:r>
      </w:ins>
      <w:r>
        <w:rPr>
          <w:rFonts w:ascii="Times New Roman" w:hAnsi="Times New Roman"/>
          <w:color w:val="000000" w:themeColor="text1"/>
          <w:sz w:val="24"/>
          <w:szCs w:val="24"/>
        </w:rPr>
        <w:t>.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two example states (Florida and Washington) (left panel) for 1980-2009 are used to calculate July 1980-2016 temperature anomalies for Florida (red) and Washington (blue)</w:t>
      </w:r>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As seen, a warmer state like Florida can have less inter</w:t>
      </w:r>
      <w:ins w:id="478" w:author="Majid" w:date="2018-12-11T11:18:00Z">
        <w:r w:rsidR="002A16CF">
          <w:rPr>
            <w:rFonts w:ascii="Times New Roman" w:hAnsi="Times New Roman"/>
            <w:color w:val="000000" w:themeColor="text1"/>
            <w:sz w:val="24"/>
            <w:szCs w:val="24"/>
          </w:rPr>
          <w:t>-</w:t>
        </w:r>
      </w:ins>
      <w:r w:rsidR="00C816D0">
        <w:rPr>
          <w:rFonts w:ascii="Times New Roman" w:hAnsi="Times New Roman"/>
          <w:color w:val="000000" w:themeColor="text1"/>
          <w:sz w:val="24"/>
          <w:szCs w:val="24"/>
        </w:rPr>
        <w:t>annual</w:t>
      </w:r>
      <w:r>
        <w:rPr>
          <w:rFonts w:ascii="Times New Roman" w:hAnsi="Times New Roman"/>
          <w:color w:val="000000" w:themeColor="text1"/>
          <w:sz w:val="24"/>
          <w:szCs w:val="24"/>
        </w:rPr>
        <w:t xml:space="preserve"> variation in a particular month (here, July) compared with a cooler state like Washington.</w:t>
      </w:r>
    </w:p>
    <w:p w14:paraId="6CEE4CD5" w14:textId="77777777" w:rsidR="00136062" w:rsidRDefault="00136062">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5DA6F14" w14:textId="36E24A97" w:rsidR="005870DD" w:rsidRPr="00636C9B" w:rsidRDefault="00DF2431" w:rsidP="00037523">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234E19" w:rsidRPr="00636C9B">
        <w:rPr>
          <w:rFonts w:ascii="Times New Roman" w:hAnsi="Times New Roman"/>
          <w:b/>
          <w:color w:val="000000" w:themeColor="text1"/>
          <w:sz w:val="24"/>
          <w:szCs w:val="24"/>
        </w:rPr>
        <w:t>Figure 1.</w:t>
      </w:r>
      <w:r w:rsidR="00C83454" w:rsidRPr="00636C9B">
        <w:rPr>
          <w:rFonts w:ascii="Times New Roman" w:hAnsi="Times New Roman"/>
          <w:b/>
          <w:color w:val="000000" w:themeColor="text1"/>
          <w:sz w:val="24"/>
          <w:szCs w:val="24"/>
        </w:rPr>
        <w:t xml:space="preserve"> </w:t>
      </w:r>
      <w:del w:id="479" w:author="Majid" w:date="2018-12-11T11:18:00Z">
        <w:r w:rsidR="008621C2" w:rsidDel="002A16CF">
          <w:rPr>
            <w:rFonts w:ascii="Times New Roman" w:hAnsi="Times New Roman"/>
            <w:color w:val="000000" w:themeColor="text1"/>
            <w:sz w:val="24"/>
            <w:szCs w:val="24"/>
          </w:rPr>
          <w:delText xml:space="preserve">Excess </w:delText>
        </w:r>
        <w:r w:rsidR="00E67249" w:rsidDel="002A16CF">
          <w:rPr>
            <w:rFonts w:ascii="Times New Roman" w:hAnsi="Times New Roman"/>
            <w:color w:val="000000" w:themeColor="text1"/>
            <w:sz w:val="24"/>
            <w:szCs w:val="24"/>
          </w:rPr>
          <w:delText>risk</w:delText>
        </w:r>
      </w:del>
      <w:ins w:id="480" w:author="Majid" w:date="2018-12-11T11:18:00Z">
        <w:r w:rsidR="002A16CF">
          <w:rPr>
            <w:rFonts w:ascii="Times New Roman" w:hAnsi="Times New Roman"/>
            <w:color w:val="000000" w:themeColor="text1"/>
            <w:sz w:val="24"/>
            <w:szCs w:val="24"/>
          </w:rPr>
          <w:t xml:space="preserve">Percent change in death rates for </w:t>
        </w:r>
      </w:ins>
      <w:ins w:id="481" w:author="Majid" w:date="2018-12-11T11:19:00Z">
        <w:r w:rsidR="002A16CF">
          <w:rPr>
            <w:rFonts w:ascii="Times New Roman" w:hAnsi="Times New Roman"/>
            <w:color w:val="000000" w:themeColor="text1"/>
            <w:sz w:val="24"/>
            <w:szCs w:val="24"/>
          </w:rPr>
          <w:t>+</w:t>
        </w:r>
        <w:r w:rsidR="002A16CF" w:rsidRPr="00843ACB">
          <w:rPr>
            <w:rFonts w:ascii="Helvetica" w:eastAsia="Times New Roman" w:hAnsi="Helvetica"/>
            <w:bCs/>
            <w:color w:val="222222"/>
            <w:sz w:val="21"/>
            <w:szCs w:val="21"/>
            <w:shd w:val="clear" w:color="auto" w:fill="FFFFFF"/>
            <w:lang w:eastAsia="en-GB"/>
          </w:rPr>
          <w:t>1</w:t>
        </w:r>
        <w:r w:rsidR="002A16CF" w:rsidRPr="00843ACB">
          <w:rPr>
            <w:rFonts w:ascii="Times New Roman" w:hAnsi="Times New Roman"/>
            <w:bCs/>
            <w:color w:val="000000" w:themeColor="text1"/>
            <w:sz w:val="24"/>
            <w:szCs w:val="24"/>
          </w:rPr>
          <w:t>°</w:t>
        </w:r>
        <w:r w:rsidR="002A16CF">
          <w:rPr>
            <w:rFonts w:ascii="Times New Roman" w:hAnsi="Times New Roman"/>
            <w:bCs/>
            <w:color w:val="000000" w:themeColor="text1"/>
            <w:sz w:val="24"/>
            <w:szCs w:val="24"/>
          </w:rPr>
          <w:t>C</w:t>
        </w:r>
      </w:ins>
      <w:r w:rsidR="00037523">
        <w:rPr>
          <w:rFonts w:ascii="Times New Roman" w:hAnsi="Times New Roman"/>
          <w:color w:val="000000" w:themeColor="text1"/>
          <w:sz w:val="24"/>
          <w:szCs w:val="24"/>
        </w:rPr>
        <w:t xml:space="preserve"> </w:t>
      </w:r>
      <w:ins w:id="482" w:author="Majid" w:date="2018-12-11T11:19:00Z">
        <w:r w:rsidR="002A16CF">
          <w:rPr>
            <w:rFonts w:ascii="Times New Roman" w:hAnsi="Times New Roman"/>
            <w:color w:val="000000" w:themeColor="text1"/>
            <w:sz w:val="24"/>
            <w:szCs w:val="24"/>
          </w:rPr>
          <w:t xml:space="preserve">etc etc </w:t>
        </w:r>
      </w:ins>
      <w:r w:rsidR="00037523" w:rsidRPr="00636C9B">
        <w:rPr>
          <w:rFonts w:ascii="Times New Roman" w:hAnsi="Times New Roman"/>
          <w:color w:val="000000" w:themeColor="text1"/>
          <w:sz w:val="24"/>
          <w:szCs w:val="24"/>
        </w:rPr>
        <w:t xml:space="preserve">by </w:t>
      </w:r>
      <w:r w:rsidR="00037523">
        <w:rPr>
          <w:rFonts w:ascii="Times New Roman" w:hAnsi="Times New Roman"/>
          <w:color w:val="000000" w:themeColor="text1"/>
          <w:sz w:val="24"/>
          <w:szCs w:val="24"/>
        </w:rPr>
        <w:t>type</w:t>
      </w:r>
      <w:r w:rsidR="00037523" w:rsidRPr="00636C9B">
        <w:rPr>
          <w:rFonts w:ascii="Times New Roman" w:hAnsi="Times New Roman"/>
          <w:color w:val="000000" w:themeColor="text1"/>
          <w:sz w:val="24"/>
          <w:szCs w:val="24"/>
        </w:rPr>
        <w:t xml:space="preserve"> of injury, age group and sex</w:t>
      </w:r>
      <w:r w:rsidR="00037523">
        <w:rPr>
          <w:rFonts w:ascii="Times New Roman" w:hAnsi="Times New Roman"/>
          <w:color w:val="000000" w:themeColor="text1"/>
          <w:sz w:val="24"/>
          <w:szCs w:val="24"/>
        </w:rPr>
        <w:t>. The values represent excess risk</w:t>
      </w:r>
      <w:r w:rsidR="00037523" w:rsidRPr="00037523">
        <w:rPr>
          <w:rFonts w:ascii="Times New Roman" w:hAnsi="Times New Roman"/>
          <w:color w:val="000000" w:themeColor="text1"/>
          <w:sz w:val="24"/>
          <w:szCs w:val="24"/>
        </w:rPr>
        <w:t xml:space="preserve"> </w:t>
      </w:r>
      <w:r w:rsidR="00037523">
        <w:rPr>
          <w:rFonts w:ascii="Times New Roman" w:hAnsi="Times New Roman"/>
          <w:color w:val="000000" w:themeColor="text1"/>
          <w:sz w:val="24"/>
          <w:szCs w:val="24"/>
        </w:rPr>
        <w:t xml:space="preserve">if temperature anomaly </w:t>
      </w:r>
      <w:r w:rsidR="00A5021F">
        <w:rPr>
          <w:rFonts w:ascii="Times New Roman" w:hAnsi="Times New Roman"/>
          <w:color w:val="000000" w:themeColor="text1"/>
          <w:sz w:val="24"/>
          <w:szCs w:val="24"/>
        </w:rPr>
        <w:t>were</w:t>
      </w:r>
      <w:r w:rsidR="00037523">
        <w:rPr>
          <w:rFonts w:ascii="Times New Roman" w:hAnsi="Times New Roman"/>
          <w:color w:val="000000" w:themeColor="text1"/>
          <w:sz w:val="24"/>
          <w:szCs w:val="24"/>
        </w:rPr>
        <w:t xml:space="preserve"> </w:t>
      </w:r>
      <w:del w:id="483" w:author="Majid" w:date="2018-12-11T11:19:00Z">
        <w:r w:rsidR="00037523" w:rsidDel="002A16CF">
          <w:rPr>
            <w:rFonts w:ascii="Times New Roman" w:hAnsi="Times New Roman"/>
            <w:color w:val="000000" w:themeColor="text1"/>
            <w:sz w:val="24"/>
            <w:szCs w:val="24"/>
          </w:rPr>
          <w:delText>+</w:delText>
        </w:r>
        <w:r w:rsidR="00037523" w:rsidRPr="00843ACB" w:rsidDel="002A16CF">
          <w:rPr>
            <w:rFonts w:ascii="Helvetica" w:eastAsia="Times New Roman" w:hAnsi="Helvetica"/>
            <w:bCs/>
            <w:color w:val="222222"/>
            <w:sz w:val="21"/>
            <w:szCs w:val="21"/>
            <w:shd w:val="clear" w:color="auto" w:fill="FFFFFF"/>
            <w:lang w:eastAsia="en-GB"/>
          </w:rPr>
          <w:delText>1</w:delText>
        </w:r>
        <w:r w:rsidR="00037523" w:rsidRPr="00843ACB" w:rsidDel="002A16CF">
          <w:rPr>
            <w:rFonts w:ascii="Times New Roman" w:hAnsi="Times New Roman"/>
            <w:bCs/>
            <w:color w:val="000000" w:themeColor="text1"/>
            <w:sz w:val="24"/>
            <w:szCs w:val="24"/>
          </w:rPr>
          <w:delText>°</w:delText>
        </w:r>
        <w:r w:rsidR="00037523" w:rsidDel="002A16CF">
          <w:rPr>
            <w:rFonts w:ascii="Times New Roman" w:hAnsi="Times New Roman"/>
            <w:bCs/>
            <w:color w:val="000000" w:themeColor="text1"/>
            <w:sz w:val="24"/>
            <w:szCs w:val="24"/>
          </w:rPr>
          <w:delText>C</w:delText>
        </w:r>
        <w:r w:rsidR="00037523" w:rsidDel="002A16CF">
          <w:rPr>
            <w:rFonts w:ascii="Times New Roman" w:hAnsi="Times New Roman"/>
            <w:color w:val="000000" w:themeColor="text1"/>
            <w:sz w:val="24"/>
            <w:szCs w:val="24"/>
          </w:rPr>
          <w:delText xml:space="preserve"> </w:delText>
        </w:r>
      </w:del>
      <w:r w:rsidR="00037523">
        <w:rPr>
          <w:rFonts w:ascii="Times New Roman" w:hAnsi="Times New Roman"/>
          <w:color w:val="000000" w:themeColor="text1"/>
          <w:sz w:val="24"/>
          <w:szCs w:val="24"/>
        </w:rPr>
        <w:t>compared with 1980-2009 long-term average temperatures.</w:t>
      </w:r>
      <w:r w:rsidR="005870DD" w:rsidRPr="00636C9B">
        <w:rPr>
          <w:rFonts w:ascii="Times New Roman" w:hAnsi="Times New Roman"/>
          <w:color w:val="000000" w:themeColor="text1"/>
          <w:sz w:val="24"/>
          <w:szCs w:val="24"/>
        </w:rPr>
        <w:br w:type="page"/>
      </w:r>
    </w:p>
    <w:p w14:paraId="560CC2DB" w14:textId="5D773B93" w:rsidR="00B4508B" w:rsidRPr="004561BE" w:rsidRDefault="00DF2431" w:rsidP="00E67249">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5870DD" w:rsidRPr="00636C9B">
        <w:rPr>
          <w:rFonts w:ascii="Times New Roman" w:hAnsi="Times New Roman"/>
          <w:b/>
          <w:color w:val="000000" w:themeColor="text1"/>
          <w:sz w:val="24"/>
          <w:szCs w:val="24"/>
        </w:rPr>
        <w:t xml:space="preserve">Figure 2. </w:t>
      </w:r>
      <w:r w:rsidR="00E563EB">
        <w:rPr>
          <w:rFonts w:ascii="Times New Roman" w:hAnsi="Times New Roman"/>
          <w:color w:val="000000" w:themeColor="text1"/>
          <w:sz w:val="24"/>
          <w:szCs w:val="24"/>
        </w:rPr>
        <w:t xml:space="preserve">Excess risk </w:t>
      </w:r>
      <w:r w:rsidR="00E563EB" w:rsidRPr="00636C9B">
        <w:rPr>
          <w:rFonts w:ascii="Times New Roman" w:hAnsi="Times New Roman"/>
          <w:color w:val="000000" w:themeColor="text1"/>
          <w:sz w:val="24"/>
          <w:szCs w:val="24"/>
        </w:rPr>
        <w:t xml:space="preserve">by </w:t>
      </w:r>
      <w:r w:rsidR="00E563EB">
        <w:rPr>
          <w:rFonts w:ascii="Times New Roman" w:hAnsi="Times New Roman"/>
          <w:color w:val="000000" w:themeColor="text1"/>
          <w:sz w:val="24"/>
          <w:szCs w:val="24"/>
        </w:rPr>
        <w:t>type</w:t>
      </w:r>
      <w:r w:rsidR="00E563EB" w:rsidRPr="00636C9B">
        <w:rPr>
          <w:rFonts w:ascii="Times New Roman" w:hAnsi="Times New Roman"/>
          <w:color w:val="000000" w:themeColor="text1"/>
          <w:sz w:val="24"/>
          <w:szCs w:val="24"/>
        </w:rPr>
        <w:t xml:space="preserve"> of injury, </w:t>
      </w:r>
      <w:r w:rsidR="00E563EB">
        <w:rPr>
          <w:rFonts w:ascii="Times New Roman" w:hAnsi="Times New Roman"/>
          <w:color w:val="000000" w:themeColor="text1"/>
          <w:sz w:val="24"/>
          <w:szCs w:val="24"/>
        </w:rPr>
        <w:t xml:space="preserve">month </w:t>
      </w:r>
      <w:r w:rsidR="00E563EB" w:rsidRPr="00636C9B">
        <w:rPr>
          <w:rFonts w:ascii="Times New Roman" w:hAnsi="Times New Roman"/>
          <w:color w:val="000000" w:themeColor="text1"/>
          <w:sz w:val="24"/>
          <w:szCs w:val="24"/>
        </w:rPr>
        <w:t>and sex</w:t>
      </w:r>
      <w:r w:rsidR="00E563EB">
        <w:rPr>
          <w:rFonts w:ascii="Times New Roman" w:hAnsi="Times New Roman"/>
          <w:color w:val="000000" w:themeColor="text1"/>
          <w:sz w:val="24"/>
          <w:szCs w:val="24"/>
        </w:rPr>
        <w:t>. The values represent excess risk</w:t>
      </w:r>
      <w:r w:rsidR="00E563EB" w:rsidRPr="00037523">
        <w:rPr>
          <w:rFonts w:ascii="Times New Roman" w:hAnsi="Times New Roman"/>
          <w:color w:val="000000" w:themeColor="text1"/>
          <w:sz w:val="24"/>
          <w:szCs w:val="24"/>
        </w:rPr>
        <w:t xml:space="preserve"> </w:t>
      </w:r>
      <w:r w:rsidR="00E563EB">
        <w:rPr>
          <w:rFonts w:ascii="Times New Roman" w:hAnsi="Times New Roman"/>
          <w:color w:val="000000" w:themeColor="text1"/>
          <w:sz w:val="24"/>
          <w:szCs w:val="24"/>
        </w:rPr>
        <w:t xml:space="preserve">if temperature anomaly </w:t>
      </w:r>
      <w:r w:rsidR="00A5021F">
        <w:rPr>
          <w:rFonts w:ascii="Times New Roman" w:hAnsi="Times New Roman"/>
          <w:color w:val="000000" w:themeColor="text1"/>
          <w:sz w:val="24"/>
          <w:szCs w:val="24"/>
        </w:rPr>
        <w:t>were</w:t>
      </w:r>
      <w:r w:rsidR="00E563EB">
        <w:rPr>
          <w:rFonts w:ascii="Times New Roman" w:hAnsi="Times New Roman"/>
          <w:color w:val="000000" w:themeColor="text1"/>
          <w:sz w:val="24"/>
          <w:szCs w:val="24"/>
        </w:rPr>
        <w:t xml:space="preserve"> +</w:t>
      </w:r>
      <w:r w:rsidR="00E563EB" w:rsidRPr="00843ACB">
        <w:rPr>
          <w:rFonts w:ascii="Helvetica" w:eastAsia="Times New Roman" w:hAnsi="Helvetica"/>
          <w:bCs/>
          <w:color w:val="222222"/>
          <w:sz w:val="21"/>
          <w:szCs w:val="21"/>
          <w:shd w:val="clear" w:color="auto" w:fill="FFFFFF"/>
          <w:lang w:eastAsia="en-GB"/>
        </w:rPr>
        <w:t>1</w:t>
      </w:r>
      <w:r w:rsidR="00E563EB" w:rsidRPr="00843ACB">
        <w:rPr>
          <w:rFonts w:ascii="Times New Roman" w:hAnsi="Times New Roman"/>
          <w:bCs/>
          <w:color w:val="000000" w:themeColor="text1"/>
          <w:sz w:val="24"/>
          <w:szCs w:val="24"/>
        </w:rPr>
        <w:t>°</w:t>
      </w:r>
      <w:r w:rsidR="00E563EB">
        <w:rPr>
          <w:rFonts w:ascii="Times New Roman" w:hAnsi="Times New Roman"/>
          <w:bCs/>
          <w:color w:val="000000" w:themeColor="text1"/>
          <w:sz w:val="24"/>
          <w:szCs w:val="24"/>
        </w:rPr>
        <w:t>C</w:t>
      </w:r>
      <w:r w:rsidR="00E563EB">
        <w:rPr>
          <w:rFonts w:ascii="Times New Roman" w:hAnsi="Times New Roman"/>
          <w:color w:val="000000" w:themeColor="text1"/>
          <w:sz w:val="24"/>
          <w:szCs w:val="24"/>
        </w:rPr>
        <w:t xml:space="preserve"> compared with 1980-2009 long-term average temperatures.</w:t>
      </w:r>
      <w:r w:rsidR="00B4508B" w:rsidRPr="00636C9B">
        <w:rPr>
          <w:rFonts w:ascii="Times New Roman" w:hAnsi="Times New Roman"/>
          <w:color w:val="000000" w:themeColor="text1"/>
          <w:sz w:val="24"/>
          <w:szCs w:val="24"/>
        </w:rPr>
        <w:br w:type="page"/>
      </w:r>
    </w:p>
    <w:p w14:paraId="37D632B2" w14:textId="42356DFD"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A2FA4">
        <w:rPr>
          <w:rFonts w:ascii="Times New Roman" w:hAnsi="Times New Roman"/>
          <w:b/>
          <w:color w:val="000000" w:themeColor="text1"/>
          <w:sz w:val="24"/>
          <w:szCs w:val="24"/>
        </w:rPr>
        <w:t>1</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1"/>
          <w:footerReference w:type="default" r:id="rId12"/>
          <w:pgSz w:w="11900" w:h="16840"/>
          <w:pgMar w:top="1440" w:right="1440" w:bottom="1440" w:left="1440" w:header="720" w:footer="720" w:gutter="0"/>
          <w:lnNumType w:countBy="1"/>
          <w:cols w:space="720"/>
          <w:docGrid w:linePitch="360"/>
        </w:sectPr>
      </w:pPr>
    </w:p>
    <w:p w14:paraId="14CDF462" w14:textId="705A9D4F" w:rsidR="004069AE" w:rsidRDefault="00DF2431" w:rsidP="00843ACB">
      <w:pPr>
        <w:spacing w:after="0" w:line="24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AE3126"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1</w:t>
      </w:r>
      <w:r w:rsidR="00AE3126"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5F51C0CE"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lastRenderedPageBreak/>
        <w:t xml:space="preserve">Supplementary </w:t>
      </w:r>
      <w:r w:rsidR="00E54738"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2</w:t>
      </w:r>
      <w:r w:rsidR="00E54738" w:rsidRPr="00636C9B">
        <w:rPr>
          <w:rFonts w:ascii="Times New Roman" w:hAnsi="Times New Roman"/>
          <w:b/>
          <w:color w:val="000000" w:themeColor="text1"/>
          <w:sz w:val="24"/>
          <w:szCs w:val="24"/>
        </w:rPr>
        <w:t xml:space="preserve">. </w:t>
      </w:r>
      <w:r w:rsidR="00ED78FF">
        <w:rPr>
          <w:rFonts w:ascii="Times New Roman" w:hAnsi="Times New Roman"/>
          <w:color w:val="000000" w:themeColor="text1"/>
          <w:sz w:val="24"/>
          <w:szCs w:val="24"/>
        </w:rPr>
        <w:t xml:space="preserve">Additional annual injury deaths for the 2016 US population. The table shows values for if temperature anomaly </w:t>
      </w:r>
      <w:r w:rsidR="00EB5112">
        <w:rPr>
          <w:rFonts w:ascii="Times New Roman" w:hAnsi="Times New Roman"/>
          <w:color w:val="000000" w:themeColor="text1"/>
          <w:sz w:val="24"/>
          <w:szCs w:val="24"/>
        </w:rPr>
        <w:t>were</w:t>
      </w:r>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2C6C20">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845A19" w:rsidRPr="00636C9B">
        <w:rPr>
          <w:rFonts w:ascii="Times New Roman" w:hAnsi="Times New Roman"/>
          <w:b/>
          <w:color w:val="000000" w:themeColor="text1"/>
          <w:sz w:val="24"/>
          <w:szCs w:val="24"/>
        </w:rPr>
        <w:t>Table</w:t>
      </w:r>
      <w:r>
        <w:rPr>
          <w:rFonts w:ascii="Times New Roman" w:hAnsi="Times New Roman"/>
          <w:b/>
          <w:color w:val="000000" w:themeColor="text1"/>
          <w:sz w:val="24"/>
          <w:szCs w:val="24"/>
        </w:rPr>
        <w:t xml:space="preserve"> </w:t>
      </w:r>
      <w:r w:rsidR="003A2FA4">
        <w:rPr>
          <w:rFonts w:ascii="Times New Roman" w:hAnsi="Times New Roman"/>
          <w:b/>
          <w:color w:val="000000" w:themeColor="text1"/>
          <w:sz w:val="24"/>
          <w:szCs w:val="24"/>
        </w:rPr>
        <w:t>3</w:t>
      </w:r>
      <w:r w:rsidR="00845A19" w:rsidRPr="00636C9B">
        <w:rPr>
          <w:rFonts w:ascii="Times New Roman" w:hAnsi="Times New Roman"/>
          <w:b/>
          <w:color w:val="000000" w:themeColor="text1"/>
          <w:sz w:val="24"/>
          <w:szCs w:val="24"/>
        </w:rPr>
        <w:t xml:space="preserve">. </w:t>
      </w:r>
      <w:r w:rsidR="00E724F2">
        <w:rPr>
          <w:rFonts w:ascii="Times New Roman" w:hAnsi="Times New Roman"/>
          <w:color w:val="000000" w:themeColor="text1"/>
          <w:sz w:val="24"/>
          <w:szCs w:val="24"/>
        </w:rPr>
        <w:t>Excess risk for</w:t>
      </w:r>
      <w:r w:rsidR="00ED78FF" w:rsidRPr="00ED78FF">
        <w:rPr>
          <w:rFonts w:ascii="Times New Roman" w:hAnsi="Times New Roman"/>
          <w:color w:val="000000" w:themeColor="text1"/>
          <w:sz w:val="24"/>
          <w:szCs w:val="24"/>
        </w:rPr>
        <w:t xml:space="preserve"> injury deaths for the 2016 US population. The table shows values for if temperature anomaly </w:t>
      </w:r>
      <w:r w:rsidR="0090240D">
        <w:rPr>
          <w:rFonts w:ascii="Times New Roman" w:hAnsi="Times New Roman"/>
          <w:color w:val="000000" w:themeColor="text1"/>
          <w:sz w:val="24"/>
          <w:szCs w:val="24"/>
        </w:rPr>
        <w:t>were</w:t>
      </w:r>
      <w:r w:rsidR="00ED78FF" w:rsidRPr="00ED78FF">
        <w:rPr>
          <w:rFonts w:ascii="Times New Roman" w:hAnsi="Times New Roman"/>
          <w:color w:val="000000" w:themeColor="text1"/>
          <w:sz w:val="24"/>
          <w:szCs w:val="24"/>
        </w:rPr>
        <w:t xml:space="preserve"> +1°C compared with 1980-2009 long-term average temperatures.</w:t>
      </w:r>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Ezzati, Majid" w:date="2018-12-11T11:19:00Z" w:initials="EM">
    <w:p w14:paraId="69830248" w14:textId="22E6E4EC" w:rsidR="00D34088" w:rsidRDefault="00D34088">
      <w:pPr>
        <w:pStyle w:val="CommentText"/>
      </w:pPr>
      <w:r>
        <w:rPr>
          <w:rStyle w:val="CommentReference"/>
        </w:rPr>
        <w:annotationRef/>
      </w:r>
      <w:r>
        <w:t xml:space="preserve">Make the entire paper double-sapced, right+left justified, no space after/before paragraph etc etc etc. </w:t>
      </w:r>
    </w:p>
  </w:comment>
  <w:comment w:id="33" w:author="Ezzati, Majid" w:date="2018-12-11T11:19:00Z" w:initials="EM">
    <w:p w14:paraId="113BF512" w14:textId="2E5357DE" w:rsidR="00D34088" w:rsidRDefault="00D34088">
      <w:pPr>
        <w:pStyle w:val="CommentText"/>
      </w:pPr>
      <w:r>
        <w:rPr>
          <w:rStyle w:val="CommentReference"/>
        </w:rPr>
        <w:annotationRef/>
      </w:r>
      <w:r>
        <w:t>Why not 10 or 11 here if GAspirini cited?</w:t>
      </w:r>
    </w:p>
    <w:p w14:paraId="02DC390A" w14:textId="6C21B828" w:rsidR="00D34088" w:rsidRDefault="00D34088">
      <w:pPr>
        <w:pStyle w:val="CommentText"/>
      </w:pPr>
    </w:p>
    <w:p w14:paraId="64A2C2CD" w14:textId="3C5187C5" w:rsidR="00D34088" w:rsidRDefault="00D34088">
      <w:pPr>
        <w:pStyle w:val="CommentText"/>
      </w:pPr>
      <w:r>
        <w:t>Why is Haung significant</w:t>
      </w:r>
    </w:p>
    <w:p w14:paraId="1ED269F5" w14:textId="49A1A87F" w:rsidR="00D34088" w:rsidRDefault="00D34088">
      <w:pPr>
        <w:pStyle w:val="CommentText"/>
      </w:pPr>
    </w:p>
    <w:p w14:paraId="59C9E1A8" w14:textId="2E21379A" w:rsidR="00D34088" w:rsidRDefault="00D34088">
      <w:pPr>
        <w:pStyle w:val="CommentText"/>
      </w:pPr>
      <w:r>
        <w:t>To du</w:t>
      </w:r>
    </w:p>
  </w:comment>
  <w:comment w:id="34" w:author="Ezzati, Majid" w:date="2018-12-11T11:19:00Z" w:initials="EM">
    <w:p w14:paraId="2EA4D6DA" w14:textId="4A3A4D5F" w:rsidR="00D34088" w:rsidRDefault="00D34088">
      <w:pPr>
        <w:pStyle w:val="CommentText"/>
      </w:pPr>
      <w:r>
        <w:rPr>
          <w:rStyle w:val="CommentReference"/>
        </w:rPr>
        <w:annotationRef/>
      </w:r>
      <w:r>
        <w:t>Cite Burke</w:t>
      </w:r>
    </w:p>
  </w:comment>
  <w:comment w:id="36" w:author="Ezzati, Majid" w:date="2018-12-11T11:19:00Z" w:initials="EM">
    <w:p w14:paraId="10D7EAC8" w14:textId="77777777" w:rsidR="00D34088" w:rsidRDefault="00D34088">
      <w:pPr>
        <w:pStyle w:val="CommentText"/>
      </w:pPr>
      <w:r>
        <w:rPr>
          <w:rStyle w:val="CommentReference"/>
        </w:rPr>
        <w:annotationRef/>
      </w:r>
      <w:r>
        <w:t>I don’t think Lozano is needed</w:t>
      </w:r>
    </w:p>
    <w:p w14:paraId="0BFA9DDB" w14:textId="77777777" w:rsidR="00D34088" w:rsidRDefault="00D34088">
      <w:pPr>
        <w:pStyle w:val="CommentText"/>
      </w:pPr>
    </w:p>
    <w:p w14:paraId="7AEE9DEA" w14:textId="076A856A" w:rsidR="00D34088" w:rsidRDefault="00D34088">
      <w:pPr>
        <w:pStyle w:val="CommentText"/>
      </w:pPr>
    </w:p>
  </w:comment>
  <w:comment w:id="124" w:author="Ezzati, Majid" w:date="2018-12-11T11:19:00Z" w:initials="EM">
    <w:p w14:paraId="28A90F9D" w14:textId="77777777" w:rsidR="00D34088" w:rsidRDefault="00D34088" w:rsidP="009F41EF">
      <w:pPr>
        <w:pStyle w:val="CommentText"/>
      </w:pPr>
      <w:r>
        <w:rPr>
          <w:rStyle w:val="CommentReference"/>
        </w:rPr>
        <w:annotationRef/>
      </w:r>
      <w:r>
        <w:t>To discuss wording</w:t>
      </w:r>
    </w:p>
    <w:p w14:paraId="3CDA4CBA" w14:textId="1DBE42AE" w:rsidR="00D34088" w:rsidRDefault="00D34088">
      <w:pPr>
        <w:pStyle w:val="CommentText"/>
      </w:pPr>
    </w:p>
  </w:comment>
  <w:comment w:id="152" w:author="Ezzati, Majid" w:date="2018-12-11T11:19:00Z" w:initials="EM">
    <w:p w14:paraId="23CC5FB5" w14:textId="3395BEB3" w:rsidR="00D34088" w:rsidRDefault="00D34088">
      <w:pPr>
        <w:pStyle w:val="CommentText"/>
      </w:pPr>
      <w:r>
        <w:rPr>
          <w:rStyle w:val="CommentReference"/>
        </w:rPr>
        <w:annotationRef/>
      </w:r>
      <w:r>
        <w:t>Stacked plots</w:t>
      </w:r>
    </w:p>
  </w:comment>
  <w:comment w:id="165" w:author="Ezzati, Majid" w:date="2018-12-11T11:19:00Z" w:initials="EM">
    <w:p w14:paraId="1E015AFA" w14:textId="355D9656" w:rsidR="00D34088" w:rsidRDefault="00D34088">
      <w:pPr>
        <w:pStyle w:val="CommentText"/>
      </w:pPr>
      <w:r>
        <w:rPr>
          <w:rStyle w:val="CommentReference"/>
        </w:rPr>
        <w:annotationRef/>
      </w:r>
      <w:r>
        <w:t>Separate paragraph from above but still referring to the same figure</w:t>
      </w:r>
    </w:p>
  </w:comment>
  <w:comment w:id="177" w:author="Ezzati, Majid" w:date="2018-12-11T11:19:00Z" w:initials="EM">
    <w:p w14:paraId="4734E98E" w14:textId="2C789ED3" w:rsidR="00D34088" w:rsidRDefault="00D34088">
      <w:pPr>
        <w:pStyle w:val="CommentText"/>
      </w:pPr>
      <w:r>
        <w:rPr>
          <w:rStyle w:val="CommentReference"/>
        </w:rPr>
        <w:annotationRef/>
      </w:r>
      <w:r>
        <w:t>Now figure 3</w:t>
      </w:r>
    </w:p>
  </w:comment>
  <w:comment w:id="187" w:author="Ezzati, Majid" w:date="2018-12-11T11:19:00Z" w:initials="EM">
    <w:p w14:paraId="64816AC2" w14:textId="7BD3727A" w:rsidR="00D34088" w:rsidRDefault="00D34088">
      <w:pPr>
        <w:pStyle w:val="CommentText"/>
      </w:pPr>
      <w:r>
        <w:rPr>
          <w:rStyle w:val="CommentReference"/>
        </w:rPr>
        <w:annotationRef/>
      </w:r>
    </w:p>
  </w:comment>
  <w:comment w:id="185" w:author="Ezzati, Majid" w:date="2018-12-11T11:19:00Z" w:initials="EM">
    <w:p w14:paraId="47B4E703" w14:textId="77777777" w:rsidR="00D34088" w:rsidRDefault="00D34088">
      <w:pPr>
        <w:pStyle w:val="CommentText"/>
      </w:pPr>
      <w:r>
        <w:rPr>
          <w:rStyle w:val="CommentReference"/>
        </w:rPr>
        <w:annotationRef/>
      </w:r>
      <w:r>
        <w:t>Write in English not stats/physics – e.g. peaked in summer</w:t>
      </w:r>
    </w:p>
    <w:p w14:paraId="44E4D7F7" w14:textId="77777777" w:rsidR="00D34088" w:rsidRDefault="00D34088">
      <w:pPr>
        <w:pStyle w:val="CommentText"/>
      </w:pPr>
    </w:p>
    <w:p w14:paraId="55BF055B" w14:textId="0686294C" w:rsidR="00D34088" w:rsidRDefault="00D34088">
      <w:pPr>
        <w:pStyle w:val="CommentText"/>
      </w:pPr>
      <w:r>
        <w:t>Or the highest death rates were in season. Etc.</w:t>
      </w:r>
    </w:p>
  </w:comment>
  <w:comment w:id="212" w:author="Ezzati, Majid" w:date="2018-12-11T11:19:00Z" w:initials="EM">
    <w:p w14:paraId="043BF4B9" w14:textId="60CCC21D" w:rsidR="00D34088" w:rsidRDefault="00D34088">
      <w:pPr>
        <w:pStyle w:val="CommentText"/>
      </w:pPr>
      <w:r>
        <w:rPr>
          <w:rStyle w:val="CommentReference"/>
        </w:rPr>
        <w:annotationRef/>
      </w:r>
      <w:r>
        <w:t>To discuss if we should have one bullet on child deaths or not</w:t>
      </w:r>
    </w:p>
  </w:comment>
  <w:comment w:id="216" w:author="Ezzati, Majid" w:date="2018-12-11T11:19:00Z" w:initials="EM">
    <w:p w14:paraId="044ABA87" w14:textId="77777777" w:rsidR="00D34088" w:rsidRDefault="00D34088">
      <w:pPr>
        <w:pStyle w:val="CommentText"/>
      </w:pPr>
      <w:r>
        <w:rPr>
          <w:rStyle w:val="CommentReference"/>
        </w:rPr>
        <w:annotationRef/>
      </w:r>
      <w:r>
        <w:t xml:space="preserve">Let’s discuss putting the rate ratios in; it would be a gap even if they can raise questions. But no need for text </w:t>
      </w:r>
    </w:p>
    <w:p w14:paraId="1B8BB172" w14:textId="77777777" w:rsidR="00D34088" w:rsidRDefault="00D34088">
      <w:pPr>
        <w:pStyle w:val="CommentText"/>
      </w:pPr>
    </w:p>
    <w:p w14:paraId="00113E9F" w14:textId="08BEF22B" w:rsidR="00D34088" w:rsidRDefault="00D34088">
      <w:pPr>
        <w:pStyle w:val="CommentText"/>
      </w:pPr>
      <w:r>
        <w:t>Also, I think Nature journals call them Extended Data Figure</w:t>
      </w:r>
    </w:p>
  </w:comment>
  <w:comment w:id="217" w:author="Ezzati, Majid" w:date="2018-12-11T11:19:00Z" w:initials="EM">
    <w:p w14:paraId="7073E5EB" w14:textId="53409DF4" w:rsidR="00D34088" w:rsidRDefault="00D34088">
      <w:pPr>
        <w:pStyle w:val="CommentText"/>
      </w:pPr>
      <w:r>
        <w:rPr>
          <w:rStyle w:val="CommentReference"/>
        </w:rPr>
        <w:annotationRef/>
      </w:r>
      <w:r>
        <w:t>To discuss writing this in English as above – e.g. in an anomalous year when every month is a degree warmer or something like that</w:t>
      </w:r>
    </w:p>
  </w:comment>
  <w:comment w:id="259" w:author="Ezzati, Majid" w:date="2018-12-11T11:19:00Z" w:initials="EM">
    <w:p w14:paraId="6D3B9B30" w14:textId="3562D5EA" w:rsidR="00D34088" w:rsidRDefault="00D34088">
      <w:pPr>
        <w:pStyle w:val="CommentText"/>
      </w:pPr>
      <w:r>
        <w:rPr>
          <w:rStyle w:val="CommentReference"/>
        </w:rPr>
        <w:annotationRef/>
      </w:r>
      <w:r>
        <w:t>Is there any other decrease to start with</w:t>
      </w:r>
    </w:p>
  </w:comment>
  <w:comment w:id="269" w:author="Ezzati, Majid" w:date="2018-12-11T11:19:00Z" w:initials="EM">
    <w:p w14:paraId="7C7C61FB" w14:textId="55FA7E23" w:rsidR="00D34088" w:rsidRDefault="00D34088">
      <w:pPr>
        <w:pStyle w:val="CommentText"/>
      </w:pPr>
      <w:r>
        <w:rPr>
          <w:rStyle w:val="CommentReference"/>
        </w:rPr>
        <w:annotationRef/>
      </w:r>
      <w:r>
        <w:t>Ok?</w:t>
      </w:r>
    </w:p>
  </w:comment>
  <w:comment w:id="299" w:author="Ezzati, Majid" w:date="2018-12-11T11:19:00Z" w:initials="EM">
    <w:p w14:paraId="45F6BB43" w14:textId="3FA1C3DA" w:rsidR="00D34088" w:rsidRDefault="00D34088">
      <w:pPr>
        <w:pStyle w:val="CommentText"/>
      </w:pPr>
      <w:r>
        <w:rPr>
          <w:rStyle w:val="CommentReference"/>
        </w:rPr>
        <w:annotationRef/>
      </w:r>
      <w:r>
        <w:t>These have to be written very clearly and in plain English as it is where we need to gain trust</w:t>
      </w:r>
    </w:p>
  </w:comment>
  <w:comment w:id="304" w:author="Ezzati, Majid" w:date="2018-12-11T11:19:00Z" w:initials="EM">
    <w:p w14:paraId="1A247693" w14:textId="04502D7A" w:rsidR="00D34088" w:rsidRDefault="00D34088">
      <w:pPr>
        <w:pStyle w:val="CommentText"/>
      </w:pPr>
      <w:r>
        <w:rPr>
          <w:rStyle w:val="CommentReference"/>
        </w:rPr>
        <w:annotationRef/>
      </w:r>
      <w:r>
        <w:t>To move to the end of Methods probably in terms of space</w:t>
      </w:r>
    </w:p>
    <w:p w14:paraId="12ED5673" w14:textId="42318D99" w:rsidR="00D34088" w:rsidRDefault="00D34088">
      <w:pPr>
        <w:pStyle w:val="CommentText"/>
      </w:pPr>
    </w:p>
    <w:p w14:paraId="16E06BBD" w14:textId="77777777" w:rsidR="00D34088" w:rsidRDefault="00D34088">
      <w:pPr>
        <w:pStyle w:val="CommentText"/>
      </w:pPr>
      <w:r>
        <w:t xml:space="preserve">Let’s make this punchy as it is the place to make a case – bottom line: </w:t>
      </w:r>
    </w:p>
    <w:p w14:paraId="720A0E17" w14:textId="77777777" w:rsidR="00D34088" w:rsidRDefault="00D34088">
      <w:pPr>
        <w:pStyle w:val="CommentText"/>
      </w:pPr>
    </w:p>
    <w:p w14:paraId="0211ECB8" w14:textId="4BDCA56F" w:rsidR="00D34088" w:rsidRDefault="00D34088">
      <w:pPr>
        <w:pStyle w:val="CommentText"/>
      </w:pPr>
      <w:r>
        <w:t>comprehensive look injuries by type, age sex</w:t>
      </w:r>
    </w:p>
    <w:p w14:paraId="6AC365D1" w14:textId="414D3411" w:rsidR="00D34088" w:rsidRDefault="00D34088">
      <w:pPr>
        <w:pStyle w:val="CommentText"/>
      </w:pPr>
    </w:p>
    <w:p w14:paraId="41E35A09" w14:textId="03A31BAE" w:rsidR="00D34088" w:rsidRDefault="00D34088">
      <w:pPr>
        <w:pStyle w:val="CommentText"/>
      </w:pPr>
      <w:r>
        <w:t>defining a concept of anomaly that internalises long-term historical experience by month and state, and is closer to what climate change may bring about</w:t>
      </w:r>
    </w:p>
    <w:p w14:paraId="56B05669" w14:textId="0106F4BB" w:rsidR="00D34088" w:rsidRDefault="00D34088">
      <w:pPr>
        <w:pStyle w:val="CommentText"/>
      </w:pPr>
    </w:p>
    <w:p w14:paraId="02E7667B" w14:textId="35F42D06" w:rsidR="00D34088" w:rsidRDefault="00D34088">
      <w:pPr>
        <w:pStyle w:val="CommentText"/>
      </w:pPr>
      <w:r>
        <w:t>coupled with data (deaths by age, cause, sex, state, month; temperature at grid level built up to month) and methodology that allows levering the conceptual innovation and massive data</w:t>
      </w:r>
    </w:p>
    <w:p w14:paraId="737012A6" w14:textId="61CC7F86" w:rsidR="00D34088" w:rsidRDefault="00D34088">
      <w:pPr>
        <w:pStyle w:val="CommentText"/>
      </w:pPr>
    </w:p>
    <w:p w14:paraId="7D452D8A" w14:textId="0A68D3DA" w:rsidR="00D34088" w:rsidRDefault="00D34088">
      <w:pPr>
        <w:pStyle w:val="CommentText"/>
      </w:pPr>
    </w:p>
    <w:p w14:paraId="38742AF1" w14:textId="6A7C4FBF" w:rsidR="00D34088" w:rsidRDefault="00D34088">
      <w:pPr>
        <w:pStyle w:val="CommentText"/>
      </w:pPr>
      <w:r>
        <w:t>limitation: like all observational studies cannot rule of confounding although that other factors will have the same anomaly is unlikely even if their average space or time patterns the same</w:t>
      </w:r>
    </w:p>
    <w:p w14:paraId="3E0C34B1" w14:textId="7524BBA0" w:rsidR="00D34088" w:rsidRDefault="00D34088">
      <w:pPr>
        <w:pStyle w:val="CommentText"/>
      </w:pPr>
    </w:p>
    <w:p w14:paraId="1D3ECE0E" w14:textId="09D211AF" w:rsidR="00D34088" w:rsidRDefault="00D34088">
      <w:pPr>
        <w:pStyle w:val="CommentText"/>
      </w:pPr>
      <w:r>
        <w:t xml:space="preserve">proportional effects of warm and cold anomaly were </w:t>
      </w:r>
    </w:p>
    <w:p w14:paraId="5AFD1F85" w14:textId="77777777" w:rsidR="00D34088" w:rsidRDefault="00D34088">
      <w:pPr>
        <w:pStyle w:val="CommentText"/>
      </w:pPr>
    </w:p>
    <w:p w14:paraId="4423297E" w14:textId="14885516" w:rsidR="00D34088" w:rsidRDefault="00D34088">
      <w:pPr>
        <w:pStyle w:val="CommentText"/>
      </w:pPr>
      <w:r>
        <w:t>county stuff doesn’t matter.</w:t>
      </w:r>
    </w:p>
  </w:comment>
  <w:comment w:id="311" w:author="Majid" w:date="2018-12-11T11:19:00Z" w:initials="M">
    <w:p w14:paraId="6D27F4C1" w14:textId="77AB3071" w:rsidR="00D34088" w:rsidRDefault="00D34088">
      <w:pPr>
        <w:pStyle w:val="CommentText"/>
      </w:pPr>
      <w:r>
        <w:rPr>
          <w:rStyle w:val="CommentReference"/>
        </w:rPr>
        <w:annotationRef/>
      </w:r>
      <w:r>
        <w:t>discuss what this is. in general, previous studies don’t “support”. we should cite them as relevant but stand-alone sentences like this typically tend to make the work look more marginal</w:t>
      </w:r>
    </w:p>
  </w:comment>
  <w:comment w:id="314" w:author="Majid" w:date="2018-12-11T11:19:00Z" w:initials="M">
    <w:p w14:paraId="76B142B6" w14:textId="3DCAC5BB" w:rsidR="00D34088" w:rsidRDefault="00D34088">
      <w:pPr>
        <w:pStyle w:val="CommentText"/>
      </w:pPr>
      <w:r>
        <w:rPr>
          <w:rStyle w:val="CommentReference"/>
        </w:rPr>
        <w:annotationRef/>
      </w:r>
      <w:r>
        <w:t>without a titled discussion section, this summary probably can go</w:t>
      </w:r>
    </w:p>
  </w:comment>
  <w:comment w:id="323" w:author="Majid" w:date="2018-12-11T11:19:00Z" w:initials="M">
    <w:p w14:paraId="701C3EF9" w14:textId="49D4A76C" w:rsidR="00D34088" w:rsidRDefault="00D34088">
      <w:pPr>
        <w:pStyle w:val="CommentText"/>
      </w:pPr>
      <w:r>
        <w:rPr>
          <w:rStyle w:val="CommentReference"/>
        </w:rPr>
        <w:annotationRef/>
      </w:r>
      <w:r>
        <w:t>work these into the relevant substantive paragraphs</w:t>
      </w:r>
    </w:p>
  </w:comment>
  <w:comment w:id="329" w:author="Majid" w:date="2018-12-11T11:19:00Z" w:initials="M">
    <w:p w14:paraId="15AD04DA" w14:textId="3606BB31" w:rsidR="00D34088" w:rsidRDefault="00D34088">
      <w:pPr>
        <w:pStyle w:val="CommentText"/>
      </w:pPr>
      <w:r>
        <w:rPr>
          <w:rStyle w:val="CommentReference"/>
        </w:rPr>
        <w:annotationRef/>
      </w:r>
      <w:r>
        <w:t>?????? discuss but this sounds like a stretch</w:t>
      </w:r>
    </w:p>
  </w:comment>
  <w:comment w:id="331" w:author="Majid" w:date="2018-12-11T11:19:00Z" w:initials="M">
    <w:p w14:paraId="4B459D18" w14:textId="4B5B438A" w:rsidR="00D34088" w:rsidRDefault="00D34088">
      <w:pPr>
        <w:pStyle w:val="CommentText"/>
      </w:pPr>
      <w:r>
        <w:rPr>
          <w:rStyle w:val="CommentReference"/>
        </w:rPr>
        <w:annotationRef/>
      </w:r>
      <w:r>
        <w:t xml:space="preserve">does temperature anomaly in a state-year affect this? if not, probably nto relevant. </w:t>
      </w:r>
    </w:p>
    <w:p w14:paraId="35F3AE5A" w14:textId="77777777" w:rsidR="00D34088" w:rsidRDefault="00D34088">
      <w:pPr>
        <w:pStyle w:val="CommentText"/>
      </w:pPr>
    </w:p>
    <w:p w14:paraId="0285334C" w14:textId="1CB5B689" w:rsidR="00D34088" w:rsidRDefault="00D34088">
      <w:pPr>
        <w:pStyle w:val="CommentText"/>
      </w:pPr>
      <w:r>
        <w:t>be selective on these please in relation to your study design</w:t>
      </w:r>
    </w:p>
  </w:comment>
  <w:comment w:id="347" w:author="Majid" w:date="2018-12-11T11:19:00Z" w:initials="M">
    <w:p w14:paraId="17ACD196" w14:textId="0CD92CA4" w:rsidR="00D34088" w:rsidRDefault="00D34088">
      <w:pPr>
        <w:pStyle w:val="CommentText"/>
      </w:pPr>
      <w:r>
        <w:rPr>
          <w:rStyle w:val="CommentReference"/>
        </w:rPr>
        <w:annotationRef/>
      </w:r>
      <w:r>
        <w:t>a stretch? discuss</w:t>
      </w:r>
    </w:p>
  </w:comment>
  <w:comment w:id="349" w:author="Majid" w:date="2018-12-11T11:19:00Z" w:initials="M">
    <w:p w14:paraId="10B86478" w14:textId="40955A98" w:rsidR="00D34088" w:rsidRDefault="00D34088">
      <w:pPr>
        <w:pStyle w:val="CommentText"/>
      </w:pPr>
      <w:r>
        <w:rPr>
          <w:rStyle w:val="CommentReference"/>
        </w:rPr>
        <w:annotationRef/>
      </w:r>
      <w:r>
        <w:t>be careful. replication doesn’t create support. discuss what these are</w:t>
      </w:r>
    </w:p>
  </w:comment>
  <w:comment w:id="352" w:author="Majid" w:date="2018-12-11T11:19:00Z" w:initials="M">
    <w:p w14:paraId="32366C61" w14:textId="0B136EB2" w:rsidR="00D34088" w:rsidRDefault="00D34088">
      <w:pPr>
        <w:pStyle w:val="CommentText"/>
      </w:pPr>
      <w:r>
        <w:rPr>
          <w:rStyle w:val="CommentReference"/>
        </w:rPr>
        <w:annotationRef/>
      </w:r>
      <w:r>
        <w:t>these sound like</w:t>
      </w:r>
    </w:p>
    <w:p w14:paraId="09332B5E" w14:textId="77777777" w:rsidR="00D34088" w:rsidRDefault="00D34088">
      <w:pPr>
        <w:pStyle w:val="CommentText"/>
      </w:pPr>
    </w:p>
    <w:p w14:paraId="63F176D6" w14:textId="48598D55" w:rsidR="00D34088" w:rsidRDefault="00D34088">
      <w:pPr>
        <w:pStyle w:val="CommentText"/>
      </w:pPr>
      <w:r>
        <w:t>we don’t know why but some other studies have had similar findigns</w:t>
      </w:r>
    </w:p>
    <w:p w14:paraId="34269CC9" w14:textId="77777777" w:rsidR="00D34088" w:rsidRDefault="00D34088">
      <w:pPr>
        <w:pStyle w:val="CommentText"/>
      </w:pPr>
    </w:p>
    <w:p w14:paraId="0DA15721" w14:textId="33585103" w:rsidR="00D34088" w:rsidRDefault="00D34088">
      <w:pPr>
        <w:pStyle w:val="CommentText"/>
      </w:pPr>
      <w:r>
        <w:t>discuss</w:t>
      </w:r>
    </w:p>
  </w:comment>
  <w:comment w:id="354" w:author="Majid" w:date="2018-12-11T11:19:00Z" w:initials="M">
    <w:p w14:paraId="3D0EC6D2" w14:textId="745A3D5E" w:rsidR="00D34088" w:rsidRDefault="00D34088">
      <w:pPr>
        <w:pStyle w:val="CommentText"/>
      </w:pPr>
      <w:r>
        <w:rPr>
          <w:rStyle w:val="CommentReference"/>
        </w:rPr>
        <w:annotationRef/>
      </w:r>
      <w:r>
        <w:t>you didn’t measure climate change</w:t>
      </w:r>
    </w:p>
  </w:comment>
  <w:comment w:id="357" w:author="Majid" w:date="2018-12-11T11:19:00Z" w:initials="M">
    <w:p w14:paraId="17459757" w14:textId="6805BDB0" w:rsidR="00D34088" w:rsidRDefault="00D34088">
      <w:pPr>
        <w:pStyle w:val="CommentText"/>
      </w:pPr>
      <w:r>
        <w:rPr>
          <w:rStyle w:val="CommentReference"/>
        </w:rPr>
        <w:annotationRef/>
      </w:r>
      <w:r>
        <w:t>to discuss design of these</w:t>
      </w:r>
    </w:p>
  </w:comment>
  <w:comment w:id="361" w:author="Majid" w:date="2018-12-11T11:19:00Z" w:initials="M">
    <w:p w14:paraId="273E530D" w14:textId="334D21B7" w:rsidR="00D34088" w:rsidRDefault="00D34088">
      <w:pPr>
        <w:pStyle w:val="CommentText"/>
      </w:pPr>
      <w:r>
        <w:rPr>
          <w:rStyle w:val="CommentReference"/>
        </w:rPr>
        <w:annotationRef/>
      </w:r>
      <w:r>
        <w:t>not relevant</w:t>
      </w:r>
    </w:p>
  </w:comment>
  <w:comment w:id="389" w:author="Majid" w:date="2018-12-11T11:19:00Z" w:initials="M">
    <w:p w14:paraId="0E9339DA" w14:textId="7BC46586" w:rsidR="00D34088" w:rsidRDefault="00D34088">
      <w:pPr>
        <w:pStyle w:val="CommentText"/>
      </w:pPr>
      <w:r>
        <w:rPr>
          <w:rStyle w:val="CommentReference"/>
        </w:rPr>
        <w:annotationRef/>
      </w:r>
      <w:r>
        <w:t>to become figure 1</w:t>
      </w:r>
    </w:p>
  </w:comment>
  <w:comment w:id="401" w:author="Majid" w:date="2018-12-11T11:19:00Z" w:initials="M">
    <w:p w14:paraId="171321F5" w14:textId="5FDD6F21" w:rsidR="00D34088" w:rsidRDefault="00D34088">
      <w:pPr>
        <w:pStyle w:val="CommentText"/>
      </w:pPr>
      <w:r>
        <w:rPr>
          <w:rStyle w:val="CommentReference"/>
        </w:rPr>
        <w:annotationRef/>
      </w:r>
      <w:r>
        <w:t>to discuss how much more detail beyond below we give in supplement</w:t>
      </w:r>
    </w:p>
  </w:comment>
  <w:comment w:id="452" w:author="Majid" w:date="2018-12-11T11:19:00Z" w:initials="M">
    <w:p w14:paraId="1CE4AB98" w14:textId="05DDE302" w:rsidR="00D34088" w:rsidRDefault="00D34088">
      <w:pPr>
        <w:pStyle w:val="CommentText"/>
      </w:pPr>
      <w:r>
        <w:rPr>
          <w:rStyle w:val="CommentReference"/>
        </w:rPr>
        <w:annotationRef/>
      </w:r>
      <w:r>
        <w:t>see above and as much as possible use wording of PM paper plus my edits to similar sentence above</w:t>
      </w:r>
    </w:p>
  </w:comment>
  <w:comment w:id="475" w:author="Majid" w:date="2018-12-11T11:19:00Z" w:initials="M">
    <w:p w14:paraId="6618B55A" w14:textId="41FEC77F" w:rsidR="00D34088" w:rsidRDefault="00D34088">
      <w:pPr>
        <w:pStyle w:val="CommentText"/>
      </w:pPr>
      <w:r>
        <w:rPr>
          <w:rStyle w:val="CommentReference"/>
        </w:rPr>
        <w:annotationRef/>
      </w:r>
      <w:r>
        <w:t>as above, discuss wording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9830248" w15:done="0"/>
  <w15:commentEx w15:paraId="59C9E1A8" w15:done="0"/>
  <w15:commentEx w15:paraId="2EA4D6DA" w15:done="0"/>
  <w15:commentEx w15:paraId="7AEE9DEA" w15:done="0"/>
  <w15:commentEx w15:paraId="3CDA4CBA" w15:done="0"/>
  <w15:commentEx w15:paraId="23CC5FB5" w15:done="0"/>
  <w15:commentEx w15:paraId="1E015AFA" w15:done="0"/>
  <w15:commentEx w15:paraId="4734E98E" w15:done="0"/>
  <w15:commentEx w15:paraId="64816AC2" w15:done="0"/>
  <w15:commentEx w15:paraId="55BF055B" w15:done="0"/>
  <w15:commentEx w15:paraId="043BF4B9" w15:done="0"/>
  <w15:commentEx w15:paraId="00113E9F" w15:done="0"/>
  <w15:commentEx w15:paraId="7073E5EB" w15:done="0"/>
  <w15:commentEx w15:paraId="6D3B9B30" w15:done="0"/>
  <w15:commentEx w15:paraId="7C7C61FB" w15:done="0"/>
  <w15:commentEx w15:paraId="45F6BB43" w15:done="0"/>
  <w15:commentEx w15:paraId="4423297E" w15:done="0"/>
  <w15:commentEx w15:paraId="6D27F4C1" w15:done="0"/>
  <w15:commentEx w15:paraId="76B142B6" w15:done="0"/>
  <w15:commentEx w15:paraId="701C3EF9" w15:done="0"/>
  <w15:commentEx w15:paraId="15AD04DA" w15:done="0"/>
  <w15:commentEx w15:paraId="0285334C" w15:done="0"/>
  <w15:commentEx w15:paraId="17ACD196" w15:done="0"/>
  <w15:commentEx w15:paraId="10B86478" w15:done="0"/>
  <w15:commentEx w15:paraId="0DA15721" w15:done="0"/>
  <w15:commentEx w15:paraId="3D0EC6D2" w15:done="0"/>
  <w15:commentEx w15:paraId="17459757" w15:done="0"/>
  <w15:commentEx w15:paraId="273E530D" w15:done="0"/>
  <w15:commentEx w15:paraId="0E9339DA" w15:done="0"/>
  <w15:commentEx w15:paraId="171321F5" w15:done="0"/>
  <w15:commentEx w15:paraId="1CE4AB98" w15:done="0"/>
  <w15:commentEx w15:paraId="6618B5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399A5D" w14:textId="77777777" w:rsidR="001503D4" w:rsidRDefault="001503D4">
      <w:pPr>
        <w:spacing w:after="0" w:line="240" w:lineRule="auto"/>
      </w:pPr>
      <w:r>
        <w:separator/>
      </w:r>
    </w:p>
  </w:endnote>
  <w:endnote w:type="continuationSeparator" w:id="0">
    <w:p w14:paraId="371E85CF" w14:textId="77777777" w:rsidR="001503D4" w:rsidRDefault="001503D4">
      <w:pPr>
        <w:spacing w:after="0" w:line="240" w:lineRule="auto"/>
      </w:pPr>
      <w:r>
        <w:continuationSeparator/>
      </w:r>
    </w:p>
  </w:endnote>
  <w:endnote w:type="continuationNotice" w:id="1">
    <w:p w14:paraId="0334EFDE" w14:textId="77777777" w:rsidR="001503D4" w:rsidRDefault="001503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D34088" w:rsidRDefault="00D3408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D34088" w:rsidRDefault="00D34088"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FC0D1E7" w:rsidR="00D34088" w:rsidRDefault="00D3408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73AEC">
      <w:rPr>
        <w:rStyle w:val="PageNumber"/>
        <w:noProof/>
      </w:rPr>
      <w:t>11</w:t>
    </w:r>
    <w:r>
      <w:rPr>
        <w:rStyle w:val="PageNumber"/>
      </w:rPr>
      <w:fldChar w:fldCharType="end"/>
    </w:r>
  </w:p>
  <w:p w14:paraId="3F8F309C" w14:textId="77777777" w:rsidR="00D34088" w:rsidRDefault="00D34088"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785978" w14:textId="77777777" w:rsidR="001503D4" w:rsidRDefault="001503D4">
      <w:pPr>
        <w:spacing w:after="0" w:line="240" w:lineRule="auto"/>
      </w:pPr>
      <w:r>
        <w:separator/>
      </w:r>
    </w:p>
  </w:footnote>
  <w:footnote w:type="continuationSeparator" w:id="0">
    <w:p w14:paraId="308A3667" w14:textId="77777777" w:rsidR="001503D4" w:rsidRDefault="001503D4">
      <w:pPr>
        <w:spacing w:after="0" w:line="240" w:lineRule="auto"/>
      </w:pPr>
      <w:r>
        <w:continuationSeparator/>
      </w:r>
    </w:p>
  </w:footnote>
  <w:footnote w:type="continuationNotice" w:id="1">
    <w:p w14:paraId="149EC2CB" w14:textId="77777777" w:rsidR="001503D4" w:rsidRDefault="001503D4">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31F8"/>
    <w:rsid w:val="0003365F"/>
    <w:rsid w:val="000338D0"/>
    <w:rsid w:val="00033DDF"/>
    <w:rsid w:val="00034610"/>
    <w:rsid w:val="00034AA3"/>
    <w:rsid w:val="00034AC0"/>
    <w:rsid w:val="0003657E"/>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3B"/>
    <w:rsid w:val="000938C0"/>
    <w:rsid w:val="00093E1B"/>
    <w:rsid w:val="00093F25"/>
    <w:rsid w:val="00094F74"/>
    <w:rsid w:val="00095490"/>
    <w:rsid w:val="00095915"/>
    <w:rsid w:val="00095F25"/>
    <w:rsid w:val="000962A3"/>
    <w:rsid w:val="00097348"/>
    <w:rsid w:val="000A084D"/>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5A0D"/>
    <w:rsid w:val="001063E9"/>
    <w:rsid w:val="00107AA8"/>
    <w:rsid w:val="00107BF2"/>
    <w:rsid w:val="00107C70"/>
    <w:rsid w:val="00110568"/>
    <w:rsid w:val="00110650"/>
    <w:rsid w:val="00111694"/>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E26"/>
    <w:rsid w:val="00143E18"/>
    <w:rsid w:val="00144C1D"/>
    <w:rsid w:val="00145784"/>
    <w:rsid w:val="00145E04"/>
    <w:rsid w:val="00145FEB"/>
    <w:rsid w:val="001463BE"/>
    <w:rsid w:val="0014646A"/>
    <w:rsid w:val="00146A44"/>
    <w:rsid w:val="00146C93"/>
    <w:rsid w:val="00146E70"/>
    <w:rsid w:val="00146F26"/>
    <w:rsid w:val="001503D4"/>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5C7"/>
    <w:rsid w:val="001B6C3F"/>
    <w:rsid w:val="001B7D9F"/>
    <w:rsid w:val="001B7FB3"/>
    <w:rsid w:val="001C1104"/>
    <w:rsid w:val="001C157D"/>
    <w:rsid w:val="001C1730"/>
    <w:rsid w:val="001C2178"/>
    <w:rsid w:val="001C250A"/>
    <w:rsid w:val="001C285C"/>
    <w:rsid w:val="001C2D6F"/>
    <w:rsid w:val="001C38C2"/>
    <w:rsid w:val="001C3E28"/>
    <w:rsid w:val="001C5198"/>
    <w:rsid w:val="001C540F"/>
    <w:rsid w:val="001C608C"/>
    <w:rsid w:val="001C613C"/>
    <w:rsid w:val="001C61A2"/>
    <w:rsid w:val="001C658C"/>
    <w:rsid w:val="001C70E3"/>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27F"/>
    <w:rsid w:val="001F3665"/>
    <w:rsid w:val="001F37C4"/>
    <w:rsid w:val="001F4153"/>
    <w:rsid w:val="001F45F1"/>
    <w:rsid w:val="001F475B"/>
    <w:rsid w:val="001F5256"/>
    <w:rsid w:val="001F55C9"/>
    <w:rsid w:val="001F5A2E"/>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14"/>
    <w:rsid w:val="00207F3E"/>
    <w:rsid w:val="0021100B"/>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B02"/>
    <w:rsid w:val="00261076"/>
    <w:rsid w:val="002611BE"/>
    <w:rsid w:val="0026224F"/>
    <w:rsid w:val="00262BC5"/>
    <w:rsid w:val="00263D2E"/>
    <w:rsid w:val="00263DC1"/>
    <w:rsid w:val="00263F7E"/>
    <w:rsid w:val="00264EE8"/>
    <w:rsid w:val="00265FDC"/>
    <w:rsid w:val="002663AE"/>
    <w:rsid w:val="00266616"/>
    <w:rsid w:val="0026667C"/>
    <w:rsid w:val="00266F8F"/>
    <w:rsid w:val="002673A2"/>
    <w:rsid w:val="00267585"/>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7879"/>
    <w:rsid w:val="002B7F08"/>
    <w:rsid w:val="002C0846"/>
    <w:rsid w:val="002C1B3A"/>
    <w:rsid w:val="002C201D"/>
    <w:rsid w:val="002C2D96"/>
    <w:rsid w:val="002C3906"/>
    <w:rsid w:val="002C4371"/>
    <w:rsid w:val="002C4C73"/>
    <w:rsid w:val="002C5217"/>
    <w:rsid w:val="002C5765"/>
    <w:rsid w:val="002C5BFE"/>
    <w:rsid w:val="002C6259"/>
    <w:rsid w:val="002C6C20"/>
    <w:rsid w:val="002C6F2D"/>
    <w:rsid w:val="002C7237"/>
    <w:rsid w:val="002C751A"/>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BC1"/>
    <w:rsid w:val="00325C23"/>
    <w:rsid w:val="00326747"/>
    <w:rsid w:val="00327B75"/>
    <w:rsid w:val="00327C97"/>
    <w:rsid w:val="00330013"/>
    <w:rsid w:val="003301C2"/>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A19"/>
    <w:rsid w:val="00347B7D"/>
    <w:rsid w:val="00347BC4"/>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676F"/>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945"/>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31F7"/>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B68"/>
    <w:rsid w:val="004312AF"/>
    <w:rsid w:val="004313A3"/>
    <w:rsid w:val="00431E3F"/>
    <w:rsid w:val="00431E5E"/>
    <w:rsid w:val="004334ED"/>
    <w:rsid w:val="004337CB"/>
    <w:rsid w:val="00433EDB"/>
    <w:rsid w:val="00434C0F"/>
    <w:rsid w:val="00434F33"/>
    <w:rsid w:val="00436EFD"/>
    <w:rsid w:val="004400A4"/>
    <w:rsid w:val="00440177"/>
    <w:rsid w:val="004427B5"/>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3E7A"/>
    <w:rsid w:val="00454560"/>
    <w:rsid w:val="0045544B"/>
    <w:rsid w:val="004556E7"/>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730E"/>
    <w:rsid w:val="00480BB1"/>
    <w:rsid w:val="00480FF2"/>
    <w:rsid w:val="004814FB"/>
    <w:rsid w:val="00481829"/>
    <w:rsid w:val="00481F11"/>
    <w:rsid w:val="00483196"/>
    <w:rsid w:val="0048319E"/>
    <w:rsid w:val="00483C87"/>
    <w:rsid w:val="004857EC"/>
    <w:rsid w:val="0048605A"/>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80A"/>
    <w:rsid w:val="004D2983"/>
    <w:rsid w:val="004D2A65"/>
    <w:rsid w:val="004D2AEF"/>
    <w:rsid w:val="004D3AAB"/>
    <w:rsid w:val="004D3C7F"/>
    <w:rsid w:val="004D4C88"/>
    <w:rsid w:val="004D5509"/>
    <w:rsid w:val="004D5642"/>
    <w:rsid w:val="004D68DE"/>
    <w:rsid w:val="004D6D31"/>
    <w:rsid w:val="004D6DF0"/>
    <w:rsid w:val="004D7526"/>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469"/>
    <w:rsid w:val="00516839"/>
    <w:rsid w:val="00516871"/>
    <w:rsid w:val="00516C02"/>
    <w:rsid w:val="005179F4"/>
    <w:rsid w:val="00517A53"/>
    <w:rsid w:val="005205C5"/>
    <w:rsid w:val="00520742"/>
    <w:rsid w:val="005207BC"/>
    <w:rsid w:val="00520AA6"/>
    <w:rsid w:val="0052102A"/>
    <w:rsid w:val="00521EEA"/>
    <w:rsid w:val="00523C75"/>
    <w:rsid w:val="00524084"/>
    <w:rsid w:val="005259CD"/>
    <w:rsid w:val="00527229"/>
    <w:rsid w:val="00530793"/>
    <w:rsid w:val="00530F84"/>
    <w:rsid w:val="00532131"/>
    <w:rsid w:val="00532208"/>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622E"/>
    <w:rsid w:val="005568F2"/>
    <w:rsid w:val="00556BCB"/>
    <w:rsid w:val="00556DC9"/>
    <w:rsid w:val="005570AC"/>
    <w:rsid w:val="00557131"/>
    <w:rsid w:val="00557198"/>
    <w:rsid w:val="005573C8"/>
    <w:rsid w:val="0056020B"/>
    <w:rsid w:val="0056051E"/>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71B"/>
    <w:rsid w:val="005C05AF"/>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D7"/>
    <w:rsid w:val="005D2340"/>
    <w:rsid w:val="005D23BE"/>
    <w:rsid w:val="005D379A"/>
    <w:rsid w:val="005D421A"/>
    <w:rsid w:val="005D4926"/>
    <w:rsid w:val="005D5BB7"/>
    <w:rsid w:val="005D73D0"/>
    <w:rsid w:val="005D75D9"/>
    <w:rsid w:val="005D7922"/>
    <w:rsid w:val="005D7A85"/>
    <w:rsid w:val="005E0155"/>
    <w:rsid w:val="005E0E67"/>
    <w:rsid w:val="005E22E4"/>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CCD"/>
    <w:rsid w:val="00622443"/>
    <w:rsid w:val="0062271A"/>
    <w:rsid w:val="006233AE"/>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0C6"/>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A39"/>
    <w:rsid w:val="006D1CDB"/>
    <w:rsid w:val="006D1F52"/>
    <w:rsid w:val="006D2083"/>
    <w:rsid w:val="006D2494"/>
    <w:rsid w:val="006D2DB9"/>
    <w:rsid w:val="006D2E75"/>
    <w:rsid w:val="006D3143"/>
    <w:rsid w:val="006D410D"/>
    <w:rsid w:val="006D42B5"/>
    <w:rsid w:val="006D4982"/>
    <w:rsid w:val="006D7A1E"/>
    <w:rsid w:val="006D7E94"/>
    <w:rsid w:val="006D7FD3"/>
    <w:rsid w:val="006E0233"/>
    <w:rsid w:val="006E0C35"/>
    <w:rsid w:val="006E1126"/>
    <w:rsid w:val="006E17A8"/>
    <w:rsid w:val="006E247C"/>
    <w:rsid w:val="006E27C6"/>
    <w:rsid w:val="006E2954"/>
    <w:rsid w:val="006E32FF"/>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E6A"/>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2FB1"/>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86455"/>
    <w:rsid w:val="00890869"/>
    <w:rsid w:val="00891E4E"/>
    <w:rsid w:val="00892B0F"/>
    <w:rsid w:val="008943E5"/>
    <w:rsid w:val="00894665"/>
    <w:rsid w:val="00896670"/>
    <w:rsid w:val="0089667E"/>
    <w:rsid w:val="0089689A"/>
    <w:rsid w:val="00897847"/>
    <w:rsid w:val="008979DD"/>
    <w:rsid w:val="00897C3E"/>
    <w:rsid w:val="008A167D"/>
    <w:rsid w:val="008A218F"/>
    <w:rsid w:val="008A2BCA"/>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40D"/>
    <w:rsid w:val="00903C59"/>
    <w:rsid w:val="00903EED"/>
    <w:rsid w:val="00903F16"/>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722D"/>
    <w:rsid w:val="009177FF"/>
    <w:rsid w:val="0091791E"/>
    <w:rsid w:val="0092067E"/>
    <w:rsid w:val="0092068A"/>
    <w:rsid w:val="00920FF1"/>
    <w:rsid w:val="00921D87"/>
    <w:rsid w:val="00922036"/>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7B2"/>
    <w:rsid w:val="00971906"/>
    <w:rsid w:val="0097273E"/>
    <w:rsid w:val="00973147"/>
    <w:rsid w:val="0097561D"/>
    <w:rsid w:val="00975ED8"/>
    <w:rsid w:val="00976958"/>
    <w:rsid w:val="00976F0A"/>
    <w:rsid w:val="0097710E"/>
    <w:rsid w:val="00977303"/>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0FA"/>
    <w:rsid w:val="009D27BF"/>
    <w:rsid w:val="009D3641"/>
    <w:rsid w:val="009D4F56"/>
    <w:rsid w:val="009D5647"/>
    <w:rsid w:val="009D5FC9"/>
    <w:rsid w:val="009D6B29"/>
    <w:rsid w:val="009D7461"/>
    <w:rsid w:val="009E0C48"/>
    <w:rsid w:val="009E0D0F"/>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F99"/>
    <w:rsid w:val="00A46810"/>
    <w:rsid w:val="00A46B9A"/>
    <w:rsid w:val="00A46D68"/>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95D"/>
    <w:rsid w:val="00A87EFB"/>
    <w:rsid w:val="00A905D5"/>
    <w:rsid w:val="00A91090"/>
    <w:rsid w:val="00A9251F"/>
    <w:rsid w:val="00A92649"/>
    <w:rsid w:val="00A92732"/>
    <w:rsid w:val="00A927F7"/>
    <w:rsid w:val="00A92D38"/>
    <w:rsid w:val="00A92E54"/>
    <w:rsid w:val="00A93465"/>
    <w:rsid w:val="00A94197"/>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A6EF0"/>
    <w:rsid w:val="00AB01B6"/>
    <w:rsid w:val="00AB0D0D"/>
    <w:rsid w:val="00AB132A"/>
    <w:rsid w:val="00AB205D"/>
    <w:rsid w:val="00AB343C"/>
    <w:rsid w:val="00AB3C5A"/>
    <w:rsid w:val="00AB3D4C"/>
    <w:rsid w:val="00AB4E6A"/>
    <w:rsid w:val="00AB5221"/>
    <w:rsid w:val="00AB5580"/>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5B75"/>
    <w:rsid w:val="00AF664C"/>
    <w:rsid w:val="00AF6B82"/>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39EF"/>
    <w:rsid w:val="00B143BB"/>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024"/>
    <w:rsid w:val="00B2527A"/>
    <w:rsid w:val="00B2547D"/>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C1D"/>
    <w:rsid w:val="00B5122E"/>
    <w:rsid w:val="00B51788"/>
    <w:rsid w:val="00B519FA"/>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4F3"/>
    <w:rsid w:val="00B65805"/>
    <w:rsid w:val="00B65A52"/>
    <w:rsid w:val="00B66E0D"/>
    <w:rsid w:val="00B670A5"/>
    <w:rsid w:val="00B675A5"/>
    <w:rsid w:val="00B70782"/>
    <w:rsid w:val="00B70EE0"/>
    <w:rsid w:val="00B717BD"/>
    <w:rsid w:val="00B72B18"/>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09F"/>
    <w:rsid w:val="00B91584"/>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21C5"/>
    <w:rsid w:val="00BA2C5F"/>
    <w:rsid w:val="00BA3409"/>
    <w:rsid w:val="00BA3564"/>
    <w:rsid w:val="00BA4A70"/>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3BA5"/>
    <w:rsid w:val="00BF4F62"/>
    <w:rsid w:val="00BF599D"/>
    <w:rsid w:val="00BF73B9"/>
    <w:rsid w:val="00BF7A75"/>
    <w:rsid w:val="00BF7F64"/>
    <w:rsid w:val="00C00117"/>
    <w:rsid w:val="00C00127"/>
    <w:rsid w:val="00C02149"/>
    <w:rsid w:val="00C023B9"/>
    <w:rsid w:val="00C02C51"/>
    <w:rsid w:val="00C031A2"/>
    <w:rsid w:val="00C0356A"/>
    <w:rsid w:val="00C042F3"/>
    <w:rsid w:val="00C05BF3"/>
    <w:rsid w:val="00C05F02"/>
    <w:rsid w:val="00C060D1"/>
    <w:rsid w:val="00C065EC"/>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345C"/>
    <w:rsid w:val="00C237E7"/>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079"/>
    <w:rsid w:val="00C55816"/>
    <w:rsid w:val="00C56F01"/>
    <w:rsid w:val="00C574BA"/>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5002"/>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03A3"/>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62F"/>
    <w:rsid w:val="00D04A37"/>
    <w:rsid w:val="00D05A03"/>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D37"/>
    <w:rsid w:val="00DE45FC"/>
    <w:rsid w:val="00DE47D6"/>
    <w:rsid w:val="00DE484C"/>
    <w:rsid w:val="00DE4FFF"/>
    <w:rsid w:val="00DE5766"/>
    <w:rsid w:val="00DE5F29"/>
    <w:rsid w:val="00DE6C99"/>
    <w:rsid w:val="00DF0392"/>
    <w:rsid w:val="00DF072C"/>
    <w:rsid w:val="00DF0F82"/>
    <w:rsid w:val="00DF12D1"/>
    <w:rsid w:val="00DF172D"/>
    <w:rsid w:val="00DF21C5"/>
    <w:rsid w:val="00DF2431"/>
    <w:rsid w:val="00DF278B"/>
    <w:rsid w:val="00DF3FB6"/>
    <w:rsid w:val="00DF42F9"/>
    <w:rsid w:val="00DF44C4"/>
    <w:rsid w:val="00DF4A03"/>
    <w:rsid w:val="00DF5653"/>
    <w:rsid w:val="00DF5BE8"/>
    <w:rsid w:val="00DF6A9B"/>
    <w:rsid w:val="00DF7329"/>
    <w:rsid w:val="00DF782D"/>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405F"/>
    <w:rsid w:val="00E45550"/>
    <w:rsid w:val="00E45FE8"/>
    <w:rsid w:val="00E45FED"/>
    <w:rsid w:val="00E47949"/>
    <w:rsid w:val="00E5064B"/>
    <w:rsid w:val="00E50E8E"/>
    <w:rsid w:val="00E52A70"/>
    <w:rsid w:val="00E531D1"/>
    <w:rsid w:val="00E54236"/>
    <w:rsid w:val="00E5452D"/>
    <w:rsid w:val="00E54738"/>
    <w:rsid w:val="00E5509B"/>
    <w:rsid w:val="00E55B0A"/>
    <w:rsid w:val="00E561D0"/>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AEA"/>
    <w:rsid w:val="00E92CD8"/>
    <w:rsid w:val="00E93F94"/>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5112"/>
    <w:rsid w:val="00EB5301"/>
    <w:rsid w:val="00EB6477"/>
    <w:rsid w:val="00EB679A"/>
    <w:rsid w:val="00EB67E2"/>
    <w:rsid w:val="00EB79A2"/>
    <w:rsid w:val="00EB7B88"/>
    <w:rsid w:val="00EC054E"/>
    <w:rsid w:val="00EC109B"/>
    <w:rsid w:val="00EC128A"/>
    <w:rsid w:val="00EC1627"/>
    <w:rsid w:val="00EC29E7"/>
    <w:rsid w:val="00EC2A0B"/>
    <w:rsid w:val="00EC401C"/>
    <w:rsid w:val="00EC4172"/>
    <w:rsid w:val="00EC5C23"/>
    <w:rsid w:val="00EC6075"/>
    <w:rsid w:val="00EC6676"/>
    <w:rsid w:val="00EC687A"/>
    <w:rsid w:val="00EC6AD4"/>
    <w:rsid w:val="00EC796D"/>
    <w:rsid w:val="00ED00C3"/>
    <w:rsid w:val="00ED057C"/>
    <w:rsid w:val="00ED0A11"/>
    <w:rsid w:val="00ED0AAC"/>
    <w:rsid w:val="00ED27AF"/>
    <w:rsid w:val="00ED27C3"/>
    <w:rsid w:val="00ED2E28"/>
    <w:rsid w:val="00ED3577"/>
    <w:rsid w:val="00ED3EB5"/>
    <w:rsid w:val="00ED4579"/>
    <w:rsid w:val="00ED6525"/>
    <w:rsid w:val="00ED656B"/>
    <w:rsid w:val="00ED673A"/>
    <w:rsid w:val="00ED6CCE"/>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D09"/>
    <w:rsid w:val="00F07D5B"/>
    <w:rsid w:val="00F07EFE"/>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2033D"/>
    <w:rsid w:val="00F2109F"/>
    <w:rsid w:val="00F21C0D"/>
    <w:rsid w:val="00F26092"/>
    <w:rsid w:val="00F275C0"/>
    <w:rsid w:val="00F306C6"/>
    <w:rsid w:val="00F30D29"/>
    <w:rsid w:val="00F30D74"/>
    <w:rsid w:val="00F319D5"/>
    <w:rsid w:val="00F31B02"/>
    <w:rsid w:val="00F33271"/>
    <w:rsid w:val="00F33FB4"/>
    <w:rsid w:val="00F34643"/>
    <w:rsid w:val="00F346BC"/>
    <w:rsid w:val="00F3493A"/>
    <w:rsid w:val="00F350D3"/>
    <w:rsid w:val="00F36636"/>
    <w:rsid w:val="00F36CA5"/>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3896"/>
    <w:rsid w:val="00F84954"/>
    <w:rsid w:val="00F84EF9"/>
    <w:rsid w:val="00F850AF"/>
    <w:rsid w:val="00F8696F"/>
    <w:rsid w:val="00F874F1"/>
    <w:rsid w:val="00F87BFE"/>
    <w:rsid w:val="00F87E5D"/>
    <w:rsid w:val="00F90541"/>
    <w:rsid w:val="00F90BB9"/>
    <w:rsid w:val="00F90E96"/>
    <w:rsid w:val="00F919BB"/>
    <w:rsid w:val="00F92F33"/>
    <w:rsid w:val="00F93C04"/>
    <w:rsid w:val="00F950F3"/>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85E"/>
    <w:rsid w:val="00FC58FF"/>
    <w:rsid w:val="00FC6025"/>
    <w:rsid w:val="00FC67DF"/>
    <w:rsid w:val="00FC6C50"/>
    <w:rsid w:val="00FC6F4E"/>
    <w:rsid w:val="00FC7AAB"/>
    <w:rsid w:val="00FC7E71"/>
    <w:rsid w:val="00FC7EF3"/>
    <w:rsid w:val="00FD022F"/>
    <w:rsid w:val="00FD1650"/>
    <w:rsid w:val="00FD1D75"/>
    <w:rsid w:val="00FD1EA9"/>
    <w:rsid w:val="00FD2234"/>
    <w:rsid w:val="00FD2F61"/>
    <w:rsid w:val="00FD616E"/>
    <w:rsid w:val="00FE0758"/>
    <w:rsid w:val="00FE079B"/>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23" Type="http://schemas.microsoft.com/office/2016/09/relationships/commentsIds" Target="commentsIds.xml"/><Relationship Id="rId1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EDE92C5-45E1-434A-B395-63FEC87630D1}">
  <ds:schemaRefs>
    <ds:schemaRef ds:uri="http://schemas.openxmlformats.org/officeDocument/2006/bibliography"/>
  </ds:schemaRefs>
</ds:datastoreItem>
</file>

<file path=customXml/itemProps2.xml><?xml version="1.0" encoding="utf-8"?>
<ds:datastoreItem xmlns:ds="http://schemas.openxmlformats.org/officeDocument/2006/customXml" ds:itemID="{B98E5BC7-0ABD-8943-9E75-D0B0E97F0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27</Pages>
  <Words>51233</Words>
  <Characters>292034</Characters>
  <Application>Microsoft Macintosh Word</Application>
  <DocSecurity>0</DocSecurity>
  <Lines>2433</Lines>
  <Paragraphs>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35</cp:revision>
  <cp:lastPrinted>2018-12-07T15:24:00Z</cp:lastPrinted>
  <dcterms:created xsi:type="dcterms:W3CDTF">2018-12-08T16:54:00Z</dcterms:created>
  <dcterms:modified xsi:type="dcterms:W3CDTF">2018-12-11T12:43:00Z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