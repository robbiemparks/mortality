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360E8015" w:rsidR="000210D1" w:rsidRPr="00636C9B" w:rsidRDefault="00973147" w:rsidP="00D76DF7">
      <w:pPr>
        <w:spacing w:after="0" w:line="480" w:lineRule="auto"/>
        <w:jc w:val="both"/>
        <w:outlineLvl w:val="0"/>
        <w:rPr>
          <w:rFonts w:ascii="Times New Roman" w:hAnsi="Times New Roman"/>
          <w:b/>
          <w:color w:val="000000" w:themeColor="text1"/>
          <w:sz w:val="24"/>
          <w:szCs w:val="24"/>
        </w:rPr>
      </w:pPr>
      <w:ins w:id="0" w:author="Parks, Robbie M" w:date="2018-11-21T09:46:00Z">
        <w:r>
          <w:rPr>
            <w:rFonts w:ascii="Times New Roman" w:hAnsi="Times New Roman"/>
            <w:b/>
            <w:color w:val="000000" w:themeColor="text1"/>
            <w:sz w:val="24"/>
            <w:szCs w:val="24"/>
          </w:rPr>
          <w:t xml:space="preserve">A national analysis of </w:t>
        </w:r>
      </w:ins>
      <w:del w:id="1" w:author="Ezzati, Majid" w:date="2018-11-06T05:57:00Z">
        <w:r w:rsidR="00300CD8" w:rsidRPr="00636C9B" w:rsidDel="009545F7">
          <w:rPr>
            <w:rFonts w:ascii="Times New Roman" w:hAnsi="Times New Roman"/>
            <w:b/>
            <w:color w:val="000000" w:themeColor="text1"/>
            <w:sz w:val="24"/>
            <w:szCs w:val="24"/>
          </w:rPr>
          <w:delText>Impact</w:delText>
        </w:r>
        <w:r w:rsidR="00237B6F" w:rsidDel="009545F7">
          <w:rPr>
            <w:rFonts w:ascii="Times New Roman" w:hAnsi="Times New Roman"/>
            <w:b/>
            <w:color w:val="000000" w:themeColor="text1"/>
            <w:sz w:val="24"/>
            <w:szCs w:val="24"/>
          </w:rPr>
          <w:delText>s</w:delText>
        </w:r>
        <w:r w:rsidR="00300CD8" w:rsidRPr="00636C9B" w:rsidDel="009545F7">
          <w:rPr>
            <w:rFonts w:ascii="Times New Roman" w:hAnsi="Times New Roman"/>
            <w:b/>
            <w:color w:val="000000" w:themeColor="text1"/>
            <w:sz w:val="24"/>
            <w:szCs w:val="24"/>
          </w:rPr>
          <w:delText xml:space="preserve"> of </w:delText>
        </w:r>
        <w:commentRangeStart w:id="2"/>
        <w:r w:rsidR="00300CD8" w:rsidRPr="00636C9B" w:rsidDel="009545F7">
          <w:rPr>
            <w:rFonts w:ascii="Times New Roman" w:hAnsi="Times New Roman"/>
            <w:b/>
            <w:color w:val="000000" w:themeColor="text1"/>
            <w:sz w:val="24"/>
            <w:szCs w:val="24"/>
          </w:rPr>
          <w:delText>a</w:delText>
        </w:r>
      </w:del>
      <w:ins w:id="3" w:author="Parks, Robbie M" w:date="2018-11-21T09:46:00Z">
        <w:r>
          <w:rPr>
            <w:rFonts w:ascii="Times New Roman" w:hAnsi="Times New Roman"/>
            <w:b/>
            <w:color w:val="000000" w:themeColor="text1"/>
            <w:sz w:val="24"/>
            <w:szCs w:val="24"/>
          </w:rPr>
          <w:t>a</w:t>
        </w:r>
      </w:ins>
      <w:ins w:id="4" w:author="Ezzati, Majid" w:date="2018-11-06T05:57:00Z">
        <w:del w:id="5" w:author="Parks, Robbie M" w:date="2018-11-21T09:46:00Z">
          <w:r w:rsidR="009545F7" w:rsidDel="00973147">
            <w:rPr>
              <w:rFonts w:ascii="Times New Roman" w:hAnsi="Times New Roman"/>
              <w:b/>
              <w:color w:val="000000" w:themeColor="text1"/>
              <w:sz w:val="24"/>
              <w:szCs w:val="24"/>
            </w:rPr>
            <w:delText>A</w:delText>
          </w:r>
        </w:del>
      </w:ins>
      <w:r w:rsidR="00300CD8" w:rsidRPr="00636C9B">
        <w:rPr>
          <w:rFonts w:ascii="Times New Roman" w:hAnsi="Times New Roman"/>
          <w:b/>
          <w:color w:val="000000" w:themeColor="text1"/>
          <w:sz w:val="24"/>
          <w:szCs w:val="24"/>
        </w:rPr>
        <w:t>nomalous</w:t>
      </w:r>
      <w:commentRangeEnd w:id="2"/>
      <w:r w:rsidR="00237B6F">
        <w:rPr>
          <w:rStyle w:val="CommentReference"/>
          <w:rFonts w:asciiTheme="minorHAnsi" w:eastAsiaTheme="minorHAnsi" w:hAnsiTheme="minorHAnsi" w:cstheme="minorBidi"/>
        </w:rPr>
        <w:commentReference w:id="2"/>
      </w:r>
      <w:r w:rsidR="00300CD8" w:rsidRPr="00636C9B">
        <w:rPr>
          <w:rFonts w:ascii="Times New Roman" w:hAnsi="Times New Roman"/>
          <w:b/>
          <w:color w:val="000000" w:themeColor="text1"/>
          <w:sz w:val="24"/>
          <w:szCs w:val="24"/>
        </w:rPr>
        <w:t xml:space="preserve">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p>
    <w:p w14:paraId="4E3F7259" w14:textId="4112AE7E"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1,2,3</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xml:space="preserve">, </w:t>
      </w:r>
      <w:proofErr w:type="spellStart"/>
      <w:r w:rsidRPr="00636C9B">
        <w:rPr>
          <w:rFonts w:ascii="Times New Roman" w:hAnsi="Times New Roman"/>
          <w:color w:val="000000" w:themeColor="text1"/>
          <w:sz w:val="24"/>
          <w:szCs w:val="24"/>
          <w:lang w:val="it-IT"/>
        </w:rPr>
        <w:t>Majid</w:t>
      </w:r>
      <w:proofErr w:type="spellEnd"/>
      <w:r w:rsidRPr="00636C9B">
        <w:rPr>
          <w:rFonts w:ascii="Times New Roman" w:hAnsi="Times New Roman"/>
          <w:color w:val="000000" w:themeColor="text1"/>
          <w:sz w:val="24"/>
          <w:szCs w:val="24"/>
          <w:lang w:val="it-IT"/>
        </w:rPr>
        <w:t xml:space="preserve"> Ezzati</w:t>
      </w:r>
      <w:r w:rsidRPr="00636C9B">
        <w:rPr>
          <w:rFonts w:ascii="Times New Roman" w:hAnsi="Times New Roman"/>
          <w:color w:val="000000" w:themeColor="text1"/>
          <w:sz w:val="24"/>
          <w:szCs w:val="24"/>
          <w:vertAlign w:val="superscript"/>
          <w:lang w:val="it-IT"/>
        </w:rPr>
        <w:t>1,2,3*</w:t>
      </w:r>
    </w:p>
    <w:p w14:paraId="7312A7F4"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1 </w:t>
      </w:r>
      <w:r w:rsidRPr="00636C9B">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2 </w:t>
      </w:r>
      <w:r w:rsidRPr="00636C9B">
        <w:rPr>
          <w:rFonts w:ascii="Times New Roman" w:hAnsi="Times New Roman"/>
          <w:color w:val="000000" w:themeColor="text1"/>
          <w:sz w:val="24"/>
          <w:szCs w:val="24"/>
        </w:rPr>
        <w:t xml:space="preserve">Department of Epidemiology and Biostatistics, School of Public Health, Imperial College London, </w:t>
      </w:r>
      <w:bookmarkStart w:id="6" w:name="_GoBack"/>
      <w:bookmarkEnd w:id="6"/>
      <w:r w:rsidRPr="00636C9B">
        <w:rPr>
          <w:rFonts w:ascii="Times New Roman" w:hAnsi="Times New Roman"/>
          <w:color w:val="000000" w:themeColor="text1"/>
          <w:sz w:val="24"/>
          <w:szCs w:val="24"/>
        </w:rPr>
        <w:t>London, United Kingdom</w:t>
      </w:r>
    </w:p>
    <w:p w14:paraId="10B23175"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3 </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commentRangeStart w:id="7"/>
      <w:r w:rsidRPr="00636C9B">
        <w:rPr>
          <w:rFonts w:ascii="Times New Roman" w:hAnsi="Times New Roman"/>
          <w:b/>
          <w:color w:val="000000" w:themeColor="text1"/>
          <w:sz w:val="24"/>
          <w:szCs w:val="24"/>
        </w:rPr>
        <w:lastRenderedPageBreak/>
        <w:t>Introduction</w:t>
      </w:r>
      <w:commentRangeEnd w:id="7"/>
      <w:r w:rsidR="00670E5A">
        <w:rPr>
          <w:rStyle w:val="CommentReference"/>
          <w:rFonts w:asciiTheme="minorHAnsi" w:eastAsiaTheme="minorHAnsi" w:hAnsiTheme="minorHAnsi" w:cstheme="minorBidi"/>
        </w:rPr>
        <w:commentReference w:id="7"/>
      </w:r>
    </w:p>
    <w:p w14:paraId="2AB19F72" w14:textId="58054F8A" w:rsidR="006D0B0D" w:rsidRPr="00636C9B" w:rsidRDefault="00D573C6" w:rsidP="00D76DF7">
      <w:pPr>
        <w:spacing w:after="0" w:line="480" w:lineRule="auto"/>
        <w:jc w:val="both"/>
        <w:rPr>
          <w:rFonts w:ascii="Times New Roman" w:hAnsi="Times New Roman"/>
          <w:color w:val="000000" w:themeColor="text1"/>
          <w:sz w:val="24"/>
          <w:szCs w:val="24"/>
        </w:rPr>
      </w:pPr>
      <w:ins w:id="8" w:author="Parks, Robbie M" w:date="2018-11-17T09:38:00Z">
        <w:r>
          <w:rPr>
            <w:rFonts w:ascii="Times New Roman" w:hAnsi="Times New Roman"/>
            <w:color w:val="000000" w:themeColor="text1"/>
            <w:sz w:val="24"/>
            <w:szCs w:val="24"/>
          </w:rPr>
          <w:t>Climate change has caused global warming, with several</w:t>
        </w:r>
      </w:ins>
      <w:ins w:id="9" w:author="Parks, Robbie M" w:date="2018-11-17T09:39:00Z">
        <w:r>
          <w:rPr>
            <w:rFonts w:ascii="Times New Roman" w:hAnsi="Times New Roman"/>
            <w:color w:val="000000" w:themeColor="text1"/>
            <w:sz w:val="24"/>
            <w:szCs w:val="24"/>
          </w:rPr>
          <w:t xml:space="preserve"> degrees </w:t>
        </w:r>
      </w:ins>
      <w:ins w:id="10" w:author="Parks, Robbie M" w:date="2018-11-17T09:48:00Z">
        <w:r w:rsidR="00E6609F">
          <w:rPr>
            <w:rFonts w:ascii="Times New Roman" w:hAnsi="Times New Roman"/>
            <w:color w:val="000000" w:themeColor="text1"/>
            <w:sz w:val="24"/>
            <w:szCs w:val="24"/>
          </w:rPr>
          <w:t>increase in temperature</w:t>
        </w:r>
      </w:ins>
      <w:ins w:id="11" w:author="Parks, Robbie M" w:date="2018-11-20T14:44:00Z">
        <w:r w:rsidR="00BA21C5">
          <w:rPr>
            <w:rFonts w:ascii="Times New Roman" w:hAnsi="Times New Roman"/>
            <w:color w:val="000000" w:themeColor="text1"/>
            <w:sz w:val="24"/>
            <w:szCs w:val="24"/>
          </w:rPr>
          <w:t xml:space="preserve"> compared with pre-industrial levels</w:t>
        </w:r>
      </w:ins>
      <w:ins w:id="12" w:author="Parks, Robbie M" w:date="2018-11-17T09:42:00Z">
        <w:r w:rsidR="00595DD1">
          <w:rPr>
            <w:rFonts w:ascii="Times New Roman" w:hAnsi="Times New Roman"/>
            <w:color w:val="000000" w:themeColor="text1"/>
            <w:sz w:val="24"/>
            <w:szCs w:val="24"/>
          </w:rPr>
          <w:t xml:space="preserve"> expected by the end of the 21</w:t>
        </w:r>
        <w:r w:rsidR="00595DD1" w:rsidRPr="00595DD1">
          <w:rPr>
            <w:rFonts w:ascii="Times New Roman" w:hAnsi="Times New Roman"/>
            <w:color w:val="000000" w:themeColor="text1"/>
            <w:sz w:val="24"/>
            <w:szCs w:val="24"/>
            <w:vertAlign w:val="superscript"/>
            <w:rPrChange w:id="13" w:author="Parks, Robbie M" w:date="2018-11-17T09:42:00Z">
              <w:rPr>
                <w:rFonts w:ascii="Times New Roman" w:hAnsi="Times New Roman"/>
                <w:color w:val="000000" w:themeColor="text1"/>
                <w:sz w:val="24"/>
                <w:szCs w:val="24"/>
              </w:rPr>
            </w:rPrChange>
          </w:rPr>
          <w:t>st</w:t>
        </w:r>
        <w:r w:rsidR="00595DD1">
          <w:rPr>
            <w:rFonts w:ascii="Times New Roman" w:hAnsi="Times New Roman"/>
            <w:color w:val="000000" w:themeColor="text1"/>
            <w:sz w:val="24"/>
            <w:szCs w:val="24"/>
          </w:rPr>
          <w:t xml:space="preserve"> century.</w:t>
        </w:r>
      </w:ins>
      <w:ins w:id="14" w:author="Parks, Robbie M" w:date="2018-11-17T09:57:00Z">
        <w:r w:rsidR="00162F6E">
          <w:rPr>
            <w:rFonts w:ascii="Times New Roman" w:hAnsi="Times New Roman"/>
            <w:color w:val="000000" w:themeColor="text1"/>
            <w:sz w:val="24"/>
            <w:szCs w:val="24"/>
          </w:rPr>
          <w:fldChar w:fldCharType="begin" w:fldLock="1"/>
        </w:r>
      </w:ins>
      <w:r w:rsidR="004C7EE7">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1&lt;/sup&gt;"},"properties":{"noteIndex":0},"schema":"https://github.com/citation-style-language/schema/raw/master/csl-citation.json"}</w:instrText>
      </w:r>
      <w:r w:rsidR="00162F6E">
        <w:rPr>
          <w:rFonts w:ascii="Times New Roman" w:hAnsi="Times New Roman"/>
          <w:color w:val="000000" w:themeColor="text1"/>
          <w:sz w:val="24"/>
          <w:szCs w:val="24"/>
        </w:rPr>
        <w:fldChar w:fldCharType="separate"/>
      </w:r>
      <w:r w:rsidR="00162F6E" w:rsidRPr="00162F6E">
        <w:rPr>
          <w:rFonts w:ascii="Times New Roman" w:hAnsi="Times New Roman"/>
          <w:noProof/>
          <w:color w:val="000000" w:themeColor="text1"/>
          <w:sz w:val="24"/>
          <w:szCs w:val="24"/>
          <w:vertAlign w:val="superscript"/>
        </w:rPr>
        <w:t>1</w:t>
      </w:r>
      <w:ins w:id="15" w:author="Parks, Robbie M" w:date="2018-11-17T09:57:00Z">
        <w:r w:rsidR="00162F6E">
          <w:rPr>
            <w:rFonts w:ascii="Times New Roman" w:hAnsi="Times New Roman"/>
            <w:color w:val="000000" w:themeColor="text1"/>
            <w:sz w:val="24"/>
            <w:szCs w:val="24"/>
          </w:rPr>
          <w:fldChar w:fldCharType="end"/>
        </w:r>
      </w:ins>
      <w:ins w:id="16" w:author="Parks, Robbie M" w:date="2018-11-17T09:38:00Z">
        <w:r>
          <w:rPr>
            <w:rFonts w:ascii="Times New Roman" w:hAnsi="Times New Roman"/>
            <w:color w:val="000000" w:themeColor="text1"/>
            <w:sz w:val="24"/>
            <w:szCs w:val="24"/>
          </w:rPr>
          <w:t xml:space="preserve"> </w:t>
        </w:r>
      </w:ins>
      <w:ins w:id="17" w:author="Parks, Robbie M" w:date="2018-11-17T09:59:00Z">
        <w:r w:rsidR="0063378A">
          <w:rPr>
            <w:rFonts w:ascii="Times New Roman" w:hAnsi="Times New Roman"/>
            <w:color w:val="000000" w:themeColor="text1"/>
            <w:sz w:val="24"/>
            <w:szCs w:val="24"/>
          </w:rPr>
          <w:t xml:space="preserve">Societies </w:t>
        </w:r>
      </w:ins>
      <w:ins w:id="18" w:author="Parks, Robbie M" w:date="2018-11-17T10:10:00Z">
        <w:r w:rsidR="00DC4BBE">
          <w:rPr>
            <w:rFonts w:ascii="Times New Roman" w:hAnsi="Times New Roman"/>
            <w:color w:val="000000" w:themeColor="text1"/>
            <w:sz w:val="24"/>
            <w:szCs w:val="24"/>
          </w:rPr>
          <w:t>have</w:t>
        </w:r>
      </w:ins>
      <w:ins w:id="19" w:author="Parks, Robbie M" w:date="2018-11-20T14:22:00Z">
        <w:r w:rsidR="00B1372B">
          <w:rPr>
            <w:rFonts w:ascii="Times New Roman" w:hAnsi="Times New Roman"/>
            <w:color w:val="000000" w:themeColor="text1"/>
            <w:sz w:val="24"/>
            <w:szCs w:val="24"/>
          </w:rPr>
          <w:t xml:space="preserve"> </w:t>
        </w:r>
      </w:ins>
      <w:ins w:id="20" w:author="Parks, Robbie M" w:date="2018-11-20T14:15:00Z">
        <w:r w:rsidR="001B7D9F">
          <w:rPr>
            <w:rFonts w:ascii="Times New Roman" w:hAnsi="Times New Roman"/>
            <w:color w:val="000000" w:themeColor="text1"/>
            <w:sz w:val="24"/>
            <w:szCs w:val="24"/>
          </w:rPr>
          <w:t xml:space="preserve">biologically and behaviourally </w:t>
        </w:r>
      </w:ins>
      <w:ins w:id="21" w:author="Parks, Robbie M" w:date="2018-11-17T09:59:00Z">
        <w:r w:rsidR="0063378A">
          <w:rPr>
            <w:rFonts w:ascii="Times New Roman" w:hAnsi="Times New Roman"/>
            <w:color w:val="000000" w:themeColor="text1"/>
            <w:sz w:val="24"/>
            <w:szCs w:val="24"/>
          </w:rPr>
          <w:t>adapt</w:t>
        </w:r>
      </w:ins>
      <w:ins w:id="22" w:author="Parks, Robbie M" w:date="2018-11-17T10:10:00Z">
        <w:r w:rsidR="00BD5F4B">
          <w:rPr>
            <w:rFonts w:ascii="Times New Roman" w:hAnsi="Times New Roman"/>
            <w:color w:val="000000" w:themeColor="text1"/>
            <w:sz w:val="24"/>
            <w:szCs w:val="24"/>
          </w:rPr>
          <w:t>ed</w:t>
        </w:r>
      </w:ins>
      <w:ins w:id="23" w:author="Parks, Robbie M" w:date="2018-11-17T09:59:00Z">
        <w:r w:rsidR="0063378A">
          <w:rPr>
            <w:rFonts w:ascii="Times New Roman" w:hAnsi="Times New Roman"/>
            <w:color w:val="000000" w:themeColor="text1"/>
            <w:sz w:val="24"/>
            <w:szCs w:val="24"/>
          </w:rPr>
          <w:t xml:space="preserve"> to long-term local </w:t>
        </w:r>
      </w:ins>
      <w:ins w:id="24" w:author="Parks, Robbie M" w:date="2018-11-17T10:11:00Z">
        <w:r w:rsidR="00322B2B">
          <w:rPr>
            <w:rFonts w:ascii="Times New Roman" w:hAnsi="Times New Roman"/>
            <w:color w:val="000000" w:themeColor="text1"/>
            <w:sz w:val="24"/>
            <w:szCs w:val="24"/>
          </w:rPr>
          <w:t>temperature</w:t>
        </w:r>
      </w:ins>
      <w:ins w:id="25" w:author="Parks, Robbie M" w:date="2018-11-20T14:15:00Z">
        <w:r w:rsidR="00695322">
          <w:rPr>
            <w:rFonts w:ascii="Times New Roman" w:hAnsi="Times New Roman"/>
            <w:color w:val="000000" w:themeColor="text1"/>
            <w:sz w:val="24"/>
            <w:szCs w:val="24"/>
          </w:rPr>
          <w:t xml:space="preserve"> </w:t>
        </w:r>
      </w:ins>
      <w:ins w:id="26" w:author="Parks, Robbie M" w:date="2018-11-20T15:15:00Z">
        <w:r w:rsidR="00DC4BBE">
          <w:rPr>
            <w:rFonts w:ascii="Times New Roman" w:hAnsi="Times New Roman"/>
            <w:color w:val="000000" w:themeColor="text1"/>
            <w:sz w:val="24"/>
            <w:szCs w:val="24"/>
          </w:rPr>
          <w:t>and seasonal variation with the</w:t>
        </w:r>
      </w:ins>
      <w:ins w:id="27" w:author="Parks, Robbie M" w:date="2018-11-20T14:15:00Z">
        <w:r w:rsidR="00695322">
          <w:rPr>
            <w:rFonts w:ascii="Times New Roman" w:hAnsi="Times New Roman"/>
            <w:color w:val="000000" w:themeColor="text1"/>
            <w:sz w:val="24"/>
            <w:szCs w:val="24"/>
          </w:rPr>
          <w:t xml:space="preserve"> year</w:t>
        </w:r>
      </w:ins>
      <w:ins w:id="28" w:author="Parks, Robbie M" w:date="2018-11-17T09:59:00Z">
        <w:r w:rsidR="0063378A">
          <w:rPr>
            <w:rFonts w:ascii="Times New Roman" w:hAnsi="Times New Roman"/>
            <w:color w:val="000000" w:themeColor="text1"/>
            <w:sz w:val="24"/>
            <w:szCs w:val="24"/>
          </w:rPr>
          <w:t>.</w:t>
        </w:r>
      </w:ins>
      <w:commentRangeStart w:id="29"/>
      <w:ins w:id="30" w:author="Parks, Robbie M" w:date="2018-11-20T14:27:00Z">
        <w:r w:rsidR="00761A26" w:rsidRPr="00636C9B">
          <w:rPr>
            <w:rFonts w:ascii="Times New Roman" w:hAnsi="Times New Roman"/>
            <w:color w:val="000000" w:themeColor="text1"/>
            <w:sz w:val="24"/>
            <w:szCs w:val="24"/>
          </w:rPr>
          <w:fldChar w:fldCharType="begin" w:fldLock="1"/>
        </w:r>
      </w:ins>
      <w:r w:rsidR="00406943">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2&lt;/sup&gt;","plainTextFormattedCitation":"2","previouslyFormattedCitation":"&lt;sup&gt;2&lt;/sup&gt;"},"properties":{"noteIndex":0},"schema":"https://github.com/citation-style-language/schema/raw/master/csl-citation.json"}</w:instrText>
      </w:r>
      <w:ins w:id="31" w:author="Parks, Robbie M" w:date="2018-11-20T14:27:00Z">
        <w:r w:rsidR="00761A26" w:rsidRPr="00636C9B">
          <w:rPr>
            <w:rFonts w:ascii="Times New Roman" w:hAnsi="Times New Roman"/>
            <w:color w:val="000000" w:themeColor="text1"/>
            <w:sz w:val="24"/>
            <w:szCs w:val="24"/>
          </w:rPr>
          <w:fldChar w:fldCharType="separate"/>
        </w:r>
      </w:ins>
      <w:r w:rsidR="000E2FBB" w:rsidRPr="000E2FBB">
        <w:rPr>
          <w:rFonts w:ascii="Times New Roman" w:hAnsi="Times New Roman"/>
          <w:noProof/>
          <w:color w:val="000000" w:themeColor="text1"/>
          <w:sz w:val="24"/>
          <w:szCs w:val="24"/>
          <w:vertAlign w:val="superscript"/>
        </w:rPr>
        <w:t>2</w:t>
      </w:r>
      <w:ins w:id="32" w:author="Parks, Robbie M" w:date="2018-11-20T14:27:00Z">
        <w:r w:rsidR="00761A26" w:rsidRPr="00636C9B">
          <w:rPr>
            <w:rFonts w:ascii="Times New Roman" w:hAnsi="Times New Roman"/>
            <w:color w:val="000000" w:themeColor="text1"/>
            <w:sz w:val="24"/>
            <w:szCs w:val="24"/>
          </w:rPr>
          <w:fldChar w:fldCharType="end"/>
        </w:r>
        <w:commentRangeEnd w:id="29"/>
        <w:r w:rsidR="00761A26">
          <w:rPr>
            <w:rStyle w:val="CommentReference"/>
            <w:rFonts w:asciiTheme="minorHAnsi" w:eastAsiaTheme="minorHAnsi" w:hAnsiTheme="minorHAnsi" w:cstheme="minorBidi"/>
          </w:rPr>
          <w:commentReference w:id="29"/>
        </w:r>
      </w:ins>
      <w:ins w:id="33" w:author="Parks, Robbie M" w:date="2018-11-17T09:59:00Z">
        <w:r w:rsidR="0063378A">
          <w:rPr>
            <w:rFonts w:ascii="Times New Roman" w:hAnsi="Times New Roman"/>
            <w:color w:val="000000" w:themeColor="text1"/>
            <w:sz w:val="24"/>
            <w:szCs w:val="24"/>
          </w:rPr>
          <w:t xml:space="preserve"> </w:t>
        </w:r>
      </w:ins>
      <w:ins w:id="34" w:author="Parks, Robbie M" w:date="2018-11-20T14:32:00Z">
        <w:r w:rsidR="00322794">
          <w:rPr>
            <w:rFonts w:ascii="Times New Roman" w:hAnsi="Times New Roman"/>
            <w:color w:val="000000" w:themeColor="text1"/>
            <w:sz w:val="24"/>
            <w:szCs w:val="24"/>
          </w:rPr>
          <w:t xml:space="preserve">However, </w:t>
        </w:r>
      </w:ins>
      <w:ins w:id="35" w:author="Parks, Robbie M" w:date="2018-11-17T10:00:00Z">
        <w:r w:rsidR="00E91DA9">
          <w:rPr>
            <w:rFonts w:ascii="Times New Roman" w:hAnsi="Times New Roman"/>
            <w:color w:val="000000" w:themeColor="text1"/>
            <w:sz w:val="24"/>
            <w:szCs w:val="24"/>
          </w:rPr>
          <w:t>ev</w:t>
        </w:r>
        <w:r w:rsidR="00F60976">
          <w:rPr>
            <w:rFonts w:ascii="Times New Roman" w:hAnsi="Times New Roman"/>
            <w:color w:val="000000" w:themeColor="text1"/>
            <w:sz w:val="24"/>
            <w:szCs w:val="24"/>
          </w:rPr>
          <w:t xml:space="preserve">en </w:t>
        </w:r>
      </w:ins>
      <w:ins w:id="36" w:author="Parks, Robbie M" w:date="2018-11-20T14:16:00Z">
        <w:r w:rsidR="00DA60DB">
          <w:rPr>
            <w:rFonts w:ascii="Times New Roman" w:hAnsi="Times New Roman"/>
            <w:color w:val="000000" w:themeColor="text1"/>
            <w:sz w:val="24"/>
            <w:szCs w:val="24"/>
          </w:rPr>
          <w:t>slight</w:t>
        </w:r>
      </w:ins>
      <w:ins w:id="37" w:author="Parks, Robbie M" w:date="2018-11-17T09:59:00Z">
        <w:r w:rsidR="0063378A">
          <w:rPr>
            <w:rFonts w:ascii="Times New Roman" w:hAnsi="Times New Roman"/>
            <w:color w:val="000000" w:themeColor="text1"/>
            <w:sz w:val="24"/>
            <w:szCs w:val="24"/>
          </w:rPr>
          <w:t xml:space="preserve"> d</w:t>
        </w:r>
      </w:ins>
      <w:commentRangeStart w:id="38"/>
      <w:del w:id="39" w:author="Parks, Robbie M" w:date="2018-11-17T09:59:00Z">
        <w:r w:rsidR="009545F7" w:rsidDel="0063378A">
          <w:rPr>
            <w:rFonts w:ascii="Times New Roman" w:hAnsi="Times New Roman"/>
            <w:color w:val="000000" w:themeColor="text1"/>
            <w:sz w:val="24"/>
            <w:szCs w:val="24"/>
          </w:rPr>
          <w:delText>D</w:delText>
        </w:r>
      </w:del>
      <w:r w:rsidR="001E0F71" w:rsidRPr="00636C9B">
        <w:rPr>
          <w:rFonts w:ascii="Times New Roman" w:hAnsi="Times New Roman"/>
          <w:color w:val="000000" w:themeColor="text1"/>
          <w:sz w:val="24"/>
          <w:szCs w:val="24"/>
        </w:rPr>
        <w:t>eviation</w:t>
      </w:r>
      <w:ins w:id="40" w:author="Parks, Robbie M" w:date="2018-11-17T10:00:00Z">
        <w:r w:rsidR="00F60976">
          <w:rPr>
            <w:rFonts w:ascii="Times New Roman" w:hAnsi="Times New Roman"/>
            <w:color w:val="000000" w:themeColor="text1"/>
            <w:sz w:val="24"/>
            <w:szCs w:val="24"/>
          </w:rPr>
          <w:t>s</w:t>
        </w:r>
      </w:ins>
      <w:del w:id="41" w:author="Parks, Robbie M" w:date="2018-11-17T09:59:00Z">
        <w:r w:rsidR="001E0F71" w:rsidRPr="00636C9B" w:rsidDel="0063378A">
          <w:rPr>
            <w:rFonts w:ascii="Times New Roman" w:hAnsi="Times New Roman"/>
            <w:color w:val="000000" w:themeColor="text1"/>
            <w:sz w:val="24"/>
            <w:szCs w:val="24"/>
          </w:rPr>
          <w:delText>s</w:delText>
        </w:r>
      </w:del>
      <w:r w:rsidR="003D4196" w:rsidRPr="00636C9B">
        <w:rPr>
          <w:rFonts w:ascii="Times New Roman" w:hAnsi="Times New Roman"/>
          <w:color w:val="000000" w:themeColor="text1"/>
          <w:sz w:val="24"/>
          <w:szCs w:val="24"/>
        </w:rPr>
        <w:t xml:space="preserve"> from </w:t>
      </w:r>
      <w:del w:id="42" w:author="Parks, Robbie M" w:date="2018-11-20T15:05:00Z">
        <w:r w:rsidR="003D4196" w:rsidRPr="00636C9B" w:rsidDel="00E02007">
          <w:rPr>
            <w:rFonts w:ascii="Times New Roman" w:hAnsi="Times New Roman"/>
            <w:color w:val="000000" w:themeColor="text1"/>
            <w:sz w:val="24"/>
            <w:szCs w:val="24"/>
          </w:rPr>
          <w:delText xml:space="preserve">long-term </w:delText>
        </w:r>
      </w:del>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w:t>
      </w:r>
      <w:ins w:id="43" w:author="Parks, Robbie M" w:date="2018-11-17T09:58:00Z">
        <w:r w:rsidR="00CE3780">
          <w:rPr>
            <w:rFonts w:ascii="Times New Roman" w:hAnsi="Times New Roman"/>
            <w:color w:val="000000" w:themeColor="text1"/>
            <w:sz w:val="24"/>
            <w:szCs w:val="24"/>
          </w:rPr>
          <w:t xml:space="preserve"> temperatures</w:t>
        </w:r>
      </w:ins>
      <w:ins w:id="44" w:author="Parks, Robbie M" w:date="2018-11-20T14:32:00Z">
        <w:r w:rsidR="00535171">
          <w:rPr>
            <w:rFonts w:ascii="Times New Roman" w:hAnsi="Times New Roman"/>
            <w:color w:val="000000" w:themeColor="text1"/>
            <w:sz w:val="24"/>
            <w:szCs w:val="24"/>
          </w:rPr>
          <w:t xml:space="preserve">, or </w:t>
        </w:r>
      </w:ins>
      <w:ins w:id="45" w:author="Parks, Robbie M" w:date="2018-11-20T14:54:00Z">
        <w:r w:rsidR="00F536DD">
          <w:rPr>
            <w:rFonts w:ascii="Times New Roman" w:hAnsi="Times New Roman"/>
            <w:color w:val="000000" w:themeColor="text1"/>
            <w:sz w:val="24"/>
            <w:szCs w:val="24"/>
          </w:rPr>
          <w:t>temperature</w:t>
        </w:r>
      </w:ins>
      <w:ins w:id="46" w:author="Parks, Robbie M" w:date="2018-11-20T14:32:00Z">
        <w:r w:rsidR="00F536DD">
          <w:rPr>
            <w:rFonts w:ascii="Times New Roman" w:hAnsi="Times New Roman"/>
            <w:color w:val="000000" w:themeColor="text1"/>
            <w:sz w:val="24"/>
            <w:szCs w:val="24"/>
          </w:rPr>
          <w:t xml:space="preserve"> </w:t>
        </w:r>
        <w:r w:rsidR="00AA142F">
          <w:rPr>
            <w:rFonts w:ascii="Times New Roman" w:hAnsi="Times New Roman"/>
            <w:color w:val="000000" w:themeColor="text1"/>
            <w:sz w:val="24"/>
            <w:szCs w:val="24"/>
          </w:rPr>
          <w:t>anomalies,</w:t>
        </w:r>
      </w:ins>
      <w:del w:id="47" w:author="Parks, Robbie M" w:date="2018-11-17T09:58:00Z">
        <w:r w:rsidR="003D4196" w:rsidRPr="00636C9B" w:rsidDel="00CE3780">
          <w:rPr>
            <w:rFonts w:ascii="Times New Roman" w:hAnsi="Times New Roman"/>
            <w:color w:val="000000" w:themeColor="text1"/>
            <w:sz w:val="24"/>
            <w:szCs w:val="24"/>
          </w:rPr>
          <w:delText>s</w:delText>
        </w:r>
      </w:del>
      <w:r w:rsidR="00D0651D" w:rsidRPr="00636C9B">
        <w:rPr>
          <w:rFonts w:ascii="Times New Roman" w:hAnsi="Times New Roman"/>
          <w:color w:val="000000" w:themeColor="text1"/>
          <w:sz w:val="24"/>
          <w:szCs w:val="24"/>
        </w:rPr>
        <w:t xml:space="preserve"> </w:t>
      </w:r>
      <w:del w:id="48" w:author="Parks, Robbie M" w:date="2018-11-17T09:59:00Z">
        <w:r w:rsidR="00D0651D" w:rsidRPr="00636C9B" w:rsidDel="0063378A">
          <w:rPr>
            <w:rFonts w:ascii="Times New Roman" w:hAnsi="Times New Roman"/>
            <w:color w:val="000000" w:themeColor="text1"/>
            <w:sz w:val="24"/>
            <w:szCs w:val="24"/>
          </w:rPr>
          <w:delText xml:space="preserve">to which a society has adapted to, </w:delText>
        </w:r>
      </w:del>
      <w:del w:id="49" w:author="Parks, Robbie M" w:date="2018-11-17T09:58:00Z">
        <w:r w:rsidR="002F6D34" w:rsidRPr="00636C9B" w:rsidDel="004D280A">
          <w:rPr>
            <w:rFonts w:ascii="Times New Roman" w:hAnsi="Times New Roman"/>
            <w:color w:val="000000" w:themeColor="text1"/>
            <w:sz w:val="24"/>
            <w:szCs w:val="24"/>
          </w:rPr>
          <w:delText xml:space="preserve">can </w:delText>
        </w:r>
      </w:del>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ins w:id="50" w:author="Parks, Robbie M" w:date="2018-11-17T10:07:00Z">
        <w:r w:rsidR="009431B8">
          <w:rPr>
            <w:rFonts w:ascii="Times New Roman" w:hAnsi="Times New Roman"/>
            <w:color w:val="000000" w:themeColor="text1"/>
            <w:sz w:val="24"/>
            <w:szCs w:val="24"/>
          </w:rPr>
          <w:t>, due to disruption to adaptation</w:t>
        </w:r>
      </w:ins>
      <w:ins w:id="51" w:author="Parks, Robbie M" w:date="2018-11-20T15:25:00Z">
        <w:r w:rsidR="009E3017">
          <w:rPr>
            <w:rFonts w:ascii="Times New Roman" w:hAnsi="Times New Roman"/>
            <w:color w:val="000000" w:themeColor="text1"/>
            <w:sz w:val="24"/>
            <w:szCs w:val="24"/>
          </w:rPr>
          <w:t xml:space="preserve"> and changes in behaviour</w:t>
        </w:r>
      </w:ins>
      <w:r w:rsidR="001A4AD3" w:rsidRPr="00636C9B">
        <w:rPr>
          <w:rFonts w:ascii="Times New Roman" w:hAnsi="Times New Roman"/>
          <w:color w:val="000000" w:themeColor="text1"/>
          <w:sz w:val="24"/>
          <w:szCs w:val="24"/>
        </w:rPr>
        <w:t>.</w:t>
      </w:r>
      <w:ins w:id="52" w:author="Parks, Robbie M" w:date="2018-11-20T14:50:00Z">
        <w:r w:rsidR="00A07AE1">
          <w:rPr>
            <w:rFonts w:ascii="Times New Roman" w:hAnsi="Times New Roman"/>
            <w:color w:val="000000" w:themeColor="text1"/>
            <w:sz w:val="24"/>
            <w:szCs w:val="24"/>
          </w:rPr>
          <w:fldChar w:fldCharType="begin" w:fldLock="1"/>
        </w:r>
      </w:ins>
      <w:r w:rsidR="00BB0182">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2–5&lt;/sup&gt;","plainTextFormattedCitation":"2–5","previouslyFormattedCitation":"&lt;sup&gt;2–5&lt;/sup&gt;"},"properties":{"noteIndex":0},"schema":"https://github.com/citation-style-language/schema/raw/master/csl-citation.json"}</w:instrText>
      </w:r>
      <w:r w:rsidR="00A07AE1">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2–5</w:t>
      </w:r>
      <w:ins w:id="53" w:author="Parks, Robbie M" w:date="2018-11-20T14:50:00Z">
        <w:r w:rsidR="00A07AE1">
          <w:rPr>
            <w:rFonts w:ascii="Times New Roman" w:hAnsi="Times New Roman"/>
            <w:color w:val="000000" w:themeColor="text1"/>
            <w:sz w:val="24"/>
            <w:szCs w:val="24"/>
          </w:rPr>
          <w:fldChar w:fldCharType="end"/>
        </w:r>
      </w:ins>
      <w:del w:id="54" w:author="Parks, Robbie M" w:date="2018-11-20T14:50:00Z">
        <w:r w:rsidR="00F646E8" w:rsidRPr="00636C9B" w:rsidDel="00A07AE1">
          <w:rPr>
            <w:rFonts w:ascii="Times New Roman" w:hAnsi="Times New Roman"/>
            <w:color w:val="000000" w:themeColor="text1"/>
            <w:sz w:val="24"/>
            <w:szCs w:val="24"/>
          </w:rPr>
          <w:fldChar w:fldCharType="begin" w:fldLock="1"/>
        </w:r>
        <w:r w:rsidR="00104231" w:rsidDel="00A07AE1">
          <w:rPr>
            <w:rFonts w:ascii="Times New Roman" w:hAnsi="Times New Roman"/>
            <w:color w:val="000000" w:themeColor="text1"/>
            <w:sz w:val="24"/>
            <w:szCs w:val="24"/>
          </w:rPr>
          <w:del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mendeley":{"formattedCitation":"&lt;sup&gt;3,4&lt;/sup&gt;","plainTextFormattedCitation":"3,4","previouslyFormattedCitation":"&lt;sup&gt;3,4&lt;/sup&gt;"},"properties":{"noteIndex":0},"schema":"https://github.com/citation-style-language/schema/raw/master/csl-citation.json"}</w:delInstrText>
        </w:r>
        <w:r w:rsidR="00F646E8" w:rsidRPr="00636C9B" w:rsidDel="00A07AE1">
          <w:rPr>
            <w:rFonts w:ascii="Times New Roman" w:hAnsi="Times New Roman"/>
            <w:color w:val="000000" w:themeColor="text1"/>
            <w:sz w:val="24"/>
            <w:szCs w:val="24"/>
          </w:rPr>
          <w:fldChar w:fldCharType="separate"/>
        </w:r>
        <w:r w:rsidR="00104231" w:rsidRPr="00104231" w:rsidDel="00A07AE1">
          <w:rPr>
            <w:rFonts w:ascii="Times New Roman" w:hAnsi="Times New Roman"/>
            <w:noProof/>
            <w:color w:val="000000" w:themeColor="text1"/>
            <w:sz w:val="24"/>
            <w:szCs w:val="24"/>
            <w:vertAlign w:val="superscript"/>
          </w:rPr>
          <w:delText>3,4</w:delText>
        </w:r>
        <w:r w:rsidR="00F646E8" w:rsidRPr="00636C9B" w:rsidDel="00A07AE1">
          <w:rPr>
            <w:rFonts w:ascii="Times New Roman" w:hAnsi="Times New Roman"/>
            <w:color w:val="000000" w:themeColor="text1"/>
            <w:sz w:val="24"/>
            <w:szCs w:val="24"/>
          </w:rPr>
          <w:fldChar w:fldCharType="end"/>
        </w:r>
      </w:del>
      <w:commentRangeEnd w:id="38"/>
      <w:r w:rsidR="009545F7">
        <w:rPr>
          <w:rStyle w:val="CommentReference"/>
          <w:rFonts w:asciiTheme="minorHAnsi" w:eastAsiaTheme="minorHAnsi" w:hAnsiTheme="minorHAnsi" w:cstheme="minorBidi"/>
        </w:rPr>
        <w:commentReference w:id="38"/>
      </w:r>
      <w:del w:id="55" w:author="Parks, Robbie M" w:date="2018-11-17T10:00:00Z">
        <w:r w:rsidR="00D0651D" w:rsidRPr="00636C9B" w:rsidDel="00F87BFE">
          <w:rPr>
            <w:rFonts w:ascii="Times New Roman" w:hAnsi="Times New Roman"/>
            <w:color w:val="000000" w:themeColor="text1"/>
            <w:sz w:val="24"/>
            <w:szCs w:val="24"/>
          </w:rPr>
          <w:delText xml:space="preserve"> </w:delText>
        </w:r>
      </w:del>
      <w:commentRangeStart w:id="56"/>
      <w:del w:id="57" w:author="Parks, Robbie M" w:date="2018-11-20T14:50:00Z">
        <w:r w:rsidR="00621CCD" w:rsidRPr="00636C9B" w:rsidDel="00BC36A6">
          <w:rPr>
            <w:rFonts w:ascii="Times New Roman" w:hAnsi="Times New Roman"/>
            <w:color w:val="000000" w:themeColor="text1"/>
            <w:sz w:val="24"/>
            <w:szCs w:val="24"/>
          </w:rPr>
          <w:fldChar w:fldCharType="begin" w:fldLock="1"/>
        </w:r>
        <w:r w:rsidR="007E3E66" w:rsidDel="00BC36A6">
          <w:rPr>
            <w:rFonts w:ascii="Times New Roman" w:hAnsi="Times New Roman"/>
            <w:color w:val="000000" w:themeColor="text1"/>
            <w:sz w:val="24"/>
            <w:szCs w:val="24"/>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2&lt;/sup&gt;","plainTextFormattedCitation":"2","previouslyFormattedCitation":"&lt;sup&gt;2&lt;/sup&gt;"},"properties":{"noteIndex":0},"schema":"https://github.com/citation-style-language/schema/raw/master/csl-citation.json"}</w:delInstrText>
        </w:r>
        <w:r w:rsidR="00621CCD" w:rsidRPr="00636C9B" w:rsidDel="00BC36A6">
          <w:rPr>
            <w:rFonts w:ascii="Times New Roman" w:hAnsi="Times New Roman"/>
            <w:color w:val="000000" w:themeColor="text1"/>
            <w:sz w:val="24"/>
            <w:szCs w:val="24"/>
          </w:rPr>
          <w:fldChar w:fldCharType="separate"/>
        </w:r>
        <w:r w:rsidR="000E2FBB" w:rsidRPr="000E2FBB" w:rsidDel="00BC36A6">
          <w:rPr>
            <w:rFonts w:ascii="Times New Roman" w:hAnsi="Times New Roman"/>
            <w:noProof/>
            <w:color w:val="000000" w:themeColor="text1"/>
            <w:sz w:val="24"/>
            <w:szCs w:val="24"/>
            <w:vertAlign w:val="superscript"/>
          </w:rPr>
          <w:delText>2</w:delText>
        </w:r>
        <w:r w:rsidR="00621CCD" w:rsidRPr="00636C9B" w:rsidDel="00BC36A6">
          <w:rPr>
            <w:rFonts w:ascii="Times New Roman" w:hAnsi="Times New Roman"/>
            <w:color w:val="000000" w:themeColor="text1"/>
            <w:sz w:val="24"/>
            <w:szCs w:val="24"/>
          </w:rPr>
          <w:fldChar w:fldCharType="end"/>
        </w:r>
        <w:commentRangeEnd w:id="56"/>
        <w:r w:rsidR="009545F7" w:rsidDel="00BC36A6">
          <w:rPr>
            <w:rStyle w:val="CommentReference"/>
            <w:rFonts w:asciiTheme="minorHAnsi" w:eastAsiaTheme="minorHAnsi" w:hAnsiTheme="minorHAnsi" w:cstheme="minorBidi"/>
          </w:rPr>
          <w:commentReference w:id="56"/>
        </w:r>
      </w:del>
      <w:ins w:id="58" w:author="Parks, Robbie M" w:date="2018-11-17T10:11:00Z">
        <w:r w:rsidR="00BD5F4B">
          <w:rPr>
            <w:rFonts w:ascii="Times New Roman" w:hAnsi="Times New Roman"/>
            <w:color w:val="000000" w:themeColor="text1"/>
            <w:sz w:val="24"/>
            <w:szCs w:val="24"/>
          </w:rPr>
          <w:t xml:space="preserve"> </w:t>
        </w:r>
      </w:ins>
      <w:ins w:id="59" w:author="Parks, Robbie M" w:date="2018-11-18T18:08:00Z">
        <w:r w:rsidR="004C7EE7">
          <w:rPr>
            <w:rFonts w:ascii="Times New Roman" w:hAnsi="Times New Roman"/>
            <w:color w:val="000000" w:themeColor="text1"/>
            <w:sz w:val="24"/>
            <w:szCs w:val="24"/>
          </w:rPr>
          <w:t xml:space="preserve">The increasing frequency of </w:t>
        </w:r>
      </w:ins>
      <w:del w:id="60" w:author="Parks, Robbie M" w:date="2018-11-17T10:11:00Z">
        <w:r w:rsidR="001A4AD3" w:rsidRPr="00636C9B" w:rsidDel="00BD5F4B">
          <w:rPr>
            <w:rFonts w:ascii="Times New Roman" w:hAnsi="Times New Roman"/>
            <w:color w:val="000000" w:themeColor="text1"/>
            <w:sz w:val="24"/>
            <w:szCs w:val="24"/>
          </w:rPr>
          <w:delText xml:space="preserve"> </w:delText>
        </w:r>
      </w:del>
      <w:ins w:id="61" w:author="Parks, Robbie M" w:date="2018-11-17T09:58:00Z">
        <w:r w:rsidR="004C7EE7">
          <w:rPr>
            <w:rFonts w:ascii="Times New Roman" w:hAnsi="Times New Roman"/>
            <w:color w:val="000000" w:themeColor="text1"/>
            <w:sz w:val="24"/>
            <w:szCs w:val="24"/>
          </w:rPr>
          <w:t>anomalous temperature</w:t>
        </w:r>
        <w:r w:rsidR="007175CF">
          <w:rPr>
            <w:rFonts w:ascii="Times New Roman" w:hAnsi="Times New Roman"/>
            <w:color w:val="000000" w:themeColor="text1"/>
            <w:sz w:val="24"/>
            <w:szCs w:val="24"/>
          </w:rPr>
          <w:t xml:space="preserve"> caused by c</w:t>
        </w:r>
      </w:ins>
      <w:del w:id="62" w:author="Parks, Robbie M" w:date="2018-11-17T09:58:00Z">
        <w:r w:rsidR="008070E4" w:rsidDel="007175CF">
          <w:rPr>
            <w:rFonts w:ascii="Times New Roman" w:hAnsi="Times New Roman"/>
            <w:color w:val="000000" w:themeColor="text1"/>
            <w:sz w:val="24"/>
            <w:szCs w:val="24"/>
          </w:rPr>
          <w:delText>C</w:delText>
        </w:r>
      </w:del>
      <w:r w:rsidR="0080289E">
        <w:rPr>
          <w:rFonts w:ascii="Times New Roman" w:hAnsi="Times New Roman"/>
          <w:color w:val="000000" w:themeColor="text1"/>
          <w:sz w:val="24"/>
          <w:szCs w:val="24"/>
        </w:rPr>
        <w:t>limate change</w:t>
      </w:r>
      <w:r w:rsidR="001A4AD3" w:rsidRPr="00636C9B">
        <w:rPr>
          <w:rFonts w:ascii="Times New Roman" w:hAnsi="Times New Roman"/>
          <w:color w:val="000000" w:themeColor="text1"/>
          <w:sz w:val="24"/>
          <w:szCs w:val="24"/>
        </w:rPr>
        <w:t xml:space="preserve"> </w:t>
      </w:r>
      <w:del w:id="63" w:author="Parks, Robbie M" w:date="2018-11-20T14:43:00Z">
        <w:r w:rsidR="004C2047" w:rsidRPr="00636C9B" w:rsidDel="00B810F0">
          <w:rPr>
            <w:rFonts w:ascii="Times New Roman" w:hAnsi="Times New Roman"/>
            <w:color w:val="000000" w:themeColor="text1"/>
            <w:sz w:val="24"/>
            <w:szCs w:val="24"/>
          </w:rPr>
          <w:delText xml:space="preserve">is </w:delText>
        </w:r>
      </w:del>
      <w:ins w:id="64" w:author="Parks, Robbie M" w:date="2018-11-20T14:43:00Z">
        <w:r w:rsidR="00B810F0">
          <w:rPr>
            <w:rFonts w:ascii="Times New Roman" w:hAnsi="Times New Roman"/>
            <w:color w:val="000000" w:themeColor="text1"/>
            <w:sz w:val="24"/>
            <w:szCs w:val="24"/>
          </w:rPr>
          <w:t>will</w:t>
        </w:r>
        <w:r w:rsidR="00B810F0" w:rsidRPr="00636C9B">
          <w:rPr>
            <w:rFonts w:ascii="Times New Roman" w:hAnsi="Times New Roman"/>
            <w:color w:val="000000" w:themeColor="text1"/>
            <w:sz w:val="24"/>
            <w:szCs w:val="24"/>
          </w:rPr>
          <w:t xml:space="preserve"> </w:t>
        </w:r>
      </w:ins>
      <w:r w:rsidR="00B01264">
        <w:rPr>
          <w:rFonts w:ascii="Times New Roman" w:hAnsi="Times New Roman"/>
          <w:color w:val="000000" w:themeColor="text1"/>
          <w:sz w:val="24"/>
          <w:szCs w:val="24"/>
        </w:rPr>
        <w:t xml:space="preserve">therefore </w:t>
      </w:r>
      <w:r w:rsidR="004C2047" w:rsidRPr="00636C9B">
        <w:rPr>
          <w:rFonts w:ascii="Times New Roman" w:hAnsi="Times New Roman"/>
          <w:color w:val="000000" w:themeColor="text1"/>
          <w:sz w:val="24"/>
          <w:szCs w:val="24"/>
        </w:rPr>
        <w:t>likely</w:t>
      </w:r>
      <w:ins w:id="65" w:author="Parks, Robbie M" w:date="2018-11-20T14:43:00Z">
        <w:r w:rsidR="00CB61C9">
          <w:rPr>
            <w:rFonts w:ascii="Times New Roman" w:hAnsi="Times New Roman"/>
            <w:color w:val="000000" w:themeColor="text1"/>
            <w:sz w:val="24"/>
            <w:szCs w:val="24"/>
          </w:rPr>
          <w:t xml:space="preserve"> </w:t>
        </w:r>
      </w:ins>
      <w:del w:id="66" w:author="Parks, Robbie M" w:date="2018-11-20T14:43:00Z">
        <w:r w:rsidR="004C2047" w:rsidRPr="00636C9B" w:rsidDel="002D45B8">
          <w:rPr>
            <w:rFonts w:ascii="Times New Roman" w:hAnsi="Times New Roman"/>
            <w:color w:val="000000" w:themeColor="text1"/>
            <w:sz w:val="24"/>
            <w:szCs w:val="24"/>
          </w:rPr>
          <w:delText xml:space="preserve"> to </w:delText>
        </w:r>
      </w:del>
      <w:r w:rsidR="004C2047" w:rsidRPr="00636C9B">
        <w:rPr>
          <w:rFonts w:ascii="Times New Roman" w:hAnsi="Times New Roman"/>
          <w:color w:val="000000" w:themeColor="text1"/>
          <w:sz w:val="24"/>
          <w:szCs w:val="24"/>
        </w:rPr>
        <w:t>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ins w:id="67" w:author="Parks, Robbie M" w:date="2018-11-17T10:00:00Z">
        <w:r w:rsidR="00F87BFE">
          <w:rPr>
            <w:rFonts w:ascii="Times New Roman" w:hAnsi="Times New Roman"/>
            <w:color w:val="000000" w:themeColor="text1"/>
            <w:sz w:val="24"/>
            <w:szCs w:val="24"/>
          </w:rPr>
          <w:t>.</w:t>
        </w:r>
      </w:ins>
      <w:del w:id="68" w:author="Parks, Robbie M" w:date="2018-11-17T10:00:00Z">
        <w:r w:rsidR="00B01264" w:rsidRPr="00B01264" w:rsidDel="00F87BFE">
          <w:rPr>
            <w:rFonts w:ascii="Times New Roman" w:hAnsi="Times New Roman"/>
            <w:color w:val="000000" w:themeColor="text1"/>
            <w:sz w:val="24"/>
            <w:szCs w:val="24"/>
          </w:rPr>
          <w:delText xml:space="preserve"> </w:delText>
        </w:r>
        <w:r w:rsidR="00B01264" w:rsidDel="00F87BFE">
          <w:rPr>
            <w:rFonts w:ascii="Times New Roman" w:hAnsi="Times New Roman"/>
            <w:color w:val="000000" w:themeColor="text1"/>
            <w:sz w:val="24"/>
            <w:szCs w:val="24"/>
          </w:rPr>
          <w:delText>as it is</w:delText>
        </w:r>
        <w:r w:rsidR="00B01264" w:rsidRPr="00636C9B" w:rsidDel="00F87BFE">
          <w:rPr>
            <w:rFonts w:ascii="Times New Roman" w:hAnsi="Times New Roman"/>
            <w:color w:val="000000" w:themeColor="text1"/>
            <w:sz w:val="24"/>
            <w:szCs w:val="24"/>
          </w:rPr>
          <w:delText xml:space="preserve"> expected to increase the magnitude and frequency of anomalous events</w:delText>
        </w:r>
        <w:r w:rsidR="0080289E" w:rsidDel="00F87BFE">
          <w:rPr>
            <w:rFonts w:ascii="Times New Roman" w:hAnsi="Times New Roman"/>
            <w:color w:val="000000" w:themeColor="text1"/>
            <w:sz w:val="24"/>
            <w:szCs w:val="24"/>
          </w:rPr>
          <w:delText>.</w:delText>
        </w:r>
        <w:r w:rsidR="0080289E" w:rsidRPr="00636C9B" w:rsidDel="00F87BFE">
          <w:rPr>
            <w:rFonts w:ascii="Times New Roman" w:hAnsi="Times New Roman"/>
            <w:color w:val="000000" w:themeColor="text1"/>
            <w:sz w:val="24"/>
            <w:szCs w:val="24"/>
          </w:rPr>
          <w:fldChar w:fldCharType="begin" w:fldLock="1"/>
        </w:r>
        <w:r w:rsidR="00162F6E" w:rsidDel="00F87BFE">
          <w:rPr>
            <w:rFonts w:ascii="Times New Roman" w:hAnsi="Times New Roman"/>
            <w:color w:val="000000" w:themeColor="text1"/>
            <w:sz w:val="24"/>
            <w:szCs w:val="24"/>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4&lt;/sup&gt;"},"properties":{"noteIndex":0},"schema":"https://github.com/citation-style-language/schema/raw/master/csl-citation.json"}</w:delInstrText>
        </w:r>
        <w:r w:rsidR="0080289E" w:rsidRPr="00636C9B" w:rsidDel="00F87BFE">
          <w:rPr>
            <w:rFonts w:ascii="Times New Roman" w:hAnsi="Times New Roman"/>
            <w:color w:val="000000" w:themeColor="text1"/>
            <w:sz w:val="24"/>
            <w:szCs w:val="24"/>
          </w:rPr>
          <w:fldChar w:fldCharType="separate"/>
        </w:r>
        <w:r w:rsidR="00162F6E" w:rsidRPr="00162F6E" w:rsidDel="00F87BFE">
          <w:rPr>
            <w:rFonts w:ascii="Times New Roman" w:hAnsi="Times New Roman"/>
            <w:noProof/>
            <w:color w:val="000000" w:themeColor="text1"/>
            <w:sz w:val="24"/>
            <w:szCs w:val="24"/>
            <w:vertAlign w:val="superscript"/>
          </w:rPr>
          <w:delText>1</w:delText>
        </w:r>
        <w:r w:rsidR="0080289E" w:rsidRPr="00636C9B" w:rsidDel="00F87BFE">
          <w:rPr>
            <w:rFonts w:ascii="Times New Roman" w:hAnsi="Times New Roman"/>
            <w:color w:val="000000" w:themeColor="text1"/>
            <w:sz w:val="24"/>
            <w:szCs w:val="24"/>
          </w:rPr>
          <w:fldChar w:fldCharType="end"/>
        </w:r>
      </w:del>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17D429E9" w14:textId="3AE29F75" w:rsidR="005C543C" w:rsidRDefault="00446A46" w:rsidP="002339FB">
      <w:pPr>
        <w:spacing w:after="0" w:line="480" w:lineRule="auto"/>
        <w:jc w:val="both"/>
        <w:rPr>
          <w:ins w:id="69" w:author="Parks, Robbie M" w:date="2018-11-17T10:15:00Z"/>
          <w:rFonts w:ascii="Times New Roman" w:hAnsi="Times New Roman"/>
          <w:color w:val="000000" w:themeColor="text1"/>
          <w:sz w:val="24"/>
          <w:szCs w:val="24"/>
        </w:rPr>
      </w:pPr>
      <w:ins w:id="70" w:author="Parks, Robbie M" w:date="2018-11-17T10:07:00Z">
        <w:r>
          <w:rPr>
            <w:rFonts w:ascii="Times New Roman" w:hAnsi="Times New Roman"/>
            <w:color w:val="000000" w:themeColor="text1"/>
            <w:sz w:val="24"/>
            <w:szCs w:val="24"/>
          </w:rPr>
          <w:t>A</w:t>
        </w:r>
        <w:r w:rsidR="00EC401C">
          <w:rPr>
            <w:rFonts w:ascii="Times New Roman" w:hAnsi="Times New Roman"/>
            <w:color w:val="000000" w:themeColor="text1"/>
            <w:sz w:val="24"/>
            <w:szCs w:val="24"/>
          </w:rPr>
          <w:t xml:space="preserve">n analysis of how </w:t>
        </w:r>
      </w:ins>
      <w:ins w:id="71" w:author="Parks, Robbie M" w:date="2018-11-21T09:37:00Z">
        <w:r w:rsidR="008F5B74">
          <w:rPr>
            <w:rFonts w:ascii="Times New Roman" w:hAnsi="Times New Roman"/>
            <w:color w:val="000000" w:themeColor="text1"/>
            <w:sz w:val="24"/>
            <w:szCs w:val="24"/>
          </w:rPr>
          <w:t>temperature anomalies</w:t>
        </w:r>
      </w:ins>
      <w:ins w:id="72" w:author="Parks, Robbie M" w:date="2018-11-17T10:07:00Z">
        <w:r w:rsidR="00EC401C">
          <w:rPr>
            <w:rFonts w:ascii="Times New Roman" w:hAnsi="Times New Roman"/>
            <w:color w:val="000000" w:themeColor="text1"/>
            <w:sz w:val="24"/>
            <w:szCs w:val="24"/>
          </w:rPr>
          <w:t xml:space="preserve"> are associated with changing health outcomes for </w:t>
        </w:r>
      </w:ins>
      <w:ins w:id="73" w:author="Parks, Robbie M" w:date="2018-11-21T09:37:00Z">
        <w:r w:rsidR="00E04629">
          <w:rPr>
            <w:rFonts w:ascii="Times New Roman" w:hAnsi="Times New Roman"/>
            <w:color w:val="000000" w:themeColor="text1"/>
            <w:sz w:val="24"/>
            <w:szCs w:val="24"/>
          </w:rPr>
          <w:t>the entire</w:t>
        </w:r>
      </w:ins>
      <w:ins w:id="74" w:author="Parks, Robbie M" w:date="2018-11-17T10:07:00Z">
        <w:r w:rsidR="00EC401C">
          <w:rPr>
            <w:rFonts w:ascii="Times New Roman" w:hAnsi="Times New Roman"/>
            <w:color w:val="000000" w:themeColor="text1"/>
            <w:sz w:val="24"/>
            <w:szCs w:val="24"/>
          </w:rPr>
          <w:t xml:space="preserve"> spectrum of health outcomes</w:t>
        </w:r>
      </w:ins>
      <w:ins w:id="75" w:author="Parks, Robbie M" w:date="2018-11-21T09:37:00Z">
        <w:r w:rsidR="00E04629">
          <w:rPr>
            <w:rFonts w:ascii="Times New Roman" w:hAnsi="Times New Roman"/>
            <w:color w:val="000000" w:themeColor="text1"/>
            <w:sz w:val="24"/>
            <w:szCs w:val="24"/>
          </w:rPr>
          <w:t xml:space="preserve">, including </w:t>
        </w:r>
        <w:r w:rsidR="00004B85">
          <w:rPr>
            <w:rFonts w:ascii="Times New Roman" w:hAnsi="Times New Roman"/>
            <w:color w:val="000000" w:themeColor="text1"/>
            <w:sz w:val="24"/>
            <w:szCs w:val="24"/>
          </w:rPr>
          <w:t>injuries</w:t>
        </w:r>
        <w:r w:rsidR="009C2CAA">
          <w:rPr>
            <w:rFonts w:ascii="Times New Roman" w:hAnsi="Times New Roman"/>
            <w:color w:val="000000" w:themeColor="text1"/>
            <w:sz w:val="24"/>
            <w:szCs w:val="24"/>
          </w:rPr>
          <w:t>,</w:t>
        </w:r>
      </w:ins>
      <w:ins w:id="76" w:author="Parks, Robbie M" w:date="2018-11-18T18:08:00Z">
        <w:r>
          <w:rPr>
            <w:rFonts w:ascii="Times New Roman" w:hAnsi="Times New Roman"/>
            <w:color w:val="000000" w:themeColor="text1"/>
            <w:sz w:val="24"/>
            <w:szCs w:val="24"/>
          </w:rPr>
          <w:t xml:space="preserve"> is needed</w:t>
        </w:r>
      </w:ins>
      <w:commentRangeStart w:id="77"/>
      <w:del w:id="78" w:author="Parks, Robbie M" w:date="2018-11-17T09:48:00Z">
        <w:r w:rsidR="0080289E" w:rsidDel="00507D53">
          <w:rPr>
            <w:rFonts w:ascii="Times New Roman" w:hAnsi="Times New Roman"/>
            <w:color w:val="000000" w:themeColor="text1"/>
            <w:sz w:val="24"/>
            <w:szCs w:val="24"/>
          </w:rPr>
          <w:delText>A</w:delText>
        </w:r>
        <w:r w:rsidR="003239BA" w:rsidRPr="00636C9B" w:rsidDel="00507D53">
          <w:rPr>
            <w:rFonts w:ascii="Times New Roman" w:hAnsi="Times New Roman"/>
            <w:color w:val="000000" w:themeColor="text1"/>
            <w:sz w:val="24"/>
            <w:szCs w:val="24"/>
          </w:rPr>
          <w:delText>n understanding of vulnerability and risk of a population to anomalous temperatures</w:delText>
        </w:r>
        <w:r w:rsidR="00B01264" w:rsidRPr="00B01264" w:rsidDel="00507D53">
          <w:rPr>
            <w:rFonts w:ascii="Times New Roman" w:hAnsi="Times New Roman"/>
            <w:color w:val="000000" w:themeColor="text1"/>
            <w:sz w:val="24"/>
            <w:szCs w:val="24"/>
          </w:rPr>
          <w:delText xml:space="preserve"> </w:delText>
        </w:r>
        <w:r w:rsidR="00B01264" w:rsidDel="00507D53">
          <w:rPr>
            <w:rFonts w:ascii="Times New Roman" w:hAnsi="Times New Roman"/>
            <w:color w:val="000000" w:themeColor="text1"/>
            <w:sz w:val="24"/>
            <w:szCs w:val="24"/>
          </w:rPr>
          <w:delText>will help improve a</w:delText>
        </w:r>
        <w:r w:rsidR="00B01264" w:rsidRPr="00636C9B" w:rsidDel="00507D53">
          <w:rPr>
            <w:rFonts w:ascii="Times New Roman" w:hAnsi="Times New Roman"/>
            <w:color w:val="000000" w:themeColor="text1"/>
            <w:sz w:val="24"/>
            <w:szCs w:val="24"/>
          </w:rPr>
          <w:delText>ny assessment of climate change</w:delText>
        </w:r>
        <w:commentRangeEnd w:id="77"/>
        <w:r w:rsidR="00737A8B" w:rsidDel="00507D53">
          <w:rPr>
            <w:rStyle w:val="CommentReference"/>
            <w:rFonts w:asciiTheme="minorHAnsi" w:eastAsiaTheme="minorHAnsi" w:hAnsiTheme="minorHAnsi" w:cstheme="minorBidi"/>
          </w:rPr>
          <w:commentReference w:id="77"/>
        </w:r>
      </w:del>
      <w:r w:rsidR="003239BA"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w:t>
      </w:r>
      <w:del w:id="79" w:author="Parks, Robbie M" w:date="2018-11-18T18:08:00Z">
        <w:r w:rsidR="002339FB" w:rsidRPr="00636C9B" w:rsidDel="00C36066">
          <w:rPr>
            <w:rFonts w:ascii="Times New Roman" w:hAnsi="Times New Roman"/>
            <w:color w:val="000000" w:themeColor="text1"/>
            <w:sz w:val="24"/>
            <w:szCs w:val="24"/>
          </w:rPr>
          <w:delText>s</w:delText>
        </w:r>
      </w:del>
      <w:r w:rsidR="002339FB" w:rsidRPr="00636C9B">
        <w:rPr>
          <w:rFonts w:ascii="Times New Roman" w:hAnsi="Times New Roman"/>
          <w:color w:val="000000" w:themeColor="text1"/>
          <w:sz w:val="24"/>
          <w:szCs w:val="24"/>
        </w:rPr>
        <w:t>sed on how mortality from natural causes is affected by daily or multi-day hot/cold episode</w:t>
      </w:r>
      <w:ins w:id="80" w:author="Parks, Robbie M" w:date="2018-11-20T15:03:00Z">
        <w:r w:rsidR="009F14CD">
          <w:rPr>
            <w:rFonts w:ascii="Times New Roman" w:hAnsi="Times New Roman"/>
            <w:color w:val="000000" w:themeColor="text1"/>
            <w:sz w:val="24"/>
            <w:szCs w:val="24"/>
          </w:rPr>
          <w:t>s</w:t>
        </w:r>
      </w:ins>
      <w:del w:id="81" w:author="Parks, Robbie M" w:date="2018-11-20T15:03:00Z">
        <w:r w:rsidR="002339FB" w:rsidRPr="00636C9B" w:rsidDel="009F14CD">
          <w:rPr>
            <w:rFonts w:ascii="Times New Roman" w:hAnsi="Times New Roman"/>
            <w:color w:val="000000" w:themeColor="text1"/>
            <w:sz w:val="24"/>
            <w:szCs w:val="24"/>
          </w:rPr>
          <w:delText>s</w:delText>
        </w:r>
        <w:r w:rsidR="004F5C2E" w:rsidRPr="00636C9B" w:rsidDel="009F14CD">
          <w:rPr>
            <w:rFonts w:ascii="Times New Roman" w:hAnsi="Times New Roman"/>
            <w:color w:val="000000" w:themeColor="text1"/>
            <w:sz w:val="24"/>
            <w:szCs w:val="24"/>
          </w:rPr>
          <w:delText>, of which the biological pathways are well-documented</w:delText>
        </w:r>
      </w:del>
      <w:r w:rsidR="002339FB" w:rsidRPr="00636C9B">
        <w:rPr>
          <w:rFonts w:ascii="Times New Roman" w:hAnsi="Times New Roman"/>
          <w:color w:val="000000" w:themeColor="text1"/>
          <w:sz w:val="24"/>
          <w:szCs w:val="24"/>
        </w:rPr>
        <w:t>.</w:t>
      </w:r>
      <w:ins w:id="82" w:author="Parks, Robbie M" w:date="2018-11-20T15:20:00Z">
        <w:r w:rsidR="00357D07">
          <w:rPr>
            <w:rFonts w:ascii="Times New Roman" w:hAnsi="Times New Roman"/>
            <w:color w:val="000000" w:themeColor="text1"/>
            <w:sz w:val="24"/>
            <w:szCs w:val="24"/>
          </w:rPr>
          <w:fldChar w:fldCharType="begin" w:fldLock="1"/>
        </w:r>
      </w:ins>
      <w:r w:rsidR="00BB0182">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mendeley":{"formattedCitation":"&lt;sup&gt;2–6&lt;/sup&gt;","plainTextFormattedCitation":"2–6","previouslyFormattedCitation":"&lt;sup&gt;2–6&lt;/sup&gt;"},"properties":{"noteIndex":0},"schema":"https://github.com/citation-style-language/schema/raw/master/csl-citation.json"}</w:instrText>
      </w:r>
      <w:r w:rsidR="00357D07">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2–6</w:t>
      </w:r>
      <w:ins w:id="83" w:author="Parks, Robbie M" w:date="2018-11-20T15:20:00Z">
        <w:r w:rsidR="00357D07">
          <w:rPr>
            <w:rFonts w:ascii="Times New Roman" w:hAnsi="Times New Roman"/>
            <w:color w:val="000000" w:themeColor="text1"/>
            <w:sz w:val="24"/>
            <w:szCs w:val="24"/>
          </w:rPr>
          <w:fldChar w:fldCharType="end"/>
        </w:r>
      </w:ins>
      <w:del w:id="84" w:author="Parks, Robbie M" w:date="2018-11-20T15:20:00Z">
        <w:r w:rsidR="002339FB" w:rsidRPr="00636C9B" w:rsidDel="00357D07">
          <w:rPr>
            <w:rFonts w:ascii="Times New Roman" w:hAnsi="Times New Roman"/>
            <w:color w:val="000000" w:themeColor="text1"/>
            <w:sz w:val="24"/>
            <w:szCs w:val="24"/>
          </w:rPr>
          <w:fldChar w:fldCharType="begin" w:fldLock="1"/>
        </w:r>
        <w:r w:rsidR="00104231" w:rsidDel="00357D07">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6,7&lt;/sup&gt;","plainTextFormattedCitation":"6,7","previouslyFormattedCitation":"&lt;sup&gt;6,7&lt;/sup&gt;"},"properties":{"noteIndex":0},"schema":"https://github.com/citation-style-language/schema/raw/master/csl-citation.json"}</w:delInstrText>
        </w:r>
        <w:r w:rsidR="002339FB" w:rsidRPr="00636C9B" w:rsidDel="00357D07">
          <w:rPr>
            <w:rFonts w:ascii="Times New Roman" w:hAnsi="Times New Roman"/>
            <w:color w:val="000000" w:themeColor="text1"/>
            <w:sz w:val="24"/>
            <w:szCs w:val="24"/>
          </w:rPr>
          <w:fldChar w:fldCharType="separate"/>
        </w:r>
        <w:r w:rsidR="00104231" w:rsidRPr="00104231" w:rsidDel="00357D07">
          <w:rPr>
            <w:rFonts w:ascii="Times New Roman" w:hAnsi="Times New Roman"/>
            <w:noProof/>
            <w:color w:val="000000" w:themeColor="text1"/>
            <w:sz w:val="24"/>
            <w:szCs w:val="24"/>
            <w:vertAlign w:val="superscript"/>
          </w:rPr>
          <w:delText>6,7</w:delText>
        </w:r>
        <w:r w:rsidR="002339FB" w:rsidRPr="00636C9B" w:rsidDel="00357D07">
          <w:rPr>
            <w:rFonts w:ascii="Times New Roman" w:hAnsi="Times New Roman"/>
            <w:color w:val="000000" w:themeColor="text1"/>
            <w:sz w:val="24"/>
            <w:szCs w:val="24"/>
          </w:rPr>
          <w:fldChar w:fldCharType="end"/>
        </w:r>
      </w:del>
      <w:r w:rsidR="002339FB" w:rsidRPr="00636C9B">
        <w:rPr>
          <w:rFonts w:ascii="Times New Roman" w:hAnsi="Times New Roman"/>
          <w:color w:val="000000" w:themeColor="text1"/>
          <w:sz w:val="24"/>
          <w:szCs w:val="24"/>
        </w:rPr>
        <w:t xml:space="preserve"> </w:t>
      </w:r>
      <w:ins w:id="85" w:author="Parks, Robbie M" w:date="2018-11-20T14:40:00Z">
        <w:r w:rsidR="00095F25">
          <w:rPr>
            <w:rFonts w:ascii="Times New Roman" w:hAnsi="Times New Roman"/>
            <w:color w:val="000000" w:themeColor="text1"/>
            <w:sz w:val="24"/>
            <w:szCs w:val="24"/>
          </w:rPr>
          <w:t xml:space="preserve">The impact of extreme heat on mortality </w:t>
        </w:r>
      </w:ins>
      <w:ins w:id="86" w:author="Parks, Robbie M" w:date="2018-11-20T15:03:00Z">
        <w:r w:rsidR="00E108B5">
          <w:rPr>
            <w:rFonts w:ascii="Times New Roman" w:hAnsi="Times New Roman"/>
            <w:color w:val="000000" w:themeColor="text1"/>
            <w:sz w:val="24"/>
            <w:szCs w:val="24"/>
          </w:rPr>
          <w:t xml:space="preserve">from natural causes </w:t>
        </w:r>
      </w:ins>
      <w:ins w:id="87" w:author="Parks, Robbie M" w:date="2018-11-20T14:40:00Z">
        <w:r w:rsidR="00095F25">
          <w:rPr>
            <w:rFonts w:ascii="Times New Roman" w:hAnsi="Times New Roman"/>
            <w:color w:val="000000" w:themeColor="text1"/>
            <w:sz w:val="24"/>
            <w:szCs w:val="24"/>
          </w:rPr>
          <w:t>has also attracted interest.</w:t>
        </w:r>
        <w:r w:rsidR="00095F25">
          <w:rPr>
            <w:rFonts w:ascii="Times New Roman" w:hAnsi="Times New Roman"/>
            <w:color w:val="000000" w:themeColor="text1"/>
            <w:sz w:val="24"/>
            <w:szCs w:val="24"/>
          </w:rPr>
          <w:fldChar w:fldCharType="begin" w:fldLock="1"/>
        </w:r>
      </w:ins>
      <w:r w:rsidR="00BB0182">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12&lt;/sup&gt;","plainTextFormattedCitation":"7–12","previouslyFormattedCitation":"&lt;sup&gt;7–12&lt;/sup&gt;"},"properties":{"noteIndex":0},"schema":"https://github.com/citation-style-language/schema/raw/master/csl-citation.json"}</w:instrText>
      </w:r>
      <w:ins w:id="88" w:author="Parks, Robbie M" w:date="2018-11-20T14:40:00Z">
        <w:r w:rsidR="00095F25">
          <w:rPr>
            <w:rFonts w:ascii="Times New Roman" w:hAnsi="Times New Roman"/>
            <w:color w:val="000000" w:themeColor="text1"/>
            <w:sz w:val="24"/>
            <w:szCs w:val="24"/>
          </w:rPr>
          <w:fldChar w:fldCharType="separate"/>
        </w:r>
      </w:ins>
      <w:r w:rsidR="000541E2" w:rsidRPr="000541E2">
        <w:rPr>
          <w:rFonts w:ascii="Times New Roman" w:hAnsi="Times New Roman"/>
          <w:noProof/>
          <w:color w:val="000000" w:themeColor="text1"/>
          <w:sz w:val="24"/>
          <w:szCs w:val="24"/>
          <w:vertAlign w:val="superscript"/>
        </w:rPr>
        <w:t>7–12</w:t>
      </w:r>
      <w:ins w:id="89" w:author="Parks, Robbie M" w:date="2018-11-20T14:40:00Z">
        <w:r w:rsidR="00095F25">
          <w:rPr>
            <w:rFonts w:ascii="Times New Roman" w:hAnsi="Times New Roman"/>
            <w:color w:val="000000" w:themeColor="text1"/>
            <w:sz w:val="24"/>
            <w:szCs w:val="24"/>
          </w:rPr>
          <w:fldChar w:fldCharType="end"/>
        </w:r>
        <w:r w:rsidR="00095F25">
          <w:rPr>
            <w:rFonts w:ascii="Times New Roman" w:hAnsi="Times New Roman"/>
            <w:color w:val="000000" w:themeColor="text1"/>
            <w:sz w:val="24"/>
            <w:szCs w:val="24"/>
          </w:rPr>
          <w:t xml:space="preserve"> </w:t>
        </w:r>
      </w:ins>
      <w:ins w:id="90" w:author="Parks, Robbie M" w:date="2018-11-17T10:16:00Z">
        <w:r w:rsidR="005C543C">
          <w:rPr>
            <w:rFonts w:ascii="Times New Roman" w:hAnsi="Times New Roman"/>
            <w:color w:val="000000" w:themeColor="text1"/>
            <w:sz w:val="24"/>
            <w:szCs w:val="24"/>
          </w:rPr>
          <w:t>H</w:t>
        </w:r>
        <w:r w:rsidR="005C543C" w:rsidRPr="00636C9B">
          <w:rPr>
            <w:rFonts w:ascii="Times New Roman" w:hAnsi="Times New Roman"/>
            <w:color w:val="000000" w:themeColor="text1"/>
            <w:sz w:val="24"/>
            <w:szCs w:val="24"/>
          </w:rPr>
          <w:t>owever</w:t>
        </w:r>
        <w:r w:rsidR="005C543C">
          <w:rPr>
            <w:rFonts w:ascii="Times New Roman" w:hAnsi="Times New Roman"/>
            <w:color w:val="000000" w:themeColor="text1"/>
            <w:sz w:val="24"/>
            <w:szCs w:val="24"/>
          </w:rPr>
          <w:t>,</w:t>
        </w:r>
        <w:r w:rsidR="005C543C" w:rsidRPr="00636C9B">
          <w:rPr>
            <w:rFonts w:ascii="Times New Roman" w:hAnsi="Times New Roman"/>
            <w:color w:val="000000" w:themeColor="text1"/>
            <w:sz w:val="24"/>
            <w:szCs w:val="24"/>
          </w:rPr>
          <w:t xml:space="preserve"> </w:t>
        </w:r>
        <w:r w:rsidR="005C543C">
          <w:rPr>
            <w:rFonts w:ascii="Times New Roman" w:hAnsi="Times New Roman"/>
            <w:color w:val="000000" w:themeColor="text1"/>
            <w:sz w:val="24"/>
            <w:szCs w:val="24"/>
          </w:rPr>
          <w:t>t</w:t>
        </w:r>
        <w:r w:rsidR="005C543C" w:rsidRPr="00636C9B">
          <w:rPr>
            <w:rFonts w:ascii="Times New Roman" w:hAnsi="Times New Roman"/>
            <w:color w:val="000000" w:themeColor="text1"/>
            <w:sz w:val="24"/>
            <w:szCs w:val="24"/>
          </w:rPr>
          <w:t xml:space="preserve">he causal link between injury deaths and temperature, where the interaction is likely to be </w:t>
        </w:r>
      </w:ins>
      <w:ins w:id="91" w:author="Parks, Robbie M" w:date="2018-11-20T15:31:00Z">
        <w:r w:rsidR="001D21BD">
          <w:rPr>
            <w:rFonts w:ascii="Times New Roman" w:hAnsi="Times New Roman"/>
            <w:color w:val="000000" w:themeColor="text1"/>
            <w:sz w:val="24"/>
            <w:szCs w:val="24"/>
          </w:rPr>
          <w:t>modulated via</w:t>
        </w:r>
      </w:ins>
      <w:ins w:id="92" w:author="Parks, Robbie M" w:date="2018-11-17T10:16:00Z">
        <w:r w:rsidR="005C543C" w:rsidRPr="00636C9B">
          <w:rPr>
            <w:rFonts w:ascii="Times New Roman" w:hAnsi="Times New Roman"/>
            <w:color w:val="000000" w:themeColor="text1"/>
            <w:sz w:val="24"/>
            <w:szCs w:val="24"/>
          </w:rPr>
          <w:t xml:space="preserve"> more complicated behavioural and psychological </w:t>
        </w:r>
      </w:ins>
      <w:ins w:id="93" w:author="Parks, Robbie M" w:date="2018-11-20T15:31:00Z">
        <w:r w:rsidR="001D21BD">
          <w:rPr>
            <w:rFonts w:ascii="Times New Roman" w:hAnsi="Times New Roman"/>
            <w:color w:val="000000" w:themeColor="text1"/>
            <w:sz w:val="24"/>
            <w:szCs w:val="24"/>
          </w:rPr>
          <w:t>pathways</w:t>
        </w:r>
      </w:ins>
      <w:ins w:id="94" w:author="Parks, Robbie M" w:date="2018-11-17T10:16:00Z">
        <w:r w:rsidR="005C543C" w:rsidRPr="00636C9B">
          <w:rPr>
            <w:rFonts w:ascii="Times New Roman" w:hAnsi="Times New Roman"/>
            <w:color w:val="000000" w:themeColor="text1"/>
            <w:sz w:val="24"/>
            <w:szCs w:val="24"/>
          </w:rPr>
          <w:t>, is less well-researched</w:t>
        </w:r>
      </w:ins>
      <w:ins w:id="95" w:author="Parks, Robbie M" w:date="2018-11-20T14:51:00Z">
        <w:r w:rsidR="00064EEB">
          <w:rPr>
            <w:rFonts w:ascii="Times New Roman" w:hAnsi="Times New Roman"/>
            <w:color w:val="000000" w:themeColor="text1"/>
            <w:sz w:val="24"/>
            <w:szCs w:val="24"/>
          </w:rPr>
          <w:t xml:space="preserve"> and often neglected</w:t>
        </w:r>
      </w:ins>
      <w:ins w:id="96" w:author="Parks, Robbie M" w:date="2018-11-20T15:31:00Z">
        <w:r w:rsidR="00707847">
          <w:rPr>
            <w:rFonts w:ascii="Times New Roman" w:hAnsi="Times New Roman"/>
            <w:color w:val="000000" w:themeColor="text1"/>
            <w:sz w:val="24"/>
            <w:szCs w:val="24"/>
          </w:rPr>
          <w:t xml:space="preserve"> in analysis</w:t>
        </w:r>
      </w:ins>
      <w:ins w:id="97" w:author="Parks, Robbie M" w:date="2018-11-17T10:16:00Z">
        <w:r w:rsidR="005C543C" w:rsidRPr="00636C9B">
          <w:rPr>
            <w:rFonts w:ascii="Times New Roman" w:hAnsi="Times New Roman"/>
            <w:color w:val="000000" w:themeColor="text1"/>
            <w:sz w:val="24"/>
            <w:szCs w:val="24"/>
          </w:rPr>
          <w:t>.</w:t>
        </w:r>
      </w:ins>
    </w:p>
    <w:p w14:paraId="64079337" w14:textId="415884EB" w:rsidR="002339FB" w:rsidRPr="00636C9B" w:rsidRDefault="00BD0A0B" w:rsidP="002339FB">
      <w:pPr>
        <w:spacing w:after="0" w:line="480" w:lineRule="auto"/>
        <w:jc w:val="both"/>
        <w:rPr>
          <w:rFonts w:ascii="Times New Roman" w:hAnsi="Times New Roman"/>
          <w:color w:val="000000" w:themeColor="text1"/>
          <w:sz w:val="24"/>
          <w:szCs w:val="24"/>
        </w:rPr>
      </w:pPr>
      <w:commentRangeStart w:id="98"/>
      <w:commentRangeStart w:id="99"/>
      <w:del w:id="100" w:author="Parks, Robbie M" w:date="2018-11-17T10:08:00Z">
        <w:r w:rsidDel="00146F26">
          <w:rPr>
            <w:rFonts w:ascii="Times New Roman" w:hAnsi="Times New Roman"/>
            <w:color w:val="000000" w:themeColor="text1"/>
            <w:sz w:val="24"/>
            <w:szCs w:val="24"/>
          </w:rPr>
          <w:delText>H</w:delText>
        </w:r>
        <w:r w:rsidR="00E62AEB" w:rsidRPr="00636C9B" w:rsidDel="00146F26">
          <w:rPr>
            <w:rFonts w:ascii="Times New Roman" w:hAnsi="Times New Roman"/>
            <w:color w:val="000000" w:themeColor="text1"/>
            <w:sz w:val="24"/>
            <w:szCs w:val="24"/>
          </w:rPr>
          <w:delText>owever</w:delText>
        </w:r>
        <w:r w:rsidDel="00146F26">
          <w:rPr>
            <w:rFonts w:ascii="Times New Roman" w:hAnsi="Times New Roman"/>
            <w:color w:val="000000" w:themeColor="text1"/>
            <w:sz w:val="24"/>
            <w:szCs w:val="24"/>
          </w:rPr>
          <w:delText>,</w:delText>
        </w:r>
        <w:r w:rsidR="00E62AEB" w:rsidRPr="00636C9B" w:rsidDel="00146F26">
          <w:rPr>
            <w:rFonts w:ascii="Times New Roman" w:hAnsi="Times New Roman"/>
            <w:color w:val="000000" w:themeColor="text1"/>
            <w:sz w:val="24"/>
            <w:szCs w:val="24"/>
          </w:rPr>
          <w:delText xml:space="preserve"> </w:delText>
        </w:r>
        <w:r w:rsidDel="00146F26">
          <w:rPr>
            <w:rFonts w:ascii="Times New Roman" w:hAnsi="Times New Roman"/>
            <w:color w:val="000000" w:themeColor="text1"/>
            <w:sz w:val="24"/>
            <w:szCs w:val="24"/>
          </w:rPr>
          <w:delText>t</w:delText>
        </w:r>
        <w:r w:rsidR="00E07BAA" w:rsidRPr="00636C9B" w:rsidDel="00146F26">
          <w:rPr>
            <w:rFonts w:ascii="Times New Roman" w:hAnsi="Times New Roman"/>
            <w:color w:val="000000" w:themeColor="text1"/>
            <w:sz w:val="24"/>
            <w:szCs w:val="24"/>
          </w:rPr>
          <w:delText xml:space="preserve">he causal link </w:delText>
        </w:r>
        <w:r w:rsidR="002339FB" w:rsidRPr="00636C9B" w:rsidDel="00146F26">
          <w:rPr>
            <w:rFonts w:ascii="Times New Roman" w:hAnsi="Times New Roman"/>
            <w:color w:val="000000" w:themeColor="text1"/>
            <w:sz w:val="24"/>
            <w:szCs w:val="24"/>
          </w:rPr>
          <w:delText xml:space="preserve">between </w:delText>
        </w:r>
        <w:r w:rsidR="004F5C2E" w:rsidRPr="00636C9B" w:rsidDel="00146F26">
          <w:rPr>
            <w:rFonts w:ascii="Times New Roman" w:hAnsi="Times New Roman"/>
            <w:color w:val="000000" w:themeColor="text1"/>
            <w:sz w:val="24"/>
            <w:szCs w:val="24"/>
          </w:rPr>
          <w:delText>injury</w:delText>
        </w:r>
        <w:r w:rsidR="002339FB" w:rsidRPr="00636C9B" w:rsidDel="00146F26">
          <w:rPr>
            <w:rFonts w:ascii="Times New Roman" w:hAnsi="Times New Roman"/>
            <w:color w:val="000000" w:themeColor="text1"/>
            <w:sz w:val="24"/>
            <w:szCs w:val="24"/>
          </w:rPr>
          <w:delText xml:space="preserve"> </w:delText>
        </w:r>
        <w:r w:rsidR="004F5C2E" w:rsidRPr="00636C9B" w:rsidDel="00146F26">
          <w:rPr>
            <w:rFonts w:ascii="Times New Roman" w:hAnsi="Times New Roman"/>
            <w:color w:val="000000" w:themeColor="text1"/>
            <w:sz w:val="24"/>
            <w:szCs w:val="24"/>
          </w:rPr>
          <w:delText xml:space="preserve">deaths </w:delText>
        </w:r>
        <w:r w:rsidR="002339FB" w:rsidRPr="00636C9B" w:rsidDel="00146F26">
          <w:rPr>
            <w:rFonts w:ascii="Times New Roman" w:hAnsi="Times New Roman"/>
            <w:color w:val="000000" w:themeColor="text1"/>
            <w:sz w:val="24"/>
            <w:szCs w:val="24"/>
          </w:rPr>
          <w:delText>and temperature</w:delText>
        </w:r>
        <w:r w:rsidR="00394D30" w:rsidRPr="00636C9B" w:rsidDel="00146F26">
          <w:rPr>
            <w:rFonts w:ascii="Times New Roman" w:hAnsi="Times New Roman"/>
            <w:color w:val="000000" w:themeColor="text1"/>
            <w:sz w:val="24"/>
            <w:szCs w:val="24"/>
          </w:rPr>
          <w:delText>,</w:delText>
        </w:r>
        <w:r w:rsidR="002339FB" w:rsidRPr="00636C9B" w:rsidDel="00146F26">
          <w:rPr>
            <w:rFonts w:ascii="Times New Roman" w:hAnsi="Times New Roman"/>
            <w:color w:val="000000" w:themeColor="text1"/>
            <w:sz w:val="24"/>
            <w:szCs w:val="24"/>
          </w:rPr>
          <w:delText xml:space="preserve"> </w:delText>
        </w:r>
        <w:r w:rsidR="009A096C" w:rsidRPr="00636C9B" w:rsidDel="00146F26">
          <w:rPr>
            <w:rFonts w:ascii="Times New Roman" w:hAnsi="Times New Roman"/>
            <w:color w:val="000000" w:themeColor="text1"/>
            <w:sz w:val="24"/>
            <w:szCs w:val="24"/>
          </w:rPr>
          <w:delText xml:space="preserve">where the interaction </w:delText>
        </w:r>
        <w:r w:rsidR="000135F4" w:rsidRPr="00636C9B" w:rsidDel="00146F26">
          <w:rPr>
            <w:rFonts w:ascii="Times New Roman" w:hAnsi="Times New Roman"/>
            <w:color w:val="000000" w:themeColor="text1"/>
            <w:sz w:val="24"/>
            <w:szCs w:val="24"/>
          </w:rPr>
          <w:delText xml:space="preserve">is </w:delText>
        </w:r>
        <w:r w:rsidR="009A096C" w:rsidRPr="00636C9B" w:rsidDel="00146F26">
          <w:rPr>
            <w:rFonts w:ascii="Times New Roman" w:hAnsi="Times New Roman"/>
            <w:color w:val="000000" w:themeColor="text1"/>
            <w:sz w:val="24"/>
            <w:szCs w:val="24"/>
          </w:rPr>
          <w:delText xml:space="preserve">likely to be related </w:delText>
        </w:r>
        <w:r w:rsidR="004D3C7F" w:rsidRPr="00636C9B" w:rsidDel="00146F26">
          <w:rPr>
            <w:rFonts w:ascii="Times New Roman" w:hAnsi="Times New Roman"/>
            <w:color w:val="000000" w:themeColor="text1"/>
            <w:sz w:val="24"/>
            <w:szCs w:val="24"/>
          </w:rPr>
          <w:delText xml:space="preserve">with </w:delText>
        </w:r>
        <w:r w:rsidR="008B1AD4" w:rsidRPr="00636C9B" w:rsidDel="00146F26">
          <w:rPr>
            <w:rFonts w:ascii="Times New Roman" w:hAnsi="Times New Roman"/>
            <w:color w:val="000000" w:themeColor="text1"/>
            <w:sz w:val="24"/>
            <w:szCs w:val="24"/>
          </w:rPr>
          <w:delText xml:space="preserve">more </w:delText>
        </w:r>
        <w:r w:rsidR="008A74DA" w:rsidRPr="00636C9B" w:rsidDel="00146F26">
          <w:rPr>
            <w:rFonts w:ascii="Times New Roman" w:hAnsi="Times New Roman"/>
            <w:color w:val="000000" w:themeColor="text1"/>
            <w:sz w:val="24"/>
            <w:szCs w:val="24"/>
          </w:rPr>
          <w:delText>complicated</w:delText>
        </w:r>
        <w:r w:rsidR="009A096C" w:rsidRPr="00636C9B" w:rsidDel="00146F26">
          <w:rPr>
            <w:rFonts w:ascii="Times New Roman" w:hAnsi="Times New Roman"/>
            <w:color w:val="000000" w:themeColor="text1"/>
            <w:sz w:val="24"/>
            <w:szCs w:val="24"/>
          </w:rPr>
          <w:delText xml:space="preserve"> behaviour</w:delText>
        </w:r>
        <w:r w:rsidR="00E80659" w:rsidRPr="00636C9B" w:rsidDel="00146F26">
          <w:rPr>
            <w:rFonts w:ascii="Times New Roman" w:hAnsi="Times New Roman"/>
            <w:color w:val="000000" w:themeColor="text1"/>
            <w:sz w:val="24"/>
            <w:szCs w:val="24"/>
          </w:rPr>
          <w:delText>al and psychological</w:delText>
        </w:r>
        <w:r w:rsidR="009A096C" w:rsidRPr="00636C9B" w:rsidDel="00146F26">
          <w:rPr>
            <w:rFonts w:ascii="Times New Roman" w:hAnsi="Times New Roman"/>
            <w:color w:val="000000" w:themeColor="text1"/>
            <w:sz w:val="24"/>
            <w:szCs w:val="24"/>
          </w:rPr>
          <w:delText xml:space="preserve"> modulations</w:delText>
        </w:r>
        <w:r w:rsidR="00E07BAA" w:rsidRPr="00636C9B" w:rsidDel="00146F26">
          <w:rPr>
            <w:rFonts w:ascii="Times New Roman" w:hAnsi="Times New Roman"/>
            <w:color w:val="000000" w:themeColor="text1"/>
            <w:sz w:val="24"/>
            <w:szCs w:val="24"/>
          </w:rPr>
          <w:delText>, is less well-</w:delText>
        </w:r>
        <w:r w:rsidR="002773C7" w:rsidRPr="00636C9B" w:rsidDel="00146F26">
          <w:rPr>
            <w:rFonts w:ascii="Times New Roman" w:hAnsi="Times New Roman"/>
            <w:color w:val="000000" w:themeColor="text1"/>
            <w:sz w:val="24"/>
            <w:szCs w:val="24"/>
          </w:rPr>
          <w:delText>researched</w:delText>
        </w:r>
        <w:r w:rsidR="001D6E21" w:rsidRPr="00636C9B" w:rsidDel="00146F26">
          <w:rPr>
            <w:rFonts w:ascii="Times New Roman" w:hAnsi="Times New Roman"/>
            <w:color w:val="000000" w:themeColor="text1"/>
            <w:sz w:val="24"/>
            <w:szCs w:val="24"/>
          </w:rPr>
          <w:delText xml:space="preserve">. There are studies which indirectly examine relationships of violent behaviour and conflict with </w:delText>
        </w:r>
        <w:r w:rsidR="003F55E2" w:rsidRPr="00636C9B" w:rsidDel="00146F26">
          <w:rPr>
            <w:rFonts w:ascii="Times New Roman" w:hAnsi="Times New Roman"/>
            <w:color w:val="000000" w:themeColor="text1"/>
            <w:sz w:val="24"/>
            <w:szCs w:val="24"/>
          </w:rPr>
          <w:delText>climate change</w:delText>
        </w:r>
        <w:r w:rsidR="001D6E21" w:rsidRPr="00636C9B" w:rsidDel="00146F26">
          <w:rPr>
            <w:rFonts w:ascii="Times New Roman" w:hAnsi="Times New Roman"/>
            <w:color w:val="000000" w:themeColor="text1"/>
            <w:sz w:val="24"/>
            <w:szCs w:val="24"/>
          </w:rPr>
          <w:delText>,</w:delText>
        </w:r>
        <w:r w:rsidR="001D6E21" w:rsidRPr="00636C9B" w:rsidDel="00146F26">
          <w:rPr>
            <w:rFonts w:ascii="Times New Roman" w:hAnsi="Times New Roman"/>
            <w:color w:val="000000" w:themeColor="text1"/>
            <w:sz w:val="24"/>
            <w:szCs w:val="24"/>
          </w:rPr>
          <w:fldChar w:fldCharType="begin" w:fldLock="1"/>
        </w:r>
        <w:r w:rsidR="003F55E2" w:rsidRPr="00636C9B" w:rsidDel="00146F26">
          <w:rPr>
            <w:rFonts w:ascii="Times New Roman" w:hAnsi="Times New Roman"/>
            <w:color w:val="000000" w:themeColor="text1"/>
            <w:sz w:val="24"/>
            <w:szCs w:val="24"/>
          </w:rPr>
          <w:del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3F55E2" w:rsidRPr="00636C9B" w:rsidDel="00146F26">
          <w:rPr>
            <w:rFonts w:ascii="MS Mincho" w:eastAsia="MS Mincho" w:hAnsi="MS Mincho" w:cs="MS Mincho"/>
            <w:color w:val="000000" w:themeColor="text1"/>
            <w:sz w:val="24"/>
            <w:szCs w:val="24"/>
          </w:rPr>
          <w:delInstrText>∼</w:delInstrText>
        </w:r>
        <w:r w:rsidR="003F55E2" w:rsidRPr="00636C9B" w:rsidDel="00146F26">
          <w:rPr>
            <w:rFonts w:ascii="Times New Roman" w:hAnsi="Times New Roman"/>
            <w:color w:val="000000" w:themeColor="text1"/>
            <w:sz w:val="24"/>
            <w:szCs w:val="24"/>
          </w:rPr>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delInstrText>
        </w:r>
        <w:r w:rsidR="001D6E21" w:rsidRPr="00636C9B" w:rsidDel="00146F26">
          <w:rPr>
            <w:rFonts w:ascii="Times New Roman" w:hAnsi="Times New Roman"/>
            <w:color w:val="000000" w:themeColor="text1"/>
            <w:sz w:val="24"/>
            <w:szCs w:val="24"/>
          </w:rPr>
          <w:fldChar w:fldCharType="separate"/>
        </w:r>
        <w:r w:rsidR="003F55E2" w:rsidRPr="00636C9B" w:rsidDel="00146F26">
          <w:rPr>
            <w:rFonts w:ascii="Times New Roman" w:hAnsi="Times New Roman"/>
            <w:noProof/>
            <w:color w:val="000000" w:themeColor="text1"/>
            <w:sz w:val="24"/>
            <w:szCs w:val="24"/>
            <w:vertAlign w:val="superscript"/>
          </w:rPr>
          <w:delText>7–12</w:delText>
        </w:r>
        <w:r w:rsidR="001D6E21" w:rsidRPr="00636C9B" w:rsidDel="00146F26">
          <w:rPr>
            <w:rFonts w:ascii="Times New Roman" w:hAnsi="Times New Roman"/>
            <w:color w:val="000000" w:themeColor="text1"/>
            <w:sz w:val="24"/>
            <w:szCs w:val="24"/>
          </w:rPr>
          <w:fldChar w:fldCharType="end"/>
        </w:r>
        <w:r w:rsidR="001D6E21" w:rsidRPr="00636C9B" w:rsidDel="00146F26">
          <w:rPr>
            <w:rFonts w:ascii="Times New Roman" w:hAnsi="Times New Roman"/>
            <w:color w:val="000000" w:themeColor="text1"/>
            <w:sz w:val="24"/>
            <w:szCs w:val="24"/>
          </w:rPr>
          <w:delText xml:space="preserve"> </w:delText>
        </w:r>
        <w:r w:rsidR="00E07BAA" w:rsidRPr="00636C9B" w:rsidDel="00146F26">
          <w:rPr>
            <w:rFonts w:ascii="Times New Roman" w:hAnsi="Times New Roman"/>
            <w:color w:val="000000" w:themeColor="text1"/>
            <w:sz w:val="24"/>
            <w:szCs w:val="24"/>
          </w:rPr>
          <w:delText>with</w:delText>
        </w:r>
        <w:r w:rsidR="00CD5FB0" w:rsidRPr="00636C9B" w:rsidDel="00146F26">
          <w:rPr>
            <w:rFonts w:ascii="Times New Roman" w:hAnsi="Times New Roman"/>
            <w:color w:val="000000" w:themeColor="text1"/>
            <w:sz w:val="24"/>
            <w:szCs w:val="24"/>
          </w:rPr>
          <w:delText xml:space="preserve"> only </w:delText>
        </w:r>
        <w:r w:rsidR="001D6E21" w:rsidRPr="00636C9B" w:rsidDel="00146F26">
          <w:rPr>
            <w:rFonts w:ascii="Times New Roman" w:hAnsi="Times New Roman"/>
            <w:color w:val="000000" w:themeColor="text1"/>
            <w:sz w:val="24"/>
            <w:szCs w:val="24"/>
          </w:rPr>
          <w:delText>a</w:delText>
        </w:r>
        <w:r w:rsidR="002773C7" w:rsidRPr="00636C9B" w:rsidDel="00146F26">
          <w:rPr>
            <w:rFonts w:ascii="Times New Roman" w:hAnsi="Times New Roman"/>
            <w:color w:val="000000" w:themeColor="text1"/>
            <w:sz w:val="24"/>
            <w:szCs w:val="24"/>
          </w:rPr>
          <w:delText xml:space="preserve"> </w:delText>
        </w:r>
        <w:r w:rsidR="00E07BAA" w:rsidRPr="00636C9B" w:rsidDel="00146F26">
          <w:rPr>
            <w:rFonts w:ascii="Times New Roman" w:hAnsi="Times New Roman"/>
            <w:color w:val="000000" w:themeColor="text1"/>
            <w:sz w:val="24"/>
            <w:szCs w:val="24"/>
          </w:rPr>
          <w:delText xml:space="preserve">few </w:delText>
        </w:r>
        <w:r w:rsidR="001D6E21" w:rsidRPr="00636C9B" w:rsidDel="00146F26">
          <w:rPr>
            <w:rFonts w:ascii="Times New Roman" w:hAnsi="Times New Roman"/>
            <w:color w:val="000000" w:themeColor="text1"/>
            <w:sz w:val="24"/>
            <w:szCs w:val="24"/>
          </w:rPr>
          <w:delText>linking a</w:delText>
        </w:r>
        <w:r w:rsidR="00264EE8" w:rsidRPr="00636C9B" w:rsidDel="00146F26">
          <w:rPr>
            <w:rFonts w:ascii="Times New Roman" w:hAnsi="Times New Roman"/>
            <w:color w:val="000000" w:themeColor="text1"/>
            <w:sz w:val="24"/>
            <w:szCs w:val="24"/>
          </w:rPr>
          <w:delText>n outcome for a</w:delText>
        </w:r>
        <w:r w:rsidR="00DC16D6" w:rsidRPr="00636C9B" w:rsidDel="00146F26">
          <w:rPr>
            <w:rFonts w:ascii="Times New Roman" w:hAnsi="Times New Roman"/>
            <w:color w:val="000000" w:themeColor="text1"/>
            <w:sz w:val="24"/>
            <w:szCs w:val="24"/>
          </w:rPr>
          <w:delText xml:space="preserve"> particular </w:delText>
        </w:r>
      </w:del>
      <w:del w:id="101" w:author="Parks, Robbie M" w:date="2018-11-13T17:12:00Z">
        <w:r w:rsidR="00F52CE2" w:rsidRPr="00636C9B" w:rsidDel="001C2178">
          <w:rPr>
            <w:rFonts w:ascii="Times New Roman" w:hAnsi="Times New Roman"/>
            <w:color w:val="000000" w:themeColor="text1"/>
            <w:sz w:val="24"/>
            <w:szCs w:val="24"/>
          </w:rPr>
          <w:delText xml:space="preserve">category </w:delText>
        </w:r>
      </w:del>
      <w:del w:id="102" w:author="Parks, Robbie M" w:date="2018-11-17T10:08:00Z">
        <w:r w:rsidR="00F52CE2" w:rsidRPr="00636C9B" w:rsidDel="00146F26">
          <w:rPr>
            <w:rFonts w:ascii="Times New Roman" w:hAnsi="Times New Roman"/>
            <w:color w:val="000000" w:themeColor="text1"/>
            <w:sz w:val="24"/>
            <w:szCs w:val="24"/>
          </w:rPr>
          <w:delText xml:space="preserve">of </w:delText>
        </w:r>
        <w:r w:rsidR="00264EE8" w:rsidRPr="00636C9B" w:rsidDel="00146F26">
          <w:rPr>
            <w:rFonts w:ascii="Times New Roman" w:hAnsi="Times New Roman"/>
            <w:color w:val="000000" w:themeColor="text1"/>
            <w:sz w:val="24"/>
            <w:szCs w:val="24"/>
          </w:rPr>
          <w:delText xml:space="preserve">injury </w:delText>
        </w:r>
        <w:r w:rsidR="001D6E21" w:rsidRPr="00636C9B" w:rsidDel="00146F26">
          <w:rPr>
            <w:rFonts w:ascii="Times New Roman" w:hAnsi="Times New Roman"/>
            <w:color w:val="000000" w:themeColor="text1"/>
            <w:sz w:val="24"/>
            <w:szCs w:val="24"/>
          </w:rPr>
          <w:delText>with increasing temperature</w:delText>
        </w:r>
        <w:r w:rsidR="009A096C" w:rsidRPr="00636C9B" w:rsidDel="00146F26">
          <w:rPr>
            <w:rFonts w:ascii="Times New Roman" w:hAnsi="Times New Roman"/>
            <w:color w:val="000000" w:themeColor="text1"/>
            <w:sz w:val="24"/>
            <w:szCs w:val="24"/>
          </w:rPr>
          <w:delText>.</w:delText>
        </w:r>
        <w:r w:rsidR="00227D5B" w:rsidRPr="00636C9B" w:rsidDel="00146F26">
          <w:rPr>
            <w:rFonts w:ascii="Times New Roman" w:hAnsi="Times New Roman"/>
            <w:color w:val="000000" w:themeColor="text1"/>
            <w:sz w:val="24"/>
            <w:szCs w:val="24"/>
          </w:rPr>
          <w:fldChar w:fldCharType="begin" w:fldLock="1"/>
        </w:r>
        <w:r w:rsidR="00321DA9" w:rsidRPr="00636C9B" w:rsidDel="00146F26">
          <w:rPr>
            <w:rFonts w:ascii="Times New Roman" w:hAnsi="Times New Roman"/>
            <w:color w:val="000000" w:themeColor="text1"/>
            <w:sz w:val="24"/>
            <w:szCs w:val="24"/>
          </w:rPr>
          <w:del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delInstrText>
        </w:r>
        <w:r w:rsidR="00227D5B" w:rsidRPr="00636C9B" w:rsidDel="00146F26">
          <w:rPr>
            <w:rFonts w:ascii="Times New Roman" w:hAnsi="Times New Roman"/>
            <w:color w:val="000000" w:themeColor="text1"/>
            <w:sz w:val="24"/>
            <w:szCs w:val="24"/>
          </w:rPr>
          <w:fldChar w:fldCharType="separate"/>
        </w:r>
        <w:r w:rsidR="00321DA9" w:rsidRPr="00636C9B" w:rsidDel="00146F26">
          <w:rPr>
            <w:rFonts w:ascii="Times New Roman" w:hAnsi="Times New Roman"/>
            <w:noProof/>
            <w:color w:val="000000" w:themeColor="text1"/>
            <w:sz w:val="24"/>
            <w:szCs w:val="24"/>
            <w:vertAlign w:val="superscript"/>
          </w:rPr>
          <w:delText>13–16</w:delText>
        </w:r>
        <w:r w:rsidR="00227D5B" w:rsidRPr="00636C9B" w:rsidDel="00146F26">
          <w:rPr>
            <w:rFonts w:ascii="Times New Roman" w:hAnsi="Times New Roman"/>
            <w:color w:val="000000" w:themeColor="text1"/>
            <w:sz w:val="24"/>
            <w:szCs w:val="24"/>
          </w:rPr>
          <w:fldChar w:fldCharType="end"/>
        </w:r>
        <w:commentRangeEnd w:id="98"/>
        <w:r w:rsidR="00670E5A" w:rsidDel="00146F26">
          <w:rPr>
            <w:rStyle w:val="CommentReference"/>
            <w:rFonts w:asciiTheme="minorHAnsi" w:eastAsiaTheme="minorHAnsi" w:hAnsiTheme="minorHAnsi" w:cstheme="minorBidi"/>
          </w:rPr>
          <w:commentReference w:id="98"/>
        </w:r>
      </w:del>
      <w:commentRangeEnd w:id="99"/>
      <w:r w:rsidR="00737A8B">
        <w:rPr>
          <w:rStyle w:val="CommentReference"/>
          <w:rFonts w:asciiTheme="minorHAnsi" w:eastAsiaTheme="minorHAnsi" w:hAnsiTheme="minorHAnsi" w:cstheme="minorBidi"/>
        </w:rPr>
        <w:commentReference w:id="99"/>
      </w:r>
    </w:p>
    <w:p w14:paraId="185106AA" w14:textId="379545F2" w:rsidR="002339FB" w:rsidDel="005C543C" w:rsidRDefault="00092224" w:rsidP="00D76DF7">
      <w:pPr>
        <w:spacing w:after="0" w:line="480" w:lineRule="auto"/>
        <w:jc w:val="both"/>
        <w:rPr>
          <w:del w:id="103" w:author="Parks, Robbie M" w:date="2018-11-17T10:15:00Z"/>
          <w:rFonts w:ascii="Times New Roman" w:hAnsi="Times New Roman"/>
          <w:color w:val="000000" w:themeColor="text1"/>
          <w:sz w:val="24"/>
          <w:szCs w:val="24"/>
        </w:rPr>
      </w:pPr>
      <w:ins w:id="104" w:author="Parks, Robbie M" w:date="2018-11-20T15:01:00Z">
        <w:r>
          <w:rPr>
            <w:rFonts w:ascii="Times New Roman" w:hAnsi="Times New Roman"/>
            <w:color w:val="000000" w:themeColor="text1"/>
            <w:sz w:val="24"/>
            <w:szCs w:val="24"/>
          </w:rPr>
          <w:t>A</w:t>
        </w:r>
      </w:ins>
    </w:p>
    <w:p w14:paraId="59E5EACC" w14:textId="0C6C1C11" w:rsidR="00252CB9" w:rsidRPr="00636C9B" w:rsidRDefault="005C543C" w:rsidP="00252CB9">
      <w:pPr>
        <w:spacing w:after="0" w:line="480" w:lineRule="auto"/>
        <w:jc w:val="both"/>
        <w:rPr>
          <w:rFonts w:ascii="Times New Roman" w:hAnsi="Times New Roman"/>
          <w:color w:val="000000" w:themeColor="text1"/>
          <w:sz w:val="24"/>
          <w:szCs w:val="24"/>
        </w:rPr>
      </w:pPr>
      <w:ins w:id="105" w:author="Parks, Robbie M" w:date="2018-11-17T10:15:00Z">
        <w:r w:rsidRPr="005C543C">
          <w:rPr>
            <w:rFonts w:ascii="Times New Roman" w:hAnsi="Times New Roman"/>
            <w:color w:val="000000" w:themeColor="text1"/>
            <w:sz w:val="24"/>
            <w:szCs w:val="24"/>
          </w:rPr>
          <w:t xml:space="preserve"> thoroug</w:t>
        </w:r>
        <w:r>
          <w:rPr>
            <w:rFonts w:ascii="Times New Roman" w:hAnsi="Times New Roman"/>
            <w:color w:val="000000" w:themeColor="text1"/>
            <w:sz w:val="24"/>
            <w:szCs w:val="24"/>
          </w:rPr>
          <w:t xml:space="preserve">h understanding of the </w:t>
        </w:r>
      </w:ins>
      <w:ins w:id="106" w:author="Parks, Robbie M" w:date="2018-11-17T10:16:00Z">
        <w:r w:rsidR="00AF294A">
          <w:rPr>
            <w:rFonts w:ascii="Times New Roman" w:hAnsi="Times New Roman"/>
            <w:color w:val="000000" w:themeColor="text1"/>
            <w:sz w:val="24"/>
            <w:szCs w:val="24"/>
          </w:rPr>
          <w:t>effect of deviations of temperature from long-term averages on</w:t>
        </w:r>
      </w:ins>
      <w:ins w:id="107" w:author="Parks, Robbie M" w:date="2018-11-17T10:17:00Z">
        <w:r w:rsidR="00AF294A">
          <w:rPr>
            <w:rFonts w:ascii="Times New Roman" w:hAnsi="Times New Roman"/>
            <w:color w:val="000000" w:themeColor="text1"/>
            <w:sz w:val="24"/>
            <w:szCs w:val="24"/>
          </w:rPr>
          <w:t xml:space="preserve"> types of injury mortality</w:t>
        </w:r>
      </w:ins>
      <w:ins w:id="108" w:author="Parks, Robbie M" w:date="2018-11-17T10:16:00Z">
        <w:r w:rsidR="00AF294A">
          <w:rPr>
            <w:rFonts w:ascii="Times New Roman" w:hAnsi="Times New Roman"/>
            <w:color w:val="000000" w:themeColor="text1"/>
            <w:sz w:val="24"/>
            <w:szCs w:val="24"/>
          </w:rPr>
          <w:t xml:space="preserve"> </w:t>
        </w:r>
      </w:ins>
      <w:ins w:id="109" w:author="Parks, Robbie M" w:date="2018-11-17T10:15:00Z">
        <w:r w:rsidRPr="005C543C">
          <w:rPr>
            <w:rFonts w:ascii="Times New Roman" w:hAnsi="Times New Roman"/>
            <w:color w:val="000000" w:themeColor="text1"/>
            <w:sz w:val="24"/>
            <w:szCs w:val="24"/>
          </w:rPr>
          <w:t xml:space="preserve">is needed to identify at-risk groups, plan responses </w:t>
        </w:r>
      </w:ins>
      <w:ins w:id="110" w:author="Parks, Robbie M" w:date="2018-11-17T10:18:00Z">
        <w:r w:rsidR="00AF294A" w:rsidRPr="005C543C">
          <w:rPr>
            <w:rFonts w:ascii="Times New Roman" w:hAnsi="Times New Roman"/>
            <w:color w:val="000000" w:themeColor="text1"/>
            <w:sz w:val="24"/>
            <w:szCs w:val="24"/>
          </w:rPr>
          <w:t>now</w:t>
        </w:r>
      </w:ins>
      <w:ins w:id="111" w:author="Parks, Robbie M" w:date="2018-11-17T10:15:00Z">
        <w:r w:rsidRPr="005C543C">
          <w:rPr>
            <w:rFonts w:ascii="Times New Roman" w:hAnsi="Times New Roman"/>
            <w:color w:val="000000" w:themeColor="text1"/>
            <w:sz w:val="24"/>
            <w:szCs w:val="24"/>
          </w:rPr>
          <w:t xml:space="preserve"> as well as under changing climat</w:t>
        </w:r>
        <w:r w:rsidR="00AF294A">
          <w:rPr>
            <w:rFonts w:ascii="Times New Roman" w:hAnsi="Times New Roman"/>
            <w:color w:val="000000" w:themeColor="text1"/>
            <w:sz w:val="24"/>
            <w:szCs w:val="24"/>
          </w:rPr>
          <w:t xml:space="preserve">e conditions. </w:t>
        </w:r>
      </w:ins>
      <w:ins w:id="112" w:author="Parks, Robbie M" w:date="2018-11-20T15:56:00Z">
        <w:r w:rsidR="001810A3">
          <w:rPr>
            <w:rFonts w:ascii="Times New Roman" w:hAnsi="Times New Roman"/>
            <w:color w:val="000000" w:themeColor="text1"/>
            <w:sz w:val="24"/>
            <w:szCs w:val="24"/>
          </w:rPr>
          <w:t xml:space="preserve">Differing age groups and sexes can </w:t>
        </w:r>
        <w:r w:rsidR="001810A3" w:rsidRPr="00636C9B">
          <w:rPr>
            <w:rFonts w:ascii="Times New Roman" w:hAnsi="Times New Roman"/>
            <w:color w:val="000000" w:themeColor="text1"/>
            <w:sz w:val="24"/>
            <w:szCs w:val="24"/>
          </w:rPr>
          <w:t>possess varying levels of resilience to temperature anomalies</w:t>
        </w:r>
        <w:r w:rsidR="001810A3">
          <w:rPr>
            <w:rFonts w:ascii="Times New Roman" w:hAnsi="Times New Roman"/>
            <w:color w:val="000000" w:themeColor="text1"/>
            <w:sz w:val="24"/>
            <w:szCs w:val="24"/>
          </w:rPr>
          <w:t>.</w:t>
        </w:r>
        <w:r w:rsidR="001810A3" w:rsidRPr="00636C9B">
          <w:rPr>
            <w:rFonts w:ascii="Times New Roman" w:hAnsi="Times New Roman"/>
            <w:color w:val="000000" w:themeColor="text1"/>
            <w:sz w:val="24"/>
            <w:szCs w:val="24"/>
          </w:rPr>
          <w:fldChar w:fldCharType="begin" w:fldLock="1"/>
        </w:r>
      </w:ins>
      <w:r w:rsidR="00067038">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3–6,13–15&lt;/sup&gt;","plainTextFormattedCitation":"3–6,13–15","previouslyFormattedCitation":"&lt;sup&gt;3–6,13–15&lt;/sup&gt;"},"properties":{"noteIndex":0},"schema":"https://github.com/citation-style-language/schema/raw/master/csl-citation.json"}</w:instrText>
      </w:r>
      <w:ins w:id="113" w:author="Parks, Robbie M" w:date="2018-11-20T15:56:00Z">
        <w:r w:rsidR="001810A3" w:rsidRPr="00636C9B">
          <w:rPr>
            <w:rFonts w:ascii="Times New Roman" w:hAnsi="Times New Roman"/>
            <w:color w:val="000000" w:themeColor="text1"/>
            <w:sz w:val="24"/>
            <w:szCs w:val="24"/>
          </w:rPr>
          <w:fldChar w:fldCharType="separate"/>
        </w:r>
        <w:r w:rsidR="001810A3" w:rsidRPr="001B0FEB">
          <w:rPr>
            <w:rFonts w:ascii="Times New Roman" w:hAnsi="Times New Roman"/>
            <w:noProof/>
            <w:color w:val="000000" w:themeColor="text1"/>
            <w:sz w:val="24"/>
            <w:szCs w:val="24"/>
            <w:vertAlign w:val="superscript"/>
          </w:rPr>
          <w:t>3–6,13–15</w:t>
        </w:r>
        <w:r w:rsidR="001810A3" w:rsidRPr="00636C9B">
          <w:rPr>
            <w:rFonts w:ascii="Times New Roman" w:hAnsi="Times New Roman"/>
            <w:color w:val="000000" w:themeColor="text1"/>
            <w:sz w:val="24"/>
            <w:szCs w:val="24"/>
          </w:rPr>
          <w:fldChar w:fldCharType="end"/>
        </w:r>
        <w:r w:rsidR="001810A3">
          <w:rPr>
            <w:rFonts w:ascii="Times New Roman" w:hAnsi="Times New Roman"/>
            <w:color w:val="000000" w:themeColor="text1"/>
            <w:sz w:val="24"/>
            <w:szCs w:val="24"/>
          </w:rPr>
          <w:t xml:space="preserve"> </w:t>
        </w:r>
      </w:ins>
      <w:ins w:id="114" w:author="Parks, Robbie M" w:date="2018-11-17T10:15:00Z">
        <w:r w:rsidR="000A38D2">
          <w:rPr>
            <w:rFonts w:ascii="Times New Roman" w:hAnsi="Times New Roman"/>
            <w:color w:val="000000" w:themeColor="text1"/>
            <w:sz w:val="24"/>
            <w:szCs w:val="24"/>
          </w:rPr>
          <w:t>T</w:t>
        </w:r>
        <w:r w:rsidRPr="005C543C">
          <w:rPr>
            <w:rFonts w:ascii="Times New Roman" w:hAnsi="Times New Roman"/>
            <w:color w:val="000000" w:themeColor="text1"/>
            <w:sz w:val="24"/>
            <w:szCs w:val="24"/>
          </w:rPr>
          <w:t xml:space="preserve">here is </w:t>
        </w:r>
      </w:ins>
      <w:ins w:id="115" w:author="Parks, Robbie M" w:date="2018-11-18T18:09:00Z">
        <w:r w:rsidR="00073F1B">
          <w:rPr>
            <w:rFonts w:ascii="Times New Roman" w:hAnsi="Times New Roman"/>
            <w:color w:val="000000" w:themeColor="text1"/>
            <w:sz w:val="24"/>
            <w:szCs w:val="24"/>
          </w:rPr>
          <w:t>currently</w:t>
        </w:r>
      </w:ins>
      <w:ins w:id="116" w:author="Parks, Robbie M" w:date="2018-11-17T10:21:00Z">
        <w:r w:rsidR="00BC66F6">
          <w:rPr>
            <w:rFonts w:ascii="Times New Roman" w:hAnsi="Times New Roman"/>
            <w:color w:val="000000" w:themeColor="text1"/>
            <w:sz w:val="24"/>
            <w:szCs w:val="24"/>
          </w:rPr>
          <w:t xml:space="preserve"> </w:t>
        </w:r>
        <w:r w:rsidR="00D41C09">
          <w:rPr>
            <w:rFonts w:ascii="Times New Roman" w:hAnsi="Times New Roman"/>
            <w:color w:val="000000" w:themeColor="text1"/>
            <w:sz w:val="24"/>
            <w:szCs w:val="24"/>
          </w:rPr>
          <w:t>no</w:t>
        </w:r>
      </w:ins>
      <w:ins w:id="117" w:author="Parks, Robbie M" w:date="2018-11-17T10:18:00Z">
        <w:r w:rsidR="000A38D2">
          <w:rPr>
            <w:rFonts w:ascii="Times New Roman" w:hAnsi="Times New Roman"/>
            <w:color w:val="000000" w:themeColor="text1"/>
            <w:sz w:val="24"/>
            <w:szCs w:val="24"/>
          </w:rPr>
          <w:t xml:space="preserve"> detailed</w:t>
        </w:r>
      </w:ins>
      <w:ins w:id="118" w:author="Parks, Robbie M" w:date="2018-11-17T10:15:00Z">
        <w:r w:rsidRPr="005C543C">
          <w:rPr>
            <w:rFonts w:ascii="Times New Roman" w:hAnsi="Times New Roman"/>
            <w:color w:val="000000" w:themeColor="text1"/>
            <w:sz w:val="24"/>
            <w:szCs w:val="24"/>
          </w:rPr>
          <w:t xml:space="preserve"> information on how </w:t>
        </w:r>
      </w:ins>
      <w:ins w:id="119" w:author="Parks, Robbie M" w:date="2018-11-17T10:19:00Z">
        <w:r w:rsidR="000A38D2">
          <w:rPr>
            <w:rFonts w:ascii="Times New Roman" w:hAnsi="Times New Roman"/>
            <w:color w:val="000000" w:themeColor="text1"/>
            <w:sz w:val="24"/>
            <w:szCs w:val="24"/>
          </w:rPr>
          <w:t xml:space="preserve">different types of </w:t>
        </w:r>
      </w:ins>
      <w:ins w:id="120" w:author="Parks, Robbie M" w:date="2018-11-17T10:18:00Z">
        <w:r w:rsidR="000A38D2">
          <w:rPr>
            <w:rFonts w:ascii="Times New Roman" w:hAnsi="Times New Roman"/>
            <w:color w:val="000000" w:themeColor="text1"/>
            <w:sz w:val="24"/>
            <w:szCs w:val="24"/>
          </w:rPr>
          <w:t xml:space="preserve">injury mortality </w:t>
        </w:r>
      </w:ins>
      <w:ins w:id="121" w:author="Parks, Robbie M" w:date="2018-11-17T10:19:00Z">
        <w:r w:rsidR="000A38D2">
          <w:rPr>
            <w:rFonts w:ascii="Times New Roman" w:hAnsi="Times New Roman"/>
            <w:color w:val="000000" w:themeColor="text1"/>
            <w:sz w:val="24"/>
            <w:szCs w:val="24"/>
          </w:rPr>
          <w:t xml:space="preserve">respond with temperature </w:t>
        </w:r>
      </w:ins>
      <w:ins w:id="122" w:author="Parks, Robbie M" w:date="2018-11-17T10:15:00Z">
        <w:r w:rsidR="000A38D2">
          <w:rPr>
            <w:rFonts w:ascii="Times New Roman" w:hAnsi="Times New Roman"/>
            <w:color w:val="000000" w:themeColor="text1"/>
            <w:sz w:val="24"/>
            <w:szCs w:val="24"/>
          </w:rPr>
          <w:t xml:space="preserve">in relation to age group and </w:t>
        </w:r>
        <w:r w:rsidRPr="005C543C">
          <w:rPr>
            <w:rFonts w:ascii="Times New Roman" w:hAnsi="Times New Roman"/>
            <w:color w:val="000000" w:themeColor="text1"/>
            <w:sz w:val="24"/>
            <w:szCs w:val="24"/>
          </w:rPr>
          <w:t>sex</w:t>
        </w:r>
      </w:ins>
      <w:ins w:id="123" w:author="Parks, Robbie M" w:date="2018-11-18T18:09:00Z">
        <w:r w:rsidR="00073F1B">
          <w:rPr>
            <w:rFonts w:ascii="Times New Roman" w:hAnsi="Times New Roman"/>
            <w:color w:val="000000" w:themeColor="text1"/>
            <w:sz w:val="24"/>
            <w:szCs w:val="24"/>
          </w:rPr>
          <w:t xml:space="preserve"> in the USA</w:t>
        </w:r>
      </w:ins>
      <w:ins w:id="124" w:author="Parks, Robbie M" w:date="2018-11-17T10:19:00Z">
        <w:r w:rsidR="00B24BE3">
          <w:rPr>
            <w:rFonts w:ascii="Times New Roman" w:hAnsi="Times New Roman"/>
            <w:color w:val="000000" w:themeColor="text1"/>
            <w:sz w:val="24"/>
            <w:szCs w:val="24"/>
          </w:rPr>
          <w:t xml:space="preserve">. </w:t>
        </w:r>
      </w:ins>
      <w:del w:id="125" w:author="Parks, Robbie M" w:date="2018-11-17T10:20:00Z">
        <w:r w:rsidR="00327C97" w:rsidRPr="00636C9B" w:rsidDel="007E4DC1">
          <w:rPr>
            <w:rFonts w:ascii="Times New Roman" w:hAnsi="Times New Roman"/>
            <w:color w:val="000000" w:themeColor="text1"/>
            <w:sz w:val="24"/>
            <w:szCs w:val="24"/>
          </w:rPr>
          <w:delText xml:space="preserve">Distinguishing </w:delText>
        </w:r>
        <w:r w:rsidR="00BD0A0B" w:rsidDel="007E4DC1">
          <w:rPr>
            <w:rFonts w:ascii="Times New Roman" w:hAnsi="Times New Roman"/>
            <w:color w:val="000000" w:themeColor="text1"/>
            <w:sz w:val="24"/>
            <w:szCs w:val="24"/>
          </w:rPr>
          <w:delText xml:space="preserve">risk </w:delText>
        </w:r>
        <w:r w:rsidR="00327C97" w:rsidRPr="00636C9B" w:rsidDel="007E4DC1">
          <w:rPr>
            <w:rFonts w:ascii="Times New Roman" w:hAnsi="Times New Roman"/>
            <w:color w:val="000000" w:themeColor="text1"/>
            <w:sz w:val="24"/>
            <w:szCs w:val="24"/>
          </w:rPr>
          <w:delText>by</w:delText>
        </w:r>
        <w:r w:rsidR="00252CB9" w:rsidRPr="00636C9B" w:rsidDel="007E4DC1">
          <w:rPr>
            <w:rFonts w:ascii="Times New Roman" w:hAnsi="Times New Roman"/>
            <w:color w:val="000000" w:themeColor="text1"/>
            <w:sz w:val="24"/>
            <w:szCs w:val="24"/>
          </w:rPr>
          <w:delText xml:space="preserve"> </w:delText>
        </w:r>
        <w:commentRangeStart w:id="126"/>
        <w:commentRangeStart w:id="127"/>
        <w:r w:rsidR="000C6935" w:rsidRPr="00636C9B" w:rsidDel="007E4DC1">
          <w:rPr>
            <w:rFonts w:ascii="Times New Roman" w:hAnsi="Times New Roman"/>
            <w:color w:val="000000" w:themeColor="text1"/>
            <w:sz w:val="24"/>
            <w:szCs w:val="24"/>
          </w:rPr>
          <w:delText xml:space="preserve">socio-demographic </w:delText>
        </w:r>
        <w:commentRangeEnd w:id="126"/>
        <w:r w:rsidR="00737A8B" w:rsidDel="007E4DC1">
          <w:rPr>
            <w:rStyle w:val="CommentReference"/>
            <w:rFonts w:asciiTheme="minorHAnsi" w:eastAsiaTheme="minorHAnsi" w:hAnsiTheme="minorHAnsi" w:cstheme="minorBidi"/>
          </w:rPr>
          <w:commentReference w:id="126"/>
        </w:r>
        <w:commentRangeEnd w:id="127"/>
        <w:r w:rsidR="009F507F" w:rsidDel="007E4DC1">
          <w:rPr>
            <w:rStyle w:val="CommentReference"/>
            <w:rFonts w:asciiTheme="minorHAnsi" w:eastAsiaTheme="minorHAnsi" w:hAnsiTheme="minorHAnsi" w:cstheme="minorBidi"/>
          </w:rPr>
          <w:commentReference w:id="127"/>
        </w:r>
        <w:r w:rsidR="00327C97" w:rsidRPr="00636C9B" w:rsidDel="007E4DC1">
          <w:rPr>
            <w:rFonts w:ascii="Times New Roman" w:hAnsi="Times New Roman"/>
            <w:color w:val="000000" w:themeColor="text1"/>
            <w:sz w:val="24"/>
            <w:szCs w:val="24"/>
          </w:rPr>
          <w:delText>groups</w:delText>
        </w:r>
        <w:r w:rsidR="00530F84" w:rsidRPr="00636C9B" w:rsidDel="007E4DC1">
          <w:rPr>
            <w:rFonts w:ascii="Times New Roman" w:hAnsi="Times New Roman"/>
            <w:color w:val="000000" w:themeColor="text1"/>
            <w:sz w:val="24"/>
            <w:szCs w:val="24"/>
          </w:rPr>
          <w:delText xml:space="preserve">, </w:delText>
        </w:r>
        <w:r w:rsidR="00903C59" w:rsidRPr="00636C9B" w:rsidDel="007E4DC1">
          <w:rPr>
            <w:rFonts w:ascii="Times New Roman" w:hAnsi="Times New Roman"/>
            <w:color w:val="000000" w:themeColor="text1"/>
            <w:sz w:val="24"/>
            <w:szCs w:val="24"/>
          </w:rPr>
          <w:delText xml:space="preserve">which </w:delText>
        </w:r>
        <w:r w:rsidR="000C6935" w:rsidRPr="00636C9B" w:rsidDel="007E4DC1">
          <w:rPr>
            <w:rFonts w:ascii="Times New Roman" w:hAnsi="Times New Roman"/>
            <w:color w:val="000000" w:themeColor="text1"/>
            <w:sz w:val="24"/>
            <w:szCs w:val="24"/>
          </w:rPr>
          <w:delText xml:space="preserve">potentially </w:delText>
        </w:r>
      </w:del>
      <w:del w:id="128" w:author="Parks, Robbie M" w:date="2018-11-20T15:56:00Z">
        <w:r w:rsidR="00903C59" w:rsidRPr="00636C9B" w:rsidDel="001810A3">
          <w:rPr>
            <w:rFonts w:ascii="Times New Roman" w:hAnsi="Times New Roman"/>
            <w:color w:val="000000" w:themeColor="text1"/>
            <w:sz w:val="24"/>
            <w:szCs w:val="24"/>
          </w:rPr>
          <w:delText xml:space="preserve">possess varying </w:delText>
        </w:r>
        <w:r w:rsidR="00C52FAB" w:rsidRPr="00636C9B" w:rsidDel="001810A3">
          <w:rPr>
            <w:rFonts w:ascii="Times New Roman" w:hAnsi="Times New Roman"/>
            <w:color w:val="000000" w:themeColor="text1"/>
            <w:sz w:val="24"/>
            <w:szCs w:val="24"/>
          </w:rPr>
          <w:delText>levels of resilience</w:delText>
        </w:r>
        <w:r w:rsidR="000C6935" w:rsidRPr="00636C9B" w:rsidDel="001810A3">
          <w:rPr>
            <w:rFonts w:ascii="Times New Roman" w:hAnsi="Times New Roman"/>
            <w:color w:val="000000" w:themeColor="text1"/>
            <w:sz w:val="24"/>
            <w:szCs w:val="24"/>
          </w:rPr>
          <w:delText xml:space="preserve"> to temperature anomalies</w:delText>
        </w:r>
      </w:del>
      <w:ins w:id="129" w:author="Parks, Robbie M" w:date="2018-11-18T18:10:00Z">
        <w:r w:rsidR="00B53ABA">
          <w:rPr>
            <w:rFonts w:ascii="Times New Roman" w:hAnsi="Times New Roman"/>
            <w:color w:val="000000" w:themeColor="text1"/>
            <w:sz w:val="24"/>
            <w:szCs w:val="24"/>
          </w:rPr>
          <w:t>As such,</w:t>
        </w:r>
      </w:ins>
      <w:ins w:id="130" w:author="Parks, Robbie M" w:date="2018-11-17T10:21:00Z">
        <w:r w:rsidR="00BC66F6">
          <w:rPr>
            <w:rFonts w:ascii="Times New Roman" w:hAnsi="Times New Roman"/>
            <w:color w:val="000000" w:themeColor="text1"/>
            <w:sz w:val="24"/>
            <w:szCs w:val="24"/>
          </w:rPr>
          <w:t xml:space="preserve"> it is important to build an analysis distinguishing by </w:t>
        </w:r>
      </w:ins>
      <w:ins w:id="131" w:author="Parks, Robbie M" w:date="2018-11-17T10:22:00Z">
        <w:r w:rsidR="00BC66F6">
          <w:rPr>
            <w:rFonts w:ascii="Times New Roman" w:hAnsi="Times New Roman"/>
            <w:color w:val="000000" w:themeColor="text1"/>
            <w:sz w:val="24"/>
            <w:szCs w:val="24"/>
          </w:rPr>
          <w:t>these features of a population</w:t>
        </w:r>
      </w:ins>
      <w:del w:id="132" w:author="Parks, Robbie M" w:date="2018-11-17T10:20:00Z">
        <w:r w:rsidR="00EB7B88" w:rsidRPr="00636C9B" w:rsidDel="007E4DC1">
          <w:rPr>
            <w:rFonts w:ascii="Times New Roman" w:hAnsi="Times New Roman"/>
            <w:color w:val="000000" w:themeColor="text1"/>
            <w:sz w:val="24"/>
            <w:szCs w:val="24"/>
          </w:rPr>
          <w:delText xml:space="preserve"> as well as differing compositions of injury deaths,</w:delText>
        </w:r>
        <w:r w:rsidR="00C3413F" w:rsidRPr="00636C9B" w:rsidDel="007E4DC1">
          <w:rPr>
            <w:rFonts w:ascii="Times New Roman" w:hAnsi="Times New Roman"/>
            <w:color w:val="000000" w:themeColor="text1"/>
            <w:sz w:val="24"/>
            <w:szCs w:val="24"/>
          </w:rPr>
          <w:delText xml:space="preserve"> </w:delText>
        </w:r>
      </w:del>
      <w:ins w:id="133" w:author="Parks, Robbie M" w:date="2018-11-17T10:20:00Z">
        <w:r w:rsidR="007E4DC1">
          <w:rPr>
            <w:rFonts w:ascii="Times New Roman" w:hAnsi="Times New Roman"/>
            <w:color w:val="000000" w:themeColor="text1"/>
            <w:sz w:val="24"/>
            <w:szCs w:val="24"/>
          </w:rPr>
          <w:t>.</w:t>
        </w:r>
      </w:ins>
      <w:del w:id="134" w:author="Parks, Robbie M" w:date="2018-11-17T10:20:00Z">
        <w:r w:rsidR="00C3413F" w:rsidRPr="00636C9B" w:rsidDel="007E4DC1">
          <w:rPr>
            <w:rFonts w:ascii="Times New Roman" w:hAnsi="Times New Roman"/>
            <w:color w:val="000000" w:themeColor="text1"/>
            <w:sz w:val="24"/>
            <w:szCs w:val="24"/>
          </w:rPr>
          <w:delText>can help identify vulnerable communities within a population</w:delText>
        </w:r>
        <w:r w:rsidR="00321DA9" w:rsidRPr="00636C9B" w:rsidDel="007E4DC1">
          <w:rPr>
            <w:rFonts w:ascii="Times New Roman" w:hAnsi="Times New Roman"/>
            <w:color w:val="000000" w:themeColor="text1"/>
            <w:sz w:val="24"/>
            <w:szCs w:val="24"/>
          </w:rPr>
          <w:delText xml:space="preserve">. </w:delText>
        </w:r>
      </w:del>
      <w:del w:id="135" w:author="Parks, Robbie M" w:date="2018-11-20T15:23:00Z">
        <w:r w:rsidR="00321DA9" w:rsidRPr="00636C9B" w:rsidDel="00A7691F">
          <w:rPr>
            <w:rFonts w:ascii="Times New Roman" w:hAnsi="Times New Roman"/>
            <w:color w:val="000000" w:themeColor="text1"/>
            <w:sz w:val="24"/>
            <w:szCs w:val="24"/>
          </w:rPr>
          <w:fldChar w:fldCharType="begin" w:fldLock="1"/>
        </w:r>
        <w:r w:rsidR="001D341F" w:rsidDel="00A7691F">
          <w:rPr>
            <w:rFonts w:ascii="Times New Roman" w:hAnsi="Times New Roman"/>
            <w:color w:val="000000" w:themeColor="text1"/>
            <w:sz w:val="24"/>
            <w:szCs w:val="24"/>
          </w:rPr>
          <w:del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3,4,14,15&lt;/sup&gt;","plainTextFormattedCitation":"3,4,14,15","previouslyFormattedCitation":"&lt;sup&gt;3,4,14,15&lt;/sup&gt;"},"properties":{"noteIndex":0},"schema":"https://github.com/citation-style-language/schema/raw/master/csl-citation.json"}</w:delInstrText>
        </w:r>
        <w:r w:rsidR="00321DA9" w:rsidRPr="00636C9B" w:rsidDel="00A7691F">
          <w:rPr>
            <w:rFonts w:ascii="Times New Roman" w:hAnsi="Times New Roman"/>
            <w:color w:val="000000" w:themeColor="text1"/>
            <w:sz w:val="24"/>
            <w:szCs w:val="24"/>
          </w:rPr>
          <w:fldChar w:fldCharType="separate"/>
        </w:r>
        <w:r w:rsidR="001D341F" w:rsidRPr="001D341F" w:rsidDel="00A7691F">
          <w:rPr>
            <w:rFonts w:ascii="Times New Roman" w:hAnsi="Times New Roman"/>
            <w:noProof/>
            <w:color w:val="000000" w:themeColor="text1"/>
            <w:sz w:val="24"/>
            <w:szCs w:val="24"/>
            <w:vertAlign w:val="superscript"/>
          </w:rPr>
          <w:delText>3,4,14,15</w:delText>
        </w:r>
        <w:r w:rsidR="00321DA9" w:rsidRPr="00636C9B" w:rsidDel="00A7691F">
          <w:rPr>
            <w:rFonts w:ascii="Times New Roman" w:hAnsi="Times New Roman"/>
            <w:color w:val="000000" w:themeColor="text1"/>
            <w:sz w:val="24"/>
            <w:szCs w:val="24"/>
          </w:rPr>
          <w:fldChar w:fldCharType="end"/>
        </w:r>
      </w:del>
      <w:r w:rsidR="00321DA9" w:rsidRPr="00636C9B">
        <w:rPr>
          <w:rFonts w:ascii="Times New Roman" w:hAnsi="Times New Roman"/>
          <w:color w:val="000000" w:themeColor="text1"/>
          <w:sz w:val="24"/>
          <w:szCs w:val="24"/>
        </w:rPr>
        <w:t xml:space="preserve"> </w:t>
      </w:r>
      <w:del w:id="136" w:author="Parks, Robbie M" w:date="2018-11-17T10:20:00Z">
        <w:r w:rsidR="00B86EC8" w:rsidRPr="00636C9B" w:rsidDel="007E4DC1">
          <w:rPr>
            <w:rFonts w:ascii="Times New Roman" w:hAnsi="Times New Roman"/>
            <w:color w:val="000000" w:themeColor="text1"/>
            <w:sz w:val="24"/>
            <w:szCs w:val="24"/>
          </w:rPr>
          <w:delText>T</w:delText>
        </w:r>
        <w:r w:rsidR="00287584" w:rsidRPr="00636C9B" w:rsidDel="007E4DC1">
          <w:rPr>
            <w:rFonts w:ascii="Times New Roman" w:hAnsi="Times New Roman"/>
            <w:color w:val="000000" w:themeColor="text1"/>
            <w:sz w:val="24"/>
            <w:szCs w:val="24"/>
          </w:rPr>
          <w:delText xml:space="preserve">emperature </w:delText>
        </w:r>
        <w:r w:rsidR="000C36FE" w:rsidRPr="00636C9B" w:rsidDel="007E4DC1">
          <w:rPr>
            <w:rFonts w:ascii="Times New Roman" w:hAnsi="Times New Roman"/>
            <w:color w:val="000000" w:themeColor="text1"/>
            <w:sz w:val="24"/>
            <w:szCs w:val="24"/>
          </w:rPr>
          <w:delText>can</w:delText>
        </w:r>
        <w:r w:rsidR="00BC7B29" w:rsidRPr="00636C9B" w:rsidDel="007E4DC1">
          <w:rPr>
            <w:rFonts w:ascii="Times New Roman" w:hAnsi="Times New Roman"/>
            <w:color w:val="000000" w:themeColor="text1"/>
            <w:sz w:val="24"/>
            <w:szCs w:val="24"/>
          </w:rPr>
          <w:delText xml:space="preserve"> potentially</w:delText>
        </w:r>
        <w:r w:rsidR="00B86EC8" w:rsidRPr="00636C9B" w:rsidDel="007E4DC1">
          <w:rPr>
            <w:rFonts w:ascii="Times New Roman" w:hAnsi="Times New Roman"/>
            <w:color w:val="000000" w:themeColor="text1"/>
            <w:sz w:val="24"/>
            <w:szCs w:val="24"/>
          </w:rPr>
          <w:delText xml:space="preserve"> </w:delText>
        </w:r>
        <w:r w:rsidR="00287584" w:rsidRPr="00636C9B" w:rsidDel="007E4DC1">
          <w:rPr>
            <w:rFonts w:ascii="Times New Roman" w:hAnsi="Times New Roman"/>
            <w:color w:val="000000" w:themeColor="text1"/>
            <w:sz w:val="24"/>
            <w:szCs w:val="24"/>
          </w:rPr>
          <w:delText xml:space="preserve">modify </w:delText>
        </w:r>
        <w:r w:rsidR="00EB79A2" w:rsidRPr="00636C9B" w:rsidDel="007E4DC1">
          <w:rPr>
            <w:rFonts w:ascii="Times New Roman" w:hAnsi="Times New Roman"/>
            <w:color w:val="000000" w:themeColor="text1"/>
            <w:sz w:val="24"/>
            <w:szCs w:val="24"/>
          </w:rPr>
          <w:delText>risk</w:delText>
        </w:r>
        <w:r w:rsidR="003E2F68" w:rsidRPr="00636C9B" w:rsidDel="007E4DC1">
          <w:rPr>
            <w:rFonts w:ascii="Times New Roman" w:hAnsi="Times New Roman"/>
            <w:color w:val="000000" w:themeColor="text1"/>
            <w:sz w:val="24"/>
            <w:szCs w:val="24"/>
          </w:rPr>
          <w:delText xml:space="preserve"> of death differently</w:delText>
        </w:r>
        <w:r w:rsidR="00287584" w:rsidRPr="00636C9B" w:rsidDel="007E4DC1">
          <w:rPr>
            <w:rFonts w:ascii="Times New Roman" w:hAnsi="Times New Roman"/>
            <w:color w:val="000000" w:themeColor="text1"/>
            <w:sz w:val="24"/>
            <w:szCs w:val="24"/>
          </w:rPr>
          <w:delText xml:space="preserve"> </w:delText>
        </w:r>
        <w:r w:rsidR="00EA41FA" w:rsidRPr="00636C9B" w:rsidDel="007E4DC1">
          <w:rPr>
            <w:rFonts w:ascii="Times New Roman" w:hAnsi="Times New Roman"/>
            <w:color w:val="000000" w:themeColor="text1"/>
            <w:sz w:val="24"/>
            <w:szCs w:val="24"/>
          </w:rPr>
          <w:delText xml:space="preserve">by </w:delText>
        </w:r>
      </w:del>
      <w:del w:id="137" w:author="Parks, Robbie M" w:date="2018-11-13T17:12:00Z">
        <w:r w:rsidR="00EA41FA" w:rsidRPr="00636C9B" w:rsidDel="001C2178">
          <w:rPr>
            <w:rFonts w:ascii="Times New Roman" w:hAnsi="Times New Roman"/>
            <w:color w:val="000000" w:themeColor="text1"/>
            <w:sz w:val="24"/>
            <w:szCs w:val="24"/>
          </w:rPr>
          <w:delText xml:space="preserve">category </w:delText>
        </w:r>
      </w:del>
      <w:del w:id="138" w:author="Parks, Robbie M" w:date="2018-11-17T10:20:00Z">
        <w:r w:rsidR="00EA41FA" w:rsidRPr="00636C9B" w:rsidDel="007E4DC1">
          <w:rPr>
            <w:rFonts w:ascii="Times New Roman" w:hAnsi="Times New Roman"/>
            <w:color w:val="000000" w:themeColor="text1"/>
            <w:sz w:val="24"/>
            <w:szCs w:val="24"/>
          </w:rPr>
          <w:delText>of injury</w:delText>
        </w:r>
        <w:r w:rsidR="00C55816" w:rsidRPr="00636C9B" w:rsidDel="007E4DC1">
          <w:rPr>
            <w:rFonts w:ascii="Times New Roman" w:hAnsi="Times New Roman"/>
            <w:color w:val="000000" w:themeColor="text1"/>
            <w:sz w:val="24"/>
            <w:szCs w:val="24"/>
          </w:rPr>
          <w:delText xml:space="preserve"> within each socio-demographic group</w:delText>
        </w:r>
        <w:r w:rsidR="004C67C0" w:rsidRPr="00636C9B" w:rsidDel="007E4DC1">
          <w:rPr>
            <w:rFonts w:ascii="Times New Roman" w:hAnsi="Times New Roman"/>
            <w:color w:val="000000" w:themeColor="text1"/>
            <w:sz w:val="24"/>
            <w:szCs w:val="24"/>
          </w:rPr>
          <w:delText>.</w:delText>
        </w:r>
        <w:r w:rsidR="000C36FE" w:rsidRPr="00636C9B" w:rsidDel="007E4DC1">
          <w:rPr>
            <w:rFonts w:ascii="Times New Roman" w:hAnsi="Times New Roman"/>
            <w:color w:val="000000" w:themeColor="text1"/>
            <w:sz w:val="24"/>
            <w:szCs w:val="24"/>
          </w:rPr>
          <w:delText xml:space="preserve"> </w:delText>
        </w:r>
        <w:r w:rsidR="00E62AEB" w:rsidDel="007E4DC1">
          <w:rPr>
            <w:rFonts w:ascii="Times New Roman" w:hAnsi="Times New Roman"/>
            <w:color w:val="000000" w:themeColor="text1"/>
            <w:sz w:val="24"/>
            <w:szCs w:val="24"/>
          </w:rPr>
          <w:delText xml:space="preserve">Therefore it is </w:delText>
        </w:r>
        <w:r w:rsidR="000C36FE" w:rsidRPr="00636C9B" w:rsidDel="007E4DC1">
          <w:rPr>
            <w:rFonts w:ascii="Times New Roman" w:hAnsi="Times New Roman"/>
            <w:color w:val="000000" w:themeColor="text1"/>
            <w:sz w:val="24"/>
            <w:szCs w:val="24"/>
          </w:rPr>
          <w:delText xml:space="preserve">important to analyse </w:delText>
        </w:r>
        <w:r w:rsidR="0006625F" w:rsidRPr="00636C9B" w:rsidDel="007E4DC1">
          <w:rPr>
            <w:rFonts w:ascii="Times New Roman" w:hAnsi="Times New Roman"/>
            <w:color w:val="000000" w:themeColor="text1"/>
            <w:sz w:val="24"/>
            <w:szCs w:val="24"/>
          </w:rPr>
          <w:delText xml:space="preserve">vulnerability </w:delText>
        </w:r>
        <w:r w:rsidR="00C0356A" w:rsidDel="007E4DC1">
          <w:rPr>
            <w:rFonts w:ascii="Times New Roman" w:hAnsi="Times New Roman"/>
            <w:color w:val="000000" w:themeColor="text1"/>
            <w:sz w:val="24"/>
            <w:szCs w:val="24"/>
          </w:rPr>
          <w:delText xml:space="preserve">to anomalous temperature </w:delText>
        </w:r>
        <w:r w:rsidR="0006625F" w:rsidRPr="00636C9B" w:rsidDel="007E4DC1">
          <w:rPr>
            <w:rFonts w:ascii="Times New Roman" w:hAnsi="Times New Roman"/>
            <w:color w:val="000000" w:themeColor="text1"/>
            <w:sz w:val="24"/>
            <w:szCs w:val="24"/>
          </w:rPr>
          <w:delText>by these distinct combinations</w:delText>
        </w:r>
        <w:r w:rsidR="00BC1E9B" w:rsidRPr="00636C9B" w:rsidDel="007E4DC1">
          <w:rPr>
            <w:rFonts w:ascii="Times New Roman" w:hAnsi="Times New Roman"/>
            <w:color w:val="000000" w:themeColor="text1"/>
            <w:sz w:val="24"/>
            <w:szCs w:val="24"/>
          </w:rPr>
          <w:delText>.</w:delText>
        </w:r>
      </w:del>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420E6C99"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r w:rsidR="00E62AEB">
        <w:rPr>
          <w:rFonts w:ascii="Times New Roman" w:hAnsi="Times New Roman"/>
          <w:color w:val="000000" w:themeColor="text1"/>
          <w:sz w:val="24"/>
          <w:szCs w:val="24"/>
        </w:rPr>
        <w:t xml:space="preserve"> with</w:t>
      </w:r>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spatiotemporal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del w:id="139" w:author="Parks, Robbie M" w:date="2018-11-13T11:07:00Z">
        <w:r w:rsidR="00567A03" w:rsidDel="006838D1">
          <w:rPr>
            <w:rFonts w:ascii="Times New Roman" w:hAnsi="Times New Roman"/>
            <w:color w:val="000000" w:themeColor="text1"/>
            <w:sz w:val="24"/>
            <w:szCs w:val="24"/>
          </w:rPr>
          <w:delText>mutiple</w:delText>
        </w:r>
      </w:del>
      <w:ins w:id="140" w:author="Parks, Robbie M" w:date="2018-11-13T11:07:00Z">
        <w:r w:rsidR="006838D1">
          <w:rPr>
            <w:rFonts w:ascii="Times New Roman" w:hAnsi="Times New Roman"/>
            <w:color w:val="000000" w:themeColor="text1"/>
            <w:sz w:val="24"/>
            <w:szCs w:val="24"/>
          </w:rPr>
          <w:t>multiple</w:t>
        </w:r>
      </w:ins>
      <w:r w:rsidR="00E62AEB">
        <w:rPr>
          <w:rFonts w:ascii="Times New Roman" w:hAnsi="Times New Roman"/>
          <w:color w:val="000000" w:themeColor="text1"/>
          <w:sz w:val="24"/>
          <w:szCs w:val="24"/>
        </w:rPr>
        <w:t xml:space="preserve"> </w:t>
      </w:r>
      <w:del w:id="141" w:author="Parks, Robbie M" w:date="2018-11-21T09:38:00Z">
        <w:r w:rsidR="00F713D6" w:rsidRPr="00636C9B" w:rsidDel="00CA0B8B">
          <w:rPr>
            <w:rFonts w:ascii="Times New Roman" w:hAnsi="Times New Roman"/>
            <w:color w:val="000000" w:themeColor="text1"/>
            <w:sz w:val="24"/>
            <w:szCs w:val="24"/>
          </w:rPr>
          <w:delText xml:space="preserve">categories </w:delText>
        </w:r>
      </w:del>
      <w:ins w:id="142" w:author="Parks, Robbie M" w:date="2018-11-21T09:38:00Z">
        <w:r w:rsidR="00CA0B8B">
          <w:rPr>
            <w:rFonts w:ascii="Times New Roman" w:hAnsi="Times New Roman"/>
            <w:color w:val="000000" w:themeColor="text1"/>
            <w:sz w:val="24"/>
            <w:szCs w:val="24"/>
          </w:rPr>
          <w:t>types</w:t>
        </w:r>
        <w:r w:rsidR="00CA0B8B" w:rsidRPr="00636C9B">
          <w:rPr>
            <w:rFonts w:ascii="Times New Roman" w:hAnsi="Times New Roman"/>
            <w:color w:val="000000" w:themeColor="text1"/>
            <w:sz w:val="24"/>
            <w:szCs w:val="24"/>
          </w:rPr>
          <w:t xml:space="preserve"> </w:t>
        </w:r>
      </w:ins>
      <w:r w:rsidR="00F713D6" w:rsidRPr="00636C9B">
        <w:rPr>
          <w:rFonts w:ascii="Times New Roman" w:hAnsi="Times New Roman"/>
          <w:color w:val="000000" w:themeColor="text1"/>
          <w:sz w:val="24"/>
          <w:szCs w:val="24"/>
        </w:rPr>
        <w:t>of injury</w:t>
      </w:r>
      <w:r w:rsidR="00CF446F" w:rsidRPr="00636C9B">
        <w:rPr>
          <w:rFonts w:ascii="Times New Roman" w:hAnsi="Times New Roman"/>
          <w:color w:val="000000" w:themeColor="text1"/>
          <w:sz w:val="24"/>
          <w:szCs w:val="24"/>
        </w:rPr>
        <w:t xml:space="preserve"> by </w:t>
      </w:r>
      <w:del w:id="143" w:author="Parks, Robbie M" w:date="2018-11-21T09:38:00Z">
        <w:r w:rsidR="00CF446F" w:rsidRPr="00636C9B" w:rsidDel="0014646A">
          <w:rPr>
            <w:rFonts w:ascii="Times New Roman" w:hAnsi="Times New Roman"/>
            <w:color w:val="000000" w:themeColor="text1"/>
            <w:sz w:val="24"/>
            <w:szCs w:val="24"/>
          </w:rPr>
          <w:delText>socio-demographic c</w:delText>
        </w:r>
        <w:r w:rsidR="000135F4" w:rsidRPr="00636C9B" w:rsidDel="0014646A">
          <w:rPr>
            <w:rFonts w:ascii="Times New Roman" w:hAnsi="Times New Roman"/>
            <w:color w:val="000000" w:themeColor="text1"/>
            <w:sz w:val="24"/>
            <w:szCs w:val="24"/>
          </w:rPr>
          <w:delText>haracteristic</w:delText>
        </w:r>
      </w:del>
      <w:ins w:id="144" w:author="Parks, Robbie M" w:date="2018-11-21T09:38:00Z">
        <w:r w:rsidR="0014646A">
          <w:rPr>
            <w:rFonts w:ascii="Times New Roman" w:hAnsi="Times New Roman"/>
            <w:color w:val="000000" w:themeColor="text1"/>
            <w:sz w:val="24"/>
            <w:szCs w:val="24"/>
          </w:rPr>
          <w:t>age group and sex</w:t>
        </w:r>
      </w:ins>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72A3DAEB" w14:textId="42AA3A93" w:rsidR="00881B21" w:rsidRDefault="00A03DE2" w:rsidP="005B39FC">
      <w:pPr>
        <w:spacing w:after="0" w:line="480" w:lineRule="auto"/>
        <w:jc w:val="both"/>
        <w:rPr>
          <w:ins w:id="145" w:author="Parks, Robbie M" w:date="2018-11-13T14:14:00Z"/>
          <w:rFonts w:ascii="Times New Roman" w:hAnsi="Times New Roman"/>
          <w:color w:val="000000" w:themeColor="text1"/>
          <w:sz w:val="24"/>
          <w:szCs w:val="24"/>
        </w:rPr>
      </w:pPr>
      <w:ins w:id="146" w:author="Parks, Robbie M" w:date="2018-11-13T11:18:00Z">
        <w:r>
          <w:rPr>
            <w:rFonts w:ascii="Times New Roman" w:hAnsi="Times New Roman"/>
            <w:color w:val="000000" w:themeColor="text1"/>
            <w:sz w:val="24"/>
            <w:szCs w:val="24"/>
          </w:rPr>
          <w:t xml:space="preserve">Our aim was to </w:t>
        </w:r>
      </w:ins>
      <w:ins w:id="147" w:author="Parks, Robbie M" w:date="2018-11-13T13:49:00Z">
        <w:r w:rsidR="00C542A6">
          <w:rPr>
            <w:rFonts w:ascii="Times New Roman" w:hAnsi="Times New Roman"/>
            <w:color w:val="000000" w:themeColor="text1"/>
            <w:sz w:val="24"/>
            <w:szCs w:val="24"/>
          </w:rPr>
          <w:t>quantify</w:t>
        </w:r>
      </w:ins>
      <w:ins w:id="148" w:author="Parks, Robbie M" w:date="2018-11-13T11:18:00Z">
        <w:r>
          <w:rPr>
            <w:rFonts w:ascii="Times New Roman" w:hAnsi="Times New Roman"/>
            <w:color w:val="000000" w:themeColor="text1"/>
            <w:sz w:val="24"/>
            <w:szCs w:val="24"/>
          </w:rPr>
          <w:t xml:space="preserve"> </w:t>
        </w:r>
      </w:ins>
      <w:ins w:id="149" w:author="Parks, Robbie M" w:date="2018-11-13T13:56:00Z">
        <w:r w:rsidR="004B2216">
          <w:rPr>
            <w:rFonts w:ascii="Times New Roman" w:hAnsi="Times New Roman"/>
            <w:color w:val="000000" w:themeColor="text1"/>
            <w:sz w:val="24"/>
            <w:szCs w:val="24"/>
          </w:rPr>
          <w:t xml:space="preserve">national </w:t>
        </w:r>
      </w:ins>
      <w:ins w:id="150" w:author="Parks, Robbie M" w:date="2018-11-13T11:18:00Z">
        <w:r>
          <w:rPr>
            <w:rFonts w:ascii="Times New Roman" w:hAnsi="Times New Roman"/>
            <w:color w:val="000000" w:themeColor="text1"/>
            <w:sz w:val="24"/>
            <w:szCs w:val="24"/>
          </w:rPr>
          <w:t xml:space="preserve">additional </w:t>
        </w:r>
      </w:ins>
      <w:ins w:id="151" w:author="Parks, Robbie M" w:date="2018-11-13T13:49:00Z">
        <w:r w:rsidR="00C542A6">
          <w:rPr>
            <w:rFonts w:ascii="Times New Roman" w:hAnsi="Times New Roman"/>
            <w:color w:val="000000" w:themeColor="text1"/>
            <w:sz w:val="24"/>
            <w:szCs w:val="24"/>
          </w:rPr>
          <w:t>injury deaths</w:t>
        </w:r>
      </w:ins>
      <w:ins w:id="152" w:author="Parks, Robbie M" w:date="2018-11-13T11:18:00Z">
        <w:r>
          <w:rPr>
            <w:rFonts w:ascii="Times New Roman" w:hAnsi="Times New Roman"/>
            <w:color w:val="000000" w:themeColor="text1"/>
            <w:sz w:val="24"/>
            <w:szCs w:val="24"/>
          </w:rPr>
          <w:t xml:space="preserve"> in a warmer world in the</w:t>
        </w:r>
      </w:ins>
      <w:ins w:id="153" w:author="Parks, Robbie M" w:date="2018-11-21T09:41:00Z">
        <w:r w:rsidR="009A2664">
          <w:rPr>
            <w:rFonts w:ascii="Times New Roman" w:hAnsi="Times New Roman"/>
            <w:color w:val="000000" w:themeColor="text1"/>
            <w:sz w:val="24"/>
            <w:szCs w:val="24"/>
          </w:rPr>
          <w:t xml:space="preserve"> contiguous</w:t>
        </w:r>
      </w:ins>
      <w:ins w:id="154" w:author="Parks, Robbie M" w:date="2018-11-13T11:18:00Z">
        <w:r>
          <w:rPr>
            <w:rFonts w:ascii="Times New Roman" w:hAnsi="Times New Roman"/>
            <w:color w:val="000000" w:themeColor="text1"/>
            <w:sz w:val="24"/>
            <w:szCs w:val="24"/>
          </w:rPr>
          <w:t xml:space="preserve"> USA</w:t>
        </w:r>
      </w:ins>
      <w:ins w:id="155" w:author="Parks, Robbie M" w:date="2018-11-21T09:42:00Z">
        <w:r w:rsidR="002D23EC">
          <w:rPr>
            <w:rFonts w:ascii="Times New Roman" w:hAnsi="Times New Roman"/>
            <w:color w:val="000000" w:themeColor="text1"/>
            <w:sz w:val="24"/>
            <w:szCs w:val="24"/>
          </w:rPr>
          <w:t xml:space="preserve"> (i.e., excluding Alaska and Hawaii)</w:t>
        </w:r>
      </w:ins>
      <w:ins w:id="156" w:author="Parks, Robbie M" w:date="2018-11-13T11:18:00Z">
        <w:r>
          <w:rPr>
            <w:rFonts w:ascii="Times New Roman" w:hAnsi="Times New Roman"/>
            <w:color w:val="000000" w:themeColor="text1"/>
            <w:sz w:val="24"/>
            <w:szCs w:val="24"/>
          </w:rPr>
          <w:t>, by sex,</w:t>
        </w:r>
        <w:r w:rsidR="008C19F6">
          <w:rPr>
            <w:rFonts w:ascii="Times New Roman" w:hAnsi="Times New Roman"/>
            <w:color w:val="000000" w:themeColor="text1"/>
            <w:sz w:val="24"/>
            <w:szCs w:val="24"/>
          </w:rPr>
          <w:t xml:space="preserve"> age group and </w:t>
        </w:r>
      </w:ins>
      <w:ins w:id="157" w:author="Parks, Robbie M" w:date="2018-11-20T15:56:00Z">
        <w:r w:rsidR="00332383">
          <w:rPr>
            <w:rFonts w:ascii="Times New Roman" w:hAnsi="Times New Roman"/>
            <w:color w:val="000000" w:themeColor="text1"/>
            <w:sz w:val="24"/>
            <w:szCs w:val="24"/>
          </w:rPr>
          <w:t>type</w:t>
        </w:r>
      </w:ins>
      <w:ins w:id="158" w:author="Parks, Robbie M" w:date="2018-11-13T11:18:00Z">
        <w:r w:rsidR="008C19F6">
          <w:rPr>
            <w:rFonts w:ascii="Times New Roman" w:hAnsi="Times New Roman"/>
            <w:color w:val="000000" w:themeColor="text1"/>
            <w:sz w:val="24"/>
            <w:szCs w:val="24"/>
          </w:rPr>
          <w:t xml:space="preserve"> of injury. P</w:t>
        </w:r>
      </w:ins>
      <w:ins w:id="159" w:author="Parks, Robbie M" w:date="2018-11-13T14:04:00Z">
        <w:r w:rsidR="008C19F6">
          <w:rPr>
            <w:rFonts w:ascii="Times New Roman" w:hAnsi="Times New Roman"/>
            <w:color w:val="000000" w:themeColor="text1"/>
            <w:sz w:val="24"/>
            <w:szCs w:val="24"/>
          </w:rPr>
          <w:t>revious work has focu</w:t>
        </w:r>
        <w:r w:rsidR="00113023" w:rsidRPr="00113023">
          <w:rPr>
            <w:rFonts w:ascii="Times New Roman" w:hAnsi="Times New Roman"/>
            <w:color w:val="000000" w:themeColor="text1"/>
            <w:sz w:val="24"/>
            <w:szCs w:val="24"/>
          </w:rPr>
          <w:t>sed on how mortality from natural causes is affected by daily or multi-day hot/cold episodes, and not on weather patterns that reflect inter-annual variations, as expected under global climate change, nor on injuries.</w:t>
        </w:r>
      </w:ins>
      <w:ins w:id="160" w:author="Parks, Robbie M" w:date="2018-11-21T09:40:00Z">
        <w:r w:rsidR="00C02C51">
          <w:rPr>
            <w:rFonts w:ascii="Times New Roman" w:hAnsi="Times New Roman"/>
            <w:color w:val="000000" w:themeColor="text1"/>
            <w:sz w:val="24"/>
            <w:szCs w:val="24"/>
          </w:rPr>
          <w:fldChar w:fldCharType="begin" w:fldLock="1"/>
        </w:r>
      </w:ins>
      <w:r w:rsidR="004D157A">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2008","type":"article","volume":"8"},"uris":["http://www.mendeley.com/documents/?uuid=d87217a1-8015-414a-9c4d-5b94d7e63ff8"]},{"id":"ITEM-6","itemData":{"DOI":"10.1016/j.envint.2016.02.018","ISSN":"18736750","PMID":"26900891","abstract":"Background: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International","id":"ITEM-6","issued":{"date-parts":[["2016"]]},"title":"Mortality attributable to extreme temperatures in Spain: A comparative analysis by city","type":"article-journal"},"uris":["http://www.mendeley.com/documents/?uuid=95a7d8da-01d7-474f-a04c-53cda718534c"]},{"id":"ITEM-7","itemData":{"DOI":"10.1097/01.ede.0000187650.36636.1f","ISBN":"1044-3983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-7","issue":"1","issued":{"date-parts":[["2006"]]},"page":"75-79","title":"Impact of the 2003 Heatwave on All-Cause Mortality in 9 French Cities","type":"article-journal","volume":"17"},"uris":["http://www.mendeley.com/documents/?uuid=7aa70662-23cd-4233-a5ce-b47c5b315a68"]},{"id":"ITEM-8","itemData":{"DOI":"10.1056/NEJM199607113350203","ISBN":"0028-4793","ISSN":"0028-4793","PMID":"8649494","abstract":"BACKGROUND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Medicine","id":"ITEM-8","issued":{"date-parts":[["1996"]]},"title":"Heat-Related Deaths during the July 1995 Heat Wave in Chicago","type":"article-journal"},"uris":["http://www.mendeley.com/documents/?uuid=93431257-5a3a-4d6a-b726-db0de694e35d"]},{"id":"ITEM-9","itemData":{"DOI":"10.3390/ijerph120201279","ISBN":"1661-7827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Health","id":"ITEM-9","issued":{"date-parts":[["2015"]]},"title":"Evaluating the performance of a climate-driven mortality model during heat waves and cold spells in Europe","type":"article-journal"},"uris":["http://www.mendeley.com/documents/?uuid=4406136d-8b13-4e06-b3b5-c5c2f9ba7d4b"]},{"id":"ITEM-10","itemData":{"DOI":"10.1289/ehp.1002313","ISBN":"0091-6765","ISSN":"00916765","PMID":"21084239","abstract":"BACKGROUND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Perspectives","id":"ITEM-10","issued":{"date-parts":[["2011"]]},"title":"Heat waves in the United States: Mortality risk during heat waves and effect modification by heat wave characteristics in 43 U.S. communities","type":"article-journal"},"uris":["http://www.mendeley.com/documents/?uuid=c240e932-cb6f-49ce-976c-f020c9e5be3f"]},{"id":"ITEM-11","itemData":{"DOI":"10.1097/EDE.0b013e318190ee08","abstract":"Background—Many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Mass.)","id":"ITEM-11","issue":"2","issued":{"date-parts":[["2009"]]},"page":"205","title":"Weather-related mortality: how heat, cold, and heat waves affect mortality in the United States","type":"article-journal","volume":"20"},"uris":["http://www.mendeley.com/documents/?uuid=5fe7563e-b493-41ad-a49d-689ded5488ac"]}],"mendeley":{"formattedCitation":"&lt;sup&gt;2–12&lt;/sup&gt;","plainTextFormattedCitation":"2–12","previouslyFormattedCitation":"&lt;sup&gt;2–12&lt;/sup&gt;"},"properties":{"noteIndex":0},"schema":"https://github.com/citation-style-language/schema/raw/master/csl-citation.json"}</w:instrText>
      </w:r>
      <w:r w:rsidR="00C02C51">
        <w:rPr>
          <w:rFonts w:ascii="Times New Roman" w:hAnsi="Times New Roman"/>
          <w:color w:val="000000" w:themeColor="text1"/>
          <w:sz w:val="24"/>
          <w:szCs w:val="24"/>
        </w:rPr>
        <w:fldChar w:fldCharType="separate"/>
      </w:r>
      <w:r w:rsidR="004D157A" w:rsidRPr="004D157A">
        <w:rPr>
          <w:rFonts w:ascii="Times New Roman" w:hAnsi="Times New Roman"/>
          <w:noProof/>
          <w:color w:val="000000" w:themeColor="text1"/>
          <w:sz w:val="24"/>
          <w:szCs w:val="24"/>
          <w:vertAlign w:val="superscript"/>
        </w:rPr>
        <w:t>2–12</w:t>
      </w:r>
      <w:ins w:id="161" w:author="Parks, Robbie M" w:date="2018-11-21T09:40:00Z">
        <w:r w:rsidR="00C02C51">
          <w:rPr>
            <w:rFonts w:ascii="Times New Roman" w:hAnsi="Times New Roman"/>
            <w:color w:val="000000" w:themeColor="text1"/>
            <w:sz w:val="24"/>
            <w:szCs w:val="24"/>
          </w:rPr>
          <w:fldChar w:fldCharType="end"/>
        </w:r>
      </w:ins>
    </w:p>
    <w:p w14:paraId="1C5762D7" w14:textId="77777777" w:rsidR="00881B21" w:rsidRDefault="00881B21" w:rsidP="005B39FC">
      <w:pPr>
        <w:spacing w:after="0" w:line="480" w:lineRule="auto"/>
        <w:jc w:val="both"/>
        <w:rPr>
          <w:ins w:id="162" w:author="Parks, Robbie M" w:date="2018-11-13T14:14:00Z"/>
          <w:rFonts w:ascii="Times New Roman" w:hAnsi="Times New Roman"/>
          <w:color w:val="000000" w:themeColor="text1"/>
          <w:sz w:val="24"/>
          <w:szCs w:val="24"/>
        </w:rPr>
      </w:pPr>
    </w:p>
    <w:p w14:paraId="4178A95E" w14:textId="2B038344" w:rsidR="00E65B73" w:rsidRPr="00636C9B" w:rsidRDefault="003030BF" w:rsidP="005B39FC">
      <w:pPr>
        <w:spacing w:after="0" w:line="480" w:lineRule="auto"/>
        <w:jc w:val="both"/>
        <w:rPr>
          <w:rFonts w:ascii="Times New Roman" w:hAnsi="Times New Roman"/>
          <w:color w:val="000000" w:themeColor="text1"/>
          <w:sz w:val="24"/>
          <w:szCs w:val="24"/>
        </w:rPr>
      </w:pPr>
      <w:ins w:id="163" w:author="Parks, Robbie M" w:date="2018-11-13T14:06:00Z">
        <w:r>
          <w:rPr>
            <w:rFonts w:ascii="Times New Roman" w:hAnsi="Times New Roman"/>
            <w:color w:val="000000" w:themeColor="text1"/>
            <w:sz w:val="24"/>
            <w:szCs w:val="24"/>
          </w:rPr>
          <w:t xml:space="preserve">We wanted to understand the impact of deviation of temperature from long-term acclimatised </w:t>
        </w:r>
      </w:ins>
      <w:ins w:id="164" w:author="Parks, Robbie M" w:date="2018-11-20T15:17:00Z">
        <w:r w:rsidR="00E31070">
          <w:rPr>
            <w:rFonts w:ascii="Times New Roman" w:hAnsi="Times New Roman"/>
            <w:color w:val="000000" w:themeColor="text1"/>
            <w:sz w:val="24"/>
            <w:szCs w:val="24"/>
          </w:rPr>
          <w:t>averages</w:t>
        </w:r>
      </w:ins>
      <w:ins w:id="165" w:author="Parks, Robbie M" w:date="2018-11-13T14:06:00Z">
        <w:r>
          <w:rPr>
            <w:rFonts w:ascii="Times New Roman" w:hAnsi="Times New Roman"/>
            <w:color w:val="000000" w:themeColor="text1"/>
            <w:sz w:val="24"/>
            <w:szCs w:val="24"/>
          </w:rPr>
          <w:t xml:space="preserve">, rather than absolute temperature. </w:t>
        </w:r>
      </w:ins>
      <w:ins w:id="166" w:author="Parks, Robbie M" w:date="2018-11-13T14:04:00Z">
        <w:r w:rsidR="00E36F12">
          <w:rPr>
            <w:rFonts w:ascii="Times New Roman" w:hAnsi="Times New Roman"/>
            <w:color w:val="000000" w:themeColor="text1"/>
            <w:sz w:val="24"/>
            <w:szCs w:val="24"/>
          </w:rPr>
          <w:t>O</w:t>
        </w:r>
        <w:r w:rsidR="002D3368">
          <w:rPr>
            <w:rFonts w:ascii="Times New Roman" w:hAnsi="Times New Roman"/>
            <w:color w:val="000000" w:themeColor="text1"/>
            <w:sz w:val="24"/>
            <w:szCs w:val="24"/>
          </w:rPr>
          <w:t>ur</w:t>
        </w:r>
        <w:r w:rsidR="00113023">
          <w:rPr>
            <w:rFonts w:ascii="Times New Roman" w:hAnsi="Times New Roman"/>
            <w:color w:val="000000" w:themeColor="text1"/>
            <w:sz w:val="24"/>
            <w:szCs w:val="24"/>
          </w:rPr>
          <w:t xml:space="preserve"> alternative approach </w:t>
        </w:r>
      </w:ins>
      <w:ins w:id="167" w:author="Parks, Robbie M" w:date="2018-11-13T14:15:00Z">
        <w:r w:rsidR="00EF0BC4">
          <w:rPr>
            <w:rFonts w:ascii="Times New Roman" w:hAnsi="Times New Roman"/>
            <w:color w:val="000000" w:themeColor="text1"/>
            <w:sz w:val="24"/>
            <w:szCs w:val="24"/>
          </w:rPr>
          <w:t>to previous studies</w:t>
        </w:r>
        <w:r w:rsidR="00E34B73">
          <w:rPr>
            <w:rFonts w:ascii="Times New Roman" w:hAnsi="Times New Roman"/>
            <w:color w:val="000000" w:themeColor="text1"/>
            <w:sz w:val="24"/>
            <w:szCs w:val="24"/>
          </w:rPr>
          <w:t xml:space="preserve"> </w:t>
        </w:r>
      </w:ins>
      <w:ins w:id="168" w:author="Parks, Robbie M" w:date="2018-11-13T17:24:00Z">
        <w:r w:rsidR="00E36F12">
          <w:rPr>
            <w:rFonts w:ascii="Times New Roman" w:hAnsi="Times New Roman"/>
            <w:color w:val="000000" w:themeColor="text1"/>
            <w:sz w:val="24"/>
            <w:szCs w:val="24"/>
          </w:rPr>
          <w:t xml:space="preserve">also </w:t>
        </w:r>
      </w:ins>
      <w:ins w:id="169" w:author="Parks, Robbie M" w:date="2018-11-13T14:04:00Z">
        <w:r w:rsidR="00E36F12">
          <w:rPr>
            <w:rFonts w:ascii="Times New Roman" w:hAnsi="Times New Roman"/>
            <w:color w:val="000000" w:themeColor="text1"/>
            <w:sz w:val="24"/>
            <w:szCs w:val="24"/>
          </w:rPr>
          <w:t xml:space="preserve">uses </w:t>
        </w:r>
      </w:ins>
      <w:ins w:id="170" w:author="Parks, Robbie M" w:date="2018-11-13T14:06:00Z">
        <w:r>
          <w:rPr>
            <w:rFonts w:ascii="Times New Roman" w:hAnsi="Times New Roman"/>
            <w:color w:val="000000" w:themeColor="text1"/>
            <w:sz w:val="24"/>
            <w:szCs w:val="24"/>
          </w:rPr>
          <w:t>monthly temperatures</w:t>
        </w:r>
      </w:ins>
      <w:ins w:id="171" w:author="Parks, Robbie M" w:date="2018-11-13T14:15:00Z">
        <w:r w:rsidR="00E34B73">
          <w:rPr>
            <w:rFonts w:ascii="Times New Roman" w:hAnsi="Times New Roman"/>
            <w:color w:val="000000" w:themeColor="text1"/>
            <w:sz w:val="24"/>
            <w:szCs w:val="24"/>
          </w:rPr>
          <w:t xml:space="preserve"> and death records</w:t>
        </w:r>
      </w:ins>
      <w:ins w:id="172" w:author="Parks, Robbie M" w:date="2018-11-13T14:06:00Z">
        <w:r>
          <w:rPr>
            <w:rFonts w:ascii="Times New Roman" w:hAnsi="Times New Roman"/>
            <w:color w:val="000000" w:themeColor="text1"/>
            <w:sz w:val="24"/>
            <w:szCs w:val="24"/>
          </w:rPr>
          <w:t xml:space="preserve"> for </w:t>
        </w:r>
      </w:ins>
      <w:ins w:id="173" w:author="Parks, Robbie M" w:date="2018-11-13T14:15:00Z">
        <w:r w:rsidR="00E34B73">
          <w:rPr>
            <w:rFonts w:ascii="Times New Roman" w:hAnsi="Times New Roman"/>
            <w:color w:val="000000" w:themeColor="text1"/>
            <w:sz w:val="24"/>
            <w:szCs w:val="24"/>
          </w:rPr>
          <w:t xml:space="preserve">entire </w:t>
        </w:r>
      </w:ins>
      <w:ins w:id="174" w:author="Parks, Robbie M" w:date="2018-11-21T09:41:00Z">
        <w:r w:rsidR="00FF7EA4">
          <w:rPr>
            <w:rFonts w:ascii="Times New Roman" w:hAnsi="Times New Roman"/>
            <w:color w:val="000000" w:themeColor="text1"/>
            <w:sz w:val="24"/>
            <w:szCs w:val="24"/>
          </w:rPr>
          <w:t xml:space="preserve">contiguous </w:t>
        </w:r>
      </w:ins>
      <w:ins w:id="175" w:author="Parks, Robbie M" w:date="2018-11-13T14:15:00Z">
        <w:r w:rsidR="00E34B73">
          <w:rPr>
            <w:rFonts w:ascii="Times New Roman" w:hAnsi="Times New Roman"/>
            <w:color w:val="000000" w:themeColor="text1"/>
            <w:sz w:val="24"/>
            <w:szCs w:val="24"/>
          </w:rPr>
          <w:t>US population</w:t>
        </w:r>
      </w:ins>
      <w:ins w:id="176" w:author="Parks, Robbie M" w:date="2018-11-13T11:20:00Z">
        <w:r w:rsidR="00E34B73">
          <w:rPr>
            <w:rFonts w:ascii="Times New Roman" w:hAnsi="Times New Roman"/>
            <w:color w:val="000000" w:themeColor="text1"/>
            <w:sz w:val="24"/>
            <w:szCs w:val="24"/>
          </w:rPr>
          <w:t xml:space="preserve">. </w:t>
        </w:r>
      </w:ins>
      <w:ins w:id="177" w:author="Parks, Robbie M" w:date="2018-11-21T09:45:00Z">
        <w:r w:rsidR="00FF5B78">
          <w:rPr>
            <w:rFonts w:ascii="Times New Roman" w:hAnsi="Times New Roman"/>
            <w:color w:val="000000" w:themeColor="text1"/>
            <w:sz w:val="24"/>
            <w:szCs w:val="24"/>
          </w:rPr>
          <w:t>W</w:t>
        </w:r>
      </w:ins>
      <w:ins w:id="178" w:author="Parks, Robbie M" w:date="2018-11-21T09:42:00Z">
        <w:r w:rsidR="003C52FC">
          <w:rPr>
            <w:rFonts w:ascii="Times New Roman" w:hAnsi="Times New Roman"/>
            <w:color w:val="000000" w:themeColor="text1"/>
            <w:sz w:val="24"/>
            <w:szCs w:val="24"/>
          </w:rPr>
          <w:t>e first defined a state-month temperature anomaly</w:t>
        </w:r>
      </w:ins>
      <w:ins w:id="179" w:author="Parks, Robbie M" w:date="2018-11-21T09:45:00Z">
        <w:r w:rsidR="00350B39">
          <w:rPr>
            <w:rFonts w:ascii="Times New Roman" w:hAnsi="Times New Roman"/>
            <w:color w:val="000000" w:themeColor="text1"/>
            <w:sz w:val="24"/>
            <w:szCs w:val="24"/>
          </w:rPr>
          <w:t xml:space="preserve"> </w:t>
        </w:r>
      </w:ins>
      <w:ins w:id="180" w:author="Parks, Robbie M" w:date="2018-11-21T09:42:00Z">
        <w:r w:rsidR="003C52FC">
          <w:rPr>
            <w:rFonts w:ascii="Times New Roman" w:hAnsi="Times New Roman"/>
            <w:color w:val="000000" w:themeColor="text1"/>
            <w:sz w:val="24"/>
            <w:szCs w:val="24"/>
          </w:rPr>
          <w:t xml:space="preserve">as </w:t>
        </w:r>
      </w:ins>
      <w:ins w:id="181" w:author="Parks, Robbie M" w:date="2018-11-21T09:44:00Z">
        <w:r w:rsidR="00B2527A">
          <w:rPr>
            <w:rFonts w:ascii="Times New Roman" w:hAnsi="Times New Roman"/>
            <w:color w:val="000000" w:themeColor="text1"/>
            <w:sz w:val="24"/>
            <w:szCs w:val="24"/>
          </w:rPr>
          <w:t xml:space="preserve">each </w:t>
        </w:r>
        <w:r w:rsidR="00B2527A" w:rsidRPr="00636C9B">
          <w:rPr>
            <w:rFonts w:ascii="Times New Roman" w:eastAsiaTheme="minorHAnsi" w:hAnsi="Times New Roman"/>
            <w:sz w:val="24"/>
            <w:szCs w:val="24"/>
            <w:lang w:eastAsia="en-GB"/>
          </w:rPr>
          <w:t xml:space="preserve">state-month </w:t>
        </w:r>
        <w:r w:rsidR="00B2527A">
          <w:rPr>
            <w:rFonts w:ascii="Times New Roman" w:eastAsiaTheme="minorHAnsi" w:hAnsi="Times New Roman"/>
            <w:sz w:val="24"/>
            <w:szCs w:val="24"/>
            <w:lang w:eastAsia="en-GB"/>
          </w:rPr>
          <w:t xml:space="preserve">temperature </w:t>
        </w:r>
        <w:r w:rsidR="00B2527A" w:rsidRPr="00636C9B">
          <w:rPr>
            <w:rFonts w:ascii="Times New Roman" w:eastAsiaTheme="minorHAnsi" w:hAnsi="Times New Roman"/>
            <w:sz w:val="24"/>
            <w:szCs w:val="24"/>
            <w:lang w:eastAsia="en-GB"/>
          </w:rPr>
          <w:t xml:space="preserve">value over time </w:t>
        </w:r>
        <w:r w:rsidR="00B2527A">
          <w:rPr>
            <w:rFonts w:ascii="Times New Roman" w:eastAsiaTheme="minorHAnsi" w:hAnsi="Times New Roman"/>
            <w:sz w:val="24"/>
            <w:szCs w:val="24"/>
            <w:lang w:eastAsia="en-GB"/>
          </w:rPr>
          <w:t>minus</w:t>
        </w:r>
        <w:r w:rsidR="00B2527A" w:rsidRPr="00636C9B">
          <w:rPr>
            <w:rFonts w:ascii="Times New Roman" w:eastAsiaTheme="minorHAnsi" w:hAnsi="Times New Roman"/>
            <w:sz w:val="24"/>
            <w:szCs w:val="24"/>
            <w:lang w:eastAsia="en-GB"/>
          </w:rPr>
          <w:t xml:space="preserve"> the </w:t>
        </w:r>
      </w:ins>
      <w:ins w:id="182" w:author="Parks, Robbie M" w:date="2018-11-21T09:45:00Z">
        <w:r w:rsidR="00FF7A80">
          <w:rPr>
            <w:rFonts w:ascii="Times New Roman" w:eastAsiaTheme="minorHAnsi" w:hAnsi="Times New Roman"/>
            <w:sz w:val="24"/>
            <w:szCs w:val="24"/>
            <w:lang w:eastAsia="en-GB"/>
          </w:rPr>
          <w:t xml:space="preserve">respective </w:t>
        </w:r>
      </w:ins>
      <w:ins w:id="183" w:author="Parks, Robbie M" w:date="2018-11-21T09:44:00Z">
        <w:r w:rsidR="00B2527A" w:rsidRPr="00636C9B">
          <w:rPr>
            <w:rFonts w:ascii="Times New Roman" w:eastAsiaTheme="minorHAnsi" w:hAnsi="Times New Roman"/>
            <w:sz w:val="24"/>
            <w:szCs w:val="24"/>
            <w:lang w:eastAsia="en-GB"/>
          </w:rPr>
          <w:t>long-term mean temperature</w:t>
        </w:r>
      </w:ins>
      <w:ins w:id="184" w:author="Parks, Robbie M" w:date="2018-11-21T09:43:00Z">
        <w:r w:rsidR="003C52FC">
          <w:rPr>
            <w:rFonts w:ascii="Times New Roman" w:hAnsi="Times New Roman"/>
            <w:color w:val="000000" w:themeColor="text1"/>
            <w:sz w:val="24"/>
            <w:szCs w:val="24"/>
          </w:rPr>
          <w:t xml:space="preserve">. </w:t>
        </w:r>
      </w:ins>
      <w:ins w:id="185" w:author="Parks, Robbie M" w:date="2018-11-13T11:20:00Z">
        <w:r w:rsidR="003C52FC">
          <w:rPr>
            <w:rFonts w:ascii="Times New Roman" w:hAnsi="Times New Roman"/>
            <w:color w:val="000000" w:themeColor="text1"/>
            <w:sz w:val="24"/>
            <w:szCs w:val="24"/>
          </w:rPr>
          <w:t>W</w:t>
        </w:r>
      </w:ins>
      <w:commentRangeStart w:id="186"/>
      <w:del w:id="187" w:author="Parks, Robbie M" w:date="2018-11-13T11:20:00Z">
        <w:r w:rsidR="00921D87" w:rsidRPr="00636C9B" w:rsidDel="004E7DE8">
          <w:rPr>
            <w:rFonts w:ascii="Times New Roman" w:hAnsi="Times New Roman"/>
            <w:color w:val="000000" w:themeColor="text1"/>
            <w:sz w:val="24"/>
            <w:szCs w:val="24"/>
          </w:rPr>
          <w:delText>W</w:delText>
        </w:r>
      </w:del>
      <w:r w:rsidR="00921D87" w:rsidRPr="00636C9B">
        <w:rPr>
          <w:rFonts w:ascii="Times New Roman" w:hAnsi="Times New Roman"/>
          <w:color w:val="000000" w:themeColor="text1"/>
          <w:sz w:val="24"/>
          <w:szCs w:val="24"/>
        </w:rPr>
        <w:t>e</w:t>
      </w:r>
      <w:ins w:id="188" w:author="Parks, Robbie M" w:date="2018-11-21T09:43:00Z">
        <w:r w:rsidR="003C52FC">
          <w:rPr>
            <w:rFonts w:ascii="Times New Roman" w:hAnsi="Times New Roman"/>
            <w:color w:val="000000" w:themeColor="text1"/>
            <w:sz w:val="24"/>
            <w:szCs w:val="24"/>
          </w:rPr>
          <w:t xml:space="preserve"> then</w:t>
        </w:r>
      </w:ins>
      <w:r w:rsidR="00921D87" w:rsidRPr="00636C9B">
        <w:rPr>
          <w:rFonts w:ascii="Times New Roman" w:hAnsi="Times New Roman"/>
          <w:color w:val="000000" w:themeColor="text1"/>
          <w:sz w:val="24"/>
          <w:szCs w:val="24"/>
        </w:rPr>
        <w:t xml:space="preserve"> used </w:t>
      </w:r>
      <w:r w:rsidR="00095490" w:rsidRPr="00636C9B">
        <w:rPr>
          <w:rFonts w:ascii="Times New Roman" w:hAnsi="Times New Roman"/>
          <w:color w:val="000000" w:themeColor="text1"/>
          <w:sz w:val="24"/>
          <w:szCs w:val="24"/>
        </w:rPr>
        <w:t>geo</w:t>
      </w:r>
      <w:r w:rsidR="004C4565" w:rsidRPr="00636C9B">
        <w:rPr>
          <w:rFonts w:ascii="Times New Roman" w:hAnsi="Times New Roman"/>
          <w:color w:val="000000" w:themeColor="text1"/>
          <w:sz w:val="24"/>
          <w:szCs w:val="24"/>
        </w:rPr>
        <w:t>-</w:t>
      </w:r>
      <w:r w:rsidR="00095490" w:rsidRPr="00636C9B">
        <w:rPr>
          <w:rFonts w:ascii="Times New Roman" w:hAnsi="Times New Roman"/>
          <w:color w:val="000000" w:themeColor="text1"/>
          <w:sz w:val="24"/>
          <w:szCs w:val="24"/>
        </w:rPr>
        <w:t xml:space="preserve">coded </w:t>
      </w:r>
      <w:r w:rsidR="00921D87" w:rsidRPr="00636C9B">
        <w:rPr>
          <w:rFonts w:ascii="Times New Roman" w:hAnsi="Times New Roman"/>
          <w:color w:val="000000" w:themeColor="text1"/>
          <w:sz w:val="24"/>
          <w:szCs w:val="24"/>
        </w:rPr>
        <w:t>population-based data</w:t>
      </w:r>
      <w:r w:rsidR="004C4565" w:rsidRPr="00636C9B">
        <w:rPr>
          <w:rFonts w:ascii="Times New Roman" w:hAnsi="Times New Roman"/>
          <w:color w:val="000000" w:themeColor="text1"/>
          <w:sz w:val="24"/>
          <w:szCs w:val="24"/>
        </w:rPr>
        <w:t xml:space="preserve"> and temperature data</w:t>
      </w:r>
      <w:r w:rsidR="00085A4E" w:rsidRPr="00636C9B">
        <w:rPr>
          <w:rFonts w:ascii="Times New Roman" w:hAnsi="Times New Roman"/>
          <w:color w:val="000000" w:themeColor="text1"/>
          <w:sz w:val="24"/>
          <w:szCs w:val="24"/>
        </w:rPr>
        <w:t xml:space="preserve"> in</w:t>
      </w:r>
      <w:r w:rsidR="008E3720" w:rsidRPr="00636C9B">
        <w:rPr>
          <w:rFonts w:ascii="Times New Roman" w:hAnsi="Times New Roman"/>
          <w:color w:val="000000" w:themeColor="text1"/>
          <w:sz w:val="24"/>
          <w:szCs w:val="24"/>
        </w:rPr>
        <w:t xml:space="preserve"> the</w:t>
      </w:r>
      <w:r w:rsidR="00085A4E" w:rsidRPr="00636C9B">
        <w:rPr>
          <w:rFonts w:ascii="Times New Roman" w:hAnsi="Times New Roman"/>
          <w:color w:val="000000" w:themeColor="text1"/>
          <w:sz w:val="24"/>
          <w:szCs w:val="24"/>
        </w:rPr>
        <w:t xml:space="preserve"> contiguous USA </w:t>
      </w:r>
      <w:del w:id="189" w:author="Parks, Robbie M" w:date="2018-11-21T09:41:00Z">
        <w:r w:rsidR="00C0356A" w:rsidDel="002D23EC">
          <w:rPr>
            <w:rFonts w:ascii="Times New Roman" w:hAnsi="Times New Roman"/>
            <w:color w:val="000000" w:themeColor="text1"/>
            <w:sz w:val="24"/>
            <w:szCs w:val="24"/>
          </w:rPr>
          <w:delText xml:space="preserve">(i.e., excluding Alaska and Hawaii) </w:delText>
        </w:r>
      </w:del>
      <w:r w:rsidR="00085A4E" w:rsidRPr="00636C9B">
        <w:rPr>
          <w:rFonts w:ascii="Times New Roman" w:hAnsi="Times New Roman"/>
          <w:color w:val="000000" w:themeColor="text1"/>
          <w:sz w:val="24"/>
          <w:szCs w:val="24"/>
        </w:rPr>
        <w:t>from 1980 to 2016</w:t>
      </w:r>
      <w:r w:rsidR="00921D87" w:rsidRPr="00636C9B">
        <w:rPr>
          <w:rFonts w:ascii="Times New Roman" w:hAnsi="Times New Roman"/>
          <w:color w:val="000000" w:themeColor="text1"/>
          <w:sz w:val="24"/>
          <w:szCs w:val="24"/>
        </w:rPr>
        <w:t xml:space="preserve"> to estimate the association between anomalous temperature</w:t>
      </w:r>
      <w:r w:rsidR="006D1F52" w:rsidRPr="00636C9B">
        <w:rPr>
          <w:rFonts w:ascii="Times New Roman" w:hAnsi="Times New Roman"/>
          <w:color w:val="000000" w:themeColor="text1"/>
          <w:sz w:val="24"/>
          <w:szCs w:val="24"/>
        </w:rPr>
        <w:t xml:space="preserve"> and vari</w:t>
      </w:r>
      <w:r w:rsidR="003F50A5" w:rsidRPr="00636C9B">
        <w:rPr>
          <w:rFonts w:ascii="Times New Roman" w:hAnsi="Times New Roman"/>
          <w:color w:val="000000" w:themeColor="text1"/>
          <w:sz w:val="24"/>
          <w:szCs w:val="24"/>
        </w:rPr>
        <w:t xml:space="preserve">ous </w:t>
      </w:r>
      <w:del w:id="190" w:author="Parks, Robbie M" w:date="2018-11-21T09:42:00Z">
        <w:r w:rsidR="003F50A5" w:rsidRPr="00636C9B" w:rsidDel="00402519">
          <w:rPr>
            <w:rFonts w:ascii="Times New Roman" w:hAnsi="Times New Roman"/>
            <w:color w:val="000000" w:themeColor="text1"/>
            <w:sz w:val="24"/>
            <w:szCs w:val="24"/>
          </w:rPr>
          <w:delText xml:space="preserve">categories </w:delText>
        </w:r>
      </w:del>
      <w:ins w:id="191" w:author="Parks, Robbie M" w:date="2018-11-21T09:42:00Z">
        <w:r w:rsidR="00402519">
          <w:rPr>
            <w:rFonts w:ascii="Times New Roman" w:hAnsi="Times New Roman"/>
            <w:color w:val="000000" w:themeColor="text1"/>
            <w:sz w:val="24"/>
            <w:szCs w:val="24"/>
          </w:rPr>
          <w:t>types</w:t>
        </w:r>
        <w:r w:rsidR="00402519" w:rsidRPr="00636C9B">
          <w:rPr>
            <w:rFonts w:ascii="Times New Roman" w:hAnsi="Times New Roman"/>
            <w:color w:val="000000" w:themeColor="text1"/>
            <w:sz w:val="24"/>
            <w:szCs w:val="24"/>
          </w:rPr>
          <w:t xml:space="preserve"> </w:t>
        </w:r>
      </w:ins>
      <w:r w:rsidR="003F50A5" w:rsidRPr="00636C9B">
        <w:rPr>
          <w:rFonts w:ascii="Times New Roman" w:hAnsi="Times New Roman"/>
          <w:color w:val="000000" w:themeColor="text1"/>
          <w:sz w:val="24"/>
          <w:szCs w:val="24"/>
        </w:rPr>
        <w:t xml:space="preserve">of injury deaths, </w:t>
      </w:r>
      <w:r w:rsidR="003A6E74" w:rsidRPr="00636C9B">
        <w:rPr>
          <w:rFonts w:ascii="Times New Roman" w:hAnsi="Times New Roman"/>
          <w:color w:val="000000" w:themeColor="text1"/>
          <w:sz w:val="24"/>
          <w:szCs w:val="24"/>
        </w:rPr>
        <w:t xml:space="preserve">by age group, </w:t>
      </w:r>
      <w:r w:rsidR="003F50A5" w:rsidRPr="00636C9B">
        <w:rPr>
          <w:rFonts w:ascii="Times New Roman" w:hAnsi="Times New Roman"/>
          <w:color w:val="000000" w:themeColor="text1"/>
          <w:sz w:val="24"/>
          <w:szCs w:val="24"/>
        </w:rPr>
        <w:t>sex</w:t>
      </w:r>
      <w:r w:rsidR="003A6E74" w:rsidRPr="00636C9B">
        <w:rPr>
          <w:rFonts w:ascii="Times New Roman" w:hAnsi="Times New Roman"/>
          <w:color w:val="000000" w:themeColor="text1"/>
          <w:sz w:val="24"/>
          <w:szCs w:val="24"/>
        </w:rPr>
        <w:t xml:space="preserve"> and month</w:t>
      </w:r>
      <w:r w:rsidR="003F50A5" w:rsidRPr="00636C9B">
        <w:rPr>
          <w:rFonts w:ascii="Times New Roman" w:hAnsi="Times New Roman"/>
          <w:color w:val="000000" w:themeColor="text1"/>
          <w:sz w:val="24"/>
          <w:szCs w:val="24"/>
        </w:rPr>
        <w:t>.</w:t>
      </w:r>
      <w:r w:rsidR="00F056CD" w:rsidRPr="00636C9B">
        <w:rPr>
          <w:rFonts w:ascii="Times New Roman" w:hAnsi="Times New Roman"/>
          <w:color w:val="000000" w:themeColor="text1"/>
          <w:sz w:val="24"/>
          <w:szCs w:val="24"/>
        </w:rPr>
        <w:t xml:space="preserve"> We used a</w:t>
      </w:r>
      <w:r w:rsidR="003F50A5"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 xml:space="preserve">Bayesian spatiotemporal model </w:t>
      </w:r>
      <w:r w:rsidR="00727E9B" w:rsidRPr="00636C9B">
        <w:rPr>
          <w:rFonts w:ascii="Times New Roman" w:hAnsi="Times New Roman"/>
          <w:color w:val="000000" w:themeColor="text1"/>
          <w:sz w:val="24"/>
          <w:szCs w:val="24"/>
        </w:rPr>
        <w:t>of</w:t>
      </w:r>
      <w:r w:rsidR="00F62C99" w:rsidRPr="00636C9B">
        <w:rPr>
          <w:rFonts w:ascii="Times New Roman" w:hAnsi="Times New Roman"/>
          <w:color w:val="000000" w:themeColor="text1"/>
          <w:sz w:val="24"/>
          <w:szCs w:val="24"/>
        </w:rPr>
        <w:t xml:space="preserve"> death rates</w:t>
      </w:r>
      <w:r w:rsidR="00DF172D" w:rsidRPr="00636C9B">
        <w:rPr>
          <w:rFonts w:ascii="Times New Roman" w:hAnsi="Times New Roman"/>
          <w:color w:val="000000" w:themeColor="text1"/>
          <w:sz w:val="24"/>
          <w:szCs w:val="24"/>
        </w:rPr>
        <w:t xml:space="preserve">. Our statistical model, described below, </w:t>
      </w:r>
      <w:r w:rsidR="004264D7" w:rsidRPr="00636C9B">
        <w:rPr>
          <w:rFonts w:ascii="Times New Roman" w:hAnsi="Times New Roman"/>
          <w:color w:val="000000" w:themeColor="text1"/>
          <w:sz w:val="24"/>
          <w:szCs w:val="24"/>
        </w:rPr>
        <w:t xml:space="preserve">allowed death rates to vary by </w:t>
      </w:r>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r w:rsidR="008E3720" w:rsidRPr="00636C9B">
        <w:rPr>
          <w:rFonts w:ascii="Times New Roman" w:hAnsi="Times New Roman"/>
          <w:color w:val="000000" w:themeColor="text1"/>
          <w:sz w:val="24"/>
          <w:szCs w:val="24"/>
        </w:rPr>
        <w:t xml:space="preserve"> state, </w:t>
      </w:r>
      <w:r w:rsidR="008537D1" w:rsidRPr="00636C9B">
        <w:rPr>
          <w:rFonts w:ascii="Times New Roman" w:hAnsi="Times New Roman"/>
          <w:color w:val="000000" w:themeColor="text1"/>
          <w:sz w:val="24"/>
          <w:szCs w:val="24"/>
        </w:rPr>
        <w:t>over time, and local</w:t>
      </w:r>
      <w:r w:rsidR="004264D7" w:rsidRPr="00636C9B">
        <w:rPr>
          <w:rFonts w:ascii="Times New Roman" w:hAnsi="Times New Roman"/>
          <w:color w:val="000000" w:themeColor="text1"/>
          <w:sz w:val="24"/>
          <w:szCs w:val="24"/>
        </w:rPr>
        <w:t xml:space="preserve"> </w:t>
      </w:r>
      <w:r w:rsidR="008537D1" w:rsidRPr="00636C9B">
        <w:rPr>
          <w:rFonts w:ascii="Times New Roman" w:hAnsi="Times New Roman"/>
          <w:color w:val="000000" w:themeColor="text1"/>
          <w:sz w:val="24"/>
          <w:szCs w:val="24"/>
        </w:rPr>
        <w:t>temperature anomaly</w:t>
      </w:r>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w:t>
      </w:r>
      <w:del w:id="192" w:author="Parks, Robbie M" w:date="2018-11-21T09:46:00Z">
        <w:r w:rsidR="006F0E88" w:rsidRPr="00636C9B" w:rsidDel="002F5FDC">
          <w:rPr>
            <w:rFonts w:ascii="Times New Roman" w:hAnsi="Times New Roman"/>
            <w:color w:val="000000" w:themeColor="text1"/>
            <w:sz w:val="24"/>
            <w:szCs w:val="24"/>
          </w:rPr>
          <w:delText xml:space="preserve">then </w:delText>
        </w:r>
      </w:del>
      <w:r w:rsidR="00034AC0" w:rsidRPr="00636C9B">
        <w:rPr>
          <w:rFonts w:ascii="Times New Roman" w:hAnsi="Times New Roman"/>
          <w:color w:val="000000" w:themeColor="text1"/>
          <w:sz w:val="24"/>
          <w:szCs w:val="24"/>
        </w:rPr>
        <w:t xml:space="preserve">used the </w:t>
      </w:r>
      <w:r w:rsidR="006F0E88" w:rsidRPr="00636C9B">
        <w:rPr>
          <w:rFonts w:ascii="Times New Roman" w:hAnsi="Times New Roman"/>
          <w:color w:val="000000" w:themeColor="text1"/>
          <w:sz w:val="24"/>
          <w:szCs w:val="24"/>
        </w:rPr>
        <w:t xml:space="preserve">posterior of the </w:t>
      </w:r>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r w:rsidR="00226B11" w:rsidRPr="00636C9B">
        <w:rPr>
          <w:rFonts w:ascii="Times New Roman" w:hAnsi="Times New Roman"/>
          <w:color w:val="000000" w:themeColor="text1"/>
          <w:sz w:val="24"/>
          <w:szCs w:val="24"/>
        </w:rPr>
        <w:t xml:space="preserve">national </w:t>
      </w:r>
      <w:r w:rsidR="00CE3F4F" w:rsidRPr="00636C9B">
        <w:rPr>
          <w:rFonts w:ascii="Times New Roman" w:hAnsi="Times New Roman"/>
          <w:color w:val="000000" w:themeColor="text1"/>
          <w:sz w:val="24"/>
          <w:szCs w:val="24"/>
        </w:rPr>
        <w:t xml:space="preserve">additional deaths </w:t>
      </w:r>
      <w:r w:rsidR="000545FB" w:rsidRPr="00636C9B">
        <w:rPr>
          <w:rFonts w:ascii="Times New Roman" w:hAnsi="Times New Roman"/>
          <w:color w:val="000000" w:themeColor="text1"/>
          <w:sz w:val="24"/>
          <w:szCs w:val="24"/>
        </w:rPr>
        <w:t xml:space="preserve">by </w:t>
      </w:r>
      <w:del w:id="193" w:author="Parks, Robbie M" w:date="2018-11-13T17:12:00Z">
        <w:r w:rsidR="000545FB" w:rsidRPr="00636C9B" w:rsidDel="001C2178">
          <w:rPr>
            <w:rFonts w:ascii="Times New Roman" w:hAnsi="Times New Roman"/>
            <w:color w:val="000000" w:themeColor="text1"/>
            <w:sz w:val="24"/>
            <w:szCs w:val="24"/>
          </w:rPr>
          <w:delText xml:space="preserve">category </w:delText>
        </w:r>
      </w:del>
      <w:ins w:id="194"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0545FB" w:rsidRPr="00636C9B">
        <w:rPr>
          <w:rFonts w:ascii="Times New Roman" w:hAnsi="Times New Roman"/>
          <w:color w:val="000000" w:themeColor="text1"/>
          <w:sz w:val="24"/>
          <w:szCs w:val="24"/>
        </w:rPr>
        <w:t>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across all months.</w:t>
      </w:r>
      <w:commentRangeEnd w:id="186"/>
      <w:r w:rsidR="00B950F6">
        <w:rPr>
          <w:rStyle w:val="CommentReference"/>
          <w:rFonts w:asciiTheme="minorHAnsi" w:eastAsiaTheme="minorHAnsi" w:hAnsiTheme="minorHAnsi" w:cstheme="minorBidi"/>
        </w:rPr>
        <w:commentReference w:id="186"/>
      </w:r>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lastRenderedPageBreak/>
        <w:t>Mortality d</w:t>
      </w:r>
      <w:r w:rsidR="000210D1" w:rsidRPr="00636C9B">
        <w:rPr>
          <w:rFonts w:ascii="Times New Roman" w:hAnsi="Times New Roman"/>
          <w:i/>
          <w:color w:val="000000" w:themeColor="text1"/>
          <w:sz w:val="24"/>
          <w:szCs w:val="24"/>
        </w:rPr>
        <w:t>ata</w:t>
      </w:r>
    </w:p>
    <w:p w14:paraId="7E1402E9" w14:textId="77777777" w:rsidR="0001322E" w:rsidRDefault="000210D1" w:rsidP="00D76DF7">
      <w:pPr>
        <w:spacing w:after="0" w:line="480" w:lineRule="auto"/>
        <w:jc w:val="both"/>
        <w:rPr>
          <w:ins w:id="195" w:author="Parks, Robbie M" w:date="2018-11-18T18:16:00Z"/>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state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 xml:space="preserve">was coded </w:t>
      </w:r>
      <w:proofErr w:type="gramStart"/>
      <w:r w:rsidR="008539F0" w:rsidRPr="00636C9B">
        <w:rPr>
          <w:rFonts w:ascii="Times New Roman" w:hAnsi="Times New Roman"/>
          <w:color w:val="000000" w:themeColor="text1"/>
          <w:sz w:val="24"/>
          <w:szCs w:val="24"/>
        </w:rPr>
        <w:t>according to</w:t>
      </w:r>
      <w:proofErr w:type="gramEnd"/>
      <w:r w:rsidR="008539F0" w:rsidRPr="00636C9B">
        <w:rPr>
          <w:rFonts w:ascii="Times New Roman" w:hAnsi="Times New Roman"/>
          <w:color w:val="000000" w:themeColor="text1"/>
          <w:sz w:val="24"/>
          <w:szCs w:val="24"/>
        </w:rPr>
        <w:t xml:space="preserve">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t>
      </w:r>
      <w:del w:id="196" w:author="Parks, Robbie M" w:date="2018-11-13T14:18:00Z">
        <w:r w:rsidR="00100327" w:rsidRPr="00636C9B" w:rsidDel="004B66E9">
          <w:rPr>
            <w:rStyle w:val="apple-style-span"/>
            <w:rFonts w:ascii="Times New Roman" w:hAnsi="Times New Roman"/>
            <w:color w:val="000000" w:themeColor="text1"/>
            <w:sz w:val="24"/>
            <w:szCs w:val="24"/>
          </w:rPr>
          <w:delText xml:space="preserve">were </w:delText>
        </w:r>
      </w:del>
      <w:commentRangeStart w:id="197"/>
      <w:del w:id="198" w:author="Parks, Robbie M" w:date="2018-11-13T14:16:00Z">
        <w:r w:rsidR="00100327" w:rsidRPr="00636C9B" w:rsidDel="005472F1">
          <w:rPr>
            <w:rStyle w:val="apple-style-span"/>
            <w:rFonts w:ascii="Times New Roman" w:hAnsi="Times New Roman"/>
            <w:color w:val="000000" w:themeColor="text1"/>
            <w:sz w:val="24"/>
            <w:szCs w:val="24"/>
          </w:rPr>
          <w:delText>classe</w:delText>
        </w:r>
        <w:r w:rsidR="00D22A57" w:rsidRPr="00636C9B" w:rsidDel="005472F1">
          <w:rPr>
            <w:rStyle w:val="apple-style-span"/>
            <w:rFonts w:ascii="Times New Roman" w:hAnsi="Times New Roman"/>
            <w:color w:val="000000" w:themeColor="text1"/>
            <w:sz w:val="24"/>
            <w:szCs w:val="24"/>
          </w:rPr>
          <w:delText>d</w:delText>
        </w:r>
        <w:commentRangeEnd w:id="197"/>
        <w:r w:rsidR="00B950F6" w:rsidDel="005472F1">
          <w:rPr>
            <w:rStyle w:val="CommentReference"/>
            <w:rFonts w:asciiTheme="minorHAnsi" w:eastAsiaTheme="minorHAnsi" w:hAnsiTheme="minorHAnsi" w:cstheme="minorBidi"/>
          </w:rPr>
          <w:commentReference w:id="197"/>
        </w:r>
        <w:r w:rsidR="00D22A57" w:rsidRPr="00636C9B" w:rsidDel="005472F1">
          <w:rPr>
            <w:rStyle w:val="apple-style-span"/>
            <w:rFonts w:ascii="Times New Roman" w:hAnsi="Times New Roman"/>
            <w:color w:val="000000" w:themeColor="text1"/>
            <w:sz w:val="24"/>
            <w:szCs w:val="24"/>
          </w:rPr>
          <w:delText xml:space="preserve"> </w:delText>
        </w:r>
        <w:r w:rsidR="00D22A57" w:rsidRPr="00636C9B" w:rsidDel="00166F4A">
          <w:rPr>
            <w:rStyle w:val="apple-style-span"/>
            <w:rFonts w:ascii="Times New Roman" w:hAnsi="Times New Roman"/>
            <w:color w:val="000000" w:themeColor="text1"/>
            <w:sz w:val="24"/>
            <w:szCs w:val="24"/>
          </w:rPr>
          <w:delText>into one of</w:delText>
        </w:r>
      </w:del>
      <w:ins w:id="199" w:author="Parks, Robbie M" w:date="2018-11-13T14:18:00Z">
        <w:r w:rsidR="004B66E9">
          <w:rPr>
            <w:rStyle w:val="apple-style-span"/>
            <w:rFonts w:ascii="Times New Roman" w:hAnsi="Times New Roman"/>
            <w:color w:val="000000" w:themeColor="text1"/>
            <w:sz w:val="24"/>
            <w:szCs w:val="24"/>
          </w:rPr>
          <w:t>fell into</w:t>
        </w:r>
      </w:ins>
      <w:r w:rsidR="00D22A57" w:rsidRPr="00636C9B">
        <w:rPr>
          <w:rStyle w:val="apple-style-span"/>
          <w:rFonts w:ascii="Times New Roman" w:hAnsi="Times New Roman"/>
          <w:color w:val="000000" w:themeColor="text1"/>
          <w:sz w:val="24"/>
          <w:szCs w:val="24"/>
        </w:rPr>
        <w:t xml:space="preserve"> </w:t>
      </w:r>
      <w:del w:id="200" w:author="Parks, Robbie M" w:date="2018-11-13T11:24:00Z">
        <w:r w:rsidR="00D22A57" w:rsidRPr="00636C9B" w:rsidDel="00AE2912">
          <w:rPr>
            <w:rStyle w:val="apple-style-span"/>
            <w:rFonts w:ascii="Times New Roman" w:hAnsi="Times New Roman"/>
            <w:color w:val="000000" w:themeColor="text1"/>
            <w:sz w:val="24"/>
            <w:szCs w:val="24"/>
          </w:rPr>
          <w:delText xml:space="preserve">five </w:delText>
        </w:r>
      </w:del>
      <w:ins w:id="201" w:author="Parks, Robbie M" w:date="2018-11-13T11:24:00Z">
        <w:r w:rsidR="00AE2912">
          <w:rPr>
            <w:rStyle w:val="apple-style-span"/>
            <w:rFonts w:ascii="Times New Roman" w:hAnsi="Times New Roman"/>
            <w:color w:val="000000" w:themeColor="text1"/>
            <w:sz w:val="24"/>
            <w:szCs w:val="24"/>
          </w:rPr>
          <w:t>six</w:t>
        </w:r>
        <w:r w:rsidR="00AE2912" w:rsidRPr="00636C9B">
          <w:rPr>
            <w:rStyle w:val="apple-style-span"/>
            <w:rFonts w:ascii="Times New Roman" w:hAnsi="Times New Roman"/>
            <w:color w:val="000000" w:themeColor="text1"/>
            <w:sz w:val="24"/>
            <w:szCs w:val="24"/>
          </w:rPr>
          <w:t xml:space="preserve"> </w:t>
        </w:r>
      </w:ins>
      <w:r w:rsidR="00D22A57" w:rsidRPr="00636C9B">
        <w:rPr>
          <w:rStyle w:val="apple-style-span"/>
          <w:rFonts w:ascii="Times New Roman" w:hAnsi="Times New Roman"/>
          <w:color w:val="000000" w:themeColor="text1"/>
          <w:sz w:val="24"/>
          <w:szCs w:val="24"/>
        </w:rPr>
        <w:t>categories:</w:t>
      </w:r>
      <w:commentRangeStart w:id="202"/>
      <w:r w:rsidR="00D22A57" w:rsidRPr="00636C9B">
        <w:rPr>
          <w:rStyle w:val="apple-style-span"/>
          <w:rFonts w:ascii="Times New Roman" w:hAnsi="Times New Roman"/>
          <w:color w:val="000000" w:themeColor="text1"/>
          <w:sz w:val="24"/>
          <w:szCs w:val="24"/>
        </w:rPr>
        <w:t xml:space="preserve">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w:t>
      </w:r>
      <w:ins w:id="203" w:author="Parks, Robbie M" w:date="2018-11-13T11:24:00Z">
        <w:r w:rsidR="00AE2912">
          <w:rPr>
            <w:rStyle w:val="apple-style-span"/>
            <w:rFonts w:ascii="Times New Roman" w:hAnsi="Times New Roman"/>
            <w:color w:val="000000" w:themeColor="text1"/>
            <w:sz w:val="24"/>
            <w:szCs w:val="24"/>
          </w:rPr>
          <w:t xml:space="preserve">, </w:t>
        </w:r>
      </w:ins>
      <w:del w:id="204" w:author="Parks, Robbie M" w:date="2018-11-13T11:24:00Z">
        <w:r w:rsidR="00D22A57" w:rsidRPr="00636C9B" w:rsidDel="00AE2912">
          <w:rPr>
            <w:rStyle w:val="apple-style-span"/>
            <w:rFonts w:ascii="Times New Roman" w:hAnsi="Times New Roman"/>
            <w:color w:val="000000" w:themeColor="text1"/>
            <w:sz w:val="24"/>
            <w:szCs w:val="24"/>
          </w:rPr>
          <w:delText xml:space="preserve"> and </w:delText>
        </w:r>
      </w:del>
      <w:r w:rsidR="00D22A57"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ntentional self-harm</w:t>
      </w:r>
      <w:ins w:id="205" w:author="Parks, Robbie M" w:date="2018-11-13T11:24:00Z">
        <w:r w:rsidR="00AE2912">
          <w:rPr>
            <w:rStyle w:val="apple-style-span"/>
            <w:rFonts w:ascii="Times New Roman" w:hAnsi="Times New Roman"/>
            <w:color w:val="000000" w:themeColor="text1"/>
            <w:sz w:val="24"/>
            <w:szCs w:val="24"/>
          </w:rPr>
          <w:t xml:space="preserve"> and other</w:t>
        </w:r>
      </w:ins>
      <w:ins w:id="206" w:author="Parks, Robbie M" w:date="2018-11-13T13:43:00Z">
        <w:r w:rsidR="00273273">
          <w:rPr>
            <w:rStyle w:val="apple-style-span"/>
            <w:rFonts w:ascii="Times New Roman" w:hAnsi="Times New Roman"/>
            <w:color w:val="000000" w:themeColor="text1"/>
            <w:sz w:val="24"/>
            <w:szCs w:val="24"/>
          </w:rPr>
          <w:t xml:space="preserve"> unintentional injuries</w:t>
        </w:r>
      </w:ins>
      <w:r w:rsidR="00100327" w:rsidRPr="00636C9B">
        <w:rPr>
          <w:rStyle w:val="apple-style-span"/>
          <w:rFonts w:ascii="Times New Roman" w:hAnsi="Times New Roman"/>
          <w:color w:val="000000" w:themeColor="text1"/>
          <w:sz w:val="24"/>
          <w:szCs w:val="24"/>
        </w:rPr>
        <w:t>.</w:t>
      </w:r>
      <w:ins w:id="207" w:author="Parks, Robbie M" w:date="2018-11-18T18:15:00Z">
        <w:r w:rsidR="0089689A">
          <w:rPr>
            <w:rStyle w:val="apple-style-span"/>
            <w:rFonts w:ascii="Times New Roman" w:hAnsi="Times New Roman"/>
            <w:color w:val="000000" w:themeColor="text1"/>
            <w:sz w:val="24"/>
            <w:szCs w:val="24"/>
          </w:rPr>
          <w:t xml:space="preserve"> We report the results of all but other unintentional injuries as no coherent relationship between deaths of</w:t>
        </w:r>
      </w:ins>
      <w:ins w:id="208" w:author="Parks, Robbie M" w:date="2018-11-18T18:16:00Z">
        <w:r w:rsidR="0089689A">
          <w:rPr>
            <w:rStyle w:val="apple-style-span"/>
            <w:rFonts w:ascii="Times New Roman" w:hAnsi="Times New Roman"/>
            <w:color w:val="000000" w:themeColor="text1"/>
            <w:sz w:val="24"/>
            <w:szCs w:val="24"/>
          </w:rPr>
          <w:t xml:space="preserve"> this type and temperature were evident, nor were the absolute numbers of additional deaths of a magnitude comparable with the other injury types.</w:t>
        </w:r>
      </w:ins>
    </w:p>
    <w:p w14:paraId="1FA1566D" w14:textId="77777777" w:rsidR="0001322E" w:rsidRDefault="0001322E" w:rsidP="00D76DF7">
      <w:pPr>
        <w:spacing w:after="0" w:line="480" w:lineRule="auto"/>
        <w:jc w:val="both"/>
        <w:rPr>
          <w:ins w:id="209" w:author="Parks, Robbie M" w:date="2018-11-18T18:16:00Z"/>
          <w:rStyle w:val="apple-style-span"/>
          <w:rFonts w:ascii="Times New Roman" w:hAnsi="Times New Roman"/>
          <w:color w:val="000000" w:themeColor="text1"/>
          <w:sz w:val="24"/>
          <w:szCs w:val="24"/>
        </w:rPr>
      </w:pPr>
    </w:p>
    <w:p w14:paraId="1DB0D957" w14:textId="5AB5A6D0" w:rsidR="000210D1" w:rsidRPr="00636C9B" w:rsidRDefault="00100327" w:rsidP="00D76DF7">
      <w:pPr>
        <w:spacing w:after="0" w:line="480" w:lineRule="auto"/>
        <w:jc w:val="both"/>
        <w:rPr>
          <w:rFonts w:ascii="Times New Roman" w:hAnsi="Times New Roman"/>
          <w:color w:val="000000" w:themeColor="text1"/>
          <w:sz w:val="24"/>
          <w:szCs w:val="24"/>
        </w:rPr>
      </w:pPr>
      <w:del w:id="210" w:author="Parks, Robbie M" w:date="2018-11-18T18:16:00Z">
        <w:r w:rsidRPr="00636C9B" w:rsidDel="0001322E">
          <w:rPr>
            <w:rStyle w:val="apple-style-span"/>
            <w:rFonts w:ascii="Times New Roman" w:hAnsi="Times New Roman"/>
            <w:color w:val="000000" w:themeColor="text1"/>
            <w:sz w:val="24"/>
            <w:szCs w:val="24"/>
          </w:rPr>
          <w:delText xml:space="preserve"> </w:delText>
        </w:r>
      </w:del>
      <w:commentRangeEnd w:id="202"/>
      <w:r w:rsidR="00B950F6">
        <w:rPr>
          <w:rStyle w:val="CommentReference"/>
          <w:rFonts w:asciiTheme="minorHAnsi" w:eastAsiaTheme="minorHAnsi" w:hAnsiTheme="minorHAnsi" w:cstheme="minorBidi"/>
        </w:rPr>
        <w:commentReference w:id="202"/>
      </w:r>
      <w:r w:rsidR="00987F8E" w:rsidRPr="00636C9B">
        <w:rPr>
          <w:rFonts w:ascii="Times New Roman" w:hAnsi="Times New Roman"/>
          <w:color w:val="000000" w:themeColor="text1"/>
          <w:sz w:val="24"/>
          <w:szCs w:val="24"/>
        </w:rPr>
        <w:t xml:space="preserve">Injuries accounted for 8% of all deaths in the USA in 1980 and 7.3% in 2016. </w:t>
      </w:r>
      <w:r w:rsidR="000210D1"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000210D1" w:rsidRPr="00636C9B">
        <w:rPr>
          <w:rFonts w:ascii="Times New Roman" w:hAnsi="Times New Roman"/>
          <w:color w:val="000000" w:themeColor="text1"/>
          <w:sz w:val="24"/>
          <w:szCs w:val="24"/>
        </w:rPr>
        <w:t xml:space="preserve"> and from the US Census Bureau prior to 1990.</w:t>
      </w:r>
      <w:r w:rsidR="002554A9"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16&lt;/sup&gt;","plainTextFormattedCitation":"16","previouslyFormattedCitation":"&lt;sup&gt;16&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16</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73839731" w:rsidR="00B373B7" w:rsidRPr="00636C9B" w:rsidRDefault="00885DE5"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We calculated monthly death r</w:t>
      </w:r>
      <w:r w:rsidR="00BF7A75" w:rsidRPr="00636C9B">
        <w:rPr>
          <w:rFonts w:ascii="Times New Roman" w:hAnsi="Times New Roman"/>
          <w:color w:val="000000" w:themeColor="text1"/>
          <w:sz w:val="24"/>
          <w:szCs w:val="24"/>
        </w:rPr>
        <w:t>ates 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del w:id="211" w:author="Parks, Robbie M" w:date="2018-11-13T17:12:00Z">
        <w:r w:rsidR="00220930" w:rsidRPr="00636C9B" w:rsidDel="006761AB">
          <w:rPr>
            <w:rFonts w:ascii="Times New Roman" w:hAnsi="Times New Roman"/>
            <w:color w:val="000000" w:themeColor="text1"/>
            <w:sz w:val="24"/>
            <w:szCs w:val="24"/>
          </w:rPr>
          <w:delText>category</w:delText>
        </w:r>
        <w:r w:rsidR="008433DD" w:rsidRPr="00636C9B" w:rsidDel="006761AB">
          <w:rPr>
            <w:rFonts w:ascii="Times New Roman" w:hAnsi="Times New Roman"/>
            <w:color w:val="000000" w:themeColor="text1"/>
            <w:sz w:val="24"/>
            <w:szCs w:val="24"/>
          </w:rPr>
          <w:delText xml:space="preserve"> </w:delText>
        </w:r>
      </w:del>
      <w:ins w:id="212" w:author="Parks, Robbie M" w:date="2018-11-13T17:12:00Z">
        <w:r w:rsidR="006761AB">
          <w:rPr>
            <w:rFonts w:ascii="Times New Roman" w:hAnsi="Times New Roman"/>
            <w:color w:val="000000" w:themeColor="text1"/>
            <w:sz w:val="24"/>
            <w:szCs w:val="24"/>
          </w:rPr>
          <w:t>type</w:t>
        </w:r>
        <w:r w:rsidR="006761AB" w:rsidRPr="00636C9B">
          <w:rPr>
            <w:rFonts w:ascii="Times New Roman" w:hAnsi="Times New Roman"/>
            <w:color w:val="000000" w:themeColor="text1"/>
            <w:sz w:val="24"/>
            <w:szCs w:val="24"/>
          </w:rPr>
          <w:t xml:space="preserve"> </w:t>
        </w:r>
      </w:ins>
      <w:r w:rsidR="008433DD" w:rsidRPr="00636C9B">
        <w:rPr>
          <w:rFonts w:ascii="Times New Roman" w:hAnsi="Times New Roman"/>
          <w:color w:val="000000" w:themeColor="text1"/>
          <w:sz w:val="24"/>
          <w:szCs w:val="24"/>
        </w:rPr>
        <w:t>of injury death</w:t>
      </w:r>
      <w:r w:rsidR="00BA7AAF" w:rsidRPr="00636C9B">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Death rate calculations accounted for varying length of months, by multiplying each month’s death count by a factor that would make it equivalent to a 31-day month.</w:t>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1E46002D" w14:textId="55B1B302" w:rsidR="00B950F6" w:rsidRDefault="00C845EF" w:rsidP="00D76DF7">
      <w:pPr>
        <w:spacing w:after="0" w:line="480" w:lineRule="auto"/>
        <w:jc w:val="both"/>
        <w:outlineLvl w:val="0"/>
        <w:rPr>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17&lt;/sup&gt;","plainTextFormattedCitation":"17","previouslyFormattedCitation":"&lt;sup&gt;17&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17</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lastRenderedPageBreak/>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r w:rsidRPr="00636C9B">
        <w:rPr>
          <w:rFonts w:ascii="Times New Roman" w:eastAsiaTheme="minorHAnsi" w:hAnsi="Times New Roman"/>
          <w:sz w:val="24"/>
          <w:szCs w:val="24"/>
          <w:lang w:eastAsia="en-GB"/>
        </w:rPr>
        <w:t>the</w:t>
      </w:r>
      <w:r w:rsidR="00B950F6">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p>
    <w:p w14:paraId="2A099BC1" w14:textId="77777777" w:rsidR="00B950F6" w:rsidRDefault="00B950F6" w:rsidP="00D76DF7">
      <w:pPr>
        <w:spacing w:after="0" w:line="480" w:lineRule="auto"/>
        <w:jc w:val="both"/>
        <w:outlineLvl w:val="0"/>
        <w:rPr>
          <w:rFonts w:ascii="Times New Roman" w:eastAsiaTheme="minorHAnsi" w:hAnsi="Times New Roman"/>
          <w:sz w:val="24"/>
          <w:szCs w:val="24"/>
          <w:lang w:eastAsia="en-GB"/>
        </w:rPr>
      </w:pPr>
    </w:p>
    <w:p w14:paraId="2DAD3CB1" w14:textId="7D306F12" w:rsidR="00C845EF" w:rsidRPr="00636C9B" w:rsidRDefault="007A322B" w:rsidP="00D76DF7">
      <w:pPr>
        <w:spacing w:after="0" w:line="480" w:lineRule="auto"/>
        <w:jc w:val="both"/>
        <w:outlineLvl w:val="0"/>
        <w:rPr>
          <w:rFonts w:ascii="Times New Roman" w:eastAsiaTheme="minorHAnsi" w:hAnsi="Times New Roman"/>
          <w:sz w:val="24"/>
          <w:szCs w:val="24"/>
          <w:lang w:eastAsia="en-GB"/>
        </w:rPr>
      </w:pPr>
      <w:ins w:id="213" w:author="Parks, Robbie M" w:date="2018-11-13T11:26:00Z">
        <w:r>
          <w:rPr>
            <w:rFonts w:ascii="Times New Roman" w:eastAsiaTheme="minorHAnsi" w:hAnsi="Times New Roman"/>
            <w:sz w:val="24"/>
            <w:szCs w:val="24"/>
            <w:lang w:eastAsia="en-GB"/>
          </w:rPr>
          <w:t xml:space="preserve">We </w:t>
        </w:r>
      </w:ins>
      <w:ins w:id="214" w:author="Parks, Robbie M" w:date="2018-11-13T13:36:00Z">
        <w:r w:rsidR="005B4DFF">
          <w:rPr>
            <w:rFonts w:ascii="Times New Roman" w:eastAsiaTheme="minorHAnsi" w:hAnsi="Times New Roman"/>
            <w:sz w:val="24"/>
            <w:szCs w:val="24"/>
            <w:lang w:eastAsia="en-GB"/>
          </w:rPr>
          <w:t>required</w:t>
        </w:r>
      </w:ins>
      <w:ins w:id="215" w:author="Parks, Robbie M" w:date="2018-11-13T11:26:00Z">
        <w:r>
          <w:rPr>
            <w:rFonts w:ascii="Times New Roman" w:eastAsiaTheme="minorHAnsi" w:hAnsi="Times New Roman"/>
            <w:sz w:val="24"/>
            <w:szCs w:val="24"/>
            <w:lang w:eastAsia="en-GB"/>
          </w:rPr>
          <w:t xml:space="preserve"> a baseline of long-term temperatures for each state and month</w:t>
        </w:r>
      </w:ins>
      <w:ins w:id="216" w:author="Parks, Robbie M" w:date="2018-11-13T13:29:00Z">
        <w:r w:rsidR="00B2547D">
          <w:rPr>
            <w:rFonts w:ascii="Times New Roman" w:eastAsiaTheme="minorHAnsi" w:hAnsi="Times New Roman"/>
            <w:sz w:val="24"/>
            <w:szCs w:val="24"/>
            <w:lang w:eastAsia="en-GB"/>
          </w:rPr>
          <w:t xml:space="preserve"> to measure </w:t>
        </w:r>
      </w:ins>
      <w:ins w:id="217" w:author="Parks, Robbie M" w:date="2018-11-13T14:39:00Z">
        <w:r w:rsidR="00BC5E54">
          <w:rPr>
            <w:rFonts w:ascii="Times New Roman" w:eastAsiaTheme="minorHAnsi" w:hAnsi="Times New Roman"/>
            <w:sz w:val="24"/>
            <w:szCs w:val="24"/>
            <w:lang w:eastAsia="en-GB"/>
          </w:rPr>
          <w:t>values</w:t>
        </w:r>
      </w:ins>
      <w:ins w:id="218" w:author="Parks, Robbie M" w:date="2018-11-13T13:29:00Z">
        <w:r w:rsidR="00B2547D">
          <w:rPr>
            <w:rFonts w:ascii="Times New Roman" w:eastAsiaTheme="minorHAnsi" w:hAnsi="Times New Roman"/>
            <w:sz w:val="24"/>
            <w:szCs w:val="24"/>
            <w:lang w:eastAsia="en-GB"/>
          </w:rPr>
          <w:t xml:space="preserve"> against</w:t>
        </w:r>
      </w:ins>
      <w:ins w:id="219" w:author="Parks, Robbie M" w:date="2018-11-13T11:30:00Z">
        <w:r w:rsidR="001C608C">
          <w:rPr>
            <w:rFonts w:ascii="Times New Roman" w:eastAsiaTheme="minorHAnsi" w:hAnsi="Times New Roman"/>
            <w:sz w:val="24"/>
            <w:szCs w:val="24"/>
            <w:lang w:eastAsia="en-GB"/>
          </w:rPr>
          <w:t xml:space="preserve">. </w:t>
        </w:r>
      </w:ins>
      <w:ins w:id="220" w:author="Parks, Robbie M" w:date="2018-11-13T13:37:00Z">
        <w:r w:rsidR="00471233">
          <w:rPr>
            <w:rFonts w:ascii="Times New Roman" w:eastAsiaTheme="minorHAnsi" w:hAnsi="Times New Roman"/>
            <w:sz w:val="24"/>
            <w:szCs w:val="24"/>
            <w:lang w:eastAsia="en-GB"/>
          </w:rPr>
          <w:t>These temperatures represent local adaptation tempe</w:t>
        </w:r>
        <w:r w:rsidR="008A7B5B">
          <w:rPr>
            <w:rFonts w:ascii="Times New Roman" w:eastAsiaTheme="minorHAnsi" w:hAnsi="Times New Roman"/>
            <w:sz w:val="24"/>
            <w:szCs w:val="24"/>
            <w:lang w:eastAsia="en-GB"/>
          </w:rPr>
          <w:t xml:space="preserve">rature for each state and month. These values </w:t>
        </w:r>
      </w:ins>
      <w:ins w:id="221" w:author="Parks, Robbie M" w:date="2018-11-13T13:44:00Z">
        <w:r w:rsidR="00450FA1">
          <w:rPr>
            <w:rFonts w:ascii="Times New Roman" w:eastAsiaTheme="minorHAnsi" w:hAnsi="Times New Roman"/>
            <w:sz w:val="24"/>
            <w:szCs w:val="24"/>
            <w:lang w:eastAsia="en-GB"/>
          </w:rPr>
          <w:t>can be different even for neighbouring months in the same state</w:t>
        </w:r>
      </w:ins>
      <w:ins w:id="222" w:author="Parks, Robbie M" w:date="2018-11-21T09:48:00Z">
        <w:r w:rsidR="00D86FFA">
          <w:rPr>
            <w:rFonts w:ascii="Times New Roman" w:eastAsiaTheme="minorHAnsi" w:hAnsi="Times New Roman"/>
            <w:sz w:val="24"/>
            <w:szCs w:val="24"/>
            <w:lang w:eastAsia="en-GB"/>
          </w:rPr>
          <w:t>, or neighbouring states in the same month</w:t>
        </w:r>
      </w:ins>
      <w:ins w:id="223" w:author="Parks, Robbie M" w:date="2018-11-13T13:45:00Z">
        <w:r w:rsidR="00802A0B">
          <w:rPr>
            <w:rFonts w:ascii="Times New Roman" w:eastAsiaTheme="minorHAnsi" w:hAnsi="Times New Roman"/>
            <w:sz w:val="24"/>
            <w:szCs w:val="24"/>
            <w:lang w:eastAsia="en-GB"/>
          </w:rPr>
          <w:t>, and represent monthly acclimatisation temperatures in each state</w:t>
        </w:r>
      </w:ins>
      <w:ins w:id="224" w:author="Parks, Robbie M" w:date="2018-11-13T13:38:00Z">
        <w:r w:rsidR="00A84DE4">
          <w:rPr>
            <w:rFonts w:ascii="Times New Roman" w:eastAsiaTheme="minorHAnsi" w:hAnsi="Times New Roman"/>
            <w:sz w:val="24"/>
            <w:szCs w:val="24"/>
            <w:lang w:eastAsia="en-GB"/>
          </w:rPr>
          <w:t xml:space="preserve">. </w:t>
        </w:r>
      </w:ins>
      <w:ins w:id="225" w:author="Parks, Robbie M" w:date="2018-11-13T13:45:00Z">
        <w:r w:rsidR="00802A0B">
          <w:rPr>
            <w:rFonts w:ascii="Times New Roman" w:eastAsiaTheme="minorHAnsi" w:hAnsi="Times New Roman"/>
            <w:sz w:val="24"/>
            <w:szCs w:val="24"/>
            <w:lang w:eastAsia="en-GB"/>
          </w:rPr>
          <w:t xml:space="preserve">For this, </w:t>
        </w:r>
      </w:ins>
      <w:ins w:id="226" w:author="Parks, Robbie M" w:date="2018-11-13T13:29:00Z">
        <w:r w:rsidR="00B2547D">
          <w:rPr>
            <w:rFonts w:ascii="Times New Roman" w:eastAsiaTheme="minorHAnsi" w:hAnsi="Times New Roman"/>
            <w:sz w:val="24"/>
            <w:szCs w:val="24"/>
            <w:lang w:eastAsia="en-GB"/>
          </w:rPr>
          <w:t>w</w:t>
        </w:r>
      </w:ins>
      <w:commentRangeStart w:id="227"/>
      <w:del w:id="228" w:author="Parks, Robbie M" w:date="2018-11-13T13:29:00Z">
        <w:r w:rsidR="00BB3FAB" w:rsidRPr="00636C9B" w:rsidDel="00B2547D">
          <w:rPr>
            <w:rFonts w:ascii="Times New Roman" w:eastAsiaTheme="minorHAnsi" w:hAnsi="Times New Roman"/>
            <w:sz w:val="24"/>
            <w:szCs w:val="24"/>
            <w:lang w:eastAsia="en-GB"/>
          </w:rPr>
          <w:delText>W</w:delText>
        </w:r>
      </w:del>
      <w:r w:rsidR="00BB3FAB" w:rsidRPr="00636C9B">
        <w:rPr>
          <w:rFonts w:ascii="Times New Roman" w:eastAsiaTheme="minorHAnsi" w:hAnsi="Times New Roman"/>
          <w:sz w:val="24"/>
          <w:szCs w:val="24"/>
          <w:lang w:eastAsia="en-GB"/>
        </w:rPr>
        <w:t xml:space="preserve">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mean t</w:t>
      </w:r>
      <w:r w:rsidR="004814FB" w:rsidRPr="00636C9B">
        <w:rPr>
          <w:rFonts w:ascii="Times New Roman" w:eastAsiaTheme="minorHAnsi" w:hAnsi="Times New Roman"/>
          <w:sz w:val="24"/>
          <w:szCs w:val="24"/>
          <w:lang w:eastAsia="en-GB"/>
        </w:rPr>
        <w:t>emperatures</w:t>
      </w:r>
      <w:ins w:id="229" w:author="Parks, Robbie M" w:date="2018-11-16T13:19:00Z">
        <w:r w:rsidR="009C7269">
          <w:rPr>
            <w:rFonts w:ascii="Times New Roman" w:eastAsiaTheme="minorHAnsi" w:hAnsi="Times New Roman"/>
            <w:sz w:val="24"/>
            <w:szCs w:val="24"/>
            <w:lang w:eastAsia="en-GB"/>
          </w:rPr>
          <w:t xml:space="preserve"> of daily means</w:t>
        </w:r>
      </w:ins>
      <w:r w:rsidR="00B80D4C" w:rsidRPr="00636C9B">
        <w:rPr>
          <w:rFonts w:ascii="Times New Roman" w:eastAsiaTheme="minorHAnsi" w:hAnsi="Times New Roman"/>
          <w:sz w:val="24"/>
          <w:szCs w:val="24"/>
          <w:lang w:eastAsia="en-GB"/>
        </w:rPr>
        <w:t xml:space="preserve"> by month and state </w:t>
      </w:r>
      <w:del w:id="230" w:author="Parks, Robbie M" w:date="2018-11-13T13:36:00Z">
        <w:r w:rsidR="00B80D4C" w:rsidRPr="00636C9B" w:rsidDel="005B4DFF">
          <w:rPr>
            <w:rFonts w:ascii="Times New Roman" w:eastAsiaTheme="minorHAnsi" w:hAnsi="Times New Roman"/>
            <w:sz w:val="24"/>
            <w:szCs w:val="24"/>
            <w:lang w:eastAsia="en-GB"/>
          </w:rPr>
          <w:delText xml:space="preserve">during a climate-scale </w:delText>
        </w:r>
        <w:r w:rsidR="00F76044" w:rsidRPr="00636C9B" w:rsidDel="005B4DFF">
          <w:rPr>
            <w:rFonts w:ascii="Times New Roman" w:eastAsiaTheme="minorHAnsi" w:hAnsi="Times New Roman"/>
            <w:sz w:val="24"/>
            <w:szCs w:val="24"/>
            <w:lang w:eastAsia="en-GB"/>
          </w:rPr>
          <w:delText>period of time</w:delText>
        </w:r>
        <w:r w:rsidR="00B80D4C" w:rsidRPr="00636C9B" w:rsidDel="005B4DFF">
          <w:rPr>
            <w:rFonts w:ascii="Times New Roman" w:eastAsiaTheme="minorHAnsi" w:hAnsi="Times New Roman"/>
            <w:sz w:val="24"/>
            <w:szCs w:val="24"/>
            <w:lang w:eastAsia="en-GB"/>
          </w:rPr>
          <w:delText xml:space="preserve"> </w:delText>
        </w:r>
      </w:del>
      <w:ins w:id="231" w:author="Parks, Robbie M" w:date="2018-11-13T13:36:00Z">
        <w:r w:rsidR="005B4DFF">
          <w:rPr>
            <w:rFonts w:ascii="Times New Roman" w:eastAsiaTheme="minorHAnsi" w:hAnsi="Times New Roman"/>
            <w:sz w:val="24"/>
            <w:szCs w:val="24"/>
            <w:lang w:eastAsia="en-GB"/>
          </w:rPr>
          <w:t xml:space="preserve">covering a 30-year period equivalent to scales used </w:t>
        </w:r>
      </w:ins>
      <w:ins w:id="232" w:author="Parks, Robbie M" w:date="2018-11-13T13:37:00Z">
        <w:r w:rsidR="00BC51A4">
          <w:rPr>
            <w:rFonts w:ascii="Times New Roman" w:eastAsiaTheme="minorHAnsi" w:hAnsi="Times New Roman"/>
            <w:sz w:val="24"/>
            <w:szCs w:val="24"/>
            <w:lang w:eastAsia="en-GB"/>
          </w:rPr>
          <w:t xml:space="preserve">in </w:t>
        </w:r>
      </w:ins>
      <w:ins w:id="233" w:author="Parks, Robbie M" w:date="2018-11-13T13:36:00Z">
        <w:r w:rsidR="005B4DFF">
          <w:rPr>
            <w:rFonts w:ascii="Times New Roman" w:eastAsiaTheme="minorHAnsi" w:hAnsi="Times New Roman"/>
            <w:sz w:val="24"/>
            <w:szCs w:val="24"/>
            <w:lang w:eastAsia="en-GB"/>
          </w:rPr>
          <w:t xml:space="preserve">climate assessment </w:t>
        </w:r>
      </w:ins>
      <w:r w:rsidR="00B80D4C" w:rsidRPr="00636C9B">
        <w:rPr>
          <w:rFonts w:ascii="Times New Roman" w:eastAsiaTheme="minorHAnsi" w:hAnsi="Times New Roman"/>
          <w:sz w:val="24"/>
          <w:szCs w:val="24"/>
          <w:lang w:eastAsia="en-GB"/>
        </w:rPr>
        <w:t>(here 1980-2009)</w:t>
      </w:r>
      <w:r w:rsidR="008F32CB" w:rsidRPr="00636C9B">
        <w:rPr>
          <w:rFonts w:ascii="Times New Roman" w:eastAsiaTheme="minorHAnsi" w:hAnsi="Times New Roman"/>
          <w:sz w:val="24"/>
          <w:szCs w:val="24"/>
          <w:lang w:eastAsia="en-GB"/>
        </w:rPr>
        <w:t>.</w:t>
      </w:r>
      <w:r w:rsidR="00997E5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18&lt;/sup&gt;","plainTextFormattedCitation":"18","previouslyFormattedCitation":"&lt;sup&gt;18&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18</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commentRangeEnd w:id="227"/>
      <w:r w:rsidR="00B950F6">
        <w:rPr>
          <w:rStyle w:val="CommentReference"/>
          <w:rFonts w:asciiTheme="minorHAnsi" w:eastAsiaTheme="minorHAnsi" w:hAnsiTheme="minorHAnsi" w:cstheme="minorBidi"/>
        </w:rPr>
        <w:commentReference w:id="227"/>
      </w:r>
      <w:del w:id="234" w:author="Parks, Robbie M" w:date="2018-11-13T13:38:00Z">
        <w:r w:rsidR="00514A85" w:rsidRPr="00636C9B" w:rsidDel="00471233">
          <w:rPr>
            <w:rFonts w:ascii="Times New Roman" w:hAnsi="Times New Roman"/>
            <w:color w:val="000000" w:themeColor="text1"/>
            <w:sz w:val="24"/>
            <w:szCs w:val="24"/>
          </w:rPr>
          <w:delText>T</w:delText>
        </w:r>
        <w:commentRangeStart w:id="235"/>
        <w:r w:rsidR="00514A85" w:rsidRPr="00636C9B" w:rsidDel="00471233">
          <w:rPr>
            <w:rFonts w:ascii="Times New Roman" w:hAnsi="Times New Roman"/>
            <w:color w:val="000000" w:themeColor="text1"/>
            <w:sz w:val="24"/>
            <w:szCs w:val="24"/>
          </w:rPr>
          <w:delText>h</w:delText>
        </w:r>
        <w:r w:rsidR="008844BD" w:rsidRPr="00636C9B" w:rsidDel="00471233">
          <w:rPr>
            <w:rFonts w:ascii="Times New Roman" w:hAnsi="Times New Roman"/>
            <w:color w:val="000000" w:themeColor="text1"/>
            <w:sz w:val="24"/>
            <w:szCs w:val="24"/>
          </w:rPr>
          <w:delText>is</w:delText>
        </w:r>
        <w:r w:rsidR="00514A85" w:rsidRPr="00636C9B" w:rsidDel="00471233">
          <w:rPr>
            <w:rFonts w:ascii="Times New Roman" w:hAnsi="Times New Roman"/>
            <w:color w:val="000000" w:themeColor="text1"/>
            <w:sz w:val="24"/>
            <w:szCs w:val="24"/>
          </w:rPr>
          <w:delText xml:space="preserve"> long-term mean temperature represents the local adaptation temperature </w:delText>
        </w:r>
        <w:r w:rsidR="00CF3383" w:rsidRPr="00636C9B" w:rsidDel="00471233">
          <w:rPr>
            <w:rFonts w:ascii="Times New Roman" w:hAnsi="Times New Roman"/>
            <w:color w:val="000000" w:themeColor="text1"/>
            <w:sz w:val="24"/>
            <w:szCs w:val="24"/>
          </w:rPr>
          <w:delText>for</w:delText>
        </w:r>
        <w:r w:rsidR="00514A85" w:rsidRPr="00636C9B" w:rsidDel="00471233">
          <w:rPr>
            <w:rFonts w:ascii="Times New Roman" w:hAnsi="Times New Roman"/>
            <w:color w:val="000000" w:themeColor="text1"/>
            <w:sz w:val="24"/>
            <w:szCs w:val="24"/>
          </w:rPr>
          <w:delText xml:space="preserve"> each state in each month.</w:delText>
        </w:r>
        <w:commentRangeEnd w:id="235"/>
        <w:r w:rsidR="00B950F6" w:rsidDel="00471233">
          <w:rPr>
            <w:rStyle w:val="CommentReference"/>
            <w:rFonts w:asciiTheme="minorHAnsi" w:eastAsiaTheme="minorHAnsi" w:hAnsiTheme="minorHAnsi" w:cstheme="minorBidi"/>
          </w:rPr>
          <w:commentReference w:id="235"/>
        </w:r>
        <w:r w:rsidR="00B80D4C" w:rsidRPr="00636C9B" w:rsidDel="00471233">
          <w:rPr>
            <w:rFonts w:ascii="Times New Roman" w:eastAsiaTheme="minorHAnsi" w:hAnsi="Times New Roman"/>
            <w:sz w:val="24"/>
            <w:szCs w:val="24"/>
            <w:lang w:eastAsia="en-GB"/>
          </w:rPr>
          <w:delText xml:space="preserve"> </w:delText>
        </w:r>
      </w:del>
      <w:r w:rsidR="00534095" w:rsidRPr="00636C9B">
        <w:rPr>
          <w:rFonts w:ascii="Times New Roman" w:eastAsiaTheme="minorHAnsi" w:hAnsi="Times New Roman"/>
          <w:sz w:val="24"/>
          <w:szCs w:val="24"/>
          <w:lang w:eastAsia="en-GB"/>
        </w:rPr>
        <w:t xml:space="preserve">We then </w:t>
      </w:r>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the long-term mean temperature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ins w:id="236" w:author="Ezzati, Majid" w:date="2018-11-06T07:00:00Z">
        <w:r w:rsidR="00C84052">
          <w:rPr>
            <w:rFonts w:ascii="Times New Roman" w:eastAsiaTheme="minorHAnsi" w:hAnsi="Times New Roman"/>
            <w:sz w:val="24"/>
            <w:szCs w:val="24"/>
            <w:lang w:eastAsia="en-GB"/>
          </w:rPr>
          <w:t xml:space="preserve"> </w:t>
        </w:r>
      </w:ins>
      <w:ins w:id="237" w:author="Parks, Robbie M" w:date="2018-11-13T13:39:00Z">
        <w:r w:rsidR="00B54E6E">
          <w:rPr>
            <w:rFonts w:ascii="Times New Roman" w:eastAsiaTheme="minorHAnsi" w:hAnsi="Times New Roman"/>
            <w:sz w:val="24"/>
            <w:szCs w:val="24"/>
            <w:lang w:eastAsia="en-GB"/>
          </w:rPr>
          <w:t>The temperature anomaly can be thought of as whether</w:t>
        </w:r>
      </w:ins>
      <w:ins w:id="238" w:author="Parks, Robbie M" w:date="2018-11-13T13:40:00Z">
        <w:r w:rsidR="00B54E6E">
          <w:rPr>
            <w:rFonts w:ascii="Times New Roman" w:eastAsiaTheme="minorHAnsi" w:hAnsi="Times New Roman"/>
            <w:sz w:val="24"/>
            <w:szCs w:val="24"/>
            <w:lang w:eastAsia="en-GB"/>
          </w:rPr>
          <w:t>, for a specific month in a specific year in a specific state,</w:t>
        </w:r>
      </w:ins>
      <w:ins w:id="239" w:author="Parks, Robbie M" w:date="2018-11-13T13:39:00Z">
        <w:r w:rsidR="00B54E6E">
          <w:rPr>
            <w:rFonts w:ascii="Times New Roman" w:eastAsiaTheme="minorHAnsi" w:hAnsi="Times New Roman"/>
            <w:sz w:val="24"/>
            <w:szCs w:val="24"/>
            <w:lang w:eastAsia="en-GB"/>
          </w:rPr>
          <w:t xml:space="preserve"> the temperature experienced is warmer or cooler</w:t>
        </w:r>
      </w:ins>
      <w:ins w:id="240" w:author="Parks, Robbie M" w:date="2018-11-13T13:40:00Z">
        <w:r w:rsidR="00B54E6E">
          <w:rPr>
            <w:rFonts w:ascii="Times New Roman" w:eastAsiaTheme="minorHAnsi" w:hAnsi="Times New Roman"/>
            <w:sz w:val="24"/>
            <w:szCs w:val="24"/>
            <w:lang w:eastAsia="en-GB"/>
          </w:rPr>
          <w:t xml:space="preserve"> than the long-term average.</w:t>
        </w:r>
      </w:ins>
      <w:ins w:id="241" w:author="Parks, Robbie M" w:date="2018-11-21T09:50:00Z">
        <w:r w:rsidR="005D75D9">
          <w:rPr>
            <w:rFonts w:ascii="Times New Roman" w:eastAsiaTheme="minorHAnsi" w:hAnsi="Times New Roman"/>
            <w:sz w:val="24"/>
            <w:szCs w:val="24"/>
            <w:lang w:eastAsia="en-GB"/>
          </w:rPr>
          <w:t xml:space="preserve"> We found that within-state anomalies (i.e., county anomalies) were highly correlated. </w:t>
        </w:r>
      </w:ins>
      <w:ins w:id="242" w:author="Ezzati, Majid" w:date="2018-11-06T07:00:00Z">
        <w:del w:id="243" w:author="Parks, Robbie M" w:date="2018-11-13T13:40:00Z">
          <w:r w:rsidR="00C84052" w:rsidDel="00B54E6E">
            <w:rPr>
              <w:rFonts w:ascii="Times New Roman" w:eastAsiaTheme="minorHAnsi" w:hAnsi="Times New Roman"/>
              <w:sz w:val="24"/>
              <w:szCs w:val="24"/>
              <w:lang w:eastAsia="en-GB"/>
            </w:rPr>
            <w:delText>[[[to give an intuition of what this is: is a specific month in a specific year in a specific state warmer/cooler than what people experience]]]</w:delText>
          </w:r>
        </w:del>
      </w:ins>
    </w:p>
    <w:p w14:paraId="5EF932C2" w14:textId="69B1DF7D" w:rsidR="009B0615" w:rsidRDefault="009B0615" w:rsidP="00D76DF7">
      <w:pPr>
        <w:spacing w:after="0" w:line="480" w:lineRule="auto"/>
        <w:jc w:val="both"/>
        <w:outlineLvl w:val="0"/>
        <w:rPr>
          <w:ins w:id="244" w:author="Ezzati, Majid" w:date="2018-11-06T07:00:00Z"/>
          <w:rFonts w:ascii="Times New Roman" w:hAnsi="Times New Roman"/>
          <w:sz w:val="24"/>
          <w:szCs w:val="24"/>
        </w:rPr>
      </w:pPr>
    </w:p>
    <w:p w14:paraId="1C673E49" w14:textId="6D597510" w:rsidR="00416B2F" w:rsidRDefault="009418CA" w:rsidP="00D76DF7">
      <w:pPr>
        <w:spacing w:after="0" w:line="480" w:lineRule="auto"/>
        <w:jc w:val="both"/>
        <w:outlineLvl w:val="0"/>
        <w:rPr>
          <w:ins w:id="245" w:author="Parks, Robbie M" w:date="2018-11-20T16:03:00Z"/>
          <w:rFonts w:ascii="Times New Roman" w:hAnsi="Times New Roman"/>
          <w:sz w:val="24"/>
          <w:szCs w:val="24"/>
        </w:rPr>
      </w:pPr>
      <w:ins w:id="246" w:author="Parks, Robbie M" w:date="2018-11-16T12:48:00Z">
        <w:r>
          <w:rPr>
            <w:rFonts w:ascii="Times New Roman" w:hAnsi="Times New Roman"/>
            <w:sz w:val="24"/>
            <w:szCs w:val="24"/>
          </w:rPr>
          <w:t>O</w:t>
        </w:r>
        <w:r w:rsidR="00BF2AE2">
          <w:rPr>
            <w:rFonts w:ascii="Times New Roman" w:hAnsi="Times New Roman"/>
            <w:sz w:val="24"/>
            <w:szCs w:val="24"/>
          </w:rPr>
          <w:t>ur results were</w:t>
        </w:r>
      </w:ins>
      <w:ins w:id="247" w:author="Parks, Robbie M" w:date="2018-11-16T12:58:00Z">
        <w:r w:rsidR="00C1008E">
          <w:rPr>
            <w:rFonts w:ascii="Times New Roman" w:hAnsi="Times New Roman"/>
            <w:sz w:val="24"/>
            <w:szCs w:val="24"/>
          </w:rPr>
          <w:t xml:space="preserve"> </w:t>
        </w:r>
      </w:ins>
      <w:ins w:id="248" w:author="Parks, Robbie M" w:date="2018-11-16T12:48:00Z">
        <w:r w:rsidR="00BF2AE2">
          <w:rPr>
            <w:rFonts w:ascii="Times New Roman" w:hAnsi="Times New Roman"/>
            <w:sz w:val="24"/>
            <w:szCs w:val="24"/>
          </w:rPr>
          <w:t xml:space="preserve">similar when </w:t>
        </w:r>
      </w:ins>
      <w:ins w:id="249" w:author="Parks, Robbie M" w:date="2018-11-16T12:55:00Z">
        <w:r w:rsidR="00BF2AE2">
          <w:rPr>
            <w:rFonts w:ascii="Times New Roman" w:hAnsi="Times New Roman"/>
            <w:sz w:val="24"/>
            <w:szCs w:val="24"/>
          </w:rPr>
          <w:t xml:space="preserve">we used </w:t>
        </w:r>
      </w:ins>
      <w:ins w:id="250" w:author="Parks, Robbie M" w:date="2018-11-16T12:58:00Z">
        <w:r w:rsidR="00C1008E">
          <w:rPr>
            <w:rFonts w:ascii="Times New Roman" w:hAnsi="Times New Roman"/>
            <w:sz w:val="24"/>
            <w:szCs w:val="24"/>
          </w:rPr>
          <w:t xml:space="preserve">monthly mean of daily maximum, minimum </w:t>
        </w:r>
      </w:ins>
      <w:ins w:id="251" w:author="Parks, Robbie M" w:date="2018-11-16T12:59:00Z">
        <w:r w:rsidR="00C1008E">
          <w:rPr>
            <w:rFonts w:ascii="Times New Roman" w:hAnsi="Times New Roman"/>
            <w:sz w:val="24"/>
            <w:szCs w:val="24"/>
          </w:rPr>
          <w:t xml:space="preserve">temperature </w:t>
        </w:r>
      </w:ins>
      <w:ins w:id="252" w:author="Parks, Robbie M" w:date="2018-11-16T12:58:00Z">
        <w:r w:rsidR="00C1008E">
          <w:rPr>
            <w:rFonts w:ascii="Times New Roman" w:hAnsi="Times New Roman"/>
            <w:sz w:val="24"/>
            <w:szCs w:val="24"/>
          </w:rPr>
          <w:t>or range of temperature</w:t>
        </w:r>
      </w:ins>
      <w:ins w:id="253" w:author="Parks, Robbie M" w:date="2018-11-16T13:01:00Z">
        <w:r w:rsidR="00F63E43">
          <w:rPr>
            <w:rFonts w:ascii="Times New Roman" w:hAnsi="Times New Roman"/>
            <w:sz w:val="24"/>
            <w:szCs w:val="24"/>
          </w:rPr>
          <w:t xml:space="preserve"> instead</w:t>
        </w:r>
      </w:ins>
      <w:ins w:id="254" w:author="Parks, Robbie M" w:date="2018-11-16T13:08:00Z">
        <w:r>
          <w:rPr>
            <w:rFonts w:ascii="Times New Roman" w:hAnsi="Times New Roman"/>
            <w:sz w:val="24"/>
            <w:szCs w:val="24"/>
          </w:rPr>
          <w:t xml:space="preserve"> of monthly mean of daily mean </w:t>
        </w:r>
        <w:r w:rsidR="009A6892">
          <w:rPr>
            <w:rFonts w:ascii="Times New Roman" w:hAnsi="Times New Roman"/>
            <w:sz w:val="24"/>
            <w:szCs w:val="24"/>
          </w:rPr>
          <w:t>temperature.</w:t>
        </w:r>
      </w:ins>
      <w:ins w:id="255" w:author="Parks, Robbie M" w:date="2018-11-16T13:01:00Z">
        <w:r w:rsidR="00F63E43">
          <w:rPr>
            <w:rFonts w:ascii="Times New Roman" w:hAnsi="Times New Roman"/>
            <w:sz w:val="24"/>
            <w:szCs w:val="24"/>
          </w:rPr>
          <w:t xml:space="preserve"> </w:t>
        </w:r>
      </w:ins>
      <w:ins w:id="256" w:author="Parks, Robbie M" w:date="2018-11-20T17:16:00Z">
        <w:r w:rsidR="00B6332B">
          <w:rPr>
            <w:rFonts w:ascii="Times New Roman" w:hAnsi="Times New Roman"/>
            <w:sz w:val="24"/>
            <w:szCs w:val="24"/>
          </w:rPr>
          <w:t xml:space="preserve">When </w:t>
        </w:r>
      </w:ins>
      <w:ins w:id="257" w:author="Parks, Robbie M" w:date="2018-11-16T13:20:00Z">
        <w:r w:rsidR="00416B2F">
          <w:rPr>
            <w:rFonts w:ascii="Times New Roman" w:hAnsi="Times New Roman"/>
            <w:sz w:val="24"/>
            <w:szCs w:val="24"/>
          </w:rPr>
          <w:t>including more than one temperature metric in the model</w:t>
        </w:r>
      </w:ins>
      <w:ins w:id="258" w:author="Parks, Robbie M" w:date="2018-11-21T09:51:00Z">
        <w:r w:rsidR="00F55B6B">
          <w:rPr>
            <w:rFonts w:ascii="Times New Roman" w:hAnsi="Times New Roman"/>
            <w:sz w:val="24"/>
            <w:szCs w:val="24"/>
          </w:rPr>
          <w:t xml:space="preserve"> (in addition to mean monthly temperature</w:t>
        </w:r>
      </w:ins>
      <w:ins w:id="259" w:author="Parks, Robbie M" w:date="2018-11-21T09:52:00Z">
        <w:r w:rsidR="00F55B6B">
          <w:rPr>
            <w:rFonts w:ascii="Times New Roman" w:hAnsi="Times New Roman"/>
            <w:sz w:val="24"/>
            <w:szCs w:val="24"/>
          </w:rPr>
          <w:t>)</w:t>
        </w:r>
      </w:ins>
      <w:ins w:id="260" w:author="Parks, Robbie M" w:date="2018-11-16T13:20:00Z">
        <w:r w:rsidR="00416B2F">
          <w:rPr>
            <w:rFonts w:ascii="Times New Roman" w:hAnsi="Times New Roman"/>
            <w:sz w:val="24"/>
            <w:szCs w:val="24"/>
          </w:rPr>
          <w:t xml:space="preserve">, </w:t>
        </w:r>
      </w:ins>
      <w:ins w:id="261" w:author="Parks, Robbie M" w:date="2018-11-20T17:16:00Z">
        <w:r w:rsidR="00B6332B">
          <w:rPr>
            <w:rFonts w:ascii="Times New Roman" w:hAnsi="Times New Roman"/>
            <w:sz w:val="24"/>
            <w:szCs w:val="24"/>
          </w:rPr>
          <w:t xml:space="preserve">such as </w:t>
        </w:r>
      </w:ins>
      <w:ins w:id="262" w:author="Parks, Robbie M" w:date="2018-11-21T09:51:00Z">
        <w:r w:rsidR="00F55B6B">
          <w:rPr>
            <w:rFonts w:ascii="Times New Roman" w:hAnsi="Times New Roman"/>
            <w:sz w:val="24"/>
            <w:szCs w:val="24"/>
          </w:rPr>
          <w:t xml:space="preserve">standard deviation; </w:t>
        </w:r>
      </w:ins>
      <w:ins w:id="263" w:author="Parks, Robbie M" w:date="2018-11-20T17:16:00Z">
        <w:r w:rsidR="00B6332B">
          <w:rPr>
            <w:rFonts w:ascii="Times New Roman" w:hAnsi="Times New Roman"/>
            <w:sz w:val="24"/>
            <w:szCs w:val="24"/>
          </w:rPr>
          <w:t>heat wave measures, including the number of days in a month (adjusted for length of month) above the 90</w:t>
        </w:r>
        <w:r w:rsidR="00B6332B" w:rsidRPr="00F0573E">
          <w:rPr>
            <w:rFonts w:ascii="Times New Roman" w:hAnsi="Times New Roman"/>
            <w:sz w:val="24"/>
            <w:szCs w:val="24"/>
            <w:vertAlign w:val="superscript"/>
          </w:rPr>
          <w:t>th</w:t>
        </w:r>
        <w:r w:rsidR="00B6332B">
          <w:rPr>
            <w:rFonts w:ascii="Times New Roman" w:hAnsi="Times New Roman"/>
            <w:sz w:val="24"/>
            <w:szCs w:val="24"/>
          </w:rPr>
          <w:t xml:space="preserve"> percentile or above an absolute threshold of 30</w:t>
        </w:r>
        <w:r w:rsidR="00B6332B" w:rsidRPr="00F0573E">
          <w:rPr>
            <w:rFonts w:ascii="Times New Roman" w:hAnsi="Times New Roman"/>
            <w:sz w:val="24"/>
            <w:szCs w:val="24"/>
          </w:rPr>
          <w:t>°</w:t>
        </w:r>
        <w:r w:rsidR="00B6332B">
          <w:rPr>
            <w:rFonts w:ascii="Times New Roman" w:hAnsi="Times New Roman"/>
            <w:sz w:val="24"/>
            <w:szCs w:val="24"/>
          </w:rPr>
          <w:t>C</w:t>
        </w:r>
        <w:r w:rsidR="00F55B6B">
          <w:rPr>
            <w:rFonts w:ascii="Times New Roman" w:hAnsi="Times New Roman"/>
            <w:sz w:val="24"/>
            <w:szCs w:val="24"/>
          </w:rPr>
          <w:t>;</w:t>
        </w:r>
        <w:r w:rsidR="00B6332B">
          <w:rPr>
            <w:rFonts w:ascii="Times New Roman" w:hAnsi="Times New Roman"/>
            <w:sz w:val="24"/>
            <w:szCs w:val="24"/>
          </w:rPr>
          <w:t xml:space="preserve"> the</w:t>
        </w:r>
      </w:ins>
      <w:ins w:id="264" w:author="Parks, Robbie M" w:date="2018-11-18T18:17:00Z">
        <w:r w:rsidR="00C504FA">
          <w:rPr>
            <w:rFonts w:ascii="Times New Roman" w:hAnsi="Times New Roman"/>
            <w:sz w:val="24"/>
            <w:szCs w:val="24"/>
          </w:rPr>
          <w:t xml:space="preserve"> </w:t>
        </w:r>
      </w:ins>
      <w:ins w:id="265" w:author="Parks, Robbie M" w:date="2018-11-20T17:16:00Z">
        <w:r w:rsidR="00FD2234">
          <w:rPr>
            <w:rFonts w:ascii="Times New Roman" w:hAnsi="Times New Roman"/>
            <w:sz w:val="24"/>
            <w:szCs w:val="24"/>
          </w:rPr>
          <w:t>additional deaths result</w:t>
        </w:r>
      </w:ins>
      <w:ins w:id="266" w:author="Parks, Robbie M" w:date="2018-11-16T13:20:00Z">
        <w:r w:rsidR="00416B2F">
          <w:rPr>
            <w:rFonts w:ascii="Times New Roman" w:hAnsi="Times New Roman"/>
            <w:sz w:val="24"/>
            <w:szCs w:val="24"/>
          </w:rPr>
          <w:t xml:space="preserve"> remained </w:t>
        </w:r>
        <w:proofErr w:type="gramStart"/>
        <w:r w:rsidR="00416B2F">
          <w:rPr>
            <w:rFonts w:ascii="Times New Roman" w:hAnsi="Times New Roman"/>
            <w:sz w:val="24"/>
            <w:szCs w:val="24"/>
          </w:rPr>
          <w:t>similar to</w:t>
        </w:r>
        <w:proofErr w:type="gramEnd"/>
        <w:r w:rsidR="00416B2F">
          <w:rPr>
            <w:rFonts w:ascii="Times New Roman" w:hAnsi="Times New Roman"/>
            <w:sz w:val="24"/>
            <w:szCs w:val="24"/>
          </w:rPr>
          <w:t xml:space="preserve"> the single variable model, due to the </w:t>
        </w:r>
      </w:ins>
      <w:ins w:id="267" w:author="Parks, Robbie M" w:date="2018-11-16T13:21:00Z">
        <w:r w:rsidR="00416B2F">
          <w:rPr>
            <w:rFonts w:ascii="Times New Roman" w:hAnsi="Times New Roman"/>
            <w:sz w:val="24"/>
            <w:szCs w:val="24"/>
          </w:rPr>
          <w:t>collinearity</w:t>
        </w:r>
      </w:ins>
      <w:ins w:id="268" w:author="Parks, Robbie M" w:date="2018-11-16T13:20:00Z">
        <w:r w:rsidR="00416B2F">
          <w:rPr>
            <w:rFonts w:ascii="Times New Roman" w:hAnsi="Times New Roman"/>
            <w:sz w:val="24"/>
            <w:szCs w:val="24"/>
          </w:rPr>
          <w:t xml:space="preserve"> </w:t>
        </w:r>
      </w:ins>
      <w:ins w:id="269" w:author="Parks, Robbie M" w:date="2018-11-16T13:21:00Z">
        <w:r w:rsidR="00416B2F">
          <w:rPr>
            <w:rFonts w:ascii="Times New Roman" w:hAnsi="Times New Roman"/>
            <w:sz w:val="24"/>
            <w:szCs w:val="24"/>
          </w:rPr>
          <w:t>of other measures with mean monthly temperature.</w:t>
        </w:r>
      </w:ins>
    </w:p>
    <w:p w14:paraId="622060A9" w14:textId="77777777" w:rsidR="00C60B60" w:rsidRDefault="00C60B60" w:rsidP="00D76DF7">
      <w:pPr>
        <w:spacing w:after="0" w:line="480" w:lineRule="auto"/>
        <w:jc w:val="both"/>
        <w:outlineLvl w:val="0"/>
        <w:rPr>
          <w:ins w:id="270" w:author="Parks, Robbie M" w:date="2018-11-20T16:03:00Z"/>
          <w:rFonts w:ascii="Times New Roman" w:hAnsi="Times New Roman"/>
          <w:sz w:val="24"/>
          <w:szCs w:val="24"/>
        </w:rPr>
      </w:pPr>
    </w:p>
    <w:p w14:paraId="57D6C5FE" w14:textId="05A97F21" w:rsidR="00C60B60" w:rsidRDefault="00C60B60" w:rsidP="00D76DF7">
      <w:pPr>
        <w:spacing w:after="0" w:line="480" w:lineRule="auto"/>
        <w:jc w:val="both"/>
        <w:outlineLvl w:val="0"/>
        <w:rPr>
          <w:ins w:id="271" w:author="Parks, Robbie M" w:date="2018-11-16T13:21:00Z"/>
          <w:rFonts w:ascii="Times New Roman" w:hAnsi="Times New Roman"/>
          <w:sz w:val="24"/>
          <w:szCs w:val="24"/>
        </w:rPr>
      </w:pPr>
      <w:ins w:id="272" w:author="Parks, Robbie M" w:date="2018-11-20T16:03:00Z">
        <w:r>
          <w:rPr>
            <w:rFonts w:ascii="Times New Roman" w:hAnsi="Times New Roman"/>
            <w:sz w:val="24"/>
            <w:szCs w:val="24"/>
          </w:rPr>
          <w:lastRenderedPageBreak/>
          <w:t xml:space="preserve">As previous studies have found little </w:t>
        </w:r>
      </w:ins>
      <w:ins w:id="273" w:author="Parks, Robbie M" w:date="2018-11-20T16:11:00Z">
        <w:r w:rsidR="009336CA">
          <w:rPr>
            <w:rFonts w:ascii="Times New Roman" w:hAnsi="Times New Roman"/>
            <w:sz w:val="24"/>
            <w:szCs w:val="24"/>
          </w:rPr>
          <w:t xml:space="preserve">consistent </w:t>
        </w:r>
      </w:ins>
      <w:ins w:id="274" w:author="Parks, Robbie M" w:date="2018-11-20T16:03:00Z">
        <w:r>
          <w:rPr>
            <w:rFonts w:ascii="Times New Roman" w:hAnsi="Times New Roman"/>
            <w:sz w:val="24"/>
            <w:szCs w:val="24"/>
          </w:rPr>
          <w:t>evidence of</w:t>
        </w:r>
        <w:r w:rsidR="00470703">
          <w:rPr>
            <w:rFonts w:ascii="Times New Roman" w:hAnsi="Times New Roman"/>
            <w:sz w:val="24"/>
            <w:szCs w:val="24"/>
          </w:rPr>
          <w:t xml:space="preserve"> effect modification by pollutants,</w:t>
        </w:r>
      </w:ins>
      <w:ins w:id="275" w:author="Parks, Robbie M" w:date="2018-11-20T16:04:00Z">
        <w:r w:rsidR="00935806">
          <w:rPr>
            <w:rFonts w:ascii="Times New Roman" w:hAnsi="Times New Roman"/>
            <w:sz w:val="24"/>
            <w:szCs w:val="24"/>
          </w:rPr>
          <w:fldChar w:fldCharType="begin" w:fldLock="1"/>
        </w:r>
      </w:ins>
      <w:r w:rsidR="00C1578A">
        <w:rPr>
          <w:rFonts w:ascii="Times New Roman" w:hAnsi="Times New Roman"/>
          <w:sz w:val="24"/>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d87217a1-8015-414a-9c4d-5b94d7e63ff8"]}],"mendeley":{"formattedCitation":"&lt;sup&gt;4&lt;/sup&gt;","plainTextFormattedCitation":"4","previouslyFormattedCitation":"&lt;sup&gt;4&lt;/sup&gt;"},"properties":{"noteIndex":0},"schema":"https://github.com/citation-style-language/schema/raw/master/csl-citation.json"}</w:instrText>
      </w:r>
      <w:ins w:id="276" w:author="Parks, Robbie M" w:date="2018-11-20T16:04:00Z">
        <w:r w:rsidR="00935806">
          <w:rPr>
            <w:rFonts w:ascii="Times New Roman" w:hAnsi="Times New Roman"/>
            <w:sz w:val="24"/>
            <w:szCs w:val="24"/>
          </w:rPr>
          <w:fldChar w:fldCharType="separate"/>
        </w:r>
        <w:r w:rsidR="00935806" w:rsidRPr="00067038">
          <w:rPr>
            <w:rFonts w:ascii="Times New Roman" w:hAnsi="Times New Roman"/>
            <w:noProof/>
            <w:sz w:val="24"/>
            <w:szCs w:val="24"/>
            <w:vertAlign w:val="superscript"/>
          </w:rPr>
          <w:t>4</w:t>
        </w:r>
        <w:r w:rsidR="00935806">
          <w:rPr>
            <w:rFonts w:ascii="Times New Roman" w:hAnsi="Times New Roman"/>
            <w:sz w:val="24"/>
            <w:szCs w:val="24"/>
          </w:rPr>
          <w:fldChar w:fldCharType="end"/>
        </w:r>
      </w:ins>
      <w:ins w:id="277" w:author="Parks, Robbie M" w:date="2018-11-20T16:03:00Z">
        <w:r w:rsidR="00470703">
          <w:rPr>
            <w:rFonts w:ascii="Times New Roman" w:hAnsi="Times New Roman"/>
            <w:sz w:val="24"/>
            <w:szCs w:val="24"/>
          </w:rPr>
          <w:t xml:space="preserve"> we did not include measures of pollution in the model.</w:t>
        </w:r>
      </w:ins>
      <w:ins w:id="278" w:author="Parks, Robbie M" w:date="2018-11-20T16:04:00Z">
        <w:r w:rsidR="00935806">
          <w:rPr>
            <w:rFonts w:ascii="Times New Roman" w:hAnsi="Times New Roman"/>
            <w:sz w:val="24"/>
            <w:szCs w:val="24"/>
          </w:rPr>
          <w:t xml:space="preserve"> </w:t>
        </w:r>
      </w:ins>
    </w:p>
    <w:p w14:paraId="67D7BFE2" w14:textId="3FCD2F17" w:rsidR="00C84052" w:rsidDel="00416B2F" w:rsidRDefault="00C84052" w:rsidP="00D76DF7">
      <w:pPr>
        <w:spacing w:after="0" w:line="480" w:lineRule="auto"/>
        <w:jc w:val="both"/>
        <w:outlineLvl w:val="0"/>
        <w:rPr>
          <w:ins w:id="279" w:author="Ezzati, Majid" w:date="2018-11-06T07:00:00Z"/>
          <w:del w:id="280" w:author="Parks, Robbie M" w:date="2018-11-16T13:21:00Z"/>
          <w:rFonts w:ascii="Times New Roman" w:hAnsi="Times New Roman"/>
          <w:sz w:val="24"/>
          <w:szCs w:val="24"/>
        </w:rPr>
      </w:pPr>
      <w:commentRangeStart w:id="281"/>
      <w:ins w:id="282" w:author="Ezzati, Majid" w:date="2018-11-06T07:00:00Z">
        <w:del w:id="283" w:author="Parks, Robbie M" w:date="2018-11-16T13:21:00Z">
          <w:r w:rsidDel="00416B2F">
            <w:rPr>
              <w:rFonts w:ascii="Times New Roman" w:hAnsi="Times New Roman"/>
              <w:sz w:val="24"/>
              <w:szCs w:val="24"/>
            </w:rPr>
            <w:delText xml:space="preserve">[[[we should discuss where to say that we tried other variables like number of cold days etc. to </w:delText>
          </w:r>
        </w:del>
      </w:ins>
      <w:ins w:id="284" w:author="Ezzati, Majid" w:date="2018-11-06T07:01:00Z">
        <w:del w:id="285" w:author="Parks, Robbie M" w:date="2018-11-16T13:21:00Z">
          <w:r w:rsidDel="00416B2F">
            <w:rPr>
              <w:rFonts w:ascii="Times New Roman" w:hAnsi="Times New Roman"/>
              <w:sz w:val="24"/>
              <w:szCs w:val="24"/>
            </w:rPr>
            <w:delText xml:space="preserve"> before any attempt to write]]]</w:delText>
          </w:r>
        </w:del>
      </w:ins>
      <w:commentRangeEnd w:id="281"/>
      <w:del w:id="286" w:author="Parks, Robbie M" w:date="2018-11-16T13:21:00Z">
        <w:r w:rsidR="00D16674" w:rsidDel="00416B2F">
          <w:rPr>
            <w:rStyle w:val="CommentReference"/>
            <w:rFonts w:asciiTheme="minorHAnsi" w:eastAsiaTheme="minorHAnsi" w:hAnsiTheme="minorHAnsi" w:cstheme="minorBidi"/>
          </w:rPr>
          <w:commentReference w:id="281"/>
        </w:r>
      </w:del>
    </w:p>
    <w:p w14:paraId="0A0EEB9A" w14:textId="77777777" w:rsidR="00C84052" w:rsidRPr="00636C9B" w:rsidRDefault="00C84052" w:rsidP="00D76DF7">
      <w:pPr>
        <w:spacing w:after="0" w:line="480" w:lineRule="auto"/>
        <w:jc w:val="both"/>
        <w:outlineLvl w:val="0"/>
        <w:rPr>
          <w:rFonts w:ascii="Times New Roman" w:hAnsi="Times New Roman"/>
          <w:sz w:val="24"/>
          <w:szCs w:val="24"/>
        </w:rPr>
      </w:pPr>
    </w:p>
    <w:p w14:paraId="5305E388" w14:textId="54BC1CC7" w:rsidR="009F41F2" w:rsidRPr="00636C9B" w:rsidRDefault="003075B4" w:rsidP="00D76DF7">
      <w:pPr>
        <w:spacing w:after="0" w:line="480" w:lineRule="auto"/>
        <w:jc w:val="both"/>
        <w:outlineLvl w:val="0"/>
        <w:rPr>
          <w:rFonts w:ascii="Times New Roman" w:hAnsi="Times New Roman"/>
          <w:i/>
          <w:color w:val="000000" w:themeColor="text1"/>
          <w:sz w:val="24"/>
          <w:szCs w:val="24"/>
        </w:rPr>
      </w:pPr>
      <w:del w:id="287" w:author="Parks, Robbie M" w:date="2018-11-13T14:37:00Z">
        <w:r w:rsidRPr="00636C9B" w:rsidDel="00EA1C1C">
          <w:rPr>
            <w:rFonts w:ascii="Times New Roman" w:hAnsi="Times New Roman"/>
            <w:i/>
            <w:color w:val="000000" w:themeColor="text1"/>
            <w:sz w:val="24"/>
            <w:szCs w:val="24"/>
          </w:rPr>
          <w:delText>Bayesian spatiotemporal model</w:delText>
        </w:r>
      </w:del>
      <w:ins w:id="288" w:author="Parks, Robbie M" w:date="2018-11-13T15:27:00Z">
        <w:r w:rsidR="0024175D">
          <w:rPr>
            <w:rFonts w:ascii="Times New Roman" w:hAnsi="Times New Roman"/>
            <w:i/>
            <w:color w:val="000000" w:themeColor="text1"/>
            <w:sz w:val="24"/>
            <w:szCs w:val="24"/>
          </w:rPr>
          <w:t>Statistical</w:t>
        </w:r>
      </w:ins>
      <w:ins w:id="289" w:author="Parks, Robbie M" w:date="2018-11-13T14:37:00Z">
        <w:r w:rsidR="00EA1C1C">
          <w:rPr>
            <w:rFonts w:ascii="Times New Roman" w:hAnsi="Times New Roman"/>
            <w:i/>
            <w:color w:val="000000" w:themeColor="text1"/>
            <w:sz w:val="24"/>
            <w:szCs w:val="24"/>
          </w:rPr>
          <w:t xml:space="preserve"> methods</w:t>
        </w:r>
      </w:ins>
    </w:p>
    <w:p w14:paraId="73B3120F" w14:textId="33D79328" w:rsidR="0000416A" w:rsidRDefault="00AB4E6A" w:rsidP="00D76DF7">
      <w:pPr>
        <w:spacing w:after="0" w:line="480" w:lineRule="auto"/>
        <w:jc w:val="both"/>
        <w:outlineLvl w:val="0"/>
        <w:rPr>
          <w:ins w:id="290" w:author="Parks, Robbie M" w:date="2018-11-13T14:30:00Z"/>
          <w:rFonts w:ascii="Times New Roman" w:hAnsi="Times New Roman"/>
          <w:color w:val="000000" w:themeColor="text1"/>
          <w:sz w:val="24"/>
          <w:szCs w:val="24"/>
        </w:rPr>
      </w:pPr>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 xml:space="preserve">e </w:t>
      </w:r>
      <w:del w:id="291" w:author="Parks, Robbie M" w:date="2018-11-13T14:27:00Z">
        <w:r w:rsidR="00B050CA" w:rsidRPr="00636C9B" w:rsidDel="004127F2">
          <w:rPr>
            <w:rFonts w:ascii="Times New Roman" w:hAnsi="Times New Roman"/>
            <w:color w:val="000000" w:themeColor="text1"/>
            <w:sz w:val="24"/>
            <w:szCs w:val="24"/>
          </w:rPr>
          <w:delText xml:space="preserve">developed </w:delText>
        </w:r>
      </w:del>
      <w:ins w:id="292" w:author="Parks, Robbie M" w:date="2018-11-13T14:27:00Z">
        <w:r w:rsidR="004127F2">
          <w:rPr>
            <w:rFonts w:ascii="Times New Roman" w:hAnsi="Times New Roman"/>
            <w:color w:val="000000" w:themeColor="text1"/>
            <w:sz w:val="24"/>
            <w:szCs w:val="24"/>
          </w:rPr>
          <w:t>formulated</w:t>
        </w:r>
        <w:r w:rsidR="004127F2" w:rsidRPr="00636C9B">
          <w:rPr>
            <w:rFonts w:ascii="Times New Roman" w:hAnsi="Times New Roman"/>
            <w:color w:val="000000" w:themeColor="text1"/>
            <w:sz w:val="24"/>
            <w:szCs w:val="24"/>
          </w:rPr>
          <w:t xml:space="preserve"> </w:t>
        </w:r>
      </w:ins>
      <w:r w:rsidR="00B050CA" w:rsidRPr="00636C9B">
        <w:rPr>
          <w:rFonts w:ascii="Times New Roman" w:hAnsi="Times New Roman"/>
          <w:color w:val="000000" w:themeColor="text1"/>
          <w:sz w:val="24"/>
          <w:szCs w:val="24"/>
        </w:rPr>
        <w:t xml:space="preserve">a Bayesian spatiotemporal model </w:t>
      </w:r>
      <w:ins w:id="293" w:author="Parks, Robbie M" w:date="2018-11-13T14:28:00Z">
        <w:r w:rsidR="00AA371C">
          <w:rPr>
            <w:rFonts w:ascii="Times New Roman" w:hAnsi="Times New Roman"/>
            <w:color w:val="000000" w:themeColor="text1"/>
            <w:sz w:val="24"/>
            <w:szCs w:val="24"/>
          </w:rPr>
          <w:t>to</w:t>
        </w:r>
        <w:r w:rsidR="0059454C">
          <w:rPr>
            <w:rFonts w:ascii="Times New Roman" w:hAnsi="Times New Roman"/>
            <w:color w:val="000000" w:themeColor="text1"/>
            <w:sz w:val="24"/>
            <w:szCs w:val="24"/>
          </w:rPr>
          <w:t xml:space="preserve"> directly estimate the effect of anomalous temperature on injury deaths rates at the state level. The outcome was death rates from several </w:t>
        </w:r>
      </w:ins>
      <w:ins w:id="294" w:author="Parks, Robbie M" w:date="2018-11-20T15:56:00Z">
        <w:r w:rsidR="008A5971">
          <w:rPr>
            <w:rFonts w:ascii="Times New Roman" w:hAnsi="Times New Roman"/>
            <w:color w:val="000000" w:themeColor="text1"/>
            <w:sz w:val="24"/>
            <w:szCs w:val="24"/>
          </w:rPr>
          <w:t>types</w:t>
        </w:r>
      </w:ins>
      <w:ins w:id="295" w:author="Parks, Robbie M" w:date="2018-11-13T14:28:00Z">
        <w:r w:rsidR="003340AF">
          <w:rPr>
            <w:rFonts w:ascii="Times New Roman" w:hAnsi="Times New Roman"/>
            <w:color w:val="000000" w:themeColor="text1"/>
            <w:sz w:val="24"/>
            <w:szCs w:val="24"/>
          </w:rPr>
          <w:t xml:space="preserve"> of injury, based on ICD9 (1980</w:t>
        </w:r>
        <w:r w:rsidR="0059454C">
          <w:rPr>
            <w:rFonts w:ascii="Times New Roman" w:hAnsi="Times New Roman"/>
            <w:color w:val="000000" w:themeColor="text1"/>
            <w:sz w:val="24"/>
            <w:szCs w:val="24"/>
          </w:rPr>
          <w:t>-1999)</w:t>
        </w:r>
      </w:ins>
      <w:ins w:id="296" w:author="Parks, Robbie M" w:date="2018-11-13T14:29:00Z">
        <w:r w:rsidR="003340AF">
          <w:rPr>
            <w:rFonts w:ascii="Times New Roman" w:hAnsi="Times New Roman"/>
            <w:color w:val="000000" w:themeColor="text1"/>
            <w:sz w:val="24"/>
            <w:szCs w:val="24"/>
          </w:rPr>
          <w:t xml:space="preserve"> and ICD10 (1999-2016)</w:t>
        </w:r>
      </w:ins>
      <w:ins w:id="297" w:author="Parks, Robbie M" w:date="2018-11-13T14:35:00Z">
        <w:r w:rsidR="0039106C">
          <w:rPr>
            <w:rFonts w:ascii="Times New Roman" w:hAnsi="Times New Roman"/>
            <w:color w:val="000000" w:themeColor="text1"/>
            <w:sz w:val="24"/>
            <w:szCs w:val="24"/>
          </w:rPr>
          <w:t xml:space="preserve"> (Table XX)</w:t>
        </w:r>
      </w:ins>
      <w:ins w:id="298" w:author="Parks, Robbie M" w:date="2018-11-13T14:29:00Z">
        <w:r w:rsidR="00B7393E">
          <w:rPr>
            <w:rFonts w:ascii="Times New Roman" w:hAnsi="Times New Roman"/>
            <w:color w:val="000000" w:themeColor="text1"/>
            <w:sz w:val="24"/>
            <w:szCs w:val="24"/>
          </w:rPr>
          <w:t xml:space="preserve">. </w:t>
        </w:r>
      </w:ins>
      <w:ins w:id="299" w:author="Parks, Robbie M" w:date="2018-11-21T09:52:00Z">
        <w:r w:rsidR="00E332CB">
          <w:rPr>
            <w:rFonts w:ascii="Times New Roman" w:hAnsi="Times New Roman"/>
            <w:color w:val="000000" w:themeColor="text1"/>
            <w:sz w:val="24"/>
            <w:szCs w:val="24"/>
          </w:rPr>
          <w:t xml:space="preserve">We carried out all analyses </w:t>
        </w:r>
      </w:ins>
      <w:ins w:id="300" w:author="Parks, Robbie M" w:date="2018-11-13T14:29:00Z">
        <w:r w:rsidR="00B7393E">
          <w:rPr>
            <w:rFonts w:ascii="Times New Roman" w:hAnsi="Times New Roman"/>
            <w:color w:val="000000" w:themeColor="text1"/>
            <w:sz w:val="24"/>
            <w:szCs w:val="24"/>
          </w:rPr>
          <w:t>separately by se</w:t>
        </w:r>
      </w:ins>
      <w:ins w:id="301" w:author="Parks, Robbie M" w:date="2018-11-13T14:30:00Z">
        <w:r w:rsidR="00B7393E">
          <w:rPr>
            <w:rFonts w:ascii="Times New Roman" w:hAnsi="Times New Roman"/>
            <w:color w:val="000000" w:themeColor="text1"/>
            <w:sz w:val="24"/>
            <w:szCs w:val="24"/>
          </w:rPr>
          <w:t>x</w:t>
        </w:r>
      </w:ins>
      <w:ins w:id="302" w:author="Parks, Robbie M" w:date="2018-11-13T14:29:00Z">
        <w:r w:rsidR="00B7393E">
          <w:rPr>
            <w:rFonts w:ascii="Times New Roman" w:hAnsi="Times New Roman"/>
            <w:color w:val="000000" w:themeColor="text1"/>
            <w:sz w:val="24"/>
            <w:szCs w:val="24"/>
          </w:rPr>
          <w:t xml:space="preserve"> and age group</w:t>
        </w:r>
      </w:ins>
      <w:ins w:id="303" w:author="Parks, Robbie M" w:date="2018-11-13T14:30:00Z">
        <w:r w:rsidR="001242F1">
          <w:rPr>
            <w:rFonts w:ascii="Times New Roman" w:hAnsi="Times New Roman"/>
            <w:color w:val="000000" w:themeColor="text1"/>
            <w:sz w:val="24"/>
            <w:szCs w:val="24"/>
          </w:rPr>
          <w:t xml:space="preserve"> (10-</w:t>
        </w:r>
        <w:r w:rsidR="0000416A">
          <w:rPr>
            <w:rFonts w:ascii="Times New Roman" w:hAnsi="Times New Roman"/>
            <w:color w:val="000000" w:themeColor="text1"/>
            <w:sz w:val="24"/>
            <w:szCs w:val="24"/>
          </w:rPr>
          <w:t xml:space="preserve">year age groups from 5 to 84 years, with 0-4 and 85+ </w:t>
        </w:r>
      </w:ins>
      <w:ins w:id="304" w:author="Parks, Robbie M" w:date="2018-11-13T14:31:00Z">
        <w:r w:rsidR="0000416A">
          <w:rPr>
            <w:rFonts w:ascii="Times New Roman" w:hAnsi="Times New Roman"/>
            <w:color w:val="000000" w:themeColor="text1"/>
            <w:sz w:val="24"/>
            <w:szCs w:val="24"/>
          </w:rPr>
          <w:t xml:space="preserve">years </w:t>
        </w:r>
      </w:ins>
      <w:ins w:id="305" w:author="Parks, Robbie M" w:date="2018-11-13T14:30:00Z">
        <w:r w:rsidR="0000416A">
          <w:rPr>
            <w:rFonts w:ascii="Times New Roman" w:hAnsi="Times New Roman"/>
            <w:color w:val="000000" w:themeColor="text1"/>
            <w:sz w:val="24"/>
            <w:szCs w:val="24"/>
          </w:rPr>
          <w:t>also</w:t>
        </w:r>
      </w:ins>
      <w:ins w:id="306" w:author="Parks, Robbie M" w:date="2018-11-13T14:31:00Z">
        <w:r w:rsidR="0000416A">
          <w:rPr>
            <w:rFonts w:ascii="Times New Roman" w:hAnsi="Times New Roman"/>
            <w:color w:val="000000" w:themeColor="text1"/>
            <w:sz w:val="24"/>
            <w:szCs w:val="24"/>
          </w:rPr>
          <w:t xml:space="preserve">) because deaths rates vary by age group and sex, as might their associations with </w:t>
        </w:r>
      </w:ins>
      <w:ins w:id="307" w:author="Parks, Robbie M" w:date="2018-11-20T15:56:00Z">
        <w:r w:rsidR="008A5971">
          <w:rPr>
            <w:rFonts w:ascii="Times New Roman" w:hAnsi="Times New Roman"/>
            <w:color w:val="000000" w:themeColor="text1"/>
            <w:sz w:val="24"/>
            <w:szCs w:val="24"/>
          </w:rPr>
          <w:t>typ</w:t>
        </w:r>
      </w:ins>
      <w:ins w:id="308" w:author="Parks, Robbie M" w:date="2018-11-20T16:21:00Z">
        <w:r w:rsidR="002D7AC2">
          <w:rPr>
            <w:rFonts w:ascii="Times New Roman" w:hAnsi="Times New Roman"/>
            <w:color w:val="000000" w:themeColor="text1"/>
            <w:sz w:val="24"/>
            <w:szCs w:val="24"/>
          </w:rPr>
          <w:t>e</w:t>
        </w:r>
      </w:ins>
      <w:ins w:id="309" w:author="Parks, Robbie M" w:date="2018-11-13T14:31:00Z">
        <w:r w:rsidR="0000416A">
          <w:rPr>
            <w:rFonts w:ascii="Times New Roman" w:hAnsi="Times New Roman"/>
            <w:color w:val="000000" w:themeColor="text1"/>
            <w:sz w:val="24"/>
            <w:szCs w:val="24"/>
          </w:rPr>
          <w:t xml:space="preserve"> of injury and temperature.</w:t>
        </w:r>
      </w:ins>
    </w:p>
    <w:p w14:paraId="3FC20791" w14:textId="77777777" w:rsidR="0000416A" w:rsidRDefault="0000416A" w:rsidP="00D76DF7">
      <w:pPr>
        <w:spacing w:after="0" w:line="480" w:lineRule="auto"/>
        <w:jc w:val="both"/>
        <w:outlineLvl w:val="0"/>
        <w:rPr>
          <w:ins w:id="310" w:author="Parks, Robbie M" w:date="2018-11-13T14:30:00Z"/>
          <w:rFonts w:ascii="Times New Roman" w:hAnsi="Times New Roman"/>
          <w:color w:val="000000" w:themeColor="text1"/>
          <w:sz w:val="24"/>
          <w:szCs w:val="24"/>
        </w:rPr>
      </w:pPr>
    </w:p>
    <w:p w14:paraId="4E22D89C" w14:textId="6CA09C5D" w:rsidR="00976958" w:rsidRDefault="00976958" w:rsidP="00D76DF7">
      <w:pPr>
        <w:spacing w:after="0" w:line="480" w:lineRule="auto"/>
        <w:jc w:val="both"/>
        <w:outlineLvl w:val="0"/>
        <w:rPr>
          <w:ins w:id="311" w:author="Parks, Robbie M" w:date="2018-11-13T14:40:00Z"/>
          <w:rFonts w:ascii="Times New Roman" w:hAnsi="Times New Roman"/>
          <w:color w:val="000000" w:themeColor="text1"/>
          <w:sz w:val="24"/>
          <w:szCs w:val="24"/>
        </w:rPr>
      </w:pPr>
      <w:ins w:id="312" w:author="Parks, Robbie M" w:date="2018-11-13T14:31:00Z">
        <w:r>
          <w:rPr>
            <w:rFonts w:ascii="Times New Roman" w:hAnsi="Times New Roman"/>
            <w:color w:val="000000" w:themeColor="text1"/>
            <w:sz w:val="24"/>
            <w:szCs w:val="24"/>
          </w:rPr>
          <w:t>We modelled, for a given state, sex, month, and age group, the numbers of deaths in each year as following a Poisson distribution:</w:t>
        </w:r>
      </w:ins>
    </w:p>
    <w:p w14:paraId="388E09CF" w14:textId="77777777" w:rsidR="00976958" w:rsidRDefault="00976958" w:rsidP="00D76DF7">
      <w:pPr>
        <w:spacing w:after="0" w:line="480" w:lineRule="auto"/>
        <w:jc w:val="both"/>
        <w:outlineLvl w:val="0"/>
        <w:rPr>
          <w:ins w:id="313" w:author="Parks, Robbie M" w:date="2018-11-13T14:40:00Z"/>
          <w:rFonts w:ascii="Times New Roman" w:hAnsi="Times New Roman"/>
          <w:color w:val="000000" w:themeColor="text1"/>
          <w:sz w:val="24"/>
          <w:szCs w:val="24"/>
        </w:rPr>
      </w:pPr>
    </w:p>
    <w:p w14:paraId="286251CB" w14:textId="77777777" w:rsidR="00D424E6" w:rsidRDefault="00976958">
      <w:pPr>
        <w:pStyle w:val="SMSubheading"/>
        <w:spacing w:line="480" w:lineRule="auto"/>
        <w:ind w:firstLine="720"/>
        <w:jc w:val="both"/>
        <w:rPr>
          <w:ins w:id="314" w:author="Parks, Robbie M" w:date="2018-11-13T14:44:00Z"/>
          <w:u w:val="none"/>
        </w:rPr>
        <w:pPrChange w:id="315" w:author="Parks, Robbie M" w:date="2018-11-13T14:44:00Z">
          <w:pPr>
            <w:pStyle w:val="SMSubheading"/>
            <w:ind w:firstLine="720"/>
            <w:jc w:val="both"/>
          </w:pPr>
        </w:pPrChange>
      </w:pPr>
      <w:proofErr w:type="spellStart"/>
      <w:ins w:id="316" w:author="Parks, Robbie M" w:date="2018-11-13T14:40:00Z">
        <w:r>
          <w:rPr>
            <w:u w:val="none"/>
          </w:rPr>
          <w:t>deaths</w:t>
        </w:r>
        <w:r>
          <w:rPr>
            <w:u w:val="none"/>
            <w:vertAlign w:val="subscript"/>
          </w:rPr>
          <w:t>state</w:t>
        </w:r>
        <w:proofErr w:type="spellEnd"/>
        <w:r w:rsidRPr="00B32DC8">
          <w:rPr>
            <w:u w:val="none"/>
            <w:vertAlign w:val="subscript"/>
          </w:rPr>
          <w:t>-year</w:t>
        </w:r>
        <w:r>
          <w:rPr>
            <w:u w:val="none"/>
          </w:rPr>
          <w:t xml:space="preserve"> ~ </w:t>
        </w:r>
        <w:proofErr w:type="gramStart"/>
        <w:r>
          <w:rPr>
            <w:u w:val="none"/>
          </w:rPr>
          <w:t>Poisson(</w:t>
        </w:r>
        <w:proofErr w:type="gramEnd"/>
        <w:r>
          <w:rPr>
            <w:u w:val="none"/>
          </w:rPr>
          <w:t xml:space="preserve">death </w:t>
        </w:r>
        <w:proofErr w:type="spellStart"/>
        <w:r>
          <w:rPr>
            <w:u w:val="none"/>
          </w:rPr>
          <w:t>rate</w:t>
        </w:r>
        <w:r>
          <w:rPr>
            <w:u w:val="none"/>
            <w:vertAlign w:val="subscript"/>
          </w:rPr>
          <w:t>state</w:t>
        </w:r>
        <w:proofErr w:type="spellEnd"/>
        <w:r w:rsidRPr="00B32DC8">
          <w:rPr>
            <w:u w:val="none"/>
            <w:vertAlign w:val="subscript"/>
          </w:rPr>
          <w:t>-year</w:t>
        </w:r>
        <w:r>
          <w:rPr>
            <w:i/>
            <w:u w:val="none"/>
          </w:rPr>
          <w:t xml:space="preserve"> · </w:t>
        </w:r>
        <w:proofErr w:type="spellStart"/>
        <w:r>
          <w:rPr>
            <w:u w:val="none"/>
          </w:rPr>
          <w:t>population</w:t>
        </w:r>
        <w:r>
          <w:rPr>
            <w:u w:val="none"/>
            <w:vertAlign w:val="subscript"/>
          </w:rPr>
          <w:t>state</w:t>
        </w:r>
        <w:proofErr w:type="spellEnd"/>
        <w:r w:rsidRPr="00B32DC8">
          <w:rPr>
            <w:u w:val="none"/>
            <w:vertAlign w:val="subscript"/>
          </w:rPr>
          <w:t>-year</w:t>
        </w:r>
        <w:r w:rsidRPr="00436AE5">
          <w:rPr>
            <w:u w:val="none"/>
          </w:rPr>
          <w:t>)</w:t>
        </w:r>
      </w:ins>
    </w:p>
    <w:p w14:paraId="60B18BFC" w14:textId="77777777" w:rsidR="00976958" w:rsidRDefault="00976958" w:rsidP="00D76DF7">
      <w:pPr>
        <w:spacing w:after="0" w:line="480" w:lineRule="auto"/>
        <w:jc w:val="both"/>
        <w:outlineLvl w:val="0"/>
        <w:rPr>
          <w:ins w:id="317" w:author="Parks, Robbie M" w:date="2018-11-13T14:39:00Z"/>
          <w:rFonts w:ascii="Times New Roman" w:hAnsi="Times New Roman"/>
          <w:color w:val="000000" w:themeColor="text1"/>
          <w:sz w:val="24"/>
          <w:szCs w:val="24"/>
        </w:rPr>
      </w:pPr>
    </w:p>
    <w:p w14:paraId="155E1D29" w14:textId="28CA8C48" w:rsidR="00DE0CCC" w:rsidRDefault="00335B57" w:rsidP="00D76DF7">
      <w:pPr>
        <w:spacing w:after="0" w:line="480" w:lineRule="auto"/>
        <w:jc w:val="both"/>
        <w:outlineLvl w:val="0"/>
        <w:rPr>
          <w:ins w:id="318" w:author="Parks, Robbie M" w:date="2018-11-26T11:16:00Z"/>
          <w:rFonts w:ascii="Times New Roman" w:hAnsi="Times New Roman"/>
          <w:color w:val="000000" w:themeColor="text1"/>
          <w:sz w:val="24"/>
          <w:szCs w:val="24"/>
        </w:rPr>
      </w:pPr>
      <w:ins w:id="319" w:author="Parks, Robbie M" w:date="2018-11-13T14:41:00Z">
        <w:r>
          <w:rPr>
            <w:rFonts w:ascii="Times New Roman" w:hAnsi="Times New Roman"/>
            <w:color w:val="000000" w:themeColor="text1"/>
            <w:sz w:val="24"/>
            <w:szCs w:val="24"/>
          </w:rPr>
          <w:t xml:space="preserve">In the model, </w:t>
        </w:r>
      </w:ins>
      <w:ins w:id="320" w:author="Parks, Robbie M" w:date="2018-11-13T14:42:00Z">
        <w:r w:rsidR="00021BDE">
          <w:rPr>
            <w:rFonts w:ascii="Times New Roman" w:hAnsi="Times New Roman"/>
            <w:color w:val="000000" w:themeColor="text1"/>
            <w:sz w:val="24"/>
            <w:szCs w:val="24"/>
          </w:rPr>
          <w:t>log-transformed death rates were modelled as a sum of components that depend on time</w:t>
        </w:r>
      </w:ins>
      <w:ins w:id="321" w:author="Parks, Robbie M" w:date="2018-11-13T14:46:00Z">
        <w:r w:rsidR="00D424E6">
          <w:rPr>
            <w:rFonts w:ascii="Times New Roman" w:hAnsi="Times New Roman"/>
            <w:color w:val="000000" w:themeColor="text1"/>
            <w:sz w:val="24"/>
            <w:szCs w:val="24"/>
          </w:rPr>
          <w:t xml:space="preserve">, </w:t>
        </w:r>
      </w:ins>
      <w:ins w:id="322" w:author="Parks, Robbie M" w:date="2018-11-20T17:10:00Z">
        <w:r w:rsidR="006A58EB">
          <w:rPr>
            <w:rFonts w:ascii="Times New Roman" w:hAnsi="Times New Roman"/>
            <w:color w:val="000000" w:themeColor="text1"/>
            <w:sz w:val="24"/>
            <w:szCs w:val="24"/>
          </w:rPr>
          <w:t xml:space="preserve">state of death, </w:t>
        </w:r>
      </w:ins>
      <w:ins w:id="323" w:author="Parks, Robbie M" w:date="2018-11-13T14:46:00Z">
        <w:r w:rsidR="00D424E6">
          <w:rPr>
            <w:rFonts w:ascii="Times New Roman" w:hAnsi="Times New Roman"/>
            <w:color w:val="000000" w:themeColor="text1"/>
            <w:sz w:val="24"/>
            <w:szCs w:val="24"/>
          </w:rPr>
          <w:t>month</w:t>
        </w:r>
      </w:ins>
      <w:ins w:id="324" w:author="Parks, Robbie M" w:date="2018-11-13T17:11:00Z">
        <w:r w:rsidR="00B03D59">
          <w:rPr>
            <w:rFonts w:ascii="Times New Roman" w:hAnsi="Times New Roman"/>
            <w:color w:val="000000" w:themeColor="text1"/>
            <w:sz w:val="24"/>
            <w:szCs w:val="24"/>
          </w:rPr>
          <w:t xml:space="preserve"> of year</w:t>
        </w:r>
      </w:ins>
      <w:ins w:id="325" w:author="Parks, Robbie M" w:date="2018-11-13T14:42:00Z">
        <w:r w:rsidR="00537542">
          <w:rPr>
            <w:rFonts w:ascii="Times New Roman" w:hAnsi="Times New Roman"/>
            <w:color w:val="000000" w:themeColor="text1"/>
            <w:sz w:val="24"/>
            <w:szCs w:val="24"/>
          </w:rPr>
          <w:t xml:space="preserve"> and temperature</w:t>
        </w:r>
        <w:r w:rsidR="00021BDE">
          <w:rPr>
            <w:rFonts w:ascii="Times New Roman" w:hAnsi="Times New Roman"/>
            <w:color w:val="000000" w:themeColor="text1"/>
            <w:sz w:val="24"/>
            <w:szCs w:val="24"/>
          </w:rPr>
          <w:t>.</w:t>
        </w:r>
      </w:ins>
      <w:ins w:id="326" w:author="Parks, Robbie M" w:date="2018-11-20T16:22:00Z">
        <w:r w:rsidR="00A01638">
          <w:rPr>
            <w:rFonts w:ascii="Times New Roman" w:hAnsi="Times New Roman"/>
            <w:color w:val="000000" w:themeColor="text1"/>
            <w:sz w:val="24"/>
            <w:szCs w:val="24"/>
          </w:rPr>
          <w:t xml:space="preserve"> The mathematical representation of the model is given </w:t>
        </w:r>
      </w:ins>
      <w:ins w:id="327" w:author="Parks, Robbie M" w:date="2018-11-26T11:01:00Z">
        <w:r w:rsidR="00D341CD">
          <w:rPr>
            <w:rFonts w:ascii="Times New Roman" w:hAnsi="Times New Roman"/>
            <w:color w:val="000000" w:themeColor="text1"/>
            <w:sz w:val="24"/>
            <w:szCs w:val="24"/>
          </w:rPr>
          <w:t>below:</w:t>
        </w:r>
      </w:ins>
    </w:p>
    <w:p w14:paraId="2EEDF585" w14:textId="77777777" w:rsidR="002C0846" w:rsidRDefault="002C0846" w:rsidP="00D76DF7">
      <w:pPr>
        <w:spacing w:after="0" w:line="480" w:lineRule="auto"/>
        <w:jc w:val="both"/>
        <w:outlineLvl w:val="0"/>
        <w:rPr>
          <w:ins w:id="328" w:author="Parks, Robbie M" w:date="2018-11-26T11:02:00Z"/>
          <w:rFonts w:ascii="Times New Roman" w:hAnsi="Times New Roman"/>
          <w:color w:val="000000" w:themeColor="text1"/>
          <w:sz w:val="24"/>
          <w:szCs w:val="24"/>
        </w:rPr>
      </w:pPr>
    </w:p>
    <w:p w14:paraId="03DF48E1" w14:textId="474054FB" w:rsidR="000B7F6A" w:rsidRPr="002C0846" w:rsidRDefault="003542CE" w:rsidP="002C0846">
      <w:pPr>
        <w:spacing w:after="0" w:line="360" w:lineRule="auto"/>
        <w:jc w:val="both"/>
        <w:outlineLvl w:val="0"/>
        <w:rPr>
          <w:ins w:id="329" w:author="Parks, Robbie M" w:date="2018-11-26T11:13:00Z"/>
          <w:rFonts w:ascii="Times New Roman" w:hAnsi="Times New Roman"/>
          <w:rPrChange w:id="330" w:author="Parks, Robbie M" w:date="2018-11-26T11:16:00Z">
            <w:rPr>
              <w:ins w:id="331" w:author="Parks, Robbie M" w:date="2018-11-26T11:13:00Z"/>
              <w:rFonts w:ascii="Times New Roman" w:hAnsi="Times New Roman"/>
              <w:b/>
              <w:sz w:val="24"/>
              <w:szCs w:val="24"/>
            </w:rPr>
          </w:rPrChange>
        </w:rPr>
        <w:pPrChange w:id="332" w:author="Parks, Robbie M" w:date="2018-11-26T11:16:00Z">
          <w:pPr>
            <w:spacing w:after="0" w:line="480" w:lineRule="auto"/>
            <w:jc w:val="both"/>
            <w:outlineLvl w:val="0"/>
          </w:pPr>
        </w:pPrChange>
      </w:pPr>
      <w:proofErr w:type="gramStart"/>
      <w:ins w:id="333" w:author="Parks, Robbie M" w:date="2018-11-26T11:02:00Z">
        <w:r w:rsidRPr="002C0846">
          <w:rPr>
            <w:rFonts w:ascii="Times New Roman" w:hAnsi="Times New Roman"/>
            <w:rPrChange w:id="334" w:author="Parks, Robbie M" w:date="2018-11-26T11:16:00Z">
              <w:rPr>
                <w:b/>
              </w:rPr>
            </w:rPrChange>
          </w:rPr>
          <w:t>log(</w:t>
        </w:r>
        <w:proofErr w:type="gramEnd"/>
        <w:r w:rsidRPr="002C0846">
          <w:rPr>
            <w:rFonts w:ascii="Times New Roman" w:hAnsi="Times New Roman"/>
            <w:rPrChange w:id="335" w:author="Parks, Robbie M" w:date="2018-11-26T11:16:00Z">
              <w:rPr>
                <w:b/>
              </w:rPr>
            </w:rPrChange>
          </w:rPr>
          <w:t xml:space="preserve">death </w:t>
        </w:r>
        <w:proofErr w:type="spellStart"/>
        <w:r w:rsidRPr="002C0846">
          <w:rPr>
            <w:rFonts w:ascii="Times New Roman" w:hAnsi="Times New Roman"/>
            <w:rPrChange w:id="336" w:author="Parks, Robbie M" w:date="2018-11-26T11:16:00Z">
              <w:rPr>
                <w:b/>
              </w:rPr>
            </w:rPrChange>
          </w:rPr>
          <w:t>rates</w:t>
        </w:r>
        <w:r w:rsidRPr="002C0846">
          <w:rPr>
            <w:rFonts w:ascii="Times New Roman" w:hAnsi="Times New Roman"/>
            <w:vertAlign w:val="subscript"/>
            <w:rPrChange w:id="337" w:author="Parks, Robbie M" w:date="2018-11-26T11:16:00Z">
              <w:rPr>
                <w:b/>
                <w:vertAlign w:val="subscript"/>
              </w:rPr>
            </w:rPrChange>
          </w:rPr>
          <w:t>state</w:t>
        </w:r>
        <w:proofErr w:type="spellEnd"/>
        <w:r w:rsidRPr="002C0846">
          <w:rPr>
            <w:rFonts w:ascii="Times New Roman" w:hAnsi="Times New Roman"/>
            <w:vertAlign w:val="subscript"/>
            <w:rPrChange w:id="338" w:author="Parks, Robbie M" w:date="2018-11-26T11:16:00Z">
              <w:rPr>
                <w:b/>
                <w:vertAlign w:val="subscript"/>
              </w:rPr>
            </w:rPrChange>
          </w:rPr>
          <w:t>-year</w:t>
        </w:r>
        <w:r w:rsidRPr="002C0846">
          <w:rPr>
            <w:rFonts w:ascii="Times New Roman" w:hAnsi="Times New Roman"/>
            <w:rPrChange w:id="339" w:author="Parks, Robbie M" w:date="2018-11-26T11:16:00Z">
              <w:rPr>
                <w:rFonts w:ascii="Times New Roman" w:hAnsi="Times New Roman"/>
                <w:sz w:val="24"/>
                <w:szCs w:val="24"/>
              </w:rPr>
            </w:rPrChange>
          </w:rPr>
          <w:t>)</w:t>
        </w:r>
        <w:r w:rsidRPr="002C0846">
          <w:rPr>
            <w:rFonts w:ascii="Times New Roman" w:hAnsi="Times New Roman"/>
            <w:rPrChange w:id="340" w:author="Parks, Robbie M" w:date="2018-11-26T11:16:00Z">
              <w:rPr>
                <w:b/>
              </w:rPr>
            </w:rPrChange>
          </w:rPr>
          <w:t xml:space="preserve"> =</w:t>
        </w:r>
      </w:ins>
      <w:ins w:id="341" w:author="Parks, Robbie M" w:date="2018-11-26T11:03:00Z">
        <w:r w:rsidRPr="002C0846">
          <w:rPr>
            <w:rFonts w:ascii="Times New Roman" w:hAnsi="Times New Roman"/>
            <w:rPrChange w:id="342" w:author="Parks, Robbie M" w:date="2018-11-26T11:16:00Z">
              <w:rPr>
                <w:rFonts w:ascii="Times New Roman" w:hAnsi="Times New Roman"/>
                <w:sz w:val="24"/>
                <w:szCs w:val="24"/>
              </w:rPr>
            </w:rPrChange>
          </w:rPr>
          <w:t xml:space="preserve"> </w:t>
        </w:r>
      </w:ins>
      <w:ins w:id="343" w:author="Parks, Robbie M" w:date="2018-11-26T11:13:00Z">
        <w:r w:rsidR="000B7F6A" w:rsidRPr="002C0846">
          <w:rPr>
            <w:rFonts w:ascii="Times New Roman" w:hAnsi="Times New Roman"/>
            <w:rPrChange w:id="344" w:author="Parks, Robbie M" w:date="2018-11-26T11:16:00Z">
              <w:rPr>
                <w:rFonts w:ascii="Times New Roman" w:hAnsi="Times New Roman"/>
                <w:sz w:val="24"/>
                <w:szCs w:val="24"/>
              </w:rPr>
            </w:rPrChange>
          </w:rPr>
          <w:tab/>
        </w:r>
      </w:ins>
      <w:ins w:id="345" w:author="Parks, Robbie M" w:date="2018-11-26T11:15:00Z">
        <w:r w:rsidR="000B7F6A" w:rsidRPr="00AD55FC">
          <w:rPr>
            <w:rFonts w:ascii="Times New Roman" w:hAnsi="Times New Roman"/>
          </w:rPr>
          <w:tab/>
        </w:r>
      </w:ins>
      <w:ins w:id="346" w:author="Parks, Robbie M" w:date="2018-11-26T11:03:00Z">
        <w:r w:rsidRPr="002C0846">
          <w:rPr>
            <w:rFonts w:ascii="Times New Roman" w:hAnsi="Times New Roman"/>
            <w:rPrChange w:id="347" w:author="Parks, Robbie M" w:date="2018-11-26T11:16:00Z">
              <w:rPr>
                <w:rFonts w:ascii="Times New Roman" w:hAnsi="Times New Roman"/>
                <w:b/>
                <w:sz w:val="24"/>
                <w:szCs w:val="24"/>
              </w:rPr>
            </w:rPrChange>
          </w:rPr>
          <w:t>α</w:t>
        </w:r>
        <w:r w:rsidRPr="002C0846">
          <w:rPr>
            <w:rFonts w:ascii="Times New Roman" w:hAnsi="Times New Roman"/>
            <w:vertAlign w:val="subscript"/>
            <w:rPrChange w:id="348" w:author="Parks, Robbie M" w:date="2018-11-26T11:16:00Z">
              <w:rPr>
                <w:rFonts w:ascii="Times New Roman" w:hAnsi="Times New Roman"/>
                <w:b/>
                <w:sz w:val="24"/>
                <w:szCs w:val="24"/>
                <w:vertAlign w:val="subscript"/>
              </w:rPr>
            </w:rPrChange>
          </w:rPr>
          <w:t xml:space="preserve">0 </w:t>
        </w:r>
        <w:r w:rsidRPr="002C0846">
          <w:rPr>
            <w:rFonts w:ascii="Times New Roman" w:hAnsi="Times New Roman"/>
            <w:rPrChange w:id="349" w:author="Parks, Robbie M" w:date="2018-11-26T11:16:00Z">
              <w:rPr>
                <w:rFonts w:ascii="Times New Roman" w:hAnsi="Times New Roman"/>
                <w:b/>
                <w:sz w:val="24"/>
                <w:szCs w:val="24"/>
              </w:rPr>
            </w:rPrChange>
          </w:rPr>
          <w:t>+ β</w:t>
        </w:r>
        <w:r w:rsidRPr="002C0846">
          <w:rPr>
            <w:rFonts w:ascii="Times New Roman" w:hAnsi="Times New Roman"/>
            <w:vertAlign w:val="subscript"/>
            <w:rPrChange w:id="350" w:author="Parks, Robbie M" w:date="2018-11-26T11:16:00Z">
              <w:rPr>
                <w:rFonts w:ascii="Times New Roman" w:hAnsi="Times New Roman"/>
                <w:b/>
                <w:sz w:val="24"/>
                <w:szCs w:val="24"/>
                <w:vertAlign w:val="subscript"/>
              </w:rPr>
            </w:rPrChange>
          </w:rPr>
          <w:t>0</w:t>
        </w:r>
        <w:r w:rsidRPr="002C0846">
          <w:rPr>
            <w:rFonts w:ascii="Times New Roman" w:hAnsi="Times New Roman"/>
            <w:rPrChange w:id="351" w:author="Parks, Robbie M" w:date="2018-11-26T11:16:00Z">
              <w:rPr>
                <w:rFonts w:ascii="Times New Roman" w:hAnsi="Times New Roman"/>
                <w:b/>
                <w:sz w:val="24"/>
                <w:szCs w:val="24"/>
              </w:rPr>
            </w:rPrChange>
          </w:rPr>
          <w:t xml:space="preserve">·(month-year) </w:t>
        </w:r>
      </w:ins>
      <w:ins w:id="352" w:author="Parks, Robbie M" w:date="2018-11-26T11:16:00Z">
        <w:r w:rsidR="007C014B">
          <w:rPr>
            <w:rFonts w:ascii="Times New Roman" w:hAnsi="Times New Roman"/>
          </w:rPr>
          <w:t>+</w:t>
        </w:r>
      </w:ins>
    </w:p>
    <w:p w14:paraId="5399A156" w14:textId="1F4CB606" w:rsidR="000B7F6A" w:rsidRPr="002C0846" w:rsidRDefault="000B7F6A" w:rsidP="002C0846">
      <w:pPr>
        <w:spacing w:after="0" w:line="360" w:lineRule="auto"/>
        <w:jc w:val="both"/>
        <w:outlineLvl w:val="0"/>
        <w:rPr>
          <w:ins w:id="353" w:author="Parks, Robbie M" w:date="2018-11-26T11:13:00Z"/>
          <w:rFonts w:ascii="Times New Roman" w:hAnsi="Times New Roman"/>
          <w:rPrChange w:id="354" w:author="Parks, Robbie M" w:date="2018-11-26T11:16:00Z">
            <w:rPr>
              <w:ins w:id="355" w:author="Parks, Robbie M" w:date="2018-11-26T11:13:00Z"/>
              <w:rFonts w:ascii="Times New Roman" w:hAnsi="Times New Roman"/>
              <w:b/>
              <w:sz w:val="24"/>
              <w:szCs w:val="24"/>
            </w:rPr>
          </w:rPrChange>
        </w:rPr>
        <w:pPrChange w:id="356" w:author="Parks, Robbie M" w:date="2018-11-26T11:16:00Z">
          <w:pPr>
            <w:spacing w:after="0" w:line="480" w:lineRule="auto"/>
            <w:jc w:val="both"/>
            <w:outlineLvl w:val="0"/>
          </w:pPr>
        </w:pPrChange>
      </w:pPr>
      <w:ins w:id="357" w:author="Parks, Robbie M" w:date="2018-11-26T11:13:00Z">
        <w:r w:rsidRPr="002C0846">
          <w:rPr>
            <w:rFonts w:ascii="Times New Roman" w:hAnsi="Times New Roman"/>
            <w:vertAlign w:val="subscript"/>
            <w:rPrChange w:id="358" w:author="Parks, Robbie M" w:date="2018-11-26T11:16:00Z">
              <w:rPr>
                <w:rFonts w:ascii="Times New Roman" w:hAnsi="Times New Roman"/>
                <w:b/>
                <w:sz w:val="24"/>
                <w:szCs w:val="24"/>
                <w:vertAlign w:val="subscript"/>
              </w:rPr>
            </w:rPrChange>
          </w:rPr>
          <w:tab/>
        </w:r>
        <w:r w:rsidRPr="002C0846">
          <w:rPr>
            <w:rFonts w:ascii="Times New Roman" w:hAnsi="Times New Roman"/>
            <w:vertAlign w:val="subscript"/>
            <w:rPrChange w:id="359" w:author="Parks, Robbie M" w:date="2018-11-26T11:16:00Z">
              <w:rPr>
                <w:rFonts w:ascii="Times New Roman" w:hAnsi="Times New Roman"/>
                <w:b/>
                <w:sz w:val="24"/>
                <w:szCs w:val="24"/>
                <w:vertAlign w:val="subscript"/>
              </w:rPr>
            </w:rPrChange>
          </w:rPr>
          <w:tab/>
        </w:r>
        <w:r w:rsidRPr="002C0846">
          <w:rPr>
            <w:rFonts w:ascii="Times New Roman" w:hAnsi="Times New Roman"/>
            <w:vertAlign w:val="subscript"/>
            <w:rPrChange w:id="360" w:author="Parks, Robbie M" w:date="2018-11-26T11:16:00Z">
              <w:rPr>
                <w:rFonts w:ascii="Times New Roman" w:hAnsi="Times New Roman"/>
                <w:b/>
                <w:sz w:val="24"/>
                <w:szCs w:val="24"/>
                <w:vertAlign w:val="subscript"/>
              </w:rPr>
            </w:rPrChange>
          </w:rPr>
          <w:tab/>
        </w:r>
        <w:r w:rsidRPr="002C0846">
          <w:rPr>
            <w:rFonts w:ascii="Times New Roman" w:hAnsi="Times New Roman"/>
            <w:vertAlign w:val="subscript"/>
            <w:rPrChange w:id="361" w:author="Parks, Robbie M" w:date="2018-11-26T11:16:00Z">
              <w:rPr>
                <w:rFonts w:ascii="Times New Roman" w:hAnsi="Times New Roman"/>
                <w:b/>
                <w:sz w:val="24"/>
                <w:szCs w:val="24"/>
                <w:vertAlign w:val="subscript"/>
              </w:rPr>
            </w:rPrChange>
          </w:rPr>
          <w:tab/>
        </w:r>
      </w:ins>
      <w:ins w:id="362" w:author="Parks, Robbie M" w:date="2018-11-26T11:03:00Z">
        <w:r w:rsidR="003542CE" w:rsidRPr="002C0846">
          <w:rPr>
            <w:rFonts w:ascii="Times New Roman" w:hAnsi="Times New Roman"/>
            <w:rPrChange w:id="363" w:author="Parks, Robbie M" w:date="2018-11-26T11:16:00Z">
              <w:rPr>
                <w:rFonts w:ascii="Times New Roman" w:hAnsi="Times New Roman"/>
                <w:b/>
                <w:sz w:val="24"/>
                <w:szCs w:val="24"/>
              </w:rPr>
            </w:rPrChange>
          </w:rPr>
          <w:t>α</w:t>
        </w:r>
        <w:r w:rsidR="003542CE" w:rsidRPr="002C0846">
          <w:rPr>
            <w:rFonts w:ascii="Times New Roman" w:hAnsi="Times New Roman"/>
            <w:vertAlign w:val="subscript"/>
            <w:rPrChange w:id="364" w:author="Parks, Robbie M" w:date="2018-11-26T11:16:00Z">
              <w:rPr>
                <w:rFonts w:ascii="Times New Roman" w:hAnsi="Times New Roman"/>
                <w:b/>
                <w:sz w:val="24"/>
                <w:szCs w:val="24"/>
                <w:vertAlign w:val="subscript"/>
              </w:rPr>
            </w:rPrChange>
          </w:rPr>
          <w:t xml:space="preserve">state </w:t>
        </w:r>
        <w:r w:rsidR="003542CE" w:rsidRPr="002C0846">
          <w:rPr>
            <w:rFonts w:ascii="Times New Roman" w:hAnsi="Times New Roman"/>
            <w:rPrChange w:id="365" w:author="Parks, Robbie M" w:date="2018-11-26T11:16:00Z">
              <w:rPr>
                <w:rFonts w:ascii="Times New Roman" w:hAnsi="Times New Roman"/>
                <w:b/>
                <w:sz w:val="24"/>
                <w:szCs w:val="24"/>
              </w:rPr>
            </w:rPrChange>
          </w:rPr>
          <w:t>+ β</w:t>
        </w:r>
        <w:r w:rsidR="003542CE" w:rsidRPr="002C0846">
          <w:rPr>
            <w:rFonts w:ascii="Times New Roman" w:hAnsi="Times New Roman"/>
            <w:vertAlign w:val="subscript"/>
            <w:rPrChange w:id="366" w:author="Parks, Robbie M" w:date="2018-11-26T11:16:00Z">
              <w:rPr>
                <w:rFonts w:ascii="Times New Roman" w:hAnsi="Times New Roman"/>
                <w:b/>
                <w:sz w:val="24"/>
                <w:szCs w:val="24"/>
                <w:vertAlign w:val="subscript"/>
              </w:rPr>
            </w:rPrChange>
          </w:rPr>
          <w:t>state</w:t>
        </w:r>
        <w:r w:rsidR="003542CE" w:rsidRPr="002C0846">
          <w:rPr>
            <w:rFonts w:ascii="Times New Roman" w:hAnsi="Times New Roman"/>
            <w:rPrChange w:id="367" w:author="Parks, Robbie M" w:date="2018-11-26T11:16:00Z">
              <w:rPr>
                <w:rFonts w:ascii="Times New Roman" w:hAnsi="Times New Roman"/>
                <w:b/>
                <w:sz w:val="24"/>
                <w:szCs w:val="24"/>
              </w:rPr>
            </w:rPrChange>
          </w:rPr>
          <w:t>·(month-year)</w:t>
        </w:r>
      </w:ins>
      <w:ins w:id="368" w:author="Parks, Robbie M" w:date="2018-11-26T11:13:00Z">
        <w:r w:rsidRPr="002C0846">
          <w:rPr>
            <w:rFonts w:ascii="Times New Roman" w:hAnsi="Times New Roman"/>
            <w:rPrChange w:id="369" w:author="Parks, Robbie M" w:date="2018-11-26T11:16:00Z">
              <w:rPr>
                <w:rFonts w:ascii="Times New Roman" w:hAnsi="Times New Roman"/>
                <w:b/>
                <w:sz w:val="24"/>
                <w:szCs w:val="24"/>
              </w:rPr>
            </w:rPrChange>
          </w:rPr>
          <w:t xml:space="preserve"> </w:t>
        </w:r>
      </w:ins>
      <w:ins w:id="370" w:author="Parks, Robbie M" w:date="2018-11-26T11:16:00Z">
        <w:r w:rsidR="007C014B">
          <w:rPr>
            <w:rFonts w:ascii="Times New Roman" w:hAnsi="Times New Roman"/>
          </w:rPr>
          <w:t>+</w:t>
        </w:r>
      </w:ins>
    </w:p>
    <w:p w14:paraId="42992391" w14:textId="7BBAA809" w:rsidR="003542CE" w:rsidRPr="00AD55FC" w:rsidRDefault="000B7F6A" w:rsidP="002C0846">
      <w:pPr>
        <w:spacing w:after="0" w:line="360" w:lineRule="auto"/>
        <w:jc w:val="both"/>
        <w:outlineLvl w:val="0"/>
        <w:rPr>
          <w:ins w:id="371" w:author="Parks, Robbie M" w:date="2018-11-26T11:14:00Z"/>
          <w:rFonts w:ascii="Times New Roman" w:hAnsi="Times New Roman"/>
        </w:rPr>
        <w:pPrChange w:id="372" w:author="Parks, Robbie M" w:date="2018-11-26T11:16:00Z">
          <w:pPr>
            <w:spacing w:after="0" w:line="480" w:lineRule="auto"/>
            <w:jc w:val="both"/>
            <w:outlineLvl w:val="0"/>
          </w:pPr>
        </w:pPrChange>
      </w:pPr>
      <w:ins w:id="373" w:author="Parks, Robbie M" w:date="2018-11-26T11:13:00Z">
        <w:r w:rsidRPr="002C0846">
          <w:rPr>
            <w:rFonts w:ascii="Times New Roman" w:hAnsi="Times New Roman"/>
            <w:rPrChange w:id="374" w:author="Parks, Robbie M" w:date="2018-11-26T11:16:00Z">
              <w:rPr>
                <w:rFonts w:ascii="Times New Roman" w:hAnsi="Times New Roman"/>
                <w:b/>
                <w:sz w:val="24"/>
                <w:szCs w:val="24"/>
              </w:rPr>
            </w:rPrChange>
          </w:rPr>
          <w:tab/>
        </w:r>
        <w:r w:rsidRPr="002C0846">
          <w:rPr>
            <w:rFonts w:ascii="Times New Roman" w:hAnsi="Times New Roman"/>
            <w:rPrChange w:id="375" w:author="Parks, Robbie M" w:date="2018-11-26T11:16:00Z">
              <w:rPr>
                <w:rFonts w:ascii="Times New Roman" w:hAnsi="Times New Roman"/>
                <w:b/>
                <w:sz w:val="24"/>
                <w:szCs w:val="24"/>
              </w:rPr>
            </w:rPrChange>
          </w:rPr>
          <w:tab/>
        </w:r>
        <w:r w:rsidRPr="002C0846">
          <w:rPr>
            <w:rFonts w:ascii="Times New Roman" w:hAnsi="Times New Roman"/>
            <w:rPrChange w:id="376" w:author="Parks, Robbie M" w:date="2018-11-26T11:16:00Z">
              <w:rPr>
                <w:rFonts w:ascii="Times New Roman" w:hAnsi="Times New Roman"/>
                <w:b/>
                <w:sz w:val="24"/>
                <w:szCs w:val="24"/>
              </w:rPr>
            </w:rPrChange>
          </w:rPr>
          <w:tab/>
        </w:r>
        <w:r w:rsidRPr="002C0846">
          <w:rPr>
            <w:rFonts w:ascii="Times New Roman" w:hAnsi="Times New Roman"/>
            <w:rPrChange w:id="377" w:author="Parks, Robbie M" w:date="2018-11-26T11:16:00Z">
              <w:rPr>
                <w:rFonts w:ascii="Times New Roman" w:hAnsi="Times New Roman"/>
                <w:b/>
                <w:sz w:val="24"/>
                <w:szCs w:val="24"/>
              </w:rPr>
            </w:rPrChange>
          </w:rPr>
          <w:tab/>
        </w:r>
        <w:r w:rsidRPr="002C0846">
          <w:rPr>
            <w:rFonts w:ascii="Times New Roman" w:hAnsi="Times New Roman"/>
            <w:rPrChange w:id="378" w:author="Parks, Robbie M" w:date="2018-11-26T11:16:00Z">
              <w:rPr>
                <w:b/>
              </w:rPr>
            </w:rPrChange>
          </w:rPr>
          <w:t>α</w:t>
        </w:r>
        <w:r w:rsidRPr="002C0846">
          <w:rPr>
            <w:rFonts w:ascii="Times New Roman" w:hAnsi="Times New Roman"/>
            <w:vertAlign w:val="subscript"/>
            <w:rPrChange w:id="379" w:author="Parks, Robbie M" w:date="2018-11-26T11:16:00Z">
              <w:rPr>
                <w:b/>
                <w:vertAlign w:val="subscript"/>
              </w:rPr>
            </w:rPrChange>
          </w:rPr>
          <w:t xml:space="preserve">month </w:t>
        </w:r>
        <w:r w:rsidRPr="002C0846">
          <w:rPr>
            <w:rFonts w:ascii="Times New Roman" w:hAnsi="Times New Roman"/>
            <w:rPrChange w:id="380" w:author="Parks, Robbie M" w:date="2018-11-26T11:16:00Z">
              <w:rPr>
                <w:b/>
              </w:rPr>
            </w:rPrChange>
          </w:rPr>
          <w:t>+ β</w:t>
        </w:r>
        <w:r w:rsidRPr="002C0846">
          <w:rPr>
            <w:rFonts w:ascii="Times New Roman" w:hAnsi="Times New Roman"/>
            <w:vertAlign w:val="subscript"/>
            <w:rPrChange w:id="381" w:author="Parks, Robbie M" w:date="2018-11-26T11:16:00Z">
              <w:rPr>
                <w:b/>
                <w:vertAlign w:val="subscript"/>
              </w:rPr>
            </w:rPrChange>
          </w:rPr>
          <w:t>month</w:t>
        </w:r>
        <w:r w:rsidRPr="002C0846">
          <w:rPr>
            <w:rFonts w:ascii="Times New Roman" w:hAnsi="Times New Roman"/>
            <w:rPrChange w:id="382" w:author="Parks, Robbie M" w:date="2018-11-26T11:16:00Z">
              <w:rPr>
                <w:b/>
              </w:rPr>
            </w:rPrChange>
          </w:rPr>
          <w:t>·(month-year)</w:t>
        </w:r>
      </w:ins>
      <w:ins w:id="383" w:author="Parks, Robbie M" w:date="2018-11-26T11:16:00Z">
        <w:r w:rsidR="007C014B">
          <w:rPr>
            <w:rFonts w:ascii="Times New Roman" w:hAnsi="Times New Roman"/>
          </w:rPr>
          <w:t xml:space="preserve"> +</w:t>
        </w:r>
      </w:ins>
    </w:p>
    <w:p w14:paraId="5BB789BB" w14:textId="68E5777B" w:rsidR="002C0846" w:rsidRPr="007C014B" w:rsidRDefault="000B7F6A" w:rsidP="00985A0D">
      <w:pPr>
        <w:spacing w:after="0" w:line="240" w:lineRule="auto"/>
        <w:jc w:val="both"/>
        <w:outlineLvl w:val="0"/>
        <w:rPr>
          <w:ins w:id="384" w:author="Parks, Robbie M" w:date="2018-11-26T11:15:00Z"/>
          <w:rFonts w:ascii="Times New Roman" w:hAnsi="Times New Roman"/>
          <w:rPrChange w:id="385" w:author="Parks, Robbie M" w:date="2018-11-26T11:16:00Z">
            <w:rPr>
              <w:ins w:id="386" w:author="Parks, Robbie M" w:date="2018-11-26T11:15:00Z"/>
              <w:rFonts w:ascii="Times New Roman" w:hAnsi="Times New Roman"/>
              <w:vertAlign w:val="subscript"/>
            </w:rPr>
          </w:rPrChange>
        </w:rPr>
        <w:pPrChange w:id="387" w:author="Parks, Robbie M" w:date="2018-11-26T11:20:00Z">
          <w:pPr>
            <w:spacing w:after="0" w:line="480" w:lineRule="auto"/>
            <w:jc w:val="both"/>
            <w:outlineLvl w:val="0"/>
          </w:pPr>
        </w:pPrChange>
      </w:pPr>
      <w:ins w:id="388" w:author="Parks, Robbie M" w:date="2018-11-26T11:14:00Z">
        <w:r w:rsidRPr="004D157A">
          <w:rPr>
            <w:rFonts w:ascii="Times New Roman" w:hAnsi="Times New Roman"/>
          </w:rPr>
          <w:tab/>
        </w:r>
        <w:r w:rsidRPr="004D157A">
          <w:rPr>
            <w:rFonts w:ascii="Times New Roman" w:hAnsi="Times New Roman"/>
          </w:rPr>
          <w:tab/>
        </w:r>
        <w:r w:rsidRPr="004D157A">
          <w:rPr>
            <w:rFonts w:ascii="Times New Roman" w:hAnsi="Times New Roman"/>
          </w:rPr>
          <w:tab/>
        </w:r>
        <w:r w:rsidRPr="004D157A">
          <w:rPr>
            <w:rFonts w:ascii="Times New Roman" w:hAnsi="Times New Roman"/>
          </w:rPr>
          <w:tab/>
        </w:r>
        <w:proofErr w:type="spellStart"/>
        <w:r w:rsidRPr="00854507">
          <w:rPr>
            <w:rFonts w:ascii="Times New Roman" w:hAnsi="Times New Roman"/>
          </w:rPr>
          <w:t>ν</w:t>
        </w:r>
        <w:r w:rsidRPr="007E25B1">
          <w:rPr>
            <w:rFonts w:ascii="Times New Roman" w:hAnsi="Times New Roman"/>
            <w:vertAlign w:val="subscript"/>
          </w:rPr>
          <w:t>month</w:t>
        </w:r>
        <w:proofErr w:type="spellEnd"/>
        <w:r w:rsidRPr="007E25B1">
          <w:rPr>
            <w:rFonts w:ascii="Times New Roman" w:hAnsi="Times New Roman"/>
            <w:vertAlign w:val="subscript"/>
          </w:rPr>
          <w:t>-year</w:t>
        </w:r>
        <w:r w:rsidRPr="0033298B">
          <w:rPr>
            <w:rFonts w:ascii="Times New Roman" w:hAnsi="Times New Roman"/>
            <w:vertAlign w:val="subscript"/>
          </w:rPr>
          <w:t xml:space="preserve"> </w:t>
        </w:r>
      </w:ins>
      <w:ins w:id="389" w:author="Parks, Robbie M" w:date="2018-11-26T11:16:00Z">
        <w:r w:rsidR="007C014B">
          <w:rPr>
            <w:rFonts w:ascii="Times New Roman" w:hAnsi="Times New Roman"/>
          </w:rPr>
          <w:t>+</w:t>
        </w:r>
      </w:ins>
    </w:p>
    <w:p w14:paraId="65CB393A" w14:textId="22564A54" w:rsidR="002C0846" w:rsidRPr="007C014B" w:rsidRDefault="002C0846" w:rsidP="00985A0D">
      <w:pPr>
        <w:pStyle w:val="SMHeading"/>
        <w:jc w:val="both"/>
        <w:rPr>
          <w:ins w:id="390" w:author="Parks, Robbie M" w:date="2018-11-26T11:15:00Z"/>
          <w:b w:val="0"/>
          <w:sz w:val="22"/>
          <w:szCs w:val="22"/>
          <w:rPrChange w:id="391" w:author="Parks, Robbie M" w:date="2018-11-26T11:17:00Z">
            <w:rPr>
              <w:ins w:id="392" w:author="Parks, Robbie M" w:date="2018-11-26T11:15:00Z"/>
              <w:rFonts w:ascii="Times New Roman" w:hAnsi="Times New Roman"/>
              <w:vertAlign w:val="subscript"/>
            </w:rPr>
          </w:rPrChange>
        </w:rPr>
        <w:pPrChange w:id="393" w:author="Parks, Robbie M" w:date="2018-11-26T11:20:00Z">
          <w:pPr>
            <w:spacing w:after="0" w:line="480" w:lineRule="auto"/>
            <w:jc w:val="both"/>
            <w:outlineLvl w:val="0"/>
          </w:pPr>
        </w:pPrChange>
      </w:pPr>
      <w:ins w:id="394" w:author="Parks, Robbie M" w:date="2018-11-26T11:15:00Z">
        <w:r w:rsidRPr="002C0846">
          <w:rPr>
            <w:sz w:val="22"/>
            <w:szCs w:val="22"/>
            <w:vertAlign w:val="subscript"/>
            <w:rPrChange w:id="395" w:author="Parks, Robbie M" w:date="2018-11-26T11:16:00Z">
              <w:rPr>
                <w:rFonts w:ascii="Times New Roman" w:hAnsi="Times New Roman"/>
                <w:vertAlign w:val="subscript"/>
              </w:rPr>
            </w:rPrChange>
          </w:rPr>
          <w:tab/>
        </w:r>
        <w:r w:rsidRPr="002C0846">
          <w:rPr>
            <w:sz w:val="22"/>
            <w:szCs w:val="22"/>
            <w:vertAlign w:val="subscript"/>
            <w:rPrChange w:id="396" w:author="Parks, Robbie M" w:date="2018-11-26T11:16:00Z">
              <w:rPr>
                <w:rFonts w:ascii="Times New Roman" w:hAnsi="Times New Roman"/>
                <w:vertAlign w:val="subscript"/>
              </w:rPr>
            </w:rPrChange>
          </w:rPr>
          <w:tab/>
        </w:r>
        <w:r w:rsidRPr="002C0846">
          <w:rPr>
            <w:sz w:val="22"/>
            <w:szCs w:val="22"/>
            <w:vertAlign w:val="subscript"/>
            <w:rPrChange w:id="397" w:author="Parks, Robbie M" w:date="2018-11-26T11:16:00Z">
              <w:rPr>
                <w:rFonts w:ascii="Times New Roman" w:hAnsi="Times New Roman"/>
                <w:vertAlign w:val="subscript"/>
              </w:rPr>
            </w:rPrChange>
          </w:rPr>
          <w:tab/>
        </w:r>
        <w:r w:rsidRPr="002C0846">
          <w:rPr>
            <w:sz w:val="22"/>
            <w:szCs w:val="22"/>
            <w:vertAlign w:val="subscript"/>
            <w:rPrChange w:id="398" w:author="Parks, Robbie M" w:date="2018-11-26T11:16:00Z">
              <w:rPr>
                <w:rFonts w:ascii="Times New Roman" w:hAnsi="Times New Roman"/>
                <w:vertAlign w:val="subscript"/>
              </w:rPr>
            </w:rPrChange>
          </w:rPr>
          <w:tab/>
        </w:r>
        <w:proofErr w:type="spellStart"/>
        <w:r w:rsidRPr="002C0846">
          <w:rPr>
            <w:b w:val="0"/>
            <w:sz w:val="22"/>
            <w:szCs w:val="22"/>
            <w:rPrChange w:id="399" w:author="Parks, Robbie M" w:date="2018-11-26T11:16:00Z">
              <w:rPr>
                <w:b/>
              </w:rPr>
            </w:rPrChange>
          </w:rPr>
          <w:t>γ·Anomaly</w:t>
        </w:r>
        <w:r w:rsidRPr="002C0846">
          <w:rPr>
            <w:b w:val="0"/>
            <w:sz w:val="22"/>
            <w:szCs w:val="22"/>
            <w:vertAlign w:val="subscript"/>
            <w:rPrChange w:id="400" w:author="Parks, Robbie M" w:date="2018-11-26T11:16:00Z">
              <w:rPr>
                <w:b/>
                <w:vertAlign w:val="subscript"/>
              </w:rPr>
            </w:rPrChange>
          </w:rPr>
          <w:t>state-month</w:t>
        </w:r>
      </w:ins>
      <w:proofErr w:type="spellEnd"/>
      <w:ins w:id="401" w:author="Parks, Robbie M" w:date="2018-11-26T11:16:00Z">
        <w:r w:rsidR="007C014B">
          <w:rPr>
            <w:b w:val="0"/>
            <w:sz w:val="22"/>
            <w:szCs w:val="22"/>
            <w:vertAlign w:val="subscript"/>
          </w:rPr>
          <w:t xml:space="preserve"> </w:t>
        </w:r>
      </w:ins>
      <w:ins w:id="402" w:author="Parks, Robbie M" w:date="2018-11-26T11:17:00Z">
        <w:r w:rsidR="007C014B">
          <w:rPr>
            <w:b w:val="0"/>
            <w:sz w:val="22"/>
            <w:szCs w:val="22"/>
          </w:rPr>
          <w:t>+</w:t>
        </w:r>
      </w:ins>
    </w:p>
    <w:p w14:paraId="797DE730" w14:textId="49387EC8" w:rsidR="000B7F6A" w:rsidRPr="002C0846" w:rsidRDefault="000B7F6A" w:rsidP="002C0846">
      <w:pPr>
        <w:spacing w:after="0" w:line="360" w:lineRule="auto"/>
        <w:jc w:val="both"/>
        <w:outlineLvl w:val="0"/>
        <w:rPr>
          <w:ins w:id="403" w:author="Parks, Robbie M" w:date="2018-11-26T11:02:00Z"/>
          <w:rFonts w:ascii="Times New Roman" w:hAnsi="Times New Roman"/>
          <w:vertAlign w:val="subscript"/>
          <w:rPrChange w:id="404" w:author="Parks, Robbie M" w:date="2018-11-26T11:16:00Z">
            <w:rPr>
              <w:ins w:id="405" w:author="Parks, Robbie M" w:date="2018-11-26T11:02:00Z"/>
              <w:rFonts w:ascii="Times New Roman" w:hAnsi="Times New Roman"/>
              <w:color w:val="000000" w:themeColor="text1"/>
              <w:sz w:val="24"/>
              <w:szCs w:val="24"/>
            </w:rPr>
          </w:rPrChange>
        </w:rPr>
        <w:pPrChange w:id="406" w:author="Parks, Robbie M" w:date="2018-11-26T11:16:00Z">
          <w:pPr>
            <w:spacing w:after="0" w:line="480" w:lineRule="auto"/>
            <w:jc w:val="both"/>
            <w:outlineLvl w:val="0"/>
          </w:pPr>
        </w:pPrChange>
      </w:pPr>
      <w:ins w:id="407" w:author="Parks, Robbie M" w:date="2018-11-26T11:14:00Z">
        <w:r w:rsidRPr="002C0846">
          <w:rPr>
            <w:rFonts w:ascii="Times New Roman" w:hAnsi="Times New Roman"/>
            <w:color w:val="000000" w:themeColor="text1"/>
            <w:rPrChange w:id="408" w:author="Parks, Robbie M" w:date="2018-11-26T11:16:00Z">
              <w:rPr>
                <w:rFonts w:ascii="Times New Roman" w:hAnsi="Times New Roman"/>
                <w:color w:val="000000" w:themeColor="text1"/>
                <w:sz w:val="24"/>
                <w:szCs w:val="24"/>
              </w:rPr>
            </w:rPrChange>
          </w:rPr>
          <w:tab/>
        </w:r>
        <w:r w:rsidRPr="002C0846">
          <w:rPr>
            <w:rFonts w:ascii="Times New Roman" w:hAnsi="Times New Roman"/>
            <w:color w:val="000000" w:themeColor="text1"/>
            <w:rPrChange w:id="409" w:author="Parks, Robbie M" w:date="2018-11-26T11:16:00Z">
              <w:rPr>
                <w:rFonts w:ascii="Times New Roman" w:hAnsi="Times New Roman"/>
                <w:color w:val="000000" w:themeColor="text1"/>
                <w:sz w:val="24"/>
                <w:szCs w:val="24"/>
              </w:rPr>
            </w:rPrChange>
          </w:rPr>
          <w:tab/>
        </w:r>
        <w:r w:rsidRPr="002C0846">
          <w:rPr>
            <w:rFonts w:ascii="Times New Roman" w:hAnsi="Times New Roman"/>
            <w:color w:val="000000" w:themeColor="text1"/>
            <w:rPrChange w:id="410" w:author="Parks, Robbie M" w:date="2018-11-26T11:16:00Z">
              <w:rPr>
                <w:rFonts w:ascii="Times New Roman" w:hAnsi="Times New Roman"/>
                <w:color w:val="000000" w:themeColor="text1"/>
                <w:sz w:val="24"/>
                <w:szCs w:val="24"/>
              </w:rPr>
            </w:rPrChange>
          </w:rPr>
          <w:tab/>
        </w:r>
        <w:r w:rsidRPr="002C0846">
          <w:rPr>
            <w:rFonts w:ascii="Times New Roman" w:hAnsi="Times New Roman"/>
            <w:color w:val="000000" w:themeColor="text1"/>
            <w:rPrChange w:id="411" w:author="Parks, Robbie M" w:date="2018-11-26T11:16:00Z">
              <w:rPr>
                <w:rFonts w:ascii="Times New Roman" w:hAnsi="Times New Roman"/>
                <w:color w:val="000000" w:themeColor="text1"/>
                <w:sz w:val="24"/>
                <w:szCs w:val="24"/>
              </w:rPr>
            </w:rPrChange>
          </w:rPr>
          <w:tab/>
        </w:r>
        <w:proofErr w:type="spellStart"/>
        <w:r w:rsidRPr="002C0846">
          <w:rPr>
            <w:rFonts w:ascii="Times New Roman" w:hAnsi="Times New Roman"/>
            <w:rPrChange w:id="412" w:author="Parks, Robbie M" w:date="2018-11-26T11:16:00Z">
              <w:rPr>
                <w:b/>
              </w:rPr>
            </w:rPrChange>
          </w:rPr>
          <w:t>ɛ</w:t>
        </w:r>
        <w:r w:rsidRPr="002C0846">
          <w:rPr>
            <w:rFonts w:ascii="Times New Roman" w:hAnsi="Times New Roman"/>
            <w:vertAlign w:val="subscript"/>
            <w:rPrChange w:id="413" w:author="Parks, Robbie M" w:date="2018-11-26T11:16:00Z">
              <w:rPr>
                <w:b/>
                <w:vertAlign w:val="subscript"/>
              </w:rPr>
            </w:rPrChange>
          </w:rPr>
          <w:t>state</w:t>
        </w:r>
        <w:proofErr w:type="spellEnd"/>
        <w:r w:rsidRPr="002C0846">
          <w:rPr>
            <w:rFonts w:ascii="Times New Roman" w:hAnsi="Times New Roman"/>
            <w:vertAlign w:val="subscript"/>
            <w:rPrChange w:id="414" w:author="Parks, Robbie M" w:date="2018-11-26T11:16:00Z">
              <w:rPr>
                <w:b/>
                <w:vertAlign w:val="subscript"/>
              </w:rPr>
            </w:rPrChange>
          </w:rPr>
          <w:t>-month-year</w:t>
        </w:r>
      </w:ins>
    </w:p>
    <w:p w14:paraId="5DD38B8F" w14:textId="77777777" w:rsidR="003542CE" w:rsidRPr="00C1578A" w:rsidRDefault="003542CE" w:rsidP="00D76DF7">
      <w:pPr>
        <w:spacing w:after="0" w:line="480" w:lineRule="auto"/>
        <w:jc w:val="both"/>
        <w:outlineLvl w:val="0"/>
        <w:rPr>
          <w:ins w:id="415" w:author="Parks, Robbie M" w:date="2018-11-20T17:10:00Z"/>
          <w:rFonts w:ascii="Times New Roman" w:hAnsi="Times New Roman"/>
          <w:color w:val="000000" w:themeColor="text1"/>
          <w:sz w:val="24"/>
          <w:szCs w:val="24"/>
        </w:rPr>
      </w:pPr>
    </w:p>
    <w:p w14:paraId="2F87D0F9" w14:textId="7A93A82B" w:rsidR="00DE0CCC" w:rsidRPr="00C1578A" w:rsidRDefault="00F6045C" w:rsidP="00D76DF7">
      <w:pPr>
        <w:spacing w:after="0" w:line="480" w:lineRule="auto"/>
        <w:jc w:val="both"/>
        <w:outlineLvl w:val="0"/>
        <w:rPr>
          <w:ins w:id="416" w:author="Parks, Robbie M" w:date="2018-11-13T14:59:00Z"/>
          <w:rFonts w:ascii="Times New Roman" w:hAnsi="Times New Roman"/>
          <w:color w:val="000000" w:themeColor="text1"/>
          <w:sz w:val="24"/>
          <w:szCs w:val="24"/>
        </w:rPr>
      </w:pPr>
      <w:ins w:id="417" w:author="Parks, Robbie M" w:date="2018-11-20T17:11:00Z">
        <w:r w:rsidRPr="00AD1E39">
          <w:rPr>
            <w:rFonts w:ascii="Times New Roman" w:hAnsi="Times New Roman"/>
            <w:sz w:val="24"/>
            <w:szCs w:val="24"/>
            <w:rPrChange w:id="418" w:author="Parks, Robbie M" w:date="2018-11-20T17:14:00Z">
              <w:rPr>
                <w:rFonts w:ascii="Times New Roman" w:hAnsi="Times New Roman"/>
              </w:rPr>
            </w:rPrChange>
          </w:rPr>
          <w:lastRenderedPageBreak/>
          <w:t>The model</w:t>
        </w:r>
        <w:r w:rsidR="002F512B" w:rsidRPr="00AD1E39">
          <w:rPr>
            <w:rFonts w:ascii="Times New Roman" w:hAnsi="Times New Roman"/>
            <w:sz w:val="24"/>
            <w:szCs w:val="24"/>
            <w:rPrChange w:id="419" w:author="Parks, Robbie M" w:date="2018-11-20T17:14:00Z">
              <w:rPr/>
            </w:rPrChange>
          </w:rPr>
          <w:t xml:space="preserve"> contained terms to capture the overall level and rate of change of mortality, with α</w:t>
        </w:r>
        <w:r w:rsidR="002F512B" w:rsidRPr="00AD1E39">
          <w:rPr>
            <w:rFonts w:ascii="Times New Roman" w:hAnsi="Times New Roman"/>
            <w:sz w:val="24"/>
            <w:szCs w:val="24"/>
            <w:vertAlign w:val="subscript"/>
            <w:rPrChange w:id="420" w:author="Parks, Robbie M" w:date="2018-11-20T17:14:00Z">
              <w:rPr>
                <w:vertAlign w:val="subscript"/>
              </w:rPr>
            </w:rPrChange>
          </w:rPr>
          <w:t>0</w:t>
        </w:r>
        <w:r w:rsidR="002F512B" w:rsidRPr="00AD1E39">
          <w:rPr>
            <w:rFonts w:ascii="Times New Roman" w:hAnsi="Times New Roman"/>
            <w:sz w:val="24"/>
            <w:szCs w:val="24"/>
            <w:rPrChange w:id="421" w:author="Parks, Robbie M" w:date="2018-11-20T17:14:00Z">
              <w:rPr/>
            </w:rPrChange>
          </w:rPr>
          <w:t xml:space="preserve"> as the common intercept for log-transformed death rates, and β</w:t>
        </w:r>
        <w:r w:rsidR="002F512B" w:rsidRPr="00AD1E39">
          <w:rPr>
            <w:rFonts w:ascii="Times New Roman" w:hAnsi="Times New Roman"/>
            <w:sz w:val="24"/>
            <w:szCs w:val="24"/>
            <w:vertAlign w:val="subscript"/>
            <w:rPrChange w:id="422" w:author="Parks, Robbie M" w:date="2018-11-20T17:14:00Z">
              <w:rPr>
                <w:vertAlign w:val="subscript"/>
              </w:rPr>
            </w:rPrChange>
          </w:rPr>
          <w:t>0</w:t>
        </w:r>
        <w:r w:rsidR="002F512B" w:rsidRPr="00AD1E39">
          <w:rPr>
            <w:rFonts w:ascii="Times New Roman" w:hAnsi="Times New Roman"/>
            <w:sz w:val="24"/>
            <w:szCs w:val="24"/>
            <w:rPrChange w:id="423" w:author="Parks, Robbie M" w:date="2018-11-20T17:14:00Z">
              <w:rPr/>
            </w:rPrChange>
          </w:rPr>
          <w:t xml:space="preserve"> the common time slope.</w:t>
        </w:r>
      </w:ins>
    </w:p>
    <w:p w14:paraId="1B282DB5" w14:textId="282F7D1B" w:rsidR="007C6648" w:rsidRPr="00636C9B" w:rsidDel="00335B57" w:rsidRDefault="00B050CA" w:rsidP="00D76DF7">
      <w:pPr>
        <w:spacing w:after="0" w:line="480" w:lineRule="auto"/>
        <w:jc w:val="both"/>
        <w:outlineLvl w:val="0"/>
        <w:rPr>
          <w:del w:id="424" w:author="Parks, Robbie M" w:date="2018-11-13T14:41:00Z"/>
          <w:rFonts w:ascii="Times New Roman" w:hAnsi="Times New Roman"/>
          <w:color w:val="000000" w:themeColor="text1"/>
          <w:sz w:val="24"/>
          <w:szCs w:val="24"/>
        </w:rPr>
      </w:pPr>
      <w:del w:id="425" w:author="Parks, Robbie M" w:date="2018-11-13T14:28:00Z">
        <w:r w:rsidRPr="00636C9B" w:rsidDel="00AA371C">
          <w:rPr>
            <w:rFonts w:ascii="Times New Roman" w:hAnsi="Times New Roman"/>
            <w:color w:val="000000" w:themeColor="text1"/>
            <w:sz w:val="24"/>
            <w:szCs w:val="24"/>
          </w:rPr>
          <w:delText xml:space="preserve">that was formulated to </w:delText>
        </w:r>
      </w:del>
      <w:del w:id="426" w:author="Parks, Robbie M" w:date="2018-11-13T14:41:00Z">
        <w:r w:rsidRPr="00636C9B" w:rsidDel="00335B57">
          <w:rPr>
            <w:rFonts w:ascii="Times New Roman" w:hAnsi="Times New Roman"/>
            <w:color w:val="000000" w:themeColor="text1"/>
            <w:sz w:val="24"/>
            <w:szCs w:val="24"/>
          </w:rPr>
          <w:delText xml:space="preserve">incorporate features of deaths rates in </w:delText>
        </w:r>
        <w:commentRangeStart w:id="427"/>
        <w:r w:rsidRPr="00636C9B" w:rsidDel="00335B57">
          <w:rPr>
            <w:rFonts w:ascii="Times New Roman" w:hAnsi="Times New Roman"/>
            <w:color w:val="000000" w:themeColor="text1"/>
            <w:sz w:val="24"/>
            <w:szCs w:val="24"/>
          </w:rPr>
          <w:delText xml:space="preserve">relation to state </w:delText>
        </w:r>
      </w:del>
      <w:ins w:id="428" w:author="Ezzati, Majid" w:date="2018-11-06T06:28:00Z">
        <w:del w:id="429" w:author="Parks, Robbie M" w:date="2018-11-13T14:41:00Z">
          <w:r w:rsidR="00B950F6" w:rsidDel="00335B57">
            <w:rPr>
              <w:rFonts w:ascii="Times New Roman" w:hAnsi="Times New Roman"/>
              <w:color w:val="000000" w:themeColor="text1"/>
              <w:sz w:val="24"/>
              <w:szCs w:val="24"/>
            </w:rPr>
            <w:delText>place</w:delText>
          </w:r>
          <w:r w:rsidR="00B950F6" w:rsidRPr="00636C9B" w:rsidDel="00335B57">
            <w:rPr>
              <w:rFonts w:ascii="Times New Roman" w:hAnsi="Times New Roman"/>
              <w:color w:val="000000" w:themeColor="text1"/>
              <w:sz w:val="24"/>
              <w:szCs w:val="24"/>
            </w:rPr>
            <w:delText xml:space="preserve"> </w:delText>
          </w:r>
        </w:del>
      </w:ins>
      <w:del w:id="430" w:author="Parks, Robbie M" w:date="2018-11-13T14:41:00Z">
        <w:r w:rsidRPr="00636C9B" w:rsidDel="00335B57">
          <w:rPr>
            <w:rFonts w:ascii="Times New Roman" w:hAnsi="Times New Roman"/>
            <w:color w:val="000000" w:themeColor="text1"/>
            <w:sz w:val="24"/>
            <w:szCs w:val="24"/>
          </w:rPr>
          <w:delText>of residence,</w:delText>
        </w:r>
        <w:commentRangeEnd w:id="427"/>
        <w:r w:rsidR="00B950F6" w:rsidDel="00335B57">
          <w:rPr>
            <w:rStyle w:val="CommentReference"/>
            <w:rFonts w:asciiTheme="minorHAnsi" w:eastAsiaTheme="minorHAnsi" w:hAnsiTheme="minorHAnsi" w:cstheme="minorBidi"/>
          </w:rPr>
          <w:commentReference w:id="427"/>
        </w:r>
        <w:r w:rsidRPr="00636C9B" w:rsidDel="00335B57">
          <w:rPr>
            <w:rFonts w:ascii="Times New Roman" w:hAnsi="Times New Roman"/>
            <w:color w:val="000000" w:themeColor="text1"/>
            <w:sz w:val="24"/>
            <w:szCs w:val="24"/>
          </w:rPr>
          <w:delText xml:space="preserve"> month of the year, and temperature anomaly, over space and time</w:delText>
        </w:r>
        <w:r w:rsidR="00AF664C" w:rsidRPr="00636C9B" w:rsidDel="00335B57">
          <w:rPr>
            <w:rFonts w:ascii="Times New Roman" w:hAnsi="Times New Roman"/>
            <w:color w:val="000000" w:themeColor="text1"/>
            <w:sz w:val="24"/>
            <w:szCs w:val="24"/>
          </w:rPr>
          <w:delText>.</w:delText>
        </w:r>
        <w:r w:rsidR="0054215F" w:rsidRPr="00636C9B" w:rsidDel="00335B57">
          <w:rPr>
            <w:rFonts w:ascii="Times New Roman" w:hAnsi="Times New Roman"/>
            <w:color w:val="000000" w:themeColor="text1"/>
            <w:sz w:val="24"/>
            <w:szCs w:val="24"/>
          </w:rPr>
          <w:delText xml:space="preserve"> </w:delText>
        </w:r>
        <w:r w:rsidR="005C2298" w:rsidRPr="00636C9B" w:rsidDel="00335B57">
          <w:rPr>
            <w:rFonts w:ascii="Times New Roman" w:hAnsi="Times New Roman"/>
            <w:color w:val="000000" w:themeColor="text1"/>
            <w:sz w:val="24"/>
            <w:szCs w:val="24"/>
          </w:rPr>
          <w:delText>The m</w:delText>
        </w:r>
        <w:r w:rsidR="00A6523E" w:rsidRPr="00636C9B" w:rsidDel="00335B57">
          <w:rPr>
            <w:rFonts w:ascii="Times New Roman" w:hAnsi="Times New Roman"/>
            <w:color w:val="000000" w:themeColor="text1"/>
            <w:sz w:val="24"/>
            <w:szCs w:val="24"/>
          </w:rPr>
          <w:delText>od</w:delText>
        </w:r>
        <w:r w:rsidR="00DF44C4" w:rsidRPr="00636C9B" w:rsidDel="00335B57">
          <w:rPr>
            <w:rFonts w:ascii="Times New Roman" w:hAnsi="Times New Roman"/>
            <w:color w:val="000000" w:themeColor="text1"/>
            <w:sz w:val="24"/>
            <w:szCs w:val="24"/>
          </w:rPr>
          <w:delText>el specification is provided</w:delText>
        </w:r>
        <w:r w:rsidR="004A11D9" w:rsidRPr="00636C9B" w:rsidDel="00335B57">
          <w:rPr>
            <w:rFonts w:ascii="Times New Roman" w:hAnsi="Times New Roman"/>
            <w:color w:val="000000" w:themeColor="text1"/>
            <w:sz w:val="24"/>
            <w:szCs w:val="24"/>
          </w:rPr>
          <w:delText xml:space="preserve"> fully in </w:delText>
        </w:r>
        <w:r w:rsidR="00871CFE" w:rsidRPr="00636C9B" w:rsidDel="00335B57">
          <w:rPr>
            <w:rFonts w:ascii="Times New Roman" w:hAnsi="Times New Roman"/>
            <w:color w:val="000000" w:themeColor="text1"/>
            <w:sz w:val="24"/>
            <w:szCs w:val="24"/>
          </w:rPr>
          <w:delText>Supplementary Materials</w:delText>
        </w:r>
        <w:r w:rsidR="003E1EF4" w:rsidRPr="00636C9B" w:rsidDel="00335B57">
          <w:rPr>
            <w:rFonts w:ascii="Times New Roman" w:hAnsi="Times New Roman"/>
            <w:color w:val="000000" w:themeColor="text1"/>
            <w:sz w:val="24"/>
            <w:szCs w:val="24"/>
          </w:rPr>
          <w:delText>.</w:delText>
        </w:r>
      </w:del>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2120572A" w:rsidR="00D64877" w:rsidRPr="00636C9B" w:rsidRDefault="006C3AFE" w:rsidP="00D76DF7">
      <w:pPr>
        <w:spacing w:after="0" w:line="480" w:lineRule="auto"/>
        <w:jc w:val="both"/>
        <w:outlineLvl w:val="0"/>
        <w:rPr>
          <w:rFonts w:ascii="Times New Roman" w:hAnsi="Times New Roman"/>
          <w:color w:val="000000" w:themeColor="text1"/>
          <w:sz w:val="24"/>
          <w:szCs w:val="24"/>
        </w:rPr>
      </w:pPr>
      <w:moveToRangeStart w:id="431" w:author="Ezzati, Majid" w:date="2018-11-06T06:35:00Z" w:name="move529249459"/>
      <w:commentRangeStart w:id="432"/>
      <w:moveTo w:id="433" w:author="Ezzati, Majid" w:date="2018-11-06T06:35:00Z">
        <w:del w:id="434" w:author="Parks, Robbie M" w:date="2018-11-13T14:46:00Z">
          <w:r w:rsidDel="00D424E6">
            <w:rPr>
              <w:rFonts w:ascii="Times New Roman" w:hAnsi="Times New Roman"/>
              <w:color w:val="000000" w:themeColor="text1"/>
              <w:sz w:val="24"/>
              <w:szCs w:val="24"/>
            </w:rPr>
            <w:delText>W</w:delText>
          </w:r>
          <w:r w:rsidRPr="00636C9B" w:rsidDel="00D424E6">
            <w:rPr>
              <w:rFonts w:ascii="Times New Roman" w:hAnsi="Times New Roman"/>
              <w:color w:val="000000" w:themeColor="text1"/>
              <w:sz w:val="24"/>
              <w:szCs w:val="24"/>
            </w:rPr>
            <w:delText>e modelled time trends of log-transformed death rates using the linear terms described above along with smoothly varying non-linear terms,</w:delText>
          </w:r>
          <w:r w:rsidDel="00D424E6">
            <w:rPr>
              <w:rFonts w:ascii="Times New Roman" w:hAnsi="Times New Roman"/>
              <w:color w:val="000000" w:themeColor="text1"/>
              <w:sz w:val="24"/>
              <w:szCs w:val="24"/>
            </w:rPr>
            <w:delText xml:space="preserve"> to capture non-linear trends.</w:delText>
          </w:r>
          <w:r w:rsidRPr="00636C9B" w:rsidDel="00D424E6">
            <w:rPr>
              <w:rFonts w:ascii="Times New Roman" w:hAnsi="Times New Roman"/>
              <w:color w:val="000000" w:themeColor="text1"/>
              <w:sz w:val="24"/>
              <w:szCs w:val="24"/>
            </w:rPr>
            <w:delText xml:space="preserve"> </w:delText>
          </w:r>
          <w:r w:rsidDel="00D424E6">
            <w:rPr>
              <w:rFonts w:ascii="Times New Roman" w:hAnsi="Times New Roman"/>
              <w:color w:val="000000" w:themeColor="text1"/>
              <w:sz w:val="24"/>
              <w:szCs w:val="24"/>
            </w:rPr>
            <w:delText xml:space="preserve"> This was </w:delText>
          </w:r>
          <w:r w:rsidRPr="00636C9B" w:rsidDel="00D424E6">
            <w:rPr>
              <w:rFonts w:ascii="Times New Roman" w:hAnsi="Times New Roman"/>
              <w:color w:val="000000" w:themeColor="text1"/>
              <w:sz w:val="24"/>
              <w:szCs w:val="24"/>
            </w:rPr>
            <w:delText>specified with a random walk term</w:delText>
          </w:r>
          <w:r w:rsidDel="00D424E6">
            <w:rPr>
              <w:rFonts w:ascii="Times New Roman" w:hAnsi="Times New Roman"/>
              <w:color w:val="000000" w:themeColor="text1"/>
              <w:sz w:val="24"/>
              <w:szCs w:val="24"/>
            </w:rPr>
            <w:delText xml:space="preserve">. </w:delText>
          </w:r>
        </w:del>
      </w:moveTo>
      <w:moveToRangeEnd w:id="431"/>
      <w:commentRangeEnd w:id="432"/>
      <w:del w:id="435" w:author="Parks, Robbie M" w:date="2018-11-13T14:46:00Z">
        <w:r w:rsidDel="00D424E6">
          <w:rPr>
            <w:rStyle w:val="CommentReference"/>
            <w:rFonts w:asciiTheme="minorHAnsi" w:eastAsiaTheme="minorHAnsi" w:hAnsiTheme="minorHAnsi" w:cstheme="minorBidi"/>
          </w:rPr>
          <w:commentReference w:id="432"/>
        </w:r>
      </w:del>
      <w:r w:rsidR="0071557B" w:rsidRPr="00636C9B">
        <w:rPr>
          <w:rFonts w:ascii="Times New Roman" w:hAnsi="Times New Roman"/>
          <w:color w:val="000000" w:themeColor="text1"/>
          <w:sz w:val="24"/>
          <w:szCs w:val="24"/>
        </w:rPr>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0071557B"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ins w:id="436" w:author="Ezzati, Majid" w:date="2018-11-06T06:30:00Z">
        <w:r w:rsidR="00B950F6">
          <w:rPr>
            <w:rFonts w:ascii="Times New Roman" w:hAnsi="Times New Roman"/>
            <w:color w:val="000000" w:themeColor="text1"/>
            <w:sz w:val="24"/>
            <w:szCs w:val="24"/>
          </w:rPr>
          <w:t xml:space="preserve">tend to smoothly vary across </w:t>
        </w:r>
      </w:ins>
      <w:r w:rsidR="00554C35" w:rsidRPr="00636C9B">
        <w:rPr>
          <w:rFonts w:ascii="Times New Roman" w:hAnsi="Times New Roman"/>
          <w:color w:val="000000" w:themeColor="text1"/>
          <w:sz w:val="24"/>
          <w:szCs w:val="24"/>
        </w:rPr>
        <w:t>neighbouring months</w:t>
      </w:r>
      <w:del w:id="437" w:author="Parks, Robbie M" w:date="2018-11-13T14:58:00Z">
        <w:r w:rsidR="00554C35" w:rsidRPr="00636C9B" w:rsidDel="000177DB">
          <w:rPr>
            <w:rFonts w:ascii="Times New Roman" w:hAnsi="Times New Roman"/>
            <w:color w:val="000000" w:themeColor="text1"/>
            <w:sz w:val="24"/>
            <w:szCs w:val="24"/>
          </w:rPr>
          <w:delText xml:space="preserve"> </w:delText>
        </w:r>
      </w:del>
      <w:del w:id="438" w:author="Ezzati, Majid" w:date="2018-11-06T06:30:00Z">
        <w:r w:rsidR="00554C35" w:rsidRPr="00636C9B" w:rsidDel="00B950F6">
          <w:rPr>
            <w:rFonts w:ascii="Times New Roman" w:hAnsi="Times New Roman"/>
            <w:color w:val="000000" w:themeColor="text1"/>
            <w:sz w:val="24"/>
            <w:szCs w:val="24"/>
          </w:rPr>
          <w:delText>t</w:delText>
        </w:r>
        <w:r w:rsidR="00E278E4" w:rsidRPr="00636C9B" w:rsidDel="00B950F6">
          <w:rPr>
            <w:rFonts w:ascii="Times New Roman" w:hAnsi="Times New Roman"/>
            <w:color w:val="000000" w:themeColor="text1"/>
            <w:sz w:val="24"/>
            <w:szCs w:val="24"/>
          </w:rPr>
          <w:delText>end</w:delText>
        </w:r>
        <w:r w:rsidR="00554C35" w:rsidRPr="00636C9B" w:rsidDel="00B950F6">
          <w:rPr>
            <w:rFonts w:ascii="Times New Roman" w:hAnsi="Times New Roman"/>
            <w:color w:val="000000" w:themeColor="text1"/>
            <w:sz w:val="24"/>
            <w:szCs w:val="24"/>
          </w:rPr>
          <w:delText xml:space="preserve"> to have a smooth pattern</w:delText>
        </w:r>
      </w:del>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3015D6">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3015D6" w:rsidRPr="003015D6">
        <w:rPr>
          <w:rFonts w:ascii="Times New Roman" w:hAnsi="Times New Roman"/>
          <w:noProof/>
          <w:color w:val="000000" w:themeColor="text1"/>
          <w:sz w:val="24"/>
          <w:szCs w:val="24"/>
          <w:vertAlign w:val="superscript"/>
        </w:rPr>
        <w:t>19</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ins w:id="439" w:author="Ezzati, Majid" w:date="2018-11-06T06:31:00Z">
        <w:r>
          <w:rPr>
            <w:rFonts w:ascii="Times New Roman" w:hAnsi="Times New Roman"/>
            <w:color w:val="000000" w:themeColor="text1"/>
            <w:sz w:val="24"/>
            <w:szCs w:val="24"/>
          </w:rPr>
          <w:t xml:space="preserve">systematically </w:t>
        </w:r>
      </w:ins>
      <w:del w:id="440" w:author="Ezzati, Majid" w:date="2018-11-06T06:30:00Z">
        <w:r w:rsidR="005B25ED" w:rsidRPr="00636C9B" w:rsidDel="006C3AFE">
          <w:rPr>
            <w:rFonts w:ascii="Times New Roman" w:hAnsi="Times New Roman"/>
            <w:color w:val="000000" w:themeColor="text1"/>
            <w:sz w:val="24"/>
            <w:szCs w:val="24"/>
          </w:rPr>
          <w:delText>possess</w:delText>
        </w:r>
        <w:r w:rsidR="00CC019A" w:rsidRPr="00636C9B" w:rsidDel="006C3AFE">
          <w:rPr>
            <w:rFonts w:ascii="Times New Roman" w:hAnsi="Times New Roman"/>
            <w:color w:val="000000" w:themeColor="text1"/>
            <w:sz w:val="24"/>
            <w:szCs w:val="24"/>
          </w:rPr>
          <w:delText xml:space="preserve"> </w:delText>
        </w:r>
      </w:del>
      <w:ins w:id="441" w:author="Ezzati, Majid" w:date="2018-11-06T06:30:00Z">
        <w:r>
          <w:rPr>
            <w:rFonts w:ascii="Times New Roman" w:hAnsi="Times New Roman"/>
            <w:color w:val="000000" w:themeColor="text1"/>
            <w:sz w:val="24"/>
            <w:szCs w:val="24"/>
          </w:rPr>
          <w:t>have</w:t>
        </w:r>
        <w:r w:rsidRPr="00636C9B">
          <w:rPr>
            <w:rFonts w:ascii="Times New Roman" w:hAnsi="Times New Roman"/>
            <w:color w:val="000000" w:themeColor="text1"/>
            <w:sz w:val="24"/>
            <w:szCs w:val="24"/>
          </w:rPr>
          <w:t xml:space="preserve"> </w:t>
        </w:r>
      </w:ins>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ins w:id="442" w:author="Parks, Robbie M" w:date="2018-11-20T17:27:00Z">
        <w:r w:rsidR="002541F6">
          <w:rPr>
            <w:rFonts w:ascii="Times New Roman" w:hAnsi="Times New Roman"/>
            <w:color w:val="000000" w:themeColor="text1"/>
            <w:sz w:val="24"/>
            <w:szCs w:val="24"/>
          </w:rPr>
          <w:t xml:space="preserve"> and trend</w:t>
        </w:r>
      </w:ins>
      <w:ins w:id="443" w:author="Parks, Robbie M" w:date="2018-11-20T17:33:00Z">
        <w:r w:rsidR="00347A19">
          <w:rPr>
            <w:rFonts w:ascii="Times New Roman" w:hAnsi="Times New Roman"/>
            <w:color w:val="000000" w:themeColor="text1"/>
            <w:sz w:val="24"/>
            <w:szCs w:val="24"/>
          </w:rPr>
          <w:t xml:space="preserve">, </w:t>
        </w:r>
        <w:r w:rsidR="00347A19" w:rsidRPr="00F0573E">
          <w:rPr>
            <w:rFonts w:ascii="Times New Roman" w:hAnsi="Times New Roman"/>
            <w:sz w:val="24"/>
            <w:szCs w:val="24"/>
          </w:rPr>
          <w:t>with α</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w:t>
        </w:r>
        <w:r w:rsidR="00430B68">
          <w:rPr>
            <w:rFonts w:ascii="Times New Roman" w:hAnsi="Times New Roman"/>
            <w:sz w:val="24"/>
            <w:szCs w:val="24"/>
          </w:rPr>
          <w:t xml:space="preserve">the month-specific </w:t>
        </w:r>
        <w:r w:rsidR="00347A19" w:rsidRPr="00F0573E">
          <w:rPr>
            <w:rFonts w:ascii="Times New Roman" w:hAnsi="Times New Roman"/>
            <w:sz w:val="24"/>
            <w:szCs w:val="24"/>
          </w:rPr>
          <w:t>intercept for log-transformed death rates, and β</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the </w:t>
        </w:r>
      </w:ins>
      <w:ins w:id="444" w:author="Parks, Robbie M" w:date="2018-11-20T17:37:00Z">
        <w:r w:rsidR="00430B68">
          <w:rPr>
            <w:rFonts w:ascii="Times New Roman" w:hAnsi="Times New Roman"/>
            <w:sz w:val="24"/>
            <w:szCs w:val="24"/>
          </w:rPr>
          <w:t>month-specific</w:t>
        </w:r>
      </w:ins>
      <w:ins w:id="445" w:author="Parks, Robbie M" w:date="2018-11-20T17:33:00Z">
        <w:r w:rsidR="00347A19" w:rsidRPr="00F0573E">
          <w:rPr>
            <w:rFonts w:ascii="Times New Roman" w:hAnsi="Times New Roman"/>
            <w:sz w:val="24"/>
            <w:szCs w:val="24"/>
          </w:rPr>
          <w:t xml:space="preserve"> time slope</w:t>
        </w:r>
      </w:ins>
      <w:del w:id="446" w:author="Ezzati, Majid" w:date="2018-11-06T06:31:00Z">
        <w:r w:rsidR="00CC47CE" w:rsidRPr="00636C9B" w:rsidDel="006C3AFE">
          <w:rPr>
            <w:rFonts w:ascii="Times New Roman" w:hAnsi="Times New Roman"/>
            <w:color w:val="000000" w:themeColor="text1"/>
            <w:sz w:val="24"/>
            <w:szCs w:val="24"/>
          </w:rPr>
          <w:delText xml:space="preserve"> relative to the common value</w:delText>
        </w:r>
      </w:del>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w:t>
      </w:r>
      <w:ins w:id="447" w:author="Parks, Robbie M" w:date="2018-11-21T09:53:00Z">
        <w:r w:rsidR="00811E91">
          <w:rPr>
            <w:rFonts w:ascii="Times New Roman" w:hAnsi="Times New Roman"/>
            <w:color w:val="000000" w:themeColor="text1"/>
            <w:sz w:val="24"/>
            <w:szCs w:val="24"/>
          </w:rPr>
          <w:t xml:space="preserve"> in </w:t>
        </w:r>
        <w:r w:rsidR="00811E91" w:rsidRPr="00F0573E">
          <w:rPr>
            <w:rFonts w:ascii="Times New Roman" w:hAnsi="Times New Roman"/>
            <w:sz w:val="24"/>
            <w:szCs w:val="24"/>
          </w:rPr>
          <w:t>α</w:t>
        </w:r>
        <w:r w:rsidR="00811E91">
          <w:rPr>
            <w:rFonts w:ascii="Times New Roman" w:hAnsi="Times New Roman"/>
            <w:sz w:val="24"/>
            <w:szCs w:val="24"/>
            <w:vertAlign w:val="subscript"/>
          </w:rPr>
          <w:t>month</w:t>
        </w:r>
      </w:ins>
      <w:ins w:id="448" w:author="Parks, Robbie M" w:date="2018-11-21T09:54:00Z">
        <w:r w:rsidR="00811E91">
          <w:rPr>
            <w:rFonts w:ascii="Times New Roman" w:hAnsi="Times New Roman"/>
            <w:sz w:val="24"/>
            <w:szCs w:val="24"/>
            <w:vertAlign w:val="subscript"/>
          </w:rPr>
          <w:t xml:space="preserve"> </w:t>
        </w:r>
        <w:r w:rsidR="00811E91" w:rsidRPr="00811E91">
          <w:rPr>
            <w:rFonts w:ascii="Times New Roman" w:hAnsi="Times New Roman"/>
            <w:sz w:val="24"/>
            <w:szCs w:val="24"/>
            <w:rPrChange w:id="449" w:author="Parks, Robbie M" w:date="2018-11-21T09:54:00Z">
              <w:rPr>
                <w:rFonts w:ascii="Times New Roman" w:hAnsi="Times New Roman"/>
                <w:sz w:val="24"/>
                <w:szCs w:val="24"/>
                <w:vertAlign w:val="subscript"/>
              </w:rPr>
            </w:rPrChange>
          </w:rPr>
          <w:t xml:space="preserve">and </w:t>
        </w:r>
        <w:r w:rsidR="00811E91" w:rsidRPr="00F0573E">
          <w:rPr>
            <w:rFonts w:ascii="Times New Roman" w:hAnsi="Times New Roman"/>
            <w:sz w:val="24"/>
            <w:szCs w:val="24"/>
          </w:rPr>
          <w:t>β</w:t>
        </w:r>
        <w:r w:rsidR="00811E91">
          <w:rPr>
            <w:rFonts w:ascii="Times New Roman" w:hAnsi="Times New Roman"/>
            <w:sz w:val="24"/>
            <w:szCs w:val="24"/>
            <w:vertAlign w:val="subscript"/>
          </w:rPr>
          <w:t>month</w:t>
        </w:r>
      </w:ins>
      <w:r w:rsidR="00813355" w:rsidRPr="00636C9B">
        <w:rPr>
          <w:rFonts w:ascii="Times New Roman" w:hAnsi="Times New Roman"/>
          <w:color w:val="000000" w:themeColor="text1"/>
          <w:sz w:val="24"/>
          <w:szCs w:val="24"/>
        </w:rPr>
        <w:t>, widely used to characterise smoothly varying associations</w:t>
      </w:r>
      <w:del w:id="450" w:author="Ezzati, Majid" w:date="2018-11-06T06:34:00Z">
        <w:r w:rsidR="00813355" w:rsidRPr="00636C9B" w:rsidDel="006C3AFE">
          <w:rPr>
            <w:rFonts w:ascii="Times New Roman" w:hAnsi="Times New Roman"/>
            <w:color w:val="000000" w:themeColor="text1"/>
            <w:sz w:val="24"/>
            <w:szCs w:val="24"/>
          </w:rPr>
          <w:delText>.</w:delText>
        </w:r>
      </w:del>
      <w:ins w:id="451" w:author="Parks, Robbie M" w:date="2018-11-20T17:43:00Z">
        <w:r w:rsidR="006E0233">
          <w:rPr>
            <w:rFonts w:ascii="Times New Roman" w:hAnsi="Times New Roman"/>
            <w:sz w:val="24"/>
            <w:szCs w:val="24"/>
          </w:rPr>
          <w:t>.</w:t>
        </w:r>
      </w:ins>
      <w:ins w:id="452" w:author="Ezzati, Majid" w:date="2018-11-06T06:34:00Z">
        <w:del w:id="453" w:author="Parks, Robbie M" w:date="2018-11-20T17:43:00Z">
          <w:r w:rsidDel="006E0233">
            <w:rPr>
              <w:rFonts w:ascii="Times New Roman" w:hAnsi="Times New Roman"/>
              <w:color w:val="000000" w:themeColor="text1"/>
              <w:sz w:val="24"/>
              <w:szCs w:val="24"/>
            </w:rPr>
            <w:delText>,</w:delText>
          </w:r>
        </w:del>
      </w:ins>
      <w:ins w:id="454" w:author="Parks, Robbie M" w:date="2018-11-20T17:43:00Z">
        <w:r w:rsidR="006E0233">
          <w:rPr>
            <w:rFonts w:ascii="Times New Roman" w:hAnsi="Times New Roman"/>
            <w:sz w:val="24"/>
            <w:szCs w:val="24"/>
          </w:rPr>
          <w:fldChar w:fldCharType="begin" w:fldLock="1"/>
        </w:r>
      </w:ins>
      <w:r w:rsidR="003015D6">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20&lt;/sup&gt;","plainTextFormattedCitation":"20","previouslyFormattedCitation":"&lt;sup&gt;20&lt;/sup&gt;"},"properties":{"noteIndex":0},"schema":"https://github.com/citation-style-language/schema/raw/master/csl-citation.json"}</w:instrText>
      </w:r>
      <w:ins w:id="455" w:author="Parks, Robbie M" w:date="2018-11-20T17:43:00Z">
        <w:r w:rsidR="006E0233">
          <w:rPr>
            <w:rFonts w:ascii="Times New Roman" w:hAnsi="Times New Roman"/>
            <w:sz w:val="24"/>
            <w:szCs w:val="24"/>
          </w:rPr>
          <w:fldChar w:fldCharType="separate"/>
        </w:r>
      </w:ins>
      <w:r w:rsidR="003015D6" w:rsidRPr="003015D6">
        <w:rPr>
          <w:rFonts w:ascii="Times New Roman" w:hAnsi="Times New Roman"/>
          <w:noProof/>
          <w:sz w:val="24"/>
          <w:szCs w:val="24"/>
          <w:vertAlign w:val="superscript"/>
        </w:rPr>
        <w:t>20</w:t>
      </w:r>
      <w:ins w:id="456" w:author="Parks, Robbie M" w:date="2018-11-20T17:43:00Z">
        <w:r w:rsidR="006E0233">
          <w:rPr>
            <w:rFonts w:ascii="Times New Roman" w:hAnsi="Times New Roman"/>
            <w:sz w:val="24"/>
            <w:szCs w:val="24"/>
          </w:rPr>
          <w:fldChar w:fldCharType="end"/>
        </w:r>
      </w:ins>
      <w:del w:id="457" w:author="Parks, Robbie M" w:date="2018-11-20T17:33:00Z">
        <w:r w:rsidR="00813355" w:rsidRPr="00636C9B" w:rsidDel="00131442">
          <w:rPr>
            <w:rFonts w:ascii="Times New Roman" w:hAnsi="Times New Roman"/>
            <w:color w:val="000000" w:themeColor="text1"/>
            <w:sz w:val="24"/>
            <w:szCs w:val="24"/>
          </w:rPr>
          <w:fldChar w:fldCharType="begin" w:fldLock="1"/>
        </w:r>
        <w:r w:rsidR="00C1578A" w:rsidDel="00131442">
          <w:rPr>
            <w:rFonts w:ascii="Times New Roman" w:hAnsi="Times New Roman"/>
            <w:color w:val="000000" w:themeColor="text1"/>
            <w:sz w:val="24"/>
            <w:szCs w:val="24"/>
          </w:rPr>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19&lt;/sup&gt;","plainTextFormattedCitation":"19","previouslyFormattedCitation":"&lt;sup&gt;20&lt;/sup&gt;"},"properties":{"noteIndex":0},"schema":"https://github.com/citation-style-language/schema/raw/master/csl-citation.json"}</w:delInstrText>
        </w:r>
        <w:r w:rsidR="00813355" w:rsidRPr="00636C9B" w:rsidDel="00131442">
          <w:rPr>
            <w:rFonts w:ascii="Times New Roman" w:hAnsi="Times New Roman"/>
            <w:color w:val="000000" w:themeColor="text1"/>
            <w:sz w:val="24"/>
            <w:szCs w:val="24"/>
          </w:rPr>
          <w:fldChar w:fldCharType="separate"/>
        </w:r>
        <w:r w:rsidR="00C1578A" w:rsidRPr="00C1578A" w:rsidDel="00131442">
          <w:rPr>
            <w:rFonts w:ascii="Times New Roman" w:hAnsi="Times New Roman"/>
            <w:noProof/>
            <w:color w:val="000000" w:themeColor="text1"/>
            <w:sz w:val="24"/>
            <w:szCs w:val="24"/>
            <w:vertAlign w:val="superscript"/>
          </w:rPr>
          <w:delText>19</w:delText>
        </w:r>
        <w:r w:rsidR="00813355" w:rsidRPr="00636C9B" w:rsidDel="00131442">
          <w:rPr>
            <w:rFonts w:ascii="Times New Roman" w:hAnsi="Times New Roman"/>
            <w:color w:val="000000" w:themeColor="text1"/>
            <w:sz w:val="24"/>
            <w:szCs w:val="24"/>
          </w:rPr>
          <w:fldChar w:fldCharType="end"/>
        </w:r>
        <w:r w:rsidR="00813355" w:rsidRPr="00636C9B" w:rsidDel="00131442">
          <w:rPr>
            <w:rFonts w:ascii="Times New Roman" w:hAnsi="Times New Roman"/>
            <w:color w:val="000000" w:themeColor="text1"/>
            <w:sz w:val="24"/>
            <w:szCs w:val="24"/>
          </w:rPr>
          <w:delText>.</w:delText>
        </w:r>
      </w:del>
      <w:r w:rsidR="00813355" w:rsidRPr="00636C9B">
        <w:rPr>
          <w:rFonts w:ascii="Times New Roman" w:hAnsi="Times New Roman"/>
          <w:color w:val="000000" w:themeColor="text1"/>
          <w:sz w:val="24"/>
          <w:szCs w:val="24"/>
        </w:rPr>
        <w:t xml:space="preserve"> </w:t>
      </w:r>
      <w:ins w:id="458" w:author="Parks, Robbie M" w:date="2018-11-20T17:43:00Z">
        <w:r w:rsidR="00254B2A">
          <w:rPr>
            <w:rFonts w:ascii="Times New Roman" w:hAnsi="Times New Roman"/>
            <w:color w:val="000000" w:themeColor="text1"/>
            <w:sz w:val="24"/>
            <w:szCs w:val="24"/>
          </w:rPr>
          <w:t>The random walk had a</w:t>
        </w:r>
      </w:ins>
      <w:del w:id="459" w:author="Ezzati, Majid" w:date="2018-11-06T06:34:00Z">
        <w:r w:rsidR="00813355" w:rsidRPr="00636C9B" w:rsidDel="006C3AFE">
          <w:rPr>
            <w:rFonts w:ascii="Times New Roman" w:hAnsi="Times New Roman"/>
            <w:color w:val="000000" w:themeColor="text1"/>
            <w:sz w:val="24"/>
            <w:szCs w:val="24"/>
          </w:rPr>
          <w:delText xml:space="preserve">We </w:delText>
        </w:r>
        <w:r w:rsidR="00F07D5B" w:rsidRPr="00636C9B" w:rsidDel="006C3AFE">
          <w:rPr>
            <w:rFonts w:ascii="Times New Roman" w:hAnsi="Times New Roman"/>
            <w:color w:val="000000" w:themeColor="text1"/>
            <w:sz w:val="24"/>
            <w:szCs w:val="24"/>
          </w:rPr>
          <w:delText>gave the random walk</w:delText>
        </w:r>
      </w:del>
      <w:ins w:id="460" w:author="Ezzati, Majid" w:date="2018-11-06T06:34:00Z">
        <w:del w:id="461" w:author="Parks, Robbie M" w:date="2018-11-20T17:43:00Z">
          <w:r w:rsidDel="00254B2A">
            <w:rPr>
              <w:rFonts w:ascii="Times New Roman" w:hAnsi="Times New Roman"/>
              <w:color w:val="000000" w:themeColor="text1"/>
              <w:sz w:val="24"/>
              <w:szCs w:val="24"/>
            </w:rPr>
            <w:delText>with</w:delText>
          </w:r>
        </w:del>
      </w:ins>
      <w:del w:id="462" w:author="Parks, Robbie M" w:date="2018-11-20T17:43:00Z">
        <w:r w:rsidR="00813355" w:rsidRPr="00636C9B" w:rsidDel="00254B2A">
          <w:rPr>
            <w:rFonts w:ascii="Times New Roman" w:hAnsi="Times New Roman"/>
            <w:color w:val="000000" w:themeColor="text1"/>
            <w:sz w:val="24"/>
            <w:szCs w:val="24"/>
          </w:rPr>
          <w:delText xml:space="preserve"> a</w:delText>
        </w:r>
      </w:del>
      <w:r w:rsidR="00813355" w:rsidRPr="00636C9B">
        <w:rPr>
          <w:rFonts w:ascii="Times New Roman" w:hAnsi="Times New Roman"/>
          <w:color w:val="000000" w:themeColor="text1"/>
          <w:sz w:val="24"/>
          <w:szCs w:val="24"/>
        </w:rPr>
        <w:t xml:space="preserve"> cyclic structure</w:t>
      </w:r>
      <w:r w:rsidR="002A2B91" w:rsidRPr="00636C9B">
        <w:rPr>
          <w:rFonts w:ascii="Times New Roman" w:hAnsi="Times New Roman"/>
          <w:color w:val="000000" w:themeColor="text1"/>
          <w:sz w:val="24"/>
          <w:szCs w:val="24"/>
        </w:rPr>
        <w:t xml:space="preserve">, </w:t>
      </w:r>
      <w:del w:id="463" w:author="Ezzati, Majid" w:date="2018-11-06T06:34:00Z">
        <w:r w:rsidR="002A2B91" w:rsidRPr="00636C9B" w:rsidDel="006C3AFE">
          <w:rPr>
            <w:rFonts w:ascii="Times New Roman" w:hAnsi="Times New Roman"/>
            <w:color w:val="000000" w:themeColor="text1"/>
            <w:sz w:val="24"/>
            <w:szCs w:val="24"/>
          </w:rPr>
          <w:delText>which</w:delText>
        </w:r>
        <w:r w:rsidR="00A227DA" w:rsidRPr="00636C9B" w:rsidDel="006C3AFE">
          <w:rPr>
            <w:rFonts w:ascii="Times New Roman" w:hAnsi="Times New Roman"/>
            <w:color w:val="000000" w:themeColor="text1"/>
            <w:sz w:val="24"/>
            <w:szCs w:val="24"/>
          </w:rPr>
          <w:delText xml:space="preserve"> allowed</w:delText>
        </w:r>
      </w:del>
      <w:ins w:id="464" w:author="Ezzati, Majid" w:date="2018-11-06T06:34:00Z">
        <w:r>
          <w:rPr>
            <w:rFonts w:ascii="Times New Roman" w:hAnsi="Times New Roman"/>
            <w:color w:val="000000" w:themeColor="text1"/>
            <w:sz w:val="24"/>
            <w:szCs w:val="24"/>
          </w:rPr>
          <w:t>so that</w:t>
        </w:r>
      </w:ins>
      <w:r w:rsidR="007A53AC" w:rsidRPr="00636C9B">
        <w:rPr>
          <w:rFonts w:ascii="Times New Roman" w:hAnsi="Times New Roman"/>
          <w:color w:val="000000" w:themeColor="text1"/>
          <w:sz w:val="24"/>
          <w:szCs w:val="24"/>
        </w:rPr>
        <w:t xml:space="preserve"> December </w:t>
      </w:r>
      <w:del w:id="465" w:author="Ezzati, Majid" w:date="2018-11-06T06:34:00Z">
        <w:r w:rsidR="007A53AC" w:rsidRPr="00636C9B" w:rsidDel="006C3AFE">
          <w:rPr>
            <w:rFonts w:ascii="Times New Roman" w:hAnsi="Times New Roman"/>
            <w:color w:val="000000" w:themeColor="text1"/>
            <w:sz w:val="24"/>
            <w:szCs w:val="24"/>
          </w:rPr>
          <w:delText xml:space="preserve">to </w:delText>
        </w:r>
      </w:del>
      <w:r w:rsidR="007A53AC" w:rsidRPr="00636C9B">
        <w:rPr>
          <w:rFonts w:ascii="Times New Roman" w:hAnsi="Times New Roman"/>
          <w:color w:val="000000" w:themeColor="text1"/>
          <w:sz w:val="24"/>
          <w:szCs w:val="24"/>
        </w:rPr>
        <w:t>neighbour</w:t>
      </w:r>
      <w:ins w:id="466" w:author="Ezzati, Majid" w:date="2018-11-06T06:34:00Z">
        <w:r>
          <w:rPr>
            <w:rFonts w:ascii="Times New Roman" w:hAnsi="Times New Roman"/>
            <w:color w:val="000000" w:themeColor="text1"/>
            <w:sz w:val="24"/>
            <w:szCs w:val="24"/>
          </w:rPr>
          <w:t>ed</w:t>
        </w:r>
      </w:ins>
      <w:r w:rsidR="007A53AC" w:rsidRPr="00636C9B">
        <w:rPr>
          <w:rFonts w:ascii="Times New Roman" w:hAnsi="Times New Roman"/>
          <w:color w:val="000000" w:themeColor="text1"/>
          <w:sz w:val="24"/>
          <w:szCs w:val="24"/>
        </w:rPr>
        <w:t xml:space="preserve"> </w:t>
      </w:r>
      <w:commentRangeStart w:id="467"/>
      <w:commentRangeStart w:id="468"/>
      <w:r w:rsidR="007A53AC" w:rsidRPr="00636C9B">
        <w:rPr>
          <w:rFonts w:ascii="Times New Roman" w:hAnsi="Times New Roman"/>
          <w:color w:val="000000" w:themeColor="text1"/>
          <w:sz w:val="24"/>
          <w:szCs w:val="24"/>
        </w:rPr>
        <w:t>January</w:t>
      </w:r>
      <w:commentRangeEnd w:id="467"/>
      <w:r>
        <w:rPr>
          <w:rStyle w:val="CommentReference"/>
          <w:rFonts w:asciiTheme="minorHAnsi" w:eastAsiaTheme="minorHAnsi" w:hAnsiTheme="minorHAnsi" w:cstheme="minorBidi"/>
        </w:rPr>
        <w:commentReference w:id="467"/>
      </w:r>
      <w:commentRangeEnd w:id="468"/>
      <w:r w:rsidR="00105569">
        <w:rPr>
          <w:rStyle w:val="CommentReference"/>
          <w:rFonts w:asciiTheme="minorHAnsi" w:eastAsiaTheme="minorHAnsi" w:hAnsiTheme="minorHAnsi" w:cstheme="minorBidi"/>
        </w:rPr>
        <w:commentReference w:id="468"/>
      </w:r>
      <w:r w:rsidR="00CC47CE" w:rsidRPr="00636C9B">
        <w:rPr>
          <w:rFonts w:ascii="Times New Roman" w:hAnsi="Times New Roman"/>
          <w:color w:val="000000" w:themeColor="text1"/>
          <w:sz w:val="24"/>
          <w:szCs w:val="24"/>
        </w:rPr>
        <w:t>.</w:t>
      </w:r>
      <w:del w:id="469" w:author="Ezzati, Majid" w:date="2018-11-06T06:31:00Z">
        <w:r w:rsidR="00317BE3" w:rsidRPr="00636C9B" w:rsidDel="006C3AFE">
          <w:rPr>
            <w:rFonts w:ascii="Times New Roman" w:hAnsi="Times New Roman"/>
            <w:color w:val="000000" w:themeColor="text1"/>
            <w:sz w:val="24"/>
            <w:szCs w:val="24"/>
          </w:rPr>
          <w:delText xml:space="preserve"> </w:delText>
        </w:r>
        <w:r w:rsidR="003D6226" w:rsidRPr="00636C9B" w:rsidDel="006C3AFE">
          <w:rPr>
            <w:rFonts w:ascii="Times New Roman" w:hAnsi="Times New Roman"/>
            <w:color w:val="000000" w:themeColor="text1"/>
            <w:sz w:val="24"/>
            <w:szCs w:val="24"/>
          </w:rPr>
          <w:delText>.</w:delText>
        </w:r>
      </w:del>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362B5EF5" w14:textId="7CE026A1" w:rsidR="00A46B9A" w:rsidRDefault="00CD2451" w:rsidP="00D76DF7">
      <w:pPr>
        <w:spacing w:after="0" w:line="480" w:lineRule="auto"/>
        <w:jc w:val="both"/>
        <w:outlineLvl w:val="0"/>
        <w:rPr>
          <w:ins w:id="470" w:author="Parks, Robbie M" w:date="2018-11-20T17:41:00Z"/>
          <w:rFonts w:ascii="Times New Roman" w:hAnsi="Times New Roman"/>
          <w:color w:val="000000" w:themeColor="text1"/>
          <w:sz w:val="24"/>
          <w:szCs w:val="24"/>
        </w:rPr>
      </w:pPr>
      <w:r>
        <w:rPr>
          <w:rFonts w:ascii="Times New Roman" w:hAnsi="Times New Roman"/>
          <w:color w:val="000000" w:themeColor="text1"/>
          <w:sz w:val="24"/>
          <w:szCs w:val="24"/>
        </w:rPr>
        <w:t xml:space="preserve">We </w:t>
      </w:r>
      <w:ins w:id="471" w:author="Parks, Robbie M" w:date="2018-11-13T15:29:00Z">
        <w:r w:rsidR="00AE02C9">
          <w:rPr>
            <w:rFonts w:ascii="Times New Roman" w:hAnsi="Times New Roman"/>
            <w:color w:val="000000" w:themeColor="text1"/>
            <w:sz w:val="24"/>
            <w:szCs w:val="24"/>
          </w:rPr>
          <w:t xml:space="preserve">also </w:t>
        </w:r>
      </w:ins>
      <w:del w:id="472" w:author="Parks, Robbie M" w:date="2018-11-20T17:36:00Z">
        <w:r w:rsidDel="00430B68">
          <w:rPr>
            <w:rFonts w:ascii="Times New Roman" w:hAnsi="Times New Roman"/>
            <w:color w:val="000000" w:themeColor="text1"/>
            <w:sz w:val="24"/>
            <w:szCs w:val="24"/>
          </w:rPr>
          <w:delText xml:space="preserve">allowed </w:delText>
        </w:r>
      </w:del>
      <w:ins w:id="473" w:author="Parks, Robbie M" w:date="2018-11-20T17:36:00Z">
        <w:r w:rsidR="00430B68">
          <w:rPr>
            <w:rFonts w:ascii="Times New Roman" w:hAnsi="Times New Roman"/>
            <w:color w:val="000000" w:themeColor="text1"/>
            <w:sz w:val="24"/>
            <w:szCs w:val="24"/>
          </w:rPr>
          <w:t xml:space="preserve">included state random </w:t>
        </w:r>
      </w:ins>
      <w:ins w:id="474" w:author="Parks, Robbie M" w:date="2018-11-21T09:54:00Z">
        <w:r w:rsidR="00933B60">
          <w:rPr>
            <w:rFonts w:ascii="Times New Roman" w:hAnsi="Times New Roman"/>
            <w:color w:val="000000" w:themeColor="text1"/>
            <w:sz w:val="24"/>
            <w:szCs w:val="24"/>
          </w:rPr>
          <w:t>intercepts</w:t>
        </w:r>
      </w:ins>
      <w:ins w:id="475" w:author="Parks, Robbie M" w:date="2018-11-20T17:36:00Z">
        <w:r w:rsidR="00430B68">
          <w:rPr>
            <w:rFonts w:ascii="Times New Roman" w:hAnsi="Times New Roman"/>
            <w:color w:val="000000" w:themeColor="text1"/>
            <w:sz w:val="24"/>
            <w:szCs w:val="24"/>
          </w:rPr>
          <w:t xml:space="preserve"> and trends </w:t>
        </w:r>
      </w:ins>
      <w:r>
        <w:rPr>
          <w:rFonts w:ascii="Times New Roman" w:hAnsi="Times New Roman"/>
          <w:color w:val="000000" w:themeColor="text1"/>
          <w:sz w:val="24"/>
          <w:szCs w:val="24"/>
        </w:rPr>
        <w:t xml:space="preserve">for </w:t>
      </w:r>
      <w:commentRangeStart w:id="476"/>
      <w:del w:id="477" w:author="Parks, Robbie M" w:date="2018-11-13T17:15:00Z">
        <w:r w:rsidDel="009A75E8">
          <w:rPr>
            <w:rFonts w:ascii="Times New Roman" w:hAnsi="Times New Roman"/>
            <w:color w:val="000000" w:themeColor="text1"/>
            <w:sz w:val="24"/>
            <w:szCs w:val="24"/>
          </w:rPr>
          <w:delText xml:space="preserve">levels </w:delText>
        </w:r>
      </w:del>
      <w:del w:id="478" w:author="Parks, Robbie M" w:date="2018-11-20T17:37:00Z">
        <w:r w:rsidDel="00C40243">
          <w:rPr>
            <w:rFonts w:ascii="Times New Roman" w:hAnsi="Times New Roman"/>
            <w:color w:val="000000" w:themeColor="text1"/>
            <w:sz w:val="24"/>
            <w:szCs w:val="24"/>
          </w:rPr>
          <w:delText xml:space="preserve">and trends </w:delText>
        </w:r>
        <w:commentRangeEnd w:id="476"/>
        <w:r w:rsidR="006C3AFE" w:rsidDel="00C40243">
          <w:rPr>
            <w:rStyle w:val="CommentReference"/>
            <w:rFonts w:asciiTheme="minorHAnsi" w:eastAsiaTheme="minorHAnsi" w:hAnsiTheme="minorHAnsi" w:cstheme="minorBidi"/>
          </w:rPr>
          <w:commentReference w:id="476"/>
        </w:r>
      </w:del>
      <w:r>
        <w:rPr>
          <w:rFonts w:ascii="Times New Roman" w:hAnsi="Times New Roman"/>
          <w:color w:val="000000" w:themeColor="text1"/>
          <w:sz w:val="24"/>
          <w:szCs w:val="24"/>
        </w:rPr>
        <w:t xml:space="preserve">in death rates to </w:t>
      </w:r>
      <w:del w:id="479" w:author="Parks, Robbie M" w:date="2018-11-20T17:37:00Z">
        <w:r w:rsidDel="00C40243">
          <w:rPr>
            <w:rFonts w:ascii="Times New Roman" w:hAnsi="Times New Roman"/>
            <w:color w:val="000000" w:themeColor="text1"/>
            <w:sz w:val="24"/>
            <w:szCs w:val="24"/>
          </w:rPr>
          <w:delText xml:space="preserve">vary </w:delText>
        </w:r>
      </w:del>
      <w:ins w:id="480" w:author="Parks, Robbie M" w:date="2018-11-20T17:37:00Z">
        <w:r w:rsidR="00C40243">
          <w:rPr>
            <w:rFonts w:ascii="Times New Roman" w:hAnsi="Times New Roman"/>
            <w:color w:val="000000" w:themeColor="text1"/>
            <w:sz w:val="24"/>
            <w:szCs w:val="24"/>
          </w:rPr>
          <w:t xml:space="preserve">allow variation </w:t>
        </w:r>
      </w:ins>
      <w:r>
        <w:rPr>
          <w:rFonts w:ascii="Times New Roman" w:hAnsi="Times New Roman"/>
          <w:color w:val="000000" w:themeColor="text1"/>
          <w:sz w:val="24"/>
          <w:szCs w:val="24"/>
        </w:rPr>
        <w:t>by state</w:t>
      </w:r>
      <w:ins w:id="481" w:author="Parks, Robbie M" w:date="2018-11-20T17:37:00Z">
        <w:r w:rsidR="00E1416B">
          <w:rPr>
            <w:rFonts w:ascii="Times New Roman" w:hAnsi="Times New Roman"/>
            <w:color w:val="000000" w:themeColor="text1"/>
            <w:sz w:val="24"/>
            <w:szCs w:val="24"/>
          </w:rPr>
          <w:t xml:space="preserve">, </w:t>
        </w:r>
        <w:r w:rsidR="00E1416B" w:rsidRPr="00F0573E">
          <w:rPr>
            <w:rFonts w:ascii="Times New Roman" w:hAnsi="Times New Roman"/>
            <w:sz w:val="24"/>
            <w:szCs w:val="24"/>
          </w:rPr>
          <w:t>with α</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w:t>
        </w:r>
        <w:r w:rsidR="00E1416B">
          <w:rPr>
            <w:rFonts w:ascii="Times New Roman" w:hAnsi="Times New Roman"/>
            <w:sz w:val="24"/>
            <w:szCs w:val="24"/>
          </w:rPr>
          <w:t xml:space="preserve">the state-specific </w:t>
        </w:r>
      </w:ins>
      <w:ins w:id="482" w:author="Parks, Robbie M" w:date="2018-11-21T09:54:00Z">
        <w:r w:rsidR="00933B60">
          <w:rPr>
            <w:rFonts w:ascii="Times New Roman" w:hAnsi="Times New Roman"/>
            <w:sz w:val="24"/>
            <w:szCs w:val="24"/>
          </w:rPr>
          <w:t>intercept</w:t>
        </w:r>
      </w:ins>
      <w:ins w:id="483" w:author="Parks, Robbie M" w:date="2018-11-20T17:37:00Z">
        <w:r w:rsidR="00E1416B" w:rsidRPr="00F0573E">
          <w:rPr>
            <w:rFonts w:ascii="Times New Roman" w:hAnsi="Times New Roman"/>
            <w:sz w:val="24"/>
            <w:szCs w:val="24"/>
          </w:rPr>
          <w:t xml:space="preserve"> for log-transformed death rates, and β</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the </w:t>
        </w:r>
        <w:r w:rsidR="00E1416B">
          <w:rPr>
            <w:rFonts w:ascii="Times New Roman" w:hAnsi="Times New Roman"/>
            <w:sz w:val="24"/>
            <w:szCs w:val="24"/>
          </w:rPr>
          <w:t>state-specific</w:t>
        </w:r>
        <w:r w:rsidR="00E1416B" w:rsidRPr="00F0573E">
          <w:rPr>
            <w:rFonts w:ascii="Times New Roman" w:hAnsi="Times New Roman"/>
            <w:sz w:val="24"/>
            <w:szCs w:val="24"/>
          </w:rPr>
          <w:t xml:space="preserve"> time slope</w:t>
        </w:r>
      </w:ins>
      <w:del w:id="484" w:author="Ezzati, Majid" w:date="2018-11-06T06:34:00Z">
        <w:r w:rsidDel="006C3AFE">
          <w:rPr>
            <w:rFonts w:ascii="Times New Roman" w:hAnsi="Times New Roman"/>
            <w:color w:val="000000" w:themeColor="text1"/>
            <w:sz w:val="24"/>
            <w:szCs w:val="24"/>
          </w:rPr>
          <w:delText>.</w:delText>
        </w:r>
      </w:del>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those further away</w:t>
      </w:r>
      <w:del w:id="485" w:author="Ezzati, Majid" w:date="2018-11-06T06:39:00Z">
        <w:r w:rsidR="00720950" w:rsidRPr="00636C9B" w:rsidDel="006C3AFE">
          <w:rPr>
            <w:rFonts w:ascii="Times New Roman" w:hAnsi="Times New Roman"/>
            <w:color w:val="000000" w:themeColor="text1"/>
            <w:sz w:val="24"/>
            <w:szCs w:val="24"/>
          </w:rPr>
          <w:delText>,</w:delText>
        </w:r>
        <w:r w:rsidR="004B711E" w:rsidRPr="00636C9B" w:rsidDel="006C3AFE">
          <w:rPr>
            <w:rFonts w:ascii="Times New Roman" w:hAnsi="Times New Roman"/>
            <w:color w:val="000000" w:themeColor="text1"/>
            <w:sz w:val="24"/>
            <w:szCs w:val="24"/>
          </w:rPr>
          <w:delText xml:space="preserve"> for</w:delText>
        </w:r>
        <w:r w:rsidR="00720950" w:rsidRPr="00636C9B" w:rsidDel="006C3AFE">
          <w:rPr>
            <w:rFonts w:ascii="Times New Roman" w:hAnsi="Times New Roman"/>
            <w:color w:val="000000" w:themeColor="text1"/>
            <w:sz w:val="24"/>
            <w:szCs w:val="24"/>
          </w:rPr>
          <w:delText xml:space="preserve"> economic, social</w:delText>
        </w:r>
        <w:r w:rsidR="004B711E" w:rsidRPr="00636C9B" w:rsidDel="006C3AFE">
          <w:rPr>
            <w:rFonts w:ascii="Times New Roman" w:hAnsi="Times New Roman"/>
            <w:color w:val="000000" w:themeColor="text1"/>
            <w:sz w:val="24"/>
            <w:szCs w:val="24"/>
          </w:rPr>
          <w:delText>, climatic</w:delText>
        </w:r>
        <w:r w:rsidR="00720950" w:rsidRPr="00636C9B" w:rsidDel="006C3AFE">
          <w:rPr>
            <w:rFonts w:ascii="Times New Roman" w:hAnsi="Times New Roman"/>
            <w:color w:val="000000" w:themeColor="text1"/>
            <w:sz w:val="24"/>
            <w:szCs w:val="24"/>
          </w:rPr>
          <w:delText xml:space="preserve"> and other reasons</w:delText>
        </w:r>
      </w:del>
      <w:r w:rsidR="00BA2C5F" w:rsidRPr="00636C9B">
        <w:rPr>
          <w:rFonts w:ascii="Times New Roman" w:hAnsi="Times New Roman"/>
          <w:color w:val="000000" w:themeColor="text1"/>
          <w:sz w:val="24"/>
          <w:szCs w:val="24"/>
        </w:rPr>
        <w:t xml:space="preserve">.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del w:id="486" w:author="Ezzati, Majid" w:date="2018-11-06T06:39:00Z">
        <w:r w:rsidR="006E27C6" w:rsidRPr="00636C9B" w:rsidDel="006C3AFE">
          <w:rPr>
            <w:rFonts w:ascii="Times New Roman" w:hAnsi="Times New Roman"/>
            <w:color w:val="000000" w:themeColor="text1"/>
            <w:sz w:val="24"/>
            <w:szCs w:val="24"/>
          </w:rPr>
          <w:delText>, described in the Supplementary Materials and elsewhere</w:delText>
        </w:r>
      </w:del>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21&lt;/sup&gt;","plainTextFormattedCitation":"21","previouslyFormattedCitation":"&lt;sup&gt;21&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21</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del w:id="487" w:author="Ezzati, Majid" w:date="2018-11-06T06:40:00Z">
        <w:r w:rsidR="00B94549" w:rsidRPr="00636C9B" w:rsidDel="006C3AFE">
          <w:rPr>
            <w:rFonts w:ascii="Times New Roman" w:hAnsi="Times New Roman"/>
            <w:color w:val="000000" w:themeColor="text1"/>
            <w:sz w:val="24"/>
            <w:szCs w:val="24"/>
          </w:rPr>
          <w:delText xml:space="preserve">, producing more stable estimates of </w:delText>
        </w:r>
        <w:r w:rsidR="0083019B" w:rsidRPr="00636C9B" w:rsidDel="006C3AFE">
          <w:rPr>
            <w:rFonts w:ascii="Times New Roman" w:hAnsi="Times New Roman"/>
            <w:color w:val="000000" w:themeColor="text1"/>
            <w:sz w:val="24"/>
            <w:szCs w:val="24"/>
          </w:rPr>
          <w:delText>death rates</w:delText>
        </w:r>
      </w:del>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3471A5AC" w14:textId="77777777" w:rsidR="00A46B9A" w:rsidRDefault="00A46B9A" w:rsidP="00D76DF7">
      <w:pPr>
        <w:spacing w:after="0" w:line="480" w:lineRule="auto"/>
        <w:jc w:val="both"/>
        <w:outlineLvl w:val="0"/>
        <w:rPr>
          <w:ins w:id="488" w:author="Parks, Robbie M" w:date="2018-11-20T17:41:00Z"/>
          <w:rFonts w:ascii="Times New Roman" w:hAnsi="Times New Roman"/>
          <w:color w:val="000000" w:themeColor="text1"/>
          <w:sz w:val="24"/>
          <w:szCs w:val="24"/>
        </w:rPr>
      </w:pPr>
    </w:p>
    <w:p w14:paraId="7CC726CA" w14:textId="70359181" w:rsidR="007C1278" w:rsidRPr="00556BCB" w:rsidRDefault="00BE6302" w:rsidP="00D76DF7">
      <w:pPr>
        <w:spacing w:after="0" w:line="480" w:lineRule="auto"/>
        <w:jc w:val="both"/>
        <w:outlineLvl w:val="0"/>
        <w:rPr>
          <w:ins w:id="489" w:author="Parks, Robbie M" w:date="2018-11-13T15:06:00Z"/>
          <w:rFonts w:ascii="Times New Roman" w:hAnsi="Times New Roman"/>
          <w:color w:val="000000" w:themeColor="text1"/>
          <w:sz w:val="24"/>
          <w:szCs w:val="24"/>
          <w:lang w:val="en-US"/>
          <w:rPrChange w:id="490" w:author="Parks, Robbie M" w:date="2018-11-20T17:41:00Z">
            <w:rPr>
              <w:ins w:id="491" w:author="Parks, Robbie M" w:date="2018-11-13T15:06:00Z"/>
              <w:rFonts w:ascii="Times New Roman" w:hAnsi="Times New Roman"/>
              <w:color w:val="000000" w:themeColor="text1"/>
              <w:sz w:val="24"/>
              <w:szCs w:val="24"/>
            </w:rPr>
          </w:rPrChange>
        </w:rPr>
      </w:pPr>
      <w:ins w:id="492" w:author="Parks, Robbie M" w:date="2018-11-20T17:42:00Z">
        <w:r w:rsidRPr="00F0573E">
          <w:rPr>
            <w:rFonts w:ascii="Times New Roman" w:hAnsi="Times New Roman"/>
            <w:sz w:val="24"/>
            <w:szCs w:val="24"/>
          </w:rPr>
          <w:t xml:space="preserve">Non-linear trends were captured by a first-order random walk </w:t>
        </w:r>
        <w:proofErr w:type="spellStart"/>
        <w:r w:rsidRPr="00F0573E">
          <w:rPr>
            <w:rFonts w:ascii="Times New Roman" w:hAnsi="Times New Roman"/>
            <w:sz w:val="24"/>
            <w:szCs w:val="24"/>
          </w:rPr>
          <w:t>ν</w:t>
        </w:r>
        <w:r>
          <w:rPr>
            <w:rFonts w:ascii="Times New Roman" w:hAnsi="Times New Roman"/>
            <w:sz w:val="24"/>
            <w:szCs w:val="24"/>
            <w:vertAlign w:val="subscript"/>
          </w:rPr>
          <w:t>month</w:t>
        </w:r>
        <w:proofErr w:type="spellEnd"/>
        <w:r>
          <w:rPr>
            <w:rFonts w:ascii="Times New Roman" w:hAnsi="Times New Roman"/>
            <w:sz w:val="24"/>
            <w:szCs w:val="24"/>
            <w:vertAlign w:val="subscript"/>
          </w:rPr>
          <w:t>-y</w:t>
        </w:r>
        <w:r w:rsidRPr="00F0573E">
          <w:rPr>
            <w:rFonts w:ascii="Times New Roman" w:hAnsi="Times New Roman"/>
            <w:sz w:val="24"/>
            <w:szCs w:val="24"/>
            <w:vertAlign w:val="subscript"/>
          </w:rPr>
          <w:t>ear</w:t>
        </w:r>
        <w:r w:rsidRPr="00F0573E">
          <w:rPr>
            <w:rFonts w:ascii="Times New Roman" w:hAnsi="Times New Roman"/>
            <w:sz w:val="24"/>
            <w:szCs w:val="24"/>
          </w:rPr>
          <w:t>.</w:t>
        </w:r>
      </w:ins>
      <w:ins w:id="493" w:author="Parks, Robbie M" w:date="2018-11-21T09:55:00Z">
        <w:r w:rsidR="00777AB6">
          <w:rPr>
            <w:rFonts w:ascii="Times New Roman" w:hAnsi="Times New Roman"/>
            <w:sz w:val="24"/>
            <w:szCs w:val="24"/>
          </w:rPr>
          <w:t xml:space="preserve"> </w:t>
        </w:r>
        <w:r w:rsidR="00777AB6">
          <w:rPr>
            <w:rFonts w:ascii="Times New Roman" w:hAnsi="Times New Roman"/>
            <w:color w:val="000000" w:themeColor="text1"/>
            <w:sz w:val="24"/>
            <w:szCs w:val="24"/>
            <w:lang w:val="en-US"/>
          </w:rPr>
          <w:t xml:space="preserve">An </w:t>
        </w:r>
        <w:r w:rsidR="00777AB6" w:rsidRPr="00A46B9A">
          <w:rPr>
            <w:rFonts w:ascii="Times New Roman" w:hAnsi="Times New Roman"/>
            <w:color w:val="000000" w:themeColor="text1"/>
            <w:sz w:val="24"/>
            <w:szCs w:val="24"/>
            <w:lang w:val="en-US"/>
          </w:rPr>
          <w:t>over-dispersion ter</w:t>
        </w:r>
        <w:r w:rsidR="00777AB6">
          <w:rPr>
            <w:rFonts w:ascii="Times New Roman" w:hAnsi="Times New Roman"/>
            <w:color w:val="000000" w:themeColor="text1"/>
            <w:sz w:val="24"/>
            <w:szCs w:val="24"/>
            <w:lang w:val="en-US"/>
          </w:rPr>
          <w:t>m,</w:t>
        </w:r>
      </w:ins>
      <w:ins w:id="494" w:author="Parks, Robbie M" w:date="2018-11-20T17:42:00Z">
        <w:r>
          <w:rPr>
            <w:rFonts w:ascii="Times New Roman" w:hAnsi="Times New Roman"/>
            <w:sz w:val="24"/>
            <w:szCs w:val="24"/>
          </w:rPr>
          <w:t xml:space="preserve"> </w:t>
        </w:r>
      </w:ins>
      <w:ins w:id="495" w:author="Parks, Robbie M" w:date="2018-11-20T17:41:00Z">
        <w:r w:rsidR="00A46B9A" w:rsidRPr="00A46B9A">
          <w:rPr>
            <w:rFonts w:ascii="Times New Roman" w:hAnsi="Times New Roman"/>
            <w:color w:val="000000" w:themeColor="text1"/>
            <w:sz w:val="24"/>
            <w:szCs w:val="24"/>
            <w:lang w:val="en-US"/>
          </w:rPr>
          <w:t>ϵ</w:t>
        </w:r>
        <w:r w:rsidR="00A46B9A">
          <w:rPr>
            <w:rFonts w:ascii="Times New Roman" w:hAnsi="Times New Roman"/>
            <w:color w:val="000000" w:themeColor="text1"/>
            <w:sz w:val="24"/>
            <w:szCs w:val="24"/>
            <w:vertAlign w:val="subscript"/>
            <w:lang w:val="en-US"/>
          </w:rPr>
          <w:t>state-month</w:t>
        </w:r>
        <w:r w:rsidR="00A46B9A" w:rsidRPr="00A46B9A">
          <w:rPr>
            <w:rFonts w:ascii="Times New Roman" w:hAnsi="Times New Roman"/>
            <w:color w:val="000000" w:themeColor="text1"/>
            <w:sz w:val="24"/>
            <w:szCs w:val="24"/>
            <w:vertAlign w:val="subscript"/>
            <w:lang w:val="en-US"/>
          </w:rPr>
          <w:t>-year</w:t>
        </w:r>
        <w:r w:rsidR="00777AB6">
          <w:rPr>
            <w:rFonts w:ascii="Times New Roman" w:hAnsi="Times New Roman"/>
            <w:color w:val="000000" w:themeColor="text1"/>
            <w:sz w:val="24"/>
            <w:szCs w:val="24"/>
            <w:lang w:val="en-US"/>
          </w:rPr>
          <w:t xml:space="preserve">, </w:t>
        </w:r>
        <w:r w:rsidR="00A46B9A" w:rsidRPr="00A46B9A">
          <w:rPr>
            <w:rFonts w:ascii="Times New Roman" w:hAnsi="Times New Roman"/>
            <w:color w:val="000000" w:themeColor="text1"/>
            <w:sz w:val="24"/>
            <w:szCs w:val="24"/>
            <w:lang w:val="en-US"/>
          </w:rPr>
          <w:t xml:space="preserve">captures the variation unaccounted for by other terms in the model, and is modelled as </w:t>
        </w:r>
        <w:r w:rsidR="00A46B9A" w:rsidRPr="00A46B9A">
          <w:rPr>
            <w:rFonts w:ascii="Times New Roman" w:hAnsi="Times New Roman"/>
            <w:i/>
            <w:color w:val="000000" w:themeColor="text1"/>
            <w:sz w:val="24"/>
            <w:szCs w:val="24"/>
            <w:lang w:val="en-US"/>
          </w:rPr>
          <w:t>N</w:t>
        </w:r>
        <w:r w:rsidR="00A46B9A"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00A46B9A" w:rsidRPr="00A46B9A">
          <w:rPr>
            <w:rFonts w:ascii="Times New Roman" w:hAnsi="Times New Roman"/>
            <w:color w:val="000000" w:themeColor="text1"/>
            <w:sz w:val="24"/>
            <w:szCs w:val="24"/>
            <w:lang w:val="en-US"/>
          </w:rPr>
          <w:t>).</w:t>
        </w:r>
      </w:ins>
      <w:del w:id="496" w:author="Parks, Robbie M" w:date="2018-11-20T17:41:00Z">
        <w:r w:rsidR="003116E1" w:rsidRPr="00636C9B" w:rsidDel="00A46B9A">
          <w:rPr>
            <w:rFonts w:ascii="Times New Roman" w:hAnsi="Times New Roman"/>
            <w:color w:val="000000" w:themeColor="text1"/>
            <w:sz w:val="24"/>
            <w:szCs w:val="24"/>
          </w:rPr>
          <w:delText xml:space="preserve"> </w:delText>
        </w:r>
      </w:del>
    </w:p>
    <w:p w14:paraId="3B892572" w14:textId="195B0DD4" w:rsidR="00B6484F" w:rsidRPr="00636C9B" w:rsidDel="003F6983" w:rsidRDefault="00B6484F" w:rsidP="00D76DF7">
      <w:pPr>
        <w:spacing w:after="0" w:line="480" w:lineRule="auto"/>
        <w:jc w:val="both"/>
        <w:outlineLvl w:val="0"/>
        <w:rPr>
          <w:del w:id="497" w:author="Parks, Robbie M" w:date="2018-11-13T17:25:00Z"/>
          <w:rFonts w:ascii="Times New Roman" w:hAnsi="Times New Roman"/>
          <w:color w:val="000000" w:themeColor="text1"/>
          <w:sz w:val="24"/>
          <w:szCs w:val="24"/>
        </w:rPr>
      </w:pP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3346DF63" w14:textId="7A9A4D42" w:rsidR="00317BE3" w:rsidRPr="00284EE0" w:rsidDel="00C865C4" w:rsidRDefault="00141129" w:rsidP="00D76DF7">
      <w:pPr>
        <w:spacing w:after="0" w:line="480" w:lineRule="auto"/>
        <w:jc w:val="both"/>
        <w:outlineLvl w:val="0"/>
        <w:rPr>
          <w:del w:id="498" w:author="Parks, Robbie M" w:date="2018-11-13T13:33:00Z"/>
          <w:rFonts w:ascii="Times New Roman" w:hAnsi="Times New Roman"/>
          <w:color w:val="000000" w:themeColor="text1"/>
          <w:sz w:val="24"/>
          <w:szCs w:val="24"/>
        </w:rPr>
      </w:pPr>
      <w:moveFromRangeStart w:id="499" w:author="Ezzati, Majid" w:date="2018-11-06T06:35:00Z" w:name="move529249459"/>
      <w:moveFrom w:id="500" w:author="Ezzati, Majid" w:date="2018-11-06T06:35:00Z">
        <w:r w:rsidRPr="00284EE0" w:rsidDel="006C3AFE">
          <w:rPr>
            <w:rFonts w:ascii="Times New Roman" w:hAnsi="Times New Roman"/>
            <w:color w:val="000000" w:themeColor="text1"/>
            <w:sz w:val="24"/>
            <w:szCs w:val="24"/>
          </w:rPr>
          <w:lastRenderedPageBreak/>
          <w:t>W</w:t>
        </w:r>
        <w:r w:rsidR="00317BE3" w:rsidRPr="00284EE0" w:rsidDel="006C3AFE">
          <w:rPr>
            <w:rFonts w:ascii="Times New Roman" w:hAnsi="Times New Roman"/>
            <w:color w:val="000000" w:themeColor="text1"/>
            <w:sz w:val="24"/>
            <w:szCs w:val="24"/>
          </w:rPr>
          <w:t>e modelled time trends of log-transformed death rates using the linear terms described above along with smoothly varying non-linear terms,</w:t>
        </w:r>
        <w:r w:rsidR="00DA6133" w:rsidRPr="00284EE0" w:rsidDel="006C3AFE">
          <w:rPr>
            <w:rFonts w:ascii="Times New Roman" w:hAnsi="Times New Roman"/>
            <w:color w:val="000000" w:themeColor="text1"/>
            <w:sz w:val="24"/>
            <w:szCs w:val="24"/>
          </w:rPr>
          <w:t xml:space="preserve"> to capture non-linear trends.</w:t>
        </w:r>
        <w:r w:rsidR="00317BE3" w:rsidRPr="00284EE0" w:rsidDel="006C3AFE">
          <w:rPr>
            <w:rFonts w:ascii="Times New Roman" w:hAnsi="Times New Roman"/>
            <w:color w:val="000000" w:themeColor="text1"/>
            <w:sz w:val="24"/>
            <w:szCs w:val="24"/>
          </w:rPr>
          <w:t xml:space="preserve"> </w:t>
        </w:r>
        <w:r w:rsidR="008F3258" w:rsidRPr="00284EE0" w:rsidDel="006C3AFE">
          <w:rPr>
            <w:rFonts w:ascii="Times New Roman" w:hAnsi="Times New Roman"/>
            <w:color w:val="000000" w:themeColor="text1"/>
            <w:sz w:val="24"/>
            <w:szCs w:val="24"/>
          </w:rPr>
          <w:t xml:space="preserve"> </w:t>
        </w:r>
        <w:r w:rsidR="00DA6133" w:rsidRPr="00284EE0" w:rsidDel="006C3AFE">
          <w:rPr>
            <w:rFonts w:ascii="Times New Roman" w:hAnsi="Times New Roman"/>
            <w:color w:val="000000" w:themeColor="text1"/>
            <w:sz w:val="24"/>
            <w:szCs w:val="24"/>
          </w:rPr>
          <w:t xml:space="preserve">This was </w:t>
        </w:r>
        <w:r w:rsidR="00317BE3" w:rsidRPr="00284EE0" w:rsidDel="006C3AFE">
          <w:rPr>
            <w:rFonts w:ascii="Times New Roman" w:hAnsi="Times New Roman"/>
            <w:color w:val="000000" w:themeColor="text1"/>
            <w:sz w:val="24"/>
            <w:szCs w:val="24"/>
          </w:rPr>
          <w:t>specified with a random walk term</w:t>
        </w:r>
        <w:r w:rsidR="00DA6133" w:rsidRPr="00284EE0" w:rsidDel="006C3AFE">
          <w:rPr>
            <w:rFonts w:ascii="Times New Roman" w:hAnsi="Times New Roman"/>
            <w:color w:val="000000" w:themeColor="text1"/>
            <w:sz w:val="24"/>
            <w:szCs w:val="24"/>
          </w:rPr>
          <w:t xml:space="preserve">. </w:t>
        </w:r>
      </w:moveFrom>
      <w:moveFromRangeEnd w:id="499"/>
      <w:commentRangeStart w:id="501"/>
      <w:del w:id="502" w:author="Ezzati, Majid" w:date="2018-11-06T06:38:00Z">
        <w:r w:rsidR="00DA6133" w:rsidRPr="00284EE0" w:rsidDel="006C3AFE">
          <w:rPr>
            <w:rFonts w:ascii="Times New Roman" w:hAnsi="Times New Roman"/>
            <w:color w:val="000000" w:themeColor="text1"/>
            <w:sz w:val="24"/>
            <w:szCs w:val="24"/>
          </w:rPr>
          <w:delText xml:space="preserve">Any additional non-linearity was captured by </w:delText>
        </w:r>
        <w:r w:rsidR="00317BE3" w:rsidRPr="00284EE0" w:rsidDel="006C3AFE">
          <w:rPr>
            <w:rFonts w:ascii="Times New Roman" w:hAnsi="Times New Roman"/>
            <w:color w:val="000000" w:themeColor="text1"/>
            <w:sz w:val="24"/>
            <w:szCs w:val="24"/>
          </w:rPr>
          <w:delText>an overdispersion term</w:delText>
        </w:r>
        <w:r w:rsidR="008F3258" w:rsidRPr="00284EE0" w:rsidDel="006C3AFE">
          <w:rPr>
            <w:rFonts w:ascii="Times New Roman" w:hAnsi="Times New Roman"/>
            <w:color w:val="000000" w:themeColor="text1"/>
            <w:sz w:val="24"/>
            <w:szCs w:val="24"/>
          </w:rPr>
          <w:delText>.</w:delText>
        </w:r>
        <w:commentRangeEnd w:id="501"/>
        <w:r w:rsidR="006C3AFE" w:rsidRPr="00284EE0" w:rsidDel="006C3AFE">
          <w:rPr>
            <w:rStyle w:val="CommentReference"/>
            <w:rFonts w:ascii="Times New Roman" w:eastAsiaTheme="minorHAnsi" w:hAnsi="Times New Roman"/>
            <w:sz w:val="24"/>
            <w:szCs w:val="24"/>
            <w:rPrChange w:id="503" w:author="Parks, Robbie M" w:date="2018-11-20T17:40:00Z">
              <w:rPr>
                <w:rStyle w:val="CommentReference"/>
                <w:rFonts w:asciiTheme="minorHAnsi" w:eastAsiaTheme="minorHAnsi" w:hAnsiTheme="minorHAnsi" w:cstheme="minorBidi"/>
              </w:rPr>
            </w:rPrChange>
          </w:rPr>
          <w:commentReference w:id="501"/>
        </w:r>
      </w:del>
    </w:p>
    <w:p w14:paraId="55A5A2EC" w14:textId="77777777" w:rsidR="001E2DDB" w:rsidRPr="00284EE0" w:rsidDel="00C865C4" w:rsidRDefault="001E2DDB" w:rsidP="00D76DF7">
      <w:pPr>
        <w:spacing w:after="0" w:line="480" w:lineRule="auto"/>
        <w:jc w:val="both"/>
        <w:outlineLvl w:val="0"/>
        <w:rPr>
          <w:del w:id="504" w:author="Parks, Robbie M" w:date="2018-11-13T13:33:00Z"/>
          <w:rFonts w:ascii="Times New Roman" w:hAnsi="Times New Roman"/>
          <w:color w:val="000000" w:themeColor="text1"/>
          <w:sz w:val="24"/>
          <w:szCs w:val="24"/>
        </w:rPr>
      </w:pPr>
    </w:p>
    <w:p w14:paraId="58FF04F5" w14:textId="7B455B50" w:rsidR="001E2DDB" w:rsidRPr="00284EE0" w:rsidRDefault="00592D17" w:rsidP="00D76DF7">
      <w:pPr>
        <w:spacing w:after="0" w:line="480" w:lineRule="auto"/>
        <w:jc w:val="both"/>
        <w:outlineLvl w:val="0"/>
        <w:rPr>
          <w:rFonts w:ascii="Times New Roman" w:hAnsi="Times New Roman"/>
          <w:color w:val="000000" w:themeColor="text1"/>
          <w:sz w:val="24"/>
          <w:szCs w:val="24"/>
        </w:rPr>
      </w:pPr>
      <w:commentRangeStart w:id="505"/>
      <w:r w:rsidRPr="00284EE0">
        <w:rPr>
          <w:rFonts w:ascii="Times New Roman" w:hAnsi="Times New Roman"/>
          <w:color w:val="000000" w:themeColor="text1"/>
          <w:sz w:val="24"/>
          <w:szCs w:val="24"/>
        </w:rPr>
        <w:t xml:space="preserve">Finally, </w:t>
      </w:r>
      <w:ins w:id="506" w:author="Ezzati, Majid" w:date="2018-11-06T06:56:00Z">
        <w:del w:id="507" w:author="Parks, Robbie M" w:date="2018-11-20T17:39:00Z">
          <w:r w:rsidR="00B66E0D" w:rsidRPr="00284EE0" w:rsidDel="00971906">
            <w:rPr>
              <w:rFonts w:ascii="Times New Roman" w:hAnsi="Times New Roman"/>
              <w:color w:val="000000" w:themeColor="text1"/>
              <w:sz w:val="24"/>
              <w:szCs w:val="24"/>
            </w:rPr>
            <w:delText>the</w:delText>
          </w:r>
        </w:del>
      </w:ins>
      <w:ins w:id="508" w:author="Parks, Robbie M" w:date="2018-11-20T17:39:00Z">
        <w:r w:rsidR="00971906" w:rsidRPr="002F11FA">
          <w:rPr>
            <w:rFonts w:ascii="Times New Roman" w:hAnsi="Times New Roman"/>
            <w:color w:val="000000" w:themeColor="text1"/>
            <w:sz w:val="24"/>
            <w:szCs w:val="24"/>
          </w:rPr>
          <w:t>we</w:t>
        </w:r>
      </w:ins>
      <w:ins w:id="509" w:author="Ezzati, Majid" w:date="2018-11-06T06:56:00Z">
        <w:del w:id="510" w:author="Parks, Robbie M" w:date="2018-11-20T17:39:00Z">
          <w:r w:rsidR="00B66E0D" w:rsidRPr="00284EE0" w:rsidDel="00971906">
            <w:rPr>
              <w:rFonts w:ascii="Times New Roman" w:hAnsi="Times New Roman"/>
              <w:color w:val="000000" w:themeColor="text1"/>
              <w:sz w:val="24"/>
              <w:szCs w:val="24"/>
            </w:rPr>
            <w:delText xml:space="preserve"> model</w:delText>
          </w:r>
        </w:del>
        <w:r w:rsidR="00B66E0D" w:rsidRPr="00284EE0">
          <w:rPr>
            <w:rFonts w:ascii="Times New Roman" w:hAnsi="Times New Roman"/>
            <w:color w:val="000000" w:themeColor="text1"/>
            <w:sz w:val="24"/>
            <w:szCs w:val="24"/>
          </w:rPr>
          <w:t xml:space="preserve"> included a term that </w:t>
        </w:r>
        <w:del w:id="511" w:author="Parks, Robbie M" w:date="2018-11-13T17:25:00Z">
          <w:r w:rsidR="00B66E0D" w:rsidRPr="00284EE0" w:rsidDel="00334A02">
            <w:rPr>
              <w:rFonts w:ascii="Times New Roman" w:hAnsi="Times New Roman"/>
              <w:color w:val="000000" w:themeColor="text1"/>
              <w:sz w:val="24"/>
              <w:szCs w:val="24"/>
            </w:rPr>
            <w:delText>represents</w:delText>
          </w:r>
        </w:del>
      </w:ins>
      <w:ins w:id="512" w:author="Parks, Robbie M" w:date="2018-11-13T17:25:00Z">
        <w:r w:rsidR="00334A02" w:rsidRPr="00284EE0">
          <w:rPr>
            <w:rFonts w:ascii="Times New Roman" w:hAnsi="Times New Roman"/>
            <w:color w:val="000000" w:themeColor="text1"/>
            <w:sz w:val="24"/>
            <w:szCs w:val="24"/>
          </w:rPr>
          <w:t>relates log-transformed death rate to</w:t>
        </w:r>
      </w:ins>
      <w:ins w:id="513" w:author="Ezzati, Majid" w:date="2018-11-06T06:56:00Z">
        <w:r w:rsidR="00B66E0D" w:rsidRPr="00284EE0">
          <w:rPr>
            <w:rFonts w:ascii="Times New Roman" w:hAnsi="Times New Roman"/>
            <w:color w:val="000000" w:themeColor="text1"/>
            <w:sz w:val="24"/>
            <w:szCs w:val="24"/>
          </w:rPr>
          <w:t xml:space="preserve"> </w:t>
        </w:r>
      </w:ins>
      <w:del w:id="514" w:author="Ezzati, Majid" w:date="2018-11-06T06:56:00Z">
        <w:r w:rsidRPr="00284EE0" w:rsidDel="00B66E0D">
          <w:rPr>
            <w:rFonts w:ascii="Times New Roman" w:hAnsi="Times New Roman"/>
            <w:color w:val="000000" w:themeColor="text1"/>
            <w:sz w:val="24"/>
            <w:szCs w:val="24"/>
          </w:rPr>
          <w:delText xml:space="preserve">we </w:delText>
        </w:r>
        <w:r w:rsidR="001E2DDB" w:rsidRPr="00284EE0" w:rsidDel="00B66E0D">
          <w:rPr>
            <w:rFonts w:ascii="Times New Roman" w:hAnsi="Times New Roman"/>
            <w:color w:val="000000" w:themeColor="text1"/>
            <w:sz w:val="24"/>
            <w:szCs w:val="24"/>
          </w:rPr>
          <w:delText xml:space="preserve">included </w:delText>
        </w:r>
        <w:r w:rsidR="00D95BCB" w:rsidRPr="00284EE0" w:rsidDel="00B66E0D">
          <w:rPr>
            <w:rFonts w:ascii="Times New Roman" w:hAnsi="Times New Roman"/>
            <w:color w:val="000000" w:themeColor="text1"/>
            <w:sz w:val="24"/>
            <w:szCs w:val="24"/>
          </w:rPr>
          <w:delText>month</w:delText>
        </w:r>
        <w:r w:rsidR="00510CB5" w:rsidRPr="00284EE0" w:rsidDel="00B66E0D">
          <w:rPr>
            <w:rFonts w:ascii="Times New Roman" w:hAnsi="Times New Roman"/>
            <w:color w:val="000000" w:themeColor="text1"/>
            <w:sz w:val="24"/>
            <w:szCs w:val="24"/>
          </w:rPr>
          <w:delText xml:space="preserve">ly </w:delText>
        </w:r>
        <w:r w:rsidR="001E2DDB" w:rsidRPr="00284EE0" w:rsidDel="00B66E0D">
          <w:rPr>
            <w:rFonts w:ascii="Times New Roman" w:hAnsi="Times New Roman"/>
            <w:color w:val="000000" w:themeColor="text1"/>
            <w:sz w:val="24"/>
            <w:szCs w:val="24"/>
          </w:rPr>
          <w:delText>anomaly term</w:delText>
        </w:r>
        <w:r w:rsidR="00241289" w:rsidRPr="00284EE0" w:rsidDel="00B66E0D">
          <w:rPr>
            <w:rFonts w:ascii="Times New Roman" w:hAnsi="Times New Roman"/>
            <w:color w:val="000000" w:themeColor="text1"/>
            <w:sz w:val="24"/>
            <w:szCs w:val="24"/>
          </w:rPr>
          <w:delText>s</w:delText>
        </w:r>
        <w:r w:rsidR="00D95BCB" w:rsidRPr="00284EE0" w:rsidDel="00B66E0D">
          <w:rPr>
            <w:rFonts w:ascii="Times New Roman" w:hAnsi="Times New Roman"/>
            <w:color w:val="000000" w:themeColor="text1"/>
            <w:sz w:val="24"/>
            <w:szCs w:val="24"/>
          </w:rPr>
          <w:delText xml:space="preserve"> </w:delText>
        </w:r>
        <w:r w:rsidR="001E2DDB" w:rsidRPr="00284EE0" w:rsidDel="00B66E0D">
          <w:rPr>
            <w:rFonts w:ascii="Times New Roman" w:hAnsi="Times New Roman"/>
            <w:color w:val="000000" w:themeColor="text1"/>
            <w:sz w:val="24"/>
            <w:szCs w:val="24"/>
          </w:rPr>
          <w:delText xml:space="preserve">to infer </w:delText>
        </w:r>
      </w:del>
      <w:r w:rsidR="00D95BCB" w:rsidRPr="00284EE0">
        <w:rPr>
          <w:rFonts w:ascii="Times New Roman" w:hAnsi="Times New Roman"/>
          <w:color w:val="000000" w:themeColor="text1"/>
          <w:sz w:val="24"/>
          <w:szCs w:val="24"/>
        </w:rPr>
        <w:t xml:space="preserve">the </w:t>
      </w:r>
      <w:del w:id="515" w:author="Parks, Robbie M" w:date="2018-11-13T17:25:00Z">
        <w:r w:rsidR="00D95BCB" w:rsidRPr="00284EE0" w:rsidDel="00334A02">
          <w:rPr>
            <w:rFonts w:ascii="Times New Roman" w:hAnsi="Times New Roman"/>
            <w:color w:val="000000" w:themeColor="text1"/>
            <w:sz w:val="24"/>
            <w:szCs w:val="24"/>
          </w:rPr>
          <w:delText>effect</w:delText>
        </w:r>
        <w:r w:rsidR="00B80D4C" w:rsidRPr="00284EE0" w:rsidDel="00334A02">
          <w:rPr>
            <w:rFonts w:ascii="Times New Roman" w:hAnsi="Times New Roman"/>
            <w:color w:val="000000" w:themeColor="text1"/>
            <w:sz w:val="24"/>
            <w:szCs w:val="24"/>
          </w:rPr>
          <w:delText xml:space="preserve"> of temperature’s deviation from a long-term m</w:delText>
        </w:r>
        <w:r w:rsidR="004455F1" w:rsidRPr="00284EE0" w:rsidDel="00334A02">
          <w:rPr>
            <w:rFonts w:ascii="Times New Roman" w:hAnsi="Times New Roman"/>
            <w:color w:val="000000" w:themeColor="text1"/>
            <w:sz w:val="24"/>
            <w:szCs w:val="24"/>
          </w:rPr>
          <w:delText>ean</w:delText>
        </w:r>
      </w:del>
      <w:ins w:id="516" w:author="Ezzati, Majid" w:date="2018-11-06T06:56:00Z">
        <w:del w:id="517" w:author="Parks, Robbie M" w:date="2018-11-13T17:25:00Z">
          <w:r w:rsidR="00B66E0D" w:rsidRPr="00284EE0" w:rsidDel="00334A02">
            <w:rPr>
              <w:rFonts w:ascii="Times New Roman" w:hAnsi="Times New Roman"/>
              <w:color w:val="000000" w:themeColor="text1"/>
              <w:sz w:val="24"/>
              <w:szCs w:val="24"/>
            </w:rPr>
            <w:delText xml:space="preserve">the </w:delText>
          </w:r>
        </w:del>
        <w:r w:rsidR="00B66E0D" w:rsidRPr="00284EE0">
          <w:rPr>
            <w:rFonts w:ascii="Times New Roman" w:hAnsi="Times New Roman"/>
            <w:color w:val="000000" w:themeColor="text1"/>
            <w:sz w:val="24"/>
            <w:szCs w:val="24"/>
          </w:rPr>
          <w:t xml:space="preserve">above-defined temperature </w:t>
        </w:r>
      </w:ins>
      <w:ins w:id="518" w:author="Ezzati, Majid" w:date="2018-11-06T06:57:00Z">
        <w:r w:rsidR="00B66E0D" w:rsidRPr="00284EE0">
          <w:rPr>
            <w:rFonts w:ascii="Times New Roman" w:hAnsi="Times New Roman"/>
            <w:color w:val="000000" w:themeColor="text1"/>
            <w:sz w:val="24"/>
            <w:szCs w:val="24"/>
          </w:rPr>
          <w:t>anomaly</w:t>
        </w:r>
      </w:ins>
      <w:ins w:id="519" w:author="Ezzati, Majid" w:date="2018-11-06T06:56:00Z">
        <w:r w:rsidR="00B66E0D" w:rsidRPr="00284EE0">
          <w:rPr>
            <w:rFonts w:ascii="Times New Roman" w:hAnsi="Times New Roman"/>
            <w:color w:val="000000" w:themeColor="text1"/>
            <w:sz w:val="24"/>
            <w:szCs w:val="24"/>
          </w:rPr>
          <w:t xml:space="preserve"> </w:t>
        </w:r>
      </w:ins>
      <w:ins w:id="520" w:author="Ezzati, Majid" w:date="2018-11-06T06:57:00Z">
        <w:r w:rsidR="00B66E0D" w:rsidRPr="00284EE0">
          <w:rPr>
            <w:rFonts w:ascii="Times New Roman" w:hAnsi="Times New Roman"/>
            <w:color w:val="000000" w:themeColor="text1"/>
            <w:sz w:val="24"/>
            <w:szCs w:val="24"/>
          </w:rPr>
          <w:t>for each month</w:t>
        </w:r>
      </w:ins>
      <w:ins w:id="521" w:author="Parks, Robbie M" w:date="2018-11-20T17:38:00Z">
        <w:r w:rsidR="00F90541" w:rsidRPr="00284EE0">
          <w:rPr>
            <w:rFonts w:ascii="Times New Roman" w:hAnsi="Times New Roman"/>
            <w:color w:val="000000" w:themeColor="text1"/>
            <w:sz w:val="24"/>
            <w:szCs w:val="24"/>
          </w:rPr>
          <w:t>,</w:t>
        </w:r>
      </w:ins>
      <w:ins w:id="522" w:author="Parks, Robbie M" w:date="2018-11-20T17:41:00Z">
        <w:r w:rsidR="00564890">
          <w:rPr>
            <w:rFonts w:ascii="Times New Roman" w:hAnsi="Times New Roman"/>
            <w:color w:val="000000" w:themeColor="text1"/>
            <w:sz w:val="24"/>
            <w:szCs w:val="24"/>
          </w:rPr>
          <w:t xml:space="preserve"> </w:t>
        </w:r>
        <w:proofErr w:type="spellStart"/>
        <w:r w:rsidR="00564890" w:rsidRPr="00564890">
          <w:rPr>
            <w:rFonts w:ascii="Times New Roman" w:hAnsi="Times New Roman"/>
            <w:color w:val="000000" w:themeColor="text1"/>
            <w:sz w:val="24"/>
            <w:szCs w:val="24"/>
          </w:rPr>
          <w:t>γ·Anomaly</w:t>
        </w:r>
        <w:r w:rsidR="00564890" w:rsidRPr="00564890">
          <w:rPr>
            <w:rFonts w:ascii="Times New Roman" w:hAnsi="Times New Roman"/>
            <w:color w:val="000000" w:themeColor="text1"/>
            <w:sz w:val="24"/>
            <w:szCs w:val="24"/>
            <w:vertAlign w:val="subscript"/>
            <w:rPrChange w:id="523" w:author="Parks, Robbie M" w:date="2018-11-20T17:42:00Z">
              <w:rPr>
                <w:rFonts w:ascii="Times New Roman" w:hAnsi="Times New Roman"/>
                <w:b/>
                <w:color w:val="000000" w:themeColor="text1"/>
                <w:sz w:val="24"/>
                <w:szCs w:val="24"/>
                <w:vertAlign w:val="subscript"/>
              </w:rPr>
            </w:rPrChange>
          </w:rPr>
          <w:t>state-month</w:t>
        </w:r>
        <w:proofErr w:type="spellEnd"/>
        <w:r w:rsidR="00564890">
          <w:rPr>
            <w:rFonts w:ascii="Times New Roman" w:hAnsi="Times New Roman"/>
            <w:color w:val="000000" w:themeColor="text1"/>
            <w:sz w:val="24"/>
            <w:szCs w:val="24"/>
          </w:rPr>
          <w:t>,</w:t>
        </w:r>
      </w:ins>
      <w:ins w:id="524" w:author="Parks, Robbie M" w:date="2018-11-20T17:38:00Z">
        <w:r w:rsidR="00F90541" w:rsidRPr="00284EE0">
          <w:rPr>
            <w:rFonts w:ascii="Times New Roman" w:hAnsi="Times New Roman"/>
            <w:color w:val="000000" w:themeColor="text1"/>
            <w:sz w:val="24"/>
            <w:szCs w:val="24"/>
          </w:rPr>
          <w:t xml:space="preserve"> </w:t>
        </w:r>
        <w:r w:rsidR="001279A6" w:rsidRPr="00284EE0">
          <w:rPr>
            <w:rFonts w:ascii="Times New Roman" w:hAnsi="Times New Roman"/>
            <w:sz w:val="24"/>
            <w:szCs w:val="24"/>
            <w:rPrChange w:id="525" w:author="Parks, Robbie M" w:date="2018-11-20T17:40:00Z">
              <w:rPr/>
            </w:rPrChange>
          </w:rPr>
          <w:t>with the coefficient</w:t>
        </w:r>
      </w:ins>
      <w:ins w:id="526" w:author="Parks, Robbie M" w:date="2018-11-21T09:55:00Z">
        <w:r w:rsidR="00725241">
          <w:rPr>
            <w:rFonts w:ascii="Times New Roman" w:hAnsi="Times New Roman"/>
            <w:sz w:val="24"/>
            <w:szCs w:val="24"/>
          </w:rPr>
          <w:t>s</w:t>
        </w:r>
      </w:ins>
      <w:ins w:id="527" w:author="Parks, Robbie M" w:date="2018-11-20T17:38:00Z">
        <w:r w:rsidR="001279A6" w:rsidRPr="00284EE0">
          <w:rPr>
            <w:rFonts w:ascii="Times New Roman" w:hAnsi="Times New Roman"/>
            <w:sz w:val="24"/>
            <w:szCs w:val="24"/>
            <w:rPrChange w:id="528" w:author="Parks, Robbie M" w:date="2018-11-20T17:40:00Z">
              <w:rPr/>
            </w:rPrChange>
          </w:rPr>
          <w:t xml:space="preserve"> γ representing the logarithm of the rate ratio per 1°C increase in monthly anomaly</w:t>
        </w:r>
      </w:ins>
      <w:ins w:id="529" w:author="Parks, Robbie M" w:date="2018-11-21T09:55:00Z">
        <w:r w:rsidR="00725241">
          <w:rPr>
            <w:rFonts w:ascii="Times New Roman" w:hAnsi="Times New Roman"/>
            <w:sz w:val="24"/>
            <w:szCs w:val="24"/>
          </w:rPr>
          <w:t xml:space="preserve"> for each month</w:t>
        </w:r>
      </w:ins>
      <w:ins w:id="530" w:author="Parks, Robbie M" w:date="2018-11-13T17:25:00Z">
        <w:r w:rsidR="00334A02" w:rsidRPr="00284EE0">
          <w:rPr>
            <w:rFonts w:ascii="Times New Roman" w:hAnsi="Times New Roman"/>
            <w:color w:val="000000" w:themeColor="text1"/>
            <w:sz w:val="24"/>
            <w:szCs w:val="24"/>
          </w:rPr>
          <w:t xml:space="preserve">. </w:t>
        </w:r>
      </w:ins>
      <w:del w:id="531" w:author="Parks, Robbie M" w:date="2018-11-13T17:25:00Z">
        <w:r w:rsidR="001E2DDB" w:rsidRPr="00284EE0" w:rsidDel="00334A02">
          <w:rPr>
            <w:rFonts w:ascii="Times New Roman" w:hAnsi="Times New Roman"/>
            <w:color w:val="000000" w:themeColor="text1"/>
            <w:sz w:val="24"/>
            <w:szCs w:val="24"/>
          </w:rPr>
          <w:delText>.</w:delText>
        </w:r>
        <w:r w:rsidR="008008CC" w:rsidRPr="00284EE0" w:rsidDel="00334A02">
          <w:rPr>
            <w:rFonts w:ascii="Times New Roman" w:hAnsi="Times New Roman"/>
            <w:color w:val="000000" w:themeColor="text1"/>
            <w:sz w:val="24"/>
            <w:szCs w:val="24"/>
          </w:rPr>
          <w:delText xml:space="preserve"> </w:delText>
        </w:r>
      </w:del>
      <w:ins w:id="532" w:author="Ezzati, Majid" w:date="2018-11-06T06:57:00Z">
        <w:del w:id="533" w:author="Parks, Robbie M" w:date="2018-11-13T17:25:00Z">
          <w:r w:rsidR="00B66E0D" w:rsidRPr="00284EE0" w:rsidDel="00334A02">
            <w:rPr>
              <w:rFonts w:ascii="Times New Roman" w:hAnsi="Times New Roman"/>
              <w:color w:val="000000" w:themeColor="text1"/>
              <w:sz w:val="24"/>
              <w:szCs w:val="24"/>
            </w:rPr>
            <w:delText>[[[the coefficient represents the logarithm of rate ratio. We also allo</w:delText>
          </w:r>
        </w:del>
      </w:ins>
      <w:ins w:id="534" w:author="Ezzati, Majid" w:date="2018-11-06T06:58:00Z">
        <w:del w:id="535" w:author="Parks, Robbie M" w:date="2018-11-13T17:25:00Z">
          <w:r w:rsidR="00B66E0D" w:rsidRPr="00284EE0" w:rsidDel="00334A02">
            <w:rPr>
              <w:rFonts w:ascii="Times New Roman" w:hAnsi="Times New Roman"/>
              <w:color w:val="000000" w:themeColor="text1"/>
              <w:sz w:val="24"/>
              <w:szCs w:val="24"/>
            </w:rPr>
            <w:delText>wed this effect to vary smoothly over month</w:delText>
          </w:r>
        </w:del>
      </w:ins>
      <w:ins w:id="536" w:author="Ezzati, Majid" w:date="2018-11-06T06:57:00Z">
        <w:del w:id="537" w:author="Parks, Robbie M" w:date="2018-11-13T17:25:00Z">
          <w:r w:rsidR="00B66E0D" w:rsidRPr="00284EE0" w:rsidDel="00334A02">
            <w:rPr>
              <w:rFonts w:ascii="Times New Roman" w:hAnsi="Times New Roman"/>
              <w:color w:val="000000" w:themeColor="text1"/>
              <w:sz w:val="24"/>
              <w:szCs w:val="24"/>
            </w:rPr>
            <w:delText xml:space="preserve">]]] </w:delText>
          </w:r>
        </w:del>
      </w:ins>
      <w:r w:rsidR="00D95BCB" w:rsidRPr="00284EE0">
        <w:rPr>
          <w:rFonts w:ascii="Times New Roman" w:hAnsi="Times New Roman"/>
          <w:color w:val="000000" w:themeColor="text1"/>
          <w:sz w:val="24"/>
          <w:szCs w:val="24"/>
        </w:rPr>
        <w:t xml:space="preserve">We used a </w:t>
      </w:r>
      <w:r w:rsidR="00B31D70" w:rsidRPr="00284EE0">
        <w:rPr>
          <w:rFonts w:ascii="Times New Roman" w:hAnsi="Times New Roman"/>
          <w:color w:val="000000" w:themeColor="text1"/>
          <w:sz w:val="24"/>
          <w:szCs w:val="24"/>
        </w:rPr>
        <w:t xml:space="preserve">cyclic </w:t>
      </w:r>
      <w:r w:rsidR="00D95BCB" w:rsidRPr="00284EE0">
        <w:rPr>
          <w:rFonts w:ascii="Times New Roman" w:hAnsi="Times New Roman"/>
          <w:color w:val="000000" w:themeColor="text1"/>
          <w:sz w:val="24"/>
          <w:szCs w:val="24"/>
        </w:rPr>
        <w:t xml:space="preserve">random walk structure </w:t>
      </w:r>
      <w:r w:rsidR="004A5D7D" w:rsidRPr="00284EE0">
        <w:rPr>
          <w:rFonts w:ascii="Times New Roman" w:hAnsi="Times New Roman"/>
          <w:color w:val="000000" w:themeColor="text1"/>
          <w:sz w:val="24"/>
          <w:szCs w:val="24"/>
        </w:rPr>
        <w:t>for the anomaly terms</w:t>
      </w:r>
      <w:r w:rsidR="00B31D70" w:rsidRPr="00284EE0">
        <w:rPr>
          <w:rFonts w:ascii="Times New Roman" w:hAnsi="Times New Roman"/>
          <w:color w:val="000000" w:themeColor="text1"/>
          <w:sz w:val="24"/>
          <w:szCs w:val="24"/>
        </w:rPr>
        <w:t xml:space="preserve">, </w:t>
      </w:r>
      <w:r w:rsidR="004A5D7D" w:rsidRPr="00284EE0">
        <w:rPr>
          <w:rFonts w:ascii="Times New Roman" w:hAnsi="Times New Roman"/>
          <w:color w:val="000000" w:themeColor="text1"/>
          <w:sz w:val="24"/>
          <w:szCs w:val="24"/>
        </w:rPr>
        <w:t>allowing December to neighbour January.</w:t>
      </w:r>
      <w:commentRangeEnd w:id="505"/>
      <w:r w:rsidR="00B66E0D" w:rsidRPr="00284EE0">
        <w:rPr>
          <w:rStyle w:val="CommentReference"/>
          <w:rFonts w:ascii="Times New Roman" w:eastAsiaTheme="minorHAnsi" w:hAnsi="Times New Roman"/>
          <w:sz w:val="24"/>
          <w:szCs w:val="24"/>
          <w:rPrChange w:id="538" w:author="Parks, Robbie M" w:date="2018-11-20T17:40:00Z">
            <w:rPr>
              <w:rStyle w:val="CommentReference"/>
              <w:rFonts w:asciiTheme="minorHAnsi" w:eastAsiaTheme="minorHAnsi" w:hAnsiTheme="minorHAnsi" w:cstheme="minorBidi"/>
            </w:rPr>
          </w:rPrChange>
        </w:rPr>
        <w:commentReference w:id="505"/>
      </w:r>
    </w:p>
    <w:p w14:paraId="09C62FF7" w14:textId="77777777" w:rsidR="00360A89" w:rsidRPr="00636C9B" w:rsidRDefault="00360A89" w:rsidP="00D76DF7">
      <w:pPr>
        <w:spacing w:after="0" w:line="480" w:lineRule="auto"/>
        <w:jc w:val="both"/>
        <w:outlineLvl w:val="0"/>
        <w:rPr>
          <w:rFonts w:ascii="Times New Roman" w:hAnsi="Times New Roman"/>
          <w:color w:val="000000" w:themeColor="text1"/>
          <w:sz w:val="24"/>
          <w:szCs w:val="24"/>
        </w:rPr>
      </w:pPr>
    </w:p>
    <w:p w14:paraId="02B5C291" w14:textId="67E36356" w:rsidR="008F6F54" w:rsidRPr="006C11D1" w:rsidRDefault="00520742" w:rsidP="00860F96">
      <w:pPr>
        <w:spacing w:after="0" w:line="480" w:lineRule="auto"/>
        <w:jc w:val="both"/>
        <w:outlineLvl w:val="0"/>
        <w:rPr>
          <w:ins w:id="539" w:author="Parks, Robbie M" w:date="2018-11-13T14:50:00Z"/>
          <w:rFonts w:ascii="Times New Roman" w:hAnsi="Times New Roman"/>
          <w:color w:val="000000" w:themeColor="text1"/>
          <w:sz w:val="24"/>
          <w:szCs w:val="24"/>
          <w:lang w:val="en-US"/>
          <w:rPrChange w:id="540" w:author="Parks, Robbie M" w:date="2018-11-21T09:57:00Z">
            <w:rPr>
              <w:ins w:id="541" w:author="Parks, Robbie M" w:date="2018-11-13T14:50:00Z"/>
              <w:rFonts w:ascii="Times New Roman" w:hAnsi="Times New Roman"/>
              <w:color w:val="000000" w:themeColor="text1"/>
              <w:sz w:val="24"/>
              <w:szCs w:val="24"/>
            </w:rPr>
          </w:rPrChange>
        </w:rPr>
      </w:pPr>
      <w:r w:rsidRPr="00636C9B">
        <w:rPr>
          <w:rFonts w:ascii="Times New Roman" w:hAnsi="Times New Roman"/>
          <w:color w:val="000000" w:themeColor="text1"/>
          <w:sz w:val="24"/>
          <w:szCs w:val="24"/>
        </w:rPr>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ins w:id="542" w:author="Parks, Robbie M" w:date="2018-11-13T17:11:00Z">
        <w:r w:rsidR="00D861CC">
          <w:rPr>
            <w:rFonts w:ascii="Times New Roman" w:hAnsi="Times New Roman"/>
            <w:color w:val="000000" w:themeColor="text1"/>
            <w:sz w:val="24"/>
            <w:szCs w:val="24"/>
          </w:rPr>
          <w:t xml:space="preserve">type of </w:t>
        </w:r>
      </w:ins>
      <w:del w:id="543" w:author="Ezzati, Majid" w:date="2018-11-06T06:58:00Z">
        <w:r w:rsidRPr="00636C9B" w:rsidDel="00B66E0D">
          <w:rPr>
            <w:rFonts w:ascii="Times New Roman" w:hAnsi="Times New Roman"/>
            <w:color w:val="000000" w:themeColor="text1"/>
            <w:sz w:val="24"/>
            <w:szCs w:val="24"/>
          </w:rPr>
          <w:delText xml:space="preserve">combination of </w:delText>
        </w:r>
      </w:del>
      <w:commentRangeStart w:id="544"/>
      <w:r w:rsidRPr="00636C9B">
        <w:rPr>
          <w:rFonts w:ascii="Times New Roman" w:hAnsi="Times New Roman"/>
          <w:color w:val="000000" w:themeColor="text1"/>
          <w:sz w:val="24"/>
          <w:szCs w:val="24"/>
        </w:rPr>
        <w:t>injury</w:t>
      </w:r>
      <w:del w:id="545" w:author="Parks, Robbie M" w:date="2018-11-20T17:39:00Z">
        <w:r w:rsidRPr="00636C9B" w:rsidDel="00A14613">
          <w:rPr>
            <w:rFonts w:ascii="Times New Roman" w:hAnsi="Times New Roman"/>
            <w:color w:val="000000" w:themeColor="text1"/>
            <w:sz w:val="24"/>
            <w:szCs w:val="24"/>
          </w:rPr>
          <w:delText xml:space="preserve"> </w:delText>
        </w:r>
      </w:del>
      <w:del w:id="546" w:author="Parks, Robbie M" w:date="2018-11-13T17:11:00Z">
        <w:r w:rsidRPr="00636C9B" w:rsidDel="004610E6">
          <w:rPr>
            <w:rFonts w:ascii="Times New Roman" w:hAnsi="Times New Roman"/>
            <w:color w:val="000000" w:themeColor="text1"/>
            <w:sz w:val="24"/>
            <w:szCs w:val="24"/>
          </w:rPr>
          <w:delText>category</w:delText>
        </w:r>
        <w:commentRangeEnd w:id="544"/>
        <w:r w:rsidR="00B66E0D" w:rsidDel="004610E6">
          <w:rPr>
            <w:rStyle w:val="CommentReference"/>
            <w:rFonts w:asciiTheme="minorHAnsi" w:eastAsiaTheme="minorHAnsi" w:hAnsiTheme="minorHAnsi" w:cstheme="minorBidi"/>
          </w:rPr>
          <w:commentReference w:id="544"/>
        </w:r>
      </w:del>
      <w:r w:rsidRPr="00636C9B">
        <w:rPr>
          <w:rFonts w:ascii="Times New Roman" w:hAnsi="Times New Roman"/>
          <w:color w:val="000000" w:themeColor="text1"/>
          <w:sz w:val="24"/>
          <w:szCs w:val="24"/>
        </w:rPr>
        <w:t xml:space="preserve">, age group, and sex. </w:t>
      </w:r>
      <w:ins w:id="547" w:author="Parks, Robbie M" w:date="2018-11-13T14:50:00Z">
        <w:r w:rsidR="00A86D9D" w:rsidRPr="00A86D9D">
          <w:rPr>
            <w:rFonts w:ascii="Times New Roman" w:hAnsi="Times New Roman"/>
            <w:color w:val="000000" w:themeColor="text1"/>
            <w:sz w:val="24"/>
            <w:szCs w:val="24"/>
            <w:lang w:val="en-US"/>
          </w:rPr>
          <w:t>We fitted the models using integrated nested Laplace approximation (INLA), using the R-INLA software, which offers orders of magnitude of computational efficiency improvement in Bayesian inference compared to traditional MCMC for latent Gaussian models.</w:t>
        </w:r>
      </w:ins>
      <w:ins w:id="548" w:author="Parks, Robbie M" w:date="2018-11-13T17:29:00Z">
        <w:r w:rsidR="0065029D">
          <w:rPr>
            <w:rFonts w:ascii="Times New Roman" w:hAnsi="Times New Roman"/>
            <w:color w:val="000000" w:themeColor="text1"/>
            <w:sz w:val="24"/>
            <w:szCs w:val="24"/>
            <w:lang w:val="en-US"/>
          </w:rPr>
          <w:fldChar w:fldCharType="begin" w:fldLock="1"/>
        </w:r>
      </w:ins>
      <w:r w:rsidR="00067038">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22&lt;/sup&gt;","plainTextFormattedCitation":"22","previouslyFormattedCitation":"&lt;sup&gt;22&lt;/sup&gt;"},"properties":{"noteIndex":0},"schema":"https://github.com/citation-style-language/schema/raw/master/csl-citation.json"}</w:instrText>
      </w:r>
      <w:r w:rsidR="0065029D">
        <w:rPr>
          <w:rFonts w:ascii="Times New Roman" w:hAnsi="Times New Roman"/>
          <w:color w:val="000000" w:themeColor="text1"/>
          <w:sz w:val="24"/>
          <w:szCs w:val="24"/>
          <w:lang w:val="en-US"/>
        </w:rPr>
        <w:fldChar w:fldCharType="separate"/>
      </w:r>
      <w:r w:rsidR="001B0FEB" w:rsidRPr="001B0FEB">
        <w:rPr>
          <w:rFonts w:ascii="Times New Roman" w:hAnsi="Times New Roman"/>
          <w:noProof/>
          <w:color w:val="000000" w:themeColor="text1"/>
          <w:sz w:val="24"/>
          <w:szCs w:val="24"/>
          <w:vertAlign w:val="superscript"/>
          <w:lang w:val="en-US"/>
        </w:rPr>
        <w:t>22</w:t>
      </w:r>
      <w:ins w:id="549" w:author="Parks, Robbie M" w:date="2018-11-13T17:29:00Z">
        <w:r w:rsidR="0065029D">
          <w:rPr>
            <w:rFonts w:ascii="Times New Roman" w:hAnsi="Times New Roman"/>
            <w:color w:val="000000" w:themeColor="text1"/>
            <w:sz w:val="24"/>
            <w:szCs w:val="24"/>
            <w:lang w:val="en-US"/>
          </w:rPr>
          <w:fldChar w:fldCharType="end"/>
        </w:r>
      </w:ins>
      <w:ins w:id="550" w:author="Parks, Robbie M" w:date="2018-11-13T14:50:00Z">
        <w:r w:rsidR="00A86D9D" w:rsidRPr="00A86D9D">
          <w:rPr>
            <w:rFonts w:ascii="Times New Roman" w:hAnsi="Times New Roman"/>
            <w:color w:val="000000" w:themeColor="text1"/>
            <w:sz w:val="24"/>
            <w:szCs w:val="24"/>
            <w:lang w:val="en-US"/>
          </w:rPr>
          <w:t xml:space="preserve"> As in previous wor</w:t>
        </w:r>
        <w:r w:rsidR="00A86D9D">
          <w:rPr>
            <w:rFonts w:ascii="Times New Roman" w:hAnsi="Times New Roman"/>
            <w:color w:val="000000" w:themeColor="text1"/>
            <w:sz w:val="24"/>
            <w:szCs w:val="24"/>
            <w:lang w:val="en-US"/>
          </w:rPr>
          <w:t>k</w:t>
        </w:r>
        <w:r w:rsidR="00A86D9D" w:rsidRPr="00A86D9D">
          <w:rPr>
            <w:rFonts w:ascii="Times New Roman" w:hAnsi="Times New Roman"/>
            <w:color w:val="000000" w:themeColor="text1"/>
            <w:sz w:val="24"/>
            <w:szCs w:val="24"/>
            <w:lang w:val="en-US"/>
          </w:rPr>
          <w:t>,</w:t>
        </w:r>
      </w:ins>
      <w:ins w:id="551" w:author="Parks, Robbie M" w:date="2018-11-13T17:08:00Z">
        <w:r w:rsidR="003B2A22">
          <w:rPr>
            <w:rFonts w:ascii="Times New Roman" w:hAnsi="Times New Roman"/>
            <w:color w:val="000000" w:themeColor="text1"/>
            <w:sz w:val="24"/>
            <w:szCs w:val="24"/>
            <w:lang w:val="en-US"/>
          </w:rPr>
          <w:fldChar w:fldCharType="begin" w:fldLock="1"/>
        </w:r>
      </w:ins>
      <w:r w:rsidR="00067038">
        <w:rPr>
          <w:rFonts w:ascii="Times New Roman" w:hAnsi="Times New Roman"/>
          <w:color w:val="000000" w:themeColor="text1"/>
          <w:sz w:val="24"/>
          <w:szCs w:val="24"/>
          <w:lang w:val="en-US"/>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c997f34a-3793-435a-b541-4b22b6ba5053"]}],"mendeley":{"formattedCitation":"&lt;sup&gt;23&lt;/sup&gt;","plainTextFormattedCitation":"23","previouslyFormattedCitation":"&lt;sup&gt;23&lt;/sup&gt;"},"properties":{"noteIndex":0},"schema":"https://github.com/citation-style-language/schema/raw/master/csl-citation.json"}</w:instrText>
      </w:r>
      <w:r w:rsidR="003B2A22">
        <w:rPr>
          <w:rFonts w:ascii="Times New Roman" w:hAnsi="Times New Roman"/>
          <w:color w:val="000000" w:themeColor="text1"/>
          <w:sz w:val="24"/>
          <w:szCs w:val="24"/>
          <w:lang w:val="en-US"/>
        </w:rPr>
        <w:fldChar w:fldCharType="separate"/>
      </w:r>
      <w:r w:rsidR="001B0FEB" w:rsidRPr="001B0FEB">
        <w:rPr>
          <w:rFonts w:ascii="Times New Roman" w:hAnsi="Times New Roman"/>
          <w:noProof/>
          <w:color w:val="000000" w:themeColor="text1"/>
          <w:sz w:val="24"/>
          <w:szCs w:val="24"/>
          <w:vertAlign w:val="superscript"/>
          <w:lang w:val="en-US"/>
        </w:rPr>
        <w:t>23</w:t>
      </w:r>
      <w:ins w:id="552" w:author="Parks, Robbie M" w:date="2018-11-13T17:08:00Z">
        <w:r w:rsidR="003B2A22">
          <w:rPr>
            <w:rFonts w:ascii="Times New Roman" w:hAnsi="Times New Roman"/>
            <w:color w:val="000000" w:themeColor="text1"/>
            <w:sz w:val="24"/>
            <w:szCs w:val="24"/>
            <w:lang w:val="en-US"/>
          </w:rPr>
          <w:fldChar w:fldCharType="end"/>
        </w:r>
      </w:ins>
      <w:ins w:id="553" w:author="Parks, Robbie M" w:date="2018-11-13T14:50:00Z">
        <w:r w:rsidR="003B2A22">
          <w:rPr>
            <w:rFonts w:ascii="Times New Roman" w:hAnsi="Times New Roman"/>
            <w:color w:val="000000" w:themeColor="text1"/>
            <w:sz w:val="24"/>
            <w:szCs w:val="24"/>
            <w:lang w:val="en-US"/>
          </w:rPr>
          <w:t xml:space="preserve"> </w:t>
        </w:r>
        <w:r w:rsidR="00A86D9D" w:rsidRPr="00A86D9D">
          <w:rPr>
            <w:rFonts w:ascii="Times New Roman" w:hAnsi="Times New Roman"/>
            <w:color w:val="000000" w:themeColor="text1"/>
            <w:sz w:val="24"/>
            <w:szCs w:val="24"/>
            <w:lang w:val="en-US"/>
          </w:rPr>
          <w:t xml:space="preserve">weakly informative hyper-priors of </w:t>
        </w:r>
        <w:commentRangeStart w:id="554"/>
        <w:proofErr w:type="spellStart"/>
        <w:r w:rsidR="00A86D9D" w:rsidRPr="00A86D9D">
          <w:rPr>
            <w:rFonts w:ascii="Times New Roman" w:hAnsi="Times New Roman"/>
            <w:color w:val="000000" w:themeColor="text1"/>
            <w:sz w:val="24"/>
            <w:szCs w:val="24"/>
            <w:lang w:val="en-US"/>
          </w:rPr>
          <w:t>logGamma</w:t>
        </w:r>
        <w:proofErr w:type="spellEnd"/>
        <w:r w:rsidR="00A86D9D" w:rsidRPr="00A86D9D">
          <w:rPr>
            <w:rFonts w:ascii="Times New Roman" w:hAnsi="Times New Roman"/>
            <w:color w:val="000000" w:themeColor="text1"/>
            <w:sz w:val="24"/>
            <w:szCs w:val="24"/>
            <w:lang w:val="en-US"/>
          </w:rPr>
          <w:t>(1, 0</w:t>
        </w:r>
      </w:ins>
      <w:ins w:id="555" w:author="Parks, Robbie M" w:date="2018-11-13T17:06:00Z">
        <w:r w:rsidR="0016077E">
          <w:rPr>
            <w:rFonts w:ascii="Times New Roman" w:hAnsi="Times New Roman"/>
            <w:color w:val="000000" w:themeColor="text1"/>
            <w:sz w:val="24"/>
            <w:szCs w:val="24"/>
            <w:lang w:val="en-US"/>
          </w:rPr>
          <w:t>.0</w:t>
        </w:r>
      </w:ins>
      <w:ins w:id="556" w:author="Parks, Robbie M" w:date="2018-11-13T14:50:00Z">
        <w:r w:rsidR="00A86D9D" w:rsidRPr="00A86D9D">
          <w:rPr>
            <w:rFonts w:ascii="Times New Roman" w:hAnsi="Times New Roman"/>
            <w:color w:val="000000" w:themeColor="text1"/>
            <w:sz w:val="24"/>
            <w:szCs w:val="24"/>
            <w:lang w:val="en-US"/>
          </w:rPr>
          <w:t xml:space="preserve">001) </w:t>
        </w:r>
      </w:ins>
      <w:commentRangeEnd w:id="554"/>
      <w:ins w:id="557" w:author="Parks, Robbie M" w:date="2018-11-26T11:22:00Z">
        <w:r w:rsidR="00933C2F">
          <w:rPr>
            <w:rStyle w:val="CommentReference"/>
            <w:rFonts w:asciiTheme="minorHAnsi" w:eastAsiaTheme="minorHAnsi" w:hAnsiTheme="minorHAnsi" w:cstheme="minorBidi"/>
          </w:rPr>
          <w:commentReference w:id="554"/>
        </w:r>
      </w:ins>
      <w:ins w:id="558" w:author="Parks, Robbie M" w:date="2018-11-13T14:50:00Z">
        <w:r w:rsidR="00A86D9D" w:rsidRPr="00A86D9D">
          <w:rPr>
            <w:rFonts w:ascii="Times New Roman" w:hAnsi="Times New Roman"/>
            <w:color w:val="000000" w:themeColor="text1"/>
            <w:sz w:val="24"/>
            <w:szCs w:val="24"/>
            <w:lang w:val="en-US"/>
          </w:rPr>
          <w:t>were specified on the logarithm of the precisions of the random effects so that the parameter estimates were data driven.</w:t>
        </w:r>
      </w:ins>
    </w:p>
    <w:p w14:paraId="4F52C000" w14:textId="67DF4ED5" w:rsidR="00860F96" w:rsidRPr="00636C9B" w:rsidDel="006C11D1" w:rsidRDefault="00360A89" w:rsidP="00860F96">
      <w:pPr>
        <w:spacing w:after="0" w:line="480" w:lineRule="auto"/>
        <w:jc w:val="both"/>
        <w:outlineLvl w:val="0"/>
        <w:rPr>
          <w:del w:id="559" w:author="Parks, Robbie M" w:date="2018-11-21T09:57:00Z"/>
          <w:rFonts w:ascii="Times New Roman" w:hAnsi="Times New Roman"/>
          <w:color w:val="000000" w:themeColor="text1"/>
          <w:sz w:val="24"/>
          <w:szCs w:val="24"/>
        </w:rPr>
      </w:pPr>
      <w:del w:id="560" w:author="Parks, Robbie M" w:date="2018-11-13T14:50:00Z">
        <w:r w:rsidRPr="00636C9B" w:rsidDel="00A86D9D">
          <w:rPr>
            <w:rFonts w:ascii="Times New Roman" w:hAnsi="Times New Roman"/>
            <w:color w:val="000000" w:themeColor="text1"/>
            <w:sz w:val="24"/>
            <w:szCs w:val="24"/>
          </w:rPr>
          <w:delText xml:space="preserve">We </w:delText>
        </w:r>
        <w:commentRangeStart w:id="561"/>
        <w:r w:rsidR="0072641F" w:rsidRPr="00636C9B" w:rsidDel="00A86D9D">
          <w:rPr>
            <w:rFonts w:ascii="Times New Roman" w:hAnsi="Times New Roman"/>
            <w:color w:val="000000" w:themeColor="text1"/>
            <w:sz w:val="24"/>
            <w:szCs w:val="24"/>
          </w:rPr>
          <w:delText>performed the Bayesian inference</w:delText>
        </w:r>
        <w:commentRangeEnd w:id="561"/>
        <w:r w:rsidR="00B66E0D" w:rsidDel="00A86D9D">
          <w:rPr>
            <w:rStyle w:val="CommentReference"/>
            <w:rFonts w:asciiTheme="minorHAnsi" w:eastAsiaTheme="minorHAnsi" w:hAnsiTheme="minorHAnsi" w:cstheme="minorBidi"/>
          </w:rPr>
          <w:commentReference w:id="561"/>
        </w:r>
        <w:r w:rsidRPr="00636C9B" w:rsidDel="00A86D9D">
          <w:rPr>
            <w:rFonts w:ascii="Times New Roman" w:hAnsi="Times New Roman"/>
            <w:color w:val="000000" w:themeColor="text1"/>
            <w:sz w:val="24"/>
            <w:szCs w:val="24"/>
          </w:rPr>
          <w:delText xml:space="preserve"> using Integrated Nested Laplace A</w:delText>
        </w:r>
        <w:r w:rsidR="0072641F" w:rsidRPr="00636C9B" w:rsidDel="00A86D9D">
          <w:rPr>
            <w:rFonts w:ascii="Times New Roman" w:hAnsi="Times New Roman"/>
            <w:color w:val="000000" w:themeColor="text1"/>
            <w:sz w:val="24"/>
            <w:szCs w:val="24"/>
          </w:rPr>
          <w:delText>pproximation (INLA)</w:delText>
        </w:r>
        <w:r w:rsidR="00464B7F" w:rsidRPr="00636C9B" w:rsidDel="00A86D9D">
          <w:rPr>
            <w:rFonts w:ascii="Times New Roman" w:hAnsi="Times New Roman"/>
            <w:color w:val="000000" w:themeColor="text1"/>
            <w:sz w:val="24"/>
            <w:szCs w:val="24"/>
          </w:rPr>
          <w:delText>,</w:delText>
        </w:r>
        <w:r w:rsidR="0072641F" w:rsidRPr="00636C9B" w:rsidDel="00A86D9D">
          <w:rPr>
            <w:rFonts w:ascii="Times New Roman" w:hAnsi="Times New Roman"/>
            <w:color w:val="000000" w:themeColor="text1"/>
            <w:sz w:val="24"/>
            <w:szCs w:val="24"/>
          </w:rPr>
          <w:delText xml:space="preserve"> </w:delText>
        </w:r>
        <w:r w:rsidR="00860F96" w:rsidRPr="00636C9B" w:rsidDel="00A86D9D">
          <w:rPr>
            <w:rFonts w:ascii="Times New Roman" w:hAnsi="Times New Roman"/>
            <w:color w:val="000000" w:themeColor="text1"/>
            <w:sz w:val="24"/>
            <w:szCs w:val="24"/>
          </w:rPr>
          <w:delText xml:space="preserve">using the R-INLA in </w:delText>
        </w:r>
        <w:r w:rsidR="00464B7F" w:rsidRPr="00636C9B" w:rsidDel="00A86D9D">
          <w:rPr>
            <w:rFonts w:ascii="Times New Roman" w:hAnsi="Times New Roman"/>
            <w:color w:val="000000" w:themeColor="text1"/>
            <w:sz w:val="24"/>
            <w:szCs w:val="24"/>
          </w:rPr>
          <w:delText xml:space="preserve">statistical program </w:delText>
        </w:r>
        <w:r w:rsidR="00860F96" w:rsidRPr="00636C9B" w:rsidDel="00A86D9D">
          <w:rPr>
            <w:rFonts w:ascii="Times New Roman" w:hAnsi="Times New Roman"/>
            <w:color w:val="000000" w:themeColor="text1"/>
            <w:sz w:val="24"/>
            <w:szCs w:val="24"/>
          </w:rPr>
          <w:delText>R.</w:delText>
        </w:r>
        <w:r w:rsidR="00464B7F" w:rsidRPr="00636C9B" w:rsidDel="00A86D9D">
          <w:rPr>
            <w:rFonts w:ascii="Times New Roman" w:hAnsi="Times New Roman"/>
            <w:color w:val="000000" w:themeColor="text1"/>
            <w:sz w:val="24"/>
            <w:szCs w:val="24"/>
          </w:rPr>
          <w:fldChar w:fldCharType="begin" w:fldLock="1"/>
        </w:r>
        <w:r w:rsidR="001B365D" w:rsidRPr="00636C9B" w:rsidDel="00A86D9D">
          <w:rPr>
            <w:rFonts w:ascii="Times New Roman" w:hAnsi="Times New Roman"/>
            <w:color w:val="000000" w:themeColor="text1"/>
            <w:sz w:val="24"/>
            <w:szCs w:val="24"/>
          </w:rPr>
          <w:del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25&lt;/sup&gt;","plainTextFormattedCitation":"25","previouslyFormattedCitation":"&lt;sup&gt;25&lt;/sup&gt;"},"properties":{"noteIndex":0},"schema":"https://github.com/citation-style-language/schema/raw/master/csl-citation.json"}</w:delInstrText>
        </w:r>
        <w:r w:rsidR="00464B7F" w:rsidRPr="00636C9B" w:rsidDel="00A86D9D">
          <w:rPr>
            <w:rFonts w:ascii="Times New Roman" w:hAnsi="Times New Roman"/>
            <w:color w:val="000000" w:themeColor="text1"/>
            <w:sz w:val="24"/>
            <w:szCs w:val="24"/>
          </w:rPr>
          <w:fldChar w:fldCharType="separate"/>
        </w:r>
        <w:r w:rsidR="00047A51" w:rsidRPr="00636C9B" w:rsidDel="00A86D9D">
          <w:rPr>
            <w:rFonts w:ascii="Times New Roman" w:hAnsi="Times New Roman"/>
            <w:noProof/>
            <w:color w:val="000000" w:themeColor="text1"/>
            <w:sz w:val="24"/>
            <w:szCs w:val="24"/>
            <w:vertAlign w:val="superscript"/>
          </w:rPr>
          <w:delText>25</w:delText>
        </w:r>
        <w:r w:rsidR="00464B7F" w:rsidRPr="00636C9B" w:rsidDel="00A86D9D">
          <w:rPr>
            <w:rFonts w:ascii="Times New Roman" w:hAnsi="Times New Roman"/>
            <w:color w:val="000000" w:themeColor="text1"/>
            <w:sz w:val="24"/>
            <w:szCs w:val="24"/>
          </w:rPr>
          <w:fldChar w:fldCharType="end"/>
        </w:r>
        <w:r w:rsidR="00860F96" w:rsidRPr="00636C9B" w:rsidDel="00A86D9D">
          <w:rPr>
            <w:rFonts w:ascii="Times New Roman" w:hAnsi="Times New Roman"/>
            <w:color w:val="000000" w:themeColor="text1"/>
            <w:sz w:val="24"/>
            <w:szCs w:val="24"/>
          </w:rPr>
          <w:delText xml:space="preserve"> </w:delText>
        </w:r>
      </w:del>
      <w:del w:id="562" w:author="Parks, Robbie M" w:date="2018-11-21T09:57:00Z">
        <w:r w:rsidR="00860F96" w:rsidRPr="00636C9B" w:rsidDel="006C11D1">
          <w:rPr>
            <w:rFonts w:ascii="Times New Roman" w:hAnsi="Times New Roman"/>
            <w:color w:val="000000" w:themeColor="text1"/>
            <w:sz w:val="24"/>
            <w:szCs w:val="24"/>
          </w:rPr>
          <w:delText xml:space="preserve">We </w:delText>
        </w:r>
      </w:del>
      <w:commentRangeStart w:id="563"/>
      <w:del w:id="564" w:author="Parks, Robbie M" w:date="2018-11-13T14:46:00Z">
        <w:r w:rsidR="00860F96" w:rsidRPr="00636C9B" w:rsidDel="00047AE4">
          <w:rPr>
            <w:rFonts w:ascii="Times New Roman" w:hAnsi="Times New Roman"/>
            <w:color w:val="000000" w:themeColor="text1"/>
            <w:sz w:val="24"/>
            <w:szCs w:val="24"/>
          </w:rPr>
          <w:delText>collected</w:delText>
        </w:r>
        <w:commentRangeEnd w:id="563"/>
        <w:r w:rsidR="00B66E0D" w:rsidDel="00047AE4">
          <w:rPr>
            <w:rStyle w:val="CommentReference"/>
            <w:rFonts w:asciiTheme="minorHAnsi" w:eastAsiaTheme="minorHAnsi" w:hAnsiTheme="minorHAnsi" w:cstheme="minorBidi"/>
          </w:rPr>
          <w:commentReference w:id="563"/>
        </w:r>
        <w:r w:rsidR="00860F96" w:rsidRPr="00636C9B" w:rsidDel="00047AE4">
          <w:rPr>
            <w:rFonts w:ascii="Times New Roman" w:hAnsi="Times New Roman"/>
            <w:color w:val="000000" w:themeColor="text1"/>
            <w:sz w:val="24"/>
            <w:szCs w:val="24"/>
          </w:rPr>
          <w:delText xml:space="preserve"> </w:delText>
        </w:r>
      </w:del>
      <w:del w:id="565" w:author="Parks, Robbie M" w:date="2018-11-21T09:57:00Z">
        <w:r w:rsidR="00D37EEA" w:rsidRPr="00636C9B" w:rsidDel="006C11D1">
          <w:rPr>
            <w:rFonts w:ascii="Times New Roman" w:hAnsi="Times New Roman"/>
            <w:color w:val="000000" w:themeColor="text1"/>
            <w:sz w:val="24"/>
            <w:szCs w:val="24"/>
          </w:rPr>
          <w:delText>5000 draws from the posterior marginal of each month</w:delText>
        </w:r>
        <w:r w:rsidR="00431E3F" w:rsidRPr="00636C9B" w:rsidDel="006C11D1">
          <w:rPr>
            <w:rFonts w:ascii="Times New Roman" w:hAnsi="Times New Roman"/>
            <w:color w:val="000000" w:themeColor="text1"/>
            <w:sz w:val="24"/>
            <w:szCs w:val="24"/>
          </w:rPr>
          <w:delText>’s temperature anomaly</w:delText>
        </w:r>
        <w:r w:rsidR="00D37EEA" w:rsidRPr="00636C9B" w:rsidDel="006C11D1">
          <w:rPr>
            <w:rFonts w:ascii="Times New Roman" w:hAnsi="Times New Roman"/>
            <w:color w:val="000000" w:themeColor="text1"/>
            <w:sz w:val="24"/>
            <w:szCs w:val="24"/>
          </w:rPr>
          <w:delText xml:space="preserve"> </w:delText>
        </w:r>
        <w:r w:rsidR="00860F96" w:rsidRPr="00636C9B" w:rsidDel="006C11D1">
          <w:rPr>
            <w:rFonts w:ascii="Times New Roman" w:hAnsi="Times New Roman"/>
            <w:color w:val="000000" w:themeColor="text1"/>
            <w:sz w:val="24"/>
            <w:szCs w:val="24"/>
          </w:rPr>
          <w:delText>term</w:delText>
        </w:r>
        <w:r w:rsidR="00724680" w:rsidRPr="00636C9B" w:rsidDel="006C11D1">
          <w:rPr>
            <w:rFonts w:ascii="Times New Roman" w:hAnsi="Times New Roman"/>
            <w:color w:val="000000" w:themeColor="text1"/>
            <w:sz w:val="24"/>
            <w:szCs w:val="24"/>
          </w:rPr>
          <w:delText>.</w:delText>
        </w:r>
        <w:r w:rsidR="00BB30EA" w:rsidRPr="00636C9B" w:rsidDel="006C11D1">
          <w:rPr>
            <w:rFonts w:ascii="Times New Roman" w:hAnsi="Times New Roman"/>
            <w:color w:val="000000" w:themeColor="text1"/>
            <w:sz w:val="24"/>
            <w:szCs w:val="24"/>
          </w:rPr>
          <w:delText xml:space="preserve"> </w:delText>
        </w:r>
        <w:r w:rsidR="001734E9" w:rsidRPr="00636C9B" w:rsidDel="006C11D1">
          <w:rPr>
            <w:rFonts w:ascii="Times New Roman" w:hAnsi="Times New Roman"/>
            <w:color w:val="000000" w:themeColor="text1"/>
            <w:sz w:val="24"/>
            <w:szCs w:val="24"/>
          </w:rPr>
          <w:delText>The reported 95% credible intervals are given by the 2.5</w:delText>
        </w:r>
        <w:r w:rsidR="001734E9" w:rsidRPr="00636C9B" w:rsidDel="006C11D1">
          <w:rPr>
            <w:rFonts w:ascii="Times New Roman" w:hAnsi="Times New Roman"/>
            <w:color w:val="000000" w:themeColor="text1"/>
            <w:sz w:val="24"/>
            <w:szCs w:val="24"/>
            <w:vertAlign w:val="superscript"/>
          </w:rPr>
          <w:delText>th</w:delText>
        </w:r>
        <w:r w:rsidR="001734E9" w:rsidRPr="00636C9B" w:rsidDel="006C11D1">
          <w:rPr>
            <w:rFonts w:ascii="Times New Roman" w:hAnsi="Times New Roman"/>
            <w:color w:val="000000" w:themeColor="text1"/>
            <w:sz w:val="24"/>
            <w:szCs w:val="24"/>
          </w:rPr>
          <w:delText xml:space="preserve"> to 97.5</w:delText>
        </w:r>
        <w:r w:rsidR="001734E9" w:rsidRPr="00636C9B" w:rsidDel="006C11D1">
          <w:rPr>
            <w:rFonts w:ascii="Times New Roman" w:hAnsi="Times New Roman"/>
            <w:color w:val="000000" w:themeColor="text1"/>
            <w:sz w:val="24"/>
            <w:szCs w:val="24"/>
            <w:vertAlign w:val="superscript"/>
          </w:rPr>
          <w:delText>th</w:delText>
        </w:r>
        <w:r w:rsidR="001734E9" w:rsidRPr="00636C9B" w:rsidDel="006C11D1">
          <w:rPr>
            <w:rFonts w:ascii="Times New Roman" w:hAnsi="Times New Roman"/>
            <w:color w:val="000000" w:themeColor="text1"/>
            <w:sz w:val="24"/>
            <w:szCs w:val="24"/>
          </w:rPr>
          <w:delText xml:space="preserve"> percentiles of the posterior distribution </w:delText>
        </w:r>
        <w:r w:rsidR="006965AD" w:rsidRPr="00636C9B" w:rsidDel="006C11D1">
          <w:rPr>
            <w:rFonts w:ascii="Times New Roman" w:hAnsi="Times New Roman"/>
            <w:color w:val="000000" w:themeColor="text1"/>
            <w:sz w:val="24"/>
            <w:szCs w:val="24"/>
          </w:rPr>
          <w:delText xml:space="preserve">of </w:delText>
        </w:r>
        <w:r w:rsidR="001734E9" w:rsidRPr="00636C9B" w:rsidDel="006C11D1">
          <w:rPr>
            <w:rFonts w:ascii="Times New Roman" w:hAnsi="Times New Roman"/>
            <w:color w:val="000000" w:themeColor="text1"/>
            <w:sz w:val="24"/>
            <w:szCs w:val="24"/>
          </w:rPr>
          <w:delText>additional deat</w:delText>
        </w:r>
        <w:r w:rsidR="00957F97" w:rsidRPr="00636C9B" w:rsidDel="006C11D1">
          <w:rPr>
            <w:rFonts w:ascii="Times New Roman" w:hAnsi="Times New Roman"/>
            <w:color w:val="000000" w:themeColor="text1"/>
            <w:sz w:val="24"/>
            <w:szCs w:val="24"/>
          </w:rPr>
          <w:delText>hs and excess risk</w:delText>
        </w:r>
        <w:r w:rsidR="001734E9" w:rsidRPr="00636C9B" w:rsidDel="006C11D1">
          <w:rPr>
            <w:rFonts w:ascii="Times New Roman" w:hAnsi="Times New Roman"/>
            <w:color w:val="000000" w:themeColor="text1"/>
            <w:sz w:val="24"/>
            <w:szCs w:val="24"/>
          </w:rPr>
          <w:delText>.</w:delText>
        </w:r>
      </w:del>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03F36848"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world</w:t>
      </w:r>
    </w:p>
    <w:p w14:paraId="648FF79F" w14:textId="77777777" w:rsidR="006C11D1" w:rsidRDefault="00782C8F" w:rsidP="00004B84">
      <w:pPr>
        <w:spacing w:after="0" w:line="480" w:lineRule="auto"/>
        <w:jc w:val="both"/>
        <w:outlineLvl w:val="0"/>
        <w:rPr>
          <w:ins w:id="566" w:author="Parks, Robbie M" w:date="2018-11-21T09:57:00Z"/>
          <w:rFonts w:ascii="Times New Roman" w:hAnsi="Times New Roman"/>
          <w:color w:val="000000" w:themeColor="text1"/>
          <w:sz w:val="24"/>
          <w:szCs w:val="24"/>
        </w:rPr>
      </w:pPr>
      <w:commentRangeStart w:id="567"/>
      <w:r w:rsidRPr="00636C9B">
        <w:rPr>
          <w:rFonts w:ascii="Times New Roman" w:hAnsi="Times New Roman"/>
          <w:color w:val="000000" w:themeColor="text1"/>
          <w:sz w:val="24"/>
          <w:szCs w:val="24"/>
        </w:rPr>
        <w:t>W</w:t>
      </w:r>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 xml:space="preserve">calculated </w:t>
      </w:r>
      <w:del w:id="568" w:author="Ezzati, Majid" w:date="2018-11-06T06:59:00Z">
        <w:r w:rsidR="00093E1B" w:rsidRPr="00636C9B" w:rsidDel="00B66E0D">
          <w:rPr>
            <w:rFonts w:ascii="Times New Roman" w:hAnsi="Times New Roman"/>
            <w:color w:val="000000" w:themeColor="text1"/>
            <w:sz w:val="24"/>
            <w:szCs w:val="24"/>
          </w:rPr>
          <w:delText xml:space="preserve">the </w:delText>
        </w:r>
        <w:r w:rsidR="005633D8" w:rsidRPr="00636C9B" w:rsidDel="00B66E0D">
          <w:rPr>
            <w:rFonts w:ascii="Times New Roman" w:hAnsi="Times New Roman"/>
            <w:color w:val="000000" w:themeColor="text1"/>
            <w:sz w:val="24"/>
            <w:szCs w:val="24"/>
          </w:rPr>
          <w:delText xml:space="preserve">national </w:delText>
        </w:r>
      </w:del>
      <w:r w:rsidR="00093E1B" w:rsidRPr="00636C9B">
        <w:rPr>
          <w:rFonts w:ascii="Times New Roman" w:hAnsi="Times New Roman"/>
          <w:color w:val="000000" w:themeColor="text1"/>
          <w:sz w:val="24"/>
          <w:szCs w:val="24"/>
        </w:rPr>
        <w:t>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 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ins w:id="569" w:author="Parks, Robbie M" w:date="2018-11-18T18:18:00Z">
        <w:r w:rsidR="00A005BB">
          <w:rPr>
            <w:rFonts w:ascii="Times New Roman" w:hAnsi="Times New Roman"/>
            <w:color w:val="000000" w:themeColor="text1"/>
            <w:sz w:val="24"/>
            <w:szCs w:val="24"/>
          </w:rPr>
          <w:t xml:space="preserve">. This is a realistic scenario </w:t>
        </w:r>
        <w:r w:rsidR="004163E8">
          <w:rPr>
            <w:rFonts w:ascii="Times New Roman" w:hAnsi="Times New Roman"/>
            <w:color w:val="000000" w:themeColor="text1"/>
            <w:sz w:val="24"/>
            <w:szCs w:val="24"/>
          </w:rPr>
          <w:t>given that several degrees warming is expected over the next century</w:t>
        </w:r>
      </w:ins>
      <w:r w:rsidR="003C28C6" w:rsidRPr="00636C9B">
        <w:rPr>
          <w:rFonts w:ascii="Times New Roman" w:hAnsi="Times New Roman"/>
          <w:color w:val="000000" w:themeColor="text1"/>
          <w:sz w:val="24"/>
          <w:szCs w:val="24"/>
        </w:rPr>
        <w:t>.</w:t>
      </w:r>
      <w:r w:rsidR="0082437F" w:rsidRPr="00636C9B">
        <w:rPr>
          <w:rFonts w:ascii="Times New Roman" w:hAnsi="Times New Roman"/>
          <w:color w:val="000000" w:themeColor="text1"/>
          <w:sz w:val="24"/>
          <w:szCs w:val="24"/>
        </w:rPr>
        <w:t xml:space="preserve"> </w:t>
      </w:r>
      <w:commentRangeEnd w:id="567"/>
      <w:r w:rsidR="00B66E0D">
        <w:rPr>
          <w:rStyle w:val="CommentReference"/>
          <w:rFonts w:asciiTheme="minorHAnsi" w:eastAsiaTheme="minorHAnsi" w:hAnsiTheme="minorHAnsi" w:cstheme="minorBidi"/>
        </w:rPr>
        <w:commentReference w:id="567"/>
      </w:r>
      <w:commentRangeStart w:id="570"/>
      <w:r w:rsidR="0082437F" w:rsidRPr="00636C9B">
        <w:rPr>
          <w:rFonts w:ascii="Times New Roman" w:hAnsi="Times New Roman"/>
          <w:color w:val="000000" w:themeColor="text1"/>
          <w:sz w:val="24"/>
          <w:szCs w:val="24"/>
        </w:rPr>
        <w:t xml:space="preserve">For these </w:t>
      </w:r>
      <w:del w:id="571" w:author="Parks, Robbie M" w:date="2018-11-20T18:06:00Z">
        <w:r w:rsidR="0082437F" w:rsidRPr="00636C9B" w:rsidDel="007B6BA4">
          <w:rPr>
            <w:rFonts w:ascii="Times New Roman" w:hAnsi="Times New Roman"/>
            <w:color w:val="000000" w:themeColor="text1"/>
            <w:sz w:val="24"/>
            <w:szCs w:val="24"/>
          </w:rPr>
          <w:delText>calculations</w:delText>
        </w:r>
      </w:del>
      <w:ins w:id="572" w:author="Parks, Robbie M" w:date="2018-11-20T18:06:00Z">
        <w:r w:rsidR="007B6BA4" w:rsidRPr="00636C9B">
          <w:rPr>
            <w:rFonts w:ascii="Times New Roman" w:hAnsi="Times New Roman"/>
            <w:color w:val="000000" w:themeColor="text1"/>
            <w:sz w:val="24"/>
            <w:szCs w:val="24"/>
          </w:rPr>
          <w:t>calculations,</w:t>
        </w:r>
      </w:ins>
      <w:r w:rsidR="0082437F" w:rsidRPr="00636C9B">
        <w:rPr>
          <w:rFonts w:ascii="Times New Roman" w:hAnsi="Times New Roman"/>
          <w:color w:val="000000" w:themeColor="text1"/>
          <w:sz w:val="24"/>
          <w:szCs w:val="24"/>
        </w:rPr>
        <w:t xml:space="preserve">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death counts </w:t>
      </w:r>
      <w:r w:rsidR="00D97AD2" w:rsidRPr="00636C9B">
        <w:rPr>
          <w:rFonts w:ascii="Times New Roman" w:hAnsi="Times New Roman"/>
          <w:color w:val="000000" w:themeColor="text1"/>
          <w:sz w:val="24"/>
          <w:szCs w:val="24"/>
        </w:rPr>
        <w:t xml:space="preserve">in 2016 </w:t>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del w:id="573" w:author="Parks, Robbie M" w:date="2018-11-13T17:11:00Z">
        <w:r w:rsidR="00352D62" w:rsidRPr="00636C9B" w:rsidDel="00987B41">
          <w:rPr>
            <w:rFonts w:ascii="Times New Roman" w:hAnsi="Times New Roman"/>
            <w:color w:val="000000" w:themeColor="text1"/>
            <w:sz w:val="24"/>
            <w:szCs w:val="24"/>
          </w:rPr>
          <w:delText xml:space="preserve">category </w:delText>
        </w:r>
      </w:del>
      <w:ins w:id="574"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352D62" w:rsidRPr="00636C9B">
        <w:rPr>
          <w:rFonts w:ascii="Times New Roman" w:hAnsi="Times New Roman"/>
          <w:color w:val="000000" w:themeColor="text1"/>
          <w:sz w:val="24"/>
          <w:szCs w:val="24"/>
        </w:rPr>
        <w:t>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commentRangeEnd w:id="570"/>
      <w:r w:rsidR="008A218F">
        <w:rPr>
          <w:rStyle w:val="CommentReference"/>
          <w:rFonts w:asciiTheme="minorHAnsi" w:eastAsiaTheme="minorHAnsi" w:hAnsiTheme="minorHAnsi" w:cstheme="minorBidi"/>
        </w:rPr>
        <w:commentReference w:id="570"/>
      </w:r>
      <w:r w:rsidR="00EB2987" w:rsidRPr="00636C9B">
        <w:rPr>
          <w:rFonts w:ascii="Times New Roman" w:hAnsi="Times New Roman"/>
          <w:color w:val="000000" w:themeColor="text1"/>
          <w:sz w:val="24"/>
          <w:szCs w:val="24"/>
        </w:rPr>
        <w:t xml:space="preserve"> </w:t>
      </w:r>
      <w:commentRangeStart w:id="575"/>
      <w:commentRangeStart w:id="576"/>
      <w:r w:rsidR="00EB2987" w:rsidRPr="00636C9B">
        <w:rPr>
          <w:rFonts w:ascii="Times New Roman" w:hAnsi="Times New Roman"/>
          <w:color w:val="000000" w:themeColor="text1"/>
          <w:sz w:val="24"/>
          <w:szCs w:val="24"/>
        </w:rPr>
        <w:t>We also divided the additional expected deaths by t</w:t>
      </w:r>
      <w:ins w:id="577" w:author="Majid2" w:date="2018-11-06T10:24:00Z">
        <w:del w:id="578" w:author="Parks, Robbie M" w:date="2018-11-13T17:19:00Z">
          <w:r w:rsidR="0078091F" w:rsidDel="001F7DDE">
            <w:rPr>
              <w:rFonts w:ascii="Times New Roman" w:hAnsi="Times New Roman"/>
              <w:color w:val="000000" w:themeColor="text1"/>
              <w:sz w:val="24"/>
              <w:szCs w:val="24"/>
            </w:rPr>
            <w:delText>as</w:delText>
          </w:r>
        </w:del>
      </w:ins>
      <w:r w:rsidR="00EB2987" w:rsidRPr="00636C9B">
        <w:rPr>
          <w:rFonts w:ascii="Times New Roman" w:hAnsi="Times New Roman"/>
          <w:color w:val="000000" w:themeColor="text1"/>
          <w:sz w:val="24"/>
          <w:szCs w:val="24"/>
        </w:rPr>
        <w: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 xml:space="preserve">ex and </w:t>
      </w:r>
      <w:ins w:id="579" w:author="Parks, Robbie M" w:date="2018-11-13T17:11:00Z">
        <w:r w:rsidR="00987B41">
          <w:rPr>
            <w:rFonts w:ascii="Times New Roman" w:hAnsi="Times New Roman"/>
            <w:color w:val="000000" w:themeColor="text1"/>
            <w:sz w:val="24"/>
            <w:szCs w:val="24"/>
          </w:rPr>
          <w:t xml:space="preserve">type of </w:t>
        </w:r>
      </w:ins>
      <w:r w:rsidR="00A209D9" w:rsidRPr="00636C9B">
        <w:rPr>
          <w:rFonts w:ascii="Times New Roman" w:hAnsi="Times New Roman"/>
          <w:color w:val="000000" w:themeColor="text1"/>
          <w:sz w:val="24"/>
          <w:szCs w:val="24"/>
        </w:rPr>
        <w:t>injury</w:t>
      </w:r>
      <w:del w:id="580" w:author="Parks, Robbie M" w:date="2018-11-13T17:11:00Z">
        <w:r w:rsidR="00A209D9" w:rsidRPr="00636C9B" w:rsidDel="00987B41">
          <w:rPr>
            <w:rFonts w:ascii="Times New Roman" w:hAnsi="Times New Roman"/>
            <w:color w:val="000000" w:themeColor="text1"/>
            <w:sz w:val="24"/>
            <w:szCs w:val="24"/>
          </w:rPr>
          <w:delText xml:space="preserve"> category</w:delText>
        </w:r>
      </w:del>
      <w:r w:rsidR="0060531B" w:rsidRPr="00636C9B">
        <w:rPr>
          <w:rFonts w:ascii="Times New Roman" w:hAnsi="Times New Roman"/>
          <w:color w:val="000000" w:themeColor="text1"/>
          <w:sz w:val="24"/>
          <w:szCs w:val="24"/>
        </w:rPr>
        <w:t>.</w:t>
      </w:r>
      <w:commentRangeEnd w:id="575"/>
      <w:commentRangeEnd w:id="576"/>
    </w:p>
    <w:p w14:paraId="23CF8AE9" w14:textId="77777777" w:rsidR="006C11D1" w:rsidRDefault="006C11D1" w:rsidP="00004B84">
      <w:pPr>
        <w:spacing w:after="0" w:line="480" w:lineRule="auto"/>
        <w:jc w:val="both"/>
        <w:outlineLvl w:val="0"/>
        <w:rPr>
          <w:ins w:id="581" w:author="Parks, Robbie M" w:date="2018-11-21T09:57:00Z"/>
          <w:rFonts w:ascii="Times New Roman" w:hAnsi="Times New Roman"/>
          <w:color w:val="000000" w:themeColor="text1"/>
          <w:sz w:val="24"/>
          <w:szCs w:val="24"/>
        </w:rPr>
      </w:pPr>
    </w:p>
    <w:p w14:paraId="73A9E14D" w14:textId="3B50BB37" w:rsidR="006C11D1" w:rsidRPr="00636C9B" w:rsidRDefault="006C11D1" w:rsidP="00004B84">
      <w:pPr>
        <w:spacing w:after="0" w:line="480" w:lineRule="auto"/>
        <w:jc w:val="both"/>
        <w:outlineLvl w:val="0"/>
        <w:rPr>
          <w:ins w:id="582" w:author="Parks, Robbie M" w:date="2018-11-21T09:57:00Z"/>
          <w:rFonts w:ascii="Times New Roman" w:hAnsi="Times New Roman"/>
          <w:color w:val="000000" w:themeColor="text1"/>
          <w:sz w:val="24"/>
          <w:szCs w:val="24"/>
        </w:rPr>
      </w:pPr>
      <w:ins w:id="583" w:author="Parks, Robbie M" w:date="2018-11-21T09:57:00Z">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generated</w:t>
        </w:r>
        <w:r w:rsidRPr="00636C9B">
          <w:rPr>
            <w:rFonts w:ascii="Times New Roman" w:hAnsi="Times New Roman"/>
            <w:color w:val="000000" w:themeColor="text1"/>
            <w:sz w:val="24"/>
            <w:szCs w:val="24"/>
          </w:rPr>
          <w:t xml:space="preserve"> 5000 draws from the posterior marginal of each month’s temperature anomaly term. </w:t>
        </w:r>
        <w:r w:rsidR="00B967D1">
          <w:rPr>
            <w:rFonts w:ascii="Times New Roman" w:hAnsi="Times New Roman"/>
            <w:color w:val="000000" w:themeColor="text1"/>
            <w:sz w:val="24"/>
            <w:szCs w:val="24"/>
          </w:rPr>
          <w:t>The reported 95% Credible I</w:t>
        </w:r>
        <w:r w:rsidRPr="00636C9B">
          <w:rPr>
            <w:rFonts w:ascii="Times New Roman" w:hAnsi="Times New Roman"/>
            <w:color w:val="000000" w:themeColor="text1"/>
            <w:sz w:val="24"/>
            <w:szCs w:val="24"/>
          </w:rPr>
          <w:t>ntervals</w:t>
        </w:r>
      </w:ins>
      <w:ins w:id="584" w:author="Parks, Robbie M" w:date="2018-11-21T09:58:00Z">
        <w:r w:rsidR="00B967D1">
          <w:rPr>
            <w:rFonts w:ascii="Times New Roman" w:hAnsi="Times New Roman"/>
            <w:color w:val="000000" w:themeColor="text1"/>
            <w:sz w:val="24"/>
            <w:szCs w:val="24"/>
          </w:rPr>
          <w:t xml:space="preserve"> (</w:t>
        </w:r>
        <w:proofErr w:type="spellStart"/>
        <w:r w:rsidR="00B967D1">
          <w:rPr>
            <w:rFonts w:ascii="Times New Roman" w:hAnsi="Times New Roman"/>
            <w:color w:val="000000" w:themeColor="text1"/>
            <w:sz w:val="24"/>
            <w:szCs w:val="24"/>
          </w:rPr>
          <w:t>CrIs</w:t>
        </w:r>
        <w:proofErr w:type="spellEnd"/>
        <w:r w:rsidR="00B967D1">
          <w:rPr>
            <w:rFonts w:ascii="Times New Roman" w:hAnsi="Times New Roman"/>
            <w:color w:val="000000" w:themeColor="text1"/>
            <w:sz w:val="24"/>
            <w:szCs w:val="24"/>
          </w:rPr>
          <w:t>)</w:t>
        </w:r>
      </w:ins>
      <w:ins w:id="585" w:author="Parks, Robbie M" w:date="2018-11-21T14:37:00Z">
        <w:r w:rsidR="00233194">
          <w:rPr>
            <w:rFonts w:ascii="Times New Roman" w:hAnsi="Times New Roman"/>
            <w:color w:val="000000" w:themeColor="text1"/>
            <w:sz w:val="24"/>
            <w:szCs w:val="24"/>
          </w:rPr>
          <w:t xml:space="preserve">, </w:t>
        </w:r>
        <w:r w:rsidR="00BF1591">
          <w:rPr>
            <w:rFonts w:ascii="Times New Roman" w:hAnsi="Times New Roman"/>
            <w:color w:val="000000" w:themeColor="text1"/>
            <w:sz w:val="24"/>
            <w:szCs w:val="24"/>
          </w:rPr>
          <w:t xml:space="preserve">quoted </w:t>
        </w:r>
        <w:r w:rsidR="00233194">
          <w:rPr>
            <w:rFonts w:ascii="Times New Roman" w:hAnsi="Times New Roman"/>
            <w:color w:val="000000" w:themeColor="text1"/>
            <w:sz w:val="24"/>
            <w:szCs w:val="24"/>
          </w:rPr>
          <w:t>in brackets where appropriate,</w:t>
        </w:r>
      </w:ins>
      <w:ins w:id="586" w:author="Parks, Robbie M" w:date="2018-11-21T09:57:00Z">
        <w:r w:rsidRPr="00636C9B">
          <w:rPr>
            <w:rFonts w:ascii="Times New Roman" w:hAnsi="Times New Roman"/>
            <w:color w:val="000000" w:themeColor="text1"/>
            <w:sz w:val="24"/>
            <w:szCs w:val="24"/>
          </w:rPr>
          <w:t xml:space="preserve"> are </w:t>
        </w:r>
        <w:r w:rsidRPr="00636C9B">
          <w:rPr>
            <w:rFonts w:ascii="Times New Roman" w:hAnsi="Times New Roman"/>
            <w:color w:val="000000" w:themeColor="text1"/>
            <w:sz w:val="24"/>
            <w:szCs w:val="24"/>
          </w:rPr>
          <w:lastRenderedPageBreak/>
          <w:t>the 2.5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to 97.5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percentiles of the posterior distribution of additional deaths</w:t>
        </w:r>
        <w:r w:rsidR="00F57AE3">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and excess risk</w:t>
        </w:r>
        <w:r w:rsidR="00F57AE3">
          <w:rPr>
            <w:rFonts w:ascii="Times New Roman" w:hAnsi="Times New Roman"/>
            <w:color w:val="000000" w:themeColor="text1"/>
            <w:sz w:val="24"/>
            <w:szCs w:val="24"/>
          </w:rPr>
          <w:t xml:space="preserve"> </w:t>
        </w:r>
        <w:r w:rsidR="00F57AE3" w:rsidRPr="00F57AE3">
          <w:rPr>
            <w:rFonts w:ascii="Times New Roman" w:hAnsi="Times New Roman"/>
            <w:color w:val="000000" w:themeColor="text1"/>
            <w:sz w:val="24"/>
            <w:szCs w:val="24"/>
            <w:rPrChange w:id="587" w:author="Parks, Robbie M" w:date="2018-11-21T09:58:00Z">
              <w:rPr>
                <w:rFonts w:ascii="Times New Roman" w:hAnsi="Times New Roman"/>
                <w:i/>
                <w:color w:val="000000" w:themeColor="text1"/>
                <w:sz w:val="24"/>
                <w:szCs w:val="24"/>
              </w:rPr>
            </w:rPrChange>
          </w:rPr>
          <w:t>1°C warmer world</w:t>
        </w:r>
        <w:r w:rsidRPr="00636C9B">
          <w:rPr>
            <w:rFonts w:ascii="Times New Roman" w:hAnsi="Times New Roman"/>
            <w:color w:val="000000" w:themeColor="text1"/>
            <w:sz w:val="24"/>
            <w:szCs w:val="24"/>
          </w:rPr>
          <w:t>.</w:t>
        </w:r>
      </w:ins>
    </w:p>
    <w:p w14:paraId="6EF47A16" w14:textId="49FFC15D" w:rsidR="005259CD" w:rsidRPr="00636C9B" w:rsidDel="003C34DC" w:rsidRDefault="0082437F" w:rsidP="006C11D1">
      <w:pPr>
        <w:spacing w:after="0" w:line="480" w:lineRule="auto"/>
        <w:jc w:val="both"/>
        <w:outlineLvl w:val="0"/>
        <w:rPr>
          <w:del w:id="588" w:author="Parks, Robbie M" w:date="2018-11-21T12:25:00Z"/>
          <w:rFonts w:ascii="Times New Roman" w:hAnsi="Times New Roman"/>
          <w:color w:val="000000" w:themeColor="text1"/>
          <w:sz w:val="24"/>
          <w:szCs w:val="24"/>
        </w:rPr>
      </w:pPr>
      <w:del w:id="589" w:author="Parks, Robbie M" w:date="2018-11-21T09:57:00Z">
        <w:r w:rsidRPr="00636C9B" w:rsidDel="006C11D1">
          <w:rPr>
            <w:rStyle w:val="CommentReference"/>
            <w:rFonts w:asciiTheme="minorHAnsi" w:eastAsiaTheme="minorHAnsi" w:hAnsiTheme="minorHAnsi" w:cstheme="minorBidi"/>
            <w:sz w:val="24"/>
            <w:szCs w:val="24"/>
          </w:rPr>
          <w:commentReference w:id="575"/>
        </w:r>
      </w:del>
      <w:r w:rsidR="00941013">
        <w:rPr>
          <w:rStyle w:val="CommentReference"/>
          <w:rFonts w:asciiTheme="minorHAnsi" w:eastAsiaTheme="minorHAnsi" w:hAnsiTheme="minorHAnsi" w:cstheme="minorBidi"/>
        </w:rPr>
        <w:commentReference w:id="576"/>
      </w:r>
    </w:p>
    <w:p w14:paraId="62E52914" w14:textId="77777777" w:rsidR="005259CD" w:rsidRPr="00636C9B" w:rsidRDefault="005259CD" w:rsidP="006C11D1">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6C11D1">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rsidP="006C11D1">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Figure 2</w:t>
      </w:r>
    </w:p>
    <w:p w14:paraId="2B1F2ED1" w14:textId="77777777" w:rsidR="0078091F" w:rsidRPr="00636C9B" w:rsidRDefault="0078091F" w:rsidP="006C11D1">
      <w:pPr>
        <w:pStyle w:val="ListParagraph"/>
        <w:numPr>
          <w:ilvl w:val="0"/>
          <w:numId w:val="10"/>
        </w:numPr>
        <w:spacing w:line="240" w:lineRule="auto"/>
        <w:rPr>
          <w:rFonts w:ascii="Times New Roman" w:hAnsi="Times New Roman"/>
          <w:sz w:val="24"/>
          <w:szCs w:val="24"/>
        </w:rPr>
      </w:pPr>
      <w:moveToRangeStart w:id="590" w:author="Majid2" w:date="2018-11-06T10:23:00Z" w:name="move529263166"/>
      <w:moveTo w:id="591" w:author="Majid2" w:date="2018-11-06T10:23:00Z">
        <w:r w:rsidRPr="00636C9B">
          <w:rPr>
            <w:rFonts w:ascii="Times New Roman" w:hAnsi="Times New Roman"/>
            <w:sz w:val="24"/>
            <w:szCs w:val="24"/>
          </w:rPr>
          <w:t>Some categories exhibit clear seasonality within year throughout period of study (transport, drownings) with peak in the summer</w:t>
        </w:r>
      </w:moveTo>
    </w:p>
    <w:moveToRangeEnd w:id="590"/>
    <w:p w14:paraId="786C4B1D" w14:textId="0787E137" w:rsidR="00030C36" w:rsidRPr="00636C9B" w:rsidRDefault="00030C36" w:rsidP="006C11D1">
      <w:pPr>
        <w:pStyle w:val="ListParagraph"/>
        <w:numPr>
          <w:ilvl w:val="0"/>
          <w:numId w:val="10"/>
        </w:numPr>
        <w:spacing w:after="0" w:line="240" w:lineRule="auto"/>
        <w:jc w:val="both"/>
        <w:outlineLvl w:val="0"/>
        <w:rPr>
          <w:rFonts w:ascii="Times New Roman" w:hAnsi="Times New Roman"/>
          <w:b/>
          <w:sz w:val="24"/>
          <w:szCs w:val="24"/>
        </w:rPr>
      </w:pPr>
      <w:commentRangeStart w:id="592"/>
      <w:commentRangeStart w:id="593"/>
      <w:r w:rsidRPr="00636C9B">
        <w:rPr>
          <w:rFonts w:ascii="Times New Roman" w:hAnsi="Times New Roman"/>
          <w:sz w:val="24"/>
          <w:szCs w:val="24"/>
        </w:rPr>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 xml:space="preserve">all injury categories, </w:t>
      </w:r>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7D7EAA1B" w:rsidR="00851793" w:rsidRPr="00636C9B" w:rsidRDefault="00D60234"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commentRangeEnd w:id="592"/>
      <w:r w:rsidR="0078091F">
        <w:rPr>
          <w:rStyle w:val="CommentReference"/>
          <w:rFonts w:asciiTheme="minorHAnsi" w:eastAsiaTheme="minorHAnsi" w:hAnsiTheme="minorHAnsi" w:cstheme="minorBidi"/>
        </w:rPr>
        <w:commentReference w:id="592"/>
      </w:r>
      <w:commentRangeEnd w:id="593"/>
      <w:r w:rsidR="00AC28E9">
        <w:rPr>
          <w:rStyle w:val="CommentReference"/>
          <w:rFonts w:asciiTheme="minorHAnsi" w:eastAsiaTheme="minorHAnsi" w:hAnsiTheme="minorHAnsi" w:cstheme="minorBidi"/>
        </w:rPr>
        <w:commentReference w:id="593"/>
      </w:r>
    </w:p>
    <w:p w14:paraId="790003F8" w14:textId="62DEF870" w:rsidR="002C5217" w:rsidRPr="00636C9B" w:rsidDel="0078091F" w:rsidRDefault="00724A04" w:rsidP="00CC6021">
      <w:pPr>
        <w:pStyle w:val="ListParagraph"/>
        <w:numPr>
          <w:ilvl w:val="0"/>
          <w:numId w:val="10"/>
        </w:numPr>
        <w:spacing w:line="240" w:lineRule="auto"/>
        <w:rPr>
          <w:rFonts w:ascii="Times New Roman" w:hAnsi="Times New Roman"/>
          <w:sz w:val="24"/>
          <w:szCs w:val="24"/>
        </w:rPr>
      </w:pPr>
      <w:ins w:id="594" w:author="Parks, Robbie M" w:date="2018-11-20T17:43:00Z">
        <w:r>
          <w:rPr>
            <w:rFonts w:ascii="Times New Roman" w:hAnsi="Times New Roman"/>
            <w:sz w:val="24"/>
            <w:szCs w:val="24"/>
          </w:rPr>
          <w:t xml:space="preserve">Seasonality has visually </w:t>
        </w:r>
      </w:ins>
      <w:ins w:id="595" w:author="Parks, Robbie M" w:date="2018-11-21T13:33:00Z">
        <w:r w:rsidR="00033DDF">
          <w:rPr>
            <w:rFonts w:ascii="Times New Roman" w:hAnsi="Times New Roman"/>
            <w:sz w:val="24"/>
            <w:szCs w:val="24"/>
          </w:rPr>
          <w:t xml:space="preserve">persisted </w:t>
        </w:r>
        <w:r w:rsidR="00004B84">
          <w:rPr>
            <w:rFonts w:ascii="Times New Roman" w:hAnsi="Times New Roman"/>
            <w:sz w:val="24"/>
            <w:szCs w:val="24"/>
          </w:rPr>
          <w:t xml:space="preserve">in transport </w:t>
        </w:r>
        <w:r w:rsidR="00824AE3">
          <w:rPr>
            <w:rFonts w:ascii="Times New Roman" w:hAnsi="Times New Roman"/>
            <w:sz w:val="24"/>
            <w:szCs w:val="24"/>
          </w:rPr>
          <w:t>and drownings deaths</w:t>
        </w:r>
      </w:ins>
      <w:ins w:id="596" w:author="Parks, Robbie M" w:date="2018-11-21T13:36:00Z">
        <w:r w:rsidR="00645955">
          <w:rPr>
            <w:rFonts w:ascii="Times New Roman" w:hAnsi="Times New Roman"/>
            <w:sz w:val="24"/>
            <w:szCs w:val="24"/>
          </w:rPr>
          <w:t>, backed up by evidence in previous study of intentional and unintentional seasonality persisting throughout 1980-2016</w:t>
        </w:r>
      </w:ins>
      <w:ins w:id="597" w:author="Parks, Robbie M" w:date="2018-11-21T13:37:00Z">
        <w:r w:rsidR="006542C5">
          <w:rPr>
            <w:rFonts w:ascii="Times New Roman" w:hAnsi="Times New Roman"/>
            <w:sz w:val="24"/>
            <w:szCs w:val="24"/>
          </w:rPr>
          <w:t>.</w:t>
        </w:r>
        <w:r w:rsidR="006542C5">
          <w:rPr>
            <w:rFonts w:ascii="Times New Roman" w:hAnsi="Times New Roman"/>
            <w:sz w:val="24"/>
            <w:szCs w:val="24"/>
          </w:rPr>
          <w:fldChar w:fldCharType="begin" w:fldLock="1"/>
        </w:r>
      </w:ins>
      <w:r w:rsidR="0009095B">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6542C5">
        <w:rPr>
          <w:rFonts w:ascii="Times New Roman" w:hAnsi="Times New Roman"/>
          <w:sz w:val="24"/>
          <w:szCs w:val="24"/>
        </w:rPr>
        <w:fldChar w:fldCharType="separate"/>
      </w:r>
      <w:r w:rsidR="006542C5" w:rsidRPr="006542C5">
        <w:rPr>
          <w:rFonts w:ascii="Times New Roman" w:hAnsi="Times New Roman"/>
          <w:noProof/>
          <w:sz w:val="24"/>
          <w:szCs w:val="24"/>
          <w:vertAlign w:val="superscript"/>
        </w:rPr>
        <w:t>19</w:t>
      </w:r>
      <w:ins w:id="598" w:author="Parks, Robbie M" w:date="2018-11-21T13:37:00Z">
        <w:r w:rsidR="006542C5">
          <w:rPr>
            <w:rFonts w:ascii="Times New Roman" w:hAnsi="Times New Roman"/>
            <w:sz w:val="24"/>
            <w:szCs w:val="24"/>
          </w:rPr>
          <w:fldChar w:fldCharType="end"/>
        </w:r>
      </w:ins>
      <w:ins w:id="599" w:author="Parks, Robbie M" w:date="2018-11-26T11:23:00Z">
        <w:r w:rsidR="00AF22B0">
          <w:rPr>
            <w:rFonts w:ascii="Times New Roman" w:hAnsi="Times New Roman"/>
            <w:sz w:val="24"/>
            <w:szCs w:val="24"/>
          </w:rPr>
          <w:t xml:space="preserve"> Other causes of death do not visually have a seasonality.</w:t>
        </w:r>
      </w:ins>
      <w:moveFromRangeStart w:id="600" w:author="Majid2" w:date="2018-11-06T10:23:00Z" w:name="move529263166"/>
      <w:moveFrom w:id="601" w:author="Majid2" w:date="2018-11-06T10:23:00Z">
        <w:r w:rsidR="00851793" w:rsidRPr="00636C9B" w:rsidDel="0078091F">
          <w:rPr>
            <w:rFonts w:ascii="Times New Roman" w:hAnsi="Times New Roman"/>
            <w:sz w:val="24"/>
            <w:szCs w:val="24"/>
          </w:rPr>
          <w:t xml:space="preserve">Some categories exhibit </w:t>
        </w:r>
        <w:r w:rsidR="00E142C7" w:rsidRPr="00636C9B" w:rsidDel="0078091F">
          <w:rPr>
            <w:rFonts w:ascii="Times New Roman" w:hAnsi="Times New Roman"/>
            <w:sz w:val="24"/>
            <w:szCs w:val="24"/>
          </w:rPr>
          <w:t xml:space="preserve">clear </w:t>
        </w:r>
        <w:r w:rsidR="00851793" w:rsidRPr="00636C9B" w:rsidDel="0078091F">
          <w:rPr>
            <w:rFonts w:ascii="Times New Roman" w:hAnsi="Times New Roman"/>
            <w:sz w:val="24"/>
            <w:szCs w:val="24"/>
          </w:rPr>
          <w:t>seasonality within year throughout period of study (transport, drownings</w:t>
        </w:r>
        <w:r w:rsidR="00E252C8" w:rsidRPr="00636C9B" w:rsidDel="0078091F">
          <w:rPr>
            <w:rFonts w:ascii="Times New Roman" w:hAnsi="Times New Roman"/>
            <w:sz w:val="24"/>
            <w:szCs w:val="24"/>
          </w:rPr>
          <w:t>) with peak in the summer</w:t>
        </w:r>
      </w:moveFrom>
    </w:p>
    <w:moveFromRangeEnd w:id="600"/>
    <w:p w14:paraId="57BC2D77" w14:textId="17BDF292" w:rsidR="00797D2E" w:rsidRPr="00636C9B" w:rsidRDefault="00797D2E" w:rsidP="00CC6021">
      <w:pPr>
        <w:spacing w:after="0" w:line="240" w:lineRule="auto"/>
        <w:jc w:val="both"/>
        <w:outlineLvl w:val="0"/>
        <w:rPr>
          <w:rFonts w:ascii="Times New Roman" w:hAnsi="Times New Roman"/>
          <w:sz w:val="24"/>
          <w:szCs w:val="24"/>
        </w:rPr>
      </w:pPr>
      <w:commentRangeStart w:id="602"/>
      <w:commentRangeStart w:id="603"/>
      <w:r w:rsidRPr="00636C9B">
        <w:rPr>
          <w:rFonts w:ascii="Times New Roman" w:hAnsi="Times New Roman"/>
          <w:i/>
          <w:sz w:val="24"/>
          <w:szCs w:val="24"/>
        </w:rPr>
        <w:t xml:space="preserve">Figure </w:t>
      </w:r>
      <w:r w:rsidR="00955652" w:rsidRPr="00636C9B">
        <w:rPr>
          <w:rFonts w:ascii="Times New Roman" w:hAnsi="Times New Roman"/>
          <w:i/>
          <w:sz w:val="24"/>
          <w:szCs w:val="24"/>
        </w:rPr>
        <w:t>3</w:t>
      </w:r>
      <w:commentRangeEnd w:id="602"/>
      <w:r w:rsidR="0078091F">
        <w:rPr>
          <w:rStyle w:val="CommentReference"/>
          <w:rFonts w:asciiTheme="minorHAnsi" w:eastAsiaTheme="minorHAnsi" w:hAnsiTheme="minorHAnsi" w:cstheme="minorBidi"/>
        </w:rPr>
        <w:commentReference w:id="602"/>
      </w:r>
      <w:commentRangeEnd w:id="603"/>
      <w:r w:rsidR="00AB6087">
        <w:rPr>
          <w:rStyle w:val="CommentReference"/>
          <w:rFonts w:asciiTheme="minorHAnsi" w:eastAsiaTheme="minorHAnsi" w:hAnsiTheme="minorHAnsi" w:cstheme="minorBidi"/>
        </w:rPr>
        <w:commentReference w:id="603"/>
      </w:r>
    </w:p>
    <w:p w14:paraId="628FA14F" w14:textId="6E42CA9A" w:rsidR="0078091F" w:rsidRDefault="00795C52" w:rsidP="00CC6021">
      <w:pPr>
        <w:pStyle w:val="ListParagraph"/>
        <w:numPr>
          <w:ilvl w:val="0"/>
          <w:numId w:val="10"/>
        </w:numPr>
        <w:spacing w:line="240" w:lineRule="auto"/>
        <w:rPr>
          <w:ins w:id="604" w:author="Majid2" w:date="2018-11-06T10:26:00Z"/>
          <w:rFonts w:ascii="Times New Roman" w:hAnsi="Times New Roman"/>
          <w:sz w:val="24"/>
          <w:szCs w:val="24"/>
        </w:rPr>
      </w:pPr>
      <w:ins w:id="605" w:author="Majid2" w:date="2018-11-06T10:34:00Z">
        <w:r>
          <w:rPr>
            <w:rFonts w:ascii="Times New Roman" w:hAnsi="Times New Roman"/>
            <w:sz w:val="24"/>
            <w:szCs w:val="24"/>
          </w:rPr>
          <w:t xml:space="preserve">There are key age patterns in distribution of deaths among </w:t>
        </w:r>
      </w:ins>
      <w:ins w:id="606" w:author="Parks, Robbie M" w:date="2018-11-21T13:41:00Z">
        <w:r w:rsidR="00C75807">
          <w:rPr>
            <w:rFonts w:ascii="Times New Roman" w:hAnsi="Times New Roman"/>
            <w:sz w:val="24"/>
            <w:szCs w:val="24"/>
          </w:rPr>
          <w:t xml:space="preserve">types of </w:t>
        </w:r>
      </w:ins>
      <w:ins w:id="607" w:author="Majid2" w:date="2018-11-06T10:34:00Z">
        <w:r>
          <w:rPr>
            <w:rFonts w:ascii="Times New Roman" w:hAnsi="Times New Roman"/>
            <w:sz w:val="24"/>
            <w:szCs w:val="24"/>
          </w:rPr>
          <w:t>injury</w:t>
        </w:r>
        <w:del w:id="608" w:author="Parks, Robbie M" w:date="2018-11-21T13:41:00Z">
          <w:r w:rsidDel="00C75807">
            <w:rPr>
              <w:rFonts w:ascii="Times New Roman" w:hAnsi="Times New Roman"/>
              <w:sz w:val="24"/>
              <w:szCs w:val="24"/>
            </w:rPr>
            <w:delText xml:space="preserve"> types/categories/whatever it is called</w:delText>
          </w:r>
        </w:del>
        <w:r>
          <w:rPr>
            <w:rFonts w:ascii="Times New Roman" w:hAnsi="Times New Roman"/>
            <w:sz w:val="24"/>
            <w:szCs w:val="24"/>
          </w:rPr>
          <w:t xml:space="preserve"> </w:t>
        </w:r>
      </w:ins>
    </w:p>
    <w:p w14:paraId="1A4DF19F" w14:textId="5228DC9E" w:rsidR="00797D2E" w:rsidRPr="00636C9B" w:rsidDel="006C7C0B" w:rsidRDefault="005A7068" w:rsidP="00CC6021">
      <w:pPr>
        <w:pStyle w:val="ListParagraph"/>
        <w:numPr>
          <w:ilvl w:val="0"/>
          <w:numId w:val="10"/>
        </w:numPr>
        <w:spacing w:line="240" w:lineRule="auto"/>
        <w:rPr>
          <w:del w:id="609" w:author="Parks, Robbie M" w:date="2018-11-21T14:20:00Z"/>
          <w:rFonts w:ascii="Times New Roman" w:hAnsi="Times New Roman"/>
          <w:sz w:val="24"/>
          <w:szCs w:val="24"/>
        </w:rPr>
      </w:pPr>
      <w:del w:id="610" w:author="Parks, Robbie M" w:date="2018-11-21T14:20:00Z">
        <w:r w:rsidRPr="00636C9B" w:rsidDel="006C7C0B">
          <w:rPr>
            <w:rFonts w:ascii="Times New Roman" w:hAnsi="Times New Roman"/>
            <w:sz w:val="24"/>
            <w:szCs w:val="24"/>
          </w:rPr>
          <w:delText>75</w:delText>
        </w:r>
      </w:del>
      <w:del w:id="611" w:author="Parks, Robbie M" w:date="2018-11-21T14:11:00Z">
        <w:r w:rsidRPr="00636C9B" w:rsidDel="00B03E2D">
          <w:rPr>
            <w:rFonts w:ascii="Times New Roman" w:hAnsi="Times New Roman"/>
            <w:sz w:val="24"/>
            <w:szCs w:val="24"/>
          </w:rPr>
          <w:delText xml:space="preserve"> and over </w:delText>
        </w:r>
      </w:del>
      <w:del w:id="612" w:author="Parks, Robbie M" w:date="2018-11-21T14:20:00Z">
        <w:r w:rsidRPr="00636C9B" w:rsidDel="006C7C0B">
          <w:rPr>
            <w:rFonts w:ascii="Times New Roman" w:hAnsi="Times New Roman"/>
            <w:sz w:val="24"/>
            <w:szCs w:val="24"/>
          </w:rPr>
          <w:delText>years in both males and females dominated by deaths from falls</w:delText>
        </w:r>
      </w:del>
    </w:p>
    <w:p w14:paraId="43C9851C" w14:textId="7CCE6482" w:rsidR="004F7B5D" w:rsidRPr="0009095B" w:rsidRDefault="0011649A" w:rsidP="0009095B">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Intentional deaths</w:t>
      </w:r>
      <w:ins w:id="613" w:author="Majid2" w:date="2018-11-06T10:32:00Z">
        <w:r w:rsidR="00795C52">
          <w:rPr>
            <w:rFonts w:ascii="Times New Roman" w:hAnsi="Times New Roman"/>
            <w:sz w:val="24"/>
            <w:szCs w:val="24"/>
          </w:rPr>
          <w:t xml:space="preserve"> </w:t>
        </w:r>
        <w:del w:id="614" w:author="Parks, Robbie M" w:date="2018-11-21T13:49:00Z">
          <w:r w:rsidR="00795C52" w:rsidDel="001121F5">
            <w:rPr>
              <w:rFonts w:ascii="Times New Roman" w:hAnsi="Times New Roman"/>
              <w:sz w:val="24"/>
              <w:szCs w:val="24"/>
            </w:rPr>
            <w:delText xml:space="preserve">[[[? Say </w:delText>
          </w:r>
        </w:del>
      </w:ins>
      <w:ins w:id="615" w:author="Majid2" w:date="2018-11-06T10:33:00Z">
        <w:del w:id="616" w:author="Parks, Robbie M" w:date="2018-11-21T13:49:00Z">
          <w:r w:rsidR="00795C52" w:rsidDel="001121F5">
            <w:rPr>
              <w:rFonts w:ascii="Times New Roman" w:hAnsi="Times New Roman"/>
              <w:sz w:val="24"/>
              <w:szCs w:val="24"/>
            </w:rPr>
            <w:delText>especially self-harm if that is the case]]]</w:delText>
          </w:r>
        </w:del>
      </w:ins>
      <w:del w:id="617" w:author="Parks, Robbie M" w:date="2018-11-21T13:49:00Z">
        <w:r w:rsidRPr="00636C9B" w:rsidDel="001121F5">
          <w:rPr>
            <w:rFonts w:ascii="Times New Roman" w:hAnsi="Times New Roman"/>
            <w:sz w:val="24"/>
            <w:szCs w:val="24"/>
          </w:rPr>
          <w:delText xml:space="preserve"> </w:delText>
        </w:r>
      </w:del>
      <w:r w:rsidRPr="00636C9B">
        <w:rPr>
          <w:rFonts w:ascii="Times New Roman" w:hAnsi="Times New Roman"/>
          <w:sz w:val="24"/>
          <w:szCs w:val="24"/>
        </w:rPr>
        <w:t xml:space="preserve">the majority (over 50%) in </w:t>
      </w:r>
      <w:ins w:id="618" w:author="Parks, Robbie M" w:date="2018-11-21T13:56:00Z">
        <w:r w:rsidR="00F55BE3">
          <w:rPr>
            <w:rFonts w:ascii="Times New Roman" w:hAnsi="Times New Roman"/>
            <w:sz w:val="24"/>
            <w:szCs w:val="24"/>
          </w:rPr>
          <w:t>2</w:t>
        </w:r>
      </w:ins>
      <w:commentRangeStart w:id="619"/>
      <w:del w:id="620" w:author="Parks, Robbie M" w:date="2018-11-21T13:56:00Z">
        <w:r w:rsidR="00E974B1" w:rsidRPr="00636C9B" w:rsidDel="00F55BE3">
          <w:rPr>
            <w:rFonts w:ascii="Times New Roman" w:hAnsi="Times New Roman"/>
            <w:sz w:val="24"/>
            <w:szCs w:val="24"/>
          </w:rPr>
          <w:delText>1</w:delText>
        </w:r>
      </w:del>
      <w:r w:rsidR="00E974B1" w:rsidRPr="00636C9B">
        <w:rPr>
          <w:rFonts w:ascii="Times New Roman" w:hAnsi="Times New Roman"/>
          <w:sz w:val="24"/>
          <w:szCs w:val="24"/>
        </w:rPr>
        <w:t xml:space="preserve">5 to </w:t>
      </w:r>
      <w:ins w:id="621" w:author="Parks, Robbie M" w:date="2018-11-21T13:45:00Z">
        <w:r w:rsidR="008D33C0">
          <w:rPr>
            <w:rFonts w:ascii="Times New Roman" w:hAnsi="Times New Roman"/>
            <w:sz w:val="24"/>
            <w:szCs w:val="24"/>
          </w:rPr>
          <w:t>5</w:t>
        </w:r>
      </w:ins>
      <w:del w:id="622" w:author="Parks, Robbie M" w:date="2018-11-21T13:45:00Z">
        <w:r w:rsidRPr="00636C9B" w:rsidDel="008D33C0">
          <w:rPr>
            <w:rFonts w:ascii="Times New Roman" w:hAnsi="Times New Roman"/>
            <w:sz w:val="24"/>
            <w:szCs w:val="24"/>
          </w:rPr>
          <w:delText>6</w:delText>
        </w:r>
      </w:del>
      <w:r w:rsidRPr="00636C9B">
        <w:rPr>
          <w:rFonts w:ascii="Times New Roman" w:hAnsi="Times New Roman"/>
          <w:sz w:val="24"/>
          <w:szCs w:val="24"/>
        </w:rPr>
        <w:t>4</w:t>
      </w:r>
      <w:ins w:id="623" w:author="Parks, Robbie M" w:date="2018-11-21T13:50:00Z">
        <w:r w:rsidR="00CC6E2B">
          <w:rPr>
            <w:rFonts w:ascii="Times New Roman" w:hAnsi="Times New Roman"/>
            <w:sz w:val="24"/>
            <w:szCs w:val="24"/>
          </w:rPr>
          <w:t>-</w:t>
        </w:r>
      </w:ins>
      <w:del w:id="624" w:author="Parks, Robbie M" w:date="2018-11-21T13:50:00Z">
        <w:r w:rsidRPr="00636C9B" w:rsidDel="00CC6E2B">
          <w:rPr>
            <w:rFonts w:ascii="Times New Roman" w:hAnsi="Times New Roman"/>
            <w:sz w:val="24"/>
            <w:szCs w:val="24"/>
          </w:rPr>
          <w:delText xml:space="preserve"> </w:delText>
        </w:r>
      </w:del>
      <w:r w:rsidRPr="00636C9B">
        <w:rPr>
          <w:rFonts w:ascii="Times New Roman" w:hAnsi="Times New Roman"/>
          <w:sz w:val="24"/>
          <w:szCs w:val="24"/>
        </w:rPr>
        <w:t>year-old</w:t>
      </w:r>
      <w:r w:rsidR="00E974B1" w:rsidRPr="00636C9B">
        <w:rPr>
          <w:rFonts w:ascii="Times New Roman" w:hAnsi="Times New Roman"/>
          <w:sz w:val="24"/>
          <w:szCs w:val="24"/>
        </w:rPr>
        <w:t xml:space="preserve"> males </w:t>
      </w:r>
      <w:ins w:id="625" w:author="Parks, Robbie M" w:date="2018-11-21T13:45:00Z">
        <w:r w:rsidR="008D33C0">
          <w:rPr>
            <w:rFonts w:ascii="Times New Roman" w:hAnsi="Times New Roman"/>
            <w:sz w:val="24"/>
            <w:szCs w:val="24"/>
          </w:rPr>
          <w:t xml:space="preserve">and </w:t>
        </w:r>
      </w:ins>
      <w:del w:id="626" w:author="Parks, Robbie M" w:date="2018-11-21T13:45:00Z">
        <w:r w:rsidR="00E974B1" w:rsidRPr="00636C9B" w:rsidDel="008D33C0">
          <w:rPr>
            <w:rFonts w:ascii="Times New Roman" w:hAnsi="Times New Roman"/>
            <w:sz w:val="24"/>
            <w:szCs w:val="24"/>
          </w:rPr>
          <w:delText xml:space="preserve">and 25 to </w:delText>
        </w:r>
        <w:r w:rsidRPr="00636C9B" w:rsidDel="008D33C0">
          <w:rPr>
            <w:rFonts w:ascii="Times New Roman" w:hAnsi="Times New Roman"/>
            <w:sz w:val="24"/>
            <w:szCs w:val="24"/>
          </w:rPr>
          <w:delText xml:space="preserve">54 year-old </w:delText>
        </w:r>
      </w:del>
      <w:r w:rsidRPr="00636C9B">
        <w:rPr>
          <w:rFonts w:ascii="Times New Roman" w:hAnsi="Times New Roman"/>
          <w:sz w:val="24"/>
          <w:szCs w:val="24"/>
        </w:rPr>
        <w:t>female</w:t>
      </w:r>
      <w:ins w:id="627" w:author="Parks, Robbie M" w:date="2018-11-21T13:45:00Z">
        <w:r w:rsidR="008D33C0">
          <w:rPr>
            <w:rFonts w:ascii="Times New Roman" w:hAnsi="Times New Roman"/>
            <w:sz w:val="24"/>
            <w:szCs w:val="24"/>
          </w:rPr>
          <w:t>s</w:t>
        </w:r>
      </w:ins>
      <w:ins w:id="628" w:author="Parks, Robbie M" w:date="2018-11-21T14:01:00Z">
        <w:r w:rsidR="0008612A">
          <w:rPr>
            <w:rFonts w:ascii="Times New Roman" w:hAnsi="Times New Roman"/>
            <w:sz w:val="24"/>
            <w:szCs w:val="24"/>
          </w:rPr>
          <w:t xml:space="preserve"> (as well as </w:t>
        </w:r>
      </w:ins>
      <w:ins w:id="629" w:author="Parks, Robbie M" w:date="2018-11-21T14:02:00Z">
        <w:r w:rsidR="00673416">
          <w:rPr>
            <w:rFonts w:ascii="Times New Roman" w:hAnsi="Times New Roman"/>
            <w:sz w:val="24"/>
            <w:szCs w:val="24"/>
          </w:rPr>
          <w:t>55-74-year-old males)</w:t>
        </w:r>
      </w:ins>
      <w:ins w:id="630" w:author="Parks, Robbie M" w:date="2018-11-21T13:49:00Z">
        <w:r w:rsidR="001121F5">
          <w:rPr>
            <w:rFonts w:ascii="Times New Roman" w:hAnsi="Times New Roman"/>
            <w:sz w:val="24"/>
            <w:szCs w:val="24"/>
          </w:rPr>
          <w:t>, with i</w:t>
        </w:r>
        <w:commentRangeStart w:id="631"/>
        <w:r w:rsidR="001121F5" w:rsidRPr="00636C9B">
          <w:rPr>
            <w:rFonts w:ascii="Times New Roman" w:hAnsi="Times New Roman"/>
            <w:sz w:val="24"/>
            <w:szCs w:val="24"/>
          </w:rPr>
          <w:t xml:space="preserve">ntentional self-harm largest single cause </w:t>
        </w:r>
        <w:r w:rsidR="002001DE">
          <w:rPr>
            <w:rFonts w:ascii="Times New Roman" w:hAnsi="Times New Roman"/>
            <w:sz w:val="24"/>
            <w:szCs w:val="24"/>
          </w:rPr>
          <w:t>in 4</w:t>
        </w:r>
        <w:r w:rsidR="00A42B03">
          <w:rPr>
            <w:rFonts w:ascii="Times New Roman" w:hAnsi="Times New Roman"/>
            <w:sz w:val="24"/>
            <w:szCs w:val="24"/>
          </w:rPr>
          <w:t>5-7</w:t>
        </w:r>
        <w:r w:rsidR="001121F5" w:rsidRPr="00636C9B">
          <w:rPr>
            <w:rFonts w:ascii="Times New Roman" w:hAnsi="Times New Roman"/>
            <w:sz w:val="24"/>
            <w:szCs w:val="24"/>
          </w:rPr>
          <w:t xml:space="preserve">4 </w:t>
        </w:r>
      </w:ins>
      <w:ins w:id="632" w:author="Parks, Robbie M" w:date="2018-11-21T14:12:00Z">
        <w:r w:rsidR="006A2185">
          <w:rPr>
            <w:rFonts w:ascii="Times New Roman" w:hAnsi="Times New Roman"/>
            <w:sz w:val="24"/>
            <w:szCs w:val="24"/>
          </w:rPr>
          <w:t>years in</w:t>
        </w:r>
      </w:ins>
      <w:ins w:id="633" w:author="Parks, Robbie M" w:date="2018-11-21T13:49:00Z">
        <w:r w:rsidR="001121F5" w:rsidRPr="00636C9B">
          <w:rPr>
            <w:rFonts w:ascii="Times New Roman" w:hAnsi="Times New Roman"/>
            <w:sz w:val="24"/>
            <w:szCs w:val="24"/>
          </w:rPr>
          <w:t xml:space="preserve"> males and </w:t>
        </w:r>
      </w:ins>
      <w:ins w:id="634" w:author="Parks, Robbie M" w:date="2018-11-21T14:19:00Z">
        <w:r w:rsidR="00A42B03">
          <w:rPr>
            <w:rFonts w:ascii="Times New Roman" w:hAnsi="Times New Roman"/>
            <w:sz w:val="24"/>
            <w:szCs w:val="24"/>
          </w:rPr>
          <w:t>45-54</w:t>
        </w:r>
      </w:ins>
      <w:ins w:id="635" w:author="Parks, Robbie M" w:date="2018-11-21T13:49:00Z">
        <w:r w:rsidR="001121F5" w:rsidRPr="00636C9B">
          <w:rPr>
            <w:rFonts w:ascii="Times New Roman" w:hAnsi="Times New Roman"/>
            <w:sz w:val="24"/>
            <w:szCs w:val="24"/>
          </w:rPr>
          <w:t xml:space="preserve"> </w:t>
        </w:r>
      </w:ins>
      <w:ins w:id="636" w:author="Parks, Robbie M" w:date="2018-11-21T14:12:00Z">
        <w:r w:rsidR="006A2185">
          <w:rPr>
            <w:rFonts w:ascii="Times New Roman" w:hAnsi="Times New Roman"/>
            <w:sz w:val="24"/>
            <w:szCs w:val="24"/>
          </w:rPr>
          <w:t>years in</w:t>
        </w:r>
      </w:ins>
      <w:ins w:id="637" w:author="Parks, Robbie M" w:date="2018-11-21T13:49:00Z">
        <w:r w:rsidR="001121F5" w:rsidRPr="00636C9B">
          <w:rPr>
            <w:rFonts w:ascii="Times New Roman" w:hAnsi="Times New Roman"/>
            <w:sz w:val="24"/>
            <w:szCs w:val="24"/>
          </w:rPr>
          <w:t xml:space="preserve"> females</w:t>
        </w:r>
        <w:commentRangeEnd w:id="631"/>
        <w:r w:rsidR="001121F5">
          <w:rPr>
            <w:rStyle w:val="CommentReference"/>
            <w:rFonts w:asciiTheme="minorHAnsi" w:eastAsiaTheme="minorHAnsi" w:hAnsiTheme="minorHAnsi" w:cstheme="minorBidi"/>
          </w:rPr>
          <w:commentReference w:id="631"/>
        </w:r>
      </w:ins>
      <w:del w:id="638" w:author="Majid2" w:date="2018-11-06T10:29:00Z">
        <w:r w:rsidRPr="0009095B" w:rsidDel="00795C52">
          <w:rPr>
            <w:rFonts w:ascii="Times New Roman" w:hAnsi="Times New Roman"/>
            <w:sz w:val="24"/>
            <w:szCs w:val="24"/>
          </w:rPr>
          <w:delText>s</w:delText>
        </w:r>
      </w:del>
    </w:p>
    <w:p w14:paraId="4E18095F" w14:textId="5A2F10F7" w:rsidR="00A12752" w:rsidRDefault="00A12752" w:rsidP="00CC6021">
      <w:pPr>
        <w:pStyle w:val="ListParagraph"/>
        <w:numPr>
          <w:ilvl w:val="0"/>
          <w:numId w:val="10"/>
        </w:numPr>
        <w:spacing w:line="240" w:lineRule="auto"/>
        <w:rPr>
          <w:ins w:id="639" w:author="Parks, Robbie M" w:date="2018-11-21T14:20:00Z"/>
          <w:rFonts w:ascii="Times New Roman" w:hAnsi="Times New Roman"/>
          <w:sz w:val="24"/>
          <w:szCs w:val="24"/>
        </w:rPr>
      </w:pPr>
      <w:r w:rsidRPr="00636C9B">
        <w:rPr>
          <w:rFonts w:ascii="Times New Roman" w:hAnsi="Times New Roman"/>
          <w:sz w:val="24"/>
          <w:szCs w:val="24"/>
        </w:rPr>
        <w:t xml:space="preserve">Transport deaths largest single cause in </w:t>
      </w:r>
      <w:ins w:id="640" w:author="Parks, Robbie M" w:date="2018-11-21T14:19:00Z">
        <w:r w:rsidR="00E82FE9">
          <w:rPr>
            <w:rFonts w:ascii="Times New Roman" w:hAnsi="Times New Roman"/>
            <w:sz w:val="24"/>
            <w:szCs w:val="24"/>
          </w:rPr>
          <w:t>0</w:t>
        </w:r>
      </w:ins>
      <w:del w:id="641" w:author="Parks, Robbie M" w:date="2018-11-21T14:19:00Z">
        <w:r w:rsidRPr="00636C9B" w:rsidDel="00E82FE9">
          <w:rPr>
            <w:rFonts w:ascii="Times New Roman" w:hAnsi="Times New Roman"/>
            <w:sz w:val="24"/>
            <w:szCs w:val="24"/>
          </w:rPr>
          <w:delText>5</w:delText>
        </w:r>
      </w:del>
      <w:r w:rsidRPr="00636C9B">
        <w:rPr>
          <w:rFonts w:ascii="Times New Roman" w:hAnsi="Times New Roman"/>
          <w:sz w:val="24"/>
          <w:szCs w:val="24"/>
        </w:rPr>
        <w:t>-</w:t>
      </w:r>
      <w:del w:id="642" w:author="Parks, Robbie M" w:date="2018-11-21T14:19:00Z">
        <w:r w:rsidRPr="00636C9B" w:rsidDel="00E82FE9">
          <w:rPr>
            <w:rFonts w:ascii="Times New Roman" w:hAnsi="Times New Roman"/>
            <w:sz w:val="24"/>
            <w:szCs w:val="24"/>
          </w:rPr>
          <w:delText xml:space="preserve">24 </w:delText>
        </w:r>
      </w:del>
      <w:ins w:id="643" w:author="Parks, Robbie M" w:date="2018-11-21T14:19:00Z">
        <w:r w:rsidR="00E82FE9">
          <w:rPr>
            <w:rFonts w:ascii="Times New Roman" w:hAnsi="Times New Roman"/>
            <w:sz w:val="24"/>
            <w:szCs w:val="24"/>
          </w:rPr>
          <w:t>44</w:t>
        </w:r>
        <w:r w:rsidR="00E82FE9" w:rsidRPr="00636C9B">
          <w:rPr>
            <w:rFonts w:ascii="Times New Roman" w:hAnsi="Times New Roman"/>
            <w:sz w:val="24"/>
            <w:szCs w:val="24"/>
          </w:rPr>
          <w:t xml:space="preserve"> </w:t>
        </w:r>
      </w:ins>
      <w:del w:id="644" w:author="Parks, Robbie M" w:date="2018-11-21T14:19:00Z">
        <w:r w:rsidRPr="00636C9B" w:rsidDel="001A3A57">
          <w:rPr>
            <w:rFonts w:ascii="Times New Roman" w:hAnsi="Times New Roman"/>
            <w:sz w:val="24"/>
            <w:szCs w:val="24"/>
          </w:rPr>
          <w:delText>year-old</w:delText>
        </w:r>
      </w:del>
      <w:ins w:id="645" w:author="Parks, Robbie M" w:date="2018-11-21T14:19:00Z">
        <w:r w:rsidR="001A3A57">
          <w:rPr>
            <w:rFonts w:ascii="Times New Roman" w:hAnsi="Times New Roman"/>
            <w:sz w:val="24"/>
            <w:szCs w:val="24"/>
          </w:rPr>
          <w:t>years in</w:t>
        </w:r>
      </w:ins>
      <w:r w:rsidRPr="00636C9B">
        <w:rPr>
          <w:rFonts w:ascii="Times New Roman" w:hAnsi="Times New Roman"/>
          <w:sz w:val="24"/>
          <w:szCs w:val="24"/>
        </w:rPr>
        <w:t xml:space="preserve"> males and </w:t>
      </w:r>
      <w:ins w:id="646" w:author="Parks, Robbie M" w:date="2018-11-21T14:20:00Z">
        <w:r w:rsidR="002C4C73">
          <w:rPr>
            <w:rFonts w:ascii="Times New Roman" w:hAnsi="Times New Roman"/>
            <w:sz w:val="24"/>
            <w:szCs w:val="24"/>
          </w:rPr>
          <w:t xml:space="preserve">0-44 and 55-74 years in </w:t>
        </w:r>
      </w:ins>
      <w:del w:id="647" w:author="Parks, Robbie M" w:date="2018-11-21T14:20:00Z">
        <w:r w:rsidRPr="00636C9B" w:rsidDel="001A3A57">
          <w:rPr>
            <w:rFonts w:ascii="Times New Roman" w:hAnsi="Times New Roman"/>
            <w:sz w:val="24"/>
            <w:szCs w:val="24"/>
          </w:rPr>
          <w:delText xml:space="preserve">5-24 year-old </w:delText>
        </w:r>
      </w:del>
      <w:r w:rsidRPr="00636C9B">
        <w:rPr>
          <w:rFonts w:ascii="Times New Roman" w:hAnsi="Times New Roman"/>
          <w:sz w:val="24"/>
          <w:szCs w:val="24"/>
        </w:rPr>
        <w:t>females</w:t>
      </w:r>
      <w:commentRangeEnd w:id="619"/>
      <w:r w:rsidR="00795C52">
        <w:rPr>
          <w:rStyle w:val="CommentReference"/>
          <w:rFonts w:asciiTheme="minorHAnsi" w:eastAsiaTheme="minorHAnsi" w:hAnsiTheme="minorHAnsi" w:cstheme="minorBidi"/>
        </w:rPr>
        <w:commentReference w:id="619"/>
      </w:r>
    </w:p>
    <w:p w14:paraId="36901C36" w14:textId="3EC42C90" w:rsidR="006C7C0B" w:rsidRPr="0009095B" w:rsidRDefault="00F701B5" w:rsidP="0009095B">
      <w:pPr>
        <w:pStyle w:val="ListParagraph"/>
        <w:numPr>
          <w:ilvl w:val="0"/>
          <w:numId w:val="10"/>
        </w:numPr>
        <w:spacing w:line="240" w:lineRule="auto"/>
        <w:rPr>
          <w:ins w:id="648" w:author="Parks, Robbie M" w:date="2018-11-21T14:04:00Z"/>
          <w:rFonts w:ascii="Times New Roman" w:hAnsi="Times New Roman"/>
          <w:sz w:val="24"/>
          <w:szCs w:val="24"/>
        </w:rPr>
      </w:pPr>
      <w:ins w:id="649" w:author="Parks, Robbie M" w:date="2018-11-21T14:20:00Z">
        <w:r>
          <w:rPr>
            <w:rFonts w:ascii="Times New Roman" w:hAnsi="Times New Roman"/>
            <w:sz w:val="24"/>
            <w:szCs w:val="24"/>
          </w:rPr>
          <w:t>De</w:t>
        </w:r>
        <w:r w:rsidR="006C7C0B" w:rsidRPr="00636C9B">
          <w:rPr>
            <w:rFonts w:ascii="Times New Roman" w:hAnsi="Times New Roman"/>
            <w:sz w:val="24"/>
            <w:szCs w:val="24"/>
          </w:rPr>
          <w:t>aths from falls</w:t>
        </w:r>
        <w:r>
          <w:rPr>
            <w:rFonts w:ascii="Times New Roman" w:hAnsi="Times New Roman"/>
            <w:sz w:val="24"/>
            <w:szCs w:val="24"/>
          </w:rPr>
          <w:t xml:space="preserve"> </w:t>
        </w:r>
      </w:ins>
      <w:ins w:id="650" w:author="Parks, Robbie M" w:date="2018-11-21T14:24:00Z">
        <w:r w:rsidRPr="00636C9B">
          <w:rPr>
            <w:rFonts w:ascii="Times New Roman" w:hAnsi="Times New Roman"/>
            <w:sz w:val="24"/>
            <w:szCs w:val="24"/>
          </w:rPr>
          <w:t xml:space="preserve">largest single cause in </w:t>
        </w:r>
        <w:r>
          <w:rPr>
            <w:rFonts w:ascii="Times New Roman" w:hAnsi="Times New Roman"/>
            <w:sz w:val="24"/>
            <w:szCs w:val="24"/>
          </w:rPr>
          <w:t>75+</w:t>
        </w:r>
        <w:r w:rsidRPr="00636C9B">
          <w:rPr>
            <w:rFonts w:ascii="Times New Roman" w:hAnsi="Times New Roman"/>
            <w:sz w:val="24"/>
            <w:szCs w:val="24"/>
          </w:rPr>
          <w:t xml:space="preserve"> </w:t>
        </w:r>
        <w:r>
          <w:rPr>
            <w:rFonts w:ascii="Times New Roman" w:hAnsi="Times New Roman"/>
            <w:sz w:val="24"/>
            <w:szCs w:val="24"/>
          </w:rPr>
          <w:t>years in</w:t>
        </w:r>
        <w:r w:rsidRPr="00636C9B">
          <w:rPr>
            <w:rFonts w:ascii="Times New Roman" w:hAnsi="Times New Roman"/>
            <w:sz w:val="24"/>
            <w:szCs w:val="24"/>
          </w:rPr>
          <w:t xml:space="preserve"> males and females</w:t>
        </w:r>
      </w:ins>
    </w:p>
    <w:p w14:paraId="1989EC87" w14:textId="611DE2D1" w:rsidR="00650CDF" w:rsidRPr="00636C9B" w:rsidRDefault="00650CDF" w:rsidP="00CC6021">
      <w:pPr>
        <w:pStyle w:val="ListParagraph"/>
        <w:numPr>
          <w:ilvl w:val="0"/>
          <w:numId w:val="10"/>
        </w:numPr>
        <w:spacing w:line="240" w:lineRule="auto"/>
        <w:rPr>
          <w:rFonts w:ascii="Times New Roman" w:hAnsi="Times New Roman"/>
          <w:sz w:val="24"/>
          <w:szCs w:val="24"/>
        </w:rPr>
      </w:pPr>
      <w:ins w:id="651" w:author="Parks, Robbie M" w:date="2018-11-21T14:04:00Z">
        <w:r>
          <w:rPr>
            <w:rFonts w:ascii="Times New Roman" w:hAnsi="Times New Roman"/>
            <w:sz w:val="24"/>
            <w:szCs w:val="24"/>
          </w:rPr>
          <w:t xml:space="preserve">Largest overall absolute number of deaths in 15-24 </w:t>
        </w:r>
      </w:ins>
      <w:ins w:id="652" w:author="Parks, Robbie M" w:date="2018-11-21T14:10:00Z">
        <w:r w:rsidR="00CC3B24">
          <w:rPr>
            <w:rFonts w:ascii="Times New Roman" w:hAnsi="Times New Roman"/>
            <w:sz w:val="24"/>
            <w:szCs w:val="24"/>
          </w:rPr>
          <w:t xml:space="preserve">years in males </w:t>
        </w:r>
      </w:ins>
      <w:ins w:id="653" w:author="Parks, Robbie M" w:date="2018-11-21T14:21:00Z">
        <w:r w:rsidR="006C7C0B">
          <w:rPr>
            <w:rFonts w:ascii="Times New Roman" w:hAnsi="Times New Roman"/>
            <w:sz w:val="24"/>
            <w:szCs w:val="24"/>
          </w:rPr>
          <w:t>(</w:t>
        </w:r>
      </w:ins>
      <w:ins w:id="654" w:author="Parks, Robbie M" w:date="2018-11-21T14:26:00Z">
        <w:r w:rsidR="00F36CA5">
          <w:rPr>
            <w:rFonts w:ascii="Times New Roman" w:hAnsi="Times New Roman"/>
            <w:sz w:val="24"/>
            <w:szCs w:val="24"/>
          </w:rPr>
          <w:t>684,051</w:t>
        </w:r>
      </w:ins>
      <w:ins w:id="655" w:author="Parks, Robbie M" w:date="2018-11-21T14:21:00Z">
        <w:r w:rsidR="006C7C0B">
          <w:rPr>
            <w:rFonts w:ascii="Times New Roman" w:hAnsi="Times New Roman"/>
            <w:sz w:val="24"/>
            <w:szCs w:val="24"/>
          </w:rPr>
          <w:t xml:space="preserve">) </w:t>
        </w:r>
      </w:ins>
      <w:ins w:id="656" w:author="Parks, Robbie M" w:date="2018-11-21T14:10:00Z">
        <w:r w:rsidR="00CC3B24">
          <w:rPr>
            <w:rFonts w:ascii="Times New Roman" w:hAnsi="Times New Roman"/>
            <w:sz w:val="24"/>
            <w:szCs w:val="24"/>
          </w:rPr>
          <w:t>and 85+ years in femal</w:t>
        </w:r>
      </w:ins>
      <w:ins w:id="657" w:author="Parks, Robbie M" w:date="2018-11-21T14:11:00Z">
        <w:r w:rsidR="00CC3B24">
          <w:rPr>
            <w:rFonts w:ascii="Times New Roman" w:hAnsi="Times New Roman"/>
            <w:sz w:val="24"/>
            <w:szCs w:val="24"/>
          </w:rPr>
          <w:t>es</w:t>
        </w:r>
      </w:ins>
      <w:ins w:id="658" w:author="Parks, Robbie M" w:date="2018-11-21T14:26:00Z">
        <w:r w:rsidR="00F36CA5">
          <w:rPr>
            <w:rFonts w:ascii="Times New Roman" w:hAnsi="Times New Roman"/>
            <w:sz w:val="24"/>
            <w:szCs w:val="24"/>
          </w:rPr>
          <w:t xml:space="preserve"> </w:t>
        </w:r>
      </w:ins>
      <w:ins w:id="659" w:author="Parks, Robbie M" w:date="2018-11-21T14:21:00Z">
        <w:r w:rsidR="006C7C0B">
          <w:rPr>
            <w:rFonts w:ascii="Times New Roman" w:hAnsi="Times New Roman"/>
            <w:sz w:val="24"/>
            <w:szCs w:val="24"/>
          </w:rPr>
          <w:t>(</w:t>
        </w:r>
      </w:ins>
      <w:ins w:id="660" w:author="Parks, Robbie M" w:date="2018-11-21T14:27:00Z">
        <w:r w:rsidR="00F36CA5">
          <w:rPr>
            <w:rFonts w:ascii="Times New Roman" w:hAnsi="Times New Roman"/>
            <w:sz w:val="24"/>
            <w:szCs w:val="24"/>
          </w:rPr>
          <w:t>196,363</w:t>
        </w:r>
      </w:ins>
      <w:ins w:id="661" w:author="Parks, Robbie M" w:date="2018-11-21T14:21:00Z">
        <w:r w:rsidR="006C7C0B">
          <w:rPr>
            <w:rFonts w:ascii="Times New Roman" w:hAnsi="Times New Roman"/>
            <w:sz w:val="24"/>
            <w:szCs w:val="24"/>
          </w:rPr>
          <w:t xml:space="preserve">) </w:t>
        </w:r>
      </w:ins>
    </w:p>
    <w:p w14:paraId="4BCE30ED" w14:textId="1704868D" w:rsidR="00F01639" w:rsidRPr="00636C9B" w:rsidDel="00676F7E" w:rsidRDefault="00A77F87" w:rsidP="00CC6021">
      <w:pPr>
        <w:pStyle w:val="ListParagraph"/>
        <w:numPr>
          <w:ilvl w:val="0"/>
          <w:numId w:val="10"/>
        </w:numPr>
        <w:spacing w:line="240" w:lineRule="auto"/>
        <w:rPr>
          <w:del w:id="662" w:author="Parks, Robbie M" w:date="2018-11-21T13:49:00Z"/>
          <w:rFonts w:ascii="Times New Roman" w:hAnsi="Times New Roman"/>
          <w:sz w:val="24"/>
          <w:szCs w:val="24"/>
        </w:rPr>
      </w:pPr>
      <w:commentRangeStart w:id="663"/>
      <w:del w:id="664" w:author="Parks, Robbie M" w:date="2018-11-21T13:49:00Z">
        <w:r w:rsidRPr="00636C9B" w:rsidDel="00676F7E">
          <w:rPr>
            <w:rFonts w:ascii="Times New Roman" w:hAnsi="Times New Roman"/>
            <w:sz w:val="24"/>
            <w:szCs w:val="24"/>
          </w:rPr>
          <w:delText xml:space="preserve">Intentional self-harm </w:delText>
        </w:r>
        <w:r w:rsidR="00281454" w:rsidRPr="00636C9B" w:rsidDel="00676F7E">
          <w:rPr>
            <w:rFonts w:ascii="Times New Roman" w:hAnsi="Times New Roman"/>
            <w:sz w:val="24"/>
            <w:szCs w:val="24"/>
          </w:rPr>
          <w:delText xml:space="preserve">largest single cause </w:delText>
        </w:r>
        <w:r w:rsidR="00D309F1" w:rsidRPr="00636C9B" w:rsidDel="00676F7E">
          <w:rPr>
            <w:rFonts w:ascii="Times New Roman" w:hAnsi="Times New Roman"/>
            <w:sz w:val="24"/>
            <w:szCs w:val="24"/>
          </w:rPr>
          <w:delText>in 25-74 year-old males and 35-64 year-old females</w:delText>
        </w:r>
        <w:commentRangeEnd w:id="663"/>
        <w:r w:rsidR="00795C52" w:rsidDel="00676F7E">
          <w:rPr>
            <w:rStyle w:val="CommentReference"/>
            <w:rFonts w:asciiTheme="minorHAnsi" w:eastAsiaTheme="minorHAnsi" w:hAnsiTheme="minorHAnsi" w:cstheme="minorBidi"/>
          </w:rPr>
          <w:commentReference w:id="663"/>
        </w:r>
      </w:del>
    </w:p>
    <w:p w14:paraId="366603DC" w14:textId="255385A5" w:rsidR="00955652" w:rsidRPr="00636C9B" w:rsidRDefault="00955652" w:rsidP="00AA22B2">
      <w:pPr>
        <w:spacing w:line="240" w:lineRule="auto"/>
        <w:rPr>
          <w:rFonts w:ascii="Times New Roman" w:hAnsi="Times New Roman"/>
          <w:i/>
          <w:sz w:val="24"/>
          <w:szCs w:val="24"/>
        </w:rPr>
      </w:pPr>
      <w:r w:rsidRPr="00636C9B">
        <w:rPr>
          <w:rFonts w:ascii="Times New Roman" w:hAnsi="Times New Roman"/>
          <w:i/>
          <w:sz w:val="24"/>
          <w:szCs w:val="24"/>
        </w:rPr>
        <w:t>Figure 4</w:t>
      </w:r>
    </w:p>
    <w:p w14:paraId="0E0AC704" w14:textId="77777777"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If the estimated associations are causal, there would be an additional 941 (831, 1053) additional injury deaths associated with 1°C additional warming across all months,</w:t>
      </w:r>
    </w:p>
    <w:p w14:paraId="6FEB18AE" w14:textId="24FA06AA"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941 is 0.65% of injury deaths in 2016.</w:t>
      </w:r>
    </w:p>
    <w:p w14:paraId="044E5FE6" w14:textId="43A17861" w:rsidR="00955652" w:rsidRDefault="00B21DE1" w:rsidP="00AA22B2">
      <w:pPr>
        <w:pStyle w:val="ListParagraph"/>
        <w:numPr>
          <w:ilvl w:val="0"/>
          <w:numId w:val="10"/>
        </w:numPr>
        <w:spacing w:line="240" w:lineRule="auto"/>
        <w:rPr>
          <w:ins w:id="665" w:author="Majid2" w:date="2018-11-06T10:38:00Z"/>
          <w:rFonts w:ascii="Times New Roman" w:hAnsi="Times New Roman"/>
          <w:sz w:val="24"/>
          <w:szCs w:val="24"/>
        </w:rPr>
      </w:pPr>
      <w:r w:rsidRPr="00636C9B">
        <w:rPr>
          <w:rFonts w:ascii="Times New Roman" w:hAnsi="Times New Roman"/>
          <w:sz w:val="24"/>
          <w:szCs w:val="24"/>
        </w:rPr>
        <w:t>87% deaths males and 13% in females</w:t>
      </w:r>
    </w:p>
    <w:p w14:paraId="7909817F" w14:textId="77777777" w:rsidR="009F4AEC" w:rsidRDefault="00697ADB" w:rsidP="00AA22B2">
      <w:pPr>
        <w:pStyle w:val="ListParagraph"/>
        <w:numPr>
          <w:ilvl w:val="0"/>
          <w:numId w:val="10"/>
        </w:numPr>
        <w:spacing w:line="240" w:lineRule="auto"/>
        <w:rPr>
          <w:ins w:id="666" w:author="Parks, Robbie M" w:date="2018-11-21T14:28:00Z"/>
          <w:rFonts w:ascii="Times New Roman" w:hAnsi="Times New Roman"/>
          <w:sz w:val="24"/>
          <w:szCs w:val="24"/>
        </w:rPr>
      </w:pPr>
      <w:moveToRangeStart w:id="667" w:author="Majid2" w:date="2018-11-06T10:38:00Z" w:name="move529264051"/>
      <w:moveTo w:id="668" w:author="Majid2" w:date="2018-11-06T10:38:00Z">
        <w:r w:rsidRPr="00697ADB">
          <w:rPr>
            <w:rFonts w:ascii="Times New Roman" w:hAnsi="Times New Roman"/>
            <w:sz w:val="24"/>
            <w:szCs w:val="24"/>
          </w:rPr>
          <w:t>Additional deaths mostly concentrated in adolescent to middle-aged males from 15-64 years, with 81% of all additional deaths there</w:t>
        </w:r>
      </w:moveTo>
      <w:ins w:id="669" w:author="Majid2" w:date="2018-11-06T10:38:00Z">
        <w:r w:rsidRPr="00697ADB">
          <w:rPr>
            <w:rFonts w:ascii="Times New Roman" w:hAnsi="Times New Roman"/>
            <w:sz w:val="24"/>
            <w:szCs w:val="24"/>
          </w:rPr>
          <w:t>.</w:t>
        </w:r>
      </w:ins>
    </w:p>
    <w:p w14:paraId="577219A9" w14:textId="0E7D4836" w:rsidR="009F4AEC" w:rsidRDefault="009F4AEC" w:rsidP="00AA22B2">
      <w:pPr>
        <w:pStyle w:val="ListParagraph"/>
        <w:numPr>
          <w:ilvl w:val="0"/>
          <w:numId w:val="10"/>
        </w:numPr>
        <w:spacing w:line="240" w:lineRule="auto"/>
        <w:rPr>
          <w:ins w:id="670" w:author="Parks, Robbie M" w:date="2018-11-21T14:27:00Z"/>
          <w:rFonts w:ascii="Times New Roman" w:hAnsi="Times New Roman"/>
          <w:sz w:val="24"/>
          <w:szCs w:val="24"/>
        </w:rPr>
      </w:pPr>
      <w:ins w:id="671" w:author="Parks, Robbie M" w:date="2018-11-21T14:28:00Z">
        <w:r>
          <w:rPr>
            <w:rFonts w:ascii="Times New Roman" w:hAnsi="Times New Roman"/>
            <w:sz w:val="24"/>
            <w:szCs w:val="24"/>
          </w:rPr>
          <w:t>Net decrease in 75+ years in males and 85+ years in females due to decrease in falls deaths</w:t>
        </w:r>
      </w:ins>
    </w:p>
    <w:p w14:paraId="4151D7F6" w14:textId="7CB9DCB8" w:rsidR="00697ADB" w:rsidRPr="00636C9B" w:rsidDel="00697ADB" w:rsidRDefault="00697ADB" w:rsidP="00697ADB">
      <w:pPr>
        <w:pStyle w:val="ListParagraph"/>
        <w:numPr>
          <w:ilvl w:val="0"/>
          <w:numId w:val="10"/>
        </w:numPr>
        <w:spacing w:line="240" w:lineRule="auto"/>
        <w:rPr>
          <w:del w:id="672" w:author="Majid2" w:date="2018-11-06T10:39:00Z"/>
          <w:rFonts w:ascii="Times New Roman" w:hAnsi="Times New Roman"/>
          <w:sz w:val="24"/>
          <w:szCs w:val="24"/>
        </w:rPr>
      </w:pPr>
      <w:ins w:id="673" w:author="Majid2" w:date="2018-11-06T10:38:00Z">
        <w:del w:id="674" w:author="Parks, Robbie M" w:date="2018-11-21T14:27:00Z">
          <w:r w:rsidRPr="00697ADB" w:rsidDel="009F4AEC">
            <w:rPr>
              <w:rFonts w:ascii="Times New Roman" w:hAnsi="Times New Roman"/>
              <w:sz w:val="24"/>
              <w:szCs w:val="24"/>
            </w:rPr>
            <w:delText xml:space="preserve"> [[[point out the reduction in older ages]]]</w:delText>
          </w:r>
        </w:del>
      </w:ins>
    </w:p>
    <w:moveToRangeEnd w:id="667"/>
    <w:p w14:paraId="03E85AB7" w14:textId="40D889C9" w:rsidR="00697ADB" w:rsidRPr="00697ADB" w:rsidDel="00697ADB" w:rsidRDefault="00697ADB" w:rsidP="00697ADB">
      <w:pPr>
        <w:pStyle w:val="ListParagraph"/>
        <w:numPr>
          <w:ilvl w:val="0"/>
          <w:numId w:val="10"/>
        </w:numPr>
        <w:spacing w:line="240" w:lineRule="auto"/>
        <w:rPr>
          <w:del w:id="675" w:author="Majid2" w:date="2018-11-06T10:39:00Z"/>
          <w:rFonts w:ascii="Times New Roman" w:hAnsi="Times New Roman"/>
          <w:sz w:val="24"/>
          <w:szCs w:val="24"/>
        </w:rPr>
      </w:pPr>
    </w:p>
    <w:p w14:paraId="53C8AF1A" w14:textId="63A1E914"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461 (377, 543) unintentional injury deaths, with most in transport</w:t>
      </w:r>
    </w:p>
    <w:p w14:paraId="01841836" w14:textId="417A9979" w:rsidR="00B21DE1" w:rsidRPr="00636C9B" w:rsidDel="009F4AEC" w:rsidRDefault="00B21DE1" w:rsidP="00AA22B2">
      <w:pPr>
        <w:pStyle w:val="ListParagraph"/>
        <w:numPr>
          <w:ilvl w:val="0"/>
          <w:numId w:val="10"/>
        </w:numPr>
        <w:spacing w:line="240" w:lineRule="auto"/>
        <w:rPr>
          <w:del w:id="676" w:author="Parks, Robbie M" w:date="2018-11-21T14:27:00Z"/>
          <w:rFonts w:ascii="Times New Roman" w:hAnsi="Times New Roman"/>
          <w:sz w:val="24"/>
          <w:szCs w:val="24"/>
        </w:rPr>
      </w:pPr>
      <w:r w:rsidRPr="00636C9B">
        <w:rPr>
          <w:rFonts w:ascii="Times New Roman" w:hAnsi="Times New Roman"/>
          <w:sz w:val="24"/>
          <w:szCs w:val="24"/>
        </w:rPr>
        <w:t>480 (410, 550) intentional injury deaths, with most in intentional self-harm</w:t>
      </w:r>
    </w:p>
    <w:p w14:paraId="1503E06F" w14:textId="4C57046E" w:rsidR="00B21DE1" w:rsidRPr="003F66F7" w:rsidDel="00697ADB" w:rsidRDefault="00B21DE1" w:rsidP="0009095B">
      <w:pPr>
        <w:pStyle w:val="ListParagraph"/>
        <w:numPr>
          <w:ilvl w:val="0"/>
          <w:numId w:val="10"/>
        </w:numPr>
        <w:spacing w:line="240" w:lineRule="auto"/>
        <w:rPr>
          <w:rFonts w:ascii="Times New Roman" w:hAnsi="Times New Roman"/>
          <w:sz w:val="24"/>
          <w:szCs w:val="24"/>
        </w:rPr>
      </w:pPr>
      <w:moveFromRangeStart w:id="677" w:author="Majid2" w:date="2018-11-06T10:38:00Z" w:name="move529264051"/>
      <w:moveFrom w:id="678" w:author="Majid2" w:date="2018-11-06T10:38:00Z">
        <w:r w:rsidRPr="0009095B" w:rsidDel="00697ADB">
          <w:rPr>
            <w:rFonts w:ascii="Times New Roman" w:hAnsi="Times New Roman"/>
            <w:sz w:val="24"/>
            <w:szCs w:val="24"/>
          </w:rPr>
          <w:t>Additional deaths mostly concentrated in adolescent to middle-aged males from 15-64 years, with 81% of all additional deaths th</w:t>
        </w:r>
        <w:r w:rsidR="00BC291C" w:rsidRPr="006233AE" w:rsidDel="00697ADB">
          <w:rPr>
            <w:rFonts w:ascii="Times New Roman" w:hAnsi="Times New Roman"/>
            <w:sz w:val="24"/>
            <w:szCs w:val="24"/>
          </w:rPr>
          <w:t>e</w:t>
        </w:r>
        <w:r w:rsidRPr="002F3DCF" w:rsidDel="00697ADB">
          <w:rPr>
            <w:rFonts w:ascii="Times New Roman" w:hAnsi="Times New Roman"/>
            <w:sz w:val="24"/>
            <w:szCs w:val="24"/>
          </w:rPr>
          <w:t>re</w:t>
        </w:r>
      </w:moveFrom>
    </w:p>
    <w:moveFromRangeEnd w:id="677"/>
    <w:p w14:paraId="2DF7451F" w14:textId="3043E513"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Largest single increase in an injury </w:t>
      </w:r>
      <w:del w:id="679" w:author="Parks, Robbie M" w:date="2018-11-13T17:11:00Z">
        <w:r w:rsidRPr="00636C9B" w:rsidDel="00987B41">
          <w:rPr>
            <w:rFonts w:ascii="Times New Roman" w:hAnsi="Times New Roman"/>
            <w:sz w:val="24"/>
            <w:szCs w:val="24"/>
          </w:rPr>
          <w:delText xml:space="preserve">category </w:delText>
        </w:r>
      </w:del>
      <w:ins w:id="680" w:author="Parks, Robbie M" w:date="2018-11-13T17:11:00Z">
        <w:r w:rsidR="00987B41">
          <w:rPr>
            <w:rFonts w:ascii="Times New Roman" w:hAnsi="Times New Roman"/>
            <w:sz w:val="24"/>
            <w:szCs w:val="24"/>
          </w:rPr>
          <w:t>type</w:t>
        </w:r>
        <w:r w:rsidR="00987B41" w:rsidRPr="00636C9B">
          <w:rPr>
            <w:rFonts w:ascii="Times New Roman" w:hAnsi="Times New Roman"/>
            <w:sz w:val="24"/>
            <w:szCs w:val="24"/>
          </w:rPr>
          <w:t xml:space="preserve"> </w:t>
        </w:r>
      </w:ins>
      <w:r w:rsidRPr="00636C9B">
        <w:rPr>
          <w:rFonts w:ascii="Times New Roman" w:hAnsi="Times New Roman"/>
          <w:sz w:val="24"/>
          <w:szCs w:val="24"/>
        </w:rPr>
        <w:t>for males and females alike would be in transport deaths with an increase of 385 (339,431) for males and 63 (39,88) for females</w:t>
      </w:r>
    </w:p>
    <w:p w14:paraId="3E2ACC04" w14:textId="1560607A"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The only </w:t>
      </w:r>
      <w:del w:id="681" w:author="Parks, Robbie M" w:date="2018-11-13T17:11:00Z">
        <w:r w:rsidRPr="00636C9B" w:rsidDel="00987B41">
          <w:rPr>
            <w:rFonts w:ascii="Times New Roman" w:hAnsi="Times New Roman"/>
            <w:sz w:val="24"/>
            <w:szCs w:val="24"/>
          </w:rPr>
          <w:delText xml:space="preserve">category </w:delText>
        </w:r>
      </w:del>
      <w:ins w:id="682" w:author="Parks, Robbie M" w:date="2018-11-13T17:11:00Z">
        <w:r w:rsidR="00987B41">
          <w:rPr>
            <w:rFonts w:ascii="Times New Roman" w:hAnsi="Times New Roman"/>
            <w:sz w:val="24"/>
            <w:szCs w:val="24"/>
          </w:rPr>
          <w:t>type</w:t>
        </w:r>
        <w:r w:rsidR="00987B41" w:rsidRPr="00636C9B">
          <w:rPr>
            <w:rFonts w:ascii="Times New Roman" w:hAnsi="Times New Roman"/>
            <w:sz w:val="24"/>
            <w:szCs w:val="24"/>
          </w:rPr>
          <w:t xml:space="preserve"> </w:t>
        </w:r>
      </w:ins>
      <w:r w:rsidRPr="00636C9B">
        <w:rPr>
          <w:rFonts w:ascii="Times New Roman" w:hAnsi="Times New Roman"/>
          <w:sz w:val="24"/>
          <w:szCs w:val="24"/>
        </w:rPr>
        <w:t xml:space="preserve">of injury to exhibit a decrease in number of deaths would be fall deaths, with -87 (-130, -44) fewer male deaths and -44 (-89,2) fewer female deaths, largely contributed to by the reduction in falls deaths from </w:t>
      </w:r>
      <w:del w:id="683" w:author="Majid2" w:date="2018-11-06T10:42:00Z">
        <w:r w:rsidRPr="00636C9B" w:rsidDel="00697ADB">
          <w:rPr>
            <w:rFonts w:ascii="Times New Roman" w:hAnsi="Times New Roman"/>
            <w:sz w:val="24"/>
            <w:szCs w:val="24"/>
          </w:rPr>
          <w:delText>males 55 years and over and females 65 years and over</w:delText>
        </w:r>
      </w:del>
      <w:ins w:id="684" w:author="Majid2" w:date="2018-11-06T10:42:00Z">
        <w:r w:rsidR="00697ADB">
          <w:rPr>
            <w:rFonts w:ascii="Times New Roman" w:hAnsi="Times New Roman"/>
            <w:sz w:val="24"/>
            <w:szCs w:val="24"/>
          </w:rPr>
          <w:t>middle/older ages</w:t>
        </w:r>
      </w:ins>
    </w:p>
    <w:p w14:paraId="580116E8" w14:textId="03E92020" w:rsidR="00645C3A" w:rsidRPr="00636C9B" w:rsidRDefault="00B95386" w:rsidP="00AA22B2">
      <w:pPr>
        <w:spacing w:line="240" w:lineRule="auto"/>
        <w:rPr>
          <w:rFonts w:ascii="Times New Roman" w:hAnsi="Times New Roman"/>
          <w:sz w:val="24"/>
          <w:szCs w:val="24"/>
        </w:rPr>
      </w:pPr>
      <w:r w:rsidRPr="00636C9B">
        <w:rPr>
          <w:rFonts w:ascii="Times New Roman" w:hAnsi="Times New Roman"/>
          <w:i/>
          <w:sz w:val="24"/>
          <w:szCs w:val="24"/>
        </w:rPr>
        <w:t>Figure S1</w:t>
      </w:r>
    </w:p>
    <w:p w14:paraId="65A3622C" w14:textId="03886294" w:rsidR="00645C3A" w:rsidRPr="00845469" w:rsidRDefault="00AC30AB" w:rsidP="00AA22B2">
      <w:pPr>
        <w:spacing w:line="240" w:lineRule="auto"/>
        <w:rPr>
          <w:ins w:id="685" w:author="Majid2" w:date="2018-11-06T10:49:00Z"/>
          <w:rFonts w:ascii="Times New Roman" w:hAnsi="Times New Roman"/>
          <w:sz w:val="24"/>
          <w:szCs w:val="24"/>
          <w:u w:val="single"/>
          <w:rPrChange w:id="686" w:author="Parks, Robbie M" w:date="2018-11-21T14:34:00Z">
            <w:rPr>
              <w:ins w:id="687" w:author="Majid2" w:date="2018-11-06T10:49:00Z"/>
              <w:rFonts w:ascii="Times New Roman" w:hAnsi="Times New Roman"/>
              <w:sz w:val="24"/>
              <w:szCs w:val="24"/>
            </w:rPr>
          </w:rPrChange>
        </w:rPr>
      </w:pPr>
      <w:del w:id="688" w:author="Parks, Robbie M" w:date="2018-11-20T17:45:00Z">
        <w:r w:rsidRPr="00845469" w:rsidDel="002522D1">
          <w:rPr>
            <w:rFonts w:ascii="Times New Roman" w:hAnsi="Times New Roman"/>
            <w:sz w:val="24"/>
            <w:szCs w:val="24"/>
            <w:u w:val="single"/>
            <w:rPrChange w:id="689" w:author="Parks, Robbie M" w:date="2018-11-21T14:34:00Z">
              <w:rPr>
                <w:rFonts w:ascii="Times New Roman" w:hAnsi="Times New Roman"/>
                <w:sz w:val="24"/>
                <w:szCs w:val="24"/>
              </w:rPr>
            </w:rPrChange>
          </w:rPr>
          <w:delText>[[[</w:delText>
        </w:r>
      </w:del>
      <w:r w:rsidRPr="00845469">
        <w:rPr>
          <w:rFonts w:ascii="Times New Roman" w:hAnsi="Times New Roman"/>
          <w:sz w:val="24"/>
          <w:szCs w:val="24"/>
          <w:u w:val="single"/>
          <w:rPrChange w:id="690" w:author="Parks, Robbie M" w:date="2018-11-21T14:34:00Z">
            <w:rPr>
              <w:rFonts w:ascii="Times New Roman" w:hAnsi="Times New Roman"/>
              <w:sz w:val="24"/>
              <w:szCs w:val="24"/>
            </w:rPr>
          </w:rPrChange>
        </w:rPr>
        <w:t>All r</w:t>
      </w:r>
      <w:r w:rsidR="00645C3A" w:rsidRPr="00845469">
        <w:rPr>
          <w:rFonts w:ascii="Times New Roman" w:hAnsi="Times New Roman"/>
          <w:sz w:val="24"/>
          <w:szCs w:val="24"/>
          <w:u w:val="single"/>
          <w:rPrChange w:id="691" w:author="Parks, Robbie M" w:date="2018-11-21T14:34:00Z">
            <w:rPr>
              <w:rFonts w:ascii="Times New Roman" w:hAnsi="Times New Roman"/>
              <w:sz w:val="24"/>
              <w:szCs w:val="24"/>
            </w:rPr>
          </w:rPrChange>
        </w:rPr>
        <w:t xml:space="preserve">esults for </w:t>
      </w:r>
      <w:ins w:id="692" w:author="Parks, Robbie M" w:date="2018-11-21T14:35:00Z">
        <w:r w:rsidR="00422D34">
          <w:rPr>
            <w:rFonts w:ascii="Times New Roman" w:hAnsi="Times New Roman"/>
            <w:sz w:val="24"/>
            <w:szCs w:val="24"/>
            <w:u w:val="single"/>
          </w:rPr>
          <w:t>national +</w:t>
        </w:r>
      </w:ins>
      <w:r w:rsidR="00645C3A" w:rsidRPr="00845469">
        <w:rPr>
          <w:rFonts w:ascii="Times New Roman" w:hAnsi="Times New Roman"/>
          <w:sz w:val="24"/>
          <w:szCs w:val="24"/>
          <w:u w:val="single"/>
          <w:rPrChange w:id="693" w:author="Parks, Robbie M" w:date="2018-11-21T14:34:00Z">
            <w:rPr>
              <w:rFonts w:ascii="Times New Roman" w:hAnsi="Times New Roman"/>
              <w:sz w:val="24"/>
              <w:szCs w:val="24"/>
            </w:rPr>
          </w:rPrChange>
        </w:rPr>
        <w:t xml:space="preserve">1°C </w:t>
      </w:r>
      <w:del w:id="694" w:author="Parks, Robbie M" w:date="2018-11-21T14:35:00Z">
        <w:r w:rsidR="00645C3A" w:rsidRPr="00845469" w:rsidDel="00422D34">
          <w:rPr>
            <w:rFonts w:ascii="Times New Roman" w:hAnsi="Times New Roman"/>
            <w:sz w:val="24"/>
            <w:szCs w:val="24"/>
            <w:u w:val="single"/>
            <w:rPrChange w:id="695" w:author="Parks, Robbie M" w:date="2018-11-21T14:34:00Z">
              <w:rPr>
                <w:rFonts w:ascii="Times New Roman" w:hAnsi="Times New Roman"/>
                <w:sz w:val="24"/>
                <w:szCs w:val="24"/>
              </w:rPr>
            </w:rPrChange>
          </w:rPr>
          <w:delText xml:space="preserve">additional </w:delText>
        </w:r>
      </w:del>
      <w:r w:rsidR="00645C3A" w:rsidRPr="00845469">
        <w:rPr>
          <w:rFonts w:ascii="Times New Roman" w:hAnsi="Times New Roman"/>
          <w:sz w:val="24"/>
          <w:szCs w:val="24"/>
          <w:u w:val="single"/>
          <w:rPrChange w:id="696" w:author="Parks, Robbie M" w:date="2018-11-21T14:34:00Z">
            <w:rPr>
              <w:rFonts w:ascii="Times New Roman" w:hAnsi="Times New Roman"/>
              <w:sz w:val="24"/>
              <w:szCs w:val="24"/>
            </w:rPr>
          </w:rPrChange>
        </w:rPr>
        <w:t xml:space="preserve">warming </w:t>
      </w:r>
      <w:ins w:id="697" w:author="Parks, Robbie M" w:date="2018-11-21T14:35:00Z">
        <w:r w:rsidR="00422D34">
          <w:rPr>
            <w:rFonts w:ascii="Times New Roman" w:hAnsi="Times New Roman"/>
            <w:sz w:val="24"/>
            <w:szCs w:val="24"/>
            <w:u w:val="single"/>
          </w:rPr>
          <w:t xml:space="preserve">anomaly </w:t>
        </w:r>
      </w:ins>
      <w:r w:rsidR="00645C3A" w:rsidRPr="00845469">
        <w:rPr>
          <w:rFonts w:ascii="Times New Roman" w:hAnsi="Times New Roman"/>
          <w:sz w:val="24"/>
          <w:szCs w:val="24"/>
          <w:u w:val="single"/>
          <w:rPrChange w:id="698" w:author="Parks, Robbie M" w:date="2018-11-21T14:34:00Z">
            <w:rPr>
              <w:rFonts w:ascii="Times New Roman" w:hAnsi="Times New Roman"/>
              <w:sz w:val="24"/>
              <w:szCs w:val="24"/>
            </w:rPr>
          </w:rPrChange>
        </w:rPr>
        <w:t>across all months</w:t>
      </w:r>
      <w:del w:id="699" w:author="Parks, Robbie M" w:date="2018-11-20T17:45:00Z">
        <w:r w:rsidRPr="00845469" w:rsidDel="002522D1">
          <w:rPr>
            <w:rFonts w:ascii="Times New Roman" w:hAnsi="Times New Roman"/>
            <w:sz w:val="24"/>
            <w:szCs w:val="24"/>
            <w:u w:val="single"/>
            <w:rPrChange w:id="700" w:author="Parks, Robbie M" w:date="2018-11-21T14:34:00Z">
              <w:rPr>
                <w:rFonts w:ascii="Times New Roman" w:hAnsi="Times New Roman"/>
                <w:sz w:val="24"/>
                <w:szCs w:val="24"/>
              </w:rPr>
            </w:rPrChange>
          </w:rPr>
          <w:delText>]]]</w:delText>
        </w:r>
      </w:del>
    </w:p>
    <w:p w14:paraId="0556E370" w14:textId="23C7D7DF" w:rsidR="005E65AD" w:rsidRPr="00636C9B" w:rsidRDefault="005E65AD" w:rsidP="00AA22B2">
      <w:pPr>
        <w:spacing w:line="240" w:lineRule="auto"/>
        <w:rPr>
          <w:rFonts w:ascii="Times New Roman" w:hAnsi="Times New Roman"/>
          <w:sz w:val="24"/>
          <w:szCs w:val="24"/>
        </w:rPr>
      </w:pPr>
      <w:ins w:id="701" w:author="Majid2" w:date="2018-11-06T10:49:00Z">
        <w:r w:rsidRPr="005E65AD">
          <w:rPr>
            <w:rFonts w:ascii="Times New Roman" w:hAnsi="Times New Roman"/>
            <w:sz w:val="24"/>
            <w:szCs w:val="24"/>
          </w:rPr>
          <w:lastRenderedPageBreak/>
          <w:t>If we look at these as percent increase, then</w:t>
        </w:r>
      </w:ins>
    </w:p>
    <w:p w14:paraId="44AFB3FC" w14:textId="2BBD863C" w:rsidR="00B95386" w:rsidRPr="00636C9B" w:rsidRDefault="00A83200" w:rsidP="00AA22B2">
      <w:pPr>
        <w:pStyle w:val="ListParagraph"/>
        <w:numPr>
          <w:ilvl w:val="0"/>
          <w:numId w:val="10"/>
        </w:numPr>
        <w:spacing w:line="240" w:lineRule="auto"/>
        <w:rPr>
          <w:rFonts w:ascii="Times New Roman" w:hAnsi="Times New Roman"/>
          <w:sz w:val="24"/>
          <w:szCs w:val="24"/>
        </w:rPr>
      </w:pPr>
      <w:commentRangeStart w:id="702"/>
      <w:commentRangeStart w:id="703"/>
      <w:r w:rsidRPr="00636C9B">
        <w:rPr>
          <w:rFonts w:ascii="Times New Roman" w:hAnsi="Times New Roman"/>
          <w:sz w:val="24"/>
          <w:szCs w:val="24"/>
        </w:rPr>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ins w:id="704" w:author="Parks, Robbie M" w:date="2018-11-21T14:37:00Z">
        <w:r w:rsidR="00660FA9">
          <w:rPr>
            <w:rFonts w:ascii="Times New Roman" w:hAnsi="Times New Roman"/>
            <w:sz w:val="24"/>
            <w:szCs w:val="24"/>
          </w:rPr>
          <w:t>%</w:t>
        </w:r>
      </w:ins>
      <w:r w:rsidRPr="00636C9B">
        <w:rPr>
          <w:rFonts w:ascii="Times New Roman" w:hAnsi="Times New Roman"/>
          <w:sz w:val="24"/>
          <w:szCs w:val="24"/>
        </w:rPr>
        <w:t>)</w:t>
      </w:r>
    </w:p>
    <w:p w14:paraId="5CB22ACD" w14:textId="4252D0C5"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decrease in fall deaths in men age 85+ years at -0.7% (-1.1%,</w:t>
      </w:r>
      <w:ins w:id="705" w:author="Parks, Robbie M" w:date="2018-11-21T14:38:00Z">
        <w:r w:rsidR="00980EBF">
          <w:rPr>
            <w:rFonts w:ascii="Times New Roman" w:hAnsi="Times New Roman"/>
            <w:sz w:val="24"/>
            <w:szCs w:val="24"/>
          </w:rPr>
          <w:t xml:space="preserve"> </w:t>
        </w:r>
      </w:ins>
      <w:r w:rsidRPr="00636C9B">
        <w:rPr>
          <w:rFonts w:ascii="Times New Roman" w:hAnsi="Times New Roman"/>
          <w:sz w:val="24"/>
          <w:szCs w:val="24"/>
        </w:rPr>
        <w:t>-0.2%)</w:t>
      </w:r>
    </w:p>
    <w:p w14:paraId="2A4F5236" w14:textId="0D1FA9FB" w:rsidR="00A83200"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from transport was larger in male age groups than in females, except 5-14, 65-74 and 85+ years age groups.</w:t>
      </w:r>
    </w:p>
    <w:p w14:paraId="111D7127" w14:textId="3AFEE04A" w:rsidR="003B3A5E" w:rsidRPr="00636C9B" w:rsidDel="0081196C" w:rsidRDefault="003B3A5E" w:rsidP="00AA22B2">
      <w:pPr>
        <w:pStyle w:val="ListParagraph"/>
        <w:numPr>
          <w:ilvl w:val="0"/>
          <w:numId w:val="10"/>
        </w:numPr>
        <w:spacing w:line="240" w:lineRule="auto"/>
        <w:rPr>
          <w:del w:id="706" w:author="Parks, Robbie M" w:date="2018-11-21T14:33:00Z"/>
          <w:rFonts w:ascii="Times New Roman" w:hAnsi="Times New Roman"/>
          <w:sz w:val="24"/>
          <w:szCs w:val="24"/>
        </w:rPr>
      </w:pPr>
      <w:del w:id="707" w:author="Parks, Robbie M" w:date="2018-11-21T14:33:00Z">
        <w:r w:rsidRPr="00636C9B" w:rsidDel="0081196C">
          <w:rPr>
            <w:rFonts w:ascii="Times New Roman" w:hAnsi="Times New Roman"/>
            <w:sz w:val="24"/>
            <w:szCs w:val="24"/>
          </w:rPr>
          <w:delText>Excess risk in falls for both males and females went from positive to negative from younger to older age groups respectively.</w:delText>
        </w:r>
      </w:del>
    </w:p>
    <w:p w14:paraId="58F885D9" w14:textId="1AB04569" w:rsidR="003A52B4" w:rsidRPr="00636C9B" w:rsidDel="00980EBF" w:rsidRDefault="003B3A5E" w:rsidP="00AA22B2">
      <w:pPr>
        <w:pStyle w:val="ListParagraph"/>
        <w:numPr>
          <w:ilvl w:val="0"/>
          <w:numId w:val="10"/>
        </w:numPr>
        <w:spacing w:line="240" w:lineRule="auto"/>
        <w:rPr>
          <w:del w:id="708" w:author="Parks, Robbie M" w:date="2018-11-21T14:38:00Z"/>
          <w:rFonts w:ascii="Times New Roman" w:hAnsi="Times New Roman"/>
          <w:sz w:val="24"/>
          <w:szCs w:val="24"/>
        </w:rPr>
      </w:pPr>
      <w:del w:id="709" w:author="Parks, Robbie M" w:date="2018-11-21T14:34:00Z">
        <w:r w:rsidRPr="00636C9B" w:rsidDel="003E78CA">
          <w:rPr>
            <w:rFonts w:ascii="Times New Roman" w:hAnsi="Times New Roman"/>
            <w:sz w:val="24"/>
            <w:szCs w:val="24"/>
          </w:rPr>
          <w:delText>l</w:delText>
        </w:r>
      </w:del>
      <w:del w:id="710" w:author="Parks, Robbie M" w:date="2018-11-21T14:38:00Z">
        <w:r w:rsidRPr="00636C9B" w:rsidDel="00980EBF">
          <w:rPr>
            <w:rFonts w:ascii="Times New Roman" w:hAnsi="Times New Roman"/>
            <w:sz w:val="24"/>
            <w:szCs w:val="24"/>
          </w:rPr>
          <w:delText>arge</w:delText>
        </w:r>
      </w:del>
      <w:del w:id="711" w:author="Parks, Robbie M" w:date="2018-11-21T14:34:00Z">
        <w:r w:rsidRPr="00636C9B" w:rsidDel="003E78CA">
          <w:rPr>
            <w:rFonts w:ascii="Times New Roman" w:hAnsi="Times New Roman"/>
            <w:sz w:val="24"/>
            <w:szCs w:val="24"/>
          </w:rPr>
          <w:delText>r</w:delText>
        </w:r>
      </w:del>
      <w:del w:id="712" w:author="Parks, Robbie M" w:date="2018-11-21T14:38:00Z">
        <w:r w:rsidRPr="00636C9B" w:rsidDel="00980EBF">
          <w:rPr>
            <w:rFonts w:ascii="Times New Roman" w:hAnsi="Times New Roman"/>
            <w:sz w:val="24"/>
            <w:szCs w:val="24"/>
          </w:rPr>
          <w:delText xml:space="preserve"> excess risk </w:delText>
        </w:r>
        <w:r w:rsidR="003A52B4" w:rsidRPr="00636C9B" w:rsidDel="00980EBF">
          <w:rPr>
            <w:rFonts w:ascii="Times New Roman" w:hAnsi="Times New Roman"/>
            <w:sz w:val="24"/>
            <w:szCs w:val="24"/>
          </w:rPr>
          <w:delText>for drowning in younger males</w:delText>
        </w:r>
      </w:del>
      <w:del w:id="713" w:author="Parks, Robbie M" w:date="2018-11-21T14:34:00Z">
        <w:r w:rsidR="003A52B4" w:rsidRPr="00636C9B" w:rsidDel="003E78CA">
          <w:rPr>
            <w:rFonts w:ascii="Times New Roman" w:hAnsi="Times New Roman"/>
            <w:sz w:val="24"/>
            <w:szCs w:val="24"/>
          </w:rPr>
          <w:delText xml:space="preserve"> than elsewhere</w:delText>
        </w:r>
      </w:del>
    </w:p>
    <w:p w14:paraId="44D09776" w14:textId="221FC2E2" w:rsidR="003A52B4" w:rsidRPr="00636C9B" w:rsidDel="007175A1" w:rsidRDefault="003B3A5E" w:rsidP="00AA22B2">
      <w:pPr>
        <w:pStyle w:val="ListParagraph"/>
        <w:numPr>
          <w:ilvl w:val="0"/>
          <w:numId w:val="10"/>
        </w:numPr>
        <w:spacing w:line="240" w:lineRule="auto"/>
        <w:rPr>
          <w:del w:id="714" w:author="Parks, Robbie M" w:date="2018-11-21T14:34:00Z"/>
          <w:rFonts w:ascii="Times New Roman" w:hAnsi="Times New Roman"/>
          <w:sz w:val="24"/>
          <w:szCs w:val="24"/>
        </w:rPr>
      </w:pPr>
      <w:del w:id="715" w:author="Parks, Robbie M" w:date="2018-11-21T14:34:00Z">
        <w:r w:rsidRPr="00636C9B" w:rsidDel="003E78CA">
          <w:rPr>
            <w:rFonts w:ascii="Times New Roman" w:hAnsi="Times New Roman"/>
            <w:sz w:val="24"/>
            <w:szCs w:val="24"/>
          </w:rPr>
          <w:delText>fe</w:delText>
        </w:r>
        <w:r w:rsidRPr="00636C9B" w:rsidDel="007175A1">
          <w:rPr>
            <w:rFonts w:ascii="Times New Roman" w:hAnsi="Times New Roman"/>
            <w:sz w:val="24"/>
            <w:szCs w:val="24"/>
          </w:rPr>
          <w:delText>males peaked in risk between 5 and 14 years at 4.1% (2.2%, 6.1%)</w:delText>
        </w:r>
      </w:del>
    </w:p>
    <w:p w14:paraId="256C0CA2" w14:textId="619B6D39" w:rsidR="003B3A5E" w:rsidRPr="00636C9B" w:rsidRDefault="003B3A5E" w:rsidP="00AA22B2">
      <w:pPr>
        <w:pStyle w:val="ListParagraph"/>
        <w:numPr>
          <w:ilvl w:val="0"/>
          <w:numId w:val="10"/>
        </w:numPr>
        <w:spacing w:line="240" w:lineRule="auto"/>
        <w:rPr>
          <w:rFonts w:ascii="Times New Roman" w:hAnsi="Times New Roman"/>
          <w:sz w:val="24"/>
          <w:szCs w:val="24"/>
        </w:rPr>
      </w:pPr>
      <w:del w:id="716" w:author="Parks, Robbie M" w:date="2018-11-21T14:34:00Z">
        <w:r w:rsidRPr="00636C9B" w:rsidDel="00BF270B">
          <w:rPr>
            <w:rFonts w:ascii="Times New Roman" w:hAnsi="Times New Roman"/>
            <w:sz w:val="24"/>
            <w:szCs w:val="24"/>
          </w:rPr>
          <w:delText xml:space="preserve"> </w:delText>
        </w:r>
      </w:del>
      <w:r w:rsidR="00012A43" w:rsidRPr="00636C9B">
        <w:rPr>
          <w:rFonts w:ascii="Times New Roman" w:hAnsi="Times New Roman"/>
          <w:sz w:val="24"/>
          <w:szCs w:val="24"/>
        </w:rPr>
        <w:t xml:space="preserve">Excess risk from assault and intentional self-harm was comparable across sexes and </w:t>
      </w:r>
      <w:del w:id="717" w:author="Parks, Robbie M" w:date="2018-11-21T14:34:00Z">
        <w:r w:rsidR="00012A43" w:rsidRPr="00636C9B" w:rsidDel="007175A1">
          <w:rPr>
            <w:rFonts w:ascii="Times New Roman" w:hAnsi="Times New Roman"/>
            <w:sz w:val="24"/>
            <w:szCs w:val="24"/>
          </w:rPr>
          <w:delText xml:space="preserve">ages </w:delText>
        </w:r>
      </w:del>
      <w:r w:rsidR="00012A43" w:rsidRPr="00636C9B">
        <w:rPr>
          <w:rFonts w:ascii="Times New Roman" w:hAnsi="Times New Roman"/>
          <w:sz w:val="24"/>
          <w:szCs w:val="24"/>
        </w:rPr>
        <w:t>above 5</w:t>
      </w:r>
      <w:commentRangeEnd w:id="702"/>
      <w:r w:rsidR="005E65AD">
        <w:rPr>
          <w:rStyle w:val="CommentReference"/>
          <w:rFonts w:asciiTheme="minorHAnsi" w:eastAsiaTheme="minorHAnsi" w:hAnsiTheme="minorHAnsi" w:cstheme="minorBidi"/>
        </w:rPr>
        <w:commentReference w:id="702"/>
      </w:r>
      <w:commentRangeEnd w:id="703"/>
      <w:r w:rsidR="00E26D38">
        <w:rPr>
          <w:rStyle w:val="CommentReference"/>
          <w:rFonts w:asciiTheme="minorHAnsi" w:eastAsiaTheme="minorHAnsi" w:hAnsiTheme="minorHAnsi" w:cstheme="minorBidi"/>
        </w:rPr>
        <w:commentReference w:id="703"/>
      </w:r>
      <w:ins w:id="718" w:author="Parks, Robbie M" w:date="2018-11-21T14:34:00Z">
        <w:r w:rsidR="007175A1">
          <w:rPr>
            <w:rFonts w:ascii="Times New Roman" w:hAnsi="Times New Roman"/>
            <w:sz w:val="24"/>
            <w:szCs w:val="24"/>
          </w:rPr>
          <w:t xml:space="preserve"> years</w:t>
        </w:r>
      </w:ins>
      <w:ins w:id="719" w:author="Parks, Robbie M" w:date="2018-11-21T14:39:00Z">
        <w:r w:rsidR="00980EBF">
          <w:rPr>
            <w:rFonts w:ascii="Times New Roman" w:hAnsi="Times New Roman"/>
            <w:sz w:val="24"/>
            <w:szCs w:val="24"/>
          </w:rPr>
          <w:t>, apart from 25-34, 75-84 years in females</w:t>
        </w:r>
      </w:ins>
    </w:p>
    <w:p w14:paraId="7C4CEF98" w14:textId="2E26413A" w:rsidR="00AC30AB" w:rsidRPr="00636C9B" w:rsidRDefault="00B95386" w:rsidP="00AA22B2">
      <w:pPr>
        <w:spacing w:line="240" w:lineRule="auto"/>
        <w:rPr>
          <w:rFonts w:ascii="Times New Roman" w:hAnsi="Times New Roman"/>
          <w:i/>
          <w:sz w:val="24"/>
          <w:szCs w:val="24"/>
        </w:rPr>
      </w:pPr>
      <w:r w:rsidRPr="00636C9B">
        <w:rPr>
          <w:rFonts w:ascii="Times New Roman" w:hAnsi="Times New Roman"/>
          <w:i/>
          <w:sz w:val="24"/>
          <w:szCs w:val="24"/>
        </w:rPr>
        <w:t>Figure S2</w:t>
      </w:r>
    </w:p>
    <w:p w14:paraId="4F362F9D" w14:textId="2CDF389F" w:rsidR="00AC30AB" w:rsidRPr="00845469" w:rsidRDefault="00AC30AB" w:rsidP="00AA22B2">
      <w:pPr>
        <w:spacing w:line="240" w:lineRule="auto"/>
        <w:rPr>
          <w:rFonts w:ascii="Times New Roman" w:hAnsi="Times New Roman"/>
          <w:sz w:val="24"/>
          <w:szCs w:val="24"/>
          <w:u w:val="single"/>
          <w:rPrChange w:id="720" w:author="Parks, Robbie M" w:date="2018-11-21T14:35:00Z">
            <w:rPr>
              <w:rFonts w:ascii="Times New Roman" w:hAnsi="Times New Roman"/>
              <w:sz w:val="24"/>
              <w:szCs w:val="24"/>
            </w:rPr>
          </w:rPrChange>
        </w:rPr>
      </w:pPr>
      <w:del w:id="721" w:author="Parks, Robbie M" w:date="2018-11-20T17:45:00Z">
        <w:r w:rsidRPr="00845469" w:rsidDel="00C43BA2">
          <w:rPr>
            <w:rFonts w:ascii="Times New Roman" w:hAnsi="Times New Roman"/>
            <w:sz w:val="24"/>
            <w:szCs w:val="24"/>
            <w:u w:val="single"/>
            <w:rPrChange w:id="722" w:author="Parks, Robbie M" w:date="2018-11-21T14:35:00Z">
              <w:rPr>
                <w:rFonts w:ascii="Times New Roman" w:hAnsi="Times New Roman"/>
                <w:sz w:val="24"/>
                <w:szCs w:val="24"/>
              </w:rPr>
            </w:rPrChange>
          </w:rPr>
          <w:delText>[[[</w:delText>
        </w:r>
      </w:del>
      <w:r w:rsidRPr="00845469">
        <w:rPr>
          <w:rFonts w:ascii="Times New Roman" w:hAnsi="Times New Roman"/>
          <w:sz w:val="24"/>
          <w:szCs w:val="24"/>
          <w:u w:val="single"/>
          <w:rPrChange w:id="723" w:author="Parks, Robbie M" w:date="2018-11-21T14:35:00Z">
            <w:rPr>
              <w:rFonts w:ascii="Times New Roman" w:hAnsi="Times New Roman"/>
              <w:sz w:val="24"/>
              <w:szCs w:val="24"/>
            </w:rPr>
          </w:rPrChange>
        </w:rPr>
        <w:t xml:space="preserve">All results for </w:t>
      </w:r>
      <w:ins w:id="724" w:author="Parks, Robbie M" w:date="2018-11-21T14:35:00Z">
        <w:r w:rsidR="00422D34">
          <w:rPr>
            <w:rFonts w:ascii="Times New Roman" w:hAnsi="Times New Roman"/>
            <w:sz w:val="24"/>
            <w:szCs w:val="24"/>
            <w:u w:val="single"/>
          </w:rPr>
          <w:t>national +</w:t>
        </w:r>
      </w:ins>
      <w:r w:rsidRPr="00845469">
        <w:rPr>
          <w:rFonts w:ascii="Times New Roman" w:hAnsi="Times New Roman"/>
          <w:sz w:val="24"/>
          <w:szCs w:val="24"/>
          <w:u w:val="single"/>
          <w:rPrChange w:id="725" w:author="Parks, Robbie M" w:date="2018-11-21T14:35:00Z">
            <w:rPr>
              <w:rFonts w:ascii="Times New Roman" w:hAnsi="Times New Roman"/>
              <w:sz w:val="24"/>
              <w:szCs w:val="24"/>
            </w:rPr>
          </w:rPrChange>
        </w:rPr>
        <w:t xml:space="preserve">1°C </w:t>
      </w:r>
      <w:del w:id="726" w:author="Parks, Robbie M" w:date="2018-11-21T14:35:00Z">
        <w:r w:rsidRPr="00845469" w:rsidDel="00422D34">
          <w:rPr>
            <w:rFonts w:ascii="Times New Roman" w:hAnsi="Times New Roman"/>
            <w:sz w:val="24"/>
            <w:szCs w:val="24"/>
            <w:u w:val="single"/>
            <w:rPrChange w:id="727" w:author="Parks, Robbie M" w:date="2018-11-21T14:35:00Z">
              <w:rPr>
                <w:rFonts w:ascii="Times New Roman" w:hAnsi="Times New Roman"/>
                <w:sz w:val="24"/>
                <w:szCs w:val="24"/>
              </w:rPr>
            </w:rPrChange>
          </w:rPr>
          <w:delText xml:space="preserve">additional </w:delText>
        </w:r>
      </w:del>
      <w:r w:rsidRPr="00845469">
        <w:rPr>
          <w:rFonts w:ascii="Times New Roman" w:hAnsi="Times New Roman"/>
          <w:sz w:val="24"/>
          <w:szCs w:val="24"/>
          <w:u w:val="single"/>
          <w:rPrChange w:id="728" w:author="Parks, Robbie M" w:date="2018-11-21T14:35:00Z">
            <w:rPr>
              <w:rFonts w:ascii="Times New Roman" w:hAnsi="Times New Roman"/>
              <w:sz w:val="24"/>
              <w:szCs w:val="24"/>
            </w:rPr>
          </w:rPrChange>
        </w:rPr>
        <w:t xml:space="preserve">warming </w:t>
      </w:r>
      <w:ins w:id="729" w:author="Parks, Robbie M" w:date="2018-11-21T14:35:00Z">
        <w:r w:rsidR="00422D34">
          <w:rPr>
            <w:rFonts w:ascii="Times New Roman" w:hAnsi="Times New Roman"/>
            <w:sz w:val="24"/>
            <w:szCs w:val="24"/>
            <w:u w:val="single"/>
          </w:rPr>
          <w:t xml:space="preserve">anomaly </w:t>
        </w:r>
      </w:ins>
      <w:r w:rsidRPr="00845469">
        <w:rPr>
          <w:rFonts w:ascii="Times New Roman" w:hAnsi="Times New Roman"/>
          <w:sz w:val="24"/>
          <w:szCs w:val="24"/>
          <w:u w:val="single"/>
          <w:rPrChange w:id="730" w:author="Parks, Robbie M" w:date="2018-11-21T14:35:00Z">
            <w:rPr>
              <w:rFonts w:ascii="Times New Roman" w:hAnsi="Times New Roman"/>
              <w:sz w:val="24"/>
              <w:szCs w:val="24"/>
            </w:rPr>
          </w:rPrChange>
        </w:rPr>
        <w:t>across all months</w:t>
      </w:r>
      <w:del w:id="731" w:author="Parks, Robbie M" w:date="2018-11-20T17:45:00Z">
        <w:r w:rsidRPr="00845469" w:rsidDel="00C43BA2">
          <w:rPr>
            <w:rFonts w:ascii="Times New Roman" w:hAnsi="Times New Roman"/>
            <w:sz w:val="24"/>
            <w:szCs w:val="24"/>
            <w:u w:val="single"/>
            <w:rPrChange w:id="732" w:author="Parks, Robbie M" w:date="2018-11-21T14:35:00Z">
              <w:rPr>
                <w:rFonts w:ascii="Times New Roman" w:hAnsi="Times New Roman"/>
                <w:sz w:val="24"/>
                <w:szCs w:val="24"/>
              </w:rPr>
            </w:rPrChange>
          </w:rPr>
          <w:delText>]]]</w:delText>
        </w:r>
      </w:del>
    </w:p>
    <w:p w14:paraId="363AC220" w14:textId="5BBE4B5A" w:rsidR="00B95386" w:rsidRPr="00636C9B" w:rsidRDefault="00012A43" w:rsidP="00AA22B2">
      <w:pPr>
        <w:pStyle w:val="ListParagraph"/>
        <w:numPr>
          <w:ilvl w:val="0"/>
          <w:numId w:val="10"/>
        </w:numPr>
        <w:spacing w:line="240" w:lineRule="auto"/>
        <w:rPr>
          <w:rFonts w:ascii="Times New Roman" w:hAnsi="Times New Roman"/>
          <w:i/>
          <w:sz w:val="24"/>
          <w:szCs w:val="24"/>
        </w:rPr>
      </w:pPr>
      <w:commentRangeStart w:id="733"/>
      <w:r w:rsidRPr="00636C9B">
        <w:rPr>
          <w:rFonts w:ascii="Times New Roman" w:hAnsi="Times New Roman"/>
          <w:sz w:val="24"/>
          <w:szCs w:val="24"/>
        </w:rPr>
        <w:t xml:space="preserve">Variation in excess risk over month was less evident in all injury categories apart from drownings, which demonstrated a </w:t>
      </w:r>
      <w:del w:id="734" w:author="Parks, Robbie M" w:date="2018-11-21T14:40:00Z">
        <w:r w:rsidRPr="00636C9B" w:rsidDel="00FC385E">
          <w:rPr>
            <w:rFonts w:ascii="Times New Roman" w:hAnsi="Times New Roman"/>
            <w:sz w:val="24"/>
            <w:szCs w:val="24"/>
          </w:rPr>
          <w:delText xml:space="preserve">large </w:delText>
        </w:r>
      </w:del>
      <w:r w:rsidRPr="00636C9B">
        <w:rPr>
          <w:rFonts w:ascii="Times New Roman" w:hAnsi="Times New Roman"/>
          <w:sz w:val="24"/>
          <w:szCs w:val="24"/>
        </w:rPr>
        <w:t xml:space="preserve">peak in the summer for </w:t>
      </w:r>
      <w:del w:id="735" w:author="Parks, Robbie M" w:date="2018-11-21T14:40:00Z">
        <w:r w:rsidRPr="00636C9B" w:rsidDel="001A74D3">
          <w:rPr>
            <w:rFonts w:ascii="Times New Roman" w:hAnsi="Times New Roman"/>
            <w:sz w:val="24"/>
            <w:szCs w:val="24"/>
          </w:rPr>
          <w:delText xml:space="preserve">both </w:delText>
        </w:r>
      </w:del>
      <w:r w:rsidRPr="00636C9B">
        <w:rPr>
          <w:rFonts w:ascii="Times New Roman" w:hAnsi="Times New Roman"/>
          <w:sz w:val="24"/>
          <w:szCs w:val="24"/>
        </w:rPr>
        <w:t xml:space="preserve">males </w:t>
      </w:r>
      <w:proofErr w:type="gramStart"/>
      <w:r w:rsidRPr="00636C9B">
        <w:rPr>
          <w:rFonts w:ascii="Times New Roman" w:hAnsi="Times New Roman"/>
          <w:sz w:val="24"/>
          <w:szCs w:val="24"/>
        </w:rPr>
        <w:t xml:space="preserve">and </w:t>
      </w:r>
      <w:ins w:id="736" w:author="Parks, Robbie M" w:date="2018-11-21T14:40:00Z">
        <w:r w:rsidR="001A74D3">
          <w:rPr>
            <w:rFonts w:ascii="Times New Roman" w:hAnsi="Times New Roman"/>
            <w:sz w:val="24"/>
            <w:szCs w:val="24"/>
          </w:rPr>
          <w:t>also</w:t>
        </w:r>
        <w:proofErr w:type="gramEnd"/>
        <w:r w:rsidR="001A74D3">
          <w:rPr>
            <w:rFonts w:ascii="Times New Roman" w:hAnsi="Times New Roman"/>
            <w:sz w:val="24"/>
            <w:szCs w:val="24"/>
          </w:rPr>
          <w:t xml:space="preserve"> </w:t>
        </w:r>
      </w:ins>
      <w:r w:rsidRPr="00636C9B">
        <w:rPr>
          <w:rFonts w:ascii="Times New Roman" w:hAnsi="Times New Roman"/>
          <w:sz w:val="24"/>
          <w:szCs w:val="24"/>
        </w:rPr>
        <w:t>females</w:t>
      </w:r>
      <w:commentRangeEnd w:id="733"/>
      <w:r w:rsidR="005E65AD">
        <w:rPr>
          <w:rStyle w:val="CommentReference"/>
          <w:rFonts w:asciiTheme="minorHAnsi" w:eastAsiaTheme="minorHAnsi" w:hAnsiTheme="minorHAnsi" w:cstheme="minorBidi"/>
        </w:rPr>
        <w:commentReference w:id="733"/>
      </w:r>
      <w:ins w:id="737" w:author="Parks, Robbie M" w:date="2018-11-21T14:40:00Z">
        <w:r w:rsidR="001A74D3">
          <w:rPr>
            <w:rFonts w:ascii="Times New Roman" w:hAnsi="Times New Roman"/>
            <w:sz w:val="24"/>
            <w:szCs w:val="24"/>
          </w:rPr>
          <w:t xml:space="preserve"> (though </w:t>
        </w:r>
        <w:r w:rsidR="00FC385E">
          <w:rPr>
            <w:rFonts w:ascii="Times New Roman" w:hAnsi="Times New Roman"/>
            <w:sz w:val="24"/>
            <w:szCs w:val="24"/>
          </w:rPr>
          <w:t>to a lesser degree</w:t>
        </w:r>
        <w:r w:rsidR="001A74D3">
          <w:rPr>
            <w:rFonts w:ascii="Times New Roman" w:hAnsi="Times New Roman"/>
            <w:sz w:val="24"/>
            <w:szCs w:val="24"/>
          </w:rPr>
          <w:t>)</w:t>
        </w:r>
      </w:ins>
    </w:p>
    <w:p w14:paraId="32241E08" w14:textId="77777777" w:rsidR="005B36C6" w:rsidRPr="00636C9B" w:rsidRDefault="005B36C6" w:rsidP="00675CCF">
      <w:pPr>
        <w:spacing w:after="0" w:line="240" w:lineRule="auto"/>
        <w:jc w:val="both"/>
        <w:rPr>
          <w:rFonts w:ascii="Times New Roman" w:hAnsi="Times New Roman"/>
          <w:b/>
          <w:sz w:val="24"/>
          <w:szCs w:val="24"/>
        </w:rPr>
        <w:pPrChange w:id="738" w:author="Parks, Robbie M" w:date="2018-11-26T13:15:00Z">
          <w:pPr>
            <w:spacing w:after="0" w:line="480" w:lineRule="auto"/>
            <w:jc w:val="both"/>
          </w:pPr>
        </w:pPrChange>
      </w:pPr>
    </w:p>
    <w:p w14:paraId="414E7816" w14:textId="103B0D82" w:rsidR="00670EC7" w:rsidRDefault="000210D1" w:rsidP="00D76DF7">
      <w:pPr>
        <w:spacing w:after="0" w:line="480" w:lineRule="auto"/>
        <w:jc w:val="both"/>
        <w:rPr>
          <w:ins w:id="739" w:author="Parks, Robbie M" w:date="2018-11-26T11:56:00Z"/>
          <w:rFonts w:ascii="Times New Roman" w:hAnsi="Times New Roman"/>
          <w:b/>
          <w:sz w:val="24"/>
          <w:szCs w:val="24"/>
        </w:rPr>
      </w:pPr>
      <w:r w:rsidRPr="00636C9B">
        <w:rPr>
          <w:rFonts w:ascii="Times New Roman" w:hAnsi="Times New Roman"/>
          <w:b/>
          <w:sz w:val="24"/>
          <w:szCs w:val="24"/>
        </w:rPr>
        <w:t>Discussion</w:t>
      </w:r>
    </w:p>
    <w:p w14:paraId="42C38E3B" w14:textId="767D6603" w:rsidR="00F03BCA" w:rsidRDefault="00105420" w:rsidP="00910EDE">
      <w:pPr>
        <w:spacing w:after="0" w:line="240" w:lineRule="auto"/>
        <w:jc w:val="both"/>
        <w:rPr>
          <w:ins w:id="740" w:author="Parks, Robbie M" w:date="2018-11-26T13:29:00Z"/>
          <w:rFonts w:ascii="Times New Roman" w:hAnsi="Times New Roman"/>
          <w:i/>
          <w:sz w:val="24"/>
          <w:szCs w:val="24"/>
        </w:rPr>
        <w:pPrChange w:id="741" w:author="Parks, Robbie M" w:date="2018-11-26T13:11:00Z">
          <w:pPr>
            <w:spacing w:after="0" w:line="480" w:lineRule="auto"/>
            <w:jc w:val="both"/>
          </w:pPr>
        </w:pPrChange>
      </w:pPr>
      <w:ins w:id="742" w:author="Parks, Robbie M" w:date="2018-11-26T12:59:00Z">
        <w:r w:rsidRPr="00105420">
          <w:rPr>
            <w:rFonts w:ascii="Times New Roman" w:hAnsi="Times New Roman"/>
            <w:i/>
            <w:sz w:val="24"/>
            <w:szCs w:val="24"/>
            <w:rPrChange w:id="743" w:author="Parks, Robbie M" w:date="2018-11-26T12:59:00Z">
              <w:rPr>
                <w:rFonts w:ascii="Times New Roman" w:hAnsi="Times New Roman"/>
                <w:b/>
                <w:i/>
                <w:sz w:val="24"/>
                <w:szCs w:val="24"/>
              </w:rPr>
            </w:rPrChange>
          </w:rPr>
          <w:t>General</w:t>
        </w:r>
      </w:ins>
    </w:p>
    <w:p w14:paraId="1E37F28D" w14:textId="0E43F70E" w:rsidR="004D2983" w:rsidRPr="004D2983" w:rsidRDefault="004D2983" w:rsidP="004D2983">
      <w:pPr>
        <w:pStyle w:val="ListParagraph"/>
        <w:numPr>
          <w:ilvl w:val="0"/>
          <w:numId w:val="10"/>
        </w:numPr>
        <w:spacing w:after="0" w:line="240" w:lineRule="auto"/>
        <w:jc w:val="both"/>
        <w:rPr>
          <w:rFonts w:ascii="Times New Roman" w:hAnsi="Times New Roman"/>
          <w:i/>
          <w:sz w:val="24"/>
          <w:szCs w:val="24"/>
          <w:rPrChange w:id="744" w:author="Parks, Robbie M" w:date="2018-11-26T13:29:00Z">
            <w:rPr>
              <w:rFonts w:ascii="Times New Roman" w:hAnsi="Times New Roman"/>
              <w:b/>
              <w:sz w:val="24"/>
              <w:szCs w:val="24"/>
            </w:rPr>
          </w:rPrChange>
        </w:rPr>
        <w:pPrChange w:id="745" w:author="Parks, Robbie M" w:date="2018-11-26T13:29:00Z">
          <w:pPr>
            <w:spacing w:after="0" w:line="480" w:lineRule="auto"/>
            <w:jc w:val="both"/>
          </w:pPr>
        </w:pPrChange>
      </w:pPr>
      <w:ins w:id="746" w:author="Parks, Robbie M" w:date="2018-11-26T13:29:00Z">
        <w:r>
          <w:rPr>
            <w:rFonts w:ascii="Times New Roman" w:hAnsi="Times New Roman"/>
            <w:color w:val="000000" w:themeColor="text1"/>
            <w:sz w:val="24"/>
            <w:szCs w:val="24"/>
          </w:rPr>
          <w:t>A</w:t>
        </w:r>
        <w:r w:rsidRPr="004D2983">
          <w:rPr>
            <w:rFonts w:ascii="Times New Roman" w:hAnsi="Times New Roman"/>
            <w:color w:val="000000" w:themeColor="text1"/>
            <w:sz w:val="24"/>
            <w:szCs w:val="24"/>
            <w:rPrChange w:id="747" w:author="Parks, Robbie M" w:date="2018-11-26T13:29:00Z">
              <w:rPr/>
            </w:rPrChange>
          </w:rPr>
          <w:t xml:space="preserve"> few </w:t>
        </w:r>
        <w:r>
          <w:rPr>
            <w:rFonts w:ascii="Times New Roman" w:hAnsi="Times New Roman"/>
            <w:color w:val="000000" w:themeColor="text1"/>
            <w:sz w:val="24"/>
            <w:szCs w:val="24"/>
          </w:rPr>
          <w:t>studies link</w:t>
        </w:r>
        <w:r w:rsidRPr="004D2983">
          <w:rPr>
            <w:rFonts w:ascii="Times New Roman" w:hAnsi="Times New Roman"/>
            <w:color w:val="000000" w:themeColor="text1"/>
            <w:sz w:val="24"/>
            <w:szCs w:val="24"/>
            <w:rPrChange w:id="748" w:author="Parks, Robbie M" w:date="2018-11-26T13:29:00Z">
              <w:rPr/>
            </w:rPrChange>
          </w:rPr>
          <w:t xml:space="preserve"> an outcome for a particular type of injury with increasing temperature.</w:t>
        </w:r>
        <w:r w:rsidRPr="004D2983">
          <w:rPr>
            <w:rFonts w:ascii="Times New Roman" w:hAnsi="Times New Roman"/>
            <w:color w:val="000000" w:themeColor="text1"/>
            <w:sz w:val="24"/>
            <w:szCs w:val="24"/>
            <w:rPrChange w:id="749" w:author="Parks, Robbie M" w:date="2018-11-26T13:29:00Z">
              <w:rPr/>
            </w:rPrChange>
          </w:rPr>
          <w:fldChar w:fldCharType="begin" w:fldLock="1"/>
        </w:r>
      </w:ins>
      <w:r w:rsidR="006800AB">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24–27&lt;/sup&gt;","plainTextFormattedCitation":"24–27","previouslyFormattedCitation":"&lt;sup&gt;30–33&lt;/sup&gt;"},"properties":{"noteIndex":0},"schema":"https://github.com/citation-style-language/schema/raw/master/csl-citation.json"}</w:instrText>
      </w:r>
      <w:ins w:id="750" w:author="Parks, Robbie M" w:date="2018-11-26T13:29:00Z">
        <w:r w:rsidRPr="004D2983">
          <w:rPr>
            <w:rFonts w:ascii="Times New Roman" w:hAnsi="Times New Roman"/>
            <w:color w:val="000000" w:themeColor="text1"/>
            <w:sz w:val="24"/>
            <w:szCs w:val="24"/>
            <w:rPrChange w:id="751" w:author="Parks, Robbie M" w:date="2018-11-26T13:29:00Z">
              <w:rPr/>
            </w:rPrChange>
          </w:rPr>
          <w:fldChar w:fldCharType="separate"/>
        </w:r>
      </w:ins>
      <w:r w:rsidR="006800AB" w:rsidRPr="006800AB">
        <w:rPr>
          <w:rFonts w:ascii="Times New Roman" w:hAnsi="Times New Roman"/>
          <w:noProof/>
          <w:color w:val="000000" w:themeColor="text1"/>
          <w:sz w:val="24"/>
          <w:szCs w:val="24"/>
          <w:vertAlign w:val="superscript"/>
        </w:rPr>
        <w:t>24–27</w:t>
      </w:r>
      <w:ins w:id="752" w:author="Parks, Robbie M" w:date="2018-11-26T13:29:00Z">
        <w:r w:rsidRPr="004D2983">
          <w:rPr>
            <w:rFonts w:ascii="Times New Roman" w:hAnsi="Times New Roman"/>
            <w:color w:val="000000" w:themeColor="text1"/>
            <w:sz w:val="24"/>
            <w:szCs w:val="24"/>
            <w:rPrChange w:id="753" w:author="Parks, Robbie M" w:date="2018-11-26T13:29:00Z">
              <w:rPr/>
            </w:rPrChange>
          </w:rPr>
          <w:fldChar w:fldCharType="end"/>
        </w:r>
      </w:ins>
    </w:p>
    <w:p w14:paraId="579F2A8B" w14:textId="009B371E" w:rsidR="00146F26" w:rsidRPr="0025016C" w:rsidRDefault="00090A3A" w:rsidP="00910EDE">
      <w:pPr>
        <w:pStyle w:val="ListParagraph"/>
        <w:numPr>
          <w:ilvl w:val="0"/>
          <w:numId w:val="10"/>
        </w:numPr>
        <w:spacing w:after="0" w:line="240" w:lineRule="auto"/>
        <w:jc w:val="both"/>
        <w:rPr>
          <w:ins w:id="754" w:author="Parks, Robbie M" w:date="2018-11-17T10:08:00Z"/>
          <w:rFonts w:ascii="Times New Roman" w:hAnsi="Times New Roman"/>
          <w:sz w:val="24"/>
          <w:szCs w:val="24"/>
          <w:rPrChange w:id="755" w:author="Parks, Robbie M" w:date="2018-11-26T12:59:00Z">
            <w:rPr>
              <w:ins w:id="756" w:author="Parks, Robbie M" w:date="2018-11-17T10:08:00Z"/>
            </w:rPr>
          </w:rPrChange>
        </w:rPr>
        <w:pPrChange w:id="757" w:author="Parks, Robbie M" w:date="2018-11-26T13:11:00Z">
          <w:pPr>
            <w:spacing w:after="0" w:line="480" w:lineRule="auto"/>
            <w:jc w:val="both"/>
          </w:pPr>
        </w:pPrChange>
      </w:pPr>
      <w:r w:rsidRPr="00362889">
        <w:rPr>
          <w:rFonts w:ascii="Times New Roman" w:hAnsi="Times New Roman"/>
          <w:sz w:val="24"/>
          <w:szCs w:val="24"/>
          <w:rPrChange w:id="758" w:author="Parks, Robbie M" w:date="2018-11-26T12:58:00Z">
            <w:rPr/>
          </w:rPrChange>
        </w:rPr>
        <w:t>Th</w:t>
      </w:r>
      <w:r w:rsidR="00F65593" w:rsidRPr="00362889">
        <w:rPr>
          <w:rFonts w:ascii="Times New Roman" w:hAnsi="Times New Roman"/>
          <w:sz w:val="24"/>
          <w:szCs w:val="24"/>
          <w:rPrChange w:id="759" w:author="Parks, Robbie M" w:date="2018-11-26T12:58:00Z">
            <w:rPr/>
          </w:rPrChange>
        </w:rPr>
        <w:t>at males make up</w:t>
      </w:r>
      <w:r w:rsidRPr="00362889">
        <w:rPr>
          <w:rFonts w:ascii="Times New Roman" w:hAnsi="Times New Roman"/>
          <w:sz w:val="24"/>
          <w:szCs w:val="24"/>
          <w:rPrChange w:id="760" w:author="Parks, Robbie M" w:date="2018-11-26T12:58:00Z">
            <w:rPr/>
          </w:rPrChange>
        </w:rPr>
        <w:t xml:space="preserve"> majority of additional </w:t>
      </w:r>
      <w:r w:rsidR="00BB2EFB" w:rsidRPr="00362889">
        <w:rPr>
          <w:rFonts w:ascii="Times New Roman" w:hAnsi="Times New Roman"/>
          <w:sz w:val="24"/>
          <w:szCs w:val="24"/>
          <w:rPrChange w:id="761" w:author="Parks, Robbie M" w:date="2018-11-26T12:58:00Z">
            <w:rPr/>
          </w:rPrChange>
        </w:rPr>
        <w:t xml:space="preserve">injury deaths </w:t>
      </w:r>
      <w:r w:rsidRPr="00362889">
        <w:rPr>
          <w:rFonts w:ascii="Times New Roman" w:hAnsi="Times New Roman"/>
          <w:sz w:val="24"/>
          <w:szCs w:val="24"/>
          <w:rPrChange w:id="762" w:author="Parks, Robbie M" w:date="2018-11-26T12:58:00Z">
            <w:rPr/>
          </w:rPrChange>
        </w:rPr>
        <w:t>contrasts with studies of cardiorespiratory causes of deaths, where effects estimated would be larger for females.</w:t>
      </w:r>
      <w:r w:rsidR="00914974" w:rsidRPr="00362889">
        <w:rPr>
          <w:rFonts w:ascii="Times New Roman" w:hAnsi="Times New Roman"/>
          <w:sz w:val="24"/>
          <w:szCs w:val="24"/>
          <w:rPrChange w:id="763" w:author="Parks, Robbie M" w:date="2018-11-26T12:58:00Z">
            <w:rPr/>
          </w:rPrChange>
        </w:rPr>
        <w:fldChar w:fldCharType="begin" w:fldLock="1"/>
      </w:r>
      <w:r w:rsidR="00104231" w:rsidRPr="00362889">
        <w:rPr>
          <w:rFonts w:ascii="Times New Roman" w:hAnsi="Times New Roman"/>
          <w:sz w:val="24"/>
          <w:szCs w:val="24"/>
          <w:rPrChange w:id="764" w:author="Parks, Robbie M" w:date="2018-11-26T12:58:00Z">
            <w:rPr/>
          </w:rPrChange>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6&lt;/sup&gt;","plainTextFormattedCitation":"6","previouslyFormattedCitation":"&lt;sup&gt;6&lt;/sup&gt;"},"properties":{"noteIndex":0},"schema":"https://github.com/citation-style-language/schema/raw/master/csl-citation.json"}</w:instrText>
      </w:r>
      <w:r w:rsidR="00914974" w:rsidRPr="00362889">
        <w:rPr>
          <w:rFonts w:ascii="Times New Roman" w:hAnsi="Times New Roman"/>
          <w:sz w:val="24"/>
          <w:szCs w:val="24"/>
          <w:rPrChange w:id="765" w:author="Parks, Robbie M" w:date="2018-11-26T12:58:00Z">
            <w:rPr/>
          </w:rPrChange>
        </w:rPr>
        <w:fldChar w:fldCharType="separate"/>
      </w:r>
      <w:r w:rsidR="00104231" w:rsidRPr="00362889">
        <w:rPr>
          <w:rFonts w:ascii="Times New Roman" w:hAnsi="Times New Roman"/>
          <w:noProof/>
          <w:sz w:val="24"/>
          <w:szCs w:val="24"/>
          <w:vertAlign w:val="superscript"/>
          <w:rPrChange w:id="766" w:author="Parks, Robbie M" w:date="2018-11-26T12:58:00Z">
            <w:rPr>
              <w:noProof/>
              <w:vertAlign w:val="superscript"/>
            </w:rPr>
          </w:rPrChange>
        </w:rPr>
        <w:t>6</w:t>
      </w:r>
      <w:r w:rsidR="00914974" w:rsidRPr="00362889">
        <w:rPr>
          <w:rFonts w:ascii="Times New Roman" w:hAnsi="Times New Roman"/>
          <w:sz w:val="24"/>
          <w:szCs w:val="24"/>
          <w:rPrChange w:id="767" w:author="Parks, Robbie M" w:date="2018-11-26T12:58:00Z">
            <w:rPr/>
          </w:rPrChange>
        </w:rPr>
        <w:fldChar w:fldCharType="end"/>
      </w:r>
    </w:p>
    <w:p w14:paraId="27852255" w14:textId="365F7B02" w:rsidR="00362889" w:rsidRPr="00B95A90" w:rsidRDefault="00362889" w:rsidP="00910EDE">
      <w:pPr>
        <w:pStyle w:val="ListParagraph"/>
        <w:numPr>
          <w:ilvl w:val="0"/>
          <w:numId w:val="10"/>
        </w:numPr>
        <w:spacing w:after="0" w:line="240" w:lineRule="auto"/>
        <w:jc w:val="both"/>
        <w:rPr>
          <w:ins w:id="768" w:author="Parks, Robbie M" w:date="2018-11-26T13:01:00Z"/>
          <w:rFonts w:ascii="Times New Roman" w:hAnsi="Times New Roman"/>
          <w:sz w:val="24"/>
          <w:szCs w:val="24"/>
          <w:rPrChange w:id="769" w:author="Parks, Robbie M" w:date="2018-11-26T13:01:00Z">
            <w:rPr>
              <w:ins w:id="770" w:author="Parks, Robbie M" w:date="2018-11-26T13:01:00Z"/>
              <w:rFonts w:ascii="Times New Roman" w:hAnsi="Times New Roman"/>
              <w:color w:val="000000" w:themeColor="text1"/>
              <w:sz w:val="24"/>
              <w:szCs w:val="24"/>
            </w:rPr>
          </w:rPrChange>
        </w:rPr>
        <w:pPrChange w:id="771" w:author="Parks, Robbie M" w:date="2018-11-26T13:11:00Z">
          <w:pPr>
            <w:spacing w:after="0" w:line="480" w:lineRule="auto"/>
            <w:jc w:val="both"/>
          </w:pPr>
        </w:pPrChange>
      </w:pPr>
      <w:commentRangeStart w:id="772"/>
      <w:ins w:id="773" w:author="Parks, Robbie M" w:date="2018-11-26T12:58:00Z">
        <w:r w:rsidRPr="00362889">
          <w:rPr>
            <w:rFonts w:ascii="Times New Roman" w:hAnsi="Times New Roman"/>
            <w:color w:val="000000" w:themeColor="text1"/>
            <w:sz w:val="24"/>
            <w:szCs w:val="24"/>
            <w:rPrChange w:id="774" w:author="Parks, Robbie M" w:date="2018-11-26T12:58:00Z">
              <w:rPr/>
            </w:rPrChange>
          </w:rPr>
          <w:t>There are studies which indirectly examine relationships of violent behaviour and conflict with climate change,</w:t>
        </w:r>
        <w:r w:rsidRPr="00362889">
          <w:rPr>
            <w:rFonts w:ascii="Times New Roman" w:hAnsi="Times New Roman"/>
            <w:color w:val="000000" w:themeColor="text1"/>
            <w:sz w:val="24"/>
            <w:szCs w:val="24"/>
            <w:rPrChange w:id="775" w:author="Parks, Robbie M" w:date="2018-11-26T12:58:00Z">
              <w:rPr/>
            </w:rPrChange>
          </w:rPr>
          <w:fldChar w:fldCharType="begin" w:fldLock="1"/>
        </w:r>
      </w:ins>
      <w:r w:rsidR="006800AB">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6800AB">
        <w:rPr>
          <w:rFonts w:ascii="MS Mincho" w:eastAsia="MS Mincho" w:hAnsi="MS Mincho" w:cs="MS Mincho"/>
          <w:color w:val="000000" w:themeColor="text1"/>
          <w:sz w:val="24"/>
          <w:szCs w:val="24"/>
        </w:rPr>
        <w:instrText>∼</w:instrText>
      </w:r>
      <w:r w:rsidR="006800AB">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28–33&lt;/sup&gt;","plainTextFormattedCitation":"28–33","previouslyFormattedCitation":"&lt;sup&gt;24–29&lt;/sup&gt;"},"properties":{"noteIndex":0},"schema":"https://github.com/citation-style-language/schema/raw/master/csl-citation.json"}</w:instrText>
      </w:r>
      <w:ins w:id="776" w:author="Parks, Robbie M" w:date="2018-11-26T12:58:00Z">
        <w:r w:rsidRPr="00362889">
          <w:rPr>
            <w:rFonts w:ascii="Times New Roman" w:hAnsi="Times New Roman"/>
            <w:color w:val="000000" w:themeColor="text1"/>
            <w:sz w:val="24"/>
            <w:szCs w:val="24"/>
            <w:rPrChange w:id="777" w:author="Parks, Robbie M" w:date="2018-11-26T12:58:00Z">
              <w:rPr/>
            </w:rPrChange>
          </w:rPr>
          <w:fldChar w:fldCharType="separate"/>
        </w:r>
      </w:ins>
      <w:r w:rsidR="006800AB" w:rsidRPr="006800AB">
        <w:rPr>
          <w:rFonts w:ascii="Times New Roman" w:hAnsi="Times New Roman"/>
          <w:noProof/>
          <w:color w:val="000000" w:themeColor="text1"/>
          <w:sz w:val="24"/>
          <w:szCs w:val="24"/>
          <w:vertAlign w:val="superscript"/>
        </w:rPr>
        <w:t>28–33</w:t>
      </w:r>
      <w:ins w:id="778" w:author="Parks, Robbie M" w:date="2018-11-26T12:58:00Z">
        <w:r w:rsidRPr="00362889">
          <w:rPr>
            <w:rFonts w:ascii="Times New Roman" w:hAnsi="Times New Roman"/>
            <w:color w:val="000000" w:themeColor="text1"/>
            <w:sz w:val="24"/>
            <w:szCs w:val="24"/>
            <w:rPrChange w:id="779" w:author="Parks, Robbie M" w:date="2018-11-26T12:58:00Z">
              <w:rPr/>
            </w:rPrChange>
          </w:rPr>
          <w:fldChar w:fldCharType="end"/>
        </w:r>
        <w:r w:rsidRPr="00362889">
          <w:rPr>
            <w:rFonts w:ascii="Times New Roman" w:hAnsi="Times New Roman"/>
            <w:color w:val="000000" w:themeColor="text1"/>
            <w:sz w:val="24"/>
            <w:szCs w:val="24"/>
            <w:rPrChange w:id="780" w:author="Parks, Robbie M" w:date="2018-11-26T12:58:00Z">
              <w:rPr/>
            </w:rPrChange>
          </w:rPr>
          <w:t xml:space="preserve"> with only a few linking an outcome for a particular type of injury with increasing temperature.</w:t>
        </w:r>
        <w:r w:rsidRPr="00362889">
          <w:rPr>
            <w:rFonts w:ascii="Times New Roman" w:hAnsi="Times New Roman"/>
            <w:color w:val="000000" w:themeColor="text1"/>
            <w:sz w:val="24"/>
            <w:szCs w:val="24"/>
            <w:rPrChange w:id="781" w:author="Parks, Robbie M" w:date="2018-11-26T12:58:00Z">
              <w:rPr/>
            </w:rPrChange>
          </w:rPr>
          <w:fldChar w:fldCharType="begin" w:fldLock="1"/>
        </w:r>
      </w:ins>
      <w:r w:rsidR="006800AB">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24–27&lt;/sup&gt;","plainTextFormattedCitation":"24–27","previouslyFormattedCitation":"&lt;sup&gt;30–33&lt;/sup&gt;"},"properties":{"noteIndex":0},"schema":"https://github.com/citation-style-language/schema/raw/master/csl-citation.json"}</w:instrText>
      </w:r>
      <w:ins w:id="782" w:author="Parks, Robbie M" w:date="2018-11-26T12:58:00Z">
        <w:r w:rsidRPr="00362889">
          <w:rPr>
            <w:rFonts w:ascii="Times New Roman" w:hAnsi="Times New Roman"/>
            <w:color w:val="000000" w:themeColor="text1"/>
            <w:sz w:val="24"/>
            <w:szCs w:val="24"/>
            <w:rPrChange w:id="783" w:author="Parks, Robbie M" w:date="2018-11-26T12:58:00Z">
              <w:rPr/>
            </w:rPrChange>
          </w:rPr>
          <w:fldChar w:fldCharType="separate"/>
        </w:r>
      </w:ins>
      <w:r w:rsidR="006800AB" w:rsidRPr="006800AB">
        <w:rPr>
          <w:rFonts w:ascii="Times New Roman" w:hAnsi="Times New Roman"/>
          <w:noProof/>
          <w:color w:val="000000" w:themeColor="text1"/>
          <w:sz w:val="24"/>
          <w:szCs w:val="24"/>
          <w:vertAlign w:val="superscript"/>
        </w:rPr>
        <w:t>24–27</w:t>
      </w:r>
      <w:ins w:id="784" w:author="Parks, Robbie M" w:date="2018-11-26T12:58:00Z">
        <w:r w:rsidRPr="00362889">
          <w:rPr>
            <w:rFonts w:ascii="Times New Roman" w:hAnsi="Times New Roman"/>
            <w:color w:val="000000" w:themeColor="text1"/>
            <w:sz w:val="24"/>
            <w:szCs w:val="24"/>
            <w:rPrChange w:id="785" w:author="Parks, Robbie M" w:date="2018-11-26T12:58:00Z">
              <w:rPr/>
            </w:rPrChange>
          </w:rPr>
          <w:fldChar w:fldCharType="end"/>
        </w:r>
        <w:commentRangeEnd w:id="772"/>
        <w:r>
          <w:rPr>
            <w:rStyle w:val="CommentReference"/>
            <w:rFonts w:asciiTheme="minorHAnsi" w:eastAsiaTheme="minorHAnsi" w:hAnsiTheme="minorHAnsi" w:cstheme="minorBidi"/>
          </w:rPr>
          <w:commentReference w:id="772"/>
        </w:r>
      </w:ins>
    </w:p>
    <w:p w14:paraId="6ED609D4" w14:textId="086066D8" w:rsidR="00B95A90" w:rsidRPr="00362889" w:rsidRDefault="00B95A90" w:rsidP="00910EDE">
      <w:pPr>
        <w:pStyle w:val="ListParagraph"/>
        <w:numPr>
          <w:ilvl w:val="0"/>
          <w:numId w:val="10"/>
        </w:numPr>
        <w:spacing w:after="0" w:line="240" w:lineRule="auto"/>
        <w:jc w:val="both"/>
        <w:rPr>
          <w:ins w:id="786" w:author="Parks, Robbie M" w:date="2018-11-26T12:58:00Z"/>
          <w:rFonts w:ascii="Times New Roman" w:hAnsi="Times New Roman"/>
          <w:sz w:val="24"/>
          <w:szCs w:val="24"/>
          <w:rPrChange w:id="787" w:author="Parks, Robbie M" w:date="2018-11-26T12:58:00Z">
            <w:rPr>
              <w:ins w:id="788" w:author="Parks, Robbie M" w:date="2018-11-26T12:58:00Z"/>
            </w:rPr>
          </w:rPrChange>
        </w:rPr>
        <w:pPrChange w:id="789" w:author="Parks, Robbie M" w:date="2018-11-26T13:11:00Z">
          <w:pPr>
            <w:spacing w:after="0" w:line="480" w:lineRule="auto"/>
            <w:jc w:val="both"/>
          </w:pPr>
        </w:pPrChange>
      </w:pPr>
      <w:ins w:id="790" w:author="Parks, Robbie M" w:date="2018-11-26T13:01:00Z">
        <w:r>
          <w:rPr>
            <w:rFonts w:ascii="Times New Roman" w:hAnsi="Times New Roman"/>
            <w:sz w:val="24"/>
            <w:szCs w:val="24"/>
          </w:rPr>
          <w:t>Average alcohol consumption by country and area in USA increases with colder average temperatures.</w:t>
        </w:r>
        <w:r>
          <w:rPr>
            <w:rFonts w:ascii="Times New Roman" w:hAnsi="Times New Roman"/>
            <w:sz w:val="24"/>
            <w:szCs w:val="24"/>
          </w:rPr>
          <w:fldChar w:fldCharType="begin" w:fldLock="1"/>
        </w:r>
      </w:ins>
      <w:r w:rsidR="002953F0">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N.D.","given":"Shah","non-dropping-particle":"","parse-names":false,"suffix":""},{"dropping-particle":"","family":"M.","given":"Cruz-Lemini","non-dropping-particle":"","parse-names":false,"suffix":""},{"dropping-particle":"","family":"E.","given":"Stein","non-dropping-particle":"","parse-names":false,"suffix":""},{"dropping-particle":"","family":"J.","given":"Abraldes","non-dropping-particle":"","parse-names":false,"suffix":""},{"dropping-particle":"","family":"J.","given":"Altamirano","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34&lt;/sup&gt;","plainTextFormattedCitation":"34","previouslyFormattedCitation":"&lt;sup&gt;34&lt;/sup&gt;"},"properties":{"noteIndex":0},"schema":"https://github.com/citation-style-language/schema/raw/master/csl-citation.json"}</w:instrText>
      </w:r>
      <w:ins w:id="791" w:author="Parks, Robbie M" w:date="2018-11-26T13:01:00Z">
        <w:r>
          <w:rPr>
            <w:rFonts w:ascii="Times New Roman" w:hAnsi="Times New Roman"/>
            <w:sz w:val="24"/>
            <w:szCs w:val="24"/>
          </w:rPr>
          <w:fldChar w:fldCharType="separate"/>
        </w:r>
      </w:ins>
      <w:r w:rsidR="00283E06" w:rsidRPr="00283E06">
        <w:rPr>
          <w:rFonts w:ascii="Times New Roman" w:hAnsi="Times New Roman"/>
          <w:noProof/>
          <w:sz w:val="24"/>
          <w:szCs w:val="24"/>
          <w:vertAlign w:val="superscript"/>
        </w:rPr>
        <w:t>34</w:t>
      </w:r>
      <w:ins w:id="792" w:author="Parks, Robbie M" w:date="2018-11-26T13:01:00Z">
        <w:r>
          <w:rPr>
            <w:rFonts w:ascii="Times New Roman" w:hAnsi="Times New Roman"/>
            <w:sz w:val="24"/>
            <w:szCs w:val="24"/>
          </w:rPr>
          <w:fldChar w:fldCharType="end"/>
        </w:r>
        <w:r>
          <w:rPr>
            <w:rFonts w:ascii="Times New Roman" w:hAnsi="Times New Roman"/>
            <w:sz w:val="24"/>
            <w:szCs w:val="24"/>
          </w:rPr>
          <w:t xml:space="preserve"> Deviation from seasonal averages affects alcohol consumption also in summer (</w:t>
        </w:r>
      </w:ins>
      <w:ins w:id="793" w:author="Parks, Robbie M" w:date="2018-11-26T13:38:00Z">
        <w:r w:rsidR="008D7FE8">
          <w:rPr>
            <w:rFonts w:ascii="Times New Roman" w:hAnsi="Times New Roman"/>
            <w:sz w:val="24"/>
            <w:szCs w:val="24"/>
          </w:rPr>
          <w:t>still looking for this evidence</w:t>
        </w:r>
      </w:ins>
      <w:ins w:id="794" w:author="Parks, Robbie M" w:date="2018-11-26T13:01:00Z">
        <w:r>
          <w:rPr>
            <w:rFonts w:ascii="Times New Roman" w:hAnsi="Times New Roman"/>
            <w:sz w:val="24"/>
            <w:szCs w:val="24"/>
          </w:rPr>
          <w:t>).</w:t>
        </w:r>
      </w:ins>
    </w:p>
    <w:p w14:paraId="52E16F62" w14:textId="18680780" w:rsidR="00146F26" w:rsidRPr="00636C9B" w:rsidDel="003A470E" w:rsidRDefault="00146F26" w:rsidP="00910EDE">
      <w:pPr>
        <w:spacing w:after="0" w:line="240" w:lineRule="auto"/>
        <w:jc w:val="both"/>
        <w:rPr>
          <w:del w:id="795" w:author="Parks, Robbie M" w:date="2018-11-26T11:56:00Z"/>
          <w:rFonts w:ascii="Times New Roman" w:hAnsi="Times New Roman"/>
          <w:sz w:val="24"/>
          <w:szCs w:val="24"/>
        </w:rPr>
        <w:pPrChange w:id="796" w:author="Parks, Robbie M" w:date="2018-11-26T13:11:00Z">
          <w:pPr>
            <w:spacing w:after="0" w:line="480" w:lineRule="auto"/>
            <w:jc w:val="both"/>
          </w:pPr>
        </w:pPrChange>
      </w:pPr>
    </w:p>
    <w:p w14:paraId="4DC4DB94" w14:textId="77777777" w:rsidR="00CE4993" w:rsidRPr="00636C9B" w:rsidRDefault="00CE4993" w:rsidP="00910EDE">
      <w:pPr>
        <w:spacing w:after="0" w:line="240" w:lineRule="auto"/>
        <w:jc w:val="both"/>
        <w:rPr>
          <w:rFonts w:ascii="Times New Roman" w:hAnsi="Times New Roman"/>
          <w:sz w:val="24"/>
          <w:szCs w:val="24"/>
        </w:rPr>
        <w:pPrChange w:id="797" w:author="Parks, Robbie M" w:date="2018-11-26T13:11:00Z">
          <w:pPr>
            <w:spacing w:after="0" w:line="480" w:lineRule="auto"/>
            <w:jc w:val="both"/>
          </w:pPr>
        </w:pPrChange>
      </w:pPr>
    </w:p>
    <w:p w14:paraId="527D4EFD" w14:textId="20030D2D" w:rsidR="00D259CD" w:rsidRPr="00F666B9" w:rsidRDefault="00CE4993" w:rsidP="00910EDE">
      <w:pPr>
        <w:spacing w:after="0" w:line="240" w:lineRule="auto"/>
        <w:jc w:val="both"/>
        <w:rPr>
          <w:rFonts w:ascii="Times New Roman" w:hAnsi="Times New Roman"/>
          <w:i/>
          <w:sz w:val="24"/>
          <w:szCs w:val="24"/>
        </w:rPr>
        <w:pPrChange w:id="798" w:author="Parks, Robbie M" w:date="2018-11-26T13:11:00Z">
          <w:pPr>
            <w:spacing w:after="0" w:line="480" w:lineRule="auto"/>
            <w:jc w:val="both"/>
          </w:pPr>
        </w:pPrChange>
      </w:pPr>
      <w:r w:rsidRPr="00636C9B">
        <w:rPr>
          <w:rFonts w:ascii="Times New Roman" w:hAnsi="Times New Roman"/>
          <w:i/>
          <w:sz w:val="24"/>
          <w:szCs w:val="24"/>
        </w:rPr>
        <w:t>Transport</w:t>
      </w:r>
    </w:p>
    <w:p w14:paraId="63E9AEB5" w14:textId="4CF4BABC" w:rsidR="00E17F7C" w:rsidRPr="008D4556" w:rsidRDefault="00C204F6" w:rsidP="00910EDE">
      <w:pPr>
        <w:pStyle w:val="ListParagraph"/>
        <w:numPr>
          <w:ilvl w:val="0"/>
          <w:numId w:val="7"/>
        </w:numPr>
        <w:spacing w:after="0" w:line="240" w:lineRule="auto"/>
        <w:jc w:val="both"/>
        <w:rPr>
          <w:ins w:id="799" w:author="Parks, Robbie M" w:date="2018-11-26T11:50:00Z"/>
          <w:rFonts w:ascii="Times New Roman" w:hAnsi="Times New Roman"/>
          <w:sz w:val="24"/>
          <w:szCs w:val="24"/>
        </w:rPr>
        <w:pPrChange w:id="800" w:author="Parks, Robbie M" w:date="2018-11-26T13:11:00Z">
          <w:pPr>
            <w:pStyle w:val="ListParagraph"/>
            <w:numPr>
              <w:numId w:val="7"/>
            </w:numPr>
            <w:spacing w:after="0" w:line="480" w:lineRule="auto"/>
            <w:ind w:hanging="360"/>
            <w:jc w:val="both"/>
          </w:pPr>
        </w:pPrChange>
      </w:pPr>
      <w:ins w:id="801" w:author="Parks, Robbie M" w:date="2018-11-26T11:48:00Z">
        <w:r>
          <w:rPr>
            <w:rFonts w:ascii="Times New Roman" w:hAnsi="Times New Roman"/>
            <w:sz w:val="24"/>
            <w:szCs w:val="24"/>
          </w:rPr>
          <w:t>More road traffic when there is less snow</w:t>
        </w:r>
      </w:ins>
      <w:ins w:id="802" w:author="Parks, Robbie M" w:date="2018-11-26T11:51:00Z">
        <w:r w:rsidR="00730CB0">
          <w:rPr>
            <w:rFonts w:ascii="Times New Roman" w:hAnsi="Times New Roman"/>
            <w:sz w:val="24"/>
            <w:szCs w:val="24"/>
          </w:rPr>
          <w:t xml:space="preserve"> (i.e., correlated with higher temperature)</w:t>
        </w:r>
      </w:ins>
      <w:ins w:id="803" w:author="Parks, Robbie M" w:date="2018-11-26T11:50:00Z">
        <w:r w:rsidR="00780977">
          <w:rPr>
            <w:rFonts w:ascii="Times New Roman" w:hAnsi="Times New Roman"/>
            <w:sz w:val="24"/>
            <w:szCs w:val="24"/>
          </w:rPr>
          <w:t xml:space="preserve"> in winter in Canada</w:t>
        </w:r>
      </w:ins>
      <w:ins w:id="804" w:author="Parks, Robbie M" w:date="2018-11-26T12:17:00Z">
        <w:r w:rsidR="00E17F7C">
          <w:rPr>
            <w:rFonts w:ascii="Times New Roman" w:hAnsi="Times New Roman"/>
            <w:sz w:val="24"/>
            <w:szCs w:val="24"/>
          </w:rPr>
          <w:t>.</w:t>
        </w:r>
      </w:ins>
      <w:ins w:id="805" w:author="Parks, Robbie M" w:date="2018-11-26T11:50:00Z">
        <w:r w:rsidR="00AD55FC">
          <w:rPr>
            <w:rFonts w:ascii="Times New Roman" w:hAnsi="Times New Roman"/>
            <w:sz w:val="24"/>
            <w:szCs w:val="24"/>
          </w:rPr>
          <w:fldChar w:fldCharType="begin" w:fldLock="1"/>
        </w:r>
      </w:ins>
      <w:r w:rsidR="002953F0">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35–38&lt;/sup&gt;","plainTextFormattedCitation":"35–38","previouslyFormattedCitation":"&lt;sup&gt;35–38&lt;/sup&gt;"},"properties":{"noteIndex":0},"schema":"https://github.com/citation-style-language/schema/raw/master/csl-citation.json"}</w:instrText>
      </w:r>
      <w:r w:rsidR="00AD55FC">
        <w:rPr>
          <w:rFonts w:ascii="Times New Roman" w:hAnsi="Times New Roman"/>
          <w:sz w:val="24"/>
          <w:szCs w:val="24"/>
        </w:rPr>
        <w:fldChar w:fldCharType="separate"/>
      </w:r>
      <w:r w:rsidR="00283E06" w:rsidRPr="00283E06">
        <w:rPr>
          <w:rFonts w:ascii="Times New Roman" w:hAnsi="Times New Roman"/>
          <w:noProof/>
          <w:sz w:val="24"/>
          <w:szCs w:val="24"/>
          <w:vertAlign w:val="superscript"/>
        </w:rPr>
        <w:t>35–38</w:t>
      </w:r>
      <w:ins w:id="806" w:author="Parks, Robbie M" w:date="2018-11-26T11:50:00Z">
        <w:r w:rsidR="00AD55FC">
          <w:rPr>
            <w:rFonts w:ascii="Times New Roman" w:hAnsi="Times New Roman"/>
            <w:sz w:val="24"/>
            <w:szCs w:val="24"/>
          </w:rPr>
          <w:fldChar w:fldCharType="end"/>
        </w:r>
      </w:ins>
      <w:ins w:id="807" w:author="Parks, Robbie M" w:date="2018-11-26T12:17:00Z">
        <w:r w:rsidR="00E17F7C">
          <w:rPr>
            <w:rFonts w:ascii="Times New Roman" w:hAnsi="Times New Roman"/>
            <w:sz w:val="24"/>
            <w:szCs w:val="24"/>
          </w:rPr>
          <w:t xml:space="preserve"> </w:t>
        </w:r>
        <w:r w:rsidR="00E17F7C" w:rsidRPr="008D4556">
          <w:rPr>
            <w:rFonts w:ascii="Times New Roman" w:hAnsi="Times New Roman"/>
            <w:sz w:val="24"/>
            <w:szCs w:val="24"/>
          </w:rPr>
          <w:t>Young people (16-29</w:t>
        </w:r>
        <w:r w:rsidR="00E17F7C" w:rsidRPr="008D4556">
          <w:rPr>
            <w:rFonts w:ascii="Times New Roman" w:hAnsi="Times New Roman"/>
            <w:sz w:val="24"/>
            <w:szCs w:val="24"/>
          </w:rPr>
          <w:t xml:space="preserve"> </w:t>
        </w:r>
        <w:r w:rsidR="00E17F7C" w:rsidRPr="002C78AF">
          <w:rPr>
            <w:rFonts w:ascii="Times New Roman" w:hAnsi="Times New Roman"/>
            <w:sz w:val="24"/>
            <w:szCs w:val="24"/>
          </w:rPr>
          <w:t>years</w:t>
        </w:r>
        <w:r w:rsidR="00E17F7C" w:rsidRPr="002C78AF">
          <w:rPr>
            <w:rFonts w:ascii="Times New Roman" w:hAnsi="Times New Roman"/>
            <w:sz w:val="24"/>
            <w:szCs w:val="24"/>
          </w:rPr>
          <w:t>) have highest crash involvements per 100 million miles, along with 80+</w:t>
        </w:r>
        <w:r w:rsidR="00E17F7C">
          <w:rPr>
            <w:rFonts w:ascii="Times New Roman" w:hAnsi="Times New Roman"/>
            <w:sz w:val="24"/>
            <w:szCs w:val="24"/>
          </w:rPr>
          <w:t xml:space="preserve">, so more crashes with unit increase in </w:t>
        </w:r>
      </w:ins>
      <w:ins w:id="808" w:author="Parks, Robbie M" w:date="2018-11-26T12:18:00Z">
        <w:r w:rsidR="00E17F7C">
          <w:rPr>
            <w:rFonts w:ascii="Times New Roman" w:hAnsi="Times New Roman"/>
            <w:sz w:val="24"/>
            <w:szCs w:val="24"/>
          </w:rPr>
          <w:t>temperature</w:t>
        </w:r>
      </w:ins>
      <w:ins w:id="809" w:author="Parks, Robbie M" w:date="2018-11-26T12:17:00Z">
        <w:r w:rsidR="00E17F7C" w:rsidRPr="008D4556">
          <w:rPr>
            <w:rFonts w:ascii="Times New Roman" w:hAnsi="Times New Roman"/>
            <w:sz w:val="24"/>
            <w:szCs w:val="24"/>
          </w:rPr>
          <w:t xml:space="preserve"> (</w:t>
        </w:r>
        <w:r w:rsidR="00E17F7C">
          <w:fldChar w:fldCharType="begin"/>
        </w:r>
        <w:r w:rsidR="00E17F7C">
          <w:instrText xml:space="preserve"> HYPERLINK "http://www.iihs.org/iihs/topics/t/teenagers/fatalityfacts/teenagers/2016" </w:instrText>
        </w:r>
      </w:ins>
      <w:ins w:id="810" w:author="Parks, Robbie M" w:date="2018-11-26T12:17:00Z">
        <w:r w:rsidR="00E17F7C">
          <w:fldChar w:fldCharType="separate"/>
        </w:r>
        <w:r w:rsidR="00E17F7C" w:rsidRPr="008D4556">
          <w:rPr>
            <w:rStyle w:val="Hyperlink"/>
            <w:rFonts w:ascii="Times New Roman" w:hAnsi="Times New Roman"/>
            <w:sz w:val="24"/>
            <w:szCs w:val="24"/>
          </w:rPr>
          <w:t>link</w:t>
        </w:r>
        <w:r w:rsidR="00E17F7C" w:rsidRPr="008D4556">
          <w:rPr>
            <w:rStyle w:val="Hyperlink"/>
            <w:rFonts w:ascii="Times New Roman" w:hAnsi="Times New Roman"/>
            <w:sz w:val="24"/>
            <w:szCs w:val="24"/>
          </w:rPr>
          <w:fldChar w:fldCharType="end"/>
        </w:r>
        <w:r w:rsidR="00E17F7C" w:rsidRPr="008D4556">
          <w:rPr>
            <w:rFonts w:ascii="Times New Roman" w:hAnsi="Times New Roman"/>
            <w:sz w:val="24"/>
            <w:szCs w:val="24"/>
          </w:rPr>
          <w:t>)</w:t>
        </w:r>
      </w:ins>
      <w:ins w:id="811" w:author="Parks, Robbie M" w:date="2018-11-26T12:18:00Z">
        <w:r w:rsidR="00E17F7C">
          <w:rPr>
            <w:rFonts w:ascii="Times New Roman" w:hAnsi="Times New Roman"/>
            <w:sz w:val="24"/>
            <w:szCs w:val="24"/>
          </w:rPr>
          <w:t xml:space="preserve">. </w:t>
        </w:r>
        <w:r w:rsidR="00E17F7C" w:rsidRPr="00636C9B">
          <w:rPr>
            <w:rFonts w:ascii="Times New Roman" w:hAnsi="Times New Roman"/>
            <w:sz w:val="24"/>
            <w:szCs w:val="24"/>
          </w:rPr>
          <w:t>Fatality of passengers also high in younger ages due to disproportionately high levels of unbelted passengers. (</w:t>
        </w:r>
        <w:r w:rsidR="00E17F7C">
          <w:fldChar w:fldCharType="begin"/>
        </w:r>
        <w:r w:rsidR="00E17F7C">
          <w:instrText xml:space="preserve"> HYPERLINK "http://www.iihs.org/iihs/topics/t/teenagers/fatalityfacts/teenagers/2016" </w:instrText>
        </w:r>
      </w:ins>
      <w:ins w:id="812" w:author="Parks, Robbie M" w:date="2018-11-26T12:18:00Z">
        <w:r w:rsidR="00E17F7C">
          <w:fldChar w:fldCharType="separate"/>
        </w:r>
        <w:r w:rsidR="00E17F7C" w:rsidRPr="00636C9B">
          <w:rPr>
            <w:rStyle w:val="Hyperlink"/>
            <w:rFonts w:ascii="Times New Roman" w:hAnsi="Times New Roman"/>
            <w:sz w:val="24"/>
            <w:szCs w:val="24"/>
          </w:rPr>
          <w:t>link</w:t>
        </w:r>
        <w:r w:rsidR="00E17F7C">
          <w:rPr>
            <w:rStyle w:val="Hyperlink"/>
            <w:rFonts w:ascii="Times New Roman" w:hAnsi="Times New Roman"/>
            <w:sz w:val="24"/>
            <w:szCs w:val="24"/>
          </w:rPr>
          <w:fldChar w:fldCharType="end"/>
        </w:r>
        <w:r w:rsidR="00E17F7C" w:rsidRPr="00636C9B">
          <w:rPr>
            <w:rFonts w:ascii="Times New Roman" w:hAnsi="Times New Roman"/>
            <w:sz w:val="24"/>
            <w:szCs w:val="24"/>
          </w:rPr>
          <w:t>)</w:t>
        </w:r>
      </w:ins>
    </w:p>
    <w:p w14:paraId="0AC5D084" w14:textId="4D456153" w:rsidR="00CD196F" w:rsidRPr="008D4556" w:rsidRDefault="007E25B1" w:rsidP="00910EDE">
      <w:pPr>
        <w:pStyle w:val="ListParagraph"/>
        <w:numPr>
          <w:ilvl w:val="0"/>
          <w:numId w:val="7"/>
        </w:numPr>
        <w:spacing w:after="0" w:line="240" w:lineRule="auto"/>
        <w:jc w:val="both"/>
        <w:rPr>
          <w:ins w:id="813" w:author="Parks, Robbie M" w:date="2018-11-26T11:36:00Z"/>
          <w:rFonts w:ascii="Times New Roman" w:hAnsi="Times New Roman"/>
          <w:sz w:val="24"/>
          <w:szCs w:val="24"/>
        </w:rPr>
        <w:pPrChange w:id="814" w:author="Parks, Robbie M" w:date="2018-11-26T13:11:00Z">
          <w:pPr>
            <w:pStyle w:val="ListParagraph"/>
            <w:numPr>
              <w:numId w:val="7"/>
            </w:numPr>
            <w:spacing w:after="0" w:line="480" w:lineRule="auto"/>
            <w:ind w:hanging="360"/>
            <w:jc w:val="both"/>
          </w:pPr>
        </w:pPrChange>
      </w:pPr>
      <w:ins w:id="815" w:author="Parks, Robbie M" w:date="2018-11-26T12:02:00Z">
        <w:r>
          <w:rPr>
            <w:rFonts w:ascii="Times New Roman" w:hAnsi="Times New Roman"/>
            <w:sz w:val="24"/>
            <w:szCs w:val="24"/>
          </w:rPr>
          <w:t>Driving performance deteriorates at high</w:t>
        </w:r>
      </w:ins>
      <w:ins w:id="816" w:author="Parks, Robbie M" w:date="2018-11-26T12:03:00Z">
        <w:r>
          <w:rPr>
            <w:rFonts w:ascii="Times New Roman" w:hAnsi="Times New Roman"/>
            <w:sz w:val="24"/>
            <w:szCs w:val="24"/>
          </w:rPr>
          <w:t>er</w:t>
        </w:r>
      </w:ins>
      <w:ins w:id="817" w:author="Parks, Robbie M" w:date="2018-11-26T12:02:00Z">
        <w:r>
          <w:rPr>
            <w:rFonts w:ascii="Times New Roman" w:hAnsi="Times New Roman"/>
            <w:sz w:val="24"/>
            <w:szCs w:val="24"/>
          </w:rPr>
          <w:t xml:space="preserve"> temperatures</w:t>
        </w:r>
      </w:ins>
      <w:ins w:id="818" w:author="Parks, Robbie M" w:date="2018-11-26T12:03:00Z">
        <w:r>
          <w:rPr>
            <w:rFonts w:ascii="Times New Roman" w:hAnsi="Times New Roman"/>
            <w:sz w:val="24"/>
            <w:szCs w:val="24"/>
          </w:rPr>
          <w:fldChar w:fldCharType="begin" w:fldLock="1"/>
        </w:r>
      </w:ins>
      <w:r w:rsidR="002953F0">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39–42&lt;/sup&gt;","plainTextFormattedCitation":"39–42","previouslyFormattedCitation":"&lt;sup&gt;39–42&lt;/sup&gt;"},"properties":{"noteIndex":0},"schema":"https://github.com/citation-style-language/schema/raw/master/csl-citation.json"}</w:instrText>
      </w:r>
      <w:r>
        <w:rPr>
          <w:rFonts w:ascii="Times New Roman" w:hAnsi="Times New Roman"/>
          <w:sz w:val="24"/>
          <w:szCs w:val="24"/>
        </w:rPr>
        <w:fldChar w:fldCharType="separate"/>
      </w:r>
      <w:r w:rsidR="00283E06" w:rsidRPr="00283E06">
        <w:rPr>
          <w:rFonts w:ascii="Times New Roman" w:hAnsi="Times New Roman"/>
          <w:noProof/>
          <w:sz w:val="24"/>
          <w:szCs w:val="24"/>
          <w:vertAlign w:val="superscript"/>
        </w:rPr>
        <w:t>39–42</w:t>
      </w:r>
      <w:ins w:id="819" w:author="Parks, Robbie M" w:date="2018-11-26T12:03:00Z">
        <w:r>
          <w:rPr>
            <w:rFonts w:ascii="Times New Roman" w:hAnsi="Times New Roman"/>
            <w:sz w:val="24"/>
            <w:szCs w:val="24"/>
          </w:rPr>
          <w:fldChar w:fldCharType="end"/>
        </w:r>
      </w:ins>
    </w:p>
    <w:p w14:paraId="08F92FC8" w14:textId="76CFF319" w:rsidR="00E908B1" w:rsidRPr="00636C9B" w:rsidDel="00E17F7C" w:rsidRDefault="009B7A5F" w:rsidP="00910EDE">
      <w:pPr>
        <w:pStyle w:val="ListParagraph"/>
        <w:numPr>
          <w:ilvl w:val="0"/>
          <w:numId w:val="7"/>
        </w:numPr>
        <w:spacing w:after="0" w:line="240" w:lineRule="auto"/>
        <w:jc w:val="both"/>
        <w:rPr>
          <w:del w:id="820" w:author="Parks, Robbie M" w:date="2018-11-26T12:19:00Z"/>
          <w:rFonts w:ascii="Times New Roman" w:hAnsi="Times New Roman"/>
          <w:sz w:val="24"/>
          <w:szCs w:val="24"/>
        </w:rPr>
        <w:pPrChange w:id="821" w:author="Parks, Robbie M" w:date="2018-11-26T13:11:00Z">
          <w:pPr>
            <w:pStyle w:val="ListParagraph"/>
            <w:numPr>
              <w:numId w:val="7"/>
            </w:numPr>
            <w:spacing w:after="0" w:line="480" w:lineRule="auto"/>
            <w:ind w:hanging="360"/>
            <w:jc w:val="both"/>
          </w:pPr>
        </w:pPrChange>
      </w:pPr>
      <w:commentRangeStart w:id="822"/>
      <w:del w:id="823" w:author="Parks, Robbie M" w:date="2018-11-26T12:19:00Z">
        <w:r w:rsidRPr="00636C9B" w:rsidDel="00E17F7C">
          <w:rPr>
            <w:rFonts w:ascii="Times New Roman" w:hAnsi="Times New Roman"/>
            <w:sz w:val="24"/>
            <w:szCs w:val="24"/>
          </w:rPr>
          <w:delText>Teenagers generally drive less than all but oldest people, but their numbers of crashes and crash deaths are disproportionately high. 16-19 year olds have nearly 3 times rate of crashes as 20 and over.</w:delText>
        </w:r>
        <w:r w:rsidR="00252185" w:rsidRPr="00636C9B" w:rsidDel="00E17F7C">
          <w:rPr>
            <w:rFonts w:ascii="Times New Roman" w:hAnsi="Times New Roman"/>
            <w:sz w:val="24"/>
            <w:szCs w:val="24"/>
          </w:rPr>
          <w:delText xml:space="preserve"> Fatality of passengers also high in younger ages due to disproportionately high levels of unbelted passengers. </w:delText>
        </w:r>
        <w:r w:rsidR="00E908B1" w:rsidRPr="00636C9B" w:rsidDel="00E17F7C">
          <w:rPr>
            <w:rFonts w:ascii="Times New Roman" w:hAnsi="Times New Roman"/>
            <w:sz w:val="24"/>
            <w:szCs w:val="24"/>
          </w:rPr>
          <w:delText>(</w:delText>
        </w:r>
        <w:r w:rsidR="00D52DE5" w:rsidDel="00E17F7C">
          <w:fldChar w:fldCharType="begin"/>
        </w:r>
        <w:r w:rsidR="00D52DE5" w:rsidDel="00E17F7C">
          <w:delInstrText xml:space="preserve"> HYPERLINK "http://www.iihs.org/iihs/topics/t/teenagers/fatalityfacts/teenagers/2016" </w:delInstrText>
        </w:r>
        <w:r w:rsidR="00D52DE5" w:rsidDel="00E17F7C">
          <w:fldChar w:fldCharType="separate"/>
        </w:r>
        <w:r w:rsidR="00E908B1" w:rsidRPr="00636C9B" w:rsidDel="00E17F7C">
          <w:rPr>
            <w:rStyle w:val="Hyperlink"/>
            <w:rFonts w:ascii="Times New Roman" w:hAnsi="Times New Roman"/>
            <w:sz w:val="24"/>
            <w:szCs w:val="24"/>
          </w:rPr>
          <w:delText>link</w:delText>
        </w:r>
        <w:r w:rsidR="00D52DE5" w:rsidDel="00E17F7C">
          <w:rPr>
            <w:rStyle w:val="Hyperlink"/>
            <w:rFonts w:ascii="Times New Roman" w:hAnsi="Times New Roman"/>
            <w:sz w:val="24"/>
            <w:szCs w:val="24"/>
          </w:rPr>
          <w:fldChar w:fldCharType="end"/>
        </w:r>
        <w:r w:rsidR="00E908B1" w:rsidRPr="00636C9B" w:rsidDel="00E17F7C">
          <w:rPr>
            <w:rFonts w:ascii="Times New Roman" w:hAnsi="Times New Roman"/>
            <w:sz w:val="24"/>
            <w:szCs w:val="24"/>
          </w:rPr>
          <w:delText>)</w:delText>
        </w:r>
      </w:del>
    </w:p>
    <w:p w14:paraId="7A9F22A8" w14:textId="62ACC90A" w:rsidR="003257F8" w:rsidRPr="00636C9B" w:rsidDel="00E17F7C" w:rsidRDefault="00E908B1" w:rsidP="00910EDE">
      <w:pPr>
        <w:pStyle w:val="ListParagraph"/>
        <w:numPr>
          <w:ilvl w:val="0"/>
          <w:numId w:val="7"/>
        </w:numPr>
        <w:spacing w:after="0" w:line="240" w:lineRule="auto"/>
        <w:jc w:val="both"/>
        <w:rPr>
          <w:del w:id="824" w:author="Parks, Robbie M" w:date="2018-11-26T12:19:00Z"/>
          <w:rFonts w:ascii="Times New Roman" w:hAnsi="Times New Roman"/>
          <w:sz w:val="24"/>
          <w:szCs w:val="24"/>
        </w:rPr>
        <w:pPrChange w:id="825" w:author="Parks, Robbie M" w:date="2018-11-26T13:11:00Z">
          <w:pPr>
            <w:pStyle w:val="ListParagraph"/>
            <w:numPr>
              <w:numId w:val="7"/>
            </w:numPr>
            <w:spacing w:after="0" w:line="480" w:lineRule="auto"/>
            <w:ind w:hanging="360"/>
            <w:jc w:val="both"/>
          </w:pPr>
        </w:pPrChange>
      </w:pPr>
      <w:del w:id="826" w:author="Parks, Robbie M" w:date="2018-11-26T12:17:00Z">
        <w:r w:rsidRPr="00636C9B" w:rsidDel="00E17F7C">
          <w:rPr>
            <w:rFonts w:ascii="Times New Roman" w:hAnsi="Times New Roman"/>
            <w:sz w:val="24"/>
            <w:szCs w:val="24"/>
          </w:rPr>
          <w:delText>Also y</w:delText>
        </w:r>
      </w:del>
      <w:del w:id="827" w:author="Parks, Robbie M" w:date="2018-11-26T12:19:00Z">
        <w:r w:rsidRPr="00636C9B" w:rsidDel="00E17F7C">
          <w:rPr>
            <w:rFonts w:ascii="Times New Roman" w:hAnsi="Times New Roman"/>
            <w:sz w:val="24"/>
            <w:szCs w:val="24"/>
          </w:rPr>
          <w:delText xml:space="preserve">oung people (16-29) have highest crash involvements per 100 million miles, along with 80+ </w:delText>
        </w:r>
        <w:r w:rsidR="009B7A5F" w:rsidRPr="00636C9B" w:rsidDel="00E17F7C">
          <w:rPr>
            <w:rFonts w:ascii="Times New Roman" w:hAnsi="Times New Roman"/>
            <w:sz w:val="24"/>
            <w:szCs w:val="24"/>
          </w:rPr>
          <w:delText>(</w:delText>
        </w:r>
        <w:r w:rsidR="00D52DE5" w:rsidDel="00E17F7C">
          <w:fldChar w:fldCharType="begin"/>
        </w:r>
        <w:r w:rsidR="00D52DE5" w:rsidDel="00E17F7C">
          <w:delInstrText xml:space="preserve"> HYPERLINK "http://www.iihs.org/iihs/topics/t/teenagers/fatalityfacts/teenagers/2016" </w:delInstrText>
        </w:r>
        <w:r w:rsidR="00D52DE5" w:rsidDel="00E17F7C">
          <w:fldChar w:fldCharType="separate"/>
        </w:r>
        <w:r w:rsidRPr="00636C9B" w:rsidDel="00E17F7C">
          <w:rPr>
            <w:rStyle w:val="Hyperlink"/>
            <w:rFonts w:ascii="Times New Roman" w:hAnsi="Times New Roman"/>
            <w:sz w:val="24"/>
            <w:szCs w:val="24"/>
          </w:rPr>
          <w:delText>link</w:delText>
        </w:r>
        <w:r w:rsidR="00D52DE5" w:rsidDel="00E17F7C">
          <w:rPr>
            <w:rStyle w:val="Hyperlink"/>
            <w:rFonts w:ascii="Times New Roman" w:hAnsi="Times New Roman"/>
            <w:sz w:val="24"/>
            <w:szCs w:val="24"/>
          </w:rPr>
          <w:fldChar w:fldCharType="end"/>
        </w:r>
        <w:r w:rsidRPr="00636C9B" w:rsidDel="00E17F7C">
          <w:rPr>
            <w:rFonts w:ascii="Times New Roman" w:hAnsi="Times New Roman"/>
            <w:sz w:val="24"/>
            <w:szCs w:val="24"/>
          </w:rPr>
          <w:delText>)</w:delText>
        </w:r>
      </w:del>
    </w:p>
    <w:p w14:paraId="03D1BB6D" w14:textId="3C1499AC" w:rsidR="00975ED8" w:rsidRPr="008D4556" w:rsidRDefault="00AA22B2" w:rsidP="00910EDE">
      <w:pPr>
        <w:pStyle w:val="ListParagraph"/>
        <w:numPr>
          <w:ilvl w:val="0"/>
          <w:numId w:val="7"/>
        </w:numPr>
        <w:spacing w:after="0" w:line="240" w:lineRule="auto"/>
        <w:jc w:val="both"/>
        <w:rPr>
          <w:rFonts w:ascii="Times New Roman" w:hAnsi="Times New Roman"/>
          <w:sz w:val="24"/>
          <w:szCs w:val="24"/>
        </w:rPr>
        <w:pPrChange w:id="828" w:author="Parks, Robbie M" w:date="2018-11-26T13:11:00Z">
          <w:pPr>
            <w:pStyle w:val="ListParagraph"/>
            <w:numPr>
              <w:numId w:val="7"/>
            </w:numPr>
            <w:spacing w:after="0" w:line="480" w:lineRule="auto"/>
            <w:ind w:hanging="360"/>
            <w:jc w:val="both"/>
          </w:pPr>
        </w:pPrChange>
      </w:pPr>
      <w:del w:id="829" w:author="Parks, Robbie M" w:date="2018-11-26T12:19:00Z">
        <w:r w:rsidRPr="008D4556" w:rsidDel="00E17F7C">
          <w:rPr>
            <w:rFonts w:ascii="Times New Roman" w:hAnsi="Times New Roman"/>
            <w:sz w:val="24"/>
            <w:szCs w:val="24"/>
          </w:rPr>
          <w:delText xml:space="preserve"> </w:delText>
        </w:r>
      </w:del>
      <w:r w:rsidR="00207F3E" w:rsidRPr="008D4556">
        <w:rPr>
          <w:rFonts w:ascii="Times New Roman" w:hAnsi="Times New Roman"/>
          <w:sz w:val="24"/>
          <w:szCs w:val="24"/>
        </w:rPr>
        <w:t>Wh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del w:id="830" w:author="Parks, Robbie M" w:date="2018-11-26T12:56:00Z">
        <w:r w:rsidR="00207F3E" w:rsidRPr="00362889" w:rsidDel="0025351B">
          <w:rPr>
            <w:rFonts w:ascii="Times New Roman" w:hAnsi="Times New Roman"/>
            <w:sz w:val="24"/>
            <w:szCs w:val="24"/>
          </w:rPr>
          <w:delText xml:space="preserve">much </w:delText>
        </w:r>
      </w:del>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ins w:id="831" w:author="Parks, Robbie M" w:date="2018-11-26T12:55:00Z">
        <w:r w:rsidR="002C78AF">
          <w:rPr>
            <w:rFonts w:ascii="Times New Roman" w:hAnsi="Times New Roman"/>
            <w:sz w:val="24"/>
            <w:szCs w:val="24"/>
          </w:rPr>
          <w:fldChar w:fldCharType="begin" w:fldLock="1"/>
        </w:r>
      </w:ins>
      <w:r w:rsidR="00283E06">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43&lt;/sup&gt;","plainTextFormattedCitation":"43","previouslyFormattedCitation":"&lt;sup&gt;43&lt;/sup&gt;"},"properties":{"noteIndex":0},"schema":"https://github.com/citation-style-language/schema/raw/master/csl-citation.json"}</w:instrText>
      </w:r>
      <w:r w:rsidR="002C78AF">
        <w:rPr>
          <w:rFonts w:ascii="Times New Roman" w:hAnsi="Times New Roman"/>
          <w:sz w:val="24"/>
          <w:szCs w:val="24"/>
        </w:rPr>
        <w:fldChar w:fldCharType="separate"/>
      </w:r>
      <w:r w:rsidR="00362889" w:rsidRPr="00362889">
        <w:rPr>
          <w:rFonts w:ascii="Times New Roman" w:hAnsi="Times New Roman"/>
          <w:noProof/>
          <w:sz w:val="24"/>
          <w:szCs w:val="24"/>
          <w:vertAlign w:val="superscript"/>
        </w:rPr>
        <w:t>43</w:t>
      </w:r>
      <w:ins w:id="832" w:author="Parks, Robbie M" w:date="2018-11-26T12:55:00Z">
        <w:r w:rsidR="002C78AF">
          <w:rPr>
            <w:rFonts w:ascii="Times New Roman" w:hAnsi="Times New Roman"/>
            <w:sz w:val="24"/>
            <w:szCs w:val="24"/>
          </w:rPr>
          <w:fldChar w:fldCharType="end"/>
        </w:r>
      </w:ins>
      <w:del w:id="833" w:author="Parks, Robbie M" w:date="2018-11-26T12:55:00Z">
        <w:r w:rsidR="001D52C0" w:rsidRPr="002C78AF" w:rsidDel="002C78AF">
          <w:rPr>
            <w:rFonts w:ascii="Times New Roman" w:hAnsi="Times New Roman"/>
            <w:sz w:val="24"/>
            <w:szCs w:val="24"/>
          </w:rPr>
          <w:delText xml:space="preserve"> (</w:delText>
        </w:r>
        <w:r w:rsidR="001D52C0" w:rsidRPr="002C78AF" w:rsidDel="002C78AF">
          <w:rPr>
            <w:rFonts w:ascii="Times New Roman" w:hAnsi="Times New Roman"/>
            <w:sz w:val="24"/>
            <w:szCs w:val="24"/>
            <w:rPrChange w:id="834" w:author="Parks, Robbie M" w:date="2018-11-26T12:55:00Z">
              <w:rPr>
                <w:rStyle w:val="Hyperlink"/>
                <w:rFonts w:ascii="Times New Roman" w:hAnsi="Times New Roman"/>
                <w:sz w:val="24"/>
                <w:szCs w:val="24"/>
              </w:rPr>
            </w:rPrChange>
          </w:rPr>
          <w:delText>link</w:delText>
        </w:r>
        <w:r w:rsidR="001D52C0" w:rsidRPr="008D4556" w:rsidDel="002C78AF">
          <w:rPr>
            <w:rFonts w:ascii="Times New Roman" w:hAnsi="Times New Roman"/>
            <w:sz w:val="24"/>
            <w:szCs w:val="24"/>
          </w:rPr>
          <w:delText>)</w:delText>
        </w:r>
      </w:del>
      <w:r w:rsidR="001D52C0" w:rsidRPr="008D4556" w:rsidDel="00E17F7C">
        <w:rPr>
          <w:rFonts w:ascii="Times New Roman" w:hAnsi="Times New Roman"/>
          <w:sz w:val="24"/>
          <w:szCs w:val="24"/>
        </w:rPr>
        <w:t xml:space="preserve"> </w:t>
      </w:r>
      <w:del w:id="835" w:author="Parks, Robbie M" w:date="2018-11-26T12:19:00Z">
        <w:r w:rsidR="00CF2B2F" w:rsidRPr="008D4556" w:rsidDel="00E17F7C">
          <w:rPr>
            <w:rFonts w:ascii="Times New Roman" w:hAnsi="Times New Roman"/>
            <w:sz w:val="24"/>
            <w:szCs w:val="24"/>
          </w:rPr>
          <w:delText>‘</w:delText>
        </w:r>
      </w:del>
      <w:del w:id="836" w:author="Parks, Robbie M" w:date="2018-11-26T12:29:00Z">
        <w:r w:rsidR="00CF2B2F" w:rsidRPr="002C78AF" w:rsidDel="00345A02">
          <w:rPr>
            <w:rFonts w:ascii="Times New Roman" w:hAnsi="Times New Roman"/>
            <w:sz w:val="24"/>
            <w:szCs w:val="24"/>
          </w:rPr>
          <w:delText>Young drivers are less likely than adults to drive after drinking alcohol, but their crash risk is substantially higher when they do’. (</w:delText>
        </w:r>
        <w:r w:rsidR="00D52DE5" w:rsidDel="00345A02">
          <w:fldChar w:fldCharType="begin"/>
        </w:r>
        <w:r w:rsidR="00D52DE5" w:rsidDel="00345A02">
          <w:delInstrText xml:space="preserve"> HYPERLINK "http://www.iihs.org/iihs/topics/t/teenagers/fatalityfacts/teenagers/2016" </w:delInstrText>
        </w:r>
        <w:r w:rsidR="00D52DE5" w:rsidDel="00345A02">
          <w:fldChar w:fldCharType="separate"/>
        </w:r>
        <w:r w:rsidR="00CF2B2F" w:rsidRPr="008D4556" w:rsidDel="00345A02">
          <w:rPr>
            <w:rStyle w:val="Hyperlink"/>
            <w:rFonts w:ascii="Times New Roman" w:hAnsi="Times New Roman"/>
            <w:sz w:val="24"/>
            <w:szCs w:val="24"/>
          </w:rPr>
          <w:delText>link</w:delText>
        </w:r>
        <w:r w:rsidR="00D52DE5" w:rsidRPr="008D4556" w:rsidDel="00345A02">
          <w:rPr>
            <w:rStyle w:val="Hyperlink"/>
            <w:rFonts w:ascii="Times New Roman" w:hAnsi="Times New Roman"/>
            <w:sz w:val="24"/>
            <w:szCs w:val="24"/>
          </w:rPr>
          <w:fldChar w:fldCharType="end"/>
        </w:r>
        <w:r w:rsidR="00CF2B2F" w:rsidRPr="008D4556" w:rsidDel="00345A02">
          <w:rPr>
            <w:rFonts w:ascii="Times New Roman" w:hAnsi="Times New Roman"/>
            <w:sz w:val="24"/>
            <w:szCs w:val="24"/>
          </w:rPr>
          <w:delText>)</w:delText>
        </w:r>
      </w:del>
      <w:del w:id="837" w:author="Parks, Robbie M" w:date="2018-11-26T12:15:00Z">
        <w:r w:rsidR="00CC1FF3" w:rsidRPr="008D4556" w:rsidDel="00D323B7">
          <w:rPr>
            <w:rFonts w:ascii="Times New Roman" w:hAnsi="Times New Roman"/>
            <w:sz w:val="24"/>
            <w:szCs w:val="24"/>
          </w:rPr>
          <w:delText>Temperature second highest meteorological condition affecting road traffic accidents</w:delText>
        </w:r>
        <w:r w:rsidR="00610AD2" w:rsidRPr="002C78AF" w:rsidDel="00D323B7">
          <w:rPr>
            <w:rFonts w:ascii="Times New Roman" w:hAnsi="Times New Roman"/>
            <w:sz w:val="24"/>
            <w:szCs w:val="24"/>
          </w:rPr>
          <w:delText>, with wind speed the most (?).</w:delText>
        </w:r>
        <w:r w:rsidR="000765BB" w:rsidRPr="008D4556" w:rsidDel="00D323B7">
          <w:rPr>
            <w:rFonts w:ascii="Times New Roman" w:hAnsi="Times New Roman"/>
            <w:sz w:val="24"/>
            <w:szCs w:val="24"/>
          </w:rPr>
          <w:fldChar w:fldCharType="begin" w:fldLock="1"/>
        </w:r>
        <w:r w:rsidR="008D09DD" w:rsidRPr="008D4556" w:rsidDel="00D323B7">
          <w:rPr>
            <w:rFonts w:ascii="Times New Roman" w:hAnsi="Times New Roman"/>
            <w:sz w:val="24"/>
            <w:szCs w:val="24"/>
          </w:rPr>
          <w:delInstrText xml:space="preserve">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w:delInstrText>
        </w:r>
        <w:r w:rsidR="008D09DD" w:rsidRPr="002C78AF" w:rsidDel="00D323B7">
          <w:rPr>
            <w:rFonts w:ascii="Times New Roman" w:hAnsi="Times New Roman"/>
            <w:sz w:val="24"/>
            <w:szCs w:val="24"/>
          </w:rPr>
          <w:delInstrText>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w:delInstrText>
        </w:r>
        <w:r w:rsidR="008D09DD" w:rsidRPr="00362889" w:rsidDel="00D323B7">
          <w:rPr>
            <w:rFonts w:ascii="Times New Roman" w:hAnsi="Times New Roman"/>
            <w:sz w:val="24"/>
            <w:szCs w:val="24"/>
          </w:rPr>
          <w:delInstrText xml:space="preserve">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w:delInstrText>
        </w:r>
        <w:r w:rsidR="008D09DD" w:rsidRPr="00283E06" w:rsidDel="00D323B7">
          <w:rPr>
            <w:rFonts w:ascii="Times New Roman" w:hAnsi="Times New Roman"/>
            <w:sz w:val="24"/>
            <w:szCs w:val="24"/>
          </w:rPr>
          <w:delInstrText>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w:delInstrText>
        </w:r>
        <w:r w:rsidR="008D09DD" w:rsidRPr="002953F0" w:rsidDel="00D323B7">
          <w:rPr>
            <w:rFonts w:ascii="Times New Roman" w:hAnsi="Times New Roman"/>
            <w:sz w:val="24"/>
            <w:szCs w:val="24"/>
          </w:rPr>
          <w:delInstrText>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accidents","type":"article-journal"},"uris":["http://www.mendeley.com/documents/?uuid=851468eb-784f-4efb-805d-52d95f918791"]}],"mendeley":{"formattedCitation":"&lt;sup&gt;32&lt;/sup&gt;","plainTextFormattedCitation":"32","previouslyFormattedCitation":"&lt;sup&gt;31&lt;/s</w:delInstrText>
        </w:r>
        <w:r w:rsidR="008D09DD" w:rsidRPr="00815C28" w:rsidDel="00D323B7">
          <w:rPr>
            <w:rFonts w:ascii="Times New Roman" w:hAnsi="Times New Roman"/>
            <w:sz w:val="24"/>
            <w:szCs w:val="24"/>
          </w:rPr>
          <w:delInstrText>up&gt;"},"properties":{"noteIndex":0},"schema":"https://github.com/citation-style-language/schema/raw/master/csl-citation.json"}</w:delInstrText>
        </w:r>
        <w:r w:rsidR="000765BB" w:rsidRPr="008D4556" w:rsidDel="00D323B7">
          <w:rPr>
            <w:rFonts w:ascii="Times New Roman" w:hAnsi="Times New Roman"/>
            <w:sz w:val="24"/>
            <w:szCs w:val="24"/>
          </w:rPr>
          <w:fldChar w:fldCharType="separate"/>
        </w:r>
        <w:r w:rsidR="008D09DD" w:rsidRPr="008D4556" w:rsidDel="00D323B7">
          <w:rPr>
            <w:rFonts w:ascii="Times New Roman" w:hAnsi="Times New Roman"/>
            <w:noProof/>
            <w:sz w:val="24"/>
            <w:szCs w:val="24"/>
            <w:vertAlign w:val="superscript"/>
          </w:rPr>
          <w:delText>32</w:delText>
        </w:r>
        <w:r w:rsidR="000765BB" w:rsidRPr="008D4556" w:rsidDel="00D323B7">
          <w:rPr>
            <w:rFonts w:ascii="Times New Roman" w:hAnsi="Times New Roman"/>
            <w:sz w:val="24"/>
            <w:szCs w:val="24"/>
          </w:rPr>
          <w:fldChar w:fldCharType="end"/>
        </w:r>
        <w:r w:rsidR="00176D12" w:rsidRPr="008D4556" w:rsidDel="00D323B7">
          <w:rPr>
            <w:rFonts w:ascii="Times New Roman" w:hAnsi="Times New Roman"/>
            <w:sz w:val="24"/>
            <w:szCs w:val="24"/>
          </w:rPr>
          <w:delText xml:space="preserve"> Visual acuity lowered by increases in temperature.</w:delText>
        </w:r>
        <w:r w:rsidR="00176D12" w:rsidRPr="008D4556" w:rsidDel="00D323B7">
          <w:rPr>
            <w:rFonts w:ascii="Times New Roman" w:hAnsi="Times New Roman"/>
            <w:sz w:val="24"/>
            <w:szCs w:val="24"/>
          </w:rPr>
          <w:fldChar w:fldCharType="begin" w:fldLock="1"/>
        </w:r>
        <w:r w:rsidR="008D09DD" w:rsidRPr="008D4556" w:rsidDel="00D323B7">
          <w:rPr>
            <w:rFonts w:ascii="Times New Roman" w:hAnsi="Times New Roman"/>
            <w:sz w:val="24"/>
            <w:szCs w:val="24"/>
          </w:rPr>
          <w:delInstrText>ADDIN CSL_CITATION {"citationItems":[{"id":"ITEM-1","itemData":{"DOI":"10.1080/00140138408963605","ISSN":"13665847","abstract":"\"</w:delInstrText>
        </w:r>
        <w:r w:rsidR="008D09DD" w:rsidRPr="002C78AF" w:rsidDel="00D323B7">
          <w:rPr>
            <w:rFonts w:ascii="Times New Roman" w:hAnsi="Times New Roman" w:hint="eastAsia"/>
            <w:sz w:val="24"/>
            <w:szCs w:val="24"/>
          </w:rPr>
          <w:delInstrText>視力に及ぼす熱の影響</w:delInstrText>
        </w:r>
        <w:r w:rsidR="008D09DD" w:rsidRPr="002C78AF" w:rsidDel="00D323B7">
          <w:rPr>
            <w:rFonts w:ascii="Times New Roman" w:hAnsi="Times New Roman"/>
            <w:sz w:val="24"/>
            <w:szCs w:val="24"/>
          </w:rPr>
          <w:delInstrText xml:space="preserve">  </w:delInstrText>
        </w:r>
        <w:r w:rsidR="008D09DD" w:rsidRPr="00362889" w:rsidDel="00D323B7">
          <w:rPr>
            <w:rFonts w:ascii="Times New Roman" w:hAnsi="Times New Roman" w:hint="eastAsia"/>
            <w:sz w:val="24"/>
            <w:szCs w:val="24"/>
          </w:rPr>
          <w:delInstrText xml:space="preserve">　</w:delInstrText>
        </w:r>
        <w:r w:rsidR="008D09DD" w:rsidRPr="00362889" w:rsidDel="00D323B7">
          <w:rPr>
            <w:rFonts w:ascii="Times New Roman" w:hAnsi="Times New Roman"/>
            <w:sz w:val="24"/>
            <w:szCs w:val="24"/>
          </w:rPr>
          <w:delInstrText>9</w:delInstrText>
        </w:r>
        <w:r w:rsidR="008D09DD" w:rsidRPr="00283E06" w:rsidDel="00D323B7">
          <w:rPr>
            <w:rFonts w:ascii="Times New Roman" w:hAnsi="Times New Roman" w:hint="eastAsia"/>
            <w:sz w:val="24"/>
            <w:szCs w:val="24"/>
          </w:rPr>
          <w:delInstrText>名の被験者の視力を</w:delInstrText>
        </w:r>
        <w:r w:rsidR="008D09DD" w:rsidRPr="00283E06" w:rsidDel="00D323B7">
          <w:rPr>
            <w:rFonts w:ascii="Times New Roman" w:hAnsi="Times New Roman"/>
            <w:sz w:val="24"/>
            <w:szCs w:val="24"/>
          </w:rPr>
          <w:delInstrText>3</w:delInstrText>
        </w:r>
        <w:r w:rsidR="008D09DD" w:rsidRPr="002953F0" w:rsidDel="00D323B7">
          <w:rPr>
            <w:rFonts w:ascii="Times New Roman" w:hAnsi="Times New Roman" w:hint="eastAsia"/>
            <w:sz w:val="24"/>
            <w:szCs w:val="24"/>
          </w:rPr>
          <w:delInstrText>つの条件下でランドルト環を用いて測定した。</w:delInstrText>
        </w:r>
        <w:r w:rsidR="008D09DD" w:rsidRPr="002953F0" w:rsidDel="00D323B7">
          <w:rPr>
            <w:rFonts w:ascii="Times New Roman" w:hAnsi="Times New Roman"/>
            <w:sz w:val="24"/>
            <w:szCs w:val="24"/>
          </w:rPr>
          <w:delInstrText>3</w:delInstrText>
        </w:r>
        <w:r w:rsidR="008D09DD" w:rsidRPr="00815C28" w:rsidDel="00D323B7">
          <w:rPr>
            <w:rFonts w:ascii="Times New Roman" w:hAnsi="Times New Roman" w:hint="eastAsia"/>
            <w:sz w:val="24"/>
            <w:szCs w:val="24"/>
          </w:rPr>
          <w:delInstrText>つの条件とは（</w:delInstrText>
        </w:r>
        <w:r w:rsidR="008D09DD" w:rsidRPr="00815C28" w:rsidDel="00D323B7">
          <w:rPr>
            <w:rFonts w:ascii="Times New Roman" w:hAnsi="Times New Roman"/>
            <w:sz w:val="24"/>
            <w:szCs w:val="24"/>
          </w:rPr>
          <w:delInstrText>1</w:delInstrText>
        </w:r>
        <w:r w:rsidR="008D09DD" w:rsidRPr="00844300" w:rsidDel="00D323B7">
          <w:rPr>
            <w:rFonts w:ascii="Times New Roman" w:hAnsi="Times New Roman" w:hint="eastAsia"/>
            <w:sz w:val="24"/>
            <w:szCs w:val="24"/>
          </w:rPr>
          <w:delInstrText>）熱的中立のコントロール、（</w:delInstrText>
        </w:r>
        <w:r w:rsidR="008D09DD" w:rsidRPr="00CD43E4" w:rsidDel="00D323B7">
          <w:rPr>
            <w:rFonts w:ascii="Times New Roman" w:hAnsi="Times New Roman"/>
            <w:sz w:val="24"/>
            <w:szCs w:val="24"/>
          </w:rPr>
          <w:delInstrText>2</w:delInstrText>
        </w:r>
        <w:r w:rsidR="008D09DD" w:rsidRPr="00775537" w:rsidDel="00D323B7">
          <w:rPr>
            <w:rFonts w:ascii="Times New Roman" w:hAnsi="Times New Roman" w:hint="eastAsia"/>
            <w:sz w:val="24"/>
            <w:szCs w:val="24"/>
          </w:rPr>
          <w:delInstrText>）温暖湿潤、（</w:delInstrText>
        </w:r>
        <w:r w:rsidR="008D09DD" w:rsidRPr="00775537" w:rsidDel="00D323B7">
          <w:rPr>
            <w:rFonts w:ascii="Times New Roman" w:hAnsi="Times New Roman"/>
            <w:sz w:val="24"/>
            <w:szCs w:val="24"/>
          </w:rPr>
          <w:delInstrText>3</w:delInstrText>
        </w:r>
        <w:r w:rsidR="008D09DD" w:rsidRPr="007C2F38" w:rsidDel="00D323B7">
          <w:rPr>
            <w:rFonts w:ascii="Times New Roman" w:hAnsi="Times New Roman" w:hint="eastAsia"/>
            <w:sz w:val="24"/>
            <w:szCs w:val="24"/>
          </w:rPr>
          <w:delInstrText>）高温乾燥の環境で、各条件とも被験者を</w:delInstrText>
        </w:r>
        <w:r w:rsidR="008D09DD" w:rsidRPr="007C2F38" w:rsidDel="00D323B7">
          <w:rPr>
            <w:rFonts w:ascii="Times New Roman" w:hAnsi="Times New Roman"/>
            <w:sz w:val="24"/>
            <w:szCs w:val="24"/>
          </w:rPr>
          <w:delInstrText>3</w:delInstrText>
        </w:r>
        <w:r w:rsidR="008D09DD" w:rsidRPr="007C2F38" w:rsidDel="00D323B7">
          <w:rPr>
            <w:rFonts w:ascii="Times New Roman" w:hAnsi="Times New Roman" w:hint="eastAsia"/>
            <w:sz w:val="24"/>
            <w:szCs w:val="24"/>
          </w:rPr>
          <w:delInstrText>時間放置した。背景照度は</w:delInstrText>
        </w:r>
        <w:r w:rsidR="008D09DD" w:rsidRPr="007C2F38" w:rsidDel="00D323B7">
          <w:rPr>
            <w:rFonts w:ascii="Times New Roman" w:hAnsi="Times New Roman"/>
            <w:sz w:val="24"/>
            <w:szCs w:val="24"/>
          </w:rPr>
          <w:delInstrText>450</w:delInstrText>
        </w:r>
        <w:r w:rsidR="008D09DD" w:rsidRPr="007C2F38" w:rsidDel="00D323B7">
          <w:rPr>
            <w:rFonts w:ascii="Times New Roman" w:hAnsi="Times New Roman" w:hint="eastAsia"/>
            <w:sz w:val="24"/>
            <w:szCs w:val="24"/>
          </w:rPr>
          <w:delInstrText>と</w:delInstrText>
        </w:r>
        <w:r w:rsidR="008D09DD" w:rsidRPr="007C2F38" w:rsidDel="00D323B7">
          <w:rPr>
            <w:rFonts w:ascii="Times New Roman" w:hAnsi="Times New Roman"/>
            <w:sz w:val="24"/>
            <w:szCs w:val="24"/>
          </w:rPr>
          <w:delInstrText>5cd/m2</w:delInstrText>
        </w:r>
        <w:r w:rsidR="008D09DD" w:rsidRPr="007C2F38" w:rsidDel="00D323B7">
          <w:rPr>
            <w:rFonts w:ascii="Times New Roman" w:hAnsi="Times New Roman" w:hint="eastAsia"/>
            <w:sz w:val="24"/>
            <w:szCs w:val="24"/>
          </w:rPr>
          <w:delInstrText>とした。熱による負担の指標として、直腸温と心拍数を同時に測定した。両方の照明条件下において、熱による負担と一次相関を示す視覚機能の有意な低下が見られた。</w:delInstrText>
        </w:r>
        <w:r w:rsidR="008D09DD" w:rsidRPr="007C2F38" w:rsidDel="00D323B7">
          <w:rPr>
            <w:rFonts w:ascii="Times New Roman" w:hAnsi="Times New Roman"/>
            <w:sz w:val="24"/>
            <w:szCs w:val="24"/>
          </w:rPr>
          <w:del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33&lt;/sup&gt;","plainTextFormattedCitation":"33","previouslyFormattedCitation":"&lt;sup&gt;32&lt;/sup&gt;"},"properties":{"noteIndex":0},"schema":"https://github.com/citation-style-language/schema/raw/master/csl-citation.json"}</w:delInstrText>
        </w:r>
        <w:r w:rsidR="00176D12" w:rsidRPr="008D4556" w:rsidDel="00D323B7">
          <w:rPr>
            <w:rFonts w:ascii="Times New Roman" w:hAnsi="Times New Roman"/>
            <w:sz w:val="24"/>
            <w:szCs w:val="24"/>
          </w:rPr>
          <w:fldChar w:fldCharType="separate"/>
        </w:r>
        <w:r w:rsidR="008D09DD" w:rsidRPr="008D4556" w:rsidDel="00D323B7">
          <w:rPr>
            <w:rFonts w:ascii="Times New Roman" w:hAnsi="Times New Roman"/>
            <w:noProof/>
            <w:sz w:val="24"/>
            <w:szCs w:val="24"/>
            <w:vertAlign w:val="superscript"/>
          </w:rPr>
          <w:delText>33</w:delText>
        </w:r>
        <w:r w:rsidR="00176D12" w:rsidRPr="008D4556" w:rsidDel="00D323B7">
          <w:rPr>
            <w:rFonts w:ascii="Times New Roman" w:hAnsi="Times New Roman"/>
            <w:sz w:val="24"/>
            <w:szCs w:val="24"/>
          </w:rPr>
          <w:fldChar w:fldCharType="end"/>
        </w:r>
      </w:del>
    </w:p>
    <w:p w14:paraId="55B0906B" w14:textId="1D6E69C5" w:rsidR="007B210B" w:rsidRPr="00636C9B" w:rsidDel="00C86244" w:rsidRDefault="007B210B" w:rsidP="00910EDE">
      <w:pPr>
        <w:pStyle w:val="ListParagraph"/>
        <w:numPr>
          <w:ilvl w:val="0"/>
          <w:numId w:val="7"/>
        </w:numPr>
        <w:spacing w:after="0" w:line="240" w:lineRule="auto"/>
        <w:jc w:val="both"/>
        <w:rPr>
          <w:del w:id="838" w:author="Parks, Robbie M" w:date="2018-11-26T12:07:00Z"/>
          <w:rFonts w:ascii="Times New Roman" w:hAnsi="Times New Roman"/>
          <w:sz w:val="24"/>
          <w:szCs w:val="24"/>
        </w:rPr>
        <w:pPrChange w:id="839" w:author="Parks, Robbie M" w:date="2018-11-26T13:11:00Z">
          <w:pPr>
            <w:pStyle w:val="ListParagraph"/>
            <w:numPr>
              <w:numId w:val="7"/>
            </w:numPr>
            <w:spacing w:after="0" w:line="480" w:lineRule="auto"/>
            <w:ind w:hanging="360"/>
            <w:jc w:val="both"/>
          </w:pPr>
        </w:pPrChange>
      </w:pPr>
      <w:del w:id="840" w:author="Parks, Robbie M" w:date="2018-11-26T12:07:00Z">
        <w:r w:rsidRPr="00636C9B" w:rsidDel="00C86244">
          <w:rPr>
            <w:rFonts w:ascii="Times New Roman" w:hAnsi="Times New Roman"/>
            <w:sz w:val="24"/>
            <w:szCs w:val="24"/>
          </w:rPr>
          <w:delText>Rainfall also im</w:delText>
        </w:r>
        <w:r w:rsidR="00602B35" w:rsidRPr="00636C9B" w:rsidDel="00C86244">
          <w:rPr>
            <w:rFonts w:ascii="Times New Roman" w:hAnsi="Times New Roman"/>
            <w:sz w:val="24"/>
            <w:szCs w:val="24"/>
          </w:rPr>
          <w:delText>portant from study in Australia</w:delText>
        </w:r>
      </w:del>
    </w:p>
    <w:p w14:paraId="4EB0CE9F" w14:textId="13BBF9C6" w:rsidR="00466E86" w:rsidRPr="00636C9B" w:rsidDel="00CD196F" w:rsidRDefault="00466E86" w:rsidP="00910EDE">
      <w:pPr>
        <w:pStyle w:val="ListParagraph"/>
        <w:numPr>
          <w:ilvl w:val="0"/>
          <w:numId w:val="7"/>
        </w:numPr>
        <w:spacing w:after="0" w:line="240" w:lineRule="auto"/>
        <w:jc w:val="both"/>
        <w:rPr>
          <w:del w:id="841" w:author="Parks, Robbie M" w:date="2018-11-26T12:15:00Z"/>
          <w:rFonts w:ascii="Times New Roman" w:hAnsi="Times New Roman"/>
          <w:sz w:val="24"/>
          <w:szCs w:val="24"/>
        </w:rPr>
        <w:pPrChange w:id="842" w:author="Parks, Robbie M" w:date="2018-11-26T13:11:00Z">
          <w:pPr>
            <w:pStyle w:val="ListParagraph"/>
            <w:numPr>
              <w:numId w:val="7"/>
            </w:numPr>
            <w:spacing w:after="0" w:line="480" w:lineRule="auto"/>
            <w:ind w:hanging="360"/>
            <w:jc w:val="both"/>
          </w:pPr>
        </w:pPrChange>
      </w:pPr>
      <w:del w:id="843" w:author="Parks, Robbie M" w:date="2018-11-26T12:15:00Z">
        <w:r w:rsidRPr="00636C9B" w:rsidDel="00CD196F">
          <w:rPr>
            <w:rFonts w:ascii="Times New Roman" w:hAnsi="Times New Roman"/>
            <w:sz w:val="24"/>
            <w:szCs w:val="24"/>
          </w:rPr>
          <w:delText xml:space="preserve">Cognitive function affected by temperature </w:delText>
        </w:r>
        <w:r w:rsidR="00406F06" w:rsidRPr="00636C9B" w:rsidDel="00CD196F">
          <w:rPr>
            <w:rFonts w:ascii="Times New Roman" w:hAnsi="Times New Roman"/>
            <w:sz w:val="24"/>
            <w:szCs w:val="24"/>
          </w:rPr>
          <w:delText>[[cogfx and heat]]</w:delText>
        </w:r>
      </w:del>
    </w:p>
    <w:p w14:paraId="7E63F45F" w14:textId="1797F9AD" w:rsidR="001E5CD7" w:rsidRPr="00696193" w:rsidRDefault="00D47D7C" w:rsidP="00910EDE">
      <w:pPr>
        <w:pStyle w:val="ListParagraph"/>
        <w:numPr>
          <w:ilvl w:val="0"/>
          <w:numId w:val="7"/>
        </w:numPr>
        <w:spacing w:after="0" w:line="240" w:lineRule="auto"/>
        <w:jc w:val="both"/>
        <w:rPr>
          <w:ins w:id="844" w:author="Parks, Robbie M" w:date="2018-11-26T12:54:00Z"/>
          <w:rStyle w:val="Hyperlink"/>
          <w:rFonts w:ascii="Times New Roman" w:hAnsi="Times New Roman"/>
          <w:i/>
          <w:sz w:val="24"/>
          <w:szCs w:val="24"/>
        </w:rPr>
        <w:pPrChange w:id="845" w:author="Parks, Robbie M" w:date="2018-11-26T13:11:00Z">
          <w:pPr>
            <w:pStyle w:val="ListParagraph"/>
            <w:numPr>
              <w:numId w:val="7"/>
            </w:numPr>
            <w:spacing w:after="0" w:line="480" w:lineRule="auto"/>
            <w:ind w:hanging="360"/>
            <w:jc w:val="both"/>
          </w:pPr>
        </w:pPrChange>
      </w:pPr>
      <w:r>
        <w:rPr>
          <w:rFonts w:ascii="Times New Roman" w:hAnsi="Times New Roman"/>
          <w:sz w:val="24"/>
          <w:szCs w:val="24"/>
        </w:rPr>
        <w:t xml:space="preserve">Regression of barrels of oil by temperature over time </w:t>
      </w:r>
      <w:ins w:id="846" w:author="Parks, Robbie M" w:date="2018-11-26T12:59:00Z">
        <w:r w:rsidR="00612AD9">
          <w:rPr>
            <w:rFonts w:ascii="Times New Roman" w:hAnsi="Times New Roman"/>
            <w:sz w:val="24"/>
            <w:szCs w:val="24"/>
          </w:rPr>
          <w:t xml:space="preserve">to do nationally </w:t>
        </w:r>
      </w:ins>
      <w:ins w:id="847" w:author="Parks, Robbie M" w:date="2018-11-26T12:54:00Z">
        <w:r w:rsidR="00696193">
          <w:rPr>
            <w:rFonts w:ascii="Times New Roman" w:hAnsi="Times New Roman"/>
            <w:sz w:val="24"/>
            <w:szCs w:val="24"/>
          </w:rPr>
          <w:fldChar w:fldCharType="begin"/>
        </w:r>
        <w:r w:rsidR="00696193">
          <w:rPr>
            <w:rFonts w:ascii="Times New Roman" w:hAnsi="Times New Roman"/>
            <w:sz w:val="24"/>
            <w:szCs w:val="24"/>
          </w:rPr>
          <w:instrText xml:space="preserve"> HYPERLINK "https://www.eia.gov/dnav/pet/hist/LeafHandler.ashx?n=PET&amp;s=MGFUPUS1&amp;f=M" </w:instrText>
        </w:r>
        <w:r w:rsidR="00696193">
          <w:rPr>
            <w:rFonts w:ascii="Times New Roman" w:hAnsi="Times New Roman"/>
            <w:sz w:val="24"/>
            <w:szCs w:val="24"/>
          </w:rPr>
        </w:r>
        <w:r w:rsidR="00696193">
          <w:rPr>
            <w:rFonts w:ascii="Times New Roman" w:hAnsi="Times New Roman"/>
            <w:sz w:val="24"/>
            <w:szCs w:val="24"/>
          </w:rPr>
          <w:fldChar w:fldCharType="separate"/>
        </w:r>
        <w:r w:rsidRPr="00696193">
          <w:rPr>
            <w:rStyle w:val="Hyperlink"/>
            <w:rFonts w:ascii="Times New Roman" w:hAnsi="Times New Roman"/>
            <w:sz w:val="24"/>
            <w:szCs w:val="24"/>
          </w:rPr>
          <w:t>(</w:t>
        </w:r>
        <w:r w:rsidRPr="002C78AF">
          <w:rPr>
            <w:rStyle w:val="Hyperlink"/>
            <w:rFonts w:ascii="Times New Roman" w:hAnsi="Times New Roman"/>
            <w:sz w:val="24"/>
            <w:szCs w:val="24"/>
          </w:rPr>
          <w:t>lin</w:t>
        </w:r>
        <w:r w:rsidRPr="002C78AF">
          <w:rPr>
            <w:rStyle w:val="Hyperlink"/>
            <w:rFonts w:ascii="Times New Roman" w:hAnsi="Times New Roman"/>
            <w:sz w:val="24"/>
            <w:szCs w:val="24"/>
          </w:rPr>
          <w:t>k</w:t>
        </w:r>
        <w:r w:rsidRPr="00696193">
          <w:rPr>
            <w:rStyle w:val="Hyperlink"/>
            <w:rFonts w:ascii="Times New Roman" w:hAnsi="Times New Roman"/>
            <w:sz w:val="24"/>
            <w:szCs w:val="24"/>
          </w:rPr>
          <w:t>)</w:t>
        </w:r>
        <w:commentRangeEnd w:id="822"/>
        <w:r w:rsidR="005E65AD" w:rsidRPr="00696193">
          <w:rPr>
            <w:rStyle w:val="Hyperlink"/>
            <w:rFonts w:asciiTheme="minorHAnsi" w:eastAsiaTheme="minorHAnsi" w:hAnsiTheme="minorHAnsi" w:cstheme="minorBidi"/>
            <w:sz w:val="16"/>
            <w:szCs w:val="16"/>
          </w:rPr>
          <w:commentReference w:id="822"/>
        </w:r>
      </w:ins>
    </w:p>
    <w:p w14:paraId="72B8DC0A" w14:textId="4149CD27" w:rsidR="001E5CD7" w:rsidRPr="001E5CD7" w:rsidRDefault="00696193" w:rsidP="00910EDE">
      <w:pPr>
        <w:spacing w:after="0" w:line="240" w:lineRule="auto"/>
        <w:jc w:val="both"/>
        <w:rPr>
          <w:rFonts w:ascii="Times New Roman" w:hAnsi="Times New Roman"/>
          <w:i/>
          <w:sz w:val="24"/>
          <w:szCs w:val="24"/>
          <w:rPrChange w:id="848" w:author="Parks, Robbie M" w:date="2018-11-26T12:11:00Z">
            <w:rPr/>
          </w:rPrChange>
        </w:rPr>
        <w:pPrChange w:id="849" w:author="Parks, Robbie M" w:date="2018-11-26T13:11:00Z">
          <w:pPr>
            <w:pStyle w:val="ListParagraph"/>
            <w:numPr>
              <w:numId w:val="7"/>
            </w:numPr>
            <w:spacing w:after="0" w:line="480" w:lineRule="auto"/>
            <w:ind w:hanging="360"/>
            <w:jc w:val="both"/>
          </w:pPr>
        </w:pPrChange>
      </w:pPr>
      <w:ins w:id="850" w:author="Parks, Robbie M" w:date="2018-11-26T12:54:00Z">
        <w:r>
          <w:rPr>
            <w:rFonts w:ascii="Times New Roman" w:hAnsi="Times New Roman"/>
            <w:sz w:val="24"/>
            <w:szCs w:val="24"/>
          </w:rPr>
          <w:fldChar w:fldCharType="end"/>
        </w:r>
      </w:ins>
    </w:p>
    <w:p w14:paraId="4D854535" w14:textId="1BAAEC21" w:rsidR="00CE4993" w:rsidRPr="00636C9B" w:rsidRDefault="00CE4993" w:rsidP="00910EDE">
      <w:pPr>
        <w:spacing w:after="0" w:line="240" w:lineRule="auto"/>
        <w:jc w:val="both"/>
        <w:rPr>
          <w:rFonts w:ascii="Times New Roman" w:hAnsi="Times New Roman"/>
          <w:i/>
          <w:sz w:val="24"/>
          <w:szCs w:val="24"/>
        </w:rPr>
        <w:pPrChange w:id="851" w:author="Parks, Robbie M" w:date="2018-11-26T13:11:00Z">
          <w:pPr>
            <w:spacing w:after="0" w:line="480" w:lineRule="auto"/>
            <w:jc w:val="both"/>
          </w:pPr>
        </w:pPrChange>
      </w:pPr>
      <w:r w:rsidRPr="00636C9B">
        <w:rPr>
          <w:rFonts w:ascii="Times New Roman" w:hAnsi="Times New Roman"/>
          <w:i/>
          <w:sz w:val="24"/>
          <w:szCs w:val="24"/>
        </w:rPr>
        <w:t>Falls</w:t>
      </w:r>
    </w:p>
    <w:p w14:paraId="16682654" w14:textId="680AB882" w:rsidR="00661B1E" w:rsidRPr="00636C9B" w:rsidDel="00283E06" w:rsidRDefault="001F6E49" w:rsidP="00910EDE">
      <w:pPr>
        <w:pStyle w:val="ListParagraph"/>
        <w:numPr>
          <w:ilvl w:val="0"/>
          <w:numId w:val="7"/>
        </w:numPr>
        <w:spacing w:after="0" w:line="240" w:lineRule="auto"/>
        <w:jc w:val="both"/>
        <w:rPr>
          <w:del w:id="852" w:author="Parks, Robbie M" w:date="2018-11-26T13:02:00Z"/>
          <w:rFonts w:ascii="Times New Roman" w:hAnsi="Times New Roman"/>
          <w:sz w:val="24"/>
          <w:szCs w:val="24"/>
        </w:rPr>
        <w:pPrChange w:id="853" w:author="Parks, Robbie M" w:date="2018-11-26T13:11:00Z">
          <w:pPr>
            <w:pStyle w:val="ListParagraph"/>
            <w:numPr>
              <w:numId w:val="7"/>
            </w:numPr>
            <w:spacing w:after="0" w:line="480" w:lineRule="auto"/>
            <w:ind w:hanging="360"/>
            <w:jc w:val="both"/>
          </w:pPr>
        </w:pPrChange>
      </w:pPr>
      <w:del w:id="854" w:author="Parks, Robbie M" w:date="2018-11-26T13:02:00Z">
        <w:r w:rsidRPr="00636C9B" w:rsidDel="00283E06">
          <w:rPr>
            <w:rFonts w:ascii="Times New Roman" w:hAnsi="Times New Roman"/>
            <w:sz w:val="24"/>
            <w:szCs w:val="24"/>
          </w:rPr>
          <w:delText>55% of all unintentional injury deaths from 2012-2013 were due to falls in over 65s.</w:delText>
        </w:r>
        <w:r w:rsidR="00B152A1" w:rsidRPr="00636C9B" w:rsidDel="00283E06">
          <w:rPr>
            <w:rFonts w:ascii="Times New Roman" w:hAnsi="Times New Roman"/>
            <w:sz w:val="24"/>
            <w:szCs w:val="24"/>
          </w:rPr>
          <w:fldChar w:fldCharType="begin" w:fldLock="1"/>
        </w:r>
        <w:r w:rsidR="00283E06" w:rsidDel="00283E06">
          <w:rPr>
            <w:rFonts w:ascii="Times New Roman" w:hAnsi="Times New Roman"/>
            <w:sz w:val="24"/>
            <w:szCs w:val="24"/>
          </w:rPr>
          <w:del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44&lt;/sup&gt;","plainTextFormattedCitation":"44","previouslyFormattedCitation":"&lt;sup&gt;44&lt;/sup&gt;"},"properties":{"noteIndex":0},"schema":"https://github.com/citation-style-language/schema/raw/master/csl-citation.json"}</w:delInstrText>
        </w:r>
        <w:r w:rsidR="00B152A1" w:rsidRPr="00636C9B" w:rsidDel="00283E06">
          <w:rPr>
            <w:rFonts w:ascii="Times New Roman" w:hAnsi="Times New Roman"/>
            <w:sz w:val="24"/>
            <w:szCs w:val="24"/>
          </w:rPr>
          <w:fldChar w:fldCharType="separate"/>
        </w:r>
        <w:r w:rsidR="00362889" w:rsidRPr="00362889" w:rsidDel="00283E06">
          <w:rPr>
            <w:rFonts w:ascii="Times New Roman" w:hAnsi="Times New Roman"/>
            <w:noProof/>
            <w:sz w:val="24"/>
            <w:szCs w:val="24"/>
            <w:vertAlign w:val="superscript"/>
          </w:rPr>
          <w:delText>44</w:delText>
        </w:r>
        <w:r w:rsidR="00B152A1" w:rsidRPr="00636C9B" w:rsidDel="00283E06">
          <w:rPr>
            <w:rFonts w:ascii="Times New Roman" w:hAnsi="Times New Roman"/>
            <w:sz w:val="24"/>
            <w:szCs w:val="24"/>
          </w:rPr>
          <w:fldChar w:fldCharType="end"/>
        </w:r>
      </w:del>
    </w:p>
    <w:p w14:paraId="40B33F0D" w14:textId="1BC70B30" w:rsidR="00B152A1" w:rsidRPr="00636C9B" w:rsidDel="00283E06" w:rsidRDefault="00B152A1" w:rsidP="00910EDE">
      <w:pPr>
        <w:pStyle w:val="ListParagraph"/>
        <w:numPr>
          <w:ilvl w:val="0"/>
          <w:numId w:val="7"/>
        </w:numPr>
        <w:spacing w:after="0" w:line="240" w:lineRule="auto"/>
        <w:jc w:val="both"/>
        <w:rPr>
          <w:del w:id="855" w:author="Parks, Robbie M" w:date="2018-11-26T13:02:00Z"/>
          <w:rFonts w:ascii="Times New Roman" w:hAnsi="Times New Roman"/>
          <w:sz w:val="24"/>
          <w:szCs w:val="24"/>
        </w:rPr>
        <w:pPrChange w:id="856" w:author="Parks, Robbie M" w:date="2018-11-26T13:11:00Z">
          <w:pPr>
            <w:pStyle w:val="ListParagraph"/>
            <w:numPr>
              <w:numId w:val="7"/>
            </w:numPr>
            <w:spacing w:after="0" w:line="480" w:lineRule="auto"/>
            <w:ind w:hanging="360"/>
            <w:jc w:val="both"/>
          </w:pPr>
        </w:pPrChange>
      </w:pPr>
      <w:del w:id="857" w:author="Parks, Robbie M" w:date="2018-11-26T13:02:00Z">
        <w:r w:rsidRPr="00636C9B" w:rsidDel="00283E06">
          <w:rPr>
            <w:rFonts w:ascii="Times New Roman" w:hAnsi="Times New Roman"/>
            <w:sz w:val="24"/>
            <w:szCs w:val="24"/>
          </w:rPr>
          <w:delText>Rate</w:delText>
        </w:r>
        <w:r w:rsidR="00B85304" w:rsidRPr="00636C9B" w:rsidDel="00283E06">
          <w:rPr>
            <w:rFonts w:ascii="Times New Roman" w:hAnsi="Times New Roman"/>
            <w:sz w:val="24"/>
            <w:szCs w:val="24"/>
          </w:rPr>
          <w:delText xml:space="preserve"> of age-adjusted fall injury deaths among adults aged 65 and over nearly doubled from 2000 through 2013</w:delText>
        </w:r>
        <w:r w:rsidR="00BE68D2" w:rsidRPr="00636C9B" w:rsidDel="00283E06">
          <w:rPr>
            <w:rFonts w:ascii="Times New Roman" w:hAnsi="Times New Roman"/>
            <w:sz w:val="24"/>
            <w:szCs w:val="24"/>
          </w:rPr>
          <w:delText>,</w:delText>
        </w:r>
        <w:r w:rsidR="00223D8A" w:rsidRPr="00636C9B" w:rsidDel="00283E06">
          <w:rPr>
            <w:rFonts w:ascii="Times New Roman" w:hAnsi="Times New Roman"/>
            <w:sz w:val="24"/>
            <w:szCs w:val="24"/>
          </w:rPr>
          <w:fldChar w:fldCharType="begin" w:fldLock="1"/>
        </w:r>
        <w:r w:rsidR="00283E06" w:rsidDel="00283E06">
          <w:rPr>
            <w:rFonts w:ascii="Times New Roman" w:hAnsi="Times New Roman"/>
            <w:sz w:val="24"/>
            <w:szCs w:val="24"/>
          </w:rPr>
          <w:del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44&lt;/sup&gt;","plainTextFormattedCitation":"44","previouslyFormattedCitation":"&lt;sup&gt;44&lt;/sup&gt;"},"properties":{"noteIndex":0},"schema":"https://github.com/citation-style-language/schema/raw/master/csl-citation.json"}</w:delInstrText>
        </w:r>
        <w:r w:rsidR="00223D8A" w:rsidRPr="00636C9B" w:rsidDel="00283E06">
          <w:rPr>
            <w:rFonts w:ascii="Times New Roman" w:hAnsi="Times New Roman"/>
            <w:sz w:val="24"/>
            <w:szCs w:val="24"/>
          </w:rPr>
          <w:fldChar w:fldCharType="separate"/>
        </w:r>
        <w:r w:rsidR="00362889" w:rsidRPr="00362889" w:rsidDel="00283E06">
          <w:rPr>
            <w:rFonts w:ascii="Times New Roman" w:hAnsi="Times New Roman"/>
            <w:noProof/>
            <w:sz w:val="24"/>
            <w:szCs w:val="24"/>
            <w:vertAlign w:val="superscript"/>
          </w:rPr>
          <w:delText>44</w:delText>
        </w:r>
        <w:r w:rsidR="00223D8A" w:rsidRPr="00636C9B" w:rsidDel="00283E06">
          <w:rPr>
            <w:rFonts w:ascii="Times New Roman" w:hAnsi="Times New Roman"/>
            <w:sz w:val="24"/>
            <w:szCs w:val="24"/>
          </w:rPr>
          <w:fldChar w:fldCharType="end"/>
        </w:r>
        <w:r w:rsidR="00BE68D2" w:rsidRPr="00636C9B" w:rsidDel="00283E06">
          <w:rPr>
            <w:rFonts w:ascii="Times New Roman" w:hAnsi="Times New Roman"/>
            <w:sz w:val="24"/>
            <w:szCs w:val="24"/>
          </w:rPr>
          <w:delText xml:space="preserve"> though increase could be due to improved reporting of falls.</w:delText>
        </w:r>
        <w:r w:rsidR="00BE68D2" w:rsidRPr="00636C9B" w:rsidDel="00283E06">
          <w:rPr>
            <w:rFonts w:ascii="Times New Roman" w:hAnsi="Times New Roman"/>
            <w:sz w:val="24"/>
            <w:szCs w:val="24"/>
          </w:rPr>
          <w:fldChar w:fldCharType="begin" w:fldLock="1"/>
        </w:r>
        <w:r w:rsidR="00283E06" w:rsidDel="00283E06">
          <w:rPr>
            <w:rFonts w:ascii="Times New Roman" w:hAnsi="Times New Roman"/>
            <w:sz w:val="24"/>
            <w:szCs w:val="24"/>
          </w:rPr>
          <w:del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45&lt;/sup&gt;","plainTextFormattedCitation":"45","previouslyFormattedCitation":"&lt;sup&gt;45&lt;/sup&gt;"},"properties":{"noteIndex":0},"schema":"https://github.com/citation-style-language/schema/raw/master/csl-citation.json"}</w:delInstrText>
        </w:r>
        <w:r w:rsidR="00BE68D2" w:rsidRPr="00636C9B" w:rsidDel="00283E06">
          <w:rPr>
            <w:rFonts w:ascii="Times New Roman" w:hAnsi="Times New Roman"/>
            <w:sz w:val="24"/>
            <w:szCs w:val="24"/>
          </w:rPr>
          <w:fldChar w:fldCharType="separate"/>
        </w:r>
        <w:r w:rsidR="00362889" w:rsidRPr="00362889" w:rsidDel="00283E06">
          <w:rPr>
            <w:rFonts w:ascii="Times New Roman" w:hAnsi="Times New Roman"/>
            <w:noProof/>
            <w:sz w:val="24"/>
            <w:szCs w:val="24"/>
            <w:vertAlign w:val="superscript"/>
          </w:rPr>
          <w:delText>45</w:delText>
        </w:r>
        <w:r w:rsidR="00BE68D2" w:rsidRPr="00636C9B" w:rsidDel="00283E06">
          <w:rPr>
            <w:rFonts w:ascii="Times New Roman" w:hAnsi="Times New Roman"/>
            <w:sz w:val="24"/>
            <w:szCs w:val="24"/>
          </w:rPr>
          <w:fldChar w:fldCharType="end"/>
        </w:r>
        <w:r w:rsidR="00BE68D2" w:rsidRPr="00636C9B" w:rsidDel="00283E06">
          <w:rPr>
            <w:rFonts w:ascii="Times New Roman" w:hAnsi="Times New Roman"/>
            <w:sz w:val="24"/>
            <w:szCs w:val="24"/>
          </w:rPr>
          <w:delText xml:space="preserve"> </w:delText>
        </w:r>
      </w:del>
    </w:p>
    <w:p w14:paraId="489F307D" w14:textId="01DA4208" w:rsidR="004E6C06" w:rsidRPr="00636C9B" w:rsidDel="00283E06" w:rsidRDefault="004E6C06" w:rsidP="00910EDE">
      <w:pPr>
        <w:pStyle w:val="ListParagraph"/>
        <w:numPr>
          <w:ilvl w:val="0"/>
          <w:numId w:val="7"/>
        </w:numPr>
        <w:spacing w:after="0" w:line="240" w:lineRule="auto"/>
        <w:jc w:val="both"/>
        <w:rPr>
          <w:del w:id="858" w:author="Parks, Robbie M" w:date="2018-11-26T13:02:00Z"/>
          <w:rFonts w:ascii="Times New Roman" w:hAnsi="Times New Roman"/>
          <w:sz w:val="24"/>
          <w:szCs w:val="24"/>
        </w:rPr>
        <w:pPrChange w:id="859" w:author="Parks, Robbie M" w:date="2018-11-26T13:11:00Z">
          <w:pPr>
            <w:pStyle w:val="ListParagraph"/>
            <w:numPr>
              <w:numId w:val="7"/>
            </w:numPr>
            <w:spacing w:after="0" w:line="480" w:lineRule="auto"/>
            <w:ind w:hanging="360"/>
            <w:jc w:val="both"/>
          </w:pPr>
        </w:pPrChange>
      </w:pPr>
      <w:del w:id="860" w:author="Parks, Robbie M" w:date="2018-11-26T13:02:00Z">
        <w:r w:rsidRPr="00636C9B" w:rsidDel="00283E06">
          <w:rPr>
            <w:rFonts w:ascii="Times New Roman" w:hAnsi="Times New Roman"/>
            <w:sz w:val="24"/>
            <w:szCs w:val="24"/>
          </w:rPr>
          <w:delText>Death rates in falls in 65 and over same in metropolitan as in nonmetropolitan (56/56.1).</w:delText>
        </w:r>
        <w:r w:rsidRPr="00636C9B" w:rsidDel="00283E06">
          <w:rPr>
            <w:rFonts w:ascii="Times New Roman" w:hAnsi="Times New Roman"/>
            <w:sz w:val="24"/>
            <w:szCs w:val="24"/>
          </w:rPr>
          <w:fldChar w:fldCharType="begin" w:fldLock="1"/>
        </w:r>
        <w:r w:rsidR="00283E06" w:rsidDel="00283E06">
          <w:rPr>
            <w:rFonts w:ascii="Times New Roman" w:hAnsi="Times New Roman"/>
            <w:sz w:val="24"/>
            <w:szCs w:val="24"/>
          </w:rPr>
          <w:del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44&lt;/sup&gt;","plainTextFormattedCitation":"44","previouslyFormattedCitation":"&lt;sup&gt;44&lt;/sup&gt;"},"properties":{"noteIndex":0},"schema":"https://github.com/citation-style-language/schema/raw/master/csl-citation.json"}</w:delInstrText>
        </w:r>
        <w:r w:rsidRPr="00636C9B" w:rsidDel="00283E06">
          <w:rPr>
            <w:rFonts w:ascii="Times New Roman" w:hAnsi="Times New Roman"/>
            <w:sz w:val="24"/>
            <w:szCs w:val="24"/>
          </w:rPr>
          <w:fldChar w:fldCharType="separate"/>
        </w:r>
        <w:r w:rsidR="00362889" w:rsidRPr="00362889" w:rsidDel="00283E06">
          <w:rPr>
            <w:rFonts w:ascii="Times New Roman" w:hAnsi="Times New Roman"/>
            <w:noProof/>
            <w:sz w:val="24"/>
            <w:szCs w:val="24"/>
            <w:vertAlign w:val="superscript"/>
          </w:rPr>
          <w:delText>44</w:delText>
        </w:r>
        <w:r w:rsidRPr="00636C9B" w:rsidDel="00283E06">
          <w:rPr>
            <w:rFonts w:ascii="Times New Roman" w:hAnsi="Times New Roman"/>
            <w:sz w:val="24"/>
            <w:szCs w:val="24"/>
          </w:rPr>
          <w:fldChar w:fldCharType="end"/>
        </w:r>
      </w:del>
    </w:p>
    <w:p w14:paraId="71818B0F" w14:textId="072410E5" w:rsidR="0023102E" w:rsidRPr="00636C9B" w:rsidDel="00283E06" w:rsidRDefault="0023102E" w:rsidP="00910EDE">
      <w:pPr>
        <w:pStyle w:val="ListParagraph"/>
        <w:numPr>
          <w:ilvl w:val="0"/>
          <w:numId w:val="7"/>
        </w:numPr>
        <w:spacing w:after="0" w:line="240" w:lineRule="auto"/>
        <w:jc w:val="both"/>
        <w:rPr>
          <w:del w:id="861" w:author="Parks, Robbie M" w:date="2018-11-26T13:02:00Z"/>
          <w:rFonts w:ascii="Times New Roman" w:hAnsi="Times New Roman"/>
          <w:sz w:val="24"/>
          <w:szCs w:val="24"/>
        </w:rPr>
        <w:pPrChange w:id="862" w:author="Parks, Robbie M" w:date="2018-11-26T13:11:00Z">
          <w:pPr>
            <w:pStyle w:val="ListParagraph"/>
            <w:numPr>
              <w:numId w:val="7"/>
            </w:numPr>
            <w:spacing w:after="0" w:line="480" w:lineRule="auto"/>
            <w:ind w:hanging="360"/>
            <w:jc w:val="both"/>
          </w:pPr>
        </w:pPrChange>
      </w:pPr>
      <w:del w:id="863" w:author="Parks, Robbie M" w:date="2018-11-26T13:18:00Z">
        <w:r w:rsidRPr="00636C9B" w:rsidDel="00C41B74">
          <w:rPr>
            <w:rFonts w:ascii="Times New Roman" w:hAnsi="Times New Roman"/>
            <w:sz w:val="24"/>
            <w:szCs w:val="24"/>
          </w:rPr>
          <w:delText>STEADI initiative looks to prevent older adult falls.</w:delText>
        </w:r>
        <w:r w:rsidR="000D5E5E" w:rsidRPr="00636C9B" w:rsidDel="00C41B74">
          <w:rPr>
            <w:rFonts w:ascii="Times New Roman" w:hAnsi="Times New Roman"/>
            <w:sz w:val="24"/>
            <w:szCs w:val="24"/>
          </w:rPr>
          <w:delText xml:space="preserve"> Extrinsic </w:delText>
        </w:r>
      </w:del>
      <w:ins w:id="864" w:author="Parks, Robbie M" w:date="2018-11-26T13:18:00Z">
        <w:r w:rsidR="00C41B74">
          <w:rPr>
            <w:rFonts w:ascii="Times New Roman" w:hAnsi="Times New Roman"/>
            <w:sz w:val="24"/>
            <w:szCs w:val="24"/>
          </w:rPr>
          <w:t>F</w:t>
        </w:r>
      </w:ins>
      <w:del w:id="865" w:author="Parks, Robbie M" w:date="2018-11-26T13:18:00Z">
        <w:r w:rsidR="000D5E5E" w:rsidRPr="00636C9B" w:rsidDel="00C41B74">
          <w:rPr>
            <w:rFonts w:ascii="Times New Roman" w:hAnsi="Times New Roman"/>
            <w:sz w:val="24"/>
            <w:szCs w:val="24"/>
          </w:rPr>
          <w:delText>f</w:delText>
        </w:r>
      </w:del>
      <w:r w:rsidR="000D5E5E" w:rsidRPr="00636C9B">
        <w:rPr>
          <w:rFonts w:ascii="Times New Roman" w:hAnsi="Times New Roman"/>
          <w:sz w:val="24"/>
          <w:szCs w:val="24"/>
        </w:rPr>
        <w:t xml:space="preserve">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44&lt;/sup&gt;","plainTextFormattedCitation":"44","previouslyFormattedCitation":"&lt;sup&gt;44&lt;/sup&gt;"},"properties":{"noteIndex":0},"schema":"https://github.com/citation-style-language/schema/raw/master/csl-citation.json"}</w:instrText>
      </w:r>
      <w:r w:rsidR="00D21DED" w:rsidRPr="00636C9B">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44</w:t>
      </w:r>
      <w:r w:rsidR="00D21DED" w:rsidRPr="00636C9B">
        <w:rPr>
          <w:rFonts w:ascii="Times New Roman" w:hAnsi="Times New Roman"/>
          <w:sz w:val="24"/>
          <w:szCs w:val="24"/>
        </w:rPr>
        <w:fldChar w:fldCharType="end"/>
      </w:r>
    </w:p>
    <w:p w14:paraId="1C1D54B7" w14:textId="557FF242" w:rsidR="00223D8A" w:rsidRPr="002953F0" w:rsidRDefault="000F3189" w:rsidP="00910EDE">
      <w:pPr>
        <w:pStyle w:val="ListParagraph"/>
        <w:numPr>
          <w:ilvl w:val="0"/>
          <w:numId w:val="7"/>
        </w:numPr>
        <w:spacing w:after="0" w:line="240" w:lineRule="auto"/>
        <w:jc w:val="both"/>
        <w:rPr>
          <w:rFonts w:ascii="Times New Roman" w:hAnsi="Times New Roman"/>
          <w:sz w:val="24"/>
          <w:szCs w:val="24"/>
        </w:rPr>
        <w:pPrChange w:id="866" w:author="Parks, Robbie M" w:date="2018-11-26T13:11:00Z">
          <w:pPr>
            <w:pStyle w:val="ListParagraph"/>
            <w:numPr>
              <w:numId w:val="7"/>
            </w:numPr>
            <w:spacing w:after="0" w:line="480" w:lineRule="auto"/>
            <w:ind w:hanging="360"/>
            <w:jc w:val="both"/>
          </w:pPr>
        </w:pPrChange>
      </w:pPr>
      <w:del w:id="867" w:author="Parks, Robbie M" w:date="2018-11-26T13:02:00Z">
        <w:r w:rsidRPr="002953F0" w:rsidDel="00283E06">
          <w:rPr>
            <w:rFonts w:ascii="Times New Roman" w:hAnsi="Times New Roman"/>
            <w:sz w:val="24"/>
            <w:szCs w:val="24"/>
          </w:rPr>
          <w:delText>Age-adjusted fall injury death rates among those age 65 and over were higher for non-Hispanic white persons compared with other races and ethnicities.</w:delText>
        </w:r>
        <w:r w:rsidRPr="002953F0" w:rsidDel="00283E06">
          <w:rPr>
            <w:rFonts w:ascii="Times New Roman" w:hAnsi="Times New Roman"/>
            <w:sz w:val="24"/>
            <w:szCs w:val="24"/>
          </w:rPr>
          <w:fldChar w:fldCharType="begin" w:fldLock="1"/>
        </w:r>
        <w:r w:rsidR="00283E06" w:rsidRPr="002953F0" w:rsidDel="00283E06">
          <w:rPr>
            <w:rFonts w:ascii="Times New Roman" w:hAnsi="Times New Roman"/>
            <w:sz w:val="24"/>
            <w:szCs w:val="24"/>
          </w:rPr>
          <w:delInstrText>ADDIN CSL_CITATION {"citation</w:delInstrText>
        </w:r>
        <w:r w:rsidR="00283E06" w:rsidRPr="00815C28" w:rsidDel="00283E06">
          <w:rPr>
            <w:rFonts w:ascii="Times New Roman" w:hAnsi="Times New Roman"/>
            <w:sz w:val="24"/>
            <w:szCs w:val="24"/>
          </w:rPr>
          <w:delInstrText>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w:delInstrText>
        </w:r>
        <w:r w:rsidR="00283E06" w:rsidRPr="00844300" w:rsidDel="00283E06">
          <w:rPr>
            <w:rFonts w:ascii="Times New Roman" w:hAnsi="Times New Roman"/>
            <w:sz w:val="24"/>
            <w:szCs w:val="24"/>
          </w:rPr>
          <w:delInstrText>ults aged 85 and over (26.5 per 100,000) compared with adults aged 65–74 (3.1 per 100,000). Among adults aged 65 and over, the death rate due to fire was more than twice as high for non-Hispanic black adults as for non-Hispanic white and Hispanic adults. T</w:delInstrText>
        </w:r>
        <w:r w:rsidR="00283E06" w:rsidRPr="00CD43E4" w:rsidDel="00283E06">
          <w:rPr>
            <w:rFonts w:ascii="Times New Roman" w:hAnsi="Times New Roman"/>
            <w:sz w:val="24"/>
            <w:szCs w:val="24"/>
          </w:rPr>
          <w:delInstrText>he death rate from motor vehicle traffic crashes among adults aged 65 and over was 1.7 times higher in nonmetropolitan areas compared with metropolitan areas. Injury deaths place a large burden on society, and many of these deaths are preventable (1). Redu</w:delInstrText>
        </w:r>
        <w:r w:rsidR="00283E06" w:rsidRPr="00775537" w:rsidDel="00283E06">
          <w:rPr>
            <w:rFonts w:ascii="Times New Roman" w:hAnsi="Times New Roman"/>
            <w:sz w:val="24"/>
            <w:szCs w:val="24"/>
          </w:rPr>
          <w:delInstrText>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w:delInstrText>
        </w:r>
        <w:r w:rsidR="00283E06" w:rsidRPr="007C2F38" w:rsidDel="00283E06">
          <w:rPr>
            <w:rFonts w:ascii="Times New Roman" w:hAnsi="Times New Roman"/>
            <w:sz w:val="24"/>
            <w:szCs w:val="24"/>
          </w:rPr>
          <w:delInstrText>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44&lt;/sup&gt;","plainTextFormattedCitation":"44","previouslyFormattedCitation":"&lt;sup&gt;44&lt;/sup&gt;"},"properties":{"noteIndex":0},"schema":"https://github.com/citation-style-language/schema/raw/master/csl-citation.json"}</w:delInstrText>
        </w:r>
        <w:r w:rsidRPr="002953F0" w:rsidDel="00283E06">
          <w:rPr>
            <w:rFonts w:ascii="Times New Roman" w:hAnsi="Times New Roman"/>
            <w:sz w:val="24"/>
            <w:szCs w:val="24"/>
          </w:rPr>
          <w:fldChar w:fldCharType="separate"/>
        </w:r>
        <w:r w:rsidR="00362889" w:rsidRPr="002953F0" w:rsidDel="00283E06">
          <w:rPr>
            <w:rFonts w:ascii="Times New Roman" w:hAnsi="Times New Roman"/>
            <w:noProof/>
            <w:sz w:val="24"/>
            <w:szCs w:val="24"/>
            <w:vertAlign w:val="superscript"/>
          </w:rPr>
          <w:delText>44</w:delText>
        </w:r>
        <w:r w:rsidRPr="002953F0" w:rsidDel="00283E06">
          <w:rPr>
            <w:rFonts w:ascii="Times New Roman" w:hAnsi="Times New Roman"/>
            <w:sz w:val="24"/>
            <w:szCs w:val="24"/>
          </w:rPr>
          <w:fldChar w:fldCharType="end"/>
        </w:r>
        <w:r w:rsidR="004E6C06" w:rsidRPr="002953F0" w:rsidDel="00283E06">
          <w:rPr>
            <w:rFonts w:ascii="Times New Roman" w:hAnsi="Times New Roman"/>
            <w:sz w:val="24"/>
            <w:szCs w:val="24"/>
          </w:rPr>
          <w:delText xml:space="preserve"> </w:delText>
        </w:r>
      </w:del>
    </w:p>
    <w:p w14:paraId="0E8D9213" w14:textId="1EBAAEBE" w:rsidR="00A60195" w:rsidRPr="00636C9B" w:rsidDel="000212F9" w:rsidRDefault="00A60195" w:rsidP="00910EDE">
      <w:pPr>
        <w:pStyle w:val="ListParagraph"/>
        <w:numPr>
          <w:ilvl w:val="0"/>
          <w:numId w:val="7"/>
        </w:numPr>
        <w:spacing w:after="0" w:line="240" w:lineRule="auto"/>
        <w:jc w:val="both"/>
        <w:rPr>
          <w:del w:id="868" w:author="Parks, Robbie M" w:date="2018-11-26T13:11:00Z"/>
          <w:rFonts w:ascii="Times New Roman" w:hAnsi="Times New Roman"/>
          <w:sz w:val="24"/>
          <w:szCs w:val="24"/>
        </w:rPr>
        <w:pPrChange w:id="869" w:author="Parks, Robbie M" w:date="2018-11-26T13:11:00Z">
          <w:pPr>
            <w:pStyle w:val="ListParagraph"/>
            <w:numPr>
              <w:numId w:val="7"/>
            </w:numPr>
            <w:spacing w:after="0" w:line="480" w:lineRule="auto"/>
            <w:ind w:hanging="360"/>
            <w:jc w:val="both"/>
          </w:pPr>
        </w:pPrChange>
      </w:pPr>
      <w:del w:id="870" w:author="Parks, Robbie M" w:date="2018-11-26T13:11:00Z">
        <w:r w:rsidRPr="00636C9B" w:rsidDel="000212F9">
          <w:rPr>
            <w:rFonts w:ascii="Times New Roman" w:hAnsi="Times New Roman"/>
            <w:sz w:val="24"/>
            <w:szCs w:val="24"/>
          </w:rPr>
          <w:delText>0.1% of all healthcare expenditure in US and 1.5% in European countries on care for falls</w:delText>
        </w:r>
        <w:r w:rsidR="00365F79" w:rsidRPr="00636C9B" w:rsidDel="000212F9">
          <w:rPr>
            <w:rFonts w:ascii="Times New Roman" w:hAnsi="Times New Roman"/>
            <w:sz w:val="24"/>
            <w:szCs w:val="24"/>
          </w:rPr>
          <w:delText>.</w:delText>
        </w:r>
        <w:r w:rsidR="000663B0" w:rsidRPr="00636C9B" w:rsidDel="000212F9">
          <w:rPr>
            <w:rFonts w:ascii="Times New Roman" w:hAnsi="Times New Roman"/>
            <w:sz w:val="24"/>
            <w:szCs w:val="24"/>
          </w:rPr>
          <w:fldChar w:fldCharType="begin" w:fldLock="1"/>
        </w:r>
        <w:r w:rsidR="002953F0" w:rsidDel="000212F9">
          <w:rPr>
            <w:rFonts w:ascii="Times New Roman" w:hAnsi="Times New Roman"/>
            <w:sz w:val="24"/>
            <w:szCs w:val="24"/>
          </w:rPr>
          <w:del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44&lt;/sup&gt;","plainTextFormattedCitation":"44","previouslyFormattedCitation":"&lt;sup&gt;46&lt;/sup&gt;"},"properties":{"noteIndex":0},"schema":"https://github.com/citation-style-language/schema/raw/master/csl-citation.json"}</w:delInstrText>
        </w:r>
        <w:r w:rsidR="000663B0" w:rsidRPr="00636C9B" w:rsidDel="000212F9">
          <w:rPr>
            <w:rFonts w:ascii="Times New Roman" w:hAnsi="Times New Roman"/>
            <w:sz w:val="24"/>
            <w:szCs w:val="24"/>
          </w:rPr>
          <w:fldChar w:fldCharType="separate"/>
        </w:r>
        <w:r w:rsidR="002953F0" w:rsidRPr="002953F0" w:rsidDel="000212F9">
          <w:rPr>
            <w:rFonts w:ascii="Times New Roman" w:hAnsi="Times New Roman"/>
            <w:noProof/>
            <w:sz w:val="24"/>
            <w:szCs w:val="24"/>
            <w:vertAlign w:val="superscript"/>
          </w:rPr>
          <w:delText>44</w:delText>
        </w:r>
        <w:r w:rsidR="000663B0" w:rsidRPr="00636C9B" w:rsidDel="000212F9">
          <w:rPr>
            <w:rFonts w:ascii="Times New Roman" w:hAnsi="Times New Roman"/>
            <w:sz w:val="24"/>
            <w:szCs w:val="24"/>
          </w:rPr>
          <w:fldChar w:fldCharType="end"/>
        </w:r>
      </w:del>
    </w:p>
    <w:p w14:paraId="12B3C93A" w14:textId="4D5EE6C0" w:rsidR="00597FC9" w:rsidRPr="00636C9B" w:rsidRDefault="00597FC9" w:rsidP="00910EDE">
      <w:pPr>
        <w:pStyle w:val="ListParagraph"/>
        <w:numPr>
          <w:ilvl w:val="0"/>
          <w:numId w:val="7"/>
        </w:numPr>
        <w:spacing w:after="0" w:line="240" w:lineRule="auto"/>
        <w:jc w:val="both"/>
        <w:rPr>
          <w:rFonts w:ascii="Times New Roman" w:hAnsi="Times New Roman"/>
          <w:sz w:val="24"/>
          <w:szCs w:val="24"/>
        </w:rPr>
        <w:pPrChange w:id="871" w:author="Parks, Robbie M" w:date="2018-11-26T13:11:00Z">
          <w:pPr>
            <w:pStyle w:val="ListParagraph"/>
            <w:numPr>
              <w:numId w:val="7"/>
            </w:numPr>
            <w:spacing w:after="0" w:line="480" w:lineRule="auto"/>
            <w:ind w:hanging="360"/>
            <w:jc w:val="both"/>
          </w:pPr>
        </w:pPrChange>
      </w:pPr>
      <w:del w:id="872" w:author="Parks, Robbie M" w:date="2018-11-26T13:08:00Z">
        <w:r w:rsidRPr="00636C9B" w:rsidDel="00423243">
          <w:rPr>
            <w:rFonts w:ascii="Times New Roman" w:hAnsi="Times New Roman"/>
            <w:sz w:val="24"/>
            <w:szCs w:val="24"/>
          </w:rPr>
          <w:delText>Older people staying inside more due to heat? (</w:delText>
        </w:r>
        <w:r w:rsidR="00D52DE5" w:rsidDel="00423243">
          <w:fldChar w:fldCharType="begin"/>
        </w:r>
        <w:r w:rsidR="00D52DE5" w:rsidDel="00423243">
          <w:delInstrText xml:space="preserve"> HYPERLINK "https://www.nia.nih.gov/news/advice-older-adults-staying-safe-hot-weather" </w:delInstrText>
        </w:r>
        <w:r w:rsidR="00D52DE5" w:rsidDel="00423243">
          <w:fldChar w:fldCharType="separate"/>
        </w:r>
        <w:r w:rsidRPr="00636C9B" w:rsidDel="00423243">
          <w:rPr>
            <w:rStyle w:val="Hyperlink"/>
            <w:rFonts w:ascii="Times New Roman" w:hAnsi="Times New Roman"/>
            <w:sz w:val="24"/>
            <w:szCs w:val="24"/>
          </w:rPr>
          <w:delText>link</w:delText>
        </w:r>
        <w:r w:rsidR="00D52DE5" w:rsidDel="00423243">
          <w:rPr>
            <w:rStyle w:val="Hyperlink"/>
            <w:rFonts w:ascii="Times New Roman" w:hAnsi="Times New Roman"/>
            <w:sz w:val="24"/>
            <w:szCs w:val="24"/>
          </w:rPr>
          <w:fldChar w:fldCharType="end"/>
        </w:r>
        <w:r w:rsidRPr="00636C9B" w:rsidDel="00423243">
          <w:rPr>
            <w:rFonts w:ascii="Times New Roman" w:hAnsi="Times New Roman"/>
            <w:sz w:val="24"/>
            <w:szCs w:val="24"/>
          </w:rPr>
          <w:delText>)</w:delText>
        </w:r>
      </w:del>
      <w:ins w:id="873" w:author="Parks, Robbie M" w:date="2018-11-26T13:08:00Z">
        <w:r w:rsidR="00423243">
          <w:rPr>
            <w:rFonts w:ascii="Times New Roman" w:hAnsi="Times New Roman"/>
            <w:sz w:val="24"/>
            <w:szCs w:val="24"/>
          </w:rPr>
          <w:t xml:space="preserve">Healthy older people </w:t>
        </w:r>
      </w:ins>
      <w:ins w:id="874" w:author="Parks, Robbie M" w:date="2018-11-26T13:09:00Z">
        <w:r w:rsidR="00B37097">
          <w:rPr>
            <w:rFonts w:ascii="Times New Roman" w:hAnsi="Times New Roman"/>
            <w:sz w:val="24"/>
            <w:szCs w:val="24"/>
          </w:rPr>
          <w:t>will fall more outdoors than indoors.</w:t>
        </w:r>
      </w:ins>
      <w:ins w:id="875" w:author="Parks, Robbie M" w:date="2018-11-26T13:10:00Z">
        <w:r w:rsidR="002953F0">
          <w:rPr>
            <w:rFonts w:ascii="Times New Roman" w:hAnsi="Times New Roman"/>
            <w:sz w:val="24"/>
            <w:szCs w:val="24"/>
          </w:rPr>
          <w:fldChar w:fldCharType="begin" w:fldLock="1"/>
        </w:r>
      </w:ins>
      <w:r w:rsidR="00815C28">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45&lt;/sup&gt;","plainTextFormattedCitation":"45","previouslyFormattedCitation":"&lt;sup&gt;45&lt;/sup&gt;"},"properties":{"noteIndex":0},"schema":"https://github.com/citation-style-language/schema/raw/master/csl-citation.json"}</w:instrText>
      </w:r>
      <w:r w:rsidR="002953F0">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45</w:t>
      </w:r>
      <w:ins w:id="876" w:author="Parks, Robbie M" w:date="2018-11-26T13:10:00Z">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 weather, slippery outdoor conditions less of a factor.</w:t>
        </w:r>
      </w:ins>
    </w:p>
    <w:p w14:paraId="458508AF" w14:textId="77777777" w:rsidR="00CE4993" w:rsidRPr="00636C9B" w:rsidRDefault="00CE4993" w:rsidP="00910EDE">
      <w:pPr>
        <w:spacing w:after="0" w:line="240" w:lineRule="auto"/>
        <w:jc w:val="both"/>
        <w:rPr>
          <w:rFonts w:ascii="Times New Roman" w:hAnsi="Times New Roman"/>
          <w:i/>
          <w:sz w:val="24"/>
          <w:szCs w:val="24"/>
        </w:rPr>
        <w:pPrChange w:id="877" w:author="Parks, Robbie M" w:date="2018-11-26T13:11:00Z">
          <w:pPr>
            <w:spacing w:after="0" w:line="480" w:lineRule="auto"/>
            <w:jc w:val="both"/>
          </w:pPr>
        </w:pPrChange>
      </w:pPr>
    </w:p>
    <w:p w14:paraId="6C873354" w14:textId="0F74F50C" w:rsidR="00CE4993" w:rsidRDefault="00CE4993" w:rsidP="00910EDE">
      <w:pPr>
        <w:spacing w:after="0" w:line="240" w:lineRule="auto"/>
        <w:jc w:val="both"/>
        <w:rPr>
          <w:ins w:id="878" w:author="Parks, Robbie M" w:date="2018-11-26T13:15:00Z"/>
          <w:rFonts w:ascii="Times New Roman" w:hAnsi="Times New Roman"/>
          <w:i/>
          <w:sz w:val="24"/>
          <w:szCs w:val="24"/>
        </w:rPr>
        <w:pPrChange w:id="879" w:author="Parks, Robbie M" w:date="2018-11-26T13:11:00Z">
          <w:pPr>
            <w:spacing w:after="0" w:line="480" w:lineRule="auto"/>
            <w:jc w:val="both"/>
          </w:pPr>
        </w:pPrChange>
      </w:pPr>
      <w:r w:rsidRPr="00636C9B">
        <w:rPr>
          <w:rFonts w:ascii="Times New Roman" w:hAnsi="Times New Roman"/>
          <w:i/>
          <w:sz w:val="24"/>
          <w:szCs w:val="24"/>
        </w:rPr>
        <w:t>Drownings</w:t>
      </w:r>
    </w:p>
    <w:p w14:paraId="00046339" w14:textId="7F57FDF1" w:rsidR="002C6259" w:rsidRPr="002C6259" w:rsidRDefault="002C6259" w:rsidP="002C6259">
      <w:pPr>
        <w:pStyle w:val="ListParagraph"/>
        <w:numPr>
          <w:ilvl w:val="0"/>
          <w:numId w:val="7"/>
        </w:numPr>
        <w:spacing w:after="0" w:line="240" w:lineRule="auto"/>
        <w:jc w:val="both"/>
        <w:rPr>
          <w:rFonts w:ascii="Times New Roman" w:hAnsi="Times New Roman"/>
          <w:sz w:val="24"/>
          <w:szCs w:val="24"/>
          <w:rPrChange w:id="880" w:author="Parks, Robbie M" w:date="2018-11-26T13:15:00Z">
            <w:rPr>
              <w:rFonts w:ascii="Times New Roman" w:hAnsi="Times New Roman"/>
              <w:i/>
              <w:sz w:val="24"/>
              <w:szCs w:val="24"/>
            </w:rPr>
          </w:rPrChange>
        </w:rPr>
        <w:pPrChange w:id="881" w:author="Parks, Robbie M" w:date="2018-11-26T13:15:00Z">
          <w:pPr>
            <w:spacing w:after="0" w:line="480" w:lineRule="auto"/>
            <w:jc w:val="both"/>
          </w:pPr>
        </w:pPrChange>
      </w:pPr>
      <w:ins w:id="882" w:author="Parks, Robbie M" w:date="2018-11-26T13:15:00Z">
        <w:r>
          <w:rPr>
            <w:rFonts w:ascii="Times New Roman" w:hAnsi="Times New Roman"/>
            <w:sz w:val="24"/>
            <w:szCs w:val="24"/>
          </w:rPr>
          <w:lastRenderedPageBreak/>
          <w:t>Swimming more likely in anomalously warmer temperatures.</w:t>
        </w:r>
      </w:ins>
    </w:p>
    <w:p w14:paraId="6D23CA5B" w14:textId="72C7ECB2" w:rsidR="002B42BF" w:rsidRPr="00636C9B" w:rsidDel="00903EED" w:rsidRDefault="00E4095A" w:rsidP="00910EDE">
      <w:pPr>
        <w:pStyle w:val="ListParagraph"/>
        <w:numPr>
          <w:ilvl w:val="0"/>
          <w:numId w:val="7"/>
        </w:numPr>
        <w:spacing w:after="0" w:line="240" w:lineRule="auto"/>
        <w:jc w:val="both"/>
        <w:rPr>
          <w:del w:id="883" w:author="Parks, Robbie M" w:date="2018-11-26T13:11:00Z"/>
          <w:rFonts w:ascii="Times New Roman" w:hAnsi="Times New Roman"/>
          <w:i/>
          <w:sz w:val="24"/>
          <w:szCs w:val="24"/>
        </w:rPr>
        <w:pPrChange w:id="884" w:author="Parks, Robbie M" w:date="2018-11-26T13:11:00Z">
          <w:pPr>
            <w:pStyle w:val="ListParagraph"/>
            <w:numPr>
              <w:numId w:val="7"/>
            </w:numPr>
            <w:spacing w:after="0" w:line="480" w:lineRule="auto"/>
            <w:ind w:hanging="360"/>
            <w:jc w:val="both"/>
          </w:pPr>
        </w:pPrChange>
      </w:pPr>
      <w:del w:id="885" w:author="Parks, Robbie M" w:date="2018-11-26T13:11:00Z">
        <w:r w:rsidRPr="00636C9B" w:rsidDel="00903EED">
          <w:rPr>
            <w:rFonts w:ascii="Times New Roman" w:hAnsi="Times New Roman"/>
            <w:sz w:val="24"/>
            <w:szCs w:val="24"/>
          </w:rPr>
          <w:delText>Third leading cause of death from unintentional injury worldwide, with 7</w:delText>
        </w:r>
        <w:r w:rsidR="00AB0D0D" w:rsidRPr="00636C9B" w:rsidDel="00903EED">
          <w:rPr>
            <w:rFonts w:ascii="Times New Roman" w:hAnsi="Times New Roman"/>
            <w:sz w:val="24"/>
            <w:szCs w:val="24"/>
          </w:rPr>
          <w:delText xml:space="preserve">% of all unintentional injuries. </w:delText>
        </w:r>
        <w:r w:rsidRPr="00636C9B" w:rsidDel="00903EED">
          <w:rPr>
            <w:rFonts w:ascii="Times New Roman" w:hAnsi="Times New Roman"/>
            <w:sz w:val="24"/>
            <w:szCs w:val="24"/>
          </w:rPr>
          <w:delText>(</w:delText>
        </w:r>
        <w:r w:rsidR="00D52DE5" w:rsidDel="00903EED">
          <w:fldChar w:fldCharType="begin"/>
        </w:r>
        <w:r w:rsidR="00D52DE5" w:rsidDel="00903EED">
          <w:delInstrText xml:space="preserve"> HYPERLINK "http://www.who.int/en/news-room/fact-sheets/detail/drowning" </w:delInstrText>
        </w:r>
        <w:r w:rsidR="00D52DE5" w:rsidDel="00903EED">
          <w:fldChar w:fldCharType="separate"/>
        </w:r>
        <w:r w:rsidR="00243549" w:rsidRPr="00636C9B" w:rsidDel="00903EED">
          <w:rPr>
            <w:rStyle w:val="Hyperlink"/>
            <w:rFonts w:ascii="Times New Roman" w:hAnsi="Times New Roman"/>
            <w:sz w:val="24"/>
            <w:szCs w:val="24"/>
          </w:rPr>
          <w:delText>link</w:delText>
        </w:r>
        <w:r w:rsidR="00D52DE5" w:rsidDel="00903EED">
          <w:rPr>
            <w:rStyle w:val="Hyperlink"/>
            <w:rFonts w:ascii="Times New Roman" w:hAnsi="Times New Roman"/>
            <w:sz w:val="24"/>
            <w:szCs w:val="24"/>
          </w:rPr>
          <w:fldChar w:fldCharType="end"/>
        </w:r>
        <w:r w:rsidR="00243549" w:rsidRPr="00636C9B" w:rsidDel="00903EED">
          <w:rPr>
            <w:rFonts w:ascii="Times New Roman" w:hAnsi="Times New Roman"/>
            <w:sz w:val="24"/>
            <w:szCs w:val="24"/>
          </w:rPr>
          <w:delText>)</w:delText>
        </w:r>
      </w:del>
    </w:p>
    <w:p w14:paraId="45D8204E" w14:textId="6C799D2D" w:rsidR="00243549" w:rsidRPr="00636C9B" w:rsidRDefault="00243549" w:rsidP="00910EDE">
      <w:pPr>
        <w:pStyle w:val="ListParagraph"/>
        <w:numPr>
          <w:ilvl w:val="0"/>
          <w:numId w:val="7"/>
        </w:numPr>
        <w:spacing w:after="0" w:line="240" w:lineRule="auto"/>
        <w:jc w:val="both"/>
        <w:rPr>
          <w:rFonts w:ascii="Times New Roman" w:hAnsi="Times New Roman"/>
          <w:sz w:val="24"/>
          <w:szCs w:val="24"/>
        </w:rPr>
        <w:pPrChange w:id="886" w:author="Parks, Robbie M" w:date="2018-11-26T13:11:00Z">
          <w:pPr>
            <w:pStyle w:val="ListParagraph"/>
            <w:numPr>
              <w:numId w:val="7"/>
            </w:numPr>
            <w:spacing w:after="0" w:line="480" w:lineRule="auto"/>
            <w:ind w:hanging="360"/>
            <w:jc w:val="both"/>
          </w:pPr>
        </w:pPrChange>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del w:id="887" w:author="Parks, Robbie M" w:date="2018-11-26T13:11:00Z">
        <w:r w:rsidRPr="00636C9B" w:rsidDel="00903EED">
          <w:rPr>
            <w:rFonts w:ascii="Times New Roman" w:hAnsi="Times New Roman"/>
            <w:sz w:val="24"/>
            <w:szCs w:val="24"/>
          </w:rPr>
          <w:delText xml:space="preserve"> </w:delText>
        </w:r>
      </w:del>
      <w:r w:rsidR="009D3641" w:rsidRPr="00636C9B">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46&lt;/sup&gt;","plainTextFormattedCitation":"46","previouslyFormattedCitation":"&lt;sup&gt;46&lt;/sup&gt;"},"properties":{"noteIndex":0},"schema":"https://github.com/citation-style-language/schema/raw/master/csl-citation.json"}</w:instrText>
      </w:r>
      <w:r w:rsidR="009D3641" w:rsidRPr="00636C9B">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46</w:t>
      </w:r>
      <w:r w:rsidR="009D3641" w:rsidRPr="00636C9B">
        <w:rPr>
          <w:rFonts w:ascii="Times New Roman" w:hAnsi="Times New Roman"/>
          <w:sz w:val="24"/>
          <w:szCs w:val="24"/>
        </w:rPr>
        <w:fldChar w:fldCharType="end"/>
      </w:r>
    </w:p>
    <w:p w14:paraId="69676FEE" w14:textId="479A2A7C" w:rsidR="001C1104" w:rsidRPr="00636C9B" w:rsidDel="00903EED" w:rsidRDefault="001C1104" w:rsidP="00910EDE">
      <w:pPr>
        <w:pStyle w:val="ListParagraph"/>
        <w:numPr>
          <w:ilvl w:val="0"/>
          <w:numId w:val="7"/>
        </w:numPr>
        <w:spacing w:after="0" w:line="240" w:lineRule="auto"/>
        <w:jc w:val="both"/>
        <w:rPr>
          <w:del w:id="888" w:author="Parks, Robbie M" w:date="2018-11-26T13:11:00Z"/>
          <w:rFonts w:ascii="Times New Roman" w:hAnsi="Times New Roman"/>
          <w:sz w:val="24"/>
          <w:szCs w:val="24"/>
        </w:rPr>
        <w:pPrChange w:id="889" w:author="Parks, Robbie M" w:date="2018-11-26T13:11:00Z">
          <w:pPr>
            <w:pStyle w:val="ListParagraph"/>
            <w:numPr>
              <w:numId w:val="7"/>
            </w:numPr>
            <w:spacing w:after="0" w:line="480" w:lineRule="auto"/>
            <w:ind w:hanging="360"/>
            <w:jc w:val="both"/>
          </w:pPr>
        </w:pPrChange>
      </w:pPr>
      <w:del w:id="890" w:author="Parks, Robbie M" w:date="2018-11-26T13:11:00Z">
        <w:r w:rsidRPr="00636C9B" w:rsidDel="00903EED">
          <w:rPr>
            <w:rFonts w:ascii="Times New Roman" w:hAnsi="Times New Roman"/>
            <w:sz w:val="24"/>
            <w:szCs w:val="24"/>
          </w:rPr>
          <w:delText>Drowning leading cause of death from unintentional injury</w:delText>
        </w:r>
        <w:r w:rsidR="006C30B0" w:rsidRPr="00636C9B" w:rsidDel="00903EED">
          <w:rPr>
            <w:rFonts w:ascii="Times New Roman" w:hAnsi="Times New Roman"/>
            <w:sz w:val="24"/>
            <w:szCs w:val="24"/>
          </w:rPr>
          <w:delText xml:space="preserve"> for children aged 1-4 years.</w:delText>
        </w:r>
        <w:r w:rsidR="009D3641" w:rsidRPr="00636C9B" w:rsidDel="00903EED">
          <w:rPr>
            <w:rFonts w:ascii="Times New Roman" w:hAnsi="Times New Roman"/>
            <w:sz w:val="24"/>
            <w:szCs w:val="24"/>
          </w:rPr>
          <w:fldChar w:fldCharType="begin" w:fldLock="1"/>
        </w:r>
        <w:r w:rsidR="002953F0" w:rsidDel="00903EED">
          <w:rPr>
            <w:rFonts w:ascii="Times New Roman" w:hAnsi="Times New Roman"/>
            <w:sz w:val="24"/>
            <w:szCs w:val="24"/>
          </w:rPr>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46&lt;/sup&gt;","plainTextFormattedCitation":"46","previouslyFormattedCitation":"&lt;sup&gt;47&lt;/sup&gt;"},"properties":{"noteIndex":0},"schema":"https://github.com/citation-style-language/schema/raw/master/csl-citation.json"}</w:delInstrText>
        </w:r>
        <w:r w:rsidR="009D3641" w:rsidRPr="00636C9B" w:rsidDel="00903EED">
          <w:rPr>
            <w:rFonts w:ascii="Times New Roman" w:hAnsi="Times New Roman"/>
            <w:sz w:val="24"/>
            <w:szCs w:val="24"/>
          </w:rPr>
          <w:fldChar w:fldCharType="separate"/>
        </w:r>
        <w:r w:rsidR="002953F0" w:rsidRPr="002953F0" w:rsidDel="00903EED">
          <w:rPr>
            <w:rFonts w:ascii="Times New Roman" w:hAnsi="Times New Roman"/>
            <w:noProof/>
            <w:sz w:val="24"/>
            <w:szCs w:val="24"/>
            <w:vertAlign w:val="superscript"/>
          </w:rPr>
          <w:delText>46</w:delText>
        </w:r>
        <w:r w:rsidR="009D3641" w:rsidRPr="00636C9B" w:rsidDel="00903EED">
          <w:rPr>
            <w:rFonts w:ascii="Times New Roman" w:hAnsi="Times New Roman"/>
            <w:sz w:val="24"/>
            <w:szCs w:val="24"/>
          </w:rPr>
          <w:fldChar w:fldCharType="end"/>
        </w:r>
      </w:del>
    </w:p>
    <w:p w14:paraId="0B5788A7" w14:textId="60F405F2" w:rsidR="00243549" w:rsidRPr="00636C9B" w:rsidRDefault="00243549" w:rsidP="00910EDE">
      <w:pPr>
        <w:pStyle w:val="ListParagraph"/>
        <w:numPr>
          <w:ilvl w:val="0"/>
          <w:numId w:val="7"/>
        </w:numPr>
        <w:spacing w:after="0" w:line="240" w:lineRule="auto"/>
        <w:jc w:val="both"/>
        <w:rPr>
          <w:rFonts w:ascii="Times New Roman" w:hAnsi="Times New Roman"/>
          <w:sz w:val="24"/>
          <w:szCs w:val="24"/>
        </w:rPr>
        <w:pPrChange w:id="891" w:author="Parks, Robbie M" w:date="2018-11-26T13:11:00Z">
          <w:pPr>
            <w:pStyle w:val="ListParagraph"/>
            <w:numPr>
              <w:numId w:val="7"/>
            </w:numPr>
            <w:spacing w:after="0" w:line="480" w:lineRule="auto"/>
            <w:ind w:hanging="360"/>
            <w:jc w:val="both"/>
          </w:pPr>
        </w:pPrChange>
      </w:pPr>
      <w:r w:rsidRPr="00636C9B">
        <w:rPr>
          <w:rFonts w:ascii="Times New Roman" w:hAnsi="Times New Roman"/>
          <w:sz w:val="24"/>
          <w:szCs w:val="24"/>
        </w:rPr>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46&lt;/sup&gt;","plainTextFormattedCitation":"46","previouslyFormattedCitation":"&lt;sup&gt;46&lt;/sup&gt;"},"properties":{"noteIndex":0},"schema":"https://github.com/citation-style-language/schema/raw/master/csl-citation.json"}</w:instrText>
      </w:r>
      <w:r w:rsidR="009D3641" w:rsidRPr="00636C9B">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46</w:t>
      </w:r>
      <w:r w:rsidR="009D3641" w:rsidRPr="00636C9B">
        <w:rPr>
          <w:rFonts w:ascii="Times New Roman" w:hAnsi="Times New Roman"/>
          <w:sz w:val="24"/>
          <w:szCs w:val="24"/>
        </w:rPr>
        <w:fldChar w:fldCharType="end"/>
      </w:r>
    </w:p>
    <w:p w14:paraId="398FCB1D" w14:textId="7F3EE15B" w:rsidR="005424BC" w:rsidRPr="00636C9B" w:rsidDel="00903EED" w:rsidRDefault="005424BC" w:rsidP="00910EDE">
      <w:pPr>
        <w:pStyle w:val="ListParagraph"/>
        <w:numPr>
          <w:ilvl w:val="0"/>
          <w:numId w:val="7"/>
        </w:numPr>
        <w:spacing w:after="0" w:line="240" w:lineRule="auto"/>
        <w:jc w:val="both"/>
        <w:rPr>
          <w:del w:id="892" w:author="Parks, Robbie M" w:date="2018-11-26T13:11:00Z"/>
          <w:rFonts w:ascii="Times New Roman" w:hAnsi="Times New Roman"/>
          <w:sz w:val="24"/>
          <w:szCs w:val="24"/>
        </w:rPr>
        <w:pPrChange w:id="893" w:author="Parks, Robbie M" w:date="2018-11-26T13:11:00Z">
          <w:pPr>
            <w:pStyle w:val="ListParagraph"/>
            <w:numPr>
              <w:numId w:val="7"/>
            </w:numPr>
            <w:spacing w:after="0" w:line="480" w:lineRule="auto"/>
            <w:ind w:hanging="360"/>
            <w:jc w:val="both"/>
          </w:pPr>
        </w:pPrChange>
      </w:pPr>
      <w:del w:id="894" w:author="Parks, Robbie M" w:date="2018-11-26T13:11:00Z">
        <w:r w:rsidRPr="00636C9B" w:rsidDel="00903EED">
          <w:rPr>
            <w:rFonts w:ascii="Times New Roman" w:hAnsi="Times New Roman"/>
            <w:sz w:val="24"/>
            <w:szCs w:val="24"/>
          </w:rPr>
          <w:delText xml:space="preserve">5-19 years most likely </w:delText>
        </w:r>
        <w:r w:rsidR="006824BA" w:rsidRPr="00636C9B" w:rsidDel="00903EED">
          <w:rPr>
            <w:rFonts w:ascii="Times New Roman" w:hAnsi="Times New Roman"/>
            <w:sz w:val="24"/>
            <w:szCs w:val="24"/>
          </w:rPr>
          <w:delText>to drown in natural water</w:delText>
        </w:r>
        <w:r w:rsidR="009D3641" w:rsidRPr="00636C9B" w:rsidDel="00903EED">
          <w:rPr>
            <w:rFonts w:ascii="Times New Roman" w:hAnsi="Times New Roman"/>
            <w:sz w:val="24"/>
            <w:szCs w:val="24"/>
          </w:rPr>
          <w:delText>.</w:delText>
        </w:r>
        <w:r w:rsidR="009D3641" w:rsidRPr="00636C9B" w:rsidDel="00903EED">
          <w:rPr>
            <w:rFonts w:ascii="Times New Roman" w:hAnsi="Times New Roman"/>
            <w:sz w:val="24"/>
            <w:szCs w:val="24"/>
          </w:rPr>
          <w:fldChar w:fldCharType="begin" w:fldLock="1"/>
        </w:r>
        <w:r w:rsidR="002953F0" w:rsidDel="00903EED">
          <w:rPr>
            <w:rFonts w:ascii="Times New Roman" w:hAnsi="Times New Roman"/>
            <w:sz w:val="24"/>
            <w:szCs w:val="24"/>
          </w:rPr>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46&lt;/sup&gt;","plainTextFormattedCitation":"46","previouslyFormattedCitation":"&lt;sup&gt;47&lt;/sup&gt;"},"properties":{"noteIndex":0},"schema":"https://github.com/citation-style-language/schema/raw/master/csl-citation.json"}</w:delInstrText>
        </w:r>
        <w:r w:rsidR="009D3641" w:rsidRPr="00636C9B" w:rsidDel="00903EED">
          <w:rPr>
            <w:rFonts w:ascii="Times New Roman" w:hAnsi="Times New Roman"/>
            <w:sz w:val="24"/>
            <w:szCs w:val="24"/>
          </w:rPr>
          <w:fldChar w:fldCharType="separate"/>
        </w:r>
        <w:r w:rsidR="002953F0" w:rsidRPr="002953F0" w:rsidDel="00903EED">
          <w:rPr>
            <w:rFonts w:ascii="Times New Roman" w:hAnsi="Times New Roman"/>
            <w:noProof/>
            <w:sz w:val="24"/>
            <w:szCs w:val="24"/>
            <w:vertAlign w:val="superscript"/>
          </w:rPr>
          <w:delText>46</w:delText>
        </w:r>
        <w:r w:rsidR="009D3641" w:rsidRPr="00636C9B" w:rsidDel="00903EED">
          <w:rPr>
            <w:rFonts w:ascii="Times New Roman" w:hAnsi="Times New Roman"/>
            <w:sz w:val="24"/>
            <w:szCs w:val="24"/>
          </w:rPr>
          <w:fldChar w:fldCharType="end"/>
        </w:r>
      </w:del>
    </w:p>
    <w:p w14:paraId="02DEB20A" w14:textId="67B2B2E8" w:rsidR="00903EED" w:rsidRPr="00815C28" w:rsidRDefault="00FD2F61" w:rsidP="00910EDE">
      <w:pPr>
        <w:pStyle w:val="ListParagraph"/>
        <w:numPr>
          <w:ilvl w:val="0"/>
          <w:numId w:val="7"/>
        </w:numPr>
        <w:spacing w:after="0" w:line="240" w:lineRule="auto"/>
        <w:jc w:val="both"/>
        <w:rPr>
          <w:rFonts w:ascii="Times New Roman" w:hAnsi="Times New Roman"/>
          <w:sz w:val="24"/>
          <w:szCs w:val="24"/>
        </w:rPr>
        <w:pPrChange w:id="895" w:author="Parks, Robbie M" w:date="2018-11-26T13:11:00Z">
          <w:pPr>
            <w:pStyle w:val="ListParagraph"/>
            <w:numPr>
              <w:numId w:val="7"/>
            </w:numPr>
            <w:spacing w:after="0" w:line="480" w:lineRule="auto"/>
            <w:ind w:hanging="360"/>
            <w:jc w:val="both"/>
          </w:pPr>
        </w:pPrChange>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46&lt;/sup&gt;","plainTextFormattedCitation":"46","previouslyFormattedCitation":"&lt;sup&gt;46&lt;/sup&gt;"},"properties":{"noteIndex":0},"schema":"https://github.com/citation-style-language/schema/raw/master/csl-citation.json"}</w:instrText>
      </w:r>
      <w:r w:rsidR="0016666B" w:rsidRPr="00636C9B">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46</w:t>
      </w:r>
      <w:r w:rsidR="0016666B" w:rsidRPr="00636C9B">
        <w:rPr>
          <w:rFonts w:ascii="Times New Roman" w:hAnsi="Times New Roman"/>
          <w:sz w:val="24"/>
          <w:szCs w:val="24"/>
        </w:rPr>
        <w:fldChar w:fldCharType="end"/>
      </w:r>
    </w:p>
    <w:p w14:paraId="5123D5DE" w14:textId="77777777" w:rsidR="004565A9" w:rsidRPr="00636C9B" w:rsidRDefault="004565A9" w:rsidP="00910EDE">
      <w:pPr>
        <w:spacing w:after="0" w:line="240" w:lineRule="auto"/>
        <w:jc w:val="both"/>
        <w:rPr>
          <w:rFonts w:ascii="Times New Roman" w:hAnsi="Times New Roman"/>
          <w:sz w:val="24"/>
          <w:szCs w:val="24"/>
        </w:rPr>
        <w:pPrChange w:id="896" w:author="Parks, Robbie M" w:date="2018-11-26T13:11:00Z">
          <w:pPr>
            <w:spacing w:after="0" w:line="480" w:lineRule="auto"/>
            <w:jc w:val="both"/>
          </w:pPr>
        </w:pPrChange>
      </w:pPr>
    </w:p>
    <w:p w14:paraId="526F1A36" w14:textId="319D004F" w:rsidR="00CE4993" w:rsidRDefault="00CE4993" w:rsidP="00910EDE">
      <w:pPr>
        <w:spacing w:after="0" w:line="240" w:lineRule="auto"/>
        <w:jc w:val="both"/>
        <w:rPr>
          <w:ins w:id="897" w:author="Parks, Robbie M" w:date="2018-11-26T11:56:00Z"/>
          <w:rFonts w:ascii="Times New Roman" w:hAnsi="Times New Roman"/>
          <w:i/>
          <w:sz w:val="24"/>
          <w:szCs w:val="24"/>
        </w:rPr>
        <w:pPrChange w:id="898" w:author="Parks, Robbie M" w:date="2018-11-26T13:11:00Z">
          <w:pPr>
            <w:spacing w:after="0" w:line="480" w:lineRule="auto"/>
            <w:jc w:val="both"/>
          </w:pPr>
        </w:pPrChange>
      </w:pPr>
      <w:r w:rsidRPr="00636C9B">
        <w:rPr>
          <w:rFonts w:ascii="Times New Roman" w:hAnsi="Times New Roman"/>
          <w:i/>
          <w:sz w:val="24"/>
          <w:szCs w:val="24"/>
        </w:rPr>
        <w:t>Assault</w:t>
      </w:r>
    </w:p>
    <w:p w14:paraId="6E6FF6C5" w14:textId="1B3859DB" w:rsidR="00DE484C" w:rsidRDefault="00DE484C" w:rsidP="00910EDE">
      <w:pPr>
        <w:pStyle w:val="ListParagraph"/>
        <w:numPr>
          <w:ilvl w:val="0"/>
          <w:numId w:val="7"/>
        </w:numPr>
        <w:spacing w:after="0" w:line="240" w:lineRule="auto"/>
        <w:jc w:val="both"/>
        <w:rPr>
          <w:ins w:id="899" w:author="Parks, Robbie M" w:date="2018-11-26T13:26:00Z"/>
          <w:rFonts w:ascii="Times New Roman" w:hAnsi="Times New Roman"/>
          <w:sz w:val="24"/>
          <w:szCs w:val="24"/>
        </w:rPr>
        <w:pPrChange w:id="900" w:author="Parks, Robbie M" w:date="2018-11-26T13:11:00Z">
          <w:pPr>
            <w:spacing w:after="0" w:line="480" w:lineRule="auto"/>
            <w:jc w:val="both"/>
          </w:pPr>
        </w:pPrChange>
      </w:pPr>
      <w:ins w:id="901" w:author="Parks, Robbie M" w:date="2018-11-26T13:20:00Z">
        <w:r>
          <w:rPr>
            <w:rFonts w:ascii="Times New Roman" w:hAnsi="Times New Roman"/>
            <w:sz w:val="24"/>
            <w:szCs w:val="24"/>
          </w:rPr>
          <w:t>More time spent outdoors in warmer temperatures which leads to more interaction.</w:t>
        </w:r>
      </w:ins>
      <w:ins w:id="902" w:author="Parks, Robbie M" w:date="2018-11-26T13:23:00Z">
        <w:r w:rsidR="007C2F38">
          <w:rPr>
            <w:rFonts w:ascii="Times New Roman" w:hAnsi="Times New Roman"/>
            <w:sz w:val="24"/>
            <w:szCs w:val="24"/>
          </w:rPr>
          <w:fldChar w:fldCharType="begin" w:fldLock="1"/>
        </w:r>
      </w:ins>
      <w:r w:rsidR="007C2F38">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47,48&lt;/sup&gt;","plainTextFormattedCitation":"47,48","previouslyFormattedCitation":"&lt;sup&gt;47,48&lt;/sup&gt;"},"properties":{"noteIndex":0},"schema":"https://github.com/citation-style-language/schema/raw/master/csl-citation.json"}</w:instrText>
      </w:r>
      <w:r w:rsidR="007C2F38">
        <w:rPr>
          <w:rFonts w:ascii="Times New Roman" w:hAnsi="Times New Roman"/>
          <w:sz w:val="24"/>
          <w:szCs w:val="24"/>
        </w:rPr>
        <w:fldChar w:fldCharType="separate"/>
      </w:r>
      <w:r w:rsidR="007C2F38" w:rsidRPr="007C2F38">
        <w:rPr>
          <w:rFonts w:ascii="Times New Roman" w:hAnsi="Times New Roman"/>
          <w:noProof/>
          <w:sz w:val="24"/>
          <w:szCs w:val="24"/>
          <w:vertAlign w:val="superscript"/>
        </w:rPr>
        <w:t>47,48</w:t>
      </w:r>
      <w:ins w:id="903" w:author="Parks, Robbie M" w:date="2018-11-26T13:23:00Z">
        <w:r w:rsidR="007C2F38">
          <w:rPr>
            <w:rFonts w:ascii="Times New Roman" w:hAnsi="Times New Roman"/>
            <w:sz w:val="24"/>
            <w:szCs w:val="24"/>
          </w:rPr>
          <w:fldChar w:fldCharType="end"/>
        </w:r>
      </w:ins>
    </w:p>
    <w:p w14:paraId="353C1173" w14:textId="525211E2" w:rsidR="007C2F38" w:rsidRDefault="007C2F38" w:rsidP="00910EDE">
      <w:pPr>
        <w:pStyle w:val="ListParagraph"/>
        <w:numPr>
          <w:ilvl w:val="0"/>
          <w:numId w:val="7"/>
        </w:numPr>
        <w:spacing w:after="0" w:line="240" w:lineRule="auto"/>
        <w:jc w:val="both"/>
        <w:rPr>
          <w:ins w:id="904" w:author="Parks, Robbie M" w:date="2018-11-26T13:24:00Z"/>
          <w:rFonts w:ascii="Times New Roman" w:hAnsi="Times New Roman"/>
          <w:sz w:val="24"/>
          <w:szCs w:val="24"/>
        </w:rPr>
        <w:pPrChange w:id="905" w:author="Parks, Robbie M" w:date="2018-11-26T13:11:00Z">
          <w:pPr>
            <w:spacing w:after="0" w:line="480" w:lineRule="auto"/>
            <w:jc w:val="both"/>
          </w:pPr>
        </w:pPrChange>
      </w:pPr>
      <w:ins w:id="906" w:author="Parks, Robbie M" w:date="2018-11-26T13:26:00Z">
        <w:r>
          <w:rPr>
            <w:rFonts w:ascii="Times New Roman" w:hAnsi="Times New Roman"/>
            <w:sz w:val="24"/>
            <w:szCs w:val="24"/>
          </w:rPr>
          <w:t>Possible that people think of probability of carrying out successful crime without getting caught different under warmer conditions</w:t>
        </w:r>
      </w:ins>
      <w:ins w:id="907" w:author="Parks, Robbie M" w:date="2018-11-26T13:27:00Z">
        <w:r>
          <w:rPr>
            <w:rFonts w:ascii="Times New Roman" w:hAnsi="Times New Roman"/>
            <w:sz w:val="24"/>
            <w:szCs w:val="24"/>
          </w:rPr>
          <w:t>.</w:t>
        </w:r>
        <w:r>
          <w:rPr>
            <w:rFonts w:ascii="Times New Roman" w:hAnsi="Times New Roman"/>
            <w:sz w:val="24"/>
            <w:szCs w:val="24"/>
          </w:rPr>
          <w:fldChar w:fldCharType="begin" w:fldLock="1"/>
        </w:r>
      </w:ins>
      <w:r w:rsidR="006800AB">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49,50&lt;/sup&gt;","plainTextFormattedCitation":"49,50","previouslyFormattedCitation":"&lt;sup&gt;49,50&lt;/sup&gt;"},"properties":{"noteIndex":0},"schema":"https://github.com/citation-style-language/schema/raw/master/csl-citation.json"}</w:instrText>
      </w:r>
      <w:r>
        <w:rPr>
          <w:rFonts w:ascii="Times New Roman" w:hAnsi="Times New Roman"/>
          <w:sz w:val="24"/>
          <w:szCs w:val="24"/>
        </w:rPr>
        <w:fldChar w:fldCharType="separate"/>
      </w:r>
      <w:r w:rsidR="002F47DF" w:rsidRPr="002F47DF">
        <w:rPr>
          <w:rFonts w:ascii="Times New Roman" w:hAnsi="Times New Roman"/>
          <w:noProof/>
          <w:sz w:val="24"/>
          <w:szCs w:val="24"/>
          <w:vertAlign w:val="superscript"/>
        </w:rPr>
        <w:t>49,50</w:t>
      </w:r>
      <w:ins w:id="908" w:author="Parks, Robbie M" w:date="2018-11-26T13:27:00Z">
        <w:r>
          <w:rPr>
            <w:rFonts w:ascii="Times New Roman" w:hAnsi="Times New Roman"/>
            <w:sz w:val="24"/>
            <w:szCs w:val="24"/>
          </w:rPr>
          <w:fldChar w:fldCharType="end"/>
        </w:r>
      </w:ins>
    </w:p>
    <w:p w14:paraId="5BBDFF26" w14:textId="069634D7" w:rsidR="007C2F38" w:rsidRPr="007C2F38" w:rsidRDefault="007C2F38" w:rsidP="00910EDE">
      <w:pPr>
        <w:pStyle w:val="ListParagraph"/>
        <w:numPr>
          <w:ilvl w:val="0"/>
          <w:numId w:val="7"/>
        </w:numPr>
        <w:spacing w:after="0" w:line="240" w:lineRule="auto"/>
        <w:jc w:val="both"/>
        <w:rPr>
          <w:ins w:id="909" w:author="Parks, Robbie M" w:date="2018-11-26T13:22:00Z"/>
          <w:rFonts w:ascii="Times New Roman" w:hAnsi="Times New Roman"/>
          <w:sz w:val="24"/>
          <w:szCs w:val="24"/>
        </w:rPr>
        <w:pPrChange w:id="910" w:author="Parks, Robbie M" w:date="2018-11-26T13:11:00Z">
          <w:pPr>
            <w:spacing w:after="0" w:line="480" w:lineRule="auto"/>
            <w:jc w:val="both"/>
          </w:pPr>
        </w:pPrChange>
      </w:pPr>
      <w:ins w:id="911" w:author="Parks, Robbie M" w:date="2018-11-26T13:24:00Z">
        <w:r>
          <w:rPr>
            <w:rFonts w:ascii="Times New Roman" w:hAnsi="Times New Roman"/>
            <w:sz w:val="24"/>
            <w:szCs w:val="24"/>
          </w:rPr>
          <w:t>Link bet</w:t>
        </w:r>
        <w:r>
          <w:rPr>
            <w:rFonts w:ascii="Times New Roman" w:hAnsi="Times New Roman"/>
            <w:sz w:val="24"/>
            <w:szCs w:val="24"/>
          </w:rPr>
          <w:t>ween anger and temperature.</w:t>
        </w:r>
      </w:ins>
      <w:ins w:id="912" w:author="Parks, Robbie M" w:date="2018-11-26T13:25:00Z">
        <w:r>
          <w:rPr>
            <w:rFonts w:ascii="Times New Roman" w:hAnsi="Times New Roman"/>
            <w:sz w:val="24"/>
            <w:szCs w:val="24"/>
          </w:rPr>
          <w:fldChar w:fldCharType="begin" w:fldLock="1"/>
        </w:r>
      </w:ins>
      <w:r w:rsidR="006800AB">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51,52&lt;/sup&gt;","plainTextFormattedCitation":"51,52","previouslyFormattedCitation":"&lt;sup&gt;51,52&lt;/sup&gt;"},"properties":{"noteIndex":0},"schema":"https://github.com/citation-style-language/schema/raw/master/csl-citation.json"}</w:instrText>
      </w:r>
      <w:r>
        <w:rPr>
          <w:rFonts w:ascii="Times New Roman" w:hAnsi="Times New Roman"/>
          <w:sz w:val="24"/>
          <w:szCs w:val="24"/>
        </w:rPr>
        <w:fldChar w:fldCharType="separate"/>
      </w:r>
      <w:r w:rsidR="002F47DF" w:rsidRPr="002F47DF">
        <w:rPr>
          <w:rFonts w:ascii="Times New Roman" w:hAnsi="Times New Roman"/>
          <w:noProof/>
          <w:sz w:val="24"/>
          <w:szCs w:val="24"/>
          <w:vertAlign w:val="superscript"/>
        </w:rPr>
        <w:t>51,52</w:t>
      </w:r>
      <w:ins w:id="913" w:author="Parks, Robbie M" w:date="2018-11-26T13:25:00Z">
        <w:r>
          <w:rPr>
            <w:rFonts w:ascii="Times New Roman" w:hAnsi="Times New Roman"/>
            <w:sz w:val="24"/>
            <w:szCs w:val="24"/>
          </w:rPr>
          <w:fldChar w:fldCharType="end"/>
        </w:r>
      </w:ins>
    </w:p>
    <w:p w14:paraId="14018E80" w14:textId="6946E29D" w:rsidR="00A22685" w:rsidRDefault="00A22685" w:rsidP="00910EDE">
      <w:pPr>
        <w:pStyle w:val="ListParagraph"/>
        <w:numPr>
          <w:ilvl w:val="0"/>
          <w:numId w:val="7"/>
        </w:numPr>
        <w:spacing w:after="0" w:line="240" w:lineRule="auto"/>
        <w:jc w:val="both"/>
        <w:rPr>
          <w:ins w:id="914" w:author="Parks, Robbie M" w:date="2018-11-26T13:21:00Z"/>
          <w:rFonts w:ascii="Times New Roman" w:hAnsi="Times New Roman"/>
          <w:sz w:val="24"/>
          <w:szCs w:val="24"/>
        </w:rPr>
        <w:pPrChange w:id="915" w:author="Parks, Robbie M" w:date="2018-11-26T13:11:00Z">
          <w:pPr>
            <w:spacing w:after="0" w:line="480" w:lineRule="auto"/>
            <w:jc w:val="both"/>
          </w:pPr>
        </w:pPrChange>
      </w:pPr>
      <w:ins w:id="916" w:author="Parks, Robbie M" w:date="2018-11-26T13:22:00Z">
        <w:r>
          <w:rPr>
            <w:rFonts w:ascii="Times New Roman" w:hAnsi="Times New Roman"/>
            <w:sz w:val="24"/>
            <w:szCs w:val="24"/>
          </w:rPr>
          <w:t>Higher temperatures also cause more crime in general.</w:t>
        </w:r>
        <w:r w:rsidR="00775537">
          <w:rPr>
            <w:rFonts w:ascii="Times New Roman" w:hAnsi="Times New Roman"/>
            <w:sz w:val="24"/>
            <w:szCs w:val="24"/>
          </w:rPr>
          <w:fldChar w:fldCharType="begin" w:fldLock="1"/>
        </w:r>
      </w:ins>
      <w:r w:rsidR="006800AB">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28&lt;/sup&gt;","plainTextFormattedCitation":"28","previouslyFormattedCitation":"&lt;sup&gt;24&lt;/sup&gt;"},"properties":{"noteIndex":0},"schema":"https://github.com/citation-style-language/schema/raw/master/csl-citation.json"}</w:instrText>
      </w:r>
      <w:r w:rsidR="00775537">
        <w:rPr>
          <w:rFonts w:ascii="Times New Roman" w:hAnsi="Times New Roman"/>
          <w:sz w:val="24"/>
          <w:szCs w:val="24"/>
        </w:rPr>
        <w:fldChar w:fldCharType="separate"/>
      </w:r>
      <w:r w:rsidR="006800AB" w:rsidRPr="006800AB">
        <w:rPr>
          <w:rFonts w:ascii="Times New Roman" w:hAnsi="Times New Roman"/>
          <w:noProof/>
          <w:sz w:val="24"/>
          <w:szCs w:val="24"/>
          <w:vertAlign w:val="superscript"/>
        </w:rPr>
        <w:t>28</w:t>
      </w:r>
      <w:ins w:id="917" w:author="Parks, Robbie M" w:date="2018-11-26T13:22:00Z">
        <w:r w:rsidR="00775537">
          <w:rPr>
            <w:rFonts w:ascii="Times New Roman" w:hAnsi="Times New Roman"/>
            <w:sz w:val="24"/>
            <w:szCs w:val="24"/>
          </w:rPr>
          <w:fldChar w:fldCharType="end"/>
        </w:r>
      </w:ins>
    </w:p>
    <w:p w14:paraId="1BBEDDF7" w14:textId="6C3D24A7" w:rsidR="003A470E" w:rsidRPr="003A470E" w:rsidRDefault="003A470E" w:rsidP="00910EDE">
      <w:pPr>
        <w:pStyle w:val="ListParagraph"/>
        <w:numPr>
          <w:ilvl w:val="0"/>
          <w:numId w:val="7"/>
        </w:numPr>
        <w:spacing w:after="0" w:line="240" w:lineRule="auto"/>
        <w:jc w:val="both"/>
        <w:rPr>
          <w:rFonts w:ascii="Times New Roman" w:hAnsi="Times New Roman"/>
          <w:sz w:val="24"/>
          <w:szCs w:val="24"/>
          <w:rPrChange w:id="918" w:author="Parks, Robbie M" w:date="2018-11-26T11:56:00Z">
            <w:rPr>
              <w:rFonts w:ascii="Times New Roman" w:hAnsi="Times New Roman"/>
              <w:i/>
              <w:sz w:val="24"/>
              <w:szCs w:val="24"/>
            </w:rPr>
          </w:rPrChange>
        </w:rPr>
        <w:pPrChange w:id="919" w:author="Parks, Robbie M" w:date="2018-11-26T13:11:00Z">
          <w:pPr>
            <w:spacing w:after="0" w:line="480" w:lineRule="auto"/>
            <w:jc w:val="both"/>
          </w:pPr>
        </w:pPrChange>
      </w:pPr>
      <w:ins w:id="920" w:author="Parks, Robbie M" w:date="2018-11-26T11:56:00Z">
        <w:r w:rsidRPr="003A470E">
          <w:rPr>
            <w:rFonts w:ascii="Times New Roman" w:hAnsi="Times New Roman"/>
            <w:color w:val="000000" w:themeColor="text1"/>
            <w:sz w:val="24"/>
            <w:szCs w:val="24"/>
          </w:rPr>
          <w:t>There are studies which indirectly examine relationships of violent behaviour and conflict with climate change</w:t>
        </w:r>
        <w:r w:rsidR="004D2983">
          <w:rPr>
            <w:rFonts w:ascii="Times New Roman" w:hAnsi="Times New Roman"/>
            <w:color w:val="000000" w:themeColor="text1"/>
            <w:sz w:val="24"/>
            <w:szCs w:val="24"/>
          </w:rPr>
          <w:t>.</w:t>
        </w:r>
        <w:r w:rsidRPr="003A470E">
          <w:rPr>
            <w:rFonts w:ascii="Times New Roman" w:hAnsi="Times New Roman"/>
            <w:color w:val="000000" w:themeColor="text1"/>
            <w:sz w:val="24"/>
            <w:szCs w:val="24"/>
          </w:rPr>
          <w:fldChar w:fldCharType="begin" w:fldLock="1"/>
        </w:r>
      </w:ins>
      <w:r w:rsidR="006800AB">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6800AB">
        <w:rPr>
          <w:rFonts w:ascii="MS Mincho" w:eastAsia="MS Mincho" w:hAnsi="MS Mincho" w:cs="MS Mincho"/>
          <w:color w:val="000000" w:themeColor="text1"/>
          <w:sz w:val="24"/>
          <w:szCs w:val="24"/>
        </w:rPr>
        <w:instrText>∼</w:instrText>
      </w:r>
      <w:r w:rsidR="006800AB">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28–33&lt;/sup&gt;","plainTextFormattedCitation":"28–33","previouslyFormattedCitation":"&lt;sup&gt;24–29&lt;/sup&gt;"},"properties":{"noteIndex":0},"schema":"https://github.com/citation-style-language/schema/raw/master/csl-citation.json"}</w:instrText>
      </w:r>
      <w:ins w:id="921" w:author="Parks, Robbie M" w:date="2018-11-26T11:56:00Z">
        <w:r w:rsidRPr="003A470E">
          <w:rPr>
            <w:rFonts w:ascii="Times New Roman" w:hAnsi="Times New Roman"/>
            <w:color w:val="000000" w:themeColor="text1"/>
            <w:sz w:val="24"/>
            <w:szCs w:val="24"/>
          </w:rPr>
          <w:fldChar w:fldCharType="separate"/>
        </w:r>
      </w:ins>
      <w:r w:rsidR="006800AB" w:rsidRPr="006800AB">
        <w:rPr>
          <w:rFonts w:ascii="Times New Roman" w:hAnsi="Times New Roman"/>
          <w:noProof/>
          <w:color w:val="000000" w:themeColor="text1"/>
          <w:sz w:val="24"/>
          <w:szCs w:val="24"/>
          <w:vertAlign w:val="superscript"/>
        </w:rPr>
        <w:t>28–33</w:t>
      </w:r>
      <w:ins w:id="922" w:author="Parks, Robbie M" w:date="2018-11-26T11:56:00Z">
        <w:r w:rsidRPr="003A470E">
          <w:rPr>
            <w:rFonts w:ascii="Times New Roman" w:hAnsi="Times New Roman"/>
            <w:color w:val="000000" w:themeColor="text1"/>
            <w:sz w:val="24"/>
            <w:szCs w:val="24"/>
          </w:rPr>
          <w:fldChar w:fldCharType="end"/>
        </w:r>
      </w:ins>
    </w:p>
    <w:p w14:paraId="5E17D259" w14:textId="7EE1EF64" w:rsidR="008312D3" w:rsidRPr="00636C9B" w:rsidRDefault="00602B35" w:rsidP="00910EDE">
      <w:pPr>
        <w:pStyle w:val="ListParagraph"/>
        <w:numPr>
          <w:ilvl w:val="0"/>
          <w:numId w:val="7"/>
        </w:numPr>
        <w:spacing w:after="0" w:line="240" w:lineRule="auto"/>
        <w:jc w:val="both"/>
        <w:rPr>
          <w:rFonts w:ascii="Times New Roman" w:hAnsi="Times New Roman"/>
          <w:i/>
          <w:sz w:val="24"/>
          <w:szCs w:val="24"/>
        </w:rPr>
        <w:pPrChange w:id="923" w:author="Parks, Robbie M" w:date="2018-11-26T13:11:00Z">
          <w:pPr>
            <w:pStyle w:val="ListParagraph"/>
            <w:numPr>
              <w:numId w:val="7"/>
            </w:numPr>
            <w:spacing w:after="0" w:line="480" w:lineRule="auto"/>
            <w:ind w:hanging="360"/>
            <w:jc w:val="both"/>
          </w:pPr>
        </w:pPrChange>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6800AB">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6800AB">
        <w:rPr>
          <w:rFonts w:ascii="MS Mincho" w:eastAsia="MS Mincho" w:hAnsi="MS Mincho" w:cs="MS Mincho"/>
          <w:sz w:val="24"/>
          <w:szCs w:val="24"/>
        </w:rPr>
        <w:instrText>∼</w:instrText>
      </w:r>
      <w:r w:rsidR="006800AB">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30–33,53&lt;/sup&gt;","plainTextFormattedCitation":"30–33,53","previouslyFormattedCitation":"&lt;sup&gt;26–29,53&lt;/sup&gt;"},"properties":{"noteIndex":0},"schema":"https://github.com/citation-style-language/schema/raw/master/csl-citation.json"}</w:instrText>
      </w:r>
      <w:r w:rsidR="00FA5998" w:rsidRPr="00636C9B">
        <w:rPr>
          <w:rFonts w:ascii="Times New Roman" w:hAnsi="Times New Roman"/>
          <w:sz w:val="24"/>
          <w:szCs w:val="24"/>
        </w:rPr>
        <w:fldChar w:fldCharType="separate"/>
      </w:r>
      <w:r w:rsidR="006800AB" w:rsidRPr="006800AB">
        <w:rPr>
          <w:rFonts w:ascii="Times New Roman" w:hAnsi="Times New Roman"/>
          <w:noProof/>
          <w:sz w:val="24"/>
          <w:szCs w:val="24"/>
          <w:vertAlign w:val="superscript"/>
        </w:rPr>
        <w:t>30–33,53</w:t>
      </w:r>
      <w:r w:rsidR="00FA5998" w:rsidRPr="00636C9B">
        <w:rPr>
          <w:rFonts w:ascii="Times New Roman" w:hAnsi="Times New Roman"/>
          <w:sz w:val="24"/>
          <w:szCs w:val="24"/>
        </w:rPr>
        <w:fldChar w:fldCharType="end"/>
      </w:r>
    </w:p>
    <w:p w14:paraId="0759FBCE" w14:textId="77777777" w:rsidR="00C86276" w:rsidRPr="00636C9B" w:rsidRDefault="00C86276" w:rsidP="00910EDE">
      <w:pPr>
        <w:spacing w:after="0" w:line="240" w:lineRule="auto"/>
        <w:jc w:val="both"/>
        <w:rPr>
          <w:rFonts w:ascii="Times New Roman" w:hAnsi="Times New Roman"/>
          <w:i/>
          <w:sz w:val="24"/>
          <w:szCs w:val="24"/>
        </w:rPr>
        <w:pPrChange w:id="924" w:author="Parks, Robbie M" w:date="2018-11-26T13:11:00Z">
          <w:pPr>
            <w:spacing w:after="0" w:line="480" w:lineRule="auto"/>
            <w:jc w:val="both"/>
          </w:pPr>
        </w:pPrChange>
      </w:pPr>
    </w:p>
    <w:p w14:paraId="7A6EBFDB" w14:textId="489B7467" w:rsidR="005F2A56" w:rsidRPr="00636C9B" w:rsidRDefault="00E6459A" w:rsidP="00910EDE">
      <w:pPr>
        <w:spacing w:after="0" w:line="240" w:lineRule="auto"/>
        <w:jc w:val="both"/>
        <w:rPr>
          <w:rFonts w:ascii="Times New Roman" w:hAnsi="Times New Roman"/>
          <w:i/>
          <w:sz w:val="24"/>
          <w:szCs w:val="24"/>
        </w:rPr>
        <w:pPrChange w:id="925" w:author="Parks, Robbie M" w:date="2018-11-26T13:11:00Z">
          <w:pPr>
            <w:spacing w:after="0" w:line="480" w:lineRule="auto"/>
            <w:jc w:val="both"/>
          </w:pPr>
        </w:pPrChange>
      </w:pPr>
      <w:r w:rsidRPr="00636C9B">
        <w:rPr>
          <w:rFonts w:ascii="Times New Roman" w:hAnsi="Times New Roman"/>
          <w:i/>
          <w:sz w:val="24"/>
          <w:szCs w:val="24"/>
        </w:rPr>
        <w:t>Intentional self-harm</w:t>
      </w:r>
    </w:p>
    <w:p w14:paraId="1ECADFB9" w14:textId="02C2C447" w:rsidR="009B7A5F" w:rsidRPr="00636C9B" w:rsidRDefault="00DD39F1" w:rsidP="00910EDE">
      <w:pPr>
        <w:pStyle w:val="ListParagraph"/>
        <w:numPr>
          <w:ilvl w:val="0"/>
          <w:numId w:val="7"/>
        </w:numPr>
        <w:spacing w:after="0" w:line="240" w:lineRule="auto"/>
        <w:jc w:val="both"/>
        <w:rPr>
          <w:rFonts w:ascii="Times New Roman" w:hAnsi="Times New Roman"/>
          <w:sz w:val="24"/>
          <w:szCs w:val="24"/>
        </w:rPr>
        <w:pPrChange w:id="926" w:author="Parks, Robbie M" w:date="2018-11-26T13:11:00Z">
          <w:pPr>
            <w:pStyle w:val="ListParagraph"/>
            <w:numPr>
              <w:numId w:val="7"/>
            </w:numPr>
            <w:spacing w:after="0" w:line="480" w:lineRule="auto"/>
            <w:ind w:hanging="360"/>
            <w:jc w:val="both"/>
          </w:pPr>
        </w:pPrChange>
      </w:pPr>
      <w:ins w:id="927" w:author="Parks, Robbie M" w:date="2018-11-26T11:30:00Z">
        <w:r>
          <w:rPr>
            <w:rFonts w:ascii="Times New Roman" w:hAnsi="Times New Roman"/>
            <w:sz w:val="24"/>
            <w:szCs w:val="24"/>
          </w:rPr>
          <w:t>Raised d</w:t>
        </w:r>
      </w:ins>
      <w:del w:id="928" w:author="Parks, Robbie M" w:date="2018-11-26T11:30:00Z">
        <w:r w:rsidR="000A0A5E" w:rsidRPr="00636C9B" w:rsidDel="00DD39F1">
          <w:rPr>
            <w:rFonts w:ascii="Times New Roman" w:hAnsi="Times New Roman"/>
            <w:sz w:val="24"/>
            <w:szCs w:val="24"/>
          </w:rPr>
          <w:delText>D</w:delText>
        </w:r>
      </w:del>
      <w:r w:rsidR="000A0A5E" w:rsidRPr="00636C9B">
        <w:rPr>
          <w:rFonts w:ascii="Times New Roman" w:hAnsi="Times New Roman"/>
          <w:sz w:val="24"/>
          <w:szCs w:val="24"/>
        </w:rPr>
        <w:t>epression levels associated with</w:t>
      </w:r>
      <w:ins w:id="929" w:author="Parks, Robbie M" w:date="2018-11-26T11:30:00Z">
        <w:r>
          <w:rPr>
            <w:rFonts w:ascii="Times New Roman" w:hAnsi="Times New Roman"/>
            <w:sz w:val="24"/>
            <w:szCs w:val="24"/>
          </w:rPr>
          <w:t xml:space="preserve"> increasing</w:t>
        </w:r>
      </w:ins>
      <w:r w:rsidR="000A0A5E" w:rsidRPr="00636C9B">
        <w:rPr>
          <w:rFonts w:ascii="Times New Roman" w:hAnsi="Times New Roman"/>
          <w:sz w:val="24"/>
          <w:szCs w:val="24"/>
        </w:rPr>
        <w:t xml:space="preserve"> temperature in </w:t>
      </w:r>
      <w:del w:id="930" w:author="Parks, Robbie M" w:date="2018-11-26T11:30:00Z">
        <w:r w:rsidR="000A0A5E" w:rsidRPr="00636C9B" w:rsidDel="00DD39F1">
          <w:rPr>
            <w:rFonts w:ascii="Times New Roman" w:hAnsi="Times New Roman"/>
            <w:sz w:val="24"/>
            <w:szCs w:val="24"/>
          </w:rPr>
          <w:delText xml:space="preserve">recent </w:delText>
        </w:r>
      </w:del>
      <w:r w:rsidR="000A0A5E" w:rsidRPr="00636C9B">
        <w:rPr>
          <w:rFonts w:ascii="Times New Roman" w:hAnsi="Times New Roman"/>
          <w:sz w:val="24"/>
          <w:szCs w:val="24"/>
        </w:rPr>
        <w:t>Twitter mood analysis</w:t>
      </w:r>
      <w:ins w:id="931" w:author="Parks, Robbie M" w:date="2018-11-26T11:30:00Z">
        <w:r w:rsidR="00C042F3">
          <w:rPr>
            <w:rFonts w:ascii="Times New Roman" w:hAnsi="Times New Roman"/>
            <w:sz w:val="24"/>
            <w:szCs w:val="24"/>
          </w:rPr>
          <w:t>.</w:t>
        </w:r>
      </w:ins>
      <w:r w:rsidR="001B365D" w:rsidRPr="00636C9B">
        <w:rPr>
          <w:rFonts w:ascii="Times New Roman" w:hAnsi="Times New Roman"/>
          <w:sz w:val="24"/>
          <w:szCs w:val="24"/>
        </w:rPr>
        <w:fldChar w:fldCharType="begin" w:fldLock="1"/>
      </w:r>
      <w:r w:rsidR="006800AB">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25&lt;/sup&gt;","plainTextFormattedCitation":"25","previouslyFormattedCitation":"&lt;sup&gt;31&lt;/sup&gt;"},"properties":{"noteIndex":0},"schema":"https://github.com/citation-style-language/schema/raw/master/csl-citation.json"}</w:instrText>
      </w:r>
      <w:r w:rsidR="001B365D" w:rsidRPr="00636C9B">
        <w:rPr>
          <w:rFonts w:ascii="Times New Roman" w:hAnsi="Times New Roman"/>
          <w:sz w:val="24"/>
          <w:szCs w:val="24"/>
        </w:rPr>
        <w:fldChar w:fldCharType="separate"/>
      </w:r>
      <w:r w:rsidR="006800AB" w:rsidRPr="006800AB">
        <w:rPr>
          <w:rFonts w:ascii="Times New Roman" w:hAnsi="Times New Roman"/>
          <w:noProof/>
          <w:sz w:val="24"/>
          <w:szCs w:val="24"/>
          <w:vertAlign w:val="superscript"/>
        </w:rPr>
        <w:t>25</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607387B6" w14:textId="77777777" w:rsidR="00675CCF" w:rsidRDefault="00675CCF">
      <w:pPr>
        <w:spacing w:after="0" w:line="240" w:lineRule="auto"/>
        <w:rPr>
          <w:ins w:id="932" w:author="Parks, Robbie M" w:date="2018-11-26T13:15:00Z"/>
          <w:rFonts w:ascii="Times New Roman" w:hAnsi="Times New Roman"/>
          <w:b/>
          <w:sz w:val="24"/>
          <w:szCs w:val="24"/>
        </w:rPr>
      </w:pPr>
      <w:ins w:id="933" w:author="Parks, Robbie M" w:date="2018-11-26T13:15:00Z">
        <w:r>
          <w:rPr>
            <w:rFonts w:ascii="Times New Roman" w:hAnsi="Times New Roman"/>
            <w:b/>
            <w:sz w:val="24"/>
            <w:szCs w:val="24"/>
          </w:rPr>
          <w:br w:type="page"/>
        </w:r>
      </w:ins>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lastRenderedPageBreak/>
        <w:t xml:space="preserve">Acknowledgments </w:t>
      </w:r>
    </w:p>
    <w:p w14:paraId="658EEA33" w14:textId="77777777"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4B37A299" w14:textId="164800E0" w:rsidR="006800AB" w:rsidRPr="006800AB" w:rsidRDefault="00A55581"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6800AB" w:rsidRPr="006800AB">
        <w:rPr>
          <w:rFonts w:ascii="Times New Roman" w:eastAsia="Times New Roman" w:hAnsi="Times New Roman"/>
          <w:noProof/>
          <w:sz w:val="24"/>
        </w:rPr>
        <w:t>1</w:t>
      </w:r>
      <w:r w:rsidR="006800AB" w:rsidRPr="006800AB">
        <w:rPr>
          <w:rFonts w:ascii="Times New Roman" w:eastAsia="Times New Roman" w:hAnsi="Times New Roman"/>
          <w:noProof/>
          <w:sz w:val="24"/>
        </w:rPr>
        <w:tab/>
        <w:t>IPCC. IPCC special report on the impacts of global warming of 1.5 °C - Summary for policy makers. 2018. http://www.ipcc.ch/report/sr15/.</w:t>
      </w:r>
    </w:p>
    <w:p w14:paraId="3065B79A"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w:t>
      </w:r>
      <w:r w:rsidRPr="006800AB">
        <w:rPr>
          <w:rFonts w:ascii="Times New Roman" w:eastAsia="Times New Roman" w:hAnsi="Times New Roman"/>
          <w:noProof/>
          <w:sz w:val="24"/>
        </w:rPr>
        <w:tab/>
        <w:t xml:space="preserve">Gasparrini A, Guo Y, Hashizume M,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Mortality risk attributable to high and low ambient temperature: A multicountry observational study. </w:t>
      </w:r>
      <w:r w:rsidRPr="006800AB">
        <w:rPr>
          <w:rFonts w:ascii="Times New Roman" w:eastAsia="Times New Roman" w:hAnsi="Times New Roman"/>
          <w:i/>
          <w:iCs/>
          <w:noProof/>
          <w:sz w:val="24"/>
        </w:rPr>
        <w:t>Lancet</w:t>
      </w:r>
      <w:r w:rsidRPr="006800AB">
        <w:rPr>
          <w:rFonts w:ascii="Times New Roman" w:eastAsia="Times New Roman" w:hAnsi="Times New Roman"/>
          <w:noProof/>
          <w:sz w:val="24"/>
        </w:rPr>
        <w:t xml:space="preserve"> 2015; </w:t>
      </w:r>
      <w:r w:rsidRPr="006800AB">
        <w:rPr>
          <w:rFonts w:ascii="Times New Roman" w:eastAsia="Times New Roman" w:hAnsi="Times New Roman"/>
          <w:b/>
          <w:bCs/>
          <w:noProof/>
          <w:sz w:val="24"/>
        </w:rPr>
        <w:t>386</w:t>
      </w:r>
      <w:r w:rsidRPr="006800AB">
        <w:rPr>
          <w:rFonts w:ascii="Times New Roman" w:eastAsia="Times New Roman" w:hAnsi="Times New Roman"/>
          <w:noProof/>
          <w:sz w:val="24"/>
        </w:rPr>
        <w:t>: 369–75.</w:t>
      </w:r>
    </w:p>
    <w:p w14:paraId="49416EA1"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w:t>
      </w:r>
      <w:r w:rsidRPr="006800AB">
        <w:rPr>
          <w:rFonts w:ascii="Times New Roman" w:eastAsia="Times New Roman" w:hAnsi="Times New Roman"/>
          <w:noProof/>
          <w:sz w:val="24"/>
        </w:rPr>
        <w:tab/>
        <w:t xml:space="preserve">Ye X, Wolff R, Yu W, Vaneckova P, Pan X, Tong S. Ambient temperature and morbidity: a review of epidemiological evidence. </w:t>
      </w:r>
      <w:r w:rsidRPr="006800AB">
        <w:rPr>
          <w:rFonts w:ascii="Times New Roman" w:eastAsia="Times New Roman" w:hAnsi="Times New Roman"/>
          <w:i/>
          <w:iCs/>
          <w:noProof/>
          <w:sz w:val="24"/>
        </w:rPr>
        <w:t>Environ Health Perspect</w:t>
      </w:r>
      <w:r w:rsidRPr="006800AB">
        <w:rPr>
          <w:rFonts w:ascii="Times New Roman" w:eastAsia="Times New Roman" w:hAnsi="Times New Roman"/>
          <w:noProof/>
          <w:sz w:val="24"/>
        </w:rPr>
        <w:t xml:space="preserve"> 2012; </w:t>
      </w:r>
      <w:r w:rsidRPr="006800AB">
        <w:rPr>
          <w:rFonts w:ascii="Times New Roman" w:eastAsia="Times New Roman" w:hAnsi="Times New Roman"/>
          <w:b/>
          <w:bCs/>
          <w:noProof/>
          <w:sz w:val="24"/>
        </w:rPr>
        <w:t>120</w:t>
      </w:r>
      <w:r w:rsidRPr="006800AB">
        <w:rPr>
          <w:rFonts w:ascii="Times New Roman" w:eastAsia="Times New Roman" w:hAnsi="Times New Roman"/>
          <w:noProof/>
          <w:sz w:val="24"/>
        </w:rPr>
        <w:t>: 19–28.</w:t>
      </w:r>
    </w:p>
    <w:p w14:paraId="6E3DEE9A"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w:t>
      </w:r>
      <w:r w:rsidRPr="006800AB">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6800AB">
        <w:rPr>
          <w:rFonts w:ascii="Times New Roman" w:eastAsia="Times New Roman" w:hAnsi="Times New Roman"/>
          <w:b/>
          <w:bCs/>
          <w:noProof/>
          <w:sz w:val="24"/>
        </w:rPr>
        <w:t>8</w:t>
      </w:r>
      <w:r w:rsidRPr="006800AB">
        <w:rPr>
          <w:rFonts w:ascii="Times New Roman" w:eastAsia="Times New Roman" w:hAnsi="Times New Roman"/>
          <w:noProof/>
          <w:sz w:val="24"/>
        </w:rPr>
        <w:t>: 40.</w:t>
      </w:r>
    </w:p>
    <w:p w14:paraId="58F77B29"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5</w:t>
      </w:r>
      <w:r w:rsidRPr="006800AB">
        <w:rPr>
          <w:rFonts w:ascii="Times New Roman" w:eastAsia="Times New Roman" w:hAnsi="Times New Roman"/>
          <w:noProof/>
          <w:sz w:val="24"/>
        </w:rPr>
        <w:tab/>
        <w:t xml:space="preserve">Song X, Wang S, Hu Y,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Impact of ambient temperature on morbidity and mortality: An overview of reviews. </w:t>
      </w:r>
      <w:r w:rsidRPr="006800AB">
        <w:rPr>
          <w:rFonts w:ascii="Times New Roman" w:eastAsia="Times New Roman" w:hAnsi="Times New Roman"/>
          <w:i/>
          <w:iCs/>
          <w:noProof/>
          <w:sz w:val="24"/>
        </w:rPr>
        <w:t>Sci Total Environ</w:t>
      </w:r>
      <w:r w:rsidRPr="006800AB">
        <w:rPr>
          <w:rFonts w:ascii="Times New Roman" w:eastAsia="Times New Roman" w:hAnsi="Times New Roman"/>
          <w:noProof/>
          <w:sz w:val="24"/>
        </w:rPr>
        <w:t xml:space="preserve"> 2017; </w:t>
      </w:r>
      <w:r w:rsidRPr="006800AB">
        <w:rPr>
          <w:rFonts w:ascii="Times New Roman" w:eastAsia="Times New Roman" w:hAnsi="Times New Roman"/>
          <w:b/>
          <w:bCs/>
          <w:noProof/>
          <w:sz w:val="24"/>
        </w:rPr>
        <w:t>586</w:t>
      </w:r>
      <w:r w:rsidRPr="006800AB">
        <w:rPr>
          <w:rFonts w:ascii="Times New Roman" w:eastAsia="Times New Roman" w:hAnsi="Times New Roman"/>
          <w:noProof/>
          <w:sz w:val="24"/>
        </w:rPr>
        <w:t>: 241–54.</w:t>
      </w:r>
    </w:p>
    <w:p w14:paraId="293CBF6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6</w:t>
      </w:r>
      <w:r w:rsidRPr="006800AB">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6800AB">
        <w:rPr>
          <w:rFonts w:ascii="Times New Roman" w:eastAsia="Times New Roman" w:hAnsi="Times New Roman"/>
          <w:i/>
          <w:iCs/>
          <w:noProof/>
          <w:sz w:val="24"/>
        </w:rPr>
        <w:t>Nat Clim Chang</w:t>
      </w:r>
      <w:r w:rsidRPr="006800AB">
        <w:rPr>
          <w:rFonts w:ascii="Times New Roman" w:eastAsia="Times New Roman" w:hAnsi="Times New Roman"/>
          <w:noProof/>
          <w:sz w:val="24"/>
        </w:rPr>
        <w:t xml:space="preserve"> 2014; </w:t>
      </w:r>
      <w:r w:rsidRPr="006800AB">
        <w:rPr>
          <w:rFonts w:ascii="Times New Roman" w:eastAsia="Times New Roman" w:hAnsi="Times New Roman"/>
          <w:b/>
          <w:bCs/>
          <w:noProof/>
          <w:sz w:val="24"/>
        </w:rPr>
        <w:t>4</w:t>
      </w:r>
      <w:r w:rsidRPr="006800AB">
        <w:rPr>
          <w:rFonts w:ascii="Times New Roman" w:eastAsia="Times New Roman" w:hAnsi="Times New Roman"/>
          <w:noProof/>
          <w:sz w:val="24"/>
        </w:rPr>
        <w:t>: 269–73.</w:t>
      </w:r>
    </w:p>
    <w:p w14:paraId="1A883873"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7</w:t>
      </w:r>
      <w:r w:rsidRPr="006800AB">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6800AB">
        <w:rPr>
          <w:rFonts w:ascii="Times New Roman" w:eastAsia="Times New Roman" w:hAnsi="Times New Roman"/>
          <w:i/>
          <w:iCs/>
          <w:noProof/>
          <w:sz w:val="24"/>
        </w:rPr>
        <w:t>Environ Int</w:t>
      </w:r>
      <w:r w:rsidRPr="006800AB">
        <w:rPr>
          <w:rFonts w:ascii="Times New Roman" w:eastAsia="Times New Roman" w:hAnsi="Times New Roman"/>
          <w:noProof/>
          <w:sz w:val="24"/>
        </w:rPr>
        <w:t xml:space="preserve"> 2016. DOI:10.1016/j.envint.2016.02.018.</w:t>
      </w:r>
    </w:p>
    <w:p w14:paraId="76EA5FA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8</w:t>
      </w:r>
      <w:r w:rsidRPr="006800AB">
        <w:rPr>
          <w:rFonts w:ascii="Times New Roman" w:eastAsia="Times New Roman" w:hAnsi="Times New Roman"/>
          <w:noProof/>
          <w:sz w:val="24"/>
        </w:rPr>
        <w:tab/>
        <w:t xml:space="preserve">Le Tertre A, Lefranc AA, Eilstein D,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Impact of the 2003 Heatwave on All-Cause Mortality in 9 French Cities. </w:t>
      </w:r>
      <w:r w:rsidRPr="006800AB">
        <w:rPr>
          <w:rFonts w:ascii="Times New Roman" w:eastAsia="Times New Roman" w:hAnsi="Times New Roman"/>
          <w:i/>
          <w:iCs/>
          <w:noProof/>
          <w:sz w:val="24"/>
        </w:rPr>
        <w:t>Epidemiology</w:t>
      </w:r>
      <w:r w:rsidRPr="006800AB">
        <w:rPr>
          <w:rFonts w:ascii="Times New Roman" w:eastAsia="Times New Roman" w:hAnsi="Times New Roman"/>
          <w:noProof/>
          <w:sz w:val="24"/>
        </w:rPr>
        <w:t xml:space="preserve"> 2006; </w:t>
      </w:r>
      <w:r w:rsidRPr="006800AB">
        <w:rPr>
          <w:rFonts w:ascii="Times New Roman" w:eastAsia="Times New Roman" w:hAnsi="Times New Roman"/>
          <w:b/>
          <w:bCs/>
          <w:noProof/>
          <w:sz w:val="24"/>
        </w:rPr>
        <w:t>17</w:t>
      </w:r>
      <w:r w:rsidRPr="006800AB">
        <w:rPr>
          <w:rFonts w:ascii="Times New Roman" w:eastAsia="Times New Roman" w:hAnsi="Times New Roman"/>
          <w:noProof/>
          <w:sz w:val="24"/>
        </w:rPr>
        <w:t>: 75–9.</w:t>
      </w:r>
    </w:p>
    <w:p w14:paraId="18657021"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9</w:t>
      </w:r>
      <w:r w:rsidRPr="006800AB">
        <w:rPr>
          <w:rFonts w:ascii="Times New Roman" w:eastAsia="Times New Roman" w:hAnsi="Times New Roman"/>
          <w:noProof/>
          <w:sz w:val="24"/>
        </w:rPr>
        <w:tab/>
        <w:t xml:space="preserve">Semenza JC, Rubin CH, Falter KH,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Heat-Related Deaths during the July 1995 Heat Wave in Chicago. </w:t>
      </w:r>
      <w:r w:rsidRPr="006800AB">
        <w:rPr>
          <w:rFonts w:ascii="Times New Roman" w:eastAsia="Times New Roman" w:hAnsi="Times New Roman"/>
          <w:i/>
          <w:iCs/>
          <w:noProof/>
          <w:sz w:val="24"/>
        </w:rPr>
        <w:t>N Engl J Med</w:t>
      </w:r>
      <w:r w:rsidRPr="006800AB">
        <w:rPr>
          <w:rFonts w:ascii="Times New Roman" w:eastAsia="Times New Roman" w:hAnsi="Times New Roman"/>
          <w:noProof/>
          <w:sz w:val="24"/>
        </w:rPr>
        <w:t xml:space="preserve"> 1996. DOI:10.1056/NEJM199607113350203.</w:t>
      </w:r>
    </w:p>
    <w:p w14:paraId="068B5445"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10</w:t>
      </w:r>
      <w:r w:rsidRPr="006800AB">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6800AB">
        <w:rPr>
          <w:rFonts w:ascii="Times New Roman" w:eastAsia="Times New Roman" w:hAnsi="Times New Roman"/>
          <w:i/>
          <w:iCs/>
          <w:noProof/>
          <w:sz w:val="24"/>
        </w:rPr>
        <w:t>Int J Environ Res Public Health</w:t>
      </w:r>
      <w:r w:rsidRPr="006800AB">
        <w:rPr>
          <w:rFonts w:ascii="Times New Roman" w:eastAsia="Times New Roman" w:hAnsi="Times New Roman"/>
          <w:noProof/>
          <w:sz w:val="24"/>
        </w:rPr>
        <w:t xml:space="preserve"> 2015. DOI:10.3390/ijerph120201279.</w:t>
      </w:r>
    </w:p>
    <w:p w14:paraId="2A2C89F9"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11</w:t>
      </w:r>
      <w:r w:rsidRPr="006800AB">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6800AB">
        <w:rPr>
          <w:rFonts w:ascii="Times New Roman" w:eastAsia="Times New Roman" w:hAnsi="Times New Roman"/>
          <w:i/>
          <w:iCs/>
          <w:noProof/>
          <w:sz w:val="24"/>
        </w:rPr>
        <w:t>Environ Health Perspect</w:t>
      </w:r>
      <w:r w:rsidRPr="006800AB">
        <w:rPr>
          <w:rFonts w:ascii="Times New Roman" w:eastAsia="Times New Roman" w:hAnsi="Times New Roman"/>
          <w:noProof/>
          <w:sz w:val="24"/>
        </w:rPr>
        <w:t xml:space="preserve"> 2011. DOI:10.1289/ehp.1002313.</w:t>
      </w:r>
    </w:p>
    <w:p w14:paraId="09B5E40F"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12</w:t>
      </w:r>
      <w:r w:rsidRPr="006800AB">
        <w:rPr>
          <w:rFonts w:ascii="Times New Roman" w:eastAsia="Times New Roman" w:hAnsi="Times New Roman"/>
          <w:noProof/>
          <w:sz w:val="24"/>
        </w:rPr>
        <w:tab/>
        <w:t xml:space="preserve">Anderson BG, Bell ML. Weather-related mortality: how heat, cold, and heat waves affect mortality in the United States. </w:t>
      </w:r>
      <w:r w:rsidRPr="006800AB">
        <w:rPr>
          <w:rFonts w:ascii="Times New Roman" w:eastAsia="Times New Roman" w:hAnsi="Times New Roman"/>
          <w:i/>
          <w:iCs/>
          <w:noProof/>
          <w:sz w:val="24"/>
        </w:rPr>
        <w:t>Epidemiology</w:t>
      </w:r>
      <w:r w:rsidRPr="006800AB">
        <w:rPr>
          <w:rFonts w:ascii="Times New Roman" w:eastAsia="Times New Roman" w:hAnsi="Times New Roman"/>
          <w:noProof/>
          <w:sz w:val="24"/>
        </w:rPr>
        <w:t xml:space="preserve"> 2009; </w:t>
      </w:r>
      <w:r w:rsidRPr="006800AB">
        <w:rPr>
          <w:rFonts w:ascii="Times New Roman" w:eastAsia="Times New Roman" w:hAnsi="Times New Roman"/>
          <w:b/>
          <w:bCs/>
          <w:noProof/>
          <w:sz w:val="24"/>
        </w:rPr>
        <w:t>20</w:t>
      </w:r>
      <w:r w:rsidRPr="006800AB">
        <w:rPr>
          <w:rFonts w:ascii="Times New Roman" w:eastAsia="Times New Roman" w:hAnsi="Times New Roman"/>
          <w:noProof/>
          <w:sz w:val="24"/>
        </w:rPr>
        <w:t>: 205.</w:t>
      </w:r>
    </w:p>
    <w:p w14:paraId="21FADBAF"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13</w:t>
      </w:r>
      <w:r w:rsidRPr="006800AB">
        <w:rPr>
          <w:rFonts w:ascii="Times New Roman" w:eastAsia="Times New Roman" w:hAnsi="Times New Roman"/>
          <w:noProof/>
          <w:sz w:val="24"/>
        </w:rPr>
        <w:tab/>
        <w:t xml:space="preserve">Hajat S, Kovats RS, Lachowycz K. Heat-related and cold-related deaths in England and Wales: Who is at risk? </w:t>
      </w:r>
      <w:r w:rsidRPr="006800AB">
        <w:rPr>
          <w:rFonts w:ascii="Times New Roman" w:eastAsia="Times New Roman" w:hAnsi="Times New Roman"/>
          <w:i/>
          <w:iCs/>
          <w:noProof/>
          <w:sz w:val="24"/>
        </w:rPr>
        <w:t>Occup Environ Med</w:t>
      </w:r>
      <w:r w:rsidRPr="006800AB">
        <w:rPr>
          <w:rFonts w:ascii="Times New Roman" w:eastAsia="Times New Roman" w:hAnsi="Times New Roman"/>
          <w:noProof/>
          <w:sz w:val="24"/>
        </w:rPr>
        <w:t xml:space="preserve"> 2007. DOI:10.1136/oem.2006.029017.</w:t>
      </w:r>
    </w:p>
    <w:p w14:paraId="2FCA7FF3"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14</w:t>
      </w:r>
      <w:r w:rsidRPr="006800AB">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6800AB">
        <w:rPr>
          <w:rFonts w:ascii="Times New Roman" w:eastAsia="Times New Roman" w:hAnsi="Times New Roman"/>
          <w:i/>
          <w:iCs/>
          <w:noProof/>
          <w:sz w:val="24"/>
        </w:rPr>
        <w:t>Proc Natl Acad Sci</w:t>
      </w:r>
      <w:r w:rsidRPr="006800AB">
        <w:rPr>
          <w:rFonts w:ascii="Times New Roman" w:eastAsia="Times New Roman" w:hAnsi="Times New Roman"/>
          <w:noProof/>
          <w:sz w:val="24"/>
        </w:rPr>
        <w:t xml:space="preserve"> 2012. DOI:10.1073/pnas.1113070109.</w:t>
      </w:r>
    </w:p>
    <w:p w14:paraId="069B49AC"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15</w:t>
      </w:r>
      <w:r w:rsidRPr="006800AB">
        <w:rPr>
          <w:rFonts w:ascii="Times New Roman" w:eastAsia="Times New Roman" w:hAnsi="Times New Roman"/>
          <w:noProof/>
          <w:sz w:val="24"/>
        </w:rPr>
        <w:tab/>
        <w:t xml:space="preserve">Li T, Horton RM, Bader DA,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Aging Will Amplify the Heat-related Mortality Risk under a Changing Climate: Projection for the Elderly in Beijing, China. </w:t>
      </w:r>
      <w:r w:rsidRPr="006800AB">
        <w:rPr>
          <w:rFonts w:ascii="Times New Roman" w:eastAsia="Times New Roman" w:hAnsi="Times New Roman"/>
          <w:i/>
          <w:iCs/>
          <w:noProof/>
          <w:sz w:val="24"/>
        </w:rPr>
        <w:t>Sci Rep</w:t>
      </w:r>
      <w:r w:rsidRPr="006800AB">
        <w:rPr>
          <w:rFonts w:ascii="Times New Roman" w:eastAsia="Times New Roman" w:hAnsi="Times New Roman"/>
          <w:noProof/>
          <w:sz w:val="24"/>
        </w:rPr>
        <w:t xml:space="preserve"> 2016. DOI:10.1038/srep28161.</w:t>
      </w:r>
    </w:p>
    <w:p w14:paraId="0E660E66"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lastRenderedPageBreak/>
        <w:t>16</w:t>
      </w:r>
      <w:r w:rsidRPr="006800AB">
        <w:rPr>
          <w:rFonts w:ascii="Times New Roman" w:eastAsia="Times New Roman" w:hAnsi="Times New Roman"/>
          <w:noProof/>
          <w:sz w:val="24"/>
        </w:rPr>
        <w:tab/>
        <w:t xml:space="preserve">Ingram DD, Parker JD, Schenker N,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United States Census 2000 population with bridged race categories. </w:t>
      </w:r>
      <w:r w:rsidRPr="006800AB">
        <w:rPr>
          <w:rFonts w:ascii="Times New Roman" w:eastAsia="Times New Roman" w:hAnsi="Times New Roman"/>
          <w:i/>
          <w:iCs/>
          <w:noProof/>
          <w:sz w:val="24"/>
        </w:rPr>
        <w:t>Vital Health Stat 2</w:t>
      </w:r>
      <w:r w:rsidRPr="006800AB">
        <w:rPr>
          <w:rFonts w:ascii="Times New Roman" w:eastAsia="Times New Roman" w:hAnsi="Times New Roman"/>
          <w:noProof/>
          <w:sz w:val="24"/>
        </w:rPr>
        <w:t xml:space="preserve"> 2003; : 1–55.</w:t>
      </w:r>
    </w:p>
    <w:p w14:paraId="7C431A65"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17</w:t>
      </w:r>
      <w:r w:rsidRPr="006800AB">
        <w:rPr>
          <w:rFonts w:ascii="Times New Roman" w:eastAsia="Times New Roman" w:hAnsi="Times New Roman"/>
          <w:noProof/>
          <w:sz w:val="24"/>
        </w:rPr>
        <w:tab/>
        <w:t xml:space="preserve">Dee DP, Uppala SM, Simmons AJ,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The ERA-Interim reanalysis: configuration and performance of the data assimilation system. </w:t>
      </w:r>
      <w:r w:rsidRPr="006800AB">
        <w:rPr>
          <w:rFonts w:ascii="Times New Roman" w:eastAsia="Times New Roman" w:hAnsi="Times New Roman"/>
          <w:i/>
          <w:iCs/>
          <w:noProof/>
          <w:sz w:val="24"/>
        </w:rPr>
        <w:t>Q J R Meteorol Soc</w:t>
      </w:r>
      <w:r w:rsidRPr="006800AB">
        <w:rPr>
          <w:rFonts w:ascii="Times New Roman" w:eastAsia="Times New Roman" w:hAnsi="Times New Roman"/>
          <w:noProof/>
          <w:sz w:val="24"/>
        </w:rPr>
        <w:t xml:space="preserve"> 2011; </w:t>
      </w:r>
      <w:r w:rsidRPr="006800AB">
        <w:rPr>
          <w:rFonts w:ascii="Times New Roman" w:eastAsia="Times New Roman" w:hAnsi="Times New Roman"/>
          <w:b/>
          <w:bCs/>
          <w:noProof/>
          <w:sz w:val="24"/>
        </w:rPr>
        <w:t>137</w:t>
      </w:r>
      <w:r w:rsidRPr="006800AB">
        <w:rPr>
          <w:rFonts w:ascii="Times New Roman" w:eastAsia="Times New Roman" w:hAnsi="Times New Roman"/>
          <w:noProof/>
          <w:sz w:val="24"/>
        </w:rPr>
        <w:t>: 553–97.</w:t>
      </w:r>
    </w:p>
    <w:p w14:paraId="35588F8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18</w:t>
      </w:r>
      <w:r w:rsidRPr="006800AB">
        <w:rPr>
          <w:rFonts w:ascii="Times New Roman" w:eastAsia="Times New Roman" w:hAnsi="Times New Roman"/>
          <w:noProof/>
          <w:sz w:val="24"/>
        </w:rPr>
        <w:tab/>
        <w:t>Wallace JM, Hobbs P V. Atmospheric Science: An Introductory Survey: Second Edition. 2006 DOI:10.1016/C2009-0-00034-8.</w:t>
      </w:r>
    </w:p>
    <w:p w14:paraId="2185F04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19</w:t>
      </w:r>
      <w:r w:rsidRPr="006800AB">
        <w:rPr>
          <w:rFonts w:ascii="Times New Roman" w:eastAsia="Times New Roman" w:hAnsi="Times New Roman"/>
          <w:noProof/>
          <w:sz w:val="24"/>
        </w:rPr>
        <w:tab/>
        <w:t xml:space="preserve">Parks RM, Bennett JE, Foreman KJ, Toumi R, Ezzati M. National and regional seasonal dynamics of all-cause and cause-specific mortality in the USA from 1980 to 2016. </w:t>
      </w:r>
      <w:r w:rsidRPr="006800AB">
        <w:rPr>
          <w:rFonts w:ascii="Times New Roman" w:eastAsia="Times New Roman" w:hAnsi="Times New Roman"/>
          <w:i/>
          <w:iCs/>
          <w:noProof/>
          <w:sz w:val="24"/>
        </w:rPr>
        <w:t>Elife</w:t>
      </w:r>
      <w:r w:rsidRPr="006800AB">
        <w:rPr>
          <w:rFonts w:ascii="Times New Roman" w:eastAsia="Times New Roman" w:hAnsi="Times New Roman"/>
          <w:noProof/>
          <w:sz w:val="24"/>
        </w:rPr>
        <w:t xml:space="preserve"> 2018; </w:t>
      </w:r>
      <w:r w:rsidRPr="006800AB">
        <w:rPr>
          <w:rFonts w:ascii="Times New Roman" w:eastAsia="Times New Roman" w:hAnsi="Times New Roman"/>
          <w:b/>
          <w:bCs/>
          <w:noProof/>
          <w:sz w:val="24"/>
        </w:rPr>
        <w:t>7</w:t>
      </w:r>
      <w:r w:rsidRPr="006800AB">
        <w:rPr>
          <w:rFonts w:ascii="Times New Roman" w:eastAsia="Times New Roman" w:hAnsi="Times New Roman"/>
          <w:noProof/>
          <w:sz w:val="24"/>
        </w:rPr>
        <w:t>. DOI:10.7554/eLife.35500.</w:t>
      </w:r>
    </w:p>
    <w:p w14:paraId="2A5E9D6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20</w:t>
      </w:r>
      <w:r w:rsidRPr="006800AB">
        <w:rPr>
          <w:rFonts w:ascii="Times New Roman" w:eastAsia="Times New Roman" w:hAnsi="Times New Roman"/>
          <w:noProof/>
          <w:sz w:val="24"/>
        </w:rPr>
        <w:tab/>
        <w:t>Rue H, Held L. Gaussian Markov random fields. Theory and applications. 2005 DOI:10.1007/s00184-007-0162-3.</w:t>
      </w:r>
    </w:p>
    <w:p w14:paraId="0AC9E75E"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21</w:t>
      </w:r>
      <w:r w:rsidRPr="006800AB">
        <w:rPr>
          <w:rFonts w:ascii="Times New Roman" w:eastAsia="Times New Roman" w:hAnsi="Times New Roman"/>
          <w:noProof/>
          <w:sz w:val="24"/>
        </w:rPr>
        <w:tab/>
        <w:t xml:space="preserve">Besag J. Spatial interaction and the statistical snalysis of lattice systems. </w:t>
      </w:r>
      <w:r w:rsidRPr="006800AB">
        <w:rPr>
          <w:rFonts w:ascii="Times New Roman" w:eastAsia="Times New Roman" w:hAnsi="Times New Roman"/>
          <w:i/>
          <w:iCs/>
          <w:noProof/>
          <w:sz w:val="24"/>
        </w:rPr>
        <w:t>J R Stat Soc Ser B (Statistical Methodol</w:t>
      </w:r>
      <w:r w:rsidRPr="006800AB">
        <w:rPr>
          <w:rFonts w:ascii="Times New Roman" w:eastAsia="Times New Roman" w:hAnsi="Times New Roman"/>
          <w:noProof/>
          <w:sz w:val="24"/>
        </w:rPr>
        <w:t xml:space="preserve"> 1974. DOI:10.2307/2984812.</w:t>
      </w:r>
    </w:p>
    <w:p w14:paraId="7EBDBE49"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22</w:t>
      </w:r>
      <w:r w:rsidRPr="006800AB">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6800AB">
        <w:rPr>
          <w:rFonts w:ascii="Times New Roman" w:eastAsia="Times New Roman" w:hAnsi="Times New Roman"/>
          <w:i/>
          <w:iCs/>
          <w:noProof/>
          <w:sz w:val="24"/>
        </w:rPr>
        <w:t>J R Stat Soc Ser B Stat Methodol</w:t>
      </w:r>
      <w:r w:rsidRPr="006800AB">
        <w:rPr>
          <w:rFonts w:ascii="Times New Roman" w:eastAsia="Times New Roman" w:hAnsi="Times New Roman"/>
          <w:noProof/>
          <w:sz w:val="24"/>
        </w:rPr>
        <w:t xml:space="preserve"> 2009. DOI:10.1111/j.1467-9868.2008.00700.x.</w:t>
      </w:r>
    </w:p>
    <w:p w14:paraId="5039FF1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23</w:t>
      </w:r>
      <w:r w:rsidRPr="006800AB">
        <w:rPr>
          <w:rFonts w:ascii="Times New Roman" w:eastAsia="Times New Roman" w:hAnsi="Times New Roman"/>
          <w:noProof/>
          <w:sz w:val="24"/>
        </w:rPr>
        <w:tab/>
        <w:t xml:space="preserve">Kontis V, Bennett JE, Mathers CD, Li G, Foreman K, Ezzati M. Future life expectancy in 35 industrialised countries: projections with a Bayesian model ensemble. </w:t>
      </w:r>
      <w:r w:rsidRPr="006800AB">
        <w:rPr>
          <w:rFonts w:ascii="Times New Roman" w:eastAsia="Times New Roman" w:hAnsi="Times New Roman"/>
          <w:i/>
          <w:iCs/>
          <w:noProof/>
          <w:sz w:val="24"/>
        </w:rPr>
        <w:t>Lancet</w:t>
      </w:r>
      <w:r w:rsidRPr="006800AB">
        <w:rPr>
          <w:rFonts w:ascii="Times New Roman" w:eastAsia="Times New Roman" w:hAnsi="Times New Roman"/>
          <w:noProof/>
          <w:sz w:val="24"/>
        </w:rPr>
        <w:t xml:space="preserve"> 2017. DOI:10.1016/S0140-6736(16)32381-9.</w:t>
      </w:r>
    </w:p>
    <w:p w14:paraId="5BFCDA78"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24</w:t>
      </w:r>
      <w:r w:rsidRPr="006800AB">
        <w:rPr>
          <w:rFonts w:ascii="Times New Roman" w:eastAsia="Times New Roman" w:hAnsi="Times New Roman"/>
          <w:noProof/>
          <w:sz w:val="24"/>
        </w:rPr>
        <w:tab/>
        <w:t xml:space="preserve">Page LA, Hajat S, Kovats RS. Relationship between daily suicide counts and temperature in England and Wales. </w:t>
      </w:r>
      <w:r w:rsidRPr="006800AB">
        <w:rPr>
          <w:rFonts w:ascii="Times New Roman" w:eastAsia="Times New Roman" w:hAnsi="Times New Roman"/>
          <w:i/>
          <w:iCs/>
          <w:noProof/>
          <w:sz w:val="24"/>
        </w:rPr>
        <w:t>Br J Psychiatry</w:t>
      </w:r>
      <w:r w:rsidRPr="006800AB">
        <w:rPr>
          <w:rFonts w:ascii="Times New Roman" w:eastAsia="Times New Roman" w:hAnsi="Times New Roman"/>
          <w:noProof/>
          <w:sz w:val="24"/>
        </w:rPr>
        <w:t xml:space="preserve"> 2007. DOI:10.1192/bjp.bp.106.031948.</w:t>
      </w:r>
    </w:p>
    <w:p w14:paraId="0E560CC2"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25</w:t>
      </w:r>
      <w:r w:rsidRPr="006800AB">
        <w:rPr>
          <w:rFonts w:ascii="Times New Roman" w:eastAsia="Times New Roman" w:hAnsi="Times New Roman"/>
          <w:noProof/>
          <w:sz w:val="24"/>
        </w:rPr>
        <w:tab/>
        <w:t xml:space="preserve">Burke M, González F, Baylis P,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Higher temperatures increase suicide rates in the United States and Mexico. </w:t>
      </w:r>
      <w:r w:rsidRPr="006800AB">
        <w:rPr>
          <w:rFonts w:ascii="Times New Roman" w:eastAsia="Times New Roman" w:hAnsi="Times New Roman"/>
          <w:i/>
          <w:iCs/>
          <w:noProof/>
          <w:sz w:val="24"/>
        </w:rPr>
        <w:t>Nat Clim Chang</w:t>
      </w:r>
      <w:r w:rsidRPr="006800AB">
        <w:rPr>
          <w:rFonts w:ascii="Times New Roman" w:eastAsia="Times New Roman" w:hAnsi="Times New Roman"/>
          <w:noProof/>
          <w:sz w:val="24"/>
        </w:rPr>
        <w:t xml:space="preserve"> 2018. DOI:10.1038/s41558-018-0222-x.</w:t>
      </w:r>
    </w:p>
    <w:p w14:paraId="163415D1"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26</w:t>
      </w:r>
      <w:r w:rsidRPr="006800AB">
        <w:rPr>
          <w:rFonts w:ascii="Times New Roman" w:eastAsia="Times New Roman" w:hAnsi="Times New Roman"/>
          <w:noProof/>
          <w:sz w:val="24"/>
        </w:rPr>
        <w:tab/>
        <w:t xml:space="preserve">Orru H, Åström DO. Increases in external cause mortality due to high and low temperatures: evidence from northeastern Europe. </w:t>
      </w:r>
      <w:r w:rsidRPr="006800AB">
        <w:rPr>
          <w:rFonts w:ascii="Times New Roman" w:eastAsia="Times New Roman" w:hAnsi="Times New Roman"/>
          <w:i/>
          <w:iCs/>
          <w:noProof/>
          <w:sz w:val="24"/>
        </w:rPr>
        <w:t>Int J Biometeorol</w:t>
      </w:r>
      <w:r w:rsidRPr="006800AB">
        <w:rPr>
          <w:rFonts w:ascii="Times New Roman" w:eastAsia="Times New Roman" w:hAnsi="Times New Roman"/>
          <w:noProof/>
          <w:sz w:val="24"/>
        </w:rPr>
        <w:t xml:space="preserve"> 2017. DOI:10.1007/s00484-016-1270-4.</w:t>
      </w:r>
    </w:p>
    <w:p w14:paraId="6735B443"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27</w:t>
      </w:r>
      <w:r w:rsidRPr="006800AB">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6800AB">
        <w:rPr>
          <w:rFonts w:ascii="Times New Roman" w:eastAsia="Times New Roman" w:hAnsi="Times New Roman"/>
          <w:i/>
          <w:iCs/>
          <w:noProof/>
          <w:sz w:val="24"/>
        </w:rPr>
        <w:t>BMJ Open</w:t>
      </w:r>
      <w:r w:rsidRPr="006800AB">
        <w:rPr>
          <w:rFonts w:ascii="Times New Roman" w:eastAsia="Times New Roman" w:hAnsi="Times New Roman"/>
          <w:noProof/>
          <w:sz w:val="24"/>
        </w:rPr>
        <w:t xml:space="preserve"> 2016. DOI:10.1136/bmjopen-2015-010399.</w:t>
      </w:r>
    </w:p>
    <w:p w14:paraId="1251572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28</w:t>
      </w:r>
      <w:r w:rsidRPr="006800AB">
        <w:rPr>
          <w:rFonts w:ascii="Times New Roman" w:eastAsia="Times New Roman" w:hAnsi="Times New Roman"/>
          <w:noProof/>
          <w:sz w:val="24"/>
        </w:rPr>
        <w:tab/>
        <w:t xml:space="preserve">Ranson M. Crime, weather, and climate change. </w:t>
      </w:r>
      <w:r w:rsidRPr="006800AB">
        <w:rPr>
          <w:rFonts w:ascii="Times New Roman" w:eastAsia="Times New Roman" w:hAnsi="Times New Roman"/>
          <w:i/>
          <w:iCs/>
          <w:noProof/>
          <w:sz w:val="24"/>
        </w:rPr>
        <w:t>J Environ Econ Manage</w:t>
      </w:r>
      <w:r w:rsidRPr="006800AB">
        <w:rPr>
          <w:rFonts w:ascii="Times New Roman" w:eastAsia="Times New Roman" w:hAnsi="Times New Roman"/>
          <w:noProof/>
          <w:sz w:val="24"/>
        </w:rPr>
        <w:t xml:space="preserve"> 2014. DOI:10.1016/j.jeem.2013.11.008.</w:t>
      </w:r>
    </w:p>
    <w:p w14:paraId="5589C484"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29</w:t>
      </w:r>
      <w:r w:rsidRPr="006800AB">
        <w:rPr>
          <w:rFonts w:ascii="Times New Roman" w:eastAsia="Times New Roman" w:hAnsi="Times New Roman"/>
          <w:noProof/>
          <w:sz w:val="24"/>
        </w:rPr>
        <w:tab/>
        <w:t xml:space="preserve">Mares D. Climate change and levels of violence in socially disadvantaged neighborhood groups. </w:t>
      </w:r>
      <w:r w:rsidRPr="006800AB">
        <w:rPr>
          <w:rFonts w:ascii="Times New Roman" w:eastAsia="Times New Roman" w:hAnsi="Times New Roman"/>
          <w:i/>
          <w:iCs/>
          <w:noProof/>
          <w:sz w:val="24"/>
        </w:rPr>
        <w:t>J Urban Heal</w:t>
      </w:r>
      <w:r w:rsidRPr="006800AB">
        <w:rPr>
          <w:rFonts w:ascii="Times New Roman" w:eastAsia="Times New Roman" w:hAnsi="Times New Roman"/>
          <w:noProof/>
          <w:sz w:val="24"/>
        </w:rPr>
        <w:t xml:space="preserve"> 2013. DOI:10.1007/s11524-013-9791-1.</w:t>
      </w:r>
    </w:p>
    <w:p w14:paraId="2144E92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30</w:t>
      </w:r>
      <w:r w:rsidRPr="006800AB">
        <w:rPr>
          <w:rFonts w:ascii="Times New Roman" w:eastAsia="Times New Roman" w:hAnsi="Times New Roman"/>
          <w:noProof/>
          <w:sz w:val="24"/>
        </w:rPr>
        <w:tab/>
        <w:t xml:space="preserve">Burke MB, Miguel E, Satyanath S, Dykema JA, Lobell DB. Warming increases the risk of civil war in Africa. </w:t>
      </w:r>
      <w:r w:rsidRPr="006800AB">
        <w:rPr>
          <w:rFonts w:ascii="Times New Roman" w:eastAsia="Times New Roman" w:hAnsi="Times New Roman"/>
          <w:i/>
          <w:iCs/>
          <w:noProof/>
          <w:sz w:val="24"/>
        </w:rPr>
        <w:t>Proc Natl Acad Sci</w:t>
      </w:r>
      <w:r w:rsidRPr="006800AB">
        <w:rPr>
          <w:rFonts w:ascii="Times New Roman" w:eastAsia="Times New Roman" w:hAnsi="Times New Roman"/>
          <w:noProof/>
          <w:sz w:val="24"/>
        </w:rPr>
        <w:t xml:space="preserve"> 2009. DOI:10.1073/pnas.0907998106.</w:t>
      </w:r>
    </w:p>
    <w:p w14:paraId="6BB03D0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31</w:t>
      </w:r>
      <w:r w:rsidRPr="006800AB">
        <w:rPr>
          <w:rFonts w:ascii="Times New Roman" w:eastAsia="Times New Roman" w:hAnsi="Times New Roman"/>
          <w:noProof/>
          <w:sz w:val="24"/>
        </w:rPr>
        <w:tab/>
        <w:t xml:space="preserve">Hsiang SM, Burke M, Miguel E. Quantifying the Influence of Climate on Human Conflict. </w:t>
      </w:r>
      <w:r w:rsidRPr="006800AB">
        <w:rPr>
          <w:rFonts w:ascii="Times New Roman" w:eastAsia="Times New Roman" w:hAnsi="Times New Roman"/>
          <w:i/>
          <w:iCs/>
          <w:noProof/>
          <w:sz w:val="24"/>
        </w:rPr>
        <w:t>Science (80- )</w:t>
      </w:r>
      <w:r w:rsidRPr="006800AB">
        <w:rPr>
          <w:rFonts w:ascii="Times New Roman" w:eastAsia="Times New Roman" w:hAnsi="Times New Roman"/>
          <w:noProof/>
          <w:sz w:val="24"/>
        </w:rPr>
        <w:t xml:space="preserve"> 2013. DOI:10.1126/science.1235367.</w:t>
      </w:r>
    </w:p>
    <w:p w14:paraId="6323000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lastRenderedPageBreak/>
        <w:t>32</w:t>
      </w:r>
      <w:r w:rsidRPr="006800AB">
        <w:rPr>
          <w:rFonts w:ascii="Times New Roman" w:eastAsia="Times New Roman" w:hAnsi="Times New Roman"/>
          <w:noProof/>
          <w:sz w:val="24"/>
        </w:rPr>
        <w:tab/>
        <w:t xml:space="preserve">Hsiang SM, Meng KC, Cane MA. Civil conflicts are associated with the global climate. </w:t>
      </w:r>
      <w:r w:rsidRPr="006800AB">
        <w:rPr>
          <w:rFonts w:ascii="Times New Roman" w:eastAsia="Times New Roman" w:hAnsi="Times New Roman"/>
          <w:i/>
          <w:iCs/>
          <w:noProof/>
          <w:sz w:val="24"/>
        </w:rPr>
        <w:t>Nature</w:t>
      </w:r>
      <w:r w:rsidRPr="006800AB">
        <w:rPr>
          <w:rFonts w:ascii="Times New Roman" w:eastAsia="Times New Roman" w:hAnsi="Times New Roman"/>
          <w:noProof/>
          <w:sz w:val="24"/>
        </w:rPr>
        <w:t xml:space="preserve"> 2011. DOI:10.1038/nature10311.</w:t>
      </w:r>
    </w:p>
    <w:p w14:paraId="50C5D4F4"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33</w:t>
      </w:r>
      <w:r w:rsidRPr="006800AB">
        <w:rPr>
          <w:rFonts w:ascii="Times New Roman" w:eastAsia="Times New Roman" w:hAnsi="Times New Roman"/>
          <w:noProof/>
          <w:sz w:val="24"/>
        </w:rPr>
        <w:tab/>
        <w:t xml:space="preserve">O’Loughlin J, Witmer FDW, Linke AM, Laing A, Gettelman A, Dudhia J. Climate variability and conflict risk in East Africa, 1990-2009. </w:t>
      </w:r>
      <w:r w:rsidRPr="006800AB">
        <w:rPr>
          <w:rFonts w:ascii="Times New Roman" w:eastAsia="Times New Roman" w:hAnsi="Times New Roman"/>
          <w:i/>
          <w:iCs/>
          <w:noProof/>
          <w:sz w:val="24"/>
        </w:rPr>
        <w:t>Proc Natl Acad Sci</w:t>
      </w:r>
      <w:r w:rsidRPr="006800AB">
        <w:rPr>
          <w:rFonts w:ascii="Times New Roman" w:eastAsia="Times New Roman" w:hAnsi="Times New Roman"/>
          <w:noProof/>
          <w:sz w:val="24"/>
        </w:rPr>
        <w:t xml:space="preserve"> 2012. DOI:10.1073/pnas.1205130109.</w:t>
      </w:r>
    </w:p>
    <w:p w14:paraId="5087738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34</w:t>
      </w:r>
      <w:r w:rsidRPr="006800AB">
        <w:rPr>
          <w:rFonts w:ascii="Times New Roman" w:eastAsia="Times New Roman" w:hAnsi="Times New Roman"/>
          <w:noProof/>
          <w:sz w:val="24"/>
        </w:rPr>
        <w:tab/>
        <w:t xml:space="preserve">N.D. S, M. C-L, E. S, J. A, J. A. Colder weather and fewer sunlight hours increase the weight of alcohol as a cause of cirrhosis worldwide. </w:t>
      </w:r>
      <w:r w:rsidRPr="006800AB">
        <w:rPr>
          <w:rFonts w:ascii="Times New Roman" w:eastAsia="Times New Roman" w:hAnsi="Times New Roman"/>
          <w:i/>
          <w:iCs/>
          <w:noProof/>
          <w:sz w:val="24"/>
        </w:rPr>
        <w:t>Gastroenterology</w:t>
      </w:r>
      <w:r w:rsidRPr="006800AB">
        <w:rPr>
          <w:rFonts w:ascii="Times New Roman" w:eastAsia="Times New Roman" w:hAnsi="Times New Roman"/>
          <w:noProof/>
          <w:sz w:val="24"/>
        </w:rPr>
        <w:t xml:space="preserve"> 2017.</w:t>
      </w:r>
    </w:p>
    <w:p w14:paraId="7766CDB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35</w:t>
      </w:r>
      <w:r w:rsidRPr="006800AB">
        <w:rPr>
          <w:rFonts w:ascii="Times New Roman" w:eastAsia="Times New Roman" w:hAnsi="Times New Roman"/>
          <w:noProof/>
          <w:sz w:val="24"/>
        </w:rPr>
        <w:tab/>
        <w:t xml:space="preserve">Datla S, Sahu P, Roh H-J, Sharma S. A Comprehensive Analysis of the Association of Highway Traffic with Winter Weather Conditions. </w:t>
      </w:r>
      <w:r w:rsidRPr="006800AB">
        <w:rPr>
          <w:rFonts w:ascii="Times New Roman" w:eastAsia="Times New Roman" w:hAnsi="Times New Roman"/>
          <w:i/>
          <w:iCs/>
          <w:noProof/>
          <w:sz w:val="24"/>
        </w:rPr>
        <w:t>Procedia - Soc Behav Sci</w:t>
      </w:r>
      <w:r w:rsidRPr="006800AB">
        <w:rPr>
          <w:rFonts w:ascii="Times New Roman" w:eastAsia="Times New Roman" w:hAnsi="Times New Roman"/>
          <w:noProof/>
          <w:sz w:val="24"/>
        </w:rPr>
        <w:t xml:space="preserve"> 2013. DOI:10.1016/j.sbspro.2013.11.143.</w:t>
      </w:r>
    </w:p>
    <w:p w14:paraId="3DEDD11F"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36</w:t>
      </w:r>
      <w:r w:rsidRPr="006800AB">
        <w:rPr>
          <w:rFonts w:ascii="Times New Roman" w:eastAsia="Times New Roman" w:hAnsi="Times New Roman"/>
          <w:noProof/>
          <w:sz w:val="24"/>
        </w:rPr>
        <w:tab/>
        <w:t xml:space="preserve">Roh H-J, Sahu PK, Sharma S, Datla S, Mehran B. Statistical Investigations of Snowfall and Temperature Interaction with Passenger Car and Truck Traffic on Primary Highways in Canada. </w:t>
      </w:r>
      <w:r w:rsidRPr="006800AB">
        <w:rPr>
          <w:rFonts w:ascii="Times New Roman" w:eastAsia="Times New Roman" w:hAnsi="Times New Roman"/>
          <w:i/>
          <w:iCs/>
          <w:noProof/>
          <w:sz w:val="24"/>
        </w:rPr>
        <w:t>J Cold Reg Eng</w:t>
      </w:r>
      <w:r w:rsidRPr="006800AB">
        <w:rPr>
          <w:rFonts w:ascii="Times New Roman" w:eastAsia="Times New Roman" w:hAnsi="Times New Roman"/>
          <w:noProof/>
          <w:sz w:val="24"/>
        </w:rPr>
        <w:t xml:space="preserve"> 2016. DOI:10.1061/(ASCE)CR.1943-5495.0000099.</w:t>
      </w:r>
    </w:p>
    <w:p w14:paraId="677C7996"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37</w:t>
      </w:r>
      <w:r w:rsidRPr="006800AB">
        <w:rPr>
          <w:rFonts w:ascii="Times New Roman" w:eastAsia="Times New Roman" w:hAnsi="Times New Roman"/>
          <w:noProof/>
          <w:sz w:val="24"/>
        </w:rPr>
        <w:tab/>
        <w:t xml:space="preserve">Roh H-J, Datla S, Sharma S. Effect of Snow, Temperature and Their Interaction on Highway Truck Traffic. </w:t>
      </w:r>
      <w:r w:rsidRPr="006800AB">
        <w:rPr>
          <w:rFonts w:ascii="Times New Roman" w:eastAsia="Times New Roman" w:hAnsi="Times New Roman"/>
          <w:i/>
          <w:iCs/>
          <w:noProof/>
          <w:sz w:val="24"/>
        </w:rPr>
        <w:t>J Transp Techn</w:t>
      </w:r>
      <w:r w:rsidRPr="006800AB">
        <w:rPr>
          <w:rFonts w:ascii="Times New Roman" w:eastAsia="Times New Roman" w:hAnsi="Times New Roman"/>
          <w:noProof/>
          <w:sz w:val="24"/>
        </w:rPr>
        <w:t xml:space="preserve"> 2013. DOI:10.4236/jtts.2013.31003.</w:t>
      </w:r>
    </w:p>
    <w:p w14:paraId="2D515BD7"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38</w:t>
      </w:r>
      <w:r w:rsidRPr="006800AB">
        <w:rPr>
          <w:rFonts w:ascii="Times New Roman" w:eastAsia="Times New Roman" w:hAnsi="Times New Roman"/>
          <w:noProof/>
          <w:sz w:val="24"/>
        </w:rPr>
        <w:tab/>
        <w:t xml:space="preserve">Roh HJ, Sharma S, Sahu PK. Modeling snow and cold effects for classified highway traffic volumes. </w:t>
      </w:r>
      <w:r w:rsidRPr="006800AB">
        <w:rPr>
          <w:rFonts w:ascii="Times New Roman" w:eastAsia="Times New Roman" w:hAnsi="Times New Roman"/>
          <w:i/>
          <w:iCs/>
          <w:noProof/>
          <w:sz w:val="24"/>
        </w:rPr>
        <w:t>KSCE J Civ Eng</w:t>
      </w:r>
      <w:r w:rsidRPr="006800AB">
        <w:rPr>
          <w:rFonts w:ascii="Times New Roman" w:eastAsia="Times New Roman" w:hAnsi="Times New Roman"/>
          <w:noProof/>
          <w:sz w:val="24"/>
        </w:rPr>
        <w:t xml:space="preserve"> 2016. DOI:10.1007/s12205-015-0236-0.</w:t>
      </w:r>
    </w:p>
    <w:p w14:paraId="253D139C"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39</w:t>
      </w:r>
      <w:r w:rsidRPr="006800AB">
        <w:rPr>
          <w:rFonts w:ascii="Times New Roman" w:eastAsia="Times New Roman" w:hAnsi="Times New Roman"/>
          <w:noProof/>
          <w:sz w:val="24"/>
        </w:rPr>
        <w:tab/>
        <w:t xml:space="preserve">Daanen HAM, Van De Vliert E, Huang X. Driving performance in cold, warm, and thermoneutral environments. </w:t>
      </w:r>
      <w:r w:rsidRPr="006800AB">
        <w:rPr>
          <w:rFonts w:ascii="Times New Roman" w:eastAsia="Times New Roman" w:hAnsi="Times New Roman"/>
          <w:i/>
          <w:iCs/>
          <w:noProof/>
          <w:sz w:val="24"/>
        </w:rPr>
        <w:t>Appl Ergon</w:t>
      </w:r>
      <w:r w:rsidRPr="006800AB">
        <w:rPr>
          <w:rFonts w:ascii="Times New Roman" w:eastAsia="Times New Roman" w:hAnsi="Times New Roman"/>
          <w:noProof/>
          <w:sz w:val="24"/>
        </w:rPr>
        <w:t xml:space="preserve"> 2003. DOI:10.1016/S0003-6870(03)00055-3.</w:t>
      </w:r>
    </w:p>
    <w:p w14:paraId="33260C9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40</w:t>
      </w:r>
      <w:r w:rsidRPr="006800AB">
        <w:rPr>
          <w:rFonts w:ascii="Times New Roman" w:eastAsia="Times New Roman" w:hAnsi="Times New Roman"/>
          <w:noProof/>
          <w:sz w:val="24"/>
        </w:rPr>
        <w:tab/>
        <w:t xml:space="preserve">Zlatoper TJ. Determinants of motor vehicle deaths in the united states: A cross-sectional analysis. </w:t>
      </w:r>
      <w:r w:rsidRPr="006800AB">
        <w:rPr>
          <w:rFonts w:ascii="Times New Roman" w:eastAsia="Times New Roman" w:hAnsi="Times New Roman"/>
          <w:i/>
          <w:iCs/>
          <w:noProof/>
          <w:sz w:val="24"/>
        </w:rPr>
        <w:t>Accid Anal Prev</w:t>
      </w:r>
      <w:r w:rsidRPr="006800AB">
        <w:rPr>
          <w:rFonts w:ascii="Times New Roman" w:eastAsia="Times New Roman" w:hAnsi="Times New Roman"/>
          <w:noProof/>
          <w:sz w:val="24"/>
        </w:rPr>
        <w:t xml:space="preserve"> 1991. DOI:10.1016/0001-4575(91)90062-A.</w:t>
      </w:r>
    </w:p>
    <w:p w14:paraId="55BE7458"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41</w:t>
      </w:r>
      <w:r w:rsidRPr="006800AB">
        <w:rPr>
          <w:rFonts w:ascii="Times New Roman" w:eastAsia="Times New Roman" w:hAnsi="Times New Roman"/>
          <w:noProof/>
          <w:sz w:val="24"/>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06822C3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42</w:t>
      </w:r>
      <w:r w:rsidRPr="006800AB">
        <w:rPr>
          <w:rFonts w:ascii="Times New Roman" w:eastAsia="Times New Roman" w:hAnsi="Times New Roman"/>
          <w:noProof/>
          <w:sz w:val="24"/>
        </w:rPr>
        <w:tab/>
        <w:t xml:space="preserve">Wyon DP, Wyon I, Norin F. Effects of moderate heat stress on driver vigilance in a moving vehicle. </w:t>
      </w:r>
      <w:r w:rsidRPr="006800AB">
        <w:rPr>
          <w:rFonts w:ascii="Times New Roman" w:eastAsia="Times New Roman" w:hAnsi="Times New Roman"/>
          <w:i/>
          <w:iCs/>
          <w:noProof/>
          <w:sz w:val="24"/>
        </w:rPr>
        <w:t>Ergonomics</w:t>
      </w:r>
      <w:r w:rsidRPr="006800AB">
        <w:rPr>
          <w:rFonts w:ascii="Times New Roman" w:eastAsia="Times New Roman" w:hAnsi="Times New Roman"/>
          <w:noProof/>
          <w:sz w:val="24"/>
        </w:rPr>
        <w:t xml:space="preserve"> 1996. DOI:10.1080/00140139608964434.</w:t>
      </w:r>
    </w:p>
    <w:p w14:paraId="4AE7D296"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43</w:t>
      </w:r>
      <w:r w:rsidRPr="006800AB">
        <w:rPr>
          <w:rFonts w:ascii="Times New Roman" w:eastAsia="Times New Roman" w:hAnsi="Times New Roman"/>
          <w:noProof/>
          <w:sz w:val="24"/>
        </w:rPr>
        <w:tab/>
        <w:t xml:space="preserve">Voas RB, Torres P, Romano E, Lacey JH. Alcohol-Related Risk of Driver Fatalities: An Update Using 2007 Data. </w:t>
      </w:r>
      <w:r w:rsidRPr="006800AB">
        <w:rPr>
          <w:rFonts w:ascii="Times New Roman" w:eastAsia="Times New Roman" w:hAnsi="Times New Roman"/>
          <w:i/>
          <w:iCs/>
          <w:noProof/>
          <w:sz w:val="24"/>
        </w:rPr>
        <w:t>J Stud Alcohol Drugs</w:t>
      </w:r>
      <w:r w:rsidRPr="006800AB">
        <w:rPr>
          <w:rFonts w:ascii="Times New Roman" w:eastAsia="Times New Roman" w:hAnsi="Times New Roman"/>
          <w:noProof/>
          <w:sz w:val="24"/>
        </w:rPr>
        <w:t xml:space="preserve"> 2012. DOI:10.15288/jsad.2012.73.341.</w:t>
      </w:r>
    </w:p>
    <w:p w14:paraId="3A86A7B3"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44</w:t>
      </w:r>
      <w:r w:rsidRPr="006800AB">
        <w:rPr>
          <w:rFonts w:ascii="Times New Roman" w:eastAsia="Times New Roman" w:hAnsi="Times New Roman"/>
          <w:noProof/>
          <w:sz w:val="24"/>
        </w:rPr>
        <w:tab/>
        <w:t>Ambrose AF, Paul G, Hausdorff JM. Risk factors for falls among older adults: A review of the literature. Maturitas. 2013. DOI:10.1016/j.maturitas.2013.02.009.</w:t>
      </w:r>
    </w:p>
    <w:p w14:paraId="5ADC4462"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45</w:t>
      </w:r>
      <w:r w:rsidRPr="006800AB">
        <w:rPr>
          <w:rFonts w:ascii="Times New Roman" w:eastAsia="Times New Roman" w:hAnsi="Times New Roman"/>
          <w:noProof/>
          <w:sz w:val="24"/>
        </w:rPr>
        <w:tab/>
        <w:t xml:space="preserve">Kelsey JL, Berry SD, Procter-Gray E,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6800AB">
        <w:rPr>
          <w:rFonts w:ascii="Times New Roman" w:eastAsia="Times New Roman" w:hAnsi="Times New Roman"/>
          <w:i/>
          <w:iCs/>
          <w:noProof/>
          <w:sz w:val="24"/>
        </w:rPr>
        <w:t>J Am Geriatr Soc</w:t>
      </w:r>
      <w:r w:rsidRPr="006800AB">
        <w:rPr>
          <w:rFonts w:ascii="Times New Roman" w:eastAsia="Times New Roman" w:hAnsi="Times New Roman"/>
          <w:noProof/>
          <w:sz w:val="24"/>
        </w:rPr>
        <w:t xml:space="preserve"> 2010. DOI:10.1111/j.1532-5415.2010.03062.x.</w:t>
      </w:r>
    </w:p>
    <w:p w14:paraId="4F3852F2"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46</w:t>
      </w:r>
      <w:r w:rsidRPr="006800AB">
        <w:rPr>
          <w:rFonts w:ascii="Times New Roman" w:eastAsia="Times New Roman" w:hAnsi="Times New Roman"/>
          <w:noProof/>
          <w:sz w:val="24"/>
        </w:rPr>
        <w:tab/>
        <w:t xml:space="preserve">Xu J. Unintentional drowning deaths in the United States, 1999-2010. </w:t>
      </w:r>
      <w:r w:rsidRPr="006800AB">
        <w:rPr>
          <w:rFonts w:ascii="Times New Roman" w:eastAsia="Times New Roman" w:hAnsi="Times New Roman"/>
          <w:i/>
          <w:iCs/>
          <w:noProof/>
          <w:sz w:val="24"/>
        </w:rPr>
        <w:t>NCHS Data Brief</w:t>
      </w:r>
      <w:r w:rsidRPr="006800AB">
        <w:rPr>
          <w:rFonts w:ascii="Times New Roman" w:eastAsia="Times New Roman" w:hAnsi="Times New Roman"/>
          <w:noProof/>
          <w:sz w:val="24"/>
        </w:rPr>
        <w:t xml:space="preserve"> 2014.</w:t>
      </w:r>
    </w:p>
    <w:p w14:paraId="3ED2E49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lastRenderedPageBreak/>
        <w:t>47</w:t>
      </w:r>
      <w:r w:rsidRPr="006800AB">
        <w:rPr>
          <w:rFonts w:ascii="Times New Roman" w:eastAsia="Times New Roman" w:hAnsi="Times New Roman"/>
          <w:noProof/>
          <w:sz w:val="24"/>
        </w:rPr>
        <w:tab/>
        <w:t xml:space="preserve">Glaeser EL, Sacerdote B, Scheinkman JA. Crime and Social Interactions. </w:t>
      </w:r>
      <w:r w:rsidRPr="006800AB">
        <w:rPr>
          <w:rFonts w:ascii="Times New Roman" w:eastAsia="Times New Roman" w:hAnsi="Times New Roman"/>
          <w:i/>
          <w:iCs/>
          <w:noProof/>
          <w:sz w:val="24"/>
        </w:rPr>
        <w:t>Q J Econ</w:t>
      </w:r>
      <w:r w:rsidRPr="006800AB">
        <w:rPr>
          <w:rFonts w:ascii="Times New Roman" w:eastAsia="Times New Roman" w:hAnsi="Times New Roman"/>
          <w:noProof/>
          <w:sz w:val="24"/>
        </w:rPr>
        <w:t xml:space="preserve"> 1996. DOI:10.2307/2946686.</w:t>
      </w:r>
    </w:p>
    <w:p w14:paraId="3B98EE38"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48</w:t>
      </w:r>
      <w:r w:rsidRPr="006800AB">
        <w:rPr>
          <w:rFonts w:ascii="Times New Roman" w:eastAsia="Times New Roman" w:hAnsi="Times New Roman"/>
          <w:noProof/>
          <w:sz w:val="24"/>
        </w:rPr>
        <w:tab/>
        <w:t xml:space="preserve">Rotton J, Cohn EG. Global warming and U.S. crime rates: An application of routine activity theory. </w:t>
      </w:r>
      <w:r w:rsidRPr="006800AB">
        <w:rPr>
          <w:rFonts w:ascii="Times New Roman" w:eastAsia="Times New Roman" w:hAnsi="Times New Roman"/>
          <w:i/>
          <w:iCs/>
          <w:noProof/>
          <w:sz w:val="24"/>
        </w:rPr>
        <w:t>Environ Behav</w:t>
      </w:r>
      <w:r w:rsidRPr="006800AB">
        <w:rPr>
          <w:rFonts w:ascii="Times New Roman" w:eastAsia="Times New Roman" w:hAnsi="Times New Roman"/>
          <w:noProof/>
          <w:sz w:val="24"/>
        </w:rPr>
        <w:t xml:space="preserve"> 2003. DOI:10.1177/0013916503255565.</w:t>
      </w:r>
    </w:p>
    <w:p w14:paraId="74F7A10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49</w:t>
      </w:r>
      <w:r w:rsidRPr="006800AB">
        <w:rPr>
          <w:rFonts w:ascii="Times New Roman" w:eastAsia="Times New Roman" w:hAnsi="Times New Roman"/>
          <w:noProof/>
          <w:sz w:val="24"/>
        </w:rPr>
        <w:tab/>
        <w:t>Becker GS. Crime and Punishment: An Economic Approach. In: Economic Analysis of the Law: Selected Readings. 2007. DOI:10.1002/9780470752135.ch25.</w:t>
      </w:r>
    </w:p>
    <w:p w14:paraId="5AE861DA"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50</w:t>
      </w:r>
      <w:r w:rsidRPr="006800AB">
        <w:rPr>
          <w:rFonts w:ascii="Times New Roman" w:eastAsia="Times New Roman" w:hAnsi="Times New Roman"/>
          <w:noProof/>
          <w:sz w:val="24"/>
        </w:rPr>
        <w:tab/>
        <w:t>Jacob B, Lefgren LJ, Moretti E. The Dynamics of Criminal Behavior: Evidence from Weather Shocks. 2005 DOI:10.2139/ssrn.647644.</w:t>
      </w:r>
    </w:p>
    <w:p w14:paraId="1FFED4E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51</w:t>
      </w:r>
      <w:r w:rsidRPr="006800AB">
        <w:rPr>
          <w:rFonts w:ascii="Times New Roman" w:eastAsia="Times New Roman" w:hAnsi="Times New Roman"/>
          <w:noProof/>
          <w:sz w:val="24"/>
        </w:rPr>
        <w:tab/>
        <w:t>Anderson CA. Temperature and Aggression: Ubiquitous Effects of Heat on Occurrence of Human Violence. Psychol. Bull. 1989. DOI:10.1037/0033-2909.106.1.74.</w:t>
      </w:r>
    </w:p>
    <w:p w14:paraId="0E3B045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52</w:t>
      </w:r>
      <w:r w:rsidRPr="006800AB">
        <w:rPr>
          <w:rFonts w:ascii="Times New Roman" w:eastAsia="Times New Roman" w:hAnsi="Times New Roman"/>
          <w:noProof/>
          <w:sz w:val="24"/>
        </w:rPr>
        <w:tab/>
        <w:t xml:space="preserve">Baron RA, Bell PA. Aggression and heat: The influence of ambient temperature, negative affect, and a cooling drink on physical aggression. </w:t>
      </w:r>
      <w:r w:rsidRPr="006800AB">
        <w:rPr>
          <w:rFonts w:ascii="Times New Roman" w:eastAsia="Times New Roman" w:hAnsi="Times New Roman"/>
          <w:i/>
          <w:iCs/>
          <w:noProof/>
          <w:sz w:val="24"/>
        </w:rPr>
        <w:t>J Pers Soc Psychol</w:t>
      </w:r>
      <w:r w:rsidRPr="006800AB">
        <w:rPr>
          <w:rFonts w:ascii="Times New Roman" w:eastAsia="Times New Roman" w:hAnsi="Times New Roman"/>
          <w:noProof/>
          <w:sz w:val="24"/>
        </w:rPr>
        <w:t xml:space="preserve"> 1976. DOI:10.1037/0022-3514.33.3.245.</w:t>
      </w:r>
    </w:p>
    <w:p w14:paraId="0922C764" w14:textId="77777777" w:rsidR="006800AB" w:rsidRPr="006800AB" w:rsidRDefault="006800AB" w:rsidP="006800AB">
      <w:pPr>
        <w:widowControl w:val="0"/>
        <w:autoSpaceDE w:val="0"/>
        <w:autoSpaceDN w:val="0"/>
        <w:adjustRightInd w:val="0"/>
        <w:spacing w:line="240" w:lineRule="auto"/>
        <w:ind w:left="640" w:hanging="640"/>
        <w:rPr>
          <w:rFonts w:ascii="Times New Roman" w:hAnsi="Times New Roman"/>
          <w:noProof/>
          <w:sz w:val="24"/>
        </w:rPr>
      </w:pPr>
      <w:r w:rsidRPr="006800AB">
        <w:rPr>
          <w:rFonts w:ascii="Times New Roman" w:eastAsia="Times New Roman" w:hAnsi="Times New Roman"/>
          <w:noProof/>
          <w:sz w:val="24"/>
        </w:rPr>
        <w:t>53</w:t>
      </w:r>
      <w:r w:rsidRPr="006800AB">
        <w:rPr>
          <w:rFonts w:ascii="Times New Roman" w:eastAsia="Times New Roman" w:hAnsi="Times New Roman"/>
          <w:noProof/>
          <w:sz w:val="24"/>
        </w:rPr>
        <w:tab/>
        <w:t xml:space="preserve">Maystadt JF, Ecker O. Extreme weather and civil war: Does drought fuel conflict in Somalia through livestock price shocks? </w:t>
      </w:r>
      <w:r w:rsidRPr="006800AB">
        <w:rPr>
          <w:rFonts w:ascii="Times New Roman" w:eastAsia="Times New Roman" w:hAnsi="Times New Roman"/>
          <w:i/>
          <w:iCs/>
          <w:noProof/>
          <w:sz w:val="24"/>
        </w:rPr>
        <w:t>Am J Agric Econ</w:t>
      </w:r>
      <w:r w:rsidRPr="006800AB">
        <w:rPr>
          <w:rFonts w:ascii="Times New Roman" w:eastAsia="Times New Roman" w:hAnsi="Times New Roman"/>
          <w:noProof/>
          <w:sz w:val="24"/>
        </w:rPr>
        <w:t xml:space="preserve"> 2014. DOI:10.1093/ajae/aau010.</w:t>
      </w:r>
    </w:p>
    <w:p w14:paraId="14D0E6E5" w14:textId="04F07AF0" w:rsidR="009011C5" w:rsidRPr="00636C9B" w:rsidRDefault="00A55581" w:rsidP="006800AB">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8E46996" w14:textId="2323F352" w:rsidR="00AA16D4" w:rsidDel="00043D68" w:rsidRDefault="003007A1">
      <w:pPr>
        <w:spacing w:after="0" w:line="480" w:lineRule="auto"/>
        <w:jc w:val="both"/>
        <w:rPr>
          <w:ins w:id="934" w:author="Ezzati, Majid" w:date="2018-11-06T07:11:00Z"/>
          <w:del w:id="935" w:author="Parks, Robbie M" w:date="2018-11-13T15:32: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ins w:id="936" w:author="Ezzati, Majid" w:date="2018-11-06T07:09:00Z">
        <w:r w:rsidR="008A218F">
          <w:rPr>
            <w:rFonts w:ascii="Times New Roman" w:hAnsi="Times New Roman"/>
            <w:color w:val="000000" w:themeColor="text1"/>
            <w:sz w:val="24"/>
            <w:szCs w:val="24"/>
          </w:rPr>
          <w:t xml:space="preserve">representation </w:t>
        </w:r>
      </w:ins>
      <w:r w:rsidR="00AA16D4" w:rsidRPr="00171799">
        <w:rPr>
          <w:rFonts w:ascii="Times New Roman" w:hAnsi="Times New Roman"/>
          <w:color w:val="000000" w:themeColor="text1"/>
          <w:sz w:val="24"/>
          <w:szCs w:val="24"/>
        </w:rPr>
        <w:t>of</w:t>
      </w:r>
      <w:r w:rsidR="00AA16D4">
        <w:rPr>
          <w:rFonts w:ascii="Times New Roman" w:hAnsi="Times New Roman"/>
          <w:b/>
          <w:color w:val="000000" w:themeColor="text1"/>
          <w:sz w:val="24"/>
          <w:szCs w:val="24"/>
        </w:rPr>
        <w:t xml:space="preserve"> </w:t>
      </w:r>
      <w:del w:id="937" w:author="Ezzati, Majid" w:date="2018-11-06T07:09:00Z">
        <w:r w:rsidR="00171799" w:rsidDel="008A218F">
          <w:rPr>
            <w:rFonts w:ascii="Times New Roman" w:hAnsi="Times New Roman"/>
            <w:color w:val="000000" w:themeColor="text1"/>
            <w:sz w:val="24"/>
            <w:szCs w:val="24"/>
          </w:rPr>
          <w:delText>t</w:delText>
        </w:r>
        <w:r w:rsidR="002A5534" w:rsidRPr="00636C9B" w:rsidDel="008A218F">
          <w:rPr>
            <w:rFonts w:ascii="Times New Roman" w:hAnsi="Times New Roman"/>
            <w:color w:val="000000" w:themeColor="text1"/>
            <w:sz w:val="24"/>
            <w:szCs w:val="24"/>
          </w:rPr>
          <w:delText xml:space="preserve">ransforming state-month temperatures </w:delText>
        </w:r>
        <w:r w:rsidR="00AA16D4" w:rsidDel="008A218F">
          <w:rPr>
            <w:rFonts w:ascii="Times New Roman" w:hAnsi="Times New Roman"/>
            <w:color w:val="000000" w:themeColor="text1"/>
            <w:sz w:val="24"/>
            <w:szCs w:val="24"/>
          </w:rPr>
          <w:delText xml:space="preserve">into </w:delText>
        </w:r>
      </w:del>
      <w:del w:id="938" w:author="Ezzati, Majid" w:date="2018-11-06T07:10:00Z">
        <w:r w:rsidR="00AA16D4" w:rsidDel="008A218F">
          <w:rPr>
            <w:rFonts w:ascii="Times New Roman" w:hAnsi="Times New Roman"/>
            <w:color w:val="000000" w:themeColor="text1"/>
            <w:sz w:val="24"/>
            <w:szCs w:val="24"/>
          </w:rPr>
          <w:delText>state-month</w:delText>
        </w:r>
      </w:del>
      <w:r w:rsidR="00AA16D4">
        <w:rPr>
          <w:rFonts w:ascii="Times New Roman" w:hAnsi="Times New Roman"/>
          <w:color w:val="000000" w:themeColor="text1"/>
          <w:sz w:val="24"/>
          <w:szCs w:val="24"/>
        </w:rPr>
        <w:t xml:space="preserve"> </w:t>
      </w:r>
      <w:ins w:id="939" w:author="Ezzati, Majid" w:date="2018-11-06T07:09:00Z">
        <w:r w:rsidR="008A218F">
          <w:rPr>
            <w:rFonts w:ascii="Times New Roman" w:hAnsi="Times New Roman"/>
            <w:color w:val="000000" w:themeColor="text1"/>
            <w:sz w:val="24"/>
            <w:szCs w:val="24"/>
          </w:rPr>
          <w:t xml:space="preserve">temperature </w:t>
        </w:r>
      </w:ins>
      <w:r w:rsidR="00AA16D4">
        <w:rPr>
          <w:rFonts w:ascii="Times New Roman" w:hAnsi="Times New Roman"/>
          <w:color w:val="000000" w:themeColor="text1"/>
          <w:sz w:val="24"/>
          <w:szCs w:val="24"/>
        </w:rPr>
        <w:t>anom</w:t>
      </w:r>
      <w:commentRangeStart w:id="940"/>
      <w:r w:rsidR="00AA16D4">
        <w:rPr>
          <w:rFonts w:ascii="Times New Roman" w:hAnsi="Times New Roman"/>
          <w:color w:val="000000" w:themeColor="text1"/>
          <w:sz w:val="24"/>
          <w:szCs w:val="24"/>
        </w:rPr>
        <w:t>alies</w:t>
      </w:r>
      <w:ins w:id="941" w:author="Ezzati, Majid" w:date="2018-11-06T07:09:00Z">
        <w:r w:rsidR="008A218F">
          <w:rPr>
            <w:rFonts w:ascii="Times New Roman" w:hAnsi="Times New Roman"/>
            <w:color w:val="000000" w:themeColor="text1"/>
            <w:sz w:val="24"/>
            <w:szCs w:val="24"/>
          </w:rPr>
          <w:t xml:space="preserve">. The graph shows how </w:t>
        </w:r>
      </w:ins>
      <w:ins w:id="942" w:author="Ezzati, Majid" w:date="2018-11-06T07:10:00Z">
        <w:r w:rsidR="008A218F">
          <w:rPr>
            <w:rFonts w:ascii="Times New Roman" w:hAnsi="Times New Roman"/>
            <w:color w:val="000000" w:themeColor="text1"/>
            <w:sz w:val="24"/>
            <w:szCs w:val="24"/>
          </w:rPr>
          <w:t>monthly temperatures</w:t>
        </w:r>
      </w:ins>
      <w:ins w:id="943" w:author="Ezzati, Majid" w:date="2018-11-06T07:09:00Z">
        <w:r w:rsidR="008A218F" w:rsidRPr="00636C9B">
          <w:rPr>
            <w:rFonts w:ascii="Times New Roman" w:hAnsi="Times New Roman"/>
            <w:color w:val="000000" w:themeColor="text1"/>
            <w:sz w:val="24"/>
            <w:szCs w:val="24"/>
          </w:rPr>
          <w:t xml:space="preserve"> </w:t>
        </w:r>
      </w:ins>
      <w:ins w:id="944" w:author="Ezzati, Majid" w:date="2018-11-06T07:10:00Z">
        <w:r w:rsidR="008A218F">
          <w:rPr>
            <w:rFonts w:ascii="Times New Roman" w:hAnsi="Times New Roman"/>
            <w:color w:val="000000" w:themeColor="text1"/>
            <w:sz w:val="24"/>
            <w:szCs w:val="24"/>
          </w:rPr>
          <w:t>in two examples states (</w:t>
        </w:r>
        <w:del w:id="945" w:author="Parks, Robbie M" w:date="2018-11-13T15:30:00Z">
          <w:r w:rsidR="008A218F" w:rsidDel="00DD0012">
            <w:rPr>
              <w:rFonts w:ascii="Times New Roman" w:hAnsi="Times New Roman"/>
              <w:color w:val="000000" w:themeColor="text1"/>
              <w:sz w:val="24"/>
              <w:szCs w:val="24"/>
            </w:rPr>
            <w:delText>XX</w:delText>
          </w:r>
        </w:del>
      </w:ins>
      <w:ins w:id="946" w:author="Parks, Robbie M" w:date="2018-11-13T15:30:00Z">
        <w:r w:rsidR="00DD0012">
          <w:rPr>
            <w:rFonts w:ascii="Times New Roman" w:hAnsi="Times New Roman"/>
            <w:color w:val="000000" w:themeColor="text1"/>
            <w:sz w:val="24"/>
            <w:szCs w:val="24"/>
          </w:rPr>
          <w:t>Florida</w:t>
        </w:r>
      </w:ins>
      <w:ins w:id="947" w:author="Ezzati, Majid" w:date="2018-11-06T07:10:00Z">
        <w:r w:rsidR="008A218F">
          <w:rPr>
            <w:rFonts w:ascii="Times New Roman" w:hAnsi="Times New Roman"/>
            <w:color w:val="000000" w:themeColor="text1"/>
            <w:sz w:val="24"/>
            <w:szCs w:val="24"/>
          </w:rPr>
          <w:t xml:space="preserve"> and </w:t>
        </w:r>
        <w:del w:id="948" w:author="Parks, Robbie M" w:date="2018-11-13T15:30:00Z">
          <w:r w:rsidR="008A218F" w:rsidDel="00DD0012">
            <w:rPr>
              <w:rFonts w:ascii="Times New Roman" w:hAnsi="Times New Roman"/>
              <w:color w:val="000000" w:themeColor="text1"/>
              <w:sz w:val="24"/>
              <w:szCs w:val="24"/>
            </w:rPr>
            <w:delText>XX</w:delText>
          </w:r>
        </w:del>
      </w:ins>
      <w:ins w:id="949" w:author="Parks, Robbie M" w:date="2018-11-13T15:30:00Z">
        <w:r w:rsidR="00DD0012">
          <w:rPr>
            <w:rFonts w:ascii="Times New Roman" w:hAnsi="Times New Roman"/>
            <w:color w:val="000000" w:themeColor="text1"/>
            <w:sz w:val="24"/>
            <w:szCs w:val="24"/>
          </w:rPr>
          <w:t>Washington</w:t>
        </w:r>
      </w:ins>
      <w:ins w:id="950" w:author="Ezzati, Majid" w:date="2018-11-06T07:10:00Z">
        <w:r w:rsidR="008A218F">
          <w:rPr>
            <w:rFonts w:ascii="Times New Roman" w:hAnsi="Times New Roman"/>
            <w:color w:val="000000" w:themeColor="text1"/>
            <w:sz w:val="24"/>
            <w:szCs w:val="24"/>
          </w:rPr>
          <w:t>)</w:t>
        </w:r>
      </w:ins>
      <w:ins w:id="951" w:author="Parks, Robbie M" w:date="2018-11-13T15:32:00Z">
        <w:r w:rsidR="009972A7">
          <w:rPr>
            <w:rFonts w:ascii="Times New Roman" w:hAnsi="Times New Roman"/>
            <w:color w:val="000000" w:themeColor="text1"/>
            <w:sz w:val="24"/>
            <w:szCs w:val="24"/>
          </w:rPr>
          <w:t xml:space="preserve"> </w:t>
        </w:r>
        <w:r w:rsidR="00043D68">
          <w:rPr>
            <w:rFonts w:ascii="Times New Roman" w:hAnsi="Times New Roman"/>
            <w:color w:val="000000" w:themeColor="text1"/>
            <w:sz w:val="24"/>
            <w:szCs w:val="24"/>
          </w:rPr>
          <w:t>(left panel)</w:t>
        </w:r>
      </w:ins>
      <w:ins w:id="952" w:author="Ezzati, Majid" w:date="2018-11-06T07:10:00Z">
        <w:r w:rsidR="008A218F">
          <w:rPr>
            <w:rFonts w:ascii="Times New Roman" w:hAnsi="Times New Roman"/>
            <w:color w:val="000000" w:themeColor="text1"/>
            <w:sz w:val="24"/>
            <w:szCs w:val="24"/>
          </w:rPr>
          <w:t xml:space="preserve"> for the entire period</w:t>
        </w:r>
      </w:ins>
      <w:ins w:id="953" w:author="Parks, Robbie M" w:date="2018-11-13T15:32:00Z">
        <w:r w:rsidR="009972A7">
          <w:rPr>
            <w:rFonts w:ascii="Times New Roman" w:hAnsi="Times New Roman"/>
            <w:color w:val="000000" w:themeColor="text1"/>
            <w:sz w:val="24"/>
            <w:szCs w:val="24"/>
          </w:rPr>
          <w:t xml:space="preserve"> </w:t>
        </w:r>
      </w:ins>
      <w:del w:id="954" w:author="Ezzati, Majid" w:date="2018-11-06T07:10:00Z">
        <w:r w:rsidR="00AA16D4" w:rsidDel="008A218F">
          <w:rPr>
            <w:rFonts w:ascii="Times New Roman" w:hAnsi="Times New Roman"/>
            <w:color w:val="000000" w:themeColor="text1"/>
            <w:sz w:val="24"/>
            <w:szCs w:val="24"/>
          </w:rPr>
          <w:delText xml:space="preserve"> from their </w:delText>
        </w:r>
      </w:del>
      <w:r w:rsidR="00AA16D4">
        <w:rPr>
          <w:rFonts w:ascii="Times New Roman" w:hAnsi="Times New Roman"/>
          <w:color w:val="000000" w:themeColor="text1"/>
          <w:sz w:val="24"/>
          <w:szCs w:val="24"/>
        </w:rPr>
        <w:t xml:space="preserve">1980-2009 </w:t>
      </w:r>
      <w:ins w:id="955" w:author="Ezzati, Majid" w:date="2018-11-06T07:10:00Z">
        <w:r w:rsidR="008A218F">
          <w:rPr>
            <w:rFonts w:ascii="Times New Roman" w:hAnsi="Times New Roman"/>
            <w:color w:val="000000" w:themeColor="text1"/>
            <w:sz w:val="24"/>
            <w:szCs w:val="24"/>
          </w:rPr>
          <w:t>are used to calculate</w:t>
        </w:r>
        <w:del w:id="956" w:author="Parks, Robbie M" w:date="2018-11-13T15:31:00Z">
          <w:r w:rsidR="008A218F" w:rsidDel="009972A7">
            <w:rPr>
              <w:rFonts w:ascii="Times New Roman" w:hAnsi="Times New Roman"/>
              <w:color w:val="000000" w:themeColor="text1"/>
              <w:sz w:val="24"/>
              <w:szCs w:val="24"/>
            </w:rPr>
            <w:delText xml:space="preserve"> XXXX</w:delText>
          </w:r>
        </w:del>
      </w:ins>
      <w:del w:id="957" w:author="Ezzati, Majid" w:date="2018-11-06T07:11:00Z">
        <w:r w:rsidR="00AA16D4" w:rsidDel="008A218F">
          <w:rPr>
            <w:rFonts w:ascii="Times New Roman" w:hAnsi="Times New Roman"/>
            <w:color w:val="000000" w:themeColor="text1"/>
            <w:sz w:val="24"/>
            <w:szCs w:val="24"/>
          </w:rPr>
          <w:delText>mean</w:delText>
        </w:r>
      </w:del>
      <w:del w:id="958" w:author="Parks, Robbie M" w:date="2018-11-13T15:31:00Z">
        <w:r w:rsidR="00AA16D4" w:rsidDel="009972A7">
          <w:rPr>
            <w:rFonts w:ascii="Times New Roman" w:hAnsi="Times New Roman"/>
            <w:color w:val="000000" w:themeColor="text1"/>
            <w:sz w:val="24"/>
            <w:szCs w:val="24"/>
          </w:rPr>
          <w:delText>.</w:delText>
        </w:r>
      </w:del>
      <w:r w:rsidR="00AA16D4">
        <w:rPr>
          <w:rFonts w:ascii="Times New Roman" w:hAnsi="Times New Roman"/>
          <w:color w:val="000000" w:themeColor="text1"/>
          <w:sz w:val="24"/>
          <w:szCs w:val="24"/>
        </w:rPr>
        <w:t xml:space="preserve"> </w:t>
      </w:r>
      <w:del w:id="959" w:author="Parks, Robbie M" w:date="2018-11-13T15:31:00Z">
        <w:r w:rsidR="002A5534" w:rsidRPr="00636C9B" w:rsidDel="009972A7">
          <w:rPr>
            <w:rFonts w:ascii="Times New Roman" w:hAnsi="Times New Roman"/>
            <w:color w:val="000000" w:themeColor="text1"/>
            <w:sz w:val="24"/>
            <w:szCs w:val="24"/>
          </w:rPr>
          <w:delText>(left panel)</w:delText>
        </w:r>
        <w:r w:rsidR="00AA16D4" w:rsidDel="009972A7">
          <w:rPr>
            <w:rFonts w:ascii="Times New Roman" w:hAnsi="Times New Roman"/>
            <w:color w:val="000000" w:themeColor="text1"/>
            <w:sz w:val="24"/>
            <w:szCs w:val="24"/>
          </w:rPr>
          <w:delText xml:space="preserve"> </w:delText>
        </w:r>
      </w:del>
      <w:r w:rsidR="00AA16D4">
        <w:rPr>
          <w:rFonts w:ascii="Times New Roman" w:hAnsi="Times New Roman"/>
          <w:color w:val="000000" w:themeColor="text1"/>
          <w:sz w:val="24"/>
          <w:szCs w:val="24"/>
        </w:rPr>
        <w:t>July 1980-2016 temperature</w:t>
      </w:r>
      <w:ins w:id="960" w:author="Parks, Robbie M" w:date="2018-11-21T09:27:00Z">
        <w:r w:rsidR="003C3DF4">
          <w:rPr>
            <w:rFonts w:ascii="Times New Roman" w:hAnsi="Times New Roman"/>
            <w:color w:val="000000" w:themeColor="text1"/>
            <w:sz w:val="24"/>
            <w:szCs w:val="24"/>
          </w:rPr>
          <w:t xml:space="preserve"> anomalies</w:t>
        </w:r>
      </w:ins>
      <w:del w:id="961" w:author="Parks, Robbie M" w:date="2018-11-21T09:27:00Z">
        <w:r w:rsidR="00AA16D4" w:rsidDel="003C3DF4">
          <w:rPr>
            <w:rFonts w:ascii="Times New Roman" w:hAnsi="Times New Roman"/>
            <w:color w:val="000000" w:themeColor="text1"/>
            <w:sz w:val="24"/>
            <w:szCs w:val="24"/>
          </w:rPr>
          <w:delText>s</w:delText>
        </w:r>
      </w:del>
      <w:r w:rsidR="00AA16D4">
        <w:rPr>
          <w:rFonts w:ascii="Times New Roman" w:hAnsi="Times New Roman"/>
          <w:color w:val="000000" w:themeColor="text1"/>
          <w:sz w:val="24"/>
          <w:szCs w:val="24"/>
        </w:rPr>
        <w:t xml:space="preserve"> for Florida (red) and Washington (blue).</w:t>
      </w:r>
      <w:r w:rsidR="002A5534" w:rsidRPr="00636C9B">
        <w:rPr>
          <w:rFonts w:ascii="Times New Roman" w:hAnsi="Times New Roman"/>
          <w:color w:val="000000" w:themeColor="text1"/>
          <w:sz w:val="24"/>
          <w:szCs w:val="24"/>
        </w:rPr>
        <w:t xml:space="preserve"> (two right panels)</w:t>
      </w:r>
      <w:ins w:id="962" w:author="Parks, Robbie M" w:date="2018-11-13T15:32:00Z">
        <w:r w:rsidR="00043D68">
          <w:rPr>
            <w:rFonts w:ascii="Times New Roman" w:hAnsi="Times New Roman"/>
            <w:color w:val="000000" w:themeColor="text1"/>
            <w:sz w:val="24"/>
            <w:szCs w:val="24"/>
          </w:rPr>
          <w:t>. A</w:t>
        </w:r>
      </w:ins>
      <w:del w:id="963" w:author="Parks, Robbie M" w:date="2018-11-13T15:32:00Z">
        <w:r w:rsidR="002A5534" w:rsidRPr="00636C9B" w:rsidDel="00043D68">
          <w:rPr>
            <w:rFonts w:ascii="Times New Roman" w:hAnsi="Times New Roman"/>
            <w:color w:val="000000" w:themeColor="text1"/>
            <w:sz w:val="24"/>
            <w:szCs w:val="24"/>
          </w:rPr>
          <w:delText xml:space="preserve">, </w:delText>
        </w:r>
        <w:r w:rsidR="00AA16D4" w:rsidDel="00043D68">
          <w:rPr>
            <w:rFonts w:ascii="Times New Roman" w:hAnsi="Times New Roman"/>
            <w:color w:val="000000" w:themeColor="text1"/>
            <w:sz w:val="24"/>
            <w:szCs w:val="24"/>
          </w:rPr>
          <w:delText>July 1980-2016 temperature anomalies for Florida (red) and Washington (blue).</w:delText>
        </w:r>
        <w:r w:rsidR="00AA16D4" w:rsidRPr="00636C9B" w:rsidDel="00043D68">
          <w:rPr>
            <w:rFonts w:ascii="Times New Roman" w:hAnsi="Times New Roman"/>
            <w:color w:val="000000" w:themeColor="text1"/>
            <w:sz w:val="24"/>
            <w:szCs w:val="24"/>
          </w:rPr>
          <w:delText xml:space="preserve"> </w:delText>
        </w:r>
        <w:commentRangeEnd w:id="940"/>
        <w:r w:rsidR="008A218F" w:rsidDel="00043D68">
          <w:rPr>
            <w:rStyle w:val="CommentReference"/>
            <w:rFonts w:asciiTheme="minorHAnsi" w:eastAsiaTheme="minorHAnsi" w:hAnsiTheme="minorHAnsi" w:cstheme="minorBidi"/>
          </w:rPr>
          <w:commentReference w:id="940"/>
        </w:r>
      </w:del>
    </w:p>
    <w:p w14:paraId="2D8244E3" w14:textId="30C8DB40" w:rsidR="008A218F" w:rsidDel="00043D68" w:rsidRDefault="008A218F">
      <w:pPr>
        <w:spacing w:after="0" w:line="480" w:lineRule="auto"/>
        <w:jc w:val="both"/>
        <w:rPr>
          <w:ins w:id="964" w:author="Ezzati, Majid" w:date="2018-11-06T07:11:00Z"/>
          <w:del w:id="965" w:author="Parks, Robbie M" w:date="2018-11-13T15:32:00Z"/>
          <w:rFonts w:ascii="Times New Roman" w:hAnsi="Times New Roman"/>
          <w:color w:val="000000" w:themeColor="text1"/>
          <w:sz w:val="24"/>
          <w:szCs w:val="24"/>
        </w:rPr>
      </w:pPr>
    </w:p>
    <w:p w14:paraId="248FEF28" w14:textId="49145BD1" w:rsidR="008A218F" w:rsidRDefault="008A218F" w:rsidP="00043D68">
      <w:pPr>
        <w:spacing w:after="0" w:line="480" w:lineRule="auto"/>
        <w:jc w:val="both"/>
        <w:rPr>
          <w:rFonts w:ascii="Times New Roman" w:hAnsi="Times New Roman"/>
          <w:color w:val="000000" w:themeColor="text1"/>
          <w:sz w:val="24"/>
          <w:szCs w:val="24"/>
        </w:rPr>
      </w:pPr>
      <w:ins w:id="966" w:author="Ezzati, Majid" w:date="2018-11-06T07:11:00Z">
        <w:del w:id="967" w:author="Parks, Robbie M" w:date="2018-11-13T15:32:00Z">
          <w:r w:rsidDel="00043D68">
            <w:rPr>
              <w:rFonts w:ascii="Times New Roman" w:hAnsi="Times New Roman"/>
              <w:color w:val="000000" w:themeColor="text1"/>
              <w:sz w:val="24"/>
              <w:szCs w:val="24"/>
            </w:rPr>
            <w:delText>A</w:delText>
          </w:r>
        </w:del>
        <w:r>
          <w:rPr>
            <w:rFonts w:ascii="Times New Roman" w:hAnsi="Times New Roman"/>
            <w:color w:val="000000" w:themeColor="text1"/>
            <w:sz w:val="24"/>
            <w:szCs w:val="24"/>
          </w:rPr>
          <w:t xml:space="preserve">s seen, </w:t>
        </w:r>
        <w:del w:id="968" w:author="Parks, Robbie M" w:date="2018-11-13T15:30:00Z">
          <w:r w:rsidDel="00DD0012">
            <w:rPr>
              <w:rFonts w:ascii="Times New Roman" w:hAnsi="Times New Roman"/>
              <w:color w:val="000000" w:themeColor="text1"/>
              <w:sz w:val="24"/>
              <w:szCs w:val="24"/>
            </w:rPr>
            <w:delText>[[[a warmer state may have less anomaly etc]]]</w:delText>
          </w:r>
        </w:del>
      </w:ins>
      <w:ins w:id="969" w:author="Parks, Robbie M" w:date="2018-11-13T15:30:00Z">
        <w:r w:rsidR="00DD0012">
          <w:rPr>
            <w:rFonts w:ascii="Times New Roman" w:hAnsi="Times New Roman"/>
            <w:color w:val="000000" w:themeColor="text1"/>
            <w:sz w:val="24"/>
            <w:szCs w:val="24"/>
          </w:rPr>
          <w:t xml:space="preserve">a warmer state like </w:t>
        </w:r>
      </w:ins>
      <w:ins w:id="970" w:author="Parks, Robbie M" w:date="2018-11-13T15:32:00Z">
        <w:r w:rsidR="00043D68">
          <w:rPr>
            <w:rFonts w:ascii="Times New Roman" w:hAnsi="Times New Roman"/>
            <w:color w:val="000000" w:themeColor="text1"/>
            <w:sz w:val="24"/>
            <w:szCs w:val="24"/>
          </w:rPr>
          <w:t xml:space="preserve">Florida can have less inter-year variation in a </w:t>
        </w:r>
        <w:proofErr w:type="gramStart"/>
        <w:r w:rsidR="00043D68">
          <w:rPr>
            <w:rFonts w:ascii="Times New Roman" w:hAnsi="Times New Roman"/>
            <w:color w:val="000000" w:themeColor="text1"/>
            <w:sz w:val="24"/>
            <w:szCs w:val="24"/>
          </w:rPr>
          <w:t>particular month</w:t>
        </w:r>
        <w:proofErr w:type="gramEnd"/>
        <w:r w:rsidR="00ED3577">
          <w:rPr>
            <w:rFonts w:ascii="Times New Roman" w:hAnsi="Times New Roman"/>
            <w:color w:val="000000" w:themeColor="text1"/>
            <w:sz w:val="24"/>
            <w:szCs w:val="24"/>
          </w:rPr>
          <w:t xml:space="preserve"> </w:t>
        </w:r>
      </w:ins>
      <w:ins w:id="971" w:author="Parks, Robbie M" w:date="2018-11-13T15:33:00Z">
        <w:r w:rsidR="00ED3577">
          <w:rPr>
            <w:rFonts w:ascii="Times New Roman" w:hAnsi="Times New Roman"/>
            <w:color w:val="000000" w:themeColor="text1"/>
            <w:sz w:val="24"/>
            <w:szCs w:val="24"/>
          </w:rPr>
          <w:t>(here, July)</w:t>
        </w:r>
      </w:ins>
      <w:ins w:id="972" w:author="Parks, Robbie M" w:date="2018-11-13T15:32:00Z">
        <w:r w:rsidR="00043D68">
          <w:rPr>
            <w:rFonts w:ascii="Times New Roman" w:hAnsi="Times New Roman"/>
            <w:color w:val="000000" w:themeColor="text1"/>
            <w:sz w:val="24"/>
            <w:szCs w:val="24"/>
          </w:rPr>
          <w:t xml:space="preserve"> compared with a cooler state like Washington.</w:t>
        </w:r>
      </w:ins>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4BD4F797"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del w:id="973" w:author="Ezzati, Majid" w:date="2018-11-06T07:14:00Z">
        <w:r w:rsidR="006C049E" w:rsidRPr="00636C9B" w:rsidDel="008A218F">
          <w:rPr>
            <w:rFonts w:ascii="Times New Roman" w:hAnsi="Times New Roman"/>
            <w:color w:val="000000" w:themeColor="text1"/>
            <w:sz w:val="24"/>
            <w:szCs w:val="24"/>
          </w:rPr>
          <w:delText>Age</w:delText>
        </w:r>
      </w:del>
      <w:ins w:id="974" w:author="Ezzati, Majid" w:date="2018-11-06T07:14:00Z">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ins>
      <w:r w:rsidR="006C049E" w:rsidRPr="00636C9B">
        <w:rPr>
          <w:rFonts w:ascii="Times New Roman" w:hAnsi="Times New Roman"/>
          <w:color w:val="000000" w:themeColor="text1"/>
          <w:sz w:val="24"/>
          <w:szCs w:val="24"/>
        </w:rPr>
        <w:t>-</w:t>
      </w:r>
      <w:del w:id="975" w:author="Ezzati, Majid" w:date="2018-11-06T07:14:00Z">
        <w:r w:rsidR="006C049E" w:rsidRPr="00636C9B" w:rsidDel="008A218F">
          <w:rPr>
            <w:rFonts w:ascii="Times New Roman" w:hAnsi="Times New Roman"/>
            <w:color w:val="000000" w:themeColor="text1"/>
            <w:sz w:val="24"/>
            <w:szCs w:val="24"/>
          </w:rPr>
          <w:delText xml:space="preserve">Standardised </w:delText>
        </w:r>
      </w:del>
      <w:ins w:id="976" w:author="Ezzati, Majid" w:date="2018-11-06T07:14:00Z">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ins>
      <w:del w:id="977" w:author="Ezzati, Majid" w:date="2018-11-06T07:14:00Z">
        <w:r w:rsidR="006C049E" w:rsidRPr="00636C9B" w:rsidDel="008A218F">
          <w:rPr>
            <w:rFonts w:ascii="Times New Roman" w:hAnsi="Times New Roman"/>
            <w:color w:val="000000" w:themeColor="text1"/>
            <w:sz w:val="24"/>
            <w:szCs w:val="24"/>
          </w:rPr>
          <w:delText xml:space="preserve">Death </w:delText>
        </w:r>
      </w:del>
      <w:ins w:id="978" w:author="Ezzati, Majid" w:date="2018-11-06T07:14:00Z">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ins>
      <w:del w:id="979" w:author="Ezzati, Majid" w:date="2018-11-06T07:14:00Z">
        <w:r w:rsidR="006C049E" w:rsidRPr="00636C9B" w:rsidDel="008A218F">
          <w:rPr>
            <w:rFonts w:ascii="Times New Roman" w:hAnsi="Times New Roman"/>
            <w:color w:val="000000" w:themeColor="text1"/>
            <w:sz w:val="24"/>
            <w:szCs w:val="24"/>
          </w:rPr>
          <w:delText xml:space="preserve">Rates </w:delText>
        </w:r>
      </w:del>
      <w:ins w:id="980" w:author="Ezzati, Majid" w:date="2018-11-06T07:14:00Z">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ins>
      <w:commentRangeStart w:id="981"/>
      <w:del w:id="982" w:author="Ezzati, Majid" w:date="2018-11-06T07:14:00Z">
        <w:r w:rsidR="006C049E" w:rsidRPr="00636C9B" w:rsidDel="008A218F">
          <w:rPr>
            <w:rFonts w:ascii="Times New Roman" w:hAnsi="Times New Roman"/>
            <w:color w:val="000000" w:themeColor="text1"/>
            <w:sz w:val="24"/>
            <w:szCs w:val="24"/>
          </w:rPr>
          <w:delText>(ASDRs)</w:delText>
        </w:r>
      </w:del>
      <w:commentRangeEnd w:id="981"/>
      <w:r w:rsidR="008A218F">
        <w:rPr>
          <w:rStyle w:val="CommentReference"/>
          <w:rFonts w:asciiTheme="minorHAnsi" w:eastAsiaTheme="minorHAnsi" w:hAnsiTheme="minorHAnsi" w:cstheme="minorBidi"/>
        </w:rPr>
        <w:commentReference w:id="981"/>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del w:id="983" w:author="Parks, Robbie M" w:date="2018-11-13T17:11:00Z">
        <w:r w:rsidR="006C049E" w:rsidRPr="008A218F" w:rsidDel="00987B41">
          <w:rPr>
            <w:rFonts w:ascii="Times New Roman" w:hAnsi="Times New Roman"/>
            <w:color w:val="000000" w:themeColor="text1"/>
            <w:sz w:val="24"/>
            <w:szCs w:val="24"/>
            <w:highlight w:val="yellow"/>
            <w:rPrChange w:id="984" w:author="Ezzati, Majid" w:date="2018-11-06T07:14:00Z">
              <w:rPr>
                <w:rFonts w:ascii="Times New Roman" w:hAnsi="Times New Roman"/>
                <w:color w:val="000000" w:themeColor="text1"/>
                <w:sz w:val="24"/>
                <w:szCs w:val="24"/>
              </w:rPr>
            </w:rPrChange>
          </w:rPr>
          <w:delText>category</w:delText>
        </w:r>
        <w:r w:rsidR="006C58FE" w:rsidDel="00987B41">
          <w:rPr>
            <w:rFonts w:ascii="Times New Roman" w:hAnsi="Times New Roman"/>
            <w:color w:val="000000" w:themeColor="text1"/>
            <w:sz w:val="24"/>
            <w:szCs w:val="24"/>
          </w:rPr>
          <w:delText xml:space="preserve"> </w:delText>
        </w:r>
      </w:del>
      <w:ins w:id="985" w:author="Parks, Robbie M" w:date="2018-11-13T17:11:00Z">
        <w:r w:rsidR="00987B41">
          <w:rPr>
            <w:rFonts w:ascii="Times New Roman" w:hAnsi="Times New Roman"/>
            <w:color w:val="000000" w:themeColor="text1"/>
            <w:sz w:val="24"/>
            <w:szCs w:val="24"/>
          </w:rPr>
          <w:t xml:space="preserve">type </w:t>
        </w:r>
      </w:ins>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del w:id="986" w:author="Ezzati, Majid" w:date="2018-11-06T07:14:00Z">
        <w:r w:rsidR="006C049E" w:rsidRPr="00636C9B" w:rsidDel="008A218F">
          <w:rPr>
            <w:rFonts w:ascii="Times New Roman" w:hAnsi="Times New Roman"/>
            <w:color w:val="000000" w:themeColor="text1"/>
            <w:sz w:val="24"/>
            <w:szCs w:val="24"/>
          </w:rPr>
          <w:delText xml:space="preserve"> death</w:delText>
        </w:r>
      </w:del>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01C80253"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del w:id="987" w:author="Parks, Robbie M" w:date="2018-11-21T13:46:00Z">
        <w:r w:rsidR="00BA15DC" w:rsidRPr="00636C9B" w:rsidDel="008E075D">
          <w:rPr>
            <w:rFonts w:ascii="Times New Roman" w:hAnsi="Times New Roman"/>
            <w:color w:val="000000" w:themeColor="text1"/>
            <w:sz w:val="24"/>
            <w:szCs w:val="24"/>
          </w:rPr>
          <w:delText xml:space="preserve">Average </w:delText>
        </w:r>
      </w:del>
      <w:ins w:id="988" w:author="Parks, Robbie M" w:date="2018-11-21T13:46:00Z">
        <w:r w:rsidR="008E075D">
          <w:rPr>
            <w:rFonts w:ascii="Times New Roman" w:hAnsi="Times New Roman"/>
            <w:color w:val="000000" w:themeColor="text1"/>
            <w:sz w:val="24"/>
            <w:szCs w:val="24"/>
          </w:rPr>
          <w:t>P</w:t>
        </w:r>
      </w:ins>
      <w:del w:id="989" w:author="Parks, Robbie M" w:date="2018-11-21T13:46:00Z">
        <w:r w:rsidR="00BA15DC" w:rsidRPr="00636C9B" w:rsidDel="008E075D">
          <w:rPr>
            <w:rFonts w:ascii="Times New Roman" w:hAnsi="Times New Roman"/>
            <w:color w:val="000000" w:themeColor="text1"/>
            <w:sz w:val="24"/>
            <w:szCs w:val="24"/>
          </w:rPr>
          <w:delText>p</w:delText>
        </w:r>
      </w:del>
      <w:r w:rsidRPr="00636C9B">
        <w:rPr>
          <w:rFonts w:ascii="Times New Roman" w:hAnsi="Times New Roman"/>
          <w:color w:val="000000" w:themeColor="text1"/>
          <w:sz w:val="24"/>
          <w:szCs w:val="24"/>
        </w:rPr>
        <w:t>ercentage breakdown</w:t>
      </w:r>
      <w:ins w:id="990" w:author="Parks, Robbie M" w:date="2018-11-21T13:46:00Z">
        <w:r w:rsidR="008E075D">
          <w:rPr>
            <w:rFonts w:ascii="Times New Roman" w:hAnsi="Times New Roman"/>
            <w:color w:val="000000" w:themeColor="text1"/>
            <w:sz w:val="24"/>
            <w:szCs w:val="24"/>
          </w:rPr>
          <w:t>/number</w:t>
        </w:r>
      </w:ins>
      <w:r w:rsidRPr="00636C9B">
        <w:rPr>
          <w:rFonts w:ascii="Times New Roman" w:hAnsi="Times New Roman"/>
          <w:color w:val="000000" w:themeColor="text1"/>
          <w:sz w:val="24"/>
          <w:szCs w:val="24"/>
        </w:rPr>
        <w:t xml:space="preserve"> of</w:t>
      </w:r>
      <w:r w:rsidR="008621C2">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w:t>
      </w:r>
      <w:del w:id="991" w:author="Parks, Robbie M" w:date="2018-11-13T17:11:00Z">
        <w:r w:rsidRPr="00636C9B" w:rsidDel="00987B41">
          <w:rPr>
            <w:rFonts w:ascii="Times New Roman" w:hAnsi="Times New Roman"/>
            <w:color w:val="000000" w:themeColor="text1"/>
            <w:sz w:val="24"/>
            <w:szCs w:val="24"/>
          </w:rPr>
          <w:delText xml:space="preserve">category </w:delText>
        </w:r>
      </w:del>
      <w:ins w:id="992"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 xml:space="preserve">of unintentional </w:t>
      </w:r>
      <w:del w:id="993" w:author="Ezzati, Majid" w:date="2018-11-06T07:16:00Z">
        <w:r w:rsidRPr="00636C9B" w:rsidDel="008A218F">
          <w:rPr>
            <w:rFonts w:ascii="Times New Roman" w:hAnsi="Times New Roman"/>
            <w:color w:val="000000" w:themeColor="text1"/>
            <w:sz w:val="24"/>
            <w:szCs w:val="24"/>
          </w:rPr>
          <w:delText>(</w:delText>
        </w:r>
        <w:r w:rsidR="00BA15DC" w:rsidRPr="00636C9B" w:rsidDel="008A218F">
          <w:rPr>
            <w:rFonts w:ascii="Times New Roman" w:hAnsi="Times New Roman"/>
            <w:color w:val="000000" w:themeColor="text1"/>
            <w:sz w:val="24"/>
            <w:szCs w:val="24"/>
          </w:rPr>
          <w:delText>yellow/brown)</w:delText>
        </w:r>
      </w:del>
      <w:del w:id="994" w:author="Parks, Robbie M" w:date="2018-11-21T13:47:00Z">
        <w:r w:rsidR="00BA15DC" w:rsidRPr="00636C9B" w:rsidDel="000929B0">
          <w:rPr>
            <w:rFonts w:ascii="Times New Roman" w:hAnsi="Times New Roman"/>
            <w:color w:val="000000" w:themeColor="text1"/>
            <w:sz w:val="24"/>
            <w:szCs w:val="24"/>
          </w:rPr>
          <w:delText xml:space="preserve"> </w:delText>
        </w:r>
      </w:del>
      <w:r w:rsidR="00BA15DC" w:rsidRPr="00636C9B">
        <w:rPr>
          <w:rFonts w:ascii="Times New Roman" w:hAnsi="Times New Roman"/>
          <w:color w:val="000000" w:themeColor="text1"/>
          <w:sz w:val="24"/>
          <w:szCs w:val="24"/>
        </w:rPr>
        <w:t xml:space="preserve">and intentional </w:t>
      </w:r>
      <w:del w:id="995" w:author="Ezzati, Majid" w:date="2018-11-06T07:16:00Z">
        <w:r w:rsidR="00BA15DC" w:rsidRPr="00636C9B" w:rsidDel="008A218F">
          <w:rPr>
            <w:rFonts w:ascii="Times New Roman" w:hAnsi="Times New Roman"/>
            <w:color w:val="000000" w:themeColor="text1"/>
            <w:sz w:val="24"/>
            <w:szCs w:val="24"/>
          </w:rPr>
          <w:delText>(purple)</w:delText>
        </w:r>
      </w:del>
      <w:r w:rsidR="00BA15DC" w:rsidRPr="00636C9B">
        <w:rPr>
          <w:rFonts w:ascii="Times New Roman" w:hAnsi="Times New Roman"/>
          <w:color w:val="000000" w:themeColor="text1"/>
          <w:sz w:val="24"/>
          <w:szCs w:val="24"/>
        </w:rPr>
        <w:t xml:space="preserve"> deaths</w:t>
      </w:r>
      <w:del w:id="996" w:author="Parks, Robbie M" w:date="2018-11-21T13:47:00Z">
        <w:r w:rsidR="00BA15DC" w:rsidRPr="00636C9B" w:rsidDel="00112CB4">
          <w:rPr>
            <w:rFonts w:ascii="Times New Roman" w:hAnsi="Times New Roman"/>
            <w:color w:val="000000" w:themeColor="text1"/>
            <w:sz w:val="24"/>
            <w:szCs w:val="24"/>
          </w:rPr>
          <w:delText xml:space="preserve"> in the </w:delText>
        </w:r>
        <w:r w:rsidR="008621C2" w:rsidDel="00112CB4">
          <w:rPr>
            <w:rFonts w:ascii="Times New Roman" w:hAnsi="Times New Roman"/>
            <w:color w:val="000000" w:themeColor="text1"/>
            <w:sz w:val="24"/>
            <w:szCs w:val="24"/>
          </w:rPr>
          <w:delText xml:space="preserve">contiguous </w:delText>
        </w:r>
        <w:r w:rsidR="00BA15DC" w:rsidRPr="00636C9B" w:rsidDel="00112CB4">
          <w:rPr>
            <w:rFonts w:ascii="Times New Roman" w:hAnsi="Times New Roman"/>
            <w:color w:val="000000" w:themeColor="text1"/>
            <w:sz w:val="24"/>
            <w:szCs w:val="24"/>
          </w:rPr>
          <w:delText>USA</w:delText>
        </w:r>
        <w:r w:rsidR="008621C2" w:rsidDel="00112CB4">
          <w:rPr>
            <w:rFonts w:ascii="Times New Roman" w:hAnsi="Times New Roman"/>
            <w:color w:val="000000" w:themeColor="text1"/>
            <w:sz w:val="24"/>
            <w:szCs w:val="24"/>
          </w:rPr>
          <w:delText>,</w:delText>
        </w:r>
      </w:del>
      <w:ins w:id="997" w:author="Parks, Robbie M" w:date="2018-11-21T13:47:00Z">
        <w:r w:rsidR="00112CB4">
          <w:rPr>
            <w:rFonts w:ascii="Times New Roman" w:hAnsi="Times New Roman"/>
            <w:color w:val="000000" w:themeColor="text1"/>
            <w:sz w:val="24"/>
            <w:szCs w:val="24"/>
          </w:rPr>
          <w:t xml:space="preserve">, </w:t>
        </w:r>
      </w:ins>
      <w:del w:id="998" w:author="Parks, Robbie M" w:date="2018-11-21T13:47:00Z">
        <w:r w:rsidR="00BA15DC" w:rsidRPr="00636C9B" w:rsidDel="00112CB4">
          <w:rPr>
            <w:rFonts w:ascii="Times New Roman" w:hAnsi="Times New Roman"/>
            <w:color w:val="000000" w:themeColor="text1"/>
            <w:sz w:val="24"/>
            <w:szCs w:val="24"/>
          </w:rPr>
          <w:delText xml:space="preserve"> </w:delText>
        </w:r>
      </w:del>
      <w:ins w:id="999" w:author="Ezzati, Majid" w:date="2018-11-06T07:16:00Z">
        <w:del w:id="1000" w:author="Parks, Robbie M" w:date="2018-11-21T13:47:00Z">
          <w:r w:rsidR="008A218F" w:rsidDel="00112CB4">
            <w:rPr>
              <w:rFonts w:ascii="Times New Roman" w:hAnsi="Times New Roman"/>
              <w:color w:val="000000" w:themeColor="text1"/>
              <w:sz w:val="24"/>
              <w:szCs w:val="24"/>
            </w:rPr>
            <w:delText xml:space="preserve">by </w:delText>
          </w:r>
        </w:del>
      </w:ins>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ins w:id="1001" w:author="Parks, Robbie M" w:date="2018-11-21T13:47:00Z">
        <w:r w:rsidR="00112CB4" w:rsidRPr="00112CB4">
          <w:rPr>
            <w:rFonts w:ascii="Times New Roman" w:hAnsi="Times New Roman"/>
            <w:color w:val="000000" w:themeColor="text1"/>
            <w:sz w:val="24"/>
            <w:szCs w:val="24"/>
          </w:rPr>
          <w:t xml:space="preserve"> </w:t>
        </w:r>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ins>
      <w:r w:rsidR="00BA15DC" w:rsidRPr="00636C9B">
        <w:rPr>
          <w:rFonts w:ascii="Times New Roman" w:hAnsi="Times New Roman"/>
          <w:color w:val="000000" w:themeColor="text1"/>
          <w:sz w:val="24"/>
          <w:szCs w:val="24"/>
        </w:rPr>
        <w:t xml:space="preserve"> for </w:t>
      </w:r>
      <w:commentRangeStart w:id="1002"/>
      <w:commentRangeStart w:id="1003"/>
      <w:commentRangeStart w:id="1004"/>
      <w:del w:id="1005" w:author="Parks, Robbie M" w:date="2018-11-21T13:39:00Z">
        <w:r w:rsidR="00BA15DC" w:rsidRPr="00636C9B" w:rsidDel="00770A73">
          <w:rPr>
            <w:rFonts w:ascii="Times New Roman" w:hAnsi="Times New Roman"/>
            <w:color w:val="000000" w:themeColor="text1"/>
            <w:sz w:val="24"/>
            <w:szCs w:val="24"/>
          </w:rPr>
          <w:delText>2012</w:delText>
        </w:r>
      </w:del>
      <w:ins w:id="1006" w:author="Parks, Robbie M" w:date="2018-11-21T13:39:00Z">
        <w:r w:rsidR="00770A73">
          <w:rPr>
            <w:rFonts w:ascii="Times New Roman" w:hAnsi="Times New Roman"/>
            <w:color w:val="000000" w:themeColor="text1"/>
            <w:sz w:val="24"/>
            <w:szCs w:val="24"/>
          </w:rPr>
          <w:t>1980</w:t>
        </w:r>
      </w:ins>
      <w:r w:rsidR="00BA15DC" w:rsidRPr="00636C9B">
        <w:rPr>
          <w:rFonts w:ascii="Times New Roman" w:hAnsi="Times New Roman"/>
          <w:color w:val="000000" w:themeColor="text1"/>
          <w:sz w:val="24"/>
          <w:szCs w:val="24"/>
        </w:rPr>
        <w:t>-2016</w:t>
      </w:r>
      <w:commentRangeEnd w:id="1002"/>
      <w:r w:rsidR="008A218F">
        <w:rPr>
          <w:rStyle w:val="CommentReference"/>
          <w:rFonts w:asciiTheme="minorHAnsi" w:eastAsiaTheme="minorHAnsi" w:hAnsiTheme="minorHAnsi" w:cstheme="minorBidi"/>
        </w:rPr>
        <w:commentReference w:id="1002"/>
      </w:r>
      <w:commentRangeEnd w:id="1003"/>
      <w:r w:rsidR="00770A73">
        <w:rPr>
          <w:rStyle w:val="CommentReference"/>
          <w:rFonts w:asciiTheme="minorHAnsi" w:eastAsiaTheme="minorHAnsi" w:hAnsiTheme="minorHAnsi" w:cstheme="minorBidi"/>
        </w:rPr>
        <w:commentReference w:id="1003"/>
      </w:r>
      <w:commentRangeEnd w:id="1004"/>
      <w:r w:rsidR="00697B34">
        <w:rPr>
          <w:rStyle w:val="CommentReference"/>
          <w:rFonts w:asciiTheme="minorHAnsi" w:eastAsiaTheme="minorHAnsi" w:hAnsiTheme="minorHAnsi" w:cstheme="minorBidi"/>
        </w:rPr>
        <w:commentReference w:id="1004"/>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1B44453E" w:rsidR="0018328F" w:rsidRPr="0018328F" w:rsidRDefault="004A3366" w:rsidP="0018328F">
      <w:pPr>
        <w:spacing w:after="0" w:line="480" w:lineRule="auto"/>
        <w:jc w:val="both"/>
        <w:rPr>
          <w:ins w:id="1007" w:author="Parks, Robbie M" w:date="2018-11-13T17:17: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ins w:id="1008" w:author="Ezzati, Majid" w:date="2018-11-06T07:17:00Z">
        <w:r w:rsidR="008A218F">
          <w:rPr>
            <w:rFonts w:ascii="Times New Roman" w:hAnsi="Times New Roman"/>
            <w:b/>
            <w:color w:val="000000" w:themeColor="text1"/>
            <w:sz w:val="24"/>
            <w:szCs w:val="24"/>
          </w:rPr>
          <w:t>.</w:t>
        </w:r>
      </w:ins>
      <w:r w:rsidR="008621C2" w:rsidRPr="008621C2">
        <w:rPr>
          <w:rFonts w:ascii="Times New Roman" w:hAnsi="Times New Roman"/>
          <w:color w:val="000000" w:themeColor="text1"/>
          <w:sz w:val="24"/>
          <w:szCs w:val="24"/>
        </w:rPr>
        <w:t xml:space="preserve"> </w:t>
      </w:r>
      <w:del w:id="1009" w:author="Ezzati, Majid" w:date="2018-11-06T07:17:00Z">
        <w:r w:rsidR="008621C2" w:rsidDel="008A218F">
          <w:rPr>
            <w:rFonts w:ascii="Times New Roman" w:hAnsi="Times New Roman"/>
            <w:color w:val="000000" w:themeColor="text1"/>
            <w:sz w:val="24"/>
            <w:szCs w:val="24"/>
          </w:rPr>
          <w:delText>Estimated a</w:delText>
        </w:r>
      </w:del>
      <w:ins w:id="1010" w:author="Ezzati, Majid" w:date="2018-11-06T07:17:00Z">
        <w:r w:rsidR="008A218F">
          <w:rPr>
            <w:rFonts w:ascii="Times New Roman" w:hAnsi="Times New Roman"/>
            <w:color w:val="000000" w:themeColor="text1"/>
            <w:sz w:val="24"/>
            <w:szCs w:val="24"/>
          </w:rPr>
          <w:t>A</w:t>
        </w:r>
      </w:ins>
      <w:r w:rsidR="008621C2">
        <w:rPr>
          <w:rFonts w:ascii="Times New Roman" w:hAnsi="Times New Roman"/>
          <w:color w:val="000000" w:themeColor="text1"/>
          <w:sz w:val="24"/>
          <w:szCs w:val="24"/>
        </w:rPr>
        <w:t>dditional annual injury deaths</w:t>
      </w:r>
      <w:ins w:id="1011" w:author="Parks, Robbie M" w:date="2018-11-13T15:36:00Z">
        <w:r w:rsidR="00DB74D6">
          <w:rPr>
            <w:rFonts w:ascii="Times New Roman" w:hAnsi="Times New Roman"/>
            <w:color w:val="000000" w:themeColor="text1"/>
            <w:sz w:val="24"/>
            <w:szCs w:val="24"/>
          </w:rPr>
          <w:t xml:space="preserve"> in 2016</w:t>
        </w:r>
      </w:ins>
      <w:commentRangeStart w:id="1012"/>
      <w:del w:id="1013" w:author="Ezzati, Majid" w:date="2018-11-06T07:17:00Z">
        <w:r w:rsidR="008621C2" w:rsidDel="008A218F">
          <w:rPr>
            <w:rFonts w:ascii="Times New Roman" w:hAnsi="Times New Roman"/>
            <w:color w:val="000000" w:themeColor="text1"/>
            <w:sz w:val="24"/>
            <w:szCs w:val="24"/>
          </w:rPr>
          <w:delText xml:space="preserve"> for 2016 population</w:delText>
        </w:r>
      </w:del>
      <w:commentRangeEnd w:id="1012"/>
      <w:r w:rsidR="008A218F">
        <w:rPr>
          <w:rStyle w:val="CommentReference"/>
          <w:rFonts w:asciiTheme="minorHAnsi" w:eastAsiaTheme="minorHAnsi" w:hAnsiTheme="minorHAnsi" w:cstheme="minorBidi"/>
        </w:rPr>
        <w:commentReference w:id="1012"/>
      </w:r>
      <w:r w:rsidR="008621C2">
        <w:rPr>
          <w:rFonts w:ascii="Times New Roman" w:hAnsi="Times New Roman"/>
          <w:color w:val="000000" w:themeColor="text1"/>
          <w:sz w:val="24"/>
          <w:szCs w:val="24"/>
        </w:rPr>
        <w:t xml:space="preserve">, </w:t>
      </w:r>
      <w:commentRangeStart w:id="1014"/>
      <w:r w:rsidR="008621C2">
        <w:rPr>
          <w:rFonts w:ascii="Times New Roman" w:hAnsi="Times New Roman"/>
          <w:color w:val="000000" w:themeColor="text1"/>
          <w:sz w:val="24"/>
          <w:szCs w:val="24"/>
        </w:rPr>
        <w:t xml:space="preserve">if </w:t>
      </w:r>
      <w:del w:id="1015" w:author="Parks, Robbie M" w:date="2018-11-13T15:36:00Z">
        <w:r w:rsidR="008621C2" w:rsidDel="002B5115">
          <w:rPr>
            <w:rFonts w:ascii="Times New Roman" w:hAnsi="Times New Roman"/>
            <w:color w:val="000000" w:themeColor="text1"/>
            <w:sz w:val="24"/>
            <w:szCs w:val="24"/>
          </w:rPr>
          <w:delText>temperatures were 1c above the 1980-2009 mean for every month and state</w:delText>
        </w:r>
        <w:commentRangeEnd w:id="1014"/>
        <w:r w:rsidR="008A218F" w:rsidDel="002B5115">
          <w:rPr>
            <w:rStyle w:val="CommentReference"/>
            <w:rFonts w:asciiTheme="minorHAnsi" w:eastAsiaTheme="minorHAnsi" w:hAnsiTheme="minorHAnsi" w:cstheme="minorBidi"/>
          </w:rPr>
          <w:commentReference w:id="1014"/>
        </w:r>
      </w:del>
      <w:ins w:id="1016" w:author="Parks, Robbie M" w:date="2018-11-13T15:36:00Z">
        <w:r w:rsidR="002B5115">
          <w:rPr>
            <w:rFonts w:ascii="Times New Roman" w:hAnsi="Times New Roman"/>
            <w:color w:val="000000" w:themeColor="text1"/>
            <w:sz w:val="24"/>
            <w:szCs w:val="24"/>
          </w:rPr>
          <w:t>national temperature anomaly was +</w:t>
        </w:r>
      </w:ins>
      <w:ins w:id="1017" w:author="Parks, Robbie M" w:date="2018-11-13T17:17:00Z">
        <w:r w:rsidR="0018328F" w:rsidRPr="0018328F">
          <w:rPr>
            <w:rFonts w:ascii="Helvetica" w:eastAsia="Times New Roman" w:hAnsi="Helvetica"/>
            <w:bCs/>
            <w:color w:val="222222"/>
            <w:sz w:val="21"/>
            <w:szCs w:val="21"/>
            <w:shd w:val="clear" w:color="auto" w:fill="FFFFFF"/>
            <w:lang w:eastAsia="en-GB"/>
            <w:rPrChange w:id="1018" w:author="Parks, Robbie M" w:date="2018-11-13T17:17:00Z">
              <w:rPr>
                <w:rFonts w:ascii="Helvetica" w:eastAsia="Times New Roman" w:hAnsi="Helvetica"/>
                <w:b/>
                <w:bCs/>
                <w:color w:val="222222"/>
                <w:sz w:val="21"/>
                <w:szCs w:val="21"/>
                <w:shd w:val="clear" w:color="auto" w:fill="FFFFFF"/>
                <w:lang w:eastAsia="en-GB"/>
              </w:rPr>
            </w:rPrChange>
          </w:rPr>
          <w:t>1</w:t>
        </w:r>
        <w:r w:rsidR="0018328F" w:rsidRPr="0018328F">
          <w:rPr>
            <w:rFonts w:ascii="Times New Roman" w:hAnsi="Times New Roman"/>
            <w:bCs/>
            <w:color w:val="000000" w:themeColor="text1"/>
            <w:sz w:val="24"/>
            <w:szCs w:val="24"/>
            <w:rPrChange w:id="1019" w:author="Parks, Robbie M" w:date="2018-11-13T17:17:00Z">
              <w:rPr>
                <w:rFonts w:ascii="Times New Roman" w:hAnsi="Times New Roman"/>
                <w:b/>
                <w:bCs/>
                <w:color w:val="000000" w:themeColor="text1"/>
                <w:sz w:val="24"/>
                <w:szCs w:val="24"/>
              </w:rPr>
            </w:rPrChange>
          </w:rPr>
          <w:t>°</w:t>
        </w:r>
        <w:r w:rsidR="0018328F">
          <w:rPr>
            <w:rFonts w:ascii="Times New Roman" w:hAnsi="Times New Roman"/>
            <w:bCs/>
            <w:color w:val="000000" w:themeColor="text1"/>
            <w:sz w:val="24"/>
            <w:szCs w:val="24"/>
          </w:rPr>
          <w:t>C</w:t>
        </w:r>
      </w:ins>
    </w:p>
    <w:p w14:paraId="27BE4B15" w14:textId="001866E0" w:rsidR="008621C2" w:rsidDel="00E61186" w:rsidRDefault="002B5115" w:rsidP="00D76DF7">
      <w:pPr>
        <w:spacing w:after="0" w:line="480" w:lineRule="auto"/>
        <w:jc w:val="both"/>
        <w:rPr>
          <w:del w:id="1020" w:author="Parks, Robbie M" w:date="2018-11-13T15:37:00Z"/>
          <w:rFonts w:ascii="Times New Roman" w:hAnsi="Times New Roman"/>
          <w:color w:val="000000" w:themeColor="text1"/>
          <w:sz w:val="24"/>
          <w:szCs w:val="24"/>
        </w:rPr>
      </w:pPr>
      <w:ins w:id="1021" w:author="Parks, Robbie M" w:date="2018-11-13T15:36:00Z">
        <w:r>
          <w:rPr>
            <w:rFonts w:ascii="Times New Roman" w:hAnsi="Times New Roman"/>
            <w:color w:val="000000" w:themeColor="text1"/>
            <w:sz w:val="24"/>
            <w:szCs w:val="24"/>
          </w:rPr>
          <w:t xml:space="preserve"> compared with 1980-2009 long-term average </w:t>
        </w:r>
      </w:ins>
      <w:ins w:id="1022" w:author="Parks, Robbie M" w:date="2018-11-13T17:17:00Z">
        <w:r w:rsidR="0018328F">
          <w:rPr>
            <w:rFonts w:ascii="Times New Roman" w:hAnsi="Times New Roman"/>
            <w:color w:val="000000" w:themeColor="text1"/>
            <w:sz w:val="24"/>
            <w:szCs w:val="24"/>
          </w:rPr>
          <w:t>temperatures</w:t>
        </w:r>
      </w:ins>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 xml:space="preserve">by sex, </w:t>
      </w:r>
      <w:del w:id="1023" w:author="Parks, Robbie M" w:date="2018-11-13T17:11:00Z">
        <w:r w:rsidR="009A0CFD" w:rsidRPr="00636C9B" w:rsidDel="00987B41">
          <w:rPr>
            <w:rFonts w:ascii="Times New Roman" w:hAnsi="Times New Roman"/>
            <w:color w:val="000000" w:themeColor="text1"/>
            <w:sz w:val="24"/>
            <w:szCs w:val="24"/>
          </w:rPr>
          <w:delText xml:space="preserve">category </w:delText>
        </w:r>
      </w:del>
      <w:ins w:id="1024"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9A0CFD" w:rsidRPr="00636C9B">
        <w:rPr>
          <w:rFonts w:ascii="Times New Roman" w:hAnsi="Times New Roman"/>
          <w:color w:val="000000" w:themeColor="text1"/>
          <w:sz w:val="24"/>
          <w:szCs w:val="24"/>
        </w:rPr>
        <w:t>of injury and age group (top) and month (bottom). Black dots represent net changes</w:t>
      </w:r>
      <w:r w:rsidR="005F3F6E">
        <w:rPr>
          <w:rFonts w:ascii="Times New Roman" w:hAnsi="Times New Roman"/>
          <w:color w:val="000000" w:themeColor="text1"/>
          <w:sz w:val="24"/>
          <w:szCs w:val="24"/>
        </w:rPr>
        <w:t xml:space="preserve"> in deaths </w:t>
      </w:r>
      <w:ins w:id="1025" w:author="Parks, Robbie M" w:date="2018-11-13T15:37:00Z">
        <w:r w:rsidR="009F0AD7">
          <w:rPr>
            <w:rFonts w:ascii="Times New Roman" w:hAnsi="Times New Roman"/>
            <w:color w:val="000000" w:themeColor="text1"/>
            <w:sz w:val="24"/>
            <w:szCs w:val="24"/>
          </w:rPr>
          <w:t>for each set of bars</w:t>
        </w:r>
      </w:ins>
      <w:del w:id="1026" w:author="Parks, Robbie M" w:date="2018-11-13T15:37:00Z">
        <w:r w:rsidR="005F3F6E" w:rsidDel="009F0AD7">
          <w:rPr>
            <w:rFonts w:ascii="Times New Roman" w:hAnsi="Times New Roman"/>
            <w:color w:val="000000" w:themeColor="text1"/>
            <w:sz w:val="24"/>
            <w:szCs w:val="24"/>
          </w:rPr>
          <w:delText xml:space="preserve">per </w:delText>
        </w:r>
        <w:commentRangeStart w:id="1027"/>
        <w:r w:rsidR="005F3F6E" w:rsidDel="009F0AD7">
          <w:rPr>
            <w:rFonts w:ascii="Times New Roman" w:hAnsi="Times New Roman"/>
            <w:color w:val="000000" w:themeColor="text1"/>
            <w:sz w:val="24"/>
            <w:szCs w:val="24"/>
          </w:rPr>
          <w:delText>grouping</w:delText>
        </w:r>
        <w:commentRangeEnd w:id="1027"/>
        <w:r w:rsidR="00D61C8B" w:rsidDel="009F0AD7">
          <w:rPr>
            <w:rStyle w:val="CommentReference"/>
            <w:rFonts w:asciiTheme="minorHAnsi" w:eastAsiaTheme="minorHAnsi" w:hAnsiTheme="minorHAnsi" w:cstheme="minorBidi"/>
          </w:rPr>
          <w:commentReference w:id="1027"/>
        </w:r>
      </w:del>
      <w:r w:rsidR="009A0CFD" w:rsidRPr="00636C9B">
        <w:rPr>
          <w:rFonts w:ascii="Times New Roman" w:hAnsi="Times New Roman"/>
          <w:color w:val="000000" w:themeColor="text1"/>
          <w:sz w:val="24"/>
          <w:szCs w:val="24"/>
        </w:rPr>
        <w:t>.</w:t>
      </w:r>
    </w:p>
    <w:p w14:paraId="1FAF867F" w14:textId="77777777" w:rsidR="008621C2" w:rsidDel="00E61186" w:rsidRDefault="008621C2" w:rsidP="00D76DF7">
      <w:pPr>
        <w:spacing w:after="0" w:line="480" w:lineRule="auto"/>
        <w:jc w:val="both"/>
        <w:rPr>
          <w:del w:id="1028" w:author="Parks, Robbie M" w:date="2018-11-13T15:37:00Z"/>
          <w:rFonts w:ascii="Times New Roman" w:hAnsi="Times New Roman"/>
          <w:color w:val="000000" w:themeColor="text1"/>
          <w:sz w:val="24"/>
          <w:szCs w:val="24"/>
        </w:rPr>
      </w:pPr>
      <w:commentRangeStart w:id="1029"/>
    </w:p>
    <w:p w14:paraId="7CD7214A" w14:textId="613569C8" w:rsidR="008621C2" w:rsidDel="00E61186" w:rsidRDefault="008621C2" w:rsidP="00D76DF7">
      <w:pPr>
        <w:spacing w:after="0" w:line="480" w:lineRule="auto"/>
        <w:jc w:val="both"/>
        <w:rPr>
          <w:del w:id="1030" w:author="Parks, Robbie M" w:date="2018-11-13T15:37:00Z"/>
          <w:rFonts w:ascii="Times New Roman" w:hAnsi="Times New Roman"/>
          <w:color w:val="000000" w:themeColor="text1"/>
          <w:sz w:val="24"/>
          <w:szCs w:val="24"/>
        </w:rPr>
      </w:pPr>
    </w:p>
    <w:p w14:paraId="1370BF1C" w14:textId="7E77BDE5" w:rsidR="00234E19" w:rsidRPr="00636C9B" w:rsidRDefault="00234E19"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4ABBECE" w14:textId="45F702E8" w:rsidR="00E67249" w:rsidRPr="0018328F" w:rsidRDefault="00234E19" w:rsidP="00E67249">
      <w:pPr>
        <w:spacing w:after="0" w:line="480" w:lineRule="auto"/>
        <w:jc w:val="both"/>
        <w:rPr>
          <w:ins w:id="1031" w:author="Parks, Robbie M" w:date="2018-11-21T09:31:00Z"/>
          <w:rFonts w:ascii="Times New Roman" w:hAnsi="Times New Roman"/>
          <w:color w:val="000000" w:themeColor="text1"/>
          <w:sz w:val="24"/>
          <w:szCs w:val="24"/>
        </w:rPr>
      </w:pPr>
      <w:del w:id="1032" w:author="Parks, Robbie M" w:date="2018-11-21T09:34:00Z">
        <w:r w:rsidRPr="00636C9B" w:rsidDel="005E5557">
          <w:rPr>
            <w:rFonts w:ascii="Times New Roman" w:hAnsi="Times New Roman"/>
            <w:b/>
            <w:color w:val="000000" w:themeColor="text1"/>
            <w:sz w:val="24"/>
            <w:szCs w:val="24"/>
          </w:rPr>
          <w:lastRenderedPageBreak/>
          <w:delText xml:space="preserve">Supplementary </w:delText>
        </w:r>
      </w:del>
      <w:r w:rsidRPr="00636C9B">
        <w:rPr>
          <w:rFonts w:ascii="Times New Roman" w:hAnsi="Times New Roman"/>
          <w:b/>
          <w:color w:val="000000" w:themeColor="text1"/>
          <w:sz w:val="24"/>
          <w:szCs w:val="24"/>
        </w:rPr>
        <w:t xml:space="preserve">Figure </w:t>
      </w:r>
      <w:ins w:id="1033" w:author="Parks, Robbie M" w:date="2018-11-21T09:34:00Z">
        <w:r w:rsidR="005E5557">
          <w:rPr>
            <w:rFonts w:ascii="Times New Roman" w:hAnsi="Times New Roman"/>
            <w:b/>
            <w:color w:val="000000" w:themeColor="text1"/>
            <w:sz w:val="24"/>
            <w:szCs w:val="24"/>
          </w:rPr>
          <w:t>S</w:t>
        </w:r>
      </w:ins>
      <w:r w:rsidRPr="00636C9B">
        <w:rPr>
          <w:rFonts w:ascii="Times New Roman" w:hAnsi="Times New Roman"/>
          <w:b/>
          <w:color w:val="000000" w:themeColor="text1"/>
          <w:sz w:val="24"/>
          <w:szCs w:val="24"/>
        </w:rPr>
        <w:t>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w:t>
      </w:r>
      <w:del w:id="1034" w:author="Parks, Robbie M" w:date="2018-11-21T09:31:00Z">
        <w:r w:rsidR="008621C2" w:rsidDel="00E67249">
          <w:rPr>
            <w:rFonts w:ascii="Times New Roman" w:hAnsi="Times New Roman"/>
            <w:color w:val="000000" w:themeColor="text1"/>
            <w:sz w:val="24"/>
            <w:szCs w:val="24"/>
          </w:rPr>
          <w:delText>relative</w:delText>
        </w:r>
      </w:del>
      <w:ins w:id="1035" w:author="Parks, Robbie M" w:date="2018-11-21T09:31:00Z">
        <w:r w:rsidR="00E67249">
          <w:rPr>
            <w:rFonts w:ascii="Times New Roman" w:hAnsi="Times New Roman"/>
            <w:color w:val="000000" w:themeColor="text1"/>
            <w:sz w:val="24"/>
            <w:szCs w:val="24"/>
          </w:rPr>
          <w:t>risk,</w:t>
        </w:r>
      </w:ins>
      <w:r w:rsidR="008621C2">
        <w:rPr>
          <w:rFonts w:ascii="Times New Roman" w:hAnsi="Times New Roman"/>
          <w:color w:val="000000" w:themeColor="text1"/>
          <w:sz w:val="24"/>
          <w:szCs w:val="24"/>
        </w:rPr>
        <w:t xml:space="preserve"> </w:t>
      </w:r>
      <w:ins w:id="1036" w:author="Parks, Robbie M" w:date="2018-11-21T09:31:00Z">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ins>
    </w:p>
    <w:p w14:paraId="11ABDC97" w14:textId="1BC391CC" w:rsidR="00280E5B" w:rsidDel="000732FB" w:rsidRDefault="00E67249" w:rsidP="00E67249">
      <w:pPr>
        <w:spacing w:after="0" w:line="480" w:lineRule="auto"/>
        <w:jc w:val="both"/>
        <w:rPr>
          <w:del w:id="1037" w:author="Parks, Robbie M" w:date="2018-11-21T09:34:00Z"/>
          <w:rFonts w:ascii="Times New Roman" w:hAnsi="Times New Roman"/>
          <w:color w:val="000000" w:themeColor="text1"/>
          <w:sz w:val="24"/>
          <w:szCs w:val="24"/>
        </w:rPr>
      </w:pPr>
      <w:ins w:id="1038" w:author="Parks, Robbie M" w:date="2018-11-21T09:31:00Z">
        <w:r>
          <w:rPr>
            <w:rFonts w:ascii="Times New Roman" w:hAnsi="Times New Roman"/>
            <w:color w:val="000000" w:themeColor="text1"/>
            <w:sz w:val="24"/>
            <w:szCs w:val="24"/>
          </w:rPr>
          <w:t xml:space="preserve"> compared with 1980-2009 long-term average temperatures</w:t>
        </w:r>
      </w:ins>
      <w:del w:id="1039" w:author="Parks, Robbie M" w:date="2018-11-21T09:31:00Z">
        <w:r w:rsidR="008621C2" w:rsidDel="00E67249">
          <w:rPr>
            <w:rFonts w:ascii="Times New Roman" w:hAnsi="Times New Roman"/>
            <w:color w:val="000000" w:themeColor="text1"/>
            <w:sz w:val="24"/>
            <w:szCs w:val="24"/>
          </w:rPr>
          <w:delText xml:space="preserve">risk if temperatures were </w:delText>
        </w:r>
      </w:del>
      <w:del w:id="1040" w:author="Parks, Robbie M" w:date="2018-11-13T17:17:00Z">
        <w:r w:rsidR="008621C2" w:rsidDel="005568F2">
          <w:rPr>
            <w:rFonts w:ascii="Times New Roman" w:hAnsi="Times New Roman"/>
            <w:color w:val="000000" w:themeColor="text1"/>
            <w:sz w:val="24"/>
            <w:szCs w:val="24"/>
          </w:rPr>
          <w:delText xml:space="preserve">1c </w:delText>
        </w:r>
      </w:del>
      <w:del w:id="1041" w:author="Parks, Robbie M" w:date="2018-11-21T09:31:00Z">
        <w:r w:rsidR="008621C2" w:rsidDel="00E67249">
          <w:rPr>
            <w:rFonts w:ascii="Times New Roman" w:hAnsi="Times New Roman"/>
            <w:color w:val="000000" w:themeColor="text1"/>
            <w:sz w:val="24"/>
            <w:szCs w:val="24"/>
          </w:rPr>
          <w:delText>above the 1980-2009 mean for every month and state</w:delText>
        </w:r>
      </w:del>
      <w:del w:id="1042" w:author="Parks, Robbie M" w:date="2018-11-13T15:37:00Z">
        <w:r w:rsidR="008621C2" w:rsidDel="00E61186">
          <w:rPr>
            <w:rFonts w:ascii="Times New Roman" w:hAnsi="Times New Roman"/>
            <w:color w:val="000000" w:themeColor="text1"/>
            <w:sz w:val="24"/>
            <w:szCs w:val="24"/>
          </w:rPr>
          <w:delText>.</w:delText>
        </w:r>
      </w:del>
      <w:r w:rsidR="00280E5B">
        <w:rPr>
          <w:rFonts w:ascii="Times New Roman" w:hAnsi="Times New Roman"/>
          <w:color w:val="000000" w:themeColor="text1"/>
          <w:sz w:val="24"/>
          <w:szCs w:val="24"/>
        </w:rPr>
        <w:t>. They are broken down</w:t>
      </w:r>
      <w:del w:id="1043" w:author="Parks, Robbie M" w:date="2018-11-13T15:37:00Z">
        <w:r w:rsidR="00280E5B" w:rsidDel="00E61186">
          <w:rPr>
            <w:rFonts w:ascii="Times New Roman" w:hAnsi="Times New Roman"/>
            <w:color w:val="000000" w:themeColor="text1"/>
            <w:sz w:val="24"/>
            <w:szCs w:val="24"/>
          </w:rPr>
          <w:delText xml:space="preserve"> </w:delText>
        </w:r>
      </w:del>
      <w:r w:rsidR="00AE077A" w:rsidRPr="00636C9B">
        <w:rPr>
          <w:rFonts w:ascii="Times New Roman" w:hAnsi="Times New Roman"/>
          <w:color w:val="000000" w:themeColor="text1"/>
          <w:sz w:val="24"/>
          <w:szCs w:val="24"/>
        </w:rPr>
        <w:t xml:space="preserve">, by </w:t>
      </w:r>
      <w:del w:id="1044" w:author="Parks, Robbie M" w:date="2018-11-13T17:11:00Z">
        <w:r w:rsidR="00AE077A" w:rsidRPr="00636C9B" w:rsidDel="00987B41">
          <w:rPr>
            <w:rFonts w:ascii="Times New Roman" w:hAnsi="Times New Roman"/>
            <w:color w:val="000000" w:themeColor="text1"/>
            <w:sz w:val="24"/>
            <w:szCs w:val="24"/>
          </w:rPr>
          <w:delText xml:space="preserve">category </w:delText>
        </w:r>
      </w:del>
      <w:ins w:id="1045"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p>
    <w:p w14:paraId="35DC3DD9" w14:textId="77777777" w:rsidR="00280E5B" w:rsidDel="000732FB" w:rsidRDefault="00280E5B" w:rsidP="005870DD">
      <w:pPr>
        <w:spacing w:after="0" w:line="480" w:lineRule="auto"/>
        <w:jc w:val="both"/>
        <w:rPr>
          <w:del w:id="1046" w:author="Parks, Robbie M" w:date="2018-11-21T09:34:00Z"/>
          <w:rFonts w:ascii="Times New Roman" w:hAnsi="Times New Roman"/>
          <w:color w:val="000000" w:themeColor="text1"/>
          <w:sz w:val="24"/>
          <w:szCs w:val="24"/>
        </w:rPr>
      </w:pPr>
    </w:p>
    <w:p w14:paraId="65DA6F14" w14:textId="6CC58EEB" w:rsidR="005870DD" w:rsidRPr="00636C9B" w:rsidRDefault="005870DD" w:rsidP="005870DD">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5849500D" w14:textId="3E5BF5EA" w:rsidR="00E67249" w:rsidRPr="0018328F" w:rsidRDefault="005870DD" w:rsidP="00E67249">
      <w:pPr>
        <w:spacing w:after="0" w:line="480" w:lineRule="auto"/>
        <w:jc w:val="both"/>
        <w:rPr>
          <w:ins w:id="1047" w:author="Parks, Robbie M" w:date="2018-11-21T09:32:00Z"/>
          <w:rFonts w:ascii="Times New Roman" w:hAnsi="Times New Roman"/>
          <w:color w:val="000000" w:themeColor="text1"/>
          <w:sz w:val="24"/>
          <w:szCs w:val="24"/>
        </w:rPr>
      </w:pPr>
      <w:del w:id="1048" w:author="Parks, Robbie M" w:date="2018-11-21T09:34:00Z">
        <w:r w:rsidRPr="00636C9B" w:rsidDel="005E5557">
          <w:rPr>
            <w:rFonts w:ascii="Times New Roman" w:hAnsi="Times New Roman"/>
            <w:b/>
            <w:color w:val="000000" w:themeColor="text1"/>
            <w:sz w:val="24"/>
            <w:szCs w:val="24"/>
          </w:rPr>
          <w:lastRenderedPageBreak/>
          <w:delText xml:space="preserve">Supplementary </w:delText>
        </w:r>
      </w:del>
      <w:r w:rsidRPr="00636C9B">
        <w:rPr>
          <w:rFonts w:ascii="Times New Roman" w:hAnsi="Times New Roman"/>
          <w:b/>
          <w:color w:val="000000" w:themeColor="text1"/>
          <w:sz w:val="24"/>
          <w:szCs w:val="24"/>
        </w:rPr>
        <w:t xml:space="preserve">Figure </w:t>
      </w:r>
      <w:ins w:id="1049" w:author="Parks, Robbie M" w:date="2018-11-21T09:34:00Z">
        <w:r w:rsidR="005E5557">
          <w:rPr>
            <w:rFonts w:ascii="Times New Roman" w:hAnsi="Times New Roman"/>
            <w:b/>
            <w:color w:val="000000" w:themeColor="text1"/>
            <w:sz w:val="24"/>
            <w:szCs w:val="24"/>
          </w:rPr>
          <w:t>S</w:t>
        </w:r>
      </w:ins>
      <w:r w:rsidRPr="00636C9B">
        <w:rPr>
          <w:rFonts w:ascii="Times New Roman" w:hAnsi="Times New Roman"/>
          <w:b/>
          <w:color w:val="000000" w:themeColor="text1"/>
          <w:sz w:val="24"/>
          <w:szCs w:val="24"/>
        </w:rPr>
        <w:t xml:space="preserve">2. </w:t>
      </w:r>
      <w:r w:rsidR="008621C2">
        <w:rPr>
          <w:rFonts w:ascii="Times New Roman" w:hAnsi="Times New Roman"/>
          <w:color w:val="000000" w:themeColor="text1"/>
          <w:sz w:val="24"/>
          <w:szCs w:val="24"/>
        </w:rPr>
        <w:t>Excess</w:t>
      </w:r>
      <w:ins w:id="1050" w:author="Parks, Robbie M" w:date="2018-11-21T09:32:00Z">
        <w:r w:rsidR="00E67249">
          <w:rPr>
            <w:rFonts w:ascii="Times New Roman" w:hAnsi="Times New Roman"/>
            <w:color w:val="000000" w:themeColor="text1"/>
            <w:sz w:val="24"/>
            <w:szCs w:val="24"/>
          </w:rPr>
          <w:t xml:space="preserve"> </w:t>
        </w:r>
      </w:ins>
      <w:del w:id="1051" w:author="Parks, Robbie M" w:date="2018-11-21T09:32:00Z">
        <w:r w:rsidR="008621C2" w:rsidDel="00E67249">
          <w:rPr>
            <w:rFonts w:ascii="Times New Roman" w:hAnsi="Times New Roman"/>
            <w:color w:val="000000" w:themeColor="text1"/>
            <w:sz w:val="24"/>
            <w:szCs w:val="24"/>
          </w:rPr>
          <w:delText xml:space="preserve"> relative </w:delText>
        </w:r>
      </w:del>
      <w:r w:rsidR="008621C2">
        <w:rPr>
          <w:rFonts w:ascii="Times New Roman" w:hAnsi="Times New Roman"/>
          <w:color w:val="000000" w:themeColor="text1"/>
          <w:sz w:val="24"/>
          <w:szCs w:val="24"/>
        </w:rPr>
        <w:t>risk</w:t>
      </w:r>
      <w:ins w:id="1052" w:author="Parks, Robbie M" w:date="2018-11-21T09:32:00Z">
        <w:r w:rsidR="00E67249">
          <w:rPr>
            <w:rFonts w:ascii="Times New Roman" w:hAnsi="Times New Roman"/>
            <w:color w:val="000000" w:themeColor="text1"/>
            <w:sz w:val="24"/>
            <w:szCs w:val="24"/>
          </w:rPr>
          <w:t>,</w:t>
        </w:r>
      </w:ins>
      <w:r w:rsidR="008621C2">
        <w:rPr>
          <w:rFonts w:ascii="Times New Roman" w:hAnsi="Times New Roman"/>
          <w:color w:val="000000" w:themeColor="text1"/>
          <w:sz w:val="24"/>
          <w:szCs w:val="24"/>
        </w:rPr>
        <w:t xml:space="preserve"> </w:t>
      </w:r>
      <w:ins w:id="1053" w:author="Parks, Robbie M" w:date="2018-11-21T09:32:00Z">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ins>
    </w:p>
    <w:p w14:paraId="560CC2DB" w14:textId="641B9B7F" w:rsidR="00B4508B" w:rsidRPr="00636C9B" w:rsidRDefault="00E67249" w:rsidP="00E67249">
      <w:pPr>
        <w:spacing w:after="0" w:line="480" w:lineRule="auto"/>
        <w:jc w:val="both"/>
        <w:rPr>
          <w:rFonts w:ascii="Times New Roman" w:eastAsia="Times New Roman" w:hAnsi="Times New Roman"/>
          <w:sz w:val="24"/>
          <w:szCs w:val="24"/>
          <w:lang w:eastAsia="en-GB"/>
        </w:rPr>
      </w:pPr>
      <w:ins w:id="1054" w:author="Parks, Robbie M" w:date="2018-11-21T09:32:00Z">
        <w:r>
          <w:rPr>
            <w:rFonts w:ascii="Times New Roman" w:hAnsi="Times New Roman"/>
            <w:color w:val="000000" w:themeColor="text1"/>
            <w:sz w:val="24"/>
            <w:szCs w:val="24"/>
          </w:rPr>
          <w:t xml:space="preserve"> compared with 1980-2009 long-term average temperatures.</w:t>
        </w:r>
      </w:ins>
      <w:del w:id="1055" w:author="Parks, Robbie M" w:date="2018-11-21T09:32:00Z">
        <w:r w:rsidR="008621C2" w:rsidDel="00E67249">
          <w:rPr>
            <w:rFonts w:ascii="Times New Roman" w:hAnsi="Times New Roman"/>
            <w:color w:val="000000" w:themeColor="text1"/>
            <w:sz w:val="24"/>
            <w:szCs w:val="24"/>
          </w:rPr>
          <w:delText xml:space="preserve">if temperatures were </w:delText>
        </w:r>
      </w:del>
      <w:del w:id="1056" w:author="Parks, Robbie M" w:date="2018-11-13T17:17:00Z">
        <w:r w:rsidR="008621C2" w:rsidDel="005568F2">
          <w:rPr>
            <w:rFonts w:ascii="Times New Roman" w:hAnsi="Times New Roman"/>
            <w:color w:val="000000" w:themeColor="text1"/>
            <w:sz w:val="24"/>
            <w:szCs w:val="24"/>
          </w:rPr>
          <w:delText>1c</w:delText>
        </w:r>
      </w:del>
      <w:del w:id="1057" w:author="Parks, Robbie M" w:date="2018-11-21T09:32:00Z">
        <w:r w:rsidR="008621C2" w:rsidDel="00E67249">
          <w:rPr>
            <w:rFonts w:ascii="Times New Roman" w:hAnsi="Times New Roman"/>
            <w:color w:val="000000" w:themeColor="text1"/>
            <w:sz w:val="24"/>
            <w:szCs w:val="24"/>
          </w:rPr>
          <w:delText xml:space="preserve"> above the 1980-2009 mean for every month and state.</w:delText>
        </w:r>
        <w:r w:rsidR="005870DD" w:rsidRPr="00636C9B" w:rsidDel="00E67249">
          <w:rPr>
            <w:rFonts w:ascii="Times New Roman" w:hAnsi="Times New Roman"/>
            <w:color w:val="000000" w:themeColor="text1"/>
            <w:sz w:val="24"/>
            <w:szCs w:val="24"/>
          </w:rPr>
          <w:delText>,</w:delText>
        </w:r>
      </w:del>
      <w:r w:rsidR="008621C2">
        <w:rPr>
          <w:rFonts w:ascii="Times New Roman" w:hAnsi="Times New Roman"/>
          <w:color w:val="000000" w:themeColor="text1"/>
          <w:sz w:val="24"/>
          <w:szCs w:val="24"/>
        </w:rPr>
        <w:t xml:space="preserve"> They are broken down</w:t>
      </w:r>
      <w:r w:rsidR="005870DD" w:rsidRPr="00636C9B">
        <w:rPr>
          <w:rFonts w:ascii="Times New Roman" w:hAnsi="Times New Roman"/>
          <w:color w:val="000000" w:themeColor="text1"/>
          <w:sz w:val="24"/>
          <w:szCs w:val="24"/>
        </w:rPr>
        <w:t xml:space="preserve"> by </w:t>
      </w:r>
      <w:del w:id="1058" w:author="Parks, Robbie M" w:date="2018-11-13T17:12:00Z">
        <w:r w:rsidR="005870DD" w:rsidRPr="00636C9B" w:rsidDel="001C2178">
          <w:rPr>
            <w:rFonts w:ascii="Times New Roman" w:hAnsi="Times New Roman"/>
            <w:color w:val="000000" w:themeColor="text1"/>
            <w:sz w:val="24"/>
            <w:szCs w:val="24"/>
          </w:rPr>
          <w:delText xml:space="preserve">category </w:delText>
        </w:r>
      </w:del>
      <w:ins w:id="1059"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5870DD" w:rsidRPr="00636C9B">
        <w:rPr>
          <w:rFonts w:ascii="Times New Roman" w:hAnsi="Times New Roman"/>
          <w:color w:val="000000" w:themeColor="text1"/>
          <w:sz w:val="24"/>
          <w:szCs w:val="24"/>
        </w:rPr>
        <w:t>of injury, month and sex.</w:t>
      </w:r>
      <w:r w:rsidR="00B4508B" w:rsidRPr="00636C9B">
        <w:rPr>
          <w:rFonts w:ascii="Times New Roman" w:hAnsi="Times New Roman"/>
          <w:color w:val="000000" w:themeColor="text1"/>
          <w:sz w:val="24"/>
          <w:szCs w:val="24"/>
        </w:rPr>
        <w:br w:type="page"/>
      </w:r>
      <w:commentRangeEnd w:id="1029"/>
      <w:r w:rsidR="006C74C1">
        <w:rPr>
          <w:rStyle w:val="CommentReference"/>
          <w:rFonts w:asciiTheme="minorHAnsi" w:eastAsiaTheme="minorHAnsi" w:hAnsiTheme="minorHAnsi" w:cstheme="minorBidi"/>
        </w:rPr>
        <w:commentReference w:id="1029"/>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63F03294" w14:textId="1106ABCA" w:rsidR="00802B30" w:rsidRPr="002C0846" w:rsidRDefault="00802B30" w:rsidP="002C0846">
      <w:pPr>
        <w:spacing w:after="0" w:line="240" w:lineRule="auto"/>
        <w:rPr>
          <w:ins w:id="1060" w:author="Parks, Robbie M" w:date="2018-11-20T16:33:00Z"/>
          <w:rFonts w:ascii="Times New Roman" w:hAnsi="Times New Roman"/>
          <w:b/>
          <w:color w:val="000000" w:themeColor="text1"/>
          <w:sz w:val="24"/>
          <w:szCs w:val="24"/>
          <w:rPrChange w:id="1061" w:author="Parks, Robbie M" w:date="2018-11-26T11:16:00Z">
            <w:rPr>
              <w:ins w:id="1062" w:author="Parks, Robbie M" w:date="2018-11-20T16:33:00Z"/>
            </w:rPr>
          </w:rPrChange>
        </w:rPr>
        <w:sectPr w:rsidR="00802B30" w:rsidRPr="002C0846" w:rsidSect="00C92E67">
          <w:footerReference w:type="even" r:id="rId10"/>
          <w:footerReference w:type="default" r:id="rId11"/>
          <w:pgSz w:w="11900" w:h="16840"/>
          <w:pgMar w:top="1440" w:right="1440" w:bottom="1440" w:left="1440" w:header="720" w:footer="720" w:gutter="0"/>
          <w:lnNumType w:countBy="1" w:restart="continuous"/>
          <w:cols w:space="720"/>
          <w:docGrid w:linePitch="360"/>
        </w:sectPr>
        <w:pPrChange w:id="1063" w:author="Parks, Robbie M" w:date="2018-11-26T11:16:00Z">
          <w:pPr>
            <w:pStyle w:val="SMHeading"/>
            <w:jc w:val="both"/>
          </w:pPr>
        </w:pPrChange>
      </w:pPr>
    </w:p>
    <w:p w14:paraId="7581B429" w14:textId="12C9DF3E" w:rsidR="004001DC" w:rsidRPr="00636C9B" w:rsidDel="00F6045C" w:rsidRDefault="004001DC" w:rsidP="00D76DF7">
      <w:pPr>
        <w:spacing w:after="0" w:line="240" w:lineRule="auto"/>
        <w:jc w:val="both"/>
        <w:rPr>
          <w:del w:id="1064" w:author="Parks, Robbie M" w:date="2018-11-20T17:11:00Z"/>
          <w:rFonts w:ascii="Times New Roman" w:hAnsi="Times New Roman"/>
          <w:b/>
          <w:color w:val="000000" w:themeColor="text1"/>
          <w:sz w:val="24"/>
          <w:szCs w:val="24"/>
        </w:rPr>
      </w:pPr>
      <w:del w:id="1065" w:author="Parks, Robbie M" w:date="2018-11-20T17:11:00Z">
        <w:r w:rsidRPr="00636C9B" w:rsidDel="00F6045C">
          <w:rPr>
            <w:rFonts w:ascii="Times New Roman" w:hAnsi="Times New Roman"/>
            <w:b/>
            <w:color w:val="000000" w:themeColor="text1"/>
            <w:sz w:val="24"/>
            <w:szCs w:val="24"/>
          </w:rPr>
          <w:lastRenderedPageBreak/>
          <w:br w:type="page"/>
        </w:r>
      </w:del>
    </w:p>
    <w:p w14:paraId="286DAE42" w14:textId="764D26C8" w:rsidR="00E54738" w:rsidRPr="00636C9B" w:rsidRDefault="00AE3126">
      <w:pPr>
        <w:spacing w:after="0" w:line="240" w:lineRule="auto"/>
        <w:jc w:val="both"/>
        <w:rPr>
          <w:rFonts w:ascii="Times New Roman" w:hAnsi="Times New Roman"/>
          <w:color w:val="000000" w:themeColor="text1"/>
          <w:sz w:val="24"/>
          <w:szCs w:val="24"/>
        </w:rPr>
        <w:pPrChange w:id="1066" w:author="Parks, Robbie M" w:date="2018-11-20T17:11:00Z">
          <w:pPr>
            <w:spacing w:line="480" w:lineRule="auto"/>
            <w:jc w:val="both"/>
          </w:pPr>
        </w:pPrChange>
      </w:pPr>
      <w:del w:id="1067" w:author="Parks, Robbie M" w:date="2018-11-20T17:05:00Z">
        <w:r w:rsidRPr="00636C9B" w:rsidDel="009446D6">
          <w:rPr>
            <w:rFonts w:ascii="Times New Roman" w:hAnsi="Times New Roman"/>
            <w:b/>
            <w:color w:val="000000" w:themeColor="text1"/>
            <w:sz w:val="24"/>
            <w:szCs w:val="24"/>
          </w:rPr>
          <w:delText xml:space="preserve">Supplementary </w:delText>
        </w:r>
      </w:del>
      <w:r w:rsidRPr="00636C9B">
        <w:rPr>
          <w:rFonts w:ascii="Times New Roman" w:hAnsi="Times New Roman"/>
          <w:b/>
          <w:color w:val="000000" w:themeColor="text1"/>
          <w:sz w:val="24"/>
          <w:szCs w:val="24"/>
        </w:rPr>
        <w:t xml:space="preserve">Table </w:t>
      </w:r>
      <w:ins w:id="1068" w:author="Parks, Robbie M" w:date="2018-11-21T15:32:00Z">
        <w:r w:rsidR="00C8523D">
          <w:rPr>
            <w:rFonts w:ascii="Times New Roman" w:hAnsi="Times New Roman"/>
            <w:b/>
            <w:color w:val="000000" w:themeColor="text1"/>
            <w:sz w:val="24"/>
            <w:szCs w:val="24"/>
          </w:rPr>
          <w:t>S</w:t>
        </w:r>
      </w:ins>
      <w:del w:id="1069" w:author="Parks, Robbie M" w:date="2018-11-21T15:32:00Z">
        <w:r w:rsidR="001B2BE0" w:rsidRPr="00636C9B" w:rsidDel="00C8523D">
          <w:rPr>
            <w:rFonts w:ascii="Times New Roman" w:hAnsi="Times New Roman"/>
            <w:b/>
            <w:color w:val="000000" w:themeColor="text1"/>
            <w:sz w:val="24"/>
            <w:szCs w:val="24"/>
          </w:rPr>
          <w:delText>X</w:delText>
        </w:r>
      </w:del>
      <w:r w:rsidR="001B2BE0"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del w:id="1070" w:author="Parks, Robbie M" w:date="2018-11-13T17:12:00Z">
        <w:r w:rsidR="00CC34A2" w:rsidRPr="00636C9B" w:rsidDel="001C2178">
          <w:rPr>
            <w:rFonts w:ascii="Times New Roman" w:hAnsi="Times New Roman"/>
            <w:color w:val="000000" w:themeColor="text1"/>
            <w:sz w:val="24"/>
            <w:szCs w:val="24"/>
          </w:rPr>
          <w:delText xml:space="preserve">category </w:delText>
        </w:r>
      </w:del>
      <w:ins w:id="1071"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CC34A2" w:rsidRPr="00636C9B">
        <w:rPr>
          <w:rFonts w:ascii="Times New Roman" w:hAnsi="Times New Roman"/>
          <w:color w:val="000000" w:themeColor="text1"/>
          <w:sz w:val="24"/>
          <w:szCs w:val="24"/>
        </w:rPr>
        <w:t>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35A6B5D4"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pgSz w:w="11900" w:h="16840"/>
          <w:pgMar w:top="1440" w:right="1440" w:bottom="1440" w:left="1440" w:header="720" w:footer="720" w:gutter="0"/>
          <w:lnNumType w:countBy="1" w:restart="continuous"/>
          <w:cols w:space="720"/>
          <w:docGrid w:linePitch="360"/>
        </w:sectPr>
      </w:pPr>
      <w:del w:id="1072" w:author="Parks, Robbie M" w:date="2018-11-20T17:05:00Z">
        <w:r w:rsidRPr="00636C9B" w:rsidDel="009446D6">
          <w:rPr>
            <w:rFonts w:ascii="Times New Roman" w:hAnsi="Times New Roman"/>
            <w:b/>
            <w:color w:val="000000" w:themeColor="text1"/>
            <w:sz w:val="24"/>
            <w:szCs w:val="24"/>
          </w:rPr>
          <w:lastRenderedPageBreak/>
          <w:delText xml:space="preserve">Supplementary </w:delText>
        </w:r>
      </w:del>
      <w:r w:rsidRPr="00636C9B">
        <w:rPr>
          <w:rFonts w:ascii="Times New Roman" w:hAnsi="Times New Roman"/>
          <w:b/>
          <w:color w:val="000000" w:themeColor="text1"/>
          <w:sz w:val="24"/>
          <w:szCs w:val="24"/>
        </w:rPr>
        <w:t xml:space="preserve">Table </w:t>
      </w:r>
      <w:ins w:id="1073" w:author="Parks, Robbie M" w:date="2018-11-21T15:33:00Z">
        <w:r w:rsidR="00C8523D">
          <w:rPr>
            <w:rFonts w:ascii="Times New Roman" w:hAnsi="Times New Roman"/>
            <w:b/>
            <w:color w:val="000000" w:themeColor="text1"/>
            <w:sz w:val="24"/>
            <w:szCs w:val="24"/>
          </w:rPr>
          <w:t>S</w:t>
        </w:r>
      </w:ins>
      <w:del w:id="1074" w:author="Parks, Robbie M" w:date="2018-11-21T15:33:00Z">
        <w:r w:rsidR="002C5765" w:rsidRPr="00636C9B" w:rsidDel="00C8523D">
          <w:rPr>
            <w:rFonts w:ascii="Times New Roman" w:hAnsi="Times New Roman"/>
            <w:b/>
            <w:color w:val="000000" w:themeColor="text1"/>
            <w:sz w:val="24"/>
            <w:szCs w:val="24"/>
          </w:rPr>
          <w:delText>X</w:delText>
        </w:r>
      </w:del>
      <w:r w:rsidR="002C5765"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 xml:space="preserve">C above long-term monthly state mean, for deaths from all injuries by sex, age group, and </w:t>
      </w:r>
      <w:del w:id="1075" w:author="Parks, Robbie M" w:date="2018-11-13T17:12:00Z">
        <w:r w:rsidR="003939B4" w:rsidRPr="00636C9B" w:rsidDel="001C2178">
          <w:rPr>
            <w:rFonts w:ascii="Times New Roman" w:hAnsi="Times New Roman"/>
            <w:color w:val="000000" w:themeColor="text1"/>
            <w:sz w:val="24"/>
            <w:szCs w:val="24"/>
          </w:rPr>
          <w:delText xml:space="preserve">category </w:delText>
        </w:r>
      </w:del>
      <w:ins w:id="1076"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3939B4" w:rsidRPr="00636C9B">
        <w:rPr>
          <w:rFonts w:ascii="Times New Roman" w:hAnsi="Times New Roman"/>
          <w:color w:val="000000" w:themeColor="text1"/>
          <w:sz w:val="24"/>
          <w:szCs w:val="24"/>
        </w:rPr>
        <w:t>of injury for 2016 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89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89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89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89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89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89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89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89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854"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854"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89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74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21.0)</w:t>
            </w:r>
          </w:p>
        </w:tc>
        <w:tc>
          <w:tcPr>
            <w:tcW w:w="89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24.0)</w:t>
            </w:r>
          </w:p>
        </w:tc>
        <w:tc>
          <w:tcPr>
            <w:tcW w:w="89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177.0 </w:t>
            </w:r>
            <w:proofErr w:type="gramStart"/>
            <w:r w:rsidRPr="00636C9B">
              <w:rPr>
                <w:rFonts w:ascii="Times New Roman" w:eastAsiaTheme="minorHAnsi" w:hAnsi="Times New Roman"/>
                <w:color w:val="000000"/>
                <w:sz w:val="18"/>
                <w:szCs w:val="18"/>
                <w:lang w:eastAsia="en-GB"/>
              </w:rPr>
              <w:t>( 144.0</w:t>
            </w:r>
            <w:proofErr w:type="gramEnd"/>
            <w:r w:rsidRPr="00636C9B">
              <w:rPr>
                <w:rFonts w:ascii="Times New Roman" w:eastAsiaTheme="minorHAnsi" w:hAnsi="Times New Roman"/>
                <w:color w:val="000000"/>
                <w:sz w:val="18"/>
                <w:szCs w:val="18"/>
                <w:lang w:eastAsia="en-GB"/>
              </w:rPr>
              <w:t>, 209.0)</w:t>
            </w:r>
          </w:p>
        </w:tc>
        <w:tc>
          <w:tcPr>
            <w:tcW w:w="89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195.0 </w:t>
            </w:r>
            <w:proofErr w:type="gramStart"/>
            <w:r w:rsidRPr="00636C9B">
              <w:rPr>
                <w:rFonts w:ascii="Times New Roman" w:eastAsiaTheme="minorHAnsi" w:hAnsi="Times New Roman"/>
                <w:color w:val="000000"/>
                <w:sz w:val="18"/>
                <w:szCs w:val="18"/>
                <w:lang w:eastAsia="en-GB"/>
              </w:rPr>
              <w:t>( 159.0</w:t>
            </w:r>
            <w:proofErr w:type="gramEnd"/>
            <w:r w:rsidRPr="00636C9B">
              <w:rPr>
                <w:rFonts w:ascii="Times New Roman" w:eastAsiaTheme="minorHAnsi" w:hAnsi="Times New Roman"/>
                <w:color w:val="000000"/>
                <w:sz w:val="18"/>
                <w:szCs w:val="18"/>
                <w:lang w:eastAsia="en-GB"/>
              </w:rPr>
              <w:t>, 230.0)</w:t>
            </w:r>
          </w:p>
        </w:tc>
        <w:tc>
          <w:tcPr>
            <w:tcW w:w="89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130.0 </w:t>
            </w:r>
            <w:proofErr w:type="gramStart"/>
            <w:r w:rsidRPr="00636C9B">
              <w:rPr>
                <w:rFonts w:ascii="Times New Roman" w:eastAsiaTheme="minorHAnsi" w:hAnsi="Times New Roman"/>
                <w:color w:val="000000"/>
                <w:sz w:val="18"/>
                <w:szCs w:val="18"/>
                <w:lang w:eastAsia="en-GB"/>
              </w:rPr>
              <w:t>( 101.0</w:t>
            </w:r>
            <w:proofErr w:type="gramEnd"/>
            <w:r w:rsidRPr="00636C9B">
              <w:rPr>
                <w:rFonts w:ascii="Times New Roman" w:eastAsiaTheme="minorHAnsi" w:hAnsi="Times New Roman"/>
                <w:color w:val="000000"/>
                <w:sz w:val="18"/>
                <w:szCs w:val="18"/>
                <w:lang w:eastAsia="en-GB"/>
              </w:rPr>
              <w:t>, 160.0)</w:t>
            </w:r>
          </w:p>
        </w:tc>
        <w:tc>
          <w:tcPr>
            <w:tcW w:w="89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125.0 </w:t>
            </w:r>
            <w:proofErr w:type="gramStart"/>
            <w:r w:rsidRPr="00636C9B">
              <w:rPr>
                <w:rFonts w:ascii="Times New Roman" w:eastAsiaTheme="minorHAnsi" w:hAnsi="Times New Roman"/>
                <w:color w:val="000000"/>
                <w:sz w:val="18"/>
                <w:szCs w:val="18"/>
                <w:lang w:eastAsia="en-GB"/>
              </w:rPr>
              <w:t>(  92.0</w:t>
            </w:r>
            <w:proofErr w:type="gramEnd"/>
            <w:r w:rsidRPr="00636C9B">
              <w:rPr>
                <w:rFonts w:ascii="Times New Roman" w:eastAsiaTheme="minorHAnsi" w:hAnsi="Times New Roman"/>
                <w:color w:val="000000"/>
                <w:sz w:val="18"/>
                <w:szCs w:val="18"/>
                <w:lang w:eastAsia="en-GB"/>
              </w:rPr>
              <w:t>, 158.0)</w:t>
            </w:r>
          </w:p>
        </w:tc>
        <w:tc>
          <w:tcPr>
            <w:tcW w:w="89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133.0 </w:t>
            </w:r>
            <w:proofErr w:type="gramStart"/>
            <w:r w:rsidRPr="00636C9B">
              <w:rPr>
                <w:rFonts w:ascii="Times New Roman" w:eastAsiaTheme="minorHAnsi" w:hAnsi="Times New Roman"/>
                <w:color w:val="000000"/>
                <w:sz w:val="18"/>
                <w:szCs w:val="18"/>
                <w:lang w:eastAsia="en-GB"/>
              </w:rPr>
              <w:t>(  96.0</w:t>
            </w:r>
            <w:proofErr w:type="gramEnd"/>
            <w:r w:rsidRPr="00636C9B">
              <w:rPr>
                <w:rFonts w:ascii="Times New Roman" w:eastAsiaTheme="minorHAnsi" w:hAnsi="Times New Roman"/>
                <w:color w:val="000000"/>
                <w:sz w:val="18"/>
                <w:szCs w:val="18"/>
                <w:lang w:eastAsia="en-GB"/>
              </w:rPr>
              <w:t>, 170.0)</w:t>
            </w:r>
          </w:p>
        </w:tc>
        <w:tc>
          <w:tcPr>
            <w:tcW w:w="89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51.0 </w:t>
            </w:r>
            <w:proofErr w:type="gramStart"/>
            <w:r w:rsidRPr="00636C9B">
              <w:rPr>
                <w:rFonts w:ascii="Times New Roman" w:eastAsiaTheme="minorHAnsi" w:hAnsi="Times New Roman"/>
                <w:color w:val="000000"/>
                <w:sz w:val="18"/>
                <w:szCs w:val="18"/>
                <w:lang w:eastAsia="en-GB"/>
              </w:rPr>
              <w:t>(  22.0</w:t>
            </w:r>
            <w:proofErr w:type="gramEnd"/>
            <w:r w:rsidRPr="00636C9B">
              <w:rPr>
                <w:rFonts w:ascii="Times New Roman" w:eastAsiaTheme="minorHAnsi" w:hAnsi="Times New Roman"/>
                <w:color w:val="000000"/>
                <w:sz w:val="18"/>
                <w:szCs w:val="18"/>
                <w:lang w:eastAsia="en-GB"/>
              </w:rPr>
              <w:t>,  80.0)</w:t>
            </w:r>
          </w:p>
        </w:tc>
        <w:tc>
          <w:tcPr>
            <w:tcW w:w="854"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w:t>
            </w:r>
            <w:proofErr w:type="gramStart"/>
            <w:r w:rsidRPr="00636C9B">
              <w:rPr>
                <w:rFonts w:ascii="Times New Roman" w:eastAsiaTheme="minorHAnsi" w:hAnsi="Times New Roman"/>
                <w:color w:val="000000"/>
                <w:sz w:val="18"/>
                <w:szCs w:val="18"/>
                <w:lang w:eastAsia="en-GB"/>
              </w:rPr>
              <w:t>0,  29.0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0.0)</w:t>
            </w:r>
          </w:p>
        </w:tc>
        <w:tc>
          <w:tcPr>
            <w:tcW w:w="89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815.0 </w:t>
            </w:r>
            <w:proofErr w:type="gramStart"/>
            <w:r w:rsidRPr="00636C9B">
              <w:rPr>
                <w:rFonts w:ascii="Times New Roman" w:eastAsiaTheme="minorHAnsi" w:hAnsi="Times New Roman"/>
                <w:color w:val="000000"/>
                <w:sz w:val="18"/>
                <w:szCs w:val="18"/>
                <w:lang w:eastAsia="en-GB"/>
              </w:rPr>
              <w:t>( 721.0</w:t>
            </w:r>
            <w:proofErr w:type="gramEnd"/>
            <w:r w:rsidRPr="00636C9B">
              <w:rPr>
                <w:rFonts w:ascii="Times New Roman" w:eastAsiaTheme="minorHAnsi" w:hAnsi="Times New Roman"/>
                <w:color w:val="000000"/>
                <w:sz w:val="18"/>
                <w:szCs w:val="18"/>
                <w:lang w:eastAsia="en-GB"/>
              </w:rPr>
              <w:t>, 909.0)</w:t>
            </w:r>
          </w:p>
        </w:tc>
      </w:tr>
      <w:tr w:rsidR="004F7F15" w:rsidRPr="00636C9B" w14:paraId="45096C9C" w14:textId="77777777" w:rsidTr="004F7F15">
        <w:trPr>
          <w:trHeight w:val="480"/>
        </w:trPr>
        <w:tc>
          <w:tcPr>
            <w:tcW w:w="13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89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7.0,  16.0)</w:t>
            </w:r>
          </w:p>
        </w:tc>
        <w:tc>
          <w:tcPr>
            <w:tcW w:w="89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35.0 </w:t>
            </w:r>
            <w:proofErr w:type="gramStart"/>
            <w:r w:rsidRPr="00636C9B">
              <w:rPr>
                <w:rFonts w:ascii="Times New Roman" w:eastAsiaTheme="minorHAnsi" w:hAnsi="Times New Roman"/>
                <w:color w:val="000000"/>
                <w:sz w:val="18"/>
                <w:szCs w:val="18"/>
                <w:lang w:eastAsia="en-GB"/>
              </w:rPr>
              <w:t>(  21.0</w:t>
            </w:r>
            <w:proofErr w:type="gramEnd"/>
            <w:r w:rsidRPr="00636C9B">
              <w:rPr>
                <w:rFonts w:ascii="Times New Roman" w:eastAsiaTheme="minorHAnsi" w:hAnsi="Times New Roman"/>
                <w:color w:val="000000"/>
                <w:sz w:val="18"/>
                <w:szCs w:val="18"/>
                <w:lang w:eastAsia="en-GB"/>
              </w:rPr>
              <w:t>,  49.0)</w:t>
            </w:r>
          </w:p>
        </w:tc>
        <w:tc>
          <w:tcPr>
            <w:tcW w:w="89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6.0,  37.0)</w:t>
            </w:r>
          </w:p>
        </w:tc>
        <w:tc>
          <w:tcPr>
            <w:tcW w:w="89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9.0,  38.0)</w:t>
            </w:r>
          </w:p>
        </w:tc>
        <w:tc>
          <w:tcPr>
            <w:tcW w:w="89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89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2.0,  36.0)</w:t>
            </w:r>
          </w:p>
        </w:tc>
        <w:tc>
          <w:tcPr>
            <w:tcW w:w="89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2.0,  37.0)</w:t>
            </w:r>
          </w:p>
        </w:tc>
        <w:tc>
          <w:tcPr>
            <w:tcW w:w="854"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0,  27.0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4.0)</w:t>
            </w:r>
          </w:p>
        </w:tc>
        <w:tc>
          <w:tcPr>
            <w:tcW w:w="89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126.0 </w:t>
            </w:r>
            <w:proofErr w:type="gramStart"/>
            <w:r w:rsidRPr="00636C9B">
              <w:rPr>
                <w:rFonts w:ascii="Times New Roman" w:eastAsiaTheme="minorHAnsi" w:hAnsi="Times New Roman"/>
                <w:color w:val="000000"/>
                <w:sz w:val="18"/>
                <w:szCs w:val="18"/>
                <w:lang w:eastAsia="en-GB"/>
              </w:rPr>
              <w:t>(  66.0</w:t>
            </w:r>
            <w:proofErr w:type="gramEnd"/>
            <w:r w:rsidRPr="00636C9B">
              <w:rPr>
                <w:rFonts w:ascii="Times New Roman" w:eastAsiaTheme="minorHAnsi" w:hAnsi="Times New Roman"/>
                <w:color w:val="000000"/>
                <w:sz w:val="18"/>
                <w:szCs w:val="18"/>
                <w:lang w:eastAsia="en-GB"/>
              </w:rPr>
              <w:t>, 185.0)</w:t>
            </w:r>
          </w:p>
        </w:tc>
      </w:tr>
      <w:tr w:rsidR="004F7F15" w:rsidRPr="00636C9B"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89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10.0</w:t>
            </w:r>
            <w:proofErr w:type="gramEnd"/>
            <w:r w:rsidRPr="00636C9B">
              <w:rPr>
                <w:rFonts w:ascii="Times New Roman" w:eastAsiaTheme="minorHAnsi" w:hAnsi="Times New Roman"/>
                <w:color w:val="000000"/>
                <w:sz w:val="18"/>
                <w:szCs w:val="18"/>
                <w:lang w:eastAsia="en-GB"/>
              </w:rPr>
              <w:t>,  20.0)</w:t>
            </w:r>
          </w:p>
        </w:tc>
        <w:tc>
          <w:tcPr>
            <w:tcW w:w="89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119.0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137.0)</w:t>
            </w:r>
          </w:p>
        </w:tc>
        <w:tc>
          <w:tcPr>
            <w:tcW w:w="89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99.0 </w:t>
            </w:r>
            <w:proofErr w:type="gramStart"/>
            <w:r w:rsidRPr="00636C9B">
              <w:rPr>
                <w:rFonts w:ascii="Times New Roman" w:eastAsiaTheme="minorHAnsi" w:hAnsi="Times New Roman"/>
                <w:color w:val="000000"/>
                <w:sz w:val="18"/>
                <w:szCs w:val="18"/>
                <w:lang w:eastAsia="en-GB"/>
              </w:rPr>
              <w:t>(  78.0</w:t>
            </w:r>
            <w:proofErr w:type="gramEnd"/>
            <w:r w:rsidRPr="00636C9B">
              <w:rPr>
                <w:rFonts w:ascii="Times New Roman" w:eastAsiaTheme="minorHAnsi" w:hAnsi="Times New Roman"/>
                <w:color w:val="000000"/>
                <w:sz w:val="18"/>
                <w:szCs w:val="18"/>
                <w:lang w:eastAsia="en-GB"/>
              </w:rPr>
              <w:t>, 119.0)</w:t>
            </w:r>
          </w:p>
        </w:tc>
        <w:tc>
          <w:tcPr>
            <w:tcW w:w="89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48.0</w:t>
            </w:r>
            <w:proofErr w:type="gramEnd"/>
            <w:r w:rsidRPr="00636C9B">
              <w:rPr>
                <w:rFonts w:ascii="Times New Roman" w:eastAsiaTheme="minorHAnsi" w:hAnsi="Times New Roman"/>
                <w:color w:val="000000"/>
                <w:sz w:val="18"/>
                <w:szCs w:val="18"/>
                <w:lang w:eastAsia="en-GB"/>
              </w:rPr>
              <w:t>,  82.0)</w:t>
            </w:r>
          </w:p>
        </w:tc>
        <w:tc>
          <w:tcPr>
            <w:tcW w:w="89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101.0)</w:t>
            </w:r>
          </w:p>
        </w:tc>
        <w:tc>
          <w:tcPr>
            <w:tcW w:w="89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40.0</w:t>
            </w:r>
            <w:proofErr w:type="gramEnd"/>
            <w:r w:rsidRPr="00636C9B">
              <w:rPr>
                <w:rFonts w:ascii="Times New Roman" w:eastAsiaTheme="minorHAnsi" w:hAnsi="Times New Roman"/>
                <w:color w:val="000000"/>
                <w:sz w:val="18"/>
                <w:szCs w:val="18"/>
                <w:lang w:eastAsia="en-GB"/>
              </w:rPr>
              <w:t>,  90.0)</w:t>
            </w:r>
          </w:p>
        </w:tc>
        <w:tc>
          <w:tcPr>
            <w:tcW w:w="89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0.0,  46.0)</w:t>
            </w:r>
          </w:p>
        </w:tc>
        <w:tc>
          <w:tcPr>
            <w:tcW w:w="854"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w:t>
            </w:r>
            <w:proofErr w:type="gramStart"/>
            <w:r w:rsidRPr="00636C9B">
              <w:rPr>
                <w:rFonts w:ascii="Times New Roman" w:eastAsiaTheme="minorHAnsi" w:hAnsi="Times New Roman"/>
                <w:color w:val="000000"/>
                <w:sz w:val="18"/>
                <w:szCs w:val="18"/>
                <w:lang w:eastAsia="en-GB"/>
              </w:rPr>
              <w:t>0,  12.0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89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427.0 </w:t>
            </w:r>
            <w:proofErr w:type="gramStart"/>
            <w:r w:rsidRPr="00636C9B">
              <w:rPr>
                <w:rFonts w:ascii="Times New Roman" w:eastAsiaTheme="minorHAnsi" w:hAnsi="Times New Roman"/>
                <w:color w:val="000000"/>
                <w:sz w:val="18"/>
                <w:szCs w:val="18"/>
                <w:lang w:eastAsia="en-GB"/>
              </w:rPr>
              <w:t>( 361.0</w:t>
            </w:r>
            <w:proofErr w:type="gramEnd"/>
            <w:r w:rsidRPr="00636C9B">
              <w:rPr>
                <w:rFonts w:ascii="Times New Roman" w:eastAsiaTheme="minorHAnsi" w:hAnsi="Times New Roman"/>
                <w:color w:val="000000"/>
                <w:sz w:val="18"/>
                <w:szCs w:val="18"/>
                <w:lang w:eastAsia="en-GB"/>
              </w:rPr>
              <w:t>, 492.0)</w:t>
            </w:r>
          </w:p>
        </w:tc>
      </w:tr>
      <w:tr w:rsidR="004F7F15" w:rsidRPr="00636C9B" w14:paraId="310D5B76" w14:textId="77777777" w:rsidTr="004F7F15">
        <w:trPr>
          <w:trHeight w:val="510"/>
        </w:trPr>
        <w:tc>
          <w:tcPr>
            <w:tcW w:w="13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2.0,   8.0)</w:t>
            </w:r>
          </w:p>
        </w:tc>
        <w:tc>
          <w:tcPr>
            <w:tcW w:w="89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89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9.0,  29.0)</w:t>
            </w:r>
          </w:p>
        </w:tc>
        <w:tc>
          <w:tcPr>
            <w:tcW w:w="89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3.0,  17.0)</w:t>
            </w:r>
          </w:p>
        </w:tc>
        <w:tc>
          <w:tcPr>
            <w:tcW w:w="89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2.0,  14.0)</w:t>
            </w:r>
          </w:p>
        </w:tc>
        <w:tc>
          <w:tcPr>
            <w:tcW w:w="89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4.0,  18.0)</w:t>
            </w:r>
          </w:p>
        </w:tc>
        <w:tc>
          <w:tcPr>
            <w:tcW w:w="89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8.0,  16.0)</w:t>
            </w:r>
          </w:p>
        </w:tc>
        <w:tc>
          <w:tcPr>
            <w:tcW w:w="89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5.0,  25.0)</w:t>
            </w:r>
          </w:p>
        </w:tc>
        <w:tc>
          <w:tcPr>
            <w:tcW w:w="854"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0,  26.0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c>
          <w:tcPr>
            <w:tcW w:w="89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w:t>
            </w:r>
            <w:proofErr w:type="gramStart"/>
            <w:r w:rsidRPr="00636C9B">
              <w:rPr>
                <w:rFonts w:ascii="Times New Roman" w:eastAsiaTheme="minorHAnsi" w:hAnsi="Times New Roman"/>
                <w:color w:val="000000"/>
                <w:sz w:val="18"/>
                <w:szCs w:val="18"/>
                <w:lang w:eastAsia="en-GB"/>
              </w:rPr>
              <w:t>0,  86.0</w:t>
            </w:r>
            <w:proofErr w:type="gramEnd"/>
            <w:r w:rsidRPr="00636C9B">
              <w:rPr>
                <w:rFonts w:ascii="Times New Roman" w:eastAsiaTheme="minorHAnsi" w:hAnsi="Times New Roman"/>
                <w:color w:val="000000"/>
                <w:sz w:val="18"/>
                <w:szCs w:val="18"/>
                <w:lang w:eastAsia="en-GB"/>
              </w:rPr>
              <w:t>)</w:t>
            </w:r>
          </w:p>
        </w:tc>
      </w:tr>
      <w:tr w:rsidR="004F7F15" w:rsidRPr="00636C9B"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74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3.0,   8.0)</w:t>
            </w:r>
          </w:p>
        </w:tc>
        <w:tc>
          <w:tcPr>
            <w:tcW w:w="89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1.0,   9.0)</w:t>
            </w:r>
          </w:p>
        </w:tc>
        <w:tc>
          <w:tcPr>
            <w:tcW w:w="89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76.0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94.0)</w:t>
            </w:r>
          </w:p>
        </w:tc>
        <w:tc>
          <w:tcPr>
            <w:tcW w:w="89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71.0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90.0)</w:t>
            </w:r>
          </w:p>
        </w:tc>
        <w:tc>
          <w:tcPr>
            <w:tcW w:w="89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48.0 </w:t>
            </w:r>
            <w:proofErr w:type="gramStart"/>
            <w:r w:rsidRPr="00636C9B">
              <w:rPr>
                <w:rFonts w:ascii="Times New Roman" w:eastAsiaTheme="minorHAnsi" w:hAnsi="Times New Roman"/>
                <w:color w:val="000000"/>
                <w:sz w:val="18"/>
                <w:szCs w:val="18"/>
                <w:lang w:eastAsia="en-GB"/>
              </w:rPr>
              <w:t>(  32.0</w:t>
            </w:r>
            <w:proofErr w:type="gramEnd"/>
            <w:r w:rsidRPr="00636C9B">
              <w:rPr>
                <w:rFonts w:ascii="Times New Roman" w:eastAsiaTheme="minorHAnsi" w:hAnsi="Times New Roman"/>
                <w:color w:val="000000"/>
                <w:sz w:val="18"/>
                <w:szCs w:val="18"/>
                <w:lang w:eastAsia="en-GB"/>
              </w:rPr>
              <w:t>,  64.0)</w:t>
            </w:r>
          </w:p>
        </w:tc>
        <w:tc>
          <w:tcPr>
            <w:tcW w:w="89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47.0</w:t>
            </w:r>
            <w:proofErr w:type="gramEnd"/>
            <w:r w:rsidRPr="00636C9B">
              <w:rPr>
                <w:rFonts w:ascii="Times New Roman" w:eastAsiaTheme="minorHAnsi" w:hAnsi="Times New Roman"/>
                <w:color w:val="000000"/>
                <w:sz w:val="18"/>
                <w:szCs w:val="18"/>
                <w:lang w:eastAsia="en-GB"/>
              </w:rPr>
              <w:t>,  83.0)</w:t>
            </w:r>
          </w:p>
        </w:tc>
        <w:tc>
          <w:tcPr>
            <w:tcW w:w="89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73.0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94.0)</w:t>
            </w:r>
          </w:p>
        </w:tc>
        <w:tc>
          <w:tcPr>
            <w:tcW w:w="89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8.0,  38.0)</w:t>
            </w:r>
          </w:p>
        </w:tc>
        <w:tc>
          <w:tcPr>
            <w:tcW w:w="854"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5.0,  26.0)</w:t>
            </w:r>
          </w:p>
        </w:tc>
        <w:tc>
          <w:tcPr>
            <w:tcW w:w="854"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4.0,  11.0)</w:t>
            </w:r>
          </w:p>
        </w:tc>
        <w:tc>
          <w:tcPr>
            <w:tcW w:w="89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385.0 </w:t>
            </w:r>
            <w:proofErr w:type="gramStart"/>
            <w:r w:rsidRPr="00636C9B">
              <w:rPr>
                <w:rFonts w:ascii="Times New Roman" w:eastAsiaTheme="minorHAnsi" w:hAnsi="Times New Roman"/>
                <w:color w:val="000000"/>
                <w:sz w:val="18"/>
                <w:szCs w:val="18"/>
                <w:lang w:eastAsia="en-GB"/>
              </w:rPr>
              <w:t>( 339.0</w:t>
            </w:r>
            <w:proofErr w:type="gramEnd"/>
            <w:r w:rsidRPr="00636C9B">
              <w:rPr>
                <w:rFonts w:ascii="Times New Roman" w:eastAsiaTheme="minorHAnsi" w:hAnsi="Times New Roman"/>
                <w:color w:val="000000"/>
                <w:sz w:val="18"/>
                <w:szCs w:val="18"/>
                <w:lang w:eastAsia="en-GB"/>
              </w:rPr>
              <w:t>, 431.0)</w:t>
            </w:r>
          </w:p>
        </w:tc>
      </w:tr>
      <w:tr w:rsidR="004F7F15" w:rsidRPr="00636C9B" w14:paraId="3CACDB85" w14:textId="77777777" w:rsidTr="004F7F15">
        <w:trPr>
          <w:trHeight w:val="510"/>
        </w:trPr>
        <w:tc>
          <w:tcPr>
            <w:tcW w:w="13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1.0,   4.0)</w:t>
            </w:r>
          </w:p>
        </w:tc>
        <w:tc>
          <w:tcPr>
            <w:tcW w:w="89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1.0,   8.0)</w:t>
            </w:r>
          </w:p>
        </w:tc>
        <w:tc>
          <w:tcPr>
            <w:tcW w:w="89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8.0,  28.0)</w:t>
            </w:r>
          </w:p>
        </w:tc>
        <w:tc>
          <w:tcPr>
            <w:tcW w:w="89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6.0,  15.0)</w:t>
            </w:r>
          </w:p>
        </w:tc>
        <w:tc>
          <w:tcPr>
            <w:tcW w:w="89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3.0,  12.0)</w:t>
            </w:r>
          </w:p>
        </w:tc>
        <w:tc>
          <w:tcPr>
            <w:tcW w:w="89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5.0,  15.0)</w:t>
            </w:r>
          </w:p>
        </w:tc>
        <w:tc>
          <w:tcPr>
            <w:tcW w:w="89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7.0,  12.0)</w:t>
            </w:r>
          </w:p>
        </w:tc>
        <w:tc>
          <w:tcPr>
            <w:tcW w:w="89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4.0,  20.0)</w:t>
            </w:r>
          </w:p>
        </w:tc>
        <w:tc>
          <w:tcPr>
            <w:tcW w:w="854"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0.0,  13.0)</w:t>
            </w:r>
          </w:p>
        </w:tc>
        <w:tc>
          <w:tcPr>
            <w:tcW w:w="854"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1.0,  10.0)</w:t>
            </w:r>
          </w:p>
        </w:tc>
        <w:tc>
          <w:tcPr>
            <w:tcW w:w="89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63.0 </w:t>
            </w:r>
            <w:proofErr w:type="gramStart"/>
            <w:r w:rsidRPr="00636C9B">
              <w:rPr>
                <w:rFonts w:ascii="Times New Roman" w:eastAsiaTheme="minorHAnsi" w:hAnsi="Times New Roman"/>
                <w:color w:val="000000"/>
                <w:sz w:val="18"/>
                <w:szCs w:val="18"/>
                <w:lang w:eastAsia="en-GB"/>
              </w:rPr>
              <w:t>(  39.0</w:t>
            </w:r>
            <w:proofErr w:type="gramEnd"/>
            <w:r w:rsidRPr="00636C9B">
              <w:rPr>
                <w:rFonts w:ascii="Times New Roman" w:eastAsiaTheme="minorHAnsi" w:hAnsi="Times New Roman"/>
                <w:color w:val="000000"/>
                <w:sz w:val="18"/>
                <w:szCs w:val="18"/>
                <w:lang w:eastAsia="en-GB"/>
              </w:rPr>
              <w:t>,  88.0)</w:t>
            </w:r>
          </w:p>
        </w:tc>
      </w:tr>
      <w:tr w:rsidR="004F7F15" w:rsidRPr="00636C9B"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74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89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89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89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3.0,  11.0)</w:t>
            </w:r>
          </w:p>
        </w:tc>
        <w:tc>
          <w:tcPr>
            <w:tcW w:w="89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w:t>
            </w:r>
          </w:p>
        </w:tc>
        <w:tc>
          <w:tcPr>
            <w:tcW w:w="89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w:t>
            </w:r>
            <w:proofErr w:type="gramStart"/>
            <w:r w:rsidRPr="00636C9B">
              <w:rPr>
                <w:rFonts w:ascii="Times New Roman" w:eastAsiaTheme="minorHAnsi" w:hAnsi="Times New Roman"/>
                <w:color w:val="000000"/>
                <w:sz w:val="18"/>
                <w:szCs w:val="18"/>
                <w:lang w:eastAsia="en-GB"/>
              </w:rPr>
              <w:t>0,  11.0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9.0)</w:t>
            </w:r>
          </w:p>
        </w:tc>
        <w:tc>
          <w:tcPr>
            <w:tcW w:w="854"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89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4F7F15">
        <w:trPr>
          <w:trHeight w:val="525"/>
        </w:trPr>
        <w:tc>
          <w:tcPr>
            <w:tcW w:w="13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89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3.0,   4.0)</w:t>
            </w:r>
          </w:p>
        </w:tc>
        <w:tc>
          <w:tcPr>
            <w:tcW w:w="89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7.0,   8.0)</w:t>
            </w:r>
          </w:p>
        </w:tc>
        <w:tc>
          <w:tcPr>
            <w:tcW w:w="89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9.0)</w:t>
            </w:r>
          </w:p>
        </w:tc>
        <w:tc>
          <w:tcPr>
            <w:tcW w:w="854"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w:t>
            </w:r>
            <w:proofErr w:type="gramStart"/>
            <w:r w:rsidRPr="00636C9B">
              <w:rPr>
                <w:rFonts w:ascii="Times New Roman" w:eastAsiaTheme="minorHAnsi" w:hAnsi="Times New Roman"/>
                <w:color w:val="000000"/>
                <w:sz w:val="18"/>
                <w:szCs w:val="18"/>
                <w:lang w:eastAsia="en-GB"/>
              </w:rPr>
              <w:t>0,  17.0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w:t>
            </w:r>
          </w:p>
        </w:tc>
        <w:tc>
          <w:tcPr>
            <w:tcW w:w="89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r>
      <w:tr w:rsidR="004F7F15" w:rsidRPr="00636C9B"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74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6.0,  13.0)</w:t>
            </w:r>
          </w:p>
        </w:tc>
        <w:tc>
          <w:tcPr>
            <w:tcW w:w="89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8.0,  13.0)</w:t>
            </w:r>
          </w:p>
        </w:tc>
        <w:tc>
          <w:tcPr>
            <w:tcW w:w="89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45.0)</w:t>
            </w:r>
          </w:p>
        </w:tc>
        <w:tc>
          <w:tcPr>
            <w:tcW w:w="89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29.0)</w:t>
            </w:r>
          </w:p>
        </w:tc>
        <w:tc>
          <w:tcPr>
            <w:tcW w:w="89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89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7.0,  17.0)</w:t>
            </w:r>
          </w:p>
        </w:tc>
        <w:tc>
          <w:tcPr>
            <w:tcW w:w="89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4.0,  13.0)</w:t>
            </w:r>
          </w:p>
        </w:tc>
        <w:tc>
          <w:tcPr>
            <w:tcW w:w="89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2.0,   9.0)</w:t>
            </w:r>
          </w:p>
        </w:tc>
        <w:tc>
          <w:tcPr>
            <w:tcW w:w="854"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1.0,   5.0)</w:t>
            </w:r>
          </w:p>
        </w:tc>
        <w:tc>
          <w:tcPr>
            <w:tcW w:w="854"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89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128.0 </w:t>
            </w:r>
            <w:proofErr w:type="gramStart"/>
            <w:r w:rsidRPr="00636C9B">
              <w:rPr>
                <w:rFonts w:ascii="Times New Roman" w:eastAsiaTheme="minorHAnsi" w:hAnsi="Times New Roman"/>
                <w:color w:val="000000"/>
                <w:sz w:val="18"/>
                <w:szCs w:val="18"/>
                <w:lang w:eastAsia="en-GB"/>
              </w:rPr>
              <w:t>( 116.0</w:t>
            </w:r>
            <w:proofErr w:type="gramEnd"/>
            <w:r w:rsidRPr="00636C9B">
              <w:rPr>
                <w:rFonts w:ascii="Times New Roman" w:eastAsiaTheme="minorHAnsi" w:hAnsi="Times New Roman"/>
                <w:color w:val="000000"/>
                <w:sz w:val="18"/>
                <w:szCs w:val="18"/>
                <w:lang w:eastAsia="en-GB"/>
              </w:rPr>
              <w:t>, 141.0)</w:t>
            </w:r>
          </w:p>
        </w:tc>
      </w:tr>
      <w:tr w:rsidR="004F7F15" w:rsidRPr="00636C9B" w14:paraId="48954607" w14:textId="77777777" w:rsidTr="004F7F15">
        <w:trPr>
          <w:trHeight w:val="525"/>
        </w:trPr>
        <w:tc>
          <w:tcPr>
            <w:tcW w:w="13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89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2.0,   5.0)</w:t>
            </w:r>
          </w:p>
        </w:tc>
        <w:tc>
          <w:tcPr>
            <w:tcW w:w="89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1.0,   3.0)</w:t>
            </w:r>
          </w:p>
        </w:tc>
        <w:tc>
          <w:tcPr>
            <w:tcW w:w="89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89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9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854"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54"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r>
      <w:tr w:rsidR="004F7F15" w:rsidRPr="00636C9B"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89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89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31.0</w:t>
            </w:r>
            <w:proofErr w:type="gramEnd"/>
            <w:r w:rsidRPr="00636C9B">
              <w:rPr>
                <w:rFonts w:ascii="Times New Roman" w:eastAsiaTheme="minorHAnsi" w:hAnsi="Times New Roman"/>
                <w:color w:val="000000"/>
                <w:sz w:val="18"/>
                <w:szCs w:val="18"/>
                <w:lang w:eastAsia="en-GB"/>
              </w:rPr>
              <w:t>,  85.0)</w:t>
            </w:r>
          </w:p>
        </w:tc>
        <w:tc>
          <w:tcPr>
            <w:tcW w:w="89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96.0 </w:t>
            </w:r>
            <w:proofErr w:type="gramStart"/>
            <w:r w:rsidRPr="00636C9B">
              <w:rPr>
                <w:rFonts w:ascii="Times New Roman" w:eastAsiaTheme="minorHAnsi" w:hAnsi="Times New Roman"/>
                <w:color w:val="000000"/>
                <w:sz w:val="18"/>
                <w:szCs w:val="18"/>
                <w:lang w:eastAsia="en-GB"/>
              </w:rPr>
              <w:t>(  67.0</w:t>
            </w:r>
            <w:proofErr w:type="gramEnd"/>
            <w:r w:rsidRPr="00636C9B">
              <w:rPr>
                <w:rFonts w:ascii="Times New Roman" w:eastAsiaTheme="minorHAnsi" w:hAnsi="Times New Roman"/>
                <w:color w:val="000000"/>
                <w:sz w:val="18"/>
                <w:szCs w:val="18"/>
                <w:lang w:eastAsia="en-GB"/>
              </w:rPr>
              <w:t>, 126.0)</w:t>
            </w:r>
          </w:p>
        </w:tc>
        <w:tc>
          <w:tcPr>
            <w:tcW w:w="89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89.0)</w:t>
            </w:r>
          </w:p>
        </w:tc>
        <w:tc>
          <w:tcPr>
            <w:tcW w:w="89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45.0 </w:t>
            </w:r>
            <w:proofErr w:type="gramStart"/>
            <w:r w:rsidRPr="00636C9B">
              <w:rPr>
                <w:rFonts w:ascii="Times New Roman" w:eastAsiaTheme="minorHAnsi" w:hAnsi="Times New Roman"/>
                <w:color w:val="000000"/>
                <w:sz w:val="18"/>
                <w:szCs w:val="18"/>
                <w:lang w:eastAsia="en-GB"/>
              </w:rPr>
              <w:t>(  19.0</w:t>
            </w:r>
            <w:proofErr w:type="gramEnd"/>
            <w:r w:rsidRPr="00636C9B">
              <w:rPr>
                <w:rFonts w:ascii="Times New Roman" w:eastAsiaTheme="minorHAnsi" w:hAnsi="Times New Roman"/>
                <w:color w:val="000000"/>
                <w:sz w:val="18"/>
                <w:szCs w:val="18"/>
                <w:lang w:eastAsia="en-GB"/>
              </w:rPr>
              <w:t>,  70.0)</w:t>
            </w:r>
          </w:p>
        </w:tc>
        <w:tc>
          <w:tcPr>
            <w:tcW w:w="89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68.0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95.0)</w:t>
            </w:r>
          </w:p>
        </w:tc>
        <w:tc>
          <w:tcPr>
            <w:tcW w:w="89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28.0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46.0)</w:t>
            </w:r>
          </w:p>
        </w:tc>
        <w:tc>
          <w:tcPr>
            <w:tcW w:w="854"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854"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9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388.0 </w:t>
            </w:r>
            <w:proofErr w:type="gramStart"/>
            <w:r w:rsidRPr="00636C9B">
              <w:rPr>
                <w:rFonts w:ascii="Times New Roman" w:eastAsiaTheme="minorHAnsi" w:hAnsi="Times New Roman"/>
                <w:color w:val="000000"/>
                <w:sz w:val="18"/>
                <w:szCs w:val="18"/>
                <w:lang w:eastAsia="en-GB"/>
              </w:rPr>
              <w:t>( 323.0</w:t>
            </w:r>
            <w:proofErr w:type="gramEnd"/>
            <w:r w:rsidRPr="00636C9B">
              <w:rPr>
                <w:rFonts w:ascii="Times New Roman" w:eastAsiaTheme="minorHAnsi" w:hAnsi="Times New Roman"/>
                <w:color w:val="000000"/>
                <w:sz w:val="18"/>
                <w:szCs w:val="18"/>
                <w:lang w:eastAsia="en-GB"/>
              </w:rPr>
              <w:t>, 451.0)</w:t>
            </w:r>
          </w:p>
        </w:tc>
      </w:tr>
      <w:tr w:rsidR="004F7F15" w:rsidRPr="00636C9B" w14:paraId="4512D1AF" w14:textId="77777777" w:rsidTr="004F7F15">
        <w:trPr>
          <w:trHeight w:val="510"/>
        </w:trPr>
        <w:tc>
          <w:tcPr>
            <w:tcW w:w="13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89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89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6.0,  26.0)</w:t>
            </w:r>
          </w:p>
        </w:tc>
        <w:tc>
          <w:tcPr>
            <w:tcW w:w="89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3.0,  26.0)</w:t>
            </w:r>
          </w:p>
        </w:tc>
        <w:tc>
          <w:tcPr>
            <w:tcW w:w="89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6.0,  29.0)</w:t>
            </w:r>
          </w:p>
        </w:tc>
        <w:tc>
          <w:tcPr>
            <w:tcW w:w="89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1.0,  27.0)</w:t>
            </w:r>
          </w:p>
        </w:tc>
        <w:tc>
          <w:tcPr>
            <w:tcW w:w="89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2.0,  27.0)</w:t>
            </w:r>
          </w:p>
        </w:tc>
        <w:tc>
          <w:tcPr>
            <w:tcW w:w="89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54"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854"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89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92.0 </w:t>
            </w:r>
            <w:proofErr w:type="gramStart"/>
            <w:r w:rsidRPr="00636C9B">
              <w:rPr>
                <w:rFonts w:ascii="Times New Roman" w:eastAsiaTheme="minorHAnsi" w:hAnsi="Times New Roman"/>
                <w:color w:val="000000"/>
                <w:sz w:val="18"/>
                <w:szCs w:val="18"/>
                <w:lang w:eastAsia="en-GB"/>
              </w:rPr>
              <w:t>(  63.0</w:t>
            </w:r>
            <w:proofErr w:type="gramEnd"/>
            <w:r w:rsidRPr="00636C9B">
              <w:rPr>
                <w:rFonts w:ascii="Times New Roman" w:eastAsiaTheme="minorHAnsi" w:hAnsi="Times New Roman"/>
                <w:color w:val="000000"/>
                <w:sz w:val="18"/>
                <w:szCs w:val="18"/>
                <w:lang w:eastAsia="en-GB"/>
              </w:rPr>
              <w:t>, 122.0)</w:t>
            </w:r>
          </w:p>
        </w:tc>
      </w:tr>
      <w:tr w:rsidR="004F7F15" w:rsidRPr="00636C9B"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74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89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9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58.0)</w:t>
            </w:r>
          </w:p>
        </w:tc>
        <w:tc>
          <w:tcPr>
            <w:tcW w:w="89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55.0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76.0)</w:t>
            </w:r>
          </w:p>
        </w:tc>
        <w:tc>
          <w:tcPr>
            <w:tcW w:w="89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4.0,  32.0)</w:t>
            </w:r>
          </w:p>
        </w:tc>
        <w:tc>
          <w:tcPr>
            <w:tcW w:w="89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1.0,  19.0)</w:t>
            </w:r>
          </w:p>
        </w:tc>
        <w:tc>
          <w:tcPr>
            <w:tcW w:w="89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9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854"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54"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135.0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170.0)</w:t>
            </w:r>
          </w:p>
        </w:tc>
      </w:tr>
      <w:tr w:rsidR="004F7F15" w:rsidRPr="00636C9B" w14:paraId="42BC4A87" w14:textId="77777777" w:rsidTr="004F7F15">
        <w:trPr>
          <w:trHeight w:val="478"/>
        </w:trPr>
        <w:tc>
          <w:tcPr>
            <w:tcW w:w="13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89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3.0,  14.0)</w:t>
            </w:r>
          </w:p>
        </w:tc>
        <w:tc>
          <w:tcPr>
            <w:tcW w:w="89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4.0,   8.0)</w:t>
            </w:r>
          </w:p>
        </w:tc>
        <w:tc>
          <w:tcPr>
            <w:tcW w:w="89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2.0,  12.0)</w:t>
            </w:r>
          </w:p>
        </w:tc>
        <w:tc>
          <w:tcPr>
            <w:tcW w:w="89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0.0,   9.0)</w:t>
            </w:r>
          </w:p>
        </w:tc>
        <w:tc>
          <w:tcPr>
            <w:tcW w:w="89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89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54"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854"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42.0)</w:t>
            </w:r>
          </w:p>
        </w:tc>
      </w:tr>
      <w:tr w:rsidR="004F7F15" w:rsidRPr="00636C9B"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2.0,   5.0)</w:t>
            </w:r>
          </w:p>
        </w:tc>
        <w:tc>
          <w:tcPr>
            <w:tcW w:w="89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89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41.0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62.0)</w:t>
            </w:r>
          </w:p>
        </w:tc>
        <w:tc>
          <w:tcPr>
            <w:tcW w:w="89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47.0 </w:t>
            </w:r>
            <w:proofErr w:type="gramStart"/>
            <w:r w:rsidRPr="00636C9B">
              <w:rPr>
                <w:rFonts w:ascii="Times New Roman" w:eastAsiaTheme="minorHAnsi" w:hAnsi="Times New Roman"/>
                <w:color w:val="000000"/>
                <w:sz w:val="18"/>
                <w:szCs w:val="18"/>
                <w:lang w:eastAsia="en-GB"/>
              </w:rPr>
              <w:t>(  28.0</w:t>
            </w:r>
            <w:proofErr w:type="gramEnd"/>
            <w:r w:rsidRPr="00636C9B">
              <w:rPr>
                <w:rFonts w:ascii="Times New Roman" w:eastAsiaTheme="minorHAnsi" w:hAnsi="Times New Roman"/>
                <w:color w:val="000000"/>
                <w:sz w:val="18"/>
                <w:szCs w:val="18"/>
                <w:lang w:eastAsia="en-GB"/>
              </w:rPr>
              <w:t>,  67.0)</w:t>
            </w:r>
          </w:p>
        </w:tc>
        <w:tc>
          <w:tcPr>
            <w:tcW w:w="89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36.0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60.0)</w:t>
            </w:r>
          </w:p>
        </w:tc>
        <w:tc>
          <w:tcPr>
            <w:tcW w:w="89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34.0</w:t>
            </w:r>
            <w:proofErr w:type="gramEnd"/>
            <w:r w:rsidRPr="00636C9B">
              <w:rPr>
                <w:rFonts w:ascii="Times New Roman" w:eastAsiaTheme="minorHAnsi" w:hAnsi="Times New Roman"/>
                <w:color w:val="000000"/>
                <w:sz w:val="18"/>
                <w:szCs w:val="18"/>
                <w:lang w:eastAsia="en-GB"/>
              </w:rPr>
              <w:t>,  84.0)</w:t>
            </w:r>
          </w:p>
        </w:tc>
        <w:tc>
          <w:tcPr>
            <w:tcW w:w="89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9.0,  43.0)</w:t>
            </w:r>
          </w:p>
        </w:tc>
        <w:tc>
          <w:tcPr>
            <w:tcW w:w="854"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854"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9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253.0 </w:t>
            </w:r>
            <w:proofErr w:type="gramStart"/>
            <w:r w:rsidRPr="00636C9B">
              <w:rPr>
                <w:rFonts w:ascii="Times New Roman" w:eastAsiaTheme="minorHAnsi" w:hAnsi="Times New Roman"/>
                <w:color w:val="000000"/>
                <w:sz w:val="18"/>
                <w:szCs w:val="18"/>
                <w:lang w:eastAsia="en-GB"/>
              </w:rPr>
              <w:t>( 200.0</w:t>
            </w:r>
            <w:proofErr w:type="gramEnd"/>
            <w:r w:rsidRPr="00636C9B">
              <w:rPr>
                <w:rFonts w:ascii="Times New Roman" w:eastAsiaTheme="minorHAnsi" w:hAnsi="Times New Roman"/>
                <w:color w:val="000000"/>
                <w:sz w:val="18"/>
                <w:szCs w:val="18"/>
                <w:lang w:eastAsia="en-GB"/>
              </w:rPr>
              <w:t>, 306.0)</w:t>
            </w:r>
          </w:p>
        </w:tc>
      </w:tr>
      <w:tr w:rsidR="004F7F15" w:rsidRPr="00636C9B" w14:paraId="6C4217F5" w14:textId="77777777" w:rsidTr="004F7F15">
        <w:trPr>
          <w:trHeight w:val="510"/>
        </w:trPr>
        <w:tc>
          <w:tcPr>
            <w:tcW w:w="13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0.0,   5.0)</w:t>
            </w:r>
          </w:p>
        </w:tc>
        <w:tc>
          <w:tcPr>
            <w:tcW w:w="89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1.0,  16.0)</w:t>
            </w:r>
          </w:p>
        </w:tc>
        <w:tc>
          <w:tcPr>
            <w:tcW w:w="89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2.0,  22.0)</w:t>
            </w:r>
          </w:p>
        </w:tc>
        <w:tc>
          <w:tcPr>
            <w:tcW w:w="89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0.0,  21.0)</w:t>
            </w:r>
          </w:p>
        </w:tc>
        <w:tc>
          <w:tcPr>
            <w:tcW w:w="89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4.0,  22.0)</w:t>
            </w:r>
          </w:p>
        </w:tc>
        <w:tc>
          <w:tcPr>
            <w:tcW w:w="89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3.0,  25.0)</w:t>
            </w:r>
          </w:p>
        </w:tc>
        <w:tc>
          <w:tcPr>
            <w:tcW w:w="89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1.0,  17.0)</w:t>
            </w:r>
          </w:p>
        </w:tc>
        <w:tc>
          <w:tcPr>
            <w:tcW w:w="854"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854"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9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62.0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41A98219" w:rsidR="00194696" w:rsidRPr="00636C9B" w:rsidRDefault="00845A19" w:rsidP="00D76DF7">
      <w:pPr>
        <w:spacing w:line="480" w:lineRule="auto"/>
        <w:jc w:val="both"/>
        <w:rPr>
          <w:rFonts w:ascii="Times New Roman" w:hAnsi="Times New Roman"/>
          <w:color w:val="000000" w:themeColor="text1"/>
          <w:sz w:val="24"/>
          <w:szCs w:val="24"/>
        </w:rPr>
      </w:pPr>
      <w:del w:id="1077" w:author="Parks, Robbie M" w:date="2018-11-21T15:32:00Z">
        <w:r w:rsidRPr="00636C9B" w:rsidDel="003F66F7">
          <w:rPr>
            <w:rFonts w:ascii="Times New Roman" w:hAnsi="Times New Roman"/>
            <w:b/>
            <w:color w:val="000000" w:themeColor="text1"/>
            <w:sz w:val="24"/>
            <w:szCs w:val="24"/>
          </w:rPr>
          <w:lastRenderedPageBreak/>
          <w:delText xml:space="preserve">Supplementary </w:delText>
        </w:r>
      </w:del>
      <w:r w:rsidRPr="00636C9B">
        <w:rPr>
          <w:rFonts w:ascii="Times New Roman" w:hAnsi="Times New Roman"/>
          <w:b/>
          <w:color w:val="000000" w:themeColor="text1"/>
          <w:sz w:val="24"/>
          <w:szCs w:val="24"/>
        </w:rPr>
        <w:t xml:space="preserve">Table </w:t>
      </w:r>
      <w:del w:id="1078" w:author="Parks, Robbie M" w:date="2018-11-21T15:32:00Z">
        <w:r w:rsidR="00977303" w:rsidRPr="00636C9B" w:rsidDel="003F66F7">
          <w:rPr>
            <w:rFonts w:ascii="Times New Roman" w:hAnsi="Times New Roman"/>
            <w:b/>
            <w:color w:val="000000" w:themeColor="text1"/>
            <w:sz w:val="24"/>
            <w:szCs w:val="24"/>
          </w:rPr>
          <w:delText>XX</w:delText>
        </w:r>
      </w:del>
      <w:ins w:id="1079" w:author="Parks, Robbie M" w:date="2018-11-21T15:32:00Z">
        <w:r w:rsidR="003F66F7">
          <w:rPr>
            <w:rFonts w:ascii="Times New Roman" w:hAnsi="Times New Roman"/>
            <w:b/>
            <w:color w:val="000000" w:themeColor="text1"/>
            <w:sz w:val="24"/>
            <w:szCs w:val="24"/>
          </w:rPr>
          <w:t>SX</w:t>
        </w:r>
      </w:ins>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 xml:space="preserve">C above long-term monthly state mean, for deaths from all injuries by sex, age group, and </w:t>
      </w:r>
      <w:del w:id="1080" w:author="Parks, Robbie M" w:date="2018-11-13T17:12:00Z">
        <w:r w:rsidRPr="00636C9B" w:rsidDel="001C2178">
          <w:rPr>
            <w:rFonts w:ascii="Times New Roman" w:hAnsi="Times New Roman"/>
            <w:color w:val="000000" w:themeColor="text1"/>
            <w:sz w:val="24"/>
            <w:szCs w:val="24"/>
          </w:rPr>
          <w:delText xml:space="preserve">category </w:delText>
        </w:r>
      </w:del>
      <w:ins w:id="1081"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BB1FD5"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BB1FD5"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w:t>
            </w:r>
            <w:proofErr w:type="gramStart"/>
            <w:r w:rsidRPr="00182A4C">
              <w:rPr>
                <w:rFonts w:eastAsia="Times New Roman"/>
                <w:color w:val="000000"/>
                <w:sz w:val="18"/>
                <w:szCs w:val="18"/>
                <w:lang w:eastAsia="en-GB"/>
              </w:rPr>
              <w:t>( 0.36</w:t>
            </w:r>
            <w:proofErr w:type="gramEnd"/>
            <w:r w:rsidRPr="00182A4C">
              <w:rPr>
                <w:rFonts w:eastAsia="Times New Roman"/>
                <w:color w:val="000000"/>
                <w:sz w:val="18"/>
                <w:szCs w:val="18"/>
                <w:lang w:eastAsia="en-GB"/>
              </w:rPr>
              <w:t>,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w:t>
            </w:r>
            <w:proofErr w:type="gramStart"/>
            <w:r w:rsidRPr="00182A4C">
              <w:rPr>
                <w:rFonts w:eastAsia="Times New Roman"/>
                <w:color w:val="000000"/>
                <w:sz w:val="18"/>
                <w:szCs w:val="18"/>
                <w:lang w:eastAsia="en-GB"/>
              </w:rPr>
              <w:t>( 0.29</w:t>
            </w:r>
            <w:proofErr w:type="gramEnd"/>
            <w:r w:rsidRPr="00182A4C">
              <w:rPr>
                <w:rFonts w:eastAsia="Times New Roman"/>
                <w:color w:val="000000"/>
                <w:sz w:val="18"/>
                <w:szCs w:val="18"/>
                <w:lang w:eastAsia="en-GB"/>
              </w:rPr>
              <w:t>,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BB1FD5"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w:t>
            </w:r>
            <w:proofErr w:type="gramStart"/>
            <w:r w:rsidRPr="00182A4C">
              <w:rPr>
                <w:rFonts w:eastAsia="Times New Roman"/>
                <w:color w:val="000000"/>
                <w:sz w:val="18"/>
                <w:szCs w:val="18"/>
                <w:lang w:eastAsia="en-GB"/>
              </w:rPr>
              <w:t>78,-</w:t>
            </w:r>
            <w:proofErr w:type="gramEnd"/>
            <w:r w:rsidRPr="00182A4C">
              <w:rPr>
                <w:rFonts w:eastAsia="Times New Roman"/>
                <w:color w:val="000000"/>
                <w:sz w:val="18"/>
                <w:szCs w:val="18"/>
                <w:lang w:eastAsia="en-GB"/>
              </w:rPr>
              <w:t>0.04)</w:t>
            </w:r>
          </w:p>
        </w:tc>
      </w:tr>
      <w:tr w:rsidR="00BB1FD5"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w:t>
            </w:r>
            <w:proofErr w:type="gramStart"/>
            <w:r w:rsidRPr="00182A4C">
              <w:rPr>
                <w:rFonts w:eastAsia="Times New Roman"/>
                <w:color w:val="000000"/>
                <w:sz w:val="18"/>
                <w:szCs w:val="18"/>
                <w:lang w:eastAsia="en-GB"/>
              </w:rPr>
              <w:t>( 0.82</w:t>
            </w:r>
            <w:proofErr w:type="gramEnd"/>
            <w:r w:rsidRPr="00182A4C">
              <w:rPr>
                <w:rFonts w:eastAsia="Times New Roman"/>
                <w:color w:val="000000"/>
                <w:sz w:val="18"/>
                <w:szCs w:val="18"/>
                <w:lang w:eastAsia="en-GB"/>
              </w:rPr>
              <w:t>,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w:t>
            </w:r>
            <w:proofErr w:type="gramStart"/>
            <w:r w:rsidRPr="00182A4C">
              <w:rPr>
                <w:rFonts w:eastAsia="Times New Roman"/>
                <w:color w:val="000000"/>
                <w:sz w:val="18"/>
                <w:szCs w:val="18"/>
                <w:lang w:eastAsia="en-GB"/>
              </w:rPr>
              <w:t>( 2.23</w:t>
            </w:r>
            <w:proofErr w:type="gramEnd"/>
            <w:r w:rsidRPr="00182A4C">
              <w:rPr>
                <w:rFonts w:eastAsia="Times New Roman"/>
                <w:color w:val="000000"/>
                <w:sz w:val="18"/>
                <w:szCs w:val="18"/>
                <w:lang w:eastAsia="en-GB"/>
              </w:rPr>
              <w:t>,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w:t>
            </w:r>
            <w:proofErr w:type="gramStart"/>
            <w:r w:rsidRPr="00182A4C">
              <w:rPr>
                <w:rFonts w:eastAsia="Times New Roman"/>
                <w:color w:val="000000"/>
                <w:sz w:val="18"/>
                <w:szCs w:val="18"/>
                <w:lang w:eastAsia="en-GB"/>
              </w:rPr>
              <w:t>( 0.03</w:t>
            </w:r>
            <w:proofErr w:type="gramEnd"/>
            <w:r w:rsidRPr="00182A4C">
              <w:rPr>
                <w:rFonts w:eastAsia="Times New Roman"/>
                <w:color w:val="000000"/>
                <w:sz w:val="18"/>
                <w:szCs w:val="18"/>
                <w:lang w:eastAsia="en-GB"/>
              </w:rPr>
              <w:t>,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w:t>
            </w:r>
            <w:proofErr w:type="gramStart"/>
            <w:r w:rsidRPr="00182A4C">
              <w:rPr>
                <w:rFonts w:eastAsia="Times New Roman"/>
                <w:color w:val="000000"/>
                <w:sz w:val="18"/>
                <w:szCs w:val="18"/>
                <w:lang w:eastAsia="en-GB"/>
              </w:rPr>
              <w:t>( 0.86</w:t>
            </w:r>
            <w:proofErr w:type="gramEnd"/>
            <w:r w:rsidRPr="00182A4C">
              <w:rPr>
                <w:rFonts w:eastAsia="Times New Roman"/>
                <w:color w:val="000000"/>
                <w:sz w:val="18"/>
                <w:szCs w:val="18"/>
                <w:lang w:eastAsia="en-GB"/>
              </w:rPr>
              <w:t>,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w:t>
            </w:r>
            <w:proofErr w:type="gramStart"/>
            <w:r w:rsidRPr="00182A4C">
              <w:rPr>
                <w:rFonts w:eastAsia="Times New Roman"/>
                <w:color w:val="000000"/>
                <w:sz w:val="18"/>
                <w:szCs w:val="18"/>
                <w:lang w:eastAsia="en-GB"/>
              </w:rPr>
              <w:t>( 0.53</w:t>
            </w:r>
            <w:proofErr w:type="gramEnd"/>
            <w:r w:rsidRPr="00182A4C">
              <w:rPr>
                <w:rFonts w:eastAsia="Times New Roman"/>
                <w:color w:val="000000"/>
                <w:sz w:val="18"/>
                <w:szCs w:val="18"/>
                <w:lang w:eastAsia="en-GB"/>
              </w:rPr>
              <w:t>,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BB1FD5"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w:t>
            </w:r>
            <w:proofErr w:type="gramStart"/>
            <w:r w:rsidRPr="00182A4C">
              <w:rPr>
                <w:rFonts w:eastAsia="Times New Roman"/>
                <w:color w:val="000000"/>
                <w:sz w:val="18"/>
                <w:szCs w:val="18"/>
                <w:lang w:eastAsia="en-GB"/>
              </w:rPr>
              <w:t>63,-</w:t>
            </w:r>
            <w:proofErr w:type="gramEnd"/>
            <w:r w:rsidRPr="00182A4C">
              <w:rPr>
                <w:rFonts w:eastAsia="Times New Roman"/>
                <w:color w:val="000000"/>
                <w:sz w:val="18"/>
                <w:szCs w:val="18"/>
                <w:lang w:eastAsia="en-GB"/>
              </w:rPr>
              <w:t>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BB1FD5"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w:t>
            </w:r>
            <w:proofErr w:type="gramStart"/>
            <w:r w:rsidRPr="00182A4C">
              <w:rPr>
                <w:rFonts w:eastAsia="Times New Roman"/>
                <w:color w:val="000000"/>
                <w:sz w:val="18"/>
                <w:szCs w:val="18"/>
                <w:lang w:eastAsia="en-GB"/>
              </w:rPr>
              <w:t>( 0.49</w:t>
            </w:r>
            <w:proofErr w:type="gramEnd"/>
            <w:r w:rsidRPr="00182A4C">
              <w:rPr>
                <w:rFonts w:eastAsia="Times New Roman"/>
                <w:color w:val="000000"/>
                <w:sz w:val="18"/>
                <w:szCs w:val="18"/>
                <w:lang w:eastAsia="en-GB"/>
              </w:rPr>
              <w:t>,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w:t>
            </w:r>
            <w:proofErr w:type="gramStart"/>
            <w:r w:rsidRPr="00182A4C">
              <w:rPr>
                <w:rFonts w:eastAsia="Times New Roman"/>
                <w:color w:val="000000"/>
                <w:sz w:val="18"/>
                <w:szCs w:val="18"/>
                <w:lang w:eastAsia="en-GB"/>
              </w:rPr>
              <w:t>( 0.28</w:t>
            </w:r>
            <w:proofErr w:type="gramEnd"/>
            <w:r w:rsidRPr="00182A4C">
              <w:rPr>
                <w:rFonts w:eastAsia="Times New Roman"/>
                <w:color w:val="000000"/>
                <w:sz w:val="18"/>
                <w:szCs w:val="18"/>
                <w:lang w:eastAsia="en-GB"/>
              </w:rPr>
              <w:t>,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BB1FD5"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w:t>
            </w:r>
            <w:proofErr w:type="gramStart"/>
            <w:r w:rsidRPr="00182A4C">
              <w:rPr>
                <w:rFonts w:eastAsia="Times New Roman"/>
                <w:color w:val="000000"/>
                <w:sz w:val="18"/>
                <w:szCs w:val="18"/>
                <w:lang w:eastAsia="en-GB"/>
              </w:rPr>
              <w:t>( 0.17</w:t>
            </w:r>
            <w:proofErr w:type="gramEnd"/>
            <w:r w:rsidRPr="00182A4C">
              <w:rPr>
                <w:rFonts w:eastAsia="Times New Roman"/>
                <w:color w:val="000000"/>
                <w:sz w:val="18"/>
                <w:szCs w:val="18"/>
                <w:lang w:eastAsia="en-GB"/>
              </w:rPr>
              <w:t>,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w:t>
            </w:r>
            <w:proofErr w:type="gramStart"/>
            <w:r w:rsidRPr="00182A4C">
              <w:rPr>
                <w:rFonts w:eastAsia="Times New Roman"/>
                <w:color w:val="000000"/>
                <w:sz w:val="18"/>
                <w:szCs w:val="18"/>
                <w:lang w:eastAsia="en-GB"/>
              </w:rPr>
              <w:t>( 0.00</w:t>
            </w:r>
            <w:proofErr w:type="gramEnd"/>
            <w:r w:rsidRPr="00182A4C">
              <w:rPr>
                <w:rFonts w:eastAsia="Times New Roman"/>
                <w:color w:val="000000"/>
                <w:sz w:val="18"/>
                <w:szCs w:val="18"/>
                <w:lang w:eastAsia="en-GB"/>
              </w:rPr>
              <w:t>,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BB1FD5"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w:t>
            </w:r>
            <w:proofErr w:type="gramStart"/>
            <w:r w:rsidRPr="00182A4C">
              <w:rPr>
                <w:rFonts w:eastAsia="Times New Roman"/>
                <w:color w:val="000000"/>
                <w:sz w:val="18"/>
                <w:szCs w:val="18"/>
                <w:lang w:eastAsia="en-GB"/>
              </w:rPr>
              <w:t>( 1.09</w:t>
            </w:r>
            <w:proofErr w:type="gramEnd"/>
            <w:r w:rsidRPr="00182A4C">
              <w:rPr>
                <w:rFonts w:eastAsia="Times New Roman"/>
                <w:color w:val="000000"/>
                <w:sz w:val="18"/>
                <w:szCs w:val="18"/>
                <w:lang w:eastAsia="en-GB"/>
              </w:rPr>
              <w:t>,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w:t>
            </w:r>
            <w:proofErr w:type="gramStart"/>
            <w:r w:rsidRPr="00182A4C">
              <w:rPr>
                <w:rFonts w:eastAsia="Times New Roman"/>
                <w:color w:val="000000"/>
                <w:sz w:val="18"/>
                <w:szCs w:val="18"/>
                <w:lang w:eastAsia="en-GB"/>
              </w:rPr>
              <w:t>( 1.08</w:t>
            </w:r>
            <w:proofErr w:type="gramEnd"/>
            <w:r w:rsidRPr="00182A4C">
              <w:rPr>
                <w:rFonts w:eastAsia="Times New Roman"/>
                <w:color w:val="000000"/>
                <w:sz w:val="18"/>
                <w:szCs w:val="18"/>
                <w:lang w:eastAsia="en-GB"/>
              </w:rPr>
              <w:t>,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w:t>
            </w:r>
            <w:proofErr w:type="gramStart"/>
            <w:r w:rsidRPr="00182A4C">
              <w:rPr>
                <w:rFonts w:eastAsia="Times New Roman"/>
                <w:color w:val="000000"/>
                <w:sz w:val="18"/>
                <w:szCs w:val="18"/>
                <w:lang w:eastAsia="en-GB"/>
              </w:rPr>
              <w:t>( 0.90</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w:t>
            </w:r>
            <w:proofErr w:type="gramStart"/>
            <w:r w:rsidRPr="00182A4C">
              <w:rPr>
                <w:rFonts w:eastAsia="Times New Roman"/>
                <w:color w:val="000000"/>
                <w:sz w:val="18"/>
                <w:szCs w:val="18"/>
                <w:lang w:eastAsia="en-GB"/>
              </w:rPr>
              <w:t>( 0.77</w:t>
            </w:r>
            <w:proofErr w:type="gramEnd"/>
            <w:r w:rsidRPr="00182A4C">
              <w:rPr>
                <w:rFonts w:eastAsia="Times New Roman"/>
                <w:color w:val="000000"/>
                <w:sz w:val="18"/>
                <w:szCs w:val="18"/>
                <w:lang w:eastAsia="en-GB"/>
              </w:rPr>
              <w:t>,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w:t>
            </w:r>
            <w:proofErr w:type="gramStart"/>
            <w:r w:rsidRPr="00182A4C">
              <w:rPr>
                <w:rFonts w:eastAsia="Times New Roman"/>
                <w:color w:val="000000"/>
                <w:sz w:val="18"/>
                <w:szCs w:val="18"/>
                <w:lang w:eastAsia="en-GB"/>
              </w:rPr>
              <w:t>( 1.03</w:t>
            </w:r>
            <w:proofErr w:type="gramEnd"/>
            <w:r w:rsidRPr="00182A4C">
              <w:rPr>
                <w:rFonts w:eastAsia="Times New Roman"/>
                <w:color w:val="000000"/>
                <w:sz w:val="18"/>
                <w:szCs w:val="18"/>
                <w:lang w:eastAsia="en-GB"/>
              </w:rPr>
              <w:t>,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w:t>
            </w:r>
            <w:proofErr w:type="gramStart"/>
            <w:r w:rsidRPr="00182A4C">
              <w:rPr>
                <w:rFonts w:eastAsia="Times New Roman"/>
                <w:color w:val="000000"/>
                <w:sz w:val="18"/>
                <w:szCs w:val="18"/>
                <w:lang w:eastAsia="en-GB"/>
              </w:rPr>
              <w:t>( 1.12</w:t>
            </w:r>
            <w:proofErr w:type="gramEnd"/>
            <w:r w:rsidRPr="00182A4C">
              <w:rPr>
                <w:rFonts w:eastAsia="Times New Roman"/>
                <w:color w:val="000000"/>
                <w:sz w:val="18"/>
                <w:szCs w:val="18"/>
                <w:lang w:eastAsia="en-GB"/>
              </w:rPr>
              <w:t>,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BB1FD5"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w:t>
            </w:r>
            <w:proofErr w:type="gramStart"/>
            <w:r w:rsidRPr="00182A4C">
              <w:rPr>
                <w:rFonts w:eastAsia="Times New Roman"/>
                <w:color w:val="000000"/>
                <w:sz w:val="18"/>
                <w:szCs w:val="18"/>
                <w:lang w:eastAsia="en-GB"/>
              </w:rPr>
              <w:t>( 0.30</w:t>
            </w:r>
            <w:proofErr w:type="gramEnd"/>
            <w:r w:rsidRPr="00182A4C">
              <w:rPr>
                <w:rFonts w:eastAsia="Times New Roman"/>
                <w:color w:val="000000"/>
                <w:sz w:val="18"/>
                <w:szCs w:val="18"/>
                <w:lang w:eastAsia="en-GB"/>
              </w:rPr>
              <w:t>,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w:t>
            </w:r>
            <w:proofErr w:type="gramStart"/>
            <w:r w:rsidRPr="00182A4C">
              <w:rPr>
                <w:rFonts w:eastAsia="Times New Roman"/>
                <w:color w:val="000000"/>
                <w:sz w:val="18"/>
                <w:szCs w:val="18"/>
                <w:lang w:eastAsia="en-GB"/>
              </w:rPr>
              <w:t>( 0.22</w:t>
            </w:r>
            <w:proofErr w:type="gramEnd"/>
            <w:r w:rsidRPr="00182A4C">
              <w:rPr>
                <w:rFonts w:eastAsia="Times New Roman"/>
                <w:color w:val="000000"/>
                <w:sz w:val="18"/>
                <w:szCs w:val="18"/>
                <w:lang w:eastAsia="en-GB"/>
              </w:rPr>
              <w:t>,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w:t>
            </w:r>
            <w:proofErr w:type="gramStart"/>
            <w:r w:rsidRPr="00182A4C">
              <w:rPr>
                <w:rFonts w:eastAsia="Times New Roman"/>
                <w:color w:val="000000"/>
                <w:sz w:val="18"/>
                <w:szCs w:val="18"/>
                <w:lang w:eastAsia="en-GB"/>
              </w:rPr>
              <w:t>53,-</w:t>
            </w:r>
            <w:proofErr w:type="gramEnd"/>
            <w:r w:rsidRPr="00182A4C">
              <w:rPr>
                <w:rFonts w:eastAsia="Times New Roman"/>
                <w:color w:val="000000"/>
                <w:sz w:val="18"/>
                <w:szCs w:val="18"/>
                <w:lang w:eastAsia="en-GB"/>
              </w:rPr>
              <w:t>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w:t>
            </w:r>
            <w:proofErr w:type="gramStart"/>
            <w:r w:rsidRPr="00182A4C">
              <w:rPr>
                <w:rFonts w:eastAsia="Times New Roman"/>
                <w:color w:val="000000"/>
                <w:sz w:val="18"/>
                <w:szCs w:val="18"/>
                <w:lang w:eastAsia="en-GB"/>
              </w:rPr>
              <w:t>16,-</w:t>
            </w:r>
            <w:proofErr w:type="gramEnd"/>
            <w:r w:rsidRPr="00182A4C">
              <w:rPr>
                <w:rFonts w:eastAsia="Times New Roman"/>
                <w:color w:val="000000"/>
                <w:sz w:val="18"/>
                <w:szCs w:val="18"/>
                <w:lang w:eastAsia="en-GB"/>
              </w:rPr>
              <w:t>0.24)</w:t>
            </w:r>
          </w:p>
        </w:tc>
      </w:tr>
      <w:tr w:rsidR="00BB1FD5"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w:t>
            </w:r>
            <w:proofErr w:type="gramStart"/>
            <w:r w:rsidRPr="00182A4C">
              <w:rPr>
                <w:rFonts w:eastAsia="Times New Roman"/>
                <w:color w:val="000000"/>
                <w:sz w:val="18"/>
                <w:szCs w:val="18"/>
                <w:lang w:eastAsia="en-GB"/>
              </w:rPr>
              <w:t>( 1.81</w:t>
            </w:r>
            <w:proofErr w:type="gramEnd"/>
            <w:r w:rsidRPr="00182A4C">
              <w:rPr>
                <w:rFonts w:eastAsia="Times New Roman"/>
                <w:color w:val="000000"/>
                <w:sz w:val="18"/>
                <w:szCs w:val="18"/>
                <w:lang w:eastAsia="en-GB"/>
              </w:rPr>
              <w:t>,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w:t>
            </w:r>
            <w:proofErr w:type="gramStart"/>
            <w:r w:rsidRPr="00182A4C">
              <w:rPr>
                <w:rFonts w:eastAsia="Times New Roman"/>
                <w:color w:val="000000"/>
                <w:sz w:val="18"/>
                <w:szCs w:val="18"/>
                <w:lang w:eastAsia="en-GB"/>
              </w:rPr>
              <w:t>( 4.52</w:t>
            </w:r>
            <w:proofErr w:type="gramEnd"/>
            <w:r w:rsidRPr="00182A4C">
              <w:rPr>
                <w:rFonts w:eastAsia="Times New Roman"/>
                <w:color w:val="000000"/>
                <w:sz w:val="18"/>
                <w:szCs w:val="18"/>
                <w:lang w:eastAsia="en-GB"/>
              </w:rPr>
              <w:t>,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w:t>
            </w:r>
            <w:proofErr w:type="gramStart"/>
            <w:r w:rsidRPr="00182A4C">
              <w:rPr>
                <w:rFonts w:eastAsia="Times New Roman"/>
                <w:color w:val="000000"/>
                <w:sz w:val="18"/>
                <w:szCs w:val="18"/>
                <w:lang w:eastAsia="en-GB"/>
              </w:rPr>
              <w:t>( 7.26</w:t>
            </w:r>
            <w:proofErr w:type="gramEnd"/>
            <w:r w:rsidRPr="00182A4C">
              <w:rPr>
                <w:rFonts w:eastAsia="Times New Roman"/>
                <w:color w:val="000000"/>
                <w:sz w:val="18"/>
                <w:szCs w:val="18"/>
                <w:lang w:eastAsia="en-GB"/>
              </w:rPr>
              <w:t>,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w:t>
            </w:r>
            <w:proofErr w:type="gramStart"/>
            <w:r w:rsidRPr="00182A4C">
              <w:rPr>
                <w:rFonts w:eastAsia="Times New Roman"/>
                <w:color w:val="000000"/>
                <w:sz w:val="18"/>
                <w:szCs w:val="18"/>
                <w:lang w:eastAsia="en-GB"/>
              </w:rPr>
              <w:t>( 5.10</w:t>
            </w:r>
            <w:proofErr w:type="gramEnd"/>
            <w:r w:rsidRPr="00182A4C">
              <w:rPr>
                <w:rFonts w:eastAsia="Times New Roman"/>
                <w:color w:val="000000"/>
                <w:sz w:val="18"/>
                <w:szCs w:val="18"/>
                <w:lang w:eastAsia="en-GB"/>
              </w:rPr>
              <w:t>,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w:t>
            </w:r>
            <w:proofErr w:type="gramStart"/>
            <w:r w:rsidRPr="00182A4C">
              <w:rPr>
                <w:rFonts w:eastAsia="Times New Roman"/>
                <w:color w:val="000000"/>
                <w:sz w:val="18"/>
                <w:szCs w:val="18"/>
                <w:lang w:eastAsia="en-GB"/>
              </w:rPr>
              <w:t>( 3.12</w:t>
            </w:r>
            <w:proofErr w:type="gramEnd"/>
            <w:r w:rsidRPr="00182A4C">
              <w:rPr>
                <w:rFonts w:eastAsia="Times New Roman"/>
                <w:color w:val="000000"/>
                <w:sz w:val="18"/>
                <w:szCs w:val="18"/>
                <w:lang w:eastAsia="en-GB"/>
              </w:rPr>
              <w:t>,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w:t>
            </w:r>
            <w:proofErr w:type="gramStart"/>
            <w:r w:rsidRPr="00182A4C">
              <w:rPr>
                <w:rFonts w:eastAsia="Times New Roman"/>
                <w:color w:val="000000"/>
                <w:sz w:val="18"/>
                <w:szCs w:val="18"/>
                <w:lang w:eastAsia="en-GB"/>
              </w:rPr>
              <w:t>( 1.85</w:t>
            </w:r>
            <w:proofErr w:type="gramEnd"/>
            <w:r w:rsidRPr="00182A4C">
              <w:rPr>
                <w:rFonts w:eastAsia="Times New Roman"/>
                <w:color w:val="000000"/>
                <w:sz w:val="18"/>
                <w:szCs w:val="18"/>
                <w:lang w:eastAsia="en-GB"/>
              </w:rPr>
              <w:t>,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w:t>
            </w:r>
            <w:proofErr w:type="gramStart"/>
            <w:r w:rsidRPr="00182A4C">
              <w:rPr>
                <w:rFonts w:eastAsia="Times New Roman"/>
                <w:color w:val="000000"/>
                <w:sz w:val="18"/>
                <w:szCs w:val="18"/>
                <w:lang w:eastAsia="en-GB"/>
              </w:rPr>
              <w:t>( 0.94</w:t>
            </w:r>
            <w:proofErr w:type="gramEnd"/>
            <w:r w:rsidRPr="00182A4C">
              <w:rPr>
                <w:rFonts w:eastAsia="Times New Roman"/>
                <w:color w:val="000000"/>
                <w:sz w:val="18"/>
                <w:szCs w:val="18"/>
                <w:lang w:eastAsia="en-GB"/>
              </w:rPr>
              <w:t>,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w:t>
            </w:r>
            <w:proofErr w:type="gramStart"/>
            <w:r w:rsidRPr="00182A4C">
              <w:rPr>
                <w:rFonts w:eastAsia="Times New Roman"/>
                <w:color w:val="000000"/>
                <w:sz w:val="18"/>
                <w:szCs w:val="18"/>
                <w:lang w:eastAsia="en-GB"/>
              </w:rPr>
              <w:t>( 0.80</w:t>
            </w:r>
            <w:proofErr w:type="gramEnd"/>
            <w:r w:rsidRPr="00182A4C">
              <w:rPr>
                <w:rFonts w:eastAsia="Times New Roman"/>
                <w:color w:val="000000"/>
                <w:sz w:val="18"/>
                <w:szCs w:val="18"/>
                <w:lang w:eastAsia="en-GB"/>
              </w:rPr>
              <w:t>,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BB1FD5"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BB1FD5"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( 0.38</w:t>
            </w:r>
            <w:proofErr w:type="gramEnd"/>
            <w:r w:rsidRPr="00182A4C">
              <w:rPr>
                <w:rFonts w:eastAsia="Times New Roman"/>
                <w:color w:val="000000"/>
                <w:sz w:val="18"/>
                <w:szCs w:val="18"/>
                <w:lang w:eastAsia="en-GB"/>
              </w:rPr>
              <w:t>,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w:t>
            </w:r>
            <w:proofErr w:type="gramStart"/>
            <w:r w:rsidRPr="00182A4C">
              <w:rPr>
                <w:rFonts w:eastAsia="Times New Roman"/>
                <w:color w:val="000000"/>
                <w:sz w:val="18"/>
                <w:szCs w:val="18"/>
                <w:lang w:eastAsia="en-GB"/>
              </w:rPr>
              <w:t>( 0.74</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w:t>
            </w:r>
            <w:proofErr w:type="gramStart"/>
            <w:r w:rsidRPr="00182A4C">
              <w:rPr>
                <w:rFonts w:eastAsia="Times New Roman"/>
                <w:color w:val="000000"/>
                <w:sz w:val="18"/>
                <w:szCs w:val="18"/>
                <w:lang w:eastAsia="en-GB"/>
              </w:rPr>
              <w:t>( 0.14</w:t>
            </w:r>
            <w:proofErr w:type="gramEnd"/>
            <w:r w:rsidRPr="00182A4C">
              <w:rPr>
                <w:rFonts w:eastAsia="Times New Roman"/>
                <w:color w:val="000000"/>
                <w:sz w:val="18"/>
                <w:szCs w:val="18"/>
                <w:lang w:eastAsia="en-GB"/>
              </w:rPr>
              <w:t>,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BB1FD5"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w:t>
            </w:r>
            <w:proofErr w:type="gramStart"/>
            <w:r w:rsidRPr="00182A4C">
              <w:rPr>
                <w:rFonts w:eastAsia="Times New Roman"/>
                <w:color w:val="000000"/>
                <w:sz w:val="18"/>
                <w:szCs w:val="18"/>
                <w:lang w:eastAsia="en-GB"/>
              </w:rPr>
              <w:t>( 0.33</w:t>
            </w:r>
            <w:proofErr w:type="gramEnd"/>
            <w:r w:rsidRPr="00182A4C">
              <w:rPr>
                <w:rFonts w:eastAsia="Times New Roman"/>
                <w:color w:val="000000"/>
                <w:sz w:val="18"/>
                <w:szCs w:val="18"/>
                <w:lang w:eastAsia="en-GB"/>
              </w:rPr>
              <w:t>,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w:t>
            </w:r>
            <w:proofErr w:type="gramStart"/>
            <w:r w:rsidRPr="00182A4C">
              <w:rPr>
                <w:rFonts w:eastAsia="Times New Roman"/>
                <w:color w:val="000000"/>
                <w:sz w:val="18"/>
                <w:szCs w:val="18"/>
                <w:lang w:eastAsia="en-GB"/>
              </w:rPr>
              <w:t>( 0.51</w:t>
            </w:r>
            <w:proofErr w:type="gramEnd"/>
            <w:r w:rsidRPr="00182A4C">
              <w:rPr>
                <w:rFonts w:eastAsia="Times New Roman"/>
                <w:color w:val="000000"/>
                <w:sz w:val="18"/>
                <w:szCs w:val="18"/>
                <w:lang w:eastAsia="en-GB"/>
              </w:rPr>
              <w:t>,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w:t>
            </w:r>
            <w:proofErr w:type="gramStart"/>
            <w:r w:rsidRPr="00182A4C">
              <w:rPr>
                <w:rFonts w:eastAsia="Times New Roman"/>
                <w:color w:val="000000"/>
                <w:sz w:val="18"/>
                <w:szCs w:val="18"/>
                <w:lang w:eastAsia="en-GB"/>
              </w:rPr>
              <w:t>( 0.19</w:t>
            </w:r>
            <w:proofErr w:type="gramEnd"/>
            <w:r w:rsidRPr="00182A4C">
              <w:rPr>
                <w:rFonts w:eastAsia="Times New Roman"/>
                <w:color w:val="000000"/>
                <w:sz w:val="18"/>
                <w:szCs w:val="18"/>
                <w:lang w:eastAsia="en-GB"/>
              </w:rPr>
              <w:t>,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w:t>
            </w:r>
            <w:proofErr w:type="gramStart"/>
            <w:r w:rsidRPr="00182A4C">
              <w:rPr>
                <w:rFonts w:eastAsia="Times New Roman"/>
                <w:color w:val="000000"/>
                <w:sz w:val="18"/>
                <w:szCs w:val="18"/>
                <w:lang w:eastAsia="en-GB"/>
              </w:rPr>
              <w:t>( 0.58</w:t>
            </w:r>
            <w:proofErr w:type="gramEnd"/>
            <w:r w:rsidRPr="00182A4C">
              <w:rPr>
                <w:rFonts w:eastAsia="Times New Roman"/>
                <w:color w:val="000000"/>
                <w:sz w:val="18"/>
                <w:szCs w:val="18"/>
                <w:lang w:eastAsia="en-GB"/>
              </w:rPr>
              <w:t>,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Ezzati, Majid" w:date="2018-11-05T22:29:00Z" w:initials="EM">
    <w:p w14:paraId="403D184C" w14:textId="09F99BE9" w:rsidR="00D52DE5" w:rsidRDefault="00D52DE5">
      <w:pPr>
        <w:pStyle w:val="CommentText"/>
      </w:pPr>
      <w:r>
        <w:rPr>
          <w:rStyle w:val="CommentReference"/>
        </w:rPr>
        <w:annotationRef/>
      </w:r>
      <w:r>
        <w:t>Let’s discuss wording possibilities</w:t>
      </w:r>
    </w:p>
  </w:comment>
  <w:comment w:id="7" w:author="Ezzati, Majid" w:date="2018-11-06T06:13:00Z" w:initials="EM">
    <w:p w14:paraId="2F75B5A4" w14:textId="1F535BB8" w:rsidR="00D52DE5" w:rsidRDefault="00D52DE5">
      <w:pPr>
        <w:pStyle w:val="CommentText"/>
      </w:pPr>
      <w:r>
        <w:rPr>
          <w:rStyle w:val="CommentReference"/>
        </w:rPr>
        <w:annotationRef/>
      </w:r>
      <w:r>
        <w:t>I stopped editing the intro because we need to discuss its logic first. As is, it has a lot of statements but I am not sure if it has a strategy on why this work is needed</w:t>
      </w:r>
    </w:p>
  </w:comment>
  <w:comment w:id="29" w:author="Ezzati, Majid" w:date="2018-11-06T05:58:00Z" w:initials="EM">
    <w:p w14:paraId="580F34E7" w14:textId="77777777" w:rsidR="00D52DE5" w:rsidRDefault="00D52DE5" w:rsidP="00761A26">
      <w:pPr>
        <w:pStyle w:val="CommentText"/>
      </w:pPr>
      <w:r>
        <w:rPr>
          <w:rStyle w:val="CommentReference"/>
        </w:rPr>
        <w:annotationRef/>
      </w:r>
      <w:r>
        <w:t>Unclear. Work into the last one</w:t>
      </w:r>
    </w:p>
  </w:comment>
  <w:comment w:id="38" w:author="Ezzati, Majid" w:date="2018-11-06T05:58:00Z" w:initials="EM">
    <w:p w14:paraId="2AB653CB" w14:textId="51EA618F" w:rsidR="00D52DE5" w:rsidRDefault="00D52DE5">
      <w:pPr>
        <w:pStyle w:val="CommentText"/>
      </w:pPr>
      <w:r>
        <w:rPr>
          <w:rStyle w:val="CommentReference"/>
        </w:rPr>
        <w:annotationRef/>
      </w:r>
      <w:r>
        <w:t>Start from the beginning</w:t>
      </w:r>
    </w:p>
    <w:p w14:paraId="27AD8E88" w14:textId="43ADCE32" w:rsidR="00D52DE5" w:rsidRDefault="00D52DE5">
      <w:pPr>
        <w:pStyle w:val="CommentText"/>
      </w:pPr>
    </w:p>
    <w:p w14:paraId="7DCC38CA" w14:textId="09FD47E6" w:rsidR="00D52DE5" w:rsidRDefault="00D52DE5">
      <w:pPr>
        <w:pStyle w:val="CommentText"/>
      </w:pPr>
      <w:r>
        <w:t>We adapt to long-term weather patterns. Deviations can affect our health</w:t>
      </w:r>
    </w:p>
  </w:comment>
  <w:comment w:id="56" w:author="Ezzati, Majid" w:date="2018-11-06T05:58:00Z" w:initials="EM">
    <w:p w14:paraId="034B7E9D" w14:textId="7FA018F1" w:rsidR="00D52DE5" w:rsidRDefault="00D52DE5">
      <w:pPr>
        <w:pStyle w:val="CommentText"/>
      </w:pPr>
      <w:r>
        <w:rPr>
          <w:rStyle w:val="CommentReference"/>
        </w:rPr>
        <w:annotationRef/>
      </w:r>
      <w:r>
        <w:t>Unclear. Work into the last one</w:t>
      </w:r>
    </w:p>
  </w:comment>
  <w:comment w:id="77" w:author="Parks, Robbie M" w:date="2018-11-16T09:49:00Z" w:initials="PRM">
    <w:p w14:paraId="3ABBCABE" w14:textId="115E9CC0" w:rsidR="00D52DE5" w:rsidRDefault="00D52DE5">
      <w:pPr>
        <w:pStyle w:val="CommentText"/>
      </w:pPr>
      <w:r>
        <w:rPr>
          <w:rStyle w:val="CommentReference"/>
        </w:rPr>
        <w:annotationRef/>
      </w:r>
      <w:r>
        <w:t>Not exciting</w:t>
      </w:r>
    </w:p>
  </w:comment>
  <w:comment w:id="98" w:author="Ezzati, Majid" w:date="2018-11-06T06:14:00Z" w:initials="EM">
    <w:p w14:paraId="342C9D34" w14:textId="7EAA7F45" w:rsidR="00D52DE5" w:rsidRDefault="00D52DE5">
      <w:pPr>
        <w:pStyle w:val="CommentText"/>
      </w:pPr>
      <w:r>
        <w:rPr>
          <w:rStyle w:val="CommentReference"/>
        </w:rPr>
        <w:annotationRef/>
      </w:r>
      <w:r>
        <w:t xml:space="preserve">These are not </w:t>
      </w:r>
      <w:proofErr w:type="gramStart"/>
      <w:r>
        <w:t>really intro</w:t>
      </w:r>
      <w:proofErr w:type="gramEnd"/>
      <w:r>
        <w:t xml:space="preserve">; intro is not a place for literature review. </w:t>
      </w:r>
    </w:p>
    <w:p w14:paraId="6DE18342" w14:textId="0D5CB370" w:rsidR="00D52DE5" w:rsidRDefault="00D52DE5">
      <w:pPr>
        <w:pStyle w:val="CommentText"/>
      </w:pPr>
    </w:p>
    <w:p w14:paraId="385C7C7F" w14:textId="5BC74CED" w:rsidR="00D52DE5" w:rsidRDefault="00D52DE5">
      <w:pPr>
        <w:pStyle w:val="CommentText"/>
      </w:pPr>
      <w:r>
        <w:t>But don’t change the intro until we discuss the logic</w:t>
      </w:r>
    </w:p>
  </w:comment>
  <w:comment w:id="99" w:author="Parks, Robbie M" w:date="2018-11-16T09:50:00Z" w:initials="PRM">
    <w:p w14:paraId="5747E0EC" w14:textId="08CEF86B" w:rsidR="00D52DE5" w:rsidRDefault="00D52DE5">
      <w:pPr>
        <w:pStyle w:val="CommentText"/>
      </w:pPr>
      <w:r>
        <w:rPr>
          <w:rStyle w:val="CommentReference"/>
        </w:rPr>
        <w:annotationRef/>
      </w:r>
      <w:r>
        <w:t>Move to discussion</w:t>
      </w:r>
    </w:p>
  </w:comment>
  <w:comment w:id="126" w:author="Parks, Robbie M" w:date="2018-11-16T09:50:00Z" w:initials="PRM">
    <w:p w14:paraId="2B0A837F" w14:textId="7A7D0279" w:rsidR="00D52DE5" w:rsidRDefault="00D52DE5">
      <w:pPr>
        <w:pStyle w:val="CommentText"/>
      </w:pPr>
      <w:r>
        <w:rPr>
          <w:rStyle w:val="CommentReference"/>
        </w:rPr>
        <w:annotationRef/>
      </w:r>
      <w:r>
        <w:t>Age group and sex</w:t>
      </w:r>
    </w:p>
  </w:comment>
  <w:comment w:id="127" w:author="Parks, Robbie M" w:date="2018-11-16T09:51:00Z" w:initials="PRM">
    <w:p w14:paraId="05F86BAB" w14:textId="0B844F73" w:rsidR="00D52DE5" w:rsidRDefault="00D52DE5">
      <w:pPr>
        <w:pStyle w:val="CommentText"/>
      </w:pPr>
      <w:r>
        <w:rPr>
          <w:rStyle w:val="CommentReference"/>
        </w:rPr>
        <w:annotationRef/>
      </w:r>
      <w:r>
        <w:t>Go back to seasonality paper</w:t>
      </w:r>
    </w:p>
  </w:comment>
  <w:comment w:id="186" w:author="Ezzati, Majid" w:date="2018-11-06T06:18:00Z" w:initials="EM">
    <w:p w14:paraId="1938203B" w14:textId="44B4F951" w:rsidR="00D52DE5" w:rsidRDefault="00D52DE5">
      <w:pPr>
        <w:pStyle w:val="CommentText"/>
      </w:pPr>
      <w:r>
        <w:rPr>
          <w:rStyle w:val="CommentReference"/>
        </w:rPr>
        <w:annotationRef/>
      </w:r>
      <w:r>
        <w:t>Discuss what goes in here</w:t>
      </w:r>
    </w:p>
    <w:p w14:paraId="6DCD752F" w14:textId="43D4137F" w:rsidR="00D52DE5" w:rsidRDefault="00D52DE5">
      <w:pPr>
        <w:pStyle w:val="CommentText"/>
      </w:pPr>
    </w:p>
    <w:p w14:paraId="39FCD6B0" w14:textId="1D0B3462" w:rsidR="00D52DE5" w:rsidRDefault="00D52DE5">
      <w:pPr>
        <w:pStyle w:val="CommentText"/>
      </w:pPr>
      <w:r>
        <w:t xml:space="preserve">What our aim was </w:t>
      </w:r>
    </w:p>
    <w:p w14:paraId="51E5485A" w14:textId="07C4C825" w:rsidR="00D52DE5" w:rsidRDefault="00D52DE5">
      <w:pPr>
        <w:pStyle w:val="CommentText"/>
      </w:pPr>
      <w:r>
        <w:t>Then what we did</w:t>
      </w:r>
    </w:p>
    <w:p w14:paraId="233EEDAA" w14:textId="67365CC6" w:rsidR="00D52DE5" w:rsidRDefault="00D52DE5">
      <w:pPr>
        <w:pStyle w:val="CommentText"/>
      </w:pPr>
    </w:p>
    <w:p w14:paraId="2B920ADF" w14:textId="02A279EB" w:rsidR="00D52DE5" w:rsidRDefault="00D52DE5">
      <w:pPr>
        <w:pStyle w:val="CommentText"/>
      </w:pPr>
      <w:r>
        <w:t>First defined a measure of anomaly (versus absolute temperature)</w:t>
      </w:r>
    </w:p>
    <w:p w14:paraId="2E2BCD91" w14:textId="77777777" w:rsidR="00D52DE5" w:rsidRDefault="00D52DE5">
      <w:pPr>
        <w:pStyle w:val="CommentText"/>
      </w:pPr>
    </w:p>
  </w:comment>
  <w:comment w:id="197" w:author="Ezzati, Majid" w:date="2018-11-06T06:20:00Z" w:initials="EM">
    <w:p w14:paraId="3E168734" w14:textId="50F33433" w:rsidR="00D52DE5" w:rsidRDefault="00D52DE5">
      <w:pPr>
        <w:pStyle w:val="CommentText"/>
      </w:pPr>
      <w:r>
        <w:rPr>
          <w:rStyle w:val="CommentReference"/>
        </w:rPr>
        <w:annotationRef/>
      </w:r>
      <w:r>
        <w:t>???</w:t>
      </w:r>
    </w:p>
  </w:comment>
  <w:comment w:id="202" w:author="Ezzati, Majid" w:date="2018-11-06T06:21:00Z" w:initials="EM">
    <w:p w14:paraId="45EFD5AD" w14:textId="4AD882B0" w:rsidR="00D52DE5" w:rsidRDefault="00D52DE5">
      <w:pPr>
        <w:pStyle w:val="CommentText"/>
      </w:pPr>
      <w:r>
        <w:rPr>
          <w:rStyle w:val="CommentReference"/>
        </w:rPr>
        <w:annotationRef/>
      </w:r>
      <w:r>
        <w:t xml:space="preserve">There must also be </w:t>
      </w:r>
      <w:proofErr w:type="spellStart"/>
      <w:r>
        <w:t>an “other</w:t>
      </w:r>
      <w:proofErr w:type="spellEnd"/>
      <w:r>
        <w:t>” even if we don’t use it</w:t>
      </w:r>
    </w:p>
  </w:comment>
  <w:comment w:id="227" w:author="Ezzati, Majid" w:date="2018-11-06T06:23:00Z" w:initials="EM">
    <w:p w14:paraId="15D57AA0" w14:textId="5D5769D4" w:rsidR="00D52DE5" w:rsidRDefault="00D52DE5">
      <w:pPr>
        <w:pStyle w:val="CommentText"/>
      </w:pPr>
      <w:r>
        <w:rPr>
          <w:rStyle w:val="CommentReference"/>
        </w:rPr>
        <w:annotationRef/>
      </w:r>
      <w:r>
        <w:t>I know from discussions with Ralf but this needs clear wording: we wanted a baseline of usual/normal/long-term etc.  we used XX. The 30-year period is equivalent to scales used for climate assessment or something like this</w:t>
      </w:r>
    </w:p>
    <w:p w14:paraId="2D9BA92C" w14:textId="0316DA05" w:rsidR="00D52DE5" w:rsidRDefault="00D52DE5">
      <w:pPr>
        <w:pStyle w:val="CommentText"/>
      </w:pPr>
    </w:p>
    <w:p w14:paraId="1EB6AA64" w14:textId="68BA8F86" w:rsidR="00D52DE5" w:rsidRDefault="00D52DE5">
      <w:pPr>
        <w:pStyle w:val="CommentText"/>
      </w:pPr>
      <w:r>
        <w:t>More generally, avoid jargon or showing off technical language of physics/stats/epi</w:t>
      </w:r>
    </w:p>
  </w:comment>
  <w:comment w:id="235" w:author="Ezzati, Majid" w:date="2018-11-06T06:26:00Z" w:initials="EM">
    <w:p w14:paraId="369D4055" w14:textId="6BE6345B" w:rsidR="00D52DE5" w:rsidRDefault="00D52DE5">
      <w:pPr>
        <w:pStyle w:val="CommentText"/>
      </w:pPr>
      <w:r>
        <w:rPr>
          <w:rStyle w:val="CommentReference"/>
        </w:rPr>
        <w:annotationRef/>
      </w:r>
      <w:r>
        <w:t>Can go if you word as above except emphasising that this was done separately for each month because our adaptation behaviour may vary from month to month depending on local climate context</w:t>
      </w:r>
    </w:p>
    <w:p w14:paraId="79737E57" w14:textId="668758D9" w:rsidR="00D52DE5" w:rsidRDefault="00D52DE5">
      <w:pPr>
        <w:pStyle w:val="CommentText"/>
      </w:pPr>
    </w:p>
    <w:p w14:paraId="716863B5" w14:textId="15A4CDB1" w:rsidR="00D52DE5" w:rsidRDefault="00D52DE5">
      <w:pPr>
        <w:pStyle w:val="CommentText"/>
      </w:pPr>
      <w:r>
        <w:t>Give people your logic not your mechanics and do so in clear ways</w:t>
      </w:r>
    </w:p>
  </w:comment>
  <w:comment w:id="281" w:author="Parks, Robbie M" w:date="2018-11-16T09:41:00Z" w:initials="PRM">
    <w:p w14:paraId="73DA8181" w14:textId="2D209574" w:rsidR="00D52DE5" w:rsidRDefault="00D52DE5">
      <w:pPr>
        <w:pStyle w:val="CommentText"/>
      </w:pPr>
      <w:r>
        <w:rPr>
          <w:rStyle w:val="CommentReference"/>
        </w:rPr>
        <w:annotationRef/>
      </w:r>
      <w:r>
        <w:t>3-4 sentences at most. Highly correlated other variables. Once mean was in the model the others didn’t contribute. Correlations. Start as bullets. Metric as average daily and maximum daily. Metric and then how we summarise across month.</w:t>
      </w:r>
    </w:p>
  </w:comment>
  <w:comment w:id="427" w:author="Ezzati, Majid" w:date="2018-11-06T06:28:00Z" w:initials="EM">
    <w:p w14:paraId="4B0E15A7" w14:textId="5E088CBD" w:rsidR="00D52DE5" w:rsidRDefault="00D52DE5">
      <w:pPr>
        <w:pStyle w:val="CommentText"/>
      </w:pPr>
      <w:r>
        <w:rPr>
          <w:rStyle w:val="CommentReference"/>
        </w:rPr>
        <w:annotationRef/>
      </w:r>
      <w:r>
        <w:t>Unclear what in relation to place of residence means</w:t>
      </w:r>
    </w:p>
  </w:comment>
  <w:comment w:id="432" w:author="Ezzati, Majid" w:date="2018-11-06T06:35:00Z" w:initials="EM">
    <w:p w14:paraId="191E0A2D" w14:textId="434231D4" w:rsidR="00D52DE5" w:rsidRDefault="00D52DE5">
      <w:pPr>
        <w:pStyle w:val="CommentText"/>
      </w:pPr>
      <w:r>
        <w:rPr>
          <w:rStyle w:val="CommentReference"/>
        </w:rPr>
        <w:annotationRef/>
      </w:r>
      <w:r>
        <w:t xml:space="preserve">The </w:t>
      </w:r>
      <w:proofErr w:type="gramStart"/>
      <w:r>
        <w:t>two time</w:t>
      </w:r>
      <w:proofErr w:type="gramEnd"/>
      <w:r>
        <w:t xml:space="preserve"> components to be together</w:t>
      </w:r>
    </w:p>
    <w:p w14:paraId="5D7E7658" w14:textId="202D504E" w:rsidR="00D52DE5" w:rsidRDefault="00D52DE5">
      <w:pPr>
        <w:pStyle w:val="CommentText"/>
      </w:pPr>
    </w:p>
    <w:p w14:paraId="056E752A" w14:textId="45FD5535" w:rsidR="00D52DE5" w:rsidRDefault="00D52DE5">
      <w:pPr>
        <w:pStyle w:val="CommentText"/>
      </w:pPr>
      <w:r>
        <w:t>Should more of a logic be stated here</w:t>
      </w:r>
    </w:p>
    <w:p w14:paraId="4DD8F18F" w14:textId="0C446C60" w:rsidR="00D52DE5" w:rsidRDefault="00D52DE5">
      <w:pPr>
        <w:pStyle w:val="CommentText"/>
      </w:pPr>
    </w:p>
    <w:p w14:paraId="37FE4F0E" w14:textId="720316D2" w:rsidR="00D52DE5" w:rsidRDefault="00D52DE5">
      <w:pPr>
        <w:pStyle w:val="CommentText"/>
      </w:pPr>
      <w:proofErr w:type="gramStart"/>
      <w:r>
        <w:t>There  is</w:t>
      </w:r>
      <w:proofErr w:type="gramEnd"/>
      <w:r>
        <w:t xml:space="preserve"> a long term trend and there is a systematic monthly pattern</w:t>
      </w:r>
    </w:p>
    <w:p w14:paraId="7B8F5884" w14:textId="15B4F4F4" w:rsidR="00D52DE5" w:rsidRDefault="00D52DE5">
      <w:pPr>
        <w:pStyle w:val="CommentText"/>
      </w:pPr>
      <w:r>
        <w:t>Then give what is in this paragraph now</w:t>
      </w:r>
    </w:p>
    <w:p w14:paraId="3F1C943D" w14:textId="1B50AFE2" w:rsidR="00D52DE5" w:rsidRDefault="00D52DE5">
      <w:pPr>
        <w:pStyle w:val="CommentText"/>
      </w:pPr>
    </w:p>
    <w:p w14:paraId="01782003" w14:textId="2EFBA886" w:rsidR="00D52DE5" w:rsidRDefault="00D52DE5">
      <w:pPr>
        <w:pStyle w:val="CommentText"/>
      </w:pPr>
    </w:p>
  </w:comment>
  <w:comment w:id="467" w:author="Ezzati, Majid" w:date="2018-11-06T06:34:00Z" w:initials="EM">
    <w:p w14:paraId="48293A76" w14:textId="79A25B44" w:rsidR="00D52DE5" w:rsidRDefault="00D52DE5">
      <w:pPr>
        <w:pStyle w:val="CommentText"/>
      </w:pPr>
      <w:r>
        <w:rPr>
          <w:rStyle w:val="CommentReference"/>
        </w:rPr>
        <w:annotationRef/>
      </w:r>
      <w:r>
        <w:t>To discuss with James: so is it the remaining variation, above and beyond long-term trend and systematic monthly change that informs the role of temperature anomaly (</w:t>
      </w:r>
      <w:proofErr w:type="gramStart"/>
      <w:r>
        <w:t>in reality they</w:t>
      </w:r>
      <w:proofErr w:type="gramEnd"/>
      <w:r>
        <w:t xml:space="preserve"> trade off but this is an approximation)</w:t>
      </w:r>
    </w:p>
  </w:comment>
  <w:comment w:id="468" w:author="Parks, Robbie M" w:date="2018-11-26T11:21:00Z" w:initials="PRM">
    <w:p w14:paraId="13F4FC21" w14:textId="2EF8CE37" w:rsidR="00105569" w:rsidRDefault="00105569">
      <w:pPr>
        <w:pStyle w:val="CommentText"/>
      </w:pPr>
      <w:r>
        <w:rPr>
          <w:rStyle w:val="CommentReference"/>
        </w:rPr>
        <w:annotationRef/>
      </w:r>
      <w:proofErr w:type="gramStart"/>
      <w:r>
        <w:t>Yes</w:t>
      </w:r>
      <w:proofErr w:type="gramEnd"/>
      <w:r>
        <w:t xml:space="preserve"> that’s my understanding. James?</w:t>
      </w:r>
    </w:p>
  </w:comment>
  <w:comment w:id="476" w:author="Ezzati, Majid" w:date="2018-11-06T06:39:00Z" w:initials="EM">
    <w:p w14:paraId="5423DF21" w14:textId="3E452628" w:rsidR="00D52DE5" w:rsidRDefault="00D52DE5">
      <w:pPr>
        <w:pStyle w:val="CommentText"/>
      </w:pPr>
      <w:r>
        <w:rPr>
          <w:rStyle w:val="CommentReference"/>
        </w:rPr>
        <w:annotationRef/>
      </w:r>
      <w:r>
        <w:t xml:space="preserve">Vague given all the time terms above now. Which trend </w:t>
      </w:r>
    </w:p>
  </w:comment>
  <w:comment w:id="501" w:author="Ezzati, Majid" w:date="2018-11-06T06:38:00Z" w:initials="EM">
    <w:p w14:paraId="42E5810B" w14:textId="4706A8CE" w:rsidR="00D52DE5" w:rsidRDefault="00D52DE5">
      <w:pPr>
        <w:pStyle w:val="CommentText"/>
      </w:pPr>
      <w:r>
        <w:rPr>
          <w:rStyle w:val="CommentReference"/>
        </w:rPr>
        <w:annotationRef/>
      </w:r>
      <w:r>
        <w:t>I don’t think this non-linearity. It is everything else. And I don’t think it should stay here; it should go where detailed description given</w:t>
      </w:r>
    </w:p>
  </w:comment>
  <w:comment w:id="505" w:author="Ezzati, Majid" w:date="2018-11-06T06:56:00Z" w:initials="EM">
    <w:p w14:paraId="6D296B72" w14:textId="197756FD" w:rsidR="00D52DE5" w:rsidRDefault="00D52DE5">
      <w:pPr>
        <w:pStyle w:val="CommentText"/>
      </w:pPr>
      <w:r>
        <w:rPr>
          <w:rStyle w:val="CommentReference"/>
        </w:rPr>
        <w:annotationRef/>
      </w:r>
      <w:r>
        <w:t>This is the key component</w:t>
      </w:r>
    </w:p>
  </w:comment>
  <w:comment w:id="544" w:author="Ezzati, Majid" w:date="2018-11-06T06:58:00Z" w:initials="EM">
    <w:p w14:paraId="4A5B04E6" w14:textId="39FD4F8E" w:rsidR="00D52DE5" w:rsidRDefault="00D52DE5">
      <w:pPr>
        <w:pStyle w:val="CommentText"/>
      </w:pPr>
      <w:r>
        <w:rPr>
          <w:rStyle w:val="CommentReference"/>
        </w:rPr>
        <w:annotationRef/>
      </w:r>
      <w:r>
        <w:t>Can we have a more reader friendly term like type of injury or class of injury</w:t>
      </w:r>
    </w:p>
  </w:comment>
  <w:comment w:id="554" w:author="Parks, Robbie M" w:date="2018-11-26T11:22:00Z" w:initials="PRM">
    <w:p w14:paraId="65592731" w14:textId="677D5DFD" w:rsidR="00933C2F" w:rsidRDefault="00933C2F">
      <w:pPr>
        <w:pStyle w:val="CommentText"/>
      </w:pPr>
      <w:r>
        <w:rPr>
          <w:rStyle w:val="CommentReference"/>
        </w:rPr>
        <w:annotationRef/>
      </w:r>
      <w:r>
        <w:rPr>
          <w:rStyle w:val="CommentReference"/>
        </w:rPr>
        <w:t xml:space="preserve">The second parameter is out by a factor of 10, so </w:t>
      </w:r>
      <w:r w:rsidR="008A4638">
        <w:rPr>
          <w:rStyle w:val="CommentReference"/>
        </w:rPr>
        <w:t>can I still put this?</w:t>
      </w:r>
    </w:p>
  </w:comment>
  <w:comment w:id="561" w:author="Ezzati, Majid" w:date="2018-11-06T06:59:00Z" w:initials="EM">
    <w:p w14:paraId="527CF713" w14:textId="31DEF30D" w:rsidR="00D52DE5" w:rsidRDefault="00D52DE5">
      <w:pPr>
        <w:pStyle w:val="CommentText"/>
      </w:pPr>
      <w:r>
        <w:rPr>
          <w:rStyle w:val="CommentReference"/>
        </w:rPr>
        <w:annotationRef/>
      </w:r>
      <w:r>
        <w:t>Fitted the model??</w:t>
      </w:r>
    </w:p>
  </w:comment>
  <w:comment w:id="563" w:author="Ezzati, Majid" w:date="2018-11-06T06:59:00Z" w:initials="EM">
    <w:p w14:paraId="2F1A0960" w14:textId="13C50478" w:rsidR="00D52DE5" w:rsidRDefault="00D52DE5">
      <w:pPr>
        <w:pStyle w:val="CommentText"/>
      </w:pPr>
      <w:r>
        <w:rPr>
          <w:rStyle w:val="CommentReference"/>
        </w:rPr>
        <w:annotationRef/>
      </w:r>
      <w:r>
        <w:t>Sounds like you are standing with a bucket of basket collecting but fine if this is what people use</w:t>
      </w:r>
    </w:p>
  </w:comment>
  <w:comment w:id="567" w:author="Ezzati, Majid" w:date="2018-11-06T07:00:00Z" w:initials="EM">
    <w:p w14:paraId="15D2C47D" w14:textId="72BCD14B" w:rsidR="00D52DE5" w:rsidRDefault="00D52DE5">
      <w:pPr>
        <w:pStyle w:val="CommentText"/>
      </w:pPr>
      <w:r>
        <w:rPr>
          <w:rStyle w:val="CommentReference"/>
        </w:rPr>
        <w:annotationRef/>
      </w:r>
      <w:r>
        <w:t>To say why this counterfactual but to discuss before writing.</w:t>
      </w:r>
    </w:p>
  </w:comment>
  <w:comment w:id="570" w:author="Ezzati, Majid" w:date="2018-11-06T07:06:00Z" w:initials="EM">
    <w:p w14:paraId="29E49B50" w14:textId="1F1EEFBB" w:rsidR="00D52DE5" w:rsidRDefault="00D52DE5">
      <w:pPr>
        <w:pStyle w:val="CommentText"/>
      </w:pPr>
      <w:r>
        <w:rPr>
          <w:rStyle w:val="CommentReference"/>
        </w:rPr>
        <w:annotationRef/>
      </w:r>
      <w:r>
        <w:t>Not sure I understand. To discuss rewriting based on PM paper but leave as is until we discuss</w:t>
      </w:r>
    </w:p>
  </w:comment>
  <w:comment w:id="575" w:author="Ezzati, Majid" w:date="2018-10-22T19:35:00Z" w:initials="EM">
    <w:p w14:paraId="0B814888" w14:textId="2B4C3065" w:rsidR="00D52DE5" w:rsidRDefault="00D52DE5">
      <w:pPr>
        <w:pStyle w:val="CommentText"/>
      </w:pPr>
      <w:r>
        <w:rPr>
          <w:rStyle w:val="CommentReference"/>
        </w:rPr>
        <w:annotationRef/>
      </w:r>
      <w:r>
        <w:t xml:space="preserve">are these the forest plots? </w:t>
      </w:r>
    </w:p>
  </w:comment>
  <w:comment w:id="576" w:author="Parks, Robbie M" w:date="2018-11-26T11:22:00Z" w:initials="PRM">
    <w:p w14:paraId="465C1FBE" w14:textId="250813EF" w:rsidR="00941013" w:rsidRDefault="00941013">
      <w:pPr>
        <w:pStyle w:val="CommentText"/>
      </w:pPr>
      <w:r>
        <w:rPr>
          <w:rStyle w:val="CommentReference"/>
        </w:rPr>
        <w:annotationRef/>
      </w:r>
      <w:r>
        <w:t>Yes</w:t>
      </w:r>
    </w:p>
  </w:comment>
  <w:comment w:id="592" w:author="Majid2" w:date="2018-11-06T10:25:00Z" w:initials="M">
    <w:p w14:paraId="45E26AF2" w14:textId="61140875" w:rsidR="00D52DE5" w:rsidRDefault="00D52DE5">
      <w:pPr>
        <w:pStyle w:val="CommentText"/>
      </w:pPr>
      <w:r>
        <w:rPr>
          <w:rStyle w:val="CommentReference"/>
        </w:rPr>
        <w:annotationRef/>
      </w:r>
      <w:r>
        <w:t xml:space="preserve">A bullet on whether seasonality has (visually) persisted or weakened as levels have gone down </w:t>
      </w:r>
    </w:p>
  </w:comment>
  <w:comment w:id="593" w:author="Parks, Robbie M" w:date="2018-11-21T13:37:00Z" w:initials="PRM">
    <w:p w14:paraId="68E90CCA" w14:textId="64E653AD" w:rsidR="00D52DE5" w:rsidRDefault="00D52DE5">
      <w:pPr>
        <w:pStyle w:val="CommentText"/>
      </w:pPr>
      <w:r>
        <w:rPr>
          <w:rStyle w:val="CommentReference"/>
        </w:rPr>
        <w:annotationRef/>
      </w:r>
      <w:r>
        <w:t>Below</w:t>
      </w:r>
    </w:p>
  </w:comment>
  <w:comment w:id="602" w:author="Majid2" w:date="2018-11-06T10:29:00Z" w:initials="M">
    <w:p w14:paraId="4250C762" w14:textId="3316156C" w:rsidR="00D52DE5" w:rsidRDefault="00D52DE5">
      <w:pPr>
        <w:pStyle w:val="CommentText"/>
      </w:pPr>
      <w:r>
        <w:rPr>
          <w:rStyle w:val="CommentReference"/>
        </w:rPr>
        <w:annotationRef/>
      </w:r>
      <w:r>
        <w:t>To discuss if we should also do another two panels here that show number of deaths – discuss with James something like the countdown bar chart</w:t>
      </w:r>
    </w:p>
  </w:comment>
  <w:comment w:id="603" w:author="Parks, Robbie M" w:date="2018-11-21T13:39:00Z" w:initials="PRM">
    <w:p w14:paraId="372C57E8" w14:textId="49906031" w:rsidR="00D52DE5" w:rsidRDefault="00D52DE5">
      <w:pPr>
        <w:pStyle w:val="CommentText"/>
      </w:pPr>
      <w:r>
        <w:rPr>
          <w:rStyle w:val="CommentReference"/>
        </w:rPr>
        <w:annotationRef/>
      </w:r>
      <w:r>
        <w:t>Have done a version</w:t>
      </w:r>
    </w:p>
  </w:comment>
  <w:comment w:id="631" w:author="Majid2" w:date="2018-11-06T10:36:00Z" w:initials="M">
    <w:p w14:paraId="20DCB6BC" w14:textId="77777777" w:rsidR="00D52DE5" w:rsidRDefault="00D52DE5" w:rsidP="001121F5">
      <w:pPr>
        <w:pStyle w:val="CommentText"/>
      </w:pPr>
      <w:r>
        <w:rPr>
          <w:rStyle w:val="CommentReference"/>
        </w:rPr>
        <w:annotationRef/>
      </w:r>
      <w:r>
        <w:t>Combine with the intentional bullet – see note above</w:t>
      </w:r>
    </w:p>
  </w:comment>
  <w:comment w:id="619" w:author="Majid2" w:date="2018-11-06T10:36:00Z" w:initials="M">
    <w:p w14:paraId="443F72F1" w14:textId="4A76DFCD" w:rsidR="00D52DE5" w:rsidRDefault="00D52DE5">
      <w:pPr>
        <w:pStyle w:val="CommentText"/>
      </w:pPr>
      <w:r>
        <w:rPr>
          <w:rStyle w:val="CommentReference"/>
        </w:rPr>
        <w:annotationRef/>
      </w:r>
      <w:r>
        <w:t xml:space="preserve">There is overlap in age groups between this and preceding bullet; best to remove </w:t>
      </w:r>
    </w:p>
  </w:comment>
  <w:comment w:id="663" w:author="Majid2" w:date="2018-11-06T10:36:00Z" w:initials="M">
    <w:p w14:paraId="3A21F006" w14:textId="4AAB088B" w:rsidR="00D52DE5" w:rsidRDefault="00D52DE5">
      <w:pPr>
        <w:pStyle w:val="CommentText"/>
      </w:pPr>
      <w:r>
        <w:rPr>
          <w:rStyle w:val="CommentReference"/>
        </w:rPr>
        <w:annotationRef/>
      </w:r>
      <w:r>
        <w:t>Combine with the intentional bullet – see note above</w:t>
      </w:r>
    </w:p>
  </w:comment>
  <w:comment w:id="702" w:author="Majid2" w:date="2018-11-06T10:52:00Z" w:initials="M">
    <w:p w14:paraId="3A9CE3C3" w14:textId="1341C336" w:rsidR="00D52DE5" w:rsidRDefault="00D52DE5">
      <w:pPr>
        <w:pStyle w:val="CommentText"/>
      </w:pPr>
      <w:r>
        <w:rPr>
          <w:rStyle w:val="CommentReference"/>
        </w:rPr>
        <w:annotationRef/>
      </w:r>
      <w:r>
        <w:t xml:space="preserve">Too much and too numerical. Just give the headlines for a supplementary figure. Perhaps discuss before attempting </w:t>
      </w:r>
    </w:p>
  </w:comment>
  <w:comment w:id="703" w:author="Parks, Robbie M" w:date="2018-11-26T11:01:00Z" w:initials="PRM">
    <w:p w14:paraId="0C8872D9" w14:textId="1649D911" w:rsidR="00E26D38" w:rsidRDefault="00E26D38">
      <w:pPr>
        <w:pStyle w:val="CommentText"/>
      </w:pPr>
      <w:r>
        <w:rPr>
          <w:rStyle w:val="CommentReference"/>
        </w:rPr>
        <w:annotationRef/>
      </w:r>
      <w:r>
        <w:t>I’ve streamlined</w:t>
      </w:r>
    </w:p>
  </w:comment>
  <w:comment w:id="733" w:author="Majid2" w:date="2018-11-06T10:54:00Z" w:initials="M">
    <w:p w14:paraId="756C8725" w14:textId="599D4EEB" w:rsidR="00D52DE5" w:rsidRDefault="00D52DE5">
      <w:pPr>
        <w:pStyle w:val="CommentText"/>
      </w:pPr>
      <w:r>
        <w:rPr>
          <w:rStyle w:val="CommentReference"/>
        </w:rPr>
        <w:annotationRef/>
      </w:r>
      <w:r>
        <w:t>To also discuss</w:t>
      </w:r>
    </w:p>
  </w:comment>
  <w:comment w:id="772" w:author="Ezzati, Majid" w:date="2018-11-06T06:14:00Z" w:initials="EM">
    <w:p w14:paraId="3982D60B" w14:textId="77777777" w:rsidR="00362889" w:rsidRDefault="00362889" w:rsidP="00362889">
      <w:pPr>
        <w:pStyle w:val="CommentText"/>
      </w:pPr>
      <w:r>
        <w:rPr>
          <w:rStyle w:val="CommentReference"/>
        </w:rPr>
        <w:annotationRef/>
      </w:r>
      <w:r>
        <w:t xml:space="preserve">These are not </w:t>
      </w:r>
      <w:proofErr w:type="gramStart"/>
      <w:r>
        <w:t>really intro</w:t>
      </w:r>
      <w:proofErr w:type="gramEnd"/>
      <w:r>
        <w:t xml:space="preserve">; intro is not a place for literature review. </w:t>
      </w:r>
    </w:p>
    <w:p w14:paraId="6B5A428E" w14:textId="77777777" w:rsidR="00362889" w:rsidRDefault="00362889" w:rsidP="00362889">
      <w:pPr>
        <w:pStyle w:val="CommentText"/>
      </w:pPr>
    </w:p>
    <w:p w14:paraId="00B82445" w14:textId="77777777" w:rsidR="00362889" w:rsidRDefault="00362889" w:rsidP="00362889">
      <w:pPr>
        <w:pStyle w:val="CommentText"/>
      </w:pPr>
      <w:r>
        <w:t>But don’t change the intro until we discuss the logic</w:t>
      </w:r>
    </w:p>
  </w:comment>
  <w:comment w:id="822" w:author="Majid2" w:date="2018-11-06T10:59:00Z" w:initials="M">
    <w:p w14:paraId="5FF9511A" w14:textId="2B0ACFF6" w:rsidR="00D52DE5" w:rsidRDefault="00D52DE5">
      <w:pPr>
        <w:pStyle w:val="CommentText"/>
      </w:pPr>
      <w:r>
        <w:rPr>
          <w:rStyle w:val="CommentReference"/>
        </w:rPr>
        <w:annotationRef/>
      </w:r>
      <w:r>
        <w:t xml:space="preserve">To discuss which of these relevant – there is something that makes crashes high/low and something that changes it with temperature; they are not necessarily the same.  Same with </w:t>
      </w:r>
      <w:proofErr w:type="gramStart"/>
      <w:r>
        <w:t>all of</w:t>
      </w:r>
      <w:proofErr w:type="gramEnd"/>
      <w:r>
        <w:t xml:space="preserve"> the ones below</w:t>
      </w:r>
    </w:p>
  </w:comment>
  <w:comment w:id="940" w:author="Ezzati, Majid" w:date="2018-11-06T07:11:00Z" w:initials="EM">
    <w:p w14:paraId="1AB4113B" w14:textId="21D55A1D" w:rsidR="00D52DE5" w:rsidRDefault="00D52DE5">
      <w:pPr>
        <w:pStyle w:val="CommentText"/>
      </w:pPr>
      <w:r>
        <w:rPr>
          <w:rStyle w:val="CommentReference"/>
        </w:rPr>
        <w:annotationRef/>
      </w:r>
      <w:r>
        <w:t>Say it clearly</w:t>
      </w:r>
    </w:p>
  </w:comment>
  <w:comment w:id="981" w:author="Ezzati, Majid" w:date="2018-11-06T07:14:00Z" w:initials="EM">
    <w:p w14:paraId="06789800" w14:textId="305DD88E" w:rsidR="00D52DE5" w:rsidRDefault="00D52DE5">
      <w:pPr>
        <w:pStyle w:val="CommentText"/>
      </w:pPr>
      <w:r>
        <w:rPr>
          <w:rStyle w:val="CommentReference"/>
        </w:rPr>
        <w:annotationRef/>
      </w:r>
      <w:r>
        <w:t>Not needed; use the actual name</w:t>
      </w:r>
    </w:p>
  </w:comment>
  <w:comment w:id="1002" w:author="Ezzati, Majid" w:date="2018-11-06T07:16:00Z" w:initials="EM">
    <w:p w14:paraId="3BE8691F" w14:textId="7AC00AE0" w:rsidR="00D52DE5" w:rsidRDefault="00D52DE5">
      <w:pPr>
        <w:pStyle w:val="CommentText"/>
      </w:pPr>
      <w:r>
        <w:rPr>
          <w:rStyle w:val="CommentReference"/>
        </w:rPr>
        <w:annotationRef/>
      </w:r>
      <w:r>
        <w:t>To discuss if we should show for the entire period</w:t>
      </w:r>
    </w:p>
  </w:comment>
  <w:comment w:id="1003" w:author="Parks, Robbie M" w:date="2018-11-21T13:39:00Z" w:initials="PRM">
    <w:p w14:paraId="74A20D02" w14:textId="3D6B76F3" w:rsidR="00D52DE5" w:rsidRDefault="00D52DE5">
      <w:pPr>
        <w:pStyle w:val="CommentText"/>
      </w:pPr>
      <w:r>
        <w:rPr>
          <w:rStyle w:val="CommentReference"/>
        </w:rPr>
        <w:annotationRef/>
      </w:r>
      <w:r>
        <w:t>I’ve changed and no real difference</w:t>
      </w:r>
    </w:p>
  </w:comment>
  <w:comment w:id="1004" w:author="Parks, Robbie M" w:date="2018-11-21T13:39:00Z" w:initials="PRM">
    <w:p w14:paraId="46DB57AB" w14:textId="07B342EF" w:rsidR="00D52DE5" w:rsidRDefault="00D52DE5">
      <w:pPr>
        <w:pStyle w:val="CommentText"/>
      </w:pPr>
      <w:r>
        <w:rPr>
          <w:rStyle w:val="CommentReference"/>
        </w:rPr>
        <w:annotationRef/>
      </w:r>
      <w:r>
        <w:t>Have also created number of deaths version to discuss</w:t>
      </w:r>
    </w:p>
  </w:comment>
  <w:comment w:id="1012" w:author="Ezzati, Majid" w:date="2018-11-06T07:17:00Z" w:initials="EM">
    <w:p w14:paraId="2E56708E" w14:textId="674D6454" w:rsidR="00D52DE5" w:rsidRDefault="00D52DE5">
      <w:pPr>
        <w:pStyle w:val="CommentText"/>
      </w:pPr>
      <w:r>
        <w:rPr>
          <w:rStyle w:val="CommentReference"/>
        </w:rPr>
        <w:annotationRef/>
      </w:r>
      <w:r>
        <w:t xml:space="preserve">Keep your captions sharp and simple; give all the qualifications after. The graph shows </w:t>
      </w:r>
      <w:proofErr w:type="spellStart"/>
      <w:r>
        <w:t>XXXXx</w:t>
      </w:r>
      <w:proofErr w:type="spellEnd"/>
    </w:p>
  </w:comment>
  <w:comment w:id="1014" w:author="Ezzati, Majid" w:date="2018-11-06T07:18:00Z" w:initials="EM">
    <w:p w14:paraId="0F9E36B2" w14:textId="098B625D" w:rsidR="00D52DE5" w:rsidRDefault="00D52DE5">
      <w:pPr>
        <w:pStyle w:val="CommentText"/>
      </w:pPr>
      <w:r>
        <w:rPr>
          <w:rStyle w:val="CommentReference"/>
        </w:rPr>
        <w:annotationRef/>
      </w:r>
      <w:r>
        <w:t xml:space="preserve">Complex and hard to follow. Look at PM figure captions and go for clarity/simplicity/readability. </w:t>
      </w:r>
    </w:p>
  </w:comment>
  <w:comment w:id="1027" w:author="Ezzati, Majid" w:date="2018-11-06T07:19:00Z" w:initials="EM">
    <w:p w14:paraId="37EB3C4F" w14:textId="484040F0" w:rsidR="00D52DE5" w:rsidRDefault="00D52DE5">
      <w:pPr>
        <w:pStyle w:val="CommentText"/>
      </w:pPr>
      <w:r>
        <w:rPr>
          <w:rStyle w:val="CommentReference"/>
        </w:rPr>
        <w:annotationRef/>
      </w:r>
      <w:r>
        <w:t>???? for each set of bars or ….</w:t>
      </w:r>
    </w:p>
  </w:comment>
  <w:comment w:id="1029" w:author="Ezzati, Majid" w:date="2018-11-06T07:20:00Z" w:initials="EM">
    <w:p w14:paraId="5D72B834" w14:textId="17D406D3" w:rsidR="00D52DE5" w:rsidRDefault="00D52DE5">
      <w:pPr>
        <w:pStyle w:val="CommentText"/>
      </w:pPr>
      <w:r>
        <w:rPr>
          <w:rStyle w:val="CommentReference"/>
        </w:rPr>
        <w:annotationRef/>
      </w:r>
      <w:r>
        <w:t xml:space="preserve">Have stopped editing captions.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3D184C" w15:done="0"/>
  <w15:commentEx w15:paraId="2F75B5A4" w15:done="0"/>
  <w15:commentEx w15:paraId="580F34E7" w15:done="0"/>
  <w15:commentEx w15:paraId="7DCC38CA" w15:done="0"/>
  <w15:commentEx w15:paraId="034B7E9D" w15:done="0"/>
  <w15:commentEx w15:paraId="3ABBCABE" w15:done="0"/>
  <w15:commentEx w15:paraId="385C7C7F" w15:done="0"/>
  <w15:commentEx w15:paraId="5747E0EC" w15:done="0"/>
  <w15:commentEx w15:paraId="2B0A837F" w15:done="0"/>
  <w15:commentEx w15:paraId="05F86BAB" w15:paraIdParent="2B0A837F" w15:done="0"/>
  <w15:commentEx w15:paraId="2E2BCD91" w15:done="0"/>
  <w15:commentEx w15:paraId="3E168734" w15:done="0"/>
  <w15:commentEx w15:paraId="45EFD5AD" w15:done="0"/>
  <w15:commentEx w15:paraId="1EB6AA64" w15:done="0"/>
  <w15:commentEx w15:paraId="716863B5" w15:done="0"/>
  <w15:commentEx w15:paraId="73DA8181" w15:done="0"/>
  <w15:commentEx w15:paraId="4B0E15A7" w15:done="0"/>
  <w15:commentEx w15:paraId="01782003" w15:done="0"/>
  <w15:commentEx w15:paraId="48293A76" w15:done="0"/>
  <w15:commentEx w15:paraId="13F4FC21" w15:paraIdParent="48293A76" w15:done="0"/>
  <w15:commentEx w15:paraId="5423DF21" w15:done="0"/>
  <w15:commentEx w15:paraId="42E5810B" w15:done="0"/>
  <w15:commentEx w15:paraId="6D296B72" w15:done="0"/>
  <w15:commentEx w15:paraId="4A5B04E6" w15:done="0"/>
  <w15:commentEx w15:paraId="65592731" w15:done="0"/>
  <w15:commentEx w15:paraId="527CF713" w15:done="0"/>
  <w15:commentEx w15:paraId="2F1A0960" w15:done="0"/>
  <w15:commentEx w15:paraId="15D2C47D" w15:done="0"/>
  <w15:commentEx w15:paraId="29E49B50" w15:done="0"/>
  <w15:commentEx w15:paraId="0B814888" w15:done="0"/>
  <w15:commentEx w15:paraId="465C1FBE" w15:paraIdParent="0B814888" w15:done="0"/>
  <w15:commentEx w15:paraId="45E26AF2" w15:done="0"/>
  <w15:commentEx w15:paraId="68E90CCA" w15:paraIdParent="45E26AF2" w15:done="0"/>
  <w15:commentEx w15:paraId="4250C762" w15:done="0"/>
  <w15:commentEx w15:paraId="372C57E8" w15:paraIdParent="4250C762" w15:done="0"/>
  <w15:commentEx w15:paraId="20DCB6BC" w15:done="0"/>
  <w15:commentEx w15:paraId="443F72F1" w15:done="0"/>
  <w15:commentEx w15:paraId="3A21F006" w15:done="0"/>
  <w15:commentEx w15:paraId="3A9CE3C3" w15:done="0"/>
  <w15:commentEx w15:paraId="0C8872D9" w15:paraIdParent="3A9CE3C3" w15:done="0"/>
  <w15:commentEx w15:paraId="756C8725" w15:done="0"/>
  <w15:commentEx w15:paraId="00B82445" w15:done="0"/>
  <w15:commentEx w15:paraId="5FF9511A" w15:done="0"/>
  <w15:commentEx w15:paraId="1AB4113B" w15:done="0"/>
  <w15:commentEx w15:paraId="06789800" w15:done="0"/>
  <w15:commentEx w15:paraId="3BE8691F" w15:done="0"/>
  <w15:commentEx w15:paraId="74A20D02" w15:paraIdParent="3BE8691F" w15:done="0"/>
  <w15:commentEx w15:paraId="46DB57AB" w15:paraIdParent="3BE8691F" w15:done="0"/>
  <w15:commentEx w15:paraId="2E56708E" w15:done="0"/>
  <w15:commentEx w15:paraId="0F9E36B2" w15:done="0"/>
  <w15:commentEx w15:paraId="37EB3C4F" w15:done="0"/>
  <w15:commentEx w15:paraId="5D72B834"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12C62D" w14:textId="77777777" w:rsidR="00253A03" w:rsidRDefault="00253A03">
      <w:pPr>
        <w:spacing w:after="0" w:line="240" w:lineRule="auto"/>
      </w:pPr>
      <w:r>
        <w:separator/>
      </w:r>
    </w:p>
  </w:endnote>
  <w:endnote w:type="continuationSeparator" w:id="0">
    <w:p w14:paraId="02460A42" w14:textId="77777777" w:rsidR="00253A03" w:rsidRDefault="00253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D52DE5" w:rsidRDefault="00D52DE5"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D52DE5" w:rsidRDefault="00D52DE5"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30D5950" w:rsidR="00D52DE5" w:rsidRDefault="00D52DE5"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C217E">
      <w:rPr>
        <w:rStyle w:val="PageNumber"/>
        <w:noProof/>
      </w:rPr>
      <w:t>26</w:t>
    </w:r>
    <w:r>
      <w:rPr>
        <w:rStyle w:val="PageNumber"/>
      </w:rPr>
      <w:fldChar w:fldCharType="end"/>
    </w:r>
  </w:p>
  <w:p w14:paraId="3F8F309C" w14:textId="77777777" w:rsidR="00D52DE5" w:rsidRDefault="00D52DE5"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290317" w14:textId="77777777" w:rsidR="00253A03" w:rsidRDefault="00253A03">
      <w:pPr>
        <w:spacing w:after="0" w:line="240" w:lineRule="auto"/>
      </w:pPr>
      <w:r>
        <w:separator/>
      </w:r>
    </w:p>
  </w:footnote>
  <w:footnote w:type="continuationSeparator" w:id="0">
    <w:p w14:paraId="64F10175" w14:textId="77777777" w:rsidR="00253A03" w:rsidRDefault="00253A03">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365"/>
    <w:rsid w:val="000060C8"/>
    <w:rsid w:val="00006214"/>
    <w:rsid w:val="00011D62"/>
    <w:rsid w:val="00012A43"/>
    <w:rsid w:val="00012A91"/>
    <w:rsid w:val="00012E7D"/>
    <w:rsid w:val="00012FB9"/>
    <w:rsid w:val="0001322E"/>
    <w:rsid w:val="000135F4"/>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82B"/>
    <w:rsid w:val="00027DFE"/>
    <w:rsid w:val="00027F75"/>
    <w:rsid w:val="00030C36"/>
    <w:rsid w:val="00031324"/>
    <w:rsid w:val="000331F8"/>
    <w:rsid w:val="0003365F"/>
    <w:rsid w:val="000338D0"/>
    <w:rsid w:val="00033DDF"/>
    <w:rsid w:val="00034610"/>
    <w:rsid w:val="00034AA3"/>
    <w:rsid w:val="00034AC0"/>
    <w:rsid w:val="0003657E"/>
    <w:rsid w:val="000372D3"/>
    <w:rsid w:val="00040054"/>
    <w:rsid w:val="00040D7A"/>
    <w:rsid w:val="00040FE5"/>
    <w:rsid w:val="0004250C"/>
    <w:rsid w:val="00042FB2"/>
    <w:rsid w:val="0004316E"/>
    <w:rsid w:val="00043D68"/>
    <w:rsid w:val="00044630"/>
    <w:rsid w:val="00044D40"/>
    <w:rsid w:val="00045CC4"/>
    <w:rsid w:val="00046D2C"/>
    <w:rsid w:val="00047A51"/>
    <w:rsid w:val="00047AE4"/>
    <w:rsid w:val="000512E4"/>
    <w:rsid w:val="00051433"/>
    <w:rsid w:val="0005183C"/>
    <w:rsid w:val="00051A12"/>
    <w:rsid w:val="0005321C"/>
    <w:rsid w:val="00053283"/>
    <w:rsid w:val="000541E2"/>
    <w:rsid w:val="000543FC"/>
    <w:rsid w:val="000545FB"/>
    <w:rsid w:val="00054AB7"/>
    <w:rsid w:val="00055B65"/>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7792"/>
    <w:rsid w:val="000818D3"/>
    <w:rsid w:val="000819BC"/>
    <w:rsid w:val="00082C81"/>
    <w:rsid w:val="0008315C"/>
    <w:rsid w:val="0008437C"/>
    <w:rsid w:val="000844F7"/>
    <w:rsid w:val="00085345"/>
    <w:rsid w:val="0008595D"/>
    <w:rsid w:val="00085A4E"/>
    <w:rsid w:val="0008612A"/>
    <w:rsid w:val="00086317"/>
    <w:rsid w:val="00087CF0"/>
    <w:rsid w:val="0009095B"/>
    <w:rsid w:val="00090A3A"/>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61"/>
    <w:rsid w:val="000A1F07"/>
    <w:rsid w:val="000A2462"/>
    <w:rsid w:val="000A2637"/>
    <w:rsid w:val="000A38D2"/>
    <w:rsid w:val="000A4BC4"/>
    <w:rsid w:val="000A5ABC"/>
    <w:rsid w:val="000A6108"/>
    <w:rsid w:val="000A6BC8"/>
    <w:rsid w:val="000A6C26"/>
    <w:rsid w:val="000B0766"/>
    <w:rsid w:val="000B0D4A"/>
    <w:rsid w:val="000B1E93"/>
    <w:rsid w:val="000B3932"/>
    <w:rsid w:val="000B49C7"/>
    <w:rsid w:val="000B523F"/>
    <w:rsid w:val="000B57F2"/>
    <w:rsid w:val="000B5BB0"/>
    <w:rsid w:val="000B5D70"/>
    <w:rsid w:val="000B634E"/>
    <w:rsid w:val="000B6495"/>
    <w:rsid w:val="000B7625"/>
    <w:rsid w:val="000B7A12"/>
    <w:rsid w:val="000B7F6A"/>
    <w:rsid w:val="000C36FE"/>
    <w:rsid w:val="000C3F6D"/>
    <w:rsid w:val="000C6935"/>
    <w:rsid w:val="000C7277"/>
    <w:rsid w:val="000C791A"/>
    <w:rsid w:val="000C79CE"/>
    <w:rsid w:val="000C7E66"/>
    <w:rsid w:val="000D10D8"/>
    <w:rsid w:val="000D1253"/>
    <w:rsid w:val="000D2919"/>
    <w:rsid w:val="000D3380"/>
    <w:rsid w:val="000D5E5E"/>
    <w:rsid w:val="000D7491"/>
    <w:rsid w:val="000D7718"/>
    <w:rsid w:val="000E0A8A"/>
    <w:rsid w:val="000E0B58"/>
    <w:rsid w:val="000E0B8D"/>
    <w:rsid w:val="000E1DDA"/>
    <w:rsid w:val="000E2FBB"/>
    <w:rsid w:val="000E4726"/>
    <w:rsid w:val="000E48D7"/>
    <w:rsid w:val="000E49E0"/>
    <w:rsid w:val="000E6236"/>
    <w:rsid w:val="000F09F9"/>
    <w:rsid w:val="000F0C79"/>
    <w:rsid w:val="000F1035"/>
    <w:rsid w:val="000F1DF7"/>
    <w:rsid w:val="000F3189"/>
    <w:rsid w:val="000F3D7A"/>
    <w:rsid w:val="000F503A"/>
    <w:rsid w:val="000F58BA"/>
    <w:rsid w:val="000F5DC3"/>
    <w:rsid w:val="000F6677"/>
    <w:rsid w:val="00100327"/>
    <w:rsid w:val="00100FF8"/>
    <w:rsid w:val="00101D5D"/>
    <w:rsid w:val="00102040"/>
    <w:rsid w:val="00102EE5"/>
    <w:rsid w:val="00104231"/>
    <w:rsid w:val="0010440D"/>
    <w:rsid w:val="00105420"/>
    <w:rsid w:val="00105569"/>
    <w:rsid w:val="00105731"/>
    <w:rsid w:val="0010581C"/>
    <w:rsid w:val="001063E9"/>
    <w:rsid w:val="00107C70"/>
    <w:rsid w:val="00110568"/>
    <w:rsid w:val="00111694"/>
    <w:rsid w:val="00112077"/>
    <w:rsid w:val="001121F5"/>
    <w:rsid w:val="00112CB4"/>
    <w:rsid w:val="00112F7C"/>
    <w:rsid w:val="00113023"/>
    <w:rsid w:val="00113FD5"/>
    <w:rsid w:val="00115F35"/>
    <w:rsid w:val="0011649A"/>
    <w:rsid w:val="001167CB"/>
    <w:rsid w:val="001171AC"/>
    <w:rsid w:val="00120F44"/>
    <w:rsid w:val="00122769"/>
    <w:rsid w:val="00123D04"/>
    <w:rsid w:val="001242F1"/>
    <w:rsid w:val="00124496"/>
    <w:rsid w:val="00124F13"/>
    <w:rsid w:val="001266B6"/>
    <w:rsid w:val="001273EA"/>
    <w:rsid w:val="0012798D"/>
    <w:rsid w:val="001279A6"/>
    <w:rsid w:val="00130C47"/>
    <w:rsid w:val="00130EA5"/>
    <w:rsid w:val="00130F9A"/>
    <w:rsid w:val="00131404"/>
    <w:rsid w:val="00131442"/>
    <w:rsid w:val="00131AE8"/>
    <w:rsid w:val="00132C6C"/>
    <w:rsid w:val="0013308F"/>
    <w:rsid w:val="001343C0"/>
    <w:rsid w:val="00136284"/>
    <w:rsid w:val="00141129"/>
    <w:rsid w:val="00141E26"/>
    <w:rsid w:val="00143E18"/>
    <w:rsid w:val="00145784"/>
    <w:rsid w:val="00145E04"/>
    <w:rsid w:val="00145FEB"/>
    <w:rsid w:val="0014646A"/>
    <w:rsid w:val="00146A44"/>
    <w:rsid w:val="00146E70"/>
    <w:rsid w:val="00146F26"/>
    <w:rsid w:val="001505CF"/>
    <w:rsid w:val="00151901"/>
    <w:rsid w:val="001519F2"/>
    <w:rsid w:val="00152658"/>
    <w:rsid w:val="00152F5E"/>
    <w:rsid w:val="00156958"/>
    <w:rsid w:val="00156FC7"/>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34E9"/>
    <w:rsid w:val="00174BA9"/>
    <w:rsid w:val="00174FAE"/>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31F4"/>
    <w:rsid w:val="001B365D"/>
    <w:rsid w:val="001B41BA"/>
    <w:rsid w:val="001B4AE9"/>
    <w:rsid w:val="001B5646"/>
    <w:rsid w:val="001B7D9F"/>
    <w:rsid w:val="001B7FB3"/>
    <w:rsid w:val="001C1104"/>
    <w:rsid w:val="001C157D"/>
    <w:rsid w:val="001C1730"/>
    <w:rsid w:val="001C2178"/>
    <w:rsid w:val="001C250A"/>
    <w:rsid w:val="001C2D6F"/>
    <w:rsid w:val="001C38C2"/>
    <w:rsid w:val="001C3E28"/>
    <w:rsid w:val="001C540F"/>
    <w:rsid w:val="001C608C"/>
    <w:rsid w:val="001C613C"/>
    <w:rsid w:val="001C61A2"/>
    <w:rsid w:val="001C658C"/>
    <w:rsid w:val="001D01A6"/>
    <w:rsid w:val="001D0A2C"/>
    <w:rsid w:val="001D0D5E"/>
    <w:rsid w:val="001D1463"/>
    <w:rsid w:val="001D21BD"/>
    <w:rsid w:val="001D2501"/>
    <w:rsid w:val="001D2D90"/>
    <w:rsid w:val="001D2E79"/>
    <w:rsid w:val="001D341F"/>
    <w:rsid w:val="001D36DD"/>
    <w:rsid w:val="001D450B"/>
    <w:rsid w:val="001D5083"/>
    <w:rsid w:val="001D52C0"/>
    <w:rsid w:val="001D54A6"/>
    <w:rsid w:val="001D5918"/>
    <w:rsid w:val="001D6E21"/>
    <w:rsid w:val="001D78FC"/>
    <w:rsid w:val="001D7BA9"/>
    <w:rsid w:val="001E0F71"/>
    <w:rsid w:val="001E0FAC"/>
    <w:rsid w:val="001E184E"/>
    <w:rsid w:val="001E298C"/>
    <w:rsid w:val="001E2DDB"/>
    <w:rsid w:val="001E5C03"/>
    <w:rsid w:val="001E5CD7"/>
    <w:rsid w:val="001E611A"/>
    <w:rsid w:val="001E6FA9"/>
    <w:rsid w:val="001E738D"/>
    <w:rsid w:val="001E73A0"/>
    <w:rsid w:val="001E7732"/>
    <w:rsid w:val="001F0274"/>
    <w:rsid w:val="001F07A4"/>
    <w:rsid w:val="001F0FFF"/>
    <w:rsid w:val="001F3665"/>
    <w:rsid w:val="001F37C4"/>
    <w:rsid w:val="001F4153"/>
    <w:rsid w:val="001F45F1"/>
    <w:rsid w:val="001F475B"/>
    <w:rsid w:val="001F5256"/>
    <w:rsid w:val="001F5A2E"/>
    <w:rsid w:val="001F6E49"/>
    <w:rsid w:val="001F704E"/>
    <w:rsid w:val="001F7DDE"/>
    <w:rsid w:val="002001DE"/>
    <w:rsid w:val="002016BA"/>
    <w:rsid w:val="00202290"/>
    <w:rsid w:val="00203599"/>
    <w:rsid w:val="0020482E"/>
    <w:rsid w:val="0020498A"/>
    <w:rsid w:val="0020532C"/>
    <w:rsid w:val="00205AEF"/>
    <w:rsid w:val="00206A3E"/>
    <w:rsid w:val="00206EE5"/>
    <w:rsid w:val="00207B14"/>
    <w:rsid w:val="00207F3E"/>
    <w:rsid w:val="002126B3"/>
    <w:rsid w:val="0021306D"/>
    <w:rsid w:val="002136E5"/>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16C"/>
    <w:rsid w:val="00250C33"/>
    <w:rsid w:val="00252185"/>
    <w:rsid w:val="002522D1"/>
    <w:rsid w:val="00252CB9"/>
    <w:rsid w:val="0025351B"/>
    <w:rsid w:val="00253A03"/>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6F8F"/>
    <w:rsid w:val="002673A2"/>
    <w:rsid w:val="00267A9F"/>
    <w:rsid w:val="00273273"/>
    <w:rsid w:val="002733F3"/>
    <w:rsid w:val="002736F5"/>
    <w:rsid w:val="00273FC0"/>
    <w:rsid w:val="00274FC3"/>
    <w:rsid w:val="002754D2"/>
    <w:rsid w:val="00277143"/>
    <w:rsid w:val="002773C7"/>
    <w:rsid w:val="00280E5B"/>
    <w:rsid w:val="00281454"/>
    <w:rsid w:val="00283C48"/>
    <w:rsid w:val="00283E06"/>
    <w:rsid w:val="00284EE0"/>
    <w:rsid w:val="002855D6"/>
    <w:rsid w:val="00285791"/>
    <w:rsid w:val="00287584"/>
    <w:rsid w:val="00290E98"/>
    <w:rsid w:val="00292A75"/>
    <w:rsid w:val="0029420D"/>
    <w:rsid w:val="00294C1D"/>
    <w:rsid w:val="002953F0"/>
    <w:rsid w:val="00295451"/>
    <w:rsid w:val="002964A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2E37"/>
    <w:rsid w:val="002B40EE"/>
    <w:rsid w:val="002B42BF"/>
    <w:rsid w:val="002B5115"/>
    <w:rsid w:val="002B5412"/>
    <w:rsid w:val="002B7879"/>
    <w:rsid w:val="002B7F08"/>
    <w:rsid w:val="002C0846"/>
    <w:rsid w:val="002C1B3A"/>
    <w:rsid w:val="002C2D96"/>
    <w:rsid w:val="002C4371"/>
    <w:rsid w:val="002C4C73"/>
    <w:rsid w:val="002C5217"/>
    <w:rsid w:val="002C5765"/>
    <w:rsid w:val="002C5BFE"/>
    <w:rsid w:val="002C6259"/>
    <w:rsid w:val="002C7237"/>
    <w:rsid w:val="002C78AF"/>
    <w:rsid w:val="002C7D8D"/>
    <w:rsid w:val="002D1682"/>
    <w:rsid w:val="002D1F5C"/>
    <w:rsid w:val="002D23EC"/>
    <w:rsid w:val="002D24E6"/>
    <w:rsid w:val="002D2A7C"/>
    <w:rsid w:val="002D3368"/>
    <w:rsid w:val="002D45B8"/>
    <w:rsid w:val="002D4EED"/>
    <w:rsid w:val="002D7AC2"/>
    <w:rsid w:val="002E0397"/>
    <w:rsid w:val="002E2D77"/>
    <w:rsid w:val="002E33EC"/>
    <w:rsid w:val="002E3961"/>
    <w:rsid w:val="002E3F81"/>
    <w:rsid w:val="002E44F0"/>
    <w:rsid w:val="002E4C60"/>
    <w:rsid w:val="002E4CDE"/>
    <w:rsid w:val="002E4DE2"/>
    <w:rsid w:val="002E4FAE"/>
    <w:rsid w:val="002E5598"/>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FDC"/>
    <w:rsid w:val="002F6A0C"/>
    <w:rsid w:val="002F6D34"/>
    <w:rsid w:val="002F7093"/>
    <w:rsid w:val="002F753E"/>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31BD"/>
    <w:rsid w:val="003239BA"/>
    <w:rsid w:val="003257F8"/>
    <w:rsid w:val="00325C23"/>
    <w:rsid w:val="00327C97"/>
    <w:rsid w:val="003301C2"/>
    <w:rsid w:val="00332383"/>
    <w:rsid w:val="0033298B"/>
    <w:rsid w:val="0033375D"/>
    <w:rsid w:val="003340AF"/>
    <w:rsid w:val="00334A02"/>
    <w:rsid w:val="00334A3C"/>
    <w:rsid w:val="00334F2A"/>
    <w:rsid w:val="00335B57"/>
    <w:rsid w:val="00345A02"/>
    <w:rsid w:val="003462A6"/>
    <w:rsid w:val="003464A7"/>
    <w:rsid w:val="003467F3"/>
    <w:rsid w:val="00347A19"/>
    <w:rsid w:val="00347B7D"/>
    <w:rsid w:val="00350B39"/>
    <w:rsid w:val="00352D62"/>
    <w:rsid w:val="003530D4"/>
    <w:rsid w:val="00353D25"/>
    <w:rsid w:val="003542CE"/>
    <w:rsid w:val="00356025"/>
    <w:rsid w:val="0035659D"/>
    <w:rsid w:val="00357A10"/>
    <w:rsid w:val="00357D07"/>
    <w:rsid w:val="00357D26"/>
    <w:rsid w:val="00360A89"/>
    <w:rsid w:val="0036143F"/>
    <w:rsid w:val="003625E9"/>
    <w:rsid w:val="00362889"/>
    <w:rsid w:val="00363A45"/>
    <w:rsid w:val="00364E5E"/>
    <w:rsid w:val="00365F79"/>
    <w:rsid w:val="0036664E"/>
    <w:rsid w:val="00367067"/>
    <w:rsid w:val="00370A14"/>
    <w:rsid w:val="00373407"/>
    <w:rsid w:val="00373ACD"/>
    <w:rsid w:val="003747E1"/>
    <w:rsid w:val="0037567B"/>
    <w:rsid w:val="00376963"/>
    <w:rsid w:val="00376EFE"/>
    <w:rsid w:val="003770F7"/>
    <w:rsid w:val="003774B4"/>
    <w:rsid w:val="00377557"/>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50A5"/>
    <w:rsid w:val="003F55E2"/>
    <w:rsid w:val="003F5A68"/>
    <w:rsid w:val="003F5F47"/>
    <w:rsid w:val="003F66F7"/>
    <w:rsid w:val="003F6983"/>
    <w:rsid w:val="003F7230"/>
    <w:rsid w:val="003F75AF"/>
    <w:rsid w:val="004000D5"/>
    <w:rsid w:val="004001DC"/>
    <w:rsid w:val="00400851"/>
    <w:rsid w:val="0040113C"/>
    <w:rsid w:val="004018CB"/>
    <w:rsid w:val="00401E00"/>
    <w:rsid w:val="00402519"/>
    <w:rsid w:val="0040261A"/>
    <w:rsid w:val="00402D6F"/>
    <w:rsid w:val="0040311B"/>
    <w:rsid w:val="00403D93"/>
    <w:rsid w:val="0040449F"/>
    <w:rsid w:val="0040623A"/>
    <w:rsid w:val="00406943"/>
    <w:rsid w:val="00406F06"/>
    <w:rsid w:val="00407942"/>
    <w:rsid w:val="00410654"/>
    <w:rsid w:val="00411019"/>
    <w:rsid w:val="0041265F"/>
    <w:rsid w:val="0041272D"/>
    <w:rsid w:val="004127F2"/>
    <w:rsid w:val="00413062"/>
    <w:rsid w:val="004163E8"/>
    <w:rsid w:val="00416A32"/>
    <w:rsid w:val="00416B2F"/>
    <w:rsid w:val="00420EA0"/>
    <w:rsid w:val="00422A12"/>
    <w:rsid w:val="00422D34"/>
    <w:rsid w:val="00423243"/>
    <w:rsid w:val="00426492"/>
    <w:rsid w:val="004264D7"/>
    <w:rsid w:val="00426BE3"/>
    <w:rsid w:val="00427EA4"/>
    <w:rsid w:val="00430B68"/>
    <w:rsid w:val="004312AF"/>
    <w:rsid w:val="004313A3"/>
    <w:rsid w:val="00431E3F"/>
    <w:rsid w:val="00431E5E"/>
    <w:rsid w:val="004337CB"/>
    <w:rsid w:val="00433EDB"/>
    <w:rsid w:val="00434C0F"/>
    <w:rsid w:val="00434F33"/>
    <w:rsid w:val="00436EFD"/>
    <w:rsid w:val="00440177"/>
    <w:rsid w:val="00442AF2"/>
    <w:rsid w:val="00443AA8"/>
    <w:rsid w:val="00445372"/>
    <w:rsid w:val="004455F1"/>
    <w:rsid w:val="004468EB"/>
    <w:rsid w:val="00446A46"/>
    <w:rsid w:val="00447BDD"/>
    <w:rsid w:val="004508FE"/>
    <w:rsid w:val="00450FA1"/>
    <w:rsid w:val="00452C20"/>
    <w:rsid w:val="00452DCF"/>
    <w:rsid w:val="00453854"/>
    <w:rsid w:val="00453A9A"/>
    <w:rsid w:val="004556E7"/>
    <w:rsid w:val="00455EC1"/>
    <w:rsid w:val="004565A9"/>
    <w:rsid w:val="004566FC"/>
    <w:rsid w:val="00457B55"/>
    <w:rsid w:val="0046002E"/>
    <w:rsid w:val="00461017"/>
    <w:rsid w:val="004610E6"/>
    <w:rsid w:val="004613C7"/>
    <w:rsid w:val="00461892"/>
    <w:rsid w:val="00462AFB"/>
    <w:rsid w:val="00462CD5"/>
    <w:rsid w:val="00463270"/>
    <w:rsid w:val="00463A1C"/>
    <w:rsid w:val="00464B7F"/>
    <w:rsid w:val="004663B7"/>
    <w:rsid w:val="00466690"/>
    <w:rsid w:val="00466764"/>
    <w:rsid w:val="004668F4"/>
    <w:rsid w:val="00466E86"/>
    <w:rsid w:val="00467302"/>
    <w:rsid w:val="00467F67"/>
    <w:rsid w:val="00470703"/>
    <w:rsid w:val="00471233"/>
    <w:rsid w:val="00472234"/>
    <w:rsid w:val="00472D21"/>
    <w:rsid w:val="004752C7"/>
    <w:rsid w:val="00475B09"/>
    <w:rsid w:val="00475FD8"/>
    <w:rsid w:val="0047730E"/>
    <w:rsid w:val="004814FB"/>
    <w:rsid w:val="00481829"/>
    <w:rsid w:val="00483196"/>
    <w:rsid w:val="0048319E"/>
    <w:rsid w:val="00486F73"/>
    <w:rsid w:val="004905A3"/>
    <w:rsid w:val="00492074"/>
    <w:rsid w:val="00492230"/>
    <w:rsid w:val="0049494F"/>
    <w:rsid w:val="00494A58"/>
    <w:rsid w:val="00494FE8"/>
    <w:rsid w:val="00495116"/>
    <w:rsid w:val="0049545B"/>
    <w:rsid w:val="004960CC"/>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5345"/>
    <w:rsid w:val="004B66E9"/>
    <w:rsid w:val="004B6C03"/>
    <w:rsid w:val="004B711E"/>
    <w:rsid w:val="004C0459"/>
    <w:rsid w:val="004C2047"/>
    <w:rsid w:val="004C3449"/>
    <w:rsid w:val="004C3F52"/>
    <w:rsid w:val="004C40E0"/>
    <w:rsid w:val="004C44F5"/>
    <w:rsid w:val="004C4565"/>
    <w:rsid w:val="004C67C0"/>
    <w:rsid w:val="004C7EE7"/>
    <w:rsid w:val="004D0498"/>
    <w:rsid w:val="004D0817"/>
    <w:rsid w:val="004D1163"/>
    <w:rsid w:val="004D134D"/>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671"/>
    <w:rsid w:val="004E2756"/>
    <w:rsid w:val="004E5FB1"/>
    <w:rsid w:val="004E697F"/>
    <w:rsid w:val="004E6C06"/>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D85"/>
    <w:rsid w:val="00503DE0"/>
    <w:rsid w:val="005050EC"/>
    <w:rsid w:val="00505130"/>
    <w:rsid w:val="00506AF4"/>
    <w:rsid w:val="00507D53"/>
    <w:rsid w:val="00510463"/>
    <w:rsid w:val="00510CB5"/>
    <w:rsid w:val="00510FD2"/>
    <w:rsid w:val="0051105A"/>
    <w:rsid w:val="0051175E"/>
    <w:rsid w:val="0051208B"/>
    <w:rsid w:val="005125DB"/>
    <w:rsid w:val="00512FD2"/>
    <w:rsid w:val="005130C5"/>
    <w:rsid w:val="00513F0D"/>
    <w:rsid w:val="00514A85"/>
    <w:rsid w:val="00516469"/>
    <w:rsid w:val="00516C02"/>
    <w:rsid w:val="005179F4"/>
    <w:rsid w:val="00517A53"/>
    <w:rsid w:val="00520742"/>
    <w:rsid w:val="005207BC"/>
    <w:rsid w:val="0052102A"/>
    <w:rsid w:val="00521EEA"/>
    <w:rsid w:val="00523C75"/>
    <w:rsid w:val="005259CD"/>
    <w:rsid w:val="00527229"/>
    <w:rsid w:val="00530793"/>
    <w:rsid w:val="00530F84"/>
    <w:rsid w:val="00534095"/>
    <w:rsid w:val="0053420F"/>
    <w:rsid w:val="0053484F"/>
    <w:rsid w:val="0053508A"/>
    <w:rsid w:val="00535171"/>
    <w:rsid w:val="005357E1"/>
    <w:rsid w:val="00537542"/>
    <w:rsid w:val="00541571"/>
    <w:rsid w:val="0054215F"/>
    <w:rsid w:val="005424BC"/>
    <w:rsid w:val="00542702"/>
    <w:rsid w:val="00542862"/>
    <w:rsid w:val="00542DD5"/>
    <w:rsid w:val="005450E2"/>
    <w:rsid w:val="005472F1"/>
    <w:rsid w:val="00550361"/>
    <w:rsid w:val="00552A75"/>
    <w:rsid w:val="00552C1A"/>
    <w:rsid w:val="005537B0"/>
    <w:rsid w:val="00553BFB"/>
    <w:rsid w:val="00554728"/>
    <w:rsid w:val="00554C35"/>
    <w:rsid w:val="0055543E"/>
    <w:rsid w:val="0055622E"/>
    <w:rsid w:val="005568F2"/>
    <w:rsid w:val="00556BCB"/>
    <w:rsid w:val="00556DC9"/>
    <w:rsid w:val="005570AC"/>
    <w:rsid w:val="00557131"/>
    <w:rsid w:val="00557198"/>
    <w:rsid w:val="0056020B"/>
    <w:rsid w:val="0056051E"/>
    <w:rsid w:val="00561617"/>
    <w:rsid w:val="00561C87"/>
    <w:rsid w:val="00561E45"/>
    <w:rsid w:val="005633D8"/>
    <w:rsid w:val="00563464"/>
    <w:rsid w:val="005643F0"/>
    <w:rsid w:val="00564890"/>
    <w:rsid w:val="00564FC2"/>
    <w:rsid w:val="005651E1"/>
    <w:rsid w:val="00565748"/>
    <w:rsid w:val="00565B41"/>
    <w:rsid w:val="00566BC9"/>
    <w:rsid w:val="00567A03"/>
    <w:rsid w:val="00571673"/>
    <w:rsid w:val="0057228F"/>
    <w:rsid w:val="00572C2D"/>
    <w:rsid w:val="005738F2"/>
    <w:rsid w:val="00576F95"/>
    <w:rsid w:val="00577AB6"/>
    <w:rsid w:val="00577C4A"/>
    <w:rsid w:val="0058211A"/>
    <w:rsid w:val="00582B8F"/>
    <w:rsid w:val="0058338A"/>
    <w:rsid w:val="00584286"/>
    <w:rsid w:val="0058439A"/>
    <w:rsid w:val="00584D18"/>
    <w:rsid w:val="00584EF8"/>
    <w:rsid w:val="00585001"/>
    <w:rsid w:val="005870DD"/>
    <w:rsid w:val="00587150"/>
    <w:rsid w:val="00592D17"/>
    <w:rsid w:val="005932B1"/>
    <w:rsid w:val="00593592"/>
    <w:rsid w:val="00593EAA"/>
    <w:rsid w:val="0059454C"/>
    <w:rsid w:val="0059496D"/>
    <w:rsid w:val="00594B8C"/>
    <w:rsid w:val="005950DE"/>
    <w:rsid w:val="00595227"/>
    <w:rsid w:val="00595DD1"/>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4DFF"/>
    <w:rsid w:val="005B5156"/>
    <w:rsid w:val="005B69E7"/>
    <w:rsid w:val="005B71EA"/>
    <w:rsid w:val="005B744E"/>
    <w:rsid w:val="005B771B"/>
    <w:rsid w:val="005C2298"/>
    <w:rsid w:val="005C41BF"/>
    <w:rsid w:val="005C42CF"/>
    <w:rsid w:val="005C543C"/>
    <w:rsid w:val="005C5FCB"/>
    <w:rsid w:val="005C6E29"/>
    <w:rsid w:val="005C776A"/>
    <w:rsid w:val="005D0E66"/>
    <w:rsid w:val="005D0FB3"/>
    <w:rsid w:val="005D1ED5"/>
    <w:rsid w:val="005D1FD7"/>
    <w:rsid w:val="005D2340"/>
    <w:rsid w:val="005D23BE"/>
    <w:rsid w:val="005D379A"/>
    <w:rsid w:val="005D4926"/>
    <w:rsid w:val="005D5BB7"/>
    <w:rsid w:val="005D73D0"/>
    <w:rsid w:val="005D75D9"/>
    <w:rsid w:val="005D7922"/>
    <w:rsid w:val="005D7A85"/>
    <w:rsid w:val="005E0E67"/>
    <w:rsid w:val="005E2E4E"/>
    <w:rsid w:val="005E329F"/>
    <w:rsid w:val="005E32A5"/>
    <w:rsid w:val="005E3707"/>
    <w:rsid w:val="005E4E2B"/>
    <w:rsid w:val="005E5557"/>
    <w:rsid w:val="005E65AD"/>
    <w:rsid w:val="005E69CF"/>
    <w:rsid w:val="005E7132"/>
    <w:rsid w:val="005E752C"/>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7E2C"/>
    <w:rsid w:val="00600D04"/>
    <w:rsid w:val="0060130A"/>
    <w:rsid w:val="006021A0"/>
    <w:rsid w:val="00602B35"/>
    <w:rsid w:val="00602B6B"/>
    <w:rsid w:val="00603B57"/>
    <w:rsid w:val="00603BCA"/>
    <w:rsid w:val="0060525A"/>
    <w:rsid w:val="0060531B"/>
    <w:rsid w:val="00605BD6"/>
    <w:rsid w:val="00606AED"/>
    <w:rsid w:val="00607D56"/>
    <w:rsid w:val="00610AD2"/>
    <w:rsid w:val="00611F5E"/>
    <w:rsid w:val="006124E6"/>
    <w:rsid w:val="006126B3"/>
    <w:rsid w:val="00612A70"/>
    <w:rsid w:val="00612AD9"/>
    <w:rsid w:val="006149A4"/>
    <w:rsid w:val="006151EC"/>
    <w:rsid w:val="00615A63"/>
    <w:rsid w:val="00615B5E"/>
    <w:rsid w:val="00617238"/>
    <w:rsid w:val="00617630"/>
    <w:rsid w:val="00621CCD"/>
    <w:rsid w:val="00622443"/>
    <w:rsid w:val="0062271A"/>
    <w:rsid w:val="006233AE"/>
    <w:rsid w:val="00625138"/>
    <w:rsid w:val="00625474"/>
    <w:rsid w:val="00625B27"/>
    <w:rsid w:val="00626906"/>
    <w:rsid w:val="00630617"/>
    <w:rsid w:val="006306EA"/>
    <w:rsid w:val="0063232C"/>
    <w:rsid w:val="00632709"/>
    <w:rsid w:val="0063378A"/>
    <w:rsid w:val="0063545F"/>
    <w:rsid w:val="006356EB"/>
    <w:rsid w:val="00636C9B"/>
    <w:rsid w:val="00636ED8"/>
    <w:rsid w:val="00637323"/>
    <w:rsid w:val="00637860"/>
    <w:rsid w:val="00641AF0"/>
    <w:rsid w:val="00641DBA"/>
    <w:rsid w:val="00643BB4"/>
    <w:rsid w:val="00644452"/>
    <w:rsid w:val="0064457B"/>
    <w:rsid w:val="00645955"/>
    <w:rsid w:val="00645C3A"/>
    <w:rsid w:val="0064674D"/>
    <w:rsid w:val="00647252"/>
    <w:rsid w:val="00647483"/>
    <w:rsid w:val="0065029D"/>
    <w:rsid w:val="00650B40"/>
    <w:rsid w:val="00650CDF"/>
    <w:rsid w:val="00651062"/>
    <w:rsid w:val="00651564"/>
    <w:rsid w:val="00651FB2"/>
    <w:rsid w:val="00652AC7"/>
    <w:rsid w:val="006542C5"/>
    <w:rsid w:val="00654669"/>
    <w:rsid w:val="00655358"/>
    <w:rsid w:val="00657CEE"/>
    <w:rsid w:val="00660D5C"/>
    <w:rsid w:val="00660FA9"/>
    <w:rsid w:val="00661B1E"/>
    <w:rsid w:val="00661BB4"/>
    <w:rsid w:val="00662D9A"/>
    <w:rsid w:val="0066306F"/>
    <w:rsid w:val="006633AD"/>
    <w:rsid w:val="00664921"/>
    <w:rsid w:val="00665BF4"/>
    <w:rsid w:val="00670CE3"/>
    <w:rsid w:val="00670E5A"/>
    <w:rsid w:val="00670EC7"/>
    <w:rsid w:val="00671218"/>
    <w:rsid w:val="00671DC6"/>
    <w:rsid w:val="00671E7D"/>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929D9"/>
    <w:rsid w:val="00692D95"/>
    <w:rsid w:val="00692E8C"/>
    <w:rsid w:val="006934E5"/>
    <w:rsid w:val="00694955"/>
    <w:rsid w:val="00695322"/>
    <w:rsid w:val="00696193"/>
    <w:rsid w:val="006965AD"/>
    <w:rsid w:val="00696668"/>
    <w:rsid w:val="00696DE6"/>
    <w:rsid w:val="0069733D"/>
    <w:rsid w:val="00697ADB"/>
    <w:rsid w:val="00697B34"/>
    <w:rsid w:val="006A059D"/>
    <w:rsid w:val="006A09FB"/>
    <w:rsid w:val="006A0A4C"/>
    <w:rsid w:val="006A1340"/>
    <w:rsid w:val="006A1F9B"/>
    <w:rsid w:val="006A2185"/>
    <w:rsid w:val="006A4710"/>
    <w:rsid w:val="006A473F"/>
    <w:rsid w:val="006A58EB"/>
    <w:rsid w:val="006A5B04"/>
    <w:rsid w:val="006B09B0"/>
    <w:rsid w:val="006B5B17"/>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74C1"/>
    <w:rsid w:val="006C7884"/>
    <w:rsid w:val="006C7C0B"/>
    <w:rsid w:val="006D0B0D"/>
    <w:rsid w:val="006D0DFC"/>
    <w:rsid w:val="006D115E"/>
    <w:rsid w:val="006D1A39"/>
    <w:rsid w:val="006D1CDB"/>
    <w:rsid w:val="006D1F52"/>
    <w:rsid w:val="006D2083"/>
    <w:rsid w:val="006D2DB9"/>
    <w:rsid w:val="006D3143"/>
    <w:rsid w:val="006D410D"/>
    <w:rsid w:val="006D42B5"/>
    <w:rsid w:val="006D7A1E"/>
    <w:rsid w:val="006D7E94"/>
    <w:rsid w:val="006E0233"/>
    <w:rsid w:val="006E0C35"/>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2978"/>
    <w:rsid w:val="00704082"/>
    <w:rsid w:val="00704188"/>
    <w:rsid w:val="0070469D"/>
    <w:rsid w:val="007048AF"/>
    <w:rsid w:val="00705B84"/>
    <w:rsid w:val="007077B2"/>
    <w:rsid w:val="00707847"/>
    <w:rsid w:val="00707A42"/>
    <w:rsid w:val="00707AA7"/>
    <w:rsid w:val="00707E3F"/>
    <w:rsid w:val="00712E39"/>
    <w:rsid w:val="00713F87"/>
    <w:rsid w:val="00714847"/>
    <w:rsid w:val="0071557B"/>
    <w:rsid w:val="007175A1"/>
    <w:rsid w:val="007175CF"/>
    <w:rsid w:val="00720950"/>
    <w:rsid w:val="007217A9"/>
    <w:rsid w:val="00721ED8"/>
    <w:rsid w:val="007223F0"/>
    <w:rsid w:val="007233D6"/>
    <w:rsid w:val="00724217"/>
    <w:rsid w:val="00724226"/>
    <w:rsid w:val="00724680"/>
    <w:rsid w:val="00724A04"/>
    <w:rsid w:val="00725241"/>
    <w:rsid w:val="00725E92"/>
    <w:rsid w:val="00726356"/>
    <w:rsid w:val="0072641F"/>
    <w:rsid w:val="0072754A"/>
    <w:rsid w:val="00727E9B"/>
    <w:rsid w:val="00730CB0"/>
    <w:rsid w:val="00731F11"/>
    <w:rsid w:val="007327E1"/>
    <w:rsid w:val="00732F98"/>
    <w:rsid w:val="00733885"/>
    <w:rsid w:val="007343B8"/>
    <w:rsid w:val="0073460F"/>
    <w:rsid w:val="00737A8B"/>
    <w:rsid w:val="00740128"/>
    <w:rsid w:val="00740505"/>
    <w:rsid w:val="00741F21"/>
    <w:rsid w:val="0074271E"/>
    <w:rsid w:val="00742CEC"/>
    <w:rsid w:val="007434BC"/>
    <w:rsid w:val="00744113"/>
    <w:rsid w:val="00744B09"/>
    <w:rsid w:val="00744CD4"/>
    <w:rsid w:val="00746BF9"/>
    <w:rsid w:val="007471B0"/>
    <w:rsid w:val="007504B4"/>
    <w:rsid w:val="00750B80"/>
    <w:rsid w:val="00752388"/>
    <w:rsid w:val="0075393E"/>
    <w:rsid w:val="007548DC"/>
    <w:rsid w:val="00756E96"/>
    <w:rsid w:val="00757AB9"/>
    <w:rsid w:val="00761A26"/>
    <w:rsid w:val="00762ABB"/>
    <w:rsid w:val="0076378F"/>
    <w:rsid w:val="00763825"/>
    <w:rsid w:val="00764465"/>
    <w:rsid w:val="00764B5F"/>
    <w:rsid w:val="00764E00"/>
    <w:rsid w:val="007655FC"/>
    <w:rsid w:val="007657EB"/>
    <w:rsid w:val="00770A73"/>
    <w:rsid w:val="0077162C"/>
    <w:rsid w:val="00771920"/>
    <w:rsid w:val="00772531"/>
    <w:rsid w:val="0077284C"/>
    <w:rsid w:val="00774847"/>
    <w:rsid w:val="00775537"/>
    <w:rsid w:val="00776444"/>
    <w:rsid w:val="00777AB6"/>
    <w:rsid w:val="0078091F"/>
    <w:rsid w:val="00780977"/>
    <w:rsid w:val="00780D35"/>
    <w:rsid w:val="0078145E"/>
    <w:rsid w:val="007816AA"/>
    <w:rsid w:val="00782319"/>
    <w:rsid w:val="00782C8F"/>
    <w:rsid w:val="007836E6"/>
    <w:rsid w:val="00784530"/>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53AC"/>
    <w:rsid w:val="007A64A7"/>
    <w:rsid w:val="007B0103"/>
    <w:rsid w:val="007B0511"/>
    <w:rsid w:val="007B210B"/>
    <w:rsid w:val="007B6A95"/>
    <w:rsid w:val="007B6BA4"/>
    <w:rsid w:val="007B7AFA"/>
    <w:rsid w:val="007B7B7F"/>
    <w:rsid w:val="007C014B"/>
    <w:rsid w:val="007C04E7"/>
    <w:rsid w:val="007C0AE5"/>
    <w:rsid w:val="007C122F"/>
    <w:rsid w:val="007C1278"/>
    <w:rsid w:val="007C2F38"/>
    <w:rsid w:val="007C39A5"/>
    <w:rsid w:val="007C427C"/>
    <w:rsid w:val="007C5659"/>
    <w:rsid w:val="007C6648"/>
    <w:rsid w:val="007D0628"/>
    <w:rsid w:val="007D17AC"/>
    <w:rsid w:val="007D3014"/>
    <w:rsid w:val="007D3C6D"/>
    <w:rsid w:val="007D5008"/>
    <w:rsid w:val="007D5C88"/>
    <w:rsid w:val="007D732F"/>
    <w:rsid w:val="007D792D"/>
    <w:rsid w:val="007E01CF"/>
    <w:rsid w:val="007E021F"/>
    <w:rsid w:val="007E03BF"/>
    <w:rsid w:val="007E0C39"/>
    <w:rsid w:val="007E13E7"/>
    <w:rsid w:val="007E25B1"/>
    <w:rsid w:val="007E2980"/>
    <w:rsid w:val="007E2E1B"/>
    <w:rsid w:val="007E3E66"/>
    <w:rsid w:val="007E458C"/>
    <w:rsid w:val="007E471C"/>
    <w:rsid w:val="007E4C5E"/>
    <w:rsid w:val="007E4DC1"/>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5E08"/>
    <w:rsid w:val="00856C0B"/>
    <w:rsid w:val="00856E68"/>
    <w:rsid w:val="00857306"/>
    <w:rsid w:val="00860B2E"/>
    <w:rsid w:val="00860F96"/>
    <w:rsid w:val="00861EA9"/>
    <w:rsid w:val="008621C2"/>
    <w:rsid w:val="008625E9"/>
    <w:rsid w:val="00864403"/>
    <w:rsid w:val="00865A38"/>
    <w:rsid w:val="008708D3"/>
    <w:rsid w:val="00871CFE"/>
    <w:rsid w:val="0087208E"/>
    <w:rsid w:val="008721C3"/>
    <w:rsid w:val="00873794"/>
    <w:rsid w:val="00874745"/>
    <w:rsid w:val="008747D5"/>
    <w:rsid w:val="00874830"/>
    <w:rsid w:val="008757AF"/>
    <w:rsid w:val="008762B0"/>
    <w:rsid w:val="00877510"/>
    <w:rsid w:val="008803AE"/>
    <w:rsid w:val="0088177A"/>
    <w:rsid w:val="00881B21"/>
    <w:rsid w:val="00883220"/>
    <w:rsid w:val="00883CAD"/>
    <w:rsid w:val="00883F1D"/>
    <w:rsid w:val="008844BD"/>
    <w:rsid w:val="00884DB1"/>
    <w:rsid w:val="0088535B"/>
    <w:rsid w:val="00885DE5"/>
    <w:rsid w:val="00891E4E"/>
    <w:rsid w:val="00892B0F"/>
    <w:rsid w:val="008943E5"/>
    <w:rsid w:val="00894665"/>
    <w:rsid w:val="00896670"/>
    <w:rsid w:val="0089667E"/>
    <w:rsid w:val="0089689A"/>
    <w:rsid w:val="00897847"/>
    <w:rsid w:val="008979DD"/>
    <w:rsid w:val="00897C3E"/>
    <w:rsid w:val="008A167D"/>
    <w:rsid w:val="008A218F"/>
    <w:rsid w:val="008A3AAD"/>
    <w:rsid w:val="008A4638"/>
    <w:rsid w:val="008A4D52"/>
    <w:rsid w:val="008A53AA"/>
    <w:rsid w:val="008A5971"/>
    <w:rsid w:val="008A6465"/>
    <w:rsid w:val="008A74DA"/>
    <w:rsid w:val="008A7B5B"/>
    <w:rsid w:val="008A7FB4"/>
    <w:rsid w:val="008A7FD3"/>
    <w:rsid w:val="008B0475"/>
    <w:rsid w:val="008B09D9"/>
    <w:rsid w:val="008B0CA5"/>
    <w:rsid w:val="008B1AD4"/>
    <w:rsid w:val="008B2746"/>
    <w:rsid w:val="008B34D1"/>
    <w:rsid w:val="008B4F1F"/>
    <w:rsid w:val="008B5845"/>
    <w:rsid w:val="008B7008"/>
    <w:rsid w:val="008B7DDD"/>
    <w:rsid w:val="008C0A87"/>
    <w:rsid w:val="008C1094"/>
    <w:rsid w:val="008C19F6"/>
    <w:rsid w:val="008C1D95"/>
    <w:rsid w:val="008C2083"/>
    <w:rsid w:val="008C253D"/>
    <w:rsid w:val="008C3347"/>
    <w:rsid w:val="008C3BEE"/>
    <w:rsid w:val="008C4931"/>
    <w:rsid w:val="008C4B74"/>
    <w:rsid w:val="008C56CB"/>
    <w:rsid w:val="008C5C18"/>
    <w:rsid w:val="008C6682"/>
    <w:rsid w:val="008C7EAE"/>
    <w:rsid w:val="008D09DD"/>
    <w:rsid w:val="008D1C1A"/>
    <w:rsid w:val="008D33C0"/>
    <w:rsid w:val="008D3953"/>
    <w:rsid w:val="008D4144"/>
    <w:rsid w:val="008D4556"/>
    <w:rsid w:val="008D56BA"/>
    <w:rsid w:val="008D6C53"/>
    <w:rsid w:val="008D7ED7"/>
    <w:rsid w:val="008D7FE8"/>
    <w:rsid w:val="008E075D"/>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F5B"/>
    <w:rsid w:val="008F6163"/>
    <w:rsid w:val="008F6F54"/>
    <w:rsid w:val="008F7DEA"/>
    <w:rsid w:val="009008B3"/>
    <w:rsid w:val="009011C5"/>
    <w:rsid w:val="00903C59"/>
    <w:rsid w:val="00903EED"/>
    <w:rsid w:val="00903F16"/>
    <w:rsid w:val="0090621A"/>
    <w:rsid w:val="00910EDE"/>
    <w:rsid w:val="0091147F"/>
    <w:rsid w:val="00911D26"/>
    <w:rsid w:val="00911EE8"/>
    <w:rsid w:val="00912A3F"/>
    <w:rsid w:val="00912ED6"/>
    <w:rsid w:val="0091337B"/>
    <w:rsid w:val="009134D2"/>
    <w:rsid w:val="00914307"/>
    <w:rsid w:val="00914974"/>
    <w:rsid w:val="0091722D"/>
    <w:rsid w:val="009177FF"/>
    <w:rsid w:val="0091791E"/>
    <w:rsid w:val="0092067E"/>
    <w:rsid w:val="0092068A"/>
    <w:rsid w:val="00920FF1"/>
    <w:rsid w:val="00921D87"/>
    <w:rsid w:val="00923BD5"/>
    <w:rsid w:val="00923C48"/>
    <w:rsid w:val="009325CE"/>
    <w:rsid w:val="00932BD5"/>
    <w:rsid w:val="009336CA"/>
    <w:rsid w:val="00933B60"/>
    <w:rsid w:val="00933C2F"/>
    <w:rsid w:val="00935167"/>
    <w:rsid w:val="00935806"/>
    <w:rsid w:val="00937AF1"/>
    <w:rsid w:val="009407EE"/>
    <w:rsid w:val="00941013"/>
    <w:rsid w:val="0094173C"/>
    <w:rsid w:val="009418CA"/>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906"/>
    <w:rsid w:val="00973147"/>
    <w:rsid w:val="0097561D"/>
    <w:rsid w:val="00975ED8"/>
    <w:rsid w:val="00976958"/>
    <w:rsid w:val="00976F0A"/>
    <w:rsid w:val="00977303"/>
    <w:rsid w:val="009777B8"/>
    <w:rsid w:val="0098094E"/>
    <w:rsid w:val="00980EBF"/>
    <w:rsid w:val="00983055"/>
    <w:rsid w:val="00983C6F"/>
    <w:rsid w:val="00983CEE"/>
    <w:rsid w:val="00984328"/>
    <w:rsid w:val="0098453F"/>
    <w:rsid w:val="00985A0D"/>
    <w:rsid w:val="0098603C"/>
    <w:rsid w:val="00986413"/>
    <w:rsid w:val="00987747"/>
    <w:rsid w:val="00987B41"/>
    <w:rsid w:val="00987F8E"/>
    <w:rsid w:val="00990906"/>
    <w:rsid w:val="009917CE"/>
    <w:rsid w:val="00991C6F"/>
    <w:rsid w:val="00991C78"/>
    <w:rsid w:val="009932B5"/>
    <w:rsid w:val="00993E8C"/>
    <w:rsid w:val="00995292"/>
    <w:rsid w:val="009952E8"/>
    <w:rsid w:val="00995DC6"/>
    <w:rsid w:val="009972A7"/>
    <w:rsid w:val="0099753F"/>
    <w:rsid w:val="00997E51"/>
    <w:rsid w:val="009A08A6"/>
    <w:rsid w:val="009A096C"/>
    <w:rsid w:val="009A0CFD"/>
    <w:rsid w:val="009A1883"/>
    <w:rsid w:val="009A2664"/>
    <w:rsid w:val="009A36CE"/>
    <w:rsid w:val="009A421A"/>
    <w:rsid w:val="009A442F"/>
    <w:rsid w:val="009A4603"/>
    <w:rsid w:val="009A475F"/>
    <w:rsid w:val="009A5D28"/>
    <w:rsid w:val="009A6892"/>
    <w:rsid w:val="009A7090"/>
    <w:rsid w:val="009A75E8"/>
    <w:rsid w:val="009A7BAF"/>
    <w:rsid w:val="009B0615"/>
    <w:rsid w:val="009B1940"/>
    <w:rsid w:val="009B275D"/>
    <w:rsid w:val="009B283A"/>
    <w:rsid w:val="009B2E74"/>
    <w:rsid w:val="009B30D5"/>
    <w:rsid w:val="009B4781"/>
    <w:rsid w:val="009B5576"/>
    <w:rsid w:val="009B5A29"/>
    <w:rsid w:val="009B7A5F"/>
    <w:rsid w:val="009C0E80"/>
    <w:rsid w:val="009C1AC8"/>
    <w:rsid w:val="009C2CAA"/>
    <w:rsid w:val="009C2FC1"/>
    <w:rsid w:val="009C3975"/>
    <w:rsid w:val="009C3D92"/>
    <w:rsid w:val="009C4D03"/>
    <w:rsid w:val="009C52A5"/>
    <w:rsid w:val="009C5745"/>
    <w:rsid w:val="009C69F0"/>
    <w:rsid w:val="009C7269"/>
    <w:rsid w:val="009D0078"/>
    <w:rsid w:val="009D1AA9"/>
    <w:rsid w:val="009D27BF"/>
    <w:rsid w:val="009D3641"/>
    <w:rsid w:val="009D4F56"/>
    <w:rsid w:val="009D5647"/>
    <w:rsid w:val="009D6B29"/>
    <w:rsid w:val="009E0C48"/>
    <w:rsid w:val="009E0D0F"/>
    <w:rsid w:val="009E25B4"/>
    <w:rsid w:val="009E3017"/>
    <w:rsid w:val="009E368F"/>
    <w:rsid w:val="009E450A"/>
    <w:rsid w:val="009E4AF1"/>
    <w:rsid w:val="009E4F95"/>
    <w:rsid w:val="009E66B1"/>
    <w:rsid w:val="009F0AD7"/>
    <w:rsid w:val="009F13D7"/>
    <w:rsid w:val="009F14CD"/>
    <w:rsid w:val="009F16DD"/>
    <w:rsid w:val="009F2476"/>
    <w:rsid w:val="009F2FE1"/>
    <w:rsid w:val="009F3F56"/>
    <w:rsid w:val="009F41F2"/>
    <w:rsid w:val="009F4257"/>
    <w:rsid w:val="009F4AEC"/>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752"/>
    <w:rsid w:val="00A13D22"/>
    <w:rsid w:val="00A14613"/>
    <w:rsid w:val="00A16AC7"/>
    <w:rsid w:val="00A20385"/>
    <w:rsid w:val="00A2095E"/>
    <w:rsid w:val="00A209D9"/>
    <w:rsid w:val="00A20EA3"/>
    <w:rsid w:val="00A20FE7"/>
    <w:rsid w:val="00A217AF"/>
    <w:rsid w:val="00A22685"/>
    <w:rsid w:val="00A227DA"/>
    <w:rsid w:val="00A237C7"/>
    <w:rsid w:val="00A245BF"/>
    <w:rsid w:val="00A24CA7"/>
    <w:rsid w:val="00A2504D"/>
    <w:rsid w:val="00A25BFD"/>
    <w:rsid w:val="00A27612"/>
    <w:rsid w:val="00A311CD"/>
    <w:rsid w:val="00A34256"/>
    <w:rsid w:val="00A343CC"/>
    <w:rsid w:val="00A346D0"/>
    <w:rsid w:val="00A36D28"/>
    <w:rsid w:val="00A36DAB"/>
    <w:rsid w:val="00A36DB1"/>
    <w:rsid w:val="00A40232"/>
    <w:rsid w:val="00A40BDE"/>
    <w:rsid w:val="00A41272"/>
    <w:rsid w:val="00A41D0D"/>
    <w:rsid w:val="00A42B03"/>
    <w:rsid w:val="00A44872"/>
    <w:rsid w:val="00A45F99"/>
    <w:rsid w:val="00A46B9A"/>
    <w:rsid w:val="00A46D68"/>
    <w:rsid w:val="00A51CE1"/>
    <w:rsid w:val="00A548DF"/>
    <w:rsid w:val="00A549A2"/>
    <w:rsid w:val="00A550AC"/>
    <w:rsid w:val="00A55581"/>
    <w:rsid w:val="00A556FB"/>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43A3"/>
    <w:rsid w:val="00A75713"/>
    <w:rsid w:val="00A75F06"/>
    <w:rsid w:val="00A7691F"/>
    <w:rsid w:val="00A77F87"/>
    <w:rsid w:val="00A821E1"/>
    <w:rsid w:val="00A825CE"/>
    <w:rsid w:val="00A82F83"/>
    <w:rsid w:val="00A83200"/>
    <w:rsid w:val="00A834C0"/>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4197"/>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F1"/>
    <w:rsid w:val="00AB01B6"/>
    <w:rsid w:val="00AB0D0D"/>
    <w:rsid w:val="00AB132A"/>
    <w:rsid w:val="00AB205D"/>
    <w:rsid w:val="00AB343C"/>
    <w:rsid w:val="00AB3C5A"/>
    <w:rsid w:val="00AB3D4C"/>
    <w:rsid w:val="00AB4E6A"/>
    <w:rsid w:val="00AB5221"/>
    <w:rsid w:val="00AB5D33"/>
    <w:rsid w:val="00AB6087"/>
    <w:rsid w:val="00AB61AE"/>
    <w:rsid w:val="00AB6679"/>
    <w:rsid w:val="00AB76C0"/>
    <w:rsid w:val="00AB7FE9"/>
    <w:rsid w:val="00AC0065"/>
    <w:rsid w:val="00AC0413"/>
    <w:rsid w:val="00AC1C99"/>
    <w:rsid w:val="00AC217E"/>
    <w:rsid w:val="00AC28E9"/>
    <w:rsid w:val="00AC2FDE"/>
    <w:rsid w:val="00AC30AB"/>
    <w:rsid w:val="00AC4D0E"/>
    <w:rsid w:val="00AC5EFA"/>
    <w:rsid w:val="00AC6A7C"/>
    <w:rsid w:val="00AC6B2D"/>
    <w:rsid w:val="00AD1745"/>
    <w:rsid w:val="00AD19F6"/>
    <w:rsid w:val="00AD1E39"/>
    <w:rsid w:val="00AD2D64"/>
    <w:rsid w:val="00AD2DD2"/>
    <w:rsid w:val="00AD3106"/>
    <w:rsid w:val="00AD3B38"/>
    <w:rsid w:val="00AD3B42"/>
    <w:rsid w:val="00AD4712"/>
    <w:rsid w:val="00AD55FC"/>
    <w:rsid w:val="00AD60E9"/>
    <w:rsid w:val="00AE004C"/>
    <w:rsid w:val="00AE0241"/>
    <w:rsid w:val="00AE02C9"/>
    <w:rsid w:val="00AE077A"/>
    <w:rsid w:val="00AE2912"/>
    <w:rsid w:val="00AE3126"/>
    <w:rsid w:val="00AE4643"/>
    <w:rsid w:val="00AE5B81"/>
    <w:rsid w:val="00AE5FBB"/>
    <w:rsid w:val="00AE66F2"/>
    <w:rsid w:val="00AE7643"/>
    <w:rsid w:val="00AE7D1A"/>
    <w:rsid w:val="00AF0B65"/>
    <w:rsid w:val="00AF0F6F"/>
    <w:rsid w:val="00AF191B"/>
    <w:rsid w:val="00AF22B0"/>
    <w:rsid w:val="00AF2479"/>
    <w:rsid w:val="00AF294A"/>
    <w:rsid w:val="00AF3AE1"/>
    <w:rsid w:val="00AF5B75"/>
    <w:rsid w:val="00AF664C"/>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27A"/>
    <w:rsid w:val="00B2547D"/>
    <w:rsid w:val="00B26B68"/>
    <w:rsid w:val="00B31621"/>
    <w:rsid w:val="00B3191E"/>
    <w:rsid w:val="00B31D70"/>
    <w:rsid w:val="00B3486D"/>
    <w:rsid w:val="00B35131"/>
    <w:rsid w:val="00B3541C"/>
    <w:rsid w:val="00B37097"/>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2390"/>
    <w:rsid w:val="00B53582"/>
    <w:rsid w:val="00B53ABA"/>
    <w:rsid w:val="00B542D1"/>
    <w:rsid w:val="00B54B23"/>
    <w:rsid w:val="00B54E6E"/>
    <w:rsid w:val="00B60ACD"/>
    <w:rsid w:val="00B61232"/>
    <w:rsid w:val="00B61943"/>
    <w:rsid w:val="00B629C2"/>
    <w:rsid w:val="00B62E74"/>
    <w:rsid w:val="00B6332B"/>
    <w:rsid w:val="00B637BD"/>
    <w:rsid w:val="00B6484F"/>
    <w:rsid w:val="00B6485E"/>
    <w:rsid w:val="00B648FB"/>
    <w:rsid w:val="00B654F3"/>
    <w:rsid w:val="00B65805"/>
    <w:rsid w:val="00B65A52"/>
    <w:rsid w:val="00B66E0D"/>
    <w:rsid w:val="00B675A5"/>
    <w:rsid w:val="00B70782"/>
    <w:rsid w:val="00B70EE0"/>
    <w:rsid w:val="00B717BD"/>
    <w:rsid w:val="00B736FA"/>
    <w:rsid w:val="00B7393E"/>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4549"/>
    <w:rsid w:val="00B9455F"/>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FAB"/>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820"/>
    <w:rsid w:val="00BD19A7"/>
    <w:rsid w:val="00BD2507"/>
    <w:rsid w:val="00BD32DD"/>
    <w:rsid w:val="00BD35C4"/>
    <w:rsid w:val="00BD3A13"/>
    <w:rsid w:val="00BD463F"/>
    <w:rsid w:val="00BD46D9"/>
    <w:rsid w:val="00BD4A20"/>
    <w:rsid w:val="00BD4C5F"/>
    <w:rsid w:val="00BD57A3"/>
    <w:rsid w:val="00BD5F4B"/>
    <w:rsid w:val="00BD6258"/>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62D"/>
    <w:rsid w:val="00BF4F62"/>
    <w:rsid w:val="00BF599D"/>
    <w:rsid w:val="00BF7A75"/>
    <w:rsid w:val="00BF7F64"/>
    <w:rsid w:val="00C00127"/>
    <w:rsid w:val="00C02149"/>
    <w:rsid w:val="00C023B9"/>
    <w:rsid w:val="00C02C51"/>
    <w:rsid w:val="00C031A2"/>
    <w:rsid w:val="00C0356A"/>
    <w:rsid w:val="00C042F3"/>
    <w:rsid w:val="00C05BF3"/>
    <w:rsid w:val="00C060D1"/>
    <w:rsid w:val="00C06CD4"/>
    <w:rsid w:val="00C07275"/>
    <w:rsid w:val="00C072F3"/>
    <w:rsid w:val="00C1008E"/>
    <w:rsid w:val="00C10593"/>
    <w:rsid w:val="00C112F9"/>
    <w:rsid w:val="00C1445B"/>
    <w:rsid w:val="00C14E6E"/>
    <w:rsid w:val="00C1578A"/>
    <w:rsid w:val="00C2004E"/>
    <w:rsid w:val="00C200FC"/>
    <w:rsid w:val="00C204F6"/>
    <w:rsid w:val="00C20DA6"/>
    <w:rsid w:val="00C2345C"/>
    <w:rsid w:val="00C237E7"/>
    <w:rsid w:val="00C248AC"/>
    <w:rsid w:val="00C24EC9"/>
    <w:rsid w:val="00C25541"/>
    <w:rsid w:val="00C25AA4"/>
    <w:rsid w:val="00C27011"/>
    <w:rsid w:val="00C270D0"/>
    <w:rsid w:val="00C276B2"/>
    <w:rsid w:val="00C30799"/>
    <w:rsid w:val="00C30C60"/>
    <w:rsid w:val="00C32E11"/>
    <w:rsid w:val="00C33FFB"/>
    <w:rsid w:val="00C3413F"/>
    <w:rsid w:val="00C345AC"/>
    <w:rsid w:val="00C34B7F"/>
    <w:rsid w:val="00C36066"/>
    <w:rsid w:val="00C36D90"/>
    <w:rsid w:val="00C3700C"/>
    <w:rsid w:val="00C37A74"/>
    <w:rsid w:val="00C40243"/>
    <w:rsid w:val="00C40303"/>
    <w:rsid w:val="00C412F5"/>
    <w:rsid w:val="00C41B74"/>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765A"/>
    <w:rsid w:val="00C60B60"/>
    <w:rsid w:val="00C61364"/>
    <w:rsid w:val="00C62870"/>
    <w:rsid w:val="00C64DDC"/>
    <w:rsid w:val="00C659B7"/>
    <w:rsid w:val="00C65E19"/>
    <w:rsid w:val="00C65E56"/>
    <w:rsid w:val="00C66A15"/>
    <w:rsid w:val="00C70422"/>
    <w:rsid w:val="00C7080D"/>
    <w:rsid w:val="00C71A61"/>
    <w:rsid w:val="00C73948"/>
    <w:rsid w:val="00C757C4"/>
    <w:rsid w:val="00C75807"/>
    <w:rsid w:val="00C761D8"/>
    <w:rsid w:val="00C77FA7"/>
    <w:rsid w:val="00C80001"/>
    <w:rsid w:val="00C803DD"/>
    <w:rsid w:val="00C8115D"/>
    <w:rsid w:val="00C829B2"/>
    <w:rsid w:val="00C8324B"/>
    <w:rsid w:val="00C8345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8AA"/>
    <w:rsid w:val="00C92E67"/>
    <w:rsid w:val="00C93B13"/>
    <w:rsid w:val="00C95829"/>
    <w:rsid w:val="00C95977"/>
    <w:rsid w:val="00C974B6"/>
    <w:rsid w:val="00CA0B8B"/>
    <w:rsid w:val="00CA0FA0"/>
    <w:rsid w:val="00CA1682"/>
    <w:rsid w:val="00CA2FE9"/>
    <w:rsid w:val="00CA729E"/>
    <w:rsid w:val="00CA73F8"/>
    <w:rsid w:val="00CB0396"/>
    <w:rsid w:val="00CB05AB"/>
    <w:rsid w:val="00CB0637"/>
    <w:rsid w:val="00CB1F90"/>
    <w:rsid w:val="00CB21DC"/>
    <w:rsid w:val="00CB5002"/>
    <w:rsid w:val="00CB61C9"/>
    <w:rsid w:val="00CB63CB"/>
    <w:rsid w:val="00CB72A4"/>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702"/>
    <w:rsid w:val="00CD196F"/>
    <w:rsid w:val="00CD2451"/>
    <w:rsid w:val="00CD2887"/>
    <w:rsid w:val="00CD3165"/>
    <w:rsid w:val="00CD3864"/>
    <w:rsid w:val="00CD43E4"/>
    <w:rsid w:val="00CD5FB0"/>
    <w:rsid w:val="00CD6295"/>
    <w:rsid w:val="00CD6F26"/>
    <w:rsid w:val="00CD71F4"/>
    <w:rsid w:val="00CD7E87"/>
    <w:rsid w:val="00CE1DCB"/>
    <w:rsid w:val="00CE317B"/>
    <w:rsid w:val="00CE3780"/>
    <w:rsid w:val="00CE3A58"/>
    <w:rsid w:val="00CE3E2E"/>
    <w:rsid w:val="00CE3F4F"/>
    <w:rsid w:val="00CE4993"/>
    <w:rsid w:val="00CE6961"/>
    <w:rsid w:val="00CE77F8"/>
    <w:rsid w:val="00CF0736"/>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3F5"/>
    <w:rsid w:val="00D16674"/>
    <w:rsid w:val="00D16B0F"/>
    <w:rsid w:val="00D16B2E"/>
    <w:rsid w:val="00D208C5"/>
    <w:rsid w:val="00D21DED"/>
    <w:rsid w:val="00D225F7"/>
    <w:rsid w:val="00D22A57"/>
    <w:rsid w:val="00D22FD3"/>
    <w:rsid w:val="00D24DC4"/>
    <w:rsid w:val="00D257FF"/>
    <w:rsid w:val="00D259CD"/>
    <w:rsid w:val="00D2681B"/>
    <w:rsid w:val="00D26D29"/>
    <w:rsid w:val="00D309F1"/>
    <w:rsid w:val="00D31674"/>
    <w:rsid w:val="00D31F7F"/>
    <w:rsid w:val="00D323B7"/>
    <w:rsid w:val="00D32C6C"/>
    <w:rsid w:val="00D341CD"/>
    <w:rsid w:val="00D349E0"/>
    <w:rsid w:val="00D34A10"/>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DE5"/>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274F"/>
    <w:rsid w:val="00D84009"/>
    <w:rsid w:val="00D84646"/>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1F30"/>
    <w:rsid w:val="00DB27D5"/>
    <w:rsid w:val="00DB3ADC"/>
    <w:rsid w:val="00DB45A4"/>
    <w:rsid w:val="00DB4B8F"/>
    <w:rsid w:val="00DB5757"/>
    <w:rsid w:val="00DB5A63"/>
    <w:rsid w:val="00DB5AD4"/>
    <w:rsid w:val="00DB5E41"/>
    <w:rsid w:val="00DB5FF6"/>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1646"/>
    <w:rsid w:val="00DD2E2F"/>
    <w:rsid w:val="00DD303A"/>
    <w:rsid w:val="00DD39F1"/>
    <w:rsid w:val="00DD3CAB"/>
    <w:rsid w:val="00DD3F33"/>
    <w:rsid w:val="00DD5199"/>
    <w:rsid w:val="00DD5A3A"/>
    <w:rsid w:val="00DD5A48"/>
    <w:rsid w:val="00DD61A0"/>
    <w:rsid w:val="00DD7CE7"/>
    <w:rsid w:val="00DE0CCC"/>
    <w:rsid w:val="00DE1306"/>
    <w:rsid w:val="00DE45FC"/>
    <w:rsid w:val="00DE47D6"/>
    <w:rsid w:val="00DE484C"/>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2007"/>
    <w:rsid w:val="00E03995"/>
    <w:rsid w:val="00E04629"/>
    <w:rsid w:val="00E0474D"/>
    <w:rsid w:val="00E049D4"/>
    <w:rsid w:val="00E07BAA"/>
    <w:rsid w:val="00E108B5"/>
    <w:rsid w:val="00E10B3F"/>
    <w:rsid w:val="00E12081"/>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2605"/>
    <w:rsid w:val="00E332CB"/>
    <w:rsid w:val="00E3399E"/>
    <w:rsid w:val="00E346FE"/>
    <w:rsid w:val="00E34B73"/>
    <w:rsid w:val="00E34FC6"/>
    <w:rsid w:val="00E3514E"/>
    <w:rsid w:val="00E35B0F"/>
    <w:rsid w:val="00E35BE5"/>
    <w:rsid w:val="00E35FDF"/>
    <w:rsid w:val="00E366F8"/>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31D1"/>
    <w:rsid w:val="00E54236"/>
    <w:rsid w:val="00E54738"/>
    <w:rsid w:val="00E5509B"/>
    <w:rsid w:val="00E55B0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61A"/>
    <w:rsid w:val="00E70EB0"/>
    <w:rsid w:val="00E70F0A"/>
    <w:rsid w:val="00E712AF"/>
    <w:rsid w:val="00E72CB5"/>
    <w:rsid w:val="00E72E60"/>
    <w:rsid w:val="00E73C21"/>
    <w:rsid w:val="00E75CC4"/>
    <w:rsid w:val="00E76992"/>
    <w:rsid w:val="00E8041A"/>
    <w:rsid w:val="00E80659"/>
    <w:rsid w:val="00E806D9"/>
    <w:rsid w:val="00E80BC8"/>
    <w:rsid w:val="00E81EF7"/>
    <w:rsid w:val="00E827DA"/>
    <w:rsid w:val="00E82AC6"/>
    <w:rsid w:val="00E82BDA"/>
    <w:rsid w:val="00E82FE9"/>
    <w:rsid w:val="00E839B1"/>
    <w:rsid w:val="00E849C3"/>
    <w:rsid w:val="00E85A6C"/>
    <w:rsid w:val="00E85B65"/>
    <w:rsid w:val="00E85CDA"/>
    <w:rsid w:val="00E86386"/>
    <w:rsid w:val="00E86F1B"/>
    <w:rsid w:val="00E878C3"/>
    <w:rsid w:val="00E879D2"/>
    <w:rsid w:val="00E908B1"/>
    <w:rsid w:val="00E91DA9"/>
    <w:rsid w:val="00E92CD8"/>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6477"/>
    <w:rsid w:val="00EB679A"/>
    <w:rsid w:val="00EB79A2"/>
    <w:rsid w:val="00EB7B88"/>
    <w:rsid w:val="00EC128A"/>
    <w:rsid w:val="00EC29E7"/>
    <w:rsid w:val="00EC2A0B"/>
    <w:rsid w:val="00EC401C"/>
    <w:rsid w:val="00EC5C23"/>
    <w:rsid w:val="00EC6075"/>
    <w:rsid w:val="00EC687A"/>
    <w:rsid w:val="00EC796D"/>
    <w:rsid w:val="00ED00C3"/>
    <w:rsid w:val="00ED0A11"/>
    <w:rsid w:val="00ED0AAC"/>
    <w:rsid w:val="00ED27AF"/>
    <w:rsid w:val="00ED27C3"/>
    <w:rsid w:val="00ED3577"/>
    <w:rsid w:val="00ED3EB5"/>
    <w:rsid w:val="00ED4579"/>
    <w:rsid w:val="00ED6525"/>
    <w:rsid w:val="00ED673A"/>
    <w:rsid w:val="00ED6CCE"/>
    <w:rsid w:val="00ED7C0F"/>
    <w:rsid w:val="00EE0CA6"/>
    <w:rsid w:val="00EE14D8"/>
    <w:rsid w:val="00EE19FF"/>
    <w:rsid w:val="00EE3B3A"/>
    <w:rsid w:val="00EE41FE"/>
    <w:rsid w:val="00EE455B"/>
    <w:rsid w:val="00EE5F55"/>
    <w:rsid w:val="00EE6B7E"/>
    <w:rsid w:val="00EE6FFE"/>
    <w:rsid w:val="00EE7C1C"/>
    <w:rsid w:val="00EF0BC4"/>
    <w:rsid w:val="00EF0C40"/>
    <w:rsid w:val="00EF0DEC"/>
    <w:rsid w:val="00EF12B4"/>
    <w:rsid w:val="00EF16B2"/>
    <w:rsid w:val="00EF21EF"/>
    <w:rsid w:val="00EF3762"/>
    <w:rsid w:val="00EF3A8C"/>
    <w:rsid w:val="00EF483A"/>
    <w:rsid w:val="00EF5A5E"/>
    <w:rsid w:val="00EF68CB"/>
    <w:rsid w:val="00F00CDC"/>
    <w:rsid w:val="00F01090"/>
    <w:rsid w:val="00F01639"/>
    <w:rsid w:val="00F01B41"/>
    <w:rsid w:val="00F03638"/>
    <w:rsid w:val="00F03BCA"/>
    <w:rsid w:val="00F04E91"/>
    <w:rsid w:val="00F054CB"/>
    <w:rsid w:val="00F056CD"/>
    <w:rsid w:val="00F0641C"/>
    <w:rsid w:val="00F07326"/>
    <w:rsid w:val="00F07D09"/>
    <w:rsid w:val="00F07D5B"/>
    <w:rsid w:val="00F07EFE"/>
    <w:rsid w:val="00F1050B"/>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36CA5"/>
    <w:rsid w:val="00F40DF4"/>
    <w:rsid w:val="00F416F9"/>
    <w:rsid w:val="00F43484"/>
    <w:rsid w:val="00F43908"/>
    <w:rsid w:val="00F44E3D"/>
    <w:rsid w:val="00F45468"/>
    <w:rsid w:val="00F46347"/>
    <w:rsid w:val="00F47B5D"/>
    <w:rsid w:val="00F52CE2"/>
    <w:rsid w:val="00F536DD"/>
    <w:rsid w:val="00F54B6B"/>
    <w:rsid w:val="00F552E0"/>
    <w:rsid w:val="00F55A45"/>
    <w:rsid w:val="00F55B6B"/>
    <w:rsid w:val="00F55BE3"/>
    <w:rsid w:val="00F56146"/>
    <w:rsid w:val="00F566A2"/>
    <w:rsid w:val="00F57AE3"/>
    <w:rsid w:val="00F57C98"/>
    <w:rsid w:val="00F6045C"/>
    <w:rsid w:val="00F605C3"/>
    <w:rsid w:val="00F605D8"/>
    <w:rsid w:val="00F60976"/>
    <w:rsid w:val="00F61D07"/>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FB0"/>
    <w:rsid w:val="00F83395"/>
    <w:rsid w:val="00F84954"/>
    <w:rsid w:val="00F84EF9"/>
    <w:rsid w:val="00F8696F"/>
    <w:rsid w:val="00F874F1"/>
    <w:rsid w:val="00F87BFE"/>
    <w:rsid w:val="00F90541"/>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162A"/>
    <w:rsid w:val="00FB32C1"/>
    <w:rsid w:val="00FB44F4"/>
    <w:rsid w:val="00FB460B"/>
    <w:rsid w:val="00FB6151"/>
    <w:rsid w:val="00FB78EA"/>
    <w:rsid w:val="00FB7E3F"/>
    <w:rsid w:val="00FC1054"/>
    <w:rsid w:val="00FC12B5"/>
    <w:rsid w:val="00FC1658"/>
    <w:rsid w:val="00FC16DF"/>
    <w:rsid w:val="00FC385E"/>
    <w:rsid w:val="00FC58FF"/>
    <w:rsid w:val="00FC6F4E"/>
    <w:rsid w:val="00FC7AAB"/>
    <w:rsid w:val="00FC7E71"/>
    <w:rsid w:val="00FC7EF3"/>
    <w:rsid w:val="00FD1650"/>
    <w:rsid w:val="00FD1D75"/>
    <w:rsid w:val="00FD1EA9"/>
    <w:rsid w:val="00FD2234"/>
    <w:rsid w:val="00FD2F61"/>
    <w:rsid w:val="00FD616E"/>
    <w:rsid w:val="00FE079B"/>
    <w:rsid w:val="00FE1193"/>
    <w:rsid w:val="00FE15DD"/>
    <w:rsid w:val="00FE30FF"/>
    <w:rsid w:val="00FE46A6"/>
    <w:rsid w:val="00FE4975"/>
    <w:rsid w:val="00FE5FE6"/>
    <w:rsid w:val="00FF1578"/>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3306A85-1D0D-404C-919E-926A1A47B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29</Pages>
  <Words>52080</Words>
  <Characters>311965</Characters>
  <Application>Microsoft Macintosh Word</Application>
  <DocSecurity>0</DocSecurity>
  <Lines>5473</Lines>
  <Paragraphs>2289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361756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77</cp:revision>
  <dcterms:created xsi:type="dcterms:W3CDTF">2018-11-26T10:57:00Z</dcterms:created>
  <dcterms:modified xsi:type="dcterms:W3CDTF">2018-11-26T13:40:00Z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