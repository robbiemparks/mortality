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7F3A561A"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ins w:id="8" w:author="Robbie Parks" w:date="2019-02-25T14:43:00Z">
        <w:r w:rsidR="00FF74AC">
          <w:rPr>
            <w:color w:val="000000" w:themeColor="text1"/>
          </w:rPr>
          <w:t xml:space="preserve">, along with the age groups in between, </w:t>
        </w:r>
      </w:ins>
      <w:r w:rsidR="009F41EF">
        <w:rPr>
          <w:color w:val="000000" w:themeColor="text1"/>
        </w:rPr>
        <w:t xml:space="preserve"> </w:t>
      </w:r>
      <w:r w:rsidR="002521A6">
        <w:rPr>
          <w:color w:val="000000" w:themeColor="text1"/>
        </w:rPr>
        <w:t>having</w:t>
      </w:r>
      <w:r w:rsidR="009F41EF">
        <w:rPr>
          <w:color w:val="000000" w:themeColor="text1"/>
        </w:rPr>
        <w:t xml:space="preserve"> </w:t>
      </w:r>
      <w:del w:id="9" w:author="Robbie Parks" w:date="2019-02-25T14:43:00Z">
        <w:r w:rsidR="009F41EF" w:rsidDel="00FF74AC">
          <w:rPr>
            <w:color w:val="000000" w:themeColor="text1"/>
          </w:rPr>
          <w:delText>about the same</w:delText>
        </w:r>
      </w:del>
      <w:ins w:id="10" w:author="Robbie Parks" w:date="2019-02-25T14:43:00Z">
        <w:r w:rsidR="00FF74AC">
          <w:rPr>
            <w:color w:val="000000" w:themeColor="text1"/>
          </w:rPr>
          <w:t>similar</w:t>
        </w:r>
      </w:ins>
      <w:r w:rsidR="009F41EF">
        <w:rPr>
          <w:color w:val="000000" w:themeColor="text1"/>
        </w:rPr>
        <w:t xml:space="preserve"> number</w:t>
      </w:r>
      <w:ins w:id="11" w:author="Robbie Parks" w:date="2019-02-25T14:43:00Z">
        <w:r w:rsidR="00FF74AC">
          <w:rPr>
            <w:color w:val="000000" w:themeColor="text1"/>
          </w:rPr>
          <w:t>s</w:t>
        </w:r>
      </w:ins>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131F38CF" w:rsidR="00EA612C" w:rsidRDefault="00D03B30" w:rsidP="00FF023E">
      <w:pPr>
        <w:spacing w:line="480" w:lineRule="auto"/>
        <w:jc w:val="both"/>
        <w:rPr>
          <w:ins w:id="12" w:author="Robbie Parks" w:date="2019-02-21T20:20:00Z"/>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ins w:id="13" w:author="Robbie Parks" w:date="2019-02-25T14:26:00Z">
        <w:r w:rsidR="00FE7D88">
          <w:rPr>
            <w:color w:val="000000" w:themeColor="text1"/>
          </w:rPr>
          <w:t>Average size of</w:t>
        </w:r>
      </w:ins>
      <w:ins w:id="14" w:author="Robbie Parks" w:date="2019-02-21T20:03:00Z">
        <w:r w:rsidR="00B935B0">
          <w:rPr>
            <w:color w:val="000000" w:themeColor="text1"/>
          </w:rPr>
          <w:t xml:space="preserve"> anomaly</w:t>
        </w:r>
      </w:ins>
      <w:ins w:id="15" w:author="Robbie Parks" w:date="2019-02-25T14:26:00Z">
        <w:r w:rsidR="00CE0FD5">
          <w:rPr>
            <w:color w:val="000000" w:themeColor="text1"/>
          </w:rPr>
          <w:t xml:space="preserve">, </w:t>
        </w:r>
        <w:r w:rsidR="00CE0FD5">
          <w:rPr>
            <w:color w:val="000000" w:themeColor="text1"/>
          </w:rPr>
          <w:t xml:space="preserve">a measure of how variable anomalies are around the central </w:t>
        </w:r>
      </w:ins>
      <w:ins w:id="16" w:author="Robbie Parks" w:date="2019-02-25T14:27:00Z">
        <w:r w:rsidR="00CE0FD5">
          <w:rPr>
            <w:color w:val="000000" w:themeColor="text1"/>
          </w:rPr>
          <w:t>long-term norm temperature</w:t>
        </w:r>
      </w:ins>
      <w:ins w:id="17" w:author="Robbie Parks" w:date="2019-02-25T14:26:00Z">
        <w:r w:rsidR="00CE0FD5">
          <w:rPr>
            <w:color w:val="000000" w:themeColor="text1"/>
          </w:rPr>
          <w:t xml:space="preserve">, </w:t>
        </w:r>
      </w:ins>
      <w:ins w:id="18" w:author="Robbie Parks" w:date="2019-02-25T14:27:00Z">
        <w:r w:rsidR="00CE0FD5">
          <w:rPr>
            <w:color w:val="000000" w:themeColor="text1"/>
          </w:rPr>
          <w:t xml:space="preserve"> </w:t>
        </w:r>
      </w:ins>
      <w:ins w:id="19" w:author="Robbie Parks" w:date="2019-02-21T20:06:00Z">
        <w:r w:rsidR="001B2FBD">
          <w:rPr>
            <w:color w:val="000000" w:themeColor="text1"/>
          </w:rPr>
          <w:t xml:space="preserve">ranged from </w:t>
        </w:r>
      </w:ins>
      <w:ins w:id="20" w:author="Robbie Parks" w:date="2019-02-21T20:07:00Z">
        <w:r w:rsidR="001B2FBD">
          <w:rPr>
            <w:color w:val="000000" w:themeColor="text1"/>
          </w:rPr>
          <w:t>0.4</w:t>
        </w:r>
      </w:ins>
      <w:ins w:id="21" w:author="Robbie Parks" w:date="2019-02-21T20:08:00Z">
        <w:r w:rsidR="001B2FBD" w:rsidRPr="00843ACB">
          <w:rPr>
            <w:bCs/>
            <w:color w:val="000000" w:themeColor="text1"/>
          </w:rPr>
          <w:t>°</w:t>
        </w:r>
        <w:r w:rsidR="001B2FBD">
          <w:rPr>
            <w:bCs/>
            <w:color w:val="000000" w:themeColor="text1"/>
          </w:rPr>
          <w:t>C</w:t>
        </w:r>
        <w:r w:rsidR="001B2FBD">
          <w:rPr>
            <w:color w:val="000000" w:themeColor="text1"/>
          </w:rPr>
          <w:t xml:space="preserve"> </w:t>
        </w:r>
      </w:ins>
      <w:ins w:id="22" w:author="Robbie Parks" w:date="2019-02-21T20:07:00Z">
        <w:r w:rsidR="001B2FBD">
          <w:rPr>
            <w:color w:val="000000" w:themeColor="text1"/>
          </w:rPr>
          <w:t xml:space="preserve">for Florida in September, to </w:t>
        </w:r>
      </w:ins>
      <w:ins w:id="23" w:author="Robbie Parks" w:date="2019-02-21T20:09:00Z">
        <w:r w:rsidR="001B2FBD">
          <w:rPr>
            <w:color w:val="000000" w:themeColor="text1"/>
          </w:rPr>
          <w:t>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ins>
      <w:ins w:id="24" w:author="Robbie Parks" w:date="2019-02-21T20:11:00Z">
        <w:r w:rsidR="00623763">
          <w:rPr>
            <w:color w:val="000000" w:themeColor="text1"/>
          </w:rPr>
          <w:t xml:space="preserve"> </w:t>
        </w:r>
      </w:ins>
      <w:ins w:id="25" w:author="Robbie Parks" w:date="2019-02-25T14:27:00Z">
        <w:r w:rsidR="00CE0FD5">
          <w:rPr>
            <w:color w:val="000000" w:themeColor="text1"/>
          </w:rPr>
          <w:t xml:space="preserve">across the period of study </w:t>
        </w:r>
        <w:r w:rsidR="00CE0FD5">
          <w:rPr>
            <w:color w:val="000000" w:themeColor="text1"/>
          </w:rPr>
          <w:lastRenderedPageBreak/>
          <w:t xml:space="preserve">(1980-2016) </w:t>
        </w:r>
      </w:ins>
      <w:ins w:id="26" w:author="Robbie Parks" w:date="2019-02-21T20:11:00Z">
        <w:r w:rsidR="00623763">
          <w:rPr>
            <w:color w:val="000000" w:themeColor="text1"/>
          </w:rPr>
          <w:t>(Figure 4). The</w:t>
        </w:r>
      </w:ins>
      <w:ins w:id="27" w:author="Robbie Parks" w:date="2019-02-25T14:27:00Z">
        <w:r w:rsidR="00CE0FD5">
          <w:rPr>
            <w:color w:val="000000" w:themeColor="text1"/>
          </w:rPr>
          <w:t xml:space="preserve"> average</w:t>
        </w:r>
      </w:ins>
      <w:ins w:id="28" w:author="Robbie Parks" w:date="2019-02-21T20:10:00Z">
        <w:r w:rsidR="001B2FBD">
          <w:rPr>
            <w:color w:val="000000" w:themeColor="text1"/>
          </w:rPr>
          <w:t xml:space="preserve"> </w:t>
        </w:r>
      </w:ins>
      <w:ins w:id="29" w:author="Robbie Parks" w:date="2019-02-25T14:26:00Z">
        <w:r w:rsidR="00BA23B7">
          <w:rPr>
            <w:color w:val="000000" w:themeColor="text1"/>
          </w:rPr>
          <w:t>size of</w:t>
        </w:r>
      </w:ins>
      <w:ins w:id="30" w:author="Robbie Parks" w:date="2019-02-21T20:11:00Z">
        <w:r w:rsidR="00623763">
          <w:rPr>
            <w:color w:val="000000" w:themeColor="text1"/>
          </w:rPr>
          <w:t xml:space="preserve"> </w:t>
        </w:r>
      </w:ins>
      <w:ins w:id="31" w:author="Robbie Parks" w:date="2019-02-21T20:10:00Z">
        <w:r w:rsidR="001B2FBD">
          <w:rPr>
            <w:color w:val="000000" w:themeColor="text1"/>
          </w:rPr>
          <w:t>anomaly</w:t>
        </w:r>
      </w:ins>
      <w:ins w:id="32" w:author="Robbie Parks" w:date="2019-02-25T14:27:00Z">
        <w:r w:rsidR="00CE0FD5">
          <w:rPr>
            <w:color w:val="000000" w:themeColor="text1"/>
          </w:rPr>
          <w:t xml:space="preserve"> </w:t>
        </w:r>
      </w:ins>
      <w:ins w:id="33" w:author="Robbie Parks" w:date="2019-02-21T20:19:00Z">
        <w:r w:rsidR="000B6108">
          <w:rPr>
            <w:color w:val="000000" w:themeColor="text1"/>
          </w:rPr>
          <w:t>had a median value of</w:t>
        </w:r>
      </w:ins>
      <w:ins w:id="34" w:author="Robbie Parks" w:date="2019-02-21T20:10:00Z">
        <w:r w:rsidR="001B2FBD">
          <w:rPr>
            <w:color w:val="000000" w:themeColor="text1"/>
          </w:rPr>
          <w:t xml:space="preserve"> </w:t>
        </w:r>
      </w:ins>
      <w:ins w:id="35" w:author="Robbie Parks" w:date="2019-02-21T20:20:00Z">
        <w:r w:rsidR="000B6108">
          <w:rPr>
            <w:color w:val="000000" w:themeColor="text1"/>
          </w:rPr>
          <w:t>1.2</w:t>
        </w:r>
        <w:r w:rsidR="000B6108" w:rsidRPr="00843ACB">
          <w:rPr>
            <w:bCs/>
            <w:color w:val="000000" w:themeColor="text1"/>
          </w:rPr>
          <w:t>°</w:t>
        </w:r>
        <w:r w:rsidR="000B6108">
          <w:rPr>
            <w:bCs/>
            <w:color w:val="000000" w:themeColor="text1"/>
          </w:rPr>
          <w:t xml:space="preserve">C </w:t>
        </w:r>
      </w:ins>
      <w:ins w:id="36" w:author="Robbie Parks" w:date="2019-02-21T20:10:00Z">
        <w:r w:rsidR="001B2FBD">
          <w:rPr>
            <w:bCs/>
            <w:color w:val="000000" w:themeColor="text1"/>
          </w:rPr>
          <w:t>across all states and months</w:t>
        </w:r>
      </w:ins>
      <w:ins w:id="37" w:author="Robbie Parks" w:date="2019-02-21T20:11:00Z">
        <w:r w:rsidR="005E0005">
          <w:rPr>
            <w:bCs/>
            <w:color w:val="000000" w:themeColor="text1"/>
          </w:rPr>
          <w:t xml:space="preserve">, with </w:t>
        </w:r>
      </w:ins>
      <w:ins w:id="38" w:author="Robbie Parks" w:date="2019-02-21T20:14:00Z">
        <w:r w:rsidR="00FF46E2">
          <w:rPr>
            <w:bCs/>
            <w:color w:val="000000" w:themeColor="text1"/>
          </w:rPr>
          <w:t>27</w:t>
        </w:r>
      </w:ins>
      <w:ins w:id="39" w:author="Robbie Parks" w:date="2019-02-21T20:13:00Z">
        <w:r w:rsidR="005E0005">
          <w:rPr>
            <w:bCs/>
            <w:color w:val="000000" w:themeColor="text1"/>
          </w:rPr>
          <w:t>% less than 1</w:t>
        </w:r>
        <w:r w:rsidR="005E0005" w:rsidRPr="00843ACB">
          <w:rPr>
            <w:bCs/>
            <w:color w:val="000000" w:themeColor="text1"/>
          </w:rPr>
          <w:t>°</w:t>
        </w:r>
        <w:r w:rsidR="005E0005">
          <w:rPr>
            <w:bCs/>
            <w:color w:val="000000" w:themeColor="text1"/>
          </w:rPr>
          <w:t xml:space="preserve">C </w:t>
        </w:r>
      </w:ins>
      <w:ins w:id="40" w:author="Robbie Parks" w:date="2019-02-25T14:28:00Z">
        <w:r w:rsidR="00CE0FD5">
          <w:rPr>
            <w:bCs/>
            <w:color w:val="000000" w:themeColor="text1"/>
          </w:rPr>
          <w:t>and</w:t>
        </w:r>
      </w:ins>
      <w:ins w:id="41" w:author="Robbie Parks" w:date="2019-02-21T20:14:00Z">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ins>
      <w:ins w:id="42" w:author="Robbie Parks" w:date="2019-02-21T19:18:00Z">
        <w:r w:rsidR="00FF0139">
          <w:rPr>
            <w:color w:val="000000" w:themeColor="text1"/>
          </w:rPr>
          <w:t xml:space="preserve">. </w:t>
        </w:r>
      </w:ins>
    </w:p>
    <w:p w14:paraId="3C30D97C" w14:textId="77777777" w:rsidR="00EA612C" w:rsidRDefault="00EA612C" w:rsidP="00FF023E">
      <w:pPr>
        <w:spacing w:line="480" w:lineRule="auto"/>
        <w:jc w:val="both"/>
        <w:rPr>
          <w:ins w:id="43" w:author="Robbie Parks" w:date="2019-02-21T20:20:00Z"/>
          <w:color w:val="000000" w:themeColor="text1"/>
        </w:rPr>
      </w:pPr>
    </w:p>
    <w:p w14:paraId="177FB3F2" w14:textId="75D309EE"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ins w:id="44" w:author="Robbie Parks" w:date="2019-02-21T20:15:00Z">
        <w:r w:rsidR="00A04017">
          <w:rPr>
            <w:color w:val="000000" w:themeColor="text1"/>
          </w:rPr>
          <w:t>s</w:t>
        </w:r>
      </w:ins>
      <w:del w:id="45" w:author="Robbie Parks" w:date="2019-02-21T20:15:00Z">
        <w:r w:rsidDel="00A04017">
          <w:rPr>
            <w:color w:val="000000" w:themeColor="text1"/>
          </w:rPr>
          <w:delText>s</w:delText>
        </w:r>
        <w:r w:rsidR="0095118B" w:rsidDel="00A04017">
          <w:rPr>
            <w:color w:val="000000" w:themeColor="text1"/>
          </w:rPr>
          <w:delText xml:space="preserve"> (Supplementary Figure 1)</w:delText>
        </w:r>
        <w:r w:rsidR="00811D83" w:rsidDel="00A04017">
          <w:rPr>
            <w:color w:val="000000" w:themeColor="text1"/>
          </w:rPr>
          <w:delText>,</w:delText>
        </w:r>
      </w:del>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342911E2"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del w:id="46" w:author="Robbie Parks" w:date="2019-02-21T19:12:00Z">
        <w:r w:rsidR="00107AA8" w:rsidRPr="00C60C27" w:rsidDel="00AB1C19">
          <w:delText xml:space="preserve">Figure </w:delText>
        </w:r>
        <w:r w:rsidR="00B44620" w:rsidRPr="00214145" w:rsidDel="00AB1C19">
          <w:delText>4</w:delText>
        </w:r>
      </w:del>
      <w:ins w:id="47" w:author="Robbie Parks" w:date="2019-02-21T19:12:00Z">
        <w:r w:rsidR="00AB1C19">
          <w:t>Figure 5</w:t>
        </w:r>
      </w:ins>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del w:id="48" w:author="Robbie Parks" w:date="2019-02-21T19:12:00Z">
        <w:r w:rsidRPr="00535841" w:rsidDel="00AB1C19">
          <w:delText>F</w:delText>
        </w:r>
        <w:r w:rsidRPr="00E440F0" w:rsidDel="00AB1C19">
          <w:delText>igure 4</w:delText>
        </w:r>
      </w:del>
      <w:ins w:id="49" w:author="Robbie Parks" w:date="2019-02-21T19:12:00Z">
        <w:r w:rsidR="00AB1C19">
          <w:t>Figure 5</w:t>
        </w:r>
      </w:ins>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50" w:author="Robbie Parks" w:date="2019-02-17T22:30:00Z">
        <w:r w:rsidR="00A866D4">
          <w:t>448)</w:t>
        </w:r>
      </w:ins>
      <w:del w:id="51" w:author="Robbie Parks" w:date="2019-02-17T22:30:00Z">
        <w:r w:rsidR="006F569A" w:rsidDel="00A866D4">
          <w:delText>XX)</w:delText>
        </w:r>
        <w:r w:rsidR="00A26C87" w:rsidDel="00A866D4">
          <w:delText>,</w:delText>
        </w:r>
        <w:r w:rsidR="00A26C87" w:rsidRPr="003017A9" w:rsidDel="00A866D4">
          <w:delText xml:space="preserve"> </w:delText>
        </w:r>
      </w:del>
      <w:ins w:id="52"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53" w:author="Robbie Parks" w:date="2019-02-17T22:31:00Z">
        <w:r w:rsidR="00FF54C5">
          <w:t>315</w:t>
        </w:r>
      </w:ins>
      <w:del w:id="54"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55"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291E4FE5"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56"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57" w:author="Robbie Parks" w:date="2019-02-17T23:20:00Z">
        <w:r w:rsidR="00681A5F" w:rsidDel="00506ECB">
          <w:delText xml:space="preserve">associated </w:delText>
        </w:r>
      </w:del>
      <w:ins w:id="58" w:author="Robbie Parks" w:date="2019-02-17T23:20:00Z">
        <w:r w:rsidR="00506ECB">
          <w:t>hypothesised</w:t>
        </w:r>
      </w:ins>
      <w:ins w:id="59" w:author="Robbie Parks" w:date="2019-02-25T14:39:00Z">
        <w:r w:rsidR="0071031A">
          <w:t xml:space="preserve"> to be associated</w:t>
        </w:r>
      </w:ins>
      <w:ins w:id="60" w:author="Robbie Parks" w:date="2019-02-17T23:20:00Z">
        <w:r w:rsidR="00506ECB">
          <w:t xml:space="preserve">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43FBA59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61" w:author="Robbie Parks" w:date="2019-02-15T15:41:00Z">
        <w:r w:rsidR="00B52DB6">
          <w:t>u</w:t>
        </w:r>
      </w:ins>
      <w:r w:rsidR="000931BC">
        <w:t xml:space="preserve">re </w:t>
      </w:r>
      <w:ins w:id="62" w:author="Robbie Parks" w:date="2019-02-25T14:46:00Z">
        <w:r w:rsidR="009A29F9">
          <w:t>o</w:t>
        </w:r>
      </w:ins>
      <w:del w:id="63" w:author="Robbie Parks" w:date="2019-02-25T14:46:00Z">
        <w:r w:rsidR="000931BC" w:rsidDel="009A29F9">
          <w:delText>i</w:delText>
        </w:r>
      </w:del>
      <w:r w:rsidR="000931BC">
        <w:t>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DC81C4F"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w:t>
      </w:r>
      <w:bookmarkStart w:id="64" w:name="_GoBack"/>
      <w:bookmarkEnd w:id="64"/>
      <w:r w:rsidR="00447981">
        <w:t>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del w:id="65" w:author="Robbie Parks" w:date="2019-02-17T22:34:00Z">
        <w:r w:rsidR="00584490" w:rsidDel="00C3189F">
          <w:delText xml:space="preserve">XXXXX </w:delText>
        </w:r>
      </w:del>
      <w:ins w:id="66"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67" w:author="Robbie Parks" w:date="2019-02-17T22:34:00Z">
        <w:r w:rsidR="00C3189F">
          <w:t>varying speed</w:t>
        </w:r>
        <w:r w:rsidR="00C8647A">
          <w:t xml:space="preserve"> limits based on temperature</w:t>
        </w:r>
      </w:ins>
      <w:ins w:id="68" w:author="Robbie Parks" w:date="2019-02-17T22:35:00Z">
        <w:r w:rsidR="00C8647A">
          <w:t xml:space="preserve"> and more alcohol blood level checks</w:t>
        </w:r>
      </w:ins>
      <w:ins w:id="69" w:author="Robbie Parks" w:date="2019-02-17T22:34:00Z">
        <w:r w:rsidR="00C3189F">
          <w:t xml:space="preserve"> </w:t>
        </w:r>
      </w:ins>
      <w:del w:id="70" w:author="Robbie Parks" w:date="2019-02-21T19:11:00Z">
        <w:r w:rsidR="00584490" w:rsidDel="00995381">
          <w:delText>X</w:delText>
        </w:r>
      </w:del>
      <w:del w:id="71" w:author="Robbie Parks" w:date="2019-02-17T22:33:00Z">
        <w:r w:rsidR="00584490" w:rsidDel="00C3189F">
          <w:delText>X</w:delText>
        </w:r>
      </w:del>
      <w:del w:id="72" w:author="Robbie Parks" w:date="2019-02-17T22:34:00Z">
        <w:r w:rsidR="00584490" w:rsidDel="00C3189F">
          <w:delText>X</w:delText>
        </w:r>
      </w:del>
      <w:del w:id="73" w:author="Robbie Parks" w:date="2019-02-21T19:11:00Z">
        <w:r w:rsidR="00584490" w:rsidDel="00995381">
          <w:delText xml:space="preserve">X </w:delText>
        </w:r>
      </w:del>
      <w:r w:rsidR="00584490">
        <w:t>– should be a public health priority</w:t>
      </w:r>
      <w:ins w:id="74" w:author="Robbie Parks" w:date="2019-02-21T19:11:00Z">
        <w:r w:rsidR="00995381">
          <w:t>.</w:t>
        </w:r>
      </w:ins>
      <w:del w:id="75" w:author="Robbie Parks" w:date="2019-02-21T19:11:00Z">
        <w:r w:rsidR="003C122B" w:rsidDel="00995381">
          <w:delText xml:space="preserve"> </w:delText>
        </w:r>
        <w:r w:rsidR="00566932" w:rsidDel="00995381">
          <w:delText>.</w:delText>
        </w:r>
      </w:del>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194E70EB"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del w:id="76" w:author="Robbie Parks" w:date="2019-02-25T14:20:00Z">
        <w:r w:rsidRPr="00F0573E" w:rsidDel="0016407E">
          <w:delText xml:space="preserve">were </w:delText>
        </w:r>
      </w:del>
      <w:ins w:id="77" w:author="Robbie Parks" w:date="2019-02-25T14:20:00Z">
        <w:r w:rsidR="0016407E">
          <w:t>was</w:t>
        </w:r>
        <w:r w:rsidR="0016407E" w:rsidRPr="00F0573E">
          <w:t xml:space="preserve"> </w:t>
        </w:r>
      </w:ins>
      <w:r w:rsidRPr="00F0573E">
        <w:t xml:space="preserve">captured by a </w:t>
      </w:r>
      <w:commentRangeStart w:id="78"/>
      <w:commentRangeStart w:id="79"/>
      <w:commentRangeEnd w:id="78"/>
      <w:commentRangeEnd w:id="79"/>
      <w:r w:rsidRPr="00F0573E">
        <w:t xml:space="preserve">first-order </w:t>
      </w:r>
      <w:ins w:id="80" w:author="Robbie Parks" w:date="2019-02-25T14:20:00Z">
        <w:r w:rsidR="002C4E2F">
          <w:t xml:space="preserve">national </w:t>
        </w:r>
      </w:ins>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81"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2AF2FD61"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ins w:id="82" w:author="Robbie Parks" w:date="2019-02-20T14:48:00Z">
        <w:r w:rsidR="00D7462B">
          <w:t xml:space="preserve"> (Supplementary </w:t>
        </w:r>
      </w:ins>
      <w:ins w:id="83" w:author="Robbie Parks" w:date="2019-02-20T14:49:00Z">
        <w:r w:rsidR="00CB6156">
          <w:t>T</w:t>
        </w:r>
      </w:ins>
      <w:ins w:id="84" w:author="Robbie Parks" w:date="2019-02-20T14:48:00Z">
        <w:r w:rsidR="00D7462B">
          <w:t xml:space="preserve">able </w:t>
        </w:r>
      </w:ins>
      <w:ins w:id="85" w:author="Robbie Parks" w:date="2019-02-21T19:11:00Z">
        <w:r w:rsidR="00995381">
          <w:t>1</w:t>
        </w:r>
      </w:ins>
      <w:ins w:id="86" w:author="Robbie Parks" w:date="2019-02-20T14:48:00Z">
        <w:r w:rsidR="00D7462B">
          <w:t>)</w:t>
        </w:r>
      </w:ins>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ins w:id="87" w:author="Robbie Parks" w:date="2019-02-21T19:12:00Z"/>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ins w:id="88" w:author="Robbie Parks" w:date="2019-02-21T19:12:00Z"/>
          <w:color w:val="000000" w:themeColor="text1"/>
        </w:rPr>
      </w:pPr>
    </w:p>
    <w:p w14:paraId="617DFC4E" w14:textId="74113291" w:rsidR="008D2737" w:rsidRPr="008D2737" w:rsidRDefault="008D2737" w:rsidP="00FF023E">
      <w:pPr>
        <w:spacing w:line="480" w:lineRule="auto"/>
        <w:jc w:val="both"/>
        <w:rPr>
          <w:color w:val="000000" w:themeColor="text1"/>
          <w:sz w:val="18"/>
          <w:szCs w:val="18"/>
          <w:rPrChange w:id="89" w:author="Robbie Parks" w:date="2019-02-21T19:12:00Z">
            <w:rPr>
              <w:color w:val="000000" w:themeColor="text1"/>
            </w:rPr>
          </w:rPrChange>
        </w:rPr>
      </w:pPr>
      <w:ins w:id="90" w:author="Robbie Parks" w:date="2019-02-21T19:12:00Z">
        <w:r>
          <w:rPr>
            <w:b/>
            <w:color w:val="000000" w:themeColor="text1"/>
          </w:rPr>
          <w:t xml:space="preserve">Figure </w:t>
        </w:r>
        <w:r w:rsidR="00AB1C19">
          <w:rPr>
            <w:b/>
            <w:color w:val="000000" w:themeColor="text1"/>
          </w:rPr>
          <w:t>4</w:t>
        </w:r>
        <w:r>
          <w:rPr>
            <w:b/>
            <w:color w:val="000000" w:themeColor="text1"/>
          </w:rPr>
          <w:t xml:space="preserve">. </w:t>
        </w:r>
      </w:ins>
      <w:ins w:id="91" w:author="Robbie Parks" w:date="2019-02-25T14:19:00Z">
        <w:r w:rsidR="009B1BC0">
          <w:rPr>
            <w:color w:val="000000" w:themeColor="text1"/>
          </w:rPr>
          <w:t xml:space="preserve">Average size of </w:t>
        </w:r>
      </w:ins>
      <w:ins w:id="92" w:author="Robbie Parks" w:date="2019-02-21T19:12:00Z">
        <w:r>
          <w:rPr>
            <w:color w:val="000000" w:themeColor="text1"/>
          </w:rPr>
          <w:t>anomaly</w:t>
        </w:r>
      </w:ins>
      <w:ins w:id="93" w:author="Robbie Parks" w:date="2019-02-21T19:15:00Z">
        <w:r w:rsidR="00C52C8D">
          <w:rPr>
            <w:color w:val="000000" w:themeColor="text1"/>
          </w:rPr>
          <w:t xml:space="preserve"> (</w:t>
        </w:r>
        <w:r w:rsidR="00C52C8D" w:rsidRPr="00843ACB">
          <w:rPr>
            <w:bCs/>
            <w:color w:val="000000" w:themeColor="text1"/>
          </w:rPr>
          <w:t>°</w:t>
        </w:r>
        <w:r w:rsidR="00C52C8D">
          <w:rPr>
            <w:bCs/>
            <w:color w:val="000000" w:themeColor="text1"/>
          </w:rPr>
          <w:t>C)</w:t>
        </w:r>
      </w:ins>
      <w:ins w:id="94" w:author="Robbie Parks" w:date="2019-02-21T19:12:00Z">
        <w:r>
          <w:rPr>
            <w:color w:val="000000" w:themeColor="text1"/>
          </w:rPr>
          <w:t>, 1980-2016, by state and month.</w:t>
        </w:r>
      </w:ins>
    </w:p>
    <w:p w14:paraId="4E11C231" w14:textId="77777777" w:rsidR="00685021" w:rsidRPr="00214145" w:rsidRDefault="00685021" w:rsidP="00FF023E">
      <w:pPr>
        <w:spacing w:line="480" w:lineRule="auto"/>
        <w:jc w:val="both"/>
        <w:rPr>
          <w:color w:val="000000" w:themeColor="text1"/>
        </w:rPr>
      </w:pPr>
    </w:p>
    <w:p w14:paraId="6F97F600" w14:textId="269FE910" w:rsidR="008D2946" w:rsidRPr="008D2737" w:rsidRDefault="00D70938">
      <w:pPr>
        <w:spacing w:line="480" w:lineRule="auto"/>
        <w:jc w:val="both"/>
        <w:rPr>
          <w:color w:val="000000" w:themeColor="text1"/>
          <w:rPrChange w:id="95" w:author="Robbie Parks" w:date="2019-02-21T19:12:00Z">
            <w:rPr>
              <w:color w:val="000000" w:themeColor="text1"/>
              <w:sz w:val="18"/>
              <w:szCs w:val="18"/>
            </w:rPr>
          </w:rPrChange>
        </w:rPr>
      </w:pPr>
      <w:del w:id="96" w:author="Robbie Parks" w:date="2019-02-21T19:12:00Z">
        <w:r w:rsidRPr="00636C9B" w:rsidDel="00AB1C19">
          <w:rPr>
            <w:b/>
            <w:color w:val="000000" w:themeColor="text1"/>
          </w:rPr>
          <w:delText xml:space="preserve">Figure </w:delText>
        </w:r>
        <w:r w:rsidDel="00AB1C19">
          <w:rPr>
            <w:b/>
            <w:color w:val="000000" w:themeColor="text1"/>
          </w:rPr>
          <w:delText>4</w:delText>
        </w:r>
      </w:del>
      <w:ins w:id="97" w:author="Robbie Parks" w:date="2019-02-21T19:12:00Z">
        <w:r w:rsidR="00AB1C19">
          <w:rPr>
            <w:b/>
            <w:color w:val="000000" w:themeColor="text1"/>
          </w:rPr>
          <w:t>Figure 5</w:t>
        </w:r>
      </w:ins>
      <w:r>
        <w:rPr>
          <w:b/>
          <w:color w:val="000000" w:themeColor="text1"/>
        </w:rPr>
        <w:t>.</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8D2946" w:rsidRPr="008D2737" w:rsidSect="00D92F3C">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C7FFAE" w14:textId="77777777" w:rsidR="00E65B45" w:rsidRDefault="00E65B45">
      <w:r>
        <w:separator/>
      </w:r>
    </w:p>
  </w:endnote>
  <w:endnote w:type="continuationSeparator" w:id="0">
    <w:p w14:paraId="05BD2D2C" w14:textId="77777777" w:rsidR="00E65B45" w:rsidRDefault="00E65B45">
      <w:r>
        <w:continuationSeparator/>
      </w:r>
    </w:p>
  </w:endnote>
  <w:endnote w:type="continuationNotice" w:id="1">
    <w:p w14:paraId="0DDBAAD8" w14:textId="77777777" w:rsidR="00E65B45" w:rsidRDefault="00E65B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8100A" w14:textId="77777777" w:rsidR="00E65B45" w:rsidRDefault="00E65B45">
      <w:r>
        <w:separator/>
      </w:r>
    </w:p>
  </w:footnote>
  <w:footnote w:type="continuationSeparator" w:id="0">
    <w:p w14:paraId="2D94A5C4" w14:textId="77777777" w:rsidR="00E65B45" w:rsidRDefault="00E65B45">
      <w:r>
        <w:continuationSeparator/>
      </w:r>
    </w:p>
  </w:footnote>
  <w:footnote w:type="continuationNotice" w:id="1">
    <w:p w14:paraId="5D623C32" w14:textId="77777777" w:rsidR="00E65B45" w:rsidRDefault="00E65B4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017"/>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45"/>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cdc.gov/nchs/nvss/dvs_data_release.htm"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1C279F2-0518-0D4D-861C-E792512DEA9E}">
  <ds:schemaRefs>
    <ds:schemaRef ds:uri="http://schemas.openxmlformats.org/officeDocument/2006/bibliography"/>
  </ds:schemaRefs>
</ds:datastoreItem>
</file>

<file path=customXml/itemProps2.xml><?xml version="1.0" encoding="utf-8"?>
<ds:datastoreItem xmlns:ds="http://schemas.openxmlformats.org/officeDocument/2006/customXml" ds:itemID="{24D54EE4-96DA-0442-8204-EAFECF2AD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15</Pages>
  <Words>29792</Words>
  <Characters>169816</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cp:revision>
  <cp:lastPrinted>2019-01-21T19:46:00Z</cp:lastPrinted>
  <dcterms:created xsi:type="dcterms:W3CDTF">2019-02-22T15:35:00Z</dcterms:created>
  <dcterms:modified xsi:type="dcterms:W3CDTF">2019-02-25T14:47:00Z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