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C56EFEF" w14:textId="202C6CF1" w:rsidR="000210D1" w:rsidRPr="00636C9B" w:rsidRDefault="00973147" w:rsidP="00FF023E">
      <w:pPr>
        <w:spacing w:line="480" w:lineRule="auto"/>
        <w:jc w:val="both"/>
        <w:outlineLvl w:val="0"/>
        <w:rPr>
          <w:b/>
          <w:color w:val="000000" w:themeColor="text1"/>
        </w:rPr>
      </w:pPr>
      <w:r>
        <w:rPr>
          <w:b/>
          <w:color w:val="000000" w:themeColor="text1"/>
        </w:rPr>
        <w:t>A national analysis of a</w:t>
      </w:r>
      <w:r w:rsidR="00300CD8" w:rsidRPr="00636C9B">
        <w:rPr>
          <w:b/>
          <w:color w:val="000000" w:themeColor="text1"/>
        </w:rPr>
        <w:t xml:space="preserve">nomalous temperature </w:t>
      </w:r>
      <w:r w:rsidR="009545F7">
        <w:rPr>
          <w:b/>
          <w:color w:val="000000" w:themeColor="text1"/>
        </w:rPr>
        <w:t>and</w:t>
      </w:r>
      <w:r w:rsidR="009545F7" w:rsidRPr="00636C9B">
        <w:rPr>
          <w:b/>
          <w:color w:val="000000" w:themeColor="text1"/>
        </w:rPr>
        <w:t xml:space="preserve"> </w:t>
      </w:r>
      <w:r w:rsidR="00300CD8" w:rsidRPr="00636C9B">
        <w:rPr>
          <w:b/>
          <w:color w:val="000000" w:themeColor="text1"/>
        </w:rPr>
        <w:t>injury mortality in the USA</w:t>
      </w:r>
    </w:p>
    <w:p w14:paraId="4E3F7259" w14:textId="294DA52D" w:rsidR="000210D1" w:rsidRPr="00636C9B" w:rsidRDefault="000210D1" w:rsidP="00FF023E">
      <w:pPr>
        <w:spacing w:line="480" w:lineRule="auto"/>
        <w:jc w:val="both"/>
        <w:outlineLvl w:val="0"/>
        <w:rPr>
          <w:color w:val="000000" w:themeColor="text1"/>
          <w:lang w:val="it-IT"/>
        </w:rPr>
      </w:pPr>
      <w:r w:rsidRPr="00636C9B">
        <w:rPr>
          <w:color w:val="000000" w:themeColor="text1"/>
          <w:lang w:val="it-IT"/>
        </w:rPr>
        <w:t>Robbie M Parks</w:t>
      </w:r>
      <w:r w:rsidRPr="00636C9B">
        <w:rPr>
          <w:color w:val="000000" w:themeColor="text1"/>
          <w:vertAlign w:val="superscript"/>
          <w:lang w:val="it-IT"/>
        </w:rPr>
        <w:t>1,2</w:t>
      </w:r>
      <w:r w:rsidRPr="00636C9B">
        <w:rPr>
          <w:color w:val="000000" w:themeColor="text1"/>
          <w:lang w:val="it-IT"/>
        </w:rPr>
        <w:t>, James E Bennett</w:t>
      </w:r>
      <w:r w:rsidRPr="00636C9B">
        <w:rPr>
          <w:color w:val="000000" w:themeColor="text1"/>
          <w:vertAlign w:val="superscript"/>
          <w:lang w:val="it-IT"/>
        </w:rPr>
        <w:t>1,2</w:t>
      </w:r>
      <w:r w:rsidRPr="00636C9B">
        <w:rPr>
          <w:color w:val="000000" w:themeColor="text1"/>
          <w:lang w:val="it-IT"/>
        </w:rPr>
        <w:t xml:space="preserve">, </w:t>
      </w:r>
      <w:r w:rsidR="00AD2D64" w:rsidRPr="00636C9B">
        <w:rPr>
          <w:color w:val="000000" w:themeColor="text1"/>
          <w:lang w:val="it-IT"/>
        </w:rPr>
        <w:t>Helen Tamura-Wicks</w:t>
      </w:r>
      <w:r w:rsidR="008D1C1A">
        <w:rPr>
          <w:color w:val="000000" w:themeColor="text1"/>
          <w:vertAlign w:val="superscript"/>
          <w:lang w:val="it-IT"/>
        </w:rPr>
        <w:t>1</w:t>
      </w:r>
      <w:r w:rsidR="004D5509">
        <w:rPr>
          <w:color w:val="000000" w:themeColor="text1"/>
          <w:vertAlign w:val="superscript"/>
          <w:lang w:val="it-IT"/>
        </w:rPr>
        <w:t>,</w:t>
      </w:r>
      <w:r w:rsidR="008C046B">
        <w:rPr>
          <w:color w:val="000000" w:themeColor="text1"/>
          <w:vertAlign w:val="superscript"/>
          <w:lang w:val="it-IT"/>
        </w:rPr>
        <w:t>2</w:t>
      </w:r>
      <w:r w:rsidR="00AD2D64" w:rsidRPr="00636C9B">
        <w:rPr>
          <w:color w:val="000000" w:themeColor="text1"/>
          <w:lang w:val="it-IT"/>
        </w:rPr>
        <w:t xml:space="preserve">, </w:t>
      </w:r>
      <w:r w:rsidR="00FF023E">
        <w:rPr>
          <w:color w:val="000000" w:themeColor="text1"/>
          <w:lang w:val="it-IT"/>
        </w:rPr>
        <w:t>Vasilis Kontis</w:t>
      </w:r>
      <w:r w:rsidR="00FF023E" w:rsidRPr="00636C9B">
        <w:rPr>
          <w:color w:val="000000" w:themeColor="text1"/>
          <w:vertAlign w:val="superscript"/>
          <w:lang w:val="it-IT"/>
        </w:rPr>
        <w:t>1,2</w:t>
      </w:r>
      <w:r w:rsidR="00FF023E">
        <w:rPr>
          <w:color w:val="000000" w:themeColor="text1"/>
          <w:lang w:val="it-IT"/>
        </w:rPr>
        <w:t xml:space="preserve">, </w:t>
      </w:r>
      <w:r w:rsidRPr="00636C9B">
        <w:rPr>
          <w:color w:val="000000" w:themeColor="text1"/>
          <w:lang w:val="it-IT"/>
        </w:rPr>
        <w:t>Ralf Toumi</w:t>
      </w:r>
      <w:r w:rsidR="00E02CE3">
        <w:rPr>
          <w:color w:val="000000" w:themeColor="text1"/>
          <w:vertAlign w:val="superscript"/>
          <w:lang w:val="it-IT"/>
        </w:rPr>
        <w:t>3</w:t>
      </w:r>
      <w:r w:rsidRPr="00636C9B">
        <w:rPr>
          <w:color w:val="000000" w:themeColor="text1"/>
          <w:lang w:val="it-IT"/>
        </w:rPr>
        <w:t xml:space="preserve">, </w:t>
      </w:r>
      <w:proofErr w:type="spellStart"/>
      <w:r w:rsidRPr="00636C9B">
        <w:rPr>
          <w:color w:val="000000" w:themeColor="text1"/>
          <w:lang w:val="it-IT"/>
        </w:rPr>
        <w:t>Majid</w:t>
      </w:r>
      <w:proofErr w:type="spellEnd"/>
      <w:r w:rsidRPr="00636C9B">
        <w:rPr>
          <w:color w:val="000000" w:themeColor="text1"/>
          <w:lang w:val="it-IT"/>
        </w:rPr>
        <w:t xml:space="preserve"> Ezzati</w:t>
      </w:r>
      <w:r w:rsidRPr="00636C9B">
        <w:rPr>
          <w:color w:val="000000" w:themeColor="text1"/>
          <w:vertAlign w:val="superscript"/>
          <w:lang w:val="it-IT"/>
        </w:rPr>
        <w:t>1,2,</w:t>
      </w:r>
      <w:r w:rsidR="00E02CE3">
        <w:rPr>
          <w:color w:val="000000" w:themeColor="text1"/>
          <w:vertAlign w:val="superscript"/>
          <w:lang w:val="it-IT"/>
        </w:rPr>
        <w:t>4</w:t>
      </w:r>
      <w:r w:rsidRPr="00636C9B">
        <w:rPr>
          <w:color w:val="000000" w:themeColor="text1"/>
          <w:vertAlign w:val="superscript"/>
          <w:lang w:val="it-IT"/>
        </w:rPr>
        <w:t>*</w:t>
      </w:r>
    </w:p>
    <w:p w14:paraId="7312A7F4" w14:textId="5F104455" w:rsidR="000210D1" w:rsidRPr="00636C9B" w:rsidRDefault="000210D1" w:rsidP="00FF023E">
      <w:pPr>
        <w:spacing w:line="480" w:lineRule="auto"/>
        <w:jc w:val="both"/>
        <w:rPr>
          <w:color w:val="000000" w:themeColor="text1"/>
        </w:rPr>
      </w:pPr>
      <w:r w:rsidRPr="00636C9B">
        <w:rPr>
          <w:color w:val="000000" w:themeColor="text1"/>
          <w:vertAlign w:val="superscript"/>
        </w:rPr>
        <w:t>1</w:t>
      </w:r>
      <w:r w:rsidRPr="00636C9B">
        <w:rPr>
          <w:color w:val="000000" w:themeColor="text1"/>
        </w:rPr>
        <w:t>MRC-PHE Centre for Environment and Health, Imperial College London, London, United Kingdom</w:t>
      </w:r>
    </w:p>
    <w:p w14:paraId="2DC243DD" w14:textId="0E1A5669" w:rsidR="000210D1" w:rsidRDefault="000210D1" w:rsidP="00FF023E">
      <w:pPr>
        <w:spacing w:line="480" w:lineRule="auto"/>
        <w:jc w:val="both"/>
        <w:rPr>
          <w:color w:val="000000" w:themeColor="text1"/>
        </w:rPr>
      </w:pPr>
      <w:r w:rsidRPr="00636C9B">
        <w:rPr>
          <w:color w:val="000000" w:themeColor="text1"/>
          <w:vertAlign w:val="superscript"/>
        </w:rPr>
        <w:t>2</w:t>
      </w:r>
      <w:r w:rsidRPr="00636C9B">
        <w:rPr>
          <w:color w:val="000000" w:themeColor="text1"/>
        </w:rPr>
        <w:t>Department of Epidemiology and Biostatistics, School of Public Health, Imperial College London, London, United Kingdom</w:t>
      </w:r>
    </w:p>
    <w:p w14:paraId="53805D9C" w14:textId="3C297667" w:rsidR="00E02CE3" w:rsidRPr="00636C9B" w:rsidRDefault="00E02CE3" w:rsidP="00FF023E">
      <w:pPr>
        <w:spacing w:line="480" w:lineRule="auto"/>
        <w:jc w:val="both"/>
        <w:rPr>
          <w:color w:val="000000" w:themeColor="text1"/>
        </w:rPr>
      </w:pPr>
      <w:r>
        <w:rPr>
          <w:color w:val="000000" w:themeColor="text1"/>
          <w:vertAlign w:val="superscript"/>
        </w:rPr>
        <w:t>3</w:t>
      </w:r>
      <w:r w:rsidRPr="00636C9B">
        <w:rPr>
          <w:color w:val="000000" w:themeColor="text1"/>
        </w:rPr>
        <w:t>Space and Atmospheric Physics, Imperial College London, London, United Kingdom</w:t>
      </w:r>
    </w:p>
    <w:p w14:paraId="10B23175" w14:textId="4F9DCE10" w:rsidR="000210D1" w:rsidRPr="00636C9B" w:rsidRDefault="00E02CE3" w:rsidP="00FF023E">
      <w:pPr>
        <w:spacing w:line="480" w:lineRule="auto"/>
        <w:jc w:val="both"/>
        <w:rPr>
          <w:color w:val="000000" w:themeColor="text1"/>
        </w:rPr>
      </w:pPr>
      <w:r>
        <w:rPr>
          <w:color w:val="000000" w:themeColor="text1"/>
          <w:vertAlign w:val="superscript"/>
        </w:rPr>
        <w:t>4</w:t>
      </w:r>
      <w:r w:rsidR="000210D1" w:rsidRPr="00636C9B">
        <w:rPr>
          <w:color w:val="000000" w:themeColor="text1"/>
        </w:rPr>
        <w:t>WHO Collaborating Centre on NCD Surveillance and Epidemiology, Imperial College London, London, United Kingdom</w:t>
      </w:r>
    </w:p>
    <w:p w14:paraId="71D105F2" w14:textId="4268C0E4" w:rsidR="0070176B" w:rsidRDefault="0070176B" w:rsidP="00FF023E">
      <w:pPr>
        <w:spacing w:line="480" w:lineRule="auto"/>
        <w:jc w:val="both"/>
        <w:rPr>
          <w:color w:val="000000" w:themeColor="text1"/>
        </w:rPr>
      </w:pPr>
    </w:p>
    <w:p w14:paraId="63E029A3" w14:textId="51C863E0" w:rsidR="0070176B" w:rsidRPr="005E22E4" w:rsidRDefault="0070176B" w:rsidP="00FF023E">
      <w:pPr>
        <w:spacing w:line="480" w:lineRule="auto"/>
        <w:jc w:val="both"/>
        <w:rPr>
          <w:color w:val="000000" w:themeColor="text1"/>
        </w:rPr>
      </w:pPr>
      <w:r w:rsidRPr="005E22E4">
        <w:rPr>
          <w:color w:val="000000" w:themeColor="text1"/>
        </w:rPr>
        <w:t xml:space="preserve">Robbie M Parks: </w:t>
      </w:r>
      <w:r w:rsidRPr="00915228">
        <w:rPr>
          <w:color w:val="000000" w:themeColor="text1"/>
        </w:rPr>
        <w:t>robbie.parks@imperial.ac.uk</w:t>
      </w:r>
    </w:p>
    <w:p w14:paraId="4C962F64" w14:textId="4FAD375E" w:rsidR="0070176B" w:rsidRDefault="0070176B" w:rsidP="00FF023E">
      <w:pPr>
        <w:spacing w:line="480" w:lineRule="auto"/>
        <w:jc w:val="both"/>
        <w:rPr>
          <w:color w:val="000000" w:themeColor="text1"/>
        </w:rPr>
      </w:pPr>
      <w:r w:rsidRPr="005E22E4">
        <w:rPr>
          <w:color w:val="000000" w:themeColor="text1"/>
        </w:rPr>
        <w:t xml:space="preserve">James E Bennett: </w:t>
      </w:r>
      <w:r w:rsidR="00E7725C" w:rsidRPr="00ED1FD3">
        <w:rPr>
          <w:color w:val="000000" w:themeColor="text1"/>
        </w:rPr>
        <w:t>j.e.bennett@imperial.ac.uk</w:t>
      </w:r>
    </w:p>
    <w:p w14:paraId="3F951405" w14:textId="6E3A380E" w:rsidR="006E3A0C" w:rsidRPr="005E22E4" w:rsidRDefault="006E3A0C" w:rsidP="00FF023E">
      <w:pPr>
        <w:spacing w:line="480" w:lineRule="auto"/>
        <w:jc w:val="both"/>
        <w:rPr>
          <w:color w:val="000000" w:themeColor="text1"/>
        </w:rPr>
      </w:pPr>
      <w:r w:rsidRPr="005E22E4">
        <w:rPr>
          <w:color w:val="000000" w:themeColor="text1"/>
        </w:rPr>
        <w:t xml:space="preserve">Helen Tamura-Wicks: </w:t>
      </w:r>
      <w:r w:rsidRPr="004D5CB9">
        <w:rPr>
          <w:color w:val="000000" w:themeColor="text1"/>
        </w:rPr>
        <w:t>helen.tamura-wicks07@imperial.ac.uk</w:t>
      </w:r>
    </w:p>
    <w:p w14:paraId="203FF641" w14:textId="1B33EED0" w:rsidR="0070176B" w:rsidRPr="005E22E4" w:rsidRDefault="0070176B" w:rsidP="00FF023E">
      <w:pPr>
        <w:spacing w:line="480" w:lineRule="auto"/>
        <w:jc w:val="both"/>
        <w:rPr>
          <w:color w:val="000000" w:themeColor="text1"/>
        </w:rPr>
      </w:pPr>
      <w:r w:rsidRPr="005E22E4">
        <w:rPr>
          <w:color w:val="000000" w:themeColor="text1"/>
        </w:rPr>
        <w:t xml:space="preserve">Vasilis </w:t>
      </w:r>
      <w:proofErr w:type="spellStart"/>
      <w:r w:rsidRPr="005E22E4">
        <w:rPr>
          <w:color w:val="000000" w:themeColor="text1"/>
        </w:rPr>
        <w:t>Kontis</w:t>
      </w:r>
      <w:proofErr w:type="spellEnd"/>
      <w:r w:rsidRPr="005E22E4">
        <w:rPr>
          <w:color w:val="000000" w:themeColor="text1"/>
        </w:rPr>
        <w:t xml:space="preserve">: </w:t>
      </w:r>
      <w:r w:rsidR="00DE5766" w:rsidRPr="004D5CB9">
        <w:rPr>
          <w:color w:val="000000" w:themeColor="text1"/>
        </w:rPr>
        <w:t>v.kontis@imperial.ac.uk</w:t>
      </w:r>
    </w:p>
    <w:p w14:paraId="122F22C8" w14:textId="05B923AD" w:rsidR="00DE5766" w:rsidRPr="005E22E4" w:rsidRDefault="00DE5766" w:rsidP="00FF023E">
      <w:pPr>
        <w:spacing w:line="480" w:lineRule="auto"/>
        <w:jc w:val="both"/>
        <w:rPr>
          <w:color w:val="000000" w:themeColor="text1"/>
        </w:rPr>
      </w:pPr>
      <w:r w:rsidRPr="005E22E4">
        <w:rPr>
          <w:color w:val="000000" w:themeColor="text1"/>
        </w:rPr>
        <w:t xml:space="preserve">Ralf Toumi: </w:t>
      </w:r>
      <w:r w:rsidRPr="004D5CB9">
        <w:rPr>
          <w:color w:val="000000" w:themeColor="text1"/>
        </w:rPr>
        <w:t>r.toumi@imperial.ac.uk</w:t>
      </w:r>
    </w:p>
    <w:p w14:paraId="69CD8D79" w14:textId="02A310E2" w:rsidR="00DE5766" w:rsidRPr="00C837D4" w:rsidRDefault="00DE5766" w:rsidP="00FF023E">
      <w:pPr>
        <w:spacing w:line="480" w:lineRule="auto"/>
        <w:jc w:val="both"/>
        <w:rPr>
          <w:color w:val="000000" w:themeColor="text1"/>
        </w:rPr>
      </w:pPr>
      <w:r w:rsidRPr="00C837D4">
        <w:rPr>
          <w:color w:val="000000" w:themeColor="text1"/>
        </w:rPr>
        <w:t>Majid Ezzati: majid.ezzati@imperial.ac.uk</w:t>
      </w:r>
    </w:p>
    <w:p w14:paraId="2ECACB8E" w14:textId="77777777" w:rsidR="0070176B" w:rsidRPr="00636C9B" w:rsidRDefault="0070176B" w:rsidP="00FF023E">
      <w:pPr>
        <w:spacing w:line="480" w:lineRule="auto"/>
        <w:jc w:val="both"/>
        <w:rPr>
          <w:color w:val="000000" w:themeColor="text1"/>
        </w:rPr>
      </w:pPr>
    </w:p>
    <w:p w14:paraId="59BBABA6" w14:textId="77777777" w:rsidR="00DE5766" w:rsidRDefault="005F37D8" w:rsidP="00FF023E">
      <w:pPr>
        <w:spacing w:line="480" w:lineRule="auto"/>
        <w:jc w:val="both"/>
        <w:rPr>
          <w:color w:val="000000" w:themeColor="text1"/>
        </w:rPr>
      </w:pPr>
      <w:r w:rsidRPr="00636C9B">
        <w:rPr>
          <w:color w:val="000000" w:themeColor="text1"/>
        </w:rPr>
        <w:t>*corresponding author</w:t>
      </w:r>
      <w:r w:rsidR="00DE5766">
        <w:rPr>
          <w:color w:val="000000" w:themeColor="text1"/>
        </w:rPr>
        <w:t>:</w:t>
      </w:r>
    </w:p>
    <w:p w14:paraId="58F507D4" w14:textId="77777777" w:rsidR="00DE5766" w:rsidRDefault="00DE5766" w:rsidP="00FF023E">
      <w:pPr>
        <w:spacing w:line="480" w:lineRule="auto"/>
        <w:jc w:val="both"/>
        <w:rPr>
          <w:color w:val="000000" w:themeColor="text1"/>
        </w:rPr>
      </w:pPr>
      <w:r>
        <w:rPr>
          <w:color w:val="000000" w:themeColor="text1"/>
        </w:rPr>
        <w:t>Majid Ezzati</w:t>
      </w:r>
    </w:p>
    <w:p w14:paraId="14B2297B" w14:textId="77777777" w:rsidR="00DE5766" w:rsidRDefault="00DE5766" w:rsidP="00FF023E">
      <w:pPr>
        <w:spacing w:line="480" w:lineRule="auto"/>
        <w:jc w:val="both"/>
        <w:rPr>
          <w:color w:val="000000" w:themeColor="text1"/>
        </w:rPr>
      </w:pPr>
      <w:r>
        <w:rPr>
          <w:color w:val="000000" w:themeColor="text1"/>
        </w:rPr>
        <w:t>Imperial College London</w:t>
      </w:r>
    </w:p>
    <w:p w14:paraId="6F63FE8E" w14:textId="77777777" w:rsidR="00DE5766" w:rsidRDefault="00DE5766" w:rsidP="00FF023E">
      <w:pPr>
        <w:spacing w:line="480" w:lineRule="auto"/>
        <w:jc w:val="both"/>
        <w:rPr>
          <w:color w:val="000000" w:themeColor="text1"/>
        </w:rPr>
      </w:pPr>
      <w:r>
        <w:rPr>
          <w:color w:val="000000" w:themeColor="text1"/>
        </w:rPr>
        <w:t>Norfolk Place</w:t>
      </w:r>
    </w:p>
    <w:p w14:paraId="62B33DC8" w14:textId="77777777" w:rsidR="00DE5766" w:rsidRDefault="00DE5766" w:rsidP="00FF023E">
      <w:pPr>
        <w:spacing w:line="480" w:lineRule="auto"/>
        <w:jc w:val="both"/>
        <w:rPr>
          <w:color w:val="000000" w:themeColor="text1"/>
        </w:rPr>
      </w:pPr>
      <w:r>
        <w:rPr>
          <w:color w:val="000000" w:themeColor="text1"/>
        </w:rPr>
        <w:t>London W2 1PG, UK</w:t>
      </w:r>
    </w:p>
    <w:p w14:paraId="1C336F22" w14:textId="1B0AF254" w:rsidR="00DE5766" w:rsidRDefault="00DE5766" w:rsidP="00FF023E">
      <w:pPr>
        <w:spacing w:line="480" w:lineRule="auto"/>
        <w:jc w:val="both"/>
        <w:rPr>
          <w:color w:val="000000" w:themeColor="text1"/>
        </w:rPr>
      </w:pPr>
      <w:r>
        <w:rPr>
          <w:color w:val="000000" w:themeColor="text1"/>
        </w:rPr>
        <w:t xml:space="preserve">E-mail: </w:t>
      </w:r>
      <w:hyperlink r:id="rId9" w:history="1">
        <w:r w:rsidRPr="000421EF">
          <w:rPr>
            <w:rStyle w:val="Hyperlink"/>
          </w:rPr>
          <w:t>majid.ezzati@imperial.ac.uk</w:t>
        </w:r>
      </w:hyperlink>
    </w:p>
    <w:p w14:paraId="2216F31D" w14:textId="368E39CB" w:rsidR="00A87EFB" w:rsidRPr="00636C9B" w:rsidRDefault="00DE5766" w:rsidP="00FF023E">
      <w:pPr>
        <w:spacing w:line="480" w:lineRule="auto"/>
        <w:jc w:val="both"/>
        <w:rPr>
          <w:color w:val="000000" w:themeColor="text1"/>
        </w:rPr>
      </w:pPr>
      <w:r>
        <w:rPr>
          <w:color w:val="000000" w:themeColor="text1"/>
        </w:rPr>
        <w:t>Tel: +44 (0)20 7594 0767</w:t>
      </w:r>
      <w:r w:rsidR="00A87EFB" w:rsidRPr="00636C9B">
        <w:rPr>
          <w:color w:val="000000" w:themeColor="text1"/>
        </w:rPr>
        <w:br w:type="page"/>
      </w:r>
    </w:p>
    <w:p w14:paraId="6B8E8C3B" w14:textId="38F35AA4" w:rsidR="009717B2" w:rsidRDefault="009717B2" w:rsidP="00FF023E">
      <w:pPr>
        <w:spacing w:line="480" w:lineRule="auto"/>
        <w:jc w:val="both"/>
        <w:rPr>
          <w:b/>
          <w:color w:val="000000" w:themeColor="text1"/>
        </w:rPr>
      </w:pPr>
      <w:r>
        <w:rPr>
          <w:b/>
          <w:color w:val="000000" w:themeColor="text1"/>
        </w:rPr>
        <w:lastRenderedPageBreak/>
        <w:t>[[[</w:t>
      </w:r>
      <w:r w:rsidR="0032455E">
        <w:rPr>
          <w:b/>
          <w:color w:val="000000" w:themeColor="text1"/>
        </w:rPr>
        <w:t xml:space="preserve">Opening paragraph </w:t>
      </w:r>
      <w:r>
        <w:rPr>
          <w:b/>
          <w:color w:val="000000" w:themeColor="text1"/>
        </w:rPr>
        <w:t>goes here]]]</w:t>
      </w:r>
    </w:p>
    <w:p w14:paraId="41F3D791" w14:textId="77777777" w:rsidR="009717B2" w:rsidRDefault="009717B2" w:rsidP="00FF023E">
      <w:pPr>
        <w:spacing w:line="480" w:lineRule="auto"/>
        <w:jc w:val="both"/>
        <w:rPr>
          <w:color w:val="000000" w:themeColor="text1"/>
        </w:rPr>
      </w:pPr>
    </w:p>
    <w:p w14:paraId="571F2431" w14:textId="46EC1605" w:rsidR="00A14690" w:rsidRDefault="00561DD4" w:rsidP="00FF023E">
      <w:pPr>
        <w:spacing w:line="480" w:lineRule="auto"/>
        <w:jc w:val="both"/>
        <w:rPr>
          <w:color w:val="000000" w:themeColor="text1"/>
        </w:rPr>
      </w:pPr>
      <w:r w:rsidRPr="00561DD4">
        <w:rPr>
          <w:color w:val="000000" w:themeColor="text1"/>
        </w:rPr>
        <w:t xml:space="preserve">The </w:t>
      </w:r>
      <w:r w:rsidR="00B91C56">
        <w:rPr>
          <w:color w:val="000000" w:themeColor="text1"/>
        </w:rPr>
        <w:t>potential</w:t>
      </w:r>
      <w:r w:rsidR="00B91C56" w:rsidRPr="00561DD4">
        <w:rPr>
          <w:color w:val="000000" w:themeColor="text1"/>
        </w:rPr>
        <w:t xml:space="preserve"> </w:t>
      </w:r>
      <w:r w:rsidRPr="00561DD4">
        <w:rPr>
          <w:color w:val="000000" w:themeColor="text1"/>
        </w:rPr>
        <w:t xml:space="preserve">health impacts of anthropogenic climate change are one of the key drivers for efforts to mitigate greenhouse gas emissions and for </w:t>
      </w:r>
      <w:r w:rsidR="000314B9">
        <w:rPr>
          <w:color w:val="000000" w:themeColor="text1"/>
        </w:rPr>
        <w:t xml:space="preserve">pursuing </w:t>
      </w:r>
      <w:r w:rsidRPr="00561DD4">
        <w:rPr>
          <w:color w:val="000000" w:themeColor="text1"/>
        </w:rPr>
        <w:t>adaptation</w:t>
      </w:r>
      <w:r w:rsidR="0041031F">
        <w:rPr>
          <w:color w:val="000000" w:themeColor="text1"/>
        </w:rPr>
        <w:t xml:space="preserve"> measures</w:t>
      </w:r>
      <w:r w:rsidRPr="00561DD4">
        <w:rPr>
          <w:color w:val="000000" w:themeColor="text1"/>
        </w:rPr>
        <w:t>.</w:t>
      </w:r>
      <w:r w:rsidR="0041031F" w:rsidRPr="0041031F">
        <w:rPr>
          <w:color w:val="000000" w:themeColor="text1"/>
        </w:rPr>
        <w:t xml:space="preserve"> </w:t>
      </w:r>
      <w:r w:rsidR="00F8041D" w:rsidRPr="00AA564D">
        <w:rPr>
          <w:color w:val="000000" w:themeColor="text1"/>
        </w:rPr>
        <w:t xml:space="preserve">Current assessments of the health effects of climate change </w:t>
      </w:r>
      <w:r w:rsidR="000107F5">
        <w:rPr>
          <w:color w:val="000000" w:themeColor="text1"/>
        </w:rPr>
        <w:t>largely</w:t>
      </w:r>
      <w:r w:rsidR="00F8041D">
        <w:rPr>
          <w:color w:val="000000" w:themeColor="text1"/>
        </w:rPr>
        <w:t xml:space="preserve"> focus on parasitic </w:t>
      </w:r>
      <w:r w:rsidR="0083602B">
        <w:rPr>
          <w:color w:val="000000" w:themeColor="text1"/>
        </w:rPr>
        <w:t xml:space="preserve">and infectious </w:t>
      </w:r>
      <w:r w:rsidR="00F8041D">
        <w:rPr>
          <w:color w:val="000000" w:themeColor="text1"/>
        </w:rPr>
        <w:t>diseases and cardiorespiratory and other chronic diseases.</w:t>
      </w:r>
      <w:r w:rsidR="006E5EB6">
        <w:rPr>
          <w:color w:val="000000" w:themeColor="text1"/>
        </w:rPr>
        <w:fldChar w:fldCharType="begin" w:fldLock="1"/>
      </w:r>
      <w:r w:rsidR="002F0788">
        <w:rPr>
          <w:color w:val="000000" w:themeColor="text1"/>
        </w:rPr>
        <w:instrText>ADDIN CSL_CITATION {"citationItems":[{"id":"ITEM-1","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Lancet","id":"ITEM-1","issue":"18","issued":{"date-parts":[["2018"]]},"page":"1-4","title":"The 2018 report of the Lancet Countdown on health and climate change: shaping health of nations for centuries to come","type":"article-journal","volume":"6736"},"uris":["http://www.mendeley.com/documents/?uuid=9b182b4f-bb88-4046-a683-b3cad29a8ad5"]},{"id":"ITEM-2","itemData":{"DOI":"10.1016/S0140-6736(06)68079-3","ISBN":"0140-6736","ISSN":"01406736","PMID":"16530580","abstract":"There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E.","non-dropping-particle":"","parse-names":false,"suffix":""},{"dropping-particle":"","family":"Hales","given":"Simon","non-dropping-particle":"","parse-names":false,"suffix":""}],"container-title":"Lancet","id":"ITEM-2","issued":{"date-parts":[["2006"]]},"title":"Climate change and human health: Present and future risks","type":"article"},"uris":["http://www.mendeley.com/documents/?uuid=db220ea3-8c20-4247-b85f-e54971ec4d40"]},{"id":"ITEM-3","itemData":{"DOI":"10.1289/ehp.1103456","ISBN":"00916765","ISSN":"15529924","PMID":"21816703","abstract":"Background: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Perspectives","id":"ITEM-3","issued":{"date-parts":[["2011"]]},"title":"Projecting Future heat-related mortality under climate change scenarios: A systematic review","type":"article"},"uris":["http://www.mendeley.com/documents/?uuid=22803ac6-d682-4d01-9fa4-639cdbe6c118"]},{"id":"ITEM-4","itemData":{"DOI":"10.1016/S2542-5196(17)30156-0","ISBN":"2542-5196","ISSN":"25425196","PMID":"29276803","abstract":"Background: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Health","id":"ITEM-4","issued":{"date-parts":[["2017"]]},"title":"Projections of temperature-related excess mortality under climate change scenarios","type":"article-journal"},"uris":["http://www.mendeley.com/documents/?uuid=fe8f9819-4163-4c89-b708-bf6b8861f9ad"]},{"id":"ITEM-5","itemData":{"DOI":"10.1017/CBO9781107415379.016","ISBN":"9781107415379","ISSN":"0008-4301","PMID":"1619","abstract":"The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Aspects","id":"ITEM-5","issued":{"date-parts":[["2015"]]},"title":"Human health: Impacts, adaptation, and co-benefits","type":"chapter"},"uris":["http://www.mendeley.com/documents/?uuid=f7160aa0-320f-4b17-b8b6-07a4cdb17b58"]},{"id":"ITEM-6","itemData":{"author":[{"dropping-particle":"","family":"Haines","given":"Andy","non-dropping-particle":"","parse-names":false,"suffix":""},{"dropping-particle":"","family":"Ebi","given":"Kristie","non-dropping-particle":"","parse-names":false,"suffix":""}],"container-title":"New England Journal of Medicine","id":"ITEM-6","issue":"380","issued":{"date-parts":[["2019"]]},"page":"263-273","title":"The Imperative for Climate Action to Protect Health","type":"article-journal"},"uris":["http://www.mendeley.com/documents/?uuid=d1781b2a-d32d-4aba-aa1c-f5137dde0682"]}],"mendeley":{"formattedCitation":"&lt;sup&gt;1–6&lt;/sup&gt;","plainTextFormattedCitation":"1–6","previouslyFormattedCitation":"&lt;sup&gt;1–6&lt;/sup&gt;"},"properties":{"noteIndex":0},"schema":"https://github.com/citation-style-language/schema/raw/master/csl-citation.json"}</w:instrText>
      </w:r>
      <w:r w:rsidR="006E5EB6">
        <w:rPr>
          <w:color w:val="000000" w:themeColor="text1"/>
        </w:rPr>
        <w:fldChar w:fldCharType="separate"/>
      </w:r>
      <w:r w:rsidR="00C450F3" w:rsidRPr="00C450F3">
        <w:rPr>
          <w:noProof/>
          <w:color w:val="000000" w:themeColor="text1"/>
          <w:vertAlign w:val="superscript"/>
        </w:rPr>
        <w:t>1–6</w:t>
      </w:r>
      <w:r w:rsidR="006E5EB6">
        <w:rPr>
          <w:color w:val="000000" w:themeColor="text1"/>
        </w:rPr>
        <w:fldChar w:fldCharType="end"/>
      </w:r>
      <w:r w:rsidR="007514AC">
        <w:rPr>
          <w:color w:val="000000" w:themeColor="text1"/>
        </w:rPr>
        <w:t xml:space="preserve"> </w:t>
      </w:r>
      <w:r w:rsidR="000107F5">
        <w:rPr>
          <w:color w:val="000000" w:themeColor="text1"/>
        </w:rPr>
        <w:t>L</w:t>
      </w:r>
      <w:r w:rsidR="00A14690">
        <w:rPr>
          <w:color w:val="000000" w:themeColor="text1"/>
        </w:rPr>
        <w:t xml:space="preserve">ess </w:t>
      </w:r>
      <w:r w:rsidR="004B5892">
        <w:rPr>
          <w:color w:val="000000" w:themeColor="text1"/>
        </w:rPr>
        <w:t xml:space="preserve">research </w:t>
      </w:r>
      <w:r w:rsidR="00A14690">
        <w:rPr>
          <w:color w:val="000000" w:themeColor="text1"/>
        </w:rPr>
        <w:t xml:space="preserve">has been </w:t>
      </w:r>
      <w:r w:rsidR="004B5892">
        <w:rPr>
          <w:color w:val="000000" w:themeColor="text1"/>
        </w:rPr>
        <w:t>conducted</w:t>
      </w:r>
      <w:r w:rsidR="00A14690">
        <w:rPr>
          <w:color w:val="000000" w:themeColor="text1"/>
        </w:rPr>
        <w:t xml:space="preserve"> on injuries</w:t>
      </w:r>
      <w:r w:rsidR="00FC32A2">
        <w:rPr>
          <w:color w:val="000000" w:themeColor="text1"/>
        </w:rPr>
        <w:t>,</w:t>
      </w:r>
      <w:r w:rsidR="00B31EA3">
        <w:rPr>
          <w:color w:val="000000" w:themeColor="text1"/>
        </w:rPr>
        <w:fldChar w:fldCharType="begin" w:fldLock="1"/>
      </w:r>
      <w:r w:rsidR="002F0788">
        <w:rPr>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Mexico","type":"article-journal"},"uris":["http://www.mendeley.com/documents/?uuid=6dbd0985-7ffc-4604-9986-7c871ffae9a7"]},{"id":"ITEM-2","itemData":{"DOI":"10.1007/s00420-007-0173-4","ISBN":"0340-0131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Health","id":"ITEM-2","issued":{"date-parts":[["2007"]]},"title":"The impact of major heat waves on all-cause and cause-specific mortality in France from 1971 to 2003","type":"article-journal"},"uris":["http://www.mendeley.com/documents/?uuid=f08b8300-dd86-4397-bc7e-ce4846cba185"]},{"id":"ITEM-3","itemData":{"DOI":"10.1007/s00484-016-1270-4","ISSN":"00207128","PMID":"27858164","abstract":"©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mendeley":{"formattedCitation":"&lt;sup&gt;7–9&lt;/sup&gt;","plainTextFormattedCitation":"7–9","previouslyFormattedCitation":"&lt;sup&gt;7–9&lt;/sup&gt;"},"properties":{"noteIndex":0},"schema":"https://github.com/citation-style-language/schema/raw/master/csl-citation.json"}</w:instrText>
      </w:r>
      <w:r w:rsidR="00B31EA3">
        <w:rPr>
          <w:color w:val="000000" w:themeColor="text1"/>
        </w:rPr>
        <w:fldChar w:fldCharType="separate"/>
      </w:r>
      <w:r w:rsidR="00C450F3" w:rsidRPr="00C450F3">
        <w:rPr>
          <w:noProof/>
          <w:color w:val="000000" w:themeColor="text1"/>
          <w:vertAlign w:val="superscript"/>
        </w:rPr>
        <w:t>7–9</w:t>
      </w:r>
      <w:r w:rsidR="00B31EA3">
        <w:rPr>
          <w:color w:val="000000" w:themeColor="text1"/>
        </w:rPr>
        <w:fldChar w:fldCharType="end"/>
      </w:r>
      <w:r w:rsidR="00B31EA3">
        <w:t xml:space="preserve"> </w:t>
      </w:r>
      <w:r w:rsidR="00A14690">
        <w:rPr>
          <w:color w:val="000000" w:themeColor="text1"/>
        </w:rPr>
        <w:t xml:space="preserve">especially in </w:t>
      </w:r>
      <w:r w:rsidR="00DA2982">
        <w:rPr>
          <w:color w:val="000000" w:themeColor="text1"/>
        </w:rPr>
        <w:t xml:space="preserve">a </w:t>
      </w:r>
      <w:r w:rsidR="00A14690">
        <w:rPr>
          <w:color w:val="000000" w:themeColor="text1"/>
        </w:rPr>
        <w:t>consistent way across injury types and demographic subgroups of the population, even though death rates from injuries vary seasonally</w:t>
      </w:r>
      <w:r w:rsidR="00914854">
        <w:rPr>
          <w:color w:val="000000" w:themeColor="text1"/>
        </w:rPr>
        <w:t>,</w:t>
      </w:r>
      <w:r w:rsidR="009B0FC8">
        <w:rPr>
          <w:color w:val="000000" w:themeColor="text1"/>
        </w:rPr>
        <w:fldChar w:fldCharType="begin" w:fldLock="1"/>
      </w:r>
      <w:r w:rsidR="002F0788">
        <w:rPr>
          <w:color w:val="000000" w:themeColor="text1"/>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lt;sup&gt;10,11&lt;/sup&gt;","plainTextFormattedCitation":"10,11","previouslyFormattedCitation":"&lt;sup&gt;10,11&lt;/sup&gt;"},"properties":{"noteIndex":0},"schema":"https://github.com/citation-style-language/schema/raw/master/csl-citation.json"}</w:instrText>
      </w:r>
      <w:r w:rsidR="009B0FC8">
        <w:rPr>
          <w:color w:val="000000" w:themeColor="text1"/>
        </w:rPr>
        <w:fldChar w:fldCharType="separate"/>
      </w:r>
      <w:r w:rsidR="00C450F3" w:rsidRPr="00C450F3">
        <w:rPr>
          <w:noProof/>
          <w:color w:val="000000" w:themeColor="text1"/>
          <w:vertAlign w:val="superscript"/>
        </w:rPr>
        <w:t>10,11</w:t>
      </w:r>
      <w:r w:rsidR="009B0FC8">
        <w:rPr>
          <w:color w:val="000000" w:themeColor="text1"/>
        </w:rPr>
        <w:fldChar w:fldCharType="end"/>
      </w:r>
      <w:r w:rsidR="00D03B30">
        <w:rPr>
          <w:color w:val="000000" w:themeColor="text1"/>
        </w:rPr>
        <w:t xml:space="preserve"> </w:t>
      </w:r>
      <w:r w:rsidR="00914854">
        <w:rPr>
          <w:color w:val="000000" w:themeColor="text1"/>
        </w:rPr>
        <w:t xml:space="preserve">which means that temperature may play a role in their pathogenesis. </w:t>
      </w:r>
      <w:r w:rsidR="00D03B30">
        <w:rPr>
          <w:color w:val="000000" w:themeColor="text1"/>
        </w:rPr>
        <w:t xml:space="preserve">Our aim was to </w:t>
      </w:r>
      <w:r w:rsidR="00ED1FD3">
        <w:rPr>
          <w:color w:val="000000" w:themeColor="text1"/>
        </w:rPr>
        <w:t>evaluate</w:t>
      </w:r>
      <w:r w:rsidR="00D03B30">
        <w:rPr>
          <w:color w:val="000000" w:themeColor="text1"/>
        </w:rPr>
        <w:t xml:space="preserve"> how deaths from</w:t>
      </w:r>
      <w:r w:rsidR="00ED1FD3">
        <w:rPr>
          <w:color w:val="000000" w:themeColor="text1"/>
        </w:rPr>
        <w:t xml:space="preserve"> various</w:t>
      </w:r>
      <w:r w:rsidR="00D03B30">
        <w:rPr>
          <w:color w:val="000000" w:themeColor="text1"/>
        </w:rPr>
        <w:t xml:space="preserve"> injuries may be affected by changes in temperature that </w:t>
      </w:r>
      <w:r w:rsidR="00B915CF">
        <w:rPr>
          <w:color w:val="000000" w:themeColor="text1"/>
        </w:rPr>
        <w:t xml:space="preserve">could </w:t>
      </w:r>
      <w:r w:rsidR="00D03B30">
        <w:rPr>
          <w:color w:val="000000" w:themeColor="text1"/>
        </w:rPr>
        <w:t>arise as a result of global climate change</w:t>
      </w:r>
      <w:r w:rsidR="005B238E">
        <w:rPr>
          <w:color w:val="000000" w:themeColor="text1"/>
        </w:rPr>
        <w:t xml:space="preserve"> in a national study</w:t>
      </w:r>
      <w:r w:rsidR="00D03B30">
        <w:rPr>
          <w:color w:val="000000" w:themeColor="text1"/>
        </w:rPr>
        <w:t>.</w:t>
      </w:r>
    </w:p>
    <w:p w14:paraId="04FB869F" w14:textId="7DDAAFD1" w:rsidR="00F8041D" w:rsidRDefault="00F8041D" w:rsidP="00FF023E">
      <w:pPr>
        <w:spacing w:line="480" w:lineRule="auto"/>
        <w:jc w:val="both"/>
        <w:rPr>
          <w:color w:val="000000" w:themeColor="text1"/>
        </w:rPr>
      </w:pPr>
    </w:p>
    <w:p w14:paraId="07657E41" w14:textId="766B0C7D" w:rsidR="00EC109B" w:rsidRDefault="00262BFD" w:rsidP="00FF023E">
      <w:pPr>
        <w:spacing w:line="480" w:lineRule="auto"/>
        <w:jc w:val="both"/>
        <w:rPr>
          <w:color w:val="000000" w:themeColor="text1"/>
        </w:rPr>
      </w:pPr>
      <w:r w:rsidRPr="00262BFD">
        <w:rPr>
          <w:color w:val="000000" w:themeColor="text1"/>
        </w:rPr>
        <w:t xml:space="preserve">We used </w:t>
      </w:r>
      <w:r w:rsidR="00416A54" w:rsidRPr="00262BFD">
        <w:rPr>
          <w:color w:val="000000" w:themeColor="text1"/>
        </w:rPr>
        <w:t xml:space="preserve">vital registration </w:t>
      </w:r>
      <w:r w:rsidRPr="00262BFD">
        <w:rPr>
          <w:color w:val="000000" w:themeColor="text1"/>
        </w:rPr>
        <w:t>data on</w:t>
      </w:r>
      <w:r w:rsidR="005B238E">
        <w:rPr>
          <w:color w:val="000000" w:themeColor="text1"/>
        </w:rPr>
        <w:t xml:space="preserve"> all</w:t>
      </w:r>
      <w:r w:rsidRPr="00262BFD">
        <w:rPr>
          <w:color w:val="000000" w:themeColor="text1"/>
        </w:rPr>
        <w:t xml:space="preserve"> deaths</w:t>
      </w:r>
      <w:r w:rsidR="005B238E">
        <w:rPr>
          <w:color w:val="000000" w:themeColor="text1"/>
        </w:rPr>
        <w:t xml:space="preserve"> in the USA</w:t>
      </w:r>
      <w:r w:rsidR="00416A54" w:rsidRPr="00416A54">
        <w:t xml:space="preserve"> </w:t>
      </w:r>
      <w:r w:rsidR="00416A54">
        <w:rPr>
          <w:color w:val="000000" w:themeColor="text1"/>
        </w:rPr>
        <w:t>f</w:t>
      </w:r>
      <w:r w:rsidR="00416A54" w:rsidRPr="00416A54">
        <w:rPr>
          <w:color w:val="000000" w:themeColor="text1"/>
        </w:rPr>
        <w:t>rom 1980 to 2016</w:t>
      </w:r>
      <w:r w:rsidR="00416A54">
        <w:rPr>
          <w:color w:val="000000" w:themeColor="text1"/>
        </w:rPr>
        <w:t>,</w:t>
      </w:r>
      <w:r w:rsidRPr="00262BFD">
        <w:rPr>
          <w:color w:val="000000" w:themeColor="text1"/>
        </w:rPr>
        <w:t xml:space="preserve"> </w:t>
      </w:r>
      <w:r w:rsidR="00416A54">
        <w:rPr>
          <w:color w:val="000000" w:themeColor="text1"/>
        </w:rPr>
        <w:t>with information on</w:t>
      </w:r>
      <w:r w:rsidR="00416A54" w:rsidRPr="00262BFD">
        <w:rPr>
          <w:color w:val="000000" w:themeColor="text1"/>
        </w:rPr>
        <w:t xml:space="preserve"> </w:t>
      </w:r>
      <w:r w:rsidRPr="00262BFD">
        <w:rPr>
          <w:color w:val="000000" w:themeColor="text1"/>
        </w:rPr>
        <w:t>sex, age</w:t>
      </w:r>
      <w:r w:rsidR="00416A54">
        <w:rPr>
          <w:color w:val="000000" w:themeColor="text1"/>
        </w:rPr>
        <w:t xml:space="preserve"> at death</w:t>
      </w:r>
      <w:r w:rsidRPr="00262BFD">
        <w:rPr>
          <w:color w:val="000000" w:themeColor="text1"/>
        </w:rPr>
        <w:t xml:space="preserve">, underlying cause of death and </w:t>
      </w:r>
      <w:r>
        <w:rPr>
          <w:color w:val="000000" w:themeColor="text1"/>
        </w:rPr>
        <w:t>state</w:t>
      </w:r>
      <w:r w:rsidRPr="00262BFD">
        <w:rPr>
          <w:color w:val="000000" w:themeColor="text1"/>
        </w:rPr>
        <w:t xml:space="preserve"> of residence from</w:t>
      </w:r>
      <w:r w:rsidR="005D6530">
        <w:rPr>
          <w:color w:val="000000" w:themeColor="text1"/>
        </w:rPr>
        <w:t xml:space="preserve">. </w:t>
      </w:r>
      <w:r w:rsidR="009F41EF">
        <w:rPr>
          <w:color w:val="000000" w:themeColor="text1"/>
        </w:rPr>
        <w:t xml:space="preserve">From 1980 to 2016, </w:t>
      </w:r>
      <w:r w:rsidR="00E76594">
        <w:rPr>
          <w:color w:val="000000" w:themeColor="text1"/>
        </w:rPr>
        <w:t>4,006</w:t>
      </w:r>
      <w:r w:rsidR="002A67B2">
        <w:rPr>
          <w:color w:val="000000" w:themeColor="text1"/>
        </w:rPr>
        <w:t>,</w:t>
      </w:r>
      <w:r w:rsidR="00E76594">
        <w:rPr>
          <w:color w:val="000000" w:themeColor="text1"/>
        </w:rPr>
        <w:t>454</w:t>
      </w:r>
      <w:r w:rsidR="00F26C2C">
        <w:rPr>
          <w:color w:val="000000" w:themeColor="text1"/>
        </w:rPr>
        <w:t xml:space="preserve"> </w:t>
      </w:r>
      <w:r w:rsidR="009F41EF">
        <w:rPr>
          <w:color w:val="000000" w:themeColor="text1"/>
        </w:rPr>
        <w:t>boy</w:t>
      </w:r>
      <w:r w:rsidR="00427ACD">
        <w:rPr>
          <w:color w:val="000000" w:themeColor="text1"/>
        </w:rPr>
        <w:t>s</w:t>
      </w:r>
      <w:r w:rsidR="009F41EF">
        <w:rPr>
          <w:color w:val="000000" w:themeColor="text1"/>
        </w:rPr>
        <w:t xml:space="preserve"> and men and </w:t>
      </w:r>
      <w:r w:rsidR="00E76594">
        <w:rPr>
          <w:color w:val="000000" w:themeColor="text1"/>
        </w:rPr>
        <w:t xml:space="preserve">1,757,862 </w:t>
      </w:r>
      <w:r w:rsidR="009F41EF">
        <w:rPr>
          <w:color w:val="000000" w:themeColor="text1"/>
        </w:rPr>
        <w:t xml:space="preserve">girls and women died from </w:t>
      </w:r>
      <w:r w:rsidR="009E1D59">
        <w:rPr>
          <w:color w:val="000000" w:themeColor="text1"/>
        </w:rPr>
        <w:t xml:space="preserve">an </w:t>
      </w:r>
      <w:r w:rsidR="009F41EF">
        <w:rPr>
          <w:color w:val="000000" w:themeColor="text1"/>
        </w:rPr>
        <w:t>injur</w:t>
      </w:r>
      <w:r w:rsidR="009E1D59">
        <w:rPr>
          <w:color w:val="000000" w:themeColor="text1"/>
        </w:rPr>
        <w:t>y</w:t>
      </w:r>
      <w:r w:rsidR="009F41EF">
        <w:rPr>
          <w:color w:val="000000" w:themeColor="text1"/>
        </w:rPr>
        <w:t xml:space="preserve"> in the </w:t>
      </w:r>
      <w:r w:rsidR="005D6530">
        <w:rPr>
          <w:color w:val="000000" w:themeColor="text1"/>
        </w:rPr>
        <w:t>contiguous USA (i.e., excluding Alaska and Hawaii)</w:t>
      </w:r>
      <w:r w:rsidR="009F41EF">
        <w:rPr>
          <w:color w:val="000000" w:themeColor="text1"/>
        </w:rPr>
        <w:t xml:space="preserve">, accounting </w:t>
      </w:r>
      <w:r w:rsidR="00D577E1" w:rsidRPr="00636C9B">
        <w:rPr>
          <w:color w:val="000000" w:themeColor="text1"/>
        </w:rPr>
        <w:t xml:space="preserve">for </w:t>
      </w:r>
      <w:r w:rsidR="00F26C2C">
        <w:rPr>
          <w:color w:val="000000" w:themeColor="text1"/>
        </w:rPr>
        <w:t>9.2</w:t>
      </w:r>
      <w:r w:rsidR="009F41EF">
        <w:rPr>
          <w:color w:val="000000" w:themeColor="text1"/>
        </w:rPr>
        <w:t xml:space="preserve">% and </w:t>
      </w:r>
      <w:r w:rsidR="00F869B9">
        <w:rPr>
          <w:color w:val="000000" w:themeColor="text1"/>
        </w:rPr>
        <w:t>4.2</w:t>
      </w:r>
      <w:r w:rsidR="009F41EF">
        <w:rPr>
          <w:color w:val="000000" w:themeColor="text1"/>
        </w:rPr>
        <w:t xml:space="preserve">% </w:t>
      </w:r>
      <w:r w:rsidR="00D577E1" w:rsidRPr="00636C9B">
        <w:rPr>
          <w:color w:val="000000" w:themeColor="text1"/>
        </w:rPr>
        <w:t xml:space="preserve">of all </w:t>
      </w:r>
      <w:r w:rsidR="009E1D59">
        <w:rPr>
          <w:color w:val="000000" w:themeColor="text1"/>
        </w:rPr>
        <w:t xml:space="preserve">male and female </w:t>
      </w:r>
      <w:r w:rsidR="00D577E1" w:rsidRPr="00636C9B">
        <w:rPr>
          <w:color w:val="000000" w:themeColor="text1"/>
        </w:rPr>
        <w:t>d</w:t>
      </w:r>
      <w:r w:rsidR="00D577E1">
        <w:rPr>
          <w:color w:val="000000" w:themeColor="text1"/>
        </w:rPr>
        <w:t>eaths</w:t>
      </w:r>
      <w:r w:rsidR="009F41EF">
        <w:rPr>
          <w:color w:val="000000" w:themeColor="text1"/>
        </w:rPr>
        <w:t xml:space="preserve"> respectively</w:t>
      </w:r>
      <w:r w:rsidR="00D577E1" w:rsidRPr="00636C9B">
        <w:rPr>
          <w:color w:val="000000" w:themeColor="text1"/>
        </w:rPr>
        <w:t>.</w:t>
      </w:r>
      <w:r w:rsidR="00C43239">
        <w:rPr>
          <w:color w:val="000000" w:themeColor="text1"/>
        </w:rPr>
        <w:t xml:space="preserve"> </w:t>
      </w:r>
      <w:r w:rsidR="008E0706">
        <w:rPr>
          <w:color w:val="000000" w:themeColor="text1"/>
        </w:rPr>
        <w:t>9</w:t>
      </w:r>
      <w:r w:rsidR="00747F51">
        <w:rPr>
          <w:color w:val="000000" w:themeColor="text1"/>
        </w:rPr>
        <w:t>5.</w:t>
      </w:r>
      <w:r w:rsidR="008E0706">
        <w:rPr>
          <w:color w:val="000000" w:themeColor="text1"/>
        </w:rPr>
        <w:t>6</w:t>
      </w:r>
      <w:r w:rsidR="00D812B2">
        <w:rPr>
          <w:color w:val="000000" w:themeColor="text1"/>
        </w:rPr>
        <w:t xml:space="preserve">% of male injury deaths and </w:t>
      </w:r>
      <w:r w:rsidR="006807D6">
        <w:rPr>
          <w:color w:val="000000" w:themeColor="text1"/>
        </w:rPr>
        <w:t>9</w:t>
      </w:r>
      <w:r w:rsidR="00747F51">
        <w:rPr>
          <w:color w:val="000000" w:themeColor="text1"/>
        </w:rPr>
        <w:t>3.9</w:t>
      </w:r>
      <w:r w:rsidR="00D812B2">
        <w:rPr>
          <w:color w:val="000000" w:themeColor="text1"/>
        </w:rPr>
        <w:t>% of female injury deaths were in those aged 15 years and older</w:t>
      </w:r>
      <w:r w:rsidR="00914854">
        <w:rPr>
          <w:color w:val="000000" w:themeColor="text1"/>
        </w:rPr>
        <w:t>, and over half</w:t>
      </w:r>
      <w:r w:rsidR="00D812B2">
        <w:rPr>
          <w:color w:val="000000" w:themeColor="text1"/>
        </w:rPr>
        <w:t xml:space="preserve"> </w:t>
      </w:r>
      <w:r w:rsidR="00914854">
        <w:rPr>
          <w:color w:val="000000" w:themeColor="text1"/>
        </w:rPr>
        <w:t>(</w:t>
      </w:r>
      <w:r w:rsidR="00EA51F2">
        <w:rPr>
          <w:color w:val="000000" w:themeColor="text1"/>
        </w:rPr>
        <w:t>52.6%</w:t>
      </w:r>
      <w:r w:rsidR="00914854">
        <w:rPr>
          <w:color w:val="000000" w:themeColor="text1"/>
        </w:rPr>
        <w:t>)</w:t>
      </w:r>
      <w:r w:rsidR="00EA51F2">
        <w:rPr>
          <w:color w:val="000000" w:themeColor="text1"/>
        </w:rPr>
        <w:t xml:space="preserve"> of male injury deaths were in those aged 15-44 years</w:t>
      </w:r>
      <w:r w:rsidR="00914854">
        <w:rPr>
          <w:color w:val="000000" w:themeColor="text1"/>
        </w:rPr>
        <w:t xml:space="preserve"> (Figure 1)</w:t>
      </w:r>
      <w:r w:rsidR="00D812B2">
        <w:rPr>
          <w:color w:val="000000" w:themeColor="text1"/>
        </w:rPr>
        <w:t>.</w:t>
      </w:r>
      <w:r w:rsidR="00EA51F2">
        <w:rPr>
          <w:color w:val="000000" w:themeColor="text1"/>
        </w:rPr>
        <w:t xml:space="preserve"> </w:t>
      </w:r>
      <w:r w:rsidR="00DF2E9F">
        <w:rPr>
          <w:color w:val="000000" w:themeColor="text1"/>
        </w:rPr>
        <w:t>In contrast with males, t</w:t>
      </w:r>
      <w:r w:rsidR="009F41EF">
        <w:rPr>
          <w:color w:val="000000" w:themeColor="text1"/>
        </w:rPr>
        <w:t xml:space="preserve">here was less of an age gradient in females after 15 years of age, with women </w:t>
      </w:r>
      <w:r w:rsidR="002521A6">
        <w:rPr>
          <w:color w:val="000000" w:themeColor="text1"/>
        </w:rPr>
        <w:t xml:space="preserve">aged 15-24 years and </w:t>
      </w:r>
      <w:r w:rsidR="00B83416">
        <w:rPr>
          <w:color w:val="000000" w:themeColor="text1"/>
        </w:rPr>
        <w:t>75-84 years</w:t>
      </w:r>
      <w:r w:rsidR="00FF74AC">
        <w:rPr>
          <w:color w:val="000000" w:themeColor="text1"/>
        </w:rPr>
        <w:t xml:space="preserve">, along with the age groups in </w:t>
      </w:r>
      <w:proofErr w:type="gramStart"/>
      <w:r w:rsidR="00FF74AC">
        <w:rPr>
          <w:color w:val="000000" w:themeColor="text1"/>
        </w:rPr>
        <w:t xml:space="preserve">between, </w:t>
      </w:r>
      <w:r w:rsidR="009F41EF">
        <w:rPr>
          <w:color w:val="000000" w:themeColor="text1"/>
        </w:rPr>
        <w:t xml:space="preserve"> </w:t>
      </w:r>
      <w:r w:rsidR="002521A6">
        <w:rPr>
          <w:color w:val="000000" w:themeColor="text1"/>
        </w:rPr>
        <w:t>having</w:t>
      </w:r>
      <w:proofErr w:type="gramEnd"/>
      <w:r w:rsidR="009F41EF">
        <w:rPr>
          <w:color w:val="000000" w:themeColor="text1"/>
        </w:rPr>
        <w:t xml:space="preserve"> </w:t>
      </w:r>
      <w:r w:rsidR="00FF74AC">
        <w:rPr>
          <w:color w:val="000000" w:themeColor="text1"/>
        </w:rPr>
        <w:t>similar</w:t>
      </w:r>
      <w:r w:rsidR="009F41EF">
        <w:rPr>
          <w:color w:val="000000" w:themeColor="text1"/>
        </w:rPr>
        <w:t xml:space="preserve"> number</w:t>
      </w:r>
      <w:r w:rsidR="00FF74AC">
        <w:rPr>
          <w:color w:val="000000" w:themeColor="text1"/>
        </w:rPr>
        <w:t>s</w:t>
      </w:r>
      <w:r w:rsidR="009F41EF">
        <w:rPr>
          <w:color w:val="000000" w:themeColor="text1"/>
        </w:rPr>
        <w:t xml:space="preserve"> of </w:t>
      </w:r>
      <w:r w:rsidR="00AD69A5">
        <w:rPr>
          <w:color w:val="000000" w:themeColor="text1"/>
        </w:rPr>
        <w:t xml:space="preserve">injury </w:t>
      </w:r>
      <w:r w:rsidR="009F41EF">
        <w:rPr>
          <w:color w:val="000000" w:themeColor="text1"/>
        </w:rPr>
        <w:t>deaths</w:t>
      </w:r>
      <w:r w:rsidR="00532208">
        <w:rPr>
          <w:color w:val="000000" w:themeColor="text1"/>
        </w:rPr>
        <w:t>.</w:t>
      </w:r>
    </w:p>
    <w:p w14:paraId="1606AA39" w14:textId="77777777" w:rsidR="004D784E" w:rsidRDefault="004D784E" w:rsidP="00FF023E">
      <w:pPr>
        <w:spacing w:line="480" w:lineRule="auto"/>
        <w:jc w:val="both"/>
        <w:rPr>
          <w:color w:val="000000" w:themeColor="text1"/>
        </w:rPr>
      </w:pPr>
    </w:p>
    <w:p w14:paraId="7B720FEF" w14:textId="113D2BC6" w:rsidR="00F34EC4" w:rsidRDefault="0006548B" w:rsidP="00FF023E">
      <w:pPr>
        <w:spacing w:line="480" w:lineRule="auto"/>
        <w:jc w:val="both"/>
      </w:pPr>
      <w:r>
        <w:rPr>
          <w:color w:val="000000" w:themeColor="text1"/>
        </w:rPr>
        <w:t>Transport-related injuries, falls, drowning</w:t>
      </w:r>
      <w:r w:rsidR="00AC0633">
        <w:rPr>
          <w:color w:val="000000" w:themeColor="text1"/>
        </w:rPr>
        <w:t>s</w:t>
      </w:r>
      <w:r>
        <w:rPr>
          <w:color w:val="000000" w:themeColor="text1"/>
        </w:rPr>
        <w:t xml:space="preserve">, assault, and intentional self-harm accounted for </w:t>
      </w:r>
      <w:r w:rsidR="00F53433">
        <w:rPr>
          <w:color w:val="000000" w:themeColor="text1"/>
        </w:rPr>
        <w:t>79.0% of injury deaths in males and 72.1% in</w:t>
      </w:r>
      <w:r>
        <w:rPr>
          <w:color w:val="000000" w:themeColor="text1"/>
        </w:rPr>
        <w:t xml:space="preserve"> females. T</w:t>
      </w:r>
      <w:r w:rsidR="00F53433">
        <w:rPr>
          <w:color w:val="000000" w:themeColor="text1"/>
        </w:rPr>
        <w:t xml:space="preserve">he remainder </w:t>
      </w:r>
      <w:r>
        <w:rPr>
          <w:color w:val="000000" w:themeColor="text1"/>
        </w:rPr>
        <w:t xml:space="preserve">were </w:t>
      </w:r>
      <w:r w:rsidR="00F53433">
        <w:rPr>
          <w:color w:val="000000" w:themeColor="text1"/>
        </w:rPr>
        <w:t xml:space="preserve">from a heterogeneous group of “other </w:t>
      </w:r>
      <w:r w:rsidR="008525D1">
        <w:rPr>
          <w:color w:val="000000" w:themeColor="text1"/>
        </w:rPr>
        <w:t xml:space="preserve">unintentional </w:t>
      </w:r>
      <w:r w:rsidR="00F53433">
        <w:rPr>
          <w:color w:val="000000" w:themeColor="text1"/>
        </w:rPr>
        <w:t xml:space="preserve">injuries” (Figure </w:t>
      </w:r>
      <w:r w:rsidR="00CB4D3C" w:rsidRPr="00214145">
        <w:rPr>
          <w:color w:val="000000" w:themeColor="text1"/>
        </w:rPr>
        <w:t>1</w:t>
      </w:r>
      <w:r w:rsidR="00F53433">
        <w:rPr>
          <w:color w:val="000000" w:themeColor="text1"/>
        </w:rPr>
        <w:t>)</w:t>
      </w:r>
      <w:r w:rsidR="00807EFC">
        <w:rPr>
          <w:color w:val="000000" w:themeColor="text1"/>
        </w:rPr>
        <w:t xml:space="preserve">, within which </w:t>
      </w:r>
      <w:r w:rsidR="00807EFC">
        <w:t>t</w:t>
      </w:r>
      <w:r w:rsidR="004D784E" w:rsidRPr="00091E0C">
        <w:t>he</w:t>
      </w:r>
      <w:r w:rsidR="00F53433">
        <w:t xml:space="preserve"> type of injury that led to death varied</w:t>
      </w:r>
      <w:r w:rsidR="00F53433" w:rsidRPr="00091E0C">
        <w:t xml:space="preserve"> </w:t>
      </w:r>
      <w:r w:rsidR="004D784E" w:rsidRPr="00091E0C">
        <w:t>by sex</w:t>
      </w:r>
      <w:r w:rsidR="00F53433" w:rsidRPr="00F53433">
        <w:t xml:space="preserve"> </w:t>
      </w:r>
      <w:r w:rsidR="00F53433" w:rsidRPr="00091E0C">
        <w:t>and age group</w:t>
      </w:r>
      <w:r w:rsidR="004D784E" w:rsidRPr="00091E0C">
        <w:t>.</w:t>
      </w:r>
      <w:r w:rsidR="00F53433">
        <w:t xml:space="preserve"> </w:t>
      </w:r>
      <w:r w:rsidR="00096862">
        <w:t>T</w:t>
      </w:r>
      <w:r w:rsidR="00F53433">
        <w:t xml:space="preserve">ransport was the leading injury cause of </w:t>
      </w:r>
      <w:r w:rsidR="00F53433">
        <w:lastRenderedPageBreak/>
        <w:t>death in women younger than 75 years and men younger than 35 years. Between 35 and 74 years</w:t>
      </w:r>
      <w:r w:rsidR="00CC2C8F">
        <w:t xml:space="preserve"> of age</w:t>
      </w:r>
      <w:r w:rsidR="00F53433">
        <w:t xml:space="preserve">, more men died of </w:t>
      </w:r>
      <w:r w:rsidR="00B33191">
        <w:t xml:space="preserve">intentional </w:t>
      </w:r>
      <w:r w:rsidR="00F53433">
        <w:t xml:space="preserve">self-harm than any other injury. Above 75 years of age, falls were the largest cause of death in both men and women. </w:t>
      </w:r>
      <w:r w:rsidR="004D784E" w:rsidRPr="00091E0C">
        <w:t xml:space="preserve"> </w:t>
      </w:r>
    </w:p>
    <w:p w14:paraId="7DE80EF5" w14:textId="77777777" w:rsidR="00F34EC4" w:rsidRPr="003017A9" w:rsidRDefault="00F34EC4" w:rsidP="00FF023E">
      <w:pPr>
        <w:spacing w:line="480" w:lineRule="auto"/>
        <w:jc w:val="both"/>
      </w:pPr>
    </w:p>
    <w:p w14:paraId="2B1F2ED1" w14:textId="3E2D86D5" w:rsidR="0078091F" w:rsidRDefault="00F653F3" w:rsidP="00FF023E">
      <w:pPr>
        <w:spacing w:line="480" w:lineRule="auto"/>
        <w:jc w:val="both"/>
      </w:pPr>
      <w:r w:rsidRPr="003017A9">
        <w:t xml:space="preserve">There was a decline in </w:t>
      </w:r>
      <w:r w:rsidR="00056DE5">
        <w:t xml:space="preserve">age-standardised death rates of </w:t>
      </w:r>
      <w:r w:rsidRPr="003017A9">
        <w:t>three out of five</w:t>
      </w:r>
      <w:r w:rsidR="00B326E6">
        <w:t xml:space="preserve"> major</w:t>
      </w:r>
      <w:r w:rsidRPr="003017A9">
        <w:t xml:space="preserve"> injur</w:t>
      </w:r>
      <w:r w:rsidR="00FF023E">
        <w:t>ies</w:t>
      </w:r>
      <w:r w:rsidRPr="003017A9">
        <w:t xml:space="preserve"> (transport, drownings and assault) </w:t>
      </w:r>
      <w:r w:rsidR="00B326E6">
        <w:t>from 1980 to 2016</w:t>
      </w:r>
      <w:r w:rsidR="0087293C">
        <w:t xml:space="preserve"> (Figure 2)</w:t>
      </w:r>
      <w:r w:rsidR="00B326E6">
        <w:t>. I</w:t>
      </w:r>
      <w:r w:rsidRPr="003017A9">
        <w:t>n contrast</w:t>
      </w:r>
      <w:r w:rsidR="003221FD">
        <w:t>,</w:t>
      </w:r>
      <w:r w:rsidRPr="003017A9">
        <w:t xml:space="preserve"> </w:t>
      </w:r>
      <w:r w:rsidR="001A4434">
        <w:t>age-standardised death rates</w:t>
      </w:r>
      <w:r w:rsidRPr="003017A9">
        <w:t xml:space="preserve"> from falls </w:t>
      </w:r>
      <w:r w:rsidR="00B326E6" w:rsidRPr="003017A9">
        <w:t>increas</w:t>
      </w:r>
      <w:r w:rsidR="00B326E6">
        <w:t>ed</w:t>
      </w:r>
      <w:r w:rsidR="00B326E6" w:rsidRPr="003017A9">
        <w:t xml:space="preserve"> </w:t>
      </w:r>
      <w:r w:rsidRPr="003017A9">
        <w:t xml:space="preserve">over time </w:t>
      </w:r>
      <w:r w:rsidR="002D4CC9">
        <w:t>while</w:t>
      </w:r>
      <w:r w:rsidR="002D4CC9" w:rsidRPr="003017A9">
        <w:t xml:space="preserve"> </w:t>
      </w:r>
      <w:r w:rsidR="00B326E6">
        <w:t xml:space="preserve">those from </w:t>
      </w:r>
      <w:r w:rsidRPr="003017A9">
        <w:t xml:space="preserve">intentional self-harm </w:t>
      </w:r>
      <w:r w:rsidR="00B326E6">
        <w:t>initial</w:t>
      </w:r>
      <w:r w:rsidR="00D90893">
        <w:t>ly</w:t>
      </w:r>
      <w:r w:rsidR="00B326E6">
        <w:t xml:space="preserve"> </w:t>
      </w:r>
      <w:r w:rsidR="00B326E6" w:rsidRPr="003017A9">
        <w:t>decreas</w:t>
      </w:r>
      <w:r w:rsidR="00B326E6">
        <w:t>ed</w:t>
      </w:r>
      <w:r w:rsidR="00B326E6" w:rsidRPr="003017A9">
        <w:t xml:space="preserve"> </w:t>
      </w:r>
      <w:r w:rsidR="00B326E6">
        <w:t xml:space="preserve">followed by an increase to surpass </w:t>
      </w:r>
      <w:r w:rsidRPr="003017A9">
        <w:t>1980 levels.</w:t>
      </w:r>
      <w:r w:rsidR="00F83B13" w:rsidRPr="009D14AA">
        <w:t xml:space="preserve"> </w:t>
      </w:r>
      <w:r w:rsidRPr="003017A9">
        <w:t xml:space="preserve">The largest overall decline over time was for transport deaths, </w:t>
      </w:r>
      <w:r w:rsidR="00B326E6">
        <w:t>which declined by over</w:t>
      </w:r>
      <w:r w:rsidRPr="003017A9">
        <w:t xml:space="preserve"> 50% from 1980</w:t>
      </w:r>
      <w:r w:rsidR="00B326E6">
        <w:t xml:space="preserve"> to </w:t>
      </w:r>
      <w:r w:rsidRPr="003017A9">
        <w:t>2016.</w:t>
      </w:r>
      <w:r w:rsidR="00F83B13" w:rsidRPr="003017A9">
        <w:t xml:space="preserve"> </w:t>
      </w:r>
      <w:r w:rsidR="00F34643" w:rsidRPr="003017A9">
        <w:t>Age-standardised death rates for t</w:t>
      </w:r>
      <w:r w:rsidR="00C574BA" w:rsidRPr="003017A9">
        <w:t>ransport and drownings</w:t>
      </w:r>
      <w:r w:rsidR="00967AA1">
        <w:t xml:space="preserve"> </w:t>
      </w:r>
      <w:r w:rsidR="00B326E6">
        <w:t>peaked</w:t>
      </w:r>
      <w:r w:rsidR="00716BC5">
        <w:t xml:space="preserve"> in summer</w:t>
      </w:r>
      <w:r w:rsidR="00B326E6">
        <w:t xml:space="preserve"> months but</w:t>
      </w:r>
      <w:r w:rsidR="00F83B13" w:rsidRPr="003017A9">
        <w:t xml:space="preserve"> </w:t>
      </w:r>
      <w:r w:rsidR="00B326E6">
        <w:t>deaths from o</w:t>
      </w:r>
      <w:r w:rsidR="00CE1992" w:rsidRPr="003017A9">
        <w:t>ther</w:t>
      </w:r>
      <w:r w:rsidR="00B326E6">
        <w:t xml:space="preserve"> major injuries</w:t>
      </w:r>
      <w:r w:rsidR="002C7C40" w:rsidRPr="003017A9">
        <w:t xml:space="preserve"> </w:t>
      </w:r>
      <w:r w:rsidR="00CE1992" w:rsidRPr="003017A9">
        <w:t xml:space="preserve">death </w:t>
      </w:r>
      <w:r w:rsidRPr="003017A9">
        <w:t xml:space="preserve">did not </w:t>
      </w:r>
      <w:r w:rsidR="00B326E6">
        <w:t xml:space="preserve">have clear seasonal </w:t>
      </w:r>
      <w:commentRangeStart w:id="0"/>
      <w:commentRangeStart w:id="1"/>
      <w:r w:rsidR="00B326E6">
        <w:t>patterns</w:t>
      </w:r>
      <w:commentRangeEnd w:id="0"/>
      <w:r w:rsidR="00914854">
        <w:rPr>
          <w:rStyle w:val="CommentReference"/>
          <w:rFonts w:asciiTheme="minorHAnsi" w:hAnsiTheme="minorHAnsi" w:cstheme="minorBidi"/>
          <w:lang w:eastAsia="en-US"/>
        </w:rPr>
        <w:commentReference w:id="0"/>
      </w:r>
      <w:commentRangeEnd w:id="1"/>
      <w:r w:rsidR="00D329E7">
        <w:rPr>
          <w:rStyle w:val="CommentReference"/>
          <w:rFonts w:asciiTheme="minorHAnsi" w:hAnsiTheme="minorHAnsi" w:cstheme="minorBidi"/>
          <w:lang w:eastAsia="en-US"/>
        </w:rPr>
        <w:commentReference w:id="1"/>
      </w:r>
      <w:r w:rsidR="003D5007" w:rsidRPr="003017A9">
        <w:t>.</w:t>
      </w:r>
    </w:p>
    <w:p w14:paraId="5258A1F2" w14:textId="77777777" w:rsidR="00600EAA" w:rsidRPr="003017A9" w:rsidRDefault="00600EAA" w:rsidP="00FF023E">
      <w:pPr>
        <w:spacing w:line="480" w:lineRule="auto"/>
        <w:jc w:val="both"/>
      </w:pPr>
    </w:p>
    <w:p w14:paraId="249B91FA" w14:textId="0266E736" w:rsidR="006A78C6" w:rsidRDefault="006A78C6" w:rsidP="006A78C6">
      <w:pPr>
        <w:spacing w:line="480" w:lineRule="auto"/>
        <w:jc w:val="both"/>
        <w:rPr>
          <w:color w:val="000000" w:themeColor="text1"/>
        </w:rPr>
      </w:pPr>
      <w:r>
        <w:rPr>
          <w:color w:val="000000" w:themeColor="text1"/>
        </w:rPr>
        <w:t>With few exceptions,</w:t>
      </w:r>
      <w:r>
        <w:rPr>
          <w:color w:val="000000" w:themeColor="text1"/>
        </w:rPr>
        <w:fldChar w:fldCharType="begin" w:fldLock="1"/>
      </w:r>
      <w:r>
        <w:rPr>
          <w:color w:val="000000" w:themeColor="text1"/>
        </w:rPr>
        <w: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mendeley":{"formattedCitation":"&lt;sup&gt;7,12&lt;/sup&gt;","plainTextFormattedCitation":"7,12","previouslyFormattedCitation":"&lt;sup&gt;7,12&lt;/sup&gt;"},"properties":{"noteIndex":0},"schema":"https://github.com/citation-style-language/schema/raw/master/csl-citation.json"}</w:instrText>
      </w:r>
      <w:r>
        <w:rPr>
          <w:color w:val="000000" w:themeColor="text1"/>
        </w:rPr>
        <w:fldChar w:fldCharType="separate"/>
      </w:r>
      <w:r w:rsidRPr="00C450F3">
        <w:rPr>
          <w:noProof/>
          <w:color w:val="000000" w:themeColor="text1"/>
          <w:vertAlign w:val="superscript"/>
        </w:rPr>
        <w:t>7,12</w:t>
      </w:r>
      <w:r>
        <w:rPr>
          <w:color w:val="000000" w:themeColor="text1"/>
        </w:rPr>
        <w:fldChar w:fldCharType="end"/>
      </w:r>
      <w:r>
        <w:rPr>
          <w:color w:val="000000" w:themeColor="text1"/>
        </w:rPr>
        <w:t xml:space="preserve"> current climate change risk assessments typically extrapolate from changes in</w:t>
      </w:r>
      <w:r w:rsidRPr="00521C4C">
        <w:rPr>
          <w:color w:val="000000" w:themeColor="text1"/>
        </w:rPr>
        <w:t xml:space="preserve"> </w:t>
      </w:r>
      <w:r w:rsidRPr="00AA564D">
        <w:rPr>
          <w:color w:val="000000" w:themeColor="text1"/>
        </w:rPr>
        <w:t>mortality</w:t>
      </w:r>
      <w:r>
        <w:rPr>
          <w:color w:val="000000" w:themeColor="text1"/>
        </w:rPr>
        <w:t xml:space="preserve"> in relation to</w:t>
      </w:r>
      <w:r w:rsidRPr="00AA564D">
        <w:rPr>
          <w:color w:val="000000" w:themeColor="text1"/>
        </w:rPr>
        <w:t xml:space="preserve"> </w:t>
      </w:r>
      <w:r>
        <w:rPr>
          <w:color w:val="000000" w:themeColor="text1"/>
        </w:rPr>
        <w:t xml:space="preserve">daily </w:t>
      </w:r>
      <w:r w:rsidRPr="00AA564D">
        <w:rPr>
          <w:color w:val="000000" w:themeColor="text1"/>
        </w:rPr>
        <w:t>temperature</w:t>
      </w:r>
      <w:r>
        <w:rPr>
          <w:color w:val="000000" w:themeColor="text1"/>
        </w:rPr>
        <w:t>.</w:t>
      </w:r>
      <w:r w:rsidRPr="00636C9B">
        <w:rPr>
          <w:color w:val="000000" w:themeColor="text1"/>
        </w:rPr>
        <w:fldChar w:fldCharType="begin" w:fldLock="1"/>
      </w:r>
      <w:r>
        <w:rPr>
          <w:color w:val="000000" w:themeColor="text1"/>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Perspectives","id":"ITEM-2","issued":{"date-parts":[["2011"]]},"title":"Projecting Future heat-related mortality under climate change scenarios: A systematic review","type":"article"},"uris":["http://www.mendeley.com/documents/?uuid=22803ac6-d682-4d01-9fa4-639cdbe6c118"]},{"id":"ITEM-3","itemData":{"DOI":"10.1016/S2542-5196(17)30156-0","ISBN":"2542-5196","ISSN":"25425196","PMID":"29276803","abstract":"Background: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Health","id":"ITEM-3","issued":{"date-parts":[["2017"]]},"title":"Projections of temperature-related excess mortality under climate change scenarios","type":"article-journal"},"uris":["http://www.mendeley.com/documents/?uuid=fe8f9819-4163-4c89-b708-bf6b8861f9ad"]},{"id":"ITEM-4","itemData":{"DOI":"10.1289/ehp.1003198","ISSN":"1552-9924","PMID":"21824855","abstract":"OBJECTIVE: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lt;sup&gt;3,4,13–15&lt;/sup&gt;","plainTextFormattedCitation":"3,4,13–15","previouslyFormattedCitation":"&lt;sup&gt;3,4,13–15&lt;/sup&gt;"},"properties":{"noteIndex":0},"schema":"https://github.com/citation-style-language/schema/raw/master/csl-citation.json"}</w:instrText>
      </w:r>
      <w:r w:rsidRPr="00636C9B">
        <w:rPr>
          <w:color w:val="000000" w:themeColor="text1"/>
        </w:rPr>
        <w:fldChar w:fldCharType="separate"/>
      </w:r>
      <w:r w:rsidRPr="00C450F3">
        <w:rPr>
          <w:noProof/>
          <w:color w:val="000000" w:themeColor="text1"/>
          <w:vertAlign w:val="superscript"/>
        </w:rPr>
        <w:t>3,4,13–15</w:t>
      </w:r>
      <w:r w:rsidRPr="00636C9B">
        <w:rPr>
          <w:color w:val="000000" w:themeColor="text1"/>
        </w:rPr>
        <w:fldChar w:fldCharType="end"/>
      </w:r>
      <w:r>
        <w:rPr>
          <w:color w:val="000000" w:themeColor="text1"/>
        </w:rPr>
        <w:t xml:space="preserve"> </w:t>
      </w:r>
      <w:r w:rsidRPr="00AA564D">
        <w:rPr>
          <w:color w:val="000000" w:themeColor="text1"/>
        </w:rPr>
        <w:t>Cl</w:t>
      </w:r>
      <w:r>
        <w:rPr>
          <w:color w:val="000000" w:themeColor="text1"/>
        </w:rPr>
        <w:t>imate change, however, will</w:t>
      </w:r>
      <w:r w:rsidRPr="00AA564D">
        <w:rPr>
          <w:color w:val="000000" w:themeColor="text1"/>
        </w:rPr>
        <w:t xml:space="preserve"> fundamentally modify weather</w:t>
      </w:r>
      <w:r>
        <w:rPr>
          <w:color w:val="000000" w:themeColor="text1"/>
        </w:rPr>
        <w:t>, including seasonal weather patterns,</w:t>
      </w:r>
      <w:r w:rsidRPr="00AA564D">
        <w:rPr>
          <w:color w:val="000000" w:themeColor="text1"/>
        </w:rPr>
        <w:t xml:space="preserve"> co</w:t>
      </w:r>
      <w:r>
        <w:rPr>
          <w:color w:val="000000" w:themeColor="text1"/>
        </w:rPr>
        <w:t xml:space="preserve">mpared to long-term norms, and hence can disrupt long-term adaptation. To mimic the conditions that may arise with global climate change, we developed </w:t>
      </w:r>
      <w:r w:rsidRPr="002B11C6">
        <w:rPr>
          <w:color w:val="000000" w:themeColor="text1"/>
        </w:rPr>
        <w:t xml:space="preserve">methodology </w:t>
      </w:r>
      <w:r>
        <w:rPr>
          <w:color w:val="000000" w:themeColor="text1"/>
        </w:rPr>
        <w:t>to examine</w:t>
      </w:r>
      <w:r w:rsidRPr="002B11C6">
        <w:rPr>
          <w:color w:val="000000" w:themeColor="text1"/>
        </w:rPr>
        <w:t xml:space="preserve"> how</w:t>
      </w:r>
      <w:r>
        <w:rPr>
          <w:color w:val="000000" w:themeColor="text1"/>
        </w:rPr>
        <w:t xml:space="preserve"> </w:t>
      </w:r>
      <w:r w:rsidRPr="002B11C6">
        <w:rPr>
          <w:color w:val="000000" w:themeColor="text1"/>
        </w:rPr>
        <w:t xml:space="preserve">deviations </w:t>
      </w:r>
      <w:r>
        <w:rPr>
          <w:color w:val="000000" w:themeColor="text1"/>
        </w:rPr>
        <w:t>from</w:t>
      </w:r>
      <w:r w:rsidRPr="002B11C6">
        <w:rPr>
          <w:color w:val="000000" w:themeColor="text1"/>
        </w:rPr>
        <w:t xml:space="preserve"> long-term norm</w:t>
      </w:r>
      <w:r>
        <w:rPr>
          <w:color w:val="000000" w:themeColor="text1"/>
        </w:rPr>
        <w:t xml:space="preserve"> </w:t>
      </w:r>
      <w:r w:rsidR="00820347">
        <w:rPr>
          <w:color w:val="000000" w:themeColor="text1"/>
        </w:rPr>
        <w:t>temperature</w:t>
      </w:r>
      <w:r w:rsidR="00820347" w:rsidRPr="002B11C6">
        <w:rPr>
          <w:color w:val="000000" w:themeColor="text1"/>
        </w:rPr>
        <w:t xml:space="preserve"> </w:t>
      </w:r>
      <w:r>
        <w:rPr>
          <w:color w:val="000000" w:themeColor="text1"/>
        </w:rPr>
        <w:t xml:space="preserve">may </w:t>
      </w:r>
      <w:r w:rsidRPr="002B11C6">
        <w:rPr>
          <w:color w:val="000000" w:themeColor="text1"/>
        </w:rPr>
        <w:t xml:space="preserve">impact </w:t>
      </w:r>
      <w:r w:rsidR="00820347">
        <w:rPr>
          <w:color w:val="000000" w:themeColor="text1"/>
        </w:rPr>
        <w:t>injury death rates</w:t>
      </w:r>
      <w:r>
        <w:rPr>
          <w:color w:val="000000" w:themeColor="text1"/>
        </w:rPr>
        <w:t>.</w:t>
      </w:r>
      <w:r w:rsidRPr="002B11C6">
        <w:rPr>
          <w:color w:val="000000" w:themeColor="text1"/>
        </w:rPr>
        <w:t xml:space="preserve"> </w:t>
      </w:r>
    </w:p>
    <w:p w14:paraId="7F3BF843" w14:textId="77777777" w:rsidR="006A78C6" w:rsidRDefault="006A78C6" w:rsidP="006A78C6">
      <w:pPr>
        <w:spacing w:line="480" w:lineRule="auto"/>
        <w:jc w:val="both"/>
        <w:rPr>
          <w:color w:val="000000" w:themeColor="text1"/>
        </w:rPr>
      </w:pPr>
    </w:p>
    <w:p w14:paraId="11DFFBD7" w14:textId="094C7463" w:rsidR="00EA612C" w:rsidRDefault="00D03B30" w:rsidP="00FF023E">
      <w:pPr>
        <w:spacing w:line="480" w:lineRule="auto"/>
        <w:jc w:val="both"/>
        <w:rPr>
          <w:color w:val="000000" w:themeColor="text1"/>
        </w:rPr>
      </w:pPr>
      <w:r>
        <w:rPr>
          <w:color w:val="000000" w:themeColor="text1"/>
        </w:rPr>
        <w:t xml:space="preserve">We first defined a measure </w:t>
      </w:r>
      <w:r w:rsidR="00A26C87">
        <w:rPr>
          <w:color w:val="000000" w:themeColor="text1"/>
        </w:rPr>
        <w:t>of</w:t>
      </w:r>
      <w:r>
        <w:rPr>
          <w:color w:val="000000" w:themeColor="text1"/>
        </w:rPr>
        <w:t xml:space="preserve"> anomalous temperature for each state and month compared to</w:t>
      </w:r>
      <w:r>
        <w:t xml:space="preserve"> </w:t>
      </w:r>
      <w:r w:rsidRPr="00636C9B">
        <w:t xml:space="preserve">long-term </w:t>
      </w:r>
      <w:r w:rsidR="00A52D34">
        <w:t xml:space="preserve">norm </w:t>
      </w:r>
      <w:r w:rsidRPr="00636C9B">
        <w:t>temperature</w:t>
      </w:r>
      <w:r>
        <w:t xml:space="preserve"> of the state in that month (Figure </w:t>
      </w:r>
      <w:r w:rsidR="00E566A6">
        <w:t>3</w:t>
      </w:r>
      <w:r>
        <w:t>)</w:t>
      </w:r>
      <w:r>
        <w:rPr>
          <w:color w:val="000000" w:themeColor="text1"/>
        </w:rPr>
        <w:t>.</w:t>
      </w:r>
      <w:r w:rsidRPr="00636C9B">
        <w:rPr>
          <w:color w:val="000000" w:themeColor="text1"/>
        </w:rPr>
        <w:t xml:space="preserve"> </w:t>
      </w:r>
      <w:r>
        <w:rPr>
          <w:color w:val="000000" w:themeColor="text1"/>
        </w:rPr>
        <w:t xml:space="preserve">In this approach, a state with higher, but more stable, temperature in a specific month has smaller anomalies than one with lower but more inter-annually variable temperature. </w:t>
      </w:r>
      <w:r w:rsidR="00FE7D88">
        <w:rPr>
          <w:color w:val="000000" w:themeColor="text1"/>
        </w:rPr>
        <w:t>Average size of</w:t>
      </w:r>
      <w:r w:rsidR="00B935B0">
        <w:rPr>
          <w:color w:val="000000" w:themeColor="text1"/>
        </w:rPr>
        <w:t xml:space="preserve"> anomaly</w:t>
      </w:r>
      <w:r w:rsidR="004615D2">
        <w:rPr>
          <w:color w:val="000000" w:themeColor="text1"/>
        </w:rPr>
        <w:t xml:space="preserve"> over the study period (1980-2016)</w:t>
      </w:r>
      <w:r w:rsidR="00CE0FD5">
        <w:rPr>
          <w:color w:val="000000" w:themeColor="text1"/>
        </w:rPr>
        <w:t xml:space="preserve">, a measure of how variable </w:t>
      </w:r>
      <w:r w:rsidR="004615D2">
        <w:rPr>
          <w:color w:val="000000" w:themeColor="text1"/>
        </w:rPr>
        <w:t xml:space="preserve">temperatures </w:t>
      </w:r>
      <w:r w:rsidR="00CE0FD5">
        <w:rPr>
          <w:color w:val="000000" w:themeColor="text1"/>
        </w:rPr>
        <w:t>are around the</w:t>
      </w:r>
      <w:r w:rsidR="004615D2">
        <w:rPr>
          <w:color w:val="000000" w:themeColor="text1"/>
        </w:rPr>
        <w:t>ir</w:t>
      </w:r>
      <w:r w:rsidR="00CE0FD5">
        <w:rPr>
          <w:color w:val="000000" w:themeColor="text1"/>
        </w:rPr>
        <w:t xml:space="preserve"> central </w:t>
      </w:r>
      <w:r w:rsidR="004615D2">
        <w:rPr>
          <w:color w:val="000000" w:themeColor="text1"/>
        </w:rPr>
        <w:t xml:space="preserve">state-month </w:t>
      </w:r>
      <w:r w:rsidR="00CE0FD5">
        <w:rPr>
          <w:color w:val="000000" w:themeColor="text1"/>
        </w:rPr>
        <w:t xml:space="preserve">long-term norm, </w:t>
      </w:r>
      <w:r w:rsidR="001B2FBD">
        <w:rPr>
          <w:color w:val="000000" w:themeColor="text1"/>
        </w:rPr>
        <w:t>ranged from 0.4</w:t>
      </w:r>
      <w:r w:rsidR="001B2FBD" w:rsidRPr="00843ACB">
        <w:rPr>
          <w:bCs/>
          <w:color w:val="000000" w:themeColor="text1"/>
        </w:rPr>
        <w:t>°</w:t>
      </w:r>
      <w:r w:rsidR="001B2FBD">
        <w:rPr>
          <w:bCs/>
          <w:color w:val="000000" w:themeColor="text1"/>
        </w:rPr>
        <w:t>C</w:t>
      </w:r>
      <w:r w:rsidR="001B2FBD">
        <w:rPr>
          <w:color w:val="000000" w:themeColor="text1"/>
        </w:rPr>
        <w:t xml:space="preserve"> for Florida in September, to 3.4</w:t>
      </w:r>
      <w:r w:rsidR="001B2FBD" w:rsidRPr="00843ACB">
        <w:rPr>
          <w:bCs/>
          <w:color w:val="000000" w:themeColor="text1"/>
        </w:rPr>
        <w:t>°</w:t>
      </w:r>
      <w:r w:rsidR="001B2FBD">
        <w:rPr>
          <w:bCs/>
          <w:color w:val="000000" w:themeColor="text1"/>
        </w:rPr>
        <w:t>C</w:t>
      </w:r>
      <w:r w:rsidR="001B2FBD">
        <w:rPr>
          <w:color w:val="000000" w:themeColor="text1"/>
        </w:rPr>
        <w:t xml:space="preserve"> for North Dakota in February</w:t>
      </w:r>
      <w:r w:rsidR="00623763">
        <w:rPr>
          <w:color w:val="000000" w:themeColor="text1"/>
        </w:rPr>
        <w:t xml:space="preserve"> (Figure 4). The</w:t>
      </w:r>
      <w:r w:rsidR="00CE0FD5">
        <w:rPr>
          <w:color w:val="000000" w:themeColor="text1"/>
        </w:rPr>
        <w:t xml:space="preserve"> average</w:t>
      </w:r>
      <w:r w:rsidR="001B2FBD">
        <w:rPr>
          <w:color w:val="000000" w:themeColor="text1"/>
        </w:rPr>
        <w:t xml:space="preserve"> </w:t>
      </w:r>
      <w:r w:rsidR="00BA23B7">
        <w:rPr>
          <w:color w:val="000000" w:themeColor="text1"/>
        </w:rPr>
        <w:t>size of</w:t>
      </w:r>
      <w:r w:rsidR="00623763">
        <w:rPr>
          <w:color w:val="000000" w:themeColor="text1"/>
        </w:rPr>
        <w:t xml:space="preserve"> </w:t>
      </w:r>
      <w:r w:rsidR="001B2FBD">
        <w:rPr>
          <w:color w:val="000000" w:themeColor="text1"/>
        </w:rPr>
        <w:t>anomaly</w:t>
      </w:r>
      <w:r w:rsidR="00CE0FD5">
        <w:rPr>
          <w:color w:val="000000" w:themeColor="text1"/>
        </w:rPr>
        <w:t xml:space="preserve"> </w:t>
      </w:r>
      <w:r w:rsidR="000B6108">
        <w:rPr>
          <w:color w:val="000000" w:themeColor="text1"/>
        </w:rPr>
        <w:t>had a median value of</w:t>
      </w:r>
      <w:r w:rsidR="001B2FBD">
        <w:rPr>
          <w:color w:val="000000" w:themeColor="text1"/>
        </w:rPr>
        <w:t xml:space="preserve"> </w:t>
      </w:r>
      <w:r w:rsidR="000B6108">
        <w:rPr>
          <w:color w:val="000000" w:themeColor="text1"/>
        </w:rPr>
        <w:t>1.2</w:t>
      </w:r>
      <w:r w:rsidR="000B6108" w:rsidRPr="00843ACB">
        <w:rPr>
          <w:bCs/>
          <w:color w:val="000000" w:themeColor="text1"/>
        </w:rPr>
        <w:t>°</w:t>
      </w:r>
      <w:r w:rsidR="000B6108">
        <w:rPr>
          <w:bCs/>
          <w:color w:val="000000" w:themeColor="text1"/>
        </w:rPr>
        <w:t xml:space="preserve">C </w:t>
      </w:r>
      <w:r w:rsidR="001B2FBD">
        <w:rPr>
          <w:bCs/>
          <w:color w:val="000000" w:themeColor="text1"/>
        </w:rPr>
        <w:t xml:space="preserve">across all </w:t>
      </w:r>
      <w:r w:rsidR="001B2FBD">
        <w:rPr>
          <w:bCs/>
          <w:color w:val="000000" w:themeColor="text1"/>
        </w:rPr>
        <w:lastRenderedPageBreak/>
        <w:t>states and months</w:t>
      </w:r>
      <w:r w:rsidR="005E0005">
        <w:rPr>
          <w:bCs/>
          <w:color w:val="000000" w:themeColor="text1"/>
        </w:rPr>
        <w:t xml:space="preserve">, with </w:t>
      </w:r>
      <w:r w:rsidR="00FF46E2">
        <w:rPr>
          <w:bCs/>
          <w:color w:val="000000" w:themeColor="text1"/>
        </w:rPr>
        <w:t>27</w:t>
      </w:r>
      <w:r w:rsidR="005E0005">
        <w:rPr>
          <w:bCs/>
          <w:color w:val="000000" w:themeColor="text1"/>
        </w:rPr>
        <w:t>% less than 1</w:t>
      </w:r>
      <w:r w:rsidR="005E0005" w:rsidRPr="00843ACB">
        <w:rPr>
          <w:bCs/>
          <w:color w:val="000000" w:themeColor="text1"/>
        </w:rPr>
        <w:t>°</w:t>
      </w:r>
      <w:r w:rsidR="005E0005">
        <w:rPr>
          <w:bCs/>
          <w:color w:val="000000" w:themeColor="text1"/>
        </w:rPr>
        <w:t xml:space="preserve">C </w:t>
      </w:r>
      <w:r w:rsidR="00CE0FD5">
        <w:rPr>
          <w:bCs/>
          <w:color w:val="000000" w:themeColor="text1"/>
        </w:rPr>
        <w:t>and</w:t>
      </w:r>
      <w:r w:rsidR="005E0005">
        <w:rPr>
          <w:bCs/>
          <w:color w:val="000000" w:themeColor="text1"/>
        </w:rPr>
        <w:t xml:space="preserve"> </w:t>
      </w:r>
      <w:r w:rsidR="00FF46E2">
        <w:rPr>
          <w:bCs/>
          <w:color w:val="000000" w:themeColor="text1"/>
        </w:rPr>
        <w:t xml:space="preserve">90% less than </w:t>
      </w:r>
      <w:r w:rsidR="00FF46E2">
        <w:rPr>
          <w:color w:val="000000" w:themeColor="text1"/>
        </w:rPr>
        <w:t>2</w:t>
      </w:r>
      <w:r w:rsidR="00FF46E2" w:rsidRPr="00843ACB">
        <w:rPr>
          <w:bCs/>
          <w:color w:val="000000" w:themeColor="text1"/>
        </w:rPr>
        <w:t>°</w:t>
      </w:r>
      <w:r w:rsidR="00FF46E2">
        <w:rPr>
          <w:bCs/>
          <w:color w:val="000000" w:themeColor="text1"/>
        </w:rPr>
        <w:t>C</w:t>
      </w:r>
      <w:r w:rsidR="00EB26F7">
        <w:rPr>
          <w:bCs/>
          <w:color w:val="000000" w:themeColor="text1"/>
        </w:rPr>
        <w:t xml:space="preserve"> (Figure 4)</w:t>
      </w:r>
      <w:r w:rsidR="00FF0139">
        <w:rPr>
          <w:color w:val="000000" w:themeColor="text1"/>
        </w:rPr>
        <w:t>.</w:t>
      </w:r>
      <w:r w:rsidR="004615D2">
        <w:rPr>
          <w:color w:val="000000" w:themeColor="text1"/>
        </w:rPr>
        <w:t xml:space="preserve"> </w:t>
      </w:r>
      <w:commentRangeStart w:id="2"/>
      <w:commentRangeStart w:id="3"/>
      <w:commentRangeStart w:id="4"/>
      <w:r w:rsidR="004615D2">
        <w:rPr>
          <w:color w:val="000000" w:themeColor="text1"/>
        </w:rPr>
        <w:t xml:space="preserve">Temperature anomalies were largest in </w:t>
      </w:r>
      <w:del w:id="5" w:author="Robbie Parks" w:date="2019-03-03T22:21:00Z">
        <w:r w:rsidR="004615D2" w:rsidDel="000575E9">
          <w:rPr>
            <w:color w:val="000000" w:themeColor="text1"/>
          </w:rPr>
          <w:delText xml:space="preserve">January </w:delText>
        </w:r>
      </w:del>
      <w:ins w:id="6" w:author="Robbie Parks" w:date="2019-03-03T22:21:00Z">
        <w:r w:rsidR="000575E9">
          <w:rPr>
            <w:color w:val="000000" w:themeColor="text1"/>
          </w:rPr>
          <w:t xml:space="preserve">January and December </w:t>
        </w:r>
      </w:ins>
      <w:del w:id="7" w:author="Robbie Parks" w:date="2019-03-03T22:21:00Z">
        <w:r w:rsidR="004615D2" w:rsidDel="000575E9">
          <w:rPr>
            <w:color w:val="000000" w:themeColor="text1"/>
          </w:rPr>
          <w:delText xml:space="preserve">and February </w:delText>
        </w:r>
      </w:del>
      <w:r w:rsidR="004615D2">
        <w:rPr>
          <w:color w:val="000000" w:themeColor="text1"/>
        </w:rPr>
        <w:t>and smallest in</w:t>
      </w:r>
      <w:del w:id="8" w:author="Robbie Parks" w:date="2019-03-03T22:21:00Z">
        <w:r w:rsidR="004615D2" w:rsidDel="000575E9">
          <w:rPr>
            <w:color w:val="000000" w:themeColor="text1"/>
          </w:rPr>
          <w:delText xml:space="preserve"> </w:delText>
        </w:r>
      </w:del>
      <w:ins w:id="9" w:author="Robbie Parks" w:date="2019-03-03T22:21:00Z">
        <w:r w:rsidR="000575E9">
          <w:rPr>
            <w:color w:val="000000" w:themeColor="text1"/>
          </w:rPr>
          <w:t xml:space="preserve"> July, August and September</w:t>
        </w:r>
      </w:ins>
      <w:bookmarkStart w:id="10" w:name="_GoBack"/>
      <w:bookmarkEnd w:id="10"/>
      <w:del w:id="11" w:author="Robbie Parks" w:date="2019-03-03T22:21:00Z">
        <w:r w:rsidR="004615D2" w:rsidDel="000575E9">
          <w:rPr>
            <w:color w:val="000000" w:themeColor="text1"/>
          </w:rPr>
          <w:delText>[[[August? Also either July or Sept???]]]</w:delText>
        </w:r>
      </w:del>
      <w:r w:rsidR="004615D2">
        <w:rPr>
          <w:color w:val="000000" w:themeColor="text1"/>
        </w:rPr>
        <w:t>. They were larger in northern and central states than in southern and coastal ones.</w:t>
      </w:r>
      <w:commentRangeEnd w:id="2"/>
      <w:r w:rsidR="004615D2">
        <w:rPr>
          <w:rStyle w:val="CommentReference"/>
          <w:rFonts w:asciiTheme="minorHAnsi" w:hAnsiTheme="minorHAnsi" w:cstheme="minorBidi"/>
          <w:lang w:eastAsia="en-US"/>
        </w:rPr>
        <w:commentReference w:id="2"/>
      </w:r>
      <w:commentRangeEnd w:id="3"/>
      <w:r w:rsidR="0087121A">
        <w:rPr>
          <w:rStyle w:val="CommentReference"/>
          <w:rFonts w:asciiTheme="minorHAnsi" w:hAnsiTheme="minorHAnsi" w:cstheme="minorBidi"/>
          <w:lang w:eastAsia="en-US"/>
        </w:rPr>
        <w:commentReference w:id="3"/>
      </w:r>
      <w:commentRangeEnd w:id="4"/>
      <w:r w:rsidR="0087121A">
        <w:rPr>
          <w:rStyle w:val="CommentReference"/>
          <w:rFonts w:asciiTheme="minorHAnsi" w:hAnsiTheme="minorHAnsi" w:cstheme="minorBidi"/>
          <w:lang w:eastAsia="en-US"/>
        </w:rPr>
        <w:commentReference w:id="4"/>
      </w:r>
    </w:p>
    <w:p w14:paraId="3C30D97C" w14:textId="77777777" w:rsidR="00EA612C" w:rsidRDefault="00EA612C" w:rsidP="00FF023E">
      <w:pPr>
        <w:spacing w:line="480" w:lineRule="auto"/>
        <w:jc w:val="both"/>
        <w:rPr>
          <w:color w:val="000000" w:themeColor="text1"/>
        </w:rPr>
      </w:pPr>
    </w:p>
    <w:p w14:paraId="177FB3F2" w14:textId="6D692302" w:rsidR="00811D83" w:rsidRDefault="00D03B30" w:rsidP="00FF023E">
      <w:pPr>
        <w:spacing w:line="480" w:lineRule="auto"/>
        <w:jc w:val="both"/>
      </w:pPr>
      <w:r>
        <w:rPr>
          <w:color w:val="000000" w:themeColor="text1"/>
        </w:rPr>
        <w:t>W</w:t>
      </w:r>
      <w:r w:rsidRPr="00636C9B">
        <w:rPr>
          <w:color w:val="000000" w:themeColor="text1"/>
        </w:rPr>
        <w:t xml:space="preserve">e </w:t>
      </w:r>
      <w:r>
        <w:rPr>
          <w:color w:val="000000" w:themeColor="text1"/>
        </w:rPr>
        <w:t>then analysed the association of monthly injury death rates with anomalous temperature using</w:t>
      </w:r>
      <w:r w:rsidRPr="00636C9B">
        <w:rPr>
          <w:color w:val="000000" w:themeColor="text1"/>
        </w:rPr>
        <w:t xml:space="preserve"> a Bayesian spatio</w:t>
      </w:r>
      <w:r>
        <w:rPr>
          <w:color w:val="000000" w:themeColor="text1"/>
        </w:rPr>
        <w:t>-</w:t>
      </w:r>
      <w:r w:rsidRPr="00636C9B">
        <w:rPr>
          <w:color w:val="000000" w:themeColor="text1"/>
        </w:rPr>
        <w:t>temporal model</w:t>
      </w:r>
      <w:r>
        <w:rPr>
          <w:color w:val="000000" w:themeColor="text1"/>
        </w:rPr>
        <w:t xml:space="preserve">, described in Methods. The model accounted for systematic variations in death rates across states and months, </w:t>
      </w:r>
      <w:r w:rsidR="00F07194">
        <w:rPr>
          <w:color w:val="000000" w:themeColor="text1"/>
        </w:rPr>
        <w:t xml:space="preserve">through state-, month- and state-month-specific random intercepts, </w:t>
      </w:r>
      <w:r>
        <w:rPr>
          <w:color w:val="000000" w:themeColor="text1"/>
        </w:rPr>
        <w:t>and for their long-term trends</w:t>
      </w:r>
      <w:r w:rsidR="00F07194">
        <w:rPr>
          <w:color w:val="000000" w:themeColor="text1"/>
        </w:rPr>
        <w:t>. These terms together remove the effects of space and time varying factors that affect injuries</w:t>
      </w:r>
      <w:r w:rsidRPr="00636C9B">
        <w:rPr>
          <w:color w:val="000000" w:themeColor="text1"/>
        </w:rPr>
        <w:t xml:space="preserve">. </w:t>
      </w:r>
      <w:r>
        <w:rPr>
          <w:color w:val="000000" w:themeColor="text1"/>
        </w:rPr>
        <w:t>Analyses were done separately by injury type, sex and age group.</w:t>
      </w:r>
      <w:r w:rsidRPr="00636C9B">
        <w:rPr>
          <w:color w:val="000000" w:themeColor="text1"/>
        </w:rPr>
        <w:t xml:space="preserve"> We used the </w:t>
      </w:r>
      <w:r>
        <w:rPr>
          <w:color w:val="000000" w:themeColor="text1"/>
        </w:rPr>
        <w:t>resultant risk estimate</w:t>
      </w:r>
      <w:r w:rsidR="00A04017">
        <w:rPr>
          <w:color w:val="000000" w:themeColor="text1"/>
        </w:rPr>
        <w:t>s</w:t>
      </w:r>
      <w:r w:rsidR="00811D83">
        <w:rPr>
          <w:color w:val="000000" w:themeColor="text1"/>
        </w:rPr>
        <w:t xml:space="preserve"> and the age-sex-specific death rates from each injury in 2016,</w:t>
      </w:r>
      <w:r>
        <w:rPr>
          <w:color w:val="000000" w:themeColor="text1"/>
        </w:rPr>
        <w:t xml:space="preserve"> to calculate </w:t>
      </w:r>
      <w:r w:rsidR="00153BED">
        <w:rPr>
          <w:color w:val="000000" w:themeColor="text1"/>
        </w:rPr>
        <w:t>additional</w:t>
      </w:r>
      <w:r>
        <w:rPr>
          <w:color w:val="000000" w:themeColor="text1"/>
        </w:rPr>
        <w:t xml:space="preserve"> </w:t>
      </w:r>
      <w:r w:rsidRPr="00636C9B">
        <w:rPr>
          <w:color w:val="000000" w:themeColor="text1"/>
        </w:rPr>
        <w:t>deaths</w:t>
      </w:r>
      <w:r w:rsidR="0082487B">
        <w:rPr>
          <w:color w:val="000000" w:themeColor="text1"/>
        </w:rPr>
        <w:t xml:space="preserve"> </w:t>
      </w:r>
      <w:r w:rsidR="00811D83">
        <w:rPr>
          <w:color w:val="000000" w:themeColor="text1"/>
        </w:rPr>
        <w:t>if</w:t>
      </w:r>
      <w:r w:rsidR="0082487B">
        <w:rPr>
          <w:color w:val="000000" w:themeColor="text1"/>
        </w:rPr>
        <w:t xml:space="preserve"> each month in each state were +</w:t>
      </w:r>
      <w:r w:rsidR="0082487B" w:rsidRPr="00636C9B">
        <w:rPr>
          <w:color w:val="000000" w:themeColor="text1"/>
        </w:rPr>
        <w:t>1</w:t>
      </w:r>
      <w:r w:rsidR="0082487B" w:rsidRPr="00636C9B">
        <w:rPr>
          <w:rFonts w:ascii="Arial" w:eastAsia="Times New Roman" w:hAnsi="Arial" w:cs="Arial"/>
          <w:bCs/>
          <w:color w:val="222222"/>
          <w:shd w:val="clear" w:color="auto" w:fill="FFFFFF"/>
        </w:rPr>
        <w:t>°</w:t>
      </w:r>
      <w:r w:rsidR="0082487B" w:rsidRPr="00636C9B">
        <w:rPr>
          <w:color w:val="000000" w:themeColor="text1"/>
        </w:rPr>
        <w:t>C</w:t>
      </w:r>
      <w:r w:rsidR="0082487B">
        <w:rPr>
          <w:color w:val="000000" w:themeColor="text1"/>
        </w:rPr>
        <w:t xml:space="preserve"> above its long-term norm, </w:t>
      </w:r>
      <w:r w:rsidRPr="00636C9B">
        <w:rPr>
          <w:color w:val="000000" w:themeColor="text1"/>
        </w:rPr>
        <w:t xml:space="preserve">by </w:t>
      </w:r>
      <w:r>
        <w:rPr>
          <w:color w:val="000000" w:themeColor="text1"/>
        </w:rPr>
        <w:t>type</w:t>
      </w:r>
      <w:r w:rsidRPr="00636C9B">
        <w:rPr>
          <w:color w:val="000000" w:themeColor="text1"/>
        </w:rPr>
        <w:t xml:space="preserve"> of injury, sex, age group</w:t>
      </w:r>
      <w:r>
        <w:rPr>
          <w:color w:val="000000" w:themeColor="text1"/>
        </w:rPr>
        <w:t>, state</w:t>
      </w:r>
      <w:r w:rsidRPr="00636C9B">
        <w:rPr>
          <w:color w:val="000000" w:themeColor="text1"/>
        </w:rPr>
        <w:t xml:space="preserve"> and month.</w:t>
      </w:r>
      <w:r w:rsidR="00971EAC">
        <w:t xml:space="preserve"> </w:t>
      </w:r>
    </w:p>
    <w:p w14:paraId="1481BFF9" w14:textId="77777777" w:rsidR="00811D83" w:rsidRDefault="00811D83" w:rsidP="00FF023E">
      <w:pPr>
        <w:spacing w:line="480" w:lineRule="auto"/>
        <w:jc w:val="both"/>
      </w:pPr>
    </w:p>
    <w:p w14:paraId="24D7051E" w14:textId="09C421E1" w:rsidR="00C21FFF" w:rsidRDefault="00971EAC" w:rsidP="00FF023E">
      <w:pPr>
        <w:spacing w:line="480" w:lineRule="auto"/>
        <w:jc w:val="both"/>
      </w:pPr>
      <w:r>
        <w:t>Based on these calculat</w:t>
      </w:r>
      <w:r w:rsidR="00FC4049">
        <w:t>ions</w:t>
      </w:r>
      <w:r>
        <w:t>,</w:t>
      </w:r>
      <w:r w:rsidR="00955652" w:rsidRPr="004326BD">
        <w:t xml:space="preserve"> there would be an </w:t>
      </w:r>
      <w:r>
        <w:t xml:space="preserve">estimated </w:t>
      </w:r>
      <w:r w:rsidR="00955652" w:rsidRPr="004326BD">
        <w:t>941 (</w:t>
      </w:r>
      <w:r w:rsidR="004E14B6" w:rsidRPr="00C60C27">
        <w:t xml:space="preserve">95% </w:t>
      </w:r>
      <w:proofErr w:type="spellStart"/>
      <w:r w:rsidR="004E14B6" w:rsidRPr="00C60C27">
        <w:t>CrI</w:t>
      </w:r>
      <w:proofErr w:type="spellEnd"/>
      <w:r w:rsidR="004E14B6" w:rsidRPr="00C60C27">
        <w:t xml:space="preserve"> </w:t>
      </w:r>
      <w:r w:rsidR="00955652" w:rsidRPr="00C60C27">
        <w:t xml:space="preserve">831, 1053) </w:t>
      </w:r>
      <w:r>
        <w:t xml:space="preserve">excess </w:t>
      </w:r>
      <w:r w:rsidR="00955652" w:rsidRPr="00C60C27">
        <w:t>injury deaths</w:t>
      </w:r>
      <w:r w:rsidR="006D7FD3" w:rsidRPr="00C60C27">
        <w:t>,</w:t>
      </w:r>
      <w:r w:rsidR="00955652" w:rsidRPr="00C60C27">
        <w:t xml:space="preserve"> </w:t>
      </w:r>
      <w:r w:rsidR="00BF3738">
        <w:t>equ</w:t>
      </w:r>
      <w:r>
        <w:t>ivalent</w:t>
      </w:r>
      <w:r w:rsidR="00BF3738">
        <w:t xml:space="preserve"> to </w:t>
      </w:r>
      <w:r w:rsidR="00955652" w:rsidRPr="004326BD">
        <w:t>0.</w:t>
      </w:r>
      <w:r w:rsidR="002F29BA">
        <w:t>47</w:t>
      </w:r>
      <w:r w:rsidR="00955652" w:rsidRPr="004326BD">
        <w:t xml:space="preserve">% of </w:t>
      </w:r>
      <w:r w:rsidR="00256DE5">
        <w:t xml:space="preserve">all </w:t>
      </w:r>
      <w:r w:rsidR="00955652" w:rsidRPr="004326BD">
        <w:t xml:space="preserve">injury deaths in </w:t>
      </w:r>
      <w:r w:rsidR="00811D83">
        <w:t>2016</w:t>
      </w:r>
      <w:r w:rsidR="009F201A">
        <w:t>,</w:t>
      </w:r>
      <w:r w:rsidR="009F201A" w:rsidRPr="009F201A">
        <w:rPr>
          <w:color w:val="000000" w:themeColor="text1"/>
        </w:rPr>
        <w:t xml:space="preserve"> </w:t>
      </w:r>
      <w:r w:rsidR="009F201A">
        <w:rPr>
          <w:color w:val="000000" w:themeColor="text1"/>
        </w:rPr>
        <w:t>if each month in each state were +</w:t>
      </w:r>
      <w:r w:rsidR="009F201A" w:rsidRPr="00636C9B">
        <w:rPr>
          <w:color w:val="000000" w:themeColor="text1"/>
        </w:rPr>
        <w:t>1</w:t>
      </w:r>
      <w:r w:rsidR="009F201A" w:rsidRPr="00636C9B">
        <w:rPr>
          <w:rFonts w:ascii="Arial" w:eastAsia="Times New Roman" w:hAnsi="Arial" w:cs="Arial"/>
          <w:bCs/>
          <w:color w:val="222222"/>
          <w:shd w:val="clear" w:color="auto" w:fill="FFFFFF"/>
        </w:rPr>
        <w:t>°</w:t>
      </w:r>
      <w:r w:rsidR="009F201A" w:rsidRPr="00636C9B">
        <w:rPr>
          <w:color w:val="000000" w:themeColor="text1"/>
        </w:rPr>
        <w:t>C</w:t>
      </w:r>
      <w:r w:rsidR="009F201A">
        <w:rPr>
          <w:color w:val="000000" w:themeColor="text1"/>
        </w:rPr>
        <w:t xml:space="preserve"> above its long-term norm</w:t>
      </w:r>
      <w:r w:rsidR="00F805E8" w:rsidRPr="004326BD">
        <w:t xml:space="preserve"> </w:t>
      </w:r>
      <w:r w:rsidR="00107AA8" w:rsidRPr="004326BD">
        <w:t>(</w:t>
      </w:r>
      <w:r w:rsidR="00AB1C19">
        <w:t>Figure 5</w:t>
      </w:r>
      <w:r w:rsidR="00107AA8" w:rsidRPr="00C60C27">
        <w:t>)</w:t>
      </w:r>
      <w:r w:rsidR="00955652" w:rsidRPr="00C60C27">
        <w:t>.</w:t>
      </w:r>
      <w:r w:rsidRPr="00971EAC">
        <w:t xml:space="preserve"> </w:t>
      </w:r>
      <w:r>
        <w:t xml:space="preserve">Deaths from </w:t>
      </w:r>
      <w:r w:rsidR="00C82383">
        <w:t xml:space="preserve">drowning, transport injuries, </w:t>
      </w:r>
      <w:r w:rsidR="002669C7">
        <w:t>assault</w:t>
      </w:r>
      <w:r w:rsidR="00C82383">
        <w:t xml:space="preserve"> and</w:t>
      </w:r>
      <w:r w:rsidR="002669C7">
        <w:t xml:space="preserve"> intentional </w:t>
      </w:r>
      <w:r w:rsidR="00C82383">
        <w:t>self-harm</w:t>
      </w:r>
      <w:r>
        <w:t xml:space="preserve"> </w:t>
      </w:r>
      <w:r w:rsidR="00DD2223">
        <w:t>would be</w:t>
      </w:r>
      <w:r>
        <w:t xml:space="preserve"> predicted to increase, partly offset by a decline in </w:t>
      </w:r>
      <w:r w:rsidRPr="003017A9">
        <w:t>deaths from falls</w:t>
      </w:r>
      <w:r>
        <w:t xml:space="preserve"> in</w:t>
      </w:r>
      <w:r w:rsidRPr="003017A9">
        <w:t xml:space="preserve"> middle and older ages</w:t>
      </w:r>
      <w:r>
        <w:t xml:space="preserve"> and in winter months</w:t>
      </w:r>
      <w:r w:rsidRPr="00535841">
        <w:t xml:space="preserve"> (</w:t>
      </w:r>
      <w:r w:rsidR="00AB1C19">
        <w:t>Figure 5</w:t>
      </w:r>
      <w:r w:rsidRPr="00E440F0">
        <w:t>)</w:t>
      </w:r>
      <w:r w:rsidRPr="003017A9">
        <w:t>.</w:t>
      </w:r>
      <w:r w:rsidRPr="00535841">
        <w:t xml:space="preserve"> </w:t>
      </w:r>
      <w:r w:rsidR="001349B6" w:rsidRPr="00C60C27">
        <w:t xml:space="preserve"> </w:t>
      </w:r>
      <w:r w:rsidR="00A26C87" w:rsidRPr="003017A9">
        <w:t xml:space="preserve">Most </w:t>
      </w:r>
      <w:r w:rsidR="00A26C87">
        <w:t>excess</w:t>
      </w:r>
      <w:r w:rsidR="00A26C87" w:rsidRPr="003017A9">
        <w:t xml:space="preserve"> deaths </w:t>
      </w:r>
      <w:r w:rsidR="00A26C87">
        <w:t>would be</w:t>
      </w:r>
      <w:r w:rsidR="00A26C87" w:rsidRPr="003017A9">
        <w:t xml:space="preserve"> from transport</w:t>
      </w:r>
      <w:r w:rsidR="00A26C87">
        <w:t xml:space="preserve"> injuries</w:t>
      </w:r>
      <w:r w:rsidR="006F569A">
        <w:t xml:space="preserve"> (</w:t>
      </w:r>
      <w:r w:rsidR="00A866D4">
        <w:t>448)</w:t>
      </w:r>
      <w:r w:rsidR="00A866D4" w:rsidRPr="003017A9">
        <w:t xml:space="preserve"> </w:t>
      </w:r>
      <w:r w:rsidR="00A26C87" w:rsidRPr="003017A9">
        <w:t xml:space="preserve">followed by </w:t>
      </w:r>
      <w:r w:rsidR="009D01D0">
        <w:t xml:space="preserve">intentional </w:t>
      </w:r>
      <w:r w:rsidR="00A26C87" w:rsidRPr="003017A9">
        <w:t>self-harm</w:t>
      </w:r>
      <w:r w:rsidR="006F569A">
        <w:t xml:space="preserve"> (</w:t>
      </w:r>
      <w:r w:rsidR="00FF54C5">
        <w:t>315</w:t>
      </w:r>
      <w:r w:rsidR="006F569A">
        <w:t>)</w:t>
      </w:r>
      <w:r w:rsidR="00A26C87" w:rsidRPr="003017A9">
        <w:t>.</w:t>
      </w:r>
      <w:r w:rsidR="00A26C87">
        <w:t xml:space="preserve"> </w:t>
      </w:r>
      <w:r w:rsidR="001349B6" w:rsidRPr="003017A9">
        <w:t xml:space="preserve">87% of </w:t>
      </w:r>
      <w:r w:rsidR="00A26C87">
        <w:t>the excess</w:t>
      </w:r>
      <w:r w:rsidR="00A26C87" w:rsidRPr="003017A9">
        <w:t xml:space="preserve"> </w:t>
      </w:r>
      <w:r w:rsidR="001349B6" w:rsidRPr="003017A9">
        <w:t xml:space="preserve">deaths </w:t>
      </w:r>
      <w:r w:rsidR="00430580">
        <w:t xml:space="preserve">would occur </w:t>
      </w:r>
      <w:r w:rsidR="001349B6" w:rsidRPr="003017A9">
        <w:t>in males and 13% in females.</w:t>
      </w:r>
      <w:r w:rsidR="006055C9">
        <w:t xml:space="preserve"> </w:t>
      </w:r>
      <w:r w:rsidR="00DC1E6C">
        <w:t>80</w:t>
      </w:r>
      <w:r w:rsidR="001349B6" w:rsidRPr="003017A9">
        <w:t>% of all</w:t>
      </w:r>
      <w:r w:rsidR="006F569A">
        <w:t xml:space="preserve"> male</w:t>
      </w:r>
      <w:r w:rsidR="00A26C87">
        <w:t xml:space="preserve"> excess deaths would occur in those aged</w:t>
      </w:r>
      <w:r w:rsidR="001349B6" w:rsidRPr="003017A9">
        <w:t xml:space="preserve"> </w:t>
      </w:r>
      <w:r w:rsidR="00C91B02" w:rsidRPr="003017A9">
        <w:t>15-64 years</w:t>
      </w:r>
      <w:r w:rsidR="007033D5">
        <w:t xml:space="preserve">, </w:t>
      </w:r>
      <w:r w:rsidR="006F569A">
        <w:t>who have higher rates of deaths from</w:t>
      </w:r>
      <w:r w:rsidR="007033D5">
        <w:t xml:space="preserve"> transport injuries</w:t>
      </w:r>
      <w:r w:rsidR="004326BD" w:rsidRPr="003017A9">
        <w:t xml:space="preserve">. </w:t>
      </w:r>
      <w:r w:rsidR="00C82383">
        <w:t xml:space="preserve">In those aged </w:t>
      </w:r>
      <w:r w:rsidR="00901890">
        <w:t xml:space="preserve">85 </w:t>
      </w:r>
      <w:r w:rsidR="00C82383">
        <w:t xml:space="preserve">years and </w:t>
      </w:r>
      <w:r w:rsidR="006F569A">
        <w:t>older</w:t>
      </w:r>
      <w:r w:rsidR="00C82383">
        <w:t xml:space="preserve">, there would be </w:t>
      </w:r>
      <w:r w:rsidR="006F569A">
        <w:t>an estimated</w:t>
      </w:r>
      <w:r w:rsidR="00C82383">
        <w:t xml:space="preserve"> decline in injury deaths, </w:t>
      </w:r>
      <w:r w:rsidR="006F569A">
        <w:t>because</w:t>
      </w:r>
      <w:r w:rsidR="00C82383">
        <w:t xml:space="preserve"> deaths from falls</w:t>
      </w:r>
      <w:r w:rsidR="006F569A">
        <w:t xml:space="preserve"> are estimated to </w:t>
      </w:r>
      <w:r w:rsidR="009F201A">
        <w:t xml:space="preserve">be </w:t>
      </w:r>
      <w:r w:rsidR="00556DC4">
        <w:t>decline in a warmer year</w:t>
      </w:r>
      <w:r w:rsidR="00156710" w:rsidRPr="003017A9">
        <w:t>.</w:t>
      </w:r>
      <w:r w:rsidR="00E440F0">
        <w:t xml:space="preserve"> </w:t>
      </w:r>
    </w:p>
    <w:p w14:paraId="5384350F" w14:textId="77777777" w:rsidR="00C21FFF" w:rsidRPr="00EF44EF" w:rsidRDefault="00C21FFF" w:rsidP="00FF023E">
      <w:pPr>
        <w:spacing w:line="480" w:lineRule="auto"/>
        <w:jc w:val="both"/>
      </w:pPr>
    </w:p>
    <w:p w14:paraId="52769223" w14:textId="763105E6" w:rsidR="00871CC0" w:rsidRDefault="00556DC4" w:rsidP="00FF023E">
      <w:pPr>
        <w:spacing w:line="480" w:lineRule="auto"/>
        <w:jc w:val="both"/>
      </w:pPr>
      <w:r>
        <w:t xml:space="preserve">Proportionally, </w:t>
      </w:r>
      <w:r w:rsidR="00C82383">
        <w:t xml:space="preserve">deaths </w:t>
      </w:r>
      <w:r>
        <w:t xml:space="preserve">from </w:t>
      </w:r>
      <w:r w:rsidR="00A83200" w:rsidRPr="00D06095">
        <w:t>drownings</w:t>
      </w:r>
      <w:r>
        <w:t xml:space="preserve"> are predicted to increase more than those of other injury types</w:t>
      </w:r>
      <w:r w:rsidR="00C82383">
        <w:t xml:space="preserve">, </w:t>
      </w:r>
      <w:r>
        <w:t xml:space="preserve">by as much </w:t>
      </w:r>
      <w:r w:rsidR="00C82383">
        <w:t>8.3% (7.3</w:t>
      </w:r>
      <w:r w:rsidR="00E549EB">
        <w:t xml:space="preserve">, </w:t>
      </w:r>
      <w:r w:rsidR="00C82383" w:rsidRPr="00D06095">
        <w:t>9.3)</w:t>
      </w:r>
      <w:r w:rsidR="00A83200" w:rsidRPr="00D06095">
        <w:t xml:space="preserve"> in men aged 15</w:t>
      </w:r>
      <w:r w:rsidR="00C82383">
        <w:t>-</w:t>
      </w:r>
      <w:r w:rsidR="00A83200" w:rsidRPr="00D06095">
        <w:t xml:space="preserve">24 years </w:t>
      </w:r>
      <w:r w:rsidR="002352BB" w:rsidRPr="00D06095">
        <w:t>(</w:t>
      </w:r>
      <w:r w:rsidR="00E31C65">
        <w:t xml:space="preserve">Supplementary </w:t>
      </w:r>
      <w:r w:rsidR="002352BB" w:rsidRPr="00D06095">
        <w:t>Figure 1)</w:t>
      </w:r>
      <w:r>
        <w:t xml:space="preserve">; the </w:t>
      </w:r>
      <w:r>
        <w:lastRenderedPageBreak/>
        <w:t>smallest</w:t>
      </w:r>
      <w:r w:rsidR="00520AA6" w:rsidRPr="00D06095">
        <w:t xml:space="preserve"> </w:t>
      </w:r>
      <w:r>
        <w:t xml:space="preserve">proportional increase was </w:t>
      </w:r>
      <w:r w:rsidR="00C82383">
        <w:t>that of</w:t>
      </w:r>
      <w:r w:rsidR="00C82383" w:rsidRPr="00D06095">
        <w:t xml:space="preserve"> </w:t>
      </w:r>
      <w:r w:rsidR="00520AA6" w:rsidRPr="00D06095">
        <w:t xml:space="preserve">assault and </w:t>
      </w:r>
      <w:r w:rsidR="00B33191">
        <w:t xml:space="preserve">intentional </w:t>
      </w:r>
      <w:r w:rsidR="00520AA6" w:rsidRPr="00D06095">
        <w:t>self-harm (less than 2%</w:t>
      </w:r>
      <w:r w:rsidR="00C82383">
        <w:t xml:space="preserve"> in all age and sex groups</w:t>
      </w:r>
      <w:r w:rsidR="00520AA6" w:rsidRPr="00D06095">
        <w:t>)</w:t>
      </w:r>
      <w:r w:rsidR="002352BB" w:rsidRPr="00D06095">
        <w:t>.</w:t>
      </w:r>
      <w:r w:rsidR="004B6DA1" w:rsidRPr="00D06095">
        <w:t xml:space="preserve"> </w:t>
      </w:r>
      <w:r w:rsidR="00F47C92">
        <w:t xml:space="preserve">There was a larger </w:t>
      </w:r>
      <w:r w:rsidR="00B90F20">
        <w:t>percent increase in</w:t>
      </w:r>
      <w:r w:rsidR="003B3A5E" w:rsidRPr="003017A9">
        <w:t xml:space="preserve"> transport </w:t>
      </w:r>
      <w:r w:rsidR="00B90F20">
        <w:t xml:space="preserve">deaths </w:t>
      </w:r>
      <w:r w:rsidR="00F47C92">
        <w:t xml:space="preserve">for males </w:t>
      </w:r>
      <w:r>
        <w:t>than for</w:t>
      </w:r>
      <w:r w:rsidR="00F47C92">
        <w:t xml:space="preserve"> females, especially</w:t>
      </w:r>
      <w:r w:rsidR="001C52C0">
        <w:t xml:space="preserve"> </w:t>
      </w:r>
      <w:r w:rsidR="001C52C0" w:rsidRPr="00C0604B">
        <w:t xml:space="preserve">in young and middle-ages </w:t>
      </w:r>
      <w:r w:rsidR="00D06095" w:rsidRPr="00D06095">
        <w:t>(</w:t>
      </w:r>
      <w:r w:rsidR="00520AA6" w:rsidRPr="003017A9">
        <w:t>~</w:t>
      </w:r>
      <w:r w:rsidR="00D06095" w:rsidRPr="00D06095">
        <w:t xml:space="preserve">e.g., </w:t>
      </w:r>
      <w:r w:rsidR="00D06095" w:rsidRPr="00D06095">
        <w:rPr>
          <w:rFonts w:eastAsia="Times New Roman"/>
          <w:color w:val="000000"/>
        </w:rPr>
        <w:t>1.25</w:t>
      </w:r>
      <w:r w:rsidR="00D06095">
        <w:rPr>
          <w:rFonts w:eastAsia="Times New Roman"/>
          <w:color w:val="000000"/>
        </w:rPr>
        <w:t>%</w:t>
      </w:r>
      <w:r w:rsidR="00D06095" w:rsidRPr="00D06095">
        <w:rPr>
          <w:rFonts w:eastAsia="Times New Roman"/>
          <w:color w:val="000000"/>
        </w:rPr>
        <w:t xml:space="preserve"> (</w:t>
      </w:r>
      <w:r w:rsidR="00D06095" w:rsidRPr="00886AE3">
        <w:rPr>
          <w:rFonts w:eastAsia="Times New Roman"/>
          <w:color w:val="000000"/>
        </w:rPr>
        <w:t>0.90, 1.60)</w:t>
      </w:r>
      <w:r w:rsidR="00520AA6" w:rsidRPr="003017A9">
        <w:t xml:space="preserve"> </w:t>
      </w:r>
      <w:r w:rsidR="00D06095">
        <w:t xml:space="preserve">for </w:t>
      </w:r>
      <w:proofErr w:type="gramStart"/>
      <w:r>
        <w:t>25-34 year old</w:t>
      </w:r>
      <w:proofErr w:type="gramEnd"/>
      <w:r>
        <w:t xml:space="preserve"> men </w:t>
      </w:r>
      <w:r w:rsidR="00520AA6" w:rsidRPr="003017A9">
        <w:t xml:space="preserve">versus </w:t>
      </w:r>
      <w:r w:rsidR="00951C67">
        <w:t>0.23% (-0.28, 0.76</w:t>
      </w:r>
      <w:r w:rsidR="006D68DB">
        <w:t>)</w:t>
      </w:r>
      <w:r w:rsidR="00951C67">
        <w:t xml:space="preserve"> for </w:t>
      </w:r>
      <w:r>
        <w:t xml:space="preserve">women </w:t>
      </w:r>
      <w:r w:rsidR="00951C67">
        <w:t>of the same age</w:t>
      </w:r>
      <w:r w:rsidR="004B6DA1" w:rsidRPr="003017A9">
        <w:t>)</w:t>
      </w:r>
      <w:r w:rsidR="00572C8F">
        <w:t xml:space="preserve"> (Supplementary Figure 1).</w:t>
      </w:r>
    </w:p>
    <w:p w14:paraId="45458504" w14:textId="77777777" w:rsidR="00852290" w:rsidRPr="00886AE3" w:rsidRDefault="00852290" w:rsidP="00FF023E">
      <w:pPr>
        <w:spacing w:line="480" w:lineRule="auto"/>
        <w:jc w:val="both"/>
        <w:rPr>
          <w:rFonts w:eastAsia="Times New Roman"/>
          <w:color w:val="000000"/>
        </w:rPr>
      </w:pPr>
    </w:p>
    <w:p w14:paraId="5D877F7D" w14:textId="0D6ED77A" w:rsidR="00E84ADA" w:rsidRDefault="00C37613" w:rsidP="00FF023E">
      <w:pPr>
        <w:spacing w:line="480" w:lineRule="auto"/>
        <w:jc w:val="both"/>
      </w:pPr>
      <w:r>
        <w:t>While t</w:t>
      </w:r>
      <w:r w:rsidR="00335C7B">
        <w:t xml:space="preserve">here </w:t>
      </w:r>
      <w:r w:rsidR="0019399A">
        <w:t>are</w:t>
      </w:r>
      <w:r w:rsidR="00335C7B">
        <w:t xml:space="preserve"> no </w:t>
      </w:r>
      <w:r w:rsidR="00EC7025">
        <w:t xml:space="preserve">previous </w:t>
      </w:r>
      <w:r w:rsidR="00335C7B">
        <w:t xml:space="preserve">studies </w:t>
      </w:r>
      <w:r w:rsidR="0019399A">
        <w:t xml:space="preserve">of how </w:t>
      </w:r>
      <w:r w:rsidR="00335C7B">
        <w:t>temperature</w:t>
      </w:r>
      <w:r w:rsidR="00E84269">
        <w:t xml:space="preserve"> deviations from </w:t>
      </w:r>
      <w:r w:rsidR="0019399A">
        <w:t>long-term norm</w:t>
      </w:r>
      <w:r w:rsidR="000102A2">
        <w:t xml:space="preserve"> in each month</w:t>
      </w:r>
      <w:r w:rsidR="00E84269">
        <w:t xml:space="preserve"> are </w:t>
      </w:r>
      <w:r w:rsidR="0019399A">
        <w:t xml:space="preserve">associated </w:t>
      </w:r>
      <w:r w:rsidR="00335C7B">
        <w:t>with injury mortality, our result</w:t>
      </w:r>
      <w:r w:rsidR="00AE7E82">
        <w:t>s</w:t>
      </w:r>
      <w:r w:rsidR="00335C7B">
        <w:t xml:space="preserve"> are broadly in agreement with </w:t>
      </w:r>
      <w:r w:rsidR="0019399A">
        <w:t>those that have</w:t>
      </w:r>
      <w:r w:rsidR="00335C7B">
        <w:t xml:space="preserve"> </w:t>
      </w:r>
      <w:r w:rsidR="004C6917">
        <w:t>analyse</w:t>
      </w:r>
      <w:r w:rsidR="0019399A">
        <w:t>d</w:t>
      </w:r>
      <w:r w:rsidR="004C6917">
        <w:t xml:space="preserve"> associations with absolute </w:t>
      </w:r>
      <w:r w:rsidR="00335C7B">
        <w:t>temperature</w:t>
      </w:r>
      <w:r w:rsidR="004F125F">
        <w:t xml:space="preserve"> and for specific injury types</w:t>
      </w:r>
      <w:r w:rsidR="00000104">
        <w:t>.</w:t>
      </w:r>
      <w:r w:rsidR="00F61428">
        <w:t xml:space="preserve"> </w:t>
      </w:r>
      <w:r w:rsidR="00451818">
        <w:t xml:space="preserve">A study of </w:t>
      </w:r>
      <w:r w:rsidR="00B47993">
        <w:t xml:space="preserve">suicide in </w:t>
      </w:r>
      <w:r w:rsidR="00451818">
        <w:t xml:space="preserve">US counties </w:t>
      </w:r>
      <w:r w:rsidR="002413EC">
        <w:t xml:space="preserve">over </w:t>
      </w:r>
      <w:r w:rsidR="00432AA1">
        <w:t>37</w:t>
      </w:r>
      <w:r w:rsidR="002413EC">
        <w:t xml:space="preserve"> </w:t>
      </w:r>
      <w:r w:rsidR="00432AA1">
        <w:t>years (1968-200</w:t>
      </w:r>
      <w:r w:rsidR="00BC2036">
        <w:t>4)</w:t>
      </w:r>
      <w:r w:rsidR="00B52DB6">
        <w:t xml:space="preserve"> </w:t>
      </w:r>
      <w:r w:rsidR="000102A2">
        <w:t>estimated</w:t>
      </w:r>
      <w:r w:rsidR="0019399A">
        <w:t xml:space="preserve"> </w:t>
      </w:r>
      <w:r w:rsidR="00451818">
        <w:t xml:space="preserve">that </w:t>
      </w:r>
      <w:r w:rsidR="00451818" w:rsidRPr="00EA3450">
        <w:rPr>
          <w:rFonts w:eastAsia="Times New Roman"/>
          <w:bCs/>
          <w:color w:val="222222"/>
          <w:shd w:val="clear" w:color="auto" w:fill="FFFFFF"/>
        </w:rPr>
        <w:t>1</w:t>
      </w:r>
      <w:r w:rsidR="00451818" w:rsidRPr="00EA3450">
        <w:rPr>
          <w:bCs/>
          <w:color w:val="000000" w:themeColor="text1"/>
        </w:rPr>
        <w:t>°C</w:t>
      </w:r>
      <w:r w:rsidR="00451818">
        <w:rPr>
          <w:bCs/>
          <w:color w:val="000000" w:themeColor="text1"/>
        </w:rPr>
        <w:t xml:space="preserve"> </w:t>
      </w:r>
      <w:r w:rsidR="00774A8A">
        <w:rPr>
          <w:bCs/>
          <w:color w:val="000000" w:themeColor="text1"/>
        </w:rPr>
        <w:t xml:space="preserve">higher </w:t>
      </w:r>
      <w:r w:rsidR="00094D15">
        <w:rPr>
          <w:bCs/>
          <w:color w:val="000000" w:themeColor="text1"/>
        </w:rPr>
        <w:t xml:space="preserve">monthly </w:t>
      </w:r>
      <w:r w:rsidR="00451818">
        <w:rPr>
          <w:bCs/>
          <w:color w:val="000000" w:themeColor="text1"/>
        </w:rPr>
        <w:t xml:space="preserve">temperature </w:t>
      </w:r>
      <w:r w:rsidR="00F45E44">
        <w:rPr>
          <w:bCs/>
          <w:color w:val="000000" w:themeColor="text1"/>
        </w:rPr>
        <w:t xml:space="preserve">would </w:t>
      </w:r>
      <w:r w:rsidR="00451818">
        <w:rPr>
          <w:bCs/>
          <w:color w:val="000000" w:themeColor="text1"/>
        </w:rPr>
        <w:t xml:space="preserve">lead to </w:t>
      </w:r>
      <w:r w:rsidR="00E27804">
        <w:rPr>
          <w:bCs/>
          <w:color w:val="000000" w:themeColor="text1"/>
        </w:rPr>
        <w:t>a 0.7%</w:t>
      </w:r>
      <w:r w:rsidR="004B4DC2">
        <w:rPr>
          <w:bCs/>
          <w:color w:val="000000" w:themeColor="text1"/>
        </w:rPr>
        <w:t xml:space="preserve"> </w:t>
      </w:r>
      <w:r w:rsidR="00186BE6">
        <w:rPr>
          <w:bCs/>
          <w:color w:val="000000" w:themeColor="text1"/>
        </w:rPr>
        <w:t xml:space="preserve">rise </w:t>
      </w:r>
      <w:r w:rsidR="00E27804">
        <w:rPr>
          <w:bCs/>
          <w:color w:val="000000" w:themeColor="text1"/>
        </w:rPr>
        <w:t xml:space="preserve">in </w:t>
      </w:r>
      <w:r w:rsidR="00451818">
        <w:rPr>
          <w:bCs/>
          <w:color w:val="000000" w:themeColor="text1"/>
        </w:rPr>
        <w:t>suicide</w:t>
      </w:r>
      <w:r w:rsidR="00E27804">
        <w:rPr>
          <w:bCs/>
          <w:color w:val="000000" w:themeColor="text1"/>
        </w:rPr>
        <w:t>s</w:t>
      </w:r>
      <w:r w:rsidR="00451818">
        <w:rPr>
          <w:bCs/>
          <w:color w:val="000000" w:themeColor="text1"/>
        </w:rPr>
        <w:t>,</w:t>
      </w:r>
      <w:r w:rsidR="006003A1">
        <w:rPr>
          <w:bCs/>
          <w:color w:val="000000" w:themeColor="text1"/>
        </w:rPr>
        <w:fldChar w:fldCharType="begin" w:fldLock="1"/>
      </w:r>
      <w:r w:rsidR="002F0788">
        <w:rPr>
          <w:bCs/>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7&lt;/sup&gt;","plainTextFormattedCitation":"7","previouslyFormattedCitation":"&lt;sup&gt;7&lt;/sup&gt;"},"properties":{"noteIndex":0},"schema":"https://github.com/citation-style-language/schema/raw/master/csl-citation.json"}</w:instrText>
      </w:r>
      <w:r w:rsidR="006003A1">
        <w:rPr>
          <w:bCs/>
          <w:color w:val="000000" w:themeColor="text1"/>
        </w:rPr>
        <w:fldChar w:fldCharType="separate"/>
      </w:r>
      <w:r w:rsidR="00C450F3" w:rsidRPr="00C450F3">
        <w:rPr>
          <w:bCs/>
          <w:noProof/>
          <w:color w:val="000000" w:themeColor="text1"/>
          <w:vertAlign w:val="superscript"/>
        </w:rPr>
        <w:t>7</w:t>
      </w:r>
      <w:r w:rsidR="006003A1">
        <w:rPr>
          <w:bCs/>
          <w:color w:val="000000" w:themeColor="text1"/>
        </w:rPr>
        <w:fldChar w:fldCharType="end"/>
      </w:r>
      <w:r w:rsidR="00451818">
        <w:rPr>
          <w:bCs/>
          <w:color w:val="000000" w:themeColor="text1"/>
        </w:rPr>
        <w:t xml:space="preserve"> compared to</w:t>
      </w:r>
      <w:r w:rsidR="00C339CC">
        <w:rPr>
          <w:bCs/>
          <w:color w:val="000000" w:themeColor="text1"/>
        </w:rPr>
        <w:t xml:space="preserve"> our findings of</w:t>
      </w:r>
      <w:r w:rsidR="00451818">
        <w:rPr>
          <w:bCs/>
          <w:color w:val="000000" w:themeColor="text1"/>
        </w:rPr>
        <w:t xml:space="preserve"> </w:t>
      </w:r>
      <w:r w:rsidR="00BB73FD">
        <w:rPr>
          <w:bCs/>
          <w:color w:val="000000" w:themeColor="text1"/>
        </w:rPr>
        <w:t>0.44</w:t>
      </w:r>
      <w:r w:rsidR="00F45E44">
        <w:rPr>
          <w:bCs/>
          <w:color w:val="000000" w:themeColor="text1"/>
        </w:rPr>
        <w:t>-</w:t>
      </w:r>
      <w:r w:rsidR="00BB73FD">
        <w:rPr>
          <w:bCs/>
          <w:color w:val="000000" w:themeColor="text1"/>
        </w:rPr>
        <w:t xml:space="preserve">1% in males and </w:t>
      </w:r>
      <w:r w:rsidR="001648C7">
        <w:rPr>
          <w:bCs/>
          <w:color w:val="000000" w:themeColor="text1"/>
        </w:rPr>
        <w:t>0.39</w:t>
      </w:r>
      <w:r w:rsidR="00F45E44">
        <w:rPr>
          <w:bCs/>
          <w:color w:val="000000" w:themeColor="text1"/>
        </w:rPr>
        <w:t>-</w:t>
      </w:r>
      <w:r w:rsidR="001648C7">
        <w:rPr>
          <w:bCs/>
          <w:color w:val="000000" w:themeColor="text1"/>
        </w:rPr>
        <w:t>1.47% in females</w:t>
      </w:r>
      <w:r w:rsidR="00F45E44">
        <w:rPr>
          <w:bCs/>
          <w:color w:val="000000" w:themeColor="text1"/>
        </w:rPr>
        <w:t xml:space="preserve"> in different ages</w:t>
      </w:r>
      <w:r w:rsidR="002E31AE">
        <w:rPr>
          <w:bCs/>
          <w:color w:val="000000" w:themeColor="text1"/>
        </w:rPr>
        <w:t>.</w:t>
      </w:r>
      <w:r w:rsidR="000102A2">
        <w:rPr>
          <w:bCs/>
          <w:color w:val="000000" w:themeColor="text1"/>
        </w:rPr>
        <w:t xml:space="preserve"> </w:t>
      </w:r>
      <w:r w:rsidR="00A85099">
        <w:t xml:space="preserve">In a </w:t>
      </w:r>
      <w:r w:rsidR="002F3140">
        <w:t xml:space="preserve"> </w:t>
      </w:r>
      <w:r w:rsidR="00F36DC3">
        <w:t>study</w:t>
      </w:r>
      <w:r w:rsidR="005D2C7A">
        <w:t xml:space="preserve"> </w:t>
      </w:r>
      <w:r w:rsidR="00E84269">
        <w:t xml:space="preserve">of </w:t>
      </w:r>
      <w:r w:rsidR="002F3140">
        <w:t xml:space="preserve">six </w:t>
      </w:r>
      <w:r w:rsidR="0044605D">
        <w:t>French heatwaves</w:t>
      </w:r>
      <w:r w:rsidR="002F3140">
        <w:t xml:space="preserve"> during 1971-2003</w:t>
      </w:r>
      <w:r w:rsidR="003017A9" w:rsidRPr="00886AE3">
        <w:t>,</w:t>
      </w:r>
      <w:r w:rsidR="00F36DC3">
        <w:t xml:space="preserve"> </w:t>
      </w:r>
      <w:r w:rsidR="006F43C8">
        <w:t>mortality from</w:t>
      </w:r>
      <w:r w:rsidR="00A85099">
        <w:t xml:space="preserve"> unintentional injuries </w:t>
      </w:r>
      <w:r w:rsidR="002F3140">
        <w:t>rose</w:t>
      </w:r>
      <w:r w:rsidR="00BC72E4">
        <w:t xml:space="preserve"> by up to</w:t>
      </w:r>
      <w:r w:rsidR="00D61244">
        <w:t xml:space="preserve"> 4% during a heatwave period compared to a non-heatwave baseline</w:t>
      </w:r>
      <w:r w:rsidR="003017A9" w:rsidRPr="00886AE3">
        <w:t>.</w:t>
      </w:r>
      <w:r w:rsidR="00D61244">
        <w:fldChar w:fldCharType="begin" w:fldLock="1"/>
      </w:r>
      <w:r w:rsidR="002F0788">
        <w:instrText>ADDIN CSL_CITATION {"citationItems":[{"id":"ITEM-1","itemData":{"DOI":"10.1007/s00420-007-0173-4","ISBN":"0340-0131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Health","id":"ITEM-1","issued":{"date-parts":[["2007"]]},"title":"The impact of major heat waves on all-cause and cause-specific mortality in France from 1971 to 2003","type":"article-journal"},"uris":["http://www.mendeley.com/documents/?uuid=f08b8300-dd86-4397-bc7e-ce4846cba185"]}],"mendeley":{"formattedCitation":"&lt;sup&gt;8&lt;/sup&gt;","plainTextFormattedCitation":"8","previouslyFormattedCitation":"&lt;sup&gt;8&lt;/sup&gt;"},"properties":{"noteIndex":0},"schema":"https://github.com/citation-style-language/schema/raw/master/csl-citation.json"}</w:instrText>
      </w:r>
      <w:r w:rsidR="00D61244">
        <w:fldChar w:fldCharType="separate"/>
      </w:r>
      <w:r w:rsidR="00C450F3" w:rsidRPr="00C450F3">
        <w:rPr>
          <w:noProof/>
          <w:vertAlign w:val="superscript"/>
        </w:rPr>
        <w:t>8</w:t>
      </w:r>
      <w:r w:rsidR="00D61244">
        <w:fldChar w:fldCharType="end"/>
      </w:r>
      <w:r w:rsidR="007C7538">
        <w:t xml:space="preserve"> </w:t>
      </w:r>
      <w:r w:rsidR="00F45E44">
        <w:t xml:space="preserve">A </w:t>
      </w:r>
      <w:r w:rsidR="00A439F5">
        <w:t>s</w:t>
      </w:r>
      <w:r w:rsidR="000667D9">
        <w:t xml:space="preserve">tudy of </w:t>
      </w:r>
      <w:r w:rsidR="00543F50">
        <w:t xml:space="preserve">daily </w:t>
      </w:r>
      <w:r w:rsidR="00B72BB0">
        <w:t xml:space="preserve">mortality from </w:t>
      </w:r>
      <w:r w:rsidR="000667D9">
        <w:t xml:space="preserve">all injuries from </w:t>
      </w:r>
      <w:r w:rsidR="002D660F">
        <w:t>Estonia</w:t>
      </w:r>
      <w:r w:rsidR="00730983">
        <w:t xml:space="preserve"> found a</w:t>
      </w:r>
      <w:r w:rsidR="00BA5092">
        <w:t xml:space="preserve"> 1.24%</w:t>
      </w:r>
      <w:r w:rsidR="002D660F">
        <w:t xml:space="preserve"> increase </w:t>
      </w:r>
      <w:r w:rsidR="00FD3259">
        <w:t>in</w:t>
      </w:r>
      <w:r w:rsidR="009F59F0">
        <w:t xml:space="preserve"> mortality</w:t>
      </w:r>
      <w:r w:rsidR="00E25E1F">
        <w:t xml:space="preserve"> when daily maximum </w:t>
      </w:r>
      <w:r w:rsidR="002D660F">
        <w:t xml:space="preserve">temperature </w:t>
      </w:r>
      <w:r w:rsidR="00E25E1F">
        <w:t xml:space="preserve">went </w:t>
      </w:r>
      <w:r w:rsidR="00D01659">
        <w:t>from</w:t>
      </w:r>
      <w:r w:rsidR="00151034">
        <w:t xml:space="preserve"> the</w:t>
      </w:r>
      <w:r w:rsidR="002D660F">
        <w:t xml:space="preserve"> 75</w:t>
      </w:r>
      <w:r w:rsidR="002D660F" w:rsidRPr="00886AE3">
        <w:rPr>
          <w:vertAlign w:val="superscript"/>
        </w:rPr>
        <w:t>th</w:t>
      </w:r>
      <w:r w:rsidR="002D660F">
        <w:t xml:space="preserve"> </w:t>
      </w:r>
      <w:r w:rsidR="00D01659">
        <w:t>to</w:t>
      </w:r>
      <w:r w:rsidR="00F64D8C">
        <w:t xml:space="preserve"> </w:t>
      </w:r>
      <w:r w:rsidR="002D660F">
        <w:t>99</w:t>
      </w:r>
      <w:r w:rsidR="002D660F" w:rsidRPr="00886AE3">
        <w:rPr>
          <w:vertAlign w:val="superscript"/>
        </w:rPr>
        <w:t>th</w:t>
      </w:r>
      <w:r w:rsidR="002D660F">
        <w:t xml:space="preserve"> percentile</w:t>
      </w:r>
      <w:r w:rsidR="00BC0E9A">
        <w:t xml:space="preserve"> of long-term distribution</w:t>
      </w:r>
      <w:r w:rsidR="00D01659">
        <w:t>.</w:t>
      </w:r>
      <w:r w:rsidR="00C922A9">
        <w:fldChar w:fldCharType="begin" w:fldLock="1"/>
      </w:r>
      <w:r w:rsidR="002F0788">
        <w:instrText>ADDIN CSL_CITATION {"citationItems":[{"id":"ITEM-1","itemData":{"DOI":"10.1007/s00484-016-1270-4","ISSN":"00207128","PMID":"27858164","abstract":"©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Biometeorology","id":"ITEM-1","issued":{"date-parts":[["2017"]]},"title":"Increases in external cause mortality due to high and low temperatures: evidence from northeastern Europe","type":"article-journal"},"uris":["http://www.mendeley.com/documents/?uuid=66c9f845-c818-4c8c-9d9c-20b3ea085139"]}],"mendeley":{"formattedCitation":"&lt;sup&gt;9&lt;/sup&gt;","plainTextFormattedCitation":"9","previouslyFormattedCitation":"&lt;sup&gt;9&lt;/sup&gt;"},"properties":{"noteIndex":0},"schema":"https://github.com/citation-style-language/schema/raw/master/csl-citation.json"}</w:instrText>
      </w:r>
      <w:r w:rsidR="00C922A9">
        <w:fldChar w:fldCharType="separate"/>
      </w:r>
      <w:r w:rsidR="00C450F3" w:rsidRPr="00C450F3">
        <w:rPr>
          <w:noProof/>
          <w:vertAlign w:val="superscript"/>
        </w:rPr>
        <w:t>9</w:t>
      </w:r>
      <w:r w:rsidR="00C922A9">
        <w:fldChar w:fldCharType="end"/>
      </w:r>
      <w:r w:rsidR="0099491E">
        <w:t xml:space="preserve"> </w:t>
      </w:r>
    </w:p>
    <w:p w14:paraId="3015B0C6" w14:textId="77777777" w:rsidR="00266429" w:rsidRDefault="00266429" w:rsidP="00FF023E">
      <w:pPr>
        <w:spacing w:line="480" w:lineRule="auto"/>
        <w:jc w:val="both"/>
        <w:rPr>
          <w:color w:val="000000" w:themeColor="text1"/>
        </w:rPr>
      </w:pPr>
    </w:p>
    <w:p w14:paraId="2F9BC8E8" w14:textId="0D245DE9" w:rsidR="00A83B2D" w:rsidRDefault="007B0B98" w:rsidP="00A83B2D">
      <w:pPr>
        <w:spacing w:line="480" w:lineRule="auto"/>
        <w:jc w:val="both"/>
      </w:pPr>
      <w:r>
        <w:t>That anomalous</w:t>
      </w:r>
      <w:r w:rsidR="00FF521E">
        <w:t>ly</w:t>
      </w:r>
      <w:r>
        <w:t xml:space="preserve"> warm temperature influences deaths from drowning, although not previously quantified, is highly plausible</w:t>
      </w:r>
      <w:r w:rsidR="00A83B2D">
        <w:t xml:space="preserve"> because</w:t>
      </w:r>
      <w:r>
        <w:t xml:space="preserve"> swimming is </w:t>
      </w:r>
      <w:r w:rsidR="00E84269">
        <w:t>likely</w:t>
      </w:r>
      <w:r w:rsidR="00FF521E">
        <w:t xml:space="preserve"> to be</w:t>
      </w:r>
      <w:r w:rsidR="00E84269">
        <w:t xml:space="preserve"> more common</w:t>
      </w:r>
      <w:r w:rsidR="00D607C1">
        <w:t xml:space="preserve"> </w:t>
      </w:r>
      <w:r w:rsidR="00FF521E">
        <w:t>when monthly temperature is higher</w:t>
      </w:r>
      <w:r>
        <w:t xml:space="preserve">. </w:t>
      </w:r>
      <w:r w:rsidR="00443EC8">
        <w:t xml:space="preserve">The higher </w:t>
      </w:r>
      <w:r w:rsidR="0014370F">
        <w:t xml:space="preserve">relative and absolute impacts on men compared with women </w:t>
      </w:r>
      <w:r w:rsidR="00967ED4">
        <w:t xml:space="preserve">may reflect </w:t>
      </w:r>
      <w:r w:rsidR="00FF521E">
        <w:t>differences in behaviour. For example over half of the male swimming deaths</w:t>
      </w:r>
      <w:r w:rsidRPr="00636C9B">
        <w:t xml:space="preserve"> </w:t>
      </w:r>
      <w:r w:rsidR="0014370F">
        <w:t xml:space="preserve">for males </w:t>
      </w:r>
      <w:r w:rsidR="00FF521E">
        <w:t xml:space="preserve">occur </w:t>
      </w:r>
      <w:r w:rsidR="0014370F">
        <w:t>i</w:t>
      </w:r>
      <w:r w:rsidRPr="00636C9B">
        <w:t xml:space="preserve">n natural water, </w:t>
      </w:r>
      <w:r w:rsidR="00FF521E">
        <w:t>compared to about quarter</w:t>
      </w:r>
      <w:r>
        <w:t xml:space="preserve"> </w:t>
      </w:r>
      <w:r w:rsidRPr="00636C9B">
        <w:t>for females (1999-2010)</w:t>
      </w:r>
      <w:r w:rsidR="00B2744D">
        <w:t>,</w:t>
      </w:r>
      <w:r w:rsidRPr="00636C9B">
        <w:fldChar w:fldCharType="begin" w:fldLock="1"/>
      </w:r>
      <w:r w:rsidR="002F0788">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17&lt;/sup&gt;","plainTextFormattedCitation":"17","previouslyFormattedCitation":"&lt;sup&gt;17&lt;/sup&gt;"},"properties":{"noteIndex":0},"schema":"https://github.com/citation-style-language/schema/raw/master/csl-citation.json"}</w:instrText>
      </w:r>
      <w:r w:rsidRPr="00636C9B">
        <w:fldChar w:fldCharType="separate"/>
      </w:r>
      <w:r w:rsidR="00C450F3" w:rsidRPr="00C450F3">
        <w:rPr>
          <w:noProof/>
          <w:vertAlign w:val="superscript"/>
        </w:rPr>
        <w:t>17</w:t>
      </w:r>
      <w:r w:rsidRPr="00636C9B">
        <w:fldChar w:fldCharType="end"/>
      </w:r>
      <w:r w:rsidR="000A342E">
        <w:t xml:space="preserve"> </w:t>
      </w:r>
      <w:r w:rsidR="00FF521E">
        <w:t>which may lead to a relatively rise in the former in warmer weather</w:t>
      </w:r>
      <w:r w:rsidR="000A342E">
        <w:t xml:space="preserve">. </w:t>
      </w:r>
      <w:r w:rsidR="00D607C1">
        <w:t xml:space="preserve">Similarly, the decline in deaths from falls, which are mostly in older ages, </w:t>
      </w:r>
      <w:r w:rsidR="00FF521E">
        <w:t>may be</w:t>
      </w:r>
      <w:r w:rsidR="00D607C1">
        <w:t xml:space="preserve"> because </w:t>
      </w:r>
      <w:r w:rsidR="00A83B2D">
        <w:t>falls in</w:t>
      </w:r>
      <w:r w:rsidR="00A83B2D" w:rsidRPr="00636C9B">
        <w:t xml:space="preserve"> older people</w:t>
      </w:r>
      <w:r w:rsidR="00A83B2D">
        <w:t xml:space="preserve"> </w:t>
      </w:r>
      <w:r w:rsidR="00D607C1">
        <w:t xml:space="preserve">are </w:t>
      </w:r>
      <w:r w:rsidR="00FF521E">
        <w:t xml:space="preserve">more likely to be </w:t>
      </w:r>
      <w:r w:rsidR="00D607C1">
        <w:t>due to</w:t>
      </w:r>
      <w:r w:rsidR="00A83B2D">
        <w:t xml:space="preserve"> </w:t>
      </w:r>
      <w:r w:rsidR="00B0580D">
        <w:t>slipping on ice</w:t>
      </w:r>
      <w:r w:rsidR="00FF521E">
        <w:t xml:space="preserve"> than in younger ages</w:t>
      </w:r>
      <w:r w:rsidR="008F546C">
        <w:t>.</w:t>
      </w:r>
      <w:r w:rsidR="008F546C">
        <w:fldChar w:fldCharType="begin" w:fldLock="1"/>
      </w:r>
      <w:r w:rsidR="002F0788">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literature","type":"article"},"uris":["http://www.mendeley.com/documents/?uuid=af7c22cf-31d9-47de-875d-3940482c4d6e"]},{"id":"ITEM-2","itemData":{"DOI":"10.1093/aje/kww219","author":[{"dropping-particle":"","family":"Bobb","given":"Jennifer F","non-dropping-particle":"","parse-names":false,"suffix":""},{"dropping-particle":"","family":"Ho","given":"Kalon K L","non-dropping-particle":"","parse-names":false,"suffix":""},{"dropping-particle":"","family":"Yeh","given":"Robert W","non-dropping-particle":"","parse-names":false,"suffix":""},{"dropping-particle":"","family":"Harrington","given":"Lori","non-dropping-particle":"","parse-names":false,"suffix":""},{"dropping-particle":"","family":"Zai","given":"Adrian","non-dropping-particle":"","parse-names":false,"suffix":""},{"dropping-particle":"","family":"Liao","given":"Katherine P","non-dropping-particle":"","parse-names":false,"suffix":""},{"dropping-particle":"","family":"Dominici","given":"Francesca","non-dropping-particle":"","parse-names":false,"suffix":""}],"container-title":"American Journal of Epidemiology","id":"ITEM-2","issue":"4","issued":{"date-parts":[["2017"]]},"page":"283-294","title":"Time-Course of Cause-Specific Hospital Admissions During Snowstorms : An Analysis of Electronic Medical Records From Major Hospitals in Boston, Massachusetts","type":"article-journal","volume":"185"},"uris":["http://www.mendeley.com/documents/?uuid=c57beeb9-12d7-4632-8750-af150c08e6fd"]},{"id":"ITEM-3","itemData":{"DOI":"10.1111/j.1532-5415.2010.03062.x","ISBN":"0002-8614\\r1532-5415","ISSN":"00028614","PMID":"20831726","abstract":"OBJECTIVES: To identify risk factors for indoor and outdoor falls. DESIGN: Prospective cohort study. SETTING: The MOBILIZE Boston Study, a study of falls etiology in community-dwelling older individuals. PARTICIPANTS: Seven hundred sixty-five women and men, mainly aged 70 and older, from randomly sampled households in the Boston, Massachusetts, area. MEASUREMENTS: Baseline data were collected by questionnaire and comprehensive clinic examination. During follow-up, participants recorded falls on daily calendars. The location and circumstances of each fall were asked during telephone interviews. RESULTS: Five hundred ninety-eight indoor and 524 outdoor falls were reported over a median follow-up of 21.7 months. Risk factors for indoor falls included older age, being female, and various indicators of poor health. Risk factors for outdoor falls included younger age, being male, and being relatively physically active and healthy. For instance, the age- and sex-adjusted rate ratio for having much difficulty or inability to perform activities of daily living relative to no difficulty was 2.57 (95% confidence interval (CI) = 1.69-3.90) for indoor falls but 0.27 (95% CI = 0.13-0.56) for outdoor falls. The rate ratio for gait speed of less than 0.68 m/s relative to a speed of greater than 1.33 m/s was 1.48 (95% CI = 0.81-2.68) for indoor falls but 0.27 (95% CI = 0.15-0.50) for outdoor falls. CONCLUSION: Risk factors for indoor and outdoor falls differ. Combining these falls, as is done in many studies, masks important information. Prevention recommendations for noninstitutionalized older people would probably be more effective if targeted differently for frail, inactive older people at high risk for indoor falls and relatively active, healthy people at high risk for outdoor falls.","author":[{"dropping-particle":"","family":"Kelsey","given":"Jennifer L.","non-dropping-particle":"","parse-names":false,"suffix":""},{"dropping-particle":"","family":"Berry","given":"Sarah D.","non-dropping-particle":"","parse-names":false,"suffix":""},{"dropping-particle":"","family":"Procter-Gray","given":"Elizabeth","non-dropping-particle":"","parse-names":false,"suffix":""},{"dropping-particle":"","family":"Quach","given":"Lien","non-dropping-particle":"","parse-names":false,"suffix":""},{"dropping-particle":"","family":"Nguyen","given":"Uyen Sa D.T.","non-dropping-particle":"","parse-names":false,"suffix":""},{"dropping-particle":"","family":"Li","given":"Wenjun","non-dropping-particle":"","parse-names":false,"suffix":""},{"dropping-particle":"","family":"Kiel","given":"Douglas P.","non-dropping-particle":"","parse-names":false,"suffix":""},{"dropping-particle":"","family":"Lipsitz","given":"Lewis A.","non-dropping-particle":"","parse-names":false,"suffix":""},{"dropping-particle":"","family":"Hannan","given":"Marian T.","non-dropping-particle":"","parse-names":false,"suffix":""}],"container-title":"Journal of the American Geriatrics Society","id":"ITEM-3","issued":{"date-parts":[["2010"]]},"title":"Indoor and outdoor falls in older adults are different: The maintenance of balance, independent living, intellect, and zest in the elderly of boston study","type":"article-journal"},"uris":["http://www.mendeley.com/documents/?uuid=acae6824-f8ad-4c03-a09c-c18b98ce6c24"]}],"mendeley":{"formattedCitation":"&lt;sup&gt;18–20&lt;/sup&gt;","plainTextFormattedCitation":"18–20","previouslyFormattedCitation":"&lt;sup&gt;18–20&lt;/sup&gt;"},"properties":{"noteIndex":0},"schema":"https://github.com/citation-style-language/schema/raw/master/csl-citation.json"}</w:instrText>
      </w:r>
      <w:r w:rsidR="008F546C">
        <w:fldChar w:fldCharType="separate"/>
      </w:r>
      <w:r w:rsidR="00C450F3" w:rsidRPr="00C450F3">
        <w:rPr>
          <w:noProof/>
          <w:vertAlign w:val="superscript"/>
        </w:rPr>
        <w:t>18–20</w:t>
      </w:r>
      <w:r w:rsidR="008F546C">
        <w:fldChar w:fldCharType="end"/>
      </w:r>
    </w:p>
    <w:p w14:paraId="565F111C" w14:textId="77777777" w:rsidR="00A83B2D" w:rsidRDefault="00A83B2D" w:rsidP="00FF023E">
      <w:pPr>
        <w:spacing w:line="480" w:lineRule="auto"/>
        <w:jc w:val="both"/>
      </w:pPr>
    </w:p>
    <w:p w14:paraId="787F372A" w14:textId="1F194A22" w:rsidR="00AB5EE2" w:rsidRPr="00214145" w:rsidRDefault="00A83B2D" w:rsidP="00FF023E">
      <w:pPr>
        <w:spacing w:line="480" w:lineRule="auto"/>
        <w:jc w:val="both"/>
      </w:pPr>
      <w:r>
        <w:lastRenderedPageBreak/>
        <w:t xml:space="preserve">The pathways </w:t>
      </w:r>
      <w:r w:rsidR="00C52B41">
        <w:t>from anomalous temperature to</w:t>
      </w:r>
      <w:r>
        <w:t xml:space="preserve"> </w:t>
      </w:r>
      <w:r w:rsidR="00C52B41">
        <w:t>transport</w:t>
      </w:r>
      <w:r>
        <w:t xml:space="preserve"> injur</w:t>
      </w:r>
      <w:r w:rsidR="00C52B41">
        <w:t xml:space="preserve">y </w:t>
      </w:r>
      <w:r>
        <w:t>are more varied.</w:t>
      </w:r>
      <w:r w:rsidR="007B0B98">
        <w:t xml:space="preserve"> </w:t>
      </w:r>
      <w:r w:rsidR="004E0579">
        <w:t xml:space="preserve"> </w:t>
      </w:r>
      <w:r w:rsidR="005700FE">
        <w:t>Firstly, d</w:t>
      </w:r>
      <w:r w:rsidR="007E25B1">
        <w:t>riving performance deteriorates at higher temperatures</w:t>
      </w:r>
      <w:r w:rsidR="00066E8B">
        <w:t>.</w:t>
      </w:r>
      <w:r w:rsidR="007E25B1">
        <w:fldChar w:fldCharType="begin" w:fldLock="1"/>
      </w:r>
      <w:r w:rsidR="002F0788">
        <w:instrText>ADDIN CSL_CITATION {"citationItems":[{"id":"ITEM-1","itemData":{"DOI":"10.1016/S0003-6870(03)00055-3","ISBN":"0014-0139","ISSN":"00036870","PMID":"14559420","abstract":"Driving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Ergonomics","id":"ITEM-1","issued":{"date-parts":[["2003"]]},"title":"Driving performance in cold, warm, and thermoneutral environments","type":"article-journal"},"uris":["http://www.mendeley.com/documents/?uuid=6d9ecd3a-1737-4e7e-9abd-244979a6f6ea"]},{"id":"ITEM-2","itemData":{"DOI":"10.1016/0001-4575(91)90062-A","ISSN":"00014575","abstract":"This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Prevention","id":"ITEM-2","issued":{"date-parts":[["1991"]]},"title":"Determinants of motor vehicle deaths in the United States: A cross-sectional analysis","type":"article-journal"},"uris":["http://www.mendeley.com/documents/?uuid=5fedc51a-2c57-4c2d-ac9f-c4d3a8ab57c5"]},{"id":"ITEM-3","itemData":{"DOI":"10.1007/978-1-4684-2529-1_25","ISBN":"978-1-4684-2529-1","abstract":"An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performance","id":"ITEM-3","issued":{"date-parts":[["1976"]]},"title":"A study of the combined effects of extented driving and heat stress on driver arousal and performance","type":"paper-conference"},"uris":["http://www.mendeley.com/documents/?uuid=c73b7cb9-1f00-4f12-8588-9f7eec72b40c"]},{"id":"ITEM-4","itemData":{"DOI":"10.1080/00140139608964434","ISBN":"0014-0139","ISSN":"13665847","PMID":"8851073","abstract":"A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-4","issued":{"date-parts":[["1996"]]},"title":"Effects of moderate heat stress on driver vigilance in a moving vehicle","type":"article-journal"},"uris":["http://www.mendeley.com/documents/?uuid=7c54f5bd-9900-4c23-8615-e3b38ea96a3c"]}],"mendeley":{"formattedCitation":"&lt;sup&gt;21–24&lt;/sup&gt;","plainTextFormattedCitation":"21–24","previouslyFormattedCitation":"&lt;sup&gt;21–24&lt;/sup&gt;"},"properties":{"noteIndex":0},"schema":"https://github.com/citation-style-language/schema/raw/master/csl-citation.json"}</w:instrText>
      </w:r>
      <w:r w:rsidR="007E25B1">
        <w:fldChar w:fldCharType="separate"/>
      </w:r>
      <w:r w:rsidR="00C450F3" w:rsidRPr="00C450F3">
        <w:rPr>
          <w:noProof/>
          <w:vertAlign w:val="superscript"/>
        </w:rPr>
        <w:t>21–24</w:t>
      </w:r>
      <w:r w:rsidR="007E25B1">
        <w:fldChar w:fldCharType="end"/>
      </w:r>
      <w:r w:rsidR="00066E8B">
        <w:t xml:space="preserve"> </w:t>
      </w:r>
      <w:r w:rsidR="005700FE">
        <w:t>Further</w:t>
      </w:r>
      <w:r w:rsidR="00E55FAE">
        <w:t xml:space="preserve">, </w:t>
      </w:r>
      <w:r w:rsidR="00240B13">
        <w:t>a</w:t>
      </w:r>
      <w:r w:rsidR="00F331B7">
        <w:t xml:space="preserve">lcohol consumption increases </w:t>
      </w:r>
      <w:r w:rsidR="00B90B76">
        <w:t>during</w:t>
      </w:r>
      <w:r w:rsidR="00F331B7">
        <w:t xml:space="preserve"> </w:t>
      </w:r>
      <w:r w:rsidR="005700FE">
        <w:t xml:space="preserve">warm </w:t>
      </w:r>
      <w:r w:rsidR="00F331B7">
        <w:t>temperature anomal</w:t>
      </w:r>
      <w:r w:rsidR="00B90B76">
        <w:t>ies</w:t>
      </w:r>
      <w:r w:rsidR="00066E8B">
        <w:t>,</w:t>
      </w:r>
      <w:r w:rsidR="00F331B7">
        <w:fldChar w:fldCharType="begin" w:fldLock="1"/>
      </w:r>
      <w:r w:rsidR="002F0788">
        <w: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lt;sup&gt;25&lt;/sup&gt;","plainTextFormattedCitation":"25","previouslyFormattedCitation":"&lt;sup&gt;25&lt;/sup&gt;"},"properties":{"noteIndex":0},"schema":"https://github.com/citation-style-language/schema/raw/master/csl-citation.json"}</w:instrText>
      </w:r>
      <w:r w:rsidR="00F331B7">
        <w:fldChar w:fldCharType="separate"/>
      </w:r>
      <w:r w:rsidR="00C450F3" w:rsidRPr="00C450F3">
        <w:rPr>
          <w:noProof/>
          <w:vertAlign w:val="superscript"/>
        </w:rPr>
        <w:t>25</w:t>
      </w:r>
      <w:r w:rsidR="00F331B7">
        <w:fldChar w:fldCharType="end"/>
      </w:r>
      <w:r w:rsidR="00FA40C6">
        <w:t xml:space="preserve"> potentially</w:t>
      </w:r>
      <w:r w:rsidR="00F331B7">
        <w:t xml:space="preserve"> </w:t>
      </w:r>
      <w:r w:rsidR="009D48D4">
        <w:t xml:space="preserve">also </w:t>
      </w:r>
      <w:r w:rsidR="00F331B7">
        <w:t>explain</w:t>
      </w:r>
      <w:r w:rsidR="00066E8B">
        <w:t>ing</w:t>
      </w:r>
      <w:r w:rsidR="00F331B7">
        <w:t xml:space="preserve"> why </w:t>
      </w:r>
      <w:r w:rsidR="00207F3E" w:rsidRPr="00362889">
        <w:t>teenagers</w:t>
      </w:r>
      <w:r w:rsidR="00066E8B">
        <w:t xml:space="preserve">, </w:t>
      </w:r>
      <w:r w:rsidR="00186114">
        <w:t>who are more likely than other age groups to crash while intoxicated,</w:t>
      </w:r>
      <w:r w:rsidR="006704CC">
        <w:fldChar w:fldCharType="begin" w:fldLock="1"/>
      </w:r>
      <w:r w:rsidR="002F0788">
        <w:instrText>ADDIN CSL_CITATION {"citationItems":[{"id":"ITEM-1","itemData":{"DOI":"10.15288/jsad.2012.73.341","ISBN":"1536-2302","ISSN":"1937-1888","PMID":"22456239","abstract":"OBJECTIVE\\n\\nThe purpose of this study was to determine whether the relative risk of being involved in an alcohol-related crash has changed over the decade from 1996 to 2007, a period during which there has been little evidence of a reduction in the percentage of all fatal crashes involving alcohol.\\n\\n\\nMETHOD\\n\\nWe compared blood-alcohol information for the 2006 and 2007 crash cases (N = 6,863, 22.8% of them women) drawn from the U.S. Fatality Analysis Reporting System (FARS) with control blood-alcohol data from participants in the 2007 U.S. National Roadside Survey (N = 6,823). Risk estimates were computed and compared with those previously obtained from the 1996 FARS and roadside survey data.\\n\\n\\nRESULTS\\n\\nAlthough the adult relative risk of being involved in a fatal alcohol-related crash apparently did not change from 1996 to 2007, the risk for involvement in an alcohol-related crash for underage women has increased to the point where it has become the same as that for underage men. Further, the risk that sober underage men will become involved in a fatal crash has doubled over the 1996-2007 period.\\n\\n\\nCONCLUSIONS\\n\\nCompared with estimates obtained from a decade earlier, young women in this study are at an increased risk of involvement in alcohol-related crashes. Similarly, underage sober drivers in this study are more at risk of involvement in a crash than they were a decade earlier.","author":[{"dropping-particle":"","family":"Voas","given":"Robert B.","non-dropping-particle":"","parse-names":false,"suffix":""},{"dropping-particle":"","family":"Torres","given":"Pedro","non-dropping-particle":"","parse-names":false,"suffix":""},{"dropping-particle":"","family":"Romano","given":"Eduardo","non-dropping-particle":"","parse-names":false,"suffix":""},{"dropping-particle":"","family":"Lacey","given":"John H.","non-dropping-particle":"","parse-names":false,"suffix":""}],"container-title":"Journal of Studies on Alcohol and Drugs","id":"ITEM-1","issued":{"date-parts":[["2012"]]},"title":"Alcohol-Related Risk of Driver Fatalities: An Update Using 2007 Data","type":"article-journal"},"uris":["http://www.mendeley.com/documents/?uuid=38661997-1c1c-49c3-83b3-faea83b805ae"]}],"mendeley":{"formattedCitation":"&lt;sup&gt;26&lt;/sup&gt;","plainTextFormattedCitation":"26","previouslyFormattedCitation":"&lt;sup&gt;26&lt;/sup&gt;"},"properties":{"noteIndex":0},"schema":"https://github.com/citation-style-language/schema/raw/master/csl-citation.json"}</w:instrText>
      </w:r>
      <w:r w:rsidR="006704CC">
        <w:fldChar w:fldCharType="separate"/>
      </w:r>
      <w:r w:rsidR="00C450F3" w:rsidRPr="00C450F3">
        <w:rPr>
          <w:noProof/>
          <w:vertAlign w:val="superscript"/>
        </w:rPr>
        <w:t>26</w:t>
      </w:r>
      <w:r w:rsidR="006704CC">
        <w:fldChar w:fldCharType="end"/>
      </w:r>
      <w:r w:rsidR="00207F3E" w:rsidRPr="00362889">
        <w:t xml:space="preserve"> </w:t>
      </w:r>
      <w:r w:rsidR="009D48D4">
        <w:t>experience a larger proportional rise in</w:t>
      </w:r>
      <w:r w:rsidR="00F331B7">
        <w:t xml:space="preserve"> transport</w:t>
      </w:r>
      <w:r w:rsidR="00B90B76">
        <w:t>-related</w:t>
      </w:r>
      <w:r w:rsidR="00F331B7">
        <w:t xml:space="preserve"> injuries</w:t>
      </w:r>
      <w:r w:rsidR="00207F3E" w:rsidRPr="00283E06">
        <w:t xml:space="preserve"> than older ages</w:t>
      </w:r>
      <w:r w:rsidR="006704CC">
        <w:t xml:space="preserve"> when temperatures are anomalously warm.</w:t>
      </w:r>
      <w:r w:rsidR="00E55FAE">
        <w:t xml:space="preserve"> </w:t>
      </w:r>
      <w:r w:rsidR="007B37C7">
        <w:t xml:space="preserve">Lastly, </w:t>
      </w:r>
      <w:r w:rsidR="009D48D4">
        <w:t>warmer</w:t>
      </w:r>
      <w:r w:rsidR="00E55FAE">
        <w:t xml:space="preserve"> temperatures </w:t>
      </w:r>
      <w:r w:rsidR="005F3A66">
        <w:t xml:space="preserve">generally </w:t>
      </w:r>
      <w:r w:rsidR="00B04E34">
        <w:t>increas</w:t>
      </w:r>
      <w:r w:rsidR="001A1E76">
        <w:t>e road traffic</w:t>
      </w:r>
      <w:r w:rsidR="00B04E34">
        <w:t xml:space="preserve"> </w:t>
      </w:r>
      <w:r w:rsidR="00E55FAE">
        <w:t xml:space="preserve">in </w:t>
      </w:r>
      <w:r w:rsidR="009445A8">
        <w:t>North America</w:t>
      </w:r>
      <w:r w:rsidR="009D48D4">
        <w:t>;</w:t>
      </w:r>
      <w:r w:rsidR="001A1E76">
        <w:fldChar w:fldCharType="begin" w:fldLock="1"/>
      </w:r>
      <w:r w:rsidR="002F0788">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mendeley":{"formattedCitation":"&lt;sup&gt;27–30&lt;/sup&gt;","plainTextFormattedCitation":"27–30","previouslyFormattedCitation":"&lt;sup&gt;27–30&lt;/sup&gt;"},"properties":{"noteIndex":0},"schema":"https://github.com/citation-style-language/schema/raw/master/csl-citation.json"}</w:instrText>
      </w:r>
      <w:r w:rsidR="001A1E76">
        <w:fldChar w:fldCharType="separate"/>
      </w:r>
      <w:r w:rsidR="00C450F3" w:rsidRPr="00C450F3">
        <w:rPr>
          <w:noProof/>
          <w:vertAlign w:val="superscript"/>
        </w:rPr>
        <w:t>27–30</w:t>
      </w:r>
      <w:r w:rsidR="001A1E76">
        <w:fldChar w:fldCharType="end"/>
      </w:r>
      <w:r w:rsidR="006D2CBB">
        <w:t xml:space="preserve"> With more people</w:t>
      </w:r>
      <w:r w:rsidR="00575AEF">
        <w:t xml:space="preserve"> generally</w:t>
      </w:r>
      <w:r w:rsidR="006D2CBB">
        <w:t xml:space="preserve"> outdoors in warmer weather,</w:t>
      </w:r>
      <w:r w:rsidR="009C4527">
        <w:fldChar w:fldCharType="begin" w:fldLock="1"/>
      </w:r>
      <w:r w:rsidR="002F0788">
        <w:instrText>ADDIN CSL_CITATION {"citationItems":[{"id":"ITEM-1","itemData":{"DOI":"10.1086/671766","ISBN":"03190781","ISSN":"0734-306X","PMID":"9726847","abstract":"We estimate the impacts of temperature on time allocation by exploiting plausibly exogenous variation in temperature over time within counties. Temperature increases at the higher end of the distribution reduce hours worked in industries with high exposure to climate and reduce time allocated to outdoor leisure for the nonemployed, with this time reallocated to indoor leisure. At the lower end of the distribution, time allocated to labor is nonresponsive to temperature increases, but outdoor leisure increases while indoor leisure decreases as temperature warms. We also find suggestive evidence of short-run adaptation to higher temperatures through temporal substitutions and acclimatization. [PUBLICATION ABSTRACT] Reprinted by permission of the University of Chicago Press. © All rights reserved","author":[{"dropping-particle":"","family":"Graff Zivin","given":"Joshua","non-dropping-particle":"","parse-names":false,"suffix":""},{"dropping-particle":"","family":"Neidell","given":"Matthew","non-dropping-particle":"","parse-names":false,"suffix":""}],"container-title":"Journal of Labor Economics","id":"ITEM-1","issued":{"date-parts":[["2014"]]},"title":"Temperature and the Allocation of Time: Implications for Climate Change","type":"article-journal"},"uris":["http://www.mendeley.com/documents/?uuid=e331d2f6-b09f-4d6f-a52e-51c0a2341df7"]}],"mendeley":{"formattedCitation":"&lt;sup&gt;31&lt;/sup&gt;","plainTextFormattedCitation":"31","previouslyFormattedCitation":"&lt;sup&gt;31&lt;/sup&gt;"},"properties":{"noteIndex":0},"schema":"https://github.com/citation-style-language/schema/raw/master/csl-citation.json"}</w:instrText>
      </w:r>
      <w:r w:rsidR="009C4527">
        <w:fldChar w:fldCharType="separate"/>
      </w:r>
      <w:r w:rsidR="00C450F3" w:rsidRPr="00C450F3">
        <w:rPr>
          <w:noProof/>
          <w:vertAlign w:val="superscript"/>
        </w:rPr>
        <w:t>31</w:t>
      </w:r>
      <w:r w:rsidR="009C4527">
        <w:fldChar w:fldCharType="end"/>
      </w:r>
      <w:r w:rsidR="006D2CBB">
        <w:t xml:space="preserve"> this</w:t>
      </w:r>
      <w:r w:rsidR="00484EC5">
        <w:t xml:space="preserve"> could lead to more </w:t>
      </w:r>
      <w:r w:rsidR="009D48D4">
        <w:t xml:space="preserve">fatal </w:t>
      </w:r>
      <w:r w:rsidR="00484EC5">
        <w:t>collisions.</w:t>
      </w:r>
    </w:p>
    <w:p w14:paraId="3AFBA133" w14:textId="77777777" w:rsidR="005773FB" w:rsidRDefault="005773FB" w:rsidP="00FF023E">
      <w:pPr>
        <w:spacing w:line="480" w:lineRule="auto"/>
        <w:jc w:val="both"/>
      </w:pPr>
    </w:p>
    <w:p w14:paraId="46FF7E36" w14:textId="03800925" w:rsidR="00701866" w:rsidRPr="00542390" w:rsidRDefault="00BE5F0E" w:rsidP="00D92F3C">
      <w:pPr>
        <w:spacing w:line="480" w:lineRule="auto"/>
        <w:jc w:val="both"/>
        <w:rPr>
          <w:i/>
          <w:color w:val="000000" w:themeColor="text1"/>
        </w:rPr>
      </w:pPr>
      <w:r>
        <w:t>P</w:t>
      </w:r>
      <w:r w:rsidR="005773FB">
        <w:t xml:space="preserve">athways </w:t>
      </w:r>
      <w:r w:rsidR="00B90B76">
        <w:t xml:space="preserve">linking </w:t>
      </w:r>
      <w:r w:rsidR="005773FB">
        <w:t>anomalously high temperatures and deaths from assault</w:t>
      </w:r>
      <w:r>
        <w:t xml:space="preserve"> and self-harm are less established</w:t>
      </w:r>
      <w:r w:rsidR="005773FB">
        <w:t xml:space="preserve">. </w:t>
      </w:r>
      <w:r w:rsidR="00060831">
        <w:t xml:space="preserve">One </w:t>
      </w:r>
      <w:r w:rsidR="005D41A4">
        <w:t xml:space="preserve">hypothesis </w:t>
      </w:r>
      <w:r w:rsidR="00060831">
        <w:t>is that</w:t>
      </w:r>
      <w:r w:rsidR="00887243">
        <w:t>, similar to transport</w:t>
      </w:r>
      <w:r w:rsidR="006023C5">
        <w:t>,</w:t>
      </w:r>
      <w:r w:rsidR="00887243">
        <w:t xml:space="preserve"> </w:t>
      </w:r>
      <w:r w:rsidR="005F20AD">
        <w:t xml:space="preserve">more time spent outdoors in anomalously warmer temperatures </w:t>
      </w:r>
      <w:r w:rsidR="009F36AB">
        <w:t xml:space="preserve">leads </w:t>
      </w:r>
      <w:r w:rsidR="005F20AD">
        <w:t>to an increased number of face-to-face interactions, and hence</w:t>
      </w:r>
      <w:r w:rsidR="00B52DB6">
        <w:t xml:space="preserve"> </w:t>
      </w:r>
      <w:r w:rsidR="005F20AD">
        <w:t>arguments, confrontations, and ultimately assault</w:t>
      </w:r>
      <w:r w:rsidR="00134D6A">
        <w:t>s</w:t>
      </w:r>
      <w:r w:rsidR="002D7F86">
        <w:t>.</w:t>
      </w:r>
      <w:r w:rsidR="005F20AD">
        <w:fldChar w:fldCharType="begin" w:fldLock="1"/>
      </w:r>
      <w:r w:rsidR="002F0788">
        <w:instrText>ADDIN CSL_CITATION {"citationItems":[{"id":"ITEM-1","itemData":{"DOI":"10.2307/2946686","ISBN":"00335533","ISSN":"0033-5533","PMID":"9463401","abstract":"Each copy of any part of a JSTOR transmission must contain the same copyright notice that appears on the screen or printed page of such transmission.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The high variance of crime rates across time and space is one of the oldest puzzles in the social sciences; this variance appears too high to be explained by changes in the exogenous costs and benefits of crime. We present a model where social interactions create enough covariance across individuals to explain the high cross-city variance of crime rates. This model provides an index of social interac-tions which suggests that the amount of social interactions is highest in petty crimes, moderate in more serious crimes, and almost negligible in murder and rape. Quelquefois aussi le crime prend sa source dans l'esprit d'imitation, que l'homme possede 'a un haut degre et qu'il manifeste en toutes choses [A. Quetelet 1835].","author":[{"dropping-particle":"","family":"Glaeser","given":"E. L.","non-dropping-particle":"","parse-names":false,"suffix":""},{"dropping-particle":"","family":"Sacerdote","given":"B.","non-dropping-particle":"","parse-names":false,"suffix":""},{"dropping-particle":"","family":"Scheinkman","given":"J. A.","non-dropping-particle":"","parse-names":false,"suffix":""}],"container-title":"The Quarterly Journal of Economics","id":"ITEM-1","issued":{"date-parts":[["1996"]]},"title":"Crime and social interactions","type":"article-journal"},"uris":["http://www.mendeley.com/documents/?uuid=f5f8fe2d-5cc5-4a09-b594-52898188ed98"]},{"id":"ITEM-2","itemData":{"DOI":"10.1177/0013916503255565","ISBN":"0013-9165","ISSN":"00139165","abstract":"Two archival analyses were performed to examine the association between annual temperatures and U.S. crime rates. The first was based on area- averaged temperatures in the United States as a whole for the years 1950 through 1999. Box-Jenkins time-series analyses indicated that annual temperatures were associated with assault but not murder rates in analyses that controlled for yearly pop- ulation, ethnicity, and three economic variables. The second analysis was based on state-centered crime rates from 1960 through 1998 and included the same controls. Contrary to the general aggression model, cross-sectional time-series analyses indi- cated that annual temperatures were associated with rates for assault, rape, robbery, burglary, and larceny, but not murder or motor vehicle theft. The results are consistent with a routine activity theory interpretation of everyday and criminal behavior","author":[{"dropping-particle":"","family":"Rotton","given":"James","non-dropping-particle":"","parse-names":false,"suffix":""},{"dropping-particle":"","family":"Cohn","given":"Ellen G.","non-dropping-particle":"","parse-names":false,"suffix":""}],"container-title":"Environment and Behavior","id":"ITEM-2","issued":{"date-parts":[["2003"]]},"title":"Global warming and U.S. crime rates: An application of routine activity theory","type":"article-journal"},"uris":["http://www.mendeley.com/documents/?uuid=517a4f98-2db3-48b4-85e6-0bda13769666"]}],"mendeley":{"formattedCitation":"&lt;sup&gt;32,33&lt;/sup&gt;","plainTextFormattedCitation":"32,33","previouslyFormattedCitation":"&lt;sup&gt;32,33&lt;/sup&gt;"},"properties":{"noteIndex":0},"schema":"https://github.com/citation-style-language/schema/raw/master/csl-citation.json"}</w:instrText>
      </w:r>
      <w:r w:rsidR="005F20AD">
        <w:fldChar w:fldCharType="separate"/>
      </w:r>
      <w:r w:rsidR="00C450F3" w:rsidRPr="00C450F3">
        <w:rPr>
          <w:noProof/>
          <w:vertAlign w:val="superscript"/>
        </w:rPr>
        <w:t>32,33</w:t>
      </w:r>
      <w:r w:rsidR="005F20AD">
        <w:fldChar w:fldCharType="end"/>
      </w:r>
      <w:r w:rsidR="00060831">
        <w:t xml:space="preserve"> </w:t>
      </w:r>
      <w:r w:rsidR="005F20AD">
        <w:t xml:space="preserve">These effects </w:t>
      </w:r>
      <w:r w:rsidR="00060831">
        <w:t xml:space="preserve">could be </w:t>
      </w:r>
      <w:r w:rsidR="005F20AD">
        <w:t>compounded by the greater anger levels li</w:t>
      </w:r>
      <w:r w:rsidR="005F20AD" w:rsidRPr="00A27E88">
        <w:t>nk</w:t>
      </w:r>
      <w:r w:rsidR="005F20AD">
        <w:t>ed to higher</w:t>
      </w:r>
      <w:r w:rsidR="005F20AD" w:rsidRPr="00A27E88">
        <w:t xml:space="preserve"> temperature</w:t>
      </w:r>
      <w:r w:rsidR="005F20AD">
        <w:t>s</w:t>
      </w:r>
      <w:r w:rsidR="005F20AD" w:rsidRPr="00A27E88">
        <w:t>.</w:t>
      </w:r>
      <w:r w:rsidR="005F20AD" w:rsidRPr="00A27E88">
        <w:fldChar w:fldCharType="begin" w:fldLock="1"/>
      </w:r>
      <w:r w:rsidR="002F0788">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mendeley":{"formattedCitation":"&lt;sup&gt;34,35&lt;/sup&gt;","plainTextFormattedCitation":"34,35","previouslyFormattedCitation":"&lt;sup&gt;34,35&lt;/sup&gt;"},"properties":{"noteIndex":0},"schema":"https://github.com/citation-style-language/schema/raw/master/csl-citation.json"}</w:instrText>
      </w:r>
      <w:r w:rsidR="005F20AD" w:rsidRPr="00A27E88">
        <w:fldChar w:fldCharType="separate"/>
      </w:r>
      <w:r w:rsidR="00C450F3" w:rsidRPr="00C450F3">
        <w:rPr>
          <w:noProof/>
          <w:vertAlign w:val="superscript"/>
        </w:rPr>
        <w:t>34,35</w:t>
      </w:r>
      <w:r w:rsidR="005F20AD" w:rsidRPr="00A27E88">
        <w:fldChar w:fldCharType="end"/>
      </w:r>
      <w:r w:rsidR="00AB562C">
        <w:t xml:space="preserve">Regarding intentional self-harm, </w:t>
      </w:r>
      <w:r w:rsidR="005031B9">
        <w:t xml:space="preserve">higher </w:t>
      </w:r>
      <w:r w:rsidR="00681A5F">
        <w:t>temperature ha</w:t>
      </w:r>
      <w:r w:rsidR="005031B9">
        <w:t>s</w:t>
      </w:r>
      <w:r w:rsidR="00681A5F">
        <w:t xml:space="preserve"> been </w:t>
      </w:r>
      <w:r w:rsidR="00506ECB">
        <w:t>hypothesised</w:t>
      </w:r>
      <w:r w:rsidR="0071031A">
        <w:t xml:space="preserve"> </w:t>
      </w:r>
      <w:r w:rsidR="00914C43">
        <w:t>as</w:t>
      </w:r>
      <w:r w:rsidR="0071031A">
        <w:t xml:space="preserve"> associated</w:t>
      </w:r>
      <w:r w:rsidR="00506ECB">
        <w:t xml:space="preserve"> </w:t>
      </w:r>
      <w:r w:rsidR="00681A5F">
        <w:t>with higher levels of distress in younger people</w:t>
      </w:r>
      <w:r w:rsidR="00DB43E9">
        <w:t>.</w:t>
      </w:r>
      <w:r w:rsidR="00681A5F">
        <w:fldChar w:fldCharType="begin" w:fldLock="1"/>
      </w:r>
      <w:r w:rsidR="002F0788">
        <w:instrText>ADDIN CSL_CITATION {"citationItems":[{"id":"ITEM-1","itemData":{"DOI":"10.1016/S2542-5196(17)30045-1","ISBN":"2542-5196","ISSN":"25425196","PMID":"29851616","author":[{"dropping-particle":"","family":"Majeed","given":"Haris","non-dropping-particle":"","parse-names":false,"suffix":""},{"dropping-particle":"","family":"Lee","given":"Jonathan","non-dropping-particle":"","parse-names":false,"suffix":""}],"container-title":"The Lancet Planetary Health","id":"ITEM-1","issue":"3","issued":{"date-parts":[["2017"]]},"page":"e94-e95","publisher":"The Author(s). Published by Elsevier Ltd. This is an Open Access article under the CC BY-NC-ND 4.0 license","title":"The impact of climate change on youth depression and mental health","type":"article-journal","volume":"1"},"uris":["http://www.mendeley.com/documents/?uuid=6cd7a1ec-54f6-4e32-8dac-b8337c27f7ca"]}],"mendeley":{"formattedCitation":"&lt;sup&gt;36&lt;/sup&gt;","plainTextFormattedCitation":"36","previouslyFormattedCitation":"&lt;sup&gt;36&lt;/sup&gt;"},"properties":{"noteIndex":0},"schema":"https://github.com/citation-style-language/schema/raw/master/csl-citation.json"}</w:instrText>
      </w:r>
      <w:r w:rsidR="00681A5F">
        <w:fldChar w:fldCharType="separate"/>
      </w:r>
      <w:r w:rsidR="00C450F3" w:rsidRPr="00C450F3">
        <w:rPr>
          <w:noProof/>
          <w:vertAlign w:val="superscript"/>
        </w:rPr>
        <w:t>36</w:t>
      </w:r>
      <w:r w:rsidR="00681A5F">
        <w:fldChar w:fldCharType="end"/>
      </w:r>
      <w:r w:rsidR="00681A5F">
        <w:t xml:space="preserve"> </w:t>
      </w:r>
      <w:r w:rsidR="007B660C">
        <w:t>Nonetheless</w:t>
      </w:r>
      <w:r w:rsidR="00DB43E9">
        <w:t xml:space="preserve">, </w:t>
      </w:r>
      <w:r w:rsidR="00681A5F">
        <w:t xml:space="preserve">links between </w:t>
      </w:r>
      <w:r w:rsidR="00B45A6F">
        <w:t xml:space="preserve">temperature and </w:t>
      </w:r>
      <w:r w:rsidR="00681A5F">
        <w:t xml:space="preserve">mental health </w:t>
      </w:r>
      <w:r w:rsidR="00B45A6F">
        <w:t>requires further investigation,</w:t>
      </w:r>
      <w:r w:rsidR="00B94EA3" w:rsidRPr="004633E5">
        <w:fldChar w:fldCharType="begin" w:fldLock="1"/>
      </w:r>
      <w:r w:rsidR="002F0788">
        <w:instrText>ADDIN CSL_CITATION {"citationItems":[{"id":"ITEM-1","itemData":{"DOI":"10.1038/s41558-018-0102-4","ISBN":"1758-678X","ISSN":"17586798","abstract":"It is increasingly necessary to quantify the impacts of climate change on populations, and to quantify the effectiveness of mitigation and adaptation strategies. Despite growing interest in the health effects of climate change, the relationship between mental health and climate change has received little attention in research or policy. Here, we outline current thinking about climate change and mental health, and discuss crucial limitations in modern epidemiology for examining this issue. A systems approach, complemented by a new style of research thinking and leadership, can help align the needs of this emerging field with existing and research policy agendas.","author":[{"dropping-particle":"","family":"Berry","given":"Helen L.","non-dropping-particle":"","parse-names":false,"suffix":""},{"dropping-particle":"","family":"Waite","given":"Thomas D.","non-dropping-particle":"","parse-names":false,"suffix":""},{"dropping-particle":"","family":"Dear","given":"Keith B.G.","non-dropping-particle":"","parse-names":false,"suffix":""},{"dropping-particle":"","family":"Capon","given":"Anthony G.","non-dropping-particle":"","parse-names":false,"suffix":""},{"dropping-particle":"","family":"Murray","given":"Virginia","non-dropping-particle":"","parse-names":false,"suffix":""}],"container-title":"Nature Climate Change","id":"ITEM-1","issued":{"date-parts":[["2018"]]},"title":"The case for systems thinking about climate change and mental health","type":"article"},"uris":["http://www.mendeley.com/documents/?uuid=ec6abdd6-2867-4a23-9c78-c2c5ab8da467"]}],"mendeley":{"formattedCitation":"&lt;sup&gt;37&lt;/sup&gt;","plainTextFormattedCitation":"37","previouslyFormattedCitation":"&lt;sup&gt;37&lt;/sup&gt;"},"properties":{"noteIndex":0},"schema":"https://github.com/citation-style-language/schema/raw/master/csl-citation.json"}</w:instrText>
      </w:r>
      <w:r w:rsidR="00B94EA3" w:rsidRPr="004633E5">
        <w:fldChar w:fldCharType="separate"/>
      </w:r>
      <w:r w:rsidR="00C450F3" w:rsidRPr="00C450F3">
        <w:rPr>
          <w:noProof/>
          <w:vertAlign w:val="superscript"/>
        </w:rPr>
        <w:t>37</w:t>
      </w:r>
      <w:r w:rsidR="00B94EA3" w:rsidRPr="004633E5">
        <w:fldChar w:fldCharType="end"/>
      </w:r>
      <w:r w:rsidR="00245B0A">
        <w:t xml:space="preserve"> </w:t>
      </w:r>
      <w:r w:rsidR="00B45A6F">
        <w:t>including whether the relationship varies by age and gender, as indicated by our results.</w:t>
      </w:r>
    </w:p>
    <w:p w14:paraId="1733C77D" w14:textId="77777777" w:rsidR="00701866" w:rsidRPr="00E276F7" w:rsidRDefault="00701866" w:rsidP="00FF023E">
      <w:pPr>
        <w:spacing w:line="480" w:lineRule="auto"/>
        <w:jc w:val="both"/>
      </w:pPr>
    </w:p>
    <w:p w14:paraId="0612ADBF" w14:textId="3247D2C0" w:rsidR="00701866" w:rsidRPr="002A2E8D" w:rsidRDefault="003D6B63" w:rsidP="00FF023E">
      <w:pPr>
        <w:spacing w:line="480" w:lineRule="auto"/>
        <w:jc w:val="both"/>
      </w:pPr>
      <w:r>
        <w:t xml:space="preserve">The major strength of our </w:t>
      </w:r>
      <w:r w:rsidR="00701866">
        <w:t xml:space="preserve">study </w:t>
      </w:r>
      <w:r>
        <w:t xml:space="preserve">is that we </w:t>
      </w:r>
      <w:r w:rsidR="00177480">
        <w:t xml:space="preserve">have </w:t>
      </w:r>
      <w:r w:rsidR="00701866">
        <w:t>comprehensive</w:t>
      </w:r>
      <w:r>
        <w:t>ly</w:t>
      </w:r>
      <w:r w:rsidR="00701866">
        <w:t xml:space="preserve"> </w:t>
      </w:r>
      <w:r>
        <w:t>modelled</w:t>
      </w:r>
      <w:r w:rsidR="00701866">
        <w:t xml:space="preserve"> </w:t>
      </w:r>
      <w:r>
        <w:t>the</w:t>
      </w:r>
      <w:r w:rsidR="00701866">
        <w:t xml:space="preserve"> association of temperature anomaly with injury by type of injury, </w:t>
      </w:r>
      <w:r w:rsidR="00E715F2">
        <w:t>month</w:t>
      </w:r>
      <w:r w:rsidR="000307CB">
        <w:t>,</w:t>
      </w:r>
      <w:r w:rsidR="00E715F2">
        <w:t xml:space="preserve"> </w:t>
      </w:r>
      <w:r w:rsidR="00701866">
        <w:t>age group and sex.</w:t>
      </w:r>
      <w:r w:rsidR="00676372">
        <w:t xml:space="preserve"> </w:t>
      </w:r>
      <w:r w:rsidR="000931BC">
        <w:t>Our meas</w:t>
      </w:r>
      <w:r w:rsidR="00B52DB6">
        <w:t>u</w:t>
      </w:r>
      <w:r w:rsidR="000931BC">
        <w:t xml:space="preserve">re </w:t>
      </w:r>
      <w:r w:rsidR="009A29F9">
        <w:t>o</w:t>
      </w:r>
      <w:r w:rsidR="000931BC">
        <w:t>f</w:t>
      </w:r>
      <w:r w:rsidR="00701866">
        <w:t xml:space="preserve"> temperature anomaly internalises long-term historical experience </w:t>
      </w:r>
      <w:r w:rsidR="000931BC">
        <w:t xml:space="preserve">of each </w:t>
      </w:r>
      <w:proofErr w:type="gramStart"/>
      <w:r w:rsidR="000931BC">
        <w:t>state</w:t>
      </w:r>
      <w:r w:rsidR="00701866">
        <w:t>, and</w:t>
      </w:r>
      <w:proofErr w:type="gramEnd"/>
      <w:r w:rsidR="00701866">
        <w:t xml:space="preserve"> is closer to what climate change may bring about than solely examining </w:t>
      </w:r>
      <w:r w:rsidR="000931BC">
        <w:t>daily</w:t>
      </w:r>
      <w:r w:rsidR="00701866">
        <w:t xml:space="preserve"> episodes</w:t>
      </w:r>
      <w:r w:rsidR="000931BC">
        <w:t>, or average temperature to which people have adapted</w:t>
      </w:r>
      <w:r w:rsidR="00701866">
        <w:t xml:space="preserve">. </w:t>
      </w:r>
      <w:r w:rsidR="000931BC">
        <w:t>To utilise this metric, w</w:t>
      </w:r>
      <w:r w:rsidR="00701866">
        <w:t xml:space="preserve">e </w:t>
      </w:r>
      <w:r w:rsidR="00753F96">
        <w:t xml:space="preserve">integrated </w:t>
      </w:r>
      <w:r w:rsidR="00701866">
        <w:t xml:space="preserve">two </w:t>
      </w:r>
      <w:r w:rsidR="002F7A44">
        <w:t xml:space="preserve">large </w:t>
      </w:r>
      <w:r w:rsidR="00701866">
        <w:t xml:space="preserve">disparate </w:t>
      </w:r>
      <w:r w:rsidR="00753F96">
        <w:t xml:space="preserve">national </w:t>
      </w:r>
      <w:r w:rsidR="00701866">
        <w:t xml:space="preserve">datasets </w:t>
      </w:r>
      <w:r w:rsidR="00753F96">
        <w:t>on</w:t>
      </w:r>
      <w:r w:rsidR="00701866">
        <w:t xml:space="preserve"> mortality </w:t>
      </w:r>
      <w:r w:rsidR="004D2D69">
        <w:t>(</w:t>
      </w:r>
      <w:r w:rsidR="0007339A">
        <w:t xml:space="preserve">US </w:t>
      </w:r>
      <w:r w:rsidR="000A0410">
        <w:t>vital statistics</w:t>
      </w:r>
      <w:r w:rsidR="004D2D69">
        <w:t xml:space="preserve">) </w:t>
      </w:r>
      <w:r w:rsidR="00701866">
        <w:t xml:space="preserve">and meteorology </w:t>
      </w:r>
      <w:r w:rsidR="00E512AF">
        <w:t>(ERA-Interim</w:t>
      </w:r>
      <w:r w:rsidR="009C2BC0" w:rsidRPr="00636C9B">
        <w:fldChar w:fldCharType="begin" w:fldLock="1"/>
      </w:r>
      <w:r w:rsidR="002F0788">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38&lt;/sup&gt;","plainTextFormattedCitation":"38","previouslyFormattedCitation":"&lt;sup&gt;38&lt;/sup&gt;"},"properties":{"noteIndex":0},"schema":"https://github.com/citation-style-language/schema/raw/master/csl-citation.json"}</w:instrText>
      </w:r>
      <w:r w:rsidR="009C2BC0" w:rsidRPr="00636C9B">
        <w:fldChar w:fldCharType="separate"/>
      </w:r>
      <w:r w:rsidR="00C450F3" w:rsidRPr="00C450F3">
        <w:rPr>
          <w:noProof/>
          <w:vertAlign w:val="superscript"/>
        </w:rPr>
        <w:t>38</w:t>
      </w:r>
      <w:r w:rsidR="009C2BC0" w:rsidRPr="00636C9B">
        <w:fldChar w:fldCharType="end"/>
      </w:r>
      <w:r w:rsidR="00E512AF">
        <w:t>)</w:t>
      </w:r>
      <w:r w:rsidR="00753F96">
        <w:t>, and developed a bespoke</w:t>
      </w:r>
      <w:r w:rsidR="00E512AF">
        <w:t xml:space="preserve"> </w:t>
      </w:r>
      <w:r w:rsidR="00F2181C">
        <w:t>Bayesian spatio-temporal model</w:t>
      </w:r>
      <w:r w:rsidR="00701866">
        <w:t>.</w:t>
      </w:r>
      <w:r w:rsidR="006011A5">
        <w:t xml:space="preserve"> </w:t>
      </w:r>
      <w:r w:rsidR="00701866">
        <w:t>A limitation of our study is that, like all observation studies, we cannot rule out confounding</w:t>
      </w:r>
      <w:r w:rsidR="00BE5F0E">
        <w:t xml:space="preserve"> of results due to other factors</w:t>
      </w:r>
      <w:r w:rsidR="00701866">
        <w:t xml:space="preserve">, </w:t>
      </w:r>
      <w:r w:rsidR="00701866">
        <w:lastRenderedPageBreak/>
        <w:t xml:space="preserve">although it is unlikely that </w:t>
      </w:r>
      <w:r w:rsidR="00BE5F0E">
        <w:t>such</w:t>
      </w:r>
      <w:r w:rsidR="00701866">
        <w:t xml:space="preserve"> factors will have the same anomalies</w:t>
      </w:r>
      <w:r w:rsidR="00DD294E">
        <w:t xml:space="preserve"> as temperature,</w:t>
      </w:r>
      <w:r w:rsidR="00701866">
        <w:t xml:space="preserve"> even if their average space and time patterns are the same. </w:t>
      </w:r>
    </w:p>
    <w:p w14:paraId="2069734E" w14:textId="77777777" w:rsidR="006652B3" w:rsidRPr="00F24740" w:rsidRDefault="006652B3" w:rsidP="00FF023E">
      <w:pPr>
        <w:spacing w:line="480" w:lineRule="auto"/>
        <w:jc w:val="both"/>
      </w:pPr>
    </w:p>
    <w:p w14:paraId="647C6E17" w14:textId="7024BDA4" w:rsidR="00F76D4F" w:rsidRPr="00254463" w:rsidRDefault="00735673" w:rsidP="00FF023E">
      <w:pPr>
        <w:spacing w:line="480" w:lineRule="auto"/>
        <w:jc w:val="both"/>
      </w:pPr>
      <w:r w:rsidRPr="00254463">
        <w:t xml:space="preserve">Our work </w:t>
      </w:r>
      <w:r>
        <w:t xml:space="preserve">highlights how deaths from injuries </w:t>
      </w:r>
      <w:r w:rsidR="00DD294E">
        <w:t xml:space="preserve">are not only currently susceptible to temperature anomalies but </w:t>
      </w:r>
      <w:r w:rsidR="00580B4F">
        <w:t xml:space="preserve">could </w:t>
      </w:r>
      <w:r w:rsidR="00DD294E">
        <w:t xml:space="preserve">also </w:t>
      </w:r>
      <w:r w:rsidR="00580B4F">
        <w:t>be modified</w:t>
      </w:r>
      <w:r>
        <w:t xml:space="preserve"> </w:t>
      </w:r>
      <w:r w:rsidR="00877EDF">
        <w:t>by</w:t>
      </w:r>
      <w:r>
        <w:t xml:space="preserve"> rising temperatures </w:t>
      </w:r>
      <w:r w:rsidR="00716FDD">
        <w:t>resulting from</w:t>
      </w:r>
      <w:r>
        <w:t xml:space="preserve"> climate change</w:t>
      </w:r>
      <w:r w:rsidR="00447981">
        <w:t>, unless countered by social and health system interventions</w:t>
      </w:r>
      <w:r w:rsidR="00092B09">
        <w:t xml:space="preserve"> that mitigate these impacts</w:t>
      </w:r>
      <w:r>
        <w:t>.</w:t>
      </w:r>
      <w:r w:rsidR="006652B3">
        <w:t xml:space="preserve"> </w:t>
      </w:r>
      <w:r w:rsidR="000B4B68">
        <w:t>Though absolute impacts o</w:t>
      </w:r>
      <w:r w:rsidR="00A74766">
        <w:t>n</w:t>
      </w:r>
      <w:r w:rsidR="000B4B68">
        <w:t xml:space="preserve"> mortality are</w:t>
      </w:r>
      <w:r w:rsidR="00A74766">
        <w:t xml:space="preserve"> modest</w:t>
      </w:r>
      <w:r w:rsidR="000B4B68">
        <w:t xml:space="preserve">, </w:t>
      </w:r>
      <w:r w:rsidR="00DD294E">
        <w:t>some groups</w:t>
      </w:r>
      <w:r w:rsidR="00A74766">
        <w:t>, especially men in young to middle-ages</w:t>
      </w:r>
      <w:r w:rsidR="00DD294E">
        <w:t>,</w:t>
      </w:r>
      <w:r w:rsidR="00A74766">
        <w:t xml:space="preserve"> will experience </w:t>
      </w:r>
      <w:r w:rsidR="00DD294E">
        <w:t>larger</w:t>
      </w:r>
      <w:r w:rsidR="00A74766">
        <w:t xml:space="preserve"> impacts. </w:t>
      </w:r>
      <w:proofErr w:type="gramStart"/>
      <w:r w:rsidR="00584490">
        <w:t>Therefore</w:t>
      </w:r>
      <w:proofErr w:type="gramEnd"/>
      <w:r w:rsidR="00584490">
        <w:t xml:space="preserve"> a combination of public health interventions that broadly target injuries in these groups – for example </w:t>
      </w:r>
      <w:r w:rsidR="00C3189F">
        <w:t xml:space="preserve">targeted messaging for younger males on the risks of </w:t>
      </w:r>
      <w:r w:rsidR="00DD294E">
        <w:t xml:space="preserve">transport injury in </w:t>
      </w:r>
      <w:r w:rsidR="00C3189F">
        <w:t xml:space="preserve">high temperature </w:t>
      </w:r>
      <w:r w:rsidR="00DD294E">
        <w:t>conditions</w:t>
      </w:r>
      <w:r w:rsidR="00C3189F">
        <w:t xml:space="preserve"> </w:t>
      </w:r>
      <w:r w:rsidR="00584490">
        <w:t xml:space="preserve">– and those that trigger in relation to forecasted high temperature periods – for example </w:t>
      </w:r>
      <w:r w:rsidR="00C3189F">
        <w:t>varying speed</w:t>
      </w:r>
      <w:r w:rsidR="00C8647A">
        <w:t xml:space="preserve"> limits based on temperature and more alcohol blood level checks</w:t>
      </w:r>
      <w:r w:rsidR="00C3189F">
        <w:t xml:space="preserve"> </w:t>
      </w:r>
      <w:r w:rsidR="00584490">
        <w:t>– should be a public health priority</w:t>
      </w:r>
      <w:r w:rsidR="00995381">
        <w:t>.</w:t>
      </w:r>
    </w:p>
    <w:p w14:paraId="16546106" w14:textId="77777777" w:rsidR="003C6E2A" w:rsidRDefault="003C6E2A" w:rsidP="00FF023E">
      <w:pPr>
        <w:spacing w:line="480" w:lineRule="auto"/>
        <w:jc w:val="both"/>
        <w:rPr>
          <w:b/>
          <w:color w:val="000000" w:themeColor="text1"/>
        </w:rPr>
      </w:pPr>
    </w:p>
    <w:p w14:paraId="47189CEC" w14:textId="130227F2" w:rsidR="001E0C8D" w:rsidRPr="00636C9B" w:rsidRDefault="00FA3851" w:rsidP="00FF023E">
      <w:pPr>
        <w:spacing w:line="480" w:lineRule="auto"/>
        <w:jc w:val="both"/>
        <w:rPr>
          <w:b/>
          <w:color w:val="000000" w:themeColor="text1"/>
        </w:rPr>
      </w:pPr>
      <w:r w:rsidRPr="00636C9B">
        <w:rPr>
          <w:b/>
          <w:color w:val="000000" w:themeColor="text1"/>
        </w:rPr>
        <w:t>Methods</w:t>
      </w:r>
    </w:p>
    <w:p w14:paraId="5F537320" w14:textId="42CAEA61" w:rsidR="001E0C8D" w:rsidRPr="00636C9B" w:rsidRDefault="00FA3851" w:rsidP="00FF023E">
      <w:pPr>
        <w:spacing w:line="480" w:lineRule="auto"/>
        <w:jc w:val="both"/>
        <w:outlineLvl w:val="0"/>
        <w:rPr>
          <w:i/>
          <w:color w:val="000000" w:themeColor="text1"/>
        </w:rPr>
      </w:pPr>
      <w:r>
        <w:rPr>
          <w:i/>
          <w:color w:val="000000" w:themeColor="text1"/>
        </w:rPr>
        <w:t>Data sources</w:t>
      </w:r>
    </w:p>
    <w:p w14:paraId="6AD2E7A2" w14:textId="705D54D0" w:rsidR="00B54EF3" w:rsidRDefault="00FA3851" w:rsidP="00FF023E">
      <w:pPr>
        <w:spacing w:line="480" w:lineRule="auto"/>
        <w:jc w:val="both"/>
        <w:rPr>
          <w:rStyle w:val="apple-style-span"/>
          <w:color w:val="000000" w:themeColor="text1"/>
        </w:rPr>
      </w:pPr>
      <w:r w:rsidRPr="00636C9B">
        <w:rPr>
          <w:rStyle w:val="apple-style-span"/>
          <w:color w:val="000000" w:themeColor="text1"/>
        </w:rPr>
        <w:t>We used data on deaths</w:t>
      </w:r>
      <w:r w:rsidR="00276F29">
        <w:rPr>
          <w:rStyle w:val="apple-style-span"/>
          <w:color w:val="000000" w:themeColor="text1"/>
        </w:rPr>
        <w:t xml:space="preserve"> by sex, age, underlying cause of death a</w:t>
      </w:r>
      <w:r w:rsidR="00AD5AED">
        <w:rPr>
          <w:rStyle w:val="apple-style-span"/>
          <w:color w:val="000000" w:themeColor="text1"/>
        </w:rPr>
        <w:t xml:space="preserve">nd </w:t>
      </w:r>
      <w:r w:rsidR="00B54EF3">
        <w:rPr>
          <w:rStyle w:val="apple-style-span"/>
          <w:color w:val="000000" w:themeColor="text1"/>
        </w:rPr>
        <w:t>state</w:t>
      </w:r>
      <w:r w:rsidR="00AD5AED">
        <w:rPr>
          <w:rStyle w:val="apple-style-span"/>
          <w:color w:val="000000" w:themeColor="text1"/>
        </w:rPr>
        <w:t xml:space="preserve"> of residence</w:t>
      </w:r>
      <w:r w:rsidRPr="00636C9B">
        <w:rPr>
          <w:rStyle w:val="apple-style-span"/>
          <w:color w:val="000000" w:themeColor="text1"/>
        </w:rPr>
        <w:t xml:space="preserve"> in the contiguous USA from 1980 to 2016 </w:t>
      </w:r>
      <w:r w:rsidR="00AD5AED">
        <w:rPr>
          <w:rStyle w:val="apple-style-span"/>
          <w:color w:val="000000" w:themeColor="text1"/>
        </w:rPr>
        <w:t>through</w:t>
      </w:r>
      <w:r w:rsidRPr="00636C9B">
        <w:rPr>
          <w:rStyle w:val="apple-style-span"/>
          <w:color w:val="000000" w:themeColor="text1"/>
        </w:rPr>
        <w:t xml:space="preserve"> the National Center for Health Statistics (NCHS)</w:t>
      </w:r>
      <w:r w:rsidR="00AD5AED">
        <w:rPr>
          <w:rStyle w:val="apple-style-span"/>
          <w:color w:val="000000" w:themeColor="text1"/>
        </w:rPr>
        <w:t xml:space="preserve"> </w:t>
      </w:r>
      <w:r w:rsidR="00752BA5">
        <w:rPr>
          <w:rStyle w:val="apple-style-span"/>
          <w:color w:val="000000" w:themeColor="text1"/>
        </w:rPr>
        <w:t>(</w:t>
      </w:r>
      <w:hyperlink r:id="rId13" w:history="1">
        <w:r w:rsidR="00752BA5" w:rsidRPr="00CD3EFF">
          <w:rPr>
            <w:rStyle w:val="Hyperlink"/>
          </w:rPr>
          <w:t>https://www.cdc.gov/nchs/nvss/dvs_data_release.htm</w:t>
        </w:r>
      </w:hyperlink>
      <w:r w:rsidR="00752BA5">
        <w:rPr>
          <w:rStyle w:val="apple-style-span"/>
          <w:color w:val="000000" w:themeColor="text1"/>
        </w:rPr>
        <w:t xml:space="preserve">) </w:t>
      </w:r>
      <w:r w:rsidR="00AD5AED">
        <w:rPr>
          <w:rStyle w:val="apple-style-span"/>
          <w:color w:val="000000" w:themeColor="text1"/>
        </w:rPr>
        <w:t xml:space="preserve">and on population from the NCHS bridged-race dataset </w:t>
      </w:r>
      <w:r w:rsidR="00B54EF3" w:rsidRPr="00636C9B">
        <w:rPr>
          <w:color w:val="000000" w:themeColor="text1"/>
        </w:rPr>
        <w:t>for 1990 to 2016</w:t>
      </w:r>
      <w:r w:rsidR="00752BA5">
        <w:rPr>
          <w:color w:val="000000" w:themeColor="text1"/>
        </w:rPr>
        <w:t xml:space="preserve"> (</w:t>
      </w:r>
      <w:hyperlink r:id="rId14" w:history="1">
        <w:r w:rsidR="00752BA5" w:rsidRPr="00CD3EFF">
          <w:rPr>
            <w:rStyle w:val="Hyperlink"/>
          </w:rPr>
          <w:t>https://www.cdc.gov/nchs/nvss/bridged_race.htm</w:t>
        </w:r>
      </w:hyperlink>
      <w:r w:rsidR="00752BA5">
        <w:rPr>
          <w:color w:val="000000" w:themeColor="text1"/>
        </w:rPr>
        <w:t>)</w:t>
      </w:r>
      <w:r w:rsidR="00B54EF3" w:rsidRPr="00636C9B">
        <w:rPr>
          <w:color w:val="000000" w:themeColor="text1"/>
        </w:rPr>
        <w:t xml:space="preserve"> and from the US Census Bureau prior to 1990</w:t>
      </w:r>
      <w:r w:rsidR="00ED057C">
        <w:rPr>
          <w:color w:val="000000" w:themeColor="text1"/>
        </w:rPr>
        <w:t xml:space="preserve"> (</w:t>
      </w:r>
      <w:hyperlink r:id="rId15" w:history="1">
        <w:r w:rsidR="00C2431E" w:rsidRPr="000421EF">
          <w:rPr>
            <w:rStyle w:val="Hyperlink"/>
          </w:rPr>
          <w:t>https://www.census.gov/data/tables/time-series/demo/popest/1980s-county.html)</w:t>
        </w:r>
      </w:hyperlink>
      <w:r w:rsidR="00B54EF3" w:rsidRPr="00636C9B">
        <w:rPr>
          <w:color w:val="000000" w:themeColor="text1"/>
        </w:rPr>
        <w:t>.</w:t>
      </w:r>
      <w:r w:rsidR="00C2431E">
        <w:rPr>
          <w:color w:val="000000" w:themeColor="text1"/>
        </w:rPr>
        <w:t xml:space="preserve"> </w:t>
      </w:r>
      <w:r w:rsidR="00C2431E" w:rsidRPr="00636C9B">
        <w:rPr>
          <w:color w:val="000000" w:themeColor="text1"/>
        </w:rPr>
        <w:t>We calculated monthly population counts through linear interpolation, assigning each yearly count to July.</w:t>
      </w:r>
    </w:p>
    <w:p w14:paraId="6453463F" w14:textId="77777777" w:rsidR="00B54EF3" w:rsidRDefault="00B54EF3" w:rsidP="00FF023E">
      <w:pPr>
        <w:spacing w:line="480" w:lineRule="auto"/>
        <w:jc w:val="both"/>
        <w:rPr>
          <w:rStyle w:val="apple-style-span"/>
          <w:color w:val="000000" w:themeColor="text1"/>
        </w:rPr>
      </w:pPr>
    </w:p>
    <w:p w14:paraId="570E27EA" w14:textId="06FD19F1" w:rsidR="00FA3851" w:rsidRDefault="00FA3851" w:rsidP="00FF023E">
      <w:pPr>
        <w:spacing w:line="480" w:lineRule="auto"/>
        <w:jc w:val="both"/>
        <w:rPr>
          <w:rStyle w:val="apple-style-span"/>
          <w:color w:val="000000" w:themeColor="text1"/>
        </w:rPr>
      </w:pPr>
      <w:commentRangeStart w:id="12"/>
      <w:r w:rsidRPr="00636C9B">
        <w:rPr>
          <w:color w:val="000000" w:themeColor="text1"/>
        </w:rPr>
        <w:t xml:space="preserve">The underlying cause of death </w:t>
      </w:r>
      <w:r w:rsidR="005C5A8B">
        <w:rPr>
          <w:color w:val="000000" w:themeColor="text1"/>
        </w:rPr>
        <w:t xml:space="preserve">was coded according </w:t>
      </w:r>
      <w:r w:rsidRPr="00636C9B">
        <w:rPr>
          <w:color w:val="000000" w:themeColor="text1"/>
        </w:rPr>
        <w:t>to the international classification of diseases (ICD) system (9</w:t>
      </w:r>
      <w:r w:rsidRPr="00D92F3C">
        <w:rPr>
          <w:color w:val="000000" w:themeColor="text1"/>
          <w:vertAlign w:val="superscript"/>
        </w:rPr>
        <w:t>th</w:t>
      </w:r>
      <w:r w:rsidRPr="00636C9B">
        <w:rPr>
          <w:color w:val="000000" w:themeColor="text1"/>
        </w:rPr>
        <w:t xml:space="preserve"> revision from 1980 to 1998 and 10</w:t>
      </w:r>
      <w:r w:rsidRPr="00D92F3C">
        <w:rPr>
          <w:color w:val="000000" w:themeColor="text1"/>
          <w:vertAlign w:val="superscript"/>
        </w:rPr>
        <w:t>th</w:t>
      </w:r>
      <w:r w:rsidRPr="00636C9B">
        <w:rPr>
          <w:color w:val="000000" w:themeColor="text1"/>
        </w:rPr>
        <w:t xml:space="preserve"> revision thereafter). The </w:t>
      </w:r>
      <w:r w:rsidR="00FC7423">
        <w:rPr>
          <w:color w:val="000000" w:themeColor="text1"/>
        </w:rPr>
        <w:t>5.7</w:t>
      </w:r>
      <w:r w:rsidRPr="00636C9B">
        <w:rPr>
          <w:color w:val="000000" w:themeColor="text1"/>
        </w:rPr>
        <w:t xml:space="preserve"> million </w:t>
      </w:r>
      <w:r w:rsidRPr="00636C9B">
        <w:rPr>
          <w:rStyle w:val="apple-style-span"/>
          <w:color w:val="000000" w:themeColor="text1"/>
        </w:rPr>
        <w:t xml:space="preserve">injury deaths </w:t>
      </w:r>
      <w:r>
        <w:rPr>
          <w:rStyle w:val="apple-style-span"/>
          <w:color w:val="000000" w:themeColor="text1"/>
        </w:rPr>
        <w:t>fell into</w:t>
      </w:r>
      <w:r w:rsidRPr="00636C9B">
        <w:rPr>
          <w:rStyle w:val="apple-style-span"/>
          <w:color w:val="000000" w:themeColor="text1"/>
        </w:rPr>
        <w:t xml:space="preserve"> </w:t>
      </w:r>
      <w:r>
        <w:rPr>
          <w:rStyle w:val="apple-style-span"/>
          <w:color w:val="000000" w:themeColor="text1"/>
        </w:rPr>
        <w:t>six</w:t>
      </w:r>
      <w:r w:rsidRPr="00636C9B">
        <w:rPr>
          <w:rStyle w:val="apple-style-span"/>
          <w:color w:val="000000" w:themeColor="text1"/>
        </w:rPr>
        <w:t xml:space="preserve"> categories: transport, falls, drownings, assault</w:t>
      </w:r>
      <w:r>
        <w:rPr>
          <w:rStyle w:val="apple-style-span"/>
          <w:color w:val="000000" w:themeColor="text1"/>
        </w:rPr>
        <w:t xml:space="preserve">, </w:t>
      </w:r>
      <w:r w:rsidRPr="00636C9B">
        <w:rPr>
          <w:rStyle w:val="apple-style-span"/>
          <w:color w:val="000000" w:themeColor="text1"/>
        </w:rPr>
        <w:t xml:space="preserve">intentional </w:t>
      </w:r>
      <w:r w:rsidRPr="00636C9B">
        <w:rPr>
          <w:rStyle w:val="apple-style-span"/>
          <w:color w:val="000000" w:themeColor="text1"/>
        </w:rPr>
        <w:lastRenderedPageBreak/>
        <w:t>self-harm</w:t>
      </w:r>
      <w:r>
        <w:rPr>
          <w:rStyle w:val="apple-style-span"/>
          <w:color w:val="000000" w:themeColor="text1"/>
        </w:rPr>
        <w:t xml:space="preserve"> and</w:t>
      </w:r>
      <w:r w:rsidR="00A269BD">
        <w:rPr>
          <w:rStyle w:val="apple-style-span"/>
          <w:color w:val="000000" w:themeColor="text1"/>
        </w:rPr>
        <w:t xml:space="preserve"> an aggregate set of</w:t>
      </w:r>
      <w:r>
        <w:rPr>
          <w:rStyle w:val="apple-style-span"/>
          <w:color w:val="000000" w:themeColor="text1"/>
        </w:rPr>
        <w:t xml:space="preserve"> other unintentional injuries</w:t>
      </w:r>
      <w:r w:rsidRPr="00636C9B">
        <w:rPr>
          <w:rStyle w:val="apple-style-span"/>
          <w:color w:val="000000" w:themeColor="text1"/>
        </w:rPr>
        <w:t>.</w:t>
      </w:r>
      <w:r>
        <w:rPr>
          <w:rStyle w:val="apple-style-span"/>
          <w:color w:val="000000" w:themeColor="text1"/>
        </w:rPr>
        <w:t xml:space="preserve"> We report the results of all</w:t>
      </w:r>
      <w:r w:rsidR="001A274C">
        <w:rPr>
          <w:rStyle w:val="apple-style-span"/>
          <w:color w:val="000000" w:themeColor="text1"/>
        </w:rPr>
        <w:t xml:space="preserve"> of these categories except</w:t>
      </w:r>
      <w:r>
        <w:rPr>
          <w:rStyle w:val="apple-style-span"/>
          <w:color w:val="000000" w:themeColor="text1"/>
        </w:rPr>
        <w:t xml:space="preserve"> other unintentional injuries (</w:t>
      </w:r>
      <w:r w:rsidR="00503875">
        <w:rPr>
          <w:rStyle w:val="apple-style-span"/>
          <w:color w:val="000000" w:themeColor="text1"/>
        </w:rPr>
        <w:t>1,329,200</w:t>
      </w:r>
      <w:r>
        <w:rPr>
          <w:rStyle w:val="apple-style-span"/>
          <w:color w:val="000000" w:themeColor="text1"/>
        </w:rPr>
        <w:t xml:space="preserve"> deaths</w:t>
      </w:r>
      <w:r w:rsidR="005C5A8B">
        <w:rPr>
          <w:rStyle w:val="apple-style-span"/>
          <w:color w:val="000000" w:themeColor="text1"/>
        </w:rPr>
        <w:t xml:space="preserve"> or </w:t>
      </w:r>
      <w:r w:rsidR="00503875">
        <w:rPr>
          <w:rStyle w:val="apple-style-span"/>
          <w:color w:val="000000" w:themeColor="text1"/>
        </w:rPr>
        <w:t>23</w:t>
      </w:r>
      <w:r w:rsidR="009314BF">
        <w:rPr>
          <w:rStyle w:val="apple-style-span"/>
          <w:color w:val="000000" w:themeColor="text1"/>
        </w:rPr>
        <w:t xml:space="preserve">% of </w:t>
      </w:r>
      <w:r w:rsidR="009D20FA">
        <w:rPr>
          <w:rStyle w:val="apple-style-span"/>
          <w:color w:val="000000" w:themeColor="text1"/>
        </w:rPr>
        <w:t>total injury deaths</w:t>
      </w:r>
      <w:r w:rsidR="001A274C" w:rsidRPr="001A274C">
        <w:rPr>
          <w:rStyle w:val="apple-style-span"/>
          <w:color w:val="000000" w:themeColor="text1"/>
        </w:rPr>
        <w:t xml:space="preserve"> </w:t>
      </w:r>
      <w:r w:rsidR="001A274C">
        <w:rPr>
          <w:rStyle w:val="apple-style-span"/>
          <w:color w:val="000000" w:themeColor="text1"/>
        </w:rPr>
        <w:t>during 1980-2016</w:t>
      </w:r>
      <w:r w:rsidR="009314BF">
        <w:rPr>
          <w:rStyle w:val="apple-style-span"/>
          <w:color w:val="000000" w:themeColor="text1"/>
        </w:rPr>
        <w:t>)</w:t>
      </w:r>
      <w:r>
        <w:rPr>
          <w:rStyle w:val="apple-style-span"/>
          <w:color w:val="000000" w:themeColor="text1"/>
        </w:rPr>
        <w:t xml:space="preserve">, because the composition of </w:t>
      </w:r>
      <w:r w:rsidR="00A269BD">
        <w:rPr>
          <w:rStyle w:val="apple-style-span"/>
          <w:color w:val="000000" w:themeColor="text1"/>
        </w:rPr>
        <w:t>this aggregate group</w:t>
      </w:r>
      <w:r>
        <w:rPr>
          <w:rStyle w:val="apple-style-span"/>
          <w:color w:val="000000" w:themeColor="text1"/>
        </w:rPr>
        <w:t xml:space="preserve"> varies by sex, age group, state and time.</w:t>
      </w:r>
      <w:commentRangeEnd w:id="12"/>
      <w:r w:rsidR="00C30473">
        <w:rPr>
          <w:rStyle w:val="CommentReference"/>
          <w:rFonts w:asciiTheme="minorHAnsi" w:hAnsiTheme="minorHAnsi" w:cstheme="minorBidi"/>
          <w:lang w:eastAsia="en-US"/>
        </w:rPr>
        <w:commentReference w:id="12"/>
      </w:r>
    </w:p>
    <w:p w14:paraId="3F0FD575" w14:textId="77777777" w:rsidR="00FA3851" w:rsidRPr="00636C9B" w:rsidRDefault="00FA3851" w:rsidP="00FF023E">
      <w:pPr>
        <w:spacing w:line="480" w:lineRule="auto"/>
        <w:jc w:val="both"/>
        <w:rPr>
          <w:color w:val="000000" w:themeColor="text1"/>
        </w:rPr>
      </w:pPr>
    </w:p>
    <w:p w14:paraId="3F81B7EF" w14:textId="20A823A4" w:rsidR="00211211" w:rsidRDefault="00FA31D5" w:rsidP="00FF023E">
      <w:pPr>
        <w:spacing w:line="480" w:lineRule="auto"/>
        <w:jc w:val="both"/>
        <w:rPr>
          <w:color w:val="000000" w:themeColor="text1"/>
        </w:rPr>
      </w:pPr>
      <w:r w:rsidRPr="00FA31D5">
        <w:rPr>
          <w:color w:val="000000" w:themeColor="text1"/>
        </w:rPr>
        <w:t>We obtained data on temperature from ERA-Interim, which combines predictions from a physical</w:t>
      </w:r>
      <w:r>
        <w:rPr>
          <w:color w:val="000000" w:themeColor="text1"/>
        </w:rPr>
        <w:t xml:space="preserve"> </w:t>
      </w:r>
      <w:r w:rsidRPr="00FA31D5">
        <w:rPr>
          <w:color w:val="000000" w:themeColor="text1"/>
        </w:rPr>
        <w:t xml:space="preserve">model with </w:t>
      </w:r>
      <w:r w:rsidR="00B65059">
        <w:rPr>
          <w:color w:val="000000" w:themeColor="text1"/>
        </w:rPr>
        <w:t xml:space="preserve">in-situ </w:t>
      </w:r>
      <w:r w:rsidR="00EC6676">
        <w:rPr>
          <w:color w:val="000000" w:themeColor="text1"/>
        </w:rPr>
        <w:t>and satellite measurements</w:t>
      </w:r>
      <w:r w:rsidR="009A708A">
        <w:rPr>
          <w:color w:val="000000" w:themeColor="text1"/>
        </w:rPr>
        <w:t>.</w:t>
      </w:r>
      <w:r w:rsidR="00EC6676" w:rsidRPr="00636C9B">
        <w:fldChar w:fldCharType="begin" w:fldLock="1"/>
      </w:r>
      <w:r w:rsidR="002F0788">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38&lt;/sup&gt;","plainTextFormattedCitation":"38","previouslyFormattedCitation":"&lt;sup&gt;38&lt;/sup&gt;"},"properties":{"noteIndex":0},"schema":"https://github.com/citation-style-language/schema/raw/master/csl-citation.json"}</w:instrText>
      </w:r>
      <w:r w:rsidR="00EC6676" w:rsidRPr="00636C9B">
        <w:fldChar w:fldCharType="separate"/>
      </w:r>
      <w:r w:rsidR="00C450F3" w:rsidRPr="00C450F3">
        <w:rPr>
          <w:noProof/>
          <w:vertAlign w:val="superscript"/>
        </w:rPr>
        <w:t>38</w:t>
      </w:r>
      <w:r w:rsidR="00EC6676" w:rsidRPr="00636C9B">
        <w:fldChar w:fldCharType="end"/>
      </w:r>
      <w:r w:rsidR="00EC6676">
        <w:rPr>
          <w:color w:val="000000" w:themeColor="text1"/>
        </w:rPr>
        <w:t xml:space="preserve"> </w:t>
      </w:r>
      <w:r w:rsidRPr="00FA31D5">
        <w:rPr>
          <w:color w:val="000000" w:themeColor="text1"/>
        </w:rPr>
        <w:t xml:space="preserve">We used gridded four-times-daily estimates at a resolution of 80 km to generate monthly population-weighted temperature by </w:t>
      </w:r>
      <w:r w:rsidR="00D67358">
        <w:rPr>
          <w:color w:val="000000" w:themeColor="text1"/>
        </w:rPr>
        <w:t>state</w:t>
      </w:r>
      <w:r w:rsidRPr="00FA31D5">
        <w:rPr>
          <w:color w:val="000000" w:themeColor="text1"/>
        </w:rPr>
        <w:t xml:space="preserve"> throughout the analysis period.</w:t>
      </w:r>
      <w:r w:rsidR="00F46237">
        <w:rPr>
          <w:color w:val="000000" w:themeColor="text1"/>
        </w:rPr>
        <w:t xml:space="preserve"> </w:t>
      </w:r>
    </w:p>
    <w:p w14:paraId="23BFE92D" w14:textId="77777777" w:rsidR="00211211" w:rsidRDefault="00211211" w:rsidP="00FF023E">
      <w:pPr>
        <w:spacing w:line="480" w:lineRule="auto"/>
        <w:jc w:val="both"/>
        <w:rPr>
          <w:color w:val="000000" w:themeColor="text1"/>
        </w:rPr>
      </w:pPr>
    </w:p>
    <w:p w14:paraId="38D2D09C" w14:textId="70F4BC4D" w:rsidR="00211211" w:rsidRPr="00D92F3C" w:rsidRDefault="00A269BD" w:rsidP="00FF023E">
      <w:pPr>
        <w:spacing w:line="480" w:lineRule="auto"/>
        <w:jc w:val="both"/>
        <w:rPr>
          <w:i/>
        </w:rPr>
      </w:pPr>
      <w:r w:rsidRPr="00D92F3C">
        <w:rPr>
          <w:i/>
        </w:rPr>
        <w:t>Anomalous temperature metric</w:t>
      </w:r>
    </w:p>
    <w:p w14:paraId="20500304" w14:textId="3C74631D" w:rsidR="00FA3851" w:rsidRPr="002C6C20" w:rsidRDefault="00BA1F28" w:rsidP="00FF023E">
      <w:pPr>
        <w:spacing w:line="480" w:lineRule="auto"/>
        <w:jc w:val="both"/>
        <w:rPr>
          <w:color w:val="000000" w:themeColor="text1"/>
        </w:rPr>
      </w:pPr>
      <w:r>
        <w:t xml:space="preserve">To calculate the </w:t>
      </w:r>
      <w:r w:rsidR="00A269BD">
        <w:t xml:space="preserve">magnitude </w:t>
      </w:r>
      <w:r>
        <w:t xml:space="preserve">of temperature anomaly by state and month, we first </w:t>
      </w:r>
      <w:r w:rsidR="00FA3851" w:rsidRPr="00636C9B">
        <w:t xml:space="preserve">calculated </w:t>
      </w:r>
      <w:r w:rsidR="00F46237">
        <w:t>30-year</w:t>
      </w:r>
      <w:r w:rsidR="00CE550D">
        <w:t xml:space="preserve"> (long-term)</w:t>
      </w:r>
      <w:r w:rsidR="00FA3851">
        <w:t xml:space="preserve"> </w:t>
      </w:r>
      <w:r w:rsidR="00976397">
        <w:t xml:space="preserve">norm </w:t>
      </w:r>
      <w:r w:rsidR="00FA3851">
        <w:t>temperatures</w:t>
      </w:r>
      <w:r w:rsidR="002407A3">
        <w:t xml:space="preserve"> </w:t>
      </w:r>
      <w:r w:rsidR="002407A3" w:rsidRPr="00636C9B">
        <w:t>(</w:t>
      </w:r>
      <w:r w:rsidR="002407A3">
        <w:t>from</w:t>
      </w:r>
      <w:r w:rsidR="002407A3" w:rsidRPr="00636C9B">
        <w:t xml:space="preserve"> 1980-2009)</w:t>
      </w:r>
      <w:r w:rsidR="002407A3">
        <w:t xml:space="preserve"> for </w:t>
      </w:r>
      <w:r w:rsidR="00D741AA">
        <w:t xml:space="preserve">each </w:t>
      </w:r>
      <w:r w:rsidR="002407A3">
        <w:t>month in each state</w:t>
      </w:r>
      <w:r>
        <w:t xml:space="preserve">. We </w:t>
      </w:r>
      <w:r w:rsidR="00D741AA">
        <w:t xml:space="preserve">calculated </w:t>
      </w:r>
      <w:r w:rsidR="00A04808">
        <w:t>for</w:t>
      </w:r>
      <w:r w:rsidR="00D741AA">
        <w:t xml:space="preserve"> </w:t>
      </w:r>
      <w:r>
        <w:t xml:space="preserve">30 years </w:t>
      </w:r>
      <w:r w:rsidR="00EF0593">
        <w:t>because it is</w:t>
      </w:r>
      <w:r w:rsidR="00FA3851">
        <w:t xml:space="preserve"> </w:t>
      </w:r>
      <w:r w:rsidR="00A04808">
        <w:t xml:space="preserve">the </w:t>
      </w:r>
      <w:r w:rsidR="009E1B52">
        <w:t>duration</w:t>
      </w:r>
      <w:r w:rsidR="00FA3851">
        <w:t xml:space="preserve"> used in climate assessment</w:t>
      </w:r>
      <w:r w:rsidR="009E1B52">
        <w:t>s</w:t>
      </w:r>
      <w:r w:rsidR="00FA3851" w:rsidRPr="00636C9B">
        <w:t>.</w:t>
      </w:r>
      <w:r w:rsidR="00FA3851" w:rsidRPr="00636C9B">
        <w:fldChar w:fldCharType="begin" w:fldLock="1"/>
      </w:r>
      <w:r w:rsidR="002F0788">
        <w:instrText>ADDIN CSL_CITATION {"citationItems":[{"id":"ITEM-1","itemData":{"DOI":"10.1016/C2009-0-00034-8","ISBN":"9780127329512","ISSN":"0949-1775","PMID":"21405039","abstract":"Wallace and Hobbs original edition of Atmospheric Science helped define the field nearly 30 years ago, and has served as the cornerstone for most university curriculums. Now students and professionals alike can use this updated classic to understand atmospheric phenomena in the context of the latest discoveries and technologies, and prepare themselves for more advanced study and real-life problem solving. Atmospheric Science, Second Edition, has been completely revamped in terms of content and appearance. It contains new chapters on atmospheric chemistry, the Earth system,climate, and the atmospheric boundary layer, as well as enhanced treatment of atmospheric dynamics, weather forecasting, radiative transfer, severe storms, and human impacts, such as global warming. The authors illustrate concepts with colorful state-of-the-art imagery and cover a vast amount of new information in the field. They have also developed several online materials for instructors who adopt the text.With its thorough coverage of the fundamentals, clear explanations, and extensive updates, Wallace &amp; Hobbs' Atmospheric Science, Second Edition, is the essential first step in educating today's atmospheric scientists. © 2006 Elsevier Inc. All rights reserved.","author":[{"dropping-particle":"","family":"Wallace","given":"John M.","non-dropping-particle":"","parse-names":false,"suffix":""},{"dropping-particle":"V.","family":"Hobbs","given":"Peter","non-dropping-particle":"","parse-names":false,"suffix":""}],"container-title":"Atmospheric Science: An Introductory Survey: Second Edition","id":"ITEM-1","issued":{"date-parts":[["2006"]]},"title":"Atmospheric Science: An Introductory Survey: Second Edition","type":"book"},"uris":["http://www.mendeley.com/documents/?uuid=e319ccab-3c4d-4cf7-994d-a28a24676675"]}],"mendeley":{"formattedCitation":"&lt;sup&gt;39&lt;/sup&gt;","plainTextFormattedCitation":"39","previouslyFormattedCitation":"&lt;sup&gt;39&lt;/sup&gt;"},"properties":{"noteIndex":0},"schema":"https://github.com/citation-style-language/schema/raw/master/csl-citation.json"}</w:instrText>
      </w:r>
      <w:r w:rsidR="00FA3851" w:rsidRPr="00636C9B">
        <w:fldChar w:fldCharType="separate"/>
      </w:r>
      <w:r w:rsidR="00C450F3" w:rsidRPr="00C450F3">
        <w:rPr>
          <w:noProof/>
          <w:vertAlign w:val="superscript"/>
        </w:rPr>
        <w:t>39</w:t>
      </w:r>
      <w:r w:rsidR="00FA3851" w:rsidRPr="00636C9B">
        <w:fldChar w:fldCharType="end"/>
      </w:r>
      <w:r w:rsidR="009E1B52">
        <w:t xml:space="preserve"> </w:t>
      </w:r>
      <w:r w:rsidR="00FA3851" w:rsidRPr="00636C9B">
        <w:t>We subtracted th</w:t>
      </w:r>
      <w:r w:rsidR="00FA3851">
        <w:t>ese</w:t>
      </w:r>
      <w:r w:rsidR="00FA3851" w:rsidRPr="00636C9B">
        <w:t xml:space="preserve"> long-term </w:t>
      </w:r>
      <w:r w:rsidR="009F005A">
        <w:t>norm</w:t>
      </w:r>
      <w:r w:rsidR="009F005A" w:rsidRPr="00636C9B">
        <w:t xml:space="preserve"> </w:t>
      </w:r>
      <w:r w:rsidR="00FA3851" w:rsidRPr="00636C9B">
        <w:t>temperature</w:t>
      </w:r>
      <w:r w:rsidR="00FA3851">
        <w:t>s</w:t>
      </w:r>
      <w:r w:rsidR="00FA3851" w:rsidRPr="00636C9B">
        <w:t xml:space="preserve"> from </w:t>
      </w:r>
      <w:r w:rsidR="002E29FE">
        <w:t xml:space="preserve">respective </w:t>
      </w:r>
      <w:r>
        <w:t xml:space="preserve">monthly </w:t>
      </w:r>
      <w:r w:rsidR="002E29FE">
        <w:t>temperature values</w:t>
      </w:r>
      <w:r w:rsidR="00FA3851" w:rsidRPr="00636C9B">
        <w:t xml:space="preserve"> to generate a temperature anomaly time series for each month</w:t>
      </w:r>
      <w:r w:rsidR="009E1B52">
        <w:t xml:space="preserve"> and year</w:t>
      </w:r>
      <w:r w:rsidR="00FA3851" w:rsidRPr="00636C9B">
        <w:t xml:space="preserve"> in each state (Figure</w:t>
      </w:r>
      <w:r w:rsidR="0044781A">
        <w:t xml:space="preserve"> </w:t>
      </w:r>
      <w:r w:rsidR="006902ED">
        <w:t>3</w:t>
      </w:r>
      <w:r w:rsidR="00FA3851" w:rsidRPr="00636C9B">
        <w:t>).</w:t>
      </w:r>
      <w:r w:rsidR="00FA3851">
        <w:t xml:space="preserve"> The temperature anomaly</w:t>
      </w:r>
      <w:r>
        <w:t xml:space="preserve"> metric</w:t>
      </w:r>
      <w:r w:rsidR="00FA3851">
        <w:t xml:space="preserve"> measures the extent that temperature experienced in a</w:t>
      </w:r>
      <w:r w:rsidR="005B2568">
        <w:t xml:space="preserve"> specific month, year and state</w:t>
      </w:r>
      <w:r w:rsidR="0036676F">
        <w:t xml:space="preserve"> i</w:t>
      </w:r>
      <w:r w:rsidR="00FA3851">
        <w:t xml:space="preserve">s warmer or cooler than the long-term </w:t>
      </w:r>
      <w:r w:rsidR="001039F1">
        <w:t>norm</w:t>
      </w:r>
      <w:r w:rsidR="00FA3851">
        <w:t xml:space="preserve"> to which the population of each state has acclimatised. These values can be different for neighbouring months in the same state, and neighbouring states in the same month.</w:t>
      </w:r>
    </w:p>
    <w:p w14:paraId="2CF2E29F" w14:textId="77777777" w:rsidR="00FA3851" w:rsidRPr="00636C9B" w:rsidRDefault="00FA3851" w:rsidP="00FF023E">
      <w:pPr>
        <w:spacing w:line="480" w:lineRule="auto"/>
        <w:jc w:val="both"/>
        <w:outlineLvl w:val="0"/>
      </w:pPr>
    </w:p>
    <w:p w14:paraId="2FC357B9" w14:textId="56D23109" w:rsidR="007B5129" w:rsidRPr="00636C9B" w:rsidRDefault="00FA3851" w:rsidP="00FF023E">
      <w:pPr>
        <w:spacing w:line="480" w:lineRule="auto"/>
        <w:jc w:val="both"/>
        <w:outlineLvl w:val="0"/>
        <w:rPr>
          <w:i/>
          <w:color w:val="000000" w:themeColor="text1"/>
        </w:rPr>
      </w:pPr>
      <w:r>
        <w:rPr>
          <w:i/>
          <w:color w:val="000000" w:themeColor="text1"/>
        </w:rPr>
        <w:t>Statistical methods</w:t>
      </w:r>
    </w:p>
    <w:p w14:paraId="1E59C2AB" w14:textId="2A4BA802" w:rsidR="00FA3851" w:rsidRDefault="00FA3851" w:rsidP="00FF023E">
      <w:pPr>
        <w:spacing w:line="480" w:lineRule="auto"/>
        <w:jc w:val="both"/>
        <w:outlineLvl w:val="0"/>
        <w:rPr>
          <w:color w:val="000000" w:themeColor="text1"/>
        </w:rPr>
      </w:pPr>
      <w:r w:rsidRPr="00636C9B">
        <w:rPr>
          <w:color w:val="000000" w:themeColor="text1"/>
        </w:rPr>
        <w:t xml:space="preserve">We </w:t>
      </w:r>
      <w:r>
        <w:rPr>
          <w:color w:val="000000" w:themeColor="text1"/>
        </w:rPr>
        <w:t>formulated</w:t>
      </w:r>
      <w:r w:rsidRPr="00636C9B">
        <w:rPr>
          <w:color w:val="000000" w:themeColor="text1"/>
        </w:rPr>
        <w:t xml:space="preserve"> a Bayesian spatio</w:t>
      </w:r>
      <w:r>
        <w:rPr>
          <w:color w:val="000000" w:themeColor="text1"/>
        </w:rPr>
        <w:t>-</w:t>
      </w:r>
      <w:r w:rsidRPr="00636C9B">
        <w:rPr>
          <w:color w:val="000000" w:themeColor="text1"/>
        </w:rPr>
        <w:t xml:space="preserve">temporal model </w:t>
      </w:r>
      <w:r>
        <w:rPr>
          <w:color w:val="000000" w:themeColor="text1"/>
        </w:rPr>
        <w:t xml:space="preserve">to directly estimate the effect of </w:t>
      </w:r>
      <w:r w:rsidR="00996A29">
        <w:rPr>
          <w:color w:val="000000" w:themeColor="text1"/>
        </w:rPr>
        <w:t>temperature anomaly</w:t>
      </w:r>
      <w:r>
        <w:rPr>
          <w:color w:val="000000" w:themeColor="text1"/>
        </w:rPr>
        <w:t xml:space="preserve"> on injury deaths rates. The outcome was deaths from several types of injury</w:t>
      </w:r>
      <w:r w:rsidR="00EC1627">
        <w:rPr>
          <w:color w:val="000000" w:themeColor="text1"/>
        </w:rPr>
        <w:t xml:space="preserve">. </w:t>
      </w:r>
      <w:r>
        <w:rPr>
          <w:color w:val="000000" w:themeColor="text1"/>
        </w:rPr>
        <w:t>We carried out all analyses separately by sex and age group (</w:t>
      </w:r>
      <w:r w:rsidR="0059344D">
        <w:rPr>
          <w:color w:val="000000" w:themeColor="text1"/>
        </w:rPr>
        <w:t xml:space="preserve">0-4 years, </w:t>
      </w:r>
      <w:r>
        <w:rPr>
          <w:color w:val="000000" w:themeColor="text1"/>
        </w:rPr>
        <w:t xml:space="preserve">10-year age groups from 5 </w:t>
      </w:r>
      <w:r>
        <w:rPr>
          <w:color w:val="000000" w:themeColor="text1"/>
        </w:rPr>
        <w:lastRenderedPageBreak/>
        <w:t>to 84 years,</w:t>
      </w:r>
      <w:r w:rsidR="0059344D">
        <w:rPr>
          <w:color w:val="000000" w:themeColor="text1"/>
        </w:rPr>
        <w:t xml:space="preserve"> and 85+ years</w:t>
      </w:r>
      <w:r>
        <w:rPr>
          <w:color w:val="000000" w:themeColor="text1"/>
        </w:rPr>
        <w:t>) because injury deaths rates vary by age group and sex,</w:t>
      </w:r>
      <w:r w:rsidR="0051156D">
        <w:rPr>
          <w:color w:val="000000" w:themeColor="text1"/>
        </w:rPr>
        <w:fldChar w:fldCharType="begin" w:fldLock="1"/>
      </w:r>
      <w:r w:rsidR="002F0788">
        <w:rPr>
          <w:color w:val="000000" w:themeColor="text1"/>
        </w:rPr>
        <w:instrText>ADDIN CSL_CITATION {"citationItems":[{"id":"ITEM-1","itemData":{"DOI":"10.1016/S0140-6736(12)61728-0","ISBN":"1474-547X (Electronic)\\n0140-6736 (Linking)","ISSN":"1474547X","PMID":"23245604","abstract":"Background: Reliable and timely information on the leading causes of death in populations, and how these are changing, is a crucial input into health policy debates. In the Global Burden of Diseases, Injuries, and Risk Factors Study 2010 (GBD 2010), we aimed to estimate annual deaths for the world and 21 regions between 1980 and 2010 for 235 causes, with uncertainty intervals (UIs), separately by age and sex. Methods: We attempted to identify all available data on causes of death for 187 countries from 1980 to 2010 from vital registration, verbal autopsy, mortality surveillance, censuses, surveys, hospitals, police records, and mortuaries. We assessed data quality for completeness, diagnostic accuracy, missing data, stochastic variations, and probable causes of death. We applied six different modelling strategies to estimate cause-specific mortality trends depending on the strength of the data. For 133 causes and three special aggregates we used the Cause of Death Ensemble model (CODEm) approach, which uses four families of statistical models testing a large set of different models using different permutations of covariates. Model ensembles were developed from these component models. We assessed model performance with rigorous out-of-sample testing of prediction error and the validity of 95% UIs. For 13 causes with low observed numbers of deaths, we developed negative binomial models with plausible covariates. For 27 causes for which death is rare, we modelled the higher level cause in the cause hierarchy of the GBD 2010 and then allocated deaths across component causes proportionately, estimated from all available data in the database. For selected causes (African trypanosomiasis, congenital syphilis, whooping cough, measles, typhoid and parathyroid, leishmaniasis, acute hepatitis E, and HIV/AIDS), we used natural history models based on information on incidence, prevalence, and case-fatality. We separately estimated cause fractions by aetiology for diarrhoea, lower respiratory infections, and meningitis, as well as disaggregations by subcause for chronic kidney disease, maternal disorders, cirrhosis, and liver cancer. For deaths due to collective violence and natural disasters, we used mortality shock regressions. For every cause, we estimated 95% UIs that captured both parameter estimation uncertainty and uncertainty due to model specification where CODEm was used. We constrained cause-specific fractions within every age-sex group to sum to total mor…","author":[{"dropping-particle":"","family":"Lozano","given":"Rafael","non-dropping-particle":"","parse-names":false,"suffix":""},{"dropping-particle":"","family":"Naghavi","given":"Mohsen","non-dropping-particle":"","parse-names":false,"suffix":""},{"dropping-particle":"","family":"Foreman","given":"Kyle","non-dropping-particle":"","parse-names":false,"suffix":""},{"dropping-particle":"","family":"Lim","given":"Stephen","non-dropping-particle":"","parse-names":false,"suffix":""},{"dropping-particle":"","family":"Shibuya","given":"Kenji","non-dropping-particle":"","parse-names":false,"suffix":""},{"dropping-particle":"","family":"Aboyans","given":"Victor","non-dropping-particle":"","parse-names":false,"suffix":""},{"dropping-particle":"","family":"Abraham","given":"Jerry","non-dropping-particle":"","parse-names":false,"suffix":""},{"dropping-particle":"","family":"Adair","given":"Timothy","non-dropping-particle":"","parse-names":false,"suffix":""},{"dropping-particle":"","family":"Aggarwal","given":"Rakesh","non-dropping-particle":"","parse-names":false,"suffix":""},{"dropping-particle":"","family":"Ahn","given":"Stephanie Y.","non-dropping-particle":"","parse-names":false,"suffix":""},{"dropping-particle":"","family":"AlMazroa","given":"Mohammad A.","non-dropping-particle":"","parse-names":false,"suffix":""},{"dropping-particle":"","family":"Alvarado","given":"Miriam","non-dropping-particle":"","parse-names":false,"suffix":""},{"dropping-particle":"","family":"Anderson","given":"H. Ross","non-dropping-particle":"","parse-names":false,"suffix":""},{"dropping-particle":"","family":"Anderson","given":"Laurie M.","non-dropping-particle":"","parse-names":false,"suffix":""},{"dropping-particle":"","family":"Andrews","given":"Kathryn G.","non-dropping-particle":"","parse-names":false,"suffix":""},{"dropping-particle":"","family":"Atkinson","given":"Charles","non-dropping-particle":"","parse-names":false,"suffix":""},{"dropping-particle":"","family":"Baddour","given":"Larry M.","non-dropping-particle":"","parse-names":false,"suffix":""},{"dropping-particle":"","family":"Barker-Collo","given":"Suzanne","non-dropping-particle":"","parse-names":false,"suffix":""},{"dropping-particle":"","family":"Bartels","given":"David H.","non-dropping-particle":"","parse-names":false,"suffix":""},{"dropping-particle":"","family":"Bell","given":"Michelle L.","non-dropping-particle":"","parse-names":false,"suffix":""},{"dropping-particle":"","family":"Benjamin","given":"Emelia J.","non-dropping-particle":"","parse-names":false,"suffix":""},{"dropping-particle":"","family":"Bennett","given":"Derrick","non-dropping-particle":"","parse-names":false,"suffix":""},{"dropping-particle":"","family":"Bhalla","given":"Kavi","non-dropping-particle":"","parse-names":false,"suffix":""},{"dropping-particle":"","family":"Bikbov","given":"Boris","non-dropping-particle":"","parse-names":false,"suffix":""},{"dropping-particle":"","family":"Abdulhak","given":"Aref","non-dropping-particle":"Bin","parse-names":false,"suffix":""},{"dropping-particle":"","family":"Birbeck","given":"Gretchen","non-dropping-particle":"","parse-names":false,"suffix":""},{"dropping-particle":"","family":"Blyth","given":"Fiona","non-dropping-particle":"","parse-names":false,"suffix":""},{"dropping-particle":"","family":"Bolliger","given":"Ian","non-dropping-particle":"","parse-names":false,"suffix":""},{"dropping-particle":"","family":"Boufous","given":"Soufiane","non-dropping-particle":"","parse-names":false,"suffix":""},{"dropping-particle":"","family":"Bucello","given":"Chiara","non-dropping-particle":"","parse-names":false,"suffix":""},{"dropping-particle":"","family":"Burch","given":"Michael","non-dropping-particle":"","parse-names":false,"suffix":""},{"dropping-particle":"","family":"Burney","given":"Peter","non-dropping-particle":"","parse-names":false,"suffix":""},{"dropping-particle":"","family":"Carapetis","given":"Jonathan","non-dropping-particle":"","parse-names":false,"suffix":""},{"dropping-particle":"","family":"Chen","given":"Honglei","non-dropping-particle":"","parse-names":false,"suffix":""},{"dropping-particle":"","family":"Chou","given":"David","non-dropping-particle":"","parse-names":false,"suffix":""},{"dropping-particle":"","family":"Chugh","given":"Sumeet S.","non-dropping-particle":"","parse-names":false,"suffix":""},{"dropping-particle":"","family":"Coffeng","given":"Luc E.","non-dropping-particle":"","parse-names":false,"suffix":""},{"dropping-particle":"","family":"Colan","given":"Steven D.","non-dropping-particle":"","parse-names":false,"suffix":""},{"dropping-particle":"","family":"Colquhoun","given":"Samantha","non-dropping-particle":"","parse-names":false,"suffix":""},{"dropping-particle":"","family":"Colson","given":"K. Ellicott","non-dropping-particle":"","parse-names":false,"suffix":""},{"dropping-particle":"","family":"Condon","given":"John","non-dropping-particle":"","parse-names":false,"suffix":""},{"dropping-particle":"","family":"Connor","given":"Myles D.","non-dropping-particle":"","parse-names":false,"suffix":""},{"dropping-particle":"","family":"Cooper","given":"Leslie T.","non-dropping-particle":"","parse-names":false,"suffix":""},{"dropping-particle":"","family":"Corriere","given":"Matthew","non-dropping-particle":"","parse-names":false,"suffix":""},{"dropping-particle":"","family":"Cortinovis","given":"Monica","non-dropping-particle":"","parse-names":false,"suffix":""},{"dropping-particle":"","family":"Courville De Vaccaro","given":"Karen","non-dropping-particle":"","parse-names":false,"suffix":""},{"dropping-particle":"","family":"Couser","given":"William","non-dropping-particle":"","parse-names":false,"suffix":""},{"dropping-particle":"","family":"Cowie","given":"Benjamin C.","non-dropping-particle":"","parse-names":false,"suffix":""},{"dropping-particle":"","family":"Criqui","given":"Michael H.","non-dropping-particle":"","parse-names":false,"suffix":""},{"dropping-particle":"","family":"Cross","given":"Marita","non-dropping-particle":"","parse-names":false,"suffix":""},{"dropping-particle":"","family":"Dabhadkar","given":"Kaustubh C.","non-dropping-particle":"","parse-names":false,"suffix":""},{"dropping-particle":"","family":"Dahodwala","given":"Nabila","non-dropping-particle":"","parse-names":false,"suffix":""},{"dropping-particle":"","family":"Leo","given":"Diego","non-dropping-particle":"De","parse-names":false,"suffix":""},{"dropping-particle":"","family":"Degenhardt","given":"Louisa","non-dropping-particle":"","parse-names":false,"suffix":""},{"dropping-particle":"","family":"Delossantos","given":"Allyne","non-dropping-particle":"","parse-names":false,"suffix":""},{"dropping-particle":"","family":"Denenberg","given":"Julie","non-dropping-particle":"","parse-names":false,"suffix":""},{"dropping-particle":"","family":"Jarlais","given":"Don C.","non-dropping-particle":"Des","parse-names":false,"suffix":""},{"dropping-particle":"","family":"Dharmaratne","given":"Samath D.","non-dropping-particle":"","parse-names":false,"suffix":""},{"dropping-particle":"","family":"Dorsey","given":"E. Ray","non-dropping-particle":"","parse-names":false,"suffix":""},{"dropping-particle":"","family":"Driscoll","given":"Tim","non-dropping-particle":"","parse-names":false,"suffix":""},{"dropping-particle":"","family":"Duber","given":"Herbert","non-dropping-particle":"","parse-names":false,"suffix":""},{"dropping-particle":"","family":"Ebel","given":"Beth","non-dropping-particle":"","parse-names":false,"suffix":""},{"dropping-particle":"","family":"Erwin","given":"Patricia J.","non-dropping-particle":"","parse-names":false,"suffix":""},{"dropping-particle":"","family":"Espindola","given":"Patricia","non-dropping-particle":"","parse-names":false,"suffix":""},{"dropping-particle":"","family":"Ezzati","given":"Majid","non-dropping-particle":"","parse-names":false,"suffix":""},{"dropping-particle":"","family":"Feigin","given":"Valery","non-dropping-particle":"","parse-names":false,"suffix":""},{"dropping-particle":"","family":"Flaxman","given":"Abraham D.","non-dropping-particle":"","parse-names":false,"suffix":""},{"dropping-particle":"","family":"Forouzanfar","given":"Mohammad H.","non-dropping-particle":"","parse-names":false,"suffix":""},{"dropping-particle":"","family":"Fowkes","given":"Francis Gerry R.","non-dropping-particle":"","parse-names":false,"suffix":""},{"dropping-particle":"","family":"Franklin","given":"Richard","non-dropping-particle":"","parse-names":false,"suffix":""},{"dropping-particle":"","family":"Fransen","given":"Marlene","non-dropping-particle":"","parse-names":false,"suffix":""},{"dropping-particle":"","family":"Freeman","given":"Michael K.","non-dropping-particle":"","parse-names":false,"suffix":""},{"dropping-particle":"","family":"Gabriel","given":"Sherine E.","non-dropping-particle":"","parse-names":false,"suffix":""},{"dropping-particle":"","family":"Gakidou","given":"Emmanuela","non-dropping-particle":"","parse-names":false,"suffix":""},{"dropping-particle":"","family":"Gaspari","given":"Flavio","non-dropping-particle":"","parse-names":false,"suffix":""},{"dropping-particle":"","family":"Gillum","given":"Richard F.","non-dropping-particle":"","parse-names":false,"suffix":""},{"dropping-particle":"","family":"Gonzalez-Medina","given":"Diego","non-dropping-particle":"","parse-names":false,"suffix":""},{"dropping-particle":"","family":"Halasa","given":"Yara A.","non-dropping-particle":"","parse-names":false,"suffix":""},{"dropping-particle":"","family":"Haring","given":"Diana","non-dropping-particle":"","parse-names":false,"suffix":""},{"dropping-particle":"","family":"Harrison","given":"James E.","non-dropping-particle":"","parse-names":false,"suffix":""},{"dropping-particle":"","family":"Havmoeller","given":"Rasmus","non-dropping-particle":"","parse-names":false,"suffix":""},{"dropping-particle":"","family":"Hay","given":"Roderick J.","non-dropping-particle":"","parse-names":false,"suffix":""},{"dropping-particle":"","family":"Hoen","given":"Bruno","non-dropping-particle":"","parse-names":false,"suffix":""},{"dropping-particle":"","family":"Hotez","given":"Peter J.","non-dropping-particle":"","parse-names":false,"suffix":""},{"dropping-particle":"","family":"Hoy","given":"Damian","non-dropping-particle":"","parse-names":false,"suffix":""},{"dropping-particle":"","family":"Jacobsen","given":"Kathryn H.","non-dropping-particle":"","parse-names":false,"suffix":""},{"dropping-particle":"","family":"James","given":"Spencer L.","non-dropping-particle":"","parse-names":false,"suffix":""},{"dropping-particle":"","family":"Jasrasaria","given":"Rashmi","non-dropping-particle":"","parse-names":false,"suffix":""},{"dropping-particle":"","family":"Jayaraman","given":"Sudha","non-dropping-particle":"","parse-names":false,"suffix":""},{"dropping-particle":"","family":"Johns","given":"Nicole","non-dropping-particle":"","parse-names":false,"suffix":""},{"dropping-particle":"","family":"Karthikeyan","given":"Ganesan","non-dropping-particle":"","parse-names":false,"suffix":""},{"dropping-particle":"","family":"Kassebaum","given":"Nicholas","non-dropping-particle":"","parse-names":false,"suffix":""},{"dropping-particle":"","family":"Keren","given":"Andre","non-dropping-particle":"","parse-names":false,"suffix":""},{"dropping-particle":"","family":"Khoo","given":"Jon Paul","non-dropping-particle":"","parse-names":false,"suffix":""},{"dropping-particle":"","family":"Knowlton","given":"Lisa Marie","non-dropping-particle":"","parse-names":false,"suffix":""},{"dropping-particle":"","family":"Kobusingye","given":"Olive","non-dropping-particle":"","parse-names":false,"suffix":""},{"dropping-particle":"","family":"Koranteng","given":"Adofo","non-dropping-particle":"","parse-names":false,"suffix":""},{"dropping-particle":"","family":"Krishnamurthi","given":"Rita","non-dropping-particle":"","parse-names":false,"suffix":""},{"dropping-particle":"","family":"Lipnick","given":"Michael","non-dropping-particle":"","parse-names":false,"suffix":""},{"dropping-particle":"","family":"Lipshultz","given":"Steven E.","non-dropping-particle":"","parse-names":false,"suffix":""},{"dropping-particle":"","family":"Lockett Ohno","given":"Summer","non-dropping-particle":"","parse-names":false,"suffix":""},{"dropping-particle":"","family":"Mabweijano","given":"Jacqueline","non-dropping-particle":"","parse-names":false,"suffix":""},{"dropping-particle":"","family":"MacIntyre","given":"Michael F.","non-dropping-particle":"","parse-names":false,"suffix":""},{"dropping-particle":"","family":"Mallinger","given":"Leslie","non-dropping-particle":"","parse-names":false,"suffix":""},{"dropping-particle":"","family":"March","given":"Lyn","non-dropping-particle":"","parse-names":false,"suffix":""},{"dropping-particle":"","family":"Marks","given":"Guy B.","non-dropping-particle":"","parse-names":false,"suffix":""},{"dropping-particle":"","family":"Marks","given":"Robin","non-dropping-particle":"","parse-names":false,"suffix":""},{"dropping-particle":"","family":"Matsumori","given":"Akira","non-dropping-particle":"","parse-names":false,"suffix":""},{"dropping-particle":"","family":"Matzopoulos","given":"Richard","non-dropping-particle":"","parse-names":false,"suffix":""},{"dropping-particle":"","family":"Mayosi","given":"Bongani M.","non-dropping-particle":"","parse-names":false,"suffix":""},{"dropping-particle":"","family":"McAnulty","given":"John H.","non-dropping-particle":"","parse-names":false,"suffix":""},{"dropping-particle":"","family":"McDermott","given":"Mary M.","non-dropping-particle":"","parse-names":false,"suffix":""},{"dropping-particle":"","family":"McGrath","given":"John","non-dropping-particle":"","parse-names":false,"suffix":""},{"dropping-particle":"","family":"Memish","given":"Ziad A.","non-dropping-particle":"","parse-names":false,"suffix":""},{"dropping-particle":"","family":"Mensah","given":"George A.","non-dropping-particle":"","parse-names":false,"suffix":""},{"dropping-particle":"","family":"Merriman","given":"Tony R.","non-dropping-particle":"","parse-names":false,"suffix":""},{"dropping-particle":"","family":"Michaud","given":"Catherine","non-dropping-particle":"","parse-names":false,"suffix":""},{"dropping-particle":"","family":"Miller","given":"Matthew","non-dropping-particle":"","parse-names":false,"suffix":""},{"dropping-particle":"","family":"Miller","given":"Ted R.","non-dropping-particle":"","parse-names":false,"suffix":""},{"dropping-particle":"","family":"Mock","given":"Charles","non-dropping-particle":"","parse-names":false,"suffix":""},{"dropping-particle":"","family":"Mocumbi","given":"Ana Olga","non-dropping-particle":"","parse-names":false,"suffix":""},{"dropping-particle":"","family":"Mokdad","given":"Ali A.","non-dropping-particle":"","parse-names":false,"suffix":""},{"dropping-particle":"","family":"Moran","given":"Andrew","non-dropping-particle":"","parse-names":false,"suffix":""},{"dropping-particle":"","family":"Mulholland","given":"Kim","non-dropping-particle":"","parse-names":false,"suffix":""},{"dropping-particle":"","family":"Nair","given":"M. Nathan","non-dropping-particle":"","parse-names":false,"suffix":""},{"dropping-particle":"","family":"Naldi","given":"Luigi","non-dropping-particle":"","parse-names":false,"suffix":""},{"dropping-particle":"","family":"Narayan","given":"K. M.Venkat","non-dropping-particle":"","parse-names":false,"suffix":""},{"dropping-particle":"","family":"Nasseri","given":"Kiumarss","non-dropping-particle":"","parse-names":false,"suffix":""},{"dropping-particle":"","family":"Norman","given":"Paul","non-dropping-particle":"","parse-names":false,"suffix":""},{"dropping-particle":"","family":"O'Donnell","given":"Martin","non-dropping-particle":"","parse-names":false,"suffix":""},{"dropping-particle":"","family":"Omer","given":"Saad B.","non-dropping-particle":"","parse-names":false,"suffix":""},{"dropping-particle":"","family":"Ortblad","given":"Katrina","non-dropping-particle":"","parse-names":false,"suffix":""},{"dropping-particle":"","family":"Osborne","given":"Richard","non-dropping-particle":"","parse-names":false,"suffix":""},{"dropping-particle":"","family":"Ozgediz","given":"Doruk","non-dropping-particle":"","parse-names":false,"suffix":""},{"dropping-particle":"","family":"Pahari","given":"Bishnu","non-dropping-particle":"","parse-names":false,"suffix":""},{"dropping-particle":"","family":"Pandian","given":"Jeyaraj Durai","non-dropping-particle":"","parse-names":false,"suffix":""},{"dropping-particle":"","family":"Panozo Rivero","given":"Andrea","non-dropping-particle":"","parse-names":false,"suffix":""},{"dropping-particle":"","family":"Perez Padilla","given":"Rogelio","non-dropping-particle":"","parse-names":false,"suffix":""},{"dropping-particle":"","family":"Perez-Ruiz","given":"Fernando","non-dropping-particle":"","parse-names":false,"suffix":""},{"dropping-particle":"","family":"Perico","given":"Norberto","non-dropping-particle":"","parse-names":false,"suffix":""},{"dropping-particle":"","family":"Phillips","given":"David","non-dropping-particle":"","parse-names":false,"suffix":""},{"dropping-particle":"","family":"Pierce","given":"Kelsey","non-dropping-particle":"","parse-names":false,"suffix":""},{"dropping-particle":"","family":"Pope","given":"C. Arden","non-dropping-particle":"","parse-names":false,"suffix":""},{"dropping-particle":"","family":"Porrini","given":"Esteban","non-dropping-particle":"","parse-names":false,"suffix":""},{"dropping-particle":"","family":"Pourmalek","given":"Farshad","non-dropping-particle":"","parse-names":false,"suffix":""},{"dropping-particle":"","family":"Raju","given":"Murugesan","non-dropping-particle":"","parse-names":false,"suffix":""},{"dropping-particle":"","family":"Ranganathan","given":"Dharani","non-dropping-particle":"","parse-names":false,"suffix":""},{"dropping-particle":"","family":"Rehm","given":"Jürgen T.","non-dropping-particle":"","parse-names":false,"suffix":""},{"dropping-particle":"","family":"Rein","given":"David B.","non-dropping-particle":"","parse-names":false,"suffix":""},{"dropping-particle":"","family":"Remuzzi","given":"Guiseppe","non-dropping-particle":"","parse-names":false,"suffix":""},{"dropping-particle":"","family":"Rivara","given":"Frederick P.","non-dropping-particle":"","parse-names":false,"suffix":""},{"dropping-particle":"","family":"Roberts","given":"Thomas","non-dropping-particle":"","parse-names":false,"suffix":""},{"dropping-particle":"","family":"Rodriguez De León","given":"Felipe","non-dropping-particle":"","parse-names":false,"suffix":""},{"dropping-particle":"","family":"Rosenfeld","given":"Lisa C.","non-dropping-particle":"","parse-names":false,"suffix":""},{"dropping-particle":"","family":"Rushton","given":"Lesley","non-dropping-particle":"","parse-names":false,"suffix":""},{"dropping-particle":"","family":"Sacco","given":"Ralph L.","non-dropping-particle":"","parse-names":false,"suffix":""},{"dropping-particle":"","family":"Salomon","given":"Joshua A.","non-dropping-particle":"","parse-names":false,"suffix":""},{"dropping-particle":"","family":"Sampson","given":"Uchechukwu","non-dropping-particle":"","parse-names":false,"suffix":""},{"dropping-particle":"","family":"Sanman","given":"Ella","non-dropping-particle":"","parse-names":false,"suffix":""},{"dropping-particle":"","family":"Schwebel","given":"David C.","non-dropping-particle":"","parse-names":false,"suffix":""},{"dropping-particle":"","family":"Segui-Gomez","given":"Maria","non-dropping-particle":"","parse-names":false,"suffix":""},{"dropping-particle":"","family":"Shepard","given":"Donald S.","non-dropping-particle":"","parse-names":false,"suffix":""},{"dropping-particle":"","family":"Singh","given":"David","non-dropping-particle":"","parse-names":false,"suffix":""},{"dropping-particle":"","family":"Singleton","given":"Jessica","non-dropping-particle":"","parse-names":false,"suffix":""},{"dropping-particle":"","family":"Sliwa","given":"Karen","non-dropping-particle":"","parse-names":false,"suffix":""},{"dropping-particle":"","family":"Smith","given":"Emma","non-dropping-particle":"","parse-names":false,"suffix":""},{"dropping-particle":"","family":"Steer","given":"Andrew","non-dropping-particle":"","parse-names":false,"suffix":""},{"dropping-particle":"","family":"Taylor","given":"Jennifer A.","non-dropping-particle":"","parse-names":false,"suffix":""},{"dropping-particle":"","family":"Thomas","given":"Bernadette","non-dropping-particle":"","parse-names":false,"suffix":""},{"dropping-particle":"","family":"Tleyjeh","given":"Imad M.","non-dropping-particle":"","parse-names":false,"suffix":""},{"dropping-particle":"","family":"Towbin","given":"Jeffrey A.","non-dropping-particle":"","parse-names":false,"suffix":""},{"dropping-particle":"","family":"Truelsen","given":"Thomas","non-dropping-particle":"","parse-names":false,"suffix":""},{"dropping-particle":"","family":"Undurraga","given":"Eduardo A.","non-dropping-particle":"","parse-names":false,"suffix":""},{"dropping-particle":"","family":"Venketasubramanian","given":"N.","non-dropping-particle":"","parse-names":false,"suffix":""},{"dropping-particle":"","family":"Vijayakumar","given":"Lakshmi","non-dropping-particle":"","parse-names":false,"suffix":""},{"dropping-particle":"","family":"Vos","given":"Theo","non-dropping-particle":"","parse-names":false,"suffix":""},{"dropping-particle":"","family":"Wagner","given":"Gregory R.","non-dropping-particle":"","parse-names":false,"suffix":""},{"dropping-particle":"","family":"Wang","given":"Mengru","non-dropping-particle":"","parse-names":false,"suffix":""},{"dropping-particle":"","family":"Wang","given":"Wenzhi","non-dropping-particle":"","parse-names":false,"suffix":""},{"dropping-particle":"","family":"Watt","given":"Kerrianne","non-dropping-particle":"","parse-names":false,"suffix":""},{"dropping-particle":"","family":"Weinstock","given":"Martin A.","non-dropping-particle":"","parse-names":false,"suffix":""},{"dropping-particle":"","family":"Weintraub","given":"Robert","non-dropping-particle":"","parse-names":false,"suffix":""},{"dropping-particle":"","family":"Wilkinson","given":"James D.","non-dropping-particle":"","parse-names":false,"suffix":""},{"dropping-particle":"","family":"Woolf","given":"Anthony D.","non-dropping-particle":"","parse-names":false,"suffix":""},{"dropping-particle":"","family":"Wulf","given":"Sarah","non-dropping-particle":"","parse-names":false,"suffix":""},{"dropping-particle":"","family":"Yeh","given":"Pon Hsiu","non-dropping-particle":"","parse-names":false,"suffix":""},{"dropping-particle":"","family":"Yip","given":"Paul","non-dropping-particle":"","parse-names":false,"suffix":""},{"dropping-particle":"","family":"Zabetian","given":"Azadeh","non-dropping-particle":"","parse-names":false,"suffix":""},{"dropping-particle":"","family":"Zheng","given":"Zhi Jie","non-dropping-particle":"","parse-names":false,"suffix":""},{"dropping-particle":"","family":"Lopez","given":"Alan D.","non-dropping-particle":"","parse-names":false,"suffix":""},{"dropping-particle":"","family":"Murray","given":"Christopher J.L.","non-dropping-particle":"","parse-names":false,"suffix":""}],"container-title":"The Lancet","id":"ITEM-1","issued":{"date-parts":[["2012"]]},"title":"Global and regional mortality from 235 causes of death for 20 age groups in 1990 and 2010: A systematic analysis for the Global Burden of Disease Study 2010","type":"article-journal"},"uris":["http://www.mendeley.com/documents/?uuid=c2b2cd03-97e9-4af3-840f-37f452bd4bab"]},{"id":"ITEM-2","itemData":{"DOI":"10.7554/eLife.35500","ISSN":"2050-084X","abstract":"&lt;p&gt;In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-2","issued":{"date-parts":[["2018","10","30"]]},"title":"National and regional seasonal dynamics of all-cause and cause-specific mortality in the USA from 1980 to 2016","type":"article-journal","volume":"7"},"uris":["http://www.mendeley.com/documents/?uuid=a29b7f3f-8632-3265-8212-c115c1d59106"]},{"id":"ITEM-3","itemData":{"DOI":"10.1007/978-3-540-44902-7","ISBN":"3540449027","PMID":"14535918","abstract":"Seasonal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Fakultät","id":"ITEM-3","issued":{"date-parts":[["2004"]]},"page":"361","title":"Seasonality in Human Mortality.  A Demographic Approach","type":"article-journal","volume":"PhD"},"uris":["http://www.mendeley.com/documents/?uuid=735ffa52-a2fc-4bed-ab59-d84289752b70"]}],"mendeley":{"formattedCitation":"&lt;sup&gt;10,11,40&lt;/sup&gt;","plainTextFormattedCitation":"10,11,40","previouslyFormattedCitation":"&lt;sup&gt;10,11,40&lt;/sup&gt;"},"properties":{"noteIndex":0},"schema":"https://github.com/citation-style-language/schema/raw/master/csl-citation.json"}</w:instrText>
      </w:r>
      <w:r w:rsidR="0051156D">
        <w:rPr>
          <w:color w:val="000000" w:themeColor="text1"/>
        </w:rPr>
        <w:fldChar w:fldCharType="separate"/>
      </w:r>
      <w:r w:rsidR="00C450F3" w:rsidRPr="00C450F3">
        <w:rPr>
          <w:noProof/>
          <w:color w:val="000000" w:themeColor="text1"/>
          <w:vertAlign w:val="superscript"/>
        </w:rPr>
        <w:t>10,11,40</w:t>
      </w:r>
      <w:r w:rsidR="0051156D">
        <w:rPr>
          <w:color w:val="000000" w:themeColor="text1"/>
        </w:rPr>
        <w:fldChar w:fldCharType="end"/>
      </w:r>
      <w:r>
        <w:rPr>
          <w:color w:val="000000" w:themeColor="text1"/>
        </w:rPr>
        <w:t xml:space="preserve"> as might their associations with temperature.</w:t>
      </w:r>
    </w:p>
    <w:p w14:paraId="748DE32C" w14:textId="77777777" w:rsidR="00FA3851" w:rsidRDefault="00FA3851" w:rsidP="00FF023E">
      <w:pPr>
        <w:spacing w:line="480" w:lineRule="auto"/>
        <w:jc w:val="both"/>
        <w:outlineLvl w:val="0"/>
        <w:rPr>
          <w:color w:val="000000" w:themeColor="text1"/>
        </w:rPr>
      </w:pPr>
    </w:p>
    <w:p w14:paraId="572C4B8F" w14:textId="2AF5E4A4" w:rsidR="00FA3851" w:rsidRPr="00636C9B" w:rsidRDefault="00FA3851" w:rsidP="00FF023E">
      <w:pPr>
        <w:spacing w:line="480" w:lineRule="auto"/>
        <w:jc w:val="both"/>
        <w:outlineLvl w:val="0"/>
        <w:rPr>
          <w:color w:val="000000" w:themeColor="text1"/>
        </w:rPr>
      </w:pPr>
      <w:r>
        <w:rPr>
          <w:color w:val="000000" w:themeColor="text1"/>
        </w:rPr>
        <w:t>We modelled</w:t>
      </w:r>
      <w:r w:rsidR="00FD4AE6">
        <w:rPr>
          <w:color w:val="000000" w:themeColor="text1"/>
        </w:rPr>
        <w:t xml:space="preserve"> </w:t>
      </w:r>
      <w:r>
        <w:rPr>
          <w:color w:val="000000" w:themeColor="text1"/>
        </w:rPr>
        <w:t>the number of deaths in each year as following a Poisson distribution</w:t>
      </w:r>
      <w:r w:rsidR="0036676F">
        <w:rPr>
          <w:color w:val="000000" w:themeColor="text1"/>
        </w:rPr>
        <w:t>,</w:t>
      </w:r>
      <w:r w:rsidR="00772FB1">
        <w:rPr>
          <w:color w:val="000000" w:themeColor="text1"/>
        </w:rPr>
        <w:t xml:space="preserve"> with </w:t>
      </w:r>
      <w:r>
        <w:rPr>
          <w:color w:val="000000" w:themeColor="text1"/>
        </w:rPr>
        <w:t>log-transformed death rates modelled as a sum of components that depend on location (state) of death, month of year</w:t>
      </w:r>
      <w:r w:rsidR="00901447">
        <w:rPr>
          <w:color w:val="000000" w:themeColor="text1"/>
        </w:rPr>
        <w:t>,</w:t>
      </w:r>
      <w:r>
        <w:rPr>
          <w:color w:val="000000" w:themeColor="text1"/>
        </w:rPr>
        <w:t xml:space="preserve"> </w:t>
      </w:r>
      <w:r w:rsidR="00901447">
        <w:rPr>
          <w:color w:val="000000" w:themeColor="text1"/>
        </w:rPr>
        <w:t xml:space="preserve">overall time (month and year) and </w:t>
      </w:r>
      <w:r>
        <w:rPr>
          <w:color w:val="000000" w:themeColor="text1"/>
        </w:rPr>
        <w:t xml:space="preserve">temperature. </w:t>
      </w:r>
      <w:r w:rsidR="0091010B">
        <w:rPr>
          <w:color w:val="000000" w:themeColor="text1"/>
        </w:rPr>
        <w:t xml:space="preserve">Full </w:t>
      </w:r>
      <w:r w:rsidR="0036676F">
        <w:rPr>
          <w:color w:val="000000" w:themeColor="text1"/>
        </w:rPr>
        <w:t xml:space="preserve">technical </w:t>
      </w:r>
      <w:r w:rsidR="0091010B">
        <w:rPr>
          <w:color w:val="000000" w:themeColor="text1"/>
        </w:rPr>
        <w:t xml:space="preserve">details of the model are </w:t>
      </w:r>
      <w:r w:rsidR="0036676F">
        <w:rPr>
          <w:color w:val="000000" w:themeColor="text1"/>
        </w:rPr>
        <w:t xml:space="preserve">presented </w:t>
      </w:r>
      <w:commentRangeStart w:id="13"/>
      <w:r w:rsidR="0091010B">
        <w:rPr>
          <w:color w:val="000000" w:themeColor="text1"/>
        </w:rPr>
        <w:t>in Supplementary Information</w:t>
      </w:r>
      <w:commentRangeEnd w:id="13"/>
      <w:r w:rsidR="007C4825">
        <w:rPr>
          <w:rStyle w:val="CommentReference"/>
          <w:rFonts w:asciiTheme="minorHAnsi" w:hAnsiTheme="minorHAnsi" w:cstheme="minorBidi"/>
          <w:lang w:eastAsia="en-US"/>
        </w:rPr>
        <w:commentReference w:id="13"/>
      </w:r>
      <w:r w:rsidR="0091010B">
        <w:rPr>
          <w:color w:val="000000" w:themeColor="text1"/>
        </w:rPr>
        <w:t>.</w:t>
      </w:r>
      <w:r w:rsidR="0036676F">
        <w:rPr>
          <w:color w:val="000000" w:themeColor="text1"/>
        </w:rPr>
        <w:t xml:space="preserve"> In summary, </w:t>
      </w:r>
      <w:r w:rsidR="0036676F">
        <w:t>t</w:t>
      </w:r>
      <w:r w:rsidRPr="00843ACB">
        <w:t xml:space="preserve">he model contained terms </w:t>
      </w:r>
      <w:r w:rsidR="0036676F">
        <w:t>that represent</w:t>
      </w:r>
      <w:r w:rsidRPr="00843ACB">
        <w:t xml:space="preserve"> the overall level and </w:t>
      </w:r>
      <w:r w:rsidR="00513D22">
        <w:t>trend</w:t>
      </w:r>
      <w:r w:rsidRPr="00843ACB">
        <w:t xml:space="preserve"> </w:t>
      </w:r>
      <w:r w:rsidR="00513D22">
        <w:t>in</w:t>
      </w:r>
      <w:r w:rsidRPr="00843ACB">
        <w:t xml:space="preserve"> mortality.</w:t>
      </w:r>
      <w:r w:rsidR="0014098E">
        <w:rPr>
          <w:color w:val="000000" w:themeColor="text1"/>
        </w:rPr>
        <w:t xml:space="preserve"> </w:t>
      </w:r>
      <w:r w:rsidRPr="00636C9B">
        <w:rPr>
          <w:color w:val="000000" w:themeColor="text1"/>
        </w:rPr>
        <w:t xml:space="preserve">Death rates </w:t>
      </w:r>
      <w:r w:rsidR="0014098E">
        <w:rPr>
          <w:color w:val="000000" w:themeColor="text1"/>
        </w:rPr>
        <w:t xml:space="preserve">also </w:t>
      </w:r>
      <w:r w:rsidRPr="00636C9B">
        <w:rPr>
          <w:color w:val="000000" w:themeColor="text1"/>
        </w:rPr>
        <w:t xml:space="preserve">vary by month, </w:t>
      </w:r>
      <w:r w:rsidR="007C4825">
        <w:rPr>
          <w:color w:val="000000" w:themeColor="text1"/>
        </w:rPr>
        <w:t xml:space="preserve">which may be partly related to temperature and partly due to other factors, </w:t>
      </w:r>
      <w:r w:rsidRPr="00636C9B">
        <w:rPr>
          <w:color w:val="000000" w:themeColor="text1"/>
        </w:rPr>
        <w:t xml:space="preserve">and </w:t>
      </w:r>
      <w:r>
        <w:rPr>
          <w:color w:val="000000" w:themeColor="text1"/>
        </w:rPr>
        <w:t xml:space="preserve">tend to </w:t>
      </w:r>
      <w:r w:rsidR="001F1B90">
        <w:rPr>
          <w:color w:val="000000" w:themeColor="text1"/>
        </w:rPr>
        <w:t xml:space="preserve">do so </w:t>
      </w:r>
      <w:r>
        <w:rPr>
          <w:color w:val="000000" w:themeColor="text1"/>
        </w:rPr>
        <w:t xml:space="preserve">smoothly across </w:t>
      </w:r>
      <w:r w:rsidR="0032455E">
        <w:rPr>
          <w:color w:val="000000" w:themeColor="text1"/>
        </w:rPr>
        <w:t>adjacent</w:t>
      </w:r>
      <w:r w:rsidR="0032455E" w:rsidRPr="00636C9B">
        <w:rPr>
          <w:color w:val="000000" w:themeColor="text1"/>
        </w:rPr>
        <w:t xml:space="preserve"> </w:t>
      </w:r>
      <w:r w:rsidRPr="00636C9B">
        <w:rPr>
          <w:color w:val="000000" w:themeColor="text1"/>
        </w:rPr>
        <w:t>months.</w:t>
      </w:r>
      <w:r w:rsidRPr="00636C9B">
        <w:rPr>
          <w:color w:val="000000" w:themeColor="text1"/>
        </w:rPr>
        <w:fldChar w:fldCharType="begin" w:fldLock="1"/>
      </w:r>
      <w:r w:rsidR="002F0788">
        <w:rPr>
          <w:color w:val="000000" w:themeColor="text1"/>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10&lt;/sup&gt;","plainTextFormattedCitation":"10","previouslyFormattedCitation":"&lt;sup&gt;10&lt;/sup&gt;"},"properties":{"noteIndex":0},"schema":"https://github.com/citation-style-language/schema/raw/master/csl-citation.json"}</w:instrText>
      </w:r>
      <w:r w:rsidRPr="00636C9B">
        <w:rPr>
          <w:color w:val="000000" w:themeColor="text1"/>
        </w:rPr>
        <w:fldChar w:fldCharType="separate"/>
      </w:r>
      <w:r w:rsidR="00C450F3" w:rsidRPr="00C450F3">
        <w:rPr>
          <w:noProof/>
          <w:color w:val="000000" w:themeColor="text1"/>
          <w:vertAlign w:val="superscript"/>
        </w:rPr>
        <w:t>10</w:t>
      </w:r>
      <w:r w:rsidRPr="00636C9B">
        <w:rPr>
          <w:color w:val="000000" w:themeColor="text1"/>
        </w:rPr>
        <w:fldChar w:fldCharType="end"/>
      </w:r>
      <w:r w:rsidRPr="00636C9B">
        <w:rPr>
          <w:color w:val="000000" w:themeColor="text1"/>
        </w:rPr>
        <w:t xml:space="preserve"> Therefore</w:t>
      </w:r>
      <w:r w:rsidR="007C4825">
        <w:rPr>
          <w:color w:val="000000" w:themeColor="text1"/>
        </w:rPr>
        <w:t>,</w:t>
      </w:r>
      <w:r w:rsidR="00646A5C">
        <w:rPr>
          <w:color w:val="000000" w:themeColor="text1"/>
        </w:rPr>
        <w:t xml:space="preserve"> </w:t>
      </w:r>
      <w:r w:rsidRPr="00636C9B">
        <w:rPr>
          <w:color w:val="000000" w:themeColor="text1"/>
        </w:rPr>
        <w:t xml:space="preserve">we allowed each month of the year to </w:t>
      </w:r>
      <w:r>
        <w:rPr>
          <w:color w:val="000000" w:themeColor="text1"/>
        </w:rPr>
        <w:t>systematically have</w:t>
      </w:r>
      <w:r w:rsidRPr="00636C9B">
        <w:rPr>
          <w:color w:val="000000" w:themeColor="text1"/>
        </w:rPr>
        <w:t xml:space="preserve"> a different mortality level</w:t>
      </w:r>
      <w:r>
        <w:rPr>
          <w:color w:val="000000" w:themeColor="text1"/>
        </w:rPr>
        <w:t xml:space="preserve"> and trend, </w:t>
      </w:r>
      <w:r w:rsidRPr="00F0573E">
        <w:t xml:space="preserve">with </w:t>
      </w:r>
      <w:r>
        <w:t xml:space="preserve">month-specific </w:t>
      </w:r>
      <w:r w:rsidRPr="00F0573E">
        <w:t>intercept</w:t>
      </w:r>
      <w:r w:rsidR="00133FDE">
        <w:t>s</w:t>
      </w:r>
      <w:r w:rsidRPr="00F0573E">
        <w:t xml:space="preserve"> </w:t>
      </w:r>
      <w:r w:rsidR="00133FDE">
        <w:t xml:space="preserve">and slopes </w:t>
      </w:r>
      <w:r w:rsidRPr="00F0573E">
        <w:t>for log-transformed death rates</w:t>
      </w:r>
      <w:r w:rsidRPr="00636C9B">
        <w:rPr>
          <w:color w:val="000000" w:themeColor="text1"/>
        </w:rPr>
        <w:t xml:space="preserve">. We used a random walk for </w:t>
      </w:r>
      <w:r w:rsidR="0032455E">
        <w:rPr>
          <w:color w:val="000000" w:themeColor="text1"/>
        </w:rPr>
        <w:t>the</w:t>
      </w:r>
      <w:r w:rsidR="0032455E" w:rsidRPr="00636C9B">
        <w:rPr>
          <w:color w:val="000000" w:themeColor="text1"/>
        </w:rPr>
        <w:t xml:space="preserve"> </w:t>
      </w:r>
      <w:r w:rsidRPr="00636C9B">
        <w:rPr>
          <w:color w:val="000000" w:themeColor="text1"/>
        </w:rPr>
        <w:t>month terms</w:t>
      </w:r>
      <w:r w:rsidR="008916F4">
        <w:rPr>
          <w:color w:val="000000" w:themeColor="text1"/>
        </w:rPr>
        <w:t xml:space="preserve">, </w:t>
      </w:r>
      <w:r w:rsidRPr="00636C9B">
        <w:rPr>
          <w:color w:val="000000" w:themeColor="text1"/>
        </w:rPr>
        <w:t>widely used to characterise smoothly varying associations</w:t>
      </w:r>
      <w:r>
        <w:t>.</w:t>
      </w:r>
      <w:r>
        <w:fldChar w:fldCharType="begin" w:fldLock="1"/>
      </w:r>
      <w:r w:rsidR="002F0788">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41&lt;/sup&gt;","plainTextFormattedCitation":"41","previouslyFormattedCitation":"&lt;sup&gt;41&lt;/sup&gt;"},"properties":{"noteIndex":0},"schema":"https://github.com/citation-style-language/schema/raw/master/csl-citation.json"}</w:instrText>
      </w:r>
      <w:r>
        <w:fldChar w:fldCharType="separate"/>
      </w:r>
      <w:r w:rsidR="00C450F3" w:rsidRPr="00C450F3">
        <w:rPr>
          <w:noProof/>
          <w:vertAlign w:val="superscript"/>
        </w:rPr>
        <w:t>41</w:t>
      </w:r>
      <w:r>
        <w:fldChar w:fldCharType="end"/>
      </w:r>
      <w:r w:rsidRPr="00636C9B">
        <w:rPr>
          <w:color w:val="000000" w:themeColor="text1"/>
        </w:rPr>
        <w:t xml:space="preserve"> </w:t>
      </w:r>
      <w:r>
        <w:rPr>
          <w:color w:val="000000" w:themeColor="text1"/>
        </w:rPr>
        <w:t>The random walk had a</w:t>
      </w:r>
      <w:r w:rsidRPr="00636C9B">
        <w:rPr>
          <w:color w:val="000000" w:themeColor="text1"/>
        </w:rPr>
        <w:t xml:space="preserve"> cyclic structure, </w:t>
      </w:r>
      <w:r>
        <w:rPr>
          <w:color w:val="000000" w:themeColor="text1"/>
        </w:rPr>
        <w:t>so that</w:t>
      </w:r>
      <w:r w:rsidRPr="00636C9B">
        <w:rPr>
          <w:color w:val="000000" w:themeColor="text1"/>
        </w:rPr>
        <w:t xml:space="preserve"> December </w:t>
      </w:r>
      <w:r w:rsidR="00857BE0">
        <w:rPr>
          <w:color w:val="000000" w:themeColor="text1"/>
        </w:rPr>
        <w:t>was adjacent to</w:t>
      </w:r>
      <w:r w:rsidR="00857BE0" w:rsidRPr="00636C9B">
        <w:rPr>
          <w:color w:val="000000" w:themeColor="text1"/>
        </w:rPr>
        <w:t xml:space="preserve"> </w:t>
      </w:r>
      <w:r w:rsidRPr="00636C9B">
        <w:rPr>
          <w:color w:val="000000" w:themeColor="text1"/>
        </w:rPr>
        <w:t xml:space="preserve">January. </w:t>
      </w:r>
    </w:p>
    <w:p w14:paraId="595B8DE8" w14:textId="77777777" w:rsidR="00FA3851" w:rsidRPr="00636C9B" w:rsidRDefault="00FA3851" w:rsidP="00FF023E">
      <w:pPr>
        <w:spacing w:line="480" w:lineRule="auto"/>
        <w:jc w:val="both"/>
        <w:outlineLvl w:val="0"/>
        <w:rPr>
          <w:color w:val="000000" w:themeColor="text1"/>
        </w:rPr>
      </w:pPr>
    </w:p>
    <w:p w14:paraId="601470CE" w14:textId="489D6308" w:rsidR="00FA3851" w:rsidRPr="00D92F3C" w:rsidRDefault="00FA3851" w:rsidP="00FF023E">
      <w:pPr>
        <w:spacing w:line="480" w:lineRule="auto"/>
        <w:jc w:val="both"/>
        <w:outlineLvl w:val="0"/>
      </w:pPr>
      <w:r>
        <w:rPr>
          <w:color w:val="000000" w:themeColor="text1"/>
        </w:rPr>
        <w:t xml:space="preserve">We also included state random intercepts and </w:t>
      </w:r>
      <w:r w:rsidR="002A16CF">
        <w:rPr>
          <w:color w:val="000000" w:themeColor="text1"/>
        </w:rPr>
        <w:t xml:space="preserve">slopes </w:t>
      </w:r>
      <w:r>
        <w:rPr>
          <w:color w:val="000000" w:themeColor="text1"/>
        </w:rPr>
        <w:t>for death rates</w:t>
      </w:r>
      <w:r w:rsidR="0032455E">
        <w:rPr>
          <w:color w:val="000000" w:themeColor="text1"/>
        </w:rPr>
        <w:t xml:space="preserve">. </w:t>
      </w:r>
      <w:r w:rsidR="0032455E" w:rsidRPr="00C7759C">
        <w:rPr>
          <w:color w:val="000000" w:themeColor="text1"/>
        </w:rPr>
        <w:t xml:space="preserve">These terms measure </w:t>
      </w:r>
      <w:r w:rsidR="00222C76" w:rsidRPr="00D92F3C">
        <w:rPr>
          <w:color w:val="000000" w:themeColor="text1"/>
        </w:rPr>
        <w:t xml:space="preserve">deviations of each state from national </w:t>
      </w:r>
      <w:proofErr w:type="gramStart"/>
      <w:r w:rsidR="00222C76" w:rsidRPr="00D92F3C">
        <w:rPr>
          <w:color w:val="000000" w:themeColor="text1"/>
        </w:rPr>
        <w:t>value</w:t>
      </w:r>
      <w:r w:rsidR="001F1B90">
        <w:rPr>
          <w:color w:val="000000" w:themeColor="text1"/>
        </w:rPr>
        <w:t>s</w:t>
      </w:r>
      <w:r w:rsidR="007C4825">
        <w:rPr>
          <w:color w:val="000000" w:themeColor="text1"/>
        </w:rPr>
        <w:t>, and</w:t>
      </w:r>
      <w:proofErr w:type="gramEnd"/>
      <w:r w:rsidRPr="00C7759C">
        <w:rPr>
          <w:color w:val="000000" w:themeColor="text1"/>
        </w:rPr>
        <w:t xml:space="preserve"> allow variation</w:t>
      </w:r>
      <w:r w:rsidR="0032455E" w:rsidRPr="00C7759C">
        <w:rPr>
          <w:color w:val="000000" w:themeColor="text1"/>
        </w:rPr>
        <w:t xml:space="preserve"> in level and trend in mortality</w:t>
      </w:r>
      <w:r w:rsidRPr="00C7759C">
        <w:rPr>
          <w:color w:val="000000" w:themeColor="text1"/>
        </w:rPr>
        <w:t xml:space="preserve"> by state</w:t>
      </w:r>
      <w:r w:rsidR="00B9109F" w:rsidRPr="00F74DB6">
        <w:rPr>
          <w:color w:val="000000" w:themeColor="text1"/>
        </w:rPr>
        <w:t xml:space="preserve">. </w:t>
      </w:r>
      <w:r w:rsidRPr="00F74DB6">
        <w:rPr>
          <w:color w:val="000000" w:themeColor="text1"/>
        </w:rPr>
        <w:t>In</w:t>
      </w:r>
      <w:r w:rsidRPr="00636C9B">
        <w:rPr>
          <w:color w:val="000000" w:themeColor="text1"/>
        </w:rPr>
        <w:t xml:space="preserve"> addition, </w:t>
      </w:r>
      <w:r>
        <w:rPr>
          <w:color w:val="000000" w:themeColor="text1"/>
        </w:rPr>
        <w:t xml:space="preserve">death rates in neighbouring </w:t>
      </w:r>
      <w:r w:rsidRPr="00636C9B">
        <w:rPr>
          <w:color w:val="000000" w:themeColor="text1"/>
        </w:rPr>
        <w:t xml:space="preserve">states may be more similar than </w:t>
      </w:r>
      <w:r>
        <w:rPr>
          <w:color w:val="000000" w:themeColor="text1"/>
        </w:rPr>
        <w:t xml:space="preserve">in </w:t>
      </w:r>
      <w:r w:rsidRPr="00636C9B">
        <w:rPr>
          <w:color w:val="000000" w:themeColor="text1"/>
        </w:rPr>
        <w:t>those further away</w:t>
      </w:r>
      <w:r w:rsidR="002A16CF">
        <w:rPr>
          <w:color w:val="000000" w:themeColor="text1"/>
        </w:rPr>
        <w:t>, specified using</w:t>
      </w:r>
      <w:r w:rsidRPr="00636C9B">
        <w:rPr>
          <w:color w:val="000000" w:themeColor="text1"/>
        </w:rPr>
        <w:t xml:space="preserve"> a Conditional Autoregressive (CAR) spatial model.</w:t>
      </w:r>
      <w:r w:rsidRPr="00636C9B">
        <w:rPr>
          <w:color w:val="000000" w:themeColor="text1"/>
        </w:rPr>
        <w:fldChar w:fldCharType="begin" w:fldLock="1"/>
      </w:r>
      <w:r w:rsidR="002F0788">
        <w:rPr>
          <w:color w:val="000000" w:themeColor="text1"/>
        </w:rPr>
        <w:instrText>ADDIN CSL_CITATION {"citationItems":[{"id":"ITEM-1","itemData":{"DOI":"10.2307/2984812","ISBN":"00359246","ISSN":"00359246","PMID":"18032117","abstract":"The formulation of conditional probability models for finite systems of spatially interacting random variables is examined. A simple alternative proof of the Hammersley-Clifford theorem is presented and the theorem is then used to construct specific spatial schemes on and off the lattice. Particular emphasis is placed upon practical applications of the models in plant ecology when the variates are binary or Gaussian. Some aspects of infinite lattice Gaussian processes are discussed. Methods of statistical analysis for lattice schemes are proposed, including a very flexible coding technique. The methods are illustrated by two numerical examples. It is maintained throughout that the conditional probability approach to the specification and analysis of spatial interaction is more attractive than the alternative joint probability approach. Keywords","author":[{"dropping-particle":"","family":"Besag","given":"Julian","non-dropping-particle":"","parse-names":false,"suffix":""}],"container-title":"Journal of the Royal Statistical Society: Series B (Statistical Methodology)","id":"ITEM-1","issued":{"date-parts":[["1974"]]},"title":"Spatial interaction and the statistical snalysis of lattice systems","type":"article-journal"},"uris":["http://www.mendeley.com/documents/?uuid=14e2acdd-e9ad-4907-be6a-2b5efd7e1600"]}],"mendeley":{"formattedCitation":"&lt;sup&gt;42&lt;/sup&gt;","plainTextFormattedCitation":"42","previouslyFormattedCitation":"&lt;sup&gt;42&lt;/sup&gt;"},"properties":{"noteIndex":0},"schema":"https://github.com/citation-style-language/schema/raw/master/csl-citation.json"}</w:instrText>
      </w:r>
      <w:r w:rsidRPr="00636C9B">
        <w:rPr>
          <w:color w:val="000000" w:themeColor="text1"/>
        </w:rPr>
        <w:fldChar w:fldCharType="separate"/>
      </w:r>
      <w:r w:rsidR="00C450F3" w:rsidRPr="00C450F3">
        <w:rPr>
          <w:noProof/>
          <w:color w:val="000000" w:themeColor="text1"/>
          <w:vertAlign w:val="superscript"/>
        </w:rPr>
        <w:t>42</w:t>
      </w:r>
      <w:r w:rsidRPr="00636C9B">
        <w:rPr>
          <w:color w:val="000000" w:themeColor="text1"/>
        </w:rPr>
        <w:fldChar w:fldCharType="end"/>
      </w:r>
      <w:r w:rsidRPr="00636C9B">
        <w:rPr>
          <w:color w:val="000000" w:themeColor="text1"/>
        </w:rPr>
        <w:t xml:space="preserve"> This allows </w:t>
      </w:r>
      <w:r w:rsidR="001D5199">
        <w:rPr>
          <w:color w:val="000000" w:themeColor="text1"/>
        </w:rPr>
        <w:t>mortality levels</w:t>
      </w:r>
      <w:r w:rsidRPr="00636C9B">
        <w:rPr>
          <w:color w:val="000000" w:themeColor="text1"/>
        </w:rPr>
        <w:t xml:space="preserve"> and trends of state</w:t>
      </w:r>
      <w:r w:rsidR="001D5199">
        <w:rPr>
          <w:color w:val="000000" w:themeColor="text1"/>
        </w:rPr>
        <w:t xml:space="preserve">s </w:t>
      </w:r>
      <w:r w:rsidRPr="00636C9B">
        <w:rPr>
          <w:color w:val="000000" w:themeColor="text1"/>
        </w:rPr>
        <w:t xml:space="preserve">to be estimated based on their own data as well as using those of their neighbours. The </w:t>
      </w:r>
      <w:r w:rsidR="002A16CF">
        <w:rPr>
          <w:color w:val="000000" w:themeColor="text1"/>
        </w:rPr>
        <w:t>extent</w:t>
      </w:r>
      <w:r w:rsidR="002A16CF" w:rsidRPr="00636C9B">
        <w:rPr>
          <w:color w:val="000000" w:themeColor="text1"/>
        </w:rPr>
        <w:t xml:space="preserve"> </w:t>
      </w:r>
      <w:r w:rsidRPr="00636C9B">
        <w:rPr>
          <w:color w:val="000000" w:themeColor="text1"/>
        </w:rPr>
        <w:t xml:space="preserve">to which information is shared between neighbouring states depends on the uncertainty of death rates in a state and the empirical similarity of </w:t>
      </w:r>
      <w:r w:rsidR="00A04808">
        <w:rPr>
          <w:color w:val="000000" w:themeColor="text1"/>
        </w:rPr>
        <w:t xml:space="preserve">death rates in </w:t>
      </w:r>
      <w:r w:rsidRPr="00636C9B">
        <w:rPr>
          <w:color w:val="000000" w:themeColor="text1"/>
        </w:rPr>
        <w:t>neighbouring states.</w:t>
      </w:r>
      <w:r w:rsidR="002A16CF">
        <w:t xml:space="preserve"> </w:t>
      </w:r>
      <w:r w:rsidRPr="00F0573E">
        <w:t xml:space="preserve">Non-linear </w:t>
      </w:r>
      <w:r w:rsidR="00FE259D">
        <w:t xml:space="preserve">change </w:t>
      </w:r>
      <w:r w:rsidR="00996FF3">
        <w:t>over ti</w:t>
      </w:r>
      <w:r w:rsidR="00D33297">
        <w:t>m</w:t>
      </w:r>
      <w:r w:rsidR="00996FF3">
        <w:t xml:space="preserve">e </w:t>
      </w:r>
      <w:r w:rsidR="0016407E">
        <w:t>was</w:t>
      </w:r>
      <w:r w:rsidR="0016407E" w:rsidRPr="00F0573E">
        <w:t xml:space="preserve"> </w:t>
      </w:r>
      <w:r w:rsidRPr="00F0573E">
        <w:t xml:space="preserve">captured by a first-order </w:t>
      </w:r>
      <w:r w:rsidR="002C4E2F">
        <w:t xml:space="preserve">national </w:t>
      </w:r>
      <w:r w:rsidRPr="00F0573E">
        <w:t>random walk.</w:t>
      </w:r>
      <w:r w:rsidR="00C7759C">
        <w:fldChar w:fldCharType="begin" w:fldLock="1"/>
      </w:r>
      <w:r w:rsidR="002F0788">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41&lt;/sup&gt;","plainTextFormattedCitation":"41","previouslyFormattedCitation":"&lt;sup&gt;41&lt;/sup&gt;"},"properties":{"noteIndex":0},"schema":"https://github.com/citation-style-language/schema/raw/master/csl-citation.json"}</w:instrText>
      </w:r>
      <w:r w:rsidR="00C7759C">
        <w:fldChar w:fldCharType="separate"/>
      </w:r>
      <w:r w:rsidR="00C450F3" w:rsidRPr="00C450F3">
        <w:rPr>
          <w:noProof/>
          <w:vertAlign w:val="superscript"/>
        </w:rPr>
        <w:t>41</w:t>
      </w:r>
      <w:r w:rsidR="00C7759C">
        <w:fldChar w:fldCharType="end"/>
      </w:r>
      <w:r>
        <w:t xml:space="preserve"> </w:t>
      </w:r>
      <w:r w:rsidR="007C4825">
        <w:rPr>
          <w:rStyle w:val="CommentReference"/>
          <w:rFonts w:asciiTheme="minorHAnsi" w:hAnsiTheme="minorHAnsi" w:cstheme="minorBidi"/>
          <w:lang w:eastAsia="en-US"/>
        </w:rPr>
        <w:commentReference w:id="14"/>
      </w:r>
    </w:p>
    <w:p w14:paraId="0B388BAC" w14:textId="77777777" w:rsidR="00FA3851" w:rsidRPr="00636C9B" w:rsidRDefault="00FA3851" w:rsidP="00FF023E">
      <w:pPr>
        <w:spacing w:line="480" w:lineRule="auto"/>
        <w:jc w:val="both"/>
        <w:outlineLvl w:val="0"/>
        <w:rPr>
          <w:color w:val="000000" w:themeColor="text1"/>
        </w:rPr>
      </w:pPr>
    </w:p>
    <w:p w14:paraId="25521542" w14:textId="26D54B4C" w:rsidR="002A16CF" w:rsidRPr="00843ACB" w:rsidRDefault="00FA3851" w:rsidP="000F6C72">
      <w:pPr>
        <w:spacing w:line="480" w:lineRule="auto"/>
        <w:jc w:val="both"/>
        <w:outlineLvl w:val="0"/>
        <w:rPr>
          <w:color w:val="000000" w:themeColor="text1"/>
          <w:lang w:val="en-US"/>
        </w:rPr>
      </w:pPr>
      <w:r w:rsidRPr="00284EE0">
        <w:rPr>
          <w:color w:val="000000" w:themeColor="text1"/>
        </w:rPr>
        <w:lastRenderedPageBreak/>
        <w:t xml:space="preserve">Finally, </w:t>
      </w:r>
      <w:r w:rsidRPr="002F11FA">
        <w:rPr>
          <w:color w:val="000000" w:themeColor="text1"/>
        </w:rPr>
        <w:t>we</w:t>
      </w:r>
      <w:r w:rsidRPr="00284EE0">
        <w:rPr>
          <w:color w:val="000000" w:themeColor="text1"/>
        </w:rPr>
        <w:t xml:space="preserve"> included a term that relates log-transformed death rate to the above-defined </w:t>
      </w:r>
      <w:r>
        <w:rPr>
          <w:color w:val="000000" w:themeColor="text1"/>
        </w:rPr>
        <w:t xml:space="preserve">state-month </w:t>
      </w:r>
      <w:r w:rsidRPr="00284EE0">
        <w:rPr>
          <w:color w:val="000000" w:themeColor="text1"/>
        </w:rPr>
        <w:t>temperature anomaly</w:t>
      </w:r>
      <w:r w:rsidR="002A16CF">
        <w:rPr>
          <w:color w:val="000000" w:themeColor="text1"/>
        </w:rPr>
        <w:t>.</w:t>
      </w:r>
      <w:r w:rsidR="00D126A0">
        <w:rPr>
          <w:color w:val="000000" w:themeColor="text1"/>
        </w:rPr>
        <w:t xml:space="preserve"> </w:t>
      </w:r>
      <w:r w:rsidR="00553545">
        <w:rPr>
          <w:color w:val="000000" w:themeColor="text1"/>
        </w:rPr>
        <w:t>The</w:t>
      </w:r>
      <w:r w:rsidR="00553545">
        <w:t xml:space="preserve"> coefficient of this term </w:t>
      </w:r>
      <w:r w:rsidR="00553545" w:rsidRPr="00843ACB">
        <w:t>represen</w:t>
      </w:r>
      <w:r w:rsidR="00553545">
        <w:t>ts</w:t>
      </w:r>
      <w:r w:rsidR="00553545" w:rsidRPr="00843ACB">
        <w:t xml:space="preserve"> the logarithm of the rate ratio per 1°C increase in anomaly</w:t>
      </w:r>
      <w:r w:rsidR="00553545" w:rsidRPr="00284EE0">
        <w:rPr>
          <w:color w:val="000000" w:themeColor="text1"/>
        </w:rPr>
        <w:t xml:space="preserve">. </w:t>
      </w:r>
      <w:r w:rsidR="00D126A0">
        <w:rPr>
          <w:color w:val="000000" w:themeColor="text1"/>
        </w:rPr>
        <w:t>T</w:t>
      </w:r>
      <w:r w:rsidR="002A16CF" w:rsidRPr="002A16CF">
        <w:rPr>
          <w:color w:val="000000" w:themeColor="text1"/>
        </w:rPr>
        <w:t>here was</w:t>
      </w:r>
      <w:r w:rsidR="00D126A0">
        <w:rPr>
          <w:color w:val="000000" w:themeColor="text1"/>
        </w:rPr>
        <w:t xml:space="preserve"> a</w:t>
      </w:r>
      <w:r w:rsidR="002A16CF" w:rsidRPr="002A16CF">
        <w:rPr>
          <w:color w:val="000000" w:themeColor="text1"/>
        </w:rPr>
        <w:t xml:space="preserve"> separate coefficient for each month which means that</w:t>
      </w:r>
      <w:r w:rsidR="002A16CF">
        <w:rPr>
          <w:color w:val="000000" w:themeColor="text1"/>
        </w:rPr>
        <w:t xml:space="preserve"> </w:t>
      </w:r>
      <w:r w:rsidR="001D6971">
        <w:rPr>
          <w:color w:val="000000" w:themeColor="text1"/>
        </w:rPr>
        <w:t xml:space="preserve">an </w:t>
      </w:r>
      <w:r w:rsidR="002A16CF">
        <w:rPr>
          <w:color w:val="000000" w:themeColor="text1"/>
        </w:rPr>
        <w:t xml:space="preserve">anomaly </w:t>
      </w:r>
      <w:r w:rsidR="001D6971">
        <w:rPr>
          <w:color w:val="000000" w:themeColor="text1"/>
        </w:rPr>
        <w:t xml:space="preserve">of the same magnitude </w:t>
      </w:r>
      <w:r w:rsidR="002A16CF">
        <w:rPr>
          <w:color w:val="000000" w:themeColor="text1"/>
        </w:rPr>
        <w:t xml:space="preserve">could have different </w:t>
      </w:r>
      <w:r w:rsidR="000F6C72">
        <w:rPr>
          <w:color w:val="000000" w:themeColor="text1"/>
        </w:rPr>
        <w:t xml:space="preserve">associations with </w:t>
      </w:r>
      <w:r w:rsidR="001D6971">
        <w:rPr>
          <w:color w:val="000000" w:themeColor="text1"/>
        </w:rPr>
        <w:t xml:space="preserve">injury mortality </w:t>
      </w:r>
      <w:r w:rsidR="002A16CF">
        <w:rPr>
          <w:color w:val="000000" w:themeColor="text1"/>
        </w:rPr>
        <w:t>in different months</w:t>
      </w:r>
      <w:r w:rsidR="005C09A4">
        <w:rPr>
          <w:color w:val="000000" w:themeColor="text1"/>
        </w:rPr>
        <w:t xml:space="preserve">. </w:t>
      </w:r>
      <w:r w:rsidR="00676965">
        <w:rPr>
          <w:color w:val="000000" w:themeColor="text1"/>
        </w:rPr>
        <w:t>As with the month-specific intercepts and trends, w</w:t>
      </w:r>
      <w:r w:rsidR="00676965" w:rsidRPr="00284EE0">
        <w:rPr>
          <w:color w:val="000000" w:themeColor="text1"/>
        </w:rPr>
        <w:t xml:space="preserve">e </w:t>
      </w:r>
      <w:r w:rsidRPr="00284EE0">
        <w:rPr>
          <w:color w:val="000000" w:themeColor="text1"/>
        </w:rPr>
        <w:t xml:space="preserve">used </w:t>
      </w:r>
      <w:r w:rsidR="007606C1">
        <w:rPr>
          <w:color w:val="000000" w:themeColor="text1"/>
        </w:rPr>
        <w:t>a</w:t>
      </w:r>
      <w:r w:rsidR="0085020E">
        <w:rPr>
          <w:color w:val="000000" w:themeColor="text1"/>
        </w:rPr>
        <w:t xml:space="preserve"> cyclic</w:t>
      </w:r>
      <w:r w:rsidR="007606C1">
        <w:rPr>
          <w:color w:val="000000" w:themeColor="text1"/>
        </w:rPr>
        <w:t xml:space="preserve"> </w:t>
      </w:r>
      <w:r w:rsidRPr="00284EE0">
        <w:rPr>
          <w:color w:val="000000" w:themeColor="text1"/>
        </w:rPr>
        <w:t xml:space="preserve">random walk </w:t>
      </w:r>
      <w:r w:rsidR="002A16CF">
        <w:rPr>
          <w:color w:val="000000" w:themeColor="text1"/>
        </w:rPr>
        <w:t>to smooth the coefficient of the temperature anomaly</w:t>
      </w:r>
      <w:r w:rsidR="00553545">
        <w:rPr>
          <w:color w:val="000000" w:themeColor="text1"/>
        </w:rPr>
        <w:t xml:space="preserve"> across </w:t>
      </w:r>
      <w:r w:rsidR="00676965">
        <w:rPr>
          <w:color w:val="000000" w:themeColor="text1"/>
        </w:rPr>
        <w:t>months</w:t>
      </w:r>
      <w:r w:rsidRPr="00284EE0">
        <w:rPr>
          <w:color w:val="000000" w:themeColor="text1"/>
        </w:rPr>
        <w:t>.</w:t>
      </w:r>
      <w:r w:rsidR="00D72140">
        <w:rPr>
          <w:color w:val="000000" w:themeColor="text1"/>
          <w:lang w:val="en-US"/>
        </w:rPr>
        <w:t xml:space="preserve"> </w:t>
      </w:r>
      <w:r w:rsidR="002A16CF" w:rsidRPr="00A86D9D">
        <w:rPr>
          <w:color w:val="000000" w:themeColor="text1"/>
          <w:lang w:val="en-US"/>
        </w:rPr>
        <w:t>We fitted the models using integrated nested Laplace approximation (INLA), using the R-INLA software.</w:t>
      </w:r>
      <w:r w:rsidR="002A16CF">
        <w:rPr>
          <w:color w:val="000000" w:themeColor="text1"/>
          <w:lang w:val="en-US"/>
        </w:rPr>
        <w:fldChar w:fldCharType="begin" w:fldLock="1"/>
      </w:r>
      <w:r w:rsidR="002F0788">
        <w:rPr>
          <w:color w:val="000000" w:themeColor="text1"/>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43&lt;/sup&gt;","plainTextFormattedCitation":"43","previouslyFormattedCitation":"&lt;sup&gt;43&lt;/sup&gt;"},"properties":{"noteIndex":0},"schema":"https://github.com/citation-style-language/schema/raw/master/csl-citation.json"}</w:instrText>
      </w:r>
      <w:r w:rsidR="002A16CF">
        <w:rPr>
          <w:color w:val="000000" w:themeColor="text1"/>
          <w:lang w:val="en-US"/>
        </w:rPr>
        <w:fldChar w:fldCharType="separate"/>
      </w:r>
      <w:r w:rsidR="00C450F3" w:rsidRPr="00C450F3">
        <w:rPr>
          <w:noProof/>
          <w:color w:val="000000" w:themeColor="text1"/>
          <w:vertAlign w:val="superscript"/>
          <w:lang w:val="en-US"/>
        </w:rPr>
        <w:t>43</w:t>
      </w:r>
      <w:r w:rsidR="002A16CF">
        <w:rPr>
          <w:color w:val="000000" w:themeColor="text1"/>
          <w:lang w:val="en-US"/>
        </w:rPr>
        <w:fldChar w:fldCharType="end"/>
      </w:r>
      <w:r w:rsidR="002A16CF">
        <w:rPr>
          <w:color w:val="000000" w:themeColor="text1"/>
          <w:lang w:val="en-US"/>
        </w:rPr>
        <w:t xml:space="preserve"> </w:t>
      </w:r>
      <w:r w:rsidR="0079130D">
        <w:rPr>
          <w:color w:val="000000" w:themeColor="text1"/>
          <w:lang w:val="en-US"/>
        </w:rPr>
        <w:t xml:space="preserve">All analyses were done separately by </w:t>
      </w:r>
      <w:r w:rsidR="000F6C72">
        <w:rPr>
          <w:color w:val="000000" w:themeColor="text1"/>
          <w:lang w:val="en-US"/>
        </w:rPr>
        <w:t xml:space="preserve">type of injury, </w:t>
      </w:r>
      <w:r w:rsidR="0079130D">
        <w:rPr>
          <w:color w:val="000000" w:themeColor="text1"/>
          <w:lang w:val="en-US"/>
        </w:rPr>
        <w:t>gender</w:t>
      </w:r>
      <w:r w:rsidR="000F6C72">
        <w:rPr>
          <w:color w:val="000000" w:themeColor="text1"/>
          <w:lang w:val="en-US"/>
        </w:rPr>
        <w:t>, and age group</w:t>
      </w:r>
      <w:r w:rsidR="0079130D">
        <w:rPr>
          <w:color w:val="000000" w:themeColor="text1"/>
          <w:lang w:val="en-US"/>
        </w:rPr>
        <w:t>, allowing associations with temperature to vary by injury type and demography</w:t>
      </w:r>
      <w:r w:rsidR="000F6C72">
        <w:rPr>
          <w:color w:val="000000" w:themeColor="text1"/>
          <w:lang w:val="en-US"/>
        </w:rPr>
        <w:t>.</w:t>
      </w:r>
      <w:r w:rsidR="007C4825" w:rsidRPr="007C4825">
        <w:rPr>
          <w:color w:val="000000" w:themeColor="text1"/>
          <w:lang w:val="en-US"/>
        </w:rPr>
        <w:t xml:space="preserve"> </w:t>
      </w:r>
      <w:r w:rsidR="007C4825">
        <w:rPr>
          <w:color w:val="000000" w:themeColor="text1"/>
          <w:lang w:val="en-US"/>
        </w:rPr>
        <w:t xml:space="preserve">An </w:t>
      </w:r>
      <w:r w:rsidR="007C4825" w:rsidRPr="00A46B9A">
        <w:rPr>
          <w:color w:val="000000" w:themeColor="text1"/>
          <w:lang w:val="en-US"/>
        </w:rPr>
        <w:t>over-dispersion ter</w:t>
      </w:r>
      <w:r w:rsidR="007C4825">
        <w:rPr>
          <w:color w:val="000000" w:themeColor="text1"/>
          <w:lang w:val="en-US"/>
        </w:rPr>
        <w:t>m captured</w:t>
      </w:r>
      <w:r w:rsidR="007C4825" w:rsidRPr="00A46B9A">
        <w:rPr>
          <w:color w:val="000000" w:themeColor="text1"/>
          <w:lang w:val="en-US"/>
        </w:rPr>
        <w:t xml:space="preserve"> the variation unaccounted for by other terms in the model, modelled as </w:t>
      </w:r>
      <w:proofErr w:type="gramStart"/>
      <w:r w:rsidR="007C4825" w:rsidRPr="00A46B9A">
        <w:rPr>
          <w:i/>
          <w:color w:val="000000" w:themeColor="text1"/>
          <w:lang w:val="en-US"/>
        </w:rPr>
        <w:t>N</w:t>
      </w:r>
      <w:r w:rsidR="007C4825" w:rsidRPr="00A46B9A">
        <w:rPr>
          <w:color w:val="000000" w:themeColor="text1"/>
          <w:lang w:val="en-US"/>
        </w:rPr>
        <w:t>(</w:t>
      </w:r>
      <w:proofErr w:type="gramEnd"/>
      <w:r w:rsidR="007C4825" w:rsidRPr="00A46B9A">
        <w:rPr>
          <w:color w:val="000000" w:themeColor="text1"/>
          <w:lang w:val="en-US"/>
        </w:rPr>
        <w:t>0,</w:t>
      </w:r>
      <m:oMath>
        <m:sSubSup>
          <m:sSubSupPr>
            <m:ctrlPr>
              <w:rPr>
                <w:rFonts w:ascii="Cambria Math" w:hAnsi="Cambria Math"/>
                <w:i/>
                <w:color w:val="000000" w:themeColor="text1"/>
                <w:lang w:val="en-US"/>
              </w:rPr>
            </m:ctrlPr>
          </m:sSubSupPr>
          <m:e>
            <m:r>
              <w:rPr>
                <w:rFonts w:ascii="Cambria Math" w:hAnsi="Cambria Math"/>
                <w:color w:val="000000" w:themeColor="text1"/>
                <w:lang w:val="en-US"/>
              </w:rPr>
              <m:t>σ</m:t>
            </m:r>
          </m:e>
          <m:sub>
            <m:r>
              <w:rPr>
                <w:rFonts w:ascii="Cambria Math" w:hAnsi="Cambria Math"/>
                <w:color w:val="000000" w:themeColor="text1"/>
                <w:lang w:val="en-US"/>
              </w:rPr>
              <m:t>ϵ</m:t>
            </m:r>
          </m:sub>
          <m:sup>
            <m:r>
              <w:rPr>
                <w:rFonts w:ascii="Cambria Math" w:hAnsi="Cambria Math"/>
                <w:color w:val="000000" w:themeColor="text1"/>
                <w:lang w:val="en-US"/>
              </w:rPr>
              <m:t>2</m:t>
            </m:r>
          </m:sup>
        </m:sSubSup>
      </m:oMath>
      <w:r w:rsidR="007C4825" w:rsidRPr="00A46B9A">
        <w:rPr>
          <w:color w:val="000000" w:themeColor="text1"/>
          <w:lang w:val="en-US"/>
        </w:rPr>
        <w:t>).</w:t>
      </w:r>
    </w:p>
    <w:p w14:paraId="0F49453D" w14:textId="77777777" w:rsidR="00FA3851" w:rsidRPr="00636C9B" w:rsidRDefault="00FA3851" w:rsidP="000F6C72">
      <w:pPr>
        <w:spacing w:line="480" w:lineRule="auto"/>
        <w:jc w:val="both"/>
        <w:outlineLvl w:val="0"/>
        <w:rPr>
          <w:color w:val="000000" w:themeColor="text1"/>
        </w:rPr>
      </w:pPr>
    </w:p>
    <w:p w14:paraId="3CFEB974" w14:textId="5D8D20C2" w:rsidR="00701866" w:rsidRDefault="003351F5" w:rsidP="00FF023E">
      <w:pPr>
        <w:spacing w:line="480" w:lineRule="auto"/>
        <w:jc w:val="both"/>
        <w:outlineLvl w:val="0"/>
        <w:rPr>
          <w:color w:val="000000" w:themeColor="text1"/>
        </w:rPr>
      </w:pPr>
      <w:r>
        <w:rPr>
          <w:color w:val="000000" w:themeColor="text1"/>
        </w:rPr>
        <w:t xml:space="preserve">We estimated the mortality impact </w:t>
      </w:r>
      <w:r w:rsidR="00504C5A">
        <w:rPr>
          <w:color w:val="000000" w:themeColor="text1"/>
        </w:rPr>
        <w:t xml:space="preserve">of </w:t>
      </w:r>
      <w:r w:rsidR="004A2FCB">
        <w:rPr>
          <w:color w:val="000000" w:themeColor="text1"/>
        </w:rPr>
        <w:t>a national year-round temperature anomaly</w:t>
      </w:r>
      <w:r w:rsidR="00D25232" w:rsidRPr="00D25232">
        <w:rPr>
          <w:color w:val="000000" w:themeColor="text1"/>
        </w:rPr>
        <w:t xml:space="preserve"> </w:t>
      </w:r>
      <w:r w:rsidR="00D25232" w:rsidRPr="00636C9B">
        <w:rPr>
          <w:color w:val="000000" w:themeColor="text1"/>
        </w:rPr>
        <w:t xml:space="preserve">of 1°C in each month and state, </w:t>
      </w:r>
      <w:r w:rsidR="00D25232">
        <w:t>realistic in our lifetimes under current projections of global climate change.</w:t>
      </w:r>
      <w:r w:rsidR="00D25232">
        <w:rPr>
          <w:color w:val="000000" w:themeColor="text1"/>
        </w:rPr>
        <w:fldChar w:fldCharType="begin" w:fldLock="1"/>
      </w:r>
      <w:r w:rsidR="00D25232">
        <w:rPr>
          <w:color w:val="000000" w:themeColor="text1"/>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lt;sup&gt;16&lt;/sup&gt;","plainTextFormattedCitation":"16","previouslyFormattedCitation":"&lt;sup&gt;16&lt;/sup&gt;"},"properties":{"noteIndex":0},"schema":"https://github.com/citation-style-language/schema/raw/master/csl-citation.json"}</w:instrText>
      </w:r>
      <w:r w:rsidR="00D25232">
        <w:rPr>
          <w:color w:val="000000" w:themeColor="text1"/>
        </w:rPr>
        <w:fldChar w:fldCharType="separate"/>
      </w:r>
      <w:r w:rsidR="00D25232" w:rsidRPr="00C450F3">
        <w:rPr>
          <w:noProof/>
          <w:color w:val="000000" w:themeColor="text1"/>
          <w:vertAlign w:val="superscript"/>
        </w:rPr>
        <w:t>16</w:t>
      </w:r>
      <w:r w:rsidR="00D25232">
        <w:rPr>
          <w:color w:val="000000" w:themeColor="text1"/>
        </w:rPr>
        <w:fldChar w:fldCharType="end"/>
      </w:r>
      <w:r w:rsidR="00FC4726">
        <w:t xml:space="preserve"> </w:t>
      </w:r>
      <w:r w:rsidR="007C4825">
        <w:rPr>
          <w:color w:val="000000" w:themeColor="text1"/>
        </w:rPr>
        <w:t>For this calculation</w:t>
      </w:r>
      <w:r w:rsidR="00CB4164" w:rsidRPr="00636C9B">
        <w:rPr>
          <w:color w:val="000000" w:themeColor="text1"/>
        </w:rPr>
        <w:t xml:space="preserve">, we multiplied the actual death counts </w:t>
      </w:r>
      <w:r w:rsidR="00D25232">
        <w:rPr>
          <w:color w:val="000000" w:themeColor="text1"/>
        </w:rPr>
        <w:t xml:space="preserve">for each month, sex, state and age group </w:t>
      </w:r>
      <w:r w:rsidR="00CB4164" w:rsidRPr="00636C9B">
        <w:rPr>
          <w:color w:val="000000" w:themeColor="text1"/>
        </w:rPr>
        <w:t>in 2016 by the</w:t>
      </w:r>
      <w:r w:rsidR="00D859E4">
        <w:rPr>
          <w:color w:val="000000" w:themeColor="text1"/>
        </w:rPr>
        <w:t xml:space="preserve"> </w:t>
      </w:r>
      <w:r w:rsidR="00D25232">
        <w:rPr>
          <w:color w:val="000000" w:themeColor="text1"/>
        </w:rPr>
        <w:t>corresponding</w:t>
      </w:r>
      <w:r w:rsidR="00D25232" w:rsidRPr="00636C9B">
        <w:rPr>
          <w:color w:val="000000" w:themeColor="text1"/>
        </w:rPr>
        <w:t xml:space="preserve"> </w:t>
      </w:r>
      <w:r w:rsidR="00CB4164" w:rsidRPr="00636C9B">
        <w:rPr>
          <w:color w:val="000000" w:themeColor="text1"/>
        </w:rPr>
        <w:t xml:space="preserve">excess </w:t>
      </w:r>
      <w:r w:rsidR="0079130D">
        <w:rPr>
          <w:color w:val="000000" w:themeColor="text1"/>
        </w:rPr>
        <w:t xml:space="preserve">relative </w:t>
      </w:r>
      <w:r w:rsidR="00CB4164" w:rsidRPr="00636C9B">
        <w:rPr>
          <w:color w:val="000000" w:themeColor="text1"/>
        </w:rPr>
        <w:t xml:space="preserve">risk  </w:t>
      </w:r>
      <w:r w:rsidR="00D25232">
        <w:rPr>
          <w:color w:val="000000" w:themeColor="text1"/>
        </w:rPr>
        <w:t xml:space="preserve">(i.e. which is equivalent to the exponential of the coefficient of the </w:t>
      </w:r>
      <w:r w:rsidR="00D25232" w:rsidRPr="00636C9B">
        <w:rPr>
          <w:color w:val="000000" w:themeColor="text1"/>
        </w:rPr>
        <w:t>temperature anomaly term</w:t>
      </w:r>
      <w:r w:rsidR="00D25232">
        <w:rPr>
          <w:color w:val="000000" w:themeColor="text1"/>
        </w:rPr>
        <w:t xml:space="preserve"> from the above analysis)</w:t>
      </w:r>
      <w:r w:rsidR="00CB4164" w:rsidRPr="00636C9B">
        <w:rPr>
          <w:color w:val="000000" w:themeColor="text1"/>
        </w:rPr>
        <w:t xml:space="preserve">. </w:t>
      </w:r>
    </w:p>
    <w:p w14:paraId="5CCEBD7B" w14:textId="3428A3B9" w:rsidR="003E1C82" w:rsidRDefault="003E1C82" w:rsidP="00FF023E">
      <w:pPr>
        <w:spacing w:line="480" w:lineRule="auto"/>
        <w:jc w:val="both"/>
        <w:outlineLvl w:val="0"/>
        <w:rPr>
          <w:color w:val="000000" w:themeColor="text1"/>
        </w:rPr>
      </w:pPr>
    </w:p>
    <w:p w14:paraId="54B92FD0" w14:textId="2B4CDF6F" w:rsidR="003E1C82" w:rsidRDefault="003E1C82" w:rsidP="00FF023E">
      <w:pPr>
        <w:spacing w:line="480" w:lineRule="auto"/>
        <w:jc w:val="both"/>
        <w:outlineLvl w:val="0"/>
        <w:rPr>
          <w:i/>
          <w:color w:val="000000" w:themeColor="text1"/>
        </w:rPr>
      </w:pPr>
      <w:commentRangeStart w:id="15"/>
      <w:r>
        <w:rPr>
          <w:i/>
          <w:color w:val="000000" w:themeColor="text1"/>
        </w:rPr>
        <w:t>Sensitivity analysis</w:t>
      </w:r>
      <w:commentRangeEnd w:id="15"/>
      <w:r w:rsidR="001E00D8">
        <w:rPr>
          <w:rStyle w:val="CommentReference"/>
          <w:rFonts w:asciiTheme="minorHAnsi" w:hAnsiTheme="minorHAnsi" w:cstheme="minorBidi"/>
          <w:lang w:eastAsia="en-US"/>
        </w:rPr>
        <w:commentReference w:id="15"/>
      </w:r>
    </w:p>
    <w:p w14:paraId="71A1733B" w14:textId="5353408E" w:rsidR="003E1C82" w:rsidRPr="003E1C82" w:rsidRDefault="003E1C82" w:rsidP="00D92F3C">
      <w:pPr>
        <w:spacing w:line="480" w:lineRule="auto"/>
        <w:jc w:val="both"/>
        <w:rPr>
          <w:i/>
          <w:color w:val="000000" w:themeColor="text1"/>
        </w:rPr>
      </w:pPr>
      <w:r w:rsidRPr="00EF44EF">
        <w:t xml:space="preserve">We conducted sensitivity analyses to </w:t>
      </w:r>
      <w:r w:rsidR="001E00D8">
        <w:t>assess how much our results depended on</w:t>
      </w:r>
      <w:r w:rsidRPr="00EF44EF">
        <w:t xml:space="preserve"> </w:t>
      </w:r>
      <w:r w:rsidRPr="000921D6">
        <w:t xml:space="preserve">how we measured anomalous </w:t>
      </w:r>
      <w:r w:rsidR="00D44AB8">
        <w:t>temperature</w:t>
      </w:r>
      <w:r w:rsidRPr="000921D6">
        <w:t>.</w:t>
      </w:r>
      <w:r>
        <w:t xml:space="preserve"> First, i</w:t>
      </w:r>
      <w:r w:rsidRPr="00EF44EF">
        <w:t xml:space="preserve">n addition to </w:t>
      </w:r>
      <w:r>
        <w:t>building our monthly temperature anomalies</w:t>
      </w:r>
      <w:r w:rsidRPr="00EF44EF">
        <w:t xml:space="preserve"> based on daily mean temperature</w:t>
      </w:r>
      <w:r>
        <w:t>s</w:t>
      </w:r>
      <w:r w:rsidRPr="00EF44EF">
        <w:t xml:space="preserve">, we </w:t>
      </w:r>
      <w:r w:rsidR="00D25232">
        <w:t>used</w:t>
      </w:r>
      <w:r w:rsidRPr="00EF44EF">
        <w:t xml:space="preserve"> daily maxim</w:t>
      </w:r>
      <w:r w:rsidR="00FA3C30">
        <w:t>a</w:t>
      </w:r>
      <w:r>
        <w:t xml:space="preserve"> and </w:t>
      </w:r>
      <w:r w:rsidRPr="00EF44EF">
        <w:t>minim</w:t>
      </w:r>
      <w:r w:rsidR="00FA3C30">
        <w:t>a</w:t>
      </w:r>
      <w:r w:rsidRPr="000921D6">
        <w:t>.</w:t>
      </w:r>
      <w:r w:rsidRPr="00D06095">
        <w:t xml:space="preserve"> </w:t>
      </w:r>
      <w:commentRangeStart w:id="16"/>
      <w:r w:rsidR="00FA3C30">
        <w:t>These</w:t>
      </w:r>
      <w:r w:rsidRPr="00D06095">
        <w:t xml:space="preserve"> measures </w:t>
      </w:r>
      <w:r>
        <w:t>were strongly correlated</w:t>
      </w:r>
      <w:r w:rsidRPr="00EF44EF">
        <w:t xml:space="preserve"> to those</w:t>
      </w:r>
      <w:r w:rsidRPr="003017A9">
        <w:t xml:space="preserve"> generated</w:t>
      </w:r>
      <w:r w:rsidRPr="00EF44EF">
        <w:t xml:space="preserve"> from daily mean</w:t>
      </w:r>
      <w:r>
        <w:t>s</w:t>
      </w:r>
      <w:r w:rsidR="00D7462B">
        <w:t xml:space="preserve"> (Supplementary </w:t>
      </w:r>
      <w:r w:rsidR="00CB6156">
        <w:t>T</w:t>
      </w:r>
      <w:r w:rsidR="00D7462B">
        <w:t xml:space="preserve">able </w:t>
      </w:r>
      <w:r w:rsidR="00350EAC">
        <w:t>2</w:t>
      </w:r>
      <w:r w:rsidR="00D7462B">
        <w:t>)</w:t>
      </w:r>
      <w:r w:rsidRPr="00EF44EF">
        <w:t>.</w:t>
      </w:r>
      <w:commentRangeEnd w:id="16"/>
      <w:r w:rsidR="001E00D8">
        <w:rPr>
          <w:rStyle w:val="CommentReference"/>
          <w:rFonts w:asciiTheme="minorHAnsi" w:hAnsiTheme="minorHAnsi" w:cstheme="minorBidi"/>
          <w:lang w:eastAsia="en-US"/>
        </w:rPr>
        <w:commentReference w:id="16"/>
      </w:r>
      <w:r w:rsidRPr="00EF44EF">
        <w:t xml:space="preserve"> </w:t>
      </w:r>
      <w:commentRangeStart w:id="17"/>
      <w:r w:rsidR="00FA3C30">
        <w:t xml:space="preserve">We also included </w:t>
      </w:r>
      <w:r w:rsidRPr="00052DDD">
        <w:t xml:space="preserve">more than one </w:t>
      </w:r>
      <w:r w:rsidR="00970E3F">
        <w:t xml:space="preserve">measure of </w:t>
      </w:r>
      <w:r w:rsidRPr="00052DDD">
        <w:t xml:space="preserve">temperature </w:t>
      </w:r>
      <w:r w:rsidR="00970E3F">
        <w:t>anomaly</w:t>
      </w:r>
      <w:r w:rsidR="00970E3F" w:rsidRPr="00052DDD">
        <w:t xml:space="preserve"> </w:t>
      </w:r>
      <w:r w:rsidRPr="00052DDD">
        <w:t>in the model</w:t>
      </w:r>
      <w:r w:rsidR="00970E3F">
        <w:t>. The additional measures included:</w:t>
      </w:r>
      <w:r w:rsidRPr="00052DDD">
        <w:t xml:space="preserve"> </w:t>
      </w:r>
      <w:r>
        <w:t xml:space="preserve">monthly </w:t>
      </w:r>
      <w:r w:rsidRPr="00052DDD">
        <w:t>standard deviation</w:t>
      </w:r>
      <w:r w:rsidR="001E00D8">
        <w:t xml:space="preserve"> of daily temperatures [[[as a measure of variability etc etc]]], and</w:t>
      </w:r>
      <w:r w:rsidR="00FA3C30">
        <w:t xml:space="preserve"> </w:t>
      </w:r>
      <w:proofErr w:type="gramStart"/>
      <w:r w:rsidR="00970E3F">
        <w:t>four  measures</w:t>
      </w:r>
      <w:proofErr w:type="gramEnd"/>
      <w:r w:rsidR="00970E3F">
        <w:t xml:space="preserve"> of</w:t>
      </w:r>
      <w:r w:rsidR="00970E3F" w:rsidRPr="00052DDD">
        <w:t xml:space="preserve"> </w:t>
      </w:r>
      <w:r w:rsidRPr="00052DDD">
        <w:t>heat wave</w:t>
      </w:r>
      <w:r w:rsidR="00970E3F">
        <w:t>:</w:t>
      </w:r>
      <w:r w:rsidRPr="00052DDD">
        <w:t xml:space="preserve"> number of days in a month above </w:t>
      </w:r>
      <w:commentRangeStart w:id="18"/>
      <w:r w:rsidRPr="00052DDD">
        <w:t xml:space="preserve">the </w:t>
      </w:r>
      <w:r w:rsidRPr="00052DDD">
        <w:lastRenderedPageBreak/>
        <w:t>90</w:t>
      </w:r>
      <w:r w:rsidRPr="00052DDD">
        <w:rPr>
          <w:vertAlign w:val="superscript"/>
        </w:rPr>
        <w:t>th</w:t>
      </w:r>
      <w:r w:rsidRPr="00052DDD">
        <w:t xml:space="preserve"> percentile </w:t>
      </w:r>
      <w:commentRangeEnd w:id="18"/>
      <w:r w:rsidR="001E00D8">
        <w:rPr>
          <w:rStyle w:val="CommentReference"/>
          <w:rFonts w:asciiTheme="minorHAnsi" w:hAnsiTheme="minorHAnsi" w:cstheme="minorBidi"/>
          <w:lang w:eastAsia="en-US"/>
        </w:rPr>
        <w:commentReference w:id="18"/>
      </w:r>
      <w:r w:rsidRPr="00052DDD">
        <w:t>or above an absolute threshold of 30°C</w:t>
      </w:r>
      <w:r w:rsidR="007A732C">
        <w:t xml:space="preserve"> </w:t>
      </w:r>
      <w:r w:rsidR="007A732C" w:rsidRPr="00052DDD">
        <w:t>(</w:t>
      </w:r>
      <w:r w:rsidR="007A732C">
        <w:t xml:space="preserve">both </w:t>
      </w:r>
      <w:r w:rsidR="007A732C" w:rsidRPr="00052DDD">
        <w:t>adjusted for length of month)</w:t>
      </w:r>
      <w:r w:rsidR="007A732C">
        <w:t>,</w:t>
      </w:r>
      <w:r w:rsidR="00C22EC3">
        <w:t xml:space="preserve"> </w:t>
      </w:r>
      <w:r w:rsidR="00970E3F">
        <w:t>and number of three-day episodes above these thresholds</w:t>
      </w:r>
      <w:r w:rsidR="00FA3C30">
        <w:t>.</w:t>
      </w:r>
      <w:r w:rsidRPr="00052DDD">
        <w:t xml:space="preserve"> </w:t>
      </w:r>
      <w:commentRangeStart w:id="19"/>
      <w:r w:rsidR="00FA3C30">
        <w:t>T</w:t>
      </w:r>
      <w:commentRangeEnd w:id="17"/>
      <w:r w:rsidR="001E00D8">
        <w:rPr>
          <w:rStyle w:val="CommentReference"/>
          <w:rFonts w:asciiTheme="minorHAnsi" w:hAnsiTheme="minorHAnsi" w:cstheme="minorBidi"/>
          <w:lang w:eastAsia="en-US"/>
        </w:rPr>
        <w:commentReference w:id="17"/>
      </w:r>
      <w:r w:rsidRPr="00052DDD">
        <w:t>he</w:t>
      </w:r>
      <w:r w:rsidR="00970E3F">
        <w:t xml:space="preserve"> estimated number of excess deaths</w:t>
      </w:r>
      <w:r w:rsidRPr="00052DDD">
        <w:t xml:space="preserve"> </w:t>
      </w:r>
      <w:r w:rsidR="00970E3F">
        <w:t>in these sensitivity analyses were</w:t>
      </w:r>
      <w:r w:rsidRPr="00052DDD">
        <w:t xml:space="preserve"> similar to the model</w:t>
      </w:r>
      <w:r w:rsidR="00970E3F">
        <w:t xml:space="preserve"> with anomaly </w:t>
      </w:r>
      <w:r w:rsidR="00272975">
        <w:t>in mean temperature alone</w:t>
      </w:r>
      <w:r w:rsidRPr="00052DDD">
        <w:t xml:space="preserve">, </w:t>
      </w:r>
      <w:r w:rsidR="00272975">
        <w:t>possibly because the different measures of anomaly are correlated</w:t>
      </w:r>
      <w:r w:rsidRPr="00052DDD">
        <w:t>.</w:t>
      </w:r>
      <w:commentRangeEnd w:id="19"/>
      <w:r w:rsidR="001E00D8">
        <w:rPr>
          <w:rStyle w:val="CommentReference"/>
          <w:rFonts w:asciiTheme="minorHAnsi" w:hAnsiTheme="minorHAnsi" w:cstheme="minorBidi"/>
          <w:lang w:eastAsia="en-US"/>
        </w:rPr>
        <w:commentReference w:id="19"/>
      </w:r>
      <w:r>
        <w:t xml:space="preserve"> </w:t>
      </w:r>
    </w:p>
    <w:p w14:paraId="2D55F19B" w14:textId="77777777" w:rsidR="0004728E" w:rsidRDefault="0004728E" w:rsidP="00FF023E">
      <w:pPr>
        <w:jc w:val="both"/>
      </w:pPr>
      <w:r>
        <w:br w:type="page"/>
      </w:r>
    </w:p>
    <w:p w14:paraId="26C16D68" w14:textId="02B1220A" w:rsidR="00843A73" w:rsidRPr="00636C9B" w:rsidRDefault="00843A73" w:rsidP="00FF023E">
      <w:pPr>
        <w:spacing w:line="480" w:lineRule="auto"/>
        <w:jc w:val="both"/>
        <w:outlineLvl w:val="0"/>
        <w:rPr>
          <w:b/>
        </w:rPr>
      </w:pPr>
      <w:r w:rsidRPr="00636C9B">
        <w:rPr>
          <w:b/>
        </w:rPr>
        <w:lastRenderedPageBreak/>
        <w:t xml:space="preserve">Acknowledgments </w:t>
      </w:r>
    </w:p>
    <w:p w14:paraId="658EEA33" w14:textId="24F8B415" w:rsidR="00843A73" w:rsidRPr="00636C9B" w:rsidRDefault="00843A73" w:rsidP="00FF023E">
      <w:pPr>
        <w:spacing w:line="480" w:lineRule="auto"/>
        <w:jc w:val="both"/>
      </w:pPr>
      <w:r w:rsidRPr="00636C9B">
        <w:t xml:space="preserve">Robbie Parks is supported by a Wellcome Trust ISSF Studentship. </w:t>
      </w:r>
      <w:r w:rsidR="00773AEC">
        <w:t xml:space="preserve">The development of statistical methods is supported by grants from the Wellcome Trust </w:t>
      </w:r>
      <w:r w:rsidR="00773AEC" w:rsidRPr="00B95DCD">
        <w:t>(</w:t>
      </w:r>
      <w:r w:rsidR="00773AEC" w:rsidRPr="00C2602B">
        <w:t>grants 205208/Z/16/Z and 209376/Z/17/Z)</w:t>
      </w:r>
      <w:r w:rsidR="00773AEC">
        <w:t xml:space="preserve">. </w:t>
      </w:r>
      <w:r w:rsidR="000F6C72" w:rsidRPr="00636C9B">
        <w:t>Work on the US mortality data is supported by a grant from US Environmental Protection Agency.</w:t>
      </w:r>
      <w:r w:rsidR="000F6C72" w:rsidRPr="003575A7">
        <w:t xml:space="preserve"> </w:t>
      </w:r>
      <w:r w:rsidR="003575A7" w:rsidRPr="003575A7">
        <w:t>It has not been formally reviewed by EPA. The views expressed in this document are solely those of authors and do not necessarily reflect those of the Agency. EPA does not endorse any products or commercial services mentioned in this publication.</w:t>
      </w:r>
      <w:r w:rsidR="00DF0392">
        <w:t xml:space="preserve"> </w:t>
      </w:r>
    </w:p>
    <w:p w14:paraId="36BB8D71" w14:textId="77777777" w:rsidR="00843A73" w:rsidRPr="00636C9B" w:rsidRDefault="00843A73" w:rsidP="00FF023E">
      <w:pPr>
        <w:spacing w:line="480" w:lineRule="auto"/>
        <w:jc w:val="both"/>
        <w:rPr>
          <w:b/>
        </w:rPr>
      </w:pPr>
    </w:p>
    <w:p w14:paraId="542E014A" w14:textId="77777777" w:rsidR="00843A73" w:rsidRPr="00636C9B" w:rsidRDefault="00843A73" w:rsidP="00FF023E">
      <w:pPr>
        <w:spacing w:line="480" w:lineRule="auto"/>
        <w:jc w:val="both"/>
        <w:outlineLvl w:val="0"/>
        <w:rPr>
          <w:b/>
        </w:rPr>
      </w:pPr>
      <w:r w:rsidRPr="00636C9B">
        <w:rPr>
          <w:b/>
        </w:rPr>
        <w:t>Author contributions</w:t>
      </w:r>
    </w:p>
    <w:p w14:paraId="1F9767AF" w14:textId="3803A1A9" w:rsidR="00D34088" w:rsidRDefault="00843A73" w:rsidP="00FF023E">
      <w:pPr>
        <w:spacing w:line="480" w:lineRule="auto"/>
        <w:jc w:val="both"/>
      </w:pPr>
      <w:r w:rsidRPr="00636C9B">
        <w:t>All authors contributed to study concept, analytical approach, and in</w:t>
      </w:r>
      <w:r w:rsidR="009E0C48" w:rsidRPr="00636C9B">
        <w:t xml:space="preserve">terpretation of results. RP </w:t>
      </w:r>
      <w:r w:rsidRPr="00636C9B">
        <w:t>and ME collated and organised mortality files. RP performed the analysis, with input from JB</w:t>
      </w:r>
      <w:r w:rsidR="001C5198">
        <w:t>, VK</w:t>
      </w:r>
      <w:r w:rsidR="008325CD">
        <w:t xml:space="preserve">, </w:t>
      </w:r>
      <w:r w:rsidR="00C8394A" w:rsidRPr="00636C9B">
        <w:t>HTW</w:t>
      </w:r>
      <w:r w:rsidR="008325CD">
        <w:t xml:space="preserve"> and RT</w:t>
      </w:r>
      <w:r w:rsidRPr="00636C9B">
        <w:t>. RP and ME wrote the first draft of the paper</w:t>
      </w:r>
      <w:r w:rsidR="00235CE2" w:rsidRPr="00636C9B">
        <w:t>; other authors contributed to revising and finalising the paper</w:t>
      </w:r>
      <w:r w:rsidRPr="00636C9B">
        <w:t>.</w:t>
      </w:r>
    </w:p>
    <w:p w14:paraId="4D10CF81" w14:textId="77777777" w:rsidR="00D34088" w:rsidRDefault="00D34088" w:rsidP="00FF023E">
      <w:pPr>
        <w:spacing w:line="480" w:lineRule="auto"/>
        <w:jc w:val="both"/>
      </w:pPr>
    </w:p>
    <w:p w14:paraId="59A52C18" w14:textId="77777777" w:rsidR="00CE03A3" w:rsidRDefault="00D34088" w:rsidP="00FF023E">
      <w:pPr>
        <w:spacing w:line="480" w:lineRule="auto"/>
        <w:jc w:val="both"/>
      </w:pPr>
      <w:r>
        <w:rPr>
          <w:b/>
        </w:rPr>
        <w:t xml:space="preserve">Competing </w:t>
      </w:r>
      <w:proofErr w:type="gramStart"/>
      <w:r>
        <w:rPr>
          <w:b/>
        </w:rPr>
        <w:t>interests</w:t>
      </w:r>
      <w:proofErr w:type="gramEnd"/>
      <w:r>
        <w:rPr>
          <w:b/>
        </w:rPr>
        <w:t xml:space="preserve"> statement</w:t>
      </w:r>
      <w:r w:rsidR="00843A73" w:rsidRPr="00636C9B">
        <w:t xml:space="preserve"> </w:t>
      </w:r>
    </w:p>
    <w:p w14:paraId="376F84F6" w14:textId="6F73449A" w:rsidR="000210D1" w:rsidRPr="005614F4" w:rsidRDefault="00CE03A3" w:rsidP="00FF023E">
      <w:pPr>
        <w:spacing w:line="480" w:lineRule="auto"/>
        <w:jc w:val="both"/>
      </w:pPr>
      <w:r w:rsidRPr="003017A9">
        <w:t xml:space="preserve">ME reports a charitable grant from AstraZeneca Young Health Programme, and personal fees from Prudential, </w:t>
      </w:r>
      <w:proofErr w:type="spellStart"/>
      <w:r w:rsidRPr="003017A9">
        <w:t>Scor</w:t>
      </w:r>
      <w:proofErr w:type="spellEnd"/>
      <w:r w:rsidRPr="003017A9">
        <w:t>, and Third Bridge, all outside the submitted work; all other authors declare no competing interests.</w:t>
      </w:r>
      <w:r w:rsidR="000210D1" w:rsidRPr="005614F4">
        <w:rPr>
          <w:color w:val="000000" w:themeColor="text1"/>
        </w:rPr>
        <w:br w:type="page"/>
      </w:r>
    </w:p>
    <w:p w14:paraId="45647AA7" w14:textId="1404AFC4" w:rsidR="000210D1" w:rsidRPr="00636C9B" w:rsidRDefault="00F73E4A" w:rsidP="00FF023E">
      <w:pPr>
        <w:spacing w:line="480" w:lineRule="auto"/>
        <w:jc w:val="both"/>
        <w:rPr>
          <w:b/>
        </w:rPr>
      </w:pPr>
      <w:commentRangeStart w:id="20"/>
      <w:r w:rsidRPr="00636C9B">
        <w:rPr>
          <w:b/>
        </w:rPr>
        <w:lastRenderedPageBreak/>
        <w:t>References</w:t>
      </w:r>
      <w:commentRangeEnd w:id="20"/>
      <w:r w:rsidR="00973A0F">
        <w:rPr>
          <w:rStyle w:val="CommentReference"/>
          <w:rFonts w:asciiTheme="minorHAnsi" w:hAnsiTheme="minorHAnsi" w:cstheme="minorBidi"/>
          <w:lang w:eastAsia="en-US"/>
        </w:rPr>
        <w:commentReference w:id="20"/>
      </w:r>
    </w:p>
    <w:p w14:paraId="3A9C6E40" w14:textId="2DEAA483" w:rsidR="002F0788" w:rsidRPr="002F0788" w:rsidRDefault="00A55581" w:rsidP="002F0788">
      <w:pPr>
        <w:widowControl w:val="0"/>
        <w:autoSpaceDE w:val="0"/>
        <w:autoSpaceDN w:val="0"/>
        <w:adjustRightInd w:val="0"/>
        <w:ind w:left="640" w:hanging="640"/>
        <w:rPr>
          <w:noProof/>
          <w:lang w:val="en-US"/>
        </w:rPr>
      </w:pPr>
      <w:r w:rsidRPr="00636C9B">
        <w:rPr>
          <w:b/>
        </w:rPr>
        <w:fldChar w:fldCharType="begin" w:fldLock="1"/>
      </w:r>
      <w:r w:rsidRPr="00636C9B">
        <w:rPr>
          <w:b/>
        </w:rPr>
        <w:instrText xml:space="preserve">ADDIN Mendeley Bibliography CSL_BIBLIOGRAPHY </w:instrText>
      </w:r>
      <w:r w:rsidRPr="00636C9B">
        <w:rPr>
          <w:b/>
        </w:rPr>
        <w:fldChar w:fldCharType="separate"/>
      </w:r>
      <w:r w:rsidR="002F0788" w:rsidRPr="002F0788">
        <w:rPr>
          <w:noProof/>
          <w:lang w:val="en-US"/>
        </w:rPr>
        <w:t>1.</w:t>
      </w:r>
      <w:r w:rsidR="002F0788" w:rsidRPr="002F0788">
        <w:rPr>
          <w:noProof/>
          <w:lang w:val="en-US"/>
        </w:rPr>
        <w:tab/>
        <w:t xml:space="preserve">Watts, N. </w:t>
      </w:r>
      <w:r w:rsidR="002F0788" w:rsidRPr="002F0788">
        <w:rPr>
          <w:i/>
          <w:iCs/>
          <w:noProof/>
          <w:lang w:val="en-US"/>
        </w:rPr>
        <w:t>et al.</w:t>
      </w:r>
      <w:r w:rsidR="002F0788" w:rsidRPr="002F0788">
        <w:rPr>
          <w:noProof/>
          <w:lang w:val="en-US"/>
        </w:rPr>
        <w:t xml:space="preserve"> The 2018 report of the Lancet Countdown on health and climate change: shaping health of nations for centuries to come. </w:t>
      </w:r>
      <w:r w:rsidR="002F0788" w:rsidRPr="002F0788">
        <w:rPr>
          <w:i/>
          <w:iCs/>
          <w:noProof/>
          <w:lang w:val="en-US"/>
        </w:rPr>
        <w:t>Lancet</w:t>
      </w:r>
      <w:r w:rsidR="002F0788" w:rsidRPr="002F0788">
        <w:rPr>
          <w:noProof/>
          <w:lang w:val="en-US"/>
        </w:rPr>
        <w:t xml:space="preserve"> </w:t>
      </w:r>
      <w:r w:rsidR="002F0788" w:rsidRPr="002F0788">
        <w:rPr>
          <w:b/>
          <w:bCs/>
          <w:noProof/>
          <w:lang w:val="en-US"/>
        </w:rPr>
        <w:t>6736,</w:t>
      </w:r>
      <w:r w:rsidR="002F0788" w:rsidRPr="002F0788">
        <w:rPr>
          <w:noProof/>
          <w:lang w:val="en-US"/>
        </w:rPr>
        <w:t xml:space="preserve"> 1–4 (2018).</w:t>
      </w:r>
    </w:p>
    <w:p w14:paraId="1E3E60CC"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2.</w:t>
      </w:r>
      <w:r w:rsidRPr="002F0788">
        <w:rPr>
          <w:noProof/>
          <w:lang w:val="en-US"/>
        </w:rPr>
        <w:tab/>
        <w:t xml:space="preserve">McMichael, A. J., Woodruff, R. E. &amp; Hales, S. Climate change and human health: Present and future risks. </w:t>
      </w:r>
      <w:r w:rsidRPr="002F0788">
        <w:rPr>
          <w:i/>
          <w:iCs/>
          <w:noProof/>
          <w:lang w:val="en-US"/>
        </w:rPr>
        <w:t>Lancet</w:t>
      </w:r>
      <w:r w:rsidRPr="002F0788">
        <w:rPr>
          <w:noProof/>
          <w:lang w:val="en-US"/>
        </w:rPr>
        <w:t xml:space="preserve"> (2006). doi:10.1016/S0140-6736(06)68079-3</w:t>
      </w:r>
    </w:p>
    <w:p w14:paraId="5A1439E4"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3.</w:t>
      </w:r>
      <w:r w:rsidRPr="002F0788">
        <w:rPr>
          <w:noProof/>
          <w:lang w:val="en-US"/>
        </w:rPr>
        <w:tab/>
        <w:t xml:space="preserve">Huang, C. </w:t>
      </w:r>
      <w:r w:rsidRPr="002F0788">
        <w:rPr>
          <w:i/>
          <w:iCs/>
          <w:noProof/>
          <w:lang w:val="en-US"/>
        </w:rPr>
        <w:t>et al.</w:t>
      </w:r>
      <w:r w:rsidRPr="002F0788">
        <w:rPr>
          <w:noProof/>
          <w:lang w:val="en-US"/>
        </w:rPr>
        <w:t xml:space="preserve"> Projecting Future heat-related mortality under climate change scenarios: A systematic review. </w:t>
      </w:r>
      <w:r w:rsidRPr="002F0788">
        <w:rPr>
          <w:i/>
          <w:iCs/>
          <w:noProof/>
          <w:lang w:val="en-US"/>
        </w:rPr>
        <w:t>Environmental Health Perspectives</w:t>
      </w:r>
      <w:r w:rsidRPr="002F0788">
        <w:rPr>
          <w:noProof/>
          <w:lang w:val="en-US"/>
        </w:rPr>
        <w:t xml:space="preserve"> (2011). doi:10.1289/ehp.1103456</w:t>
      </w:r>
    </w:p>
    <w:p w14:paraId="54FDBA1E"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4.</w:t>
      </w:r>
      <w:r w:rsidRPr="002F0788">
        <w:rPr>
          <w:noProof/>
          <w:lang w:val="en-US"/>
        </w:rPr>
        <w:tab/>
        <w:t xml:space="preserve">Gasparrini, A. </w:t>
      </w:r>
      <w:r w:rsidRPr="002F0788">
        <w:rPr>
          <w:i/>
          <w:iCs/>
          <w:noProof/>
          <w:lang w:val="en-US"/>
        </w:rPr>
        <w:t>et al.</w:t>
      </w:r>
      <w:r w:rsidRPr="002F0788">
        <w:rPr>
          <w:noProof/>
          <w:lang w:val="en-US"/>
        </w:rPr>
        <w:t xml:space="preserve"> Projections of temperature-related excess mortality under climate change scenarios. </w:t>
      </w:r>
      <w:r w:rsidRPr="002F0788">
        <w:rPr>
          <w:i/>
          <w:iCs/>
          <w:noProof/>
          <w:lang w:val="en-US"/>
        </w:rPr>
        <w:t>Lancet Planet. Heal.</w:t>
      </w:r>
      <w:r w:rsidRPr="002F0788">
        <w:rPr>
          <w:noProof/>
          <w:lang w:val="en-US"/>
        </w:rPr>
        <w:t xml:space="preserve"> (2017). doi:10.1016/S2542-5196(17)30156-0</w:t>
      </w:r>
    </w:p>
    <w:p w14:paraId="24D9E605"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5.</w:t>
      </w:r>
      <w:r w:rsidRPr="002F0788">
        <w:rPr>
          <w:noProof/>
          <w:lang w:val="en-US"/>
        </w:rPr>
        <w:tab/>
        <w:t xml:space="preserve">Smith, K. R. </w:t>
      </w:r>
      <w:r w:rsidRPr="002F0788">
        <w:rPr>
          <w:i/>
          <w:iCs/>
          <w:noProof/>
          <w:lang w:val="en-US"/>
        </w:rPr>
        <w:t>et al.</w:t>
      </w:r>
      <w:r w:rsidRPr="002F0788">
        <w:rPr>
          <w:noProof/>
          <w:lang w:val="en-US"/>
        </w:rPr>
        <w:t xml:space="preserve"> Human health: Impacts, adaptation, and co-benefits. in </w:t>
      </w:r>
      <w:r w:rsidRPr="002F0788">
        <w:rPr>
          <w:i/>
          <w:iCs/>
          <w:noProof/>
          <w:lang w:val="en-US"/>
        </w:rPr>
        <w:t>Climate Change 2014 Impacts, Adaptation and Vulnerability: Part A: Global and Sectoral Aspects</w:t>
      </w:r>
      <w:r w:rsidRPr="002F0788">
        <w:rPr>
          <w:noProof/>
          <w:lang w:val="en-US"/>
        </w:rPr>
        <w:t xml:space="preserve"> (2015). doi:10.1017/CBO9781107415379.016</w:t>
      </w:r>
    </w:p>
    <w:p w14:paraId="565A0E7A"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6.</w:t>
      </w:r>
      <w:r w:rsidRPr="002F0788">
        <w:rPr>
          <w:noProof/>
          <w:lang w:val="en-US"/>
        </w:rPr>
        <w:tab/>
        <w:t xml:space="preserve">Haines, A. &amp; Ebi, K. The Imperative for Climate Action to Protect Health. </w:t>
      </w:r>
      <w:r w:rsidRPr="002F0788">
        <w:rPr>
          <w:i/>
          <w:iCs/>
          <w:noProof/>
          <w:lang w:val="en-US"/>
        </w:rPr>
        <w:t>N. Engl. J. Med.</w:t>
      </w:r>
      <w:r w:rsidRPr="002F0788">
        <w:rPr>
          <w:noProof/>
          <w:lang w:val="en-US"/>
        </w:rPr>
        <w:t xml:space="preserve"> 263–273 (2019).</w:t>
      </w:r>
    </w:p>
    <w:p w14:paraId="57EA5528"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7.</w:t>
      </w:r>
      <w:r w:rsidRPr="002F0788">
        <w:rPr>
          <w:noProof/>
          <w:lang w:val="en-US"/>
        </w:rPr>
        <w:tab/>
        <w:t xml:space="preserve">Burke, M. </w:t>
      </w:r>
      <w:r w:rsidRPr="002F0788">
        <w:rPr>
          <w:i/>
          <w:iCs/>
          <w:noProof/>
          <w:lang w:val="en-US"/>
        </w:rPr>
        <w:t>et al.</w:t>
      </w:r>
      <w:r w:rsidRPr="002F0788">
        <w:rPr>
          <w:noProof/>
          <w:lang w:val="en-US"/>
        </w:rPr>
        <w:t xml:space="preserve"> Higher temperatures increase suicide rates in the United States and Mexico. </w:t>
      </w:r>
      <w:r w:rsidRPr="002F0788">
        <w:rPr>
          <w:i/>
          <w:iCs/>
          <w:noProof/>
          <w:lang w:val="en-US"/>
        </w:rPr>
        <w:t>Nat. Clim. Chang.</w:t>
      </w:r>
      <w:r w:rsidRPr="002F0788">
        <w:rPr>
          <w:noProof/>
          <w:lang w:val="en-US"/>
        </w:rPr>
        <w:t xml:space="preserve"> (2018). doi:10.1038/s41558-018-0222-x</w:t>
      </w:r>
    </w:p>
    <w:p w14:paraId="53D1BC84"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8.</w:t>
      </w:r>
      <w:r w:rsidRPr="002F0788">
        <w:rPr>
          <w:noProof/>
          <w:lang w:val="en-US"/>
        </w:rPr>
        <w:tab/>
        <w:t xml:space="preserve">Rey, G. </w:t>
      </w:r>
      <w:r w:rsidRPr="002F0788">
        <w:rPr>
          <w:i/>
          <w:iCs/>
          <w:noProof/>
          <w:lang w:val="en-US"/>
        </w:rPr>
        <w:t>et al.</w:t>
      </w:r>
      <w:r w:rsidRPr="002F0788">
        <w:rPr>
          <w:noProof/>
          <w:lang w:val="en-US"/>
        </w:rPr>
        <w:t xml:space="preserve"> The impact of major heat waves on all-cause and cause-specific mortality in France from 1971 to 2003. </w:t>
      </w:r>
      <w:r w:rsidRPr="002F0788">
        <w:rPr>
          <w:i/>
          <w:iCs/>
          <w:noProof/>
          <w:lang w:val="en-US"/>
        </w:rPr>
        <w:t>Int. Arch. Occup. Environ. Health</w:t>
      </w:r>
      <w:r w:rsidRPr="002F0788">
        <w:rPr>
          <w:noProof/>
          <w:lang w:val="en-US"/>
        </w:rPr>
        <w:t xml:space="preserve"> (2007). doi:10.1007/s00420-007-0173-4</w:t>
      </w:r>
    </w:p>
    <w:p w14:paraId="3039FDC1"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9.</w:t>
      </w:r>
      <w:r w:rsidRPr="002F0788">
        <w:rPr>
          <w:noProof/>
          <w:lang w:val="en-US"/>
        </w:rPr>
        <w:tab/>
        <w:t xml:space="preserve">Orru, H. &amp; Åström, D. O. Increases in external cause mortality due to high and low temperatures: evidence from northeastern Europe. </w:t>
      </w:r>
      <w:r w:rsidRPr="002F0788">
        <w:rPr>
          <w:i/>
          <w:iCs/>
          <w:noProof/>
          <w:lang w:val="en-US"/>
        </w:rPr>
        <w:t>Int. J. Biometeorol.</w:t>
      </w:r>
      <w:r w:rsidRPr="002F0788">
        <w:rPr>
          <w:noProof/>
          <w:lang w:val="en-US"/>
        </w:rPr>
        <w:t xml:space="preserve"> (2017). doi:10.1007/s00484-016-1270-4</w:t>
      </w:r>
    </w:p>
    <w:p w14:paraId="3BC89ADF"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10.</w:t>
      </w:r>
      <w:r w:rsidRPr="002F0788">
        <w:rPr>
          <w:noProof/>
          <w:lang w:val="en-US"/>
        </w:rPr>
        <w:tab/>
        <w:t xml:space="preserve">Parks, R. M., Bennett, J. E., Foreman, K. J., Toumi, R. &amp; Ezzati, M. National and regional seasonal dynamics of all-cause and cause-specific mortality in the USA from 1980 to 2016. </w:t>
      </w:r>
      <w:r w:rsidRPr="002F0788">
        <w:rPr>
          <w:i/>
          <w:iCs/>
          <w:noProof/>
          <w:lang w:val="en-US"/>
        </w:rPr>
        <w:t>Elife</w:t>
      </w:r>
      <w:r w:rsidRPr="002F0788">
        <w:rPr>
          <w:noProof/>
          <w:lang w:val="en-US"/>
        </w:rPr>
        <w:t xml:space="preserve"> </w:t>
      </w:r>
      <w:r w:rsidRPr="002F0788">
        <w:rPr>
          <w:b/>
          <w:bCs/>
          <w:noProof/>
          <w:lang w:val="en-US"/>
        </w:rPr>
        <w:t>7,</w:t>
      </w:r>
      <w:r w:rsidRPr="002F0788">
        <w:rPr>
          <w:noProof/>
          <w:lang w:val="en-US"/>
        </w:rPr>
        <w:t xml:space="preserve"> (2018).</w:t>
      </w:r>
    </w:p>
    <w:p w14:paraId="19EA3AF9"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11.</w:t>
      </w:r>
      <w:r w:rsidRPr="002F0788">
        <w:rPr>
          <w:noProof/>
          <w:lang w:val="en-US"/>
        </w:rPr>
        <w:tab/>
        <w:t xml:space="preserve">Rau, R. Seasonality in Human Mortality.  A Demographic Approach. </w:t>
      </w:r>
      <w:r w:rsidRPr="002F0788">
        <w:rPr>
          <w:i/>
          <w:iCs/>
          <w:noProof/>
          <w:lang w:val="en-US"/>
        </w:rPr>
        <w:t>Wirtschafts- und Sozialwissenschaftlichen Fak.</w:t>
      </w:r>
      <w:r w:rsidRPr="002F0788">
        <w:rPr>
          <w:noProof/>
          <w:lang w:val="en-US"/>
        </w:rPr>
        <w:t xml:space="preserve"> </w:t>
      </w:r>
      <w:r w:rsidRPr="002F0788">
        <w:rPr>
          <w:b/>
          <w:bCs/>
          <w:noProof/>
          <w:lang w:val="en-US"/>
        </w:rPr>
        <w:t>PhD,</w:t>
      </w:r>
      <w:r w:rsidRPr="002F0788">
        <w:rPr>
          <w:noProof/>
          <w:lang w:val="en-US"/>
        </w:rPr>
        <w:t xml:space="preserve"> 361 (2004).</w:t>
      </w:r>
    </w:p>
    <w:p w14:paraId="49E533C1"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12.</w:t>
      </w:r>
      <w:r w:rsidRPr="002F0788">
        <w:rPr>
          <w:noProof/>
          <w:lang w:val="en-US"/>
        </w:rPr>
        <w:tab/>
        <w:t xml:space="preserve">Shi, L., Kloog, I., Zanobetti, A., Liu, P. &amp; Schwartz, J. D. Impacts of temperature and its variability on mortality in New England. </w:t>
      </w:r>
      <w:r w:rsidRPr="002F0788">
        <w:rPr>
          <w:i/>
          <w:iCs/>
          <w:noProof/>
          <w:lang w:val="en-US"/>
        </w:rPr>
        <w:t>Nat. Clim. Chang.</w:t>
      </w:r>
      <w:r w:rsidRPr="002F0788">
        <w:rPr>
          <w:noProof/>
          <w:lang w:val="en-US"/>
        </w:rPr>
        <w:t xml:space="preserve"> </w:t>
      </w:r>
      <w:r w:rsidRPr="002F0788">
        <w:rPr>
          <w:b/>
          <w:bCs/>
          <w:noProof/>
          <w:lang w:val="en-US"/>
        </w:rPr>
        <w:t>5,</w:t>
      </w:r>
      <w:r w:rsidRPr="002F0788">
        <w:rPr>
          <w:noProof/>
          <w:lang w:val="en-US"/>
        </w:rPr>
        <w:t xml:space="preserve"> 988–991 (2015).</w:t>
      </w:r>
    </w:p>
    <w:p w14:paraId="78FF5005"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13.</w:t>
      </w:r>
      <w:r w:rsidRPr="002F0788">
        <w:rPr>
          <w:noProof/>
          <w:lang w:val="en-US"/>
        </w:rPr>
        <w:tab/>
        <w:t xml:space="preserve">Gasparrini, A. </w:t>
      </w:r>
      <w:r w:rsidRPr="002F0788">
        <w:rPr>
          <w:i/>
          <w:iCs/>
          <w:noProof/>
          <w:lang w:val="en-US"/>
        </w:rPr>
        <w:t>et al.</w:t>
      </w:r>
      <w:r w:rsidRPr="002F0788">
        <w:rPr>
          <w:noProof/>
          <w:lang w:val="en-US"/>
        </w:rPr>
        <w:t xml:space="preserve"> Mortality risk attributable to high and low ambient temperature: A multicountry observational study. </w:t>
      </w:r>
      <w:r w:rsidRPr="002F0788">
        <w:rPr>
          <w:i/>
          <w:iCs/>
          <w:noProof/>
          <w:lang w:val="en-US"/>
        </w:rPr>
        <w:t>Lancet</w:t>
      </w:r>
      <w:r w:rsidRPr="002F0788">
        <w:rPr>
          <w:noProof/>
          <w:lang w:val="en-US"/>
        </w:rPr>
        <w:t xml:space="preserve"> </w:t>
      </w:r>
      <w:r w:rsidRPr="002F0788">
        <w:rPr>
          <w:b/>
          <w:bCs/>
          <w:noProof/>
          <w:lang w:val="en-US"/>
        </w:rPr>
        <w:t>386,</w:t>
      </w:r>
      <w:r w:rsidRPr="002F0788">
        <w:rPr>
          <w:noProof/>
          <w:lang w:val="en-US"/>
        </w:rPr>
        <w:t xml:space="preserve"> 369–375 (2015).</w:t>
      </w:r>
    </w:p>
    <w:p w14:paraId="75ADD902"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14.</w:t>
      </w:r>
      <w:r w:rsidRPr="002F0788">
        <w:rPr>
          <w:noProof/>
          <w:lang w:val="en-US"/>
        </w:rPr>
        <w:tab/>
        <w:t xml:space="preserve">Ye, X. </w:t>
      </w:r>
      <w:r w:rsidRPr="002F0788">
        <w:rPr>
          <w:i/>
          <w:iCs/>
          <w:noProof/>
          <w:lang w:val="en-US"/>
        </w:rPr>
        <w:t>et al.</w:t>
      </w:r>
      <w:r w:rsidRPr="002F0788">
        <w:rPr>
          <w:noProof/>
          <w:lang w:val="en-US"/>
        </w:rPr>
        <w:t xml:space="preserve"> Ambient temperature and morbidity: a review of epidemiological evidence. </w:t>
      </w:r>
      <w:r w:rsidRPr="002F0788">
        <w:rPr>
          <w:i/>
          <w:iCs/>
          <w:noProof/>
          <w:lang w:val="en-US"/>
        </w:rPr>
        <w:t>Environ. Health Perspect.</w:t>
      </w:r>
      <w:r w:rsidRPr="002F0788">
        <w:rPr>
          <w:noProof/>
          <w:lang w:val="en-US"/>
        </w:rPr>
        <w:t xml:space="preserve"> </w:t>
      </w:r>
      <w:r w:rsidRPr="002F0788">
        <w:rPr>
          <w:b/>
          <w:bCs/>
          <w:noProof/>
          <w:lang w:val="en-US"/>
        </w:rPr>
        <w:t>120,</w:t>
      </w:r>
      <w:r w:rsidRPr="002F0788">
        <w:rPr>
          <w:noProof/>
          <w:lang w:val="en-US"/>
        </w:rPr>
        <w:t xml:space="preserve"> 19–28 (2012).</w:t>
      </w:r>
    </w:p>
    <w:p w14:paraId="296B120C"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15.</w:t>
      </w:r>
      <w:r w:rsidRPr="002F0788">
        <w:rPr>
          <w:noProof/>
          <w:lang w:val="en-US"/>
        </w:rPr>
        <w:tab/>
        <w:t xml:space="preserve">Basu, R. High ambient temperature and mortality: A review of epidemiologic studies from 2001 to 2008. </w:t>
      </w:r>
      <w:r w:rsidRPr="002F0788">
        <w:rPr>
          <w:i/>
          <w:iCs/>
          <w:noProof/>
          <w:lang w:val="en-US"/>
        </w:rPr>
        <w:t>Environ. Heal. A Glob. Access Sci. Source</w:t>
      </w:r>
      <w:r w:rsidRPr="002F0788">
        <w:rPr>
          <w:noProof/>
          <w:lang w:val="en-US"/>
        </w:rPr>
        <w:t xml:space="preserve"> </w:t>
      </w:r>
      <w:r w:rsidRPr="002F0788">
        <w:rPr>
          <w:b/>
          <w:bCs/>
          <w:noProof/>
          <w:lang w:val="en-US"/>
        </w:rPr>
        <w:t>8,</w:t>
      </w:r>
      <w:r w:rsidRPr="002F0788">
        <w:rPr>
          <w:noProof/>
          <w:lang w:val="en-US"/>
        </w:rPr>
        <w:t xml:space="preserve"> 40 (2009).</w:t>
      </w:r>
    </w:p>
    <w:p w14:paraId="0BA014A1"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16.</w:t>
      </w:r>
      <w:r w:rsidRPr="002F0788">
        <w:rPr>
          <w:noProof/>
          <w:lang w:val="en-US"/>
        </w:rPr>
        <w:tab/>
        <w:t>IPCC. IPCC special report on the impacts of global warming of 1.5 °C - Summary for policy makers. (2018).</w:t>
      </w:r>
    </w:p>
    <w:p w14:paraId="174415CB"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17.</w:t>
      </w:r>
      <w:r w:rsidRPr="002F0788">
        <w:rPr>
          <w:noProof/>
          <w:lang w:val="en-US"/>
        </w:rPr>
        <w:tab/>
        <w:t xml:space="preserve">Xu, J. Unintentional drowning deaths in the United States, 1999-2010. </w:t>
      </w:r>
      <w:r w:rsidRPr="002F0788">
        <w:rPr>
          <w:i/>
          <w:iCs/>
          <w:noProof/>
          <w:lang w:val="en-US"/>
        </w:rPr>
        <w:t>NCHS Data Brief</w:t>
      </w:r>
      <w:r w:rsidRPr="002F0788">
        <w:rPr>
          <w:noProof/>
          <w:lang w:val="en-US"/>
        </w:rPr>
        <w:t xml:space="preserve"> (2014).</w:t>
      </w:r>
    </w:p>
    <w:p w14:paraId="2A04D428"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18.</w:t>
      </w:r>
      <w:r w:rsidRPr="002F0788">
        <w:rPr>
          <w:noProof/>
          <w:lang w:val="en-US"/>
        </w:rPr>
        <w:tab/>
        <w:t xml:space="preserve">Ambrose, A. F., Paul, G. &amp; Hausdorff, J. M. Risk factors for falls among older adults: A review of the literature. </w:t>
      </w:r>
      <w:r w:rsidRPr="002F0788">
        <w:rPr>
          <w:i/>
          <w:iCs/>
          <w:noProof/>
          <w:lang w:val="en-US"/>
        </w:rPr>
        <w:t>Maturitas</w:t>
      </w:r>
      <w:r w:rsidRPr="002F0788">
        <w:rPr>
          <w:noProof/>
          <w:lang w:val="en-US"/>
        </w:rPr>
        <w:t xml:space="preserve"> (2013). doi:10.1016/j.maturitas.2013.02.009</w:t>
      </w:r>
    </w:p>
    <w:p w14:paraId="164BB9FB"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19.</w:t>
      </w:r>
      <w:r w:rsidRPr="002F0788">
        <w:rPr>
          <w:noProof/>
          <w:lang w:val="en-US"/>
        </w:rPr>
        <w:tab/>
        <w:t xml:space="preserve">Bobb, J. F. </w:t>
      </w:r>
      <w:r w:rsidRPr="002F0788">
        <w:rPr>
          <w:i/>
          <w:iCs/>
          <w:noProof/>
          <w:lang w:val="en-US"/>
        </w:rPr>
        <w:t>et al.</w:t>
      </w:r>
      <w:r w:rsidRPr="002F0788">
        <w:rPr>
          <w:noProof/>
          <w:lang w:val="en-US"/>
        </w:rPr>
        <w:t xml:space="preserve"> Time-Course of Cause-Specific Hospital Admissions During Snowstorms : An Analysis of Electronic Medical Records From Major Hospitals in Boston, Massachusetts. </w:t>
      </w:r>
      <w:r w:rsidRPr="002F0788">
        <w:rPr>
          <w:i/>
          <w:iCs/>
          <w:noProof/>
          <w:lang w:val="en-US"/>
        </w:rPr>
        <w:t>Am. J. Epidemiol.</w:t>
      </w:r>
      <w:r w:rsidRPr="002F0788">
        <w:rPr>
          <w:noProof/>
          <w:lang w:val="en-US"/>
        </w:rPr>
        <w:t xml:space="preserve"> </w:t>
      </w:r>
      <w:r w:rsidRPr="002F0788">
        <w:rPr>
          <w:b/>
          <w:bCs/>
          <w:noProof/>
          <w:lang w:val="en-US"/>
        </w:rPr>
        <w:t>185,</w:t>
      </w:r>
      <w:r w:rsidRPr="002F0788">
        <w:rPr>
          <w:noProof/>
          <w:lang w:val="en-US"/>
        </w:rPr>
        <w:t xml:space="preserve"> 283–294 (2017).</w:t>
      </w:r>
    </w:p>
    <w:p w14:paraId="722A958B"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20.</w:t>
      </w:r>
      <w:r w:rsidRPr="002F0788">
        <w:rPr>
          <w:noProof/>
          <w:lang w:val="en-US"/>
        </w:rPr>
        <w:tab/>
        <w:t xml:space="preserve">Kelsey, J. L. </w:t>
      </w:r>
      <w:r w:rsidRPr="002F0788">
        <w:rPr>
          <w:i/>
          <w:iCs/>
          <w:noProof/>
          <w:lang w:val="en-US"/>
        </w:rPr>
        <w:t>et al.</w:t>
      </w:r>
      <w:r w:rsidRPr="002F0788">
        <w:rPr>
          <w:noProof/>
          <w:lang w:val="en-US"/>
        </w:rPr>
        <w:t xml:space="preserve"> Indoor and outdoor falls in older adults are different: The maintenance of balance, independent living, intellect, and zest in the elderly of boston study. </w:t>
      </w:r>
      <w:r w:rsidRPr="002F0788">
        <w:rPr>
          <w:i/>
          <w:iCs/>
          <w:noProof/>
          <w:lang w:val="en-US"/>
        </w:rPr>
        <w:t>J. Am. Geriatr. Soc.</w:t>
      </w:r>
      <w:r w:rsidRPr="002F0788">
        <w:rPr>
          <w:noProof/>
          <w:lang w:val="en-US"/>
        </w:rPr>
        <w:t xml:space="preserve"> (2010). doi:10.1111/j.1532-5415.2010.03062.x</w:t>
      </w:r>
    </w:p>
    <w:p w14:paraId="66B7DAA6"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21.</w:t>
      </w:r>
      <w:r w:rsidRPr="002F0788">
        <w:rPr>
          <w:noProof/>
          <w:lang w:val="en-US"/>
        </w:rPr>
        <w:tab/>
        <w:t xml:space="preserve">Daanen, H. A. M., Van De Vliert, E. &amp; Huang, X. Driving performance in cold, warm, and thermoneutral environments. </w:t>
      </w:r>
      <w:r w:rsidRPr="002F0788">
        <w:rPr>
          <w:i/>
          <w:iCs/>
          <w:noProof/>
          <w:lang w:val="en-US"/>
        </w:rPr>
        <w:t>Appl. Ergon.</w:t>
      </w:r>
      <w:r w:rsidRPr="002F0788">
        <w:rPr>
          <w:noProof/>
          <w:lang w:val="en-US"/>
        </w:rPr>
        <w:t xml:space="preserve"> (2003). doi:10.1016/S0003-6870(03)00055-3</w:t>
      </w:r>
    </w:p>
    <w:p w14:paraId="364BF489"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lastRenderedPageBreak/>
        <w:t>22.</w:t>
      </w:r>
      <w:r w:rsidRPr="002F0788">
        <w:rPr>
          <w:noProof/>
          <w:lang w:val="en-US"/>
        </w:rPr>
        <w:tab/>
        <w:t xml:space="preserve">Zlatoper, T. J. Determinants of motor vehicle deaths in the United States: A cross-sectional analysis. </w:t>
      </w:r>
      <w:r w:rsidRPr="002F0788">
        <w:rPr>
          <w:i/>
          <w:iCs/>
          <w:noProof/>
          <w:lang w:val="en-US"/>
        </w:rPr>
        <w:t>Accid. Anal. Prev.</w:t>
      </w:r>
      <w:r w:rsidRPr="002F0788">
        <w:rPr>
          <w:noProof/>
          <w:lang w:val="en-US"/>
        </w:rPr>
        <w:t xml:space="preserve"> (1991). doi:10.1016/0001-4575(91)90062-A</w:t>
      </w:r>
    </w:p>
    <w:p w14:paraId="1AF10AA2"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23.</w:t>
      </w:r>
      <w:r w:rsidRPr="002F0788">
        <w:rPr>
          <w:noProof/>
          <w:lang w:val="en-US"/>
        </w:rPr>
        <w:tab/>
        <w:t xml:space="preserve">Mackie, R. R. &amp; Hanlon, J. F. . O. A study of the combined effects of extented driving and heat stress on driver arousal and performance. in </w:t>
      </w:r>
      <w:r w:rsidRPr="002F0788">
        <w:rPr>
          <w:i/>
          <w:iCs/>
          <w:noProof/>
          <w:lang w:val="en-US"/>
        </w:rPr>
        <w:t>Symposium on relationships among theory, physiological correlates, and operational performance</w:t>
      </w:r>
      <w:r w:rsidRPr="002F0788">
        <w:rPr>
          <w:noProof/>
          <w:lang w:val="en-US"/>
        </w:rPr>
        <w:t xml:space="preserve"> (1976). doi:10.1007/978-1-4684-2529-1_25</w:t>
      </w:r>
    </w:p>
    <w:p w14:paraId="2C319AAE"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24.</w:t>
      </w:r>
      <w:r w:rsidRPr="002F0788">
        <w:rPr>
          <w:noProof/>
          <w:lang w:val="en-US"/>
        </w:rPr>
        <w:tab/>
        <w:t xml:space="preserve">Wyon, D. P., Wyon, I. &amp; Norin, F. Effects of moderate heat stress on driver vigilance in a moving vehicle. </w:t>
      </w:r>
      <w:r w:rsidRPr="002F0788">
        <w:rPr>
          <w:i/>
          <w:iCs/>
          <w:noProof/>
          <w:lang w:val="en-US"/>
        </w:rPr>
        <w:t>Ergonomics</w:t>
      </w:r>
      <w:r w:rsidRPr="002F0788">
        <w:rPr>
          <w:noProof/>
          <w:lang w:val="en-US"/>
        </w:rPr>
        <w:t xml:space="preserve"> (1996). doi:10.1080/00140139608964434</w:t>
      </w:r>
    </w:p>
    <w:p w14:paraId="0607D709"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25.</w:t>
      </w:r>
      <w:r w:rsidRPr="002F0788">
        <w:rPr>
          <w:noProof/>
          <w:lang w:val="en-US"/>
        </w:rPr>
        <w:tab/>
        <w:t xml:space="preserve">Opinium. Brits drink more alcohol in warmer weather. </w:t>
      </w:r>
      <w:r w:rsidRPr="002F0788">
        <w:rPr>
          <w:i/>
          <w:iCs/>
          <w:noProof/>
          <w:lang w:val="en-US"/>
        </w:rPr>
        <w:t>Opinium.co.uk</w:t>
      </w:r>
      <w:r w:rsidRPr="002F0788">
        <w:rPr>
          <w:noProof/>
          <w:lang w:val="en-US"/>
        </w:rPr>
        <w:t xml:space="preserve"> (2018). Available at: https://www.opinium.co.uk/brits-drink-more-alcohol-in-warmer-weather/. (Accessed: 10th January 2019)</w:t>
      </w:r>
    </w:p>
    <w:p w14:paraId="75D1353B"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26.</w:t>
      </w:r>
      <w:r w:rsidRPr="002F0788">
        <w:rPr>
          <w:noProof/>
          <w:lang w:val="en-US"/>
        </w:rPr>
        <w:tab/>
        <w:t xml:space="preserve">Voas, R. B., Torres, P., Romano, E. &amp; Lacey, J. H. Alcohol-Related Risk of Driver Fatalities: An Update Using 2007 Data. </w:t>
      </w:r>
      <w:r w:rsidRPr="002F0788">
        <w:rPr>
          <w:i/>
          <w:iCs/>
          <w:noProof/>
          <w:lang w:val="en-US"/>
        </w:rPr>
        <w:t>J. Stud. Alcohol Drugs</w:t>
      </w:r>
      <w:r w:rsidRPr="002F0788">
        <w:rPr>
          <w:noProof/>
          <w:lang w:val="en-US"/>
        </w:rPr>
        <w:t xml:space="preserve"> (2012). doi:10.15288/jsad.2012.73.341</w:t>
      </w:r>
    </w:p>
    <w:p w14:paraId="75F404C7"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27.</w:t>
      </w:r>
      <w:r w:rsidRPr="002F0788">
        <w:rPr>
          <w:noProof/>
          <w:lang w:val="en-US"/>
        </w:rPr>
        <w:tab/>
        <w:t xml:space="preserve">Datla, S., Sahu, P., Roh, H.-J. &amp; Sharma, S. A comprehensive analysis of the association of highway traffic with winter weather conditions. </w:t>
      </w:r>
      <w:r w:rsidRPr="002F0788">
        <w:rPr>
          <w:i/>
          <w:iCs/>
          <w:noProof/>
          <w:lang w:val="en-US"/>
        </w:rPr>
        <w:t>Procedia - Soc. Behav. Sci.</w:t>
      </w:r>
      <w:r w:rsidRPr="002F0788">
        <w:rPr>
          <w:noProof/>
          <w:lang w:val="en-US"/>
        </w:rPr>
        <w:t xml:space="preserve"> (2013). doi:10.1016/j.sbspro.2013.11.143</w:t>
      </w:r>
    </w:p>
    <w:p w14:paraId="2D68394F"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28.</w:t>
      </w:r>
      <w:r w:rsidRPr="002F0788">
        <w:rPr>
          <w:noProof/>
          <w:lang w:val="en-US"/>
        </w:rPr>
        <w:tab/>
        <w:t xml:space="preserve">Roh, H.-J., Sahu, P. K., Sharma, S., Datla, S. &amp; Mehran, B. Statistical Investigations of Snowfall and Temperature Interaction with Passenger Car and Truck Traffic on Primary Highways in Canada. </w:t>
      </w:r>
      <w:r w:rsidRPr="002F0788">
        <w:rPr>
          <w:i/>
          <w:iCs/>
          <w:noProof/>
          <w:lang w:val="en-US"/>
        </w:rPr>
        <w:t>J. Cold Reg. Eng.</w:t>
      </w:r>
      <w:r w:rsidRPr="002F0788">
        <w:rPr>
          <w:noProof/>
          <w:lang w:val="en-US"/>
        </w:rPr>
        <w:t xml:space="preserve"> (2016). doi:10.1061/(ASCE)CR.1943-5495.0000099</w:t>
      </w:r>
    </w:p>
    <w:p w14:paraId="126B5EA6"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29.</w:t>
      </w:r>
      <w:r w:rsidRPr="002F0788">
        <w:rPr>
          <w:noProof/>
          <w:lang w:val="en-US"/>
        </w:rPr>
        <w:tab/>
        <w:t xml:space="preserve">Roh, H.-J., Datla, S. &amp; Sharma, S. Effect of snow, temperature and their interaction on highway truck traffic. </w:t>
      </w:r>
      <w:r w:rsidRPr="002F0788">
        <w:rPr>
          <w:i/>
          <w:iCs/>
          <w:noProof/>
          <w:lang w:val="en-US"/>
        </w:rPr>
        <w:t>J. Transp. Techn.</w:t>
      </w:r>
      <w:r w:rsidRPr="002F0788">
        <w:rPr>
          <w:noProof/>
          <w:lang w:val="en-US"/>
        </w:rPr>
        <w:t xml:space="preserve"> (2013). doi:10.4236/jtts.2013.31003</w:t>
      </w:r>
    </w:p>
    <w:p w14:paraId="3C1ABCB4"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30.</w:t>
      </w:r>
      <w:r w:rsidRPr="002F0788">
        <w:rPr>
          <w:noProof/>
          <w:lang w:val="en-US"/>
        </w:rPr>
        <w:tab/>
        <w:t xml:space="preserve">Roh, H. J., Sharma, S. &amp; Sahu, P. K. Modeling snow and cold effects for classified highway traffic volumes. </w:t>
      </w:r>
      <w:r w:rsidRPr="002F0788">
        <w:rPr>
          <w:i/>
          <w:iCs/>
          <w:noProof/>
          <w:lang w:val="en-US"/>
        </w:rPr>
        <w:t>KSCE J. Civ. Eng.</w:t>
      </w:r>
      <w:r w:rsidRPr="002F0788">
        <w:rPr>
          <w:noProof/>
          <w:lang w:val="en-US"/>
        </w:rPr>
        <w:t xml:space="preserve"> (2016). doi:10.1007/s12205-015-0236-0</w:t>
      </w:r>
    </w:p>
    <w:p w14:paraId="68C61A48"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31.</w:t>
      </w:r>
      <w:r w:rsidRPr="002F0788">
        <w:rPr>
          <w:noProof/>
          <w:lang w:val="en-US"/>
        </w:rPr>
        <w:tab/>
        <w:t xml:space="preserve">Graff Zivin, J. &amp; Neidell, M. Temperature and the Allocation of Time: Implications for Climate Change. </w:t>
      </w:r>
      <w:r w:rsidRPr="002F0788">
        <w:rPr>
          <w:i/>
          <w:iCs/>
          <w:noProof/>
          <w:lang w:val="en-US"/>
        </w:rPr>
        <w:t>J. Labor Econ.</w:t>
      </w:r>
      <w:r w:rsidRPr="002F0788">
        <w:rPr>
          <w:noProof/>
          <w:lang w:val="en-US"/>
        </w:rPr>
        <w:t xml:space="preserve"> (2014). doi:10.1086/671766</w:t>
      </w:r>
    </w:p>
    <w:p w14:paraId="12EB34A5"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32.</w:t>
      </w:r>
      <w:r w:rsidRPr="002F0788">
        <w:rPr>
          <w:noProof/>
          <w:lang w:val="en-US"/>
        </w:rPr>
        <w:tab/>
        <w:t xml:space="preserve">Glaeser, E. L., Sacerdote, B. &amp; Scheinkman, J. A. Crime and social interactions. </w:t>
      </w:r>
      <w:r w:rsidRPr="002F0788">
        <w:rPr>
          <w:i/>
          <w:iCs/>
          <w:noProof/>
          <w:lang w:val="en-US"/>
        </w:rPr>
        <w:t>Q. J. Econ.</w:t>
      </w:r>
      <w:r w:rsidRPr="002F0788">
        <w:rPr>
          <w:noProof/>
          <w:lang w:val="en-US"/>
        </w:rPr>
        <w:t xml:space="preserve"> (1996). doi:10.2307/2946686</w:t>
      </w:r>
    </w:p>
    <w:p w14:paraId="644F546A"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33.</w:t>
      </w:r>
      <w:r w:rsidRPr="002F0788">
        <w:rPr>
          <w:noProof/>
          <w:lang w:val="en-US"/>
        </w:rPr>
        <w:tab/>
        <w:t xml:space="preserve">Rotton, J. &amp; Cohn, E. G. Global warming and U.S. crime rates: An application of routine activity theory. </w:t>
      </w:r>
      <w:r w:rsidRPr="002F0788">
        <w:rPr>
          <w:i/>
          <w:iCs/>
          <w:noProof/>
          <w:lang w:val="en-US"/>
        </w:rPr>
        <w:t>Environ. Behav.</w:t>
      </w:r>
      <w:r w:rsidRPr="002F0788">
        <w:rPr>
          <w:noProof/>
          <w:lang w:val="en-US"/>
        </w:rPr>
        <w:t xml:space="preserve"> (2003). doi:10.1177/0013916503255565</w:t>
      </w:r>
    </w:p>
    <w:p w14:paraId="5266425E"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34.</w:t>
      </w:r>
      <w:r w:rsidRPr="002F0788">
        <w:rPr>
          <w:noProof/>
          <w:lang w:val="en-US"/>
        </w:rPr>
        <w:tab/>
        <w:t xml:space="preserve">Anderson, C. A. Temperature and aggression: Ubiquitous effects of heat on occurrence of human violence. </w:t>
      </w:r>
      <w:r w:rsidRPr="002F0788">
        <w:rPr>
          <w:i/>
          <w:iCs/>
          <w:noProof/>
          <w:lang w:val="en-US"/>
        </w:rPr>
        <w:t>Psychol. Bull.</w:t>
      </w:r>
      <w:r w:rsidRPr="002F0788">
        <w:rPr>
          <w:noProof/>
          <w:lang w:val="en-US"/>
        </w:rPr>
        <w:t xml:space="preserve"> (1989). doi:10.1037/0033-2909.106.1.74</w:t>
      </w:r>
    </w:p>
    <w:p w14:paraId="380D0483"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35.</w:t>
      </w:r>
      <w:r w:rsidRPr="002F0788">
        <w:rPr>
          <w:noProof/>
          <w:lang w:val="en-US"/>
        </w:rPr>
        <w:tab/>
        <w:t xml:space="preserve">Baron, R. A. &amp; Bell, P. A. Aggression and heat: The influence of ambient temperature, negative affect, and a cooling drink on physical aggression. </w:t>
      </w:r>
      <w:r w:rsidRPr="002F0788">
        <w:rPr>
          <w:i/>
          <w:iCs/>
          <w:noProof/>
          <w:lang w:val="en-US"/>
        </w:rPr>
        <w:t>J. Pers. Soc. Psychol.</w:t>
      </w:r>
      <w:r w:rsidRPr="002F0788">
        <w:rPr>
          <w:noProof/>
          <w:lang w:val="en-US"/>
        </w:rPr>
        <w:t xml:space="preserve"> (1976). doi:10.1037/0022-3514.33.3.245</w:t>
      </w:r>
    </w:p>
    <w:p w14:paraId="6672F2CC"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36.</w:t>
      </w:r>
      <w:r w:rsidRPr="002F0788">
        <w:rPr>
          <w:noProof/>
          <w:lang w:val="en-US"/>
        </w:rPr>
        <w:tab/>
        <w:t xml:space="preserve">Majeed, H. &amp; Lee, J. The impact of climate change on youth depression and mental health. </w:t>
      </w:r>
      <w:r w:rsidRPr="002F0788">
        <w:rPr>
          <w:i/>
          <w:iCs/>
          <w:noProof/>
          <w:lang w:val="en-US"/>
        </w:rPr>
        <w:t>Lancet Planet. Heal.</w:t>
      </w:r>
      <w:r w:rsidRPr="002F0788">
        <w:rPr>
          <w:noProof/>
          <w:lang w:val="en-US"/>
        </w:rPr>
        <w:t xml:space="preserve"> </w:t>
      </w:r>
      <w:r w:rsidRPr="002F0788">
        <w:rPr>
          <w:b/>
          <w:bCs/>
          <w:noProof/>
          <w:lang w:val="en-US"/>
        </w:rPr>
        <w:t>1,</w:t>
      </w:r>
      <w:r w:rsidRPr="002F0788">
        <w:rPr>
          <w:noProof/>
          <w:lang w:val="en-US"/>
        </w:rPr>
        <w:t xml:space="preserve"> e94–e95 (2017).</w:t>
      </w:r>
    </w:p>
    <w:p w14:paraId="62D97AD0" w14:textId="679D9A86" w:rsidR="002F0788" w:rsidRDefault="002F0788" w:rsidP="002F0788">
      <w:pPr>
        <w:widowControl w:val="0"/>
        <w:autoSpaceDE w:val="0"/>
        <w:autoSpaceDN w:val="0"/>
        <w:adjustRightInd w:val="0"/>
        <w:ind w:left="640" w:hanging="640"/>
        <w:rPr>
          <w:noProof/>
          <w:lang w:val="en-US"/>
        </w:rPr>
      </w:pPr>
      <w:r w:rsidRPr="002F0788">
        <w:rPr>
          <w:noProof/>
          <w:lang w:val="en-US"/>
        </w:rPr>
        <w:t>37.</w:t>
      </w:r>
      <w:r w:rsidRPr="002F0788">
        <w:rPr>
          <w:noProof/>
          <w:lang w:val="en-US"/>
        </w:rPr>
        <w:tab/>
        <w:t xml:space="preserve">Berry, H. L., Waite, T. D., Dear, K. B. G., Capon, A. G. &amp; Murray, V. The case for systems thinking about climate change and mental health. </w:t>
      </w:r>
      <w:r w:rsidRPr="002F0788">
        <w:rPr>
          <w:i/>
          <w:iCs/>
          <w:noProof/>
          <w:lang w:val="en-US"/>
        </w:rPr>
        <w:t>Nature Climate Change</w:t>
      </w:r>
      <w:r w:rsidRPr="002F0788">
        <w:rPr>
          <w:noProof/>
          <w:lang w:val="en-US"/>
        </w:rPr>
        <w:t xml:space="preserve"> (2018). doi:10.1038/s41558-018-0102-4</w:t>
      </w:r>
    </w:p>
    <w:p w14:paraId="243DE1CB" w14:textId="30D1576E" w:rsidR="007258FE" w:rsidRDefault="007258FE" w:rsidP="002F0788">
      <w:pPr>
        <w:widowControl w:val="0"/>
        <w:autoSpaceDE w:val="0"/>
        <w:autoSpaceDN w:val="0"/>
        <w:adjustRightInd w:val="0"/>
        <w:ind w:left="640" w:hanging="640"/>
        <w:rPr>
          <w:noProof/>
          <w:lang w:val="en-US"/>
        </w:rPr>
      </w:pPr>
    </w:p>
    <w:p w14:paraId="6A13E1D0" w14:textId="5CC808F0" w:rsidR="007258FE" w:rsidRPr="00D92F3C" w:rsidRDefault="007258FE" w:rsidP="002F0788">
      <w:pPr>
        <w:widowControl w:val="0"/>
        <w:autoSpaceDE w:val="0"/>
        <w:autoSpaceDN w:val="0"/>
        <w:adjustRightInd w:val="0"/>
        <w:ind w:left="640" w:hanging="640"/>
        <w:rPr>
          <w:b/>
          <w:noProof/>
          <w:lang w:val="en-US"/>
        </w:rPr>
      </w:pPr>
      <w:r>
        <w:rPr>
          <w:b/>
          <w:noProof/>
          <w:lang w:val="en-US"/>
        </w:rPr>
        <w:t>Methods</w:t>
      </w:r>
    </w:p>
    <w:p w14:paraId="6B932E5A" w14:textId="77777777" w:rsidR="007258FE" w:rsidRPr="002F0788" w:rsidRDefault="007258FE" w:rsidP="002F0788">
      <w:pPr>
        <w:widowControl w:val="0"/>
        <w:autoSpaceDE w:val="0"/>
        <w:autoSpaceDN w:val="0"/>
        <w:adjustRightInd w:val="0"/>
        <w:ind w:left="640" w:hanging="640"/>
        <w:rPr>
          <w:noProof/>
          <w:lang w:val="en-US"/>
        </w:rPr>
      </w:pPr>
    </w:p>
    <w:p w14:paraId="4C495D52"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38.</w:t>
      </w:r>
      <w:r w:rsidRPr="002F0788">
        <w:rPr>
          <w:noProof/>
          <w:lang w:val="en-US"/>
        </w:rPr>
        <w:tab/>
        <w:t xml:space="preserve">Dee, D. P. </w:t>
      </w:r>
      <w:r w:rsidRPr="002F0788">
        <w:rPr>
          <w:i/>
          <w:iCs/>
          <w:noProof/>
          <w:lang w:val="en-US"/>
        </w:rPr>
        <w:t>et al.</w:t>
      </w:r>
      <w:r w:rsidRPr="002F0788">
        <w:rPr>
          <w:noProof/>
          <w:lang w:val="en-US"/>
        </w:rPr>
        <w:t xml:space="preserve"> The ERA-Interim reanalysis: configuration and performance of the data assimilation system. </w:t>
      </w:r>
      <w:r w:rsidRPr="002F0788">
        <w:rPr>
          <w:i/>
          <w:iCs/>
          <w:noProof/>
          <w:lang w:val="en-US"/>
        </w:rPr>
        <w:t>Q. J. R. Meteorol. Soc.</w:t>
      </w:r>
      <w:r w:rsidRPr="002F0788">
        <w:rPr>
          <w:noProof/>
          <w:lang w:val="en-US"/>
        </w:rPr>
        <w:t xml:space="preserve"> </w:t>
      </w:r>
      <w:r w:rsidRPr="002F0788">
        <w:rPr>
          <w:b/>
          <w:bCs/>
          <w:noProof/>
          <w:lang w:val="en-US"/>
        </w:rPr>
        <w:t>137,</w:t>
      </w:r>
      <w:r w:rsidRPr="002F0788">
        <w:rPr>
          <w:noProof/>
          <w:lang w:val="en-US"/>
        </w:rPr>
        <w:t xml:space="preserve"> 553–597 (2011).</w:t>
      </w:r>
    </w:p>
    <w:p w14:paraId="358DF1E0"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39.</w:t>
      </w:r>
      <w:r w:rsidRPr="002F0788">
        <w:rPr>
          <w:noProof/>
          <w:lang w:val="en-US"/>
        </w:rPr>
        <w:tab/>
        <w:t xml:space="preserve">Wallace, J. M. &amp; Hobbs, P. V. </w:t>
      </w:r>
      <w:r w:rsidRPr="002F0788">
        <w:rPr>
          <w:i/>
          <w:iCs/>
          <w:noProof/>
          <w:lang w:val="en-US"/>
        </w:rPr>
        <w:t>Atmospheric Science: An Introductory Survey: Second Edition</w:t>
      </w:r>
      <w:r w:rsidRPr="002F0788">
        <w:rPr>
          <w:noProof/>
          <w:lang w:val="en-US"/>
        </w:rPr>
        <w:t xml:space="preserve">. </w:t>
      </w:r>
      <w:r w:rsidRPr="002F0788">
        <w:rPr>
          <w:i/>
          <w:iCs/>
          <w:noProof/>
          <w:lang w:val="en-US"/>
        </w:rPr>
        <w:t>Atmospheric Science: An Introductory Survey: Second Edition</w:t>
      </w:r>
      <w:r w:rsidRPr="002F0788">
        <w:rPr>
          <w:noProof/>
          <w:lang w:val="en-US"/>
        </w:rPr>
        <w:t xml:space="preserve"> (2006). doi:10.1016/C2009-0-00034-8</w:t>
      </w:r>
    </w:p>
    <w:p w14:paraId="2184E51C"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40.</w:t>
      </w:r>
      <w:r w:rsidRPr="002F0788">
        <w:rPr>
          <w:noProof/>
          <w:lang w:val="en-US"/>
        </w:rPr>
        <w:tab/>
        <w:t xml:space="preserve">Lozano, R. </w:t>
      </w:r>
      <w:r w:rsidRPr="002F0788">
        <w:rPr>
          <w:i/>
          <w:iCs/>
          <w:noProof/>
          <w:lang w:val="en-US"/>
        </w:rPr>
        <w:t>et al.</w:t>
      </w:r>
      <w:r w:rsidRPr="002F0788">
        <w:rPr>
          <w:noProof/>
          <w:lang w:val="en-US"/>
        </w:rPr>
        <w:t xml:space="preserve"> Global and regional mortality from 235 causes of death for 20 age groups in 1990 and 2010: A systematic analysis for the Global Burden of Disease Study 2010. </w:t>
      </w:r>
      <w:r w:rsidRPr="002F0788">
        <w:rPr>
          <w:i/>
          <w:iCs/>
          <w:noProof/>
          <w:lang w:val="en-US"/>
        </w:rPr>
        <w:t>Lancet</w:t>
      </w:r>
      <w:r w:rsidRPr="002F0788">
        <w:rPr>
          <w:noProof/>
          <w:lang w:val="en-US"/>
        </w:rPr>
        <w:t xml:space="preserve"> (2012). doi:10.1016/S0140-6736(12)61728-0</w:t>
      </w:r>
    </w:p>
    <w:p w14:paraId="025628A2"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lastRenderedPageBreak/>
        <w:t>41.</w:t>
      </w:r>
      <w:r w:rsidRPr="002F0788">
        <w:rPr>
          <w:noProof/>
          <w:lang w:val="en-US"/>
        </w:rPr>
        <w:tab/>
        <w:t xml:space="preserve">Rue, H. &amp; Held, L. </w:t>
      </w:r>
      <w:r w:rsidRPr="002F0788">
        <w:rPr>
          <w:i/>
          <w:iCs/>
          <w:noProof/>
          <w:lang w:val="en-US"/>
        </w:rPr>
        <w:t>Gaussian Markov random fields. Theory and applications</w:t>
      </w:r>
      <w:r w:rsidRPr="002F0788">
        <w:rPr>
          <w:noProof/>
          <w:lang w:val="en-US"/>
        </w:rPr>
        <w:t xml:space="preserve">. </w:t>
      </w:r>
      <w:r w:rsidRPr="002F0788">
        <w:rPr>
          <w:i/>
          <w:iCs/>
          <w:noProof/>
          <w:lang w:val="en-US"/>
        </w:rPr>
        <w:t>Chapman &amp; Hall</w:t>
      </w:r>
      <w:r w:rsidRPr="002F0788">
        <w:rPr>
          <w:noProof/>
          <w:lang w:val="en-US"/>
        </w:rPr>
        <w:t xml:space="preserve"> (2005). doi:10.1007/s00184-007-0162-3</w:t>
      </w:r>
    </w:p>
    <w:p w14:paraId="3E6190F0"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42.</w:t>
      </w:r>
      <w:r w:rsidRPr="002F0788">
        <w:rPr>
          <w:noProof/>
          <w:lang w:val="en-US"/>
        </w:rPr>
        <w:tab/>
        <w:t xml:space="preserve">Besag, J. Spatial interaction and the statistical snalysis of lattice systems. </w:t>
      </w:r>
      <w:r w:rsidRPr="002F0788">
        <w:rPr>
          <w:i/>
          <w:iCs/>
          <w:noProof/>
          <w:lang w:val="en-US"/>
        </w:rPr>
        <w:t>J. R. Stat. Soc. Ser. B (Statistical Methodol.</w:t>
      </w:r>
      <w:r w:rsidRPr="002F0788">
        <w:rPr>
          <w:noProof/>
          <w:lang w:val="en-US"/>
        </w:rPr>
        <w:t xml:space="preserve"> (1974). doi:10.2307/2984812</w:t>
      </w:r>
    </w:p>
    <w:p w14:paraId="400228F9" w14:textId="77777777" w:rsidR="002F0788" w:rsidRPr="002F0788" w:rsidRDefault="002F0788" w:rsidP="002F0788">
      <w:pPr>
        <w:widowControl w:val="0"/>
        <w:autoSpaceDE w:val="0"/>
        <w:autoSpaceDN w:val="0"/>
        <w:adjustRightInd w:val="0"/>
        <w:ind w:left="640" w:hanging="640"/>
        <w:rPr>
          <w:noProof/>
        </w:rPr>
      </w:pPr>
      <w:r w:rsidRPr="002F0788">
        <w:rPr>
          <w:noProof/>
          <w:lang w:val="en-US"/>
        </w:rPr>
        <w:t>43.</w:t>
      </w:r>
      <w:r w:rsidRPr="002F0788">
        <w:rPr>
          <w:noProof/>
          <w:lang w:val="en-US"/>
        </w:rPr>
        <w:tab/>
        <w:t xml:space="preserve">Rue, H., Martino, S. &amp; Chopin, N. Approximate Bayesian inference for latent Gaussian models by using integrated nested Laplace approximations. </w:t>
      </w:r>
      <w:r w:rsidRPr="002F0788">
        <w:rPr>
          <w:i/>
          <w:iCs/>
          <w:noProof/>
          <w:lang w:val="en-US"/>
        </w:rPr>
        <w:t>J. R. Stat. Soc. Ser. B Stat. Methodol.</w:t>
      </w:r>
      <w:r w:rsidRPr="002F0788">
        <w:rPr>
          <w:noProof/>
          <w:lang w:val="en-US"/>
        </w:rPr>
        <w:t xml:space="preserve"> (2009). doi:10.1111/j.1467-9868.2008.00700.x</w:t>
      </w:r>
    </w:p>
    <w:p w14:paraId="2F3991B5" w14:textId="7E5D9074" w:rsidR="006A3229" w:rsidRDefault="00A55581" w:rsidP="00D92F3C">
      <w:pPr>
        <w:widowControl w:val="0"/>
        <w:autoSpaceDE w:val="0"/>
        <w:autoSpaceDN w:val="0"/>
        <w:adjustRightInd w:val="0"/>
        <w:ind w:left="640" w:hanging="640"/>
        <w:rPr>
          <w:b/>
        </w:rPr>
      </w:pPr>
      <w:r w:rsidRPr="00636C9B">
        <w:rPr>
          <w:b/>
        </w:rPr>
        <w:fldChar w:fldCharType="end"/>
      </w:r>
    </w:p>
    <w:p w14:paraId="3569960B" w14:textId="77777777" w:rsidR="002F0788" w:rsidRDefault="002F0788">
      <w:pPr>
        <w:rPr>
          <w:b/>
          <w:color w:val="000000" w:themeColor="text1"/>
        </w:rPr>
      </w:pPr>
      <w:r>
        <w:rPr>
          <w:b/>
          <w:color w:val="000000" w:themeColor="text1"/>
        </w:rPr>
        <w:br w:type="page"/>
      </w:r>
    </w:p>
    <w:p w14:paraId="36419E9D" w14:textId="2BEE68C3" w:rsidR="006A3229" w:rsidRDefault="006A3229" w:rsidP="00FF023E">
      <w:pPr>
        <w:spacing w:line="480" w:lineRule="auto"/>
        <w:jc w:val="both"/>
        <w:rPr>
          <w:color w:val="000000" w:themeColor="text1"/>
        </w:rPr>
      </w:pPr>
      <w:r w:rsidRPr="00636C9B">
        <w:rPr>
          <w:b/>
          <w:color w:val="000000" w:themeColor="text1"/>
        </w:rPr>
        <w:lastRenderedPageBreak/>
        <w:t xml:space="preserve">Figure </w:t>
      </w:r>
      <w:r>
        <w:rPr>
          <w:b/>
          <w:color w:val="000000" w:themeColor="text1"/>
        </w:rPr>
        <w:t>1</w:t>
      </w:r>
      <w:r w:rsidRPr="00636C9B">
        <w:rPr>
          <w:b/>
          <w:color w:val="000000" w:themeColor="text1"/>
        </w:rPr>
        <w:t xml:space="preserve">. </w:t>
      </w:r>
      <w:r>
        <w:rPr>
          <w:color w:val="000000" w:themeColor="text1"/>
        </w:rPr>
        <w:t>Number</w:t>
      </w:r>
      <w:r w:rsidRPr="00636C9B">
        <w:rPr>
          <w:color w:val="000000" w:themeColor="text1"/>
        </w:rPr>
        <w:t xml:space="preserve"> of</w:t>
      </w:r>
      <w:r>
        <w:rPr>
          <w:color w:val="000000" w:themeColor="text1"/>
        </w:rPr>
        <w:t xml:space="preserve"> injury deaths, by</w:t>
      </w:r>
      <w:r w:rsidRPr="00636C9B">
        <w:rPr>
          <w:color w:val="000000" w:themeColor="text1"/>
        </w:rPr>
        <w:t xml:space="preserve"> </w:t>
      </w:r>
      <w:r>
        <w:rPr>
          <w:color w:val="000000" w:themeColor="text1"/>
        </w:rPr>
        <w:t>type</w:t>
      </w:r>
      <w:r w:rsidRPr="00636C9B">
        <w:rPr>
          <w:color w:val="000000" w:themeColor="text1"/>
        </w:rPr>
        <w:t xml:space="preserve"> of unintentional </w:t>
      </w:r>
      <w:r>
        <w:rPr>
          <w:color w:val="000000" w:themeColor="text1"/>
        </w:rPr>
        <w:t>(tran</w:t>
      </w:r>
      <w:r w:rsidR="002D1396">
        <w:rPr>
          <w:color w:val="000000" w:themeColor="text1"/>
        </w:rPr>
        <w:t>sport, falls</w:t>
      </w:r>
      <w:r w:rsidR="00553545">
        <w:rPr>
          <w:color w:val="000000" w:themeColor="text1"/>
        </w:rPr>
        <w:t>,</w:t>
      </w:r>
      <w:r w:rsidR="002D1396">
        <w:rPr>
          <w:color w:val="000000" w:themeColor="text1"/>
        </w:rPr>
        <w:t xml:space="preserve"> drownings</w:t>
      </w:r>
      <w:r w:rsidR="00553545">
        <w:rPr>
          <w:color w:val="000000" w:themeColor="text1"/>
        </w:rPr>
        <w:t>, and other</w:t>
      </w:r>
      <w:r w:rsidR="002D1396">
        <w:rPr>
          <w:color w:val="000000" w:themeColor="text1"/>
        </w:rPr>
        <w:t>)</w:t>
      </w:r>
      <w:r w:rsidR="00553545">
        <w:rPr>
          <w:color w:val="000000" w:themeColor="text1"/>
        </w:rPr>
        <w:t xml:space="preserve"> and</w:t>
      </w:r>
      <w:r w:rsidR="002D1396">
        <w:rPr>
          <w:color w:val="000000" w:themeColor="text1"/>
        </w:rPr>
        <w:t xml:space="preserve"> </w:t>
      </w:r>
      <w:r>
        <w:rPr>
          <w:color w:val="000000" w:themeColor="text1"/>
        </w:rPr>
        <w:t>intentional (assault and intentional self-harm) injury,</w:t>
      </w:r>
      <w:r w:rsidR="00356600">
        <w:rPr>
          <w:color w:val="000000" w:themeColor="text1"/>
        </w:rPr>
        <w:t xml:space="preserve"> by</w:t>
      </w:r>
      <w:r>
        <w:rPr>
          <w:color w:val="000000" w:themeColor="text1"/>
        </w:rPr>
        <w:t xml:space="preserve"> </w:t>
      </w:r>
      <w:r w:rsidR="009F0E6E">
        <w:rPr>
          <w:color w:val="000000" w:themeColor="text1"/>
        </w:rPr>
        <w:t>sex and age group</w:t>
      </w:r>
      <w:r w:rsidRPr="00112CB4">
        <w:rPr>
          <w:color w:val="000000" w:themeColor="text1"/>
        </w:rPr>
        <w:t xml:space="preserve"> </w:t>
      </w:r>
      <w:r w:rsidRPr="00636C9B">
        <w:rPr>
          <w:color w:val="000000" w:themeColor="text1"/>
        </w:rPr>
        <w:t xml:space="preserve">in the </w:t>
      </w:r>
      <w:r>
        <w:rPr>
          <w:color w:val="000000" w:themeColor="text1"/>
        </w:rPr>
        <w:t xml:space="preserve">contiguous </w:t>
      </w:r>
      <w:r w:rsidRPr="00636C9B">
        <w:rPr>
          <w:color w:val="000000" w:themeColor="text1"/>
        </w:rPr>
        <w:t xml:space="preserve">USA for </w:t>
      </w:r>
      <w:r>
        <w:rPr>
          <w:color w:val="000000" w:themeColor="text1"/>
        </w:rPr>
        <w:t>1980</w:t>
      </w:r>
      <w:r w:rsidRPr="00636C9B">
        <w:rPr>
          <w:color w:val="000000" w:themeColor="text1"/>
        </w:rPr>
        <w:t>-2016.</w:t>
      </w:r>
    </w:p>
    <w:p w14:paraId="6AE9F26A" w14:textId="77777777" w:rsidR="00D70938" w:rsidRDefault="00D70938" w:rsidP="00FF023E">
      <w:pPr>
        <w:spacing w:line="480" w:lineRule="auto"/>
        <w:jc w:val="both"/>
        <w:rPr>
          <w:color w:val="000000" w:themeColor="text1"/>
        </w:rPr>
      </w:pPr>
    </w:p>
    <w:p w14:paraId="3B15A043" w14:textId="1F83B8B9" w:rsidR="00D70938" w:rsidRDefault="00D70938" w:rsidP="00FF023E">
      <w:pPr>
        <w:spacing w:line="480" w:lineRule="auto"/>
        <w:jc w:val="both"/>
        <w:rPr>
          <w:color w:val="000000" w:themeColor="text1"/>
        </w:rPr>
      </w:pPr>
      <w:r w:rsidRPr="00636C9B">
        <w:rPr>
          <w:b/>
          <w:color w:val="000000" w:themeColor="text1"/>
        </w:rPr>
        <w:t xml:space="preserve">Figure </w:t>
      </w:r>
      <w:r>
        <w:rPr>
          <w:b/>
          <w:color w:val="000000" w:themeColor="text1"/>
        </w:rPr>
        <w:t>2</w:t>
      </w:r>
      <w:r w:rsidRPr="00636C9B">
        <w:rPr>
          <w:b/>
          <w:color w:val="000000" w:themeColor="text1"/>
        </w:rPr>
        <w:t xml:space="preserve">. </w:t>
      </w:r>
      <w:r w:rsidRPr="00636C9B">
        <w:rPr>
          <w:color w:val="000000" w:themeColor="text1"/>
        </w:rPr>
        <w:t xml:space="preserve">National </w:t>
      </w:r>
      <w:r>
        <w:rPr>
          <w:color w:val="000000" w:themeColor="text1"/>
        </w:rPr>
        <w:t>a</w:t>
      </w:r>
      <w:r w:rsidRPr="00636C9B">
        <w:rPr>
          <w:color w:val="000000" w:themeColor="text1"/>
        </w:rPr>
        <w:t>ge-</w:t>
      </w:r>
      <w:r>
        <w:rPr>
          <w:color w:val="000000" w:themeColor="text1"/>
        </w:rPr>
        <w:t>s</w:t>
      </w:r>
      <w:r w:rsidRPr="00636C9B">
        <w:rPr>
          <w:color w:val="000000" w:themeColor="text1"/>
        </w:rPr>
        <w:t xml:space="preserve">tandardised </w:t>
      </w:r>
      <w:r>
        <w:rPr>
          <w:color w:val="000000" w:themeColor="text1"/>
        </w:rPr>
        <w:t>d</w:t>
      </w:r>
      <w:r w:rsidRPr="00636C9B">
        <w:rPr>
          <w:color w:val="000000" w:themeColor="text1"/>
        </w:rPr>
        <w:t xml:space="preserve">eath </w:t>
      </w:r>
      <w:r>
        <w:rPr>
          <w:color w:val="000000" w:themeColor="text1"/>
        </w:rPr>
        <w:t>r</w:t>
      </w:r>
      <w:r w:rsidRPr="00636C9B">
        <w:rPr>
          <w:color w:val="000000" w:themeColor="text1"/>
        </w:rPr>
        <w:t xml:space="preserve">ates </w:t>
      </w:r>
      <w:r>
        <w:rPr>
          <w:color w:val="000000" w:themeColor="text1"/>
        </w:rPr>
        <w:t>from 1980 to 2016,</w:t>
      </w:r>
      <w:r w:rsidRPr="00636C9B">
        <w:rPr>
          <w:color w:val="000000" w:themeColor="text1"/>
        </w:rPr>
        <w:t xml:space="preserve"> by </w:t>
      </w:r>
      <w:r>
        <w:rPr>
          <w:color w:val="000000" w:themeColor="text1"/>
        </w:rPr>
        <w:t>type of</w:t>
      </w:r>
      <w:r w:rsidRPr="00636C9B">
        <w:rPr>
          <w:color w:val="000000" w:themeColor="text1"/>
        </w:rPr>
        <w:t xml:space="preserve"> injury</w:t>
      </w:r>
      <w:r w:rsidR="00EB47E2">
        <w:rPr>
          <w:color w:val="000000" w:themeColor="text1"/>
        </w:rPr>
        <w:t xml:space="preserve"> and month</w:t>
      </w:r>
      <w:r>
        <w:rPr>
          <w:color w:val="000000" w:themeColor="text1"/>
        </w:rPr>
        <w:t>.</w:t>
      </w:r>
    </w:p>
    <w:p w14:paraId="044D051D" w14:textId="77777777" w:rsidR="00D70938" w:rsidRDefault="00D70938" w:rsidP="00FF023E">
      <w:pPr>
        <w:spacing w:line="480" w:lineRule="auto"/>
        <w:jc w:val="both"/>
        <w:rPr>
          <w:color w:val="000000" w:themeColor="text1"/>
        </w:rPr>
      </w:pPr>
    </w:p>
    <w:p w14:paraId="1695F259" w14:textId="108F185E" w:rsidR="00D70938" w:rsidRDefault="00D70938" w:rsidP="00FF023E">
      <w:pPr>
        <w:spacing w:line="480" w:lineRule="auto"/>
        <w:jc w:val="both"/>
        <w:rPr>
          <w:color w:val="000000" w:themeColor="text1"/>
        </w:rPr>
      </w:pPr>
      <w:r w:rsidRPr="00636C9B">
        <w:rPr>
          <w:b/>
          <w:color w:val="000000" w:themeColor="text1"/>
        </w:rPr>
        <w:t xml:space="preserve">Figure </w:t>
      </w:r>
      <w:r>
        <w:rPr>
          <w:b/>
          <w:color w:val="000000" w:themeColor="text1"/>
        </w:rPr>
        <w:t>3</w:t>
      </w:r>
      <w:r w:rsidRPr="00636C9B">
        <w:rPr>
          <w:b/>
          <w:color w:val="000000" w:themeColor="text1"/>
        </w:rPr>
        <w:t xml:space="preserve">. </w:t>
      </w:r>
      <w:r w:rsidRPr="00171799">
        <w:rPr>
          <w:color w:val="000000" w:themeColor="text1"/>
        </w:rPr>
        <w:t xml:space="preserve">Graphic </w:t>
      </w:r>
      <w:r>
        <w:rPr>
          <w:color w:val="000000" w:themeColor="text1"/>
        </w:rPr>
        <w:t xml:space="preserve">representation </w:t>
      </w:r>
      <w:r w:rsidRPr="00171799">
        <w:rPr>
          <w:color w:val="000000" w:themeColor="text1"/>
        </w:rPr>
        <w:t>of</w:t>
      </w:r>
      <w:r>
        <w:rPr>
          <w:b/>
          <w:color w:val="000000" w:themeColor="text1"/>
        </w:rPr>
        <w:t xml:space="preserve"> </w:t>
      </w:r>
      <w:r>
        <w:rPr>
          <w:color w:val="000000" w:themeColor="text1"/>
        </w:rPr>
        <w:t>temperature anomaly measure used in the analysis. The graph shows how monthly temperatures</w:t>
      </w:r>
      <w:r w:rsidRPr="00636C9B">
        <w:rPr>
          <w:color w:val="000000" w:themeColor="text1"/>
        </w:rPr>
        <w:t xml:space="preserve"> </w:t>
      </w:r>
      <w:r>
        <w:rPr>
          <w:color w:val="000000" w:themeColor="text1"/>
        </w:rPr>
        <w:t xml:space="preserve">in July two example states (Florida and Washington) (left panel) for 1980-2016 are used to calculate temperature anomalies. As seen, a warmer state like Florida </w:t>
      </w:r>
      <w:r w:rsidR="009F6FFA">
        <w:rPr>
          <w:color w:val="000000" w:themeColor="text1"/>
        </w:rPr>
        <w:t xml:space="preserve">(top right) </w:t>
      </w:r>
      <w:r>
        <w:rPr>
          <w:color w:val="000000" w:themeColor="text1"/>
        </w:rPr>
        <w:t>can have less inter-annual variation in a particular month (here, July) compared with a cooler state like Washington</w:t>
      </w:r>
      <w:r w:rsidR="009F6FFA">
        <w:rPr>
          <w:color w:val="000000" w:themeColor="text1"/>
        </w:rPr>
        <w:t xml:space="preserve"> (bottom right)</w:t>
      </w:r>
      <w:r>
        <w:rPr>
          <w:color w:val="000000" w:themeColor="text1"/>
        </w:rPr>
        <w:t>.</w:t>
      </w:r>
    </w:p>
    <w:p w14:paraId="5CA675C9" w14:textId="5C7A78ED" w:rsidR="008D2737" w:rsidRDefault="008D2737" w:rsidP="00FF023E">
      <w:pPr>
        <w:spacing w:line="480" w:lineRule="auto"/>
        <w:jc w:val="both"/>
        <w:rPr>
          <w:color w:val="000000" w:themeColor="text1"/>
        </w:rPr>
      </w:pPr>
    </w:p>
    <w:p w14:paraId="617DFC4E" w14:textId="17D40571" w:rsidR="008D2737" w:rsidRPr="007B037B" w:rsidRDefault="008D2737" w:rsidP="00FF023E">
      <w:pPr>
        <w:spacing w:line="480" w:lineRule="auto"/>
        <w:jc w:val="both"/>
        <w:rPr>
          <w:color w:val="000000" w:themeColor="text1"/>
          <w:sz w:val="18"/>
          <w:szCs w:val="18"/>
        </w:rPr>
      </w:pPr>
      <w:r>
        <w:rPr>
          <w:b/>
          <w:color w:val="000000" w:themeColor="text1"/>
        </w:rPr>
        <w:t xml:space="preserve">Figure </w:t>
      </w:r>
      <w:r w:rsidR="00AB1C19">
        <w:rPr>
          <w:b/>
          <w:color w:val="000000" w:themeColor="text1"/>
        </w:rPr>
        <w:t>4</w:t>
      </w:r>
      <w:r>
        <w:rPr>
          <w:b/>
          <w:color w:val="000000" w:themeColor="text1"/>
        </w:rPr>
        <w:t xml:space="preserve">. </w:t>
      </w:r>
      <w:r w:rsidR="009B1BC0">
        <w:rPr>
          <w:color w:val="000000" w:themeColor="text1"/>
        </w:rPr>
        <w:t>Average size of</w:t>
      </w:r>
      <w:r w:rsidR="00A063B8">
        <w:rPr>
          <w:color w:val="000000" w:themeColor="text1"/>
        </w:rPr>
        <w:t xml:space="preserve"> temperature</w:t>
      </w:r>
      <w:r w:rsidR="009B1BC0">
        <w:rPr>
          <w:color w:val="000000" w:themeColor="text1"/>
        </w:rPr>
        <w:t xml:space="preserve"> </w:t>
      </w:r>
      <w:r>
        <w:rPr>
          <w:color w:val="000000" w:themeColor="text1"/>
        </w:rPr>
        <w:t>anomaly</w:t>
      </w:r>
      <w:r w:rsidR="00C52C8D">
        <w:rPr>
          <w:color w:val="000000" w:themeColor="text1"/>
        </w:rPr>
        <w:t xml:space="preserve"> (</w:t>
      </w:r>
      <w:r w:rsidR="00C52C8D" w:rsidRPr="00843ACB">
        <w:rPr>
          <w:bCs/>
          <w:color w:val="000000" w:themeColor="text1"/>
        </w:rPr>
        <w:t>°</w:t>
      </w:r>
      <w:r w:rsidR="00C52C8D">
        <w:rPr>
          <w:bCs/>
          <w:color w:val="000000" w:themeColor="text1"/>
        </w:rPr>
        <w:t>C)</w:t>
      </w:r>
      <w:r>
        <w:rPr>
          <w:color w:val="000000" w:themeColor="text1"/>
        </w:rPr>
        <w:t>, 1980-2016, by state and month.</w:t>
      </w:r>
    </w:p>
    <w:p w14:paraId="4E11C231" w14:textId="77777777" w:rsidR="00685021" w:rsidRPr="00214145" w:rsidRDefault="00685021" w:rsidP="00FF023E">
      <w:pPr>
        <w:spacing w:line="480" w:lineRule="auto"/>
        <w:jc w:val="both"/>
        <w:rPr>
          <w:color w:val="000000" w:themeColor="text1"/>
        </w:rPr>
      </w:pPr>
    </w:p>
    <w:p w14:paraId="6F97F600" w14:textId="115FFF0D" w:rsidR="008D2946" w:rsidRPr="007B037B" w:rsidRDefault="00AB1C19">
      <w:pPr>
        <w:spacing w:line="480" w:lineRule="auto"/>
        <w:jc w:val="both"/>
        <w:rPr>
          <w:color w:val="000000" w:themeColor="text1"/>
        </w:rPr>
      </w:pPr>
      <w:r>
        <w:rPr>
          <w:b/>
          <w:color w:val="000000" w:themeColor="text1"/>
        </w:rPr>
        <w:t>Figure 5</w:t>
      </w:r>
      <w:r w:rsidR="00D70938">
        <w:rPr>
          <w:b/>
          <w:color w:val="000000" w:themeColor="text1"/>
        </w:rPr>
        <w:t>.</w:t>
      </w:r>
      <w:r w:rsidR="00D70938" w:rsidRPr="008621C2">
        <w:rPr>
          <w:color w:val="000000" w:themeColor="text1"/>
        </w:rPr>
        <w:t xml:space="preserve"> </w:t>
      </w:r>
      <w:r w:rsidR="00D70938">
        <w:rPr>
          <w:color w:val="000000" w:themeColor="text1"/>
        </w:rPr>
        <w:t xml:space="preserve">Additional annual injury deaths for the 2016 US population in year in which each month was </w:t>
      </w:r>
      <w:r w:rsidR="00FE67B7">
        <w:rPr>
          <w:color w:val="000000" w:themeColor="text1"/>
        </w:rPr>
        <w:t>+</w:t>
      </w:r>
      <w:r w:rsidR="00FE67B7" w:rsidRPr="00843ACB">
        <w:rPr>
          <w:rFonts w:ascii="Helvetica" w:eastAsia="Times New Roman" w:hAnsi="Helvetica"/>
          <w:bCs/>
          <w:color w:val="222222"/>
          <w:sz w:val="21"/>
          <w:szCs w:val="21"/>
          <w:shd w:val="clear" w:color="auto" w:fill="FFFFFF"/>
        </w:rPr>
        <w:t>1</w:t>
      </w:r>
      <w:r w:rsidR="00FE67B7" w:rsidRPr="00843ACB">
        <w:rPr>
          <w:bCs/>
          <w:color w:val="000000" w:themeColor="text1"/>
        </w:rPr>
        <w:t>°</w:t>
      </w:r>
      <w:r w:rsidR="00FE67B7">
        <w:rPr>
          <w:bCs/>
          <w:color w:val="000000" w:themeColor="text1"/>
        </w:rPr>
        <w:t>C</w:t>
      </w:r>
      <w:r w:rsidR="00FE67B7">
        <w:rPr>
          <w:color w:val="000000" w:themeColor="text1"/>
        </w:rPr>
        <w:t xml:space="preserve"> </w:t>
      </w:r>
      <w:r w:rsidR="00D70938">
        <w:rPr>
          <w:color w:val="000000" w:themeColor="text1"/>
        </w:rPr>
        <w:t xml:space="preserve">compared with 1980-2009 </w:t>
      </w:r>
      <w:r w:rsidR="001039F1">
        <w:rPr>
          <w:color w:val="000000" w:themeColor="text1"/>
        </w:rPr>
        <w:t xml:space="preserve">norm </w:t>
      </w:r>
      <w:r w:rsidR="00D70938">
        <w:rPr>
          <w:color w:val="000000" w:themeColor="text1"/>
        </w:rPr>
        <w:t xml:space="preserve">temperatures. The top row shows breakdown </w:t>
      </w:r>
      <w:r w:rsidR="00D70938" w:rsidRPr="00636C9B">
        <w:rPr>
          <w:color w:val="000000" w:themeColor="text1"/>
        </w:rPr>
        <w:t xml:space="preserve">by </w:t>
      </w:r>
      <w:r w:rsidR="00D70938">
        <w:rPr>
          <w:color w:val="000000" w:themeColor="text1"/>
        </w:rPr>
        <w:t>type</w:t>
      </w:r>
      <w:r w:rsidR="00D70938" w:rsidRPr="00636C9B">
        <w:rPr>
          <w:color w:val="000000" w:themeColor="text1"/>
        </w:rPr>
        <w:t xml:space="preserve"> of injury</w:t>
      </w:r>
      <w:r w:rsidR="007B5299">
        <w:rPr>
          <w:color w:val="000000" w:themeColor="text1"/>
        </w:rPr>
        <w:t>, sex</w:t>
      </w:r>
      <w:r w:rsidR="00D70938" w:rsidRPr="00636C9B">
        <w:rPr>
          <w:color w:val="000000" w:themeColor="text1"/>
        </w:rPr>
        <w:t xml:space="preserve"> and age group</w:t>
      </w:r>
      <w:r w:rsidR="00D70938">
        <w:rPr>
          <w:color w:val="000000" w:themeColor="text1"/>
        </w:rPr>
        <w:t>.</w:t>
      </w:r>
      <w:r w:rsidR="00D70938" w:rsidRPr="00636C9B">
        <w:rPr>
          <w:color w:val="000000" w:themeColor="text1"/>
        </w:rPr>
        <w:t xml:space="preserve"> </w:t>
      </w:r>
      <w:r w:rsidR="00D70938">
        <w:rPr>
          <w:color w:val="000000" w:themeColor="text1"/>
        </w:rPr>
        <w:t xml:space="preserve">The bottom row shows the break down by sex, type of injury </w:t>
      </w:r>
      <w:r w:rsidR="00D70938" w:rsidRPr="00636C9B">
        <w:rPr>
          <w:color w:val="000000" w:themeColor="text1"/>
        </w:rPr>
        <w:t>and month. Black dots represent net changes</w:t>
      </w:r>
      <w:r w:rsidR="00D70938">
        <w:rPr>
          <w:color w:val="000000" w:themeColor="text1"/>
        </w:rPr>
        <w:t xml:space="preserve"> in deaths for each set of bars</w:t>
      </w:r>
      <w:r w:rsidR="00D70938" w:rsidRPr="00636C9B">
        <w:rPr>
          <w:color w:val="000000" w:themeColor="text1"/>
        </w:rPr>
        <w:t>.</w:t>
      </w:r>
    </w:p>
    <w:sectPr w:rsidR="008D2946" w:rsidRPr="007B037B" w:rsidSect="00D92F3C">
      <w:footerReference w:type="even" r:id="rId16"/>
      <w:footerReference w:type="default" r:id="rId17"/>
      <w:pgSz w:w="11900" w:h="16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Ezzati, Majid" w:date="2019-03-01T09:18:00Z" w:initials="EM">
    <w:p w14:paraId="5625B45D" w14:textId="0916380D" w:rsidR="00914854" w:rsidRDefault="00914854">
      <w:pPr>
        <w:pStyle w:val="CommentText"/>
      </w:pPr>
      <w:r>
        <w:rPr>
          <w:rStyle w:val="CommentReference"/>
        </w:rPr>
        <w:annotationRef/>
      </w:r>
      <w:r>
        <w:t>Did we do injury subtypes in e-Life? If so and if consistent with this sentence cite here; if not consistent, discuss briefly</w:t>
      </w:r>
    </w:p>
  </w:comment>
  <w:comment w:id="1" w:author="Robbie Parks" w:date="2019-03-03T22:05:00Z" w:initials="RP">
    <w:p w14:paraId="73414A04" w14:textId="743A705A" w:rsidR="00D329E7" w:rsidRDefault="00D329E7">
      <w:pPr>
        <w:pStyle w:val="CommentText"/>
      </w:pPr>
      <w:r>
        <w:rPr>
          <w:rStyle w:val="CommentReference"/>
        </w:rPr>
        <w:annotationRef/>
      </w:r>
      <w:r>
        <w:t xml:space="preserve">We did intentional and unintentional injuries separately but not the </w:t>
      </w:r>
      <w:proofErr w:type="spellStart"/>
      <w:r>
        <w:t>subcauses</w:t>
      </w:r>
      <w:proofErr w:type="spellEnd"/>
    </w:p>
  </w:comment>
  <w:comment w:id="2" w:author="Ezzati, Majid" w:date="2019-03-01T09:32:00Z" w:initials="EM">
    <w:p w14:paraId="6ACBC200" w14:textId="0E91B5DF" w:rsidR="004615D2" w:rsidRDefault="004615D2">
      <w:pPr>
        <w:pStyle w:val="CommentText"/>
      </w:pPr>
      <w:r>
        <w:rPr>
          <w:rStyle w:val="CommentReference"/>
        </w:rPr>
        <w:annotationRef/>
      </w:r>
      <w:r>
        <w:t>Reword as needed to be correct but stay simple</w:t>
      </w:r>
    </w:p>
  </w:comment>
  <w:comment w:id="3" w:author="Robbie Parks" w:date="2019-03-03T22:20:00Z" w:initials="RP">
    <w:p w14:paraId="442163BA" w14:textId="77777777" w:rsidR="0087121A" w:rsidRDefault="0087121A" w:rsidP="0087121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F2F2F2"/>
          <w:sz w:val="20"/>
          <w:szCs w:val="20"/>
          <w:lang w:val="en-US" w:eastAsia="en-US"/>
        </w:rPr>
      </w:pPr>
      <w:r>
        <w:rPr>
          <w:rStyle w:val="CommentReference"/>
        </w:rPr>
        <w:annotationRef/>
      </w:r>
      <w:r>
        <w:rPr>
          <w:rFonts w:ascii="Monaco" w:hAnsi="Monaco" w:cs="Monaco"/>
          <w:color w:val="F2F2F2"/>
          <w:sz w:val="20"/>
          <w:szCs w:val="20"/>
          <w:lang w:val="en-US" w:eastAsia="en-US"/>
        </w:rPr>
        <w:t xml:space="preserve">   month      </w:t>
      </w:r>
      <w:proofErr w:type="gramStart"/>
      <w:r>
        <w:rPr>
          <w:rFonts w:ascii="Monaco" w:hAnsi="Monaco" w:cs="Monaco"/>
          <w:color w:val="F2F2F2"/>
          <w:sz w:val="20"/>
          <w:szCs w:val="20"/>
          <w:lang w:val="en-US" w:eastAsia="en-US"/>
        </w:rPr>
        <w:t>mean</w:t>
      </w:r>
      <w:proofErr w:type="gramEnd"/>
    </w:p>
    <w:p w14:paraId="4FFBADDC" w14:textId="77777777" w:rsidR="0087121A" w:rsidRDefault="0087121A" w:rsidP="0087121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F2F2F2"/>
          <w:sz w:val="20"/>
          <w:szCs w:val="20"/>
          <w:lang w:val="en-US" w:eastAsia="en-US"/>
        </w:rPr>
      </w:pPr>
      <w:r>
        <w:rPr>
          <w:rFonts w:ascii="Monaco" w:hAnsi="Monaco" w:cs="Monaco"/>
          <w:color w:val="F2F2F2"/>
          <w:sz w:val="20"/>
          <w:szCs w:val="20"/>
          <w:lang w:val="en-US" w:eastAsia="en-US"/>
        </w:rPr>
        <w:t>1      1 1.8708767</w:t>
      </w:r>
    </w:p>
    <w:p w14:paraId="0549C238" w14:textId="77777777" w:rsidR="0087121A" w:rsidRDefault="0087121A" w:rsidP="0087121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F2F2F2"/>
          <w:sz w:val="20"/>
          <w:szCs w:val="20"/>
          <w:lang w:val="en-US" w:eastAsia="en-US"/>
        </w:rPr>
      </w:pPr>
      <w:r>
        <w:rPr>
          <w:rFonts w:ascii="Monaco" w:hAnsi="Monaco" w:cs="Monaco"/>
          <w:color w:val="F2F2F2"/>
          <w:sz w:val="20"/>
          <w:szCs w:val="20"/>
          <w:lang w:val="en-US" w:eastAsia="en-US"/>
        </w:rPr>
        <w:t>2      2 1.7988634</w:t>
      </w:r>
    </w:p>
    <w:p w14:paraId="79AC8408" w14:textId="77777777" w:rsidR="0087121A" w:rsidRDefault="0087121A" w:rsidP="0087121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F2F2F2"/>
          <w:sz w:val="20"/>
          <w:szCs w:val="20"/>
          <w:lang w:val="en-US" w:eastAsia="en-US"/>
        </w:rPr>
      </w:pPr>
      <w:r>
        <w:rPr>
          <w:rFonts w:ascii="Monaco" w:hAnsi="Monaco" w:cs="Monaco"/>
          <w:color w:val="F2F2F2"/>
          <w:sz w:val="20"/>
          <w:szCs w:val="20"/>
          <w:lang w:val="en-US" w:eastAsia="en-US"/>
        </w:rPr>
        <w:t>3      3 1.5257298</w:t>
      </w:r>
    </w:p>
    <w:p w14:paraId="6A520EC1" w14:textId="77777777" w:rsidR="0087121A" w:rsidRDefault="0087121A" w:rsidP="0087121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F2F2F2"/>
          <w:sz w:val="20"/>
          <w:szCs w:val="20"/>
          <w:lang w:val="en-US" w:eastAsia="en-US"/>
        </w:rPr>
      </w:pPr>
      <w:r>
        <w:rPr>
          <w:rFonts w:ascii="Monaco" w:hAnsi="Monaco" w:cs="Monaco"/>
          <w:color w:val="F2F2F2"/>
          <w:sz w:val="20"/>
          <w:szCs w:val="20"/>
          <w:lang w:val="en-US" w:eastAsia="en-US"/>
        </w:rPr>
        <w:t>4      4 1.1774321</w:t>
      </w:r>
    </w:p>
    <w:p w14:paraId="690CF906" w14:textId="77777777" w:rsidR="0087121A" w:rsidRDefault="0087121A" w:rsidP="0087121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F2F2F2"/>
          <w:sz w:val="20"/>
          <w:szCs w:val="20"/>
          <w:lang w:val="en-US" w:eastAsia="en-US"/>
        </w:rPr>
      </w:pPr>
      <w:r>
        <w:rPr>
          <w:rFonts w:ascii="Monaco" w:hAnsi="Monaco" w:cs="Monaco"/>
          <w:color w:val="F2F2F2"/>
          <w:sz w:val="20"/>
          <w:szCs w:val="20"/>
          <w:lang w:val="en-US" w:eastAsia="en-US"/>
        </w:rPr>
        <w:t>5      5 1.1541996</w:t>
      </w:r>
    </w:p>
    <w:p w14:paraId="31BA3F23" w14:textId="77777777" w:rsidR="0087121A" w:rsidRDefault="0087121A" w:rsidP="0087121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F2F2F2"/>
          <w:sz w:val="20"/>
          <w:szCs w:val="20"/>
          <w:lang w:val="en-US" w:eastAsia="en-US"/>
        </w:rPr>
      </w:pPr>
      <w:r>
        <w:rPr>
          <w:rFonts w:ascii="Monaco" w:hAnsi="Monaco" w:cs="Monaco"/>
          <w:color w:val="F2F2F2"/>
          <w:sz w:val="20"/>
          <w:szCs w:val="20"/>
          <w:lang w:val="en-US" w:eastAsia="en-US"/>
        </w:rPr>
        <w:t>6      6 1.0103972</w:t>
      </w:r>
    </w:p>
    <w:p w14:paraId="5114E107" w14:textId="77777777" w:rsidR="0087121A" w:rsidRDefault="0087121A" w:rsidP="0087121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F2F2F2"/>
          <w:sz w:val="20"/>
          <w:szCs w:val="20"/>
          <w:lang w:val="en-US" w:eastAsia="en-US"/>
        </w:rPr>
      </w:pPr>
      <w:r>
        <w:rPr>
          <w:rFonts w:ascii="Monaco" w:hAnsi="Monaco" w:cs="Monaco"/>
          <w:color w:val="F2F2F2"/>
          <w:sz w:val="20"/>
          <w:szCs w:val="20"/>
          <w:lang w:val="en-US" w:eastAsia="en-US"/>
        </w:rPr>
        <w:t>7      7 0.9794280</w:t>
      </w:r>
    </w:p>
    <w:p w14:paraId="2909B60A" w14:textId="77777777" w:rsidR="0087121A" w:rsidRDefault="0087121A" w:rsidP="0087121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F2F2F2"/>
          <w:sz w:val="20"/>
          <w:szCs w:val="20"/>
          <w:lang w:val="en-US" w:eastAsia="en-US"/>
        </w:rPr>
      </w:pPr>
      <w:r>
        <w:rPr>
          <w:rFonts w:ascii="Monaco" w:hAnsi="Monaco" w:cs="Monaco"/>
          <w:color w:val="F2F2F2"/>
          <w:sz w:val="20"/>
          <w:szCs w:val="20"/>
          <w:lang w:val="en-US" w:eastAsia="en-US"/>
        </w:rPr>
        <w:t>8      8 0.9638287</w:t>
      </w:r>
    </w:p>
    <w:p w14:paraId="74997812" w14:textId="77777777" w:rsidR="0087121A" w:rsidRDefault="0087121A" w:rsidP="0087121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F2F2F2"/>
          <w:sz w:val="20"/>
          <w:szCs w:val="20"/>
          <w:lang w:val="en-US" w:eastAsia="en-US"/>
        </w:rPr>
      </w:pPr>
      <w:r>
        <w:rPr>
          <w:rFonts w:ascii="Monaco" w:hAnsi="Monaco" w:cs="Monaco"/>
          <w:color w:val="F2F2F2"/>
          <w:sz w:val="20"/>
          <w:szCs w:val="20"/>
          <w:lang w:val="en-US" w:eastAsia="en-US"/>
        </w:rPr>
        <w:t>9      9 0.9712563</w:t>
      </w:r>
    </w:p>
    <w:p w14:paraId="3EA02D98" w14:textId="77777777" w:rsidR="0087121A" w:rsidRDefault="0087121A" w:rsidP="0087121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F2F2F2"/>
          <w:sz w:val="20"/>
          <w:szCs w:val="20"/>
          <w:lang w:val="en-US" w:eastAsia="en-US"/>
        </w:rPr>
      </w:pPr>
      <w:r>
        <w:rPr>
          <w:rFonts w:ascii="Monaco" w:hAnsi="Monaco" w:cs="Monaco"/>
          <w:color w:val="F2F2F2"/>
          <w:sz w:val="20"/>
          <w:szCs w:val="20"/>
          <w:lang w:val="en-US" w:eastAsia="en-US"/>
        </w:rPr>
        <w:t>10    10 1.0465312</w:t>
      </w:r>
    </w:p>
    <w:p w14:paraId="2201FF28" w14:textId="77777777" w:rsidR="0087121A" w:rsidRDefault="0087121A" w:rsidP="0087121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F2F2F2"/>
          <w:sz w:val="20"/>
          <w:szCs w:val="20"/>
          <w:lang w:val="en-US" w:eastAsia="en-US"/>
        </w:rPr>
      </w:pPr>
      <w:r>
        <w:rPr>
          <w:rFonts w:ascii="Monaco" w:hAnsi="Monaco" w:cs="Monaco"/>
          <w:color w:val="F2F2F2"/>
          <w:sz w:val="20"/>
          <w:szCs w:val="20"/>
          <w:lang w:val="en-US" w:eastAsia="en-US"/>
        </w:rPr>
        <w:t>11    11 1.4909768</w:t>
      </w:r>
    </w:p>
    <w:p w14:paraId="4C117EEB" w14:textId="41A65A54" w:rsidR="0087121A" w:rsidRDefault="0087121A" w:rsidP="0087121A">
      <w:pPr>
        <w:pStyle w:val="CommentText"/>
      </w:pPr>
      <w:r>
        <w:rPr>
          <w:rFonts w:ascii="Monaco" w:hAnsi="Monaco" w:cs="Monaco"/>
          <w:color w:val="F2F2F2"/>
          <w:lang w:val="en-US"/>
        </w:rPr>
        <w:t>12    12 1.8925113</w:t>
      </w:r>
    </w:p>
  </w:comment>
  <w:comment w:id="4" w:author="Robbie Parks" w:date="2019-03-03T22:20:00Z" w:initials="RP">
    <w:p w14:paraId="45E0DE8C" w14:textId="5EC684F6" w:rsidR="0087121A" w:rsidRDefault="0087121A">
      <w:pPr>
        <w:pStyle w:val="CommentText"/>
      </w:pPr>
      <w:r>
        <w:rPr>
          <w:rStyle w:val="CommentReference"/>
        </w:rPr>
        <w:annotationRef/>
      </w:r>
    </w:p>
  </w:comment>
  <w:comment w:id="12" w:author="Ezzati, Majid" w:date="2019-03-01T09:44:00Z" w:initials="EM">
    <w:p w14:paraId="490D3873" w14:textId="059198FE" w:rsidR="00C30473" w:rsidRDefault="00C30473">
      <w:pPr>
        <w:pStyle w:val="CommentText"/>
      </w:pPr>
      <w:r>
        <w:rPr>
          <w:rStyle w:val="CommentReference"/>
        </w:rPr>
        <w:annotationRef/>
      </w:r>
      <w:r>
        <w:t>Make sure any number here is consistent with what is in the main text</w:t>
      </w:r>
    </w:p>
  </w:comment>
  <w:comment w:id="13" w:author="Ezzati, Majid" w:date="2019-03-01T09:48:00Z" w:initials="EM">
    <w:p w14:paraId="5DAD18BA" w14:textId="05C4352A" w:rsidR="007C4825" w:rsidRDefault="007C4825">
      <w:pPr>
        <w:pStyle w:val="CommentText"/>
      </w:pPr>
      <w:r>
        <w:rPr>
          <w:rStyle w:val="CommentReference"/>
        </w:rPr>
        <w:annotationRef/>
      </w:r>
      <w:r>
        <w:t>If the length limit of methods allows, let us bring it all here and integrate. Will be nice to have it in one place.</w:t>
      </w:r>
    </w:p>
  </w:comment>
  <w:comment w:id="14" w:author="Ezzati, Majid" w:date="2019-03-01T09:54:00Z" w:initials="EM">
    <w:p w14:paraId="2A818819" w14:textId="397EA4C9" w:rsidR="007C4825" w:rsidRDefault="007C4825">
      <w:pPr>
        <w:pStyle w:val="CommentText"/>
      </w:pPr>
      <w:r>
        <w:rPr>
          <w:rStyle w:val="CommentReference"/>
        </w:rPr>
        <w:annotationRef/>
      </w:r>
      <w:r>
        <w:t>Wasn’t there also a state-month intercept?</w:t>
      </w:r>
    </w:p>
  </w:comment>
  <w:comment w:id="15" w:author="Ezzati, Majid" w:date="2019-03-01T10:19:00Z" w:initials="EM">
    <w:p w14:paraId="7E6C4490" w14:textId="402ECBFC" w:rsidR="001E00D8" w:rsidRDefault="001E00D8">
      <w:pPr>
        <w:pStyle w:val="CommentText"/>
      </w:pPr>
      <w:r>
        <w:rPr>
          <w:rStyle w:val="CommentReference"/>
        </w:rPr>
        <w:annotationRef/>
      </w:r>
      <w:r>
        <w:t>This section is hard to follow. Go for clarity</w:t>
      </w:r>
    </w:p>
  </w:comment>
  <w:comment w:id="16" w:author="Ezzati, Majid" w:date="2019-03-01T10:16:00Z" w:initials="EM">
    <w:p w14:paraId="137B24E2" w14:textId="28FE3E44" w:rsidR="001E00D8" w:rsidRDefault="001E00D8">
      <w:pPr>
        <w:pStyle w:val="CommentText"/>
      </w:pPr>
      <w:r>
        <w:rPr>
          <w:rStyle w:val="CommentReference"/>
        </w:rPr>
        <w:annotationRef/>
      </w:r>
      <w:r>
        <w:t>So what?</w:t>
      </w:r>
    </w:p>
    <w:p w14:paraId="4AC8EFBD" w14:textId="77777777" w:rsidR="001E00D8" w:rsidRDefault="001E00D8">
      <w:pPr>
        <w:pStyle w:val="CommentText"/>
      </w:pPr>
    </w:p>
    <w:p w14:paraId="4996F84E" w14:textId="18D1C0ED" w:rsidR="001E00D8" w:rsidRDefault="001E00D8">
      <w:pPr>
        <w:pStyle w:val="CommentText"/>
      </w:pPr>
      <w:r>
        <w:t>Did we run models?  If not, to discuss how to write so-what</w:t>
      </w:r>
    </w:p>
  </w:comment>
  <w:comment w:id="18" w:author="Ezzati, Majid" w:date="2019-03-01T10:20:00Z" w:initials="EM">
    <w:p w14:paraId="5E082254" w14:textId="14DE929D" w:rsidR="001E00D8" w:rsidRDefault="001E00D8">
      <w:pPr>
        <w:pStyle w:val="CommentText"/>
      </w:pPr>
      <w:r>
        <w:rPr>
          <w:rStyle w:val="CommentReference"/>
        </w:rPr>
        <w:annotationRef/>
      </w:r>
      <w:r>
        <w:t>Of …</w:t>
      </w:r>
    </w:p>
  </w:comment>
  <w:comment w:id="17" w:author="Ezzati, Majid" w:date="2019-03-01T10:20:00Z" w:initials="EM">
    <w:p w14:paraId="6315914A" w14:textId="477069B7" w:rsidR="001E00D8" w:rsidRDefault="001E00D8">
      <w:pPr>
        <w:pStyle w:val="CommentText"/>
      </w:pPr>
      <w:r>
        <w:rPr>
          <w:rStyle w:val="CommentReference"/>
        </w:rPr>
        <w:annotationRef/>
      </w:r>
      <w:r>
        <w:t>Hard to follow. Consider bulleting but see how it follows then</w:t>
      </w:r>
    </w:p>
  </w:comment>
  <w:comment w:id="19" w:author="Ezzati, Majid" w:date="2019-03-01T10:21:00Z" w:initials="EM">
    <w:p w14:paraId="70F9E127" w14:textId="144E6B25" w:rsidR="001E00D8" w:rsidRDefault="001E00D8">
      <w:pPr>
        <w:pStyle w:val="CommentText"/>
      </w:pPr>
      <w:r>
        <w:rPr>
          <w:rStyle w:val="CommentReference"/>
        </w:rPr>
        <w:annotationRef/>
      </w:r>
      <w:r>
        <w:t xml:space="preserve">Did we get this </w:t>
      </w:r>
      <w:proofErr w:type="gramStart"/>
      <w:r>
        <w:t>far</w:t>
      </w:r>
      <w:proofErr w:type="gramEnd"/>
      <w:r>
        <w:t xml:space="preserve"> or did we stop at coefficients. Discuss how to write based on what we found</w:t>
      </w:r>
    </w:p>
  </w:comment>
  <w:comment w:id="20" w:author="Ezzati, Majid" w:date="2019-03-01T10:22:00Z" w:initials="EM">
    <w:p w14:paraId="1DB7BB71" w14:textId="0358FA17" w:rsidR="00973A0F" w:rsidRDefault="00973A0F">
      <w:pPr>
        <w:pStyle w:val="CommentText"/>
      </w:pPr>
      <w:r>
        <w:rPr>
          <w:rStyle w:val="CommentReference"/>
        </w:rPr>
        <w:annotationRef/>
      </w:r>
      <w:proofErr w:type="spellStart"/>
      <w:r>
        <w:t>Left+right</w:t>
      </w:r>
      <w:proofErr w:type="spellEnd"/>
      <w:r>
        <w:t xml:space="preserve"> justify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5625B45D" w15:done="0"/>
  <w15:commentEx w15:paraId="73414A04" w15:paraIdParent="5625B45D" w15:done="0"/>
  <w15:commentEx w15:paraId="6ACBC200" w15:done="0"/>
  <w15:commentEx w15:paraId="4C117EEB" w15:paraIdParent="6ACBC200" w15:done="0"/>
  <w15:commentEx w15:paraId="45E0DE8C" w15:paraIdParent="6ACBC200" w15:done="0"/>
  <w15:commentEx w15:paraId="490D3873" w15:done="0"/>
  <w15:commentEx w15:paraId="5DAD18BA" w15:done="0"/>
  <w15:commentEx w15:paraId="2A818819" w15:done="0"/>
  <w15:commentEx w15:paraId="7E6C4490" w15:done="0"/>
  <w15:commentEx w15:paraId="4996F84E" w15:done="0"/>
  <w15:commentEx w15:paraId="5E082254" w15:done="0"/>
  <w15:commentEx w15:paraId="6315914A" w15:done="0"/>
  <w15:commentEx w15:paraId="70F9E127" w15:done="0"/>
  <w15:commentEx w15:paraId="1DB7BB71"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5625B45D" w16cid:durableId="2026C22A"/>
  <w16cid:commentId w16cid:paraId="73414A04" w16cid:durableId="2026CE25"/>
  <w16cid:commentId w16cid:paraId="6ACBC200" w16cid:durableId="2026C22B"/>
  <w16cid:commentId w16cid:paraId="4C117EEB" w16cid:durableId="2026D1A6"/>
  <w16cid:commentId w16cid:paraId="45E0DE8C" w16cid:durableId="2026D1B3"/>
  <w16cid:commentId w16cid:paraId="490D3873" w16cid:durableId="2026C22E"/>
  <w16cid:commentId w16cid:paraId="5DAD18BA" w16cid:durableId="2026C22F"/>
  <w16cid:commentId w16cid:paraId="7E6C4490" w16cid:durableId="2026C231"/>
  <w16cid:commentId w16cid:paraId="4996F84E" w16cid:durableId="2026C232"/>
  <w16cid:commentId w16cid:paraId="5E082254" w16cid:durableId="2026C233"/>
  <w16cid:commentId w16cid:paraId="6315914A" w16cid:durableId="2026C234"/>
  <w16cid:commentId w16cid:paraId="70F9E127" w16cid:durableId="2026C235"/>
  <w16cid:commentId w16cid:paraId="1DB7BB71" w16cid:durableId="2026C23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4028706" w14:textId="77777777" w:rsidR="00B53A0F" w:rsidRDefault="00B53A0F">
      <w:r>
        <w:separator/>
      </w:r>
    </w:p>
  </w:endnote>
  <w:endnote w:type="continuationSeparator" w:id="0">
    <w:p w14:paraId="2B3276F1" w14:textId="77777777" w:rsidR="00B53A0F" w:rsidRDefault="00B53A0F">
      <w:r>
        <w:continuationSeparator/>
      </w:r>
    </w:p>
  </w:endnote>
  <w:endnote w:type="continuationNotice" w:id="1">
    <w:p w14:paraId="719D84ED" w14:textId="77777777" w:rsidR="00B53A0F" w:rsidRDefault="00B53A0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0000500000000020000"/>
    <w:charset w:val="00"/>
    <w:family w:val="auto"/>
    <w:pitch w:val="variable"/>
    <w:sig w:usb0="E00002FF" w:usb1="5000205A" w:usb2="00000000" w:usb3="00000000" w:csb0="0000019F" w:csb1="00000000"/>
  </w:font>
  <w:font w:name="Monaco">
    <w:panose1 w:val="00000000000000000000"/>
    <w:charset w:val="4D"/>
    <w:family w:val="auto"/>
    <w:pitch w:val="variable"/>
    <w:sig w:usb0="A00002FF" w:usb1="500039FB" w:usb2="00000000" w:usb3="00000000" w:csb0="00000197"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1231D3E" w14:textId="77777777" w:rsidR="00F73D98" w:rsidRDefault="00F73D98"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1B25C2DF" w14:textId="77777777" w:rsidR="00F73D98" w:rsidRDefault="00F73D98" w:rsidP="00705B8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1BB0A84" w14:textId="1F71A94F" w:rsidR="00F73D98" w:rsidRDefault="00F73D98"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973A0F">
      <w:rPr>
        <w:rStyle w:val="PageNumber"/>
        <w:noProof/>
      </w:rPr>
      <w:t>13</w:t>
    </w:r>
    <w:r>
      <w:rPr>
        <w:rStyle w:val="PageNumber"/>
      </w:rPr>
      <w:fldChar w:fldCharType="end"/>
    </w:r>
  </w:p>
  <w:p w14:paraId="3F8F309C" w14:textId="77777777" w:rsidR="00F73D98" w:rsidRDefault="00F73D98" w:rsidP="00705B84">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ECF7721" w14:textId="77777777" w:rsidR="00B53A0F" w:rsidRDefault="00B53A0F">
      <w:r>
        <w:separator/>
      </w:r>
    </w:p>
  </w:footnote>
  <w:footnote w:type="continuationSeparator" w:id="0">
    <w:p w14:paraId="24631FCB" w14:textId="77777777" w:rsidR="00B53A0F" w:rsidRDefault="00B53A0F">
      <w:r>
        <w:continuationSeparator/>
      </w:r>
    </w:p>
  </w:footnote>
  <w:footnote w:type="continuationNotice" w:id="1">
    <w:p w14:paraId="4185D114" w14:textId="77777777" w:rsidR="00B53A0F" w:rsidRDefault="00B53A0F"/>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8B6249"/>
    <w:multiLevelType w:val="hybridMultilevel"/>
    <w:tmpl w:val="8A9C23E6"/>
    <w:lvl w:ilvl="0" w:tplc="820C8F6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4"/>
  </w:num>
  <w:num w:numId="2">
    <w:abstractNumId w:val="10"/>
  </w:num>
  <w:num w:numId="3">
    <w:abstractNumId w:val="7"/>
  </w:num>
  <w:num w:numId="4">
    <w:abstractNumId w:val="9"/>
  </w:num>
  <w:num w:numId="5">
    <w:abstractNumId w:val="2"/>
  </w:num>
  <w:num w:numId="6">
    <w:abstractNumId w:val="3"/>
  </w:num>
  <w:num w:numId="7">
    <w:abstractNumId w:val="0"/>
  </w:num>
  <w:num w:numId="8">
    <w:abstractNumId w:val="6"/>
  </w:num>
  <w:num w:numId="9">
    <w:abstractNumId w:val="8"/>
  </w:num>
  <w:num w:numId="10">
    <w:abstractNumId w:val="5"/>
  </w:num>
  <w:num w:numId="11">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Ezzati, Majid">
    <w15:presenceInfo w15:providerId="None" w15:userId="Ezzati, Majid"/>
  </w15:person>
  <w15:person w15:author="Robbie Parks">
    <w15:presenceInfo w15:providerId="None" w15:userId="Robbie Park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trackRevisions/>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104"/>
    <w:rsid w:val="0000063B"/>
    <w:rsid w:val="00000D28"/>
    <w:rsid w:val="000020EE"/>
    <w:rsid w:val="00002A6D"/>
    <w:rsid w:val="00002D30"/>
    <w:rsid w:val="00003799"/>
    <w:rsid w:val="00003B00"/>
    <w:rsid w:val="00003D82"/>
    <w:rsid w:val="0000416A"/>
    <w:rsid w:val="0000446B"/>
    <w:rsid w:val="00004888"/>
    <w:rsid w:val="00004B84"/>
    <w:rsid w:val="00004B85"/>
    <w:rsid w:val="00004F5B"/>
    <w:rsid w:val="00005173"/>
    <w:rsid w:val="00005365"/>
    <w:rsid w:val="000060C8"/>
    <w:rsid w:val="00006214"/>
    <w:rsid w:val="000102A2"/>
    <w:rsid w:val="000107F5"/>
    <w:rsid w:val="00011D62"/>
    <w:rsid w:val="00012335"/>
    <w:rsid w:val="00012A43"/>
    <w:rsid w:val="00012A91"/>
    <w:rsid w:val="00012E7D"/>
    <w:rsid w:val="00012FB9"/>
    <w:rsid w:val="0001322E"/>
    <w:rsid w:val="000135F4"/>
    <w:rsid w:val="0001389F"/>
    <w:rsid w:val="0001432A"/>
    <w:rsid w:val="00015AFF"/>
    <w:rsid w:val="00016713"/>
    <w:rsid w:val="0001712A"/>
    <w:rsid w:val="0001717F"/>
    <w:rsid w:val="000177DB"/>
    <w:rsid w:val="0002049B"/>
    <w:rsid w:val="000210D1"/>
    <w:rsid w:val="000212F9"/>
    <w:rsid w:val="0002178B"/>
    <w:rsid w:val="00021BDE"/>
    <w:rsid w:val="000224F0"/>
    <w:rsid w:val="0002320C"/>
    <w:rsid w:val="000237D9"/>
    <w:rsid w:val="00023FB5"/>
    <w:rsid w:val="000243EA"/>
    <w:rsid w:val="000246AA"/>
    <w:rsid w:val="000250EE"/>
    <w:rsid w:val="0002550F"/>
    <w:rsid w:val="000259CD"/>
    <w:rsid w:val="00025CAF"/>
    <w:rsid w:val="00026162"/>
    <w:rsid w:val="0002782B"/>
    <w:rsid w:val="00027DFE"/>
    <w:rsid w:val="00027E75"/>
    <w:rsid w:val="00027F75"/>
    <w:rsid w:val="00030067"/>
    <w:rsid w:val="000307CB"/>
    <w:rsid w:val="00030C36"/>
    <w:rsid w:val="00030E2B"/>
    <w:rsid w:val="00031324"/>
    <w:rsid w:val="000314B9"/>
    <w:rsid w:val="000331F8"/>
    <w:rsid w:val="0003365F"/>
    <w:rsid w:val="000338D0"/>
    <w:rsid w:val="00033DDF"/>
    <w:rsid w:val="00034083"/>
    <w:rsid w:val="00034610"/>
    <w:rsid w:val="00034AA3"/>
    <w:rsid w:val="00034AC0"/>
    <w:rsid w:val="0003657E"/>
    <w:rsid w:val="0003670D"/>
    <w:rsid w:val="000371CC"/>
    <w:rsid w:val="000372D3"/>
    <w:rsid w:val="00037523"/>
    <w:rsid w:val="00037843"/>
    <w:rsid w:val="00040054"/>
    <w:rsid w:val="0004018D"/>
    <w:rsid w:val="00040D7A"/>
    <w:rsid w:val="00040FE5"/>
    <w:rsid w:val="000414CE"/>
    <w:rsid w:val="0004250C"/>
    <w:rsid w:val="00042FB2"/>
    <w:rsid w:val="0004316E"/>
    <w:rsid w:val="00043C29"/>
    <w:rsid w:val="00043C8A"/>
    <w:rsid w:val="00043D68"/>
    <w:rsid w:val="00044630"/>
    <w:rsid w:val="00044C7C"/>
    <w:rsid w:val="00044D40"/>
    <w:rsid w:val="00045CC4"/>
    <w:rsid w:val="00046D2C"/>
    <w:rsid w:val="0004728E"/>
    <w:rsid w:val="0004747F"/>
    <w:rsid w:val="00047A51"/>
    <w:rsid w:val="00047AE4"/>
    <w:rsid w:val="00050C96"/>
    <w:rsid w:val="00051045"/>
    <w:rsid w:val="000512E4"/>
    <w:rsid w:val="00051433"/>
    <w:rsid w:val="0005183C"/>
    <w:rsid w:val="00051A12"/>
    <w:rsid w:val="000527CF"/>
    <w:rsid w:val="0005321C"/>
    <w:rsid w:val="00053283"/>
    <w:rsid w:val="000541E2"/>
    <w:rsid w:val="000543FC"/>
    <w:rsid w:val="000545FB"/>
    <w:rsid w:val="00054AB7"/>
    <w:rsid w:val="00055B65"/>
    <w:rsid w:val="00056DE5"/>
    <w:rsid w:val="000575E9"/>
    <w:rsid w:val="00060054"/>
    <w:rsid w:val="00060831"/>
    <w:rsid w:val="0006109E"/>
    <w:rsid w:val="00061E82"/>
    <w:rsid w:val="000632BD"/>
    <w:rsid w:val="00064EEB"/>
    <w:rsid w:val="000651A2"/>
    <w:rsid w:val="0006548B"/>
    <w:rsid w:val="00065E50"/>
    <w:rsid w:val="0006625F"/>
    <w:rsid w:val="000663B0"/>
    <w:rsid w:val="000667D9"/>
    <w:rsid w:val="00066C53"/>
    <w:rsid w:val="00066D9C"/>
    <w:rsid w:val="00066E8B"/>
    <w:rsid w:val="00067038"/>
    <w:rsid w:val="00067319"/>
    <w:rsid w:val="00067925"/>
    <w:rsid w:val="00067984"/>
    <w:rsid w:val="00067A04"/>
    <w:rsid w:val="00067A14"/>
    <w:rsid w:val="000702D8"/>
    <w:rsid w:val="000711BB"/>
    <w:rsid w:val="000732FB"/>
    <w:rsid w:val="0007339A"/>
    <w:rsid w:val="00073B07"/>
    <w:rsid w:val="00073C2A"/>
    <w:rsid w:val="00073F1B"/>
    <w:rsid w:val="000752A7"/>
    <w:rsid w:val="00075501"/>
    <w:rsid w:val="000765BB"/>
    <w:rsid w:val="000766FF"/>
    <w:rsid w:val="00077792"/>
    <w:rsid w:val="000777AE"/>
    <w:rsid w:val="00080EB2"/>
    <w:rsid w:val="00081740"/>
    <w:rsid w:val="000818D3"/>
    <w:rsid w:val="000819BC"/>
    <w:rsid w:val="00081CE0"/>
    <w:rsid w:val="00082C81"/>
    <w:rsid w:val="0008315C"/>
    <w:rsid w:val="00083BC4"/>
    <w:rsid w:val="0008437C"/>
    <w:rsid w:val="000844F7"/>
    <w:rsid w:val="00085345"/>
    <w:rsid w:val="00085683"/>
    <w:rsid w:val="0008595D"/>
    <w:rsid w:val="00085A4E"/>
    <w:rsid w:val="0008612A"/>
    <w:rsid w:val="0008621B"/>
    <w:rsid w:val="00086317"/>
    <w:rsid w:val="00087CF0"/>
    <w:rsid w:val="00090457"/>
    <w:rsid w:val="0009095B"/>
    <w:rsid w:val="00090A3A"/>
    <w:rsid w:val="00090CED"/>
    <w:rsid w:val="00091721"/>
    <w:rsid w:val="00091B94"/>
    <w:rsid w:val="00091E0C"/>
    <w:rsid w:val="00091E48"/>
    <w:rsid w:val="000921D6"/>
    <w:rsid w:val="00092224"/>
    <w:rsid w:val="000929B0"/>
    <w:rsid w:val="00092B09"/>
    <w:rsid w:val="000931BC"/>
    <w:rsid w:val="000937AB"/>
    <w:rsid w:val="0009383B"/>
    <w:rsid w:val="000938C0"/>
    <w:rsid w:val="00093B58"/>
    <w:rsid w:val="00093E1B"/>
    <w:rsid w:val="00093F25"/>
    <w:rsid w:val="00094D15"/>
    <w:rsid w:val="00094F74"/>
    <w:rsid w:val="00095490"/>
    <w:rsid w:val="000956FC"/>
    <w:rsid w:val="00095915"/>
    <w:rsid w:val="00095F25"/>
    <w:rsid w:val="000962A3"/>
    <w:rsid w:val="000965EC"/>
    <w:rsid w:val="00096862"/>
    <w:rsid w:val="00096893"/>
    <w:rsid w:val="00097348"/>
    <w:rsid w:val="000A0410"/>
    <w:rsid w:val="000A084D"/>
    <w:rsid w:val="000A0855"/>
    <w:rsid w:val="000A0A5E"/>
    <w:rsid w:val="000A1011"/>
    <w:rsid w:val="000A1061"/>
    <w:rsid w:val="000A187A"/>
    <w:rsid w:val="000A1F07"/>
    <w:rsid w:val="000A2462"/>
    <w:rsid w:val="000A2637"/>
    <w:rsid w:val="000A28BB"/>
    <w:rsid w:val="000A342E"/>
    <w:rsid w:val="000A38D2"/>
    <w:rsid w:val="000A4BC4"/>
    <w:rsid w:val="000A4DE5"/>
    <w:rsid w:val="000A5ABC"/>
    <w:rsid w:val="000A6108"/>
    <w:rsid w:val="000A6BC8"/>
    <w:rsid w:val="000A6C26"/>
    <w:rsid w:val="000A79C8"/>
    <w:rsid w:val="000B0168"/>
    <w:rsid w:val="000B0766"/>
    <w:rsid w:val="000B0D4A"/>
    <w:rsid w:val="000B1D48"/>
    <w:rsid w:val="000B1E93"/>
    <w:rsid w:val="000B3932"/>
    <w:rsid w:val="000B49C7"/>
    <w:rsid w:val="000B4B68"/>
    <w:rsid w:val="000B523F"/>
    <w:rsid w:val="000B57F2"/>
    <w:rsid w:val="000B5BB0"/>
    <w:rsid w:val="000B5BF9"/>
    <w:rsid w:val="000B5D70"/>
    <w:rsid w:val="000B6108"/>
    <w:rsid w:val="000B634E"/>
    <w:rsid w:val="000B6495"/>
    <w:rsid w:val="000B7625"/>
    <w:rsid w:val="000B7A12"/>
    <w:rsid w:val="000B7F6A"/>
    <w:rsid w:val="000C0E2C"/>
    <w:rsid w:val="000C28F6"/>
    <w:rsid w:val="000C36FE"/>
    <w:rsid w:val="000C3C57"/>
    <w:rsid w:val="000C3F6D"/>
    <w:rsid w:val="000C42EA"/>
    <w:rsid w:val="000C5187"/>
    <w:rsid w:val="000C6935"/>
    <w:rsid w:val="000C7277"/>
    <w:rsid w:val="000C791A"/>
    <w:rsid w:val="000C79CE"/>
    <w:rsid w:val="000C7E66"/>
    <w:rsid w:val="000D0747"/>
    <w:rsid w:val="000D10D8"/>
    <w:rsid w:val="000D1253"/>
    <w:rsid w:val="000D1C81"/>
    <w:rsid w:val="000D2919"/>
    <w:rsid w:val="000D3380"/>
    <w:rsid w:val="000D5E5E"/>
    <w:rsid w:val="000D6DA0"/>
    <w:rsid w:val="000D7491"/>
    <w:rsid w:val="000D7660"/>
    <w:rsid w:val="000D7718"/>
    <w:rsid w:val="000D78B2"/>
    <w:rsid w:val="000E048C"/>
    <w:rsid w:val="000E0A8A"/>
    <w:rsid w:val="000E0B58"/>
    <w:rsid w:val="000E0B8D"/>
    <w:rsid w:val="000E1A08"/>
    <w:rsid w:val="000E1DDA"/>
    <w:rsid w:val="000E2FBB"/>
    <w:rsid w:val="000E2FD5"/>
    <w:rsid w:val="000E3769"/>
    <w:rsid w:val="000E43ED"/>
    <w:rsid w:val="000E4726"/>
    <w:rsid w:val="000E48D7"/>
    <w:rsid w:val="000E49E0"/>
    <w:rsid w:val="000E6236"/>
    <w:rsid w:val="000E78C8"/>
    <w:rsid w:val="000F09F9"/>
    <w:rsid w:val="000F0C79"/>
    <w:rsid w:val="000F1035"/>
    <w:rsid w:val="000F1DF7"/>
    <w:rsid w:val="000F25B0"/>
    <w:rsid w:val="000F2A08"/>
    <w:rsid w:val="000F3189"/>
    <w:rsid w:val="000F3D7A"/>
    <w:rsid w:val="000F503A"/>
    <w:rsid w:val="000F58BA"/>
    <w:rsid w:val="000F5DC3"/>
    <w:rsid w:val="000F6677"/>
    <w:rsid w:val="000F6C72"/>
    <w:rsid w:val="000F6D48"/>
    <w:rsid w:val="00100327"/>
    <w:rsid w:val="00100FF8"/>
    <w:rsid w:val="00101D5D"/>
    <w:rsid w:val="00102040"/>
    <w:rsid w:val="00102EE5"/>
    <w:rsid w:val="001039F1"/>
    <w:rsid w:val="00103AEA"/>
    <w:rsid w:val="00104231"/>
    <w:rsid w:val="001043F4"/>
    <w:rsid w:val="0010440D"/>
    <w:rsid w:val="0010539E"/>
    <w:rsid w:val="00105420"/>
    <w:rsid w:val="00105569"/>
    <w:rsid w:val="00105731"/>
    <w:rsid w:val="0010581C"/>
    <w:rsid w:val="00105A0D"/>
    <w:rsid w:val="001063E9"/>
    <w:rsid w:val="00107857"/>
    <w:rsid w:val="00107AA8"/>
    <w:rsid w:val="00107BF2"/>
    <w:rsid w:val="00107C70"/>
    <w:rsid w:val="00110568"/>
    <w:rsid w:val="00110650"/>
    <w:rsid w:val="00110B7C"/>
    <w:rsid w:val="00110E50"/>
    <w:rsid w:val="00111694"/>
    <w:rsid w:val="00111791"/>
    <w:rsid w:val="00112077"/>
    <w:rsid w:val="001121F5"/>
    <w:rsid w:val="00112CB4"/>
    <w:rsid w:val="00112E18"/>
    <w:rsid w:val="00112F7C"/>
    <w:rsid w:val="00113023"/>
    <w:rsid w:val="001133B3"/>
    <w:rsid w:val="001137AD"/>
    <w:rsid w:val="00113FD5"/>
    <w:rsid w:val="001140DB"/>
    <w:rsid w:val="0011523E"/>
    <w:rsid w:val="00115249"/>
    <w:rsid w:val="00115F35"/>
    <w:rsid w:val="0011649A"/>
    <w:rsid w:val="0011669A"/>
    <w:rsid w:val="00116782"/>
    <w:rsid w:val="001167CB"/>
    <w:rsid w:val="001171AC"/>
    <w:rsid w:val="0012090E"/>
    <w:rsid w:val="00120F44"/>
    <w:rsid w:val="00122769"/>
    <w:rsid w:val="001231CE"/>
    <w:rsid w:val="001237C7"/>
    <w:rsid w:val="00123D04"/>
    <w:rsid w:val="001242F1"/>
    <w:rsid w:val="00124496"/>
    <w:rsid w:val="00124F13"/>
    <w:rsid w:val="00125CBD"/>
    <w:rsid w:val="00126580"/>
    <w:rsid w:val="001266B6"/>
    <w:rsid w:val="001273EA"/>
    <w:rsid w:val="0012798D"/>
    <w:rsid w:val="001279A6"/>
    <w:rsid w:val="00130C47"/>
    <w:rsid w:val="00130EA5"/>
    <w:rsid w:val="00130F9A"/>
    <w:rsid w:val="00131404"/>
    <w:rsid w:val="00131442"/>
    <w:rsid w:val="00131AE8"/>
    <w:rsid w:val="00132C6C"/>
    <w:rsid w:val="0013308F"/>
    <w:rsid w:val="00133FDE"/>
    <w:rsid w:val="001343C0"/>
    <w:rsid w:val="001349B6"/>
    <w:rsid w:val="00134D6A"/>
    <w:rsid w:val="00136062"/>
    <w:rsid w:val="00136284"/>
    <w:rsid w:val="0014098E"/>
    <w:rsid w:val="00141129"/>
    <w:rsid w:val="00141574"/>
    <w:rsid w:val="001417E4"/>
    <w:rsid w:val="00141B62"/>
    <w:rsid w:val="00141E26"/>
    <w:rsid w:val="0014370F"/>
    <w:rsid w:val="00143E18"/>
    <w:rsid w:val="00144C1D"/>
    <w:rsid w:val="00145784"/>
    <w:rsid w:val="00145E04"/>
    <w:rsid w:val="00145FEB"/>
    <w:rsid w:val="001463BE"/>
    <w:rsid w:val="0014646A"/>
    <w:rsid w:val="00146A44"/>
    <w:rsid w:val="00146C93"/>
    <w:rsid w:val="00146E70"/>
    <w:rsid w:val="00146F26"/>
    <w:rsid w:val="001504AA"/>
    <w:rsid w:val="001505CF"/>
    <w:rsid w:val="00151034"/>
    <w:rsid w:val="0015113F"/>
    <w:rsid w:val="0015161E"/>
    <w:rsid w:val="00151901"/>
    <w:rsid w:val="001519F2"/>
    <w:rsid w:val="00152658"/>
    <w:rsid w:val="00152F5E"/>
    <w:rsid w:val="00153BED"/>
    <w:rsid w:val="00156710"/>
    <w:rsid w:val="00156958"/>
    <w:rsid w:val="00156FC7"/>
    <w:rsid w:val="00157C23"/>
    <w:rsid w:val="0016077E"/>
    <w:rsid w:val="00160AE2"/>
    <w:rsid w:val="00161E98"/>
    <w:rsid w:val="0016217B"/>
    <w:rsid w:val="00162988"/>
    <w:rsid w:val="00162F6E"/>
    <w:rsid w:val="0016379A"/>
    <w:rsid w:val="0016407E"/>
    <w:rsid w:val="001648C7"/>
    <w:rsid w:val="00165B58"/>
    <w:rsid w:val="0016666B"/>
    <w:rsid w:val="001668BC"/>
    <w:rsid w:val="00166F4A"/>
    <w:rsid w:val="0016714C"/>
    <w:rsid w:val="001672EB"/>
    <w:rsid w:val="0016746F"/>
    <w:rsid w:val="00167A90"/>
    <w:rsid w:val="00167FBF"/>
    <w:rsid w:val="0017106C"/>
    <w:rsid w:val="0017142B"/>
    <w:rsid w:val="00171799"/>
    <w:rsid w:val="00172B3F"/>
    <w:rsid w:val="00172B82"/>
    <w:rsid w:val="00172C7B"/>
    <w:rsid w:val="001734E9"/>
    <w:rsid w:val="00173613"/>
    <w:rsid w:val="00174BA9"/>
    <w:rsid w:val="00174FAE"/>
    <w:rsid w:val="00174FC7"/>
    <w:rsid w:val="0017544F"/>
    <w:rsid w:val="001754B1"/>
    <w:rsid w:val="00176529"/>
    <w:rsid w:val="00176845"/>
    <w:rsid w:val="0017687E"/>
    <w:rsid w:val="00176D12"/>
    <w:rsid w:val="00177480"/>
    <w:rsid w:val="00177702"/>
    <w:rsid w:val="0017784F"/>
    <w:rsid w:val="001800DF"/>
    <w:rsid w:val="001805FD"/>
    <w:rsid w:val="00180791"/>
    <w:rsid w:val="00180945"/>
    <w:rsid w:val="00180A1A"/>
    <w:rsid w:val="001810A3"/>
    <w:rsid w:val="0018191A"/>
    <w:rsid w:val="00181C14"/>
    <w:rsid w:val="00182817"/>
    <w:rsid w:val="0018293F"/>
    <w:rsid w:val="00182A4C"/>
    <w:rsid w:val="00182DA9"/>
    <w:rsid w:val="0018328F"/>
    <w:rsid w:val="00185739"/>
    <w:rsid w:val="00185879"/>
    <w:rsid w:val="00186114"/>
    <w:rsid w:val="00186BE6"/>
    <w:rsid w:val="00187224"/>
    <w:rsid w:val="001876DA"/>
    <w:rsid w:val="001876F4"/>
    <w:rsid w:val="00190108"/>
    <w:rsid w:val="001910F8"/>
    <w:rsid w:val="0019142A"/>
    <w:rsid w:val="00191688"/>
    <w:rsid w:val="00192959"/>
    <w:rsid w:val="001937F9"/>
    <w:rsid w:val="00193968"/>
    <w:rsid w:val="0019399A"/>
    <w:rsid w:val="00194384"/>
    <w:rsid w:val="00194696"/>
    <w:rsid w:val="00194A92"/>
    <w:rsid w:val="001950B3"/>
    <w:rsid w:val="00195162"/>
    <w:rsid w:val="001956B1"/>
    <w:rsid w:val="0019644B"/>
    <w:rsid w:val="00196C4A"/>
    <w:rsid w:val="00196C5E"/>
    <w:rsid w:val="00196E66"/>
    <w:rsid w:val="00197AF1"/>
    <w:rsid w:val="001A1E76"/>
    <w:rsid w:val="001A1F00"/>
    <w:rsid w:val="001A251A"/>
    <w:rsid w:val="001A274C"/>
    <w:rsid w:val="001A2BB2"/>
    <w:rsid w:val="001A330C"/>
    <w:rsid w:val="001A3594"/>
    <w:rsid w:val="001A3870"/>
    <w:rsid w:val="001A3A57"/>
    <w:rsid w:val="001A3C82"/>
    <w:rsid w:val="001A4434"/>
    <w:rsid w:val="001A4AD3"/>
    <w:rsid w:val="001A4D79"/>
    <w:rsid w:val="001A505D"/>
    <w:rsid w:val="001A545E"/>
    <w:rsid w:val="001A59CB"/>
    <w:rsid w:val="001A5AD8"/>
    <w:rsid w:val="001A747F"/>
    <w:rsid w:val="001A74D3"/>
    <w:rsid w:val="001A7900"/>
    <w:rsid w:val="001B07C8"/>
    <w:rsid w:val="001B0FEB"/>
    <w:rsid w:val="001B1614"/>
    <w:rsid w:val="001B1822"/>
    <w:rsid w:val="001B225E"/>
    <w:rsid w:val="001B23D1"/>
    <w:rsid w:val="001B246F"/>
    <w:rsid w:val="001B2BE0"/>
    <w:rsid w:val="001B2D1F"/>
    <w:rsid w:val="001B2FBD"/>
    <w:rsid w:val="001B31F4"/>
    <w:rsid w:val="001B365D"/>
    <w:rsid w:val="001B41BA"/>
    <w:rsid w:val="001B4AE9"/>
    <w:rsid w:val="001B5646"/>
    <w:rsid w:val="001B594D"/>
    <w:rsid w:val="001B5F55"/>
    <w:rsid w:val="001B65C7"/>
    <w:rsid w:val="001B6C3F"/>
    <w:rsid w:val="001B6F2C"/>
    <w:rsid w:val="001B7A4F"/>
    <w:rsid w:val="001B7D9F"/>
    <w:rsid w:val="001B7FB3"/>
    <w:rsid w:val="001C1104"/>
    <w:rsid w:val="001C157D"/>
    <w:rsid w:val="001C1730"/>
    <w:rsid w:val="001C2178"/>
    <w:rsid w:val="001C250A"/>
    <w:rsid w:val="001C285C"/>
    <w:rsid w:val="001C2D6F"/>
    <w:rsid w:val="001C38C2"/>
    <w:rsid w:val="001C3E28"/>
    <w:rsid w:val="001C5198"/>
    <w:rsid w:val="001C52C0"/>
    <w:rsid w:val="001C540F"/>
    <w:rsid w:val="001C5977"/>
    <w:rsid w:val="001C608C"/>
    <w:rsid w:val="001C613C"/>
    <w:rsid w:val="001C61A2"/>
    <w:rsid w:val="001C6258"/>
    <w:rsid w:val="001C658C"/>
    <w:rsid w:val="001C6BC0"/>
    <w:rsid w:val="001C70E3"/>
    <w:rsid w:val="001D01A6"/>
    <w:rsid w:val="001D0343"/>
    <w:rsid w:val="001D04AB"/>
    <w:rsid w:val="001D0A2C"/>
    <w:rsid w:val="001D0D5E"/>
    <w:rsid w:val="001D1463"/>
    <w:rsid w:val="001D21BD"/>
    <w:rsid w:val="001D2501"/>
    <w:rsid w:val="001D2D90"/>
    <w:rsid w:val="001D2E79"/>
    <w:rsid w:val="001D341F"/>
    <w:rsid w:val="001D36DD"/>
    <w:rsid w:val="001D3AC4"/>
    <w:rsid w:val="001D3C3C"/>
    <w:rsid w:val="001D450B"/>
    <w:rsid w:val="001D5083"/>
    <w:rsid w:val="001D5199"/>
    <w:rsid w:val="001D52C0"/>
    <w:rsid w:val="001D54A6"/>
    <w:rsid w:val="001D5918"/>
    <w:rsid w:val="001D59EC"/>
    <w:rsid w:val="001D5B42"/>
    <w:rsid w:val="001D695A"/>
    <w:rsid w:val="001D6971"/>
    <w:rsid w:val="001D6E21"/>
    <w:rsid w:val="001D72AB"/>
    <w:rsid w:val="001D75CC"/>
    <w:rsid w:val="001D78FC"/>
    <w:rsid w:val="001D7BA9"/>
    <w:rsid w:val="001E00D8"/>
    <w:rsid w:val="001E0C8D"/>
    <w:rsid w:val="001E0F71"/>
    <w:rsid w:val="001E0FAC"/>
    <w:rsid w:val="001E184E"/>
    <w:rsid w:val="001E1AA1"/>
    <w:rsid w:val="001E27E2"/>
    <w:rsid w:val="001E298C"/>
    <w:rsid w:val="001E2DDB"/>
    <w:rsid w:val="001E3210"/>
    <w:rsid w:val="001E42AF"/>
    <w:rsid w:val="001E5C03"/>
    <w:rsid w:val="001E5CD7"/>
    <w:rsid w:val="001E611A"/>
    <w:rsid w:val="001E6FA9"/>
    <w:rsid w:val="001E738D"/>
    <w:rsid w:val="001E73A0"/>
    <w:rsid w:val="001E7732"/>
    <w:rsid w:val="001E7FDF"/>
    <w:rsid w:val="001F0274"/>
    <w:rsid w:val="001F07A4"/>
    <w:rsid w:val="001F0FFF"/>
    <w:rsid w:val="001F1B90"/>
    <w:rsid w:val="001F21E6"/>
    <w:rsid w:val="001F2C80"/>
    <w:rsid w:val="001F2DC7"/>
    <w:rsid w:val="001F2E24"/>
    <w:rsid w:val="001F327F"/>
    <w:rsid w:val="001F3665"/>
    <w:rsid w:val="001F37C4"/>
    <w:rsid w:val="001F4153"/>
    <w:rsid w:val="001F45F1"/>
    <w:rsid w:val="001F475B"/>
    <w:rsid w:val="001F50DA"/>
    <w:rsid w:val="001F5256"/>
    <w:rsid w:val="001F55C9"/>
    <w:rsid w:val="001F5A2E"/>
    <w:rsid w:val="001F5B30"/>
    <w:rsid w:val="001F6621"/>
    <w:rsid w:val="001F6E49"/>
    <w:rsid w:val="001F704E"/>
    <w:rsid w:val="001F7DDE"/>
    <w:rsid w:val="002001DE"/>
    <w:rsid w:val="002016BA"/>
    <w:rsid w:val="00202290"/>
    <w:rsid w:val="00202A60"/>
    <w:rsid w:val="00202B92"/>
    <w:rsid w:val="00203599"/>
    <w:rsid w:val="0020482E"/>
    <w:rsid w:val="0020498A"/>
    <w:rsid w:val="0020532C"/>
    <w:rsid w:val="00205AEF"/>
    <w:rsid w:val="00206A3E"/>
    <w:rsid w:val="00206DE6"/>
    <w:rsid w:val="00206EE5"/>
    <w:rsid w:val="00207B0A"/>
    <w:rsid w:val="00207B14"/>
    <w:rsid w:val="00207F3E"/>
    <w:rsid w:val="0021100B"/>
    <w:rsid w:val="00211211"/>
    <w:rsid w:val="00212615"/>
    <w:rsid w:val="002126B3"/>
    <w:rsid w:val="0021306D"/>
    <w:rsid w:val="002136E5"/>
    <w:rsid w:val="00214145"/>
    <w:rsid w:val="00215199"/>
    <w:rsid w:val="00215DDA"/>
    <w:rsid w:val="0021636B"/>
    <w:rsid w:val="002166AE"/>
    <w:rsid w:val="00216745"/>
    <w:rsid w:val="00216B1B"/>
    <w:rsid w:val="00216C7B"/>
    <w:rsid w:val="002172DD"/>
    <w:rsid w:val="00217529"/>
    <w:rsid w:val="00217F61"/>
    <w:rsid w:val="002202BF"/>
    <w:rsid w:val="00220930"/>
    <w:rsid w:val="00220C4B"/>
    <w:rsid w:val="00220FC2"/>
    <w:rsid w:val="00221A47"/>
    <w:rsid w:val="00221F9D"/>
    <w:rsid w:val="00222168"/>
    <w:rsid w:val="00222C76"/>
    <w:rsid w:val="002231AC"/>
    <w:rsid w:val="00223D8A"/>
    <w:rsid w:val="002242C8"/>
    <w:rsid w:val="0022481A"/>
    <w:rsid w:val="00224FEB"/>
    <w:rsid w:val="00225657"/>
    <w:rsid w:val="002268D5"/>
    <w:rsid w:val="00226B11"/>
    <w:rsid w:val="0022709B"/>
    <w:rsid w:val="00227BD9"/>
    <w:rsid w:val="00227D5B"/>
    <w:rsid w:val="0023102E"/>
    <w:rsid w:val="00231872"/>
    <w:rsid w:val="00231DCD"/>
    <w:rsid w:val="002322ED"/>
    <w:rsid w:val="00232690"/>
    <w:rsid w:val="00233082"/>
    <w:rsid w:val="00233194"/>
    <w:rsid w:val="0023343A"/>
    <w:rsid w:val="002339FB"/>
    <w:rsid w:val="00233C77"/>
    <w:rsid w:val="002341BF"/>
    <w:rsid w:val="00234E19"/>
    <w:rsid w:val="00235035"/>
    <w:rsid w:val="002351FA"/>
    <w:rsid w:val="002352BB"/>
    <w:rsid w:val="00235CE2"/>
    <w:rsid w:val="002365A9"/>
    <w:rsid w:val="00236869"/>
    <w:rsid w:val="002369CA"/>
    <w:rsid w:val="00237B6F"/>
    <w:rsid w:val="00237CD0"/>
    <w:rsid w:val="0024077D"/>
    <w:rsid w:val="002407A3"/>
    <w:rsid w:val="00240A26"/>
    <w:rsid w:val="00240B13"/>
    <w:rsid w:val="00241289"/>
    <w:rsid w:val="002412E5"/>
    <w:rsid w:val="002413EC"/>
    <w:rsid w:val="002414E9"/>
    <w:rsid w:val="002414F5"/>
    <w:rsid w:val="0024175D"/>
    <w:rsid w:val="0024198F"/>
    <w:rsid w:val="0024218D"/>
    <w:rsid w:val="00242F17"/>
    <w:rsid w:val="00243549"/>
    <w:rsid w:val="00243E2C"/>
    <w:rsid w:val="0024417B"/>
    <w:rsid w:val="002452E3"/>
    <w:rsid w:val="0024593C"/>
    <w:rsid w:val="00245B0A"/>
    <w:rsid w:val="00246B2D"/>
    <w:rsid w:val="00247205"/>
    <w:rsid w:val="0025016C"/>
    <w:rsid w:val="00250C33"/>
    <w:rsid w:val="00252185"/>
    <w:rsid w:val="002521A6"/>
    <w:rsid w:val="002522D1"/>
    <w:rsid w:val="00252661"/>
    <w:rsid w:val="0025276A"/>
    <w:rsid w:val="00252CB9"/>
    <w:rsid w:val="00252CDC"/>
    <w:rsid w:val="0025351B"/>
    <w:rsid w:val="002536FA"/>
    <w:rsid w:val="002541F6"/>
    <w:rsid w:val="00254463"/>
    <w:rsid w:val="002545CA"/>
    <w:rsid w:val="00254B2A"/>
    <w:rsid w:val="00254F22"/>
    <w:rsid w:val="00255125"/>
    <w:rsid w:val="002554A9"/>
    <w:rsid w:val="002554C0"/>
    <w:rsid w:val="0025563B"/>
    <w:rsid w:val="0025682D"/>
    <w:rsid w:val="00256DE5"/>
    <w:rsid w:val="002575EF"/>
    <w:rsid w:val="00257789"/>
    <w:rsid w:val="00257B8E"/>
    <w:rsid w:val="0026033D"/>
    <w:rsid w:val="0026048D"/>
    <w:rsid w:val="002605A6"/>
    <w:rsid w:val="00260B02"/>
    <w:rsid w:val="00261076"/>
    <w:rsid w:val="002611BE"/>
    <w:rsid w:val="00261EEF"/>
    <w:rsid w:val="0026224F"/>
    <w:rsid w:val="00262BC5"/>
    <w:rsid w:val="00262BFD"/>
    <w:rsid w:val="00263C98"/>
    <w:rsid w:val="00263D2E"/>
    <w:rsid w:val="00263DC1"/>
    <w:rsid w:val="00263F7E"/>
    <w:rsid w:val="00264EE8"/>
    <w:rsid w:val="00265FDC"/>
    <w:rsid w:val="002663AE"/>
    <w:rsid w:val="00266429"/>
    <w:rsid w:val="00266616"/>
    <w:rsid w:val="0026667C"/>
    <w:rsid w:val="002669C7"/>
    <w:rsid w:val="00266F8F"/>
    <w:rsid w:val="002673A2"/>
    <w:rsid w:val="00267585"/>
    <w:rsid w:val="0026768B"/>
    <w:rsid w:val="00267A9F"/>
    <w:rsid w:val="00272975"/>
    <w:rsid w:val="00273234"/>
    <w:rsid w:val="00273273"/>
    <w:rsid w:val="002733F3"/>
    <w:rsid w:val="002736F5"/>
    <w:rsid w:val="002738C3"/>
    <w:rsid w:val="00273FC0"/>
    <w:rsid w:val="00274FC3"/>
    <w:rsid w:val="002754D2"/>
    <w:rsid w:val="00276F29"/>
    <w:rsid w:val="00277143"/>
    <w:rsid w:val="002773C7"/>
    <w:rsid w:val="00277948"/>
    <w:rsid w:val="00280E5B"/>
    <w:rsid w:val="00281454"/>
    <w:rsid w:val="00281498"/>
    <w:rsid w:val="00283C48"/>
    <w:rsid w:val="00283D8C"/>
    <w:rsid w:val="00283E06"/>
    <w:rsid w:val="00284EE0"/>
    <w:rsid w:val="002855D6"/>
    <w:rsid w:val="00285791"/>
    <w:rsid w:val="00285866"/>
    <w:rsid w:val="00285E20"/>
    <w:rsid w:val="0028600E"/>
    <w:rsid w:val="00287432"/>
    <w:rsid w:val="00287584"/>
    <w:rsid w:val="00290ABB"/>
    <w:rsid w:val="00290E98"/>
    <w:rsid w:val="00292A75"/>
    <w:rsid w:val="0029382A"/>
    <w:rsid w:val="0029420D"/>
    <w:rsid w:val="00294C1D"/>
    <w:rsid w:val="002953F0"/>
    <w:rsid w:val="00295451"/>
    <w:rsid w:val="002964A1"/>
    <w:rsid w:val="00296A5E"/>
    <w:rsid w:val="00297879"/>
    <w:rsid w:val="00297C0C"/>
    <w:rsid w:val="002A0C66"/>
    <w:rsid w:val="002A0D19"/>
    <w:rsid w:val="002A0D68"/>
    <w:rsid w:val="002A16CF"/>
    <w:rsid w:val="002A17EC"/>
    <w:rsid w:val="002A2AE0"/>
    <w:rsid w:val="002A2B91"/>
    <w:rsid w:val="002A2B94"/>
    <w:rsid w:val="002A2E8D"/>
    <w:rsid w:val="002A2FF6"/>
    <w:rsid w:val="002A404C"/>
    <w:rsid w:val="002A4698"/>
    <w:rsid w:val="002A4CEA"/>
    <w:rsid w:val="002A4FB3"/>
    <w:rsid w:val="002A5534"/>
    <w:rsid w:val="002A58AD"/>
    <w:rsid w:val="002A658E"/>
    <w:rsid w:val="002A67B2"/>
    <w:rsid w:val="002A7720"/>
    <w:rsid w:val="002A772A"/>
    <w:rsid w:val="002B06F5"/>
    <w:rsid w:val="002B11C6"/>
    <w:rsid w:val="002B1398"/>
    <w:rsid w:val="002B2E37"/>
    <w:rsid w:val="002B3894"/>
    <w:rsid w:val="002B40EE"/>
    <w:rsid w:val="002B42BF"/>
    <w:rsid w:val="002B5115"/>
    <w:rsid w:val="002B5412"/>
    <w:rsid w:val="002B566C"/>
    <w:rsid w:val="002B69B5"/>
    <w:rsid w:val="002B6E32"/>
    <w:rsid w:val="002B7879"/>
    <w:rsid w:val="002B7F08"/>
    <w:rsid w:val="002C0846"/>
    <w:rsid w:val="002C0A6D"/>
    <w:rsid w:val="002C0D0C"/>
    <w:rsid w:val="002C1B3A"/>
    <w:rsid w:val="002C201D"/>
    <w:rsid w:val="002C2D96"/>
    <w:rsid w:val="002C32A3"/>
    <w:rsid w:val="002C3906"/>
    <w:rsid w:val="002C4371"/>
    <w:rsid w:val="002C4C73"/>
    <w:rsid w:val="002C4E2F"/>
    <w:rsid w:val="002C5217"/>
    <w:rsid w:val="002C5765"/>
    <w:rsid w:val="002C5B52"/>
    <w:rsid w:val="002C5BFE"/>
    <w:rsid w:val="002C6219"/>
    <w:rsid w:val="002C6259"/>
    <w:rsid w:val="002C6C20"/>
    <w:rsid w:val="002C6F2D"/>
    <w:rsid w:val="002C7237"/>
    <w:rsid w:val="002C751A"/>
    <w:rsid w:val="002C78AF"/>
    <w:rsid w:val="002C7C40"/>
    <w:rsid w:val="002C7D8D"/>
    <w:rsid w:val="002C7EC2"/>
    <w:rsid w:val="002D1396"/>
    <w:rsid w:val="002D1682"/>
    <w:rsid w:val="002D1F5C"/>
    <w:rsid w:val="002D23EC"/>
    <w:rsid w:val="002D24E6"/>
    <w:rsid w:val="002D2A7C"/>
    <w:rsid w:val="002D30DE"/>
    <w:rsid w:val="002D3368"/>
    <w:rsid w:val="002D45B8"/>
    <w:rsid w:val="002D4CC9"/>
    <w:rsid w:val="002D4EED"/>
    <w:rsid w:val="002D660F"/>
    <w:rsid w:val="002D7AC2"/>
    <w:rsid w:val="002D7F86"/>
    <w:rsid w:val="002E0397"/>
    <w:rsid w:val="002E29FE"/>
    <w:rsid w:val="002E2D77"/>
    <w:rsid w:val="002E31AE"/>
    <w:rsid w:val="002E33EC"/>
    <w:rsid w:val="002E3961"/>
    <w:rsid w:val="002E3AF1"/>
    <w:rsid w:val="002E3F81"/>
    <w:rsid w:val="002E44F0"/>
    <w:rsid w:val="002E4C60"/>
    <w:rsid w:val="002E4CDE"/>
    <w:rsid w:val="002E4DE2"/>
    <w:rsid w:val="002E4FAE"/>
    <w:rsid w:val="002E5598"/>
    <w:rsid w:val="002E6923"/>
    <w:rsid w:val="002E7D09"/>
    <w:rsid w:val="002F0788"/>
    <w:rsid w:val="002F11FA"/>
    <w:rsid w:val="002F14D2"/>
    <w:rsid w:val="002F2478"/>
    <w:rsid w:val="002F29BA"/>
    <w:rsid w:val="002F2B80"/>
    <w:rsid w:val="002F3140"/>
    <w:rsid w:val="002F35AA"/>
    <w:rsid w:val="002F39C9"/>
    <w:rsid w:val="002F3DCF"/>
    <w:rsid w:val="002F3F68"/>
    <w:rsid w:val="002F40C3"/>
    <w:rsid w:val="002F4658"/>
    <w:rsid w:val="002F47DF"/>
    <w:rsid w:val="002F49F5"/>
    <w:rsid w:val="002F4A6E"/>
    <w:rsid w:val="002F4DC5"/>
    <w:rsid w:val="002F512B"/>
    <w:rsid w:val="002F5FDC"/>
    <w:rsid w:val="002F6090"/>
    <w:rsid w:val="002F6365"/>
    <w:rsid w:val="002F6A0C"/>
    <w:rsid w:val="002F6AD2"/>
    <w:rsid w:val="002F6D34"/>
    <w:rsid w:val="002F6F83"/>
    <w:rsid w:val="002F7093"/>
    <w:rsid w:val="002F753E"/>
    <w:rsid w:val="002F7A44"/>
    <w:rsid w:val="003007A1"/>
    <w:rsid w:val="00300CD8"/>
    <w:rsid w:val="003015D6"/>
    <w:rsid w:val="003017A9"/>
    <w:rsid w:val="003018AC"/>
    <w:rsid w:val="0030298B"/>
    <w:rsid w:val="003030BF"/>
    <w:rsid w:val="00303180"/>
    <w:rsid w:val="00304262"/>
    <w:rsid w:val="00305856"/>
    <w:rsid w:val="0030587D"/>
    <w:rsid w:val="003060A1"/>
    <w:rsid w:val="00306685"/>
    <w:rsid w:val="00306763"/>
    <w:rsid w:val="003075B4"/>
    <w:rsid w:val="00307647"/>
    <w:rsid w:val="00310337"/>
    <w:rsid w:val="003108C5"/>
    <w:rsid w:val="00310C65"/>
    <w:rsid w:val="003116E1"/>
    <w:rsid w:val="00311989"/>
    <w:rsid w:val="00312E9A"/>
    <w:rsid w:val="00313014"/>
    <w:rsid w:val="003141A2"/>
    <w:rsid w:val="00314493"/>
    <w:rsid w:val="0031463F"/>
    <w:rsid w:val="00314FA7"/>
    <w:rsid w:val="00315DC0"/>
    <w:rsid w:val="00315EDD"/>
    <w:rsid w:val="0031601F"/>
    <w:rsid w:val="003161F2"/>
    <w:rsid w:val="003165B1"/>
    <w:rsid w:val="00317024"/>
    <w:rsid w:val="003171DD"/>
    <w:rsid w:val="00317407"/>
    <w:rsid w:val="00317BE3"/>
    <w:rsid w:val="00321373"/>
    <w:rsid w:val="00321590"/>
    <w:rsid w:val="00321DA9"/>
    <w:rsid w:val="003221FD"/>
    <w:rsid w:val="0032273D"/>
    <w:rsid w:val="00322794"/>
    <w:rsid w:val="00322AD7"/>
    <w:rsid w:val="00322B2B"/>
    <w:rsid w:val="00322FC6"/>
    <w:rsid w:val="003231BD"/>
    <w:rsid w:val="003239BA"/>
    <w:rsid w:val="003239C8"/>
    <w:rsid w:val="0032455E"/>
    <w:rsid w:val="003246AB"/>
    <w:rsid w:val="003250BE"/>
    <w:rsid w:val="003257F8"/>
    <w:rsid w:val="00325BC1"/>
    <w:rsid w:val="00325C23"/>
    <w:rsid w:val="00326747"/>
    <w:rsid w:val="00327B75"/>
    <w:rsid w:val="00327C97"/>
    <w:rsid w:val="00330013"/>
    <w:rsid w:val="003301C2"/>
    <w:rsid w:val="0033131C"/>
    <w:rsid w:val="003318FA"/>
    <w:rsid w:val="00331FD4"/>
    <w:rsid w:val="00332383"/>
    <w:rsid w:val="0033298B"/>
    <w:rsid w:val="00333279"/>
    <w:rsid w:val="0033375D"/>
    <w:rsid w:val="003340AF"/>
    <w:rsid w:val="0033476B"/>
    <w:rsid w:val="00334A02"/>
    <w:rsid w:val="00334A15"/>
    <w:rsid w:val="00334A3C"/>
    <w:rsid w:val="00334F2A"/>
    <w:rsid w:val="003351F5"/>
    <w:rsid w:val="0033532E"/>
    <w:rsid w:val="00335B57"/>
    <w:rsid w:val="00335C7B"/>
    <w:rsid w:val="003360D5"/>
    <w:rsid w:val="003371E8"/>
    <w:rsid w:val="00340E83"/>
    <w:rsid w:val="00341053"/>
    <w:rsid w:val="00341789"/>
    <w:rsid w:val="00343047"/>
    <w:rsid w:val="003434A1"/>
    <w:rsid w:val="00344D6A"/>
    <w:rsid w:val="00345A02"/>
    <w:rsid w:val="003462A6"/>
    <w:rsid w:val="003464A7"/>
    <w:rsid w:val="003467F3"/>
    <w:rsid w:val="003469C3"/>
    <w:rsid w:val="0034771F"/>
    <w:rsid w:val="00347A19"/>
    <w:rsid w:val="00347B7D"/>
    <w:rsid w:val="00347BC4"/>
    <w:rsid w:val="00350593"/>
    <w:rsid w:val="00350B39"/>
    <w:rsid w:val="00350C3B"/>
    <w:rsid w:val="00350EAC"/>
    <w:rsid w:val="00352D62"/>
    <w:rsid w:val="003530D4"/>
    <w:rsid w:val="0035337E"/>
    <w:rsid w:val="00353CA6"/>
    <w:rsid w:val="00353D25"/>
    <w:rsid w:val="003542CE"/>
    <w:rsid w:val="003553E2"/>
    <w:rsid w:val="00356025"/>
    <w:rsid w:val="003561FD"/>
    <w:rsid w:val="0035659D"/>
    <w:rsid w:val="00356600"/>
    <w:rsid w:val="00357339"/>
    <w:rsid w:val="003575A7"/>
    <w:rsid w:val="00357A10"/>
    <w:rsid w:val="00357D07"/>
    <w:rsid w:val="00357D26"/>
    <w:rsid w:val="00360759"/>
    <w:rsid w:val="00360A89"/>
    <w:rsid w:val="003612A6"/>
    <w:rsid w:val="0036143F"/>
    <w:rsid w:val="003625E9"/>
    <w:rsid w:val="00362889"/>
    <w:rsid w:val="00362C00"/>
    <w:rsid w:val="003633BC"/>
    <w:rsid w:val="00363A45"/>
    <w:rsid w:val="00364E5E"/>
    <w:rsid w:val="00365F79"/>
    <w:rsid w:val="0036664E"/>
    <w:rsid w:val="0036676F"/>
    <w:rsid w:val="00367067"/>
    <w:rsid w:val="00370A14"/>
    <w:rsid w:val="00373407"/>
    <w:rsid w:val="00373ACD"/>
    <w:rsid w:val="00373B2E"/>
    <w:rsid w:val="003741BC"/>
    <w:rsid w:val="003747E1"/>
    <w:rsid w:val="003754DC"/>
    <w:rsid w:val="0037567B"/>
    <w:rsid w:val="003757BC"/>
    <w:rsid w:val="00376963"/>
    <w:rsid w:val="00376EFE"/>
    <w:rsid w:val="003770F7"/>
    <w:rsid w:val="003774B4"/>
    <w:rsid w:val="00377557"/>
    <w:rsid w:val="00377DAC"/>
    <w:rsid w:val="003800D1"/>
    <w:rsid w:val="00380A8C"/>
    <w:rsid w:val="00380F48"/>
    <w:rsid w:val="003819E7"/>
    <w:rsid w:val="00381B16"/>
    <w:rsid w:val="003822BB"/>
    <w:rsid w:val="003830D8"/>
    <w:rsid w:val="003841EC"/>
    <w:rsid w:val="00384336"/>
    <w:rsid w:val="00384AC9"/>
    <w:rsid w:val="00385306"/>
    <w:rsid w:val="00386251"/>
    <w:rsid w:val="00386CDF"/>
    <w:rsid w:val="003874DB"/>
    <w:rsid w:val="00387781"/>
    <w:rsid w:val="003906BD"/>
    <w:rsid w:val="00390950"/>
    <w:rsid w:val="003909E0"/>
    <w:rsid w:val="0039106C"/>
    <w:rsid w:val="00391807"/>
    <w:rsid w:val="00392529"/>
    <w:rsid w:val="00392C44"/>
    <w:rsid w:val="00392CC0"/>
    <w:rsid w:val="00393690"/>
    <w:rsid w:val="003939B4"/>
    <w:rsid w:val="003947FA"/>
    <w:rsid w:val="00394D30"/>
    <w:rsid w:val="00395368"/>
    <w:rsid w:val="00395BA5"/>
    <w:rsid w:val="00395CB4"/>
    <w:rsid w:val="00396351"/>
    <w:rsid w:val="0039751B"/>
    <w:rsid w:val="0039796B"/>
    <w:rsid w:val="003A006B"/>
    <w:rsid w:val="003A02EB"/>
    <w:rsid w:val="003A06BC"/>
    <w:rsid w:val="003A0FCE"/>
    <w:rsid w:val="003A19DA"/>
    <w:rsid w:val="003A2010"/>
    <w:rsid w:val="003A231E"/>
    <w:rsid w:val="003A239F"/>
    <w:rsid w:val="003A2FA4"/>
    <w:rsid w:val="003A39BB"/>
    <w:rsid w:val="003A3A3F"/>
    <w:rsid w:val="003A3DF2"/>
    <w:rsid w:val="003A4583"/>
    <w:rsid w:val="003A470E"/>
    <w:rsid w:val="003A52B4"/>
    <w:rsid w:val="003A5B07"/>
    <w:rsid w:val="003A6601"/>
    <w:rsid w:val="003A6E74"/>
    <w:rsid w:val="003A7C72"/>
    <w:rsid w:val="003B1420"/>
    <w:rsid w:val="003B1470"/>
    <w:rsid w:val="003B22D7"/>
    <w:rsid w:val="003B2A22"/>
    <w:rsid w:val="003B3A5E"/>
    <w:rsid w:val="003B456F"/>
    <w:rsid w:val="003B6EEA"/>
    <w:rsid w:val="003B71FE"/>
    <w:rsid w:val="003B752A"/>
    <w:rsid w:val="003B78BD"/>
    <w:rsid w:val="003B7945"/>
    <w:rsid w:val="003C0448"/>
    <w:rsid w:val="003C122B"/>
    <w:rsid w:val="003C153C"/>
    <w:rsid w:val="003C1C54"/>
    <w:rsid w:val="003C214C"/>
    <w:rsid w:val="003C28C6"/>
    <w:rsid w:val="003C32BB"/>
    <w:rsid w:val="003C34DC"/>
    <w:rsid w:val="003C363E"/>
    <w:rsid w:val="003C3A11"/>
    <w:rsid w:val="003C3DF4"/>
    <w:rsid w:val="003C46F0"/>
    <w:rsid w:val="003C4FE4"/>
    <w:rsid w:val="003C50B5"/>
    <w:rsid w:val="003C52FC"/>
    <w:rsid w:val="003C6C93"/>
    <w:rsid w:val="003C6E2A"/>
    <w:rsid w:val="003C7830"/>
    <w:rsid w:val="003C7D02"/>
    <w:rsid w:val="003D0A6C"/>
    <w:rsid w:val="003D11EE"/>
    <w:rsid w:val="003D1392"/>
    <w:rsid w:val="003D20F2"/>
    <w:rsid w:val="003D298F"/>
    <w:rsid w:val="003D2A41"/>
    <w:rsid w:val="003D31F7"/>
    <w:rsid w:val="003D32AA"/>
    <w:rsid w:val="003D4196"/>
    <w:rsid w:val="003D4628"/>
    <w:rsid w:val="003D5007"/>
    <w:rsid w:val="003D6226"/>
    <w:rsid w:val="003D63AD"/>
    <w:rsid w:val="003D6B63"/>
    <w:rsid w:val="003D71A7"/>
    <w:rsid w:val="003E140C"/>
    <w:rsid w:val="003E1981"/>
    <w:rsid w:val="003E1C82"/>
    <w:rsid w:val="003E1EF4"/>
    <w:rsid w:val="003E296F"/>
    <w:rsid w:val="003E2E6E"/>
    <w:rsid w:val="003E2F68"/>
    <w:rsid w:val="003E31E1"/>
    <w:rsid w:val="003E383D"/>
    <w:rsid w:val="003E45E6"/>
    <w:rsid w:val="003E4B21"/>
    <w:rsid w:val="003E5691"/>
    <w:rsid w:val="003E664F"/>
    <w:rsid w:val="003E78CA"/>
    <w:rsid w:val="003F197D"/>
    <w:rsid w:val="003F1BCE"/>
    <w:rsid w:val="003F1E76"/>
    <w:rsid w:val="003F22B3"/>
    <w:rsid w:val="003F25C7"/>
    <w:rsid w:val="003F2DE8"/>
    <w:rsid w:val="003F383A"/>
    <w:rsid w:val="003F4B5A"/>
    <w:rsid w:val="003F4FF6"/>
    <w:rsid w:val="003F50A5"/>
    <w:rsid w:val="003F55E2"/>
    <w:rsid w:val="003F5A68"/>
    <w:rsid w:val="003F5F47"/>
    <w:rsid w:val="003F6298"/>
    <w:rsid w:val="003F66F7"/>
    <w:rsid w:val="003F6983"/>
    <w:rsid w:val="003F7230"/>
    <w:rsid w:val="003F75AF"/>
    <w:rsid w:val="004000D5"/>
    <w:rsid w:val="004001DC"/>
    <w:rsid w:val="00400851"/>
    <w:rsid w:val="0040113C"/>
    <w:rsid w:val="0040117F"/>
    <w:rsid w:val="004018CB"/>
    <w:rsid w:val="00401E00"/>
    <w:rsid w:val="0040214F"/>
    <w:rsid w:val="00402519"/>
    <w:rsid w:val="0040261A"/>
    <w:rsid w:val="00402D6F"/>
    <w:rsid w:val="0040311B"/>
    <w:rsid w:val="00403198"/>
    <w:rsid w:val="00403D93"/>
    <w:rsid w:val="0040449F"/>
    <w:rsid w:val="0040623A"/>
    <w:rsid w:val="004064BA"/>
    <w:rsid w:val="00406943"/>
    <w:rsid w:val="004069AE"/>
    <w:rsid w:val="00406F06"/>
    <w:rsid w:val="00407942"/>
    <w:rsid w:val="0041031F"/>
    <w:rsid w:val="00410654"/>
    <w:rsid w:val="00411019"/>
    <w:rsid w:val="00412044"/>
    <w:rsid w:val="0041265F"/>
    <w:rsid w:val="0041272D"/>
    <w:rsid w:val="004127F2"/>
    <w:rsid w:val="00412F46"/>
    <w:rsid w:val="00413062"/>
    <w:rsid w:val="004136FE"/>
    <w:rsid w:val="00416368"/>
    <w:rsid w:val="004163E8"/>
    <w:rsid w:val="00416A32"/>
    <w:rsid w:val="00416A54"/>
    <w:rsid w:val="00416B2F"/>
    <w:rsid w:val="00416CBF"/>
    <w:rsid w:val="004204E2"/>
    <w:rsid w:val="00420EA0"/>
    <w:rsid w:val="00422A12"/>
    <w:rsid w:val="00422D34"/>
    <w:rsid w:val="00423243"/>
    <w:rsid w:val="0042446C"/>
    <w:rsid w:val="00426492"/>
    <w:rsid w:val="004264D0"/>
    <w:rsid w:val="004264D7"/>
    <w:rsid w:val="00426BE3"/>
    <w:rsid w:val="00427ACD"/>
    <w:rsid w:val="00427EA4"/>
    <w:rsid w:val="00430580"/>
    <w:rsid w:val="00430B68"/>
    <w:rsid w:val="004312AF"/>
    <w:rsid w:val="004313A3"/>
    <w:rsid w:val="00431E3F"/>
    <w:rsid w:val="00431E5E"/>
    <w:rsid w:val="00432394"/>
    <w:rsid w:val="004324D8"/>
    <w:rsid w:val="004326BD"/>
    <w:rsid w:val="00432AA1"/>
    <w:rsid w:val="004334ED"/>
    <w:rsid w:val="004337CB"/>
    <w:rsid w:val="00433EDB"/>
    <w:rsid w:val="00434C0F"/>
    <w:rsid w:val="00434F33"/>
    <w:rsid w:val="00436EFD"/>
    <w:rsid w:val="004400A4"/>
    <w:rsid w:val="00440177"/>
    <w:rsid w:val="00440738"/>
    <w:rsid w:val="004427B5"/>
    <w:rsid w:val="00442AF2"/>
    <w:rsid w:val="00443AA8"/>
    <w:rsid w:val="00443EC8"/>
    <w:rsid w:val="00444DAF"/>
    <w:rsid w:val="00445372"/>
    <w:rsid w:val="004453B7"/>
    <w:rsid w:val="004455BB"/>
    <w:rsid w:val="004455F1"/>
    <w:rsid w:val="0044605D"/>
    <w:rsid w:val="0044665B"/>
    <w:rsid w:val="004468EB"/>
    <w:rsid w:val="00446A46"/>
    <w:rsid w:val="0044781A"/>
    <w:rsid w:val="004478EB"/>
    <w:rsid w:val="00447981"/>
    <w:rsid w:val="00447BDD"/>
    <w:rsid w:val="00447C9A"/>
    <w:rsid w:val="004508FE"/>
    <w:rsid w:val="00450FA1"/>
    <w:rsid w:val="00451021"/>
    <w:rsid w:val="00451818"/>
    <w:rsid w:val="00452C20"/>
    <w:rsid w:val="00452DCF"/>
    <w:rsid w:val="00453854"/>
    <w:rsid w:val="00453A9A"/>
    <w:rsid w:val="00453AD2"/>
    <w:rsid w:val="00453E7A"/>
    <w:rsid w:val="004543CB"/>
    <w:rsid w:val="00454560"/>
    <w:rsid w:val="0045544B"/>
    <w:rsid w:val="004556E7"/>
    <w:rsid w:val="0045584D"/>
    <w:rsid w:val="00455EC1"/>
    <w:rsid w:val="004561BE"/>
    <w:rsid w:val="004562BD"/>
    <w:rsid w:val="004565A9"/>
    <w:rsid w:val="004566FC"/>
    <w:rsid w:val="00457533"/>
    <w:rsid w:val="00457778"/>
    <w:rsid w:val="00457B55"/>
    <w:rsid w:val="0046002E"/>
    <w:rsid w:val="00461017"/>
    <w:rsid w:val="004610E6"/>
    <w:rsid w:val="004613C7"/>
    <w:rsid w:val="0046151D"/>
    <w:rsid w:val="004615D2"/>
    <w:rsid w:val="00461892"/>
    <w:rsid w:val="004628D2"/>
    <w:rsid w:val="00462AFB"/>
    <w:rsid w:val="00462CD5"/>
    <w:rsid w:val="00463270"/>
    <w:rsid w:val="004633E5"/>
    <w:rsid w:val="00463A1C"/>
    <w:rsid w:val="00464B7F"/>
    <w:rsid w:val="00464E38"/>
    <w:rsid w:val="004653F1"/>
    <w:rsid w:val="00465B7E"/>
    <w:rsid w:val="004663B7"/>
    <w:rsid w:val="00466690"/>
    <w:rsid w:val="00466764"/>
    <w:rsid w:val="004668EB"/>
    <w:rsid w:val="004668F4"/>
    <w:rsid w:val="00466E86"/>
    <w:rsid w:val="00467302"/>
    <w:rsid w:val="00467F67"/>
    <w:rsid w:val="00470566"/>
    <w:rsid w:val="00470703"/>
    <w:rsid w:val="00471233"/>
    <w:rsid w:val="00471CFD"/>
    <w:rsid w:val="00472234"/>
    <w:rsid w:val="0047294F"/>
    <w:rsid w:val="00472D21"/>
    <w:rsid w:val="004731A0"/>
    <w:rsid w:val="00474B61"/>
    <w:rsid w:val="004752C7"/>
    <w:rsid w:val="00475B09"/>
    <w:rsid w:val="00475FD8"/>
    <w:rsid w:val="00476347"/>
    <w:rsid w:val="00476CD6"/>
    <w:rsid w:val="00476D50"/>
    <w:rsid w:val="0047730E"/>
    <w:rsid w:val="00480629"/>
    <w:rsid w:val="00480BB1"/>
    <w:rsid w:val="00480FF2"/>
    <w:rsid w:val="004814FB"/>
    <w:rsid w:val="00481829"/>
    <w:rsid w:val="00481CB1"/>
    <w:rsid w:val="00481F11"/>
    <w:rsid w:val="004826F8"/>
    <w:rsid w:val="00482A9B"/>
    <w:rsid w:val="00483196"/>
    <w:rsid w:val="0048319E"/>
    <w:rsid w:val="00483467"/>
    <w:rsid w:val="00483C87"/>
    <w:rsid w:val="004844AE"/>
    <w:rsid w:val="00484EC5"/>
    <w:rsid w:val="004857EC"/>
    <w:rsid w:val="0048605A"/>
    <w:rsid w:val="004868D9"/>
    <w:rsid w:val="00486F73"/>
    <w:rsid w:val="0048722E"/>
    <w:rsid w:val="00490017"/>
    <w:rsid w:val="0049038D"/>
    <w:rsid w:val="004905A3"/>
    <w:rsid w:val="0049069D"/>
    <w:rsid w:val="0049084A"/>
    <w:rsid w:val="00492074"/>
    <w:rsid w:val="00492230"/>
    <w:rsid w:val="0049494F"/>
    <w:rsid w:val="00494A58"/>
    <w:rsid w:val="00494CB7"/>
    <w:rsid w:val="00494FE8"/>
    <w:rsid w:val="00495116"/>
    <w:rsid w:val="0049545B"/>
    <w:rsid w:val="00495A98"/>
    <w:rsid w:val="00495EC0"/>
    <w:rsid w:val="004960CC"/>
    <w:rsid w:val="004968A4"/>
    <w:rsid w:val="00496BE5"/>
    <w:rsid w:val="004A01F7"/>
    <w:rsid w:val="004A04FD"/>
    <w:rsid w:val="004A09C3"/>
    <w:rsid w:val="004A11D9"/>
    <w:rsid w:val="004A18F3"/>
    <w:rsid w:val="004A1BC7"/>
    <w:rsid w:val="004A2303"/>
    <w:rsid w:val="004A2551"/>
    <w:rsid w:val="004A2FCB"/>
    <w:rsid w:val="004A3366"/>
    <w:rsid w:val="004A3EC4"/>
    <w:rsid w:val="004A4077"/>
    <w:rsid w:val="004A47D1"/>
    <w:rsid w:val="004A48F3"/>
    <w:rsid w:val="004A5074"/>
    <w:rsid w:val="004A5078"/>
    <w:rsid w:val="004A5369"/>
    <w:rsid w:val="004A5D7D"/>
    <w:rsid w:val="004A6AF0"/>
    <w:rsid w:val="004B031E"/>
    <w:rsid w:val="004B07BD"/>
    <w:rsid w:val="004B0A34"/>
    <w:rsid w:val="004B0C9B"/>
    <w:rsid w:val="004B16A0"/>
    <w:rsid w:val="004B2216"/>
    <w:rsid w:val="004B2C0D"/>
    <w:rsid w:val="004B3B69"/>
    <w:rsid w:val="004B3FBB"/>
    <w:rsid w:val="004B40CB"/>
    <w:rsid w:val="004B4687"/>
    <w:rsid w:val="004B4DC2"/>
    <w:rsid w:val="004B5345"/>
    <w:rsid w:val="004B5892"/>
    <w:rsid w:val="004B66E9"/>
    <w:rsid w:val="004B6928"/>
    <w:rsid w:val="004B6C03"/>
    <w:rsid w:val="004B6DA1"/>
    <w:rsid w:val="004B711E"/>
    <w:rsid w:val="004C0459"/>
    <w:rsid w:val="004C1466"/>
    <w:rsid w:val="004C2047"/>
    <w:rsid w:val="004C27BF"/>
    <w:rsid w:val="004C2E58"/>
    <w:rsid w:val="004C3449"/>
    <w:rsid w:val="004C3F3E"/>
    <w:rsid w:val="004C3F52"/>
    <w:rsid w:val="004C40E0"/>
    <w:rsid w:val="004C44F5"/>
    <w:rsid w:val="004C4565"/>
    <w:rsid w:val="004C67C0"/>
    <w:rsid w:val="004C6917"/>
    <w:rsid w:val="004C7EE7"/>
    <w:rsid w:val="004D0498"/>
    <w:rsid w:val="004D0817"/>
    <w:rsid w:val="004D1163"/>
    <w:rsid w:val="004D134D"/>
    <w:rsid w:val="004D14C7"/>
    <w:rsid w:val="004D157A"/>
    <w:rsid w:val="004D201B"/>
    <w:rsid w:val="004D2342"/>
    <w:rsid w:val="004D25AB"/>
    <w:rsid w:val="004D273B"/>
    <w:rsid w:val="004D280A"/>
    <w:rsid w:val="004D2983"/>
    <w:rsid w:val="004D2A65"/>
    <w:rsid w:val="004D2AEF"/>
    <w:rsid w:val="004D2D69"/>
    <w:rsid w:val="004D3AAB"/>
    <w:rsid w:val="004D3C7F"/>
    <w:rsid w:val="004D4C88"/>
    <w:rsid w:val="004D5509"/>
    <w:rsid w:val="004D5642"/>
    <w:rsid w:val="004D5CB9"/>
    <w:rsid w:val="004D5E3A"/>
    <w:rsid w:val="004D60F5"/>
    <w:rsid w:val="004D68DE"/>
    <w:rsid w:val="004D6D31"/>
    <w:rsid w:val="004D6DF0"/>
    <w:rsid w:val="004D7526"/>
    <w:rsid w:val="004D784E"/>
    <w:rsid w:val="004E0579"/>
    <w:rsid w:val="004E0D21"/>
    <w:rsid w:val="004E1030"/>
    <w:rsid w:val="004E14B6"/>
    <w:rsid w:val="004E221B"/>
    <w:rsid w:val="004E2671"/>
    <w:rsid w:val="004E2756"/>
    <w:rsid w:val="004E4CCB"/>
    <w:rsid w:val="004E5FB1"/>
    <w:rsid w:val="004E61B1"/>
    <w:rsid w:val="004E697F"/>
    <w:rsid w:val="004E6C06"/>
    <w:rsid w:val="004E7ADB"/>
    <w:rsid w:val="004E7DE8"/>
    <w:rsid w:val="004F0E54"/>
    <w:rsid w:val="004F125F"/>
    <w:rsid w:val="004F17BD"/>
    <w:rsid w:val="004F225A"/>
    <w:rsid w:val="004F34C7"/>
    <w:rsid w:val="004F3685"/>
    <w:rsid w:val="004F3C1E"/>
    <w:rsid w:val="004F404D"/>
    <w:rsid w:val="004F42B5"/>
    <w:rsid w:val="004F5C2E"/>
    <w:rsid w:val="004F60F9"/>
    <w:rsid w:val="004F688A"/>
    <w:rsid w:val="004F6928"/>
    <w:rsid w:val="004F6A42"/>
    <w:rsid w:val="004F6D96"/>
    <w:rsid w:val="004F757A"/>
    <w:rsid w:val="004F7B5D"/>
    <w:rsid w:val="004F7F15"/>
    <w:rsid w:val="004F7FD8"/>
    <w:rsid w:val="0050154B"/>
    <w:rsid w:val="00501DC4"/>
    <w:rsid w:val="00502274"/>
    <w:rsid w:val="005024A4"/>
    <w:rsid w:val="005024AE"/>
    <w:rsid w:val="0050273B"/>
    <w:rsid w:val="005028B3"/>
    <w:rsid w:val="00502DC7"/>
    <w:rsid w:val="005031B9"/>
    <w:rsid w:val="00503875"/>
    <w:rsid w:val="00503D85"/>
    <w:rsid w:val="00503DE0"/>
    <w:rsid w:val="00504C5A"/>
    <w:rsid w:val="005050EC"/>
    <w:rsid w:val="00505130"/>
    <w:rsid w:val="0050569D"/>
    <w:rsid w:val="00506AF4"/>
    <w:rsid w:val="00506ECB"/>
    <w:rsid w:val="00506EFF"/>
    <w:rsid w:val="0050701A"/>
    <w:rsid w:val="00507258"/>
    <w:rsid w:val="00507D53"/>
    <w:rsid w:val="00510463"/>
    <w:rsid w:val="00510C07"/>
    <w:rsid w:val="00510CB5"/>
    <w:rsid w:val="00510CF4"/>
    <w:rsid w:val="00510FD2"/>
    <w:rsid w:val="0051105A"/>
    <w:rsid w:val="0051156D"/>
    <w:rsid w:val="0051175E"/>
    <w:rsid w:val="0051208B"/>
    <w:rsid w:val="005125DB"/>
    <w:rsid w:val="00512FD2"/>
    <w:rsid w:val="005130C5"/>
    <w:rsid w:val="00513D22"/>
    <w:rsid w:val="00513F0D"/>
    <w:rsid w:val="00514A85"/>
    <w:rsid w:val="0051614E"/>
    <w:rsid w:val="00516469"/>
    <w:rsid w:val="00516839"/>
    <w:rsid w:val="00516871"/>
    <w:rsid w:val="00516C02"/>
    <w:rsid w:val="005179F4"/>
    <w:rsid w:val="00517A53"/>
    <w:rsid w:val="005205C5"/>
    <w:rsid w:val="00520742"/>
    <w:rsid w:val="005207BC"/>
    <w:rsid w:val="00520AA6"/>
    <w:rsid w:val="0052102A"/>
    <w:rsid w:val="00521C4C"/>
    <w:rsid w:val="00521EEA"/>
    <w:rsid w:val="00522343"/>
    <w:rsid w:val="00523C75"/>
    <w:rsid w:val="00524084"/>
    <w:rsid w:val="005259CD"/>
    <w:rsid w:val="005271AA"/>
    <w:rsid w:val="00527229"/>
    <w:rsid w:val="005272F3"/>
    <w:rsid w:val="0053053A"/>
    <w:rsid w:val="00530793"/>
    <w:rsid w:val="00530F84"/>
    <w:rsid w:val="00532131"/>
    <w:rsid w:val="00532208"/>
    <w:rsid w:val="00532635"/>
    <w:rsid w:val="00534095"/>
    <w:rsid w:val="0053420F"/>
    <w:rsid w:val="0053484F"/>
    <w:rsid w:val="00534D12"/>
    <w:rsid w:val="0053508A"/>
    <w:rsid w:val="00535171"/>
    <w:rsid w:val="0053523B"/>
    <w:rsid w:val="00535628"/>
    <w:rsid w:val="005357E1"/>
    <w:rsid w:val="00535841"/>
    <w:rsid w:val="00537542"/>
    <w:rsid w:val="00537CAA"/>
    <w:rsid w:val="00537CF0"/>
    <w:rsid w:val="00541571"/>
    <w:rsid w:val="0054202E"/>
    <w:rsid w:val="0054215F"/>
    <w:rsid w:val="005424BC"/>
    <w:rsid w:val="00542702"/>
    <w:rsid w:val="00542862"/>
    <w:rsid w:val="00542DD5"/>
    <w:rsid w:val="005436F9"/>
    <w:rsid w:val="00543F50"/>
    <w:rsid w:val="005450E2"/>
    <w:rsid w:val="005464C8"/>
    <w:rsid w:val="005472F1"/>
    <w:rsid w:val="00550361"/>
    <w:rsid w:val="00550F9E"/>
    <w:rsid w:val="0055266A"/>
    <w:rsid w:val="00552A75"/>
    <w:rsid w:val="00552C1A"/>
    <w:rsid w:val="00552C42"/>
    <w:rsid w:val="00553545"/>
    <w:rsid w:val="005537B0"/>
    <w:rsid w:val="00553BFB"/>
    <w:rsid w:val="0055432E"/>
    <w:rsid w:val="00554728"/>
    <w:rsid w:val="00554C35"/>
    <w:rsid w:val="0055543E"/>
    <w:rsid w:val="00555EB2"/>
    <w:rsid w:val="0055615A"/>
    <w:rsid w:val="0055622E"/>
    <w:rsid w:val="005568F2"/>
    <w:rsid w:val="00556BCB"/>
    <w:rsid w:val="00556DC4"/>
    <w:rsid w:val="00556DC9"/>
    <w:rsid w:val="00556E5C"/>
    <w:rsid w:val="0055707E"/>
    <w:rsid w:val="005570AC"/>
    <w:rsid w:val="00557131"/>
    <w:rsid w:val="00557198"/>
    <w:rsid w:val="005573C8"/>
    <w:rsid w:val="00557C12"/>
    <w:rsid w:val="0056020B"/>
    <w:rsid w:val="0056051E"/>
    <w:rsid w:val="0056104E"/>
    <w:rsid w:val="005614F4"/>
    <w:rsid w:val="00561617"/>
    <w:rsid w:val="00561C87"/>
    <w:rsid w:val="00561DD4"/>
    <w:rsid w:val="00561E45"/>
    <w:rsid w:val="005633D8"/>
    <w:rsid w:val="00563464"/>
    <w:rsid w:val="00563D62"/>
    <w:rsid w:val="005643F0"/>
    <w:rsid w:val="00564890"/>
    <w:rsid w:val="00564B80"/>
    <w:rsid w:val="00564FC2"/>
    <w:rsid w:val="005651E1"/>
    <w:rsid w:val="00565417"/>
    <w:rsid w:val="00565748"/>
    <w:rsid w:val="00565B41"/>
    <w:rsid w:val="00566731"/>
    <w:rsid w:val="00566802"/>
    <w:rsid w:val="00566932"/>
    <w:rsid w:val="00566BC9"/>
    <w:rsid w:val="00567A03"/>
    <w:rsid w:val="00567C74"/>
    <w:rsid w:val="005700FE"/>
    <w:rsid w:val="00571365"/>
    <w:rsid w:val="00571673"/>
    <w:rsid w:val="0057228F"/>
    <w:rsid w:val="00572C2D"/>
    <w:rsid w:val="00572C8F"/>
    <w:rsid w:val="005738F2"/>
    <w:rsid w:val="00574DE0"/>
    <w:rsid w:val="00575AEF"/>
    <w:rsid w:val="00576F95"/>
    <w:rsid w:val="005773FB"/>
    <w:rsid w:val="00577AB6"/>
    <w:rsid w:val="00577C4A"/>
    <w:rsid w:val="00580277"/>
    <w:rsid w:val="00580B4F"/>
    <w:rsid w:val="00581ADC"/>
    <w:rsid w:val="0058211A"/>
    <w:rsid w:val="00582B8F"/>
    <w:rsid w:val="0058338A"/>
    <w:rsid w:val="00584286"/>
    <w:rsid w:val="0058439A"/>
    <w:rsid w:val="00584490"/>
    <w:rsid w:val="00584D18"/>
    <w:rsid w:val="00584EF8"/>
    <w:rsid w:val="00585001"/>
    <w:rsid w:val="005864E5"/>
    <w:rsid w:val="0058684E"/>
    <w:rsid w:val="005870DD"/>
    <w:rsid w:val="00587150"/>
    <w:rsid w:val="00587C72"/>
    <w:rsid w:val="0059184B"/>
    <w:rsid w:val="00592A7C"/>
    <w:rsid w:val="00592D17"/>
    <w:rsid w:val="005932B1"/>
    <w:rsid w:val="0059344D"/>
    <w:rsid w:val="00593592"/>
    <w:rsid w:val="0059388A"/>
    <w:rsid w:val="00593EAA"/>
    <w:rsid w:val="0059432A"/>
    <w:rsid w:val="0059454C"/>
    <w:rsid w:val="0059496D"/>
    <w:rsid w:val="00594B8C"/>
    <w:rsid w:val="005950DE"/>
    <w:rsid w:val="00595146"/>
    <w:rsid w:val="00595227"/>
    <w:rsid w:val="00595DD1"/>
    <w:rsid w:val="00596138"/>
    <w:rsid w:val="005961EF"/>
    <w:rsid w:val="00596525"/>
    <w:rsid w:val="005975FE"/>
    <w:rsid w:val="005976AB"/>
    <w:rsid w:val="00597FC9"/>
    <w:rsid w:val="005A041F"/>
    <w:rsid w:val="005A0EBD"/>
    <w:rsid w:val="005A12F9"/>
    <w:rsid w:val="005A2445"/>
    <w:rsid w:val="005A2455"/>
    <w:rsid w:val="005A27A6"/>
    <w:rsid w:val="005A30F7"/>
    <w:rsid w:val="005A3530"/>
    <w:rsid w:val="005A3B20"/>
    <w:rsid w:val="005A3D4A"/>
    <w:rsid w:val="005A3FD0"/>
    <w:rsid w:val="005A490F"/>
    <w:rsid w:val="005A67B4"/>
    <w:rsid w:val="005A6D3F"/>
    <w:rsid w:val="005A7068"/>
    <w:rsid w:val="005A7329"/>
    <w:rsid w:val="005A7A30"/>
    <w:rsid w:val="005B03DF"/>
    <w:rsid w:val="005B0A2B"/>
    <w:rsid w:val="005B19A5"/>
    <w:rsid w:val="005B238E"/>
    <w:rsid w:val="005B2568"/>
    <w:rsid w:val="005B25ED"/>
    <w:rsid w:val="005B3425"/>
    <w:rsid w:val="005B36C6"/>
    <w:rsid w:val="005B39FC"/>
    <w:rsid w:val="005B3B86"/>
    <w:rsid w:val="005B40DC"/>
    <w:rsid w:val="005B4B00"/>
    <w:rsid w:val="005B4DFF"/>
    <w:rsid w:val="005B5156"/>
    <w:rsid w:val="005B5C55"/>
    <w:rsid w:val="005B69E7"/>
    <w:rsid w:val="005B71EA"/>
    <w:rsid w:val="005B744E"/>
    <w:rsid w:val="005B76FF"/>
    <w:rsid w:val="005B771B"/>
    <w:rsid w:val="005B7B7B"/>
    <w:rsid w:val="005C05AF"/>
    <w:rsid w:val="005C09A4"/>
    <w:rsid w:val="005C0A1D"/>
    <w:rsid w:val="005C2298"/>
    <w:rsid w:val="005C28F1"/>
    <w:rsid w:val="005C41BF"/>
    <w:rsid w:val="005C42CF"/>
    <w:rsid w:val="005C5396"/>
    <w:rsid w:val="005C543C"/>
    <w:rsid w:val="005C5A8B"/>
    <w:rsid w:val="005C5FCB"/>
    <w:rsid w:val="005C6E29"/>
    <w:rsid w:val="005C776A"/>
    <w:rsid w:val="005D0E66"/>
    <w:rsid w:val="005D0FB3"/>
    <w:rsid w:val="005D101C"/>
    <w:rsid w:val="005D151A"/>
    <w:rsid w:val="005D1ED5"/>
    <w:rsid w:val="005D1F24"/>
    <w:rsid w:val="005D1FD7"/>
    <w:rsid w:val="005D21E8"/>
    <w:rsid w:val="005D2340"/>
    <w:rsid w:val="005D23BE"/>
    <w:rsid w:val="005D2C7A"/>
    <w:rsid w:val="005D379A"/>
    <w:rsid w:val="005D41A4"/>
    <w:rsid w:val="005D421A"/>
    <w:rsid w:val="005D4926"/>
    <w:rsid w:val="005D5BB7"/>
    <w:rsid w:val="005D6530"/>
    <w:rsid w:val="005D73D0"/>
    <w:rsid w:val="005D73FB"/>
    <w:rsid w:val="005D75D9"/>
    <w:rsid w:val="005D7922"/>
    <w:rsid w:val="005D7A85"/>
    <w:rsid w:val="005E0005"/>
    <w:rsid w:val="005E0155"/>
    <w:rsid w:val="005E039F"/>
    <w:rsid w:val="005E0E67"/>
    <w:rsid w:val="005E22E4"/>
    <w:rsid w:val="005E2E4E"/>
    <w:rsid w:val="005E329F"/>
    <w:rsid w:val="005E32A5"/>
    <w:rsid w:val="005E3707"/>
    <w:rsid w:val="005E4001"/>
    <w:rsid w:val="005E4C1C"/>
    <w:rsid w:val="005E4E2B"/>
    <w:rsid w:val="005E5557"/>
    <w:rsid w:val="005E5C62"/>
    <w:rsid w:val="005E65AD"/>
    <w:rsid w:val="005E69CF"/>
    <w:rsid w:val="005E6AEA"/>
    <w:rsid w:val="005E6BC8"/>
    <w:rsid w:val="005E7132"/>
    <w:rsid w:val="005E752C"/>
    <w:rsid w:val="005F0012"/>
    <w:rsid w:val="005F0409"/>
    <w:rsid w:val="005F0C18"/>
    <w:rsid w:val="005F12EF"/>
    <w:rsid w:val="005F20AD"/>
    <w:rsid w:val="005F29BC"/>
    <w:rsid w:val="005F2A56"/>
    <w:rsid w:val="005F2B9B"/>
    <w:rsid w:val="005F2F3B"/>
    <w:rsid w:val="005F3783"/>
    <w:rsid w:val="005F37D8"/>
    <w:rsid w:val="005F3838"/>
    <w:rsid w:val="005F3A66"/>
    <w:rsid w:val="005F3F6E"/>
    <w:rsid w:val="005F3FCA"/>
    <w:rsid w:val="005F4556"/>
    <w:rsid w:val="005F54DC"/>
    <w:rsid w:val="005F6563"/>
    <w:rsid w:val="005F65A1"/>
    <w:rsid w:val="005F660A"/>
    <w:rsid w:val="005F6C85"/>
    <w:rsid w:val="005F7E2C"/>
    <w:rsid w:val="006003A1"/>
    <w:rsid w:val="00600D04"/>
    <w:rsid w:val="00600EAA"/>
    <w:rsid w:val="006011A5"/>
    <w:rsid w:val="0060130A"/>
    <w:rsid w:val="006021A0"/>
    <w:rsid w:val="006023C5"/>
    <w:rsid w:val="00602B35"/>
    <w:rsid w:val="00602B6B"/>
    <w:rsid w:val="00603B57"/>
    <w:rsid w:val="00603BCA"/>
    <w:rsid w:val="00604731"/>
    <w:rsid w:val="0060525A"/>
    <w:rsid w:val="0060531B"/>
    <w:rsid w:val="006055C9"/>
    <w:rsid w:val="00605A3E"/>
    <w:rsid w:val="00605BD6"/>
    <w:rsid w:val="00605E60"/>
    <w:rsid w:val="00606AED"/>
    <w:rsid w:val="00607D56"/>
    <w:rsid w:val="00610983"/>
    <w:rsid w:val="00610AD2"/>
    <w:rsid w:val="00611F5E"/>
    <w:rsid w:val="006124E6"/>
    <w:rsid w:val="006126B3"/>
    <w:rsid w:val="00612A70"/>
    <w:rsid w:val="00612AD9"/>
    <w:rsid w:val="00613169"/>
    <w:rsid w:val="00613756"/>
    <w:rsid w:val="006149A4"/>
    <w:rsid w:val="006151EC"/>
    <w:rsid w:val="006155EC"/>
    <w:rsid w:val="00615A63"/>
    <w:rsid w:val="00615B5E"/>
    <w:rsid w:val="00617238"/>
    <w:rsid w:val="00617630"/>
    <w:rsid w:val="006205BD"/>
    <w:rsid w:val="00621835"/>
    <w:rsid w:val="00621CCD"/>
    <w:rsid w:val="00622443"/>
    <w:rsid w:val="0062271A"/>
    <w:rsid w:val="006233AE"/>
    <w:rsid w:val="00623763"/>
    <w:rsid w:val="00624826"/>
    <w:rsid w:val="00624FE4"/>
    <w:rsid w:val="00625138"/>
    <w:rsid w:val="00625355"/>
    <w:rsid w:val="00625474"/>
    <w:rsid w:val="00625807"/>
    <w:rsid w:val="00625B27"/>
    <w:rsid w:val="00626906"/>
    <w:rsid w:val="00630264"/>
    <w:rsid w:val="0063044B"/>
    <w:rsid w:val="00630617"/>
    <w:rsid w:val="006306EA"/>
    <w:rsid w:val="0063177A"/>
    <w:rsid w:val="00631BB6"/>
    <w:rsid w:val="00631CF4"/>
    <w:rsid w:val="0063232C"/>
    <w:rsid w:val="00632709"/>
    <w:rsid w:val="0063378A"/>
    <w:rsid w:val="00635171"/>
    <w:rsid w:val="0063545F"/>
    <w:rsid w:val="006356EB"/>
    <w:rsid w:val="00636C9B"/>
    <w:rsid w:val="00636E70"/>
    <w:rsid w:val="00636ED8"/>
    <w:rsid w:val="00637323"/>
    <w:rsid w:val="00637860"/>
    <w:rsid w:val="006405D5"/>
    <w:rsid w:val="006408A4"/>
    <w:rsid w:val="00641AF0"/>
    <w:rsid w:val="00641DBA"/>
    <w:rsid w:val="00643BB4"/>
    <w:rsid w:val="00644234"/>
    <w:rsid w:val="00644452"/>
    <w:rsid w:val="0064457B"/>
    <w:rsid w:val="00644C34"/>
    <w:rsid w:val="006455D3"/>
    <w:rsid w:val="006455FA"/>
    <w:rsid w:val="00645955"/>
    <w:rsid w:val="00645C3A"/>
    <w:rsid w:val="0064674D"/>
    <w:rsid w:val="0064694F"/>
    <w:rsid w:val="00646A5C"/>
    <w:rsid w:val="00647252"/>
    <w:rsid w:val="00647260"/>
    <w:rsid w:val="00647483"/>
    <w:rsid w:val="00647AF6"/>
    <w:rsid w:val="00647FB4"/>
    <w:rsid w:val="0065029D"/>
    <w:rsid w:val="00650B40"/>
    <w:rsid w:val="00650BAB"/>
    <w:rsid w:val="00650CDF"/>
    <w:rsid w:val="00651062"/>
    <w:rsid w:val="00651564"/>
    <w:rsid w:val="0065185D"/>
    <w:rsid w:val="00651FB2"/>
    <w:rsid w:val="00652038"/>
    <w:rsid w:val="00652AC7"/>
    <w:rsid w:val="00652EBD"/>
    <w:rsid w:val="0065404A"/>
    <w:rsid w:val="006540C6"/>
    <w:rsid w:val="006542C5"/>
    <w:rsid w:val="00654669"/>
    <w:rsid w:val="00655358"/>
    <w:rsid w:val="00656AA1"/>
    <w:rsid w:val="00656B63"/>
    <w:rsid w:val="00657CEE"/>
    <w:rsid w:val="00660157"/>
    <w:rsid w:val="00660677"/>
    <w:rsid w:val="006608A1"/>
    <w:rsid w:val="0066096F"/>
    <w:rsid w:val="00660D5C"/>
    <w:rsid w:val="00660FA9"/>
    <w:rsid w:val="00661B1E"/>
    <w:rsid w:val="00661BB4"/>
    <w:rsid w:val="00661FA6"/>
    <w:rsid w:val="00662876"/>
    <w:rsid w:val="00662D9A"/>
    <w:rsid w:val="0066306F"/>
    <w:rsid w:val="006633AD"/>
    <w:rsid w:val="0066420A"/>
    <w:rsid w:val="0066454A"/>
    <w:rsid w:val="006647DF"/>
    <w:rsid w:val="00664921"/>
    <w:rsid w:val="006652B3"/>
    <w:rsid w:val="00665BF4"/>
    <w:rsid w:val="0067046B"/>
    <w:rsid w:val="006704CC"/>
    <w:rsid w:val="00670CE3"/>
    <w:rsid w:val="00670E5A"/>
    <w:rsid w:val="00670EC7"/>
    <w:rsid w:val="006710CC"/>
    <w:rsid w:val="00671218"/>
    <w:rsid w:val="00671DC6"/>
    <w:rsid w:val="00671E7D"/>
    <w:rsid w:val="00672AE0"/>
    <w:rsid w:val="00673042"/>
    <w:rsid w:val="00673416"/>
    <w:rsid w:val="0067395C"/>
    <w:rsid w:val="006745D0"/>
    <w:rsid w:val="00674952"/>
    <w:rsid w:val="00675437"/>
    <w:rsid w:val="00675CCF"/>
    <w:rsid w:val="00675F82"/>
    <w:rsid w:val="006761AB"/>
    <w:rsid w:val="00676372"/>
    <w:rsid w:val="0067689E"/>
    <w:rsid w:val="00676965"/>
    <w:rsid w:val="00676F7E"/>
    <w:rsid w:val="00680088"/>
    <w:rsid w:val="006800AB"/>
    <w:rsid w:val="006807D6"/>
    <w:rsid w:val="00680FBB"/>
    <w:rsid w:val="0068134B"/>
    <w:rsid w:val="00681A5F"/>
    <w:rsid w:val="00681F09"/>
    <w:rsid w:val="006824BA"/>
    <w:rsid w:val="00682E67"/>
    <w:rsid w:val="00682EB0"/>
    <w:rsid w:val="006838D1"/>
    <w:rsid w:val="00685021"/>
    <w:rsid w:val="00685383"/>
    <w:rsid w:val="006854A4"/>
    <w:rsid w:val="006864B0"/>
    <w:rsid w:val="00686509"/>
    <w:rsid w:val="0068732E"/>
    <w:rsid w:val="006902ED"/>
    <w:rsid w:val="006911D4"/>
    <w:rsid w:val="0069216C"/>
    <w:rsid w:val="006929D9"/>
    <w:rsid w:val="00692D95"/>
    <w:rsid w:val="00692E8C"/>
    <w:rsid w:val="006934E5"/>
    <w:rsid w:val="0069377A"/>
    <w:rsid w:val="006942A0"/>
    <w:rsid w:val="006942E2"/>
    <w:rsid w:val="00694955"/>
    <w:rsid w:val="00695322"/>
    <w:rsid w:val="00696193"/>
    <w:rsid w:val="006965AD"/>
    <w:rsid w:val="00696668"/>
    <w:rsid w:val="00696B9C"/>
    <w:rsid w:val="00696DE6"/>
    <w:rsid w:val="0069733D"/>
    <w:rsid w:val="00697ADB"/>
    <w:rsid w:val="00697B34"/>
    <w:rsid w:val="006A059D"/>
    <w:rsid w:val="006A09FB"/>
    <w:rsid w:val="006A0A4C"/>
    <w:rsid w:val="006A10FA"/>
    <w:rsid w:val="006A1340"/>
    <w:rsid w:val="006A1F9B"/>
    <w:rsid w:val="006A2185"/>
    <w:rsid w:val="006A28BA"/>
    <w:rsid w:val="006A3229"/>
    <w:rsid w:val="006A3964"/>
    <w:rsid w:val="006A4710"/>
    <w:rsid w:val="006A473F"/>
    <w:rsid w:val="006A58EB"/>
    <w:rsid w:val="006A5B04"/>
    <w:rsid w:val="006A78C6"/>
    <w:rsid w:val="006B057A"/>
    <w:rsid w:val="006B09B0"/>
    <w:rsid w:val="006B1E2F"/>
    <w:rsid w:val="006B2B83"/>
    <w:rsid w:val="006B32B1"/>
    <w:rsid w:val="006B5B17"/>
    <w:rsid w:val="006B7C70"/>
    <w:rsid w:val="006C022C"/>
    <w:rsid w:val="006C0235"/>
    <w:rsid w:val="006C049E"/>
    <w:rsid w:val="006C11D1"/>
    <w:rsid w:val="006C19F5"/>
    <w:rsid w:val="006C1D0B"/>
    <w:rsid w:val="006C1DBA"/>
    <w:rsid w:val="006C30B0"/>
    <w:rsid w:val="006C377B"/>
    <w:rsid w:val="006C3AFE"/>
    <w:rsid w:val="006C43A4"/>
    <w:rsid w:val="006C4D3F"/>
    <w:rsid w:val="006C50E6"/>
    <w:rsid w:val="006C518A"/>
    <w:rsid w:val="006C5870"/>
    <w:rsid w:val="006C58FE"/>
    <w:rsid w:val="006C5DA2"/>
    <w:rsid w:val="006C74C1"/>
    <w:rsid w:val="006C781B"/>
    <w:rsid w:val="006C7884"/>
    <w:rsid w:val="006C798F"/>
    <w:rsid w:val="006C7C0B"/>
    <w:rsid w:val="006D0B0D"/>
    <w:rsid w:val="006D0DFC"/>
    <w:rsid w:val="006D115E"/>
    <w:rsid w:val="006D11E2"/>
    <w:rsid w:val="006D1A39"/>
    <w:rsid w:val="006D1CDB"/>
    <w:rsid w:val="006D1D5D"/>
    <w:rsid w:val="006D1F52"/>
    <w:rsid w:val="006D2083"/>
    <w:rsid w:val="006D2494"/>
    <w:rsid w:val="006D2882"/>
    <w:rsid w:val="006D2CBB"/>
    <w:rsid w:val="006D2DB9"/>
    <w:rsid w:val="006D2E75"/>
    <w:rsid w:val="006D3143"/>
    <w:rsid w:val="006D410D"/>
    <w:rsid w:val="006D42B5"/>
    <w:rsid w:val="006D4982"/>
    <w:rsid w:val="006D4EC4"/>
    <w:rsid w:val="006D68DB"/>
    <w:rsid w:val="006D7888"/>
    <w:rsid w:val="006D7A1E"/>
    <w:rsid w:val="006D7E94"/>
    <w:rsid w:val="006D7FD3"/>
    <w:rsid w:val="006E0233"/>
    <w:rsid w:val="006E0C35"/>
    <w:rsid w:val="006E1126"/>
    <w:rsid w:val="006E17A8"/>
    <w:rsid w:val="006E18C9"/>
    <w:rsid w:val="006E247C"/>
    <w:rsid w:val="006E27C6"/>
    <w:rsid w:val="006E2954"/>
    <w:rsid w:val="006E32FF"/>
    <w:rsid w:val="006E3A0C"/>
    <w:rsid w:val="006E3D6A"/>
    <w:rsid w:val="006E4318"/>
    <w:rsid w:val="006E54D8"/>
    <w:rsid w:val="006E5D25"/>
    <w:rsid w:val="006E5EB6"/>
    <w:rsid w:val="006E6001"/>
    <w:rsid w:val="006E6426"/>
    <w:rsid w:val="006E6482"/>
    <w:rsid w:val="006E6609"/>
    <w:rsid w:val="006E6916"/>
    <w:rsid w:val="006E6A0C"/>
    <w:rsid w:val="006E6A6C"/>
    <w:rsid w:val="006E730D"/>
    <w:rsid w:val="006F0E88"/>
    <w:rsid w:val="006F1EA9"/>
    <w:rsid w:val="006F3684"/>
    <w:rsid w:val="006F382C"/>
    <w:rsid w:val="006F43C8"/>
    <w:rsid w:val="006F4CA6"/>
    <w:rsid w:val="006F53FA"/>
    <w:rsid w:val="006F569A"/>
    <w:rsid w:val="006F56D4"/>
    <w:rsid w:val="006F59ED"/>
    <w:rsid w:val="006F5C3F"/>
    <w:rsid w:val="006F64B8"/>
    <w:rsid w:val="006F7396"/>
    <w:rsid w:val="006F7C26"/>
    <w:rsid w:val="006F7CFD"/>
    <w:rsid w:val="006F7FE8"/>
    <w:rsid w:val="00700F42"/>
    <w:rsid w:val="00701412"/>
    <w:rsid w:val="0070176B"/>
    <w:rsid w:val="00701866"/>
    <w:rsid w:val="0070194A"/>
    <w:rsid w:val="00701B22"/>
    <w:rsid w:val="007028D9"/>
    <w:rsid w:val="00702978"/>
    <w:rsid w:val="007033D5"/>
    <w:rsid w:val="007034FE"/>
    <w:rsid w:val="0070378A"/>
    <w:rsid w:val="00704082"/>
    <w:rsid w:val="00704188"/>
    <w:rsid w:val="0070469D"/>
    <w:rsid w:val="007048AF"/>
    <w:rsid w:val="00705B84"/>
    <w:rsid w:val="007077B2"/>
    <w:rsid w:val="00707847"/>
    <w:rsid w:val="00707A42"/>
    <w:rsid w:val="00707AA7"/>
    <w:rsid w:val="00707E3F"/>
    <w:rsid w:val="0071031A"/>
    <w:rsid w:val="00710DAA"/>
    <w:rsid w:val="00711BB5"/>
    <w:rsid w:val="00712E39"/>
    <w:rsid w:val="007133B2"/>
    <w:rsid w:val="00713F87"/>
    <w:rsid w:val="0071414D"/>
    <w:rsid w:val="00714847"/>
    <w:rsid w:val="0071557B"/>
    <w:rsid w:val="007159BF"/>
    <w:rsid w:val="0071610D"/>
    <w:rsid w:val="00716216"/>
    <w:rsid w:val="00716BC5"/>
    <w:rsid w:val="00716FA3"/>
    <w:rsid w:val="00716FDD"/>
    <w:rsid w:val="007175A1"/>
    <w:rsid w:val="007175CF"/>
    <w:rsid w:val="007178E4"/>
    <w:rsid w:val="00720950"/>
    <w:rsid w:val="007217A9"/>
    <w:rsid w:val="00721B4B"/>
    <w:rsid w:val="00721E17"/>
    <w:rsid w:val="00721ED8"/>
    <w:rsid w:val="007223F0"/>
    <w:rsid w:val="007233D6"/>
    <w:rsid w:val="007237D8"/>
    <w:rsid w:val="00724217"/>
    <w:rsid w:val="00724226"/>
    <w:rsid w:val="00724680"/>
    <w:rsid w:val="00724A04"/>
    <w:rsid w:val="00725241"/>
    <w:rsid w:val="007258FE"/>
    <w:rsid w:val="00725E92"/>
    <w:rsid w:val="00726356"/>
    <w:rsid w:val="0072641F"/>
    <w:rsid w:val="007268B9"/>
    <w:rsid w:val="0072754A"/>
    <w:rsid w:val="00727E9B"/>
    <w:rsid w:val="00730983"/>
    <w:rsid w:val="00730CB0"/>
    <w:rsid w:val="0073193A"/>
    <w:rsid w:val="00731E6A"/>
    <w:rsid w:val="00731F11"/>
    <w:rsid w:val="0073253E"/>
    <w:rsid w:val="007327E1"/>
    <w:rsid w:val="00732CB4"/>
    <w:rsid w:val="00732F98"/>
    <w:rsid w:val="00733885"/>
    <w:rsid w:val="007343B8"/>
    <w:rsid w:val="0073460F"/>
    <w:rsid w:val="00735673"/>
    <w:rsid w:val="00735CF5"/>
    <w:rsid w:val="00737A8B"/>
    <w:rsid w:val="00740128"/>
    <w:rsid w:val="0074047A"/>
    <w:rsid w:val="00740505"/>
    <w:rsid w:val="00741F21"/>
    <w:rsid w:val="0074271E"/>
    <w:rsid w:val="00742CEC"/>
    <w:rsid w:val="007434BC"/>
    <w:rsid w:val="00744113"/>
    <w:rsid w:val="00744B09"/>
    <w:rsid w:val="00744CD4"/>
    <w:rsid w:val="00746947"/>
    <w:rsid w:val="00746BF9"/>
    <w:rsid w:val="007471B0"/>
    <w:rsid w:val="007474C3"/>
    <w:rsid w:val="007475F4"/>
    <w:rsid w:val="00747F51"/>
    <w:rsid w:val="007504B4"/>
    <w:rsid w:val="00750B80"/>
    <w:rsid w:val="007514AC"/>
    <w:rsid w:val="00752388"/>
    <w:rsid w:val="00752BA5"/>
    <w:rsid w:val="00752E5A"/>
    <w:rsid w:val="0075393E"/>
    <w:rsid w:val="00753F96"/>
    <w:rsid w:val="007548DC"/>
    <w:rsid w:val="007560E4"/>
    <w:rsid w:val="00756E96"/>
    <w:rsid w:val="00757AB9"/>
    <w:rsid w:val="007606C1"/>
    <w:rsid w:val="00761A26"/>
    <w:rsid w:val="0076238A"/>
    <w:rsid w:val="007626B9"/>
    <w:rsid w:val="00762ABB"/>
    <w:rsid w:val="0076378F"/>
    <w:rsid w:val="00763825"/>
    <w:rsid w:val="0076432B"/>
    <w:rsid w:val="00764465"/>
    <w:rsid w:val="007644FB"/>
    <w:rsid w:val="00764B5F"/>
    <w:rsid w:val="00764E00"/>
    <w:rsid w:val="007655FC"/>
    <w:rsid w:val="007657EB"/>
    <w:rsid w:val="007662C6"/>
    <w:rsid w:val="007709ED"/>
    <w:rsid w:val="00770A73"/>
    <w:rsid w:val="0077162C"/>
    <w:rsid w:val="00771920"/>
    <w:rsid w:val="00772531"/>
    <w:rsid w:val="0077284C"/>
    <w:rsid w:val="0077298E"/>
    <w:rsid w:val="00772FB1"/>
    <w:rsid w:val="00773A25"/>
    <w:rsid w:val="00773AEC"/>
    <w:rsid w:val="00774847"/>
    <w:rsid w:val="00774A8A"/>
    <w:rsid w:val="00775060"/>
    <w:rsid w:val="00775537"/>
    <w:rsid w:val="00776444"/>
    <w:rsid w:val="00776957"/>
    <w:rsid w:val="00776C9B"/>
    <w:rsid w:val="00777AB6"/>
    <w:rsid w:val="0078091F"/>
    <w:rsid w:val="00780977"/>
    <w:rsid w:val="00780D35"/>
    <w:rsid w:val="00781037"/>
    <w:rsid w:val="0078145E"/>
    <w:rsid w:val="007816AA"/>
    <w:rsid w:val="00781E24"/>
    <w:rsid w:val="00782319"/>
    <w:rsid w:val="00782C8F"/>
    <w:rsid w:val="007836E6"/>
    <w:rsid w:val="00784240"/>
    <w:rsid w:val="00784530"/>
    <w:rsid w:val="00784AB7"/>
    <w:rsid w:val="00785965"/>
    <w:rsid w:val="00785C4C"/>
    <w:rsid w:val="007862FA"/>
    <w:rsid w:val="00786405"/>
    <w:rsid w:val="00786B69"/>
    <w:rsid w:val="00786C9A"/>
    <w:rsid w:val="00787227"/>
    <w:rsid w:val="00787EAD"/>
    <w:rsid w:val="007902A9"/>
    <w:rsid w:val="00791079"/>
    <w:rsid w:val="0079130D"/>
    <w:rsid w:val="00792201"/>
    <w:rsid w:val="00792774"/>
    <w:rsid w:val="00793A00"/>
    <w:rsid w:val="00795C52"/>
    <w:rsid w:val="00795E96"/>
    <w:rsid w:val="00796152"/>
    <w:rsid w:val="00796BF1"/>
    <w:rsid w:val="00797CAA"/>
    <w:rsid w:val="00797D2E"/>
    <w:rsid w:val="007A02F0"/>
    <w:rsid w:val="007A050E"/>
    <w:rsid w:val="007A2CC9"/>
    <w:rsid w:val="007A322B"/>
    <w:rsid w:val="007A34AE"/>
    <w:rsid w:val="007A3650"/>
    <w:rsid w:val="007A40E6"/>
    <w:rsid w:val="007A53AC"/>
    <w:rsid w:val="007A64A7"/>
    <w:rsid w:val="007A6FA6"/>
    <w:rsid w:val="007A732C"/>
    <w:rsid w:val="007B0103"/>
    <w:rsid w:val="007B037B"/>
    <w:rsid w:val="007B0511"/>
    <w:rsid w:val="007B0B98"/>
    <w:rsid w:val="007B0D48"/>
    <w:rsid w:val="007B1A7D"/>
    <w:rsid w:val="007B210B"/>
    <w:rsid w:val="007B37C7"/>
    <w:rsid w:val="007B5129"/>
    <w:rsid w:val="007B5299"/>
    <w:rsid w:val="007B5D29"/>
    <w:rsid w:val="007B6420"/>
    <w:rsid w:val="007B660C"/>
    <w:rsid w:val="007B68DA"/>
    <w:rsid w:val="007B6A95"/>
    <w:rsid w:val="007B6BA4"/>
    <w:rsid w:val="007B7AFA"/>
    <w:rsid w:val="007B7B7F"/>
    <w:rsid w:val="007C014B"/>
    <w:rsid w:val="007C04E7"/>
    <w:rsid w:val="007C0AE5"/>
    <w:rsid w:val="007C122F"/>
    <w:rsid w:val="007C1278"/>
    <w:rsid w:val="007C2BC1"/>
    <w:rsid w:val="007C2F38"/>
    <w:rsid w:val="007C31B4"/>
    <w:rsid w:val="007C39A5"/>
    <w:rsid w:val="007C427C"/>
    <w:rsid w:val="007C478A"/>
    <w:rsid w:val="007C4825"/>
    <w:rsid w:val="007C4A5A"/>
    <w:rsid w:val="007C5659"/>
    <w:rsid w:val="007C6549"/>
    <w:rsid w:val="007C6648"/>
    <w:rsid w:val="007C7538"/>
    <w:rsid w:val="007C7A97"/>
    <w:rsid w:val="007C7E07"/>
    <w:rsid w:val="007D0628"/>
    <w:rsid w:val="007D130C"/>
    <w:rsid w:val="007D17AC"/>
    <w:rsid w:val="007D1E78"/>
    <w:rsid w:val="007D3014"/>
    <w:rsid w:val="007D3C6D"/>
    <w:rsid w:val="007D407F"/>
    <w:rsid w:val="007D5008"/>
    <w:rsid w:val="007D5C88"/>
    <w:rsid w:val="007D732F"/>
    <w:rsid w:val="007D7797"/>
    <w:rsid w:val="007D78F5"/>
    <w:rsid w:val="007D792D"/>
    <w:rsid w:val="007D7D91"/>
    <w:rsid w:val="007E01CF"/>
    <w:rsid w:val="007E021F"/>
    <w:rsid w:val="007E03BF"/>
    <w:rsid w:val="007E0C39"/>
    <w:rsid w:val="007E0FE7"/>
    <w:rsid w:val="007E13E7"/>
    <w:rsid w:val="007E1ED2"/>
    <w:rsid w:val="007E25B1"/>
    <w:rsid w:val="007E2980"/>
    <w:rsid w:val="007E2E1B"/>
    <w:rsid w:val="007E38EA"/>
    <w:rsid w:val="007E3E66"/>
    <w:rsid w:val="007E458C"/>
    <w:rsid w:val="007E471C"/>
    <w:rsid w:val="007E4C5E"/>
    <w:rsid w:val="007E4DC1"/>
    <w:rsid w:val="007E4FDA"/>
    <w:rsid w:val="007E74BD"/>
    <w:rsid w:val="007F1267"/>
    <w:rsid w:val="007F13BB"/>
    <w:rsid w:val="007F1EBD"/>
    <w:rsid w:val="007F2618"/>
    <w:rsid w:val="007F2E1E"/>
    <w:rsid w:val="007F35DF"/>
    <w:rsid w:val="007F3DC5"/>
    <w:rsid w:val="007F3E5A"/>
    <w:rsid w:val="007F442A"/>
    <w:rsid w:val="007F56A0"/>
    <w:rsid w:val="007F6BBD"/>
    <w:rsid w:val="007F7710"/>
    <w:rsid w:val="007F774A"/>
    <w:rsid w:val="007F7897"/>
    <w:rsid w:val="008000BE"/>
    <w:rsid w:val="0080045E"/>
    <w:rsid w:val="008005B5"/>
    <w:rsid w:val="00800663"/>
    <w:rsid w:val="00800811"/>
    <w:rsid w:val="008008CC"/>
    <w:rsid w:val="00800C70"/>
    <w:rsid w:val="00801DCF"/>
    <w:rsid w:val="0080289E"/>
    <w:rsid w:val="008028FD"/>
    <w:rsid w:val="00802A0B"/>
    <w:rsid w:val="00802ADC"/>
    <w:rsid w:val="00802B30"/>
    <w:rsid w:val="00802B74"/>
    <w:rsid w:val="00802E81"/>
    <w:rsid w:val="0080485C"/>
    <w:rsid w:val="008070E4"/>
    <w:rsid w:val="008071E5"/>
    <w:rsid w:val="00807267"/>
    <w:rsid w:val="00807CE5"/>
    <w:rsid w:val="00807DD4"/>
    <w:rsid w:val="00807EFC"/>
    <w:rsid w:val="00810754"/>
    <w:rsid w:val="0081140B"/>
    <w:rsid w:val="008118D5"/>
    <w:rsid w:val="0081196C"/>
    <w:rsid w:val="00811D83"/>
    <w:rsid w:val="00811E91"/>
    <w:rsid w:val="008125BE"/>
    <w:rsid w:val="00813355"/>
    <w:rsid w:val="00813ABC"/>
    <w:rsid w:val="00814199"/>
    <w:rsid w:val="00815405"/>
    <w:rsid w:val="00815650"/>
    <w:rsid w:val="00815C28"/>
    <w:rsid w:val="00816655"/>
    <w:rsid w:val="0081748C"/>
    <w:rsid w:val="00820347"/>
    <w:rsid w:val="0082159D"/>
    <w:rsid w:val="008215A5"/>
    <w:rsid w:val="00821D05"/>
    <w:rsid w:val="00822192"/>
    <w:rsid w:val="008224C8"/>
    <w:rsid w:val="00822CD2"/>
    <w:rsid w:val="00822DBF"/>
    <w:rsid w:val="008234C6"/>
    <w:rsid w:val="008237C8"/>
    <w:rsid w:val="008238A5"/>
    <w:rsid w:val="00823B30"/>
    <w:rsid w:val="00823EE6"/>
    <w:rsid w:val="008240D7"/>
    <w:rsid w:val="008241A9"/>
    <w:rsid w:val="0082437F"/>
    <w:rsid w:val="0082487B"/>
    <w:rsid w:val="00824AE3"/>
    <w:rsid w:val="008250CC"/>
    <w:rsid w:val="008257E2"/>
    <w:rsid w:val="00825D81"/>
    <w:rsid w:val="00825E91"/>
    <w:rsid w:val="0082697A"/>
    <w:rsid w:val="00827D08"/>
    <w:rsid w:val="00827D1A"/>
    <w:rsid w:val="0083019B"/>
    <w:rsid w:val="008307F7"/>
    <w:rsid w:val="00830A78"/>
    <w:rsid w:val="008312D3"/>
    <w:rsid w:val="00831E60"/>
    <w:rsid w:val="008325CD"/>
    <w:rsid w:val="0083265B"/>
    <w:rsid w:val="008327BB"/>
    <w:rsid w:val="00832F80"/>
    <w:rsid w:val="00833E99"/>
    <w:rsid w:val="008349F2"/>
    <w:rsid w:val="00835A76"/>
    <w:rsid w:val="00835CCE"/>
    <w:rsid w:val="0083602B"/>
    <w:rsid w:val="0083712C"/>
    <w:rsid w:val="00841792"/>
    <w:rsid w:val="00841928"/>
    <w:rsid w:val="00841DF8"/>
    <w:rsid w:val="008432A9"/>
    <w:rsid w:val="008433DD"/>
    <w:rsid w:val="00843A73"/>
    <w:rsid w:val="00843ACB"/>
    <w:rsid w:val="00844300"/>
    <w:rsid w:val="0084454A"/>
    <w:rsid w:val="008446D6"/>
    <w:rsid w:val="00844E20"/>
    <w:rsid w:val="00845469"/>
    <w:rsid w:val="00845A19"/>
    <w:rsid w:val="00846033"/>
    <w:rsid w:val="0084714F"/>
    <w:rsid w:val="008474C9"/>
    <w:rsid w:val="00847EE7"/>
    <w:rsid w:val="0085020E"/>
    <w:rsid w:val="0085055E"/>
    <w:rsid w:val="00850FD2"/>
    <w:rsid w:val="00851625"/>
    <w:rsid w:val="00851793"/>
    <w:rsid w:val="00852290"/>
    <w:rsid w:val="008522E2"/>
    <w:rsid w:val="008525D1"/>
    <w:rsid w:val="008537D1"/>
    <w:rsid w:val="008539F0"/>
    <w:rsid w:val="008540FF"/>
    <w:rsid w:val="008544FE"/>
    <w:rsid w:val="00854507"/>
    <w:rsid w:val="008557AC"/>
    <w:rsid w:val="00855E08"/>
    <w:rsid w:val="00856111"/>
    <w:rsid w:val="00856855"/>
    <w:rsid w:val="00856C0B"/>
    <w:rsid w:val="00856E68"/>
    <w:rsid w:val="00857306"/>
    <w:rsid w:val="00857BE0"/>
    <w:rsid w:val="00860B2E"/>
    <w:rsid w:val="00860F96"/>
    <w:rsid w:val="00861194"/>
    <w:rsid w:val="00861EA9"/>
    <w:rsid w:val="008621C2"/>
    <w:rsid w:val="008625E9"/>
    <w:rsid w:val="008633DD"/>
    <w:rsid w:val="008639C2"/>
    <w:rsid w:val="00864403"/>
    <w:rsid w:val="00864E84"/>
    <w:rsid w:val="00865A38"/>
    <w:rsid w:val="00870682"/>
    <w:rsid w:val="008707D6"/>
    <w:rsid w:val="008708D3"/>
    <w:rsid w:val="0087121A"/>
    <w:rsid w:val="00871821"/>
    <w:rsid w:val="00871CC0"/>
    <w:rsid w:val="00871CFE"/>
    <w:rsid w:val="0087208E"/>
    <w:rsid w:val="008721C3"/>
    <w:rsid w:val="0087293C"/>
    <w:rsid w:val="00873794"/>
    <w:rsid w:val="00874745"/>
    <w:rsid w:val="008747D5"/>
    <w:rsid w:val="00874830"/>
    <w:rsid w:val="008757AF"/>
    <w:rsid w:val="008762B0"/>
    <w:rsid w:val="00877510"/>
    <w:rsid w:val="00877B47"/>
    <w:rsid w:val="00877EDF"/>
    <w:rsid w:val="00877FF5"/>
    <w:rsid w:val="008803AE"/>
    <w:rsid w:val="0088177A"/>
    <w:rsid w:val="0088193D"/>
    <w:rsid w:val="00881B21"/>
    <w:rsid w:val="00883220"/>
    <w:rsid w:val="00883CAD"/>
    <w:rsid w:val="00883F1D"/>
    <w:rsid w:val="008844BD"/>
    <w:rsid w:val="00884DB1"/>
    <w:rsid w:val="0088535B"/>
    <w:rsid w:val="00885DE5"/>
    <w:rsid w:val="00886455"/>
    <w:rsid w:val="00886AE3"/>
    <w:rsid w:val="00887243"/>
    <w:rsid w:val="0089054C"/>
    <w:rsid w:val="00890869"/>
    <w:rsid w:val="008916F4"/>
    <w:rsid w:val="00891E4E"/>
    <w:rsid w:val="00892B0F"/>
    <w:rsid w:val="00893E86"/>
    <w:rsid w:val="008943E5"/>
    <w:rsid w:val="00894665"/>
    <w:rsid w:val="008952F7"/>
    <w:rsid w:val="00896670"/>
    <w:rsid w:val="0089667E"/>
    <w:rsid w:val="0089689A"/>
    <w:rsid w:val="00897065"/>
    <w:rsid w:val="00897847"/>
    <w:rsid w:val="008979DD"/>
    <w:rsid w:val="00897C3E"/>
    <w:rsid w:val="008A167D"/>
    <w:rsid w:val="008A218F"/>
    <w:rsid w:val="008A2BCA"/>
    <w:rsid w:val="008A3100"/>
    <w:rsid w:val="008A3AAD"/>
    <w:rsid w:val="008A4638"/>
    <w:rsid w:val="008A4A25"/>
    <w:rsid w:val="008A4D52"/>
    <w:rsid w:val="008A4E52"/>
    <w:rsid w:val="008A53AA"/>
    <w:rsid w:val="008A5971"/>
    <w:rsid w:val="008A62AD"/>
    <w:rsid w:val="008A6465"/>
    <w:rsid w:val="008A69BB"/>
    <w:rsid w:val="008A6E96"/>
    <w:rsid w:val="008A74DA"/>
    <w:rsid w:val="008A7B5B"/>
    <w:rsid w:val="008A7F0C"/>
    <w:rsid w:val="008A7FB4"/>
    <w:rsid w:val="008A7FBC"/>
    <w:rsid w:val="008A7FD3"/>
    <w:rsid w:val="008B0475"/>
    <w:rsid w:val="008B09D9"/>
    <w:rsid w:val="008B0A8A"/>
    <w:rsid w:val="008B0CA5"/>
    <w:rsid w:val="008B1393"/>
    <w:rsid w:val="008B1AD4"/>
    <w:rsid w:val="008B1C62"/>
    <w:rsid w:val="008B2746"/>
    <w:rsid w:val="008B34D1"/>
    <w:rsid w:val="008B4448"/>
    <w:rsid w:val="008B4F1F"/>
    <w:rsid w:val="008B5845"/>
    <w:rsid w:val="008B5942"/>
    <w:rsid w:val="008B6627"/>
    <w:rsid w:val="008B7008"/>
    <w:rsid w:val="008B7DDD"/>
    <w:rsid w:val="008C046B"/>
    <w:rsid w:val="008C0822"/>
    <w:rsid w:val="008C0A87"/>
    <w:rsid w:val="008C1094"/>
    <w:rsid w:val="008C17E4"/>
    <w:rsid w:val="008C18AB"/>
    <w:rsid w:val="008C19F6"/>
    <w:rsid w:val="008C1D95"/>
    <w:rsid w:val="008C2083"/>
    <w:rsid w:val="008C253D"/>
    <w:rsid w:val="008C3347"/>
    <w:rsid w:val="008C37D0"/>
    <w:rsid w:val="008C3BEE"/>
    <w:rsid w:val="008C4876"/>
    <w:rsid w:val="008C4931"/>
    <w:rsid w:val="008C4B74"/>
    <w:rsid w:val="008C56CB"/>
    <w:rsid w:val="008C5C18"/>
    <w:rsid w:val="008C625A"/>
    <w:rsid w:val="008C666B"/>
    <w:rsid w:val="008C6682"/>
    <w:rsid w:val="008C7EAE"/>
    <w:rsid w:val="008C7ECC"/>
    <w:rsid w:val="008D0988"/>
    <w:rsid w:val="008D09DD"/>
    <w:rsid w:val="008D10B9"/>
    <w:rsid w:val="008D174C"/>
    <w:rsid w:val="008D1C1A"/>
    <w:rsid w:val="008D2737"/>
    <w:rsid w:val="008D2946"/>
    <w:rsid w:val="008D33C0"/>
    <w:rsid w:val="008D3953"/>
    <w:rsid w:val="008D4144"/>
    <w:rsid w:val="008D4556"/>
    <w:rsid w:val="008D56BA"/>
    <w:rsid w:val="008D5A41"/>
    <w:rsid w:val="008D6C53"/>
    <w:rsid w:val="008D6D4A"/>
    <w:rsid w:val="008D7ED7"/>
    <w:rsid w:val="008D7FE8"/>
    <w:rsid w:val="008E0706"/>
    <w:rsid w:val="008E075D"/>
    <w:rsid w:val="008E19F1"/>
    <w:rsid w:val="008E28FB"/>
    <w:rsid w:val="008E306C"/>
    <w:rsid w:val="008E3410"/>
    <w:rsid w:val="008E3720"/>
    <w:rsid w:val="008E381A"/>
    <w:rsid w:val="008E4099"/>
    <w:rsid w:val="008E4654"/>
    <w:rsid w:val="008E533E"/>
    <w:rsid w:val="008E57DC"/>
    <w:rsid w:val="008E584A"/>
    <w:rsid w:val="008E5F26"/>
    <w:rsid w:val="008E65F4"/>
    <w:rsid w:val="008E7BA0"/>
    <w:rsid w:val="008F00AD"/>
    <w:rsid w:val="008F03AF"/>
    <w:rsid w:val="008F16FF"/>
    <w:rsid w:val="008F2E65"/>
    <w:rsid w:val="008F2FA5"/>
    <w:rsid w:val="008F3258"/>
    <w:rsid w:val="008F32CB"/>
    <w:rsid w:val="008F3D09"/>
    <w:rsid w:val="008F43E0"/>
    <w:rsid w:val="008F49D2"/>
    <w:rsid w:val="008F546C"/>
    <w:rsid w:val="008F55DF"/>
    <w:rsid w:val="008F5B74"/>
    <w:rsid w:val="008F5F5B"/>
    <w:rsid w:val="008F6125"/>
    <w:rsid w:val="008F6163"/>
    <w:rsid w:val="008F6F54"/>
    <w:rsid w:val="008F7845"/>
    <w:rsid w:val="008F7DEA"/>
    <w:rsid w:val="009008B3"/>
    <w:rsid w:val="00900B83"/>
    <w:rsid w:val="009011C5"/>
    <w:rsid w:val="00901409"/>
    <w:rsid w:val="00901447"/>
    <w:rsid w:val="009015A8"/>
    <w:rsid w:val="00901890"/>
    <w:rsid w:val="009021A4"/>
    <w:rsid w:val="00902214"/>
    <w:rsid w:val="0090240D"/>
    <w:rsid w:val="00903C59"/>
    <w:rsid w:val="00903EED"/>
    <w:rsid w:val="00903F16"/>
    <w:rsid w:val="009049A1"/>
    <w:rsid w:val="00904AE6"/>
    <w:rsid w:val="009054E9"/>
    <w:rsid w:val="00905A03"/>
    <w:rsid w:val="0090621A"/>
    <w:rsid w:val="0090673B"/>
    <w:rsid w:val="00907AAC"/>
    <w:rsid w:val="0091010B"/>
    <w:rsid w:val="00910568"/>
    <w:rsid w:val="00910EDE"/>
    <w:rsid w:val="00910FF8"/>
    <w:rsid w:val="0091147F"/>
    <w:rsid w:val="00911D26"/>
    <w:rsid w:val="00911EE8"/>
    <w:rsid w:val="00912A3F"/>
    <w:rsid w:val="00912ED6"/>
    <w:rsid w:val="0091337B"/>
    <w:rsid w:val="009134D2"/>
    <w:rsid w:val="00913B2A"/>
    <w:rsid w:val="00914307"/>
    <w:rsid w:val="009146E9"/>
    <w:rsid w:val="009147AB"/>
    <w:rsid w:val="00914854"/>
    <w:rsid w:val="00914974"/>
    <w:rsid w:val="00914C43"/>
    <w:rsid w:val="00915228"/>
    <w:rsid w:val="009154E9"/>
    <w:rsid w:val="00916480"/>
    <w:rsid w:val="0091722D"/>
    <w:rsid w:val="009177FF"/>
    <w:rsid w:val="0091791E"/>
    <w:rsid w:val="0092067E"/>
    <w:rsid w:val="0092068A"/>
    <w:rsid w:val="00920FF1"/>
    <w:rsid w:val="00921D87"/>
    <w:rsid w:val="00922036"/>
    <w:rsid w:val="00922239"/>
    <w:rsid w:val="00923BD5"/>
    <w:rsid w:val="00923C48"/>
    <w:rsid w:val="0092674D"/>
    <w:rsid w:val="009270D5"/>
    <w:rsid w:val="00930607"/>
    <w:rsid w:val="009314BF"/>
    <w:rsid w:val="009318F4"/>
    <w:rsid w:val="009325CE"/>
    <w:rsid w:val="00932743"/>
    <w:rsid w:val="00932BD5"/>
    <w:rsid w:val="009334DF"/>
    <w:rsid w:val="009336CA"/>
    <w:rsid w:val="00933B60"/>
    <w:rsid w:val="00933C2F"/>
    <w:rsid w:val="00935167"/>
    <w:rsid w:val="00935806"/>
    <w:rsid w:val="0093677B"/>
    <w:rsid w:val="00937071"/>
    <w:rsid w:val="00937AF1"/>
    <w:rsid w:val="00940530"/>
    <w:rsid w:val="009407EE"/>
    <w:rsid w:val="00941013"/>
    <w:rsid w:val="0094173C"/>
    <w:rsid w:val="009418CA"/>
    <w:rsid w:val="00941AFA"/>
    <w:rsid w:val="00941F47"/>
    <w:rsid w:val="009422F0"/>
    <w:rsid w:val="00942430"/>
    <w:rsid w:val="009425E7"/>
    <w:rsid w:val="00942708"/>
    <w:rsid w:val="009431B8"/>
    <w:rsid w:val="0094330D"/>
    <w:rsid w:val="00943F70"/>
    <w:rsid w:val="00944063"/>
    <w:rsid w:val="009443A5"/>
    <w:rsid w:val="009445A8"/>
    <w:rsid w:val="009446D6"/>
    <w:rsid w:val="009457A0"/>
    <w:rsid w:val="00947DBC"/>
    <w:rsid w:val="00947F4D"/>
    <w:rsid w:val="0095012C"/>
    <w:rsid w:val="00950EDB"/>
    <w:rsid w:val="00950FA9"/>
    <w:rsid w:val="00951146"/>
    <w:rsid w:val="0095118B"/>
    <w:rsid w:val="009518D9"/>
    <w:rsid w:val="00951C67"/>
    <w:rsid w:val="00952D9C"/>
    <w:rsid w:val="00953231"/>
    <w:rsid w:val="009535D4"/>
    <w:rsid w:val="00953E3D"/>
    <w:rsid w:val="00953FCA"/>
    <w:rsid w:val="009542B2"/>
    <w:rsid w:val="0095438D"/>
    <w:rsid w:val="009545F7"/>
    <w:rsid w:val="00954E62"/>
    <w:rsid w:val="00955652"/>
    <w:rsid w:val="009559A3"/>
    <w:rsid w:val="0095697F"/>
    <w:rsid w:val="00956D2B"/>
    <w:rsid w:val="009575DD"/>
    <w:rsid w:val="00957D9F"/>
    <w:rsid w:val="00957F97"/>
    <w:rsid w:val="0096248B"/>
    <w:rsid w:val="0096283C"/>
    <w:rsid w:val="00963CCF"/>
    <w:rsid w:val="009646A5"/>
    <w:rsid w:val="00965119"/>
    <w:rsid w:val="0096536C"/>
    <w:rsid w:val="00965843"/>
    <w:rsid w:val="0096626C"/>
    <w:rsid w:val="00966A76"/>
    <w:rsid w:val="00967AA1"/>
    <w:rsid w:val="00967ED4"/>
    <w:rsid w:val="00970E3F"/>
    <w:rsid w:val="00971006"/>
    <w:rsid w:val="009717B2"/>
    <w:rsid w:val="00971906"/>
    <w:rsid w:val="00971EAC"/>
    <w:rsid w:val="0097273E"/>
    <w:rsid w:val="009727C2"/>
    <w:rsid w:val="00973147"/>
    <w:rsid w:val="00973A0F"/>
    <w:rsid w:val="0097410E"/>
    <w:rsid w:val="00974E5E"/>
    <w:rsid w:val="0097561D"/>
    <w:rsid w:val="00975ED8"/>
    <w:rsid w:val="00976397"/>
    <w:rsid w:val="00976958"/>
    <w:rsid w:val="00976F0A"/>
    <w:rsid w:val="0097710E"/>
    <w:rsid w:val="00977303"/>
    <w:rsid w:val="00977311"/>
    <w:rsid w:val="009777B8"/>
    <w:rsid w:val="00977C56"/>
    <w:rsid w:val="0098094E"/>
    <w:rsid w:val="00980AE8"/>
    <w:rsid w:val="00980EBF"/>
    <w:rsid w:val="00982B81"/>
    <w:rsid w:val="00983055"/>
    <w:rsid w:val="0098314E"/>
    <w:rsid w:val="00983C6F"/>
    <w:rsid w:val="00983CEE"/>
    <w:rsid w:val="00984328"/>
    <w:rsid w:val="00984503"/>
    <w:rsid w:val="0098453F"/>
    <w:rsid w:val="009847AD"/>
    <w:rsid w:val="00985A0D"/>
    <w:rsid w:val="0098603C"/>
    <w:rsid w:val="00986413"/>
    <w:rsid w:val="00986B59"/>
    <w:rsid w:val="0098742C"/>
    <w:rsid w:val="00987747"/>
    <w:rsid w:val="00987B41"/>
    <w:rsid w:val="00987F8E"/>
    <w:rsid w:val="00990767"/>
    <w:rsid w:val="00990906"/>
    <w:rsid w:val="009911E9"/>
    <w:rsid w:val="009917CE"/>
    <w:rsid w:val="00991C6F"/>
    <w:rsid w:val="00991C78"/>
    <w:rsid w:val="00991D84"/>
    <w:rsid w:val="009932B5"/>
    <w:rsid w:val="009933C3"/>
    <w:rsid w:val="00993E8C"/>
    <w:rsid w:val="0099491E"/>
    <w:rsid w:val="00995292"/>
    <w:rsid w:val="009952E8"/>
    <w:rsid w:val="00995381"/>
    <w:rsid w:val="009953BB"/>
    <w:rsid w:val="00995DC6"/>
    <w:rsid w:val="00996578"/>
    <w:rsid w:val="00996A29"/>
    <w:rsid w:val="00996FF3"/>
    <w:rsid w:val="009972A7"/>
    <w:rsid w:val="0099753F"/>
    <w:rsid w:val="00997E51"/>
    <w:rsid w:val="009A08A6"/>
    <w:rsid w:val="009A096C"/>
    <w:rsid w:val="009A0CFD"/>
    <w:rsid w:val="009A1883"/>
    <w:rsid w:val="009A226B"/>
    <w:rsid w:val="009A2664"/>
    <w:rsid w:val="009A29F9"/>
    <w:rsid w:val="009A2BA1"/>
    <w:rsid w:val="009A2E6F"/>
    <w:rsid w:val="009A36CE"/>
    <w:rsid w:val="009A3B16"/>
    <w:rsid w:val="009A3C25"/>
    <w:rsid w:val="009A421A"/>
    <w:rsid w:val="009A442F"/>
    <w:rsid w:val="009A4603"/>
    <w:rsid w:val="009A475F"/>
    <w:rsid w:val="009A536F"/>
    <w:rsid w:val="009A5D28"/>
    <w:rsid w:val="009A6892"/>
    <w:rsid w:val="009A708A"/>
    <w:rsid w:val="009A7090"/>
    <w:rsid w:val="009A75E8"/>
    <w:rsid w:val="009A7BAF"/>
    <w:rsid w:val="009B0615"/>
    <w:rsid w:val="009B07C2"/>
    <w:rsid w:val="009B0FC8"/>
    <w:rsid w:val="009B1940"/>
    <w:rsid w:val="009B1BC0"/>
    <w:rsid w:val="009B275D"/>
    <w:rsid w:val="009B283A"/>
    <w:rsid w:val="009B2E74"/>
    <w:rsid w:val="009B30D5"/>
    <w:rsid w:val="009B42B8"/>
    <w:rsid w:val="009B4781"/>
    <w:rsid w:val="009B487C"/>
    <w:rsid w:val="009B5522"/>
    <w:rsid w:val="009B5576"/>
    <w:rsid w:val="009B5A29"/>
    <w:rsid w:val="009B623E"/>
    <w:rsid w:val="009B678D"/>
    <w:rsid w:val="009B7A5F"/>
    <w:rsid w:val="009C0E80"/>
    <w:rsid w:val="009C186F"/>
    <w:rsid w:val="009C1AC8"/>
    <w:rsid w:val="009C1EB1"/>
    <w:rsid w:val="009C271F"/>
    <w:rsid w:val="009C2ADE"/>
    <w:rsid w:val="009C2BC0"/>
    <w:rsid w:val="009C2CAA"/>
    <w:rsid w:val="009C2FC1"/>
    <w:rsid w:val="009C3975"/>
    <w:rsid w:val="009C3C23"/>
    <w:rsid w:val="009C3D92"/>
    <w:rsid w:val="009C4527"/>
    <w:rsid w:val="009C483C"/>
    <w:rsid w:val="009C4D03"/>
    <w:rsid w:val="009C5108"/>
    <w:rsid w:val="009C5140"/>
    <w:rsid w:val="009C52A5"/>
    <w:rsid w:val="009C5745"/>
    <w:rsid w:val="009C69F0"/>
    <w:rsid w:val="009C7269"/>
    <w:rsid w:val="009C7975"/>
    <w:rsid w:val="009D0078"/>
    <w:rsid w:val="009D01D0"/>
    <w:rsid w:val="009D14AA"/>
    <w:rsid w:val="009D1AA9"/>
    <w:rsid w:val="009D20FA"/>
    <w:rsid w:val="009D27BF"/>
    <w:rsid w:val="009D33F9"/>
    <w:rsid w:val="009D3641"/>
    <w:rsid w:val="009D48D4"/>
    <w:rsid w:val="009D4F56"/>
    <w:rsid w:val="009D5647"/>
    <w:rsid w:val="009D5FC9"/>
    <w:rsid w:val="009D6B29"/>
    <w:rsid w:val="009D7461"/>
    <w:rsid w:val="009E0C48"/>
    <w:rsid w:val="009E0D0F"/>
    <w:rsid w:val="009E11A5"/>
    <w:rsid w:val="009E1B52"/>
    <w:rsid w:val="009E1D59"/>
    <w:rsid w:val="009E25B4"/>
    <w:rsid w:val="009E3017"/>
    <w:rsid w:val="009E34BF"/>
    <w:rsid w:val="009E368F"/>
    <w:rsid w:val="009E450A"/>
    <w:rsid w:val="009E4AF1"/>
    <w:rsid w:val="009E4B56"/>
    <w:rsid w:val="009E4F95"/>
    <w:rsid w:val="009E66B1"/>
    <w:rsid w:val="009E7943"/>
    <w:rsid w:val="009F005A"/>
    <w:rsid w:val="009F0AD7"/>
    <w:rsid w:val="009F0BE9"/>
    <w:rsid w:val="009F0E6E"/>
    <w:rsid w:val="009F1077"/>
    <w:rsid w:val="009F13D7"/>
    <w:rsid w:val="009F14CD"/>
    <w:rsid w:val="009F16DD"/>
    <w:rsid w:val="009F201A"/>
    <w:rsid w:val="009F2476"/>
    <w:rsid w:val="009F2FE1"/>
    <w:rsid w:val="009F36AB"/>
    <w:rsid w:val="009F3F56"/>
    <w:rsid w:val="009F41EF"/>
    <w:rsid w:val="009F41F2"/>
    <w:rsid w:val="009F4257"/>
    <w:rsid w:val="009F4AEC"/>
    <w:rsid w:val="009F507F"/>
    <w:rsid w:val="009F5192"/>
    <w:rsid w:val="009F59F0"/>
    <w:rsid w:val="009F6FFA"/>
    <w:rsid w:val="009F7A76"/>
    <w:rsid w:val="00A0012C"/>
    <w:rsid w:val="00A00400"/>
    <w:rsid w:val="00A005BB"/>
    <w:rsid w:val="00A00953"/>
    <w:rsid w:val="00A00F47"/>
    <w:rsid w:val="00A01638"/>
    <w:rsid w:val="00A0222A"/>
    <w:rsid w:val="00A02BF6"/>
    <w:rsid w:val="00A03DE2"/>
    <w:rsid w:val="00A03F69"/>
    <w:rsid w:val="00A04017"/>
    <w:rsid w:val="00A04808"/>
    <w:rsid w:val="00A05CD2"/>
    <w:rsid w:val="00A063B8"/>
    <w:rsid w:val="00A067B9"/>
    <w:rsid w:val="00A07AE1"/>
    <w:rsid w:val="00A07E63"/>
    <w:rsid w:val="00A10491"/>
    <w:rsid w:val="00A106AC"/>
    <w:rsid w:val="00A10B0F"/>
    <w:rsid w:val="00A1135E"/>
    <w:rsid w:val="00A12752"/>
    <w:rsid w:val="00A1322F"/>
    <w:rsid w:val="00A13D22"/>
    <w:rsid w:val="00A14613"/>
    <w:rsid w:val="00A14690"/>
    <w:rsid w:val="00A151B1"/>
    <w:rsid w:val="00A15B6C"/>
    <w:rsid w:val="00A15DCA"/>
    <w:rsid w:val="00A16AC7"/>
    <w:rsid w:val="00A17AFD"/>
    <w:rsid w:val="00A17E43"/>
    <w:rsid w:val="00A20385"/>
    <w:rsid w:val="00A2095E"/>
    <w:rsid w:val="00A209D9"/>
    <w:rsid w:val="00A20EA3"/>
    <w:rsid w:val="00A20FE7"/>
    <w:rsid w:val="00A217AF"/>
    <w:rsid w:val="00A22685"/>
    <w:rsid w:val="00A227DA"/>
    <w:rsid w:val="00A237C7"/>
    <w:rsid w:val="00A245BF"/>
    <w:rsid w:val="00A2460E"/>
    <w:rsid w:val="00A24CA7"/>
    <w:rsid w:val="00A2504D"/>
    <w:rsid w:val="00A250E0"/>
    <w:rsid w:val="00A25761"/>
    <w:rsid w:val="00A25BFD"/>
    <w:rsid w:val="00A269BD"/>
    <w:rsid w:val="00A26C87"/>
    <w:rsid w:val="00A27612"/>
    <w:rsid w:val="00A27E88"/>
    <w:rsid w:val="00A30264"/>
    <w:rsid w:val="00A311CD"/>
    <w:rsid w:val="00A34256"/>
    <w:rsid w:val="00A343CC"/>
    <w:rsid w:val="00A346D0"/>
    <w:rsid w:val="00A3489B"/>
    <w:rsid w:val="00A35D0B"/>
    <w:rsid w:val="00A36D28"/>
    <w:rsid w:val="00A36DAB"/>
    <w:rsid w:val="00A36DB1"/>
    <w:rsid w:val="00A40232"/>
    <w:rsid w:val="00A40BDE"/>
    <w:rsid w:val="00A41272"/>
    <w:rsid w:val="00A41D0D"/>
    <w:rsid w:val="00A42136"/>
    <w:rsid w:val="00A428E7"/>
    <w:rsid w:val="00A42B03"/>
    <w:rsid w:val="00A439F5"/>
    <w:rsid w:val="00A43F03"/>
    <w:rsid w:val="00A44872"/>
    <w:rsid w:val="00A4542A"/>
    <w:rsid w:val="00A45602"/>
    <w:rsid w:val="00A45F99"/>
    <w:rsid w:val="00A46810"/>
    <w:rsid w:val="00A46B9A"/>
    <w:rsid w:val="00A46D68"/>
    <w:rsid w:val="00A47B94"/>
    <w:rsid w:val="00A5021F"/>
    <w:rsid w:val="00A50FC0"/>
    <w:rsid w:val="00A510E8"/>
    <w:rsid w:val="00A513CB"/>
    <w:rsid w:val="00A51CE1"/>
    <w:rsid w:val="00A52D34"/>
    <w:rsid w:val="00A548DF"/>
    <w:rsid w:val="00A549A2"/>
    <w:rsid w:val="00A550AC"/>
    <w:rsid w:val="00A55581"/>
    <w:rsid w:val="00A556FB"/>
    <w:rsid w:val="00A55970"/>
    <w:rsid w:val="00A55A47"/>
    <w:rsid w:val="00A572CE"/>
    <w:rsid w:val="00A60195"/>
    <w:rsid w:val="00A61AB2"/>
    <w:rsid w:val="00A62F33"/>
    <w:rsid w:val="00A63205"/>
    <w:rsid w:val="00A63439"/>
    <w:rsid w:val="00A63579"/>
    <w:rsid w:val="00A63EF1"/>
    <w:rsid w:val="00A64073"/>
    <w:rsid w:val="00A6523E"/>
    <w:rsid w:val="00A65255"/>
    <w:rsid w:val="00A6568C"/>
    <w:rsid w:val="00A65883"/>
    <w:rsid w:val="00A659F1"/>
    <w:rsid w:val="00A66E38"/>
    <w:rsid w:val="00A67760"/>
    <w:rsid w:val="00A71797"/>
    <w:rsid w:val="00A718C6"/>
    <w:rsid w:val="00A73AD6"/>
    <w:rsid w:val="00A741D2"/>
    <w:rsid w:val="00A743A3"/>
    <w:rsid w:val="00A74766"/>
    <w:rsid w:val="00A756E6"/>
    <w:rsid w:val="00A75713"/>
    <w:rsid w:val="00A75BB0"/>
    <w:rsid w:val="00A75F06"/>
    <w:rsid w:val="00A7691F"/>
    <w:rsid w:val="00A76C09"/>
    <w:rsid w:val="00A7775D"/>
    <w:rsid w:val="00A77DA0"/>
    <w:rsid w:val="00A77F87"/>
    <w:rsid w:val="00A81398"/>
    <w:rsid w:val="00A81E2A"/>
    <w:rsid w:val="00A8216C"/>
    <w:rsid w:val="00A821E1"/>
    <w:rsid w:val="00A825CE"/>
    <w:rsid w:val="00A82D80"/>
    <w:rsid w:val="00A82F83"/>
    <w:rsid w:val="00A83200"/>
    <w:rsid w:val="00A834C0"/>
    <w:rsid w:val="00A83B2D"/>
    <w:rsid w:val="00A83DFC"/>
    <w:rsid w:val="00A8418C"/>
    <w:rsid w:val="00A84DE4"/>
    <w:rsid w:val="00A85099"/>
    <w:rsid w:val="00A850C6"/>
    <w:rsid w:val="00A85AD2"/>
    <w:rsid w:val="00A860FB"/>
    <w:rsid w:val="00A866D4"/>
    <w:rsid w:val="00A869BC"/>
    <w:rsid w:val="00A86D9D"/>
    <w:rsid w:val="00A86E2F"/>
    <w:rsid w:val="00A86F92"/>
    <w:rsid w:val="00A87833"/>
    <w:rsid w:val="00A8795D"/>
    <w:rsid w:val="00A87EFB"/>
    <w:rsid w:val="00A905D5"/>
    <w:rsid w:val="00A91090"/>
    <w:rsid w:val="00A9251F"/>
    <w:rsid w:val="00A92649"/>
    <w:rsid w:val="00A92732"/>
    <w:rsid w:val="00A927F7"/>
    <w:rsid w:val="00A92D38"/>
    <w:rsid w:val="00A92E54"/>
    <w:rsid w:val="00A93465"/>
    <w:rsid w:val="00A94197"/>
    <w:rsid w:val="00A94C10"/>
    <w:rsid w:val="00A96011"/>
    <w:rsid w:val="00A9605A"/>
    <w:rsid w:val="00A96967"/>
    <w:rsid w:val="00AA0018"/>
    <w:rsid w:val="00AA004B"/>
    <w:rsid w:val="00AA0B3E"/>
    <w:rsid w:val="00AA142F"/>
    <w:rsid w:val="00AA16D4"/>
    <w:rsid w:val="00AA1780"/>
    <w:rsid w:val="00AA2020"/>
    <w:rsid w:val="00AA22B2"/>
    <w:rsid w:val="00AA2345"/>
    <w:rsid w:val="00AA2861"/>
    <w:rsid w:val="00AA2C1A"/>
    <w:rsid w:val="00AA353E"/>
    <w:rsid w:val="00AA371C"/>
    <w:rsid w:val="00AA4F34"/>
    <w:rsid w:val="00AA564D"/>
    <w:rsid w:val="00AA5746"/>
    <w:rsid w:val="00AA5EC2"/>
    <w:rsid w:val="00AA659F"/>
    <w:rsid w:val="00AA6776"/>
    <w:rsid w:val="00AA6C8D"/>
    <w:rsid w:val="00AA6CF1"/>
    <w:rsid w:val="00AA6EF0"/>
    <w:rsid w:val="00AB01B6"/>
    <w:rsid w:val="00AB0474"/>
    <w:rsid w:val="00AB0D0D"/>
    <w:rsid w:val="00AB12D5"/>
    <w:rsid w:val="00AB132A"/>
    <w:rsid w:val="00AB14D8"/>
    <w:rsid w:val="00AB1C19"/>
    <w:rsid w:val="00AB205D"/>
    <w:rsid w:val="00AB343C"/>
    <w:rsid w:val="00AB3C5A"/>
    <w:rsid w:val="00AB3D4C"/>
    <w:rsid w:val="00AB470D"/>
    <w:rsid w:val="00AB4E6A"/>
    <w:rsid w:val="00AB5221"/>
    <w:rsid w:val="00AB5580"/>
    <w:rsid w:val="00AB562C"/>
    <w:rsid w:val="00AB5D33"/>
    <w:rsid w:val="00AB5EE2"/>
    <w:rsid w:val="00AB6087"/>
    <w:rsid w:val="00AB619F"/>
    <w:rsid w:val="00AB61AE"/>
    <w:rsid w:val="00AB6679"/>
    <w:rsid w:val="00AB70E3"/>
    <w:rsid w:val="00AB76C0"/>
    <w:rsid w:val="00AB7FE9"/>
    <w:rsid w:val="00AC0065"/>
    <w:rsid w:val="00AC0413"/>
    <w:rsid w:val="00AC0633"/>
    <w:rsid w:val="00AC0CA8"/>
    <w:rsid w:val="00AC0EE5"/>
    <w:rsid w:val="00AC0FAC"/>
    <w:rsid w:val="00AC1365"/>
    <w:rsid w:val="00AC13A8"/>
    <w:rsid w:val="00AC1C99"/>
    <w:rsid w:val="00AC217E"/>
    <w:rsid w:val="00AC28D2"/>
    <w:rsid w:val="00AC28E9"/>
    <w:rsid w:val="00AC2FDE"/>
    <w:rsid w:val="00AC30AB"/>
    <w:rsid w:val="00AC399D"/>
    <w:rsid w:val="00AC4D0E"/>
    <w:rsid w:val="00AC5183"/>
    <w:rsid w:val="00AC5EFA"/>
    <w:rsid w:val="00AC636C"/>
    <w:rsid w:val="00AC6A7C"/>
    <w:rsid w:val="00AC6B2D"/>
    <w:rsid w:val="00AD1745"/>
    <w:rsid w:val="00AD19F6"/>
    <w:rsid w:val="00AD1E39"/>
    <w:rsid w:val="00AD2D64"/>
    <w:rsid w:val="00AD2DD2"/>
    <w:rsid w:val="00AD2F67"/>
    <w:rsid w:val="00AD3106"/>
    <w:rsid w:val="00AD3B38"/>
    <w:rsid w:val="00AD3B42"/>
    <w:rsid w:val="00AD4712"/>
    <w:rsid w:val="00AD49AD"/>
    <w:rsid w:val="00AD55FC"/>
    <w:rsid w:val="00AD5AED"/>
    <w:rsid w:val="00AD60E9"/>
    <w:rsid w:val="00AD66F0"/>
    <w:rsid w:val="00AD69A5"/>
    <w:rsid w:val="00AD6E38"/>
    <w:rsid w:val="00AE004C"/>
    <w:rsid w:val="00AE0241"/>
    <w:rsid w:val="00AE02C9"/>
    <w:rsid w:val="00AE077A"/>
    <w:rsid w:val="00AE207C"/>
    <w:rsid w:val="00AE2912"/>
    <w:rsid w:val="00AE3126"/>
    <w:rsid w:val="00AE410D"/>
    <w:rsid w:val="00AE4643"/>
    <w:rsid w:val="00AE4688"/>
    <w:rsid w:val="00AE5535"/>
    <w:rsid w:val="00AE595D"/>
    <w:rsid w:val="00AE5B81"/>
    <w:rsid w:val="00AE5FBB"/>
    <w:rsid w:val="00AE66F2"/>
    <w:rsid w:val="00AE7643"/>
    <w:rsid w:val="00AE7D1A"/>
    <w:rsid w:val="00AE7E82"/>
    <w:rsid w:val="00AF0B65"/>
    <w:rsid w:val="00AF0F6F"/>
    <w:rsid w:val="00AF191B"/>
    <w:rsid w:val="00AF22B0"/>
    <w:rsid w:val="00AF2479"/>
    <w:rsid w:val="00AF294A"/>
    <w:rsid w:val="00AF3AE1"/>
    <w:rsid w:val="00AF4729"/>
    <w:rsid w:val="00AF4E75"/>
    <w:rsid w:val="00AF56CC"/>
    <w:rsid w:val="00AF5B75"/>
    <w:rsid w:val="00AF664C"/>
    <w:rsid w:val="00AF6B82"/>
    <w:rsid w:val="00AF7BAB"/>
    <w:rsid w:val="00AF7D87"/>
    <w:rsid w:val="00B001EE"/>
    <w:rsid w:val="00B007A6"/>
    <w:rsid w:val="00B007F7"/>
    <w:rsid w:val="00B00E97"/>
    <w:rsid w:val="00B01264"/>
    <w:rsid w:val="00B01DD4"/>
    <w:rsid w:val="00B01E96"/>
    <w:rsid w:val="00B021B1"/>
    <w:rsid w:val="00B03087"/>
    <w:rsid w:val="00B03D59"/>
    <w:rsid w:val="00B03E2D"/>
    <w:rsid w:val="00B04E34"/>
    <w:rsid w:val="00B050CA"/>
    <w:rsid w:val="00B0580D"/>
    <w:rsid w:val="00B05DC7"/>
    <w:rsid w:val="00B066BB"/>
    <w:rsid w:val="00B06E66"/>
    <w:rsid w:val="00B07CFF"/>
    <w:rsid w:val="00B11556"/>
    <w:rsid w:val="00B119D5"/>
    <w:rsid w:val="00B128A3"/>
    <w:rsid w:val="00B1372B"/>
    <w:rsid w:val="00B139B4"/>
    <w:rsid w:val="00B139EF"/>
    <w:rsid w:val="00B143BB"/>
    <w:rsid w:val="00B143C0"/>
    <w:rsid w:val="00B14BE3"/>
    <w:rsid w:val="00B15041"/>
    <w:rsid w:val="00B152A1"/>
    <w:rsid w:val="00B15E8B"/>
    <w:rsid w:val="00B1609A"/>
    <w:rsid w:val="00B16699"/>
    <w:rsid w:val="00B166CB"/>
    <w:rsid w:val="00B16D7D"/>
    <w:rsid w:val="00B16D82"/>
    <w:rsid w:val="00B17AA3"/>
    <w:rsid w:val="00B17B1A"/>
    <w:rsid w:val="00B17F42"/>
    <w:rsid w:val="00B20AEA"/>
    <w:rsid w:val="00B20CE8"/>
    <w:rsid w:val="00B21DE1"/>
    <w:rsid w:val="00B23634"/>
    <w:rsid w:val="00B24751"/>
    <w:rsid w:val="00B2488E"/>
    <w:rsid w:val="00B24BE3"/>
    <w:rsid w:val="00B25024"/>
    <w:rsid w:val="00B2527A"/>
    <w:rsid w:val="00B2545E"/>
    <w:rsid w:val="00B2547D"/>
    <w:rsid w:val="00B26293"/>
    <w:rsid w:val="00B26764"/>
    <w:rsid w:val="00B26B68"/>
    <w:rsid w:val="00B26F79"/>
    <w:rsid w:val="00B2744D"/>
    <w:rsid w:val="00B31207"/>
    <w:rsid w:val="00B31621"/>
    <w:rsid w:val="00B3191E"/>
    <w:rsid w:val="00B31D70"/>
    <w:rsid w:val="00B31EA3"/>
    <w:rsid w:val="00B326E6"/>
    <w:rsid w:val="00B3305D"/>
    <w:rsid w:val="00B33191"/>
    <w:rsid w:val="00B33284"/>
    <w:rsid w:val="00B3486D"/>
    <w:rsid w:val="00B35131"/>
    <w:rsid w:val="00B3541C"/>
    <w:rsid w:val="00B37097"/>
    <w:rsid w:val="00B370C6"/>
    <w:rsid w:val="00B373B7"/>
    <w:rsid w:val="00B3785E"/>
    <w:rsid w:val="00B37B7D"/>
    <w:rsid w:val="00B40020"/>
    <w:rsid w:val="00B409E8"/>
    <w:rsid w:val="00B40DAD"/>
    <w:rsid w:val="00B42286"/>
    <w:rsid w:val="00B42638"/>
    <w:rsid w:val="00B42937"/>
    <w:rsid w:val="00B43563"/>
    <w:rsid w:val="00B440DE"/>
    <w:rsid w:val="00B44620"/>
    <w:rsid w:val="00B44FD2"/>
    <w:rsid w:val="00B4508B"/>
    <w:rsid w:val="00B45378"/>
    <w:rsid w:val="00B45714"/>
    <w:rsid w:val="00B45977"/>
    <w:rsid w:val="00B45A6F"/>
    <w:rsid w:val="00B46D1D"/>
    <w:rsid w:val="00B46F83"/>
    <w:rsid w:val="00B4709F"/>
    <w:rsid w:val="00B4751E"/>
    <w:rsid w:val="00B47993"/>
    <w:rsid w:val="00B47ED2"/>
    <w:rsid w:val="00B50373"/>
    <w:rsid w:val="00B50C1D"/>
    <w:rsid w:val="00B5122E"/>
    <w:rsid w:val="00B5152B"/>
    <w:rsid w:val="00B51788"/>
    <w:rsid w:val="00B519FA"/>
    <w:rsid w:val="00B52347"/>
    <w:rsid w:val="00B52390"/>
    <w:rsid w:val="00B52DB6"/>
    <w:rsid w:val="00B53567"/>
    <w:rsid w:val="00B53582"/>
    <w:rsid w:val="00B53A0F"/>
    <w:rsid w:val="00B53ABA"/>
    <w:rsid w:val="00B542D1"/>
    <w:rsid w:val="00B54B23"/>
    <w:rsid w:val="00B54E6E"/>
    <w:rsid w:val="00B54EF3"/>
    <w:rsid w:val="00B54F55"/>
    <w:rsid w:val="00B5786D"/>
    <w:rsid w:val="00B57B74"/>
    <w:rsid w:val="00B602D1"/>
    <w:rsid w:val="00B6054D"/>
    <w:rsid w:val="00B60ACD"/>
    <w:rsid w:val="00B61232"/>
    <w:rsid w:val="00B61943"/>
    <w:rsid w:val="00B61FF3"/>
    <w:rsid w:val="00B629C2"/>
    <w:rsid w:val="00B62E74"/>
    <w:rsid w:val="00B6332B"/>
    <w:rsid w:val="00B63430"/>
    <w:rsid w:val="00B636F6"/>
    <w:rsid w:val="00B637BD"/>
    <w:rsid w:val="00B642A0"/>
    <w:rsid w:val="00B64523"/>
    <w:rsid w:val="00B6484F"/>
    <w:rsid w:val="00B6485E"/>
    <w:rsid w:val="00B648FB"/>
    <w:rsid w:val="00B64B33"/>
    <w:rsid w:val="00B64FE0"/>
    <w:rsid w:val="00B65059"/>
    <w:rsid w:val="00B653AD"/>
    <w:rsid w:val="00B654F3"/>
    <w:rsid w:val="00B65805"/>
    <w:rsid w:val="00B65A52"/>
    <w:rsid w:val="00B66E0D"/>
    <w:rsid w:val="00B670A5"/>
    <w:rsid w:val="00B675A5"/>
    <w:rsid w:val="00B7068B"/>
    <w:rsid w:val="00B70782"/>
    <w:rsid w:val="00B70EE0"/>
    <w:rsid w:val="00B717BD"/>
    <w:rsid w:val="00B71AAF"/>
    <w:rsid w:val="00B72676"/>
    <w:rsid w:val="00B72B18"/>
    <w:rsid w:val="00B72B9D"/>
    <w:rsid w:val="00B72BB0"/>
    <w:rsid w:val="00B736FA"/>
    <w:rsid w:val="00B7393E"/>
    <w:rsid w:val="00B73BDD"/>
    <w:rsid w:val="00B73ED7"/>
    <w:rsid w:val="00B7504C"/>
    <w:rsid w:val="00B75359"/>
    <w:rsid w:val="00B75A9E"/>
    <w:rsid w:val="00B75C11"/>
    <w:rsid w:val="00B760B9"/>
    <w:rsid w:val="00B76C21"/>
    <w:rsid w:val="00B77D6F"/>
    <w:rsid w:val="00B80D4C"/>
    <w:rsid w:val="00B810F0"/>
    <w:rsid w:val="00B81A18"/>
    <w:rsid w:val="00B81EB4"/>
    <w:rsid w:val="00B83416"/>
    <w:rsid w:val="00B84BEC"/>
    <w:rsid w:val="00B8529A"/>
    <w:rsid w:val="00B85304"/>
    <w:rsid w:val="00B85526"/>
    <w:rsid w:val="00B85D02"/>
    <w:rsid w:val="00B8646C"/>
    <w:rsid w:val="00B8677B"/>
    <w:rsid w:val="00B86EC8"/>
    <w:rsid w:val="00B870F4"/>
    <w:rsid w:val="00B87613"/>
    <w:rsid w:val="00B878F7"/>
    <w:rsid w:val="00B87AB1"/>
    <w:rsid w:val="00B9070A"/>
    <w:rsid w:val="00B90B76"/>
    <w:rsid w:val="00B90F20"/>
    <w:rsid w:val="00B9109F"/>
    <w:rsid w:val="00B91584"/>
    <w:rsid w:val="00B915CF"/>
    <w:rsid w:val="00B91C56"/>
    <w:rsid w:val="00B935B0"/>
    <w:rsid w:val="00B94549"/>
    <w:rsid w:val="00B9455F"/>
    <w:rsid w:val="00B94EA3"/>
    <w:rsid w:val="00B950F6"/>
    <w:rsid w:val="00B95386"/>
    <w:rsid w:val="00B95A90"/>
    <w:rsid w:val="00B95C5A"/>
    <w:rsid w:val="00B95DCD"/>
    <w:rsid w:val="00B95EDC"/>
    <w:rsid w:val="00B967D1"/>
    <w:rsid w:val="00B96863"/>
    <w:rsid w:val="00B96BA7"/>
    <w:rsid w:val="00B97049"/>
    <w:rsid w:val="00B97405"/>
    <w:rsid w:val="00B97458"/>
    <w:rsid w:val="00B97EC2"/>
    <w:rsid w:val="00BA156D"/>
    <w:rsid w:val="00BA15DC"/>
    <w:rsid w:val="00BA1AAB"/>
    <w:rsid w:val="00BA1EA5"/>
    <w:rsid w:val="00BA1F28"/>
    <w:rsid w:val="00BA21C5"/>
    <w:rsid w:val="00BA23B7"/>
    <w:rsid w:val="00BA2606"/>
    <w:rsid w:val="00BA2C5F"/>
    <w:rsid w:val="00BA3409"/>
    <w:rsid w:val="00BA3564"/>
    <w:rsid w:val="00BA4A70"/>
    <w:rsid w:val="00BA4BA0"/>
    <w:rsid w:val="00BA4EBA"/>
    <w:rsid w:val="00BA5092"/>
    <w:rsid w:val="00BA6275"/>
    <w:rsid w:val="00BA6511"/>
    <w:rsid w:val="00BA697B"/>
    <w:rsid w:val="00BA6BAA"/>
    <w:rsid w:val="00BA6C66"/>
    <w:rsid w:val="00BA6CEE"/>
    <w:rsid w:val="00BA717C"/>
    <w:rsid w:val="00BA7417"/>
    <w:rsid w:val="00BA7AAF"/>
    <w:rsid w:val="00BB0182"/>
    <w:rsid w:val="00BB050A"/>
    <w:rsid w:val="00BB0E8E"/>
    <w:rsid w:val="00BB11F8"/>
    <w:rsid w:val="00BB14E6"/>
    <w:rsid w:val="00BB15BD"/>
    <w:rsid w:val="00BB1BC8"/>
    <w:rsid w:val="00BB1DF1"/>
    <w:rsid w:val="00BB1FD5"/>
    <w:rsid w:val="00BB295A"/>
    <w:rsid w:val="00BB2EFB"/>
    <w:rsid w:val="00BB30EA"/>
    <w:rsid w:val="00BB3FAB"/>
    <w:rsid w:val="00BB42A8"/>
    <w:rsid w:val="00BB4651"/>
    <w:rsid w:val="00BB465E"/>
    <w:rsid w:val="00BB50F9"/>
    <w:rsid w:val="00BB6120"/>
    <w:rsid w:val="00BB6621"/>
    <w:rsid w:val="00BB6664"/>
    <w:rsid w:val="00BB6AF6"/>
    <w:rsid w:val="00BB739D"/>
    <w:rsid w:val="00BB73FD"/>
    <w:rsid w:val="00BC0104"/>
    <w:rsid w:val="00BC0491"/>
    <w:rsid w:val="00BC0CCE"/>
    <w:rsid w:val="00BC0E9A"/>
    <w:rsid w:val="00BC0FB2"/>
    <w:rsid w:val="00BC1462"/>
    <w:rsid w:val="00BC1571"/>
    <w:rsid w:val="00BC1E9B"/>
    <w:rsid w:val="00BC2009"/>
    <w:rsid w:val="00BC2036"/>
    <w:rsid w:val="00BC2412"/>
    <w:rsid w:val="00BC291C"/>
    <w:rsid w:val="00BC2A9E"/>
    <w:rsid w:val="00BC308E"/>
    <w:rsid w:val="00BC36A6"/>
    <w:rsid w:val="00BC3CC9"/>
    <w:rsid w:val="00BC3F26"/>
    <w:rsid w:val="00BC4DCA"/>
    <w:rsid w:val="00BC4EF5"/>
    <w:rsid w:val="00BC51A4"/>
    <w:rsid w:val="00BC59CA"/>
    <w:rsid w:val="00BC5E54"/>
    <w:rsid w:val="00BC64C6"/>
    <w:rsid w:val="00BC6569"/>
    <w:rsid w:val="00BC66F6"/>
    <w:rsid w:val="00BC6B2F"/>
    <w:rsid w:val="00BC7092"/>
    <w:rsid w:val="00BC72E4"/>
    <w:rsid w:val="00BC7B29"/>
    <w:rsid w:val="00BC7CC1"/>
    <w:rsid w:val="00BD0A0B"/>
    <w:rsid w:val="00BD0F84"/>
    <w:rsid w:val="00BD1198"/>
    <w:rsid w:val="00BD1820"/>
    <w:rsid w:val="00BD19A7"/>
    <w:rsid w:val="00BD2507"/>
    <w:rsid w:val="00BD32DD"/>
    <w:rsid w:val="00BD35C4"/>
    <w:rsid w:val="00BD3A13"/>
    <w:rsid w:val="00BD3D8F"/>
    <w:rsid w:val="00BD4533"/>
    <w:rsid w:val="00BD463F"/>
    <w:rsid w:val="00BD46D9"/>
    <w:rsid w:val="00BD486D"/>
    <w:rsid w:val="00BD4980"/>
    <w:rsid w:val="00BD4A20"/>
    <w:rsid w:val="00BD4C5F"/>
    <w:rsid w:val="00BD57A3"/>
    <w:rsid w:val="00BD5E1E"/>
    <w:rsid w:val="00BD5F4B"/>
    <w:rsid w:val="00BD6258"/>
    <w:rsid w:val="00BE24BD"/>
    <w:rsid w:val="00BE2C3F"/>
    <w:rsid w:val="00BE2D71"/>
    <w:rsid w:val="00BE31C6"/>
    <w:rsid w:val="00BE31F9"/>
    <w:rsid w:val="00BE4125"/>
    <w:rsid w:val="00BE456B"/>
    <w:rsid w:val="00BE45EA"/>
    <w:rsid w:val="00BE5840"/>
    <w:rsid w:val="00BE5F0E"/>
    <w:rsid w:val="00BE6302"/>
    <w:rsid w:val="00BE68D2"/>
    <w:rsid w:val="00BE7791"/>
    <w:rsid w:val="00BE7826"/>
    <w:rsid w:val="00BE7C5B"/>
    <w:rsid w:val="00BE7CD9"/>
    <w:rsid w:val="00BE7FCD"/>
    <w:rsid w:val="00BF0B90"/>
    <w:rsid w:val="00BF1591"/>
    <w:rsid w:val="00BF1D1B"/>
    <w:rsid w:val="00BF2101"/>
    <w:rsid w:val="00BF23B1"/>
    <w:rsid w:val="00BF270B"/>
    <w:rsid w:val="00BF28C4"/>
    <w:rsid w:val="00BF2AE2"/>
    <w:rsid w:val="00BF2C86"/>
    <w:rsid w:val="00BF362D"/>
    <w:rsid w:val="00BF3738"/>
    <w:rsid w:val="00BF39B2"/>
    <w:rsid w:val="00BF3BA5"/>
    <w:rsid w:val="00BF4BE5"/>
    <w:rsid w:val="00BF4F62"/>
    <w:rsid w:val="00BF599D"/>
    <w:rsid w:val="00BF6BBD"/>
    <w:rsid w:val="00BF73B9"/>
    <w:rsid w:val="00BF7A75"/>
    <w:rsid w:val="00BF7F64"/>
    <w:rsid w:val="00C00117"/>
    <w:rsid w:val="00C00127"/>
    <w:rsid w:val="00C0097D"/>
    <w:rsid w:val="00C02149"/>
    <w:rsid w:val="00C023B9"/>
    <w:rsid w:val="00C02C51"/>
    <w:rsid w:val="00C031A2"/>
    <w:rsid w:val="00C0356A"/>
    <w:rsid w:val="00C03AAB"/>
    <w:rsid w:val="00C042F3"/>
    <w:rsid w:val="00C05BF3"/>
    <w:rsid w:val="00C05F02"/>
    <w:rsid w:val="00C060D1"/>
    <w:rsid w:val="00C065EC"/>
    <w:rsid w:val="00C06A06"/>
    <w:rsid w:val="00C06CD4"/>
    <w:rsid w:val="00C06EFA"/>
    <w:rsid w:val="00C07275"/>
    <w:rsid w:val="00C072F3"/>
    <w:rsid w:val="00C1008E"/>
    <w:rsid w:val="00C10593"/>
    <w:rsid w:val="00C10B00"/>
    <w:rsid w:val="00C112F9"/>
    <w:rsid w:val="00C13756"/>
    <w:rsid w:val="00C1445B"/>
    <w:rsid w:val="00C14E6E"/>
    <w:rsid w:val="00C15269"/>
    <w:rsid w:val="00C1578A"/>
    <w:rsid w:val="00C17168"/>
    <w:rsid w:val="00C2004E"/>
    <w:rsid w:val="00C200FC"/>
    <w:rsid w:val="00C204F6"/>
    <w:rsid w:val="00C20DA6"/>
    <w:rsid w:val="00C21FFF"/>
    <w:rsid w:val="00C22EC3"/>
    <w:rsid w:val="00C2345C"/>
    <w:rsid w:val="00C237E7"/>
    <w:rsid w:val="00C23AAE"/>
    <w:rsid w:val="00C2431E"/>
    <w:rsid w:val="00C248AC"/>
    <w:rsid w:val="00C24EC9"/>
    <w:rsid w:val="00C25541"/>
    <w:rsid w:val="00C25AA4"/>
    <w:rsid w:val="00C2616F"/>
    <w:rsid w:val="00C27011"/>
    <w:rsid w:val="00C270D0"/>
    <w:rsid w:val="00C276B2"/>
    <w:rsid w:val="00C30473"/>
    <w:rsid w:val="00C30799"/>
    <w:rsid w:val="00C30C60"/>
    <w:rsid w:val="00C30EEC"/>
    <w:rsid w:val="00C3189F"/>
    <w:rsid w:val="00C31A32"/>
    <w:rsid w:val="00C325E0"/>
    <w:rsid w:val="00C32771"/>
    <w:rsid w:val="00C32D3D"/>
    <w:rsid w:val="00C32E11"/>
    <w:rsid w:val="00C339CC"/>
    <w:rsid w:val="00C33FFB"/>
    <w:rsid w:val="00C3413F"/>
    <w:rsid w:val="00C345AC"/>
    <w:rsid w:val="00C34B7F"/>
    <w:rsid w:val="00C34DD3"/>
    <w:rsid w:val="00C3554B"/>
    <w:rsid w:val="00C36066"/>
    <w:rsid w:val="00C36D90"/>
    <w:rsid w:val="00C3700C"/>
    <w:rsid w:val="00C37613"/>
    <w:rsid w:val="00C3770F"/>
    <w:rsid w:val="00C37A74"/>
    <w:rsid w:val="00C40243"/>
    <w:rsid w:val="00C40303"/>
    <w:rsid w:val="00C412F5"/>
    <w:rsid w:val="00C41B74"/>
    <w:rsid w:val="00C43239"/>
    <w:rsid w:val="00C436BA"/>
    <w:rsid w:val="00C43BA2"/>
    <w:rsid w:val="00C4447B"/>
    <w:rsid w:val="00C44565"/>
    <w:rsid w:val="00C450F3"/>
    <w:rsid w:val="00C456A7"/>
    <w:rsid w:val="00C45C83"/>
    <w:rsid w:val="00C45EE7"/>
    <w:rsid w:val="00C46331"/>
    <w:rsid w:val="00C4665D"/>
    <w:rsid w:val="00C46876"/>
    <w:rsid w:val="00C47C10"/>
    <w:rsid w:val="00C504FA"/>
    <w:rsid w:val="00C50974"/>
    <w:rsid w:val="00C50DB0"/>
    <w:rsid w:val="00C51557"/>
    <w:rsid w:val="00C5158E"/>
    <w:rsid w:val="00C52535"/>
    <w:rsid w:val="00C52AF6"/>
    <w:rsid w:val="00C52B41"/>
    <w:rsid w:val="00C52C8D"/>
    <w:rsid w:val="00C52F46"/>
    <w:rsid w:val="00C52FAB"/>
    <w:rsid w:val="00C540BA"/>
    <w:rsid w:val="00C542A6"/>
    <w:rsid w:val="00C55079"/>
    <w:rsid w:val="00C55816"/>
    <w:rsid w:val="00C56F01"/>
    <w:rsid w:val="00C574BA"/>
    <w:rsid w:val="00C5765A"/>
    <w:rsid w:val="00C57A90"/>
    <w:rsid w:val="00C60B60"/>
    <w:rsid w:val="00C60C27"/>
    <w:rsid w:val="00C61364"/>
    <w:rsid w:val="00C61B9D"/>
    <w:rsid w:val="00C62870"/>
    <w:rsid w:val="00C628E2"/>
    <w:rsid w:val="00C63880"/>
    <w:rsid w:val="00C64DDC"/>
    <w:rsid w:val="00C65208"/>
    <w:rsid w:val="00C659B7"/>
    <w:rsid w:val="00C65BF2"/>
    <w:rsid w:val="00C65E19"/>
    <w:rsid w:val="00C65E56"/>
    <w:rsid w:val="00C66063"/>
    <w:rsid w:val="00C66A15"/>
    <w:rsid w:val="00C70422"/>
    <w:rsid w:val="00C7080D"/>
    <w:rsid w:val="00C71A61"/>
    <w:rsid w:val="00C73757"/>
    <w:rsid w:val="00C73948"/>
    <w:rsid w:val="00C74DD3"/>
    <w:rsid w:val="00C757C4"/>
    <w:rsid w:val="00C75807"/>
    <w:rsid w:val="00C75AF9"/>
    <w:rsid w:val="00C761D8"/>
    <w:rsid w:val="00C771B4"/>
    <w:rsid w:val="00C7759C"/>
    <w:rsid w:val="00C77FA7"/>
    <w:rsid w:val="00C80001"/>
    <w:rsid w:val="00C803DD"/>
    <w:rsid w:val="00C80B19"/>
    <w:rsid w:val="00C8115D"/>
    <w:rsid w:val="00C816D0"/>
    <w:rsid w:val="00C81EA6"/>
    <w:rsid w:val="00C82383"/>
    <w:rsid w:val="00C829B2"/>
    <w:rsid w:val="00C8324B"/>
    <w:rsid w:val="00C83454"/>
    <w:rsid w:val="00C837D4"/>
    <w:rsid w:val="00C8394A"/>
    <w:rsid w:val="00C83C83"/>
    <w:rsid w:val="00C84052"/>
    <w:rsid w:val="00C844E2"/>
    <w:rsid w:val="00C845EF"/>
    <w:rsid w:val="00C84AEC"/>
    <w:rsid w:val="00C8523D"/>
    <w:rsid w:val="00C85C3F"/>
    <w:rsid w:val="00C86244"/>
    <w:rsid w:val="00C86276"/>
    <w:rsid w:val="00C8647A"/>
    <w:rsid w:val="00C865C4"/>
    <w:rsid w:val="00C8683B"/>
    <w:rsid w:val="00C86B36"/>
    <w:rsid w:val="00C86BC6"/>
    <w:rsid w:val="00C8708D"/>
    <w:rsid w:val="00C9146E"/>
    <w:rsid w:val="00C91784"/>
    <w:rsid w:val="00C918AA"/>
    <w:rsid w:val="00C91B02"/>
    <w:rsid w:val="00C91F71"/>
    <w:rsid w:val="00C922A9"/>
    <w:rsid w:val="00C924DF"/>
    <w:rsid w:val="00C92E67"/>
    <w:rsid w:val="00C93B13"/>
    <w:rsid w:val="00C93CB9"/>
    <w:rsid w:val="00C93D61"/>
    <w:rsid w:val="00C95829"/>
    <w:rsid w:val="00C95977"/>
    <w:rsid w:val="00C96434"/>
    <w:rsid w:val="00C969BF"/>
    <w:rsid w:val="00C970B6"/>
    <w:rsid w:val="00C974B6"/>
    <w:rsid w:val="00C97EBE"/>
    <w:rsid w:val="00CA01C4"/>
    <w:rsid w:val="00CA0B8B"/>
    <w:rsid w:val="00CA0FA0"/>
    <w:rsid w:val="00CA1682"/>
    <w:rsid w:val="00CA1DE2"/>
    <w:rsid w:val="00CA2FE9"/>
    <w:rsid w:val="00CA3C2B"/>
    <w:rsid w:val="00CA4EAE"/>
    <w:rsid w:val="00CA6D9F"/>
    <w:rsid w:val="00CA729E"/>
    <w:rsid w:val="00CA73F8"/>
    <w:rsid w:val="00CB0396"/>
    <w:rsid w:val="00CB05AB"/>
    <w:rsid w:val="00CB0637"/>
    <w:rsid w:val="00CB19DF"/>
    <w:rsid w:val="00CB1F90"/>
    <w:rsid w:val="00CB21DC"/>
    <w:rsid w:val="00CB2273"/>
    <w:rsid w:val="00CB33C0"/>
    <w:rsid w:val="00CB4164"/>
    <w:rsid w:val="00CB4D3C"/>
    <w:rsid w:val="00CB5002"/>
    <w:rsid w:val="00CB56FB"/>
    <w:rsid w:val="00CB6156"/>
    <w:rsid w:val="00CB61C9"/>
    <w:rsid w:val="00CB63CB"/>
    <w:rsid w:val="00CB6E47"/>
    <w:rsid w:val="00CB71ED"/>
    <w:rsid w:val="00CB72A4"/>
    <w:rsid w:val="00CB79D0"/>
    <w:rsid w:val="00CC00E8"/>
    <w:rsid w:val="00CC012E"/>
    <w:rsid w:val="00CC019A"/>
    <w:rsid w:val="00CC01B1"/>
    <w:rsid w:val="00CC092F"/>
    <w:rsid w:val="00CC0E7E"/>
    <w:rsid w:val="00CC12D8"/>
    <w:rsid w:val="00CC137F"/>
    <w:rsid w:val="00CC1FF3"/>
    <w:rsid w:val="00CC27A3"/>
    <w:rsid w:val="00CC2BEA"/>
    <w:rsid w:val="00CC2C8F"/>
    <w:rsid w:val="00CC34A2"/>
    <w:rsid w:val="00CC3B24"/>
    <w:rsid w:val="00CC47CE"/>
    <w:rsid w:val="00CC5323"/>
    <w:rsid w:val="00CC571C"/>
    <w:rsid w:val="00CC574F"/>
    <w:rsid w:val="00CC6021"/>
    <w:rsid w:val="00CC6E2B"/>
    <w:rsid w:val="00CC7B7E"/>
    <w:rsid w:val="00CD0710"/>
    <w:rsid w:val="00CD0A63"/>
    <w:rsid w:val="00CD1234"/>
    <w:rsid w:val="00CD1276"/>
    <w:rsid w:val="00CD1484"/>
    <w:rsid w:val="00CD1702"/>
    <w:rsid w:val="00CD196F"/>
    <w:rsid w:val="00CD2451"/>
    <w:rsid w:val="00CD2887"/>
    <w:rsid w:val="00CD3165"/>
    <w:rsid w:val="00CD3864"/>
    <w:rsid w:val="00CD3EFF"/>
    <w:rsid w:val="00CD4390"/>
    <w:rsid w:val="00CD43E4"/>
    <w:rsid w:val="00CD4CC4"/>
    <w:rsid w:val="00CD5FB0"/>
    <w:rsid w:val="00CD6295"/>
    <w:rsid w:val="00CD6F26"/>
    <w:rsid w:val="00CD71F4"/>
    <w:rsid w:val="00CD7E87"/>
    <w:rsid w:val="00CE03A3"/>
    <w:rsid w:val="00CE0E7A"/>
    <w:rsid w:val="00CE0FD5"/>
    <w:rsid w:val="00CE18A4"/>
    <w:rsid w:val="00CE1992"/>
    <w:rsid w:val="00CE1DCB"/>
    <w:rsid w:val="00CE205F"/>
    <w:rsid w:val="00CE24B2"/>
    <w:rsid w:val="00CE317B"/>
    <w:rsid w:val="00CE3780"/>
    <w:rsid w:val="00CE3A58"/>
    <w:rsid w:val="00CE3E2E"/>
    <w:rsid w:val="00CE3F4F"/>
    <w:rsid w:val="00CE4492"/>
    <w:rsid w:val="00CE4993"/>
    <w:rsid w:val="00CE550D"/>
    <w:rsid w:val="00CE6961"/>
    <w:rsid w:val="00CE77F8"/>
    <w:rsid w:val="00CF0736"/>
    <w:rsid w:val="00CF0FAB"/>
    <w:rsid w:val="00CF11F8"/>
    <w:rsid w:val="00CF138F"/>
    <w:rsid w:val="00CF2B2F"/>
    <w:rsid w:val="00CF318B"/>
    <w:rsid w:val="00CF3383"/>
    <w:rsid w:val="00CF3EBF"/>
    <w:rsid w:val="00CF41F8"/>
    <w:rsid w:val="00CF446F"/>
    <w:rsid w:val="00CF4C1A"/>
    <w:rsid w:val="00CF68D0"/>
    <w:rsid w:val="00CF70C8"/>
    <w:rsid w:val="00CF7A7B"/>
    <w:rsid w:val="00D014BD"/>
    <w:rsid w:val="00D01659"/>
    <w:rsid w:val="00D02388"/>
    <w:rsid w:val="00D024C6"/>
    <w:rsid w:val="00D03516"/>
    <w:rsid w:val="00D03B30"/>
    <w:rsid w:val="00D044D3"/>
    <w:rsid w:val="00D0462F"/>
    <w:rsid w:val="00D04A37"/>
    <w:rsid w:val="00D04F80"/>
    <w:rsid w:val="00D05A03"/>
    <w:rsid w:val="00D05B20"/>
    <w:rsid w:val="00D05BDC"/>
    <w:rsid w:val="00D06095"/>
    <w:rsid w:val="00D0651D"/>
    <w:rsid w:val="00D07289"/>
    <w:rsid w:val="00D07DF2"/>
    <w:rsid w:val="00D07FBB"/>
    <w:rsid w:val="00D1043E"/>
    <w:rsid w:val="00D117B9"/>
    <w:rsid w:val="00D11B53"/>
    <w:rsid w:val="00D11D68"/>
    <w:rsid w:val="00D120C4"/>
    <w:rsid w:val="00D126A0"/>
    <w:rsid w:val="00D143B3"/>
    <w:rsid w:val="00D145DC"/>
    <w:rsid w:val="00D1489B"/>
    <w:rsid w:val="00D14F0C"/>
    <w:rsid w:val="00D153D1"/>
    <w:rsid w:val="00D1574C"/>
    <w:rsid w:val="00D16381"/>
    <w:rsid w:val="00D163F5"/>
    <w:rsid w:val="00D16674"/>
    <w:rsid w:val="00D16B0F"/>
    <w:rsid w:val="00D16B2E"/>
    <w:rsid w:val="00D1700F"/>
    <w:rsid w:val="00D173B7"/>
    <w:rsid w:val="00D17BBF"/>
    <w:rsid w:val="00D208C5"/>
    <w:rsid w:val="00D21DED"/>
    <w:rsid w:val="00D225F7"/>
    <w:rsid w:val="00D22A57"/>
    <w:rsid w:val="00D22FD3"/>
    <w:rsid w:val="00D2442C"/>
    <w:rsid w:val="00D24D5A"/>
    <w:rsid w:val="00D24DC4"/>
    <w:rsid w:val="00D25232"/>
    <w:rsid w:val="00D257FF"/>
    <w:rsid w:val="00D259CD"/>
    <w:rsid w:val="00D2681B"/>
    <w:rsid w:val="00D26D29"/>
    <w:rsid w:val="00D26F74"/>
    <w:rsid w:val="00D27515"/>
    <w:rsid w:val="00D279C1"/>
    <w:rsid w:val="00D309F1"/>
    <w:rsid w:val="00D31674"/>
    <w:rsid w:val="00D31D63"/>
    <w:rsid w:val="00D31F7F"/>
    <w:rsid w:val="00D323B7"/>
    <w:rsid w:val="00D329E7"/>
    <w:rsid w:val="00D32C6C"/>
    <w:rsid w:val="00D33297"/>
    <w:rsid w:val="00D34088"/>
    <w:rsid w:val="00D341CD"/>
    <w:rsid w:val="00D349E0"/>
    <w:rsid w:val="00D34A10"/>
    <w:rsid w:val="00D35581"/>
    <w:rsid w:val="00D35E80"/>
    <w:rsid w:val="00D35FA1"/>
    <w:rsid w:val="00D3784D"/>
    <w:rsid w:val="00D37EEA"/>
    <w:rsid w:val="00D41C09"/>
    <w:rsid w:val="00D422D0"/>
    <w:rsid w:val="00D424E6"/>
    <w:rsid w:val="00D435B3"/>
    <w:rsid w:val="00D44595"/>
    <w:rsid w:val="00D44AA8"/>
    <w:rsid w:val="00D44AB8"/>
    <w:rsid w:val="00D47B6C"/>
    <w:rsid w:val="00D47D7C"/>
    <w:rsid w:val="00D502DF"/>
    <w:rsid w:val="00D51553"/>
    <w:rsid w:val="00D51568"/>
    <w:rsid w:val="00D52154"/>
    <w:rsid w:val="00D52369"/>
    <w:rsid w:val="00D5258B"/>
    <w:rsid w:val="00D52831"/>
    <w:rsid w:val="00D52BCF"/>
    <w:rsid w:val="00D52DE5"/>
    <w:rsid w:val="00D53010"/>
    <w:rsid w:val="00D5370C"/>
    <w:rsid w:val="00D5380A"/>
    <w:rsid w:val="00D54ADF"/>
    <w:rsid w:val="00D54C9F"/>
    <w:rsid w:val="00D5554F"/>
    <w:rsid w:val="00D55654"/>
    <w:rsid w:val="00D55EA5"/>
    <w:rsid w:val="00D55EB9"/>
    <w:rsid w:val="00D56719"/>
    <w:rsid w:val="00D56CDF"/>
    <w:rsid w:val="00D56EC9"/>
    <w:rsid w:val="00D573C6"/>
    <w:rsid w:val="00D577E1"/>
    <w:rsid w:val="00D57972"/>
    <w:rsid w:val="00D57BB1"/>
    <w:rsid w:val="00D57D10"/>
    <w:rsid w:val="00D57D7F"/>
    <w:rsid w:val="00D60234"/>
    <w:rsid w:val="00D6039E"/>
    <w:rsid w:val="00D603B2"/>
    <w:rsid w:val="00D607C1"/>
    <w:rsid w:val="00D60AC0"/>
    <w:rsid w:val="00D61244"/>
    <w:rsid w:val="00D613FD"/>
    <w:rsid w:val="00D61489"/>
    <w:rsid w:val="00D618BD"/>
    <w:rsid w:val="00D61C8B"/>
    <w:rsid w:val="00D6392F"/>
    <w:rsid w:val="00D63B2B"/>
    <w:rsid w:val="00D63F60"/>
    <w:rsid w:val="00D64877"/>
    <w:rsid w:val="00D64956"/>
    <w:rsid w:val="00D64CF4"/>
    <w:rsid w:val="00D6554F"/>
    <w:rsid w:val="00D659C7"/>
    <w:rsid w:val="00D6607E"/>
    <w:rsid w:val="00D66DC2"/>
    <w:rsid w:val="00D67358"/>
    <w:rsid w:val="00D6767B"/>
    <w:rsid w:val="00D67BBD"/>
    <w:rsid w:val="00D70938"/>
    <w:rsid w:val="00D716D5"/>
    <w:rsid w:val="00D718E9"/>
    <w:rsid w:val="00D71F03"/>
    <w:rsid w:val="00D72140"/>
    <w:rsid w:val="00D72289"/>
    <w:rsid w:val="00D7364D"/>
    <w:rsid w:val="00D741AA"/>
    <w:rsid w:val="00D7462B"/>
    <w:rsid w:val="00D74744"/>
    <w:rsid w:val="00D74BA2"/>
    <w:rsid w:val="00D74F32"/>
    <w:rsid w:val="00D7511D"/>
    <w:rsid w:val="00D75325"/>
    <w:rsid w:val="00D75A68"/>
    <w:rsid w:val="00D76DF7"/>
    <w:rsid w:val="00D76E6B"/>
    <w:rsid w:val="00D80F68"/>
    <w:rsid w:val="00D8106F"/>
    <w:rsid w:val="00D811E5"/>
    <w:rsid w:val="00D812B2"/>
    <w:rsid w:val="00D81AD0"/>
    <w:rsid w:val="00D82146"/>
    <w:rsid w:val="00D8274F"/>
    <w:rsid w:val="00D82A4F"/>
    <w:rsid w:val="00D82A60"/>
    <w:rsid w:val="00D82C00"/>
    <w:rsid w:val="00D83449"/>
    <w:rsid w:val="00D83951"/>
    <w:rsid w:val="00D84009"/>
    <w:rsid w:val="00D84233"/>
    <w:rsid w:val="00D84646"/>
    <w:rsid w:val="00D84720"/>
    <w:rsid w:val="00D8591C"/>
    <w:rsid w:val="00D859E4"/>
    <w:rsid w:val="00D861CC"/>
    <w:rsid w:val="00D8629D"/>
    <w:rsid w:val="00D865E0"/>
    <w:rsid w:val="00D86E85"/>
    <w:rsid w:val="00D86ECA"/>
    <w:rsid w:val="00D86FFA"/>
    <w:rsid w:val="00D90893"/>
    <w:rsid w:val="00D91C67"/>
    <w:rsid w:val="00D91CEC"/>
    <w:rsid w:val="00D92294"/>
    <w:rsid w:val="00D923AB"/>
    <w:rsid w:val="00D92672"/>
    <w:rsid w:val="00D929FD"/>
    <w:rsid w:val="00D92A88"/>
    <w:rsid w:val="00D92F3C"/>
    <w:rsid w:val="00D93B41"/>
    <w:rsid w:val="00D93CF5"/>
    <w:rsid w:val="00D94822"/>
    <w:rsid w:val="00D953B7"/>
    <w:rsid w:val="00D95A5C"/>
    <w:rsid w:val="00D95BCB"/>
    <w:rsid w:val="00D961E7"/>
    <w:rsid w:val="00D96D1F"/>
    <w:rsid w:val="00D97AD2"/>
    <w:rsid w:val="00DA0B56"/>
    <w:rsid w:val="00DA1289"/>
    <w:rsid w:val="00DA17AC"/>
    <w:rsid w:val="00DA2982"/>
    <w:rsid w:val="00DA2BC8"/>
    <w:rsid w:val="00DA2D75"/>
    <w:rsid w:val="00DA60DB"/>
    <w:rsid w:val="00DA6133"/>
    <w:rsid w:val="00DA68D7"/>
    <w:rsid w:val="00DA6B3F"/>
    <w:rsid w:val="00DA7296"/>
    <w:rsid w:val="00DB07D3"/>
    <w:rsid w:val="00DB0E1A"/>
    <w:rsid w:val="00DB1586"/>
    <w:rsid w:val="00DB1F30"/>
    <w:rsid w:val="00DB27D5"/>
    <w:rsid w:val="00DB3ADC"/>
    <w:rsid w:val="00DB43E9"/>
    <w:rsid w:val="00DB45A4"/>
    <w:rsid w:val="00DB4B8F"/>
    <w:rsid w:val="00DB5757"/>
    <w:rsid w:val="00DB5A63"/>
    <w:rsid w:val="00DB5AD4"/>
    <w:rsid w:val="00DB5B3C"/>
    <w:rsid w:val="00DB5E41"/>
    <w:rsid w:val="00DB5FF6"/>
    <w:rsid w:val="00DB6D54"/>
    <w:rsid w:val="00DB6EC9"/>
    <w:rsid w:val="00DB74D6"/>
    <w:rsid w:val="00DC0131"/>
    <w:rsid w:val="00DC05BD"/>
    <w:rsid w:val="00DC0D53"/>
    <w:rsid w:val="00DC161F"/>
    <w:rsid w:val="00DC1680"/>
    <w:rsid w:val="00DC16D6"/>
    <w:rsid w:val="00DC1B4B"/>
    <w:rsid w:val="00DC1E6C"/>
    <w:rsid w:val="00DC2765"/>
    <w:rsid w:val="00DC4352"/>
    <w:rsid w:val="00DC445A"/>
    <w:rsid w:val="00DC4B04"/>
    <w:rsid w:val="00DC4BBE"/>
    <w:rsid w:val="00DC5F88"/>
    <w:rsid w:val="00DC6193"/>
    <w:rsid w:val="00DC662B"/>
    <w:rsid w:val="00DC7020"/>
    <w:rsid w:val="00DC7F53"/>
    <w:rsid w:val="00DD0012"/>
    <w:rsid w:val="00DD06A5"/>
    <w:rsid w:val="00DD1646"/>
    <w:rsid w:val="00DD1FE4"/>
    <w:rsid w:val="00DD2223"/>
    <w:rsid w:val="00DD294E"/>
    <w:rsid w:val="00DD2E2F"/>
    <w:rsid w:val="00DD303A"/>
    <w:rsid w:val="00DD39F1"/>
    <w:rsid w:val="00DD3CAB"/>
    <w:rsid w:val="00DD3F33"/>
    <w:rsid w:val="00DD5199"/>
    <w:rsid w:val="00DD5A3A"/>
    <w:rsid w:val="00DD5A48"/>
    <w:rsid w:val="00DD61A0"/>
    <w:rsid w:val="00DD6E22"/>
    <w:rsid w:val="00DD7554"/>
    <w:rsid w:val="00DD79E6"/>
    <w:rsid w:val="00DD7CE7"/>
    <w:rsid w:val="00DE0CCC"/>
    <w:rsid w:val="00DE1306"/>
    <w:rsid w:val="00DE171B"/>
    <w:rsid w:val="00DE1A81"/>
    <w:rsid w:val="00DE1D37"/>
    <w:rsid w:val="00DE30F7"/>
    <w:rsid w:val="00DE36C7"/>
    <w:rsid w:val="00DE45FC"/>
    <w:rsid w:val="00DE47D6"/>
    <w:rsid w:val="00DE484C"/>
    <w:rsid w:val="00DE4FFF"/>
    <w:rsid w:val="00DE5058"/>
    <w:rsid w:val="00DE5766"/>
    <w:rsid w:val="00DE59C7"/>
    <w:rsid w:val="00DE5F29"/>
    <w:rsid w:val="00DE6C99"/>
    <w:rsid w:val="00DE752B"/>
    <w:rsid w:val="00DE7C11"/>
    <w:rsid w:val="00DE7D2C"/>
    <w:rsid w:val="00DF0392"/>
    <w:rsid w:val="00DF072C"/>
    <w:rsid w:val="00DF0BD9"/>
    <w:rsid w:val="00DF0F82"/>
    <w:rsid w:val="00DF12D1"/>
    <w:rsid w:val="00DF172D"/>
    <w:rsid w:val="00DF21C5"/>
    <w:rsid w:val="00DF2431"/>
    <w:rsid w:val="00DF278B"/>
    <w:rsid w:val="00DF2E9F"/>
    <w:rsid w:val="00DF3FB6"/>
    <w:rsid w:val="00DF42F9"/>
    <w:rsid w:val="00DF44C4"/>
    <w:rsid w:val="00DF4833"/>
    <w:rsid w:val="00DF4A03"/>
    <w:rsid w:val="00DF5653"/>
    <w:rsid w:val="00DF5BE8"/>
    <w:rsid w:val="00DF6A9B"/>
    <w:rsid w:val="00DF7329"/>
    <w:rsid w:val="00DF782D"/>
    <w:rsid w:val="00DF7A3C"/>
    <w:rsid w:val="00DF7CAC"/>
    <w:rsid w:val="00E00482"/>
    <w:rsid w:val="00E013C3"/>
    <w:rsid w:val="00E01BC9"/>
    <w:rsid w:val="00E02007"/>
    <w:rsid w:val="00E02CE3"/>
    <w:rsid w:val="00E03995"/>
    <w:rsid w:val="00E04629"/>
    <w:rsid w:val="00E0474D"/>
    <w:rsid w:val="00E049D4"/>
    <w:rsid w:val="00E063AA"/>
    <w:rsid w:val="00E07BAA"/>
    <w:rsid w:val="00E10565"/>
    <w:rsid w:val="00E108B5"/>
    <w:rsid w:val="00E10B3F"/>
    <w:rsid w:val="00E12081"/>
    <w:rsid w:val="00E13195"/>
    <w:rsid w:val="00E138DA"/>
    <w:rsid w:val="00E1416B"/>
    <w:rsid w:val="00E142C7"/>
    <w:rsid w:val="00E151AE"/>
    <w:rsid w:val="00E15A21"/>
    <w:rsid w:val="00E16C0A"/>
    <w:rsid w:val="00E17833"/>
    <w:rsid w:val="00E17A66"/>
    <w:rsid w:val="00E17F7C"/>
    <w:rsid w:val="00E20E63"/>
    <w:rsid w:val="00E22191"/>
    <w:rsid w:val="00E22C22"/>
    <w:rsid w:val="00E22C3E"/>
    <w:rsid w:val="00E24CAF"/>
    <w:rsid w:val="00E252C8"/>
    <w:rsid w:val="00E25E1F"/>
    <w:rsid w:val="00E2601B"/>
    <w:rsid w:val="00E26D38"/>
    <w:rsid w:val="00E276F7"/>
    <w:rsid w:val="00E27804"/>
    <w:rsid w:val="00E278E4"/>
    <w:rsid w:val="00E30DAE"/>
    <w:rsid w:val="00E30F42"/>
    <w:rsid w:val="00E31070"/>
    <w:rsid w:val="00E3109E"/>
    <w:rsid w:val="00E31122"/>
    <w:rsid w:val="00E31C65"/>
    <w:rsid w:val="00E32605"/>
    <w:rsid w:val="00E32C16"/>
    <w:rsid w:val="00E332CB"/>
    <w:rsid w:val="00E3399E"/>
    <w:rsid w:val="00E346FE"/>
    <w:rsid w:val="00E34B73"/>
    <w:rsid w:val="00E34FC6"/>
    <w:rsid w:val="00E3514E"/>
    <w:rsid w:val="00E35337"/>
    <w:rsid w:val="00E35B0F"/>
    <w:rsid w:val="00E35BDF"/>
    <w:rsid w:val="00E35BE5"/>
    <w:rsid w:val="00E35FDF"/>
    <w:rsid w:val="00E366F8"/>
    <w:rsid w:val="00E36F12"/>
    <w:rsid w:val="00E373F1"/>
    <w:rsid w:val="00E37AE4"/>
    <w:rsid w:val="00E37C0D"/>
    <w:rsid w:val="00E40183"/>
    <w:rsid w:val="00E402B8"/>
    <w:rsid w:val="00E4095A"/>
    <w:rsid w:val="00E40A77"/>
    <w:rsid w:val="00E41099"/>
    <w:rsid w:val="00E41432"/>
    <w:rsid w:val="00E426B8"/>
    <w:rsid w:val="00E42A6B"/>
    <w:rsid w:val="00E42CB3"/>
    <w:rsid w:val="00E42E99"/>
    <w:rsid w:val="00E42FFD"/>
    <w:rsid w:val="00E4332C"/>
    <w:rsid w:val="00E433AE"/>
    <w:rsid w:val="00E434CE"/>
    <w:rsid w:val="00E43FBF"/>
    <w:rsid w:val="00E4405F"/>
    <w:rsid w:val="00E440F0"/>
    <w:rsid w:val="00E445F8"/>
    <w:rsid w:val="00E45550"/>
    <w:rsid w:val="00E45B90"/>
    <w:rsid w:val="00E45FE8"/>
    <w:rsid w:val="00E45FED"/>
    <w:rsid w:val="00E47949"/>
    <w:rsid w:val="00E5064B"/>
    <w:rsid w:val="00E50E8E"/>
    <w:rsid w:val="00E51263"/>
    <w:rsid w:val="00E512AF"/>
    <w:rsid w:val="00E52A70"/>
    <w:rsid w:val="00E531D1"/>
    <w:rsid w:val="00E54236"/>
    <w:rsid w:val="00E5452D"/>
    <w:rsid w:val="00E54738"/>
    <w:rsid w:val="00E549EB"/>
    <w:rsid w:val="00E5509B"/>
    <w:rsid w:val="00E55B0A"/>
    <w:rsid w:val="00E55FAE"/>
    <w:rsid w:val="00E561D0"/>
    <w:rsid w:val="00E563EB"/>
    <w:rsid w:val="00E566A6"/>
    <w:rsid w:val="00E56B94"/>
    <w:rsid w:val="00E6043D"/>
    <w:rsid w:val="00E60F2F"/>
    <w:rsid w:val="00E61186"/>
    <w:rsid w:val="00E6231C"/>
    <w:rsid w:val="00E623F8"/>
    <w:rsid w:val="00E62AEB"/>
    <w:rsid w:val="00E62B75"/>
    <w:rsid w:val="00E63EAE"/>
    <w:rsid w:val="00E63F26"/>
    <w:rsid w:val="00E6459A"/>
    <w:rsid w:val="00E6481D"/>
    <w:rsid w:val="00E65190"/>
    <w:rsid w:val="00E65B73"/>
    <w:rsid w:val="00E6609F"/>
    <w:rsid w:val="00E6665F"/>
    <w:rsid w:val="00E667E4"/>
    <w:rsid w:val="00E66B37"/>
    <w:rsid w:val="00E66D84"/>
    <w:rsid w:val="00E66DA7"/>
    <w:rsid w:val="00E67249"/>
    <w:rsid w:val="00E67D7F"/>
    <w:rsid w:val="00E67EC2"/>
    <w:rsid w:val="00E70354"/>
    <w:rsid w:val="00E7061A"/>
    <w:rsid w:val="00E70EB0"/>
    <w:rsid w:val="00E70F0A"/>
    <w:rsid w:val="00E712AF"/>
    <w:rsid w:val="00E715F2"/>
    <w:rsid w:val="00E724F2"/>
    <w:rsid w:val="00E72CB5"/>
    <w:rsid w:val="00E72E60"/>
    <w:rsid w:val="00E73C21"/>
    <w:rsid w:val="00E740E5"/>
    <w:rsid w:val="00E75CC4"/>
    <w:rsid w:val="00E76594"/>
    <w:rsid w:val="00E76992"/>
    <w:rsid w:val="00E7725C"/>
    <w:rsid w:val="00E800B4"/>
    <w:rsid w:val="00E8041A"/>
    <w:rsid w:val="00E80659"/>
    <w:rsid w:val="00E806D9"/>
    <w:rsid w:val="00E80BC8"/>
    <w:rsid w:val="00E8127C"/>
    <w:rsid w:val="00E81EF7"/>
    <w:rsid w:val="00E827DA"/>
    <w:rsid w:val="00E82AC6"/>
    <w:rsid w:val="00E82BDA"/>
    <w:rsid w:val="00E82FE9"/>
    <w:rsid w:val="00E83932"/>
    <w:rsid w:val="00E839B1"/>
    <w:rsid w:val="00E84269"/>
    <w:rsid w:val="00E844E2"/>
    <w:rsid w:val="00E849C3"/>
    <w:rsid w:val="00E84ADA"/>
    <w:rsid w:val="00E85A6C"/>
    <w:rsid w:val="00E85B65"/>
    <w:rsid w:val="00E85CDA"/>
    <w:rsid w:val="00E85E29"/>
    <w:rsid w:val="00E86386"/>
    <w:rsid w:val="00E86F1B"/>
    <w:rsid w:val="00E878C3"/>
    <w:rsid w:val="00E879D2"/>
    <w:rsid w:val="00E908B1"/>
    <w:rsid w:val="00E90C69"/>
    <w:rsid w:val="00E90C70"/>
    <w:rsid w:val="00E91DA9"/>
    <w:rsid w:val="00E92AEA"/>
    <w:rsid w:val="00E92BA5"/>
    <w:rsid w:val="00E92CD8"/>
    <w:rsid w:val="00E93F94"/>
    <w:rsid w:val="00E948ED"/>
    <w:rsid w:val="00E966D2"/>
    <w:rsid w:val="00E974B1"/>
    <w:rsid w:val="00E97B3B"/>
    <w:rsid w:val="00EA0603"/>
    <w:rsid w:val="00EA1027"/>
    <w:rsid w:val="00EA1C1C"/>
    <w:rsid w:val="00EA2AAE"/>
    <w:rsid w:val="00EA3E63"/>
    <w:rsid w:val="00EA41FA"/>
    <w:rsid w:val="00EA51F2"/>
    <w:rsid w:val="00EA579D"/>
    <w:rsid w:val="00EA612C"/>
    <w:rsid w:val="00EA6E37"/>
    <w:rsid w:val="00EA7116"/>
    <w:rsid w:val="00EA7351"/>
    <w:rsid w:val="00EA7930"/>
    <w:rsid w:val="00EB1BB4"/>
    <w:rsid w:val="00EB26F7"/>
    <w:rsid w:val="00EB2856"/>
    <w:rsid w:val="00EB2987"/>
    <w:rsid w:val="00EB2B16"/>
    <w:rsid w:val="00EB2F43"/>
    <w:rsid w:val="00EB36BD"/>
    <w:rsid w:val="00EB3BDB"/>
    <w:rsid w:val="00EB47E2"/>
    <w:rsid w:val="00EB4F91"/>
    <w:rsid w:val="00EB5112"/>
    <w:rsid w:val="00EB5301"/>
    <w:rsid w:val="00EB6477"/>
    <w:rsid w:val="00EB679A"/>
    <w:rsid w:val="00EB67E2"/>
    <w:rsid w:val="00EB79A2"/>
    <w:rsid w:val="00EB7B88"/>
    <w:rsid w:val="00EB7E1A"/>
    <w:rsid w:val="00EC053F"/>
    <w:rsid w:val="00EC054E"/>
    <w:rsid w:val="00EC109B"/>
    <w:rsid w:val="00EC128A"/>
    <w:rsid w:val="00EC14D2"/>
    <w:rsid w:val="00EC1627"/>
    <w:rsid w:val="00EC29E7"/>
    <w:rsid w:val="00EC2A0B"/>
    <w:rsid w:val="00EC401C"/>
    <w:rsid w:val="00EC4172"/>
    <w:rsid w:val="00EC5C23"/>
    <w:rsid w:val="00EC6075"/>
    <w:rsid w:val="00EC63B4"/>
    <w:rsid w:val="00EC6676"/>
    <w:rsid w:val="00EC687A"/>
    <w:rsid w:val="00EC6AD4"/>
    <w:rsid w:val="00EC7025"/>
    <w:rsid w:val="00EC7747"/>
    <w:rsid w:val="00EC796D"/>
    <w:rsid w:val="00ED00C3"/>
    <w:rsid w:val="00ED057C"/>
    <w:rsid w:val="00ED0724"/>
    <w:rsid w:val="00ED0A11"/>
    <w:rsid w:val="00ED0AAC"/>
    <w:rsid w:val="00ED15E0"/>
    <w:rsid w:val="00ED1FD3"/>
    <w:rsid w:val="00ED2482"/>
    <w:rsid w:val="00ED27AF"/>
    <w:rsid w:val="00ED27C3"/>
    <w:rsid w:val="00ED2E28"/>
    <w:rsid w:val="00ED3577"/>
    <w:rsid w:val="00ED3B3F"/>
    <w:rsid w:val="00ED3EB5"/>
    <w:rsid w:val="00ED4579"/>
    <w:rsid w:val="00ED6525"/>
    <w:rsid w:val="00ED656B"/>
    <w:rsid w:val="00ED673A"/>
    <w:rsid w:val="00ED6991"/>
    <w:rsid w:val="00ED6CCE"/>
    <w:rsid w:val="00ED7809"/>
    <w:rsid w:val="00ED78FF"/>
    <w:rsid w:val="00ED7C0F"/>
    <w:rsid w:val="00EE0CA6"/>
    <w:rsid w:val="00EE14D8"/>
    <w:rsid w:val="00EE18E4"/>
    <w:rsid w:val="00EE19FF"/>
    <w:rsid w:val="00EE317F"/>
    <w:rsid w:val="00EE3B3A"/>
    <w:rsid w:val="00EE41FE"/>
    <w:rsid w:val="00EE455B"/>
    <w:rsid w:val="00EE4DB4"/>
    <w:rsid w:val="00EE54EA"/>
    <w:rsid w:val="00EE5F55"/>
    <w:rsid w:val="00EE6B7E"/>
    <w:rsid w:val="00EE6FFE"/>
    <w:rsid w:val="00EE7C1C"/>
    <w:rsid w:val="00EE7D11"/>
    <w:rsid w:val="00EE7FAC"/>
    <w:rsid w:val="00EF0593"/>
    <w:rsid w:val="00EF098A"/>
    <w:rsid w:val="00EF0BC4"/>
    <w:rsid w:val="00EF0C40"/>
    <w:rsid w:val="00EF0DEC"/>
    <w:rsid w:val="00EF12B4"/>
    <w:rsid w:val="00EF16B2"/>
    <w:rsid w:val="00EF21EF"/>
    <w:rsid w:val="00EF30D6"/>
    <w:rsid w:val="00EF3471"/>
    <w:rsid w:val="00EF3762"/>
    <w:rsid w:val="00EF3A8C"/>
    <w:rsid w:val="00EF44AE"/>
    <w:rsid w:val="00EF44EF"/>
    <w:rsid w:val="00EF483A"/>
    <w:rsid w:val="00EF5A5E"/>
    <w:rsid w:val="00EF63BC"/>
    <w:rsid w:val="00EF68CB"/>
    <w:rsid w:val="00EF69FE"/>
    <w:rsid w:val="00EF7736"/>
    <w:rsid w:val="00EF7C6E"/>
    <w:rsid w:val="00F009C1"/>
    <w:rsid w:val="00F00CDC"/>
    <w:rsid w:val="00F01090"/>
    <w:rsid w:val="00F01639"/>
    <w:rsid w:val="00F0166A"/>
    <w:rsid w:val="00F018AF"/>
    <w:rsid w:val="00F01B41"/>
    <w:rsid w:val="00F02772"/>
    <w:rsid w:val="00F03638"/>
    <w:rsid w:val="00F03BCA"/>
    <w:rsid w:val="00F043F7"/>
    <w:rsid w:val="00F04E33"/>
    <w:rsid w:val="00F04E91"/>
    <w:rsid w:val="00F04F26"/>
    <w:rsid w:val="00F054CB"/>
    <w:rsid w:val="00F056CD"/>
    <w:rsid w:val="00F0641C"/>
    <w:rsid w:val="00F07194"/>
    <w:rsid w:val="00F07326"/>
    <w:rsid w:val="00F07C04"/>
    <w:rsid w:val="00F07D09"/>
    <w:rsid w:val="00F07D5B"/>
    <w:rsid w:val="00F07EFE"/>
    <w:rsid w:val="00F07FF5"/>
    <w:rsid w:val="00F10385"/>
    <w:rsid w:val="00F1050B"/>
    <w:rsid w:val="00F10F8A"/>
    <w:rsid w:val="00F1104F"/>
    <w:rsid w:val="00F118A0"/>
    <w:rsid w:val="00F126D2"/>
    <w:rsid w:val="00F12F85"/>
    <w:rsid w:val="00F12FD9"/>
    <w:rsid w:val="00F13BAF"/>
    <w:rsid w:val="00F147B2"/>
    <w:rsid w:val="00F14942"/>
    <w:rsid w:val="00F14AA0"/>
    <w:rsid w:val="00F15120"/>
    <w:rsid w:val="00F166E7"/>
    <w:rsid w:val="00F16EE2"/>
    <w:rsid w:val="00F17760"/>
    <w:rsid w:val="00F17BC9"/>
    <w:rsid w:val="00F17DEC"/>
    <w:rsid w:val="00F17F84"/>
    <w:rsid w:val="00F2033D"/>
    <w:rsid w:val="00F2109F"/>
    <w:rsid w:val="00F2181C"/>
    <w:rsid w:val="00F21C0D"/>
    <w:rsid w:val="00F24740"/>
    <w:rsid w:val="00F26016"/>
    <w:rsid w:val="00F26092"/>
    <w:rsid w:val="00F26C2C"/>
    <w:rsid w:val="00F2719E"/>
    <w:rsid w:val="00F275C0"/>
    <w:rsid w:val="00F306C6"/>
    <w:rsid w:val="00F30D29"/>
    <w:rsid w:val="00F30D74"/>
    <w:rsid w:val="00F31215"/>
    <w:rsid w:val="00F319D5"/>
    <w:rsid w:val="00F31B02"/>
    <w:rsid w:val="00F32EA7"/>
    <w:rsid w:val="00F331B7"/>
    <w:rsid w:val="00F33271"/>
    <w:rsid w:val="00F33FB4"/>
    <w:rsid w:val="00F34643"/>
    <w:rsid w:val="00F346BC"/>
    <w:rsid w:val="00F3493A"/>
    <w:rsid w:val="00F34EC4"/>
    <w:rsid w:val="00F350D3"/>
    <w:rsid w:val="00F36636"/>
    <w:rsid w:val="00F36CA5"/>
    <w:rsid w:val="00F36DC3"/>
    <w:rsid w:val="00F375B0"/>
    <w:rsid w:val="00F37746"/>
    <w:rsid w:val="00F37C29"/>
    <w:rsid w:val="00F40DF4"/>
    <w:rsid w:val="00F416F9"/>
    <w:rsid w:val="00F41B0B"/>
    <w:rsid w:val="00F42208"/>
    <w:rsid w:val="00F4293F"/>
    <w:rsid w:val="00F43484"/>
    <w:rsid w:val="00F43908"/>
    <w:rsid w:val="00F44D22"/>
    <w:rsid w:val="00F44E3D"/>
    <w:rsid w:val="00F45468"/>
    <w:rsid w:val="00F45E44"/>
    <w:rsid w:val="00F46237"/>
    <w:rsid w:val="00F46347"/>
    <w:rsid w:val="00F47B5D"/>
    <w:rsid w:val="00F47C92"/>
    <w:rsid w:val="00F52CE2"/>
    <w:rsid w:val="00F52D4E"/>
    <w:rsid w:val="00F53433"/>
    <w:rsid w:val="00F536DD"/>
    <w:rsid w:val="00F54641"/>
    <w:rsid w:val="00F54B6B"/>
    <w:rsid w:val="00F552E0"/>
    <w:rsid w:val="00F5560A"/>
    <w:rsid w:val="00F55A45"/>
    <w:rsid w:val="00F55B6B"/>
    <w:rsid w:val="00F55BE3"/>
    <w:rsid w:val="00F55E97"/>
    <w:rsid w:val="00F55FB5"/>
    <w:rsid w:val="00F56146"/>
    <w:rsid w:val="00F5639E"/>
    <w:rsid w:val="00F566A2"/>
    <w:rsid w:val="00F57AE3"/>
    <w:rsid w:val="00F57C98"/>
    <w:rsid w:val="00F6045C"/>
    <w:rsid w:val="00F605C3"/>
    <w:rsid w:val="00F605D8"/>
    <w:rsid w:val="00F60976"/>
    <w:rsid w:val="00F60D84"/>
    <w:rsid w:val="00F60E09"/>
    <w:rsid w:val="00F60ED8"/>
    <w:rsid w:val="00F61428"/>
    <w:rsid w:val="00F61D07"/>
    <w:rsid w:val="00F61E34"/>
    <w:rsid w:val="00F62450"/>
    <w:rsid w:val="00F62C99"/>
    <w:rsid w:val="00F636D9"/>
    <w:rsid w:val="00F63B6B"/>
    <w:rsid w:val="00F63E43"/>
    <w:rsid w:val="00F646E8"/>
    <w:rsid w:val="00F64D54"/>
    <w:rsid w:val="00F64D8C"/>
    <w:rsid w:val="00F64F7C"/>
    <w:rsid w:val="00F6506E"/>
    <w:rsid w:val="00F65077"/>
    <w:rsid w:val="00F65391"/>
    <w:rsid w:val="00F653F3"/>
    <w:rsid w:val="00F6552A"/>
    <w:rsid w:val="00F65593"/>
    <w:rsid w:val="00F658FC"/>
    <w:rsid w:val="00F65BF4"/>
    <w:rsid w:val="00F66327"/>
    <w:rsid w:val="00F666B9"/>
    <w:rsid w:val="00F667B5"/>
    <w:rsid w:val="00F67345"/>
    <w:rsid w:val="00F701B5"/>
    <w:rsid w:val="00F70241"/>
    <w:rsid w:val="00F7024E"/>
    <w:rsid w:val="00F7128C"/>
    <w:rsid w:val="00F713D6"/>
    <w:rsid w:val="00F715A1"/>
    <w:rsid w:val="00F71ABA"/>
    <w:rsid w:val="00F72656"/>
    <w:rsid w:val="00F73CE1"/>
    <w:rsid w:val="00F73D98"/>
    <w:rsid w:val="00F73E4A"/>
    <w:rsid w:val="00F742C5"/>
    <w:rsid w:val="00F74DB6"/>
    <w:rsid w:val="00F74DF5"/>
    <w:rsid w:val="00F754F0"/>
    <w:rsid w:val="00F75F46"/>
    <w:rsid w:val="00F76044"/>
    <w:rsid w:val="00F7651C"/>
    <w:rsid w:val="00F7656F"/>
    <w:rsid w:val="00F76728"/>
    <w:rsid w:val="00F76D4F"/>
    <w:rsid w:val="00F76EDC"/>
    <w:rsid w:val="00F779BC"/>
    <w:rsid w:val="00F77D80"/>
    <w:rsid w:val="00F8041D"/>
    <w:rsid w:val="00F80435"/>
    <w:rsid w:val="00F805E8"/>
    <w:rsid w:val="00F80A30"/>
    <w:rsid w:val="00F80A73"/>
    <w:rsid w:val="00F81DAD"/>
    <w:rsid w:val="00F82FB0"/>
    <w:rsid w:val="00F83395"/>
    <w:rsid w:val="00F83896"/>
    <w:rsid w:val="00F83B13"/>
    <w:rsid w:val="00F84954"/>
    <w:rsid w:val="00F84EF9"/>
    <w:rsid w:val="00F850AF"/>
    <w:rsid w:val="00F8696F"/>
    <w:rsid w:val="00F869B9"/>
    <w:rsid w:val="00F874F1"/>
    <w:rsid w:val="00F87511"/>
    <w:rsid w:val="00F87BFE"/>
    <w:rsid w:val="00F87E5D"/>
    <w:rsid w:val="00F90541"/>
    <w:rsid w:val="00F90BB9"/>
    <w:rsid w:val="00F90E96"/>
    <w:rsid w:val="00F919BB"/>
    <w:rsid w:val="00F92F33"/>
    <w:rsid w:val="00F93C04"/>
    <w:rsid w:val="00F950F3"/>
    <w:rsid w:val="00F95636"/>
    <w:rsid w:val="00F959FB"/>
    <w:rsid w:val="00F96250"/>
    <w:rsid w:val="00F96A01"/>
    <w:rsid w:val="00F96B80"/>
    <w:rsid w:val="00F97057"/>
    <w:rsid w:val="00FA070D"/>
    <w:rsid w:val="00FA1DA9"/>
    <w:rsid w:val="00FA1E49"/>
    <w:rsid w:val="00FA24AD"/>
    <w:rsid w:val="00FA292F"/>
    <w:rsid w:val="00FA3045"/>
    <w:rsid w:val="00FA31D5"/>
    <w:rsid w:val="00FA35C7"/>
    <w:rsid w:val="00FA3851"/>
    <w:rsid w:val="00FA3C30"/>
    <w:rsid w:val="00FA40C6"/>
    <w:rsid w:val="00FA5554"/>
    <w:rsid w:val="00FA5998"/>
    <w:rsid w:val="00FA60A0"/>
    <w:rsid w:val="00FA6227"/>
    <w:rsid w:val="00FA6273"/>
    <w:rsid w:val="00FA65A5"/>
    <w:rsid w:val="00FA6B87"/>
    <w:rsid w:val="00FB0CB1"/>
    <w:rsid w:val="00FB162A"/>
    <w:rsid w:val="00FB18C1"/>
    <w:rsid w:val="00FB2A0C"/>
    <w:rsid w:val="00FB32C1"/>
    <w:rsid w:val="00FB35D2"/>
    <w:rsid w:val="00FB42D4"/>
    <w:rsid w:val="00FB44F4"/>
    <w:rsid w:val="00FB460B"/>
    <w:rsid w:val="00FB610D"/>
    <w:rsid w:val="00FB6151"/>
    <w:rsid w:val="00FB6B14"/>
    <w:rsid w:val="00FB7143"/>
    <w:rsid w:val="00FB78EA"/>
    <w:rsid w:val="00FB7E3F"/>
    <w:rsid w:val="00FC1054"/>
    <w:rsid w:val="00FC12B5"/>
    <w:rsid w:val="00FC1658"/>
    <w:rsid w:val="00FC16DF"/>
    <w:rsid w:val="00FC32A2"/>
    <w:rsid w:val="00FC385E"/>
    <w:rsid w:val="00FC4049"/>
    <w:rsid w:val="00FC4726"/>
    <w:rsid w:val="00FC5339"/>
    <w:rsid w:val="00FC58FF"/>
    <w:rsid w:val="00FC6025"/>
    <w:rsid w:val="00FC67DF"/>
    <w:rsid w:val="00FC6C50"/>
    <w:rsid w:val="00FC6F4E"/>
    <w:rsid w:val="00FC7423"/>
    <w:rsid w:val="00FC7AAB"/>
    <w:rsid w:val="00FC7E71"/>
    <w:rsid w:val="00FC7EF3"/>
    <w:rsid w:val="00FD022F"/>
    <w:rsid w:val="00FD1650"/>
    <w:rsid w:val="00FD1D75"/>
    <w:rsid w:val="00FD1EA9"/>
    <w:rsid w:val="00FD2234"/>
    <w:rsid w:val="00FD2F61"/>
    <w:rsid w:val="00FD3259"/>
    <w:rsid w:val="00FD4AE6"/>
    <w:rsid w:val="00FD616E"/>
    <w:rsid w:val="00FE0758"/>
    <w:rsid w:val="00FE079B"/>
    <w:rsid w:val="00FE0EC0"/>
    <w:rsid w:val="00FE1193"/>
    <w:rsid w:val="00FE15DD"/>
    <w:rsid w:val="00FE1E74"/>
    <w:rsid w:val="00FE259D"/>
    <w:rsid w:val="00FE2D7C"/>
    <w:rsid w:val="00FE30FF"/>
    <w:rsid w:val="00FE3811"/>
    <w:rsid w:val="00FE3EF4"/>
    <w:rsid w:val="00FE46A6"/>
    <w:rsid w:val="00FE47A8"/>
    <w:rsid w:val="00FE4975"/>
    <w:rsid w:val="00FE5FE6"/>
    <w:rsid w:val="00FE67B7"/>
    <w:rsid w:val="00FE7683"/>
    <w:rsid w:val="00FE7D88"/>
    <w:rsid w:val="00FF0139"/>
    <w:rsid w:val="00FF023E"/>
    <w:rsid w:val="00FF1578"/>
    <w:rsid w:val="00FF2107"/>
    <w:rsid w:val="00FF262C"/>
    <w:rsid w:val="00FF3A97"/>
    <w:rsid w:val="00FF4470"/>
    <w:rsid w:val="00FF46E2"/>
    <w:rsid w:val="00FF479A"/>
    <w:rsid w:val="00FF521E"/>
    <w:rsid w:val="00FF54C5"/>
    <w:rsid w:val="00FF57A3"/>
    <w:rsid w:val="00FF5B78"/>
    <w:rsid w:val="00FF5CF2"/>
    <w:rsid w:val="00FF74AC"/>
    <w:rsid w:val="00FF7A80"/>
    <w:rsid w:val="00FF7E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017A9"/>
    <w:rPr>
      <w:rFonts w:ascii="Times New Roman" w:hAnsi="Times New Roman" w:cs="Times New Roman"/>
      <w:lang w:val="en-GB" w:eastAsia="en-GB"/>
    </w:rPr>
  </w:style>
  <w:style w:type="paragraph" w:styleId="Heading1">
    <w:name w:val="heading 1"/>
    <w:basedOn w:val="Normal"/>
    <w:next w:val="Normal"/>
    <w:link w:val="Heading1Char"/>
    <w:uiPriority w:val="9"/>
    <w:qFormat/>
    <w:rsid w:val="002B40EE"/>
    <w:pPr>
      <w:keepNext/>
      <w:keepLines/>
      <w:spacing w:before="240" w:line="276" w:lineRule="auto"/>
      <w:outlineLvl w:val="0"/>
    </w:pPr>
    <w:rPr>
      <w:rFonts w:asciiTheme="majorHAnsi" w:eastAsiaTheme="majorEastAsia" w:hAnsiTheme="majorHAnsi" w:cstheme="majorBidi"/>
      <w:color w:val="2F5496" w:themeColor="accent1" w:themeShade="BF"/>
      <w:sz w:val="32"/>
      <w:szCs w:val="32"/>
      <w:lang w:eastAsia="en-US"/>
    </w:rPr>
  </w:style>
  <w:style w:type="paragraph" w:styleId="Heading3">
    <w:name w:val="heading 3"/>
    <w:basedOn w:val="Normal"/>
    <w:link w:val="Heading3Char"/>
    <w:uiPriority w:val="9"/>
    <w:qFormat/>
    <w:rsid w:val="00BB30EA"/>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after="200"/>
      <w:jc w:val="both"/>
    </w:pPr>
    <w:rPr>
      <w:rFonts w:ascii="Calibri" w:eastAsia="Calibri" w:hAnsi="Calibri"/>
      <w:sz w:val="22"/>
      <w:szCs w:val="22"/>
      <w:lang w:val="en-US" w:eastAsia="en-US"/>
    </w:rPr>
  </w:style>
  <w:style w:type="paragraph" w:styleId="CommentText">
    <w:name w:val="annotation text"/>
    <w:basedOn w:val="Normal"/>
    <w:link w:val="CommentTextChar"/>
    <w:uiPriority w:val="99"/>
    <w:unhideWhenUsed/>
    <w:rsid w:val="000210D1"/>
    <w:rPr>
      <w:rFonts w:asciiTheme="minorHAnsi" w:hAnsiTheme="minorHAnsi" w:cstheme="minorBidi"/>
      <w:sz w:val="20"/>
      <w:szCs w:val="20"/>
      <w:lang w:eastAsia="en-US"/>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after="200"/>
    </w:pPr>
    <w:rPr>
      <w:rFonts w:ascii="Calibri" w:eastAsia="Calibri" w:hAnsi="Calibri"/>
      <w:i/>
      <w:iCs/>
      <w:color w:val="44546A" w:themeColor="text2"/>
      <w:sz w:val="18"/>
      <w:szCs w:val="18"/>
      <w:lang w:eastAsia="en-US"/>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unhideWhenUsed/>
    <w:rsid w:val="00277948"/>
    <w:rPr>
      <w:rFonts w:ascii="Tahoma" w:eastAsia="Calibri" w:hAnsi="Tahoma" w:cs="Tahoma"/>
      <w:sz w:val="20"/>
      <w:szCs w:val="16"/>
      <w:lang w:eastAsia="en-US"/>
    </w:rPr>
  </w:style>
  <w:style w:type="character" w:customStyle="1" w:styleId="BalloonTextChar">
    <w:name w:val="Balloon Text Char"/>
    <w:basedOn w:val="DefaultParagraphFont"/>
    <w:link w:val="BalloonText"/>
    <w:uiPriority w:val="99"/>
    <w:rsid w:val="00F30D74"/>
    <w:rPr>
      <w:rFonts w:ascii="Tahoma" w:eastAsia="Calibri" w:hAnsi="Tahoma" w:cs="Tahoma"/>
      <w:sz w:val="20"/>
      <w:szCs w:val="16"/>
      <w:lang w:val="en-GB"/>
    </w:rPr>
  </w:style>
  <w:style w:type="paragraph" w:customStyle="1" w:styleId="EndNoteBibliographyTitle">
    <w:name w:val="EndNote Bibliography Title"/>
    <w:basedOn w:val="Normal"/>
    <w:rsid w:val="00935167"/>
    <w:pPr>
      <w:spacing w:line="276" w:lineRule="auto"/>
      <w:jc w:val="center"/>
    </w:pPr>
    <w:rPr>
      <w:rFonts w:ascii="Calibri" w:eastAsia="Calibri" w:hAnsi="Calibri"/>
      <w:sz w:val="22"/>
      <w:szCs w:val="22"/>
      <w:lang w:val="en-US" w:eastAsia="en-US"/>
    </w:rPr>
  </w:style>
  <w:style w:type="paragraph" w:styleId="ListParagraph">
    <w:name w:val="List Paragraph"/>
    <w:basedOn w:val="Normal"/>
    <w:uiPriority w:val="34"/>
    <w:qFormat/>
    <w:rsid w:val="00874745"/>
    <w:pPr>
      <w:spacing w:after="200" w:line="276" w:lineRule="auto"/>
      <w:ind w:left="720"/>
      <w:contextualSpacing/>
    </w:pPr>
    <w:rPr>
      <w:rFonts w:ascii="Calibri" w:eastAsia="Calibri" w:hAnsi="Calibri"/>
      <w:sz w:val="22"/>
      <w:szCs w:val="22"/>
      <w:lang w:eastAsia="en-US"/>
    </w:rPr>
  </w:style>
  <w:style w:type="paragraph" w:customStyle="1" w:styleId="p1">
    <w:name w:val="p1"/>
    <w:basedOn w:val="Normal"/>
    <w:rsid w:val="005E3707"/>
    <w:rPr>
      <w:rFonts w:ascii="Times" w:hAnsi="Times"/>
      <w:color w:val="181A18"/>
      <w:sz w:val="26"/>
      <w:szCs w:val="26"/>
    </w:rPr>
  </w:style>
  <w:style w:type="table" w:styleId="TableGrid">
    <w:name w:val="Table Grid"/>
    <w:basedOn w:val="TableNormal"/>
    <w:rsid w:val="006C4D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714847"/>
  </w:style>
  <w:style w:type="character" w:customStyle="1" w:styleId="DocumentMapChar">
    <w:name w:val="Document Map Char"/>
    <w:basedOn w:val="DefaultParagraphFont"/>
    <w:link w:val="DocumentMap"/>
    <w:uiPriority w:val="99"/>
    <w:semiHidden/>
    <w:rsid w:val="00714847"/>
    <w:rPr>
      <w:rFonts w:ascii="Times New Roman" w:eastAsia="Calibri" w:hAnsi="Times New Roman" w:cs="Times New Roman"/>
      <w:lang w:val="en-GB"/>
    </w:rPr>
  </w:style>
  <w:style w:type="paragraph" w:styleId="Header">
    <w:name w:val="header"/>
    <w:basedOn w:val="Normal"/>
    <w:link w:val="HeaderChar"/>
    <w:uiPriority w:val="99"/>
    <w:unhideWhenUsed/>
    <w:rsid w:val="0031601F"/>
    <w:pPr>
      <w:tabs>
        <w:tab w:val="center" w:pos="4513"/>
        <w:tab w:val="right" w:pos="9026"/>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31601F"/>
    <w:rPr>
      <w:rFonts w:ascii="Calibri" w:eastAsia="Calibri" w:hAnsi="Calibri" w:cs="Times New Roman"/>
      <w:sz w:val="22"/>
      <w:szCs w:val="22"/>
      <w:lang w:val="en-GB"/>
    </w:rPr>
  </w:style>
  <w:style w:type="character" w:styleId="Hyperlink">
    <w:name w:val="Hyperlink"/>
    <w:basedOn w:val="DefaultParagraphFont"/>
    <w:uiPriority w:val="99"/>
    <w:unhideWhenUsed/>
    <w:rsid w:val="003257F8"/>
    <w:rPr>
      <w:color w:val="0563C1" w:themeColor="hyperlink"/>
      <w:u w:val="single"/>
    </w:rPr>
  </w:style>
  <w:style w:type="character" w:styleId="FollowedHyperlink">
    <w:name w:val="FollowedHyperlink"/>
    <w:basedOn w:val="DefaultParagraphFont"/>
    <w:uiPriority w:val="99"/>
    <w:semiHidden/>
    <w:unhideWhenUsed/>
    <w:rsid w:val="00D44AA8"/>
    <w:rPr>
      <w:color w:val="954F72" w:themeColor="followedHyperlink"/>
      <w:u w:val="single"/>
    </w:rPr>
  </w:style>
  <w:style w:type="character" w:customStyle="1" w:styleId="Heading3Char">
    <w:name w:val="Heading 3 Char"/>
    <w:basedOn w:val="DefaultParagraphFont"/>
    <w:link w:val="Heading3"/>
    <w:uiPriority w:val="9"/>
    <w:rsid w:val="00BB30EA"/>
    <w:rPr>
      <w:rFonts w:ascii="Times New Roman" w:hAnsi="Times New Roman" w:cs="Times New Roman"/>
      <w:b/>
      <w:bCs/>
      <w:sz w:val="27"/>
      <w:szCs w:val="27"/>
      <w:lang w:val="en-GB" w:eastAsia="en-GB"/>
    </w:rPr>
  </w:style>
  <w:style w:type="character" w:styleId="LineNumber">
    <w:name w:val="line number"/>
    <w:basedOn w:val="DefaultParagraphFont"/>
    <w:uiPriority w:val="99"/>
    <w:semiHidden/>
    <w:unhideWhenUsed/>
    <w:rsid w:val="00593592"/>
  </w:style>
  <w:style w:type="paragraph" w:styleId="NormalWeb">
    <w:name w:val="Normal (Web)"/>
    <w:basedOn w:val="Normal"/>
    <w:uiPriority w:val="99"/>
    <w:semiHidden/>
    <w:unhideWhenUsed/>
    <w:rsid w:val="00D35FA1"/>
    <w:pPr>
      <w:spacing w:before="100" w:beforeAutospacing="1" w:after="100" w:afterAutospacing="1"/>
    </w:pPr>
  </w:style>
  <w:style w:type="character" w:customStyle="1" w:styleId="apple-converted-space">
    <w:name w:val="apple-converted-space"/>
    <w:basedOn w:val="DefaultParagraphFont"/>
    <w:rsid w:val="00D35FA1"/>
  </w:style>
  <w:style w:type="paragraph" w:customStyle="1" w:styleId="SMSubheading">
    <w:name w:val="SM Subheading"/>
    <w:basedOn w:val="Normal"/>
    <w:link w:val="SMSubheadingChar"/>
    <w:qFormat/>
    <w:rsid w:val="00976958"/>
    <w:rPr>
      <w:rFonts w:eastAsia="Times New Roman"/>
      <w:szCs w:val="20"/>
      <w:u w:val="words"/>
      <w:lang w:val="en-US" w:eastAsia="en-US"/>
    </w:rPr>
  </w:style>
  <w:style w:type="character" w:customStyle="1" w:styleId="SMSubheadingChar">
    <w:name w:val="SM Subheading Char"/>
    <w:basedOn w:val="DefaultParagraphFont"/>
    <w:link w:val="SMSubheading"/>
    <w:rsid w:val="00976958"/>
    <w:rPr>
      <w:rFonts w:ascii="Times New Roman" w:eastAsia="Times New Roman" w:hAnsi="Times New Roman" w:cs="Times New Roman"/>
      <w:szCs w:val="20"/>
      <w:u w:val="words"/>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2B40EE"/>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Heading1Char">
    <w:name w:val="Heading 1 Char"/>
    <w:basedOn w:val="DefaultParagraphFont"/>
    <w:link w:val="Heading1"/>
    <w:uiPriority w:val="9"/>
    <w:rsid w:val="002B40EE"/>
    <w:rPr>
      <w:rFonts w:asciiTheme="majorHAnsi" w:eastAsiaTheme="majorEastAsia" w:hAnsiTheme="majorHAnsi" w:cstheme="majorBidi"/>
      <w:color w:val="2F5496" w:themeColor="accent1" w:themeShade="BF"/>
      <w:sz w:val="32"/>
      <w:szCs w:val="32"/>
      <w:lang w:val="en-GB"/>
    </w:rPr>
  </w:style>
  <w:style w:type="character" w:customStyle="1" w:styleId="UnresolvedMention1">
    <w:name w:val="Unresolved Mention1"/>
    <w:basedOn w:val="DefaultParagraphFont"/>
    <w:uiPriority w:val="99"/>
    <w:semiHidden/>
    <w:unhideWhenUsed/>
    <w:rsid w:val="006E3A0C"/>
    <w:rPr>
      <w:color w:val="605E5C"/>
      <w:shd w:val="clear" w:color="auto" w:fill="E1DFDD"/>
    </w:rPr>
  </w:style>
  <w:style w:type="paragraph" w:styleId="HTMLPreformatted">
    <w:name w:val="HTML Preformatted"/>
    <w:basedOn w:val="Normal"/>
    <w:link w:val="HTMLPreformattedChar"/>
    <w:uiPriority w:val="99"/>
    <w:unhideWhenUsed/>
    <w:rsid w:val="000E7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rsid w:val="000E78C8"/>
    <w:rPr>
      <w:rFonts w:ascii="Courier New" w:eastAsia="Times New Roman" w:hAnsi="Courier New" w:cs="Courier New"/>
      <w:sz w:val="20"/>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251166403">
      <w:bodyDiv w:val="1"/>
      <w:marLeft w:val="0"/>
      <w:marRight w:val="0"/>
      <w:marTop w:val="0"/>
      <w:marBottom w:val="0"/>
      <w:divBdr>
        <w:top w:val="none" w:sz="0" w:space="0" w:color="auto"/>
        <w:left w:val="none" w:sz="0" w:space="0" w:color="auto"/>
        <w:bottom w:val="none" w:sz="0" w:space="0" w:color="auto"/>
        <w:right w:val="none" w:sz="0" w:space="0" w:color="auto"/>
      </w:divBdr>
    </w:div>
    <w:div w:id="293488894">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098022">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496581595">
      <w:bodyDiv w:val="1"/>
      <w:marLeft w:val="0"/>
      <w:marRight w:val="0"/>
      <w:marTop w:val="0"/>
      <w:marBottom w:val="0"/>
      <w:divBdr>
        <w:top w:val="none" w:sz="0" w:space="0" w:color="auto"/>
        <w:left w:val="none" w:sz="0" w:space="0" w:color="auto"/>
        <w:bottom w:val="none" w:sz="0" w:space="0" w:color="auto"/>
        <w:right w:val="none" w:sz="0" w:space="0" w:color="auto"/>
      </w:divBdr>
    </w:div>
    <w:div w:id="528031817">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689255331">
      <w:bodyDiv w:val="1"/>
      <w:marLeft w:val="0"/>
      <w:marRight w:val="0"/>
      <w:marTop w:val="0"/>
      <w:marBottom w:val="0"/>
      <w:divBdr>
        <w:top w:val="none" w:sz="0" w:space="0" w:color="auto"/>
        <w:left w:val="none" w:sz="0" w:space="0" w:color="auto"/>
        <w:bottom w:val="none" w:sz="0" w:space="0" w:color="auto"/>
        <w:right w:val="none" w:sz="0" w:space="0" w:color="auto"/>
      </w:divBdr>
    </w:div>
    <w:div w:id="706762187">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18515963">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982391921">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06916291">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246454921">
      <w:bodyDiv w:val="1"/>
      <w:marLeft w:val="0"/>
      <w:marRight w:val="0"/>
      <w:marTop w:val="0"/>
      <w:marBottom w:val="0"/>
      <w:divBdr>
        <w:top w:val="none" w:sz="0" w:space="0" w:color="auto"/>
        <w:left w:val="none" w:sz="0" w:space="0" w:color="auto"/>
        <w:bottom w:val="none" w:sz="0" w:space="0" w:color="auto"/>
        <w:right w:val="none" w:sz="0" w:space="0" w:color="auto"/>
      </w:divBdr>
    </w:div>
    <w:div w:id="1289362000">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5928221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512986892">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546675493">
      <w:bodyDiv w:val="1"/>
      <w:marLeft w:val="0"/>
      <w:marRight w:val="0"/>
      <w:marTop w:val="0"/>
      <w:marBottom w:val="0"/>
      <w:divBdr>
        <w:top w:val="none" w:sz="0" w:space="0" w:color="auto"/>
        <w:left w:val="none" w:sz="0" w:space="0" w:color="auto"/>
        <w:bottom w:val="none" w:sz="0" w:space="0" w:color="auto"/>
        <w:right w:val="none" w:sz="0" w:space="0" w:color="auto"/>
      </w:divBdr>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92075085">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943221176">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cdc.gov/nchs/nvss/dvs_data_release.htm" TargetMode="External"/><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microsoft.com/office/2016/09/relationships/commentsIds" Target="commentsIds.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1/relationships/commentsExtended" Target="commentsExtended.xml"/><Relationship Id="rId5" Type="http://schemas.openxmlformats.org/officeDocument/2006/relationships/settings" Target="settings.xml"/><Relationship Id="rId15" Type="http://schemas.openxmlformats.org/officeDocument/2006/relationships/hyperlink" Target="https://www.census.gov/data/tables/time-series/demo/popest/1980s-county.html)" TargetMode="External"/><Relationship Id="rId10" Type="http://schemas.openxmlformats.org/officeDocument/2006/relationships/comments" Target="comments.xml"/><Relationship Id="rId19" Type="http://schemas.microsoft.com/office/2011/relationships/people" Target="people.xml"/><Relationship Id="rId4" Type="http://schemas.openxmlformats.org/officeDocument/2006/relationships/styles" Target="styles.xml"/><Relationship Id="rId9" Type="http://schemas.openxmlformats.org/officeDocument/2006/relationships/hyperlink" Target="mailto:majid.ezzati@imperial.ac.uk" TargetMode="External"/><Relationship Id="rId14" Type="http://schemas.openxmlformats.org/officeDocument/2006/relationships/hyperlink" Target="https://www.cdc.gov/nchs/nvss/bridged_race.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2.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15662CA4-A416-264B-BE52-6A8C8937983E}">
  <ds:schemaRefs>
    <ds:schemaRef ds:uri="http://schemas.openxmlformats.org/officeDocument/2006/bibliography"/>
  </ds:schemaRefs>
</ds:datastoreItem>
</file>

<file path=customXml/itemProps2.xml><?xml version="1.0" encoding="utf-8"?>
<ds:datastoreItem xmlns:ds="http://schemas.openxmlformats.org/officeDocument/2006/customXml" ds:itemID="{D72FB409-7623-F646-AECE-7629DBEC60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16</Pages>
  <Words>29861</Words>
  <Characters>170212</Characters>
  <Application>Microsoft Office Word</Application>
  <DocSecurity>0</DocSecurity>
  <Lines>1418</Lines>
  <Paragraphs>399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Robbie Parks</cp:lastModifiedBy>
  <cp:revision>20</cp:revision>
  <cp:lastPrinted>2019-01-21T19:46:00Z</cp:lastPrinted>
  <dcterms:created xsi:type="dcterms:W3CDTF">2019-02-25T22:36:00Z</dcterms:created>
  <dcterms:modified xsi:type="dcterms:W3CDTF">2019-03-03T22:21:00Z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http://www.zotero.org/styles/nature</vt:lpwstr>
  </property>
</Properties>
</file>