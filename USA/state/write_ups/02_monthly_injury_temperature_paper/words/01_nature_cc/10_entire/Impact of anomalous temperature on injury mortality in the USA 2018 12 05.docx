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2B28EAF8"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del w:id="1" w:author="Parks, Robbie M" w:date="2018-12-04T16:17:00Z">
        <w:r w:rsidR="008D1C1A" w:rsidDel="00157C23">
          <w:rPr>
            <w:rFonts w:ascii="Times New Roman" w:hAnsi="Times New Roman"/>
            <w:color w:val="000000" w:themeColor="text1"/>
            <w:sz w:val="24"/>
            <w:szCs w:val="24"/>
            <w:vertAlign w:val="superscript"/>
            <w:lang w:val="it-IT"/>
          </w:rPr>
          <w:delText>,</w:delText>
        </w:r>
      </w:del>
      <w:del w:id="2"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3" w:author="Parks, Robbie M" w:date="2018-12-05T11:54:00Z">
        <w:r w:rsidR="00E02CE3">
          <w:rPr>
            <w:rFonts w:ascii="Times New Roman" w:hAnsi="Times New Roman"/>
            <w:color w:val="000000" w:themeColor="text1"/>
            <w:sz w:val="24"/>
            <w:szCs w:val="24"/>
            <w:vertAlign w:val="superscript"/>
            <w:lang w:val="it-IT"/>
          </w:rPr>
          <w:t>3</w:t>
        </w:r>
      </w:ins>
      <w:del w:id="4"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5" w:author="Parks, Robbie M" w:date="2018-12-05T11:54:00Z">
        <w:r w:rsidR="00E02CE3">
          <w:rPr>
            <w:rFonts w:ascii="Times New Roman" w:hAnsi="Times New Roman"/>
            <w:color w:val="000000" w:themeColor="text1"/>
            <w:sz w:val="24"/>
            <w:szCs w:val="24"/>
            <w:vertAlign w:val="superscript"/>
            <w:lang w:val="it-IT"/>
          </w:rPr>
          <w:t>4</w:t>
        </w:r>
      </w:ins>
      <w:del w:id="6"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7"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8"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vertAlign w:val="superscript"/>
          </w:rPr>
          <w:t xml:space="preserve"> </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4</w:t>
        </w:r>
      </w:ins>
      <w:del w:id="10"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1" w:author="Parks, Robbie M" w:date="2018-12-05T11:35:00Z"/>
          <w:rFonts w:ascii="Times New Roman" w:hAnsi="Times New Roman"/>
          <w:color w:val="000000" w:themeColor="text1"/>
          <w:sz w:val="24"/>
          <w:szCs w:val="24"/>
        </w:rPr>
      </w:pPr>
      <w:del w:id="12"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3" w:author="Parks, Robbie M" w:date="2018-12-05T11:35:00Z"/>
          <w:rFonts w:ascii="Times New Roman" w:hAnsi="Times New Roman"/>
          <w:color w:val="000000" w:themeColor="text1"/>
          <w:sz w:val="24"/>
          <w:szCs w:val="24"/>
        </w:rPr>
      </w:pPr>
      <w:ins w:id="14" w:author="Parks, Robbie M" w:date="2018-12-05T11:35:00Z">
        <w:r>
          <w:rPr>
            <w:rFonts w:ascii="Times New Roman" w:hAnsi="Times New Roman"/>
            <w:color w:val="000000" w:themeColor="text1"/>
            <w:sz w:val="24"/>
            <w:szCs w:val="24"/>
          </w:rPr>
          <w:t xml:space="preserve">Robbie M Parks: </w:t>
        </w:r>
        <w:r w:rsidRPr="004427B5">
          <w:rPr>
            <w:rFonts w:ascii="Times New Roman" w:hAnsi="Times New Roman"/>
            <w:color w:val="000000" w:themeColor="text1"/>
            <w:sz w:val="24"/>
            <w:szCs w:val="24"/>
            <w:rPrChange w:id="15"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6" w:author="Parks, Robbie M" w:date="2018-12-05T11:35:00Z"/>
          <w:rFonts w:ascii="Times New Roman" w:hAnsi="Times New Roman"/>
          <w:color w:val="000000" w:themeColor="text1"/>
          <w:sz w:val="24"/>
          <w:szCs w:val="24"/>
        </w:rPr>
      </w:pPr>
      <w:ins w:id="17" w:author="Parks, Robbie M" w:date="2018-12-05T11:35:00Z">
        <w:r>
          <w:rPr>
            <w:rFonts w:ascii="Times New Roman" w:hAnsi="Times New Roman"/>
            <w:color w:val="000000" w:themeColor="text1"/>
            <w:sz w:val="24"/>
            <w:szCs w:val="24"/>
          </w:rPr>
          <w:t xml:space="preserve">James E Bennett: </w:t>
        </w:r>
        <w:r w:rsidRPr="004427B5">
          <w:rPr>
            <w:rFonts w:ascii="Times New Roman" w:hAnsi="Times New Roman"/>
            <w:color w:val="000000" w:themeColor="text1"/>
            <w:sz w:val="24"/>
            <w:szCs w:val="24"/>
            <w:rPrChange w:id="18"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19" w:author="Parks, Robbie M" w:date="2018-12-05T11:36:00Z"/>
          <w:rFonts w:ascii="Times New Roman" w:hAnsi="Times New Roman"/>
          <w:color w:val="000000" w:themeColor="text1"/>
          <w:sz w:val="24"/>
          <w:szCs w:val="24"/>
        </w:rPr>
      </w:pPr>
      <w:ins w:id="20" w:author="Parks, Robbie M" w:date="2018-12-05T11:35:00Z">
        <w:r>
          <w:rPr>
            <w:rFonts w:ascii="Times New Roman" w:hAnsi="Times New Roman"/>
            <w:color w:val="000000" w:themeColor="text1"/>
            <w:sz w:val="24"/>
            <w:szCs w:val="24"/>
          </w:rPr>
          <w:t xml:space="preserve">Vasilis Kontis: </w:t>
        </w:r>
      </w:ins>
      <w:ins w:id="21" w:author="Parks, Robbie M" w:date="2018-12-05T11:36:00Z">
        <w:r w:rsidR="00DE5766" w:rsidRPr="004427B5">
          <w:rPr>
            <w:rFonts w:ascii="Times New Roman" w:hAnsi="Times New Roman"/>
            <w:color w:val="000000" w:themeColor="text1"/>
            <w:sz w:val="24"/>
            <w:szCs w:val="24"/>
            <w:rPrChange w:id="22"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3" w:author="Parks, Robbie M" w:date="2018-12-05T11:36:00Z"/>
          <w:rFonts w:ascii="Times New Roman" w:hAnsi="Times New Roman"/>
          <w:color w:val="000000" w:themeColor="text1"/>
          <w:sz w:val="24"/>
          <w:szCs w:val="24"/>
        </w:rPr>
      </w:pPr>
      <w:ins w:id="24" w:author="Parks, Robbie M" w:date="2018-12-05T11:36:00Z">
        <w:r>
          <w:rPr>
            <w:rFonts w:ascii="Times New Roman" w:hAnsi="Times New Roman"/>
            <w:color w:val="000000" w:themeColor="text1"/>
            <w:sz w:val="24"/>
            <w:szCs w:val="24"/>
          </w:rPr>
          <w:t xml:space="preserve">Helen Tamura-Wicks: </w:t>
        </w:r>
        <w:r w:rsidRPr="004427B5">
          <w:rPr>
            <w:rFonts w:ascii="Times New Roman" w:hAnsi="Times New Roman"/>
            <w:color w:val="000000" w:themeColor="text1"/>
            <w:sz w:val="24"/>
            <w:szCs w:val="24"/>
            <w:rPrChange w:id="25"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6" w:author="Parks, Robbie M" w:date="2018-12-05T11:36:00Z"/>
          <w:rFonts w:ascii="Times New Roman" w:hAnsi="Times New Roman"/>
          <w:color w:val="000000" w:themeColor="text1"/>
          <w:sz w:val="24"/>
          <w:szCs w:val="24"/>
        </w:rPr>
      </w:pPr>
      <w:ins w:id="27" w:author="Parks, Robbie M" w:date="2018-12-05T11:36:00Z">
        <w:r>
          <w:rPr>
            <w:rFonts w:ascii="Times New Roman" w:hAnsi="Times New Roman"/>
            <w:color w:val="000000" w:themeColor="text1"/>
            <w:sz w:val="24"/>
            <w:szCs w:val="24"/>
          </w:rPr>
          <w:t xml:space="preserve">Ralf Toumi: </w:t>
        </w:r>
        <w:r w:rsidRPr="004427B5">
          <w:rPr>
            <w:rFonts w:ascii="Times New Roman" w:hAnsi="Times New Roman"/>
            <w:color w:val="000000" w:themeColor="text1"/>
            <w:sz w:val="24"/>
            <w:szCs w:val="24"/>
            <w:rPrChange w:id="28"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29" w:author="Parks, Robbie M" w:date="2018-12-05T11:35:00Z"/>
          <w:rFonts w:ascii="Times New Roman" w:hAnsi="Times New Roman"/>
          <w:color w:val="000000" w:themeColor="text1"/>
          <w:sz w:val="24"/>
          <w:szCs w:val="24"/>
        </w:rPr>
      </w:pPr>
      <w:ins w:id="30"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1"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2"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3" w:author="Parks, Robbie M" w:date="2018-12-05T11:37:00Z"/>
          <w:rFonts w:ascii="Times New Roman" w:hAnsi="Times New Roman"/>
          <w:color w:val="000000" w:themeColor="text1"/>
          <w:sz w:val="24"/>
          <w:szCs w:val="24"/>
        </w:rPr>
      </w:pPr>
      <w:ins w:id="34"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5" w:author="Parks, Robbie M" w:date="2018-12-05T11:37:00Z"/>
          <w:rFonts w:ascii="Times New Roman" w:hAnsi="Times New Roman"/>
          <w:color w:val="000000" w:themeColor="text1"/>
          <w:sz w:val="24"/>
          <w:szCs w:val="24"/>
        </w:rPr>
      </w:pPr>
      <w:ins w:id="36"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7" w:author="Parks, Robbie M" w:date="2018-12-05T11:37:00Z"/>
          <w:rFonts w:ascii="Times New Roman" w:hAnsi="Times New Roman"/>
          <w:color w:val="000000" w:themeColor="text1"/>
          <w:sz w:val="24"/>
          <w:szCs w:val="24"/>
        </w:rPr>
      </w:pPr>
      <w:ins w:id="38"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39" w:author="Parks, Robbie M" w:date="2018-12-05T11:37:00Z"/>
          <w:rFonts w:ascii="Times New Roman" w:hAnsi="Times New Roman"/>
          <w:color w:val="000000" w:themeColor="text1"/>
          <w:sz w:val="24"/>
          <w:szCs w:val="24"/>
        </w:rPr>
      </w:pPr>
      <w:ins w:id="40"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1" w:author="Parks, Robbie M" w:date="2018-12-05T11:37:00Z"/>
          <w:rFonts w:ascii="Times New Roman" w:hAnsi="Times New Roman"/>
          <w:color w:val="000000" w:themeColor="text1"/>
          <w:sz w:val="24"/>
          <w:szCs w:val="24"/>
        </w:rPr>
      </w:pPr>
      <w:ins w:id="42"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4" w:author="Parks, Robbie M" w:date="2018-12-05T11:52:00Z"/>
          <w:rFonts w:ascii="Times New Roman" w:hAnsi="Times New Roman"/>
          <w:b/>
          <w:color w:val="000000" w:themeColor="text1"/>
          <w:sz w:val="24"/>
          <w:szCs w:val="24"/>
        </w:rPr>
      </w:pPr>
      <w:commentRangeStart w:id="45"/>
      <w:ins w:id="46" w:author="Parks, Robbie M" w:date="2018-12-05T11:38:00Z">
        <w:r>
          <w:rPr>
            <w:rFonts w:ascii="Times New Roman" w:hAnsi="Times New Roman"/>
            <w:b/>
            <w:color w:val="000000" w:themeColor="text1"/>
            <w:sz w:val="24"/>
            <w:szCs w:val="24"/>
          </w:rPr>
          <w:lastRenderedPageBreak/>
          <w:t>[[[Introduction goes here]]]</w:t>
        </w:r>
      </w:ins>
      <w:commentRangeEnd w:id="45"/>
      <w:ins w:id="47" w:author="Parks, Robbie M" w:date="2018-12-05T11:46:00Z">
        <w:r w:rsidR="00CB71ED">
          <w:rPr>
            <w:rStyle w:val="CommentReference"/>
            <w:rFonts w:asciiTheme="minorHAnsi" w:eastAsiaTheme="minorHAnsi" w:hAnsiTheme="minorHAnsi" w:cstheme="minorBidi"/>
          </w:rPr>
          <w:commentReference w:id="45"/>
        </w:r>
      </w:ins>
    </w:p>
    <w:p w14:paraId="623921C5" w14:textId="77777777" w:rsidR="00326747" w:rsidRDefault="00326747" w:rsidP="00A14690">
      <w:pPr>
        <w:spacing w:after="0" w:line="480" w:lineRule="auto"/>
        <w:jc w:val="both"/>
        <w:rPr>
          <w:ins w:id="48" w:author="Parks, Robbie M" w:date="2018-12-05T11:38:00Z"/>
          <w:rFonts w:ascii="Times New Roman" w:hAnsi="Times New Roman"/>
          <w:b/>
          <w:color w:val="000000" w:themeColor="text1"/>
          <w:sz w:val="24"/>
          <w:szCs w:val="24"/>
        </w:rPr>
      </w:pPr>
    </w:p>
    <w:p w14:paraId="65B95E69" w14:textId="77777777" w:rsidR="00326747" w:rsidRPr="00326747" w:rsidRDefault="00326747" w:rsidP="00326747">
      <w:pPr>
        <w:spacing w:after="0" w:line="480" w:lineRule="auto"/>
        <w:jc w:val="both"/>
        <w:rPr>
          <w:rFonts w:ascii="Times New Roman" w:hAnsi="Times New Roman"/>
          <w:b/>
          <w:color w:val="000000" w:themeColor="text1"/>
          <w:sz w:val="24"/>
          <w:szCs w:val="24"/>
          <w:rPrChange w:id="49" w:author="Parks, Robbie M" w:date="2018-12-05T11:52:00Z">
            <w:rPr>
              <w:rFonts w:ascii="Times New Roman" w:hAnsi="Times New Roman"/>
              <w:color w:val="000000" w:themeColor="text1"/>
              <w:sz w:val="24"/>
              <w:szCs w:val="24"/>
            </w:rPr>
          </w:rPrChange>
        </w:rPr>
      </w:pPr>
      <w:moveToRangeStart w:id="50" w:author="Parks, Robbie M" w:date="2018-12-05T11:52:00Z" w:name="move531709796"/>
      <w:moveTo w:id="51" w:author="Parks, Robbie M" w:date="2018-12-05T11:52:00Z">
        <w:r w:rsidRPr="00326747">
          <w:rPr>
            <w:rFonts w:ascii="Times New Roman" w:hAnsi="Times New Roman"/>
            <w:b/>
            <w:color w:val="000000" w:themeColor="text1"/>
            <w:sz w:val="24"/>
            <w:szCs w:val="24"/>
            <w:rPrChange w:id="52"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moveToRangeEnd w:id="50"/>
    <w:p w14:paraId="32EFA1B4" w14:textId="5FC9DD46" w:rsidR="000210D1" w:rsidRPr="00636C9B" w:rsidDel="009717B2" w:rsidRDefault="000210D1" w:rsidP="00D76DF7">
      <w:pPr>
        <w:spacing w:after="0" w:line="480" w:lineRule="auto"/>
        <w:jc w:val="both"/>
        <w:rPr>
          <w:del w:id="53" w:author="Parks, Robbie M" w:date="2018-12-05T11:38:00Z"/>
          <w:rFonts w:ascii="Times New Roman" w:hAnsi="Times New Roman"/>
          <w:b/>
          <w:color w:val="000000" w:themeColor="text1"/>
          <w:sz w:val="24"/>
          <w:szCs w:val="24"/>
        </w:rPr>
      </w:pPr>
      <w:del w:id="54"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5" w:author="Parks, Robbie M" w:date="2018-12-05T11:38:00Z"/>
          <w:rFonts w:ascii="Times New Roman" w:hAnsi="Times New Roman"/>
          <w:color w:val="000000" w:themeColor="text1"/>
          <w:sz w:val="24"/>
          <w:szCs w:val="24"/>
        </w:rPr>
      </w:pPr>
    </w:p>
    <w:p w14:paraId="0C064E2B" w14:textId="50B40B28" w:rsidR="00330013" w:rsidDel="007514AC" w:rsidRDefault="00561DD4" w:rsidP="00F8041D">
      <w:pPr>
        <w:spacing w:after="0" w:line="480" w:lineRule="auto"/>
        <w:jc w:val="both"/>
        <w:rPr>
          <w:del w:id="56"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57"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58" w:author="Parks, Robbie M" w:date="2018-12-04T16:38:00Z">
        <w:r w:rsidR="006E5EB6">
          <w:rPr>
            <w:rFonts w:ascii="Times New Roman" w:hAnsi="Times New Roman"/>
            <w:color w:val="000000" w:themeColor="text1"/>
            <w:sz w:val="24"/>
            <w:szCs w:val="24"/>
          </w:rPr>
          <w:fldChar w:fldCharType="end"/>
        </w:r>
      </w:ins>
      <w:ins w:id="59" w:author="Parks, Robbie M" w:date="2018-12-04T16:46:00Z">
        <w:r w:rsidR="007514AC">
          <w:rPr>
            <w:rFonts w:ascii="Times New Roman" w:hAnsi="Times New Roman"/>
            <w:color w:val="000000" w:themeColor="text1"/>
            <w:sz w:val="24"/>
            <w:szCs w:val="24"/>
          </w:rPr>
          <w:t xml:space="preserve"> </w:t>
        </w:r>
      </w:ins>
      <w:del w:id="60" w:author="Parks, Robbie M" w:date="2018-12-04T16:46:00Z">
        <w:r w:rsidR="00F8041D" w:rsidDel="007514AC">
          <w:rPr>
            <w:rFonts w:ascii="Times New Roman" w:hAnsi="Times New Roman"/>
            <w:color w:val="000000" w:themeColor="text1"/>
            <w:sz w:val="24"/>
            <w:szCs w:val="24"/>
          </w:rPr>
          <w:delText xml:space="preserve"> </w:delText>
        </w:r>
      </w:del>
    </w:p>
    <w:p w14:paraId="571F2431" w14:textId="61F708E4" w:rsidR="00A14690" w:rsidRDefault="00F8041D" w:rsidP="00A14690">
      <w:pPr>
        <w:spacing w:after="0" w:line="480" w:lineRule="auto"/>
        <w:jc w:val="both"/>
        <w:rPr>
          <w:rFonts w:ascii="Times New Roman" w:hAnsi="Times New Roman"/>
          <w:color w:val="000000" w:themeColor="text1"/>
          <w:sz w:val="24"/>
          <w:szCs w:val="24"/>
        </w:rPr>
      </w:pPr>
      <w:del w:id="61"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2"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 especially in consistent way across injury types and demographic subgroups of the population, even though death rates from various intentional and unintentional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389873F5" w:rsidR="002B11C6" w:rsidRPr="00636C9B" w:rsidDel="0090673B" w:rsidRDefault="00453AD2" w:rsidP="002B11C6">
      <w:pPr>
        <w:spacing w:after="0" w:line="480" w:lineRule="auto"/>
        <w:jc w:val="both"/>
        <w:rPr>
          <w:del w:id="63"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64" w:author="Parks, Robbie M" w:date="2018-12-04T17:07:00Z">
        <w:r w:rsidR="008A7F0C">
          <w:rPr>
            <w:rFonts w:ascii="Times New Roman" w:hAnsi="Times New Roman"/>
            <w:color w:val="000000" w:themeColor="text1"/>
            <w:sz w:val="24"/>
            <w:szCs w:val="24"/>
          </w:rPr>
          <w:t xml:space="preserve">absolute </w:t>
        </w:r>
      </w:ins>
      <w:del w:id="65" w:author="Parks, Robbie M" w:date="2018-12-04T16:22:00Z">
        <w:r w:rsidR="00202B92" w:rsidDel="0049084A">
          <w:rPr>
            <w:rFonts w:ascii="Times New Roman" w:hAnsi="Times New Roman"/>
            <w:color w:val="000000" w:themeColor="text1"/>
            <w:sz w:val="24"/>
            <w:szCs w:val="24"/>
          </w:rPr>
          <w:delText>[[[</w:delText>
        </w:r>
        <w:commentRangeStart w:id="66"/>
        <w:commentRangeStart w:id="67"/>
        <w:r w:rsidR="00202B92" w:rsidDel="0049084A">
          <w:rPr>
            <w:rFonts w:ascii="Times New Roman" w:hAnsi="Times New Roman"/>
            <w:color w:val="000000" w:themeColor="text1"/>
            <w:sz w:val="24"/>
            <w:szCs w:val="24"/>
          </w:rPr>
          <w:delText>or monthly</w:delText>
        </w:r>
        <w:commentRangeEnd w:id="66"/>
        <w:r w:rsidR="00202B92" w:rsidDel="0049084A">
          <w:rPr>
            <w:rStyle w:val="CommentReference"/>
            <w:rFonts w:asciiTheme="minorHAnsi" w:eastAsiaTheme="minorHAnsi" w:hAnsiTheme="minorHAnsi" w:cstheme="minorBidi"/>
          </w:rPr>
          <w:commentReference w:id="66"/>
        </w:r>
        <w:commentRangeEnd w:id="67"/>
        <w:r w:rsidR="003060A1" w:rsidDel="0049084A">
          <w:rPr>
            <w:rStyle w:val="CommentReference"/>
            <w:rFonts w:asciiTheme="minorHAnsi" w:eastAsiaTheme="minorHAnsi" w:hAnsiTheme="minorHAnsi" w:cstheme="minorBidi"/>
          </w:rPr>
          <w:commentReference w:id="67"/>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68" w:author="Parks, Robbie M" w:date="2018-12-04T17:32:00Z">
        <w:r w:rsidR="00BF23B1">
          <w:rPr>
            <w:rFonts w:ascii="Times New Roman" w:hAnsi="Times New Roman"/>
            <w:color w:val="000000" w:themeColor="text1"/>
            <w:sz w:val="24"/>
            <w:szCs w:val="24"/>
          </w:rPr>
          <w:t>,</w:t>
        </w:r>
      </w:ins>
      <w:del w:id="69"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0" w:author="Parks, Robbie M" w:date="2018-12-04T17:32:00Z">
        <w:r w:rsidR="00BF23B1">
          <w:rPr>
            <w:rFonts w:ascii="Times New Roman" w:hAnsi="Times New Roman"/>
            <w:color w:val="000000" w:themeColor="text1"/>
            <w:sz w:val="24"/>
            <w:szCs w:val="24"/>
          </w:rPr>
          <w:t xml:space="preserve"> with few exceptions.</w:t>
        </w:r>
      </w:ins>
      <w:ins w:id="71"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72"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73" w:author="Parks, Robbie M" w:date="2018-12-04T16:22:00Z">
        <w:r w:rsidR="00636E70" w:rsidRPr="002F6AD2" w:rsidDel="0049084A">
          <w:rPr>
            <w:rFonts w:ascii="Times New Roman" w:hAnsi="Times New Roman"/>
            <w:color w:val="000000" w:themeColor="text1"/>
            <w:sz w:val="24"/>
            <w:szCs w:val="24"/>
            <w:rPrChange w:id="74"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75"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76"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77"/>
        <w:commentRangeStart w:id="78"/>
        <w:r w:rsidR="002B11C6" w:rsidRPr="002F6AD2" w:rsidDel="0049084A">
          <w:rPr>
            <w:rFonts w:ascii="Times New Roman" w:hAnsi="Times New Roman"/>
            <w:color w:val="000000" w:themeColor="text1"/>
            <w:sz w:val="24"/>
            <w:szCs w:val="24"/>
            <w:rPrChange w:id="79" w:author="Parks, Robbie M" w:date="2018-12-04T10:58:00Z">
              <w:rPr>
                <w:rFonts w:ascii="Times New Roman" w:hAnsi="Times New Roman"/>
                <w:color w:val="000000" w:themeColor="text1"/>
                <w:sz w:val="24"/>
                <w:szCs w:val="24"/>
                <w:highlight w:val="yellow"/>
              </w:rPr>
            </w:rPrChange>
          </w:rPr>
          <w:delText>XX, YY and ZZ</w:delText>
        </w:r>
        <w:commentRangeEnd w:id="77"/>
        <w:r w:rsidR="002B11C6" w:rsidRPr="002F6AD2" w:rsidDel="0049084A">
          <w:rPr>
            <w:rStyle w:val="CommentReference"/>
            <w:rFonts w:asciiTheme="minorHAnsi" w:eastAsiaTheme="minorHAnsi" w:hAnsiTheme="minorHAnsi" w:cstheme="minorBidi"/>
            <w:rPrChange w:id="80" w:author="Parks, Robbie M" w:date="2018-12-04T10:58:00Z">
              <w:rPr>
                <w:rStyle w:val="CommentReference"/>
                <w:rFonts w:asciiTheme="minorHAnsi" w:eastAsiaTheme="minorHAnsi" w:hAnsiTheme="minorHAnsi" w:cstheme="minorBidi"/>
                <w:highlight w:val="yellow"/>
              </w:rPr>
            </w:rPrChange>
          </w:rPr>
          <w:commentReference w:id="77"/>
        </w:r>
        <w:commentRangeEnd w:id="78"/>
        <w:r w:rsidR="00EE18E4" w:rsidRPr="002F6AD2" w:rsidDel="0049084A">
          <w:rPr>
            <w:rStyle w:val="CommentReference"/>
            <w:rFonts w:asciiTheme="minorHAnsi" w:eastAsiaTheme="minorHAnsi" w:hAnsiTheme="minorHAnsi" w:cstheme="minorBidi"/>
            <w:rPrChange w:id="81" w:author="Parks, Robbie M" w:date="2018-12-04T10:58:00Z">
              <w:rPr>
                <w:rStyle w:val="CommentReference"/>
                <w:rFonts w:asciiTheme="minorHAnsi" w:eastAsiaTheme="minorHAnsi" w:hAnsiTheme="minorHAnsi" w:cstheme="minorBidi"/>
                <w:highlight w:val="yellow"/>
              </w:rPr>
            </w:rPrChange>
          </w:rPr>
          <w:commentReference w:id="78"/>
        </w:r>
        <w:r w:rsidR="002B11C6" w:rsidDel="0049084A">
          <w:rPr>
            <w:rFonts w:ascii="Times New Roman" w:hAnsi="Times New Roman"/>
            <w:color w:val="000000" w:themeColor="text1"/>
            <w:sz w:val="24"/>
            <w:szCs w:val="24"/>
          </w:rPr>
          <w:delText xml:space="preserve">. </w:delText>
        </w:r>
      </w:del>
      <w:r w:rsidR="002B11C6">
        <w:rPr>
          <w:rFonts w:ascii="Times New Roman" w:hAnsi="Times New Roman"/>
          <w:color w:val="000000" w:themeColor="text1"/>
          <w:sz w:val="24"/>
          <w:szCs w:val="24"/>
        </w:rPr>
        <w:t xml:space="preserve">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82" w:author="Parks, Robbie M" w:date="2018-12-04T17:49:00Z">
        <w:r w:rsidR="00F37C29">
          <w:rPr>
            <w:rFonts w:ascii="Times New Roman" w:hAnsi="Times New Roman"/>
            <w:color w:val="000000" w:themeColor="text1"/>
            <w:sz w:val="24"/>
            <w:szCs w:val="24"/>
          </w:rPr>
          <w:t xml:space="preserve"> </w:t>
        </w:r>
      </w:ins>
      <w:del w:id="83"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84"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85"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moveFromRangeStart w:id="86" w:author="Parks, Robbie M" w:date="2018-12-05T11:52:00Z" w:name="move531709796"/>
      <w:moveFrom w:id="87"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86"/>
    </w:p>
    <w:p w14:paraId="79B2707C" w14:textId="77777777" w:rsidR="002B11C6" w:rsidRPr="00636C9B" w:rsidDel="0090673B" w:rsidRDefault="002B11C6" w:rsidP="002B11C6">
      <w:pPr>
        <w:spacing w:after="0" w:line="480" w:lineRule="auto"/>
        <w:jc w:val="both"/>
        <w:rPr>
          <w:del w:id="88" w:author="Parks, Robbie M" w:date="2018-12-04T18:01:00Z"/>
          <w:rFonts w:ascii="Times New Roman" w:hAnsi="Times New Roman"/>
          <w:color w:val="000000" w:themeColor="text1"/>
          <w:sz w:val="24"/>
          <w:szCs w:val="24"/>
        </w:rPr>
      </w:pPr>
    </w:p>
    <w:p w14:paraId="59E5EACC" w14:textId="6C6FC0A3" w:rsidR="00252CB9" w:rsidRDefault="001810A3" w:rsidP="00252CB9">
      <w:pPr>
        <w:spacing w:after="0" w:line="480" w:lineRule="auto"/>
        <w:jc w:val="both"/>
        <w:rPr>
          <w:ins w:id="89"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w:t>
      </w:r>
      <w:r w:rsidRPr="00636C9B">
        <w:rPr>
          <w:rFonts w:ascii="Times New Roman" w:hAnsi="Times New Roman"/>
          <w:color w:val="000000" w:themeColor="text1"/>
          <w:sz w:val="24"/>
          <w:szCs w:val="24"/>
        </w:rPr>
        <w:lastRenderedPageBreak/>
        <w:t xml:space="preserve">resilience to </w:t>
      </w:r>
      <w:del w:id="90" w:author="Parks, Robbie M" w:date="2018-12-04T17:53:00Z">
        <w:r w:rsidRPr="00E5452D" w:rsidDel="00FB42D4">
          <w:rPr>
            <w:rFonts w:ascii="Times New Roman" w:hAnsi="Times New Roman"/>
            <w:color w:val="000000" w:themeColor="text1"/>
            <w:sz w:val="24"/>
            <w:szCs w:val="24"/>
            <w:highlight w:val="yellow"/>
            <w:rPrChange w:id="91"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92"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93"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69690271" w14:textId="543E4DD9" w:rsidR="0090673B" w:rsidRPr="00636C9B" w:rsidDel="00326747" w:rsidRDefault="0090673B" w:rsidP="00252CB9">
      <w:pPr>
        <w:spacing w:after="0" w:line="480" w:lineRule="auto"/>
        <w:jc w:val="both"/>
        <w:rPr>
          <w:del w:id="94" w:author="Parks, Robbie M" w:date="2018-12-05T11:52:00Z"/>
          <w:rFonts w:ascii="Times New Roman" w:hAnsi="Times New Roman"/>
          <w:color w:val="000000" w:themeColor="text1"/>
          <w:sz w:val="24"/>
          <w:szCs w:val="24"/>
        </w:rPr>
      </w:pPr>
    </w:p>
    <w:p w14:paraId="20612A69" w14:textId="77777777" w:rsidR="00F713D6" w:rsidRPr="00636C9B" w:rsidDel="004C3F3E" w:rsidRDefault="00F713D6" w:rsidP="00530F84">
      <w:pPr>
        <w:spacing w:after="0" w:line="480" w:lineRule="auto"/>
        <w:jc w:val="both"/>
        <w:rPr>
          <w:del w:id="95" w:author="Parks, Robbie M" w:date="2018-12-05T11:23: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96" w:author="Parks, Robbie M" w:date="2018-12-05T11:39:00Z"/>
          <w:rFonts w:ascii="Times New Roman" w:hAnsi="Times New Roman"/>
          <w:b/>
          <w:color w:val="000000" w:themeColor="text1"/>
          <w:sz w:val="24"/>
          <w:szCs w:val="24"/>
        </w:rPr>
      </w:pPr>
      <w:commentRangeStart w:id="97"/>
      <w:del w:id="98" w:author="Parks, Robbie M" w:date="2018-12-05T11:39:00Z">
        <w:r w:rsidRPr="00636C9B" w:rsidDel="00FA3851">
          <w:rPr>
            <w:rFonts w:ascii="Times New Roman" w:hAnsi="Times New Roman"/>
            <w:b/>
            <w:color w:val="000000" w:themeColor="text1"/>
            <w:sz w:val="24"/>
            <w:szCs w:val="24"/>
          </w:rPr>
          <w:delText>Methods</w:delText>
        </w:r>
        <w:commentRangeEnd w:id="97"/>
        <w:r w:rsidR="0065185D" w:rsidDel="00FA3851">
          <w:rPr>
            <w:rStyle w:val="CommentReference"/>
            <w:rFonts w:asciiTheme="minorHAnsi" w:eastAsiaTheme="minorHAnsi" w:hAnsiTheme="minorHAnsi" w:cstheme="minorBidi"/>
          </w:rPr>
          <w:commentReference w:id="97"/>
        </w:r>
      </w:del>
    </w:p>
    <w:p w14:paraId="317B337D" w14:textId="781E883C" w:rsidR="00E65B73" w:rsidRPr="00636C9B" w:rsidDel="00FA3851" w:rsidRDefault="00E65B73" w:rsidP="005B39FC">
      <w:pPr>
        <w:spacing w:after="0" w:line="480" w:lineRule="auto"/>
        <w:jc w:val="both"/>
        <w:rPr>
          <w:del w:id="99" w:author="Parks, Robbie M" w:date="2018-12-05T11:39:00Z"/>
          <w:rFonts w:ascii="Times New Roman" w:hAnsi="Times New Roman"/>
          <w:i/>
          <w:color w:val="000000" w:themeColor="text1"/>
          <w:sz w:val="24"/>
          <w:szCs w:val="24"/>
        </w:rPr>
      </w:pPr>
      <w:del w:id="100"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01" w:author="Ezzati, Majid" w:date="2018-11-30T12:34:00Z"/>
          <w:del w:id="102" w:author="Parks, Robbie M" w:date="2018-12-05T11:39:00Z"/>
          <w:rFonts w:ascii="Times New Roman" w:hAnsi="Times New Roman"/>
          <w:color w:val="000000" w:themeColor="text1"/>
          <w:sz w:val="24"/>
          <w:szCs w:val="24"/>
        </w:rPr>
      </w:pPr>
      <w:del w:id="103"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04" w:author="Parks, Robbie M" w:date="2018-12-05T11:21:00Z">
        <w:r w:rsidR="002B11C6" w:rsidDel="004334ED">
          <w:rPr>
            <w:rFonts w:ascii="Times New Roman" w:hAnsi="Times New Roman"/>
            <w:color w:val="000000" w:themeColor="text1"/>
            <w:sz w:val="24"/>
            <w:szCs w:val="24"/>
          </w:rPr>
          <w:delText xml:space="preserve">temperatures </w:delText>
        </w:r>
      </w:del>
      <w:del w:id="105"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06"/>
      <w:commentRangeStart w:id="107"/>
      <w:del w:id="108" w:author="Parks, Robbie M" w:date="2018-12-05T11:24:00Z">
        <w:r w:rsidR="002B11C6" w:rsidDel="00494CB7">
          <w:rPr>
            <w:rFonts w:ascii="Times New Roman" w:hAnsi="Times New Roman"/>
            <w:color w:val="000000" w:themeColor="text1"/>
            <w:sz w:val="24"/>
            <w:szCs w:val="24"/>
          </w:rPr>
          <w:delText>, referred to as anomaly hereafter</w:delText>
        </w:r>
        <w:commentRangeEnd w:id="106"/>
        <w:r w:rsidR="002B11C6" w:rsidDel="00494CB7">
          <w:rPr>
            <w:rStyle w:val="CommentReference"/>
            <w:rFonts w:asciiTheme="minorHAnsi" w:eastAsiaTheme="minorHAnsi" w:hAnsiTheme="minorHAnsi" w:cstheme="minorBidi"/>
          </w:rPr>
          <w:commentReference w:id="106"/>
        </w:r>
        <w:commentRangeEnd w:id="107"/>
        <w:r w:rsidR="00AF6B82" w:rsidDel="00494CB7">
          <w:rPr>
            <w:rStyle w:val="CommentReference"/>
            <w:rFonts w:asciiTheme="minorHAnsi" w:eastAsiaTheme="minorHAnsi" w:hAnsiTheme="minorHAnsi" w:cstheme="minorBidi"/>
          </w:rPr>
          <w:commentReference w:id="107"/>
        </w:r>
      </w:del>
      <w:del w:id="109" w:author="Parks, Robbie M" w:date="2018-12-05T11:39:00Z">
        <w:r w:rsidR="00A17E43" w:rsidDel="00FA3851">
          <w:rPr>
            <w:rFonts w:ascii="Times New Roman" w:hAnsi="Times New Roman"/>
            <w:color w:val="000000" w:themeColor="text1"/>
            <w:sz w:val="24"/>
            <w:szCs w:val="24"/>
          </w:rPr>
          <w:delText xml:space="preserve">. </w:delText>
        </w:r>
      </w:del>
      <w:del w:id="110"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11"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12"/>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12"/>
        <w:r w:rsidR="00083BC4" w:rsidDel="00EB5301">
          <w:rPr>
            <w:rStyle w:val="CommentReference"/>
            <w:rFonts w:asciiTheme="minorHAnsi" w:eastAsiaTheme="minorHAnsi" w:hAnsiTheme="minorHAnsi" w:cstheme="minorBidi"/>
          </w:rPr>
          <w:commentReference w:id="112"/>
        </w:r>
      </w:del>
      <w:ins w:id="113" w:author="Ezzati, Majid" w:date="2018-11-30T12:30:00Z">
        <w:del w:id="114" w:author="Parks, Robbie M" w:date="2018-12-05T11:18:00Z">
          <w:r w:rsidR="00083BC4" w:rsidDel="00EB5301">
            <w:rPr>
              <w:rFonts w:ascii="Times New Roman" w:hAnsi="Times New Roman"/>
              <w:color w:val="000000" w:themeColor="text1"/>
              <w:sz w:val="24"/>
              <w:szCs w:val="24"/>
            </w:rPr>
            <w:delText xml:space="preserve"> </w:delText>
          </w:r>
        </w:del>
        <w:del w:id="115" w:author="Parks, Robbie M" w:date="2018-12-05T11:39:00Z">
          <w:r w:rsidR="00083BC4" w:rsidDel="00FA3851">
            <w:rPr>
              <w:rFonts w:ascii="Times New Roman" w:hAnsi="Times New Roman"/>
              <w:color w:val="000000" w:themeColor="text1"/>
              <w:sz w:val="24"/>
              <w:szCs w:val="24"/>
            </w:rPr>
            <w:delText xml:space="preserve">To achieve this aim, </w:delText>
          </w:r>
        </w:del>
      </w:ins>
      <w:del w:id="116" w:author="Parks, Robbie M" w:date="2018-12-05T11:39:00Z">
        <w:r w:rsidR="00FF5B78" w:rsidDel="00FA3851">
          <w:rPr>
            <w:rFonts w:ascii="Times New Roman" w:hAnsi="Times New Roman"/>
            <w:color w:val="000000" w:themeColor="text1"/>
            <w:sz w:val="24"/>
            <w:szCs w:val="24"/>
          </w:rPr>
          <w:delText>W</w:delText>
        </w:r>
      </w:del>
      <w:ins w:id="117" w:author="Ezzati, Majid" w:date="2018-11-30T12:30:00Z">
        <w:del w:id="118" w:author="Parks, Robbie M" w:date="2018-12-05T11:39:00Z">
          <w:r w:rsidR="00083BC4" w:rsidDel="00FA3851">
            <w:rPr>
              <w:rFonts w:ascii="Times New Roman" w:hAnsi="Times New Roman"/>
              <w:color w:val="000000" w:themeColor="text1"/>
              <w:sz w:val="24"/>
              <w:szCs w:val="24"/>
            </w:rPr>
            <w:delText>w</w:delText>
          </w:r>
        </w:del>
      </w:ins>
      <w:del w:id="119" w:author="Parks, Robbie M" w:date="2018-12-05T11:39:00Z">
        <w:r w:rsidR="003C52FC" w:rsidDel="00FA3851">
          <w:rPr>
            <w:rFonts w:ascii="Times New Roman" w:hAnsi="Times New Roman"/>
            <w:color w:val="000000" w:themeColor="text1"/>
            <w:sz w:val="24"/>
            <w:szCs w:val="24"/>
          </w:rPr>
          <w:delText xml:space="preserve">e first defined a </w:delText>
        </w:r>
      </w:del>
      <w:ins w:id="120" w:author="Ezzati, Majid" w:date="2018-11-30T12:31:00Z">
        <w:del w:id="121" w:author="Parks, Robbie M" w:date="2018-12-05T11:39:00Z">
          <w:r w:rsidR="00083BC4" w:rsidDel="00FA3851">
            <w:rPr>
              <w:rFonts w:ascii="Times New Roman" w:hAnsi="Times New Roman"/>
              <w:color w:val="000000" w:themeColor="text1"/>
              <w:sz w:val="24"/>
              <w:szCs w:val="24"/>
            </w:rPr>
            <w:delText xml:space="preserve">measure of </w:delText>
          </w:r>
        </w:del>
      </w:ins>
      <w:del w:id="122" w:author="Parks, Robbie M" w:date="2018-12-05T11:39:00Z">
        <w:r w:rsidR="003C52FC" w:rsidDel="00FA3851">
          <w:rPr>
            <w:rFonts w:ascii="Times New Roman" w:hAnsi="Times New Roman"/>
            <w:color w:val="000000" w:themeColor="text1"/>
            <w:sz w:val="24"/>
            <w:szCs w:val="24"/>
          </w:rPr>
          <w:delText xml:space="preserve">state-month </w:delText>
        </w:r>
      </w:del>
      <w:del w:id="123" w:author="Parks, Robbie M" w:date="2018-12-05T11:21:00Z">
        <w:r w:rsidR="003C52FC" w:rsidDel="004B4687">
          <w:rPr>
            <w:rFonts w:ascii="Times New Roman" w:hAnsi="Times New Roman"/>
            <w:color w:val="000000" w:themeColor="text1"/>
            <w:sz w:val="24"/>
            <w:szCs w:val="24"/>
          </w:rPr>
          <w:delText xml:space="preserve">temperature </w:delText>
        </w:r>
      </w:del>
      <w:del w:id="124" w:author="Parks, Robbie M" w:date="2018-12-05T11:39:00Z">
        <w:r w:rsidR="003C52FC" w:rsidDel="00FA3851">
          <w:rPr>
            <w:rFonts w:ascii="Times New Roman" w:hAnsi="Times New Roman"/>
            <w:color w:val="000000" w:themeColor="text1"/>
            <w:sz w:val="24"/>
            <w:szCs w:val="24"/>
          </w:rPr>
          <w:delText>anomaly</w:delText>
        </w:r>
      </w:del>
      <w:ins w:id="125" w:author="Ezzati, Majid" w:date="2018-11-30T12:31:00Z">
        <w:del w:id="126"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27"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28" w:author="Ezzati, Majid" w:date="2018-11-30T12:31:00Z">
        <w:del w:id="129"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30" w:author="Ezzati, Majid" w:date="2018-11-30T12:32:00Z">
        <w:del w:id="131" w:author="Parks, Robbie M" w:date="2018-12-05T11:39:00Z">
          <w:r w:rsidR="00083BC4" w:rsidDel="00FA3851">
            <w:rPr>
              <w:rFonts w:ascii="Times New Roman" w:eastAsiaTheme="minorHAnsi" w:hAnsi="Times New Roman"/>
              <w:sz w:val="24"/>
              <w:szCs w:val="24"/>
              <w:lang w:eastAsia="en-GB"/>
            </w:rPr>
            <w:delText xml:space="preserve"> (Figure 1)</w:delText>
          </w:r>
        </w:del>
      </w:ins>
      <w:del w:id="132" w:author="Parks, Robbie M" w:date="2018-12-04T18:07:00Z">
        <w:r w:rsidR="003C52FC" w:rsidDel="00DB6D54">
          <w:rPr>
            <w:rFonts w:ascii="Times New Roman" w:hAnsi="Times New Roman"/>
            <w:color w:val="000000" w:themeColor="text1"/>
            <w:sz w:val="24"/>
            <w:szCs w:val="24"/>
          </w:rPr>
          <w:delText>.</w:delText>
        </w:r>
      </w:del>
      <w:ins w:id="133" w:author="Ezzati, Majid" w:date="2018-11-30T12:32:00Z">
        <w:del w:id="134" w:author="Parks, Robbie M" w:date="2018-12-04T18:07:00Z">
          <w:r w:rsidR="00083BC4" w:rsidDel="00DB6D54">
            <w:rPr>
              <w:rFonts w:ascii="Times New Roman" w:hAnsi="Times New Roman"/>
              <w:color w:val="000000" w:themeColor="text1"/>
              <w:sz w:val="24"/>
              <w:szCs w:val="24"/>
            </w:rPr>
            <w:delText xml:space="preserve"> </w:delText>
          </w:r>
        </w:del>
      </w:ins>
      <w:del w:id="135" w:author="Parks, Robbie M" w:date="2018-12-04T18:07:00Z">
        <w:r w:rsidR="003C52FC" w:rsidDel="00DB6D54">
          <w:rPr>
            <w:rFonts w:ascii="Times New Roman" w:hAnsi="Times New Roman"/>
            <w:color w:val="000000" w:themeColor="text1"/>
            <w:sz w:val="24"/>
            <w:szCs w:val="24"/>
          </w:rPr>
          <w:delText xml:space="preserve"> </w:delText>
        </w:r>
      </w:del>
      <w:del w:id="136"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37"/>
      <w:commentRangeStart w:id="138"/>
      <w:ins w:id="139" w:author="Ezzati, Majid" w:date="2018-11-30T12:43:00Z">
        <w:del w:id="140" w:author="Parks, Robbie M" w:date="2018-12-05T11:39:00Z">
          <w:r w:rsidR="003D298F" w:rsidDel="00FA3851">
            <w:rPr>
              <w:rFonts w:ascii="Times New Roman" w:hAnsi="Times New Roman"/>
              <w:color w:val="000000" w:themeColor="text1"/>
              <w:sz w:val="24"/>
              <w:szCs w:val="24"/>
            </w:rPr>
            <w:delText>Because</w:delText>
          </w:r>
        </w:del>
      </w:ins>
      <w:ins w:id="141" w:author="Ezzati, Majid" w:date="2018-11-30T12:34:00Z">
        <w:del w:id="142" w:author="Parks, Robbie M" w:date="2018-12-05T11:39:00Z">
          <w:r w:rsidR="003D298F" w:rsidDel="00FA3851">
            <w:rPr>
              <w:rFonts w:ascii="Times New Roman" w:hAnsi="Times New Roman"/>
              <w:color w:val="000000" w:themeColor="text1"/>
              <w:sz w:val="24"/>
              <w:szCs w:val="24"/>
            </w:rPr>
            <w:delText xml:space="preserve"> </w:delText>
          </w:r>
        </w:del>
      </w:ins>
      <w:ins w:id="143" w:author="Ezzati, Majid" w:date="2018-11-30T12:43:00Z">
        <w:del w:id="144" w:author="Parks, Robbie M" w:date="2018-12-05T11:39:00Z">
          <w:r w:rsidR="003D298F" w:rsidDel="00FA3851">
            <w:rPr>
              <w:rFonts w:ascii="Times New Roman" w:hAnsi="Times New Roman"/>
              <w:color w:val="000000" w:themeColor="text1"/>
              <w:sz w:val="24"/>
              <w:szCs w:val="24"/>
            </w:rPr>
            <w:delText xml:space="preserve">this definition </w:delText>
          </w:r>
        </w:del>
        <w:del w:id="145" w:author="Parks, Robbie M" w:date="2018-12-05T11:24:00Z">
          <w:r w:rsidR="003D298F" w:rsidDel="006A10FA">
            <w:rPr>
              <w:rFonts w:ascii="Times New Roman" w:hAnsi="Times New Roman"/>
              <w:color w:val="000000" w:themeColor="text1"/>
              <w:sz w:val="24"/>
              <w:szCs w:val="24"/>
            </w:rPr>
            <w:delText xml:space="preserve">removes </w:delText>
          </w:r>
        </w:del>
        <w:del w:id="146" w:author="Parks, Robbie M" w:date="2018-12-05T11:39:00Z">
          <w:r w:rsidR="003D298F" w:rsidDel="00FA3851">
            <w:rPr>
              <w:rFonts w:ascii="Times New Roman" w:hAnsi="Times New Roman"/>
              <w:color w:val="000000" w:themeColor="text1"/>
              <w:sz w:val="24"/>
              <w:szCs w:val="24"/>
            </w:rPr>
            <w:delText>long-term</w:delText>
          </w:r>
        </w:del>
      </w:ins>
      <w:ins w:id="147" w:author="Ezzati, Majid" w:date="2018-11-30T12:44:00Z">
        <w:del w:id="148"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149" w:author="Ezzati, Majid" w:date="2018-11-30T12:34:00Z">
        <w:del w:id="150"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151" w:author="Ezzati, Majid" w:date="2018-11-30T12:44:00Z">
        <w:del w:id="152" w:author="Parks, Robbie M" w:date="2018-12-05T11:39:00Z">
          <w:r w:rsidR="003D298F" w:rsidDel="00FA3851">
            <w:rPr>
              <w:rFonts w:ascii="Times New Roman" w:hAnsi="Times New Roman"/>
              <w:color w:val="000000" w:themeColor="text1"/>
              <w:sz w:val="24"/>
              <w:szCs w:val="24"/>
            </w:rPr>
            <w:delText xml:space="preserve"> in a specific month</w:delText>
          </w:r>
        </w:del>
      </w:ins>
      <w:ins w:id="153" w:author="Ezzati, Majid" w:date="2018-11-30T12:34:00Z">
        <w:del w:id="154"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37"/>
      <w:ins w:id="155" w:author="Ezzati, Majid" w:date="2018-11-30T12:44:00Z">
        <w:del w:id="156" w:author="Parks, Robbie M" w:date="2018-12-05T11:39:00Z">
          <w:r w:rsidR="003D298F" w:rsidDel="00FA3851">
            <w:rPr>
              <w:rStyle w:val="CommentReference"/>
              <w:rFonts w:asciiTheme="minorHAnsi" w:eastAsiaTheme="minorHAnsi" w:hAnsiTheme="minorHAnsi" w:cstheme="minorBidi"/>
            </w:rPr>
            <w:commentReference w:id="137"/>
          </w:r>
          <w:commentRangeEnd w:id="138"/>
          <w:r w:rsidR="003D298F" w:rsidDel="00FA3851">
            <w:rPr>
              <w:rStyle w:val="CommentReference"/>
              <w:rFonts w:asciiTheme="minorHAnsi" w:eastAsiaTheme="minorHAnsi" w:hAnsiTheme="minorHAnsi" w:cstheme="minorBidi"/>
            </w:rPr>
            <w:commentReference w:id="138"/>
          </w:r>
        </w:del>
      </w:ins>
    </w:p>
    <w:p w14:paraId="2C9A30A6" w14:textId="7948A60A" w:rsidR="003D298F" w:rsidDel="00FA3851" w:rsidRDefault="003D298F" w:rsidP="005B39FC">
      <w:pPr>
        <w:spacing w:after="0" w:line="480" w:lineRule="auto"/>
        <w:jc w:val="both"/>
        <w:rPr>
          <w:ins w:id="157" w:author="Ezzati, Majid" w:date="2018-11-30T12:32:00Z"/>
          <w:del w:id="158"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159" w:author="Parks, Robbie M" w:date="2018-12-05T11:39:00Z"/>
          <w:rFonts w:ascii="Times New Roman" w:hAnsi="Times New Roman"/>
          <w:color w:val="000000" w:themeColor="text1"/>
          <w:sz w:val="24"/>
          <w:szCs w:val="24"/>
        </w:rPr>
      </w:pPr>
      <w:del w:id="160"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161" w:author="Ezzati, Majid" w:date="2018-11-30T12:35:00Z">
        <w:del w:id="162"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163" w:author="Ezzati, Majid" w:date="2018-11-30T12:36:00Z">
        <w:del w:id="164" w:author="Parks, Robbie M" w:date="2018-12-05T11:39:00Z">
          <w:r w:rsidR="003D298F" w:rsidDel="00FA3851">
            <w:rPr>
              <w:rFonts w:ascii="Times New Roman" w:hAnsi="Times New Roman"/>
              <w:color w:val="000000" w:themeColor="text1"/>
              <w:sz w:val="24"/>
              <w:szCs w:val="24"/>
            </w:rPr>
            <w:delText>in</w:delText>
          </w:r>
        </w:del>
      </w:ins>
      <w:del w:id="165"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166" w:author="Ezzati, Majid" w:date="2018-11-30T12:44:00Z">
        <w:del w:id="167" w:author="Parks, Robbie M" w:date="2018-12-05T11:39:00Z">
          <w:r w:rsidR="003D298F" w:rsidDel="00FA3851">
            <w:rPr>
              <w:rFonts w:ascii="Times New Roman" w:hAnsi="Times New Roman"/>
              <w:color w:val="000000" w:themeColor="text1"/>
              <w:sz w:val="24"/>
              <w:szCs w:val="24"/>
            </w:rPr>
            <w:delText xml:space="preserve"> </w:delText>
          </w:r>
        </w:del>
      </w:ins>
      <w:ins w:id="168" w:author="Ezzati, Majid" w:date="2018-11-30T12:36:00Z">
        <w:del w:id="169" w:author="Parks, Robbie M" w:date="2018-12-05T11:39:00Z">
          <w:r w:rsidR="003D298F" w:rsidDel="00FA3851">
            <w:rPr>
              <w:rFonts w:ascii="Times New Roman" w:hAnsi="Times New Roman"/>
              <w:color w:val="000000" w:themeColor="text1"/>
              <w:sz w:val="24"/>
              <w:szCs w:val="24"/>
            </w:rPr>
            <w:delText>also accounted for long-term trends</w:delText>
          </w:r>
        </w:del>
      </w:ins>
      <w:del w:id="170"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171" w:author="Ezzati, Majid" w:date="2018-11-30T12:45:00Z">
        <w:del w:id="172"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173" w:author="Parks, Robbie M" w:date="2018-12-05T11:26:00Z">
          <w:r w:rsidR="003D298F" w:rsidDel="00187224">
            <w:rPr>
              <w:rFonts w:ascii="Times New Roman" w:hAnsi="Times New Roman"/>
              <w:color w:val="000000" w:themeColor="text1"/>
              <w:sz w:val="24"/>
              <w:szCs w:val="24"/>
            </w:rPr>
            <w:delText>number of</w:delText>
          </w:r>
        </w:del>
      </w:ins>
      <w:del w:id="174"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175"/>
        <w:commentRangeStart w:id="176"/>
        <w:commentRangeStart w:id="177"/>
        <w:r w:rsidR="00CE3F4F" w:rsidRPr="00636C9B" w:rsidDel="00187224">
          <w:rPr>
            <w:rFonts w:ascii="Times New Roman" w:hAnsi="Times New Roman"/>
            <w:color w:val="000000" w:themeColor="text1"/>
            <w:sz w:val="24"/>
            <w:szCs w:val="24"/>
          </w:rPr>
          <w:delText xml:space="preserve">additional </w:delText>
        </w:r>
        <w:commentRangeEnd w:id="175"/>
        <w:r w:rsidR="003D298F" w:rsidDel="00187224">
          <w:rPr>
            <w:rStyle w:val="CommentReference"/>
            <w:rFonts w:asciiTheme="minorHAnsi" w:eastAsiaTheme="minorHAnsi" w:hAnsiTheme="minorHAnsi" w:cstheme="minorBidi"/>
          </w:rPr>
          <w:commentReference w:id="175"/>
        </w:r>
        <w:commentRangeEnd w:id="176"/>
        <w:r w:rsidR="003D298F" w:rsidDel="00187224">
          <w:rPr>
            <w:rStyle w:val="CommentReference"/>
            <w:rFonts w:asciiTheme="minorHAnsi" w:eastAsiaTheme="minorHAnsi" w:hAnsiTheme="minorHAnsi" w:cstheme="minorBidi"/>
          </w:rPr>
          <w:commentReference w:id="176"/>
        </w:r>
        <w:commentRangeEnd w:id="177"/>
        <w:r w:rsidR="00625355" w:rsidDel="00187224">
          <w:rPr>
            <w:rStyle w:val="CommentReference"/>
            <w:rFonts w:asciiTheme="minorHAnsi" w:eastAsiaTheme="minorHAnsi" w:hAnsiTheme="minorHAnsi" w:cstheme="minorBidi"/>
          </w:rPr>
          <w:commentReference w:id="177"/>
        </w:r>
      </w:del>
      <w:del w:id="178"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179"/>
        <w:commentRangeStart w:id="180"/>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179"/>
        <w:r w:rsidR="003D298F" w:rsidDel="00FA3851">
          <w:rPr>
            <w:rStyle w:val="CommentReference"/>
            <w:rFonts w:asciiTheme="minorHAnsi" w:eastAsiaTheme="minorHAnsi" w:hAnsiTheme="minorHAnsi" w:cstheme="minorBidi"/>
          </w:rPr>
          <w:commentReference w:id="179"/>
        </w:r>
        <w:commentRangeEnd w:id="180"/>
        <w:r w:rsidR="00781037" w:rsidDel="00FA3851">
          <w:rPr>
            <w:rStyle w:val="CommentReference"/>
            <w:rFonts w:asciiTheme="minorHAnsi" w:eastAsiaTheme="minorHAnsi" w:hAnsiTheme="minorHAnsi" w:cstheme="minorBidi"/>
          </w:rPr>
          <w:commentReference w:id="180"/>
        </w:r>
        <w:r w:rsidR="00A311CD" w:rsidRPr="00636C9B" w:rsidDel="00FA3851">
          <w:rPr>
            <w:rFonts w:ascii="Times New Roman" w:hAnsi="Times New Roman"/>
            <w:color w:val="000000" w:themeColor="text1"/>
            <w:sz w:val="24"/>
            <w:szCs w:val="24"/>
          </w:rPr>
          <w:delText xml:space="preserve">, </w:delText>
        </w:r>
        <w:commentRangeStart w:id="181"/>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181"/>
        <w:r w:rsidR="003D298F" w:rsidDel="00FA3851">
          <w:rPr>
            <w:rStyle w:val="CommentReference"/>
            <w:rFonts w:asciiTheme="minorHAnsi" w:eastAsiaTheme="minorHAnsi" w:hAnsiTheme="minorHAnsi" w:cstheme="minorBidi"/>
          </w:rPr>
          <w:commentReference w:id="181"/>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182"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183" w:author="Parks, Robbie M" w:date="2018-12-05T11:39:00Z"/>
          <w:rFonts w:ascii="Times New Roman" w:hAnsi="Times New Roman"/>
          <w:i/>
          <w:color w:val="000000" w:themeColor="text1"/>
          <w:sz w:val="24"/>
          <w:szCs w:val="24"/>
        </w:rPr>
      </w:pPr>
      <w:del w:id="184"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185" w:author="Ezzati, Majid" w:date="2018-11-30T14:24:00Z">
        <w:del w:id="186"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187" w:author="Parks, Robbie M" w:date="2018-12-05T11:39:00Z"/>
          <w:rStyle w:val="apple-style-span"/>
          <w:rFonts w:ascii="Times New Roman" w:hAnsi="Times New Roman"/>
          <w:color w:val="000000" w:themeColor="text1"/>
          <w:sz w:val="24"/>
          <w:szCs w:val="24"/>
        </w:rPr>
      </w:pPr>
      <w:del w:id="188"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189" w:author="Ezzati, Majid" w:date="2018-11-30T14:25:00Z">
        <w:del w:id="190"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191"/>
          <w:r w:rsidR="00060054" w:rsidDel="00FA3851">
            <w:rPr>
              <w:rStyle w:val="apple-style-span"/>
              <w:rFonts w:ascii="Times New Roman" w:hAnsi="Times New Roman"/>
              <w:color w:val="000000" w:themeColor="text1"/>
              <w:sz w:val="24"/>
              <w:szCs w:val="24"/>
            </w:rPr>
            <w:delText>XX</w:delText>
          </w:r>
        </w:del>
      </w:ins>
      <w:commentRangeEnd w:id="191"/>
      <w:ins w:id="192" w:author="Ezzati, Majid" w:date="2018-11-30T14:26:00Z">
        <w:del w:id="193" w:author="Parks, Robbie M" w:date="2018-12-05T11:39:00Z">
          <w:r w:rsidR="00060054" w:rsidDel="00FA3851">
            <w:rPr>
              <w:rStyle w:val="CommentReference"/>
              <w:rFonts w:asciiTheme="minorHAnsi" w:eastAsiaTheme="minorHAnsi" w:hAnsiTheme="minorHAnsi" w:cstheme="minorBidi"/>
            </w:rPr>
            <w:commentReference w:id="191"/>
          </w:r>
        </w:del>
      </w:ins>
      <w:ins w:id="194" w:author="Ezzati, Majid" w:date="2018-11-30T14:25:00Z">
        <w:del w:id="195"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196"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197" w:author="Ezzati, Majid" w:date="2018-11-30T14:26:00Z">
        <w:del w:id="198"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199"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00"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01" w:author="Parks, Robbie M" w:date="2018-12-05T11:39:00Z"/>
          <w:rFonts w:ascii="Times New Roman" w:hAnsi="Times New Roman"/>
          <w:color w:val="000000" w:themeColor="text1"/>
          <w:sz w:val="24"/>
          <w:szCs w:val="24"/>
        </w:rPr>
      </w:pPr>
      <w:commentRangeStart w:id="202"/>
      <w:del w:id="203"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02"/>
        <w:r w:rsidR="00060054" w:rsidDel="00FA3851">
          <w:rPr>
            <w:rStyle w:val="CommentReference"/>
            <w:rFonts w:asciiTheme="minorHAnsi" w:eastAsiaTheme="minorHAnsi" w:hAnsiTheme="minorHAnsi" w:cstheme="minorBidi"/>
          </w:rPr>
          <w:commentReference w:id="202"/>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04"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05" w:author="Parks, Robbie M" w:date="2018-12-05T11:39:00Z"/>
          <w:rFonts w:ascii="Times New Roman" w:hAnsi="Times New Roman"/>
          <w:color w:val="000000" w:themeColor="text1"/>
          <w:sz w:val="24"/>
          <w:szCs w:val="24"/>
        </w:rPr>
      </w:pPr>
      <w:commentRangeStart w:id="206"/>
      <w:del w:id="207"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06"/>
        <w:r w:rsidR="0065185D" w:rsidDel="00FA3851">
          <w:rPr>
            <w:rStyle w:val="CommentReference"/>
            <w:rFonts w:asciiTheme="minorHAnsi" w:eastAsiaTheme="minorHAnsi" w:hAnsiTheme="minorHAnsi" w:cstheme="minorBidi"/>
          </w:rPr>
          <w:commentReference w:id="206"/>
        </w:r>
        <w:r w:rsidR="00885DE5" w:rsidRPr="00636C9B" w:rsidDel="00FA3851">
          <w:rPr>
            <w:rFonts w:ascii="Times New Roman" w:hAnsi="Times New Roman"/>
            <w:color w:val="000000" w:themeColor="text1"/>
            <w:sz w:val="24"/>
            <w:szCs w:val="24"/>
          </w:rPr>
          <w:delText xml:space="preserve"> </w:delText>
        </w:r>
        <w:commentRangeStart w:id="208"/>
        <w:r w:rsidDel="00FA3851">
          <w:rPr>
            <w:rFonts w:ascii="Times New Roman" w:hAnsi="Times New Roman"/>
            <w:color w:val="000000" w:themeColor="text1"/>
            <w:sz w:val="24"/>
            <w:szCs w:val="24"/>
          </w:rPr>
          <w:delText xml:space="preserve">We </w:delText>
        </w:r>
        <w:commentRangeStart w:id="209"/>
        <w:commentRangeStart w:id="210"/>
        <w:commentRangeStart w:id="211"/>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09"/>
        <w:r w:rsidDel="00FA3851">
          <w:rPr>
            <w:rStyle w:val="CommentReference"/>
            <w:rFonts w:asciiTheme="minorHAnsi" w:eastAsiaTheme="minorHAnsi" w:hAnsiTheme="minorHAnsi" w:cstheme="minorBidi"/>
          </w:rPr>
          <w:commentReference w:id="209"/>
        </w:r>
        <w:commentRangeEnd w:id="210"/>
        <w:r w:rsidR="00DD06A5" w:rsidDel="00FA3851">
          <w:rPr>
            <w:rStyle w:val="CommentReference"/>
            <w:rFonts w:asciiTheme="minorHAnsi" w:eastAsiaTheme="minorHAnsi" w:hAnsiTheme="minorHAnsi" w:cstheme="minorBidi"/>
          </w:rPr>
          <w:commentReference w:id="210"/>
        </w:r>
        <w:commentRangeEnd w:id="208"/>
        <w:commentRangeEnd w:id="211"/>
        <w:r w:rsidR="0065185D" w:rsidDel="00FA3851">
          <w:rPr>
            <w:rStyle w:val="CommentReference"/>
            <w:rFonts w:asciiTheme="minorHAnsi" w:eastAsiaTheme="minorHAnsi" w:hAnsiTheme="minorHAnsi" w:cstheme="minorBidi"/>
          </w:rPr>
          <w:commentReference w:id="211"/>
        </w:r>
        <w:r w:rsidR="0065185D" w:rsidDel="00FA3851">
          <w:rPr>
            <w:rStyle w:val="CommentReference"/>
            <w:rFonts w:asciiTheme="minorHAnsi" w:eastAsiaTheme="minorHAnsi" w:hAnsiTheme="minorHAnsi" w:cstheme="minorBidi"/>
          </w:rPr>
          <w:commentReference w:id="208"/>
        </w:r>
      </w:del>
    </w:p>
    <w:p w14:paraId="72FF36DE" w14:textId="3CD197B6" w:rsidR="00885DE5" w:rsidRPr="00636C9B" w:rsidDel="00FA3851" w:rsidRDefault="00885DE5" w:rsidP="00D76DF7">
      <w:pPr>
        <w:spacing w:after="0" w:line="480" w:lineRule="auto"/>
        <w:jc w:val="both"/>
        <w:rPr>
          <w:del w:id="212"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13" w:author="Parks, Robbie M" w:date="2018-12-05T11:39:00Z"/>
          <w:rFonts w:ascii="Times New Roman" w:hAnsi="Times New Roman"/>
          <w:i/>
          <w:color w:val="000000" w:themeColor="text1"/>
          <w:sz w:val="24"/>
          <w:szCs w:val="24"/>
        </w:rPr>
      </w:pPr>
      <w:del w:id="214"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15" w:author="Parks, Robbie M" w:date="2018-12-05T11:39:00Z"/>
          <w:rFonts w:ascii="Times New Roman" w:eastAsiaTheme="minorHAnsi" w:hAnsi="Times New Roman"/>
          <w:sz w:val="24"/>
          <w:szCs w:val="24"/>
          <w:lang w:eastAsia="en-GB"/>
        </w:rPr>
      </w:pPr>
      <w:commentRangeStart w:id="216"/>
      <w:del w:id="217"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16"/>
        <w:r w:rsidR="0065185D" w:rsidDel="00FA3851">
          <w:rPr>
            <w:rStyle w:val="CommentReference"/>
            <w:rFonts w:asciiTheme="minorHAnsi" w:eastAsiaTheme="minorHAnsi" w:hAnsiTheme="minorHAnsi" w:cstheme="minorBidi"/>
          </w:rPr>
          <w:commentReference w:id="216"/>
        </w:r>
      </w:del>
    </w:p>
    <w:p w14:paraId="2A099BC1" w14:textId="7DEA6019" w:rsidR="00B950F6" w:rsidDel="00FA3851" w:rsidRDefault="00B950F6" w:rsidP="00D76DF7">
      <w:pPr>
        <w:spacing w:after="0" w:line="480" w:lineRule="auto"/>
        <w:jc w:val="both"/>
        <w:outlineLvl w:val="0"/>
        <w:rPr>
          <w:del w:id="218"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19" w:author="Ezzati, Majid" w:date="2018-11-30T17:00:00Z"/>
          <w:del w:id="220" w:author="Parks, Robbie M" w:date="2018-12-05T11:39:00Z"/>
          <w:rFonts w:ascii="Times New Roman" w:hAnsi="Times New Roman"/>
          <w:color w:val="000000" w:themeColor="text1"/>
          <w:sz w:val="24"/>
          <w:szCs w:val="24"/>
        </w:rPr>
      </w:pPr>
      <w:del w:id="221"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22" w:author="Ezzati, Majid" w:date="2018-11-30T17:00:00Z">
        <w:del w:id="223"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24" w:author="Ezzati, Majid" w:date="2018-11-30T17:01:00Z">
        <w:del w:id="225" w:author="Parks, Robbie M" w:date="2018-12-05T11:39:00Z">
          <w:r w:rsidR="001D59EC" w:rsidDel="00FA3851">
            <w:rPr>
              <w:rFonts w:ascii="Times New Roman" w:hAnsi="Times New Roman"/>
              <w:color w:val="000000" w:themeColor="text1"/>
              <w:sz w:val="24"/>
              <w:szCs w:val="24"/>
            </w:rPr>
            <w:delText xml:space="preserve"> we subtracted the </w:delText>
          </w:r>
        </w:del>
      </w:ins>
      <w:ins w:id="226" w:author="Ezzati, Majid" w:date="2018-11-30T17:03:00Z">
        <w:del w:id="227"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28" w:author="Ezzati, Majid" w:date="2018-11-30T17:00:00Z"/>
          <w:del w:id="229"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30" w:author="Parks, Robbie M" w:date="2018-12-05T11:39:00Z"/>
          <w:rFonts w:ascii="Times New Roman" w:eastAsiaTheme="minorHAnsi" w:hAnsi="Times New Roman"/>
          <w:sz w:val="24"/>
          <w:szCs w:val="24"/>
          <w:lang w:eastAsia="en-GB"/>
        </w:rPr>
      </w:pPr>
      <w:del w:id="231" w:author="Parks, Robbie M" w:date="2018-12-05T11:39:00Z">
        <w:r w:rsidDel="00FA3851">
          <w:rPr>
            <w:rFonts w:ascii="Times New Roman" w:eastAsiaTheme="minorHAnsi" w:hAnsi="Times New Roman"/>
            <w:sz w:val="24"/>
            <w:szCs w:val="24"/>
            <w:lang w:eastAsia="en-GB"/>
          </w:rPr>
          <w:delText xml:space="preserve"> </w:delText>
        </w:r>
      </w:del>
      <w:moveFromRangeStart w:id="232" w:author="Ezzati, Majid" w:date="2018-11-30T17:00:00Z" w:name="move531360570"/>
      <w:moveFrom w:id="233" w:author="Ezzati, Majid" w:date="2018-11-30T17:00:00Z">
        <w:del w:id="234"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35"/>
          <w:commentRangeStart w:id="236"/>
          <w:r w:rsidR="00A84DE4" w:rsidDel="00FA3851">
            <w:rPr>
              <w:rFonts w:ascii="Times New Roman" w:eastAsiaTheme="minorHAnsi" w:hAnsi="Times New Roman"/>
              <w:sz w:val="24"/>
              <w:szCs w:val="24"/>
              <w:lang w:eastAsia="en-GB"/>
            </w:rPr>
            <w:delText xml:space="preserve"> </w:delText>
          </w:r>
        </w:del>
      </w:moveFrom>
      <w:moveFromRangeEnd w:id="232"/>
      <w:del w:id="237"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38"/>
        <w:commentRangeStart w:id="239"/>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38"/>
        <w:r w:rsidR="00265FDC" w:rsidDel="00FA3851">
          <w:rPr>
            <w:rStyle w:val="CommentReference"/>
            <w:rFonts w:asciiTheme="minorHAnsi" w:eastAsiaTheme="minorHAnsi" w:hAnsiTheme="minorHAnsi" w:cstheme="minorBidi"/>
          </w:rPr>
          <w:commentReference w:id="238"/>
        </w:r>
        <w:commentRangeEnd w:id="239"/>
        <w:r w:rsidR="00265FDC" w:rsidDel="00FA3851">
          <w:rPr>
            <w:rStyle w:val="CommentReference"/>
            <w:rFonts w:asciiTheme="minorHAnsi" w:eastAsiaTheme="minorHAnsi" w:hAnsiTheme="minorHAnsi" w:cstheme="minorBidi"/>
          </w:rPr>
          <w:commentReference w:id="239"/>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35"/>
        <w:r w:rsidR="001D59EC" w:rsidDel="00FA3851">
          <w:rPr>
            <w:rStyle w:val="CommentReference"/>
            <w:rFonts w:asciiTheme="minorHAnsi" w:eastAsiaTheme="minorHAnsi" w:hAnsiTheme="minorHAnsi" w:cstheme="minorBidi"/>
          </w:rPr>
          <w:commentReference w:id="235"/>
        </w:r>
        <w:commentRangeEnd w:id="236"/>
        <w:r w:rsidR="00C56F01" w:rsidDel="00FA3851">
          <w:rPr>
            <w:rStyle w:val="CommentReference"/>
            <w:rFonts w:asciiTheme="minorHAnsi" w:eastAsiaTheme="minorHAnsi" w:hAnsiTheme="minorHAnsi" w:cstheme="minorBidi"/>
          </w:rPr>
          <w:commentReference w:id="236"/>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40" w:author="Ezzati, Majid" w:date="2018-12-01T01:21:00Z">
        <w:del w:id="241" w:author="Parks, Robbie M" w:date="2018-12-05T11:39:00Z">
          <w:r w:rsidR="007E74BD" w:rsidDel="00FA3851">
            <w:rPr>
              <w:rFonts w:ascii="Times New Roman" w:eastAsiaTheme="minorHAnsi" w:hAnsi="Times New Roman"/>
              <w:sz w:val="24"/>
              <w:szCs w:val="24"/>
              <w:lang w:eastAsia="en-GB"/>
            </w:rPr>
            <w:delText>measures the extent that</w:delText>
          </w:r>
        </w:del>
      </w:ins>
      <w:del w:id="242" w:author="Parks, Robbie M" w:date="2018-12-05T11:39:00Z">
        <w:r w:rsidR="00B54E6E" w:rsidDel="00FA3851">
          <w:rPr>
            <w:rFonts w:ascii="Times New Roman" w:eastAsiaTheme="minorHAnsi" w:hAnsi="Times New Roman"/>
            <w:sz w:val="24"/>
            <w:szCs w:val="24"/>
            <w:lang w:eastAsia="en-GB"/>
          </w:rPr>
          <w:delText xml:space="preserve"> </w:delText>
        </w:r>
      </w:del>
      <w:ins w:id="243" w:author="Ezzati, Majid" w:date="2018-12-01T01:21:00Z">
        <w:del w:id="244"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45" w:author="Parks, Robbie M" w:date="2018-12-05T11:39:00Z">
        <w:r w:rsidR="00B54E6E" w:rsidDel="00FA3851">
          <w:rPr>
            <w:rFonts w:ascii="Times New Roman" w:eastAsiaTheme="minorHAnsi" w:hAnsi="Times New Roman"/>
            <w:sz w:val="24"/>
            <w:szCs w:val="24"/>
            <w:lang w:eastAsia="en-GB"/>
          </w:rPr>
          <w:delText xml:space="preserve">for </w:delText>
        </w:r>
      </w:del>
      <w:ins w:id="246" w:author="Ezzati, Majid" w:date="2018-12-01T01:21:00Z">
        <w:del w:id="247" w:author="Parks, Robbie M" w:date="2018-12-05T11:39:00Z">
          <w:r w:rsidR="007E74BD" w:rsidDel="00FA3851">
            <w:rPr>
              <w:rFonts w:ascii="Times New Roman" w:eastAsiaTheme="minorHAnsi" w:hAnsi="Times New Roman"/>
              <w:sz w:val="24"/>
              <w:szCs w:val="24"/>
              <w:lang w:eastAsia="en-GB"/>
            </w:rPr>
            <w:delText xml:space="preserve">in </w:delText>
          </w:r>
        </w:del>
      </w:ins>
      <w:del w:id="248" w:author="Parks, Robbie M" w:date="2018-12-05T11:39:00Z">
        <w:r w:rsidR="00B54E6E" w:rsidDel="00FA3851">
          <w:rPr>
            <w:rFonts w:ascii="Times New Roman" w:eastAsiaTheme="minorHAnsi" w:hAnsi="Times New Roman"/>
            <w:sz w:val="24"/>
            <w:szCs w:val="24"/>
            <w:lang w:eastAsia="en-GB"/>
          </w:rPr>
          <w:delText>a specific month</w:delText>
        </w:r>
      </w:del>
      <w:ins w:id="249" w:author="Ezzati, Majid" w:date="2018-12-01T01:21:00Z">
        <w:del w:id="250" w:author="Parks, Robbie M" w:date="2018-12-05T11:39:00Z">
          <w:r w:rsidR="007E74BD" w:rsidDel="00FA3851">
            <w:rPr>
              <w:rFonts w:ascii="Times New Roman" w:eastAsiaTheme="minorHAnsi" w:hAnsi="Times New Roman"/>
              <w:sz w:val="24"/>
              <w:szCs w:val="24"/>
              <w:lang w:eastAsia="en-GB"/>
            </w:rPr>
            <w:delText>, year and</w:delText>
          </w:r>
        </w:del>
      </w:ins>
      <w:del w:id="251"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252" w:author="Ezzati, Majid" w:date="2018-11-30T17:16:00Z">
        <w:del w:id="253"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254"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255" w:author="Ezzati, Majid" w:date="2018-11-30T17:00:00Z" w:name="move531360570"/>
      <w:moveTo w:id="256" w:author="Ezzati, Majid" w:date="2018-11-30T17:00:00Z">
        <w:del w:id="257"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258" w:author="Ezzati, Majid" w:date="2018-11-30T17:17:00Z">
        <w:del w:id="259" w:author="Parks, Robbie M" w:date="2018-12-05T11:39:00Z">
          <w:r w:rsidR="008D0988" w:rsidDel="00FA3851">
            <w:rPr>
              <w:rFonts w:ascii="Times New Roman" w:eastAsiaTheme="minorHAnsi" w:hAnsi="Times New Roman"/>
              <w:sz w:val="24"/>
              <w:szCs w:val="24"/>
              <w:lang w:eastAsia="en-GB"/>
            </w:rPr>
            <w:delText>and</w:delText>
          </w:r>
        </w:del>
      </w:ins>
      <w:moveTo w:id="260" w:author="Ezzati, Majid" w:date="2018-11-30T17:00:00Z">
        <w:del w:id="261"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255"/>
    </w:p>
    <w:p w14:paraId="5EF932C2" w14:textId="56A6531B" w:rsidR="009B0615" w:rsidDel="00FA3851" w:rsidRDefault="009B0615" w:rsidP="00D76DF7">
      <w:pPr>
        <w:spacing w:after="0" w:line="480" w:lineRule="auto"/>
        <w:jc w:val="both"/>
        <w:outlineLvl w:val="0"/>
        <w:rPr>
          <w:del w:id="262"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263" w:author="Parks, Robbie M" w:date="2018-12-05T11:39:00Z"/>
          <w:rFonts w:ascii="Times New Roman" w:hAnsi="Times New Roman"/>
          <w:sz w:val="24"/>
          <w:szCs w:val="24"/>
        </w:rPr>
      </w:pPr>
      <w:commentRangeStart w:id="264"/>
      <w:del w:id="265"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264"/>
        <w:r w:rsidR="008D0988" w:rsidDel="00FA3851">
          <w:rPr>
            <w:rStyle w:val="CommentReference"/>
            <w:rFonts w:asciiTheme="minorHAnsi" w:eastAsiaTheme="minorHAnsi" w:hAnsiTheme="minorHAnsi" w:cstheme="minorBidi"/>
          </w:rPr>
          <w:commentReference w:id="264"/>
        </w:r>
      </w:del>
    </w:p>
    <w:p w14:paraId="0A0EEB9A" w14:textId="1645BC88" w:rsidR="00C84052" w:rsidRPr="00636C9B" w:rsidDel="00FA3851" w:rsidRDefault="00C84052" w:rsidP="00D76DF7">
      <w:pPr>
        <w:spacing w:after="0" w:line="480" w:lineRule="auto"/>
        <w:jc w:val="both"/>
        <w:outlineLvl w:val="0"/>
        <w:rPr>
          <w:del w:id="266"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267" w:author="Parks, Robbie M" w:date="2018-12-05T11:39:00Z"/>
          <w:rFonts w:ascii="Times New Roman" w:hAnsi="Times New Roman"/>
          <w:i/>
          <w:color w:val="000000" w:themeColor="text1"/>
          <w:sz w:val="24"/>
          <w:szCs w:val="24"/>
        </w:rPr>
      </w:pPr>
      <w:del w:id="268"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269" w:author="Parks, Robbie M" w:date="2018-12-05T11:39:00Z"/>
          <w:rFonts w:ascii="Times New Roman" w:hAnsi="Times New Roman"/>
          <w:color w:val="000000" w:themeColor="text1"/>
          <w:sz w:val="24"/>
          <w:szCs w:val="24"/>
        </w:rPr>
      </w:pPr>
      <w:del w:id="270"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271"/>
        <w:commentRangeStart w:id="272"/>
        <w:r w:rsidR="0059454C" w:rsidDel="00FA3851">
          <w:rPr>
            <w:rFonts w:ascii="Times New Roman" w:hAnsi="Times New Roman"/>
            <w:color w:val="000000" w:themeColor="text1"/>
            <w:sz w:val="24"/>
            <w:szCs w:val="24"/>
          </w:rPr>
          <w:delText xml:space="preserve">anomalous temperature </w:delText>
        </w:r>
        <w:commentRangeEnd w:id="271"/>
        <w:r w:rsidR="004D2AEF" w:rsidDel="00FA3851">
          <w:rPr>
            <w:rStyle w:val="CommentReference"/>
            <w:rFonts w:asciiTheme="minorHAnsi" w:eastAsiaTheme="minorHAnsi" w:hAnsiTheme="minorHAnsi" w:cstheme="minorBidi"/>
          </w:rPr>
          <w:commentReference w:id="271"/>
        </w:r>
        <w:commentRangeEnd w:id="272"/>
        <w:r w:rsidR="007E74BD" w:rsidDel="00FA3851">
          <w:rPr>
            <w:rStyle w:val="CommentReference"/>
            <w:rFonts w:asciiTheme="minorHAnsi" w:eastAsiaTheme="minorHAnsi" w:hAnsiTheme="minorHAnsi" w:cstheme="minorBidi"/>
          </w:rPr>
          <w:commentReference w:id="272"/>
        </w:r>
        <w:r w:rsidR="0059454C" w:rsidDel="00FA3851">
          <w:rPr>
            <w:rFonts w:ascii="Times New Roman" w:hAnsi="Times New Roman"/>
            <w:color w:val="000000" w:themeColor="text1"/>
            <w:sz w:val="24"/>
            <w:szCs w:val="24"/>
          </w:rPr>
          <w:delText xml:space="preserve">on injury deaths rates at the state level. </w:delText>
        </w:r>
        <w:commentRangeStart w:id="273"/>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273"/>
        <w:r w:rsidR="007E74BD" w:rsidDel="00FA3851">
          <w:rPr>
            <w:rStyle w:val="CommentReference"/>
            <w:rFonts w:asciiTheme="minorHAnsi" w:eastAsiaTheme="minorHAnsi" w:hAnsiTheme="minorHAnsi" w:cstheme="minorBidi"/>
          </w:rPr>
          <w:commentReference w:id="273"/>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274" w:author="Ezzati, Majid" w:date="2018-12-01T01:23:00Z">
        <w:del w:id="275" w:author="Parks, Robbie M" w:date="2018-12-05T11:39:00Z">
          <w:r w:rsidR="007E74BD" w:rsidDel="00FA3851">
            <w:rPr>
              <w:rFonts w:ascii="Times New Roman" w:hAnsi="Times New Roman"/>
              <w:color w:val="000000" w:themeColor="text1"/>
              <w:sz w:val="24"/>
              <w:szCs w:val="24"/>
            </w:rPr>
            <w:delText xml:space="preserve">injury </w:delText>
          </w:r>
        </w:del>
      </w:ins>
      <w:del w:id="276"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277"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278" w:author="Parks, Robbie M" w:date="2018-12-05T11:39:00Z"/>
          <w:rFonts w:ascii="Times New Roman" w:hAnsi="Times New Roman"/>
          <w:color w:val="000000" w:themeColor="text1"/>
          <w:sz w:val="24"/>
          <w:szCs w:val="24"/>
        </w:rPr>
      </w:pPr>
      <w:commentRangeStart w:id="279"/>
      <w:del w:id="280"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281"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282" w:author="Parks, Robbie M" w:date="2018-12-05T11:39:00Z"/>
          <w:u w:val="none"/>
        </w:rPr>
      </w:pPr>
      <w:del w:id="283"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284"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285" w:author="Parks, Robbie M" w:date="2018-12-05T11:39:00Z"/>
          <w:rFonts w:ascii="Times New Roman" w:hAnsi="Times New Roman"/>
          <w:color w:val="000000" w:themeColor="text1"/>
          <w:sz w:val="24"/>
          <w:szCs w:val="24"/>
        </w:rPr>
      </w:pPr>
      <w:del w:id="286"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287"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288" w:author="Parks, Robbie M" w:date="2018-12-05T11:39:00Z"/>
          <w:rFonts w:ascii="Times New Roman" w:hAnsi="Times New Roman"/>
          <w:sz w:val="24"/>
          <w:szCs w:val="24"/>
        </w:rPr>
      </w:pPr>
      <w:del w:id="289"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290" w:author="Parks, Robbie M" w:date="2018-12-05T11:39:00Z"/>
          <w:rFonts w:ascii="Times New Roman" w:hAnsi="Times New Roman"/>
          <w:sz w:val="24"/>
          <w:szCs w:val="24"/>
        </w:rPr>
      </w:pPr>
      <w:del w:id="291"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292" w:author="Parks, Robbie M" w:date="2018-12-05T11:39:00Z"/>
          <w:rFonts w:ascii="Times New Roman" w:hAnsi="Times New Roman"/>
          <w:sz w:val="24"/>
          <w:szCs w:val="24"/>
        </w:rPr>
      </w:pPr>
      <w:del w:id="293"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294" w:author="Parks, Robbie M" w:date="2018-12-05T11:39:00Z"/>
          <w:rFonts w:ascii="Times New Roman" w:hAnsi="Times New Roman"/>
          <w:sz w:val="24"/>
          <w:szCs w:val="24"/>
        </w:rPr>
      </w:pPr>
      <w:del w:id="295"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296" w:author="Parks, Robbie M" w:date="2018-12-05T11:39:00Z"/>
          <w:b w:val="0"/>
        </w:rPr>
      </w:pPr>
      <w:del w:id="297"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298" w:author="Parks, Robbie M" w:date="2018-12-05T11:39:00Z"/>
        </w:rPr>
      </w:pPr>
      <w:commentRangeStart w:id="299"/>
      <w:del w:id="300"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299"/>
        <w:r w:rsidR="00650BAB" w:rsidRPr="000250EE" w:rsidDel="00FA3851">
          <w:rPr>
            <w:rStyle w:val="CommentReference"/>
            <w:rFonts w:asciiTheme="minorHAnsi" w:eastAsiaTheme="minorHAnsi" w:hAnsiTheme="minorHAnsi" w:cstheme="minorBidi"/>
            <w:b w:val="0"/>
            <w:bCs w:val="0"/>
            <w:kern w:val="0"/>
            <w:sz w:val="24"/>
            <w:szCs w:val="24"/>
            <w:lang w:val="en-GB"/>
          </w:rPr>
          <w:commentReference w:id="299"/>
        </w:r>
      </w:del>
    </w:p>
    <w:p w14:paraId="797DE730" w14:textId="704D5806" w:rsidR="000B7F6A" w:rsidRPr="00843ACB" w:rsidDel="00FA3851" w:rsidRDefault="000B7F6A" w:rsidP="00843ACB">
      <w:pPr>
        <w:spacing w:after="0" w:line="360" w:lineRule="auto"/>
        <w:jc w:val="both"/>
        <w:outlineLvl w:val="0"/>
        <w:rPr>
          <w:del w:id="301" w:author="Parks, Robbie M" w:date="2018-12-05T11:39:00Z"/>
          <w:rFonts w:ascii="Times New Roman" w:hAnsi="Times New Roman"/>
          <w:vertAlign w:val="subscript"/>
        </w:rPr>
      </w:pPr>
      <w:del w:id="302"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03"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04" w:author="Parks, Robbie M" w:date="2018-12-05T11:39:00Z"/>
          <w:rFonts w:ascii="Times New Roman" w:hAnsi="Times New Roman"/>
          <w:color w:val="000000" w:themeColor="text1"/>
          <w:sz w:val="24"/>
          <w:szCs w:val="24"/>
        </w:rPr>
      </w:pPr>
      <w:del w:id="305"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06"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07" w:author="Parks, Robbie M" w:date="2018-12-05T11:39:00Z"/>
          <w:rFonts w:ascii="Times New Roman" w:hAnsi="Times New Roman"/>
          <w:color w:val="000000" w:themeColor="text1"/>
          <w:sz w:val="24"/>
          <w:szCs w:val="24"/>
        </w:rPr>
      </w:pPr>
      <w:del w:id="308"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09"/>
        <w:commentRangeStart w:id="310"/>
        <w:commentRangeStart w:id="311"/>
        <w:r w:rsidR="007A53AC" w:rsidRPr="00636C9B" w:rsidDel="00FA3851">
          <w:rPr>
            <w:rFonts w:ascii="Times New Roman" w:hAnsi="Times New Roman"/>
            <w:color w:val="000000" w:themeColor="text1"/>
            <w:sz w:val="24"/>
            <w:szCs w:val="24"/>
          </w:rPr>
          <w:delText>January</w:delText>
        </w:r>
        <w:commentRangeEnd w:id="310"/>
        <w:r w:rsidR="00105569" w:rsidDel="00FA3851">
          <w:rPr>
            <w:rStyle w:val="CommentReference"/>
            <w:rFonts w:asciiTheme="minorHAnsi" w:eastAsiaTheme="minorHAnsi" w:hAnsiTheme="minorHAnsi" w:cstheme="minorBidi"/>
          </w:rPr>
          <w:commentReference w:id="309"/>
        </w:r>
        <w:commentRangeEnd w:id="309"/>
        <w:r w:rsidR="006C3AFE" w:rsidDel="00FA3851">
          <w:rPr>
            <w:rStyle w:val="CommentReference"/>
            <w:rFonts w:asciiTheme="minorHAnsi" w:eastAsiaTheme="minorHAnsi" w:hAnsiTheme="minorHAnsi" w:cstheme="minorBidi"/>
          </w:rPr>
          <w:commentReference w:id="310"/>
        </w:r>
        <w:commentRangeEnd w:id="311"/>
        <w:r w:rsidR="00105569" w:rsidDel="00FA3851">
          <w:rPr>
            <w:rStyle w:val="CommentReference"/>
            <w:rFonts w:asciiTheme="minorHAnsi" w:eastAsiaTheme="minorHAnsi" w:hAnsiTheme="minorHAnsi" w:cstheme="minorBidi"/>
          </w:rPr>
          <w:commentReference w:id="311"/>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12"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13" w:author="Parks, Robbie M" w:date="2018-12-05T11:39:00Z"/>
          <w:rFonts w:ascii="Times New Roman" w:hAnsi="Times New Roman"/>
          <w:color w:val="000000" w:themeColor="text1"/>
          <w:sz w:val="24"/>
          <w:szCs w:val="24"/>
        </w:rPr>
      </w:pPr>
      <w:del w:id="314"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15"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16" w:author="Parks, Robbie M" w:date="2018-12-05T11:39:00Z"/>
          <w:rFonts w:ascii="Times New Roman" w:hAnsi="Times New Roman"/>
          <w:color w:val="000000" w:themeColor="text1"/>
          <w:sz w:val="24"/>
          <w:szCs w:val="24"/>
          <w:lang w:val="en-US"/>
        </w:rPr>
      </w:pPr>
      <w:del w:id="317"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18"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19" w:author="Parks, Robbie M" w:date="2018-12-05T11:39:00Z"/>
          <w:rFonts w:ascii="Times New Roman" w:hAnsi="Times New Roman"/>
          <w:color w:val="000000" w:themeColor="text1"/>
          <w:sz w:val="24"/>
          <w:szCs w:val="24"/>
        </w:rPr>
      </w:pPr>
      <w:del w:id="320"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279"/>
        <w:r w:rsidR="007E74BD" w:rsidDel="00FA3851">
          <w:rPr>
            <w:rStyle w:val="CommentReference"/>
            <w:rFonts w:asciiTheme="minorHAnsi" w:eastAsiaTheme="minorHAnsi" w:hAnsiTheme="minorHAnsi" w:cstheme="minorBidi"/>
          </w:rPr>
          <w:commentReference w:id="279"/>
        </w:r>
      </w:del>
    </w:p>
    <w:p w14:paraId="09C62FF7" w14:textId="1952D480" w:rsidR="00360A89" w:rsidDel="00FA3851" w:rsidRDefault="00360A89" w:rsidP="00D76DF7">
      <w:pPr>
        <w:spacing w:after="0" w:line="480" w:lineRule="auto"/>
        <w:jc w:val="both"/>
        <w:outlineLvl w:val="0"/>
        <w:rPr>
          <w:del w:id="321"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22" w:author="Parks, Robbie M" w:date="2018-12-05T11:39:00Z"/>
          <w:rFonts w:ascii="Times New Roman" w:hAnsi="Times New Roman"/>
          <w:sz w:val="24"/>
          <w:szCs w:val="24"/>
        </w:rPr>
      </w:pPr>
      <w:commentRangeStart w:id="323"/>
      <w:commentRangeStart w:id="324"/>
      <w:del w:id="325"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23"/>
        <w:r w:rsidR="007E74BD" w:rsidDel="00FA3851">
          <w:rPr>
            <w:rStyle w:val="CommentReference"/>
            <w:rFonts w:asciiTheme="minorHAnsi" w:eastAsiaTheme="minorHAnsi" w:hAnsiTheme="minorHAnsi" w:cstheme="minorBidi"/>
          </w:rPr>
          <w:commentReference w:id="323"/>
        </w:r>
        <w:commentRangeEnd w:id="324"/>
        <w:r w:rsidR="007268B9" w:rsidDel="00FA3851">
          <w:rPr>
            <w:rStyle w:val="CommentReference"/>
            <w:rFonts w:asciiTheme="minorHAnsi" w:eastAsiaTheme="minorHAnsi" w:hAnsiTheme="minorHAnsi" w:cstheme="minorBidi"/>
          </w:rPr>
          <w:commentReference w:id="324"/>
        </w:r>
      </w:del>
    </w:p>
    <w:p w14:paraId="4CE11A5F" w14:textId="387FD991" w:rsidR="00953E3D" w:rsidRPr="00636C9B" w:rsidDel="00FA3851" w:rsidRDefault="00953E3D" w:rsidP="00D76DF7">
      <w:pPr>
        <w:spacing w:after="0" w:line="480" w:lineRule="auto"/>
        <w:jc w:val="both"/>
        <w:outlineLvl w:val="0"/>
        <w:rPr>
          <w:del w:id="326"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27" w:author="Parks, Robbie M" w:date="2018-12-05T11:39:00Z"/>
          <w:rFonts w:ascii="Times New Roman" w:hAnsi="Times New Roman"/>
          <w:color w:val="000000" w:themeColor="text1"/>
          <w:sz w:val="24"/>
          <w:szCs w:val="24"/>
          <w:lang w:val="en-US"/>
        </w:rPr>
      </w:pPr>
      <w:commentRangeStart w:id="328"/>
      <w:del w:id="329"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28"/>
        <w:r w:rsidR="007E74BD" w:rsidDel="00FA3851">
          <w:rPr>
            <w:rStyle w:val="CommentReference"/>
            <w:rFonts w:asciiTheme="minorHAnsi" w:eastAsiaTheme="minorHAnsi" w:hAnsiTheme="minorHAnsi" w:cstheme="minorBidi"/>
          </w:rPr>
          <w:commentReference w:id="328"/>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30"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31" w:author="Parks, Robbie M" w:date="2018-12-05T11:39:00Z"/>
          <w:rFonts w:ascii="Times New Roman" w:hAnsi="Times New Roman"/>
          <w:i/>
          <w:color w:val="000000" w:themeColor="text1"/>
          <w:sz w:val="24"/>
          <w:szCs w:val="24"/>
        </w:rPr>
      </w:pPr>
      <w:commentRangeStart w:id="332"/>
      <w:del w:id="333"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34" w:author="Parks, Robbie M" w:date="2018-12-05T11:39:00Z"/>
          <w:rFonts w:ascii="Times New Roman" w:hAnsi="Times New Roman"/>
          <w:color w:val="000000" w:themeColor="text1"/>
          <w:sz w:val="24"/>
          <w:szCs w:val="24"/>
        </w:rPr>
      </w:pPr>
      <w:del w:id="335"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36"/>
        <w:commentRangeStart w:id="337"/>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36"/>
        <w:r w:rsidR="00F319D5" w:rsidDel="00FA3851">
          <w:rPr>
            <w:rStyle w:val="CommentReference"/>
            <w:rFonts w:asciiTheme="minorHAnsi" w:eastAsiaTheme="minorHAnsi" w:hAnsiTheme="minorHAnsi" w:cstheme="minorBidi"/>
          </w:rPr>
          <w:commentReference w:id="336"/>
        </w:r>
        <w:commentRangeEnd w:id="337"/>
        <w:r w:rsidR="00C32771" w:rsidDel="00FA3851">
          <w:rPr>
            <w:rStyle w:val="CommentReference"/>
            <w:rFonts w:asciiTheme="minorHAnsi" w:eastAsiaTheme="minorHAnsi" w:hAnsiTheme="minorHAnsi" w:cstheme="minorBidi"/>
          </w:rPr>
          <w:commentReference w:id="337"/>
        </w:r>
        <w:commentRangeStart w:id="338"/>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38"/>
        <w:r w:rsidR="00F319D5" w:rsidDel="00FA3851">
          <w:rPr>
            <w:rStyle w:val="CommentReference"/>
            <w:rFonts w:asciiTheme="minorHAnsi" w:eastAsiaTheme="minorHAnsi" w:hAnsiTheme="minorHAnsi" w:cstheme="minorBidi"/>
          </w:rPr>
          <w:commentReference w:id="338"/>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39"/>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40"/>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40"/>
        <w:r w:rsidR="00116782" w:rsidDel="00FA3851">
          <w:rPr>
            <w:rStyle w:val="CommentReference"/>
            <w:rFonts w:asciiTheme="minorHAnsi" w:eastAsiaTheme="minorHAnsi" w:hAnsiTheme="minorHAnsi" w:cstheme="minorBidi"/>
          </w:rPr>
          <w:commentReference w:id="340"/>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39"/>
        <w:r w:rsidR="00F319D5" w:rsidDel="00FA3851">
          <w:rPr>
            <w:rStyle w:val="CommentReference"/>
            <w:rFonts w:asciiTheme="minorHAnsi" w:eastAsiaTheme="minorHAnsi" w:hAnsiTheme="minorHAnsi" w:cstheme="minorBidi"/>
          </w:rPr>
          <w:commentReference w:id="339"/>
        </w:r>
      </w:del>
    </w:p>
    <w:p w14:paraId="23CF8AE9" w14:textId="21189CF0" w:rsidR="006C11D1" w:rsidDel="00FA3851" w:rsidRDefault="006C11D1" w:rsidP="00004B84">
      <w:pPr>
        <w:spacing w:after="0" w:line="480" w:lineRule="auto"/>
        <w:jc w:val="both"/>
        <w:outlineLvl w:val="0"/>
        <w:rPr>
          <w:del w:id="341"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42" w:author="Parks, Robbie M" w:date="2018-12-05T11:39:00Z"/>
          <w:rFonts w:ascii="Times New Roman" w:hAnsi="Times New Roman"/>
          <w:color w:val="000000" w:themeColor="text1"/>
          <w:sz w:val="24"/>
          <w:szCs w:val="24"/>
        </w:rPr>
      </w:pPr>
      <w:del w:id="343"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32"/>
        <w:r w:rsidR="00F319D5" w:rsidDel="00FA3851">
          <w:rPr>
            <w:rStyle w:val="CommentReference"/>
            <w:rFonts w:asciiTheme="minorHAnsi" w:eastAsiaTheme="minorHAnsi" w:hAnsiTheme="minorHAnsi" w:cstheme="minorBidi"/>
          </w:rPr>
          <w:commentReference w:id="332"/>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44" w:author="Parks, Robbie M" w:date="2018-12-05T12:01:00Z"/>
          <w:rFonts w:ascii="Times New Roman" w:hAnsi="Times New Roman"/>
          <w:b/>
          <w:sz w:val="24"/>
          <w:szCs w:val="24"/>
        </w:rPr>
      </w:pPr>
      <w:commentRangeStart w:id="345"/>
      <w:commentRangeStart w:id="346"/>
      <w:del w:id="347" w:author="Parks, Robbie M" w:date="2018-12-05T12:01:00Z">
        <w:r w:rsidRPr="00636C9B" w:rsidDel="000F25B0">
          <w:rPr>
            <w:rFonts w:ascii="Times New Roman" w:hAnsi="Times New Roman"/>
            <w:b/>
            <w:sz w:val="24"/>
            <w:szCs w:val="24"/>
          </w:rPr>
          <w:delText>Results</w:delText>
        </w:r>
        <w:commentRangeEnd w:id="345"/>
        <w:r w:rsidR="00F319D5" w:rsidDel="000F25B0">
          <w:rPr>
            <w:rStyle w:val="CommentReference"/>
            <w:rFonts w:asciiTheme="minorHAnsi" w:eastAsiaTheme="minorHAnsi" w:hAnsiTheme="minorHAnsi" w:cstheme="minorBidi"/>
          </w:rPr>
          <w:commentReference w:id="345"/>
        </w:r>
        <w:commentRangeEnd w:id="346"/>
        <w:r w:rsidR="00776C9B" w:rsidDel="000F25B0">
          <w:rPr>
            <w:rStyle w:val="CommentReference"/>
            <w:rFonts w:asciiTheme="minorHAnsi" w:eastAsiaTheme="minorHAnsi" w:hAnsiTheme="minorHAnsi" w:cstheme="minorBidi"/>
          </w:rPr>
          <w:commentReference w:id="346"/>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348" w:author="Parks, Robbie M" w:date="2018-12-05T11:53:00Z">
        <w:r w:rsidR="00CD1484">
          <w:rPr>
            <w:rFonts w:ascii="Times New Roman" w:hAnsi="Times New Roman"/>
            <w:i/>
            <w:sz w:val="24"/>
            <w:szCs w:val="24"/>
          </w:rPr>
          <w:t>1</w:t>
        </w:r>
      </w:ins>
      <w:del w:id="349" w:author="Parks, Robbie M" w:date="2018-12-05T11:53:00Z">
        <w:r w:rsidRPr="00636C9B" w:rsidDel="00CD1484">
          <w:rPr>
            <w:rFonts w:ascii="Times New Roman" w:hAnsi="Times New Roman"/>
            <w:i/>
            <w:sz w:val="24"/>
            <w:szCs w:val="24"/>
          </w:rPr>
          <w:delText>2</w:delText>
        </w:r>
      </w:del>
    </w:p>
    <w:p w14:paraId="2B1F2ED1" w14:textId="75A0A5B6"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Some </w:t>
      </w:r>
      <w:ins w:id="350" w:author="Ezzati, Majid" w:date="2018-12-01T01:37:00Z">
        <w:r w:rsidR="00F319D5">
          <w:rPr>
            <w:rFonts w:ascii="Times New Roman" w:hAnsi="Times New Roman"/>
            <w:sz w:val="24"/>
            <w:szCs w:val="24"/>
          </w:rPr>
          <w:t xml:space="preserve">injury </w:t>
        </w:r>
      </w:ins>
      <w:r w:rsidRPr="00636C9B">
        <w:rPr>
          <w:rFonts w:ascii="Times New Roman" w:hAnsi="Times New Roman"/>
          <w:sz w:val="24"/>
          <w:szCs w:val="24"/>
        </w:rPr>
        <w:t>categories exhibit clear seasonality within year throughout period of study (transport, drownings) with peak in the summer</w:t>
      </w:r>
    </w:p>
    <w:p w14:paraId="786C4B1D" w14:textId="77E7B4F5"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351"/>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all injury categories</w:t>
      </w:r>
      <w:commentRangeEnd w:id="351"/>
      <w:r w:rsidR="00F319D5">
        <w:rPr>
          <w:rStyle w:val="CommentReference"/>
          <w:rFonts w:asciiTheme="minorHAnsi" w:eastAsiaTheme="minorHAnsi" w:hAnsiTheme="minorHAnsi" w:cstheme="minorBidi"/>
        </w:rPr>
        <w:commentReference w:id="351"/>
      </w:r>
      <w:del w:id="352" w:author="Ezzati, Majid" w:date="2018-12-01T01:37:00Z">
        <w:r w:rsidRPr="00636C9B" w:rsidDel="00F319D5">
          <w:rPr>
            <w:rFonts w:ascii="Times New Roman" w:hAnsi="Times New Roman"/>
            <w:sz w:val="24"/>
            <w:szCs w:val="24"/>
          </w:rPr>
          <w:delText xml:space="preserve">, </w:delText>
        </w:r>
      </w:del>
      <w:ins w:id="353"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273E9592" w:rsidR="00851793" w:rsidDel="00F319D5" w:rsidRDefault="00D60234" w:rsidP="00843ACB">
      <w:pPr>
        <w:pStyle w:val="ListParagraph"/>
        <w:numPr>
          <w:ilvl w:val="0"/>
          <w:numId w:val="10"/>
        </w:numPr>
        <w:spacing w:line="240" w:lineRule="auto"/>
        <w:jc w:val="both"/>
        <w:rPr>
          <w:del w:id="354" w:author="Ezzati, Majid" w:date="2018-12-01T01:36:00Z"/>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26FCDC2E" w14:textId="77777777" w:rsidR="00F319D5" w:rsidRPr="00636C9B" w:rsidRDefault="00F319D5" w:rsidP="00843ACB">
      <w:pPr>
        <w:pStyle w:val="ListParagraph"/>
        <w:numPr>
          <w:ilvl w:val="0"/>
          <w:numId w:val="10"/>
        </w:numPr>
        <w:spacing w:line="240" w:lineRule="auto"/>
        <w:jc w:val="both"/>
        <w:rPr>
          <w:ins w:id="355" w:author="Ezzati, Majid" w:date="2018-12-01T01:36:00Z"/>
          <w:rFonts w:ascii="Times New Roman" w:hAnsi="Times New Roman"/>
          <w:sz w:val="24"/>
          <w:szCs w:val="24"/>
        </w:rPr>
      </w:pPr>
    </w:p>
    <w:p w14:paraId="1CC8CD9C" w14:textId="1A48E19A" w:rsidR="00F319D5" w:rsidRPr="00F319D5" w:rsidRDefault="00724A04">
      <w:pPr>
        <w:pStyle w:val="ListParagraph"/>
        <w:numPr>
          <w:ilvl w:val="0"/>
          <w:numId w:val="10"/>
        </w:numPr>
        <w:spacing w:line="240" w:lineRule="auto"/>
        <w:jc w:val="both"/>
        <w:rPr>
          <w:ins w:id="356" w:author="Ezzati, Majid" w:date="2018-12-01T01:36:00Z"/>
          <w:rFonts w:ascii="Times New Roman" w:hAnsi="Times New Roman"/>
          <w:sz w:val="24"/>
          <w:szCs w:val="24"/>
          <w:rPrChange w:id="357" w:author="Ezzati, Majid" w:date="2018-12-01T01:36:00Z">
            <w:rPr>
              <w:ins w:id="358" w:author="Ezzati, Majid" w:date="2018-12-01T01:36:00Z"/>
            </w:rPr>
          </w:rPrChange>
        </w:rPr>
        <w:pPrChange w:id="359" w:author="Ezzati, Majid" w:date="2018-12-01T01:36:00Z">
          <w:pPr>
            <w:spacing w:after="0" w:line="240" w:lineRule="auto"/>
            <w:jc w:val="both"/>
            <w:outlineLvl w:val="0"/>
          </w:pPr>
        </w:pPrChange>
      </w:pPr>
      <w:commentRangeStart w:id="360"/>
      <w:r w:rsidRPr="00F319D5">
        <w:rPr>
          <w:rFonts w:ascii="Times New Roman" w:hAnsi="Times New Roman"/>
          <w:sz w:val="24"/>
          <w:szCs w:val="24"/>
          <w:rPrChange w:id="361" w:author="Ezzati, Majid" w:date="2018-12-01T01:36:00Z">
            <w:rPr/>
          </w:rPrChange>
        </w:rPr>
        <w:t xml:space="preserve">Seasonality has </w:t>
      </w:r>
      <w:del w:id="362" w:author="Parks, Robbie M" w:date="2018-12-04T10:54:00Z">
        <w:r w:rsidRPr="00F319D5" w:rsidDel="00F166E7">
          <w:rPr>
            <w:rFonts w:ascii="Times New Roman" w:hAnsi="Times New Roman"/>
            <w:sz w:val="24"/>
            <w:szCs w:val="24"/>
            <w:rPrChange w:id="363" w:author="Ezzati, Majid" w:date="2018-12-01T01:36:00Z">
              <w:rPr/>
            </w:rPrChange>
          </w:rPr>
          <w:delText xml:space="preserve">visually </w:delText>
        </w:r>
      </w:del>
      <w:r w:rsidR="00033DDF" w:rsidRPr="00F319D5">
        <w:rPr>
          <w:rFonts w:ascii="Times New Roman" w:hAnsi="Times New Roman"/>
          <w:sz w:val="24"/>
          <w:szCs w:val="24"/>
          <w:rPrChange w:id="364" w:author="Ezzati, Majid" w:date="2018-12-01T01:36:00Z">
            <w:rPr/>
          </w:rPrChange>
        </w:rPr>
        <w:t xml:space="preserve">persisted </w:t>
      </w:r>
      <w:r w:rsidR="00004B84" w:rsidRPr="00F319D5">
        <w:rPr>
          <w:rFonts w:ascii="Times New Roman" w:hAnsi="Times New Roman"/>
          <w:sz w:val="24"/>
          <w:szCs w:val="24"/>
          <w:rPrChange w:id="365" w:author="Ezzati, Majid" w:date="2018-12-01T01:36:00Z">
            <w:rPr/>
          </w:rPrChange>
        </w:rPr>
        <w:t xml:space="preserve">in transport </w:t>
      </w:r>
      <w:r w:rsidR="00824AE3" w:rsidRPr="00F319D5">
        <w:rPr>
          <w:rFonts w:ascii="Times New Roman" w:hAnsi="Times New Roman"/>
          <w:sz w:val="24"/>
          <w:szCs w:val="24"/>
          <w:rPrChange w:id="366" w:author="Ezzati, Majid" w:date="2018-12-01T01:36:00Z">
            <w:rPr/>
          </w:rPrChange>
        </w:rPr>
        <w:t>and drownings deaths</w:t>
      </w:r>
      <w:r w:rsidR="00645955" w:rsidRPr="00F319D5">
        <w:rPr>
          <w:rFonts w:ascii="Times New Roman" w:hAnsi="Times New Roman"/>
          <w:sz w:val="24"/>
          <w:szCs w:val="24"/>
          <w:rPrChange w:id="367" w:author="Ezzati, Majid" w:date="2018-12-01T01:36:00Z">
            <w:rPr/>
          </w:rPrChange>
        </w:rPr>
        <w:t>, backed up by evidence in previous study of intentional and unintentional seasonality persisting throughout 1980-2016</w:t>
      </w:r>
      <w:r w:rsidR="006542C5" w:rsidRPr="00F319D5">
        <w:rPr>
          <w:rFonts w:ascii="Times New Roman" w:hAnsi="Times New Roman"/>
          <w:sz w:val="24"/>
          <w:szCs w:val="24"/>
          <w:rPrChange w:id="368" w:author="Ezzati, Majid" w:date="2018-12-01T01:36:00Z">
            <w:rPr/>
          </w:rPrChange>
        </w:rPr>
        <w:t>.</w:t>
      </w:r>
      <w:r w:rsidR="006542C5" w:rsidRPr="00F319D5">
        <w:rPr>
          <w:rFonts w:ascii="Times New Roman" w:hAnsi="Times New Roman"/>
          <w:sz w:val="24"/>
          <w:szCs w:val="24"/>
          <w:rPrChange w:id="369" w:author="Ezzati, Majid" w:date="2018-12-01T01:36:00Z">
            <w:rPr/>
          </w:rPrChange>
        </w:rPr>
        <w:fldChar w:fldCharType="begin" w:fldLock="1"/>
      </w:r>
      <w:r w:rsidR="008C17E4">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6542C5" w:rsidRPr="00F319D5">
        <w:rPr>
          <w:rFonts w:ascii="Times New Roman" w:hAnsi="Times New Roman"/>
          <w:sz w:val="24"/>
          <w:szCs w:val="24"/>
          <w:rPrChange w:id="370" w:author="Ezzati, Majid" w:date="2018-12-01T01:36:00Z">
            <w:rPr/>
          </w:rPrChange>
        </w:rPr>
        <w:fldChar w:fldCharType="separate"/>
      </w:r>
      <w:r w:rsidR="0035337E" w:rsidRPr="0035337E">
        <w:rPr>
          <w:rFonts w:ascii="Times New Roman" w:hAnsi="Times New Roman"/>
          <w:noProof/>
          <w:sz w:val="24"/>
          <w:szCs w:val="24"/>
          <w:vertAlign w:val="superscript"/>
        </w:rPr>
        <w:t>7</w:t>
      </w:r>
      <w:r w:rsidR="006542C5" w:rsidRPr="00F319D5">
        <w:rPr>
          <w:rFonts w:ascii="Times New Roman" w:hAnsi="Times New Roman"/>
          <w:sz w:val="24"/>
          <w:szCs w:val="24"/>
          <w:rPrChange w:id="371" w:author="Ezzati, Majid" w:date="2018-12-01T01:36:00Z">
            <w:rPr/>
          </w:rPrChange>
        </w:rPr>
        <w:fldChar w:fldCharType="end"/>
      </w:r>
      <w:r w:rsidR="00AF22B0" w:rsidRPr="00F319D5">
        <w:rPr>
          <w:rFonts w:ascii="Times New Roman" w:hAnsi="Times New Roman"/>
          <w:sz w:val="24"/>
          <w:szCs w:val="24"/>
          <w:rPrChange w:id="372" w:author="Ezzati, Majid" w:date="2018-12-01T01:36:00Z">
            <w:rPr/>
          </w:rPrChange>
        </w:rPr>
        <w:t xml:space="preserve"> Other causes of death do not visually have a seasonality.</w:t>
      </w:r>
      <w:commentRangeEnd w:id="360"/>
      <w:r w:rsidR="00F319D5">
        <w:rPr>
          <w:rStyle w:val="CommentReference"/>
          <w:rFonts w:asciiTheme="minorHAnsi" w:eastAsiaTheme="minorHAnsi" w:hAnsiTheme="minorHAnsi" w:cstheme="minorBidi"/>
        </w:rPr>
        <w:commentReference w:id="360"/>
      </w:r>
    </w:p>
    <w:p w14:paraId="23A5CF74" w14:textId="77777777" w:rsidR="00F319D5" w:rsidRDefault="00F319D5">
      <w:pPr>
        <w:spacing w:after="0" w:line="240" w:lineRule="auto"/>
        <w:jc w:val="both"/>
        <w:outlineLvl w:val="0"/>
        <w:rPr>
          <w:ins w:id="373" w:author="Ezzati, Majid" w:date="2018-12-01T01:36:00Z"/>
          <w:rFonts w:ascii="Times New Roman" w:hAnsi="Times New Roman"/>
          <w:sz w:val="24"/>
          <w:szCs w:val="24"/>
        </w:rPr>
      </w:pPr>
    </w:p>
    <w:p w14:paraId="57BC2D77" w14:textId="0C72E8E9" w:rsidR="00797D2E" w:rsidRPr="00636C9B" w:rsidRDefault="00797D2E">
      <w:pPr>
        <w:spacing w:after="0" w:line="240" w:lineRule="auto"/>
        <w:jc w:val="both"/>
        <w:outlineLvl w:val="0"/>
        <w:rPr>
          <w:rFonts w:ascii="Times New Roman" w:hAnsi="Times New Roman"/>
          <w:sz w:val="24"/>
          <w:szCs w:val="24"/>
        </w:rPr>
      </w:pPr>
      <w:commentRangeStart w:id="374"/>
      <w:commentRangeStart w:id="375"/>
      <w:commentRangeStart w:id="376"/>
      <w:r w:rsidRPr="00636C9B">
        <w:rPr>
          <w:rFonts w:ascii="Times New Roman" w:hAnsi="Times New Roman"/>
          <w:i/>
          <w:sz w:val="24"/>
          <w:szCs w:val="24"/>
        </w:rPr>
        <w:t>Figure</w:t>
      </w:r>
      <w:ins w:id="377" w:author="Parks, Robbie M" w:date="2018-12-05T11:53:00Z">
        <w:r w:rsidR="00CD1484">
          <w:rPr>
            <w:rFonts w:ascii="Times New Roman" w:hAnsi="Times New Roman"/>
            <w:i/>
            <w:sz w:val="24"/>
            <w:szCs w:val="24"/>
          </w:rPr>
          <w:t xml:space="preserve"> 2</w:t>
        </w:r>
      </w:ins>
      <w:del w:id="378"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commentRangeEnd w:id="374"/>
      <w:r w:rsidR="0078091F">
        <w:rPr>
          <w:rStyle w:val="CommentReference"/>
          <w:rFonts w:asciiTheme="minorHAnsi" w:eastAsiaTheme="minorHAnsi" w:hAnsiTheme="minorHAnsi" w:cstheme="minorBidi"/>
        </w:rPr>
        <w:commentReference w:id="374"/>
      </w:r>
      <w:commentRangeEnd w:id="375"/>
      <w:r w:rsidR="00AB6087">
        <w:rPr>
          <w:rStyle w:val="CommentReference"/>
          <w:rFonts w:asciiTheme="minorHAnsi" w:eastAsiaTheme="minorHAnsi" w:hAnsiTheme="minorHAnsi" w:cstheme="minorBidi"/>
        </w:rPr>
        <w:commentReference w:id="375"/>
      </w:r>
      <w:commentRangeEnd w:id="376"/>
      <w:r w:rsidR="00F319D5">
        <w:rPr>
          <w:rStyle w:val="CommentReference"/>
          <w:rFonts w:asciiTheme="minorHAnsi" w:eastAsiaTheme="minorHAnsi" w:hAnsiTheme="minorHAnsi" w:cstheme="minorBidi"/>
        </w:rPr>
        <w:commentReference w:id="376"/>
      </w:r>
    </w:p>
    <w:p w14:paraId="628FA14F" w14:textId="1211C7B6" w:rsidR="0078091F" w:rsidRDefault="00795C52" w:rsidP="00843ACB">
      <w:pPr>
        <w:pStyle w:val="ListParagraph"/>
        <w:numPr>
          <w:ilvl w:val="0"/>
          <w:numId w:val="10"/>
        </w:numPr>
        <w:spacing w:line="240" w:lineRule="auto"/>
        <w:jc w:val="both"/>
        <w:rPr>
          <w:rFonts w:ascii="Times New Roman" w:hAnsi="Times New Roman"/>
          <w:sz w:val="24"/>
          <w:szCs w:val="24"/>
        </w:rPr>
      </w:pPr>
      <w:commentRangeStart w:id="379"/>
      <w:r>
        <w:rPr>
          <w:rFonts w:ascii="Times New Roman" w:hAnsi="Times New Roman"/>
          <w:sz w:val="24"/>
          <w:szCs w:val="24"/>
        </w:rPr>
        <w:t xml:space="preserve">There are </w:t>
      </w:r>
      <w:del w:id="380" w:author="Ezzati, Majid" w:date="2018-12-01T01:39:00Z">
        <w:r w:rsidDel="00F319D5">
          <w:rPr>
            <w:rFonts w:ascii="Times New Roman" w:hAnsi="Times New Roman"/>
            <w:sz w:val="24"/>
            <w:szCs w:val="24"/>
          </w:rPr>
          <w:delText xml:space="preserve">key </w:delText>
        </w:r>
      </w:del>
      <w:ins w:id="381" w:author="Ezzati, Majid" w:date="2018-12-01T01:39:00Z">
        <w:r w:rsidR="00F319D5">
          <w:rPr>
            <w:rFonts w:ascii="Times New Roman" w:hAnsi="Times New Roman"/>
            <w:sz w:val="24"/>
            <w:szCs w:val="24"/>
          </w:rPr>
          <w:t xml:space="preserve">noticeable </w:t>
        </w:r>
      </w:ins>
      <w:r>
        <w:rPr>
          <w:rFonts w:ascii="Times New Roman" w:hAnsi="Times New Roman"/>
          <w:sz w:val="24"/>
          <w:szCs w:val="24"/>
        </w:rPr>
        <w:t xml:space="preserve">age patterns in distribution of </w:t>
      </w:r>
      <w:ins w:id="382"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del w:id="383"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commentRangeEnd w:id="379"/>
      <w:r w:rsidR="00EF44AE">
        <w:rPr>
          <w:rStyle w:val="CommentReference"/>
          <w:rFonts w:asciiTheme="minorHAnsi" w:eastAsiaTheme="minorHAnsi" w:hAnsiTheme="minorHAnsi" w:cstheme="minorBidi"/>
        </w:rPr>
        <w:commentReference w:id="379"/>
      </w:r>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384" w:author="Parks, Robbie M" w:date="2018-12-05T11:53:00Z">
        <w:r w:rsidR="00CD1484">
          <w:rPr>
            <w:rFonts w:ascii="Times New Roman" w:hAnsi="Times New Roman"/>
            <w:i/>
            <w:sz w:val="24"/>
            <w:szCs w:val="24"/>
          </w:rPr>
          <w:t>3</w:t>
        </w:r>
      </w:ins>
      <w:del w:id="385" w:author="Parks, Robbie M" w:date="2018-12-05T11:53:00Z">
        <w:r w:rsidRPr="00636C9B" w:rsidDel="00CD1484">
          <w:rPr>
            <w:rFonts w:ascii="Times New Roman" w:hAnsi="Times New Roman"/>
            <w:i/>
            <w:sz w:val="24"/>
            <w:szCs w:val="24"/>
          </w:rPr>
          <w:delText>4</w:delText>
        </w:r>
      </w:del>
    </w:p>
    <w:p w14:paraId="0E0AC704" w14:textId="581963CD" w:rsidR="00955652" w:rsidRPr="00636C9B" w:rsidDel="00EF44AE" w:rsidRDefault="00955652" w:rsidP="00EF44AE">
      <w:pPr>
        <w:pStyle w:val="ListParagraph"/>
        <w:numPr>
          <w:ilvl w:val="0"/>
          <w:numId w:val="10"/>
        </w:numPr>
        <w:spacing w:line="240" w:lineRule="auto"/>
        <w:jc w:val="both"/>
        <w:rPr>
          <w:del w:id="386"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941 (831, 1053) additional injury deaths associated with 1°C additional </w:t>
      </w:r>
      <w:commentRangeStart w:id="387"/>
      <w:r w:rsidRPr="00EF44AE">
        <w:rPr>
          <w:rFonts w:ascii="Times New Roman" w:hAnsi="Times New Roman"/>
          <w:sz w:val="24"/>
          <w:szCs w:val="24"/>
        </w:rPr>
        <w:t>warming across all months</w:t>
      </w:r>
      <w:commentRangeEnd w:id="387"/>
      <w:r w:rsidR="00EF44AE">
        <w:rPr>
          <w:rStyle w:val="CommentReference"/>
          <w:rFonts w:asciiTheme="minorHAnsi" w:eastAsiaTheme="minorHAnsi" w:hAnsiTheme="minorHAnsi" w:cstheme="minorBidi"/>
        </w:rPr>
        <w:commentReference w:id="387"/>
      </w:r>
      <w:r w:rsidRPr="00EF44AE">
        <w:rPr>
          <w:rFonts w:ascii="Times New Roman" w:hAnsi="Times New Roman"/>
          <w:sz w:val="24"/>
          <w:szCs w:val="24"/>
        </w:rPr>
        <w:t>,</w:t>
      </w:r>
      <w:ins w:id="388" w:author="Ezzati, Majid" w:date="2018-12-01T01:43:00Z">
        <w:r w:rsidR="00EF44AE" w:rsidRPr="00EF44AE">
          <w:rPr>
            <w:rFonts w:ascii="Times New Roman" w:hAnsi="Times New Roman"/>
            <w:sz w:val="24"/>
            <w:szCs w:val="24"/>
          </w:rPr>
          <w:t xml:space="preserve"> </w:t>
        </w:r>
      </w:ins>
    </w:p>
    <w:p w14:paraId="6FEB18AE" w14:textId="79A58D57" w:rsidR="00955652" w:rsidRPr="00EF44AE" w:rsidDel="00BB1BC8" w:rsidRDefault="00955652" w:rsidP="00EF44AE">
      <w:pPr>
        <w:pStyle w:val="ListParagraph"/>
        <w:numPr>
          <w:ilvl w:val="0"/>
          <w:numId w:val="10"/>
        </w:numPr>
        <w:spacing w:line="240" w:lineRule="auto"/>
        <w:jc w:val="both"/>
        <w:rPr>
          <w:del w:id="389"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p>
    <w:p w14:paraId="044E5FE6" w14:textId="1931D787" w:rsidR="00955652" w:rsidRPr="006911D4" w:rsidDel="00BB1BC8" w:rsidRDefault="00B21DE1" w:rsidP="00843ACB">
      <w:pPr>
        <w:pStyle w:val="ListParagraph"/>
        <w:numPr>
          <w:ilvl w:val="0"/>
          <w:numId w:val="10"/>
        </w:numPr>
        <w:spacing w:line="240" w:lineRule="auto"/>
        <w:jc w:val="both"/>
        <w:rPr>
          <w:del w:id="390" w:author="Parks, Robbie M" w:date="2018-12-04T10:54:00Z"/>
          <w:rFonts w:ascii="Times New Roman" w:hAnsi="Times New Roman"/>
          <w:sz w:val="24"/>
          <w:szCs w:val="24"/>
        </w:rPr>
        <w:pPrChange w:id="391" w:author="Parks, Robbie M" w:date="2018-12-04T10:54:00Z">
          <w:pPr>
            <w:pStyle w:val="ListParagraph"/>
            <w:numPr>
              <w:numId w:val="10"/>
            </w:numPr>
            <w:spacing w:line="240" w:lineRule="auto"/>
            <w:ind w:hanging="360"/>
            <w:jc w:val="both"/>
          </w:pPr>
        </w:pPrChange>
      </w:pPr>
      <w:moveFromRangeStart w:id="392" w:author="Ezzati, Majid" w:date="2018-12-01T01:45:00Z" w:name="move531392073"/>
      <w:moveFrom w:id="393" w:author="Ezzati, Majid" w:date="2018-12-01T01:45:00Z">
        <w:r w:rsidRPr="006E5EB6" w:rsidDel="00EF44AE">
          <w:rPr>
            <w:rFonts w:ascii="Times New Roman" w:hAnsi="Times New Roman"/>
            <w:sz w:val="24"/>
            <w:szCs w:val="24"/>
          </w:rPr>
          <w:t>87% deaths males and 13% in females</w:t>
        </w:r>
      </w:moveFrom>
    </w:p>
    <w:p w14:paraId="7909817F" w14:textId="2D95C8BA" w:rsidR="009F4AEC" w:rsidRPr="007514AC" w:rsidDel="00BB1BC8" w:rsidRDefault="00697ADB" w:rsidP="00843ACB">
      <w:pPr>
        <w:pStyle w:val="ListParagraph"/>
        <w:numPr>
          <w:ilvl w:val="0"/>
          <w:numId w:val="10"/>
        </w:numPr>
        <w:spacing w:line="240" w:lineRule="auto"/>
        <w:jc w:val="both"/>
        <w:rPr>
          <w:del w:id="394" w:author="Parks, Robbie M" w:date="2018-12-04T10:54:00Z"/>
          <w:rFonts w:ascii="Times New Roman" w:hAnsi="Times New Roman"/>
          <w:sz w:val="24"/>
          <w:szCs w:val="24"/>
        </w:rPr>
        <w:pPrChange w:id="395" w:author="Parks, Robbie M" w:date="2018-12-04T10:54:00Z">
          <w:pPr>
            <w:pStyle w:val="ListParagraph"/>
            <w:numPr>
              <w:numId w:val="10"/>
            </w:numPr>
            <w:spacing w:line="240" w:lineRule="auto"/>
            <w:ind w:hanging="360"/>
            <w:jc w:val="both"/>
          </w:pPr>
        </w:pPrChange>
      </w:pPr>
      <w:moveFrom w:id="396"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397"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398"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392"/>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commentRangeStart w:id="399"/>
      <w:r w:rsidRPr="00636C9B">
        <w:rPr>
          <w:rFonts w:ascii="Times New Roman" w:hAnsi="Times New Roman"/>
          <w:sz w:val="24"/>
          <w:szCs w:val="24"/>
        </w:rPr>
        <w:t>461 (377, 543) unintentional injury deaths, with most in transport</w:t>
      </w:r>
    </w:p>
    <w:p w14:paraId="2DF7451F" w14:textId="76357617" w:rsidR="00BC291C" w:rsidRPr="00636C9B" w:rsidRDefault="00B21DE1" w:rsidP="00843ACB">
      <w:pPr>
        <w:pStyle w:val="ListParagraph"/>
        <w:numPr>
          <w:ilvl w:val="0"/>
          <w:numId w:val="10"/>
        </w:numPr>
        <w:spacing w:line="240" w:lineRule="auto"/>
        <w:jc w:val="both"/>
        <w:rPr>
          <w:rFonts w:ascii="Times New Roman" w:hAnsi="Times New Roman"/>
          <w:sz w:val="24"/>
          <w:szCs w:val="24"/>
        </w:rPr>
      </w:pPr>
      <w:moveFromRangeStart w:id="400" w:author="Ezzati, Majid" w:date="2018-12-01T01:44:00Z" w:name="move531391985"/>
      <w:moveFrom w:id="401" w:author="Ezzati, Majid" w:date="2018-12-01T01:44:00Z">
        <w:r w:rsidRPr="00636C9B" w:rsidDel="00EF44AE">
          <w:rPr>
            <w:rFonts w:ascii="Times New Roman" w:hAnsi="Times New Roman"/>
            <w:sz w:val="24"/>
            <w:szCs w:val="24"/>
          </w:rPr>
          <w:t>480 (410, 550) intentional injury deaths, with most in intentional self-harm</w:t>
        </w:r>
      </w:moveFrom>
      <w:moveFromRangeEnd w:id="400"/>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commentRangeEnd w:id="399"/>
      <w:r w:rsidR="00EF44AE">
        <w:rPr>
          <w:rStyle w:val="CommentReference"/>
          <w:rFonts w:asciiTheme="minorHAnsi" w:eastAsiaTheme="minorHAnsi" w:hAnsiTheme="minorHAnsi" w:cstheme="minorBidi"/>
        </w:rPr>
        <w:commentReference w:id="399"/>
      </w:r>
    </w:p>
    <w:p w14:paraId="7C0035CE"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402" w:author="Ezzati, Majid" w:date="2018-12-01T01:44:00Z" w:name="move531391985"/>
      <w:moveTo w:id="403" w:author="Ezzati, Majid" w:date="2018-12-01T01:44:00Z">
        <w:r w:rsidRPr="00636C9B">
          <w:rPr>
            <w:rFonts w:ascii="Times New Roman" w:hAnsi="Times New Roman"/>
            <w:sz w:val="24"/>
            <w:szCs w:val="24"/>
          </w:rPr>
          <w:t>480 (410, 550) intentional injury deaths, with most in intentional self-harm</w:t>
        </w:r>
      </w:moveTo>
    </w:p>
    <w:moveToRangeEnd w:id="402"/>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1A9756B8"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404" w:author="Ezzati, Majid" w:date="2018-12-01T01:45:00Z" w:name="move531392073"/>
      <w:moveTo w:id="405" w:author="Ezzati, Majid" w:date="2018-12-01T01:45:00Z">
        <w:r w:rsidRPr="00636C9B">
          <w:rPr>
            <w:rFonts w:ascii="Times New Roman" w:hAnsi="Times New Roman"/>
            <w:sz w:val="24"/>
            <w:szCs w:val="24"/>
          </w:rPr>
          <w:t>87% deaths males and 13% in females</w:t>
        </w:r>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406"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407" w:author="Ezzati, Majid" w:date="2018-12-01T01:45:00Z">
        <w:r>
          <w:rPr>
            <w:rFonts w:ascii="Times New Roman" w:hAnsi="Times New Roman"/>
            <w:sz w:val="24"/>
            <w:szCs w:val="24"/>
          </w:rPr>
          <w:t>Net decrease in 75+ years in males and 85+ years in females due to decrease in falls deaths</w:t>
        </w:r>
      </w:moveTo>
    </w:p>
    <w:moveToRangeEnd w:id="404"/>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408"/>
      <w:commentRangeStart w:id="409"/>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408"/>
      <w:r w:rsidR="005E65AD">
        <w:rPr>
          <w:rStyle w:val="CommentReference"/>
          <w:rFonts w:asciiTheme="minorHAnsi" w:eastAsiaTheme="minorHAnsi" w:hAnsiTheme="minorHAnsi" w:cstheme="minorBidi"/>
        </w:rPr>
        <w:commentReference w:id="408"/>
      </w:r>
      <w:commentRangeEnd w:id="409"/>
      <w:r w:rsidR="00E26D38">
        <w:rPr>
          <w:rStyle w:val="CommentReference"/>
          <w:rFonts w:asciiTheme="minorHAnsi" w:eastAsiaTheme="minorHAnsi" w:hAnsiTheme="minorHAnsi" w:cstheme="minorBidi"/>
        </w:rPr>
        <w:commentReference w:id="409"/>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410"/>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410"/>
      <w:r w:rsidR="005E65AD">
        <w:rPr>
          <w:rStyle w:val="CommentReference"/>
          <w:rFonts w:asciiTheme="minorHAnsi" w:eastAsiaTheme="minorHAnsi" w:hAnsiTheme="minorHAnsi" w:cstheme="minorBidi"/>
        </w:rPr>
        <w:commentReference w:id="410"/>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CB1369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9B623E">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7E14DE60"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26&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7410FFC5"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9B623E">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B623E">
        <w:rPr>
          <w:rFonts w:ascii="MS Mincho" w:eastAsia="MS Mincho" w:hAnsi="MS Mincho" w:cs="MS Mincho"/>
          <w:color w:val="000000" w:themeColor="text1"/>
          <w:sz w:val="24"/>
          <w:szCs w:val="24"/>
        </w:rPr>
        <w:instrText>∼</w:instrText>
      </w:r>
      <w:r w:rsidR="009B623E">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9B623E">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65644F4D"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3690C33C"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r w:rsidR="004069AE">
        <w:fldChar w:fldCharType="begin"/>
      </w:r>
      <w:r w:rsidR="004069AE">
        <w:instrText xml:space="preserve"> HYPERLINK "http://www.iihs.org/iihs/topics/t/teenagers/fatalityfacts/teenagers/2016" </w:instrText>
      </w:r>
      <w:r w:rsidR="004069AE">
        <w:fldChar w:fldCharType="separate"/>
      </w:r>
      <w:r w:rsidR="00E17F7C" w:rsidRPr="008D4556">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r w:rsidR="004069AE">
        <w:fldChar w:fldCharType="begin"/>
      </w:r>
      <w:r w:rsidR="004069AE">
        <w:instrText xml:space="preserve"> HYPERLINK "http://www.iihs.org/iihs/topics/t/teenagers/fatalityfacts/teenagers/2016" </w:instrText>
      </w:r>
      <w:r w:rsidR="004069AE">
        <w:fldChar w:fldCharType="separate"/>
      </w:r>
      <w:r w:rsidR="00E17F7C" w:rsidRPr="00636C9B">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00E17F7C" w:rsidRPr="00636C9B">
        <w:rPr>
          <w:rFonts w:ascii="Times New Roman" w:hAnsi="Times New Roman"/>
          <w:sz w:val="24"/>
          <w:szCs w:val="24"/>
        </w:rPr>
        <w:t>)</w:t>
      </w:r>
    </w:p>
    <w:p w14:paraId="0AC5D084" w14:textId="4FAF98C8"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Pr>
          <w:rFonts w:ascii="Times New Roman" w:hAnsi="Times New Roman"/>
          <w:sz w:val="24"/>
          <w:szCs w:val="24"/>
        </w:rPr>
        <w:fldChar w:fldCharType="end"/>
      </w:r>
    </w:p>
    <w:p w14:paraId="03D1BB6D" w14:textId="662DBC2D"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411"/>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411"/>
      <w:r w:rsidR="005E65AD" w:rsidRPr="00696193">
        <w:rPr>
          <w:rStyle w:val="Hyperlink"/>
          <w:rFonts w:asciiTheme="minorHAnsi" w:eastAsiaTheme="minorHAnsi" w:hAnsiTheme="minorHAnsi" w:cstheme="minorBidi"/>
          <w:sz w:val="16"/>
          <w:szCs w:val="16"/>
        </w:rPr>
        <w:commentReference w:id="411"/>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4C9637AB"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468973D5"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08CEA2C8"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p>
    <w:p w14:paraId="0B5788A7" w14:textId="1945D7B3"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p>
    <w:p w14:paraId="02DEB20A" w14:textId="5ABD85C9"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259E84AF"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41262CB1"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9B623E" w:rsidRPr="009B623E">
        <w:rPr>
          <w:rFonts w:ascii="Times New Roman" w:hAnsi="Times New Roman"/>
          <w:noProof/>
          <w:sz w:val="24"/>
          <w:szCs w:val="24"/>
          <w:vertAlign w:val="superscript"/>
        </w:rPr>
        <w:t>41,42</w:t>
      </w:r>
      <w:r>
        <w:rPr>
          <w:rFonts w:ascii="Times New Roman" w:hAnsi="Times New Roman"/>
          <w:sz w:val="24"/>
          <w:szCs w:val="24"/>
        </w:rPr>
        <w:fldChar w:fldCharType="end"/>
      </w:r>
    </w:p>
    <w:p w14:paraId="5BBDFF26" w14:textId="562CC2BF"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43,44&lt;/sup&gt;","plainTextFormattedCitation":"43,44","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9B623E" w:rsidRPr="009B623E">
        <w:rPr>
          <w:rFonts w:ascii="Times New Roman" w:hAnsi="Times New Roman"/>
          <w:noProof/>
          <w:sz w:val="24"/>
          <w:szCs w:val="24"/>
          <w:vertAlign w:val="superscript"/>
        </w:rPr>
        <w:t>43,44</w:t>
      </w:r>
      <w:r>
        <w:rPr>
          <w:rFonts w:ascii="Times New Roman" w:hAnsi="Times New Roman"/>
          <w:sz w:val="24"/>
          <w:szCs w:val="24"/>
        </w:rPr>
        <w:fldChar w:fldCharType="end"/>
      </w:r>
    </w:p>
    <w:p w14:paraId="14018E80" w14:textId="3D97BDCF"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p>
    <w:p w14:paraId="1BBEDDF7" w14:textId="373F5DC0"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9B623E">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B623E">
        <w:rPr>
          <w:rFonts w:ascii="MS Mincho" w:eastAsia="MS Mincho" w:hAnsi="MS Mincho" w:cs="MS Mincho"/>
          <w:color w:val="000000" w:themeColor="text1"/>
          <w:sz w:val="24"/>
          <w:szCs w:val="24"/>
        </w:rPr>
        <w:instrText>∼</w:instrText>
      </w:r>
      <w:r w:rsidR="009B623E">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3A470E">
        <w:rPr>
          <w:rFonts w:ascii="Times New Roman" w:hAnsi="Times New Roman"/>
          <w:color w:val="000000" w:themeColor="text1"/>
          <w:sz w:val="24"/>
          <w:szCs w:val="24"/>
        </w:rPr>
        <w:fldChar w:fldCharType="end"/>
      </w:r>
    </w:p>
    <w:p w14:paraId="5E17D259" w14:textId="49D3AC41"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9B623E">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B623E">
        <w:rPr>
          <w:rFonts w:ascii="MS Mincho" w:eastAsia="MS Mincho" w:hAnsi="MS Mincho" w:cs="MS Mincho"/>
          <w:sz w:val="24"/>
          <w:szCs w:val="24"/>
        </w:rPr>
        <w:instrText>∼</w:instrText>
      </w:r>
      <w:r w:rsidR="009B623E">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22–25,45</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36D18E50"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412" w:author="Parks, Robbie M" w:date="2018-12-05T11:39:00Z"/>
          <w:rFonts w:ascii="Times New Roman" w:hAnsi="Times New Roman"/>
          <w:b/>
          <w:color w:val="000000" w:themeColor="text1"/>
          <w:sz w:val="24"/>
          <w:szCs w:val="24"/>
        </w:rPr>
      </w:pPr>
      <w:ins w:id="413"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414" w:author="Parks, Robbie M" w:date="2018-12-05T11:39:00Z"/>
          <w:rFonts w:ascii="Times New Roman" w:hAnsi="Times New Roman"/>
          <w:i/>
          <w:color w:val="000000" w:themeColor="text1"/>
          <w:sz w:val="24"/>
          <w:szCs w:val="24"/>
        </w:rPr>
      </w:pPr>
      <w:ins w:id="415" w:author="Parks, Robbie M" w:date="2018-12-05T11:39:00Z">
        <w:r w:rsidRPr="00636C9B">
          <w:rPr>
            <w:rFonts w:ascii="Times New Roman" w:hAnsi="Times New Roman"/>
            <w:i/>
            <w:color w:val="000000" w:themeColor="text1"/>
            <w:sz w:val="24"/>
            <w:szCs w:val="24"/>
          </w:rPr>
          <w:t>Study design</w:t>
        </w:r>
      </w:ins>
    </w:p>
    <w:p w14:paraId="09A3BBDB" w14:textId="40FBA264" w:rsidR="00FA3851" w:rsidRDefault="00FA3851" w:rsidP="00FA3851">
      <w:pPr>
        <w:spacing w:after="0" w:line="480" w:lineRule="auto"/>
        <w:jc w:val="both"/>
        <w:rPr>
          <w:ins w:id="416" w:author="Parks, Robbie M" w:date="2018-12-05T11:39:00Z"/>
          <w:rFonts w:ascii="Times New Roman" w:hAnsi="Times New Roman"/>
          <w:color w:val="000000" w:themeColor="text1"/>
          <w:sz w:val="24"/>
          <w:szCs w:val="24"/>
        </w:rPr>
      </w:pPr>
      <w:ins w:id="417" w:author="Parks, Robbie M" w:date="2018-12-05T11:39:00Z">
        <w:r>
          <w:rPr>
            <w:rFonts w:ascii="Times New Roman" w:hAnsi="Times New Roman"/>
            <w:color w:val="000000" w:themeColor="text1"/>
            <w:sz w:val="24"/>
            <w:szCs w:val="24"/>
          </w:rPr>
          <w:t>Our aim was to understand the mortality impact of deviation of temperature from long-term local averages</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to. To achieve this aim, we first defined a measure of state-month temperature anomaly, referred to as 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commentRangeStart w:id="418"/>
        <w:commentRangeStart w:id="419"/>
        <w:r>
          <w:rPr>
            <w:rFonts w:ascii="Times New Roman" w:hAnsi="Times New Roman"/>
            <w:color w:val="000000" w:themeColor="text1"/>
            <w:sz w:val="24"/>
            <w:szCs w:val="24"/>
          </w:rPr>
          <w:t xml:space="preserve">Because this definition of anomaly centres values around long-term state-month average temperature, a state with higher, but more stable, temperature in a specific month would have smaller anomalies than one with lower but more inter-annually variable temperature. </w:t>
        </w:r>
        <w:commentRangeEnd w:id="418"/>
        <w:r>
          <w:rPr>
            <w:rStyle w:val="CommentReference"/>
            <w:rFonts w:asciiTheme="minorHAnsi" w:eastAsiaTheme="minorHAnsi" w:hAnsiTheme="minorHAnsi" w:cstheme="minorBidi"/>
          </w:rPr>
          <w:commentReference w:id="418"/>
        </w:r>
        <w:commentRangeEnd w:id="419"/>
        <w:r>
          <w:rPr>
            <w:rStyle w:val="CommentReference"/>
            <w:rFonts w:asciiTheme="minorHAnsi" w:eastAsiaTheme="minorHAnsi" w:hAnsiTheme="minorHAnsi" w:cstheme="minorBidi"/>
          </w:rPr>
          <w:commentReference w:id="419"/>
        </w:r>
      </w:ins>
    </w:p>
    <w:p w14:paraId="696A8544" w14:textId="77777777" w:rsidR="00FA3851" w:rsidRDefault="00FA3851" w:rsidP="00FA3851">
      <w:pPr>
        <w:spacing w:after="0" w:line="480" w:lineRule="auto"/>
        <w:jc w:val="both"/>
        <w:rPr>
          <w:ins w:id="420" w:author="Parks, Robbie M" w:date="2018-12-05T11:39:00Z"/>
          <w:rFonts w:ascii="Times New Roman" w:hAnsi="Times New Roman"/>
          <w:color w:val="000000" w:themeColor="text1"/>
          <w:sz w:val="24"/>
          <w:szCs w:val="24"/>
        </w:rPr>
      </w:pPr>
    </w:p>
    <w:p w14:paraId="36877133" w14:textId="4234DA01" w:rsidR="00FA3851" w:rsidRPr="00083BC4" w:rsidRDefault="00FA3851" w:rsidP="00FA3851">
      <w:pPr>
        <w:spacing w:after="0" w:line="480" w:lineRule="auto"/>
        <w:jc w:val="both"/>
        <w:rPr>
          <w:ins w:id="421" w:author="Parks, Robbie M" w:date="2018-12-05T11:39:00Z"/>
          <w:rFonts w:ascii="Times New Roman" w:hAnsi="Times New Roman"/>
          <w:color w:val="000000" w:themeColor="text1"/>
          <w:sz w:val="24"/>
          <w:szCs w:val="24"/>
        </w:rPr>
      </w:pPr>
      <w:ins w:id="422" w:author="Parks, Robbie M" w:date="2018-12-05T11:39:00Z">
        <w:r>
          <w:rPr>
            <w:rFonts w:ascii="Times New Roman" w:hAnsi="Times New Roman"/>
            <w:color w:val="000000" w:themeColor="text1"/>
            <w:sz w:val="24"/>
            <w:szCs w:val="24"/>
          </w:rPr>
          <w:t xml:space="preserve">We used monthly temperatures and death records to quantify additional injury deaths in months warmer or colder than the locally-normal level in the contiguous USA (i.e., excluding Alaska and Hawaii), by sex, age group and type of injury. </w:t>
        </w:r>
        <w:r>
          <w:rPr>
            <w:rStyle w:val="CommentReference"/>
            <w:rFonts w:asciiTheme="minorHAnsi" w:eastAsiaTheme="minorHAnsi" w:hAnsiTheme="minorHAnsi" w:cstheme="minorBidi"/>
          </w:rPr>
          <w:commentReference w:id="423"/>
        </w: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then analysed the association of monthly injury deaths with temperature anomaly in</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Pr>
            <w:rFonts w:ascii="Times New Roman" w:hAnsi="Times New Roman"/>
            <w:color w:val="000000" w:themeColor="text1"/>
            <w:sz w:val="24"/>
            <w:szCs w:val="24"/>
          </w:rPr>
          <w:t>, which</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also </w:t>
        </w:r>
        <w:r>
          <w:rPr>
            <w:rFonts w:ascii="Times New Roman" w:hAnsi="Times New Roman"/>
            <w:color w:val="000000" w:themeColor="text1"/>
            <w:sz w:val="24"/>
            <w:szCs w:val="24"/>
          </w:rPr>
          <w:lastRenderedPageBreak/>
          <w:t>accounted for long-term trends</w:t>
        </w:r>
        <w:r w:rsidRPr="00636C9B">
          <w:rPr>
            <w:rFonts w:ascii="Times New Roman" w:hAnsi="Times New Roman"/>
            <w:color w:val="000000" w:themeColor="text1"/>
            <w:sz w:val="24"/>
            <w:szCs w:val="24"/>
          </w:rPr>
          <w:t xml:space="preserve">. We used the </w:t>
        </w:r>
        <w:r>
          <w:rPr>
            <w:rFonts w:ascii="Times New Roman" w:hAnsi="Times New Roman"/>
            <w:color w:val="000000" w:themeColor="text1"/>
            <w:sz w:val="24"/>
            <w:szCs w:val="24"/>
          </w:rPr>
          <w:t xml:space="preserve">results of this model to calculate the attributable change in </w:t>
        </w:r>
        <w:r w:rsidRPr="00636C9B">
          <w:rPr>
            <w:rFonts w:ascii="Times New Roman" w:hAnsi="Times New Roman"/>
            <w:color w:val="000000" w:themeColor="text1"/>
            <w:sz w:val="24"/>
            <w:szCs w:val="24"/>
          </w:rPr>
          <w:t xml:space="preserve">deaths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ins>
      <w:ins w:id="424" w:author="Parks, Robbie M" w:date="2018-12-05T12:02:00Z">
        <w:r w:rsidR="00D82A60">
          <w:rPr>
            <w:rFonts w:ascii="Times New Roman" w:hAnsi="Times New Roman"/>
            <w:color w:val="000000" w:themeColor="text1"/>
            <w:sz w:val="24"/>
            <w:szCs w:val="24"/>
          </w:rPr>
          <w:t>, state</w:t>
        </w:r>
      </w:ins>
      <w:ins w:id="425" w:author="Parks, Robbie M" w:date="2018-12-05T11:39:00Z">
        <w:r w:rsidRPr="00636C9B">
          <w:rPr>
            <w:rFonts w:ascii="Times New Roman" w:hAnsi="Times New Roman"/>
            <w:color w:val="000000" w:themeColor="text1"/>
            <w:sz w:val="24"/>
            <w:szCs w:val="24"/>
          </w:rPr>
          <w:t xml:space="preserve"> and month, from a</w:t>
        </w:r>
        <w:r w:rsidR="00CF4C1A">
          <w:rPr>
            <w:rFonts w:ascii="Times New Roman" w:hAnsi="Times New Roman"/>
            <w:color w:val="000000" w:themeColor="text1"/>
            <w:sz w:val="24"/>
            <w:szCs w:val="24"/>
          </w:rPr>
          <w:t xml:space="preserve">n </w:t>
        </w:r>
        <w:r>
          <w:rPr>
            <w:rFonts w:ascii="Times New Roman" w:hAnsi="Times New Roman"/>
            <w:color w:val="000000" w:themeColor="text1"/>
            <w:sz w:val="24"/>
            <w:szCs w:val="24"/>
          </w:rPr>
          <w:t>anomaly</w:t>
        </w:r>
        <w:r w:rsidRPr="00636C9B">
          <w:rPr>
            <w:rFonts w:ascii="Times New Roman" w:hAnsi="Times New Roman"/>
            <w:color w:val="000000" w:themeColor="text1"/>
            <w:sz w:val="24"/>
            <w:szCs w:val="24"/>
          </w:rPr>
          <w:t xml:space="preserve"> </w:t>
        </w:r>
      </w:ins>
      <w:ins w:id="426" w:author="Parks, Robbie M" w:date="2018-12-05T12:02:00Z">
        <w:r w:rsidR="00CF4C1A">
          <w:rPr>
            <w:rFonts w:ascii="Times New Roman" w:hAnsi="Times New Roman"/>
            <w:color w:val="000000" w:themeColor="text1"/>
            <w:sz w:val="24"/>
            <w:szCs w:val="24"/>
          </w:rPr>
          <w:t>+</w:t>
        </w:r>
      </w:ins>
      <w:ins w:id="427" w:author="Parks, Robbie M" w:date="2018-12-05T11:39:00Z">
        <w:r w:rsidRPr="00636C9B">
          <w:rPr>
            <w:rFonts w:ascii="Times New Roman" w:hAnsi="Times New Roman"/>
            <w:color w:val="000000" w:themeColor="text1"/>
            <w:sz w:val="24"/>
            <w:szCs w:val="24"/>
          </w:rPr>
          <w:t>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w:t>
        </w:r>
      </w:ins>
    </w:p>
    <w:p w14:paraId="050E6FCC" w14:textId="77777777" w:rsidR="00FA3851" w:rsidRDefault="00FA3851" w:rsidP="00FA3851">
      <w:pPr>
        <w:spacing w:after="0" w:line="480" w:lineRule="auto"/>
        <w:jc w:val="both"/>
        <w:rPr>
          <w:ins w:id="428"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429" w:author="Parks, Robbie M" w:date="2018-12-05T11:39:00Z"/>
          <w:rFonts w:ascii="Times New Roman" w:hAnsi="Times New Roman"/>
          <w:i/>
          <w:color w:val="000000" w:themeColor="text1"/>
          <w:sz w:val="24"/>
          <w:szCs w:val="24"/>
        </w:rPr>
      </w:pPr>
      <w:ins w:id="430" w:author="Parks, Robbie M" w:date="2018-12-05T11:39:00Z">
        <w:r>
          <w:rPr>
            <w:rFonts w:ascii="Times New Roman" w:hAnsi="Times New Roman"/>
            <w:i/>
            <w:color w:val="000000" w:themeColor="text1"/>
            <w:sz w:val="24"/>
            <w:szCs w:val="24"/>
          </w:rPr>
          <w:t>Data sources</w:t>
        </w:r>
      </w:ins>
    </w:p>
    <w:p w14:paraId="570E27EA" w14:textId="77777777" w:rsidR="00FA3851" w:rsidRDefault="00FA3851" w:rsidP="00FA3851">
      <w:pPr>
        <w:spacing w:after="0" w:line="480" w:lineRule="auto"/>
        <w:jc w:val="both"/>
        <w:rPr>
          <w:ins w:id="431" w:author="Parks, Robbie M" w:date="2018-12-05T11:39:00Z"/>
          <w:rStyle w:val="apple-style-span"/>
          <w:rFonts w:ascii="Times New Roman" w:hAnsi="Times New Roman"/>
          <w:color w:val="000000" w:themeColor="text1"/>
          <w:sz w:val="24"/>
          <w:szCs w:val="24"/>
        </w:rPr>
      </w:pPr>
      <w:ins w:id="432" w:author="Parks, Robbie M" w:date="2018-12-05T11:39:00Z">
        <w:r w:rsidRPr="00636C9B">
          <w:rPr>
            <w:rStyle w:val="apple-style-span"/>
            <w:rFonts w:ascii="Times New Roman" w:hAnsi="Times New Roman"/>
            <w:color w:val="000000" w:themeColor="text1"/>
            <w:sz w:val="24"/>
            <w:szCs w:val="24"/>
          </w:rPr>
          <w:t xml:space="preserve">We used data on deaths in the contiguous USA from 1980 to 2016 from the National Center for Health Statistics (NCHS) (Table XX). </w:t>
        </w:r>
        <w:r w:rsidRPr="00636C9B">
          <w:rPr>
            <w:rFonts w:ascii="Times New Roman" w:hAnsi="Times New Roman"/>
            <w:color w:val="000000" w:themeColor="text1"/>
            <w:sz w:val="24"/>
            <w:szCs w:val="24"/>
          </w:rPr>
          <w:t xml:space="preserve">Age, sex, state of residence, month of death and medical cause of death were available for each record. The underlying cause of death was coded according 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commentRangeStart w:id="433"/>
        <w:r>
          <w:rPr>
            <w:rStyle w:val="apple-style-span"/>
            <w:rFonts w:ascii="Times New Roman" w:hAnsi="Times New Roman"/>
            <w:color w:val="000000" w:themeColor="text1"/>
            <w:sz w:val="24"/>
            <w:szCs w:val="24"/>
          </w:rPr>
          <w:t>XX</w:t>
        </w:r>
        <w:commentRangeEnd w:id="433"/>
        <w:r>
          <w:rPr>
            <w:rStyle w:val="CommentReference"/>
            <w:rFonts w:asciiTheme="minorHAnsi" w:eastAsiaTheme="minorHAnsi" w:hAnsiTheme="minorHAnsi" w:cstheme="minorBidi"/>
          </w:rPr>
          <w:commentReference w:id="433"/>
        </w:r>
        <w:r>
          <w:rPr>
            <w:rStyle w:val="apple-style-span"/>
            <w:rFonts w:ascii="Times New Roman" w:hAnsi="Times New Roman"/>
            <w:color w:val="000000" w:themeColor="text1"/>
            <w:sz w:val="24"/>
            <w:szCs w:val="24"/>
          </w:rPr>
          <w:t xml:space="preserve"> deaths), because the composition of these deaths varies by sex, age group, state and time.</w:t>
        </w:r>
      </w:ins>
    </w:p>
    <w:p w14:paraId="551E19D1" w14:textId="77777777" w:rsidR="00FA3851" w:rsidRDefault="00FA3851" w:rsidP="00FA3851">
      <w:pPr>
        <w:spacing w:after="0" w:line="480" w:lineRule="auto"/>
        <w:jc w:val="both"/>
        <w:rPr>
          <w:ins w:id="434" w:author="Parks, Robbie M" w:date="2018-12-05T11:39:00Z"/>
          <w:rStyle w:val="apple-style-span"/>
          <w:rFonts w:ascii="Times New Roman" w:hAnsi="Times New Roman"/>
          <w:color w:val="000000" w:themeColor="text1"/>
          <w:sz w:val="24"/>
          <w:szCs w:val="24"/>
        </w:rPr>
      </w:pPr>
    </w:p>
    <w:p w14:paraId="7ED150A5" w14:textId="7B5CC3EB" w:rsidR="00FA3851" w:rsidRPr="00636C9B" w:rsidRDefault="00FA3851" w:rsidP="00FA3851">
      <w:pPr>
        <w:spacing w:after="0" w:line="480" w:lineRule="auto"/>
        <w:jc w:val="both"/>
        <w:rPr>
          <w:ins w:id="435" w:author="Parks, Robbie M" w:date="2018-12-05T11:39:00Z"/>
          <w:rFonts w:ascii="Times New Roman" w:hAnsi="Times New Roman"/>
          <w:color w:val="000000" w:themeColor="text1"/>
          <w:sz w:val="24"/>
          <w:szCs w:val="24"/>
        </w:rPr>
      </w:pPr>
      <w:commentRangeStart w:id="436"/>
      <w:ins w:id="437" w:author="Parks, Robbie M" w:date="2018-12-05T11:39:00Z">
        <w:r w:rsidRPr="00636C9B">
          <w:rPr>
            <w:rFonts w:ascii="Times New Roman" w:hAnsi="Times New Roman"/>
            <w:color w:val="000000" w:themeColor="text1"/>
            <w:sz w:val="24"/>
            <w:szCs w:val="24"/>
          </w:rPr>
          <w:t xml:space="preserve">Injuries accounted for 8% of all deaths in the USA in 1980 and 7.3% in 2016. </w:t>
        </w:r>
        <w:commentRangeEnd w:id="436"/>
        <w:r>
          <w:rPr>
            <w:rStyle w:val="CommentReference"/>
            <w:rFonts w:asciiTheme="minorHAnsi" w:eastAsiaTheme="minorHAnsi" w:hAnsiTheme="minorHAnsi" w:cstheme="minorBidi"/>
          </w:rPr>
          <w:commentReference w:id="436"/>
        </w:r>
        <w:r w:rsidRPr="00636C9B">
          <w:rPr>
            <w:rFonts w:ascii="Times New Roman" w:hAnsi="Times New Roman"/>
            <w:color w:val="000000" w:themeColor="text1"/>
            <w:sz w:val="24"/>
            <w:szCs w:val="24"/>
          </w:rPr>
          <w:t>Yearly population counts were available from NCHS for 1990 to 2016 and from the US Census Bureau prior to 1990.</w:t>
        </w:r>
        <w:r w:rsidRPr="00636C9B">
          <w:rPr>
            <w:rFonts w:ascii="Times New Roman" w:hAnsi="Times New Roman"/>
            <w:color w:val="000000" w:themeColor="text1"/>
            <w:sz w:val="24"/>
            <w:szCs w:val="24"/>
          </w:rPr>
          <w:fldChar w:fldCharType="begin" w:fldLock="1"/>
        </w:r>
      </w:ins>
      <w:r w:rsidR="009B623E">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46&lt;/sup&gt;","plainTextFormattedCitation":"46","previouslyFormattedCitation":"&lt;sup&gt;16&lt;/sup&gt;"},"properties":{"noteIndex":0},"schema":"https://github.com/citation-style-language/schema/raw/master/csl-citation.json"}</w:instrText>
      </w:r>
      <w:ins w:id="438" w:author="Parks, Robbie M" w:date="2018-12-05T11:39:00Z">
        <w:r w:rsidRPr="00636C9B">
          <w:rPr>
            <w:rFonts w:ascii="Times New Roman" w:hAnsi="Times New Roman"/>
            <w:color w:val="000000" w:themeColor="text1"/>
            <w:sz w:val="24"/>
            <w:szCs w:val="24"/>
          </w:rPr>
          <w:fldChar w:fldCharType="separate"/>
        </w:r>
      </w:ins>
      <w:r w:rsidR="009B623E" w:rsidRPr="009B623E">
        <w:rPr>
          <w:rFonts w:ascii="Times New Roman" w:hAnsi="Times New Roman"/>
          <w:noProof/>
          <w:color w:val="000000" w:themeColor="text1"/>
          <w:sz w:val="24"/>
          <w:szCs w:val="24"/>
          <w:vertAlign w:val="superscript"/>
        </w:rPr>
        <w:t>46</w:t>
      </w:r>
      <w:ins w:id="439"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We calculated monthly population counts through linear interpolation, assigning each yearly count to July. </w:t>
        </w:r>
      </w:ins>
    </w:p>
    <w:p w14:paraId="3F0FD575" w14:textId="77777777" w:rsidR="00FA3851" w:rsidRPr="00636C9B" w:rsidRDefault="00FA3851" w:rsidP="00FA3851">
      <w:pPr>
        <w:spacing w:after="0" w:line="480" w:lineRule="auto"/>
        <w:jc w:val="both"/>
        <w:rPr>
          <w:ins w:id="440" w:author="Parks, Robbie M" w:date="2018-12-05T11:39:00Z"/>
          <w:rFonts w:ascii="Times New Roman" w:hAnsi="Times New Roman"/>
          <w:color w:val="000000" w:themeColor="text1"/>
          <w:sz w:val="24"/>
          <w:szCs w:val="24"/>
        </w:rPr>
      </w:pPr>
    </w:p>
    <w:p w14:paraId="5D7CCBBC" w14:textId="77777777" w:rsidR="00FA3851" w:rsidRPr="00636C9B" w:rsidRDefault="00FA3851" w:rsidP="00FA3851">
      <w:pPr>
        <w:spacing w:after="0" w:line="480" w:lineRule="auto"/>
        <w:jc w:val="both"/>
        <w:rPr>
          <w:ins w:id="441" w:author="Parks, Robbie M" w:date="2018-12-05T11:39:00Z"/>
          <w:rFonts w:ascii="Times New Roman" w:hAnsi="Times New Roman"/>
          <w:color w:val="000000" w:themeColor="text1"/>
          <w:sz w:val="24"/>
          <w:szCs w:val="24"/>
        </w:rPr>
      </w:pPr>
      <w:ins w:id="442" w:author="Parks, Robbie M" w:date="2018-12-05T11:39:00Z">
        <w:r>
          <w:rPr>
            <w:rStyle w:val="CommentReference"/>
            <w:rFonts w:asciiTheme="minorHAnsi" w:eastAsiaTheme="minorHAnsi" w:hAnsiTheme="minorHAnsi" w:cstheme="minorBidi"/>
          </w:rPr>
          <w:commentReference w:id="443"/>
        </w:r>
        <w:commentRangeStart w:id="444"/>
        <w:r>
          <w:rPr>
            <w:rFonts w:ascii="Times New Roman" w:hAnsi="Times New Roman"/>
            <w:color w:val="000000" w:themeColor="text1"/>
            <w:sz w:val="24"/>
            <w:szCs w:val="24"/>
          </w:rPr>
          <w:t xml:space="preserve">We </w:t>
        </w:r>
        <w:commentRangeStart w:id="445"/>
        <w:commentRangeStart w:id="446"/>
        <w:commentRangeStart w:id="447"/>
        <w:r w:rsidRPr="00636C9B">
          <w:rPr>
            <w:rFonts w:ascii="Times New Roman" w:hAnsi="Times New Roman"/>
            <w:color w:val="000000" w:themeColor="text1"/>
            <w:sz w:val="24"/>
            <w:szCs w:val="24"/>
          </w:rPr>
          <w:t xml:space="preserve">accounted for varying length of months by multiplying each month’s death count by a factor that </w:t>
        </w:r>
        <w:r>
          <w:rPr>
            <w:rFonts w:ascii="Times New Roman" w:hAnsi="Times New Roman"/>
            <w:color w:val="000000" w:themeColor="text1"/>
            <w:sz w:val="24"/>
            <w:szCs w:val="24"/>
          </w:rPr>
          <w:t>made</w:t>
        </w:r>
        <w:r w:rsidRPr="00636C9B">
          <w:rPr>
            <w:rFonts w:ascii="Times New Roman" w:hAnsi="Times New Roman"/>
            <w:color w:val="000000" w:themeColor="text1"/>
            <w:sz w:val="24"/>
            <w:szCs w:val="24"/>
          </w:rPr>
          <w:t xml:space="preserve"> it equivalent to a 31-day month.</w:t>
        </w:r>
        <w:commentRangeEnd w:id="445"/>
        <w:r>
          <w:rPr>
            <w:rStyle w:val="CommentReference"/>
            <w:rFonts w:asciiTheme="minorHAnsi" w:eastAsiaTheme="minorHAnsi" w:hAnsiTheme="minorHAnsi" w:cstheme="minorBidi"/>
          </w:rPr>
          <w:commentReference w:id="445"/>
        </w:r>
        <w:commentRangeEnd w:id="446"/>
        <w:r>
          <w:rPr>
            <w:rStyle w:val="CommentReference"/>
            <w:rFonts w:asciiTheme="minorHAnsi" w:eastAsiaTheme="minorHAnsi" w:hAnsiTheme="minorHAnsi" w:cstheme="minorBidi"/>
          </w:rPr>
          <w:commentReference w:id="446"/>
        </w:r>
        <w:commentRangeEnd w:id="444"/>
        <w:commentRangeEnd w:id="447"/>
        <w:r>
          <w:rPr>
            <w:rStyle w:val="CommentReference"/>
            <w:rFonts w:asciiTheme="minorHAnsi" w:eastAsiaTheme="minorHAnsi" w:hAnsiTheme="minorHAnsi" w:cstheme="minorBidi"/>
          </w:rPr>
          <w:commentReference w:id="447"/>
        </w:r>
        <w:r>
          <w:rPr>
            <w:rStyle w:val="CommentReference"/>
            <w:rFonts w:asciiTheme="minorHAnsi" w:eastAsiaTheme="minorHAnsi" w:hAnsiTheme="minorHAnsi" w:cstheme="minorBidi"/>
          </w:rPr>
          <w:commentReference w:id="444"/>
        </w:r>
      </w:ins>
    </w:p>
    <w:p w14:paraId="17A0CA29" w14:textId="77777777" w:rsidR="00FA3851" w:rsidRPr="00636C9B" w:rsidRDefault="00FA3851" w:rsidP="00FA3851">
      <w:pPr>
        <w:spacing w:after="0" w:line="480" w:lineRule="auto"/>
        <w:jc w:val="both"/>
        <w:rPr>
          <w:ins w:id="448" w:author="Parks, Robbie M" w:date="2018-12-05T11:39:00Z"/>
          <w:rFonts w:ascii="Times New Roman" w:hAnsi="Times New Roman"/>
          <w:color w:val="000000" w:themeColor="text1"/>
          <w:sz w:val="24"/>
          <w:szCs w:val="24"/>
        </w:rPr>
      </w:pPr>
    </w:p>
    <w:p w14:paraId="0E7838BA" w14:textId="77777777" w:rsidR="00FA3851" w:rsidRPr="00636C9B" w:rsidRDefault="00FA3851" w:rsidP="00FA3851">
      <w:pPr>
        <w:spacing w:after="0" w:line="480" w:lineRule="auto"/>
        <w:jc w:val="both"/>
        <w:outlineLvl w:val="0"/>
        <w:rPr>
          <w:ins w:id="449" w:author="Parks, Robbie M" w:date="2018-12-05T11:39:00Z"/>
          <w:rFonts w:ascii="Times New Roman" w:hAnsi="Times New Roman"/>
          <w:i/>
          <w:color w:val="000000" w:themeColor="text1"/>
          <w:sz w:val="24"/>
          <w:szCs w:val="24"/>
        </w:rPr>
      </w:pPr>
      <w:ins w:id="450" w:author="Parks, Robbie M" w:date="2018-12-05T11:39:00Z">
        <w:r w:rsidRPr="00636C9B">
          <w:rPr>
            <w:rFonts w:ascii="Times New Roman" w:hAnsi="Times New Roman"/>
            <w:i/>
            <w:color w:val="000000" w:themeColor="text1"/>
            <w:sz w:val="24"/>
            <w:szCs w:val="24"/>
          </w:rPr>
          <w:t>Temperature data</w:t>
        </w:r>
      </w:ins>
    </w:p>
    <w:p w14:paraId="3524E308" w14:textId="51713718" w:rsidR="00FA3851" w:rsidRDefault="00FA3851" w:rsidP="00FA3851">
      <w:pPr>
        <w:spacing w:after="0" w:line="480" w:lineRule="auto"/>
        <w:jc w:val="both"/>
        <w:outlineLvl w:val="0"/>
        <w:rPr>
          <w:ins w:id="451" w:author="Parks, Robbie M" w:date="2018-12-05T11:39:00Z"/>
          <w:rFonts w:ascii="Times New Roman" w:eastAsiaTheme="minorHAnsi" w:hAnsi="Times New Roman"/>
          <w:sz w:val="24"/>
          <w:szCs w:val="24"/>
          <w:lang w:eastAsia="en-GB"/>
        </w:rPr>
      </w:pPr>
      <w:commentRangeStart w:id="452"/>
      <w:ins w:id="453" w:author="Parks, Robbie M" w:date="2018-12-05T11:39:00Z">
        <w:r w:rsidRPr="00636C9B">
          <w:rPr>
            <w:rFonts w:ascii="Times New Roman" w:eastAsiaTheme="minorHAnsi" w:hAnsi="Times New Roman"/>
            <w:sz w:val="24"/>
            <w:szCs w:val="24"/>
            <w:lang w:eastAsia="en-GB"/>
          </w:rPr>
          <w:t>We obtained data on temperature from ERA-Interim. Methods used to produce the dataset are described in full elsewhere.</w:t>
        </w:r>
        <w:r w:rsidRPr="00636C9B">
          <w:rPr>
            <w:rFonts w:ascii="Times New Roman" w:eastAsiaTheme="minorHAnsi" w:hAnsi="Times New Roman"/>
            <w:sz w:val="24"/>
            <w:szCs w:val="24"/>
            <w:lang w:eastAsia="en-GB"/>
          </w:rPr>
          <w:fldChar w:fldCharType="begin" w:fldLock="1"/>
        </w:r>
      </w:ins>
      <w:r w:rsidR="009B623E">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17&lt;/sup&gt;"},"properties":{"noteIndex":0},"schema":"https://github.com/citation-style-language/schema/raw/master/csl-citation.json"}</w:instrText>
      </w:r>
      <w:ins w:id="454" w:author="Parks, Robbie M" w:date="2018-12-05T11:39:00Z">
        <w:r w:rsidRPr="00636C9B">
          <w:rPr>
            <w:rFonts w:ascii="Times New Roman" w:eastAsiaTheme="minorHAnsi" w:hAnsi="Times New Roman"/>
            <w:sz w:val="24"/>
            <w:szCs w:val="24"/>
            <w:lang w:eastAsia="en-GB"/>
          </w:rPr>
          <w:fldChar w:fldCharType="separate"/>
        </w:r>
      </w:ins>
      <w:r w:rsidR="009B623E" w:rsidRPr="009B623E">
        <w:rPr>
          <w:rFonts w:ascii="Times New Roman" w:eastAsiaTheme="minorHAnsi" w:hAnsi="Times New Roman"/>
          <w:noProof/>
          <w:sz w:val="24"/>
          <w:szCs w:val="24"/>
          <w:vertAlign w:val="superscript"/>
          <w:lang w:eastAsia="en-GB"/>
        </w:rPr>
        <w:t>47</w:t>
      </w:r>
      <w:ins w:id="455" w:author="Parks, Robbie M" w:date="2018-12-05T11:39:00Z">
        <w:r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In brief, ERA-Interim combines predictions </w:t>
        </w:r>
        <w:r>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Pr>
            <w:rFonts w:ascii="Times New Roman" w:eastAsiaTheme="minorHAnsi" w:hAnsi="Times New Roman"/>
            <w:sz w:val="24"/>
            <w:szCs w:val="24"/>
            <w:lang w:eastAsia="en-GB"/>
          </w:rPr>
          <w:lastRenderedPageBreak/>
          <w:t>data</w:t>
        </w:r>
        <w:r w:rsidRPr="00636C9B">
          <w:rPr>
            <w:rFonts w:ascii="Times New Roman" w:eastAsiaTheme="minorHAnsi" w:hAnsi="Times New Roman"/>
            <w:sz w:val="24"/>
            <w:szCs w:val="24"/>
            <w:lang w:eastAsia="en-GB"/>
          </w:rPr>
          <w:t xml:space="preserve">. We used gridded four-times-daily estimates of 2-metre temperature at a resolution of 80km to generate monthly population-weighted temperature by state </w:t>
        </w:r>
        <w:r>
          <w:rPr>
            <w:rFonts w:ascii="Times New Roman" w:eastAsiaTheme="minorHAnsi" w:hAnsi="Times New Roman"/>
            <w:sz w:val="24"/>
            <w:szCs w:val="24"/>
            <w:lang w:eastAsia="en-GB"/>
          </w:rPr>
          <w:t>for</w:t>
        </w:r>
        <w:r w:rsidRPr="00636C9B">
          <w:rPr>
            <w:rFonts w:ascii="Times New Roman" w:eastAsiaTheme="minorHAnsi" w:hAnsi="Times New Roman"/>
            <w:sz w:val="24"/>
            <w:szCs w:val="24"/>
            <w:lang w:eastAsia="en-GB"/>
          </w:rPr>
          <w:t xml:space="preserve"> the</w:t>
        </w:r>
        <w:r>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 </w:t>
        </w:r>
        <w:commentRangeEnd w:id="452"/>
        <w:r>
          <w:rPr>
            <w:rStyle w:val="CommentReference"/>
            <w:rFonts w:asciiTheme="minorHAnsi" w:eastAsiaTheme="minorHAnsi" w:hAnsiTheme="minorHAnsi" w:cstheme="minorBidi"/>
          </w:rPr>
          <w:commentReference w:id="452"/>
        </w:r>
      </w:ins>
    </w:p>
    <w:p w14:paraId="63266ADE" w14:textId="77777777" w:rsidR="00FA3851" w:rsidRDefault="00FA3851" w:rsidP="00FA3851">
      <w:pPr>
        <w:spacing w:after="0" w:line="480" w:lineRule="auto"/>
        <w:jc w:val="both"/>
        <w:outlineLvl w:val="0"/>
        <w:rPr>
          <w:ins w:id="456" w:author="Parks, Robbie M" w:date="2018-12-05T11:39:00Z"/>
          <w:rFonts w:ascii="Times New Roman" w:eastAsiaTheme="minorHAnsi" w:hAnsi="Times New Roman"/>
          <w:sz w:val="24"/>
          <w:szCs w:val="24"/>
          <w:lang w:eastAsia="en-GB"/>
        </w:rPr>
      </w:pPr>
    </w:p>
    <w:p w14:paraId="53DEB2FE" w14:textId="77777777" w:rsidR="00FA3851" w:rsidRDefault="00FA3851" w:rsidP="00FA3851">
      <w:pPr>
        <w:spacing w:after="0" w:line="480" w:lineRule="auto"/>
        <w:jc w:val="both"/>
        <w:outlineLvl w:val="0"/>
        <w:rPr>
          <w:ins w:id="457" w:author="Parks, Robbie M" w:date="2018-12-05T11:39:00Z"/>
          <w:rFonts w:ascii="Times New Roman" w:hAnsi="Times New Roman"/>
          <w:color w:val="000000" w:themeColor="text1"/>
          <w:sz w:val="24"/>
          <w:szCs w:val="24"/>
        </w:rPr>
      </w:pPr>
      <w:ins w:id="458" w:author="Parks, Robbie M" w:date="2018-12-05T11:39:00Z">
        <w:r>
          <w:rPr>
            <w:rFonts w:ascii="Times New Roman" w:eastAsiaTheme="minorHAnsi" w:hAnsi="Times New Roman"/>
            <w:sz w:val="24"/>
            <w:szCs w:val="24"/>
            <w:lang w:eastAsia="en-GB"/>
          </w:rPr>
          <w:t xml:space="preserve">To calculate </w:t>
        </w:r>
        <w:r>
          <w:rPr>
            <w:rFonts w:ascii="Times New Roman" w:hAnsi="Times New Roman"/>
            <w:color w:val="000000" w:themeColor="text1"/>
            <w:sz w:val="24"/>
            <w:szCs w:val="24"/>
          </w:rPr>
          <w:t>state-month temperature anomaly we subtracted the monthly average t</w:t>
        </w:r>
      </w:ins>
    </w:p>
    <w:p w14:paraId="2185AD24" w14:textId="77777777" w:rsidR="00FA3851" w:rsidRDefault="00FA3851" w:rsidP="00FA3851">
      <w:pPr>
        <w:spacing w:after="0" w:line="480" w:lineRule="auto"/>
        <w:jc w:val="both"/>
        <w:outlineLvl w:val="0"/>
        <w:rPr>
          <w:ins w:id="459" w:author="Parks, Robbie M" w:date="2018-12-05T11:39:00Z"/>
          <w:rFonts w:ascii="Times New Roman" w:hAnsi="Times New Roman"/>
          <w:color w:val="000000" w:themeColor="text1"/>
          <w:sz w:val="24"/>
          <w:szCs w:val="24"/>
        </w:rPr>
      </w:pPr>
    </w:p>
    <w:p w14:paraId="20500304" w14:textId="2A69A1D2" w:rsidR="00FA3851" w:rsidRPr="00636C9B" w:rsidRDefault="00FA3851" w:rsidP="00FA3851">
      <w:pPr>
        <w:spacing w:after="0" w:line="480" w:lineRule="auto"/>
        <w:jc w:val="both"/>
        <w:outlineLvl w:val="0"/>
        <w:rPr>
          <w:ins w:id="460" w:author="Parks, Robbie M" w:date="2018-12-05T11:39:00Z"/>
          <w:rFonts w:ascii="Times New Roman" w:eastAsiaTheme="minorHAnsi" w:hAnsi="Times New Roman"/>
          <w:sz w:val="24"/>
          <w:szCs w:val="24"/>
          <w:lang w:eastAsia="en-GB"/>
        </w:rPr>
      </w:pPr>
      <w:ins w:id="461" w:author="Parks, Robbie M" w:date="2018-12-05T11:39:00Z">
        <w:r>
          <w:rPr>
            <w:rFonts w:ascii="Times New Roman" w:eastAsiaTheme="minorHAnsi" w:hAnsi="Times New Roman"/>
            <w:sz w:val="24"/>
            <w:szCs w:val="24"/>
            <w:lang w:eastAsia="en-GB"/>
          </w:rPr>
          <w:t xml:space="preserve"> </w:t>
        </w:r>
        <w:commentRangeStart w:id="462"/>
        <w:commentRangeStart w:id="463"/>
        <w:r>
          <w:rPr>
            <w:rFonts w:ascii="Times New Roman" w:eastAsiaTheme="minorHAnsi" w:hAnsi="Times New Roman"/>
            <w:sz w:val="24"/>
            <w:szCs w:val="24"/>
            <w:lang w:eastAsia="en-GB"/>
          </w:rPr>
          <w:t>For each month in each state, w</w:t>
        </w:r>
        <w:r w:rsidRPr="00636C9B">
          <w:rPr>
            <w:rFonts w:ascii="Times New Roman" w:eastAsiaTheme="minorHAnsi" w:hAnsi="Times New Roman"/>
            <w:sz w:val="24"/>
            <w:szCs w:val="24"/>
            <w:lang w:eastAsia="en-GB"/>
          </w:rPr>
          <w:t xml:space="preserve">e calculated </w:t>
        </w:r>
        <w:r>
          <w:rPr>
            <w:rFonts w:ascii="Times New Roman" w:eastAsiaTheme="minorHAnsi" w:hAnsi="Times New Roman"/>
            <w:sz w:val="24"/>
            <w:szCs w:val="24"/>
            <w:lang w:eastAsia="en-GB"/>
          </w:rPr>
          <w:t xml:space="preserve">the </w:t>
        </w:r>
        <w:r w:rsidRPr="00636C9B">
          <w:rPr>
            <w:rFonts w:ascii="Times New Roman" w:eastAsiaTheme="minorHAnsi" w:hAnsi="Times New Roman"/>
            <w:sz w:val="24"/>
            <w:szCs w:val="24"/>
            <w:lang w:eastAsia="en-GB"/>
          </w:rPr>
          <w:t xml:space="preserve">mean </w:t>
        </w:r>
        <w:r>
          <w:rPr>
            <w:rFonts w:ascii="Times New Roman" w:eastAsiaTheme="minorHAnsi" w:hAnsi="Times New Roman"/>
            <w:sz w:val="24"/>
            <w:szCs w:val="24"/>
            <w:lang w:eastAsia="en-GB"/>
          </w:rPr>
          <w:t>of daily mean temperatures</w:t>
        </w:r>
        <w:r w:rsidRPr="00636C9B">
          <w:rPr>
            <w:rFonts w:ascii="Times New Roman" w:eastAsiaTheme="minorHAnsi" w:hAnsi="Times New Roman"/>
            <w:sz w:val="24"/>
            <w:szCs w:val="24"/>
            <w:lang w:eastAsia="en-GB"/>
          </w:rPr>
          <w:t xml:space="preserve"> </w:t>
        </w:r>
        <w:r>
          <w:rPr>
            <w:rFonts w:ascii="Times New Roman" w:eastAsiaTheme="minorHAnsi" w:hAnsi="Times New Roman"/>
            <w:sz w:val="24"/>
            <w:szCs w:val="24"/>
            <w:lang w:eastAsia="en-GB"/>
          </w:rPr>
          <w:t xml:space="preserve">covering a 30-year period; this time scale </w:t>
        </w:r>
        <w:r w:rsidRPr="00636C9B">
          <w:rPr>
            <w:rFonts w:ascii="Times New Roman" w:eastAsiaTheme="minorHAnsi" w:hAnsi="Times New Roman"/>
            <w:sz w:val="24"/>
            <w:szCs w:val="24"/>
            <w:lang w:eastAsia="en-GB"/>
          </w:rPr>
          <w:t>(here 1980-2009)</w:t>
        </w:r>
        <w:r>
          <w:rPr>
            <w:rFonts w:ascii="Times New Roman" w:eastAsiaTheme="minorHAnsi" w:hAnsi="Times New Roman"/>
            <w:sz w:val="24"/>
            <w:szCs w:val="24"/>
            <w:lang w:eastAsia="en-GB"/>
          </w:rPr>
          <w:t xml:space="preserve"> is equivalent to those used in climate assessment</w:t>
        </w:r>
        <w:r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fldChar w:fldCharType="begin" w:fldLock="1"/>
        </w:r>
      </w:ins>
      <w:r w:rsidR="009B623E">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18&lt;/sup&gt;"},"properties":{"noteIndex":0},"schema":"https://github.com/citation-style-language/schema/raw/master/csl-citation.json"}</w:instrText>
      </w:r>
      <w:ins w:id="464" w:author="Parks, Robbie M" w:date="2018-12-05T11:39:00Z">
        <w:r w:rsidRPr="00636C9B">
          <w:rPr>
            <w:rFonts w:ascii="Times New Roman" w:eastAsiaTheme="minorHAnsi" w:hAnsi="Times New Roman"/>
            <w:sz w:val="24"/>
            <w:szCs w:val="24"/>
            <w:lang w:eastAsia="en-GB"/>
          </w:rPr>
          <w:fldChar w:fldCharType="separate"/>
        </w:r>
      </w:ins>
      <w:r w:rsidR="009B623E" w:rsidRPr="009B623E">
        <w:rPr>
          <w:rFonts w:ascii="Times New Roman" w:eastAsiaTheme="minorHAnsi" w:hAnsi="Times New Roman"/>
          <w:noProof/>
          <w:sz w:val="24"/>
          <w:szCs w:val="24"/>
          <w:vertAlign w:val="superscript"/>
          <w:lang w:eastAsia="en-GB"/>
        </w:rPr>
        <w:t>48</w:t>
      </w:r>
      <w:ins w:id="465" w:author="Parks, Robbie M" w:date="2018-12-05T11:39:00Z">
        <w:r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Pr>
            <w:rFonts w:ascii="Times New Roman" w:eastAsiaTheme="minorHAnsi" w:hAnsi="Times New Roman"/>
            <w:sz w:val="24"/>
            <w:szCs w:val="24"/>
            <w:lang w:eastAsia="en-GB"/>
          </w:rPr>
          <w:t xml:space="preserve">To do this, we first generated county-level monthly mean temperatures. From these we calculated population-weighted state monthly means for each month of the year through the period of study. We calculated the mean values over 1980-2009 from these for each month and state combination. </w:t>
        </w:r>
        <w:commentRangeStart w:id="466"/>
        <w:commentRangeStart w:id="467"/>
        <w:r>
          <w:rPr>
            <w:rFonts w:ascii="Times New Roman" w:eastAsiaTheme="minorHAnsi" w:hAnsi="Times New Roman"/>
            <w:sz w:val="24"/>
            <w:szCs w:val="24"/>
            <w:lang w:eastAsia="en-GB"/>
          </w:rPr>
          <w:t xml:space="preserve">We found that county temperature anomalies per state were strongly correlated with the direction of the state-summarised anomaly. </w:t>
        </w:r>
        <w:commentRangeEnd w:id="466"/>
        <w:r>
          <w:rPr>
            <w:rStyle w:val="CommentReference"/>
            <w:rFonts w:asciiTheme="minorHAnsi" w:eastAsiaTheme="minorHAnsi" w:hAnsiTheme="minorHAnsi" w:cstheme="minorBidi"/>
          </w:rPr>
          <w:commentReference w:id="466"/>
        </w:r>
        <w:commentRangeEnd w:id="467"/>
        <w:r>
          <w:rPr>
            <w:rStyle w:val="CommentReference"/>
            <w:rFonts w:asciiTheme="minorHAnsi" w:eastAsiaTheme="minorHAnsi" w:hAnsiTheme="minorHAnsi" w:cstheme="minorBidi"/>
          </w:rPr>
          <w:commentReference w:id="467"/>
        </w: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each respective state-month value over time to generate a temperature anomaly time series for each month in each state (Figure XX).</w:t>
        </w:r>
        <w:commentRangeEnd w:id="462"/>
        <w:r>
          <w:rPr>
            <w:rStyle w:val="CommentReference"/>
            <w:rFonts w:asciiTheme="minorHAnsi" w:eastAsiaTheme="minorHAnsi" w:hAnsiTheme="minorHAnsi" w:cstheme="minorBidi"/>
          </w:rPr>
          <w:commentReference w:id="462"/>
        </w:r>
        <w:commentRangeEnd w:id="463"/>
        <w:r>
          <w:rPr>
            <w:rStyle w:val="CommentReference"/>
            <w:rFonts w:asciiTheme="minorHAnsi" w:eastAsiaTheme="minorHAnsi" w:hAnsiTheme="minorHAnsi" w:cstheme="minorBidi"/>
          </w:rPr>
          <w:commentReference w:id="463"/>
        </w:r>
        <w:r>
          <w:rPr>
            <w:rFonts w:ascii="Times New Roman" w:eastAsiaTheme="minorHAnsi" w:hAnsi="Times New Roman"/>
            <w:sz w:val="24"/>
            <w:szCs w:val="24"/>
            <w:lang w:eastAsia="en-GB"/>
          </w:rPr>
          <w:t xml:space="preserve"> The temperature anomaly measures the extent that temperature experienced in a specific month, year and stateis warmer or cooler than the long-term average, to which the population of each state has acclimatised. </w:t>
        </w:r>
        <w:r>
          <w:rPr>
            <w:rFonts w:ascii="Times New Roman" w:eastAsiaTheme="minorHAnsi" w:hAnsi="Times New Roman"/>
            <w:sz w:val="24"/>
            <w:szCs w:val="24"/>
            <w:lang w:eastAsia="en-GB"/>
          </w:rPr>
          <w:t>These values can be different even for neighbouring months in the same state, and neighbouring states in the same month.</w:t>
        </w:r>
      </w:ins>
    </w:p>
    <w:p w14:paraId="38906820" w14:textId="77777777" w:rsidR="00FA3851" w:rsidRDefault="00FA3851" w:rsidP="00FA3851">
      <w:pPr>
        <w:spacing w:after="0" w:line="480" w:lineRule="auto"/>
        <w:jc w:val="both"/>
        <w:outlineLvl w:val="0"/>
        <w:rPr>
          <w:ins w:id="468" w:author="Parks, Robbie M" w:date="2018-12-05T11:39:00Z"/>
          <w:rFonts w:ascii="Times New Roman" w:hAnsi="Times New Roman"/>
          <w:sz w:val="24"/>
          <w:szCs w:val="24"/>
        </w:rPr>
      </w:pPr>
    </w:p>
    <w:p w14:paraId="16F76BE5" w14:textId="77777777" w:rsidR="00FA3851" w:rsidRDefault="00FA3851" w:rsidP="00FA3851">
      <w:pPr>
        <w:spacing w:after="0" w:line="480" w:lineRule="auto"/>
        <w:jc w:val="both"/>
        <w:outlineLvl w:val="0"/>
        <w:rPr>
          <w:ins w:id="469" w:author="Parks, Robbie M" w:date="2018-12-05T11:39:00Z"/>
          <w:rFonts w:ascii="Times New Roman" w:hAnsi="Times New Roman"/>
          <w:sz w:val="24"/>
          <w:szCs w:val="24"/>
        </w:rPr>
      </w:pPr>
      <w:commentRangeStart w:id="470"/>
      <w:ins w:id="471" w:author="Parks, Robbie M" w:date="2018-12-05T11:39:00Z">
        <w:r>
          <w:rPr>
            <w:rFonts w:ascii="Times New Roman" w:hAnsi="Times New Roman"/>
            <w:sz w:val="24"/>
            <w:szCs w:val="24"/>
          </w:rPr>
          <w:t xml:space="preserve">In addition temperature anomalies based on daily mean temperature we calculated in a similar way those for daily maximum, minimum or range of temperature. However, our results for these measures were similar to those from daily mean and are not presented here. Similarly, when including more than one temperature metric in the model (in addition to temperature anomalies of monthly means), such as standard deviation; heat wave measures, including the </w:t>
        </w:r>
        <w:r>
          <w:rPr>
            <w:rFonts w:ascii="Times New Roman" w:hAnsi="Times New Roman"/>
            <w:sz w:val="24"/>
            <w:szCs w:val="24"/>
          </w:rPr>
          <w:lastRenderedPageBreak/>
          <w:t>number of days in a month (adjusted for length of month) above the 90</w:t>
        </w:r>
        <w:r w:rsidRPr="00F0573E">
          <w:rPr>
            <w:rFonts w:ascii="Times New Roman" w:hAnsi="Times New Roman"/>
            <w:sz w:val="24"/>
            <w:szCs w:val="24"/>
            <w:vertAlign w:val="superscript"/>
          </w:rPr>
          <w:t>th</w:t>
        </w:r>
        <w:r>
          <w:rPr>
            <w:rFonts w:ascii="Times New Roman" w:hAnsi="Times New Roman"/>
            <w:sz w:val="24"/>
            <w:szCs w:val="24"/>
          </w:rPr>
          <w:t xml:space="preserve"> percentile or above an absolute threshold of 30</w:t>
        </w:r>
        <w:r w:rsidRPr="00F0573E">
          <w:rPr>
            <w:rFonts w:ascii="Times New Roman" w:hAnsi="Times New Roman"/>
            <w:sz w:val="24"/>
            <w:szCs w:val="24"/>
          </w:rPr>
          <w:t>°</w:t>
        </w:r>
        <w:r>
          <w:rPr>
            <w:rFonts w:ascii="Times New Roman" w:hAnsi="Times New Roman"/>
            <w:sz w:val="24"/>
            <w:szCs w:val="24"/>
          </w:rPr>
          <w:t>C; the additional deaths result remained similar to the single variable model, due to the collinearity of other measures with mean monthly temperature.</w:t>
        </w:r>
        <w:commentRangeEnd w:id="470"/>
        <w:r>
          <w:rPr>
            <w:rStyle w:val="CommentReference"/>
            <w:rFonts w:asciiTheme="minorHAnsi" w:eastAsiaTheme="minorHAnsi" w:hAnsiTheme="minorHAnsi" w:cstheme="minorBidi"/>
          </w:rPr>
          <w:commentReference w:id="470"/>
        </w:r>
      </w:ins>
    </w:p>
    <w:p w14:paraId="2CF2E29F" w14:textId="77777777" w:rsidR="00FA3851" w:rsidRPr="00636C9B" w:rsidRDefault="00FA3851" w:rsidP="00FA3851">
      <w:pPr>
        <w:spacing w:after="0" w:line="480" w:lineRule="auto"/>
        <w:jc w:val="both"/>
        <w:outlineLvl w:val="0"/>
        <w:rPr>
          <w:ins w:id="472" w:author="Parks, Robbie M" w:date="2018-12-05T11:39:00Z"/>
          <w:rFonts w:ascii="Times New Roman" w:hAnsi="Times New Roman"/>
          <w:sz w:val="24"/>
          <w:szCs w:val="24"/>
        </w:rPr>
      </w:pPr>
    </w:p>
    <w:p w14:paraId="7CECAA9A" w14:textId="77777777" w:rsidR="00FA3851" w:rsidRPr="00636C9B" w:rsidRDefault="00FA3851" w:rsidP="00FA3851">
      <w:pPr>
        <w:spacing w:after="0" w:line="480" w:lineRule="auto"/>
        <w:jc w:val="both"/>
        <w:outlineLvl w:val="0"/>
        <w:rPr>
          <w:ins w:id="473" w:author="Parks, Robbie M" w:date="2018-12-05T11:39:00Z"/>
          <w:rFonts w:ascii="Times New Roman" w:hAnsi="Times New Roman"/>
          <w:i/>
          <w:color w:val="000000" w:themeColor="text1"/>
          <w:sz w:val="24"/>
          <w:szCs w:val="24"/>
        </w:rPr>
      </w:pPr>
      <w:ins w:id="474" w:author="Parks, Robbie M" w:date="2018-12-05T11:39:00Z">
        <w:r>
          <w:rPr>
            <w:rFonts w:ascii="Times New Roman" w:hAnsi="Times New Roman"/>
            <w:i/>
            <w:color w:val="000000" w:themeColor="text1"/>
            <w:sz w:val="24"/>
            <w:szCs w:val="24"/>
          </w:rPr>
          <w:t>Statistical methods</w:t>
        </w:r>
      </w:ins>
    </w:p>
    <w:p w14:paraId="1E59C2AB" w14:textId="77777777" w:rsidR="00FA3851" w:rsidRDefault="00FA3851" w:rsidP="00FA3851">
      <w:pPr>
        <w:spacing w:after="0" w:line="480" w:lineRule="auto"/>
        <w:jc w:val="both"/>
        <w:outlineLvl w:val="0"/>
        <w:rPr>
          <w:ins w:id="475" w:author="Parks, Robbie M" w:date="2018-12-05T11:39:00Z"/>
          <w:rFonts w:ascii="Times New Roman" w:hAnsi="Times New Roman"/>
          <w:color w:val="000000" w:themeColor="text1"/>
          <w:sz w:val="24"/>
          <w:szCs w:val="24"/>
        </w:rPr>
      </w:pPr>
      <w:ins w:id="476"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commentRangeStart w:id="477"/>
        <w:commentRangeStart w:id="478"/>
        <w:r>
          <w:rPr>
            <w:rFonts w:ascii="Times New Roman" w:hAnsi="Times New Roman"/>
            <w:color w:val="000000" w:themeColor="text1"/>
            <w:sz w:val="24"/>
            <w:szCs w:val="24"/>
          </w:rPr>
          <w:t xml:space="preserve">anomalous temperature </w:t>
        </w:r>
        <w:commentRangeEnd w:id="477"/>
        <w:r>
          <w:rPr>
            <w:rStyle w:val="CommentReference"/>
            <w:rFonts w:asciiTheme="minorHAnsi" w:eastAsiaTheme="minorHAnsi" w:hAnsiTheme="minorHAnsi" w:cstheme="minorBidi"/>
          </w:rPr>
          <w:commentReference w:id="477"/>
        </w:r>
        <w:commentRangeEnd w:id="478"/>
        <w:r>
          <w:rPr>
            <w:rStyle w:val="CommentReference"/>
            <w:rFonts w:asciiTheme="minorHAnsi" w:eastAsiaTheme="minorHAnsi" w:hAnsiTheme="minorHAnsi" w:cstheme="minorBidi"/>
          </w:rPr>
          <w:commentReference w:id="478"/>
        </w:r>
        <w:r>
          <w:rPr>
            <w:rFonts w:ascii="Times New Roman" w:hAnsi="Times New Roman"/>
            <w:color w:val="000000" w:themeColor="text1"/>
            <w:sz w:val="24"/>
            <w:szCs w:val="24"/>
          </w:rPr>
          <w:t xml:space="preserve">on injury deaths rates. </w:t>
        </w:r>
        <w:commentRangeStart w:id="479"/>
        <w:r>
          <w:rPr>
            <w:rFonts w:ascii="Times New Roman" w:hAnsi="Times New Roman"/>
            <w:color w:val="000000" w:themeColor="text1"/>
            <w:sz w:val="24"/>
            <w:szCs w:val="24"/>
          </w:rPr>
          <w:t xml:space="preserve">The outcome was deaths from several types of injury, based on ICD9 (1980-1999) and ICD10 (1999-2016) (Table XX). </w:t>
        </w:r>
        <w:commentRangeEnd w:id="479"/>
        <w:r>
          <w:rPr>
            <w:rStyle w:val="CommentReference"/>
            <w:rFonts w:asciiTheme="minorHAnsi" w:eastAsiaTheme="minorHAnsi" w:hAnsiTheme="minorHAnsi" w:cstheme="minorBidi"/>
          </w:rPr>
          <w:commentReference w:id="479"/>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 as might their associations with temperature.</w:t>
        </w:r>
      </w:ins>
    </w:p>
    <w:p w14:paraId="748DE32C" w14:textId="77777777" w:rsidR="00FA3851" w:rsidRDefault="00FA3851" w:rsidP="00FA3851">
      <w:pPr>
        <w:spacing w:after="0" w:line="480" w:lineRule="auto"/>
        <w:jc w:val="both"/>
        <w:outlineLvl w:val="0"/>
        <w:rPr>
          <w:ins w:id="480" w:author="Parks, Robbie M" w:date="2018-12-05T11:39:00Z"/>
          <w:rFonts w:ascii="Times New Roman" w:hAnsi="Times New Roman"/>
          <w:color w:val="000000" w:themeColor="text1"/>
          <w:sz w:val="24"/>
          <w:szCs w:val="24"/>
        </w:rPr>
      </w:pPr>
    </w:p>
    <w:p w14:paraId="02511303" w14:textId="77777777" w:rsidR="00FA3851" w:rsidRDefault="00FA3851" w:rsidP="00FA3851">
      <w:pPr>
        <w:spacing w:after="0" w:line="480" w:lineRule="auto"/>
        <w:jc w:val="both"/>
        <w:outlineLvl w:val="0"/>
        <w:rPr>
          <w:ins w:id="481" w:author="Parks, Robbie M" w:date="2018-12-05T11:39:00Z"/>
          <w:rFonts w:ascii="Times New Roman" w:hAnsi="Times New Roman"/>
          <w:color w:val="000000" w:themeColor="text1"/>
          <w:sz w:val="24"/>
          <w:szCs w:val="24"/>
        </w:rPr>
      </w:pPr>
      <w:commentRangeStart w:id="482"/>
      <w:ins w:id="483"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7B530FA9" w14:textId="77777777" w:rsidR="00FA3851" w:rsidRDefault="00FA3851" w:rsidP="00FA3851">
      <w:pPr>
        <w:spacing w:after="0" w:line="480" w:lineRule="auto"/>
        <w:jc w:val="both"/>
        <w:outlineLvl w:val="0"/>
        <w:rPr>
          <w:ins w:id="484" w:author="Parks, Robbie M" w:date="2018-12-05T11:39:00Z"/>
          <w:rFonts w:ascii="Times New Roman" w:hAnsi="Times New Roman"/>
          <w:color w:val="000000" w:themeColor="text1"/>
          <w:sz w:val="24"/>
          <w:szCs w:val="24"/>
        </w:rPr>
      </w:pPr>
    </w:p>
    <w:p w14:paraId="3C8CC1BB" w14:textId="77777777" w:rsidR="00FA3851" w:rsidRDefault="00FA3851" w:rsidP="00FA3851">
      <w:pPr>
        <w:pStyle w:val="SMSubheading"/>
        <w:spacing w:line="480" w:lineRule="auto"/>
        <w:ind w:firstLine="720"/>
        <w:jc w:val="both"/>
        <w:rPr>
          <w:ins w:id="485" w:author="Parks, Robbie M" w:date="2018-12-05T11:39:00Z"/>
          <w:u w:val="none"/>
        </w:rPr>
      </w:pPr>
      <w:ins w:id="486" w:author="Parks, Robbie M" w:date="2018-12-05T11:39: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7EF0ECBC" w14:textId="77777777" w:rsidR="00FA3851" w:rsidRDefault="00FA3851" w:rsidP="00FA3851">
      <w:pPr>
        <w:spacing w:after="0" w:line="480" w:lineRule="auto"/>
        <w:jc w:val="both"/>
        <w:outlineLvl w:val="0"/>
        <w:rPr>
          <w:ins w:id="487" w:author="Parks, Robbie M" w:date="2018-12-05T11:39:00Z"/>
          <w:rFonts w:ascii="Times New Roman" w:hAnsi="Times New Roman"/>
          <w:color w:val="000000" w:themeColor="text1"/>
          <w:sz w:val="24"/>
          <w:szCs w:val="24"/>
        </w:rPr>
      </w:pPr>
    </w:p>
    <w:p w14:paraId="7BB6E546" w14:textId="77777777" w:rsidR="00FA3851" w:rsidRDefault="00FA3851" w:rsidP="00FA3851">
      <w:pPr>
        <w:spacing w:after="0" w:line="480" w:lineRule="auto"/>
        <w:jc w:val="both"/>
        <w:outlineLvl w:val="0"/>
        <w:rPr>
          <w:ins w:id="488" w:author="Parks, Robbie M" w:date="2018-12-05T11:39:00Z"/>
          <w:rFonts w:ascii="Times New Roman" w:hAnsi="Times New Roman"/>
          <w:color w:val="000000" w:themeColor="text1"/>
          <w:sz w:val="24"/>
          <w:szCs w:val="24"/>
        </w:rPr>
      </w:pPr>
      <w:ins w:id="489" w:author="Parks, Robbie M" w:date="2018-12-05T11:39:00Z">
        <w:r>
          <w:rPr>
            <w:rFonts w:ascii="Times New Roman" w:hAnsi="Times New Roman"/>
            <w:color w:val="000000" w:themeColor="text1"/>
            <w:sz w:val="24"/>
            <w:szCs w:val="24"/>
          </w:rPr>
          <w:t>In the model, log-transformed death rates were modelled as a sum of components that depend on time (month-year), location (state) of death, month of year and temperature. The mathematical representation of the model is given below:</w:t>
        </w:r>
      </w:ins>
    </w:p>
    <w:p w14:paraId="3286ADBC" w14:textId="77777777" w:rsidR="00FA3851" w:rsidRDefault="00FA3851" w:rsidP="00FA3851">
      <w:pPr>
        <w:spacing w:after="0" w:line="480" w:lineRule="auto"/>
        <w:jc w:val="both"/>
        <w:outlineLvl w:val="0"/>
        <w:rPr>
          <w:ins w:id="490" w:author="Parks, Robbie M" w:date="2018-12-05T11:39:00Z"/>
          <w:rFonts w:ascii="Times New Roman" w:hAnsi="Times New Roman"/>
          <w:color w:val="000000" w:themeColor="text1"/>
          <w:sz w:val="24"/>
          <w:szCs w:val="24"/>
        </w:rPr>
      </w:pPr>
    </w:p>
    <w:p w14:paraId="73C3D026" w14:textId="77777777" w:rsidR="00FA3851" w:rsidRPr="000250EE" w:rsidRDefault="00FA3851" w:rsidP="00FA3851">
      <w:pPr>
        <w:spacing w:after="0" w:line="360" w:lineRule="auto"/>
        <w:jc w:val="both"/>
        <w:outlineLvl w:val="0"/>
        <w:rPr>
          <w:ins w:id="491" w:author="Parks, Robbie M" w:date="2018-12-05T11:39:00Z"/>
          <w:rFonts w:ascii="Times New Roman" w:hAnsi="Times New Roman"/>
          <w:sz w:val="24"/>
          <w:szCs w:val="24"/>
        </w:rPr>
      </w:pPr>
      <w:ins w:id="492" w:author="Parks, Robbie M" w:date="2018-12-05T11:39:00Z">
        <w:r w:rsidRPr="000250EE">
          <w:rPr>
            <w:rFonts w:ascii="Times New Roman" w:hAnsi="Times New Roman"/>
            <w:sz w:val="24"/>
            <w:szCs w:val="24"/>
          </w:rPr>
          <w:t>log(death rates</w:t>
        </w:r>
        <w:r w:rsidRPr="000250EE">
          <w:rPr>
            <w:rFonts w:ascii="Times New Roman" w:hAnsi="Times New Roman"/>
            <w:sz w:val="24"/>
            <w:szCs w:val="24"/>
            <w:vertAlign w:val="subscript"/>
          </w:rPr>
          <w:t>state-year</w:t>
        </w:r>
        <w:r w:rsidRPr="000250EE">
          <w:rPr>
            <w:rFonts w:ascii="Times New Roman" w:hAnsi="Times New Roman"/>
            <w:sz w:val="24"/>
            <w:szCs w:val="24"/>
          </w:rPr>
          <w:t xml:space="preserve">) = </w:t>
        </w:r>
        <w:r w:rsidRPr="000250EE">
          <w:rPr>
            <w:rFonts w:ascii="Times New Roman" w:hAnsi="Times New Roman"/>
            <w:sz w:val="24"/>
            <w:szCs w:val="24"/>
          </w:rPr>
          <w:tab/>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·(month-year) +</w:t>
        </w:r>
      </w:ins>
    </w:p>
    <w:p w14:paraId="3A152D41" w14:textId="77777777" w:rsidR="00FA3851" w:rsidRPr="000250EE" w:rsidRDefault="00FA3851" w:rsidP="00FA3851">
      <w:pPr>
        <w:spacing w:after="0" w:line="360" w:lineRule="auto"/>
        <w:jc w:val="both"/>
        <w:outlineLvl w:val="0"/>
        <w:rPr>
          <w:ins w:id="493" w:author="Parks, Robbie M" w:date="2018-12-05T11:39:00Z"/>
          <w:rFonts w:ascii="Times New Roman" w:hAnsi="Times New Roman"/>
          <w:sz w:val="24"/>
          <w:szCs w:val="24"/>
        </w:rPr>
      </w:pPr>
      <w:ins w:id="494" w:author="Parks, Robbie M" w:date="2018-12-05T11:39: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state </w:t>
        </w:r>
        <w:r w:rsidRPr="000250EE">
          <w:rPr>
            <w:rFonts w:ascii="Times New Roman" w:hAnsi="Times New Roman"/>
            <w:sz w:val="24"/>
            <w:szCs w:val="24"/>
          </w:rPr>
          <w:t>+ β</w:t>
        </w:r>
        <w:r w:rsidRPr="000250EE">
          <w:rPr>
            <w:rFonts w:ascii="Times New Roman" w:hAnsi="Times New Roman"/>
            <w:sz w:val="24"/>
            <w:szCs w:val="24"/>
            <w:vertAlign w:val="subscript"/>
          </w:rPr>
          <w:t>state</w:t>
        </w:r>
        <w:r w:rsidRPr="000250EE">
          <w:rPr>
            <w:rFonts w:ascii="Times New Roman" w:hAnsi="Times New Roman"/>
            <w:sz w:val="24"/>
            <w:szCs w:val="24"/>
          </w:rPr>
          <w:t>·(month-year) +</w:t>
        </w:r>
      </w:ins>
    </w:p>
    <w:p w14:paraId="5975DC5F" w14:textId="77777777" w:rsidR="00FA3851" w:rsidRPr="000250EE" w:rsidRDefault="00FA3851" w:rsidP="00FA3851">
      <w:pPr>
        <w:spacing w:after="0" w:line="360" w:lineRule="auto"/>
        <w:jc w:val="both"/>
        <w:outlineLvl w:val="0"/>
        <w:rPr>
          <w:ins w:id="495" w:author="Parks, Robbie M" w:date="2018-12-05T11:39:00Z"/>
          <w:rFonts w:ascii="Times New Roman" w:hAnsi="Times New Roman"/>
          <w:sz w:val="24"/>
          <w:szCs w:val="24"/>
        </w:rPr>
      </w:pPr>
      <w:ins w:id="496"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 +</w:t>
        </w:r>
      </w:ins>
    </w:p>
    <w:p w14:paraId="19940679" w14:textId="77777777" w:rsidR="00FA3851" w:rsidRPr="000250EE" w:rsidRDefault="00FA3851" w:rsidP="00FA3851">
      <w:pPr>
        <w:spacing w:after="0" w:line="240" w:lineRule="auto"/>
        <w:jc w:val="both"/>
        <w:outlineLvl w:val="0"/>
        <w:rPr>
          <w:ins w:id="497" w:author="Parks, Robbie M" w:date="2018-12-05T11:39:00Z"/>
          <w:rFonts w:ascii="Times New Roman" w:hAnsi="Times New Roman"/>
          <w:sz w:val="24"/>
          <w:szCs w:val="24"/>
        </w:rPr>
      </w:pPr>
      <w:ins w:id="498"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ν</w:t>
        </w:r>
        <w:r w:rsidRPr="000250EE">
          <w:rPr>
            <w:rFonts w:ascii="Times New Roman" w:hAnsi="Times New Roman"/>
            <w:sz w:val="24"/>
            <w:szCs w:val="24"/>
            <w:vertAlign w:val="subscript"/>
          </w:rPr>
          <w:t xml:space="preserve">month-year </w:t>
        </w:r>
        <w:r w:rsidRPr="000250EE">
          <w:rPr>
            <w:rFonts w:ascii="Times New Roman" w:hAnsi="Times New Roman"/>
            <w:sz w:val="24"/>
            <w:szCs w:val="24"/>
          </w:rPr>
          <w:t>+</w:t>
        </w:r>
      </w:ins>
    </w:p>
    <w:p w14:paraId="5EC92141" w14:textId="77777777" w:rsidR="00FA3851" w:rsidRPr="000250EE" w:rsidRDefault="00FA3851" w:rsidP="00FA3851">
      <w:pPr>
        <w:pStyle w:val="SMHeading"/>
        <w:jc w:val="both"/>
        <w:rPr>
          <w:ins w:id="499" w:author="Parks, Robbie M" w:date="2018-12-05T11:39:00Z"/>
          <w:b w:val="0"/>
        </w:rPr>
      </w:pPr>
      <w:ins w:id="500" w:author="Parks, Robbie M" w:date="2018-12-05T11:39:00Z">
        <w:r w:rsidRPr="000250EE">
          <w:rPr>
            <w:vertAlign w:val="subscript"/>
          </w:rPr>
          <w:lastRenderedPageBreak/>
          <w:tab/>
        </w:r>
        <w:r w:rsidRPr="000250EE">
          <w:rPr>
            <w:vertAlign w:val="subscript"/>
          </w:rPr>
          <w:tab/>
        </w:r>
        <w:r w:rsidRPr="000250EE">
          <w:rPr>
            <w:vertAlign w:val="subscript"/>
          </w:rPr>
          <w:tab/>
        </w:r>
        <w:r w:rsidRPr="000250EE">
          <w:rPr>
            <w:vertAlign w:val="subscript"/>
          </w:rPr>
          <w:tab/>
        </w:r>
        <w:r w:rsidRPr="0015113F">
          <w:t>ɛ</w:t>
        </w:r>
        <w:r w:rsidRPr="0015113F">
          <w:rPr>
            <w:vertAlign w:val="subscript"/>
          </w:rPr>
          <w:t>state-month-year</w:t>
        </w:r>
        <w:r w:rsidRPr="000250EE">
          <w:rPr>
            <w:b w:val="0"/>
          </w:rPr>
          <w:t xml:space="preserve"> +</w:t>
        </w:r>
      </w:ins>
    </w:p>
    <w:p w14:paraId="650D9786" w14:textId="77777777" w:rsidR="00FA3851" w:rsidRPr="0015113F" w:rsidRDefault="00FA3851" w:rsidP="00FA3851">
      <w:pPr>
        <w:pStyle w:val="SMHeading"/>
        <w:ind w:left="2160" w:firstLine="720"/>
        <w:jc w:val="both"/>
        <w:rPr>
          <w:ins w:id="501" w:author="Parks, Robbie M" w:date="2018-12-05T11:39:00Z"/>
        </w:rPr>
      </w:pPr>
      <w:commentRangeStart w:id="502"/>
      <w:ins w:id="503" w:author="Parks, Robbie M" w:date="2018-12-05T11:39:00Z">
        <w:r w:rsidRPr="000250EE">
          <w:rPr>
            <w:b w:val="0"/>
          </w:rPr>
          <w:t>γ</w:t>
        </w:r>
        <w:r w:rsidRPr="000250EE">
          <w:rPr>
            <w:b w:val="0"/>
            <w:vertAlign w:val="subscript"/>
          </w:rPr>
          <w:t>month</w:t>
        </w:r>
        <w:r w:rsidRPr="000250EE">
          <w:rPr>
            <w:b w:val="0"/>
          </w:rPr>
          <w:t>·Anomaly</w:t>
        </w:r>
        <w:r w:rsidRPr="000250EE">
          <w:rPr>
            <w:b w:val="0"/>
            <w:vertAlign w:val="subscript"/>
          </w:rPr>
          <w:t xml:space="preserve">state-month </w:t>
        </w:r>
        <w:commentRangeEnd w:id="502"/>
        <w:r w:rsidRPr="000250EE">
          <w:rPr>
            <w:rStyle w:val="CommentReference"/>
            <w:rFonts w:asciiTheme="minorHAnsi" w:eastAsiaTheme="minorHAnsi" w:hAnsiTheme="minorHAnsi" w:cstheme="minorBidi"/>
            <w:b w:val="0"/>
            <w:bCs w:val="0"/>
            <w:kern w:val="0"/>
            <w:sz w:val="24"/>
            <w:szCs w:val="24"/>
            <w:lang w:val="en-GB"/>
          </w:rPr>
          <w:commentReference w:id="502"/>
        </w:r>
      </w:ins>
    </w:p>
    <w:p w14:paraId="557AD282" w14:textId="77777777" w:rsidR="00FA3851" w:rsidRPr="00843ACB" w:rsidRDefault="00FA3851" w:rsidP="00FA3851">
      <w:pPr>
        <w:spacing w:after="0" w:line="360" w:lineRule="auto"/>
        <w:jc w:val="both"/>
        <w:outlineLvl w:val="0"/>
        <w:rPr>
          <w:ins w:id="504" w:author="Parks, Robbie M" w:date="2018-12-05T11:39:00Z"/>
          <w:rFonts w:ascii="Times New Roman" w:hAnsi="Times New Roman"/>
          <w:vertAlign w:val="subscript"/>
        </w:rPr>
      </w:pPr>
      <w:ins w:id="505" w:author="Parks, Robbie M" w:date="2018-12-05T11:39: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63EAB578" w14:textId="77777777" w:rsidR="00FA3851" w:rsidRPr="00C1578A" w:rsidRDefault="00FA3851" w:rsidP="00FA3851">
      <w:pPr>
        <w:spacing w:after="0" w:line="480" w:lineRule="auto"/>
        <w:jc w:val="both"/>
        <w:outlineLvl w:val="0"/>
        <w:rPr>
          <w:ins w:id="506"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507" w:author="Parks, Robbie M" w:date="2018-12-05T11:39:00Z"/>
          <w:rFonts w:ascii="Times New Roman" w:hAnsi="Times New Roman"/>
          <w:color w:val="000000" w:themeColor="text1"/>
          <w:sz w:val="24"/>
          <w:szCs w:val="24"/>
        </w:rPr>
      </w:pPr>
      <w:ins w:id="508" w:author="Parks, Robbie M" w:date="2018-12-05T11:39:00Z">
        <w:r w:rsidRPr="00843ACB">
          <w:rPr>
            <w:rFonts w:ascii="Times New Roman" w:hAnsi="Times New Roman"/>
            <w:sz w:val="24"/>
            <w:szCs w:val="24"/>
          </w:rPr>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509" w:author="Parks, Robbie M" w:date="2018-12-05T11:39:00Z"/>
          <w:rFonts w:ascii="Times New Roman" w:hAnsi="Times New Roman"/>
          <w:color w:val="000000" w:themeColor="text1"/>
          <w:sz w:val="24"/>
          <w:szCs w:val="24"/>
        </w:rPr>
      </w:pPr>
    </w:p>
    <w:p w14:paraId="572C4B8F" w14:textId="290E0358" w:rsidR="00FA3851" w:rsidRPr="00636C9B" w:rsidRDefault="00FA3851" w:rsidP="00FA3851">
      <w:pPr>
        <w:spacing w:after="0" w:line="480" w:lineRule="auto"/>
        <w:jc w:val="both"/>
        <w:outlineLvl w:val="0"/>
        <w:rPr>
          <w:ins w:id="510" w:author="Parks, Robbie M" w:date="2018-12-05T11:39:00Z"/>
          <w:rFonts w:ascii="Times New Roman" w:hAnsi="Times New Roman"/>
          <w:color w:val="000000" w:themeColor="text1"/>
          <w:sz w:val="24"/>
          <w:szCs w:val="24"/>
        </w:rPr>
      </w:pPr>
      <w:ins w:id="511"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9B623E">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49&lt;/sup&gt;","plainTextFormattedCitation":"49","previouslyFormattedCitation":"&lt;sup&gt;19&lt;/sup&gt;"},"properties":{"noteIndex":0},"schema":"https://github.com/citation-style-language/schema/raw/master/csl-citation.json"}</w:instrText>
      </w:r>
      <w:ins w:id="512" w:author="Parks, Robbie M" w:date="2018-12-05T11:39:00Z">
        <w:r>
          <w:rPr>
            <w:rFonts w:ascii="Times New Roman" w:hAnsi="Times New Roman"/>
            <w:sz w:val="24"/>
            <w:szCs w:val="24"/>
          </w:rPr>
          <w:fldChar w:fldCharType="separate"/>
        </w:r>
      </w:ins>
      <w:r w:rsidR="009B623E" w:rsidRPr="009B623E">
        <w:rPr>
          <w:rFonts w:ascii="Times New Roman" w:hAnsi="Times New Roman"/>
          <w:noProof/>
          <w:sz w:val="24"/>
          <w:szCs w:val="24"/>
          <w:vertAlign w:val="superscript"/>
        </w:rPr>
        <w:t>49</w:t>
      </w:r>
      <w:ins w:id="513"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w:t>
        </w:r>
        <w:commentRangeStart w:id="514"/>
        <w:commentRangeStart w:id="515"/>
        <w:commentRangeStart w:id="516"/>
        <w:r w:rsidRPr="00636C9B">
          <w:rPr>
            <w:rFonts w:ascii="Times New Roman" w:hAnsi="Times New Roman"/>
            <w:color w:val="000000" w:themeColor="text1"/>
            <w:sz w:val="24"/>
            <w:szCs w:val="24"/>
          </w:rPr>
          <w:t>January</w:t>
        </w:r>
        <w:commentRangeEnd w:id="515"/>
        <w:r>
          <w:rPr>
            <w:rStyle w:val="CommentReference"/>
            <w:rFonts w:asciiTheme="minorHAnsi" w:eastAsiaTheme="minorHAnsi" w:hAnsiTheme="minorHAnsi" w:cstheme="minorBidi"/>
          </w:rPr>
          <w:commentReference w:id="514"/>
        </w:r>
        <w:commentRangeEnd w:id="514"/>
        <w:r>
          <w:rPr>
            <w:rStyle w:val="CommentReference"/>
            <w:rFonts w:asciiTheme="minorHAnsi" w:eastAsiaTheme="minorHAnsi" w:hAnsiTheme="minorHAnsi" w:cstheme="minorBidi"/>
          </w:rPr>
          <w:commentReference w:id="515"/>
        </w:r>
        <w:commentRangeEnd w:id="516"/>
        <w:r>
          <w:rPr>
            <w:rStyle w:val="CommentReference"/>
            <w:rFonts w:asciiTheme="minorHAnsi" w:eastAsiaTheme="minorHAnsi" w:hAnsiTheme="minorHAnsi" w:cstheme="minorBidi"/>
          </w:rPr>
          <w:commentReference w:id="516"/>
        </w:r>
        <w:r w:rsidRPr="00636C9B">
          <w:rPr>
            <w:rFonts w:ascii="Times New Roman" w:hAnsi="Times New Roman"/>
            <w:color w:val="000000" w:themeColor="text1"/>
            <w:sz w:val="24"/>
            <w:szCs w:val="24"/>
          </w:rPr>
          <w:t xml:space="preserve">. </w:t>
        </w:r>
      </w:ins>
    </w:p>
    <w:p w14:paraId="595B8DE8" w14:textId="77777777" w:rsidR="00FA3851" w:rsidRPr="00636C9B" w:rsidRDefault="00FA3851" w:rsidP="00FA3851">
      <w:pPr>
        <w:spacing w:after="0" w:line="480" w:lineRule="auto"/>
        <w:jc w:val="both"/>
        <w:outlineLvl w:val="0"/>
        <w:rPr>
          <w:ins w:id="517" w:author="Parks, Robbie M" w:date="2018-12-05T11:39:00Z"/>
          <w:rFonts w:ascii="Times New Roman" w:hAnsi="Times New Roman"/>
          <w:color w:val="000000" w:themeColor="text1"/>
          <w:sz w:val="24"/>
          <w:szCs w:val="24"/>
        </w:rPr>
      </w:pPr>
    </w:p>
    <w:p w14:paraId="285FD8C5" w14:textId="73F3028E" w:rsidR="00FA3851" w:rsidRDefault="00FA3851" w:rsidP="00FA3851">
      <w:pPr>
        <w:spacing w:after="0" w:line="480" w:lineRule="auto"/>
        <w:jc w:val="both"/>
        <w:outlineLvl w:val="0"/>
        <w:rPr>
          <w:ins w:id="518" w:author="Parks, Robbie M" w:date="2018-12-05T11:39:00Z"/>
          <w:rFonts w:ascii="Times New Roman" w:hAnsi="Times New Roman"/>
          <w:color w:val="000000" w:themeColor="text1"/>
          <w:sz w:val="24"/>
          <w:szCs w:val="24"/>
        </w:rPr>
      </w:pPr>
      <w:ins w:id="519" w:author="Parks, Robbie M" w:date="2018-12-05T11:39:00Z">
        <w:r>
          <w:rPr>
            <w:rFonts w:ascii="Times New Roman" w:hAnsi="Times New Roman"/>
            <w:color w:val="000000" w:themeColor="text1"/>
            <w:sz w:val="24"/>
            <w:szCs w:val="24"/>
          </w:rPr>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9B623E">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50&lt;/sup&gt;","plainTextFormattedCitation":"50","previouslyFormattedCitation":"&lt;sup&gt;20&lt;/sup&gt;"},"properties":{"noteIndex":0},"schema":"https://github.com/citation-style-language/schema/raw/master/csl-citation.json"}</w:instrText>
      </w:r>
      <w:ins w:id="520" w:author="Parks, Robbie M" w:date="2018-12-05T11:39:00Z">
        <w:r w:rsidRPr="00636C9B">
          <w:rPr>
            <w:rFonts w:ascii="Times New Roman" w:hAnsi="Times New Roman"/>
            <w:color w:val="000000" w:themeColor="text1"/>
            <w:sz w:val="24"/>
            <w:szCs w:val="24"/>
          </w:rPr>
          <w:fldChar w:fldCharType="separate"/>
        </w:r>
      </w:ins>
      <w:r w:rsidR="009B623E" w:rsidRPr="009B623E">
        <w:rPr>
          <w:rFonts w:ascii="Times New Roman" w:hAnsi="Times New Roman"/>
          <w:noProof/>
          <w:color w:val="000000" w:themeColor="text1"/>
          <w:sz w:val="24"/>
          <w:szCs w:val="24"/>
          <w:vertAlign w:val="superscript"/>
        </w:rPr>
        <w:t>50</w:t>
      </w:r>
      <w:ins w:id="521"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522"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523" w:author="Parks, Robbie M" w:date="2018-12-05T11:39:00Z"/>
          <w:rFonts w:ascii="Times New Roman" w:hAnsi="Times New Roman"/>
          <w:color w:val="000000" w:themeColor="text1"/>
          <w:sz w:val="24"/>
          <w:szCs w:val="24"/>
          <w:lang w:val="en-US"/>
        </w:rPr>
      </w:pPr>
      <w:ins w:id="524" w:author="Parks, Robbie M" w:date="2018-12-05T11:39: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525" w:author="Parks, Robbie M" w:date="2018-12-05T11:39:00Z"/>
          <w:rFonts w:ascii="Times New Roman" w:hAnsi="Times New Roman"/>
          <w:color w:val="000000" w:themeColor="text1"/>
          <w:sz w:val="24"/>
          <w:szCs w:val="24"/>
        </w:rPr>
      </w:pPr>
    </w:p>
    <w:p w14:paraId="1352F7C4" w14:textId="77777777" w:rsidR="00FA3851" w:rsidRPr="00284EE0" w:rsidRDefault="00FA3851" w:rsidP="00FA3851">
      <w:pPr>
        <w:spacing w:after="0" w:line="480" w:lineRule="auto"/>
        <w:jc w:val="both"/>
        <w:outlineLvl w:val="0"/>
        <w:rPr>
          <w:ins w:id="526" w:author="Parks, Robbie M" w:date="2018-12-05T11:39:00Z"/>
          <w:rFonts w:ascii="Times New Roman" w:hAnsi="Times New Roman"/>
          <w:color w:val="000000" w:themeColor="text1"/>
          <w:sz w:val="24"/>
          <w:szCs w:val="24"/>
        </w:rPr>
      </w:pPr>
      <w:ins w:id="527"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γ</w:t>
        </w:r>
        <w:r w:rsidRPr="00277948">
          <w:rPr>
            <w:rFonts w:ascii="Times New Roman" w:hAnsi="Times New Roman"/>
            <w:sz w:val="24"/>
            <w:szCs w:val="24"/>
            <w:vertAlign w:val="subscript"/>
          </w:rPr>
          <w:t>month</w:t>
        </w:r>
        <w:r w:rsidRPr="00843ACB">
          <w:rPr>
            <w:rFonts w:ascii="Times New Roman" w:hAnsi="Times New Roman"/>
            <w:sz w:val="24"/>
            <w:szCs w:val="24"/>
          </w:rPr>
          <w:t xml:space="preserve"> representing the logarithm of the rate ratio per 1°C increase in monthly anomaly</w:t>
        </w:r>
        <w:r>
          <w:rPr>
            <w:rFonts w:ascii="Times New Roman" w:hAnsi="Times New Roman"/>
            <w:sz w:val="24"/>
            <w:szCs w:val="24"/>
          </w:rPr>
          <w:t xml:space="preserve"> by month</w:t>
        </w:r>
        <w:r w:rsidRPr="00284EE0">
          <w:rPr>
            <w:rFonts w:ascii="Times New Roman" w:hAnsi="Times New Roman"/>
            <w:color w:val="000000" w:themeColor="text1"/>
            <w:sz w:val="24"/>
            <w:szCs w:val="24"/>
          </w:rPr>
          <w:t>. We used a cyclic random walk structure for the anomaly terms, allowing December to neighbour January.</w:t>
        </w:r>
        <w:commentRangeEnd w:id="482"/>
        <w:r>
          <w:rPr>
            <w:rStyle w:val="CommentReference"/>
            <w:rFonts w:asciiTheme="minorHAnsi" w:eastAsiaTheme="minorHAnsi" w:hAnsiTheme="minorHAnsi" w:cstheme="minorBidi"/>
          </w:rPr>
          <w:commentReference w:id="482"/>
        </w:r>
      </w:ins>
    </w:p>
    <w:p w14:paraId="70F7C91B" w14:textId="77777777" w:rsidR="00FA3851" w:rsidRDefault="00FA3851" w:rsidP="00FA3851">
      <w:pPr>
        <w:spacing w:after="0" w:line="480" w:lineRule="auto"/>
        <w:jc w:val="both"/>
        <w:outlineLvl w:val="0"/>
        <w:rPr>
          <w:ins w:id="528" w:author="Parks, Robbie M" w:date="2018-12-05T11:39:00Z"/>
          <w:rFonts w:ascii="Times New Roman" w:hAnsi="Times New Roman"/>
          <w:color w:val="000000" w:themeColor="text1"/>
          <w:sz w:val="24"/>
          <w:szCs w:val="24"/>
        </w:rPr>
      </w:pPr>
    </w:p>
    <w:p w14:paraId="6CEB05C5" w14:textId="77777777" w:rsidR="00FA3851" w:rsidRDefault="00FA3851" w:rsidP="00FA3851">
      <w:pPr>
        <w:spacing w:after="0" w:line="480" w:lineRule="auto"/>
        <w:jc w:val="both"/>
        <w:outlineLvl w:val="0"/>
        <w:rPr>
          <w:ins w:id="529" w:author="Parks, Robbie M" w:date="2018-12-05T11:39:00Z"/>
          <w:rFonts w:ascii="Times New Roman" w:hAnsi="Times New Roman"/>
          <w:sz w:val="24"/>
          <w:szCs w:val="24"/>
        </w:rPr>
      </w:pPr>
      <w:commentRangeStart w:id="530"/>
      <w:commentRangeStart w:id="531"/>
      <w:ins w:id="532" w:author="Parks, Robbie M" w:date="2018-12-05T11:39:00Z">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instrText>
        </w:r>
        <w:r>
          <w:rPr>
            <w:rFonts w:ascii="Times New Roman" w:hAnsi="Times New Roman"/>
            <w:sz w:val="24"/>
            <w:szCs w:val="24"/>
          </w:rPr>
          <w:fldChar w:fldCharType="separate"/>
        </w:r>
        <w:r w:rsidRPr="0035337E">
          <w:rPr>
            <w:rFonts w:ascii="Times New Roman" w:hAnsi="Times New Roman"/>
            <w:noProof/>
            <w:sz w:val="24"/>
            <w:szCs w:val="24"/>
            <w:vertAlign w:val="superscript"/>
          </w:rPr>
          <w:t>11</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commentRangeEnd w:id="530"/>
        <w:r>
          <w:rPr>
            <w:rStyle w:val="CommentReference"/>
            <w:rFonts w:asciiTheme="minorHAnsi" w:eastAsiaTheme="minorHAnsi" w:hAnsiTheme="minorHAnsi" w:cstheme="minorBidi"/>
          </w:rPr>
          <w:commentReference w:id="530"/>
        </w:r>
        <w:commentRangeEnd w:id="531"/>
        <w:r>
          <w:rPr>
            <w:rStyle w:val="CommentReference"/>
            <w:rFonts w:asciiTheme="minorHAnsi" w:eastAsiaTheme="minorHAnsi" w:hAnsiTheme="minorHAnsi" w:cstheme="minorBidi"/>
          </w:rPr>
          <w:commentReference w:id="531"/>
        </w:r>
      </w:ins>
    </w:p>
    <w:p w14:paraId="0F49453D" w14:textId="77777777" w:rsidR="00FA3851" w:rsidRPr="00636C9B" w:rsidRDefault="00FA3851" w:rsidP="00FA3851">
      <w:pPr>
        <w:spacing w:after="0" w:line="480" w:lineRule="auto"/>
        <w:jc w:val="both"/>
        <w:outlineLvl w:val="0"/>
        <w:rPr>
          <w:ins w:id="533" w:author="Parks, Robbie M" w:date="2018-12-05T11:39:00Z"/>
          <w:rFonts w:ascii="Times New Roman" w:hAnsi="Times New Roman"/>
          <w:color w:val="000000" w:themeColor="text1"/>
          <w:sz w:val="24"/>
          <w:szCs w:val="24"/>
        </w:rPr>
      </w:pPr>
    </w:p>
    <w:p w14:paraId="08F1F394" w14:textId="2EF90848" w:rsidR="00FA3851" w:rsidRPr="00843ACB" w:rsidRDefault="00FA3851" w:rsidP="00FA3851">
      <w:pPr>
        <w:spacing w:after="0" w:line="480" w:lineRule="auto"/>
        <w:jc w:val="both"/>
        <w:outlineLvl w:val="0"/>
        <w:rPr>
          <w:ins w:id="534" w:author="Parks, Robbie M" w:date="2018-12-05T11:39:00Z"/>
          <w:rFonts w:ascii="Times New Roman" w:hAnsi="Times New Roman"/>
          <w:color w:val="000000" w:themeColor="text1"/>
          <w:sz w:val="24"/>
          <w:szCs w:val="24"/>
          <w:lang w:val="en-US"/>
        </w:rPr>
      </w:pPr>
      <w:commentRangeStart w:id="535"/>
      <w:ins w:id="536" w:author="Parks, Robbie M" w:date="2018-12-05T11:39:00Z">
        <w:r w:rsidRPr="00636C9B">
          <w:rPr>
            <w:rFonts w:ascii="Times New Roman" w:hAnsi="Times New Roman"/>
            <w:color w:val="000000" w:themeColor="text1"/>
            <w:sz w:val="24"/>
            <w:szCs w:val="24"/>
          </w:rPr>
          <w:t xml:space="preserve">We ran </w:t>
        </w:r>
        <w:r>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commentRangeEnd w:id="535"/>
        <w:r>
          <w:rPr>
            <w:rStyle w:val="CommentReference"/>
            <w:rFonts w:asciiTheme="minorHAnsi" w:eastAsiaTheme="minorHAnsi" w:hAnsiTheme="minorHAnsi" w:cstheme="minorBidi"/>
          </w:rPr>
          <w:commentReference w:id="535"/>
        </w:r>
        <w:r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rFonts w:ascii="Times New Roman" w:hAnsi="Times New Roman"/>
            <w:color w:val="000000" w:themeColor="text1"/>
            <w:sz w:val="24"/>
            <w:szCs w:val="24"/>
            <w:lang w:val="en-US"/>
          </w:rPr>
          <w:fldChar w:fldCharType="begin" w:fldLock="1"/>
        </w:r>
      </w:ins>
      <w:r w:rsidR="009B623E">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21&lt;/sup&gt;"},"properties":{"noteIndex":0},"schema":"https://github.com/citation-style-language/schema/raw/master/csl-citation.json"}</w:instrText>
      </w:r>
      <w:ins w:id="537" w:author="Parks, Robbie M" w:date="2018-12-05T11:39:00Z">
        <w:r>
          <w:rPr>
            <w:rFonts w:ascii="Times New Roman" w:hAnsi="Times New Roman"/>
            <w:color w:val="000000" w:themeColor="text1"/>
            <w:sz w:val="24"/>
            <w:szCs w:val="24"/>
            <w:lang w:val="en-US"/>
          </w:rPr>
          <w:fldChar w:fldCharType="separate"/>
        </w:r>
      </w:ins>
      <w:r w:rsidR="009B623E" w:rsidRPr="009B623E">
        <w:rPr>
          <w:rFonts w:ascii="Times New Roman" w:hAnsi="Times New Roman"/>
          <w:noProof/>
          <w:color w:val="000000" w:themeColor="text1"/>
          <w:sz w:val="24"/>
          <w:szCs w:val="24"/>
          <w:vertAlign w:val="superscript"/>
          <w:lang w:val="en-US"/>
        </w:rPr>
        <w:t>51</w:t>
      </w:r>
      <w:ins w:id="538"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539" w:author="Parks, Robbie M" w:date="2018-12-05T11:39:00Z"/>
          <w:rFonts w:ascii="Times New Roman" w:hAnsi="Times New Roman"/>
          <w:color w:val="000000" w:themeColor="text1"/>
          <w:sz w:val="24"/>
          <w:szCs w:val="24"/>
        </w:rPr>
      </w:pPr>
    </w:p>
    <w:p w14:paraId="1949EFE5" w14:textId="77777777" w:rsidR="00FA3851" w:rsidRPr="00636C9B" w:rsidRDefault="00FA3851" w:rsidP="00FA3851">
      <w:pPr>
        <w:spacing w:after="0" w:line="480" w:lineRule="auto"/>
        <w:jc w:val="both"/>
        <w:outlineLvl w:val="0"/>
        <w:rPr>
          <w:ins w:id="540" w:author="Parks, Robbie M" w:date="2018-12-05T11:39:00Z"/>
          <w:rFonts w:ascii="Times New Roman" w:hAnsi="Times New Roman"/>
          <w:i/>
          <w:color w:val="000000" w:themeColor="text1"/>
          <w:sz w:val="24"/>
          <w:szCs w:val="24"/>
        </w:rPr>
      </w:pPr>
      <w:commentRangeStart w:id="541"/>
      <w:ins w:id="542" w:author="Parks, Robbie M" w:date="2018-12-05T11:39:00Z">
        <w:r w:rsidRPr="00636C9B">
          <w:rPr>
            <w:rFonts w:ascii="Times New Roman" w:hAnsi="Times New Roman"/>
            <w:i/>
            <w:color w:val="000000" w:themeColor="text1"/>
            <w:sz w:val="24"/>
            <w:szCs w:val="24"/>
          </w:rPr>
          <w:t xml:space="preserve">Calculating additional deaths in a 1°C warmer </w:t>
        </w:r>
        <w:r>
          <w:rPr>
            <w:rFonts w:ascii="Times New Roman" w:hAnsi="Times New Roman"/>
            <w:i/>
            <w:color w:val="000000" w:themeColor="text1"/>
            <w:sz w:val="24"/>
            <w:szCs w:val="24"/>
          </w:rPr>
          <w:t>year</w:t>
        </w:r>
      </w:ins>
    </w:p>
    <w:p w14:paraId="4484DC63" w14:textId="02E1D87A" w:rsidR="00FA3851" w:rsidRDefault="00FA3851" w:rsidP="00FA3851">
      <w:pPr>
        <w:spacing w:after="0" w:line="480" w:lineRule="auto"/>
        <w:jc w:val="both"/>
        <w:outlineLvl w:val="0"/>
        <w:rPr>
          <w:ins w:id="543" w:author="Parks, Robbie M" w:date="2018-12-05T11:39:00Z"/>
          <w:rFonts w:ascii="Times New Roman" w:hAnsi="Times New Roman"/>
          <w:color w:val="000000" w:themeColor="text1"/>
          <w:sz w:val="24"/>
          <w:szCs w:val="24"/>
        </w:rPr>
      </w:pPr>
      <w:ins w:id="544" w:author="Parks, Robbie M" w:date="2018-12-05T11:39:00Z">
        <w:r>
          <w:rPr>
            <w:rFonts w:ascii="Times New Roman" w:hAnsi="Times New Roman"/>
            <w:color w:val="000000" w:themeColor="text1"/>
            <w:sz w:val="24"/>
            <w:szCs w:val="24"/>
          </w:rPr>
          <w:t xml:space="preserve">We estimated the mortality effect of a year in which </w:t>
        </w:r>
        <w:commentRangeStart w:id="545"/>
        <w:commentRangeStart w:id="546"/>
        <w:r>
          <w:rPr>
            <w:rFonts w:ascii="Times New Roman" w:hAnsi="Times New Roman"/>
            <w:color w:val="000000" w:themeColor="text1"/>
            <w:sz w:val="24"/>
            <w:szCs w:val="24"/>
          </w:rPr>
          <w:t>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actual values</w:t>
        </w:r>
        <w:commentRangeEnd w:id="545"/>
        <w:r>
          <w:rPr>
            <w:rStyle w:val="CommentReference"/>
            <w:rFonts w:asciiTheme="minorHAnsi" w:eastAsiaTheme="minorHAnsi" w:hAnsiTheme="minorHAnsi" w:cstheme="minorBidi"/>
          </w:rPr>
          <w:commentReference w:id="545"/>
        </w:r>
        <w:commentRangeEnd w:id="546"/>
        <w:r>
          <w:rPr>
            <w:rStyle w:val="CommentReference"/>
            <w:rFonts w:asciiTheme="minorHAnsi" w:eastAsiaTheme="minorHAnsi" w:hAnsiTheme="minorHAnsi" w:cstheme="minorBidi"/>
          </w:rPr>
          <w:commentReference w:id="546"/>
        </w:r>
        <w:r>
          <w:rPr>
            <w:rStyle w:val="CommentReference"/>
            <w:rFonts w:asciiTheme="minorHAnsi" w:eastAsiaTheme="minorHAnsi" w:hAnsiTheme="minorHAnsi" w:cstheme="minorBidi"/>
          </w:rPr>
          <w:commentReference w:id="547"/>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ins>
      <w:r w:rsidR="009B623E">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52&lt;/sup&gt;","plainTextFormattedCitation":"52","previouslyFormattedCitation":"&lt;sup&gt;22&lt;/sup&gt;"},"properties":{"noteIndex":0},"schema":"https://github.com/citation-style-language/schema/raw/master/csl-citation.json"}</w:instrText>
      </w:r>
      <w:ins w:id="548" w:author="Parks, Robbie M" w:date="2018-12-05T11:39:00Z">
        <w:r>
          <w:rPr>
            <w:rFonts w:ascii="Times New Roman" w:hAnsi="Times New Roman"/>
            <w:color w:val="000000" w:themeColor="text1"/>
            <w:sz w:val="24"/>
            <w:szCs w:val="24"/>
          </w:rPr>
          <w:fldChar w:fldCharType="separate"/>
        </w:r>
      </w:ins>
      <w:r w:rsidR="009B623E" w:rsidRPr="009B623E">
        <w:rPr>
          <w:rFonts w:ascii="Times New Roman" w:hAnsi="Times New Roman"/>
          <w:noProof/>
          <w:color w:val="000000" w:themeColor="text1"/>
          <w:sz w:val="24"/>
          <w:szCs w:val="24"/>
          <w:vertAlign w:val="superscript"/>
        </w:rPr>
        <w:t>52</w:t>
      </w:r>
      <w:ins w:id="549" w:author="Parks, Robbie M" w:date="2018-12-05T11:39:00Z">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F</w:t>
        </w:r>
        <w:commentRangeStart w:id="550"/>
        <w:r w:rsidRPr="00636C9B">
          <w:rPr>
            <w:rFonts w:ascii="Times New Roman" w:hAnsi="Times New Roman"/>
            <w:color w:val="000000" w:themeColor="text1"/>
            <w:sz w:val="24"/>
            <w:szCs w:val="24"/>
          </w:rPr>
          <w:t xml:space="preserve">or these calculations, we multiplied the actual </w:t>
        </w:r>
        <w:commentRangeStart w:id="551"/>
        <w:r w:rsidRPr="00636C9B">
          <w:rPr>
            <w:rFonts w:ascii="Times New Roman" w:hAnsi="Times New Roman"/>
            <w:color w:val="000000" w:themeColor="text1"/>
            <w:sz w:val="24"/>
            <w:szCs w:val="24"/>
          </w:rPr>
          <w:t xml:space="preserve">death counts in 2016 </w:t>
        </w:r>
        <w:commentRangeEnd w:id="551"/>
        <w:r>
          <w:rPr>
            <w:rStyle w:val="CommentReference"/>
            <w:rFonts w:asciiTheme="minorHAnsi" w:eastAsiaTheme="minorHAnsi" w:hAnsiTheme="minorHAnsi" w:cstheme="minorBidi"/>
          </w:rPr>
          <w:commentReference w:id="551"/>
        </w:r>
        <w:r w:rsidRPr="00636C9B">
          <w:rPr>
            <w:rFonts w:ascii="Times New Roman" w:hAnsi="Times New Roman"/>
            <w:color w:val="000000" w:themeColor="text1"/>
            <w:sz w:val="24"/>
            <w:szCs w:val="24"/>
          </w:rPr>
          <w:t xml:space="preserve">by the excess risk of each monthly temperature anomaly term. We then obtained an estimate of the change in deaths for a uniform increase of 1°C in each month and state, which we summarised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death, sex, month and age. We also divided the additional expected deaths by the population to obtain the age- and month-summarised excess risk for each sex and </w:t>
        </w:r>
        <w:r>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injury.</w:t>
        </w:r>
        <w:commentRangeEnd w:id="550"/>
        <w:r>
          <w:rPr>
            <w:rStyle w:val="CommentReference"/>
            <w:rFonts w:asciiTheme="minorHAnsi" w:eastAsiaTheme="minorHAnsi" w:hAnsiTheme="minorHAnsi" w:cstheme="minorBidi"/>
          </w:rPr>
          <w:commentReference w:id="550"/>
        </w:r>
      </w:ins>
    </w:p>
    <w:p w14:paraId="3807A4A5" w14:textId="77777777" w:rsidR="00FA3851" w:rsidRDefault="00FA3851" w:rsidP="00FA3851">
      <w:pPr>
        <w:spacing w:after="0" w:line="480" w:lineRule="auto"/>
        <w:jc w:val="both"/>
        <w:outlineLvl w:val="0"/>
        <w:rPr>
          <w:ins w:id="552" w:author="Parks, Robbie M" w:date="2018-12-05T11:39:00Z"/>
          <w:rFonts w:ascii="Times New Roman" w:hAnsi="Times New Roman"/>
          <w:color w:val="000000" w:themeColor="text1"/>
          <w:sz w:val="24"/>
          <w:szCs w:val="24"/>
        </w:rPr>
      </w:pPr>
    </w:p>
    <w:p w14:paraId="18443040" w14:textId="77777777" w:rsidR="00FA3851" w:rsidRPr="00636C9B" w:rsidRDefault="00FA3851" w:rsidP="00FA3851">
      <w:pPr>
        <w:spacing w:after="0" w:line="480" w:lineRule="auto"/>
        <w:jc w:val="both"/>
        <w:outlineLvl w:val="0"/>
        <w:rPr>
          <w:ins w:id="553" w:author="Parks, Robbie M" w:date="2018-12-05T11:39:00Z"/>
          <w:rFonts w:ascii="Times New Roman" w:hAnsi="Times New Roman"/>
          <w:color w:val="000000" w:themeColor="text1"/>
          <w:sz w:val="24"/>
          <w:szCs w:val="24"/>
        </w:rPr>
      </w:pPr>
      <w:ins w:id="554"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Pr>
            <w:rFonts w:ascii="Times New Roman" w:hAnsi="Times New Roman"/>
            <w:color w:val="000000" w:themeColor="text1"/>
            <w:sz w:val="24"/>
            <w:szCs w:val="24"/>
          </w:rPr>
          <w:t xml:space="preserve"> (CrIs), quoted in brackets where appropriate,</w:t>
        </w:r>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Pr>
            <w:rFonts w:ascii="Times New Roman" w:hAnsi="Times New Roman"/>
            <w:color w:val="000000" w:themeColor="text1"/>
            <w:sz w:val="24"/>
            <w:szCs w:val="24"/>
          </w:rPr>
          <w:t xml:space="preserve"> in a </w:t>
        </w:r>
        <w:r w:rsidRPr="00843ACB">
          <w:rPr>
            <w:rFonts w:ascii="Times New Roman" w:hAnsi="Times New Roman"/>
            <w:color w:val="000000" w:themeColor="text1"/>
            <w:sz w:val="24"/>
            <w:szCs w:val="24"/>
          </w:rPr>
          <w:t xml:space="preserve">1°C warmer </w:t>
        </w:r>
        <w:r>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commentRangeEnd w:id="541"/>
        <w:r>
          <w:rPr>
            <w:rStyle w:val="CommentReference"/>
            <w:rFonts w:asciiTheme="minorHAnsi" w:eastAsiaTheme="minorHAnsi" w:hAnsiTheme="minorHAnsi" w:cstheme="minorBidi"/>
          </w:rPr>
          <w:commentReference w:id="541"/>
        </w:r>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BE5BEA7" w14:textId="246F55C2" w:rsidR="009B623E" w:rsidRPr="009B623E" w:rsidRDefault="00A55581"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9B623E" w:rsidRPr="009B623E">
        <w:rPr>
          <w:rFonts w:ascii="Times New Roman" w:eastAsia="Times New Roman" w:hAnsi="Times New Roman"/>
          <w:noProof/>
          <w:sz w:val="24"/>
        </w:rPr>
        <w:t>1.</w:t>
      </w:r>
      <w:r w:rsidR="009B623E" w:rsidRPr="009B623E">
        <w:rPr>
          <w:rFonts w:ascii="Times New Roman" w:eastAsia="Times New Roman" w:hAnsi="Times New Roman"/>
          <w:noProof/>
          <w:sz w:val="24"/>
        </w:rPr>
        <w:tab/>
        <w:t xml:space="preserve">Watts, N. </w:t>
      </w:r>
      <w:r w:rsidR="009B623E" w:rsidRPr="009B623E">
        <w:rPr>
          <w:rFonts w:ascii="Times New Roman" w:eastAsia="Times New Roman" w:hAnsi="Times New Roman"/>
          <w:i/>
          <w:iCs/>
          <w:noProof/>
          <w:sz w:val="24"/>
        </w:rPr>
        <w:t>et al.</w:t>
      </w:r>
      <w:r w:rsidR="009B623E" w:rsidRPr="009B623E">
        <w:rPr>
          <w:rFonts w:ascii="Times New Roman" w:eastAsia="Times New Roman" w:hAnsi="Times New Roman"/>
          <w:noProof/>
          <w:sz w:val="24"/>
        </w:rPr>
        <w:t xml:space="preserve"> The 2018 report of the Lancet Countdown on health and climate change: shaping health of nations for centuries to come. </w:t>
      </w:r>
      <w:r w:rsidR="009B623E" w:rsidRPr="009B623E">
        <w:rPr>
          <w:rFonts w:ascii="Times New Roman" w:eastAsia="Times New Roman" w:hAnsi="Times New Roman"/>
          <w:i/>
          <w:iCs/>
          <w:noProof/>
          <w:sz w:val="24"/>
        </w:rPr>
        <w:t>Lancet</w:t>
      </w:r>
      <w:r w:rsidR="009B623E" w:rsidRPr="009B623E">
        <w:rPr>
          <w:rFonts w:ascii="Times New Roman" w:eastAsia="Times New Roman" w:hAnsi="Times New Roman"/>
          <w:noProof/>
          <w:sz w:val="24"/>
        </w:rPr>
        <w:t xml:space="preserve"> </w:t>
      </w:r>
      <w:r w:rsidR="009B623E" w:rsidRPr="009B623E">
        <w:rPr>
          <w:rFonts w:ascii="Times New Roman" w:eastAsia="Times New Roman" w:hAnsi="Times New Roman"/>
          <w:b/>
          <w:bCs/>
          <w:noProof/>
          <w:sz w:val="24"/>
        </w:rPr>
        <w:t>6736,</w:t>
      </w:r>
      <w:r w:rsidR="009B623E" w:rsidRPr="009B623E">
        <w:rPr>
          <w:rFonts w:ascii="Times New Roman" w:eastAsia="Times New Roman" w:hAnsi="Times New Roman"/>
          <w:noProof/>
          <w:sz w:val="24"/>
        </w:rPr>
        <w:t xml:space="preserve"> 1–4 (2018).</w:t>
      </w:r>
    </w:p>
    <w:p w14:paraId="27CFCE9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w:t>
      </w:r>
      <w:r w:rsidRPr="009B623E">
        <w:rPr>
          <w:rFonts w:ascii="Times New Roman" w:eastAsia="Times New Roman" w:hAnsi="Times New Roman"/>
          <w:noProof/>
          <w:sz w:val="24"/>
        </w:rPr>
        <w:tab/>
        <w:t xml:space="preserve">McMichael, A. J., Woodruff, R. E. &amp; Hales, S. Climate change and human health: Present and future risks. </w:t>
      </w:r>
      <w:r w:rsidRPr="009B623E">
        <w:rPr>
          <w:rFonts w:ascii="Times New Roman" w:eastAsia="Times New Roman" w:hAnsi="Times New Roman"/>
          <w:i/>
          <w:iCs/>
          <w:noProof/>
          <w:sz w:val="24"/>
        </w:rPr>
        <w:t>Lancet</w:t>
      </w:r>
      <w:r w:rsidRPr="009B623E">
        <w:rPr>
          <w:rFonts w:ascii="Times New Roman" w:eastAsia="Times New Roman" w:hAnsi="Times New Roman"/>
          <w:noProof/>
          <w:sz w:val="24"/>
        </w:rPr>
        <w:t xml:space="preserve"> (2006). doi:10.1016/S0140-6736(06)68079-3</w:t>
      </w:r>
    </w:p>
    <w:p w14:paraId="6A35E427"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w:t>
      </w:r>
      <w:r w:rsidRPr="009B623E">
        <w:rPr>
          <w:rFonts w:ascii="Times New Roman" w:eastAsia="Times New Roman" w:hAnsi="Times New Roman"/>
          <w:noProof/>
          <w:sz w:val="24"/>
        </w:rPr>
        <w:tab/>
        <w:t xml:space="preserve">Huang, C.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Projecting Future heat-related mortality under climate change scenarios: A systematic review. </w:t>
      </w:r>
      <w:r w:rsidRPr="009B623E">
        <w:rPr>
          <w:rFonts w:ascii="Times New Roman" w:eastAsia="Times New Roman" w:hAnsi="Times New Roman"/>
          <w:i/>
          <w:iCs/>
          <w:noProof/>
          <w:sz w:val="24"/>
        </w:rPr>
        <w:t>Environmental Health Perspectives</w:t>
      </w:r>
      <w:r w:rsidRPr="009B623E">
        <w:rPr>
          <w:rFonts w:ascii="Times New Roman" w:eastAsia="Times New Roman" w:hAnsi="Times New Roman"/>
          <w:noProof/>
          <w:sz w:val="24"/>
        </w:rPr>
        <w:t xml:space="preserve"> (2011). doi:10.1289/ehp.1103456</w:t>
      </w:r>
    </w:p>
    <w:p w14:paraId="307E8FD3"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w:t>
      </w:r>
      <w:r w:rsidRPr="009B623E">
        <w:rPr>
          <w:rFonts w:ascii="Times New Roman" w:eastAsia="Times New Roman" w:hAnsi="Times New Roman"/>
          <w:noProof/>
          <w:sz w:val="24"/>
        </w:rPr>
        <w:tab/>
        <w:t xml:space="preserve">Gasparrini, A.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Projections of temperature-related excess mortality under climate change scenarios. </w:t>
      </w:r>
      <w:r w:rsidRPr="009B623E">
        <w:rPr>
          <w:rFonts w:ascii="Times New Roman" w:eastAsia="Times New Roman" w:hAnsi="Times New Roman"/>
          <w:i/>
          <w:iCs/>
          <w:noProof/>
          <w:sz w:val="24"/>
        </w:rPr>
        <w:t>Lancet Planet. Heal.</w:t>
      </w:r>
      <w:r w:rsidRPr="009B623E">
        <w:rPr>
          <w:rFonts w:ascii="Times New Roman" w:eastAsia="Times New Roman" w:hAnsi="Times New Roman"/>
          <w:noProof/>
          <w:sz w:val="24"/>
        </w:rPr>
        <w:t xml:space="preserve"> (2017). doi:10.1016/S2542-5196(17)30156-0</w:t>
      </w:r>
    </w:p>
    <w:p w14:paraId="02605B76"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5.</w:t>
      </w:r>
      <w:r w:rsidRPr="009B623E">
        <w:rPr>
          <w:rFonts w:ascii="Times New Roman" w:eastAsia="Times New Roman" w:hAnsi="Times New Roman"/>
          <w:noProof/>
          <w:sz w:val="24"/>
        </w:rPr>
        <w:tab/>
        <w:t xml:space="preserve">Smith, K. R.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Human health: Impacts, adaptation, and co-benefits. in </w:t>
      </w:r>
      <w:r w:rsidRPr="009B623E">
        <w:rPr>
          <w:rFonts w:ascii="Times New Roman" w:eastAsia="Times New Roman" w:hAnsi="Times New Roman"/>
          <w:i/>
          <w:iCs/>
          <w:noProof/>
          <w:sz w:val="24"/>
        </w:rPr>
        <w:t>Climate Change 2014 Impacts, Adaptation and Vulnerability: Part A: Global and Sectoral Aspects</w:t>
      </w:r>
      <w:r w:rsidRPr="009B623E">
        <w:rPr>
          <w:rFonts w:ascii="Times New Roman" w:eastAsia="Times New Roman" w:hAnsi="Times New Roman"/>
          <w:noProof/>
          <w:sz w:val="24"/>
        </w:rPr>
        <w:t xml:space="preserve"> (2015). doi:10.1017/CBO9781107415379.016</w:t>
      </w:r>
    </w:p>
    <w:p w14:paraId="45A16E1F"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6.</w:t>
      </w:r>
      <w:r w:rsidRPr="009B623E">
        <w:rPr>
          <w:rFonts w:ascii="Times New Roman" w:eastAsia="Times New Roman" w:hAnsi="Times New Roman"/>
          <w:noProof/>
          <w:sz w:val="24"/>
        </w:rPr>
        <w:tab/>
        <w:t xml:space="preserve">Lozano, R.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9B623E">
        <w:rPr>
          <w:rFonts w:ascii="Times New Roman" w:eastAsia="Times New Roman" w:hAnsi="Times New Roman"/>
          <w:i/>
          <w:iCs/>
          <w:noProof/>
          <w:sz w:val="24"/>
        </w:rPr>
        <w:t>Lancet</w:t>
      </w:r>
      <w:r w:rsidRPr="009B623E">
        <w:rPr>
          <w:rFonts w:ascii="Times New Roman" w:eastAsia="Times New Roman" w:hAnsi="Times New Roman"/>
          <w:noProof/>
          <w:sz w:val="24"/>
        </w:rPr>
        <w:t xml:space="preserve"> (2012). doi:10.1016/S0140-6736(12)61728-0</w:t>
      </w:r>
    </w:p>
    <w:p w14:paraId="5D0A7434"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7.</w:t>
      </w:r>
      <w:r w:rsidRPr="009B623E">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9B623E">
        <w:rPr>
          <w:rFonts w:ascii="Times New Roman" w:eastAsia="Times New Roman" w:hAnsi="Times New Roman"/>
          <w:i/>
          <w:iCs/>
          <w:noProof/>
          <w:sz w:val="24"/>
        </w:rPr>
        <w:t>Elife</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7,</w:t>
      </w:r>
      <w:r w:rsidRPr="009B623E">
        <w:rPr>
          <w:rFonts w:ascii="Times New Roman" w:eastAsia="Times New Roman" w:hAnsi="Times New Roman"/>
          <w:noProof/>
          <w:sz w:val="24"/>
        </w:rPr>
        <w:t xml:space="preserve"> (2018).</w:t>
      </w:r>
    </w:p>
    <w:p w14:paraId="7518D0A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8.</w:t>
      </w:r>
      <w:r w:rsidRPr="009B623E">
        <w:rPr>
          <w:rFonts w:ascii="Times New Roman" w:eastAsia="Times New Roman" w:hAnsi="Times New Roman"/>
          <w:noProof/>
          <w:sz w:val="24"/>
        </w:rPr>
        <w:tab/>
        <w:t xml:space="preserve">Rau, R. Seasonality in Human Mortality.  A Demographic Approach. </w:t>
      </w:r>
      <w:r w:rsidRPr="009B623E">
        <w:rPr>
          <w:rFonts w:ascii="Times New Roman" w:eastAsia="Times New Roman" w:hAnsi="Times New Roman"/>
          <w:i/>
          <w:iCs/>
          <w:noProof/>
          <w:sz w:val="24"/>
        </w:rPr>
        <w:t>Wirtschafts- und Sozialwissenschaftlichen Fak.</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PhD,</w:t>
      </w:r>
      <w:r w:rsidRPr="009B623E">
        <w:rPr>
          <w:rFonts w:ascii="Times New Roman" w:eastAsia="Times New Roman" w:hAnsi="Times New Roman"/>
          <w:noProof/>
          <w:sz w:val="24"/>
        </w:rPr>
        <w:t xml:space="preserve"> 361 (2004).</w:t>
      </w:r>
    </w:p>
    <w:p w14:paraId="540A31E5"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9.</w:t>
      </w:r>
      <w:r w:rsidRPr="009B623E">
        <w:rPr>
          <w:rFonts w:ascii="Times New Roman" w:eastAsia="Times New Roman" w:hAnsi="Times New Roman"/>
          <w:noProof/>
          <w:sz w:val="24"/>
        </w:rPr>
        <w:tab/>
        <w:t xml:space="preserve">Gasparrini, A.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Mortality risk attributable to high and low ambient temperature: A multicountry observational study. </w:t>
      </w:r>
      <w:r w:rsidRPr="009B623E">
        <w:rPr>
          <w:rFonts w:ascii="Times New Roman" w:eastAsia="Times New Roman" w:hAnsi="Times New Roman"/>
          <w:i/>
          <w:iCs/>
          <w:noProof/>
          <w:sz w:val="24"/>
        </w:rPr>
        <w:t>Lancet</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386,</w:t>
      </w:r>
      <w:r w:rsidRPr="009B623E">
        <w:rPr>
          <w:rFonts w:ascii="Times New Roman" w:eastAsia="Times New Roman" w:hAnsi="Times New Roman"/>
          <w:noProof/>
          <w:sz w:val="24"/>
        </w:rPr>
        <w:t xml:space="preserve"> 369–375 (2015).</w:t>
      </w:r>
    </w:p>
    <w:p w14:paraId="26290F1C"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10.</w:t>
      </w:r>
      <w:r w:rsidRPr="009B623E">
        <w:rPr>
          <w:rFonts w:ascii="Times New Roman" w:eastAsia="Times New Roman" w:hAnsi="Times New Roman"/>
          <w:noProof/>
          <w:sz w:val="24"/>
        </w:rPr>
        <w:tab/>
        <w:t xml:space="preserve">Ye, X.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Ambient temperature and morbidity: a review of epidemiological evidence. </w:t>
      </w:r>
      <w:r w:rsidRPr="009B623E">
        <w:rPr>
          <w:rFonts w:ascii="Times New Roman" w:eastAsia="Times New Roman" w:hAnsi="Times New Roman"/>
          <w:i/>
          <w:iCs/>
          <w:noProof/>
          <w:sz w:val="24"/>
        </w:rPr>
        <w:t>Environ. Health Perspect.</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120,</w:t>
      </w:r>
      <w:r w:rsidRPr="009B623E">
        <w:rPr>
          <w:rFonts w:ascii="Times New Roman" w:eastAsia="Times New Roman" w:hAnsi="Times New Roman"/>
          <w:noProof/>
          <w:sz w:val="24"/>
        </w:rPr>
        <w:t xml:space="preserve"> 19–28 (2012).</w:t>
      </w:r>
    </w:p>
    <w:p w14:paraId="103574C0"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11.</w:t>
      </w:r>
      <w:r w:rsidRPr="009B623E">
        <w:rPr>
          <w:rFonts w:ascii="Times New Roman" w:eastAsia="Times New Roman" w:hAnsi="Times New Roman"/>
          <w:noProof/>
          <w:sz w:val="24"/>
        </w:rPr>
        <w:tab/>
        <w:t xml:space="preserve">Basu, R. High ambient temperature and mortality: A review of epidemiologic studies from 2001 to 2008. </w:t>
      </w:r>
      <w:r w:rsidRPr="009B623E">
        <w:rPr>
          <w:rFonts w:ascii="Times New Roman" w:eastAsia="Times New Roman" w:hAnsi="Times New Roman"/>
          <w:i/>
          <w:iCs/>
          <w:noProof/>
          <w:sz w:val="24"/>
        </w:rPr>
        <w:t>Environ. Heal. A Glob. Access Sci. Source</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8,</w:t>
      </w:r>
      <w:r w:rsidRPr="009B623E">
        <w:rPr>
          <w:rFonts w:ascii="Times New Roman" w:eastAsia="Times New Roman" w:hAnsi="Times New Roman"/>
          <w:noProof/>
          <w:sz w:val="24"/>
        </w:rPr>
        <w:t xml:space="preserve"> 40 (2009).</w:t>
      </w:r>
    </w:p>
    <w:p w14:paraId="6DCC997A"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12.</w:t>
      </w:r>
      <w:r w:rsidRPr="009B623E">
        <w:rPr>
          <w:rFonts w:ascii="Times New Roman" w:eastAsia="Times New Roman" w:hAnsi="Times New Roman"/>
          <w:noProof/>
          <w:sz w:val="24"/>
        </w:rPr>
        <w:tab/>
        <w:t xml:space="preserve">Shi, L., Kloog, I., Zanobetti, A., Liu, P. &amp; Schwartz, J. D. Impacts of temperature and its variability on mortality in New England. </w:t>
      </w:r>
      <w:r w:rsidRPr="009B623E">
        <w:rPr>
          <w:rFonts w:ascii="Times New Roman" w:eastAsia="Times New Roman" w:hAnsi="Times New Roman"/>
          <w:i/>
          <w:iCs/>
          <w:noProof/>
          <w:sz w:val="24"/>
        </w:rPr>
        <w:t>Nat. Clim. Chang.</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5,</w:t>
      </w:r>
      <w:r w:rsidRPr="009B623E">
        <w:rPr>
          <w:rFonts w:ascii="Times New Roman" w:eastAsia="Times New Roman" w:hAnsi="Times New Roman"/>
          <w:noProof/>
          <w:sz w:val="24"/>
        </w:rPr>
        <w:t xml:space="preserve"> 988–991 (2015).</w:t>
      </w:r>
    </w:p>
    <w:p w14:paraId="5D28D235"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13.</w:t>
      </w:r>
      <w:r w:rsidRPr="009B623E">
        <w:rPr>
          <w:rFonts w:ascii="Times New Roman" w:eastAsia="Times New Roman" w:hAnsi="Times New Roman"/>
          <w:noProof/>
          <w:sz w:val="24"/>
        </w:rPr>
        <w:tab/>
        <w:t xml:space="preserve">Burke, M.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Higher temperatures increase suicide rates in the United States and Mexico. </w:t>
      </w:r>
      <w:r w:rsidRPr="009B623E">
        <w:rPr>
          <w:rFonts w:ascii="Times New Roman" w:eastAsia="Times New Roman" w:hAnsi="Times New Roman"/>
          <w:i/>
          <w:iCs/>
          <w:noProof/>
          <w:sz w:val="24"/>
        </w:rPr>
        <w:t>Nat. Clim. Chang.</w:t>
      </w:r>
      <w:r w:rsidRPr="009B623E">
        <w:rPr>
          <w:rFonts w:ascii="Times New Roman" w:eastAsia="Times New Roman" w:hAnsi="Times New Roman"/>
          <w:noProof/>
          <w:sz w:val="24"/>
        </w:rPr>
        <w:t xml:space="preserve"> (2018). doi:10.1038/s41558-018-0222-x</w:t>
      </w:r>
    </w:p>
    <w:p w14:paraId="021522E2"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14.</w:t>
      </w:r>
      <w:r w:rsidRPr="009B623E">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9B623E">
        <w:rPr>
          <w:rFonts w:ascii="Times New Roman" w:eastAsia="Times New Roman" w:hAnsi="Times New Roman"/>
          <w:i/>
          <w:iCs/>
          <w:noProof/>
          <w:sz w:val="24"/>
        </w:rPr>
        <w:t>Occup. Environ. Med.</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64,</w:t>
      </w:r>
      <w:r w:rsidRPr="009B623E">
        <w:rPr>
          <w:rFonts w:ascii="Times New Roman" w:eastAsia="Times New Roman" w:hAnsi="Times New Roman"/>
          <w:noProof/>
          <w:sz w:val="24"/>
        </w:rPr>
        <w:t xml:space="preserve"> 827–833 (2007).</w:t>
      </w:r>
    </w:p>
    <w:p w14:paraId="7FE7F397"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15.</w:t>
      </w:r>
      <w:r w:rsidRPr="009B623E">
        <w:rPr>
          <w:rFonts w:ascii="Times New Roman" w:eastAsia="Times New Roman" w:hAnsi="Times New Roman"/>
          <w:noProof/>
          <w:sz w:val="24"/>
        </w:rPr>
        <w:tab/>
        <w:t xml:space="preserve">Song, X.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Impact of ambient temperature on morbidity and mortality: An overview of reviews. </w:t>
      </w:r>
      <w:r w:rsidRPr="009B623E">
        <w:rPr>
          <w:rFonts w:ascii="Times New Roman" w:eastAsia="Times New Roman" w:hAnsi="Times New Roman"/>
          <w:i/>
          <w:iCs/>
          <w:noProof/>
          <w:sz w:val="24"/>
        </w:rPr>
        <w:t>Sci. Total Environ.</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586,</w:t>
      </w:r>
      <w:r w:rsidRPr="009B623E">
        <w:rPr>
          <w:rFonts w:ascii="Times New Roman" w:eastAsia="Times New Roman" w:hAnsi="Times New Roman"/>
          <w:noProof/>
          <w:sz w:val="24"/>
        </w:rPr>
        <w:t xml:space="preserve"> 241–254 (2017).</w:t>
      </w:r>
    </w:p>
    <w:p w14:paraId="0078F09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16.</w:t>
      </w:r>
      <w:r w:rsidRPr="009B623E">
        <w:rPr>
          <w:rFonts w:ascii="Times New Roman" w:eastAsia="Times New Roman" w:hAnsi="Times New Roman"/>
          <w:noProof/>
          <w:sz w:val="24"/>
        </w:rPr>
        <w:tab/>
        <w:t xml:space="preserve">Page, L. A., Hajat, S. &amp; Kovats, R. S. Relationship between daily suicide counts and temperature in England and Wales. </w:t>
      </w:r>
      <w:r w:rsidRPr="009B623E">
        <w:rPr>
          <w:rFonts w:ascii="Times New Roman" w:eastAsia="Times New Roman" w:hAnsi="Times New Roman"/>
          <w:i/>
          <w:iCs/>
          <w:noProof/>
          <w:sz w:val="24"/>
        </w:rPr>
        <w:t>Br. J. Psychiatry</w:t>
      </w:r>
      <w:r w:rsidRPr="009B623E">
        <w:rPr>
          <w:rFonts w:ascii="Times New Roman" w:eastAsia="Times New Roman" w:hAnsi="Times New Roman"/>
          <w:noProof/>
          <w:sz w:val="24"/>
        </w:rPr>
        <w:t xml:space="preserve"> (2007). </w:t>
      </w:r>
      <w:r w:rsidRPr="009B623E">
        <w:rPr>
          <w:rFonts w:ascii="Times New Roman" w:eastAsia="Times New Roman" w:hAnsi="Times New Roman"/>
          <w:noProof/>
          <w:sz w:val="24"/>
        </w:rPr>
        <w:lastRenderedPageBreak/>
        <w:t>doi:10.1192/bjp.bp.106.031948</w:t>
      </w:r>
    </w:p>
    <w:p w14:paraId="3AB32162"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17.</w:t>
      </w:r>
      <w:r w:rsidRPr="009B623E">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9B623E">
        <w:rPr>
          <w:rFonts w:ascii="Times New Roman" w:eastAsia="Times New Roman" w:hAnsi="Times New Roman"/>
          <w:i/>
          <w:iCs/>
          <w:noProof/>
          <w:sz w:val="24"/>
        </w:rPr>
        <w:t>Int. J. Biometeorol.</w:t>
      </w:r>
      <w:r w:rsidRPr="009B623E">
        <w:rPr>
          <w:rFonts w:ascii="Times New Roman" w:eastAsia="Times New Roman" w:hAnsi="Times New Roman"/>
          <w:noProof/>
          <w:sz w:val="24"/>
        </w:rPr>
        <w:t xml:space="preserve"> (2017). doi:10.1007/s00484-016-1270-4</w:t>
      </w:r>
    </w:p>
    <w:p w14:paraId="0514737D"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18.</w:t>
      </w:r>
      <w:r w:rsidRPr="009B623E">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9B623E">
        <w:rPr>
          <w:rFonts w:ascii="Times New Roman" w:eastAsia="Times New Roman" w:hAnsi="Times New Roman"/>
          <w:i/>
          <w:iCs/>
          <w:noProof/>
          <w:sz w:val="24"/>
        </w:rPr>
        <w:t>BMJ Open</w:t>
      </w:r>
      <w:r w:rsidRPr="009B623E">
        <w:rPr>
          <w:rFonts w:ascii="Times New Roman" w:eastAsia="Times New Roman" w:hAnsi="Times New Roman"/>
          <w:noProof/>
          <w:sz w:val="24"/>
        </w:rPr>
        <w:t xml:space="preserve"> (2016). doi:10.1136/bmjopen-2015-010399</w:t>
      </w:r>
    </w:p>
    <w:p w14:paraId="7C9F3AE7"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19.</w:t>
      </w:r>
      <w:r w:rsidRPr="009B623E">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9B623E">
        <w:rPr>
          <w:rFonts w:ascii="Times New Roman" w:eastAsia="Times New Roman" w:hAnsi="Times New Roman"/>
          <w:i/>
          <w:iCs/>
          <w:noProof/>
          <w:sz w:val="24"/>
        </w:rPr>
        <w:t>Nat. Clim. Chang.</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4,</w:t>
      </w:r>
      <w:r w:rsidRPr="009B623E">
        <w:rPr>
          <w:rFonts w:ascii="Times New Roman" w:eastAsia="Times New Roman" w:hAnsi="Times New Roman"/>
          <w:noProof/>
          <w:sz w:val="24"/>
        </w:rPr>
        <w:t xml:space="preserve"> 269–273 (2014).</w:t>
      </w:r>
    </w:p>
    <w:p w14:paraId="03A3AE7A"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20.</w:t>
      </w:r>
      <w:r w:rsidRPr="009B623E">
        <w:rPr>
          <w:rFonts w:ascii="Times New Roman" w:eastAsia="Times New Roman" w:hAnsi="Times New Roman"/>
          <w:noProof/>
          <w:sz w:val="24"/>
        </w:rPr>
        <w:tab/>
        <w:t xml:space="preserve">Ranson, M. Crime, weather, and climate change. </w:t>
      </w:r>
      <w:r w:rsidRPr="009B623E">
        <w:rPr>
          <w:rFonts w:ascii="Times New Roman" w:eastAsia="Times New Roman" w:hAnsi="Times New Roman"/>
          <w:i/>
          <w:iCs/>
          <w:noProof/>
          <w:sz w:val="24"/>
        </w:rPr>
        <w:t>J. Environ. Econ. Manage.</w:t>
      </w:r>
      <w:r w:rsidRPr="009B623E">
        <w:rPr>
          <w:rFonts w:ascii="Times New Roman" w:eastAsia="Times New Roman" w:hAnsi="Times New Roman"/>
          <w:noProof/>
          <w:sz w:val="24"/>
        </w:rPr>
        <w:t xml:space="preserve"> (2014). doi:10.1016/j.jeem.2013.11.008</w:t>
      </w:r>
    </w:p>
    <w:p w14:paraId="396929D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21.</w:t>
      </w:r>
      <w:r w:rsidRPr="009B623E">
        <w:rPr>
          <w:rFonts w:ascii="Times New Roman" w:eastAsia="Times New Roman" w:hAnsi="Times New Roman"/>
          <w:noProof/>
          <w:sz w:val="24"/>
        </w:rPr>
        <w:tab/>
        <w:t xml:space="preserve">Mares, D. Climate change and levels of violence in socially disadvantaged neighborhood groups. </w:t>
      </w:r>
      <w:r w:rsidRPr="009B623E">
        <w:rPr>
          <w:rFonts w:ascii="Times New Roman" w:eastAsia="Times New Roman" w:hAnsi="Times New Roman"/>
          <w:i/>
          <w:iCs/>
          <w:noProof/>
          <w:sz w:val="24"/>
        </w:rPr>
        <w:t>J. Urban Heal.</w:t>
      </w:r>
      <w:r w:rsidRPr="009B623E">
        <w:rPr>
          <w:rFonts w:ascii="Times New Roman" w:eastAsia="Times New Roman" w:hAnsi="Times New Roman"/>
          <w:noProof/>
          <w:sz w:val="24"/>
        </w:rPr>
        <w:t xml:space="preserve"> (2013). doi:10.1007/s11524-013-9791-1</w:t>
      </w:r>
    </w:p>
    <w:p w14:paraId="12777E7E"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22.</w:t>
      </w:r>
      <w:r w:rsidRPr="009B623E">
        <w:rPr>
          <w:rFonts w:ascii="Times New Roman" w:eastAsia="Times New Roman" w:hAnsi="Times New Roman"/>
          <w:noProof/>
          <w:sz w:val="24"/>
        </w:rPr>
        <w:tab/>
        <w:t xml:space="preserve">Burke, M. B., Miguel, E., Satyanath, S., Dykema, J. A. &amp; Lobell, D. B. Warming increases the risk of civil war in Africa. </w:t>
      </w:r>
      <w:r w:rsidRPr="009B623E">
        <w:rPr>
          <w:rFonts w:ascii="Times New Roman" w:eastAsia="Times New Roman" w:hAnsi="Times New Roman"/>
          <w:i/>
          <w:iCs/>
          <w:noProof/>
          <w:sz w:val="24"/>
        </w:rPr>
        <w:t>Proc. Natl. Acad. Sci.</w:t>
      </w:r>
      <w:r w:rsidRPr="009B623E">
        <w:rPr>
          <w:rFonts w:ascii="Times New Roman" w:eastAsia="Times New Roman" w:hAnsi="Times New Roman"/>
          <w:noProof/>
          <w:sz w:val="24"/>
        </w:rPr>
        <w:t xml:space="preserve"> (2009). doi:10.1073/pnas.0907998106</w:t>
      </w:r>
    </w:p>
    <w:p w14:paraId="0D3C69A4"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23.</w:t>
      </w:r>
      <w:r w:rsidRPr="009B623E">
        <w:rPr>
          <w:rFonts w:ascii="Times New Roman" w:eastAsia="Times New Roman" w:hAnsi="Times New Roman"/>
          <w:noProof/>
          <w:sz w:val="24"/>
        </w:rPr>
        <w:tab/>
        <w:t xml:space="preserve">Hsiang, S. M., Burke, M. &amp; Miguel, E. Quantifying the Influence of Climate on Human Conflict. </w:t>
      </w:r>
      <w:r w:rsidRPr="009B623E">
        <w:rPr>
          <w:rFonts w:ascii="Times New Roman" w:eastAsia="Times New Roman" w:hAnsi="Times New Roman"/>
          <w:i/>
          <w:iCs/>
          <w:noProof/>
          <w:sz w:val="24"/>
        </w:rPr>
        <w:t>Science (80-. ).</w:t>
      </w:r>
      <w:r w:rsidRPr="009B623E">
        <w:rPr>
          <w:rFonts w:ascii="Times New Roman" w:eastAsia="Times New Roman" w:hAnsi="Times New Roman"/>
          <w:noProof/>
          <w:sz w:val="24"/>
        </w:rPr>
        <w:t xml:space="preserve"> (2013). doi:10.1126/science.1235367</w:t>
      </w:r>
    </w:p>
    <w:p w14:paraId="61AD5F17"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24.</w:t>
      </w:r>
      <w:r w:rsidRPr="009B623E">
        <w:rPr>
          <w:rFonts w:ascii="Times New Roman" w:eastAsia="Times New Roman" w:hAnsi="Times New Roman"/>
          <w:noProof/>
          <w:sz w:val="24"/>
        </w:rPr>
        <w:tab/>
        <w:t xml:space="preserve">Hsiang, S. M., Meng, K. C. &amp; Cane, M. A. Civil conflicts are associated with the global climate. </w:t>
      </w:r>
      <w:r w:rsidRPr="009B623E">
        <w:rPr>
          <w:rFonts w:ascii="Times New Roman" w:eastAsia="Times New Roman" w:hAnsi="Times New Roman"/>
          <w:i/>
          <w:iCs/>
          <w:noProof/>
          <w:sz w:val="24"/>
        </w:rPr>
        <w:t>Nature</w:t>
      </w:r>
      <w:r w:rsidRPr="009B623E">
        <w:rPr>
          <w:rFonts w:ascii="Times New Roman" w:eastAsia="Times New Roman" w:hAnsi="Times New Roman"/>
          <w:noProof/>
          <w:sz w:val="24"/>
        </w:rPr>
        <w:t xml:space="preserve"> (2011). doi:10.1038/nature10311</w:t>
      </w:r>
    </w:p>
    <w:p w14:paraId="5325DD21"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25.</w:t>
      </w:r>
      <w:r w:rsidRPr="009B623E">
        <w:rPr>
          <w:rFonts w:ascii="Times New Roman" w:eastAsia="Times New Roman" w:hAnsi="Times New Roman"/>
          <w:noProof/>
          <w:sz w:val="24"/>
        </w:rPr>
        <w:tab/>
        <w:t xml:space="preserve">O’Loughlin, J.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Climate variability and conflict risk in East Africa, 1990-2009. </w:t>
      </w:r>
      <w:r w:rsidRPr="009B623E">
        <w:rPr>
          <w:rFonts w:ascii="Times New Roman" w:eastAsia="Times New Roman" w:hAnsi="Times New Roman"/>
          <w:i/>
          <w:iCs/>
          <w:noProof/>
          <w:sz w:val="24"/>
        </w:rPr>
        <w:t>Proc. Natl. Acad. Sci.</w:t>
      </w:r>
      <w:r w:rsidRPr="009B623E">
        <w:rPr>
          <w:rFonts w:ascii="Times New Roman" w:eastAsia="Times New Roman" w:hAnsi="Times New Roman"/>
          <w:noProof/>
          <w:sz w:val="24"/>
        </w:rPr>
        <w:t xml:space="preserve"> (2012). doi:10.1073/pnas.1205130109</w:t>
      </w:r>
    </w:p>
    <w:p w14:paraId="6EA12AC7"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26.</w:t>
      </w:r>
      <w:r w:rsidRPr="009B623E">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9B623E">
        <w:rPr>
          <w:rFonts w:ascii="Times New Roman" w:eastAsia="Times New Roman" w:hAnsi="Times New Roman"/>
          <w:i/>
          <w:iCs/>
          <w:noProof/>
          <w:sz w:val="24"/>
        </w:rPr>
        <w:t>Gastroenterology</w:t>
      </w:r>
      <w:r w:rsidRPr="009B623E">
        <w:rPr>
          <w:rFonts w:ascii="Times New Roman" w:eastAsia="Times New Roman" w:hAnsi="Times New Roman"/>
          <w:noProof/>
          <w:sz w:val="24"/>
        </w:rPr>
        <w:t xml:space="preserve"> (2017).</w:t>
      </w:r>
    </w:p>
    <w:p w14:paraId="37F314CC"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27.</w:t>
      </w:r>
      <w:r w:rsidRPr="009B623E">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9B623E">
        <w:rPr>
          <w:rFonts w:ascii="Times New Roman" w:eastAsia="Times New Roman" w:hAnsi="Times New Roman"/>
          <w:i/>
          <w:iCs/>
          <w:noProof/>
          <w:sz w:val="24"/>
        </w:rPr>
        <w:t>Procedia - Soc. Behav. Sci.</w:t>
      </w:r>
      <w:r w:rsidRPr="009B623E">
        <w:rPr>
          <w:rFonts w:ascii="Times New Roman" w:eastAsia="Times New Roman" w:hAnsi="Times New Roman"/>
          <w:noProof/>
          <w:sz w:val="24"/>
        </w:rPr>
        <w:t xml:space="preserve"> (2013). doi:10.1016/j.sbspro.2013.11.143</w:t>
      </w:r>
    </w:p>
    <w:p w14:paraId="03719D5F"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28.</w:t>
      </w:r>
      <w:r w:rsidRPr="009B623E">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9B623E">
        <w:rPr>
          <w:rFonts w:ascii="Times New Roman" w:eastAsia="Times New Roman" w:hAnsi="Times New Roman"/>
          <w:i/>
          <w:iCs/>
          <w:noProof/>
          <w:sz w:val="24"/>
        </w:rPr>
        <w:t>J. Cold Reg. Eng.</w:t>
      </w:r>
      <w:r w:rsidRPr="009B623E">
        <w:rPr>
          <w:rFonts w:ascii="Times New Roman" w:eastAsia="Times New Roman" w:hAnsi="Times New Roman"/>
          <w:noProof/>
          <w:sz w:val="24"/>
        </w:rPr>
        <w:t xml:space="preserve"> (2016). doi:10.1061/(ASCE)CR.1943-5495.0000099</w:t>
      </w:r>
    </w:p>
    <w:p w14:paraId="38AEEF06"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29.</w:t>
      </w:r>
      <w:r w:rsidRPr="009B623E">
        <w:rPr>
          <w:rFonts w:ascii="Times New Roman" w:eastAsia="Times New Roman" w:hAnsi="Times New Roman"/>
          <w:noProof/>
          <w:sz w:val="24"/>
        </w:rPr>
        <w:tab/>
        <w:t xml:space="preserve">Roh, H.-J., Datla, S. &amp; Sharma, S. Effect of snow, temperature and their interaction on highway truck traffic. </w:t>
      </w:r>
      <w:r w:rsidRPr="009B623E">
        <w:rPr>
          <w:rFonts w:ascii="Times New Roman" w:eastAsia="Times New Roman" w:hAnsi="Times New Roman"/>
          <w:i/>
          <w:iCs/>
          <w:noProof/>
          <w:sz w:val="24"/>
        </w:rPr>
        <w:t>J. Transp. Techn.</w:t>
      </w:r>
      <w:r w:rsidRPr="009B623E">
        <w:rPr>
          <w:rFonts w:ascii="Times New Roman" w:eastAsia="Times New Roman" w:hAnsi="Times New Roman"/>
          <w:noProof/>
          <w:sz w:val="24"/>
        </w:rPr>
        <w:t xml:space="preserve"> (2013). doi:10.4236/jtts.2013.31003</w:t>
      </w:r>
    </w:p>
    <w:p w14:paraId="2A1484C9"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30.</w:t>
      </w:r>
      <w:r w:rsidRPr="009B623E">
        <w:rPr>
          <w:rFonts w:ascii="Times New Roman" w:eastAsia="Times New Roman" w:hAnsi="Times New Roman"/>
          <w:noProof/>
          <w:sz w:val="24"/>
        </w:rPr>
        <w:tab/>
        <w:t xml:space="preserve">Roh, H. J., Sharma, S. &amp; Sahu, P. K. Modeling snow and cold effects for classified highway traffic volumes. </w:t>
      </w:r>
      <w:r w:rsidRPr="009B623E">
        <w:rPr>
          <w:rFonts w:ascii="Times New Roman" w:eastAsia="Times New Roman" w:hAnsi="Times New Roman"/>
          <w:i/>
          <w:iCs/>
          <w:noProof/>
          <w:sz w:val="24"/>
        </w:rPr>
        <w:t>KSCE J. Civ. Eng.</w:t>
      </w:r>
      <w:r w:rsidRPr="009B623E">
        <w:rPr>
          <w:rFonts w:ascii="Times New Roman" w:eastAsia="Times New Roman" w:hAnsi="Times New Roman"/>
          <w:noProof/>
          <w:sz w:val="24"/>
        </w:rPr>
        <w:t xml:space="preserve"> (2016). doi:10.1007/s12205-015-0236-0</w:t>
      </w:r>
    </w:p>
    <w:p w14:paraId="7036D10F"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31.</w:t>
      </w:r>
      <w:r w:rsidRPr="009B623E">
        <w:rPr>
          <w:rFonts w:ascii="Times New Roman" w:eastAsia="Times New Roman" w:hAnsi="Times New Roman"/>
          <w:noProof/>
          <w:sz w:val="24"/>
        </w:rPr>
        <w:tab/>
        <w:t xml:space="preserve">Daanen, H. A. M., Van De Vliert, E. &amp; Huang, X. Driving performance in cold, warm, and thermoneutral environments. </w:t>
      </w:r>
      <w:r w:rsidRPr="009B623E">
        <w:rPr>
          <w:rFonts w:ascii="Times New Roman" w:eastAsia="Times New Roman" w:hAnsi="Times New Roman"/>
          <w:i/>
          <w:iCs/>
          <w:noProof/>
          <w:sz w:val="24"/>
        </w:rPr>
        <w:t>Appl. Ergon.</w:t>
      </w:r>
      <w:r w:rsidRPr="009B623E">
        <w:rPr>
          <w:rFonts w:ascii="Times New Roman" w:eastAsia="Times New Roman" w:hAnsi="Times New Roman"/>
          <w:noProof/>
          <w:sz w:val="24"/>
        </w:rPr>
        <w:t xml:space="preserve"> (2003). doi:10.1016/S0003-</w:t>
      </w:r>
      <w:r w:rsidRPr="009B623E">
        <w:rPr>
          <w:rFonts w:ascii="Times New Roman" w:eastAsia="Times New Roman" w:hAnsi="Times New Roman"/>
          <w:noProof/>
          <w:sz w:val="24"/>
        </w:rPr>
        <w:lastRenderedPageBreak/>
        <w:t>6870(03)00055-3</w:t>
      </w:r>
    </w:p>
    <w:p w14:paraId="01FF1594"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32.</w:t>
      </w:r>
      <w:r w:rsidRPr="009B623E">
        <w:rPr>
          <w:rFonts w:ascii="Times New Roman" w:eastAsia="Times New Roman" w:hAnsi="Times New Roman"/>
          <w:noProof/>
          <w:sz w:val="24"/>
        </w:rPr>
        <w:tab/>
        <w:t xml:space="preserve">Zlatoper, T. J. Determinants of motor vehicle deaths in the United States: A cross-sectional analysis. </w:t>
      </w:r>
      <w:r w:rsidRPr="009B623E">
        <w:rPr>
          <w:rFonts w:ascii="Times New Roman" w:eastAsia="Times New Roman" w:hAnsi="Times New Roman"/>
          <w:i/>
          <w:iCs/>
          <w:noProof/>
          <w:sz w:val="24"/>
        </w:rPr>
        <w:t>Accid. Anal. Prev.</w:t>
      </w:r>
      <w:r w:rsidRPr="009B623E">
        <w:rPr>
          <w:rFonts w:ascii="Times New Roman" w:eastAsia="Times New Roman" w:hAnsi="Times New Roman"/>
          <w:noProof/>
          <w:sz w:val="24"/>
        </w:rPr>
        <w:t xml:space="preserve"> (1991). doi:10.1016/0001-4575(91)90062-A</w:t>
      </w:r>
    </w:p>
    <w:p w14:paraId="31EB7C40"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33.</w:t>
      </w:r>
      <w:r w:rsidRPr="009B623E">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9B623E">
        <w:rPr>
          <w:rFonts w:ascii="Times New Roman" w:eastAsia="Times New Roman" w:hAnsi="Times New Roman"/>
          <w:i/>
          <w:iCs/>
          <w:noProof/>
          <w:sz w:val="24"/>
        </w:rPr>
        <w:t>Symposium on relationships among theory, physiological correlates, and operational performance</w:t>
      </w:r>
      <w:r w:rsidRPr="009B623E">
        <w:rPr>
          <w:rFonts w:ascii="Times New Roman" w:eastAsia="Times New Roman" w:hAnsi="Times New Roman"/>
          <w:noProof/>
          <w:sz w:val="24"/>
        </w:rPr>
        <w:t xml:space="preserve"> (1976). doi:10.1007/978-1-4684-2529-1_25</w:t>
      </w:r>
    </w:p>
    <w:p w14:paraId="320A608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34.</w:t>
      </w:r>
      <w:r w:rsidRPr="009B623E">
        <w:rPr>
          <w:rFonts w:ascii="Times New Roman" w:eastAsia="Times New Roman" w:hAnsi="Times New Roman"/>
          <w:noProof/>
          <w:sz w:val="24"/>
        </w:rPr>
        <w:tab/>
        <w:t xml:space="preserve">Wyon, D. P., Wyon, I. &amp; Norin, F. Effects of moderate heat stress on driver vigilance in a moving vehicle. </w:t>
      </w:r>
      <w:r w:rsidRPr="009B623E">
        <w:rPr>
          <w:rFonts w:ascii="Times New Roman" w:eastAsia="Times New Roman" w:hAnsi="Times New Roman"/>
          <w:i/>
          <w:iCs/>
          <w:noProof/>
          <w:sz w:val="24"/>
        </w:rPr>
        <w:t>Ergonomics</w:t>
      </w:r>
      <w:r w:rsidRPr="009B623E">
        <w:rPr>
          <w:rFonts w:ascii="Times New Roman" w:eastAsia="Times New Roman" w:hAnsi="Times New Roman"/>
          <w:noProof/>
          <w:sz w:val="24"/>
        </w:rPr>
        <w:t xml:space="preserve"> (1996). doi:10.1080/00140139608964434</w:t>
      </w:r>
    </w:p>
    <w:p w14:paraId="5326954D"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35.</w:t>
      </w:r>
      <w:r w:rsidRPr="009B623E">
        <w:rPr>
          <w:rFonts w:ascii="Times New Roman" w:eastAsia="Times New Roman" w:hAnsi="Times New Roman"/>
          <w:noProof/>
          <w:sz w:val="24"/>
        </w:rPr>
        <w:tab/>
        <w:t xml:space="preserve">Voas, R. B., Torres, P., Romano, E. &amp; Lacey, J. H. Alcohol-Related Risk of Driver Fatalities: An Update Using 2007 Data. </w:t>
      </w:r>
      <w:r w:rsidRPr="009B623E">
        <w:rPr>
          <w:rFonts w:ascii="Times New Roman" w:eastAsia="Times New Roman" w:hAnsi="Times New Roman"/>
          <w:i/>
          <w:iCs/>
          <w:noProof/>
          <w:sz w:val="24"/>
        </w:rPr>
        <w:t>J. Stud. Alcohol Drugs</w:t>
      </w:r>
      <w:r w:rsidRPr="009B623E">
        <w:rPr>
          <w:rFonts w:ascii="Times New Roman" w:eastAsia="Times New Roman" w:hAnsi="Times New Roman"/>
          <w:noProof/>
          <w:sz w:val="24"/>
        </w:rPr>
        <w:t xml:space="preserve"> (2012). doi:10.15288/jsad.2012.73.341</w:t>
      </w:r>
    </w:p>
    <w:p w14:paraId="0A3A9EE4"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36.</w:t>
      </w:r>
      <w:r w:rsidRPr="009B623E">
        <w:rPr>
          <w:rFonts w:ascii="Times New Roman" w:eastAsia="Times New Roman" w:hAnsi="Times New Roman"/>
          <w:noProof/>
          <w:sz w:val="24"/>
        </w:rPr>
        <w:tab/>
        <w:t xml:space="preserve">Ambrose, A. F., Paul, G. &amp; Hausdorff, J. M. Risk factors for falls among older adults: A review of the literature. </w:t>
      </w:r>
      <w:r w:rsidRPr="009B623E">
        <w:rPr>
          <w:rFonts w:ascii="Times New Roman" w:eastAsia="Times New Roman" w:hAnsi="Times New Roman"/>
          <w:i/>
          <w:iCs/>
          <w:noProof/>
          <w:sz w:val="24"/>
        </w:rPr>
        <w:t>Maturitas</w:t>
      </w:r>
      <w:r w:rsidRPr="009B623E">
        <w:rPr>
          <w:rFonts w:ascii="Times New Roman" w:eastAsia="Times New Roman" w:hAnsi="Times New Roman"/>
          <w:noProof/>
          <w:sz w:val="24"/>
        </w:rPr>
        <w:t xml:space="preserve"> (2013). doi:10.1016/j.maturitas.2013.02.009</w:t>
      </w:r>
    </w:p>
    <w:p w14:paraId="05EE443C"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37.</w:t>
      </w:r>
      <w:r w:rsidRPr="009B623E">
        <w:rPr>
          <w:rFonts w:ascii="Times New Roman" w:eastAsia="Times New Roman" w:hAnsi="Times New Roman"/>
          <w:noProof/>
          <w:sz w:val="24"/>
        </w:rPr>
        <w:tab/>
        <w:t xml:space="preserve">Kelsey, J. L.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9B623E">
        <w:rPr>
          <w:rFonts w:ascii="Times New Roman" w:eastAsia="Times New Roman" w:hAnsi="Times New Roman"/>
          <w:i/>
          <w:iCs/>
          <w:noProof/>
          <w:sz w:val="24"/>
        </w:rPr>
        <w:t>J. Am. Geriatr. Soc.</w:t>
      </w:r>
      <w:r w:rsidRPr="009B623E">
        <w:rPr>
          <w:rFonts w:ascii="Times New Roman" w:eastAsia="Times New Roman" w:hAnsi="Times New Roman"/>
          <w:noProof/>
          <w:sz w:val="24"/>
        </w:rPr>
        <w:t xml:space="preserve"> (2010). doi:10.1111/j.1532-5415.2010.03062.x</w:t>
      </w:r>
    </w:p>
    <w:p w14:paraId="20BC5624"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38.</w:t>
      </w:r>
      <w:r w:rsidRPr="009B623E">
        <w:rPr>
          <w:rFonts w:ascii="Times New Roman" w:eastAsia="Times New Roman" w:hAnsi="Times New Roman"/>
          <w:noProof/>
          <w:sz w:val="24"/>
        </w:rPr>
        <w:tab/>
        <w:t xml:space="preserve">Xu, J. Unintentional drowning deaths in the United States, 1999-2010. </w:t>
      </w:r>
      <w:r w:rsidRPr="009B623E">
        <w:rPr>
          <w:rFonts w:ascii="Times New Roman" w:eastAsia="Times New Roman" w:hAnsi="Times New Roman"/>
          <w:i/>
          <w:iCs/>
          <w:noProof/>
          <w:sz w:val="24"/>
        </w:rPr>
        <w:t>NCHS Data Brief</w:t>
      </w:r>
      <w:r w:rsidRPr="009B623E">
        <w:rPr>
          <w:rFonts w:ascii="Times New Roman" w:eastAsia="Times New Roman" w:hAnsi="Times New Roman"/>
          <w:noProof/>
          <w:sz w:val="24"/>
        </w:rPr>
        <w:t xml:space="preserve"> (2014).</w:t>
      </w:r>
    </w:p>
    <w:p w14:paraId="74415A39"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39.</w:t>
      </w:r>
      <w:r w:rsidRPr="009B623E">
        <w:rPr>
          <w:rFonts w:ascii="Times New Roman" w:eastAsia="Times New Roman" w:hAnsi="Times New Roman"/>
          <w:noProof/>
          <w:sz w:val="24"/>
        </w:rPr>
        <w:tab/>
        <w:t xml:space="preserve">Glaeser, E. L., Sacerdote, B. &amp; Scheinkman, J. A. Crime and social interactions. </w:t>
      </w:r>
      <w:r w:rsidRPr="009B623E">
        <w:rPr>
          <w:rFonts w:ascii="Times New Roman" w:eastAsia="Times New Roman" w:hAnsi="Times New Roman"/>
          <w:i/>
          <w:iCs/>
          <w:noProof/>
          <w:sz w:val="24"/>
        </w:rPr>
        <w:t>Q. J. Econ.</w:t>
      </w:r>
      <w:r w:rsidRPr="009B623E">
        <w:rPr>
          <w:rFonts w:ascii="Times New Roman" w:eastAsia="Times New Roman" w:hAnsi="Times New Roman"/>
          <w:noProof/>
          <w:sz w:val="24"/>
        </w:rPr>
        <w:t xml:space="preserve"> (1996). doi:10.2307/2946686</w:t>
      </w:r>
    </w:p>
    <w:p w14:paraId="0A2F30ED"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40.</w:t>
      </w:r>
      <w:r w:rsidRPr="009B623E">
        <w:rPr>
          <w:rFonts w:ascii="Times New Roman" w:eastAsia="Times New Roman" w:hAnsi="Times New Roman"/>
          <w:noProof/>
          <w:sz w:val="24"/>
        </w:rPr>
        <w:tab/>
        <w:t xml:space="preserve">Rotton, J. &amp; Cohn, E. G. Global warming and U.S. crime rates: An application of routine activity theory. </w:t>
      </w:r>
      <w:r w:rsidRPr="009B623E">
        <w:rPr>
          <w:rFonts w:ascii="Times New Roman" w:eastAsia="Times New Roman" w:hAnsi="Times New Roman"/>
          <w:i/>
          <w:iCs/>
          <w:noProof/>
          <w:sz w:val="24"/>
        </w:rPr>
        <w:t>Environ. Behav.</w:t>
      </w:r>
      <w:r w:rsidRPr="009B623E">
        <w:rPr>
          <w:rFonts w:ascii="Times New Roman" w:eastAsia="Times New Roman" w:hAnsi="Times New Roman"/>
          <w:noProof/>
          <w:sz w:val="24"/>
        </w:rPr>
        <w:t xml:space="preserve"> (2003). doi:10.1177/0013916503255565</w:t>
      </w:r>
    </w:p>
    <w:p w14:paraId="4F749D15"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41.</w:t>
      </w:r>
      <w:r w:rsidRPr="009B623E">
        <w:rPr>
          <w:rFonts w:ascii="Times New Roman" w:eastAsia="Times New Roman" w:hAnsi="Times New Roman"/>
          <w:noProof/>
          <w:sz w:val="24"/>
        </w:rPr>
        <w:tab/>
        <w:t xml:space="preserve">Becker, G. S. Crime and punishment: An economic approach. in </w:t>
      </w:r>
      <w:r w:rsidRPr="009B623E">
        <w:rPr>
          <w:rFonts w:ascii="Times New Roman" w:eastAsia="Times New Roman" w:hAnsi="Times New Roman"/>
          <w:i/>
          <w:iCs/>
          <w:noProof/>
          <w:sz w:val="24"/>
        </w:rPr>
        <w:t>Economic Analysis of the Law: Selected Readings</w:t>
      </w:r>
      <w:r w:rsidRPr="009B623E">
        <w:rPr>
          <w:rFonts w:ascii="Times New Roman" w:eastAsia="Times New Roman" w:hAnsi="Times New Roman"/>
          <w:noProof/>
          <w:sz w:val="24"/>
        </w:rPr>
        <w:t xml:space="preserve"> (2007). doi:10.1002/9780470752135.ch25</w:t>
      </w:r>
    </w:p>
    <w:p w14:paraId="47BB162E"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42.</w:t>
      </w:r>
      <w:r w:rsidRPr="009B623E">
        <w:rPr>
          <w:rFonts w:ascii="Times New Roman" w:eastAsia="Times New Roman" w:hAnsi="Times New Roman"/>
          <w:noProof/>
          <w:sz w:val="24"/>
        </w:rPr>
        <w:tab/>
        <w:t xml:space="preserve">Jacob, B., Lefgren, L. J. &amp; Moretti, E. </w:t>
      </w:r>
      <w:r w:rsidRPr="009B623E">
        <w:rPr>
          <w:rFonts w:ascii="Times New Roman" w:eastAsia="Times New Roman" w:hAnsi="Times New Roman"/>
          <w:i/>
          <w:iCs/>
          <w:noProof/>
          <w:sz w:val="24"/>
        </w:rPr>
        <w:t>The dynamics of criminal behavior: Evidence from weather shocks</w:t>
      </w:r>
      <w:r w:rsidRPr="009B623E">
        <w:rPr>
          <w:rFonts w:ascii="Times New Roman" w:eastAsia="Times New Roman" w:hAnsi="Times New Roman"/>
          <w:noProof/>
          <w:sz w:val="24"/>
        </w:rPr>
        <w:t xml:space="preserve">. </w:t>
      </w:r>
      <w:r w:rsidRPr="009B623E">
        <w:rPr>
          <w:rFonts w:ascii="Times New Roman" w:eastAsia="Times New Roman" w:hAnsi="Times New Roman"/>
          <w:i/>
          <w:iCs/>
          <w:noProof/>
          <w:sz w:val="24"/>
        </w:rPr>
        <w:t>SSRN</w:t>
      </w:r>
      <w:r w:rsidRPr="009B623E">
        <w:rPr>
          <w:rFonts w:ascii="Times New Roman" w:eastAsia="Times New Roman" w:hAnsi="Times New Roman"/>
          <w:noProof/>
          <w:sz w:val="24"/>
        </w:rPr>
        <w:t xml:space="preserve"> (2005). doi:10.2139/ssrn.647644</w:t>
      </w:r>
    </w:p>
    <w:p w14:paraId="6F4EBD99"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43.</w:t>
      </w:r>
      <w:r w:rsidRPr="009B623E">
        <w:rPr>
          <w:rFonts w:ascii="Times New Roman" w:eastAsia="Times New Roman" w:hAnsi="Times New Roman"/>
          <w:noProof/>
          <w:sz w:val="24"/>
        </w:rPr>
        <w:tab/>
        <w:t xml:space="preserve">Anderson, C. A. Temperature and aggression: Ubiquitous effects of heat on occurrence of human violence. </w:t>
      </w:r>
      <w:r w:rsidRPr="009B623E">
        <w:rPr>
          <w:rFonts w:ascii="Times New Roman" w:eastAsia="Times New Roman" w:hAnsi="Times New Roman"/>
          <w:i/>
          <w:iCs/>
          <w:noProof/>
          <w:sz w:val="24"/>
        </w:rPr>
        <w:t>Psychol. Bull.</w:t>
      </w:r>
      <w:r w:rsidRPr="009B623E">
        <w:rPr>
          <w:rFonts w:ascii="Times New Roman" w:eastAsia="Times New Roman" w:hAnsi="Times New Roman"/>
          <w:noProof/>
          <w:sz w:val="24"/>
        </w:rPr>
        <w:t xml:space="preserve"> (1989). doi:10.1037/0033-2909.106.1.74</w:t>
      </w:r>
    </w:p>
    <w:p w14:paraId="3ACC7D16"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44.</w:t>
      </w:r>
      <w:r w:rsidRPr="009B623E">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9B623E">
        <w:rPr>
          <w:rFonts w:ascii="Times New Roman" w:eastAsia="Times New Roman" w:hAnsi="Times New Roman"/>
          <w:i/>
          <w:iCs/>
          <w:noProof/>
          <w:sz w:val="24"/>
        </w:rPr>
        <w:t>J. Pers. Soc. Psychol.</w:t>
      </w:r>
      <w:r w:rsidRPr="009B623E">
        <w:rPr>
          <w:rFonts w:ascii="Times New Roman" w:eastAsia="Times New Roman" w:hAnsi="Times New Roman"/>
          <w:noProof/>
          <w:sz w:val="24"/>
        </w:rPr>
        <w:t xml:space="preserve"> (1976). doi:10.1037/0022-3514.33.3.245</w:t>
      </w:r>
    </w:p>
    <w:p w14:paraId="51E77B0D"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45.</w:t>
      </w:r>
      <w:r w:rsidRPr="009B623E">
        <w:rPr>
          <w:rFonts w:ascii="Times New Roman" w:eastAsia="Times New Roman" w:hAnsi="Times New Roman"/>
          <w:noProof/>
          <w:sz w:val="24"/>
        </w:rPr>
        <w:tab/>
        <w:t xml:space="preserve">Maystadt, J. F. &amp; Ecker, O. Extreme weather and civil war: Does drought fuel conflict in Somalia through livestock price shocks? </w:t>
      </w:r>
      <w:r w:rsidRPr="009B623E">
        <w:rPr>
          <w:rFonts w:ascii="Times New Roman" w:eastAsia="Times New Roman" w:hAnsi="Times New Roman"/>
          <w:i/>
          <w:iCs/>
          <w:noProof/>
          <w:sz w:val="24"/>
        </w:rPr>
        <w:t>Am. J. Agric. Econ.</w:t>
      </w:r>
      <w:r w:rsidRPr="009B623E">
        <w:rPr>
          <w:rFonts w:ascii="Times New Roman" w:eastAsia="Times New Roman" w:hAnsi="Times New Roman"/>
          <w:noProof/>
          <w:sz w:val="24"/>
        </w:rPr>
        <w:t xml:space="preserve"> (2014). doi:10.1093/ajae/aau010</w:t>
      </w:r>
    </w:p>
    <w:p w14:paraId="38687532"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46.</w:t>
      </w:r>
      <w:r w:rsidRPr="009B623E">
        <w:rPr>
          <w:rFonts w:ascii="Times New Roman" w:eastAsia="Times New Roman" w:hAnsi="Times New Roman"/>
          <w:noProof/>
          <w:sz w:val="24"/>
        </w:rPr>
        <w:tab/>
        <w:t xml:space="preserve">Ingram, D. D.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United States Census 2000 population with bridged race categories. </w:t>
      </w:r>
      <w:r w:rsidRPr="009B623E">
        <w:rPr>
          <w:rFonts w:ascii="Times New Roman" w:eastAsia="Times New Roman" w:hAnsi="Times New Roman"/>
          <w:i/>
          <w:iCs/>
          <w:noProof/>
          <w:sz w:val="24"/>
        </w:rPr>
        <w:t>Vital Health Stat. 2.</w:t>
      </w:r>
      <w:r w:rsidRPr="009B623E">
        <w:rPr>
          <w:rFonts w:ascii="Times New Roman" w:eastAsia="Times New Roman" w:hAnsi="Times New Roman"/>
          <w:noProof/>
          <w:sz w:val="24"/>
        </w:rPr>
        <w:t xml:space="preserve"> 1–55 (2003).</w:t>
      </w:r>
    </w:p>
    <w:p w14:paraId="1A64BFF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47.</w:t>
      </w:r>
      <w:r w:rsidRPr="009B623E">
        <w:rPr>
          <w:rFonts w:ascii="Times New Roman" w:eastAsia="Times New Roman" w:hAnsi="Times New Roman"/>
          <w:noProof/>
          <w:sz w:val="24"/>
        </w:rPr>
        <w:tab/>
        <w:t xml:space="preserve">Dee, D. P. </w:t>
      </w:r>
      <w:r w:rsidRPr="009B623E">
        <w:rPr>
          <w:rFonts w:ascii="Times New Roman" w:eastAsia="Times New Roman" w:hAnsi="Times New Roman"/>
          <w:i/>
          <w:iCs/>
          <w:noProof/>
          <w:sz w:val="24"/>
        </w:rPr>
        <w:t>et al.</w:t>
      </w:r>
      <w:r w:rsidRPr="009B623E">
        <w:rPr>
          <w:rFonts w:ascii="Times New Roman" w:eastAsia="Times New Roman" w:hAnsi="Times New Roman"/>
          <w:noProof/>
          <w:sz w:val="24"/>
        </w:rPr>
        <w:t xml:space="preserve"> The ERA-Interim reanalysis: configuration and performance of the </w:t>
      </w:r>
      <w:r w:rsidRPr="009B623E">
        <w:rPr>
          <w:rFonts w:ascii="Times New Roman" w:eastAsia="Times New Roman" w:hAnsi="Times New Roman"/>
          <w:noProof/>
          <w:sz w:val="24"/>
        </w:rPr>
        <w:lastRenderedPageBreak/>
        <w:t xml:space="preserve">data assimilation system. </w:t>
      </w:r>
      <w:r w:rsidRPr="009B623E">
        <w:rPr>
          <w:rFonts w:ascii="Times New Roman" w:eastAsia="Times New Roman" w:hAnsi="Times New Roman"/>
          <w:i/>
          <w:iCs/>
          <w:noProof/>
          <w:sz w:val="24"/>
        </w:rPr>
        <w:t>Q. J. R. Meteorol. Soc.</w:t>
      </w:r>
      <w:r w:rsidRPr="009B623E">
        <w:rPr>
          <w:rFonts w:ascii="Times New Roman" w:eastAsia="Times New Roman" w:hAnsi="Times New Roman"/>
          <w:noProof/>
          <w:sz w:val="24"/>
        </w:rPr>
        <w:t xml:space="preserve"> </w:t>
      </w:r>
      <w:r w:rsidRPr="009B623E">
        <w:rPr>
          <w:rFonts w:ascii="Times New Roman" w:eastAsia="Times New Roman" w:hAnsi="Times New Roman"/>
          <w:b/>
          <w:bCs/>
          <w:noProof/>
          <w:sz w:val="24"/>
        </w:rPr>
        <w:t>137,</w:t>
      </w:r>
      <w:r w:rsidRPr="009B623E">
        <w:rPr>
          <w:rFonts w:ascii="Times New Roman" w:eastAsia="Times New Roman" w:hAnsi="Times New Roman"/>
          <w:noProof/>
          <w:sz w:val="24"/>
        </w:rPr>
        <w:t xml:space="preserve"> 553–597 (2011).</w:t>
      </w:r>
    </w:p>
    <w:p w14:paraId="2625B83B"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48.</w:t>
      </w:r>
      <w:r w:rsidRPr="009B623E">
        <w:rPr>
          <w:rFonts w:ascii="Times New Roman" w:eastAsia="Times New Roman" w:hAnsi="Times New Roman"/>
          <w:noProof/>
          <w:sz w:val="24"/>
        </w:rPr>
        <w:tab/>
        <w:t xml:space="preserve">Wallace, J. M. &amp; Hobbs, P. V. </w:t>
      </w:r>
      <w:r w:rsidRPr="009B623E">
        <w:rPr>
          <w:rFonts w:ascii="Times New Roman" w:eastAsia="Times New Roman" w:hAnsi="Times New Roman"/>
          <w:i/>
          <w:iCs/>
          <w:noProof/>
          <w:sz w:val="24"/>
        </w:rPr>
        <w:t>Atmospheric Science: An Introductory Survey: Second Edition</w:t>
      </w:r>
      <w:r w:rsidRPr="009B623E">
        <w:rPr>
          <w:rFonts w:ascii="Times New Roman" w:eastAsia="Times New Roman" w:hAnsi="Times New Roman"/>
          <w:noProof/>
          <w:sz w:val="24"/>
        </w:rPr>
        <w:t xml:space="preserve">. </w:t>
      </w:r>
      <w:r w:rsidRPr="009B623E">
        <w:rPr>
          <w:rFonts w:ascii="Times New Roman" w:eastAsia="Times New Roman" w:hAnsi="Times New Roman"/>
          <w:i/>
          <w:iCs/>
          <w:noProof/>
          <w:sz w:val="24"/>
        </w:rPr>
        <w:t>Atmospheric Science: An Introductory Survey: Second Edition</w:t>
      </w:r>
      <w:r w:rsidRPr="009B623E">
        <w:rPr>
          <w:rFonts w:ascii="Times New Roman" w:eastAsia="Times New Roman" w:hAnsi="Times New Roman"/>
          <w:noProof/>
          <w:sz w:val="24"/>
        </w:rPr>
        <w:t xml:space="preserve"> (2006). doi:10.1016/C2009-0-00034-8</w:t>
      </w:r>
    </w:p>
    <w:p w14:paraId="1019842E"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49.</w:t>
      </w:r>
      <w:r w:rsidRPr="009B623E">
        <w:rPr>
          <w:rFonts w:ascii="Times New Roman" w:eastAsia="Times New Roman" w:hAnsi="Times New Roman"/>
          <w:noProof/>
          <w:sz w:val="24"/>
        </w:rPr>
        <w:tab/>
        <w:t xml:space="preserve">Rue, H. &amp; Held, L. </w:t>
      </w:r>
      <w:r w:rsidRPr="009B623E">
        <w:rPr>
          <w:rFonts w:ascii="Times New Roman" w:eastAsia="Times New Roman" w:hAnsi="Times New Roman"/>
          <w:i/>
          <w:iCs/>
          <w:noProof/>
          <w:sz w:val="24"/>
        </w:rPr>
        <w:t>Gaussian Markov random fields. Theory and applications</w:t>
      </w:r>
      <w:r w:rsidRPr="009B623E">
        <w:rPr>
          <w:rFonts w:ascii="Times New Roman" w:eastAsia="Times New Roman" w:hAnsi="Times New Roman"/>
          <w:noProof/>
          <w:sz w:val="24"/>
        </w:rPr>
        <w:t xml:space="preserve">. </w:t>
      </w:r>
      <w:r w:rsidRPr="009B623E">
        <w:rPr>
          <w:rFonts w:ascii="Times New Roman" w:eastAsia="Times New Roman" w:hAnsi="Times New Roman"/>
          <w:i/>
          <w:iCs/>
          <w:noProof/>
          <w:sz w:val="24"/>
        </w:rPr>
        <w:t>Chapman &amp; Hall</w:t>
      </w:r>
      <w:r w:rsidRPr="009B623E">
        <w:rPr>
          <w:rFonts w:ascii="Times New Roman" w:eastAsia="Times New Roman" w:hAnsi="Times New Roman"/>
          <w:noProof/>
          <w:sz w:val="24"/>
        </w:rPr>
        <w:t xml:space="preserve"> (2005). doi:10.1007/s00184-007-0162-3</w:t>
      </w:r>
    </w:p>
    <w:p w14:paraId="3DF09CE5"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50.</w:t>
      </w:r>
      <w:r w:rsidRPr="009B623E">
        <w:rPr>
          <w:rFonts w:ascii="Times New Roman" w:eastAsia="Times New Roman" w:hAnsi="Times New Roman"/>
          <w:noProof/>
          <w:sz w:val="24"/>
        </w:rPr>
        <w:tab/>
        <w:t xml:space="preserve">Besag, J. Spatial interaction and the statistical snalysis of lattice systems. </w:t>
      </w:r>
      <w:r w:rsidRPr="009B623E">
        <w:rPr>
          <w:rFonts w:ascii="Times New Roman" w:eastAsia="Times New Roman" w:hAnsi="Times New Roman"/>
          <w:i/>
          <w:iCs/>
          <w:noProof/>
          <w:sz w:val="24"/>
        </w:rPr>
        <w:t>J. R. Stat. Soc. Ser. B (Statistical Methodol.</w:t>
      </w:r>
      <w:r w:rsidRPr="009B623E">
        <w:rPr>
          <w:rFonts w:ascii="Times New Roman" w:eastAsia="Times New Roman" w:hAnsi="Times New Roman"/>
          <w:noProof/>
          <w:sz w:val="24"/>
        </w:rPr>
        <w:t xml:space="preserve"> (1974). doi:10.2307/2984812</w:t>
      </w:r>
    </w:p>
    <w:p w14:paraId="52BFE245" w14:textId="77777777" w:rsidR="009B623E" w:rsidRPr="009B623E" w:rsidRDefault="009B623E" w:rsidP="009B623E">
      <w:pPr>
        <w:widowControl w:val="0"/>
        <w:autoSpaceDE w:val="0"/>
        <w:autoSpaceDN w:val="0"/>
        <w:adjustRightInd w:val="0"/>
        <w:spacing w:line="240" w:lineRule="auto"/>
        <w:ind w:left="640" w:hanging="640"/>
        <w:rPr>
          <w:rFonts w:ascii="Times New Roman" w:eastAsia="Times New Roman" w:hAnsi="Times New Roman"/>
          <w:noProof/>
          <w:sz w:val="24"/>
        </w:rPr>
      </w:pPr>
      <w:r w:rsidRPr="009B623E">
        <w:rPr>
          <w:rFonts w:ascii="Times New Roman" w:eastAsia="Times New Roman" w:hAnsi="Times New Roman"/>
          <w:noProof/>
          <w:sz w:val="24"/>
        </w:rPr>
        <w:t>51.</w:t>
      </w:r>
      <w:r w:rsidRPr="009B623E">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9B623E">
        <w:rPr>
          <w:rFonts w:ascii="Times New Roman" w:eastAsia="Times New Roman" w:hAnsi="Times New Roman"/>
          <w:i/>
          <w:iCs/>
          <w:noProof/>
          <w:sz w:val="24"/>
        </w:rPr>
        <w:t>J. R. Stat. Soc. Ser. B Stat. Methodol.</w:t>
      </w:r>
      <w:r w:rsidRPr="009B623E">
        <w:rPr>
          <w:rFonts w:ascii="Times New Roman" w:eastAsia="Times New Roman" w:hAnsi="Times New Roman"/>
          <w:noProof/>
          <w:sz w:val="24"/>
        </w:rPr>
        <w:t xml:space="preserve"> (2009). doi:10.1111/j.1467-9868.2008.00700.x</w:t>
      </w:r>
    </w:p>
    <w:p w14:paraId="26584C2E" w14:textId="77777777" w:rsidR="009B623E" w:rsidRPr="009B623E" w:rsidRDefault="009B623E" w:rsidP="009B623E">
      <w:pPr>
        <w:widowControl w:val="0"/>
        <w:autoSpaceDE w:val="0"/>
        <w:autoSpaceDN w:val="0"/>
        <w:adjustRightInd w:val="0"/>
        <w:spacing w:line="240" w:lineRule="auto"/>
        <w:ind w:left="640" w:hanging="640"/>
        <w:rPr>
          <w:rFonts w:ascii="Times New Roman" w:hAnsi="Times New Roman"/>
          <w:noProof/>
          <w:sz w:val="24"/>
        </w:rPr>
      </w:pPr>
      <w:r w:rsidRPr="009B623E">
        <w:rPr>
          <w:rFonts w:ascii="Times New Roman" w:eastAsia="Times New Roman" w:hAnsi="Times New Roman"/>
          <w:noProof/>
          <w:sz w:val="24"/>
        </w:rPr>
        <w:t>52.</w:t>
      </w:r>
      <w:r w:rsidRPr="009B623E">
        <w:rPr>
          <w:rFonts w:ascii="Times New Roman" w:eastAsia="Times New Roman" w:hAnsi="Times New Roman"/>
          <w:noProof/>
          <w:sz w:val="24"/>
        </w:rPr>
        <w:tab/>
        <w:t>IPCC. IPCC special report on the impacts of global warming of 1.5 °C - Summary for policy makers. (2018).</w:t>
      </w:r>
    </w:p>
    <w:p w14:paraId="14D0E6E5" w14:textId="2D3A7871" w:rsidR="009011C5" w:rsidRPr="00636C9B" w:rsidRDefault="00A55581" w:rsidP="009B623E">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555" w:author="Parks, Robbie M" w:date="2018-12-05T11:53:00Z"/>
          <w:rFonts w:ascii="Times New Roman" w:hAnsi="Times New Roman"/>
          <w:color w:val="000000" w:themeColor="text1"/>
          <w:sz w:val="24"/>
          <w:szCs w:val="24"/>
        </w:rPr>
      </w:pPr>
      <w:del w:id="556"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557" w:author="Parks, Robbie M" w:date="2018-12-05T11:53:00Z"/>
          <w:rFonts w:ascii="Times New Roman" w:hAnsi="Times New Roman"/>
          <w:color w:val="000000" w:themeColor="text1"/>
          <w:sz w:val="24"/>
          <w:szCs w:val="24"/>
        </w:rPr>
      </w:pPr>
      <w:del w:id="558"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559" w:author="Parks, Robbie M" w:date="2018-12-05T12:09:00Z">
        <w:r w:rsidR="00F14942">
          <w:rPr>
            <w:rFonts w:ascii="Times New Roman" w:hAnsi="Times New Roman"/>
            <w:b/>
            <w:color w:val="000000" w:themeColor="text1"/>
            <w:sz w:val="24"/>
            <w:szCs w:val="24"/>
          </w:rPr>
          <w:t>1</w:t>
        </w:r>
      </w:ins>
      <w:del w:id="560"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561"/>
      <w:commentRangeEnd w:id="561"/>
      <w:r w:rsidR="008A218F">
        <w:rPr>
          <w:rStyle w:val="CommentReference"/>
          <w:rFonts w:asciiTheme="minorHAnsi" w:eastAsiaTheme="minorHAnsi" w:hAnsiTheme="minorHAnsi" w:cstheme="minorBidi"/>
        </w:rPr>
        <w:commentReference w:id="561"/>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7E3996D4"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562" w:author="Parks, Robbie M" w:date="2018-12-05T12:10:00Z">
        <w:r w:rsidR="00F14942">
          <w:rPr>
            <w:rFonts w:ascii="Times New Roman" w:hAnsi="Times New Roman"/>
            <w:b/>
            <w:color w:val="000000" w:themeColor="text1"/>
            <w:sz w:val="24"/>
            <w:szCs w:val="24"/>
          </w:rPr>
          <w:t>2</w:t>
        </w:r>
      </w:ins>
      <w:del w:id="563"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564"/>
      <w:commentRangeStart w:id="565"/>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564"/>
      <w:r w:rsidR="008A218F">
        <w:rPr>
          <w:rStyle w:val="CommentReference"/>
          <w:rFonts w:asciiTheme="minorHAnsi" w:eastAsiaTheme="minorHAnsi" w:hAnsiTheme="minorHAnsi" w:cstheme="minorBidi"/>
        </w:rPr>
        <w:commentReference w:id="564"/>
      </w:r>
      <w:commentRangeEnd w:id="565"/>
      <w:r w:rsidR="00697B34">
        <w:rPr>
          <w:rStyle w:val="CommentReference"/>
          <w:rFonts w:asciiTheme="minorHAnsi" w:eastAsiaTheme="minorHAnsi" w:hAnsiTheme="minorHAnsi" w:cstheme="minorBidi"/>
        </w:rPr>
        <w:commentReference w:id="565"/>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7555273F"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566" w:author="Parks, Robbie M" w:date="2018-12-05T12:10:00Z">
        <w:r w:rsidR="00F14942">
          <w:rPr>
            <w:rFonts w:ascii="Times New Roman" w:hAnsi="Times New Roman"/>
            <w:b/>
            <w:color w:val="000000" w:themeColor="text1"/>
            <w:sz w:val="24"/>
            <w:szCs w:val="24"/>
          </w:rPr>
          <w:t>3</w:t>
        </w:r>
      </w:ins>
      <w:del w:id="567"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568"/>
      <w:commentRangeEnd w:id="568"/>
      <w:r w:rsidR="008A218F">
        <w:rPr>
          <w:rStyle w:val="CommentReference"/>
          <w:rFonts w:asciiTheme="minorHAnsi" w:eastAsiaTheme="minorHAnsi" w:hAnsiTheme="minorHAnsi" w:cstheme="minorBidi"/>
        </w:rPr>
        <w:commentReference w:id="568"/>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1ACEE2F6" w:rsidR="00136062" w:rsidRDefault="00136062" w:rsidP="00136062">
      <w:pPr>
        <w:spacing w:after="0" w:line="480" w:lineRule="auto"/>
        <w:jc w:val="both"/>
        <w:rPr>
          <w:ins w:id="569" w:author="Parks, Robbie M" w:date="2018-12-05T11:54:00Z"/>
          <w:rFonts w:ascii="Times New Roman" w:hAnsi="Times New Roman"/>
          <w:color w:val="000000" w:themeColor="text1"/>
          <w:sz w:val="24"/>
          <w:szCs w:val="24"/>
        </w:rPr>
      </w:pPr>
      <w:ins w:id="570"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bookmarkStart w:id="571" w:name="_GoBack"/>
        <w:bookmarkEnd w:id="571"/>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the entire period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inter-year variation in a particular month (here, July) compared with a cooler state like Washington.</w:t>
        </w:r>
      </w:ins>
    </w:p>
    <w:p w14:paraId="6CEE4CD5" w14:textId="77777777" w:rsidR="00136062" w:rsidRDefault="00136062">
      <w:pPr>
        <w:spacing w:after="0" w:line="240" w:lineRule="auto"/>
        <w:rPr>
          <w:ins w:id="572" w:author="Parks, Robbie M" w:date="2018-12-05T11:54:00Z"/>
          <w:rFonts w:ascii="Times New Roman" w:hAnsi="Times New Roman"/>
          <w:b/>
          <w:color w:val="000000" w:themeColor="text1"/>
          <w:sz w:val="24"/>
          <w:szCs w:val="24"/>
        </w:rPr>
      </w:pPr>
      <w:ins w:id="573" w:author="Parks, Robbie M" w:date="2018-12-05T11:54:00Z">
        <w:r>
          <w:rPr>
            <w:rFonts w:ascii="Times New Roman" w:hAnsi="Times New Roman"/>
            <w:b/>
            <w:color w:val="000000" w:themeColor="text1"/>
            <w:sz w:val="24"/>
            <w:szCs w:val="24"/>
          </w:rPr>
          <w:br w:type="page"/>
        </w:r>
      </w:ins>
    </w:p>
    <w:p w14:paraId="14ABBECE" w14:textId="7CF8B96C"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60CC2DB" w14:textId="7E692B72"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r w:rsidR="004561BE">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compared with 1980-2009 long-term average temperatures.</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1"/>
          <w:footerReference w:type="default" r:id="rId12"/>
          <w:pgSz w:w="11900" w:h="16840"/>
          <w:pgMar w:top="1440" w:right="1440" w:bottom="1440" w:left="1440" w:header="720" w:footer="720" w:gutter="0"/>
          <w:lnNumType w:countBy="1" w:restart="newPage"/>
          <w:cols w:space="720"/>
          <w:docGrid w:linePitch="360"/>
          <w:sectPrChange w:id="574" w:author="Parks, Robbie M" w:date="2018-12-05T11:30:00Z">
            <w:sectPr w:rsidR="00D2442C" w:rsidRPr="00843ACB" w:rsidSect="004136FE">
              <w:pgMar w:top="1440" w:right="1440" w:bottom="1440" w:left="1440" w:header="720" w:footer="720" w:gutter="0"/>
            </w:sectPr>
          </w:sectPrChange>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RDefault="007662C6" w:rsidP="00843ACB">
      <w:pPr>
        <w:spacing w:after="0" w:line="240" w:lineRule="auto"/>
        <w:jc w:val="both"/>
        <w:rPr>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arks, Robbie M" w:date="2018-12-05T11:46:00Z" w:initials="PRM">
    <w:p w14:paraId="6963F432" w14:textId="29D6FDCB" w:rsidR="00CB71ED" w:rsidRDefault="00CB71ED">
      <w:pPr>
        <w:pStyle w:val="CommentText"/>
      </w:pPr>
      <w:r>
        <w:rPr>
          <w:rStyle w:val="CommentReference"/>
        </w:rPr>
        <w:annotationRef/>
      </w:r>
      <w:r>
        <w:t>Nature CC’s format has a sort of abstract/intro which will likely harvest some of the words in the introduction we have made below</w:t>
      </w:r>
      <w:r w:rsidR="00115249">
        <w:t>, along with summary of results</w:t>
      </w:r>
    </w:p>
  </w:comment>
  <w:comment w:id="66" w:author="Ezzati, Majid" w:date="2018-11-30T11:54:00Z" w:initials="EM">
    <w:p w14:paraId="592377EA" w14:textId="24306A68" w:rsidR="004069AE" w:rsidRDefault="004069AE">
      <w:pPr>
        <w:pStyle w:val="CommentText"/>
      </w:pPr>
      <w:r>
        <w:rPr>
          <w:rStyle w:val="CommentReference"/>
        </w:rPr>
        <w:annotationRef/>
      </w:r>
      <w:r>
        <w:rPr>
          <w:rFonts w:ascii="Times New Roman" w:hAnsi="Times New Roman"/>
          <w:color w:val="000000" w:themeColor="text1"/>
          <w:sz w:val="24"/>
          <w:szCs w:val="24"/>
        </w:rPr>
        <w:t>we need to say what the Nature Climate Change injury paper did succinctly but need to discuss it first. Discuss their specific “model” and what its core assumption is (absolute temperature across seasons etc)</w:t>
      </w:r>
    </w:p>
  </w:comment>
  <w:comment w:id="67" w:author="Parks, Robbie M" w:date="2018-12-04T10:31:00Z" w:initials="PRM">
    <w:p w14:paraId="1D8598B2" w14:textId="477D4AF4" w:rsidR="003060A1" w:rsidRDefault="003060A1">
      <w:pPr>
        <w:pStyle w:val="CommentText"/>
      </w:pPr>
      <w:r>
        <w:rPr>
          <w:rStyle w:val="CommentReference"/>
        </w:rPr>
        <w:annotationRef/>
      </w:r>
      <w:r>
        <w:t>The paper uses a</w:t>
      </w:r>
      <w:r w:rsidR="00D31D63">
        <w:t xml:space="preserve"> frequentist</w:t>
      </w:r>
      <w:r>
        <w:t xml:space="preserve"> monthly temperature model (absolute)</w:t>
      </w:r>
      <w:r w:rsidR="00D31D63">
        <w:t xml:space="preserve"> allowing for variation by county-by-month and state-by-year</w:t>
      </w:r>
      <w:r>
        <w:t xml:space="preserve"> </w:t>
      </w:r>
    </w:p>
  </w:comment>
  <w:comment w:id="77" w:author="Ezzati, Majid" w:date="2018-11-30T12:16:00Z" w:initials="EM">
    <w:p w14:paraId="53051316" w14:textId="14C37551" w:rsidR="004069AE" w:rsidRDefault="004069AE">
      <w:pPr>
        <w:pStyle w:val="CommentText"/>
      </w:pPr>
      <w:r>
        <w:rPr>
          <w:rStyle w:val="CommentReference"/>
        </w:rPr>
        <w:annotationRef/>
      </w:r>
      <w:r>
        <w:t>Light, patterns or work/school, nutrition let’s think of some very credible ones</w:t>
      </w:r>
    </w:p>
  </w:comment>
  <w:comment w:id="78" w:author="Parks, Robbie M" w:date="2018-12-03T13:54:00Z" w:initials="PRM">
    <w:p w14:paraId="6B1B048B" w14:textId="68828FD4" w:rsidR="004069AE" w:rsidRDefault="004069AE">
      <w:pPr>
        <w:pStyle w:val="CommentText"/>
      </w:pPr>
      <w:r>
        <w:rPr>
          <w:rStyle w:val="CommentReference"/>
        </w:rPr>
        <w:annotationRef/>
      </w:r>
      <w:r>
        <w:t>To research. Time outdoors?</w:t>
      </w:r>
    </w:p>
  </w:comment>
  <w:comment w:id="97" w:author="Ezzati, Majid" w:date="2018-11-30T14:30:00Z" w:initials="EM">
    <w:p w14:paraId="4D6E9E03" w14:textId="759C1479" w:rsidR="004069AE" w:rsidRDefault="004069AE">
      <w:pPr>
        <w:pStyle w:val="CommentText"/>
      </w:pPr>
      <w:r>
        <w:rPr>
          <w:rStyle w:val="CommentReference"/>
        </w:rPr>
        <w:annotationRef/>
      </w:r>
      <w:r>
        <w:t>To the extent relevant, please follow the wording of Appendix of PM paper to the letter (i.e. not similar but identical)</w:t>
      </w:r>
    </w:p>
  </w:comment>
  <w:comment w:id="106" w:author="Ezzati, Majid" w:date="2018-11-30T12:22:00Z" w:initials="EM">
    <w:p w14:paraId="6A2D75C3" w14:textId="0E0BF8BA" w:rsidR="004069AE" w:rsidRDefault="004069AE">
      <w:pPr>
        <w:pStyle w:val="CommentText"/>
      </w:pPr>
      <w:r>
        <w:rPr>
          <w:rStyle w:val="CommentReference"/>
        </w:rPr>
        <w:annotationRef/>
      </w:r>
      <w:r>
        <w:t>To discuss</w:t>
      </w:r>
    </w:p>
  </w:comment>
  <w:comment w:id="107" w:author="Parks, Robbie M" w:date="2018-12-05T08:16:00Z" w:initials="PRM">
    <w:p w14:paraId="76131A8B" w14:textId="6DC21123" w:rsidR="00AF6B82" w:rsidRDefault="00AF6B82">
      <w:pPr>
        <w:pStyle w:val="CommentText"/>
      </w:pPr>
      <w:r>
        <w:rPr>
          <w:rStyle w:val="CommentReference"/>
        </w:rPr>
        <w:annotationRef/>
      </w:r>
      <w:r>
        <w:t xml:space="preserve">To </w:t>
      </w:r>
      <w:r w:rsidR="00D35581">
        <w:t>make consistent throughout the paper</w:t>
      </w:r>
    </w:p>
  </w:comment>
  <w:comment w:id="112" w:author="Ezzati, Majid" w:date="2018-11-30T12:25:00Z" w:initials="EM">
    <w:p w14:paraId="5CEE364E" w14:textId="602F3E6E" w:rsidR="004069AE" w:rsidRDefault="004069AE">
      <w:pPr>
        <w:pStyle w:val="CommentText"/>
      </w:pPr>
      <w:r>
        <w:rPr>
          <w:rStyle w:val="CommentReference"/>
        </w:rPr>
        <w:annotationRef/>
      </w:r>
      <w:r>
        <w:t>If relevant beyond how I have written intro, work in there</w:t>
      </w:r>
    </w:p>
  </w:comment>
  <w:comment w:id="137" w:author="Ezzati, Majid" w:date="2018-11-30T12:44:00Z" w:initials="EM">
    <w:p w14:paraId="256A7319" w14:textId="7FCE502F" w:rsidR="004069AE" w:rsidRDefault="004069AE">
      <w:pPr>
        <w:pStyle w:val="CommentText"/>
      </w:pPr>
      <w:r>
        <w:rPr>
          <w:rStyle w:val="CommentReference"/>
        </w:rPr>
        <w:annotationRef/>
      </w:r>
    </w:p>
  </w:comment>
  <w:comment w:id="138" w:author="Ezzati, Majid" w:date="2018-11-30T12:44:00Z" w:initials="EM">
    <w:p w14:paraId="6641516E" w14:textId="6A2238AD" w:rsidR="004069AE" w:rsidRDefault="004069AE">
      <w:pPr>
        <w:pStyle w:val="CommentText"/>
      </w:pPr>
      <w:r>
        <w:rPr>
          <w:rStyle w:val="CommentReference"/>
        </w:rPr>
        <w:annotationRef/>
      </w:r>
      <w:r>
        <w:t>Reword for clarity</w:t>
      </w:r>
    </w:p>
  </w:comment>
  <w:comment w:id="175" w:author="Ezzati, Majid" w:date="2018-11-30T12:46:00Z" w:initials="EM">
    <w:p w14:paraId="4FAD66D4" w14:textId="4A4EC26F" w:rsidR="004069AE" w:rsidRDefault="004069AE">
      <w:pPr>
        <w:pStyle w:val="CommentText"/>
      </w:pPr>
      <w:r>
        <w:rPr>
          <w:rStyle w:val="CommentReference"/>
        </w:rPr>
        <w:annotationRef/>
      </w:r>
    </w:p>
  </w:comment>
  <w:comment w:id="176" w:author="Ezzati, Majid" w:date="2018-11-30T12:46:00Z" w:initials="EM">
    <w:p w14:paraId="60D2E4B1" w14:textId="2AF55411" w:rsidR="004069AE" w:rsidRDefault="004069AE">
      <w:pPr>
        <w:pStyle w:val="CommentText"/>
      </w:pPr>
      <w:r>
        <w:rPr>
          <w:rStyle w:val="CommentReference"/>
        </w:rPr>
        <w:annotationRef/>
      </w:r>
      <w:r>
        <w:t>Can also be fewer? What is the right phrasing?</w:t>
      </w:r>
    </w:p>
  </w:comment>
  <w:comment w:id="177" w:author="Parks, Robbie M" w:date="2018-12-03T11:55:00Z" w:initials="PRM">
    <w:p w14:paraId="63DDE017" w14:textId="1AC9FA6A" w:rsidR="004069AE" w:rsidRDefault="004069AE">
      <w:pPr>
        <w:pStyle w:val="CommentText"/>
      </w:pPr>
      <w:r>
        <w:rPr>
          <w:rStyle w:val="CommentReference"/>
        </w:rPr>
        <w:annotationRef/>
      </w:r>
      <w:r>
        <w:t>Attributable change in deaths?</w:t>
      </w:r>
    </w:p>
  </w:comment>
  <w:comment w:id="179" w:author="Ezzati, Majid" w:date="2018-11-30T12:46:00Z" w:initials="EM">
    <w:p w14:paraId="1F3182CD" w14:textId="7A6B483C" w:rsidR="004069AE" w:rsidRDefault="004069AE">
      <w:pPr>
        <w:pStyle w:val="CommentText"/>
      </w:pPr>
      <w:r>
        <w:rPr>
          <w:rStyle w:val="CommentReference"/>
        </w:rPr>
        <w:annotationRef/>
      </w:r>
      <w:r>
        <w:t>And state? Even if we don’t show</w:t>
      </w:r>
    </w:p>
  </w:comment>
  <w:comment w:id="180" w:author="Parks, Robbie M" w:date="2018-12-03T13:55:00Z" w:initials="PRM">
    <w:p w14:paraId="00BF204F" w14:textId="681F27B1" w:rsidR="004069AE" w:rsidRDefault="004069AE">
      <w:pPr>
        <w:pStyle w:val="CommentText"/>
      </w:pPr>
      <w:r>
        <w:rPr>
          <w:rStyle w:val="CommentReference"/>
        </w:rPr>
        <w:annotationRef/>
      </w:r>
      <w:r>
        <w:t>Yes</w:t>
      </w:r>
    </w:p>
  </w:comment>
  <w:comment w:id="181" w:author="Ezzati, Majid" w:date="2018-11-30T12:46:00Z" w:initials="EM">
    <w:p w14:paraId="74AA52C9" w14:textId="07A86FD9" w:rsidR="004069AE" w:rsidRDefault="004069AE">
      <w:pPr>
        <w:pStyle w:val="CommentText"/>
      </w:pPr>
      <w:r>
        <w:rPr>
          <w:rStyle w:val="CommentReference"/>
        </w:rPr>
        <w:annotationRef/>
      </w:r>
      <w:r>
        <w:t>Discuss wording</w:t>
      </w:r>
    </w:p>
  </w:comment>
  <w:comment w:id="191" w:author="Ezzati, Majid" w:date="2018-11-30T14:26:00Z" w:initials="EM">
    <w:p w14:paraId="28A61689" w14:textId="79A7AC64" w:rsidR="004069AE" w:rsidRDefault="004069AE">
      <w:pPr>
        <w:pStyle w:val="CommentText"/>
      </w:pPr>
      <w:r>
        <w:rPr>
          <w:rStyle w:val="CommentReference"/>
        </w:rPr>
        <w:annotationRef/>
      </w:r>
      <w:r>
        <w:t>number</w:t>
      </w:r>
    </w:p>
  </w:comment>
  <w:comment w:id="202" w:author="Ezzati, Majid" w:date="2018-11-30T14:26:00Z" w:initials="EM">
    <w:p w14:paraId="4BEDB7B7" w14:textId="1F3345E9" w:rsidR="004069AE" w:rsidRDefault="004069AE">
      <w:pPr>
        <w:pStyle w:val="CommentText"/>
      </w:pPr>
      <w:r>
        <w:rPr>
          <w:rStyle w:val="CommentReference"/>
        </w:rPr>
        <w:annotationRef/>
      </w:r>
      <w:r>
        <w:t>move to results. split by sex</w:t>
      </w:r>
    </w:p>
    <w:p w14:paraId="52035BDC" w14:textId="77777777" w:rsidR="004069AE" w:rsidRDefault="004069AE">
      <w:pPr>
        <w:pStyle w:val="CommentText"/>
      </w:pPr>
    </w:p>
    <w:p w14:paraId="07D80E53" w14:textId="5E83D4AF" w:rsidR="004069AE" w:rsidRDefault="004069AE">
      <w:pPr>
        <w:pStyle w:val="CommentText"/>
      </w:pPr>
      <w:r>
        <w:t>Also say what age group (and sex) their share was highest</w:t>
      </w:r>
    </w:p>
  </w:comment>
  <w:comment w:id="206" w:author="Ezzati, Majid" w:date="2018-11-30T14:31:00Z" w:initials="EM">
    <w:p w14:paraId="47AA0E95" w14:textId="09CD9FC6" w:rsidR="004069AE" w:rsidRDefault="004069AE">
      <w:pPr>
        <w:pStyle w:val="CommentText"/>
      </w:pPr>
      <w:r>
        <w:rPr>
          <w:rStyle w:val="CommentReference"/>
        </w:rPr>
        <w:annotationRef/>
      </w:r>
      <w:r>
        <w:t>This is not a “data” issue</w:t>
      </w:r>
    </w:p>
    <w:p w14:paraId="36A2099B" w14:textId="77777777" w:rsidR="004069AE" w:rsidRDefault="004069AE">
      <w:pPr>
        <w:pStyle w:val="CommentText"/>
      </w:pPr>
    </w:p>
    <w:p w14:paraId="0423D54C" w14:textId="5504DD13" w:rsidR="004069AE" w:rsidRDefault="004069AE">
      <w:pPr>
        <w:pStyle w:val="CommentText"/>
      </w:pPr>
      <w:r>
        <w:t xml:space="preserve">Say at the beginning of stats methods that analyses were done separately by sex, age group etc. </w:t>
      </w:r>
    </w:p>
  </w:comment>
  <w:comment w:id="209" w:author="Bennett, James E" w:date="2018-11-29T14:44:00Z" w:initials="BJE">
    <w:p w14:paraId="3CAF6C00" w14:textId="251367E2" w:rsidR="004069AE" w:rsidRDefault="004069AE">
      <w:pPr>
        <w:pStyle w:val="CommentText"/>
      </w:pPr>
      <w:r>
        <w:rPr>
          <w:rStyle w:val="CommentReference"/>
        </w:rPr>
        <w:annotationRef/>
      </w:r>
      <w:r>
        <w:t>Did you need to “reverse” this calculation when estimating numbers of deaths from +1C?</w:t>
      </w:r>
    </w:p>
  </w:comment>
  <w:comment w:id="210" w:author="Parks, Robbie M" w:date="2018-11-29T23:20:00Z" w:initials="PRM">
    <w:p w14:paraId="21869A0C" w14:textId="1BDAFDF9" w:rsidR="004069AE" w:rsidRDefault="004069AE">
      <w:pPr>
        <w:pStyle w:val="CommentText"/>
      </w:pPr>
      <w:r>
        <w:rPr>
          <w:rStyle w:val="CommentReference"/>
        </w:rPr>
        <w:annotationRef/>
      </w:r>
      <w:r>
        <w:t>Yes</w:t>
      </w:r>
    </w:p>
  </w:comment>
  <w:comment w:id="211" w:author="Ezzati, Majid" w:date="2018-11-30T14:29:00Z" w:initials="EM">
    <w:p w14:paraId="5378CE52" w14:textId="50181B25" w:rsidR="004069AE" w:rsidRDefault="004069AE">
      <w:pPr>
        <w:pStyle w:val="CommentText"/>
      </w:pPr>
      <w:r>
        <w:rPr>
          <w:rStyle w:val="CommentReference"/>
        </w:rPr>
        <w:annotationRef/>
      </w:r>
      <w:r>
        <w:t>Only relevant if you do the attribution on rates; not relevant if you do it on counts. To discuss briefly</w:t>
      </w:r>
    </w:p>
  </w:comment>
  <w:comment w:id="208" w:author="Ezzati, Majid" w:date="2018-11-30T14:28:00Z" w:initials="EM">
    <w:p w14:paraId="109B9C09" w14:textId="4235DF43" w:rsidR="004069AE" w:rsidRDefault="004069AE">
      <w:pPr>
        <w:pStyle w:val="CommentText"/>
      </w:pPr>
      <w:r>
        <w:rPr>
          <w:rStyle w:val="CommentReference"/>
        </w:rPr>
        <w:annotationRef/>
      </w:r>
      <w:r>
        <w:t>State this as rate vs. count since you analyse rates</w:t>
      </w:r>
    </w:p>
  </w:comment>
  <w:comment w:id="216" w:author="Ezzati, Majid" w:date="2018-11-30T14:32:00Z" w:initials="EM">
    <w:p w14:paraId="674F0CF6" w14:textId="0BA30AF6" w:rsidR="004069AE" w:rsidRDefault="004069AE">
      <w:pPr>
        <w:pStyle w:val="CommentText"/>
      </w:pPr>
      <w:r>
        <w:rPr>
          <w:rStyle w:val="CommentReference"/>
        </w:rPr>
        <w:annotationRef/>
      </w:r>
      <w:r>
        <w:t>Use the same wording as eLife paper</w:t>
      </w:r>
    </w:p>
  </w:comment>
  <w:comment w:id="238" w:author="Bennett, James E" w:date="2018-11-29T15:00:00Z" w:initials="BJE">
    <w:p w14:paraId="2E056849" w14:textId="77777777" w:rsidR="004069AE" w:rsidRDefault="004069AE"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39" w:author="Parks, Robbie M" w:date="2018-11-29T23:08:00Z" w:initials="PRM">
    <w:p w14:paraId="207E839A" w14:textId="77777777" w:rsidR="004069AE" w:rsidRDefault="004069AE" w:rsidP="00265FDC">
      <w:pPr>
        <w:pStyle w:val="CommentText"/>
      </w:pPr>
      <w:r>
        <w:rPr>
          <w:rStyle w:val="CommentReference"/>
        </w:rPr>
        <w:annotationRef/>
      </w:r>
      <w:r>
        <w:t>Have expanded just above</w:t>
      </w:r>
    </w:p>
  </w:comment>
  <w:comment w:id="235" w:author="Ezzati, Majid" w:date="2018-11-30T17:02:00Z" w:initials="EM">
    <w:p w14:paraId="5D38400B" w14:textId="5107A394" w:rsidR="004069AE" w:rsidRDefault="004069AE">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36" w:author="Parks, Robbie M" w:date="2018-12-03T11:57:00Z" w:initials="PRM">
    <w:p w14:paraId="743F5A00" w14:textId="261F2DA2" w:rsidR="004069AE" w:rsidRDefault="004069AE">
      <w:pPr>
        <w:pStyle w:val="CommentText"/>
      </w:pPr>
      <w:r>
        <w:rPr>
          <w:rStyle w:val="CommentReference"/>
        </w:rPr>
        <w:annotationRef/>
      </w:r>
      <w:r>
        <w:t>Go through code again to make sure you understand it</w:t>
      </w:r>
    </w:p>
  </w:comment>
  <w:comment w:id="264" w:author="Ezzati, Majid" w:date="2018-11-30T17:18:00Z" w:initials="EM">
    <w:p w14:paraId="03C3916E" w14:textId="1B575317" w:rsidR="004069AE" w:rsidRDefault="004069AE">
      <w:pPr>
        <w:pStyle w:val="CommentText"/>
      </w:pPr>
      <w:r>
        <w:rPr>
          <w:rStyle w:val="CommentReference"/>
        </w:rPr>
        <w:annotationRef/>
      </w:r>
      <w:r>
        <w:t>Move to discussion where we describe limitations – a limitation is that we looked at mean only</w:t>
      </w:r>
    </w:p>
  </w:comment>
  <w:comment w:id="271" w:author="Bennett, James E" w:date="2018-11-29T15:24:00Z" w:initials="BJE">
    <w:p w14:paraId="4377A92A" w14:textId="2133E833" w:rsidR="004069AE" w:rsidRDefault="004069AE">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4069AE" w:rsidRDefault="004069AE">
      <w:pPr>
        <w:pStyle w:val="CommentText"/>
      </w:pPr>
    </w:p>
    <w:p w14:paraId="7DFBF459" w14:textId="4892B90C" w:rsidR="004069AE" w:rsidRDefault="004069AE" w:rsidP="00F30D74">
      <w:pPr>
        <w:pStyle w:val="BalloonText"/>
      </w:pPr>
      <w:r>
        <w:t xml:space="preserve">This might help prevent confusion. </w:t>
      </w:r>
    </w:p>
  </w:comment>
  <w:comment w:id="272" w:author="Ezzati, Majid" w:date="2018-12-01T01:22:00Z" w:initials="EM">
    <w:p w14:paraId="3BE45D49" w14:textId="31426BA2" w:rsidR="004069AE" w:rsidRDefault="004069AE">
      <w:pPr>
        <w:pStyle w:val="CommentText"/>
      </w:pPr>
      <w:r>
        <w:rPr>
          <w:rStyle w:val="CommentReference"/>
        </w:rPr>
        <w:annotationRef/>
      </w:r>
      <w:r>
        <w:t>I agree; let’s discuss</w:t>
      </w:r>
    </w:p>
  </w:comment>
  <w:comment w:id="273" w:author="Ezzati, Majid" w:date="2018-12-01T01:22:00Z" w:initials="EM">
    <w:p w14:paraId="0FDFFF98" w14:textId="0E4E05CD" w:rsidR="004069AE" w:rsidRDefault="004069AE">
      <w:pPr>
        <w:pStyle w:val="CommentText"/>
      </w:pPr>
      <w:r>
        <w:rPr>
          <w:rStyle w:val="CommentReference"/>
        </w:rPr>
        <w:annotationRef/>
      </w:r>
      <w:r>
        <w:t>Don’t get into ICD stuff after you introduce it</w:t>
      </w:r>
    </w:p>
  </w:comment>
  <w:comment w:id="299" w:author="Bennett, James E" w:date="2018-11-29T15:39:00Z" w:initials="BJE">
    <w:p w14:paraId="04D5D120" w14:textId="77777777" w:rsidR="004069AE" w:rsidRDefault="004069AE">
      <w:pPr>
        <w:pStyle w:val="CommentText"/>
      </w:pPr>
      <w:r>
        <w:rPr>
          <w:rStyle w:val="CommentReference"/>
        </w:rPr>
        <w:annotationRef/>
      </w:r>
      <w:r>
        <w:t>Hopefully not screwed up the equation but since gamma mentioned at end I put it at the end of the equation.</w:t>
      </w:r>
    </w:p>
    <w:p w14:paraId="60BA5411" w14:textId="23B845FD" w:rsidR="004069AE" w:rsidRDefault="004069AE">
      <w:pPr>
        <w:pStyle w:val="CommentText"/>
      </w:pPr>
      <w:r>
        <w:t>See my addition later – does gamma need a month subscript?</w:t>
      </w:r>
    </w:p>
  </w:comment>
  <w:comment w:id="309" w:author="Parks, Robbie M" w:date="2018-11-26T11:21:00Z" w:initials="PRM">
    <w:p w14:paraId="7D510A0E" w14:textId="77777777" w:rsidR="004069AE" w:rsidRDefault="004069AE">
      <w:pPr>
        <w:pStyle w:val="CommentText"/>
      </w:pPr>
      <w:r>
        <w:rPr>
          <w:rStyle w:val="CommentReference"/>
        </w:rPr>
        <w:annotationRef/>
      </w:r>
      <w:r>
        <w:t>Yes that’s my understanding. James?</w:t>
      </w:r>
    </w:p>
  </w:comment>
  <w:comment w:id="310" w:author="Ezzati, Majid" w:date="2018-11-06T06:34:00Z" w:initials="EM">
    <w:p w14:paraId="48293A76" w14:textId="79A25B44" w:rsidR="004069AE" w:rsidRDefault="004069AE">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11" w:author="Parks, Robbie M" w:date="2018-11-26T11:21:00Z" w:initials="PRM">
    <w:p w14:paraId="7A946B86" w14:textId="77777777" w:rsidR="004069AE" w:rsidRDefault="004069AE">
      <w:pPr>
        <w:pStyle w:val="CommentText"/>
      </w:pPr>
      <w:r>
        <w:rPr>
          <w:rStyle w:val="CommentReference"/>
        </w:rPr>
        <w:annotationRef/>
      </w:r>
      <w:r>
        <w:t>Yes that’s my understanding. James?</w:t>
      </w:r>
    </w:p>
    <w:p w14:paraId="0ED3E426" w14:textId="1C811FF0" w:rsidR="004069AE" w:rsidRDefault="004069AE">
      <w:pPr>
        <w:pStyle w:val="CommentText"/>
      </w:pPr>
      <w:r>
        <w:t>JB - Yes</w:t>
      </w:r>
    </w:p>
    <w:p w14:paraId="13F4FC21" w14:textId="6482F3E7" w:rsidR="004069AE" w:rsidRDefault="004069AE">
      <w:pPr>
        <w:pStyle w:val="CommentText"/>
      </w:pPr>
    </w:p>
  </w:comment>
  <w:comment w:id="279" w:author="Ezzati, Majid" w:date="2018-12-01T01:25:00Z" w:initials="EM">
    <w:p w14:paraId="7F8D8B86" w14:textId="34C51547" w:rsidR="004069AE" w:rsidRDefault="004069AE">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4069AE" w:rsidRDefault="004069AE">
      <w:pPr>
        <w:pStyle w:val="CommentText"/>
      </w:pPr>
    </w:p>
    <w:p w14:paraId="432C1C20" w14:textId="0D32F548" w:rsidR="004069AE" w:rsidRDefault="004069AE">
      <w:pPr>
        <w:pStyle w:val="CommentText"/>
      </w:pPr>
      <w:r>
        <w:t>Discuss</w:t>
      </w:r>
    </w:p>
  </w:comment>
  <w:comment w:id="323" w:author="Ezzati, Majid" w:date="2018-12-01T01:24:00Z" w:initials="EM">
    <w:p w14:paraId="42DFE126" w14:textId="4D7BC085" w:rsidR="004069AE" w:rsidRDefault="004069AE">
      <w:pPr>
        <w:pStyle w:val="CommentText"/>
      </w:pPr>
      <w:r>
        <w:rPr>
          <w:rStyle w:val="CommentReference"/>
        </w:rPr>
        <w:annotationRef/>
      </w:r>
      <w:r>
        <w:t>Out of blue; what is this?</w:t>
      </w:r>
    </w:p>
  </w:comment>
  <w:comment w:id="324" w:author="Parks, Robbie M" w:date="2018-12-03T12:05:00Z" w:initials="PRM">
    <w:p w14:paraId="4859F745" w14:textId="12B51401" w:rsidR="004069AE" w:rsidRDefault="004069AE">
      <w:pPr>
        <w:pStyle w:val="CommentText"/>
      </w:pPr>
      <w:r>
        <w:rPr>
          <w:rStyle w:val="CommentReference"/>
        </w:rPr>
        <w:annotationRef/>
      </w:r>
      <w:r>
        <w:t>Do we need to justify this as James’s paper included it?</w:t>
      </w:r>
    </w:p>
  </w:comment>
  <w:comment w:id="328" w:author="Ezzati, Majid" w:date="2018-12-01T01:24:00Z" w:initials="EM">
    <w:p w14:paraId="49C39E06" w14:textId="18164983" w:rsidR="004069AE" w:rsidRDefault="004069AE">
      <w:pPr>
        <w:pStyle w:val="CommentText"/>
      </w:pPr>
      <w:r>
        <w:rPr>
          <w:rStyle w:val="CommentReference"/>
        </w:rPr>
        <w:annotationRef/>
      </w:r>
      <w:r>
        <w:t>Repeats earlier statements.</w:t>
      </w:r>
    </w:p>
  </w:comment>
  <w:comment w:id="336" w:author="Ezzati, Majid" w:date="2018-12-01T01:32:00Z" w:initials="EM">
    <w:p w14:paraId="0744C3EA" w14:textId="5D229EC5" w:rsidR="004069AE" w:rsidRDefault="004069AE">
      <w:pPr>
        <w:pStyle w:val="CommentText"/>
      </w:pPr>
      <w:r>
        <w:rPr>
          <w:rStyle w:val="CommentReference"/>
        </w:rPr>
        <w:annotationRef/>
      </w:r>
      <w:r>
        <w:t xml:space="preserve">Not really; we frame everything as anomaly. So it would be an anomalous year or something like that. Discuss </w:t>
      </w:r>
    </w:p>
  </w:comment>
  <w:comment w:id="337" w:author="Parks, Robbie M" w:date="2018-12-03T13:57:00Z" w:initials="PRM">
    <w:p w14:paraId="42DFD964" w14:textId="39727EC9" w:rsidR="004069AE" w:rsidRDefault="004069AE">
      <w:pPr>
        <w:pStyle w:val="CommentText"/>
      </w:pPr>
      <w:r>
        <w:rPr>
          <w:rStyle w:val="CommentReference"/>
        </w:rPr>
        <w:annotationRef/>
      </w:r>
      <w:r>
        <w:t>True I understand now so change</w:t>
      </w:r>
    </w:p>
  </w:comment>
  <w:comment w:id="338" w:author="Ezzati, Majid" w:date="2018-12-01T01:31:00Z" w:initials="EM">
    <w:p w14:paraId="4CFA6C2E" w14:textId="48FFEF29" w:rsidR="004069AE" w:rsidRDefault="004069AE">
      <w:pPr>
        <w:pStyle w:val="CommentText"/>
      </w:pPr>
      <w:r>
        <w:rPr>
          <w:rStyle w:val="CommentReference"/>
        </w:rPr>
        <w:annotationRef/>
      </w:r>
      <w:r>
        <w:t>Get rid of all the stuff that are not methods. Go for sharpness.  We can always do two degrees if that is the more obvious choice. discuss</w:t>
      </w:r>
    </w:p>
  </w:comment>
  <w:comment w:id="340" w:author="Bennett, James E" w:date="2018-11-29T19:15:00Z" w:initials="BJE">
    <w:p w14:paraId="4DF59636" w14:textId="47CF656A" w:rsidR="004069AE" w:rsidRDefault="004069AE">
      <w:pPr>
        <w:pStyle w:val="CommentText"/>
      </w:pPr>
      <w:r>
        <w:rPr>
          <w:rStyle w:val="CommentReference"/>
        </w:rPr>
        <w:annotationRef/>
      </w:r>
      <w:r>
        <w:t>See my earlier question about whether you removed the effect of length of month harmonisation?</w:t>
      </w:r>
    </w:p>
  </w:comment>
  <w:comment w:id="339" w:author="Ezzati, Majid" w:date="2018-12-01T01:32:00Z" w:initials="EM">
    <w:p w14:paraId="3060986A" w14:textId="769C6215" w:rsidR="004069AE" w:rsidRDefault="004069AE">
      <w:pPr>
        <w:pStyle w:val="CommentText"/>
      </w:pPr>
      <w:r>
        <w:rPr>
          <w:rStyle w:val="CommentReference"/>
        </w:rPr>
        <w:annotationRef/>
      </w:r>
      <w:r>
        <w:t>I think most of this can go</w:t>
      </w:r>
    </w:p>
  </w:comment>
  <w:comment w:id="332" w:author="Ezzati, Majid" w:date="2018-12-01T01:33:00Z" w:initials="EM">
    <w:p w14:paraId="244B4430" w14:textId="490EB85D" w:rsidR="004069AE" w:rsidRDefault="004069AE">
      <w:pPr>
        <w:pStyle w:val="CommentText"/>
      </w:pPr>
      <w:r>
        <w:rPr>
          <w:rStyle w:val="CommentReference"/>
        </w:rPr>
        <w:annotationRef/>
      </w:r>
      <w:r>
        <w:t>See PM paper and just get rid of heading and reduce this to a couple of sentences</w:t>
      </w:r>
    </w:p>
  </w:comment>
  <w:comment w:id="345" w:author="Ezzati, Majid" w:date="2018-12-01T01:37:00Z" w:initials="EM">
    <w:p w14:paraId="2AA5D03F" w14:textId="0970FE47" w:rsidR="004069AE" w:rsidRDefault="004069AE">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46" w:author="Parks, Robbie M" w:date="2018-12-04T16:16:00Z" w:initials="PRM">
    <w:p w14:paraId="1F4D9139" w14:textId="57FF578F" w:rsidR="00776C9B" w:rsidRDefault="00776C9B">
      <w:pPr>
        <w:pStyle w:val="CommentText"/>
      </w:pPr>
      <w:r>
        <w:rPr>
          <w:rStyle w:val="CommentReference"/>
        </w:rPr>
        <w:annotationRef/>
      </w:r>
      <w:r>
        <w:t>Make into full sentences, just in bullet point format.</w:t>
      </w:r>
    </w:p>
    <w:p w14:paraId="2818BC5F" w14:textId="77777777" w:rsidR="00776C9B" w:rsidRDefault="00776C9B">
      <w:pPr>
        <w:pStyle w:val="CommentText"/>
      </w:pPr>
    </w:p>
    <w:p w14:paraId="00415A3D" w14:textId="48347E66" w:rsidR="00776C9B" w:rsidRDefault="00776C9B">
      <w:pPr>
        <w:pStyle w:val="CommentText"/>
      </w:pPr>
      <w:r>
        <w:t>Point per sentence.</w:t>
      </w:r>
    </w:p>
    <w:p w14:paraId="5C0F0B61" w14:textId="50FD32A3" w:rsidR="00776C9B" w:rsidRDefault="00776C9B">
      <w:pPr>
        <w:pStyle w:val="CommentText"/>
      </w:pPr>
      <w:r>
        <w:t>Topic per paragraph.</w:t>
      </w:r>
    </w:p>
  </w:comment>
  <w:comment w:id="351" w:author="Ezzati, Majid" w:date="2018-12-01T01:37:00Z" w:initials="EM">
    <w:p w14:paraId="0D2CA0BF" w14:textId="11E50950" w:rsidR="004069AE" w:rsidRDefault="004069AE">
      <w:pPr>
        <w:pStyle w:val="CommentText"/>
      </w:pPr>
      <w:r>
        <w:rPr>
          <w:rStyle w:val="CommentReference"/>
        </w:rPr>
        <w:annotationRef/>
      </w:r>
      <w:r>
        <w:t>specify</w:t>
      </w:r>
    </w:p>
  </w:comment>
  <w:comment w:id="360" w:author="Ezzati, Majid" w:date="2018-12-01T01:38:00Z" w:initials="EM">
    <w:p w14:paraId="5F19723F" w14:textId="085094D1" w:rsidR="004069AE" w:rsidRDefault="004069AE">
      <w:pPr>
        <w:pStyle w:val="CommentText"/>
      </w:pPr>
      <w:r>
        <w:rPr>
          <w:rStyle w:val="CommentReference"/>
        </w:rPr>
        <w:annotationRef/>
      </w:r>
      <w:r>
        <w:t>visual is for us; don’t actually use the term. As above, go for sharp and clear</w:t>
      </w:r>
    </w:p>
  </w:comment>
  <w:comment w:id="374" w:author="Majid2" w:date="2018-11-06T10:29:00Z" w:initials="M">
    <w:p w14:paraId="4250C762" w14:textId="3316156C" w:rsidR="004069AE" w:rsidRDefault="004069AE">
      <w:pPr>
        <w:pStyle w:val="CommentText"/>
      </w:pPr>
      <w:r>
        <w:rPr>
          <w:rStyle w:val="CommentReference"/>
        </w:rPr>
        <w:annotationRef/>
      </w:r>
      <w:r>
        <w:t>To discuss if we should also do another two panels here that show number of deaths – discuss with James something like the countdown bar chart</w:t>
      </w:r>
    </w:p>
  </w:comment>
  <w:comment w:id="375" w:author="Parks, Robbie M" w:date="2018-11-21T13:39:00Z" w:initials="PRM">
    <w:p w14:paraId="372C57E8" w14:textId="49906031" w:rsidR="004069AE" w:rsidRDefault="004069AE">
      <w:pPr>
        <w:pStyle w:val="CommentText"/>
      </w:pPr>
      <w:r>
        <w:rPr>
          <w:rStyle w:val="CommentReference"/>
        </w:rPr>
        <w:annotationRef/>
      </w:r>
      <w:r>
        <w:t>Have done a version</w:t>
      </w:r>
    </w:p>
  </w:comment>
  <w:comment w:id="376" w:author="Ezzati, Majid" w:date="2018-12-01T01:40:00Z" w:initials="EM">
    <w:p w14:paraId="47AAF460" w14:textId="5D61DE2E" w:rsidR="004069AE" w:rsidRDefault="004069AE">
      <w:pPr>
        <w:pStyle w:val="CommentText"/>
      </w:pPr>
      <w:r>
        <w:rPr>
          <w:rStyle w:val="CommentReference"/>
        </w:rPr>
        <w:annotationRef/>
      </w:r>
      <w:r>
        <w:t>I would take number over composition but we can discuss on Tuesday</w:t>
      </w:r>
    </w:p>
  </w:comment>
  <w:comment w:id="379" w:author="Ezzati, Majid" w:date="2018-12-01T01:41:00Z" w:initials="EM">
    <w:p w14:paraId="0083DCE3" w14:textId="7288D04D" w:rsidR="004069AE" w:rsidRDefault="004069AE">
      <w:pPr>
        <w:pStyle w:val="CommentText"/>
      </w:pPr>
      <w:r>
        <w:rPr>
          <w:rStyle w:val="CommentReference"/>
        </w:rPr>
        <w:annotationRef/>
      </w:r>
      <w:r>
        <w:t>As in the seasonaility paper, giving so many age groups in one paragraph, which in practice repeats the figure, will make it hard to read. Discuss simplifying</w:t>
      </w:r>
    </w:p>
  </w:comment>
  <w:comment w:id="387" w:author="Ezzati, Majid" w:date="2018-12-01T01:42:00Z" w:initials="EM">
    <w:p w14:paraId="12C52C3F" w14:textId="44264B91" w:rsidR="004069AE" w:rsidRDefault="004069AE">
      <w:pPr>
        <w:pStyle w:val="CommentText"/>
      </w:pPr>
      <w:r>
        <w:rPr>
          <w:rStyle w:val="CommentReference"/>
        </w:rPr>
        <w:annotationRef/>
      </w:r>
      <w:r>
        <w:t>This should be framed as departure from long-term</w:t>
      </w:r>
    </w:p>
  </w:comment>
  <w:comment w:id="399" w:author="Ezzati, Majid" w:date="2018-12-01T01:44:00Z" w:initials="EM">
    <w:p w14:paraId="46D22721" w14:textId="0566A9CB" w:rsidR="004069AE" w:rsidRDefault="004069AE">
      <w:pPr>
        <w:pStyle w:val="CommentText"/>
      </w:pPr>
      <w:r>
        <w:rPr>
          <w:rStyle w:val="CommentReference"/>
        </w:rPr>
        <w:annotationRef/>
      </w:r>
      <w:r>
        <w:t>Combine and simplify; not all numbers needed. just say transport largest in both sexes after first bullet</w:t>
      </w:r>
    </w:p>
  </w:comment>
  <w:comment w:id="408" w:author="Majid2" w:date="2018-11-06T10:52:00Z" w:initials="M">
    <w:p w14:paraId="3A9CE3C3" w14:textId="1341C336" w:rsidR="004069AE" w:rsidRDefault="004069AE">
      <w:pPr>
        <w:pStyle w:val="CommentText"/>
      </w:pPr>
      <w:r>
        <w:rPr>
          <w:rStyle w:val="CommentReference"/>
        </w:rPr>
        <w:annotationRef/>
      </w:r>
      <w:r>
        <w:t xml:space="preserve">Too much and too numerical. Just give the headlines for a supplementary figure. Perhaps discuss before attempting </w:t>
      </w:r>
    </w:p>
  </w:comment>
  <w:comment w:id="409" w:author="Parks, Robbie M" w:date="2018-11-26T11:01:00Z" w:initials="PRM">
    <w:p w14:paraId="0C8872D9" w14:textId="1649D911" w:rsidR="004069AE" w:rsidRDefault="004069AE">
      <w:pPr>
        <w:pStyle w:val="CommentText"/>
      </w:pPr>
      <w:r>
        <w:rPr>
          <w:rStyle w:val="CommentReference"/>
        </w:rPr>
        <w:annotationRef/>
      </w:r>
      <w:r>
        <w:t>I’ve streamlined</w:t>
      </w:r>
    </w:p>
  </w:comment>
  <w:comment w:id="410" w:author="Majid2" w:date="2018-11-06T10:54:00Z" w:initials="M">
    <w:p w14:paraId="756C8725" w14:textId="599D4EEB" w:rsidR="004069AE" w:rsidRDefault="004069AE">
      <w:pPr>
        <w:pStyle w:val="CommentText"/>
      </w:pPr>
      <w:r>
        <w:rPr>
          <w:rStyle w:val="CommentReference"/>
        </w:rPr>
        <w:annotationRef/>
      </w:r>
      <w:r>
        <w:t>To also discuss</w:t>
      </w:r>
    </w:p>
  </w:comment>
  <w:comment w:id="411" w:author="Majid2" w:date="2018-11-06T10:59:00Z" w:initials="M">
    <w:p w14:paraId="5FF9511A" w14:textId="2B0ACFF6" w:rsidR="004069AE" w:rsidRDefault="004069AE">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418" w:author="Ezzati, Majid" w:date="2018-11-30T12:44:00Z" w:initials="EM">
    <w:p w14:paraId="65F951C0" w14:textId="77777777" w:rsidR="00FA3851" w:rsidRDefault="00FA3851" w:rsidP="00FA3851">
      <w:pPr>
        <w:pStyle w:val="CommentText"/>
      </w:pPr>
      <w:r>
        <w:rPr>
          <w:rStyle w:val="CommentReference"/>
        </w:rPr>
        <w:annotationRef/>
      </w:r>
    </w:p>
  </w:comment>
  <w:comment w:id="419" w:author="Ezzati, Majid" w:date="2018-11-30T12:44:00Z" w:initials="EM">
    <w:p w14:paraId="28C21176" w14:textId="77777777" w:rsidR="00FA3851" w:rsidRDefault="00FA3851" w:rsidP="00FA3851">
      <w:pPr>
        <w:pStyle w:val="CommentText"/>
      </w:pPr>
      <w:r>
        <w:rPr>
          <w:rStyle w:val="CommentReference"/>
        </w:rPr>
        <w:annotationRef/>
      </w:r>
      <w:r>
        <w:t>Reword for clarity</w:t>
      </w:r>
    </w:p>
  </w:comment>
  <w:comment w:id="423" w:author="Ezzati, Majid" w:date="2018-11-30T12:25:00Z" w:initials="EM">
    <w:p w14:paraId="3824A61F" w14:textId="77777777" w:rsidR="00FA3851" w:rsidRDefault="00FA3851" w:rsidP="00FA3851">
      <w:pPr>
        <w:pStyle w:val="CommentText"/>
      </w:pPr>
      <w:r>
        <w:rPr>
          <w:rStyle w:val="CommentReference"/>
        </w:rPr>
        <w:annotationRef/>
      </w:r>
      <w:r>
        <w:t>If relevant beyond how I have written intro, work in there</w:t>
      </w:r>
    </w:p>
  </w:comment>
  <w:comment w:id="433" w:author="Ezzati, Majid" w:date="2018-11-30T14:26:00Z" w:initials="EM">
    <w:p w14:paraId="61DC5D96" w14:textId="77777777" w:rsidR="00FA3851" w:rsidRDefault="00FA3851" w:rsidP="00FA3851">
      <w:pPr>
        <w:pStyle w:val="CommentText"/>
      </w:pPr>
      <w:r>
        <w:rPr>
          <w:rStyle w:val="CommentReference"/>
        </w:rPr>
        <w:annotationRef/>
      </w:r>
      <w:r>
        <w:t>number</w:t>
      </w:r>
    </w:p>
  </w:comment>
  <w:comment w:id="436" w:author="Ezzati, Majid" w:date="2018-11-30T14:26:00Z" w:initials="EM">
    <w:p w14:paraId="5DFF26EC" w14:textId="77777777" w:rsidR="00FA3851" w:rsidRDefault="00FA3851" w:rsidP="00FA3851">
      <w:pPr>
        <w:pStyle w:val="CommentText"/>
      </w:pPr>
      <w:r>
        <w:rPr>
          <w:rStyle w:val="CommentReference"/>
        </w:rPr>
        <w:annotationRef/>
      </w:r>
      <w:r>
        <w:t>move to results. split by sex</w:t>
      </w:r>
    </w:p>
    <w:p w14:paraId="20850700" w14:textId="77777777" w:rsidR="00FA3851" w:rsidRDefault="00FA3851" w:rsidP="00FA3851">
      <w:pPr>
        <w:pStyle w:val="CommentText"/>
      </w:pPr>
    </w:p>
    <w:p w14:paraId="2A6A479E" w14:textId="77777777" w:rsidR="00FA3851" w:rsidRDefault="00FA3851" w:rsidP="00FA3851">
      <w:pPr>
        <w:pStyle w:val="CommentText"/>
      </w:pPr>
      <w:r>
        <w:t>Also say what age group (and sex) their share was highest</w:t>
      </w:r>
    </w:p>
  </w:comment>
  <w:comment w:id="443" w:author="Ezzati, Majid" w:date="2018-11-30T14:31:00Z" w:initials="EM">
    <w:p w14:paraId="4A4A5037" w14:textId="77777777" w:rsidR="00FA3851" w:rsidRDefault="00FA3851" w:rsidP="00FA3851">
      <w:pPr>
        <w:pStyle w:val="CommentText"/>
      </w:pPr>
      <w:r>
        <w:rPr>
          <w:rStyle w:val="CommentReference"/>
        </w:rPr>
        <w:annotationRef/>
      </w:r>
      <w:r>
        <w:t>This is not a “data” issue</w:t>
      </w:r>
    </w:p>
    <w:p w14:paraId="1FF42353" w14:textId="77777777" w:rsidR="00FA3851" w:rsidRDefault="00FA3851" w:rsidP="00FA3851">
      <w:pPr>
        <w:pStyle w:val="CommentText"/>
      </w:pPr>
    </w:p>
    <w:p w14:paraId="73FBFCB8" w14:textId="77777777" w:rsidR="00FA3851" w:rsidRDefault="00FA3851" w:rsidP="00FA3851">
      <w:pPr>
        <w:pStyle w:val="CommentText"/>
      </w:pPr>
      <w:r>
        <w:t xml:space="preserve">Say at the beginning of stats methods that analyses were done separately by sex, age group etc. </w:t>
      </w:r>
    </w:p>
  </w:comment>
  <w:comment w:id="445" w:author="Bennett, James E" w:date="2018-11-29T14:44:00Z" w:initials="BJE">
    <w:p w14:paraId="251B0952" w14:textId="77777777" w:rsidR="00FA3851" w:rsidRDefault="00FA3851" w:rsidP="00FA3851">
      <w:pPr>
        <w:pStyle w:val="CommentText"/>
      </w:pPr>
      <w:r>
        <w:rPr>
          <w:rStyle w:val="CommentReference"/>
        </w:rPr>
        <w:annotationRef/>
      </w:r>
      <w:r>
        <w:t>Did you need to “reverse” this calculation when estimating numbers of deaths from +1C?</w:t>
      </w:r>
    </w:p>
  </w:comment>
  <w:comment w:id="446" w:author="Parks, Robbie M" w:date="2018-11-29T23:20:00Z" w:initials="PRM">
    <w:p w14:paraId="1941469D" w14:textId="77777777" w:rsidR="00FA3851" w:rsidRDefault="00FA3851" w:rsidP="00FA3851">
      <w:pPr>
        <w:pStyle w:val="CommentText"/>
      </w:pPr>
      <w:r>
        <w:rPr>
          <w:rStyle w:val="CommentReference"/>
        </w:rPr>
        <w:annotationRef/>
      </w:r>
      <w:r>
        <w:t>Yes</w:t>
      </w:r>
    </w:p>
  </w:comment>
  <w:comment w:id="447" w:author="Ezzati, Majid" w:date="2018-11-30T14:29:00Z" w:initials="EM">
    <w:p w14:paraId="783EB4DF" w14:textId="77777777" w:rsidR="00FA3851" w:rsidRDefault="00FA3851" w:rsidP="00FA3851">
      <w:pPr>
        <w:pStyle w:val="CommentText"/>
      </w:pPr>
      <w:r>
        <w:rPr>
          <w:rStyle w:val="CommentReference"/>
        </w:rPr>
        <w:annotationRef/>
      </w:r>
      <w:r>
        <w:t>Only relevant if you do the attribution on rates; not relevant if you do it on counts. To discuss briefly</w:t>
      </w:r>
    </w:p>
  </w:comment>
  <w:comment w:id="444" w:author="Ezzati, Majid" w:date="2018-11-30T14:28:00Z" w:initials="EM">
    <w:p w14:paraId="18ADC5ED" w14:textId="77777777" w:rsidR="00FA3851" w:rsidRDefault="00FA3851" w:rsidP="00FA3851">
      <w:pPr>
        <w:pStyle w:val="CommentText"/>
      </w:pPr>
      <w:r>
        <w:rPr>
          <w:rStyle w:val="CommentReference"/>
        </w:rPr>
        <w:annotationRef/>
      </w:r>
      <w:r>
        <w:t>State this as rate vs. count since you analyse rates</w:t>
      </w:r>
    </w:p>
  </w:comment>
  <w:comment w:id="452" w:author="Ezzati, Majid" w:date="2018-11-30T14:32:00Z" w:initials="EM">
    <w:p w14:paraId="5D8ED2C3" w14:textId="77777777" w:rsidR="00FA3851" w:rsidRDefault="00FA3851" w:rsidP="00FA3851">
      <w:pPr>
        <w:pStyle w:val="CommentText"/>
      </w:pPr>
      <w:r>
        <w:rPr>
          <w:rStyle w:val="CommentReference"/>
        </w:rPr>
        <w:annotationRef/>
      </w:r>
      <w:r>
        <w:t>Use the same wording as eLife paper</w:t>
      </w:r>
    </w:p>
  </w:comment>
  <w:comment w:id="466" w:author="Bennett, James E" w:date="2018-11-29T15:00:00Z" w:initials="BJE">
    <w:p w14:paraId="4B386F7C" w14:textId="77777777" w:rsidR="00FA3851" w:rsidRDefault="00FA3851" w:rsidP="00FA3851">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467" w:author="Parks, Robbie M" w:date="2018-11-29T23:08:00Z" w:initials="PRM">
    <w:p w14:paraId="4F19D06C" w14:textId="77777777" w:rsidR="00FA3851" w:rsidRDefault="00FA3851" w:rsidP="00FA3851">
      <w:pPr>
        <w:pStyle w:val="CommentText"/>
      </w:pPr>
      <w:r>
        <w:rPr>
          <w:rStyle w:val="CommentReference"/>
        </w:rPr>
        <w:annotationRef/>
      </w:r>
      <w:r>
        <w:t>Have expanded just above</w:t>
      </w:r>
    </w:p>
  </w:comment>
  <w:comment w:id="462" w:author="Ezzati, Majid" w:date="2018-11-30T17:02:00Z" w:initials="EM">
    <w:p w14:paraId="2C5D9A0D" w14:textId="77777777" w:rsidR="00FA3851" w:rsidRDefault="00FA3851" w:rsidP="00FA3851">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463" w:author="Parks, Robbie M" w:date="2018-12-03T11:57:00Z" w:initials="PRM">
    <w:p w14:paraId="1DEB9DE5" w14:textId="77777777" w:rsidR="00FA3851" w:rsidRDefault="00FA3851" w:rsidP="00FA3851">
      <w:pPr>
        <w:pStyle w:val="CommentText"/>
      </w:pPr>
      <w:r>
        <w:rPr>
          <w:rStyle w:val="CommentReference"/>
        </w:rPr>
        <w:annotationRef/>
      </w:r>
      <w:r>
        <w:t>Go through code again to make sure you understand it</w:t>
      </w:r>
    </w:p>
  </w:comment>
  <w:comment w:id="470" w:author="Ezzati, Majid" w:date="2018-11-30T17:18:00Z" w:initials="EM">
    <w:p w14:paraId="7315245E" w14:textId="77777777" w:rsidR="00FA3851" w:rsidRDefault="00FA3851" w:rsidP="00FA3851">
      <w:pPr>
        <w:pStyle w:val="CommentText"/>
      </w:pPr>
      <w:r>
        <w:rPr>
          <w:rStyle w:val="CommentReference"/>
        </w:rPr>
        <w:annotationRef/>
      </w:r>
      <w:r>
        <w:t>Move to discussion where we describe limitations – a limitation is that we looked at mean only</w:t>
      </w:r>
    </w:p>
  </w:comment>
  <w:comment w:id="477" w:author="Bennett, James E" w:date="2018-11-29T15:24:00Z" w:initials="BJE">
    <w:p w14:paraId="0D21239C" w14:textId="77777777" w:rsidR="00FA3851" w:rsidRDefault="00FA3851" w:rsidP="00FA3851">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4B5FDC15" w14:textId="77777777" w:rsidR="00FA3851" w:rsidRDefault="00FA3851" w:rsidP="00FA3851">
      <w:pPr>
        <w:pStyle w:val="CommentText"/>
      </w:pPr>
    </w:p>
    <w:p w14:paraId="378AE540" w14:textId="77777777" w:rsidR="00FA3851" w:rsidRDefault="00FA3851" w:rsidP="00FA3851">
      <w:pPr>
        <w:pStyle w:val="BalloonText"/>
      </w:pPr>
      <w:r>
        <w:t xml:space="preserve">This might help prevent confusion. </w:t>
      </w:r>
    </w:p>
  </w:comment>
  <w:comment w:id="478" w:author="Ezzati, Majid" w:date="2018-12-01T01:22:00Z" w:initials="EM">
    <w:p w14:paraId="668996FF" w14:textId="77777777" w:rsidR="00FA3851" w:rsidRDefault="00FA3851" w:rsidP="00FA3851">
      <w:pPr>
        <w:pStyle w:val="CommentText"/>
      </w:pPr>
      <w:r>
        <w:rPr>
          <w:rStyle w:val="CommentReference"/>
        </w:rPr>
        <w:annotationRef/>
      </w:r>
      <w:r>
        <w:t>I agree; let’s discuss</w:t>
      </w:r>
    </w:p>
  </w:comment>
  <w:comment w:id="479" w:author="Ezzati, Majid" w:date="2018-12-01T01:22:00Z" w:initials="EM">
    <w:p w14:paraId="4772B12B" w14:textId="77777777" w:rsidR="00FA3851" w:rsidRDefault="00FA3851" w:rsidP="00FA3851">
      <w:pPr>
        <w:pStyle w:val="CommentText"/>
      </w:pPr>
      <w:r>
        <w:rPr>
          <w:rStyle w:val="CommentReference"/>
        </w:rPr>
        <w:annotationRef/>
      </w:r>
      <w:r>
        <w:t>Don’t get into ICD stuff after you introduce it</w:t>
      </w:r>
    </w:p>
  </w:comment>
  <w:comment w:id="502" w:author="Bennett, James E" w:date="2018-11-29T15:39:00Z" w:initials="BJE">
    <w:p w14:paraId="1603941E" w14:textId="77777777" w:rsidR="00FA3851" w:rsidRDefault="00FA3851" w:rsidP="00FA3851">
      <w:pPr>
        <w:pStyle w:val="CommentText"/>
      </w:pPr>
      <w:r>
        <w:rPr>
          <w:rStyle w:val="CommentReference"/>
        </w:rPr>
        <w:annotationRef/>
      </w:r>
      <w:r>
        <w:t>Hopefully not screwed up the equation but since gamma mentioned at end I put it at the end of the equation.</w:t>
      </w:r>
    </w:p>
    <w:p w14:paraId="2256000B" w14:textId="77777777" w:rsidR="00FA3851" w:rsidRDefault="00FA3851" w:rsidP="00FA3851">
      <w:pPr>
        <w:pStyle w:val="CommentText"/>
      </w:pPr>
      <w:r>
        <w:t>See my addition later – does gamma need a month subscript?</w:t>
      </w:r>
    </w:p>
  </w:comment>
  <w:comment w:id="514" w:author="Parks, Robbie M" w:date="2018-11-26T11:21:00Z" w:initials="PRM">
    <w:p w14:paraId="584C61DD" w14:textId="77777777" w:rsidR="00FA3851" w:rsidRDefault="00FA3851" w:rsidP="00FA3851">
      <w:pPr>
        <w:pStyle w:val="CommentText"/>
      </w:pPr>
      <w:r>
        <w:rPr>
          <w:rStyle w:val="CommentReference"/>
        </w:rPr>
        <w:annotationRef/>
      </w:r>
      <w:r>
        <w:t>Yes that’s my understanding. James?</w:t>
      </w:r>
    </w:p>
  </w:comment>
  <w:comment w:id="515" w:author="Ezzati, Majid" w:date="2018-11-06T06:34:00Z" w:initials="EM">
    <w:p w14:paraId="05533A26" w14:textId="77777777" w:rsidR="00FA3851" w:rsidRDefault="00FA3851" w:rsidP="00FA3851">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516" w:author="Parks, Robbie M" w:date="2018-11-26T11:21:00Z" w:initials="PRM">
    <w:p w14:paraId="64EA75A1" w14:textId="77777777" w:rsidR="00FA3851" w:rsidRDefault="00FA3851" w:rsidP="00FA3851">
      <w:pPr>
        <w:pStyle w:val="CommentText"/>
      </w:pPr>
      <w:r>
        <w:rPr>
          <w:rStyle w:val="CommentReference"/>
        </w:rPr>
        <w:annotationRef/>
      </w:r>
      <w:r>
        <w:t>Yes that’s my understanding. James?</w:t>
      </w:r>
    </w:p>
    <w:p w14:paraId="11AF99AD" w14:textId="77777777" w:rsidR="00FA3851" w:rsidRDefault="00FA3851" w:rsidP="00FA3851">
      <w:pPr>
        <w:pStyle w:val="CommentText"/>
      </w:pPr>
      <w:r>
        <w:t>JB - Yes</w:t>
      </w:r>
    </w:p>
    <w:p w14:paraId="18A742D0" w14:textId="77777777" w:rsidR="00FA3851" w:rsidRDefault="00FA3851" w:rsidP="00FA3851">
      <w:pPr>
        <w:pStyle w:val="CommentText"/>
      </w:pPr>
    </w:p>
  </w:comment>
  <w:comment w:id="482" w:author="Ezzati, Majid" w:date="2018-12-01T01:25:00Z" w:initials="EM">
    <w:p w14:paraId="63BAEB8B" w14:textId="77777777" w:rsidR="00FA3851" w:rsidRDefault="00FA3851"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FA3851" w:rsidRDefault="00FA3851" w:rsidP="00FA3851">
      <w:pPr>
        <w:pStyle w:val="CommentText"/>
      </w:pPr>
    </w:p>
    <w:p w14:paraId="1C2B82B9" w14:textId="77777777" w:rsidR="00FA3851" w:rsidRDefault="00FA3851" w:rsidP="00FA3851">
      <w:pPr>
        <w:pStyle w:val="CommentText"/>
      </w:pPr>
      <w:r>
        <w:t>Discuss</w:t>
      </w:r>
    </w:p>
  </w:comment>
  <w:comment w:id="530" w:author="Ezzati, Majid" w:date="2018-12-01T01:24:00Z" w:initials="EM">
    <w:p w14:paraId="4C42AAE1" w14:textId="77777777" w:rsidR="00FA3851" w:rsidRDefault="00FA3851" w:rsidP="00FA3851">
      <w:pPr>
        <w:pStyle w:val="CommentText"/>
      </w:pPr>
      <w:r>
        <w:rPr>
          <w:rStyle w:val="CommentReference"/>
        </w:rPr>
        <w:annotationRef/>
      </w:r>
      <w:r>
        <w:t>Out of blue; what is this?</w:t>
      </w:r>
    </w:p>
  </w:comment>
  <w:comment w:id="531" w:author="Parks, Robbie M" w:date="2018-12-03T12:05:00Z" w:initials="PRM">
    <w:p w14:paraId="34A25201" w14:textId="77777777" w:rsidR="00FA3851" w:rsidRDefault="00FA3851" w:rsidP="00FA3851">
      <w:pPr>
        <w:pStyle w:val="CommentText"/>
      </w:pPr>
      <w:r>
        <w:rPr>
          <w:rStyle w:val="CommentReference"/>
        </w:rPr>
        <w:annotationRef/>
      </w:r>
      <w:r>
        <w:t>Do we need to justify this as James’s paper included it?</w:t>
      </w:r>
    </w:p>
  </w:comment>
  <w:comment w:id="535" w:author="Ezzati, Majid" w:date="2018-12-01T01:24:00Z" w:initials="EM">
    <w:p w14:paraId="5230C927" w14:textId="77777777" w:rsidR="00FA3851" w:rsidRDefault="00FA3851" w:rsidP="00FA3851">
      <w:pPr>
        <w:pStyle w:val="CommentText"/>
      </w:pPr>
      <w:r>
        <w:rPr>
          <w:rStyle w:val="CommentReference"/>
        </w:rPr>
        <w:annotationRef/>
      </w:r>
      <w:r>
        <w:t>Repeats earlier statements.</w:t>
      </w:r>
    </w:p>
  </w:comment>
  <w:comment w:id="545" w:author="Ezzati, Majid" w:date="2018-12-01T01:32:00Z" w:initials="EM">
    <w:p w14:paraId="34A1C060" w14:textId="77777777" w:rsidR="00FA3851" w:rsidRDefault="00FA3851" w:rsidP="00FA3851">
      <w:pPr>
        <w:pStyle w:val="CommentText"/>
      </w:pPr>
      <w:r>
        <w:rPr>
          <w:rStyle w:val="CommentReference"/>
        </w:rPr>
        <w:annotationRef/>
      </w:r>
      <w:r>
        <w:t xml:space="preserve">Not really; we frame everything as anomaly. So it would be an anomalous year or something like that. Discuss </w:t>
      </w:r>
    </w:p>
  </w:comment>
  <w:comment w:id="546" w:author="Parks, Robbie M" w:date="2018-12-03T13:57:00Z" w:initials="PRM">
    <w:p w14:paraId="3C5DE93C" w14:textId="77777777" w:rsidR="00FA3851" w:rsidRDefault="00FA3851" w:rsidP="00FA3851">
      <w:pPr>
        <w:pStyle w:val="CommentText"/>
      </w:pPr>
      <w:r>
        <w:rPr>
          <w:rStyle w:val="CommentReference"/>
        </w:rPr>
        <w:annotationRef/>
      </w:r>
      <w:r>
        <w:t>True I understand now so change</w:t>
      </w:r>
    </w:p>
  </w:comment>
  <w:comment w:id="547" w:author="Ezzati, Majid" w:date="2018-12-01T01:31:00Z" w:initials="EM">
    <w:p w14:paraId="79C96BC6" w14:textId="77777777" w:rsidR="00FA3851" w:rsidRDefault="00FA3851" w:rsidP="00FA3851">
      <w:pPr>
        <w:pStyle w:val="CommentText"/>
      </w:pPr>
      <w:r>
        <w:rPr>
          <w:rStyle w:val="CommentReference"/>
        </w:rPr>
        <w:annotationRef/>
      </w:r>
      <w:r>
        <w:t>Get rid of all the stuff that are not methods. Go for sharpness.  We can always do two degrees if that is the more obvious choice. discuss</w:t>
      </w:r>
    </w:p>
  </w:comment>
  <w:comment w:id="551" w:author="Bennett, James E" w:date="2018-11-29T19:15:00Z" w:initials="BJE">
    <w:p w14:paraId="3F3887FC" w14:textId="77777777" w:rsidR="00FA3851" w:rsidRDefault="00FA3851" w:rsidP="00FA3851">
      <w:pPr>
        <w:pStyle w:val="CommentText"/>
      </w:pPr>
      <w:r>
        <w:rPr>
          <w:rStyle w:val="CommentReference"/>
        </w:rPr>
        <w:annotationRef/>
      </w:r>
      <w:r>
        <w:t>See my earlier question about whether you removed the effect of length of month harmonisation?</w:t>
      </w:r>
    </w:p>
  </w:comment>
  <w:comment w:id="550" w:author="Ezzati, Majid" w:date="2018-12-01T01:32:00Z" w:initials="EM">
    <w:p w14:paraId="76C5AE87" w14:textId="77777777" w:rsidR="00FA3851" w:rsidRDefault="00FA3851" w:rsidP="00FA3851">
      <w:pPr>
        <w:pStyle w:val="CommentText"/>
      </w:pPr>
      <w:r>
        <w:rPr>
          <w:rStyle w:val="CommentReference"/>
        </w:rPr>
        <w:annotationRef/>
      </w:r>
      <w:r>
        <w:t>I think most of this can go</w:t>
      </w:r>
    </w:p>
  </w:comment>
  <w:comment w:id="541" w:author="Ezzati, Majid" w:date="2018-12-01T01:33:00Z" w:initials="EM">
    <w:p w14:paraId="18C56509" w14:textId="77777777" w:rsidR="00FA3851" w:rsidRDefault="00FA3851" w:rsidP="00FA3851">
      <w:pPr>
        <w:pStyle w:val="CommentText"/>
      </w:pPr>
      <w:r>
        <w:rPr>
          <w:rStyle w:val="CommentReference"/>
        </w:rPr>
        <w:annotationRef/>
      </w:r>
      <w:r>
        <w:t>See PM paper and just get rid of heading and reduce this to a couple of sentences</w:t>
      </w:r>
    </w:p>
  </w:comment>
  <w:comment w:id="561" w:author="Ezzati, Majid" w:date="2018-11-06T07:14:00Z" w:initials="EM">
    <w:p w14:paraId="06789800" w14:textId="305DD88E" w:rsidR="004069AE" w:rsidRDefault="004069AE">
      <w:pPr>
        <w:pStyle w:val="CommentText"/>
      </w:pPr>
      <w:r>
        <w:rPr>
          <w:rStyle w:val="CommentReference"/>
        </w:rPr>
        <w:annotationRef/>
      </w:r>
      <w:r>
        <w:t>Not needed; use the actual name</w:t>
      </w:r>
    </w:p>
  </w:comment>
  <w:comment w:id="564" w:author="Ezzati, Majid" w:date="2018-11-06T07:16:00Z" w:initials="EM">
    <w:p w14:paraId="3BE8691F" w14:textId="7AC00AE0" w:rsidR="004069AE" w:rsidRDefault="004069AE">
      <w:pPr>
        <w:pStyle w:val="CommentText"/>
      </w:pPr>
      <w:r>
        <w:rPr>
          <w:rStyle w:val="CommentReference"/>
        </w:rPr>
        <w:annotationRef/>
      </w:r>
      <w:r>
        <w:t>To discuss if we should show for the entire period</w:t>
      </w:r>
    </w:p>
  </w:comment>
  <w:comment w:id="565" w:author="Parks, Robbie M" w:date="2018-11-21T13:39:00Z" w:initials="PRM">
    <w:p w14:paraId="46DB57AB" w14:textId="07B342EF" w:rsidR="004069AE" w:rsidRDefault="004069AE">
      <w:pPr>
        <w:pStyle w:val="CommentText"/>
      </w:pPr>
      <w:r>
        <w:rPr>
          <w:rStyle w:val="CommentReference"/>
        </w:rPr>
        <w:annotationRef/>
      </w:r>
      <w:r>
        <w:t>Have also created number of deaths version to discuss</w:t>
      </w:r>
    </w:p>
  </w:comment>
  <w:comment w:id="568" w:author="Ezzati, Majid" w:date="2018-11-06T07:17:00Z" w:initials="EM">
    <w:p w14:paraId="2E56708E" w14:textId="674D6454" w:rsidR="004069AE" w:rsidRDefault="004069AE">
      <w:pPr>
        <w:pStyle w:val="CommentText"/>
      </w:pPr>
      <w:r>
        <w:rPr>
          <w:rStyle w:val="CommentReference"/>
        </w:rPr>
        <w:annotationRef/>
      </w:r>
      <w:r>
        <w:t>Keep your captions sharp and simple; give all the qualifications after. The graph shows XXXXx</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0D2CA0BF" w15:done="0"/>
  <w15:commentEx w15:paraId="5F19723F" w15:done="0"/>
  <w15:commentEx w15:paraId="4250C762" w15:done="0"/>
  <w15:commentEx w15:paraId="372C57E8" w15:paraIdParent="4250C762" w15:done="0"/>
  <w15:commentEx w15:paraId="47AAF460" w15:paraIdParent="4250C762" w15:done="0"/>
  <w15:commentEx w15:paraId="0083DCE3" w15:done="0"/>
  <w15:commentEx w15:paraId="12C52C3F" w15:done="0"/>
  <w15:commentEx w15:paraId="46D22721" w15:done="0"/>
  <w15:commentEx w15:paraId="3A9CE3C3" w15:done="0"/>
  <w15:commentEx w15:paraId="0C8872D9" w15:paraIdParent="3A9CE3C3" w15:done="0"/>
  <w15:commentEx w15:paraId="756C8725" w15:done="0"/>
  <w15:commentEx w15:paraId="5FF9511A" w15:done="0"/>
  <w15:commentEx w15:paraId="65F951C0" w15:done="0"/>
  <w15:commentEx w15:paraId="28C21176" w15:paraIdParent="65F951C0" w15:done="0"/>
  <w15:commentEx w15:paraId="3824A61F" w15:done="0"/>
  <w15:commentEx w15:paraId="61DC5D96" w15:done="0"/>
  <w15:commentEx w15:paraId="2A6A479E" w15:done="0"/>
  <w15:commentEx w15:paraId="73FBFCB8" w15:done="0"/>
  <w15:commentEx w15:paraId="251B0952" w15:done="0"/>
  <w15:commentEx w15:paraId="1941469D" w15:paraIdParent="251B0952" w15:done="0"/>
  <w15:commentEx w15:paraId="783EB4DF" w15:paraIdParent="251B0952" w15:done="0"/>
  <w15:commentEx w15:paraId="18ADC5ED" w15:done="0"/>
  <w15:commentEx w15:paraId="5D8ED2C3" w15:done="0"/>
  <w15:commentEx w15:paraId="4B386F7C" w15:done="0"/>
  <w15:commentEx w15:paraId="4F19D06C" w15:paraIdParent="4B386F7C" w15:done="0"/>
  <w15:commentEx w15:paraId="2C5D9A0D" w15:done="0"/>
  <w15:commentEx w15:paraId="1DEB9DE5" w15:paraIdParent="2C5D9A0D" w15:done="0"/>
  <w15:commentEx w15:paraId="7315245E" w15:done="0"/>
  <w15:commentEx w15:paraId="378AE540" w15:done="0"/>
  <w15:commentEx w15:paraId="668996FF" w15:paraIdParent="378AE540" w15:done="0"/>
  <w15:commentEx w15:paraId="4772B12B" w15:done="0"/>
  <w15:commentEx w15:paraId="2256000B" w15:done="0"/>
  <w15:commentEx w15:paraId="584C61DD" w15:paraIdParent="2256000B" w15:done="0"/>
  <w15:commentEx w15:paraId="05533A26" w15:done="0"/>
  <w15:commentEx w15:paraId="18A742D0" w15:paraIdParent="05533A26" w15:done="0"/>
  <w15:commentEx w15:paraId="1C2B82B9" w15:done="0"/>
  <w15:commentEx w15:paraId="4C42AAE1" w15:done="0"/>
  <w15:commentEx w15:paraId="34A25201" w15:paraIdParent="4C42AAE1" w15:done="0"/>
  <w15:commentEx w15:paraId="5230C927" w15:done="0"/>
  <w15:commentEx w15:paraId="34A1C060" w15:done="0"/>
  <w15:commentEx w15:paraId="3C5DE93C" w15:paraIdParent="34A1C060" w15:done="0"/>
  <w15:commentEx w15:paraId="79C96BC6" w15:done="0"/>
  <w15:commentEx w15:paraId="3F3887FC" w15:done="0"/>
  <w15:commentEx w15:paraId="76C5AE87" w15:done="0"/>
  <w15:commentEx w15:paraId="18C56509"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1847DE" w14:textId="77777777" w:rsidR="00402E57" w:rsidRDefault="00402E57">
      <w:pPr>
        <w:spacing w:after="0" w:line="240" w:lineRule="auto"/>
      </w:pPr>
      <w:r>
        <w:separator/>
      </w:r>
    </w:p>
  </w:endnote>
  <w:endnote w:type="continuationSeparator" w:id="0">
    <w:p w14:paraId="0A0C9FEE" w14:textId="77777777" w:rsidR="00402E57" w:rsidRDefault="00402E57">
      <w:pPr>
        <w:spacing w:after="0" w:line="240" w:lineRule="auto"/>
      </w:pPr>
      <w:r>
        <w:continuationSeparator/>
      </w:r>
    </w:p>
  </w:endnote>
  <w:endnote w:type="continuationNotice" w:id="1">
    <w:p w14:paraId="029CA92E" w14:textId="77777777" w:rsidR="00402E57" w:rsidRDefault="00402E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069AE" w:rsidRDefault="004069AE"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14942">
      <w:rPr>
        <w:rStyle w:val="PageNumber"/>
        <w:noProof/>
      </w:rPr>
      <w:t>20</w:t>
    </w:r>
    <w:r>
      <w:rPr>
        <w:rStyle w:val="PageNumber"/>
      </w:rPr>
      <w:fldChar w:fldCharType="end"/>
    </w:r>
  </w:p>
  <w:p w14:paraId="3F8F309C" w14:textId="77777777" w:rsidR="004069AE" w:rsidRDefault="004069AE"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245778" w14:textId="77777777" w:rsidR="00402E57" w:rsidRDefault="00402E57">
      <w:pPr>
        <w:spacing w:after="0" w:line="240" w:lineRule="auto"/>
      </w:pPr>
      <w:r>
        <w:separator/>
      </w:r>
    </w:p>
  </w:footnote>
  <w:footnote w:type="continuationSeparator" w:id="0">
    <w:p w14:paraId="4C342C37" w14:textId="77777777" w:rsidR="00402E57" w:rsidRDefault="00402E57">
      <w:pPr>
        <w:spacing w:after="0" w:line="240" w:lineRule="auto"/>
      </w:pPr>
      <w:r>
        <w:continuationSeparator/>
      </w:r>
    </w:p>
  </w:footnote>
  <w:footnote w:type="continuationNotice" w:id="1">
    <w:p w14:paraId="42F9B6B5" w14:textId="77777777" w:rsidR="00402E57" w:rsidRDefault="00402E57">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07F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2D3"/>
    <w:rsid w:val="00037843"/>
    <w:rsid w:val="00040054"/>
    <w:rsid w:val="0004018D"/>
    <w:rsid w:val="00040D7A"/>
    <w:rsid w:val="00040FE5"/>
    <w:rsid w:val="0004250C"/>
    <w:rsid w:val="00042FB2"/>
    <w:rsid w:val="0004316E"/>
    <w:rsid w:val="00043C29"/>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660"/>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C70"/>
    <w:rsid w:val="00110568"/>
    <w:rsid w:val="00111694"/>
    <w:rsid w:val="00112077"/>
    <w:rsid w:val="001121F5"/>
    <w:rsid w:val="00112CB4"/>
    <w:rsid w:val="00112F7C"/>
    <w:rsid w:val="00113023"/>
    <w:rsid w:val="00113FD5"/>
    <w:rsid w:val="00115249"/>
    <w:rsid w:val="00115F35"/>
    <w:rsid w:val="0011649A"/>
    <w:rsid w:val="00116782"/>
    <w:rsid w:val="001167CB"/>
    <w:rsid w:val="001171AC"/>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E70"/>
    <w:rsid w:val="00146F26"/>
    <w:rsid w:val="001504AA"/>
    <w:rsid w:val="001505CF"/>
    <w:rsid w:val="0015113F"/>
    <w:rsid w:val="00151901"/>
    <w:rsid w:val="001519F2"/>
    <w:rsid w:val="00152658"/>
    <w:rsid w:val="00152F5E"/>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6C3F"/>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8FC"/>
    <w:rsid w:val="001D7BA9"/>
    <w:rsid w:val="001E0F71"/>
    <w:rsid w:val="001E0FAC"/>
    <w:rsid w:val="001E184E"/>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585"/>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ABB"/>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6747"/>
    <w:rsid w:val="00327C97"/>
    <w:rsid w:val="00330013"/>
    <w:rsid w:val="003301C2"/>
    <w:rsid w:val="00332383"/>
    <w:rsid w:val="0033298B"/>
    <w:rsid w:val="0033375D"/>
    <w:rsid w:val="003340AF"/>
    <w:rsid w:val="00334A02"/>
    <w:rsid w:val="00334A3C"/>
    <w:rsid w:val="00334F2A"/>
    <w:rsid w:val="00335B57"/>
    <w:rsid w:val="003360D5"/>
    <w:rsid w:val="00341789"/>
    <w:rsid w:val="00345A02"/>
    <w:rsid w:val="003462A6"/>
    <w:rsid w:val="003464A7"/>
    <w:rsid w:val="003467F3"/>
    <w:rsid w:val="00347A19"/>
    <w:rsid w:val="00347B7D"/>
    <w:rsid w:val="00347BC4"/>
    <w:rsid w:val="00350B39"/>
    <w:rsid w:val="00352D62"/>
    <w:rsid w:val="003530D4"/>
    <w:rsid w:val="0035337E"/>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2E57"/>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4B61"/>
    <w:rsid w:val="004752C7"/>
    <w:rsid w:val="00475B09"/>
    <w:rsid w:val="00475FD8"/>
    <w:rsid w:val="00476CD6"/>
    <w:rsid w:val="0047730E"/>
    <w:rsid w:val="00480FF2"/>
    <w:rsid w:val="004814FB"/>
    <w:rsid w:val="00481829"/>
    <w:rsid w:val="00481F11"/>
    <w:rsid w:val="00483196"/>
    <w:rsid w:val="0048319E"/>
    <w:rsid w:val="004857EC"/>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4DE0"/>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6D3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396"/>
    <w:rsid w:val="005C543C"/>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355"/>
    <w:rsid w:val="00625474"/>
    <w:rsid w:val="00625B27"/>
    <w:rsid w:val="00626906"/>
    <w:rsid w:val="00630264"/>
    <w:rsid w:val="00630617"/>
    <w:rsid w:val="006306EA"/>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11D4"/>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2B83"/>
    <w:rsid w:val="006B32B1"/>
    <w:rsid w:val="006B5B17"/>
    <w:rsid w:val="006C022C"/>
    <w:rsid w:val="006C0235"/>
    <w:rsid w:val="006C049E"/>
    <w:rsid w:val="006C11D1"/>
    <w:rsid w:val="006C19F5"/>
    <w:rsid w:val="006C1DBA"/>
    <w:rsid w:val="006C30B0"/>
    <w:rsid w:val="006C377B"/>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5EB6"/>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76B"/>
    <w:rsid w:val="0070194A"/>
    <w:rsid w:val="00701B22"/>
    <w:rsid w:val="007028D9"/>
    <w:rsid w:val="00702978"/>
    <w:rsid w:val="00704082"/>
    <w:rsid w:val="00704188"/>
    <w:rsid w:val="0070469D"/>
    <w:rsid w:val="007048AF"/>
    <w:rsid w:val="00705B84"/>
    <w:rsid w:val="007077B2"/>
    <w:rsid w:val="00707847"/>
    <w:rsid w:val="00707A42"/>
    <w:rsid w:val="00707AA7"/>
    <w:rsid w:val="00707E3F"/>
    <w:rsid w:val="00711BB5"/>
    <w:rsid w:val="00712E39"/>
    <w:rsid w:val="00713F87"/>
    <w:rsid w:val="0071414D"/>
    <w:rsid w:val="00714847"/>
    <w:rsid w:val="0071557B"/>
    <w:rsid w:val="00716FA3"/>
    <w:rsid w:val="007175A1"/>
    <w:rsid w:val="007175CF"/>
    <w:rsid w:val="00720950"/>
    <w:rsid w:val="007217A9"/>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210B"/>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E74BD"/>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4E52"/>
    <w:rsid w:val="008A53AA"/>
    <w:rsid w:val="008A5971"/>
    <w:rsid w:val="008A62AD"/>
    <w:rsid w:val="008A6465"/>
    <w:rsid w:val="008A74DA"/>
    <w:rsid w:val="008A7B5B"/>
    <w:rsid w:val="008A7F0C"/>
    <w:rsid w:val="008A7FB4"/>
    <w:rsid w:val="008A7FBC"/>
    <w:rsid w:val="008A7FD3"/>
    <w:rsid w:val="008B0475"/>
    <w:rsid w:val="008B09D9"/>
    <w:rsid w:val="008B0CA5"/>
    <w:rsid w:val="008B1AD4"/>
    <w:rsid w:val="008B2746"/>
    <w:rsid w:val="008B34D1"/>
    <w:rsid w:val="008B4F1F"/>
    <w:rsid w:val="008B5845"/>
    <w:rsid w:val="008B7008"/>
    <w:rsid w:val="008B7DDD"/>
    <w:rsid w:val="008C0A87"/>
    <w:rsid w:val="008C1094"/>
    <w:rsid w:val="008C17E4"/>
    <w:rsid w:val="008C19F6"/>
    <w:rsid w:val="008C1D95"/>
    <w:rsid w:val="008C2083"/>
    <w:rsid w:val="008C253D"/>
    <w:rsid w:val="008C3347"/>
    <w:rsid w:val="008C3BEE"/>
    <w:rsid w:val="008C4931"/>
    <w:rsid w:val="008C4B74"/>
    <w:rsid w:val="008C56CB"/>
    <w:rsid w:val="008C5C18"/>
    <w:rsid w:val="008C6682"/>
    <w:rsid w:val="008C7EAE"/>
    <w:rsid w:val="008D0988"/>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84A"/>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25CE"/>
    <w:rsid w:val="00932BD5"/>
    <w:rsid w:val="009336CA"/>
    <w:rsid w:val="00933B60"/>
    <w:rsid w:val="00933C2F"/>
    <w:rsid w:val="00935167"/>
    <w:rsid w:val="00935806"/>
    <w:rsid w:val="00937AF1"/>
    <w:rsid w:val="00940530"/>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303"/>
    <w:rsid w:val="009777B8"/>
    <w:rsid w:val="0098094E"/>
    <w:rsid w:val="00980EBF"/>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2BA1"/>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7BF"/>
    <w:rsid w:val="009D3641"/>
    <w:rsid w:val="009D4F56"/>
    <w:rsid w:val="009D5647"/>
    <w:rsid w:val="009D5FC9"/>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810"/>
    <w:rsid w:val="00A46B9A"/>
    <w:rsid w:val="00A46D68"/>
    <w:rsid w:val="00A513CB"/>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6C"/>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764"/>
    <w:rsid w:val="00B26B68"/>
    <w:rsid w:val="00B31207"/>
    <w:rsid w:val="00B31621"/>
    <w:rsid w:val="00B3191E"/>
    <w:rsid w:val="00B31D70"/>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54D"/>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771"/>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6F01"/>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4C1A"/>
    <w:rsid w:val="00CF70C8"/>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BBF"/>
    <w:rsid w:val="00D208C5"/>
    <w:rsid w:val="00D21DED"/>
    <w:rsid w:val="00D225F7"/>
    <w:rsid w:val="00D22A57"/>
    <w:rsid w:val="00D22FD3"/>
    <w:rsid w:val="00D2442C"/>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E8E"/>
    <w:rsid w:val="00E531D1"/>
    <w:rsid w:val="00E54236"/>
    <w:rsid w:val="00E5452D"/>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301"/>
    <w:rsid w:val="00EB6477"/>
    <w:rsid w:val="00EB679A"/>
    <w:rsid w:val="00EB67E2"/>
    <w:rsid w:val="00EB79A2"/>
    <w:rsid w:val="00EB7B88"/>
    <w:rsid w:val="00EC054E"/>
    <w:rsid w:val="00EC128A"/>
    <w:rsid w:val="00EC29E7"/>
    <w:rsid w:val="00EC2A0B"/>
    <w:rsid w:val="00EC401C"/>
    <w:rsid w:val="00EC5C23"/>
    <w:rsid w:val="00EC6075"/>
    <w:rsid w:val="00EC687A"/>
    <w:rsid w:val="00EC6AD4"/>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8E4"/>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E91"/>
    <w:rsid w:val="00F04F26"/>
    <w:rsid w:val="00F054CB"/>
    <w:rsid w:val="00F056CD"/>
    <w:rsid w:val="00F0641C"/>
    <w:rsid w:val="00F07326"/>
    <w:rsid w:val="00F07D09"/>
    <w:rsid w:val="00F07D5B"/>
    <w:rsid w:val="00F07EFE"/>
    <w:rsid w:val="00F1050B"/>
    <w:rsid w:val="00F118A0"/>
    <w:rsid w:val="00F12F85"/>
    <w:rsid w:val="00F13BAF"/>
    <w:rsid w:val="00F147B2"/>
    <w:rsid w:val="00F14942"/>
    <w:rsid w:val="00F14AA0"/>
    <w:rsid w:val="00F15120"/>
    <w:rsid w:val="00F166E7"/>
    <w:rsid w:val="00F16EE2"/>
    <w:rsid w:val="00F17760"/>
    <w:rsid w:val="00F17BC9"/>
    <w:rsid w:val="00F2109F"/>
    <w:rsid w:val="00F21C0D"/>
    <w:rsid w:val="00F26092"/>
    <w:rsid w:val="00F275C0"/>
    <w:rsid w:val="00F30D29"/>
    <w:rsid w:val="00F30D74"/>
    <w:rsid w:val="00F319D5"/>
    <w:rsid w:val="00F31B02"/>
    <w:rsid w:val="00F33271"/>
    <w:rsid w:val="00F33FB4"/>
    <w:rsid w:val="00F346BC"/>
    <w:rsid w:val="00F3493A"/>
    <w:rsid w:val="00F350D3"/>
    <w:rsid w:val="00F36636"/>
    <w:rsid w:val="00F36CA5"/>
    <w:rsid w:val="00F37C29"/>
    <w:rsid w:val="00F40DF4"/>
    <w:rsid w:val="00F416F9"/>
    <w:rsid w:val="00F4293F"/>
    <w:rsid w:val="00F43484"/>
    <w:rsid w:val="00F43908"/>
    <w:rsid w:val="00F44E3D"/>
    <w:rsid w:val="00F45468"/>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3CE1"/>
    <w:rsid w:val="00F73E4A"/>
    <w:rsid w:val="00F742C5"/>
    <w:rsid w:val="00F74DF5"/>
    <w:rsid w:val="00F754F0"/>
    <w:rsid w:val="00F75F46"/>
    <w:rsid w:val="00F76044"/>
    <w:rsid w:val="00F7656F"/>
    <w:rsid w:val="00F76728"/>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3851"/>
    <w:rsid w:val="00FA5554"/>
    <w:rsid w:val="00FA5998"/>
    <w:rsid w:val="00FA60A0"/>
    <w:rsid w:val="00FA6273"/>
    <w:rsid w:val="00FA65A5"/>
    <w:rsid w:val="00FB162A"/>
    <w:rsid w:val="00FB32C1"/>
    <w:rsid w:val="00FB35D2"/>
    <w:rsid w:val="00FB42D4"/>
    <w:rsid w:val="00FB44F4"/>
    <w:rsid w:val="00FB460B"/>
    <w:rsid w:val="00FB610D"/>
    <w:rsid w:val="00FB6151"/>
    <w:rsid w:val="00FB7143"/>
    <w:rsid w:val="00FB78EA"/>
    <w:rsid w:val="00FB7E3F"/>
    <w:rsid w:val="00FC1054"/>
    <w:rsid w:val="00FC12B5"/>
    <w:rsid w:val="00FC1658"/>
    <w:rsid w:val="00FC16DF"/>
    <w:rsid w:val="00FC385E"/>
    <w:rsid w:val="00FC58FF"/>
    <w:rsid w:val="00FC6025"/>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61FF99B-76F9-574A-82C5-E27CB802D4EB}">
  <ds:schemaRefs>
    <ds:schemaRef ds:uri="http://schemas.openxmlformats.org/officeDocument/2006/bibliography"/>
  </ds:schemaRefs>
</ds:datastoreItem>
</file>

<file path=customXml/itemProps2.xml><?xml version="1.0" encoding="utf-8"?>
<ds:datastoreItem xmlns:ds="http://schemas.openxmlformats.org/officeDocument/2006/customXml" ds:itemID="{9BCB5038-F1CA-6A49-9C19-627FDC9A3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29</Pages>
  <Words>58788</Words>
  <Characters>312165</Characters>
  <Application>Microsoft Macintosh Word</Application>
  <DocSecurity>0</DocSecurity>
  <Lines>13006</Lines>
  <Paragraphs>7133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38</cp:revision>
  <dcterms:created xsi:type="dcterms:W3CDTF">2018-12-05T08:15:00Z</dcterms:created>
  <dcterms:modified xsi:type="dcterms:W3CDTF">2018-12-05T12:10:00Z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