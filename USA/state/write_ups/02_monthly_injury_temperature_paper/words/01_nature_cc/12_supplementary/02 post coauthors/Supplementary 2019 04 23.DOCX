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6A8A0" w14:textId="62EF758F" w:rsidR="007551A0" w:rsidRDefault="007551A0" w:rsidP="007551A0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</w:t>
      </w:r>
      <w:r w:rsidRPr="00636C9B">
        <w:rPr>
          <w:b/>
          <w:color w:val="000000" w:themeColor="text1"/>
        </w:rPr>
        <w:t xml:space="preserve">nomalous temperature </w:t>
      </w:r>
      <w:r>
        <w:rPr>
          <w:b/>
          <w:color w:val="000000" w:themeColor="text1"/>
        </w:rPr>
        <w:t>and</w:t>
      </w:r>
      <w:r w:rsidRPr="00636C9B">
        <w:rPr>
          <w:b/>
          <w:color w:val="000000" w:themeColor="text1"/>
        </w:rPr>
        <w:t xml:space="preserve"> injury mortality in the USA</w:t>
      </w:r>
      <w:r>
        <w:rPr>
          <w:b/>
          <w:color w:val="000000" w:themeColor="text1"/>
        </w:rPr>
        <w:t>: age-, sex- and injury-specific impacts</w:t>
      </w:r>
    </w:p>
    <w:p w14:paraId="3926408C" w14:textId="7B5A3C0E" w:rsidR="007551A0" w:rsidRPr="00636C9B" w:rsidRDefault="007551A0" w:rsidP="007551A0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information</w:t>
      </w:r>
    </w:p>
    <w:p w14:paraId="0DCFE1A9" w14:textId="77777777" w:rsidR="007551A0" w:rsidRPr="00636C9B" w:rsidRDefault="007551A0" w:rsidP="007551A0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Helen Tamura-Wicks</w:t>
      </w:r>
      <w:r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>
        <w:rPr>
          <w:color w:val="000000" w:themeColor="text1"/>
          <w:lang w:val="it-IT"/>
        </w:rPr>
        <w:t>Vasilis Kontis</w:t>
      </w:r>
      <w:r w:rsidRPr="00636C9B">
        <w:rPr>
          <w:color w:val="000000" w:themeColor="text1"/>
          <w:vertAlign w:val="superscript"/>
          <w:lang w:val="it-IT"/>
        </w:rPr>
        <w:t>1,2</w:t>
      </w:r>
      <w:r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r>
        <w:rPr>
          <w:color w:val="000000" w:themeColor="text1"/>
          <w:lang w:val="it-IT"/>
        </w:rPr>
        <w:t>Goodarz Danaei</w:t>
      </w:r>
      <w:r>
        <w:rPr>
          <w:color w:val="000000" w:themeColor="text1"/>
          <w:vertAlign w:val="superscript"/>
          <w:lang w:val="it-IT"/>
        </w:rPr>
        <w:t xml:space="preserve">4,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>
        <w:rPr>
          <w:color w:val="000000" w:themeColor="text1"/>
          <w:vertAlign w:val="superscript"/>
          <w:lang w:val="it-IT"/>
        </w:rPr>
        <w:t>5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B10DAA5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50A0EC5E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4898B8E0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25F94457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  <w:lang w:val="it-IT"/>
        </w:rPr>
        <w:t>4</w:t>
      </w:r>
      <w:r w:rsidRPr="006B7EB2">
        <w:rPr>
          <w:color w:val="000000" w:themeColor="text1"/>
        </w:rPr>
        <w:t>Harvard T.H. Chan School of Public Health, Boston, Massachusetts, USA.</w:t>
      </w:r>
    </w:p>
    <w:p w14:paraId="66BF84B6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5C53226A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</w:p>
    <w:p w14:paraId="7C5C36B6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Robbie M Parks: </w:t>
      </w:r>
      <w:r w:rsidRPr="00915228">
        <w:rPr>
          <w:color w:val="000000" w:themeColor="text1"/>
        </w:rPr>
        <w:t>robbie.parks@imperial.ac.uk</w:t>
      </w:r>
    </w:p>
    <w:p w14:paraId="78ABEE22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James E Bennett: </w:t>
      </w:r>
      <w:r w:rsidRPr="00ED1FD3">
        <w:rPr>
          <w:color w:val="000000" w:themeColor="text1"/>
        </w:rPr>
        <w:t>j.e.bennett@imperial.ac.uk</w:t>
      </w:r>
    </w:p>
    <w:p w14:paraId="76DB7EAB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Helen Tamura-Wicks: </w:t>
      </w:r>
      <w:r w:rsidRPr="004D5CB9">
        <w:rPr>
          <w:color w:val="000000" w:themeColor="text1"/>
        </w:rPr>
        <w:t>helen.tamura-wicks07@imperial.ac.uk</w:t>
      </w:r>
    </w:p>
    <w:p w14:paraId="5D974AC0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Vasilis </w:t>
      </w:r>
      <w:proofErr w:type="spellStart"/>
      <w:r w:rsidRPr="005E22E4">
        <w:rPr>
          <w:color w:val="000000" w:themeColor="text1"/>
        </w:rPr>
        <w:t>Kontis</w:t>
      </w:r>
      <w:proofErr w:type="spellEnd"/>
      <w:r w:rsidRPr="005E22E4">
        <w:rPr>
          <w:color w:val="000000" w:themeColor="text1"/>
        </w:rPr>
        <w:t xml:space="preserve">: </w:t>
      </w:r>
      <w:r w:rsidRPr="004D5CB9">
        <w:rPr>
          <w:color w:val="000000" w:themeColor="text1"/>
        </w:rPr>
        <w:t>v.kontis@imperial.ac.uk</w:t>
      </w:r>
    </w:p>
    <w:p w14:paraId="101B7F7F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5E22E4">
        <w:rPr>
          <w:color w:val="000000" w:themeColor="text1"/>
        </w:rPr>
        <w:t xml:space="preserve">Ralf Toumi: </w:t>
      </w:r>
      <w:r w:rsidRPr="00866E93">
        <w:rPr>
          <w:color w:val="000000" w:themeColor="text1"/>
        </w:rPr>
        <w:t>r.toumi@imperial.ac.uk</w:t>
      </w:r>
    </w:p>
    <w:p w14:paraId="09F6D327" w14:textId="77777777" w:rsidR="007551A0" w:rsidRPr="005E22E4" w:rsidRDefault="007551A0" w:rsidP="007551A0">
      <w:pPr>
        <w:spacing w:line="480" w:lineRule="auto"/>
        <w:jc w:val="both"/>
        <w:rPr>
          <w:color w:val="000000" w:themeColor="text1"/>
        </w:rPr>
      </w:pPr>
      <w:proofErr w:type="spellStart"/>
      <w:r w:rsidRPr="006B7EB2">
        <w:rPr>
          <w:color w:val="000000" w:themeColor="text1"/>
        </w:rPr>
        <w:t>Goodarz</w:t>
      </w:r>
      <w:proofErr w:type="spellEnd"/>
      <w:r w:rsidRPr="006B7EB2">
        <w:rPr>
          <w:color w:val="000000" w:themeColor="text1"/>
        </w:rPr>
        <w:t xml:space="preserve"> </w:t>
      </w:r>
      <w:proofErr w:type="spellStart"/>
      <w:r w:rsidRPr="006B7EB2">
        <w:rPr>
          <w:color w:val="000000" w:themeColor="text1"/>
        </w:rPr>
        <w:t>Danaei</w:t>
      </w:r>
      <w:proofErr w:type="spellEnd"/>
      <w:r w:rsidRPr="006B7EB2">
        <w:rPr>
          <w:color w:val="000000" w:themeColor="text1"/>
        </w:rPr>
        <w:t>: gdanaei@hsph.harvard.edu</w:t>
      </w:r>
    </w:p>
    <w:p w14:paraId="5D0F327E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C837D4">
        <w:rPr>
          <w:color w:val="000000" w:themeColor="text1"/>
        </w:rPr>
        <w:t xml:space="preserve">Majid Ezzati: </w:t>
      </w:r>
      <w:r w:rsidRPr="00866E93">
        <w:rPr>
          <w:color w:val="000000" w:themeColor="text1"/>
        </w:rPr>
        <w:t>majid.ezzati@imperial.ac.uk</w:t>
      </w:r>
    </w:p>
    <w:p w14:paraId="2B10F5E0" w14:textId="77777777" w:rsidR="007551A0" w:rsidRPr="00636C9B" w:rsidRDefault="007551A0" w:rsidP="007551A0">
      <w:pPr>
        <w:spacing w:line="480" w:lineRule="auto"/>
        <w:jc w:val="both"/>
        <w:rPr>
          <w:color w:val="000000" w:themeColor="text1"/>
        </w:rPr>
      </w:pPr>
    </w:p>
    <w:p w14:paraId="44B54DA5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</w:rPr>
        <w:t>*corresponding author</w:t>
      </w:r>
      <w:r>
        <w:rPr>
          <w:color w:val="000000" w:themeColor="text1"/>
        </w:rPr>
        <w:t>:</w:t>
      </w:r>
    </w:p>
    <w:p w14:paraId="7A70806A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Majid Ezzati</w:t>
      </w:r>
    </w:p>
    <w:p w14:paraId="48FB5BAB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Imperial College London</w:t>
      </w:r>
    </w:p>
    <w:p w14:paraId="6DF87E05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Norfolk Place</w:t>
      </w:r>
    </w:p>
    <w:p w14:paraId="710769EB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London W2 1PG, UK</w:t>
      </w:r>
    </w:p>
    <w:p w14:paraId="44774FFC" w14:textId="77777777" w:rsidR="007551A0" w:rsidRDefault="007551A0" w:rsidP="007551A0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E-mail: </w:t>
      </w:r>
      <w:hyperlink r:id="rId9" w:history="1">
        <w:r w:rsidRPr="000421EF">
          <w:rPr>
            <w:rStyle w:val="Hyperlink"/>
          </w:rPr>
          <w:t>majid.ezzati@imperial.ac.uk</w:t>
        </w:r>
      </w:hyperlink>
    </w:p>
    <w:p w14:paraId="30445AE1" w14:textId="0DCA3D49" w:rsidR="007551A0" w:rsidRDefault="007551A0" w:rsidP="007551A0">
      <w:pPr>
        <w:spacing w:line="480" w:lineRule="auto"/>
        <w:jc w:val="both"/>
        <w:rPr>
          <w:color w:val="000000" w:themeColor="text1"/>
        </w:rPr>
        <w:sectPr w:rsidR="007551A0" w:rsidSect="00866E93">
          <w:headerReference w:type="default" r:id="rId10"/>
          <w:footerReference w:type="even" r:id="rId11"/>
          <w:footerReference w:type="default" r:id="rId12"/>
          <w:pgSz w:w="11900" w:h="16840"/>
          <w:pgMar w:top="720" w:right="720" w:bottom="720" w:left="720" w:header="720" w:footer="720" w:gutter="0"/>
          <w:lnNumType w:countBy="1" w:restart="continuous"/>
          <w:cols w:space="720"/>
          <w:docGrid w:linePitch="360"/>
        </w:sectPr>
      </w:pPr>
      <w:r>
        <w:rPr>
          <w:color w:val="000000" w:themeColor="text1"/>
        </w:rPr>
        <w:t>Tel: +44 (0)20 7594 076</w:t>
      </w:r>
      <w:r>
        <w:rPr>
          <w:color w:val="000000" w:themeColor="text1"/>
        </w:rPr>
        <w:t>7</w:t>
      </w:r>
    </w:p>
    <w:p w14:paraId="21B43406" w14:textId="3CCE86D7" w:rsidR="00845067" w:rsidRPr="007551A0" w:rsidDel="00C075BA" w:rsidRDefault="00B324A3" w:rsidP="007551A0">
      <w:pPr>
        <w:spacing w:line="480" w:lineRule="auto"/>
        <w:rPr>
          <w:del w:id="0" w:author="Robbie Parks" w:date="2019-04-23T23:00:00Z"/>
          <w:b/>
        </w:rPr>
      </w:pPr>
      <w:r w:rsidRPr="00727CD1">
        <w:rPr>
          <w:b/>
          <w:color w:val="000000" w:themeColor="text1"/>
        </w:rPr>
        <w:lastRenderedPageBreak/>
        <w:t xml:space="preserve">Supplementary Figure 1.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1" w:author="Ezzati, Majid" w:date="2019-04-18T16:10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</w:t>
      </w:r>
      <w:bookmarkStart w:id="2" w:name="_GoBack"/>
      <w:bookmarkEnd w:id="2"/>
      <w:r w:rsidRPr="00727CD1">
        <w:rPr>
          <w:color w:val="000000" w:themeColor="text1"/>
        </w:rPr>
        <w:t xml:space="preserve">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age group.</w:t>
      </w:r>
    </w:p>
    <w:p w14:paraId="51D22AF6" w14:textId="77777777" w:rsidR="00845067" w:rsidDel="00C075BA" w:rsidRDefault="00845067" w:rsidP="00F12B55">
      <w:pPr>
        <w:spacing w:line="480" w:lineRule="auto"/>
        <w:jc w:val="both"/>
        <w:rPr>
          <w:del w:id="3" w:author="Robbie Parks" w:date="2019-04-23T23:00:00Z"/>
          <w:b/>
          <w:color w:val="000000" w:themeColor="text1"/>
        </w:rPr>
      </w:pPr>
    </w:p>
    <w:p w14:paraId="5F150E09" w14:textId="77777777" w:rsidR="002C5D0E" w:rsidRDefault="002C5D0E" w:rsidP="00C075BA">
      <w:pPr>
        <w:spacing w:line="480" w:lineRule="auto"/>
        <w:rPr>
          <w:b/>
          <w:color w:val="000000" w:themeColor="text1"/>
        </w:rPr>
        <w:pPrChange w:id="4" w:author="Robbie Parks" w:date="2019-04-23T23:00:00Z">
          <w:pPr/>
        </w:pPrChange>
      </w:pPr>
      <w:r>
        <w:rPr>
          <w:b/>
          <w:color w:val="000000" w:themeColor="text1"/>
        </w:rPr>
        <w:br w:type="page"/>
      </w:r>
    </w:p>
    <w:p w14:paraId="46CB6BDF" w14:textId="3C5711D3" w:rsidR="00B324A3" w:rsidRPr="00727CD1" w:rsidRDefault="00B324A3" w:rsidP="00F12B55">
      <w:pPr>
        <w:spacing w:line="480" w:lineRule="auto"/>
        <w:jc w:val="both"/>
        <w:rPr>
          <w:color w:val="000000" w:themeColor="text1"/>
        </w:rPr>
        <w:sectPr w:rsidR="00B324A3" w:rsidRPr="00727CD1" w:rsidSect="009C5108">
          <w:footerReference w:type="even" r:id="rId13"/>
          <w:footerReference w:type="default" r:id="rId14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lastRenderedPageBreak/>
        <w:t xml:space="preserve">Supplementary Figure 2.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5" w:author="Ezzati, Majid" w:date="2019-04-18T16:11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mont</w:t>
      </w:r>
      <w:r w:rsidR="006B565A" w:rsidRPr="00727CD1">
        <w:rPr>
          <w:color w:val="000000" w:themeColor="text1"/>
        </w:rPr>
        <w:t>h</w:t>
      </w:r>
      <w:r w:rsidR="00493A6D" w:rsidRPr="00727CD1">
        <w:rPr>
          <w:color w:val="000000" w:themeColor="text1"/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5773E7">
      <w:pPr>
        <w:suppressLineNumbers/>
        <w:rPr>
          <w:color w:val="000000" w:themeColor="text1"/>
        </w:rPr>
        <w:pPrChange w:id="6" w:author="Robbie Parks" w:date="2019-04-23T23:05:00Z">
          <w:pPr/>
        </w:pPrChange>
      </w:pPr>
      <w:r>
        <w:rPr>
          <w:color w:val="000000" w:themeColor="text1"/>
        </w:rPr>
        <w:br w:type="page"/>
      </w:r>
    </w:p>
    <w:p w14:paraId="16922689" w14:textId="2B73C699" w:rsidR="00C76253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27CD1">
        <w:rPr>
          <w:color w:val="000000" w:themeColor="text1"/>
        </w:rPr>
        <w:t xml:space="preserve">daily </w:t>
      </w:r>
      <w:r w:rsidR="007B2975">
        <w:rPr>
          <w:color w:val="000000" w:themeColor="text1"/>
        </w:rPr>
        <w:t xml:space="preserve">mean </w:t>
      </w:r>
      <w:r w:rsidR="00727CD1">
        <w:rPr>
          <w:color w:val="000000" w:themeColor="text1"/>
        </w:rPr>
        <w:t xml:space="preserve">temperature </w:t>
      </w:r>
      <w:r w:rsidR="00437217">
        <w:rPr>
          <w:color w:val="000000" w:themeColor="text1"/>
        </w:rPr>
        <w:t xml:space="preserve">and </w:t>
      </w:r>
      <w:r w:rsidR="00727CD1">
        <w:rPr>
          <w:color w:val="000000" w:themeColor="text1"/>
        </w:rPr>
        <w:t xml:space="preserve">daily </w:t>
      </w:r>
      <w:r w:rsidR="00437217">
        <w:rPr>
          <w:color w:val="000000" w:themeColor="text1"/>
        </w:rPr>
        <w:t>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727CD1">
        <w:rPr>
          <w:color w:val="000000" w:themeColor="text1"/>
        </w:rPr>
        <w:t xml:space="preserve">, then averaged </w:t>
      </w:r>
      <w:r w:rsidR="001C559C">
        <w:rPr>
          <w:color w:val="000000" w:themeColor="text1"/>
        </w:rPr>
        <w:t xml:space="preserve">over all states for </w:t>
      </w:r>
      <w:r w:rsidR="00727CD1">
        <w:rPr>
          <w:color w:val="000000" w:themeColor="text1"/>
        </w:rPr>
        <w:t>each</w:t>
      </w:r>
      <w:r w:rsidR="001C559C">
        <w:rPr>
          <w:color w:val="000000" w:themeColor="text1"/>
        </w:rPr>
        <w:t xml:space="preserve"> month</w:t>
      </w:r>
      <w:r w:rsidR="00E942E3">
        <w:rPr>
          <w:color w:val="000000" w:themeColor="text1"/>
        </w:rPr>
        <w:t>.</w:t>
      </w:r>
    </w:p>
    <w:p w14:paraId="79B229DC" w14:textId="77777777" w:rsidR="00E37F85" w:rsidRDefault="00E37F85" w:rsidP="005773E7">
      <w:pPr>
        <w:suppressLineNumbers/>
        <w:jc w:val="both"/>
        <w:rPr>
          <w:b/>
          <w:color w:val="000000" w:themeColor="text1"/>
        </w:rPr>
        <w:pPrChange w:id="7" w:author="Robbie Parks" w:date="2019-04-23T23:05:00Z">
          <w:pPr>
            <w:jc w:val="both"/>
          </w:pPr>
        </w:pPrChange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:rsidDel="00727CD1" w14:paraId="5A4F855B" w14:textId="0CAA5951" w:rsidTr="004456DB">
        <w:trPr>
          <w:trHeight w:val="680"/>
          <w:jc w:val="center"/>
          <w:del w:id="8" w:author="Ezzati, Majid" w:date="2019-04-18T16:13:00Z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D89195A" w:rsidR="00F239EC" w:rsidRPr="005B446A" w:rsidDel="00727CD1" w:rsidRDefault="00F239EC" w:rsidP="00F12B55">
            <w:pPr>
              <w:rPr>
                <w:del w:id="9" w:author="Ezzati, Majid" w:date="2019-04-18T16:13:00Z"/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308580C9" w:rsidR="00F239EC" w:rsidRPr="00F239EC" w:rsidDel="00727CD1" w:rsidRDefault="002A08F3" w:rsidP="004A632E">
            <w:pPr>
              <w:jc w:val="center"/>
              <w:rPr>
                <w:del w:id="10" w:author="Ezzati, Majid" w:date="2019-04-18T16:13:00Z"/>
                <w:b/>
                <w:bCs/>
                <w:color w:val="000000"/>
              </w:rPr>
            </w:pPr>
            <w:del w:id="11" w:author="Ezzati, Majid" w:date="2019-04-18T16:13:00Z">
              <w:r w:rsidDel="00727CD1">
                <w:rPr>
                  <w:b/>
                  <w:bCs/>
                  <w:color w:val="000000"/>
                </w:rPr>
                <w:delText>Mean c</w:delText>
              </w:r>
              <w:r w:rsidR="00F239EC" w:rsidRPr="005B446A" w:rsidDel="00727CD1">
                <w:rPr>
                  <w:b/>
                  <w:bCs/>
                  <w:color w:val="000000"/>
                </w:rPr>
                <w:delText>orrelation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coefficients </w:delText>
              </w:r>
              <w:r w:rsidR="003E465F" w:rsidDel="00727CD1">
                <w:rPr>
                  <w:b/>
                  <w:bCs/>
                  <w:color w:val="000000"/>
                </w:rPr>
                <w:delText>between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monthly anomalies</w:delText>
              </w:r>
            </w:del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03D060C3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del w:id="12" w:author="Ezzati, Majid" w:date="2019-04-18T16:13:00Z">
              <w:r w:rsidDel="00727CD1">
                <w:rPr>
                  <w:b/>
                  <w:bCs/>
                  <w:color w:val="000000"/>
                </w:rPr>
                <w:delText>with</w:delText>
              </w:r>
              <w:r w:rsidR="00E66F72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  <w:ins w:id="13" w:author="Ezzati, Majid" w:date="2019-04-18T16:13:00Z">
              <w:r w:rsidR="00727CD1">
                <w:rPr>
                  <w:b/>
                  <w:bCs/>
                  <w:color w:val="000000"/>
                </w:rPr>
                <w:t>and</w:t>
              </w:r>
            </w:ins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6E7AAE00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ins w:id="14" w:author="Ezzati, Majid" w:date="2019-04-18T16:14:00Z">
              <w:r>
                <w:rPr>
                  <w:b/>
                  <w:bCs/>
                  <w:color w:val="000000"/>
                </w:rPr>
                <w:t>and</w:t>
              </w:r>
            </w:ins>
            <w:del w:id="15" w:author="Ezzati, Majid" w:date="2019-04-18T16:14:00Z">
              <w:r w:rsidR="00B0258A" w:rsidDel="00727CD1">
                <w:rPr>
                  <w:b/>
                  <w:bCs/>
                  <w:color w:val="000000"/>
                </w:rPr>
                <w:delText>with</w:delText>
              </w:r>
              <w:r w:rsidR="00F239EC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Del="00C075BA" w:rsidRDefault="00BF1424" w:rsidP="005773E7">
      <w:pPr>
        <w:suppressLineNumbers/>
        <w:jc w:val="both"/>
        <w:rPr>
          <w:del w:id="16" w:author="Robbie Parks" w:date="2019-04-23T23:00:00Z"/>
          <w:color w:val="000000" w:themeColor="text1"/>
        </w:rPr>
        <w:pPrChange w:id="17" w:author="Robbie Parks" w:date="2019-04-23T23:06:00Z">
          <w:pPr>
            <w:jc w:val="both"/>
          </w:pPr>
        </w:pPrChange>
      </w:pPr>
    </w:p>
    <w:p w14:paraId="06592C74" w14:textId="77777777" w:rsidR="00600DFF" w:rsidRDefault="00600DFF" w:rsidP="005773E7">
      <w:pPr>
        <w:suppressLineNumbers/>
        <w:rPr>
          <w:b/>
          <w:color w:val="000000" w:themeColor="text1"/>
        </w:rPr>
        <w:pPrChange w:id="18" w:author="Robbie Parks" w:date="2019-04-23T23:06:00Z">
          <w:pPr/>
        </w:pPrChange>
      </w:pPr>
      <w:r>
        <w:rPr>
          <w:b/>
          <w:color w:val="000000" w:themeColor="text1"/>
        </w:rPr>
        <w:br w:type="page"/>
      </w:r>
    </w:p>
    <w:p w14:paraId="3C157B3A" w14:textId="5176F02F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9C205C">
        <w:rPr>
          <w:color w:val="000000" w:themeColor="text1"/>
        </w:rPr>
        <w:t xml:space="preserve"> described in Methods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746ECB">
        <w:rPr>
          <w:color w:val="000000" w:themeColor="text1"/>
        </w:rPr>
        <w:t>, then averaged over all states for each month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 w:rsidP="005773E7">
      <w:pPr>
        <w:suppressLineNumbers/>
        <w:jc w:val="both"/>
        <w:rPr>
          <w:b/>
          <w:color w:val="000000" w:themeColor="text1"/>
        </w:rPr>
        <w:pPrChange w:id="19" w:author="Robbie Parks" w:date="2019-04-23T23:06:00Z">
          <w:pPr>
            <w:jc w:val="both"/>
          </w:pPr>
        </w:pPrChange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 w:rsidP="005773E7">
      <w:pPr>
        <w:suppressLineNumbers/>
        <w:rPr>
          <w:color w:val="000000" w:themeColor="text1"/>
        </w:rPr>
        <w:pPrChange w:id="20" w:author="Robbie Parks" w:date="2019-04-23T23:06:00Z">
          <w:pPr/>
        </w:pPrChange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DBD8B" w14:textId="77777777" w:rsidR="000F416F" w:rsidRDefault="000F416F">
      <w:r>
        <w:separator/>
      </w:r>
    </w:p>
  </w:endnote>
  <w:endnote w:type="continuationSeparator" w:id="0">
    <w:p w14:paraId="156B9166" w14:textId="77777777" w:rsidR="000F416F" w:rsidRDefault="000F416F">
      <w:r>
        <w:continuationSeparator/>
      </w:r>
    </w:p>
  </w:endnote>
  <w:endnote w:type="continuationNotice" w:id="1">
    <w:p w14:paraId="073B2C50" w14:textId="77777777" w:rsidR="000F416F" w:rsidRDefault="000F41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501EB" w14:textId="064A3C8A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2A478C2F" w14:textId="77777777" w:rsidR="007551A0" w:rsidRDefault="007551A0" w:rsidP="009474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76789" w14:textId="37D4A834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D6BE3C2" w14:textId="77777777" w:rsidR="007551A0" w:rsidRDefault="007551A0" w:rsidP="0094745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797B4BEB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ECB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C9451" w14:textId="77777777" w:rsidR="000F416F" w:rsidRDefault="000F416F">
      <w:r>
        <w:separator/>
      </w:r>
    </w:p>
  </w:footnote>
  <w:footnote w:type="continuationSeparator" w:id="0">
    <w:p w14:paraId="38A346B1" w14:textId="77777777" w:rsidR="000F416F" w:rsidRDefault="000F416F">
      <w:r>
        <w:continuationSeparator/>
      </w:r>
    </w:p>
  </w:footnote>
  <w:footnote w:type="continuationNotice" w:id="1">
    <w:p w14:paraId="0B7AA408" w14:textId="77777777" w:rsidR="000F416F" w:rsidRDefault="000F41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F2588" w14:textId="4A1B6AF9" w:rsidR="007551A0" w:rsidRDefault="00755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416F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646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0F0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B49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2BC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E7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1595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CD1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6ECB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51A0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05C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075BA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25EE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8ED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ajid.ezzati@imperial.ac.uk" TargetMode="Externa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064AF2D3-156A-8646-AABA-EAC3DBE13A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E5400B-06B8-9749-84B4-9C980B673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11</cp:revision>
  <cp:lastPrinted>2018-12-07T15:24:00Z</cp:lastPrinted>
  <dcterms:created xsi:type="dcterms:W3CDTF">2019-03-15T10:19:00Z</dcterms:created>
  <dcterms:modified xsi:type="dcterms:W3CDTF">2019-04-23T22:51:00Z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