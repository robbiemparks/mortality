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6A8A0" w14:textId="62EF758F" w:rsidR="007551A0" w:rsidRDefault="007551A0" w:rsidP="007551A0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</w:t>
      </w:r>
      <w:r w:rsidRPr="00636C9B">
        <w:rPr>
          <w:b/>
          <w:color w:val="000000" w:themeColor="text1"/>
        </w:rPr>
        <w:t xml:space="preserve">nomalous temperature </w:t>
      </w:r>
      <w:r>
        <w:rPr>
          <w:b/>
          <w:color w:val="000000" w:themeColor="text1"/>
        </w:rPr>
        <w:t>and</w:t>
      </w:r>
      <w:r w:rsidRPr="00636C9B">
        <w:rPr>
          <w:b/>
          <w:color w:val="000000" w:themeColor="text1"/>
        </w:rPr>
        <w:t xml:space="preserve"> injury mortality in the USA</w:t>
      </w:r>
      <w:r>
        <w:rPr>
          <w:b/>
          <w:color w:val="000000" w:themeColor="text1"/>
        </w:rPr>
        <w:t>: age-, sex- and injury-specific impacts</w:t>
      </w:r>
    </w:p>
    <w:p w14:paraId="3926408C" w14:textId="7B5A3C0E" w:rsidR="007551A0" w:rsidRPr="00636C9B" w:rsidRDefault="007551A0" w:rsidP="007551A0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information</w:t>
      </w:r>
    </w:p>
    <w:p w14:paraId="0DCFE1A9" w14:textId="77777777" w:rsidR="007551A0" w:rsidRPr="00636C9B" w:rsidRDefault="007551A0" w:rsidP="007551A0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Helen Tamura-Wicks</w:t>
      </w:r>
      <w:r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>
        <w:rPr>
          <w:color w:val="000000" w:themeColor="text1"/>
          <w:lang w:val="it-IT"/>
        </w:rPr>
        <w:t>Vasilis Kontis</w:t>
      </w:r>
      <w:r w:rsidRPr="00636C9B">
        <w:rPr>
          <w:color w:val="000000" w:themeColor="text1"/>
          <w:vertAlign w:val="superscript"/>
          <w:lang w:val="it-IT"/>
        </w:rPr>
        <w:t>1,2</w:t>
      </w:r>
      <w:r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 xml:space="preserve">, </w:t>
      </w:r>
      <w:r>
        <w:rPr>
          <w:color w:val="000000" w:themeColor="text1"/>
          <w:lang w:val="it-IT"/>
        </w:rPr>
        <w:t>Goodarz Danaei</w:t>
      </w:r>
      <w:r>
        <w:rPr>
          <w:color w:val="000000" w:themeColor="text1"/>
          <w:vertAlign w:val="superscript"/>
          <w:lang w:val="it-IT"/>
        </w:rPr>
        <w:t xml:space="preserve">4, </w:t>
      </w:r>
      <w:proofErr w:type="spellStart"/>
      <w:r w:rsidRPr="00636C9B">
        <w:rPr>
          <w:color w:val="000000" w:themeColor="text1"/>
          <w:lang w:val="it-IT"/>
        </w:rPr>
        <w:t>Majid</w:t>
      </w:r>
      <w:proofErr w:type="spellEnd"/>
      <w:r w:rsidRPr="00636C9B">
        <w:rPr>
          <w:color w:val="000000" w:themeColor="text1"/>
          <w:lang w:val="it-IT"/>
        </w:rPr>
        <w:t xml:space="preserve"> Ezzati</w:t>
      </w:r>
      <w:r w:rsidRPr="00636C9B">
        <w:rPr>
          <w:color w:val="000000" w:themeColor="text1"/>
          <w:vertAlign w:val="superscript"/>
          <w:lang w:val="it-IT"/>
        </w:rPr>
        <w:t>1,2,</w:t>
      </w:r>
      <w:r>
        <w:rPr>
          <w:color w:val="000000" w:themeColor="text1"/>
          <w:vertAlign w:val="superscript"/>
          <w:lang w:val="it-IT"/>
        </w:rPr>
        <w:t>5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B10DAA5" w14:textId="77777777" w:rsidR="007551A0" w:rsidRPr="00636C9B" w:rsidRDefault="007551A0" w:rsidP="007551A0">
      <w:pPr>
        <w:spacing w:line="480" w:lineRule="auto"/>
        <w:jc w:val="both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50A0EC5E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4898B8E0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25F94457" w14:textId="77777777" w:rsidR="007551A0" w:rsidRPr="00636C9B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  <w:lang w:val="it-IT"/>
        </w:rPr>
        <w:t>4</w:t>
      </w:r>
      <w:r w:rsidRPr="006B7EB2">
        <w:rPr>
          <w:color w:val="000000" w:themeColor="text1"/>
        </w:rPr>
        <w:t>Harvard T.H. Chan School of Public Health, Boston, Massachusetts, USA.</w:t>
      </w:r>
    </w:p>
    <w:p w14:paraId="66BF84B6" w14:textId="77777777" w:rsidR="007551A0" w:rsidRPr="00636C9B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5</w:t>
      </w:r>
      <w:r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5C53226A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</w:p>
    <w:p w14:paraId="7C5C36B6" w14:textId="77777777" w:rsidR="007551A0" w:rsidRPr="005E22E4" w:rsidRDefault="007551A0" w:rsidP="007551A0">
      <w:pPr>
        <w:spacing w:line="480" w:lineRule="auto"/>
        <w:jc w:val="both"/>
        <w:rPr>
          <w:color w:val="000000" w:themeColor="text1"/>
        </w:rPr>
      </w:pPr>
      <w:r w:rsidRPr="005E22E4">
        <w:rPr>
          <w:color w:val="000000" w:themeColor="text1"/>
        </w:rPr>
        <w:t xml:space="preserve">Robbie M Parks: </w:t>
      </w:r>
      <w:r w:rsidRPr="00915228">
        <w:rPr>
          <w:color w:val="000000" w:themeColor="text1"/>
        </w:rPr>
        <w:t>robbie.parks@imperial.ac.uk</w:t>
      </w:r>
    </w:p>
    <w:p w14:paraId="78ABEE22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 w:rsidRPr="005E22E4">
        <w:rPr>
          <w:color w:val="000000" w:themeColor="text1"/>
        </w:rPr>
        <w:t xml:space="preserve">James E Bennett: </w:t>
      </w:r>
      <w:r w:rsidRPr="00ED1FD3">
        <w:rPr>
          <w:color w:val="000000" w:themeColor="text1"/>
        </w:rPr>
        <w:t>j.e.bennett@imperial.ac.uk</w:t>
      </w:r>
    </w:p>
    <w:p w14:paraId="76DB7EAB" w14:textId="77777777" w:rsidR="007551A0" w:rsidRPr="005E22E4" w:rsidRDefault="007551A0" w:rsidP="007551A0">
      <w:pPr>
        <w:spacing w:line="480" w:lineRule="auto"/>
        <w:jc w:val="both"/>
        <w:rPr>
          <w:color w:val="000000" w:themeColor="text1"/>
        </w:rPr>
      </w:pPr>
      <w:r w:rsidRPr="005E22E4">
        <w:rPr>
          <w:color w:val="000000" w:themeColor="text1"/>
        </w:rPr>
        <w:t xml:space="preserve">Helen Tamura-Wicks: </w:t>
      </w:r>
      <w:r w:rsidRPr="004D5CB9">
        <w:rPr>
          <w:color w:val="000000" w:themeColor="text1"/>
        </w:rPr>
        <w:t>helen.tamura-wicks07@imperial.ac.uk</w:t>
      </w:r>
    </w:p>
    <w:p w14:paraId="5D974AC0" w14:textId="77777777" w:rsidR="007551A0" w:rsidRPr="005E22E4" w:rsidRDefault="007551A0" w:rsidP="007551A0">
      <w:pPr>
        <w:spacing w:line="480" w:lineRule="auto"/>
        <w:jc w:val="both"/>
        <w:rPr>
          <w:color w:val="000000" w:themeColor="text1"/>
        </w:rPr>
      </w:pPr>
      <w:r w:rsidRPr="005E22E4">
        <w:rPr>
          <w:color w:val="000000" w:themeColor="text1"/>
        </w:rPr>
        <w:t xml:space="preserve">Vasilis </w:t>
      </w:r>
      <w:proofErr w:type="spellStart"/>
      <w:r w:rsidRPr="005E22E4">
        <w:rPr>
          <w:color w:val="000000" w:themeColor="text1"/>
        </w:rPr>
        <w:t>Kontis</w:t>
      </w:r>
      <w:proofErr w:type="spellEnd"/>
      <w:r w:rsidRPr="005E22E4">
        <w:rPr>
          <w:color w:val="000000" w:themeColor="text1"/>
        </w:rPr>
        <w:t xml:space="preserve">: </w:t>
      </w:r>
      <w:r w:rsidRPr="004D5CB9">
        <w:rPr>
          <w:color w:val="000000" w:themeColor="text1"/>
        </w:rPr>
        <w:t>v.kontis@imperial.ac.uk</w:t>
      </w:r>
    </w:p>
    <w:p w14:paraId="101B7F7F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 w:rsidRPr="005E22E4">
        <w:rPr>
          <w:color w:val="000000" w:themeColor="text1"/>
        </w:rPr>
        <w:t xml:space="preserve">Ralf Toumi: </w:t>
      </w:r>
      <w:r w:rsidRPr="00866E93">
        <w:rPr>
          <w:color w:val="000000" w:themeColor="text1"/>
        </w:rPr>
        <w:t>r.toumi@imperial.ac.uk</w:t>
      </w:r>
    </w:p>
    <w:p w14:paraId="09F6D327" w14:textId="77777777" w:rsidR="007551A0" w:rsidRPr="005E22E4" w:rsidRDefault="007551A0" w:rsidP="007551A0">
      <w:pPr>
        <w:spacing w:line="480" w:lineRule="auto"/>
        <w:jc w:val="both"/>
        <w:rPr>
          <w:color w:val="000000" w:themeColor="text1"/>
        </w:rPr>
      </w:pPr>
      <w:proofErr w:type="spellStart"/>
      <w:r w:rsidRPr="006B7EB2">
        <w:rPr>
          <w:color w:val="000000" w:themeColor="text1"/>
        </w:rPr>
        <w:t>Goodarz</w:t>
      </w:r>
      <w:proofErr w:type="spellEnd"/>
      <w:r w:rsidRPr="006B7EB2">
        <w:rPr>
          <w:color w:val="000000" w:themeColor="text1"/>
        </w:rPr>
        <w:t xml:space="preserve"> </w:t>
      </w:r>
      <w:proofErr w:type="spellStart"/>
      <w:r w:rsidRPr="006B7EB2">
        <w:rPr>
          <w:color w:val="000000" w:themeColor="text1"/>
        </w:rPr>
        <w:t>Danaei</w:t>
      </w:r>
      <w:proofErr w:type="spellEnd"/>
      <w:r w:rsidRPr="006B7EB2">
        <w:rPr>
          <w:color w:val="000000" w:themeColor="text1"/>
        </w:rPr>
        <w:t>: gdanaei@hsph.harvard.edu</w:t>
      </w:r>
    </w:p>
    <w:p w14:paraId="5D0F327E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 w:rsidRPr="00C837D4">
        <w:rPr>
          <w:color w:val="000000" w:themeColor="text1"/>
        </w:rPr>
        <w:t xml:space="preserve">Majid Ezzati: </w:t>
      </w:r>
      <w:r w:rsidRPr="00866E93">
        <w:rPr>
          <w:color w:val="000000" w:themeColor="text1"/>
        </w:rPr>
        <w:t>majid.ezzati@imperial.ac.uk</w:t>
      </w:r>
    </w:p>
    <w:p w14:paraId="2B10F5E0" w14:textId="77777777" w:rsidR="007551A0" w:rsidRPr="00636C9B" w:rsidRDefault="007551A0" w:rsidP="007551A0">
      <w:pPr>
        <w:spacing w:line="480" w:lineRule="auto"/>
        <w:jc w:val="both"/>
        <w:rPr>
          <w:color w:val="000000" w:themeColor="text1"/>
        </w:rPr>
      </w:pPr>
    </w:p>
    <w:p w14:paraId="44B54DA5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 w:rsidRPr="00636C9B">
        <w:rPr>
          <w:color w:val="000000" w:themeColor="text1"/>
        </w:rPr>
        <w:t>*corresponding author</w:t>
      </w:r>
      <w:r>
        <w:rPr>
          <w:color w:val="000000" w:themeColor="text1"/>
        </w:rPr>
        <w:t>:</w:t>
      </w:r>
    </w:p>
    <w:p w14:paraId="7A70806A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>Majid Ezzati</w:t>
      </w:r>
    </w:p>
    <w:p w14:paraId="48FB5BAB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>Imperial College London</w:t>
      </w:r>
    </w:p>
    <w:p w14:paraId="6DF87E05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>Norfolk Place</w:t>
      </w:r>
    </w:p>
    <w:p w14:paraId="710769EB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>London W2 1PG, UK</w:t>
      </w:r>
    </w:p>
    <w:p w14:paraId="44774FFC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E-mail: </w:t>
      </w:r>
      <w:hyperlink r:id="rId9" w:history="1">
        <w:r w:rsidRPr="000421EF">
          <w:rPr>
            <w:rStyle w:val="Hyperlink"/>
          </w:rPr>
          <w:t>majid.ezzati@imperial.ac.uk</w:t>
        </w:r>
      </w:hyperlink>
    </w:p>
    <w:p w14:paraId="30445AE1" w14:textId="0DCA3D49" w:rsidR="007551A0" w:rsidRDefault="007551A0" w:rsidP="007551A0">
      <w:pPr>
        <w:spacing w:line="480" w:lineRule="auto"/>
        <w:jc w:val="both"/>
        <w:rPr>
          <w:color w:val="000000" w:themeColor="text1"/>
        </w:rPr>
        <w:sectPr w:rsidR="007551A0" w:rsidSect="00866E93">
          <w:headerReference w:type="default" r:id="rId10"/>
          <w:footerReference w:type="even" r:id="rId11"/>
          <w:footerReference w:type="default" r:id="rId12"/>
          <w:pgSz w:w="11900" w:h="16840"/>
          <w:pgMar w:top="720" w:right="720" w:bottom="720" w:left="720" w:header="720" w:footer="720" w:gutter="0"/>
          <w:lnNumType w:countBy="1" w:restart="continuous"/>
          <w:cols w:space="720"/>
          <w:docGrid w:linePitch="360"/>
        </w:sectPr>
      </w:pPr>
      <w:r>
        <w:rPr>
          <w:color w:val="000000" w:themeColor="text1"/>
        </w:rPr>
        <w:t>Tel: +44 (0)20 7594 076</w:t>
      </w:r>
      <w:r>
        <w:rPr>
          <w:color w:val="000000" w:themeColor="text1"/>
        </w:rPr>
        <w:t>7</w:t>
      </w:r>
    </w:p>
    <w:p w14:paraId="21B43406" w14:textId="3CCE86D7" w:rsidR="00845067" w:rsidRPr="007551A0" w:rsidDel="00C075BA" w:rsidRDefault="00B324A3" w:rsidP="007551A0">
      <w:pPr>
        <w:spacing w:line="480" w:lineRule="auto"/>
        <w:rPr>
          <w:del w:id="0" w:author="Robbie Parks" w:date="2019-04-23T23:00:00Z"/>
          <w:b/>
        </w:rPr>
      </w:pPr>
      <w:r w:rsidRPr="00727CD1">
        <w:rPr>
          <w:b/>
          <w:color w:val="000000" w:themeColor="text1"/>
        </w:rPr>
        <w:lastRenderedPageBreak/>
        <w:t xml:space="preserve">Supplementary Figure 1. </w:t>
      </w:r>
      <w:r w:rsidRPr="00727CD1">
        <w:rPr>
          <w:color w:val="000000" w:themeColor="text1"/>
        </w:rPr>
        <w:t>Percent change in death rates in year in which each month was +</w:t>
      </w:r>
      <w:r w:rsidRPr="00727CD1">
        <w:rPr>
          <w:bCs/>
          <w:color w:val="222222"/>
          <w:shd w:val="clear" w:color="auto" w:fill="FFFFFF"/>
          <w:rPrChange w:id="1" w:author="Ezzati, Majid" w:date="2019-04-18T16:10:00Z">
            <w:rPr>
              <w:rFonts w:ascii="Helvetica" w:hAnsi="Helvetica"/>
              <w:bCs/>
              <w:color w:val="222222"/>
              <w:sz w:val="21"/>
              <w:szCs w:val="21"/>
              <w:shd w:val="clear" w:color="auto" w:fill="FFFFFF"/>
            </w:rPr>
          </w:rPrChange>
        </w:rPr>
        <w:t>1</w:t>
      </w:r>
      <w:r w:rsidRPr="00727CD1">
        <w:rPr>
          <w:bCs/>
          <w:color w:val="000000" w:themeColor="text1"/>
        </w:rPr>
        <w:t>°C</w:t>
      </w:r>
      <w:r w:rsidRPr="00727CD1">
        <w:rPr>
          <w:color w:val="000000" w:themeColor="text1"/>
        </w:rPr>
        <w:t xml:space="preserve"> comp</w:t>
      </w:r>
      <w:bookmarkStart w:id="2" w:name="_GoBack"/>
      <w:bookmarkEnd w:id="2"/>
      <w:r w:rsidRPr="00727CD1">
        <w:rPr>
          <w:color w:val="000000" w:themeColor="text1"/>
        </w:rPr>
        <w:t xml:space="preserve">ared with 1980-2009 </w:t>
      </w:r>
      <w:r w:rsidR="00BC47BD" w:rsidRPr="00727CD1">
        <w:rPr>
          <w:color w:val="000000" w:themeColor="text1"/>
        </w:rPr>
        <w:t>norm</w:t>
      </w:r>
      <w:r w:rsidRPr="00727CD1">
        <w:rPr>
          <w:color w:val="000000" w:themeColor="text1"/>
        </w:rPr>
        <w:t xml:space="preserve"> temperatures by type of injury, sex and age group.</w:t>
      </w:r>
    </w:p>
    <w:p w14:paraId="51D22AF6" w14:textId="77777777" w:rsidR="00845067" w:rsidDel="00C075BA" w:rsidRDefault="00845067" w:rsidP="00F12B55">
      <w:pPr>
        <w:spacing w:line="480" w:lineRule="auto"/>
        <w:jc w:val="both"/>
        <w:rPr>
          <w:del w:id="3" w:author="Robbie Parks" w:date="2019-04-23T23:00:00Z"/>
          <w:b/>
          <w:color w:val="000000" w:themeColor="text1"/>
        </w:rPr>
      </w:pPr>
    </w:p>
    <w:p w14:paraId="5F150E09" w14:textId="77777777" w:rsidR="002C5D0E" w:rsidRDefault="002C5D0E" w:rsidP="00C075BA">
      <w:pPr>
        <w:spacing w:line="480" w:lineRule="auto"/>
        <w:rPr>
          <w:b/>
          <w:color w:val="000000" w:themeColor="text1"/>
        </w:rPr>
        <w:pPrChange w:id="4" w:author="Robbie Parks" w:date="2019-04-23T23:00:00Z">
          <w:pPr/>
        </w:pPrChange>
      </w:pPr>
      <w:r>
        <w:rPr>
          <w:b/>
          <w:color w:val="000000" w:themeColor="text1"/>
        </w:rPr>
        <w:br w:type="page"/>
      </w:r>
    </w:p>
    <w:p w14:paraId="46CB6BDF" w14:textId="3C5711D3" w:rsidR="00B324A3" w:rsidRPr="00727CD1" w:rsidRDefault="00B324A3" w:rsidP="00F12B55">
      <w:pPr>
        <w:spacing w:line="480" w:lineRule="auto"/>
        <w:jc w:val="both"/>
        <w:rPr>
          <w:color w:val="000000" w:themeColor="text1"/>
        </w:rPr>
        <w:sectPr w:rsidR="00B324A3" w:rsidRPr="00727CD1" w:rsidSect="009C5108">
          <w:footerReference w:type="even" r:id="rId13"/>
          <w:footerReference w:type="default" r:id="rId14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 w:rsidRPr="00727CD1">
        <w:rPr>
          <w:b/>
          <w:color w:val="000000" w:themeColor="text1"/>
        </w:rPr>
        <w:lastRenderedPageBreak/>
        <w:t xml:space="preserve">Supplementary Figure 2. </w:t>
      </w:r>
      <w:r w:rsidRPr="00727CD1">
        <w:rPr>
          <w:color w:val="000000" w:themeColor="text1"/>
        </w:rPr>
        <w:t>Percent change in death rates in year in which each month was +</w:t>
      </w:r>
      <w:r w:rsidRPr="00727CD1">
        <w:rPr>
          <w:bCs/>
          <w:color w:val="222222"/>
          <w:shd w:val="clear" w:color="auto" w:fill="FFFFFF"/>
          <w:rPrChange w:id="5" w:author="Ezzati, Majid" w:date="2019-04-18T16:11:00Z">
            <w:rPr>
              <w:rFonts w:ascii="Helvetica" w:hAnsi="Helvetica"/>
              <w:bCs/>
              <w:color w:val="222222"/>
              <w:sz w:val="21"/>
              <w:szCs w:val="21"/>
              <w:shd w:val="clear" w:color="auto" w:fill="FFFFFF"/>
            </w:rPr>
          </w:rPrChange>
        </w:rPr>
        <w:t>1</w:t>
      </w:r>
      <w:r w:rsidRPr="00727CD1">
        <w:rPr>
          <w:bCs/>
          <w:color w:val="000000" w:themeColor="text1"/>
        </w:rPr>
        <w:t>°C</w:t>
      </w:r>
      <w:r w:rsidRPr="00727CD1">
        <w:rPr>
          <w:color w:val="000000" w:themeColor="text1"/>
        </w:rPr>
        <w:t xml:space="preserve"> compared with 1980-2009 </w:t>
      </w:r>
      <w:r w:rsidR="00BC47BD" w:rsidRPr="00727CD1">
        <w:rPr>
          <w:color w:val="000000" w:themeColor="text1"/>
        </w:rPr>
        <w:t>norm</w:t>
      </w:r>
      <w:r w:rsidRPr="00727CD1">
        <w:rPr>
          <w:color w:val="000000" w:themeColor="text1"/>
        </w:rPr>
        <w:t xml:space="preserve"> temperatures by type of injury, sex and mont</w:t>
      </w:r>
      <w:r w:rsidR="006B565A" w:rsidRPr="00727CD1">
        <w:rPr>
          <w:color w:val="000000" w:themeColor="text1"/>
        </w:rPr>
        <w:t>h</w:t>
      </w:r>
      <w:r w:rsidR="00493A6D" w:rsidRPr="00727CD1">
        <w:rPr>
          <w:color w:val="000000" w:themeColor="text1"/>
        </w:rPr>
        <w:t>.</w:t>
      </w:r>
    </w:p>
    <w:p w14:paraId="14738CF4" w14:textId="680550BC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="00B0258A" w:rsidRPr="00B0258A">
        <w:rPr>
          <w:color w:val="000000" w:themeColor="text1"/>
        </w:rPr>
        <w:t>Injury groups used in the analysis with</w:t>
      </w:r>
      <w:r w:rsidR="00B0258A">
        <w:rPr>
          <w:b/>
          <w:color w:val="000000" w:themeColor="text1"/>
        </w:rPr>
        <w:t xml:space="preserve">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5773E7">
      <w:pPr>
        <w:suppressLineNumbers/>
        <w:rPr>
          <w:color w:val="000000" w:themeColor="text1"/>
        </w:rPr>
        <w:pPrChange w:id="6" w:author="Robbie Parks" w:date="2019-04-23T23:05:00Z">
          <w:pPr/>
        </w:pPrChange>
      </w:pPr>
      <w:r>
        <w:rPr>
          <w:color w:val="000000" w:themeColor="text1"/>
        </w:rPr>
        <w:br w:type="page"/>
      </w:r>
    </w:p>
    <w:p w14:paraId="16922689" w14:textId="2B73C699" w:rsidR="00C76253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7B2975">
        <w:rPr>
          <w:color w:val="000000" w:themeColor="text1"/>
        </w:rPr>
        <w:t>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r w:rsidR="00C76253">
        <w:rPr>
          <w:color w:val="000000" w:themeColor="text1"/>
        </w:rPr>
        <w:t xml:space="preserve">between </w:t>
      </w:r>
      <w:r w:rsidR="006231E5">
        <w:rPr>
          <w:color w:val="000000" w:themeColor="text1"/>
        </w:rPr>
        <w:t xml:space="preserve">monthly </w:t>
      </w:r>
      <w:r w:rsidR="00310048">
        <w:rPr>
          <w:color w:val="000000" w:themeColor="text1"/>
        </w:rPr>
        <w:t xml:space="preserve">anomalies generated from </w:t>
      </w:r>
      <w:r w:rsidR="00727CD1">
        <w:rPr>
          <w:color w:val="000000" w:themeColor="text1"/>
        </w:rPr>
        <w:t xml:space="preserve">daily </w:t>
      </w:r>
      <w:r w:rsidR="007B2975">
        <w:rPr>
          <w:color w:val="000000" w:themeColor="text1"/>
        </w:rPr>
        <w:t xml:space="preserve">mean </w:t>
      </w:r>
      <w:r w:rsidR="00727CD1">
        <w:rPr>
          <w:color w:val="000000" w:themeColor="text1"/>
        </w:rPr>
        <w:t xml:space="preserve">temperature </w:t>
      </w:r>
      <w:r w:rsidR="00437217">
        <w:rPr>
          <w:color w:val="000000" w:themeColor="text1"/>
        </w:rPr>
        <w:t xml:space="preserve">and </w:t>
      </w:r>
      <w:r w:rsidR="00727CD1">
        <w:rPr>
          <w:color w:val="000000" w:themeColor="text1"/>
        </w:rPr>
        <w:t xml:space="preserve">daily </w:t>
      </w:r>
      <w:r w:rsidR="00437217">
        <w:rPr>
          <w:color w:val="000000" w:themeColor="text1"/>
        </w:rPr>
        <w:t>maximum</w:t>
      </w:r>
      <w:r w:rsidR="002A08F3">
        <w:rPr>
          <w:color w:val="000000" w:themeColor="text1"/>
        </w:rPr>
        <w:t xml:space="preserve"> and </w:t>
      </w:r>
      <w:r w:rsidR="00437217">
        <w:rPr>
          <w:color w:val="000000" w:themeColor="text1"/>
        </w:rPr>
        <w:t>minimum</w:t>
      </w:r>
      <w:r w:rsidR="00C76253">
        <w:rPr>
          <w:color w:val="000000" w:themeColor="text1"/>
        </w:rPr>
        <w:t xml:space="preserve"> </w:t>
      </w:r>
      <w:r w:rsidR="009447A8">
        <w:rPr>
          <w:color w:val="000000" w:themeColor="text1"/>
        </w:rPr>
        <w:t>temperatures. Each</w:t>
      </w:r>
      <w:r w:rsidR="00B37274">
        <w:rPr>
          <w:color w:val="000000" w:themeColor="text1"/>
        </w:rPr>
        <w:t xml:space="preserve"> correlation</w:t>
      </w:r>
      <w:r w:rsidR="001C559C">
        <w:rPr>
          <w:color w:val="000000" w:themeColor="text1"/>
        </w:rPr>
        <w:t xml:space="preserve"> coefficient</w:t>
      </w:r>
      <w:r w:rsidR="00B37274">
        <w:rPr>
          <w:color w:val="000000" w:themeColor="text1"/>
        </w:rPr>
        <w:t xml:space="preserve"> was calculated in each state for each month for </w:t>
      </w:r>
      <w:r w:rsidR="005D2D2A">
        <w:rPr>
          <w:color w:val="000000" w:themeColor="text1"/>
        </w:rPr>
        <w:t>1980-2016</w:t>
      </w:r>
      <w:r w:rsidR="00727CD1">
        <w:rPr>
          <w:color w:val="000000" w:themeColor="text1"/>
        </w:rPr>
        <w:t xml:space="preserve">, then averaged </w:t>
      </w:r>
      <w:r w:rsidR="001C559C">
        <w:rPr>
          <w:color w:val="000000" w:themeColor="text1"/>
        </w:rPr>
        <w:t xml:space="preserve">over all states for </w:t>
      </w:r>
      <w:r w:rsidR="00727CD1">
        <w:rPr>
          <w:color w:val="000000" w:themeColor="text1"/>
        </w:rPr>
        <w:t>each</w:t>
      </w:r>
      <w:r w:rsidR="001C559C">
        <w:rPr>
          <w:color w:val="000000" w:themeColor="text1"/>
        </w:rPr>
        <w:t xml:space="preserve"> month</w:t>
      </w:r>
      <w:r w:rsidR="00E942E3">
        <w:rPr>
          <w:color w:val="000000" w:themeColor="text1"/>
        </w:rPr>
        <w:t>.</w:t>
      </w:r>
    </w:p>
    <w:p w14:paraId="79B229DC" w14:textId="77777777" w:rsidR="00E37F85" w:rsidRDefault="00E37F85" w:rsidP="005773E7">
      <w:pPr>
        <w:suppressLineNumbers/>
        <w:jc w:val="both"/>
        <w:rPr>
          <w:b/>
          <w:color w:val="000000" w:themeColor="text1"/>
        </w:rPr>
        <w:pPrChange w:id="7" w:author="Robbie Parks" w:date="2019-04-23T23:05:00Z">
          <w:pPr>
            <w:jc w:val="both"/>
          </w:pPr>
        </w:pPrChange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:rsidDel="00727CD1" w14:paraId="5A4F855B" w14:textId="0CAA5951" w:rsidTr="004456DB">
        <w:trPr>
          <w:trHeight w:val="680"/>
          <w:jc w:val="center"/>
          <w:del w:id="8" w:author="Ezzati, Majid" w:date="2019-04-18T16:13:00Z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D89195A" w:rsidR="00F239EC" w:rsidRPr="005B446A" w:rsidDel="00727CD1" w:rsidRDefault="00F239EC" w:rsidP="00F12B55">
            <w:pPr>
              <w:rPr>
                <w:del w:id="9" w:author="Ezzati, Majid" w:date="2019-04-18T16:13:00Z"/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308580C9" w:rsidR="00F239EC" w:rsidRPr="00F239EC" w:rsidDel="00727CD1" w:rsidRDefault="002A08F3" w:rsidP="004A632E">
            <w:pPr>
              <w:jc w:val="center"/>
              <w:rPr>
                <w:del w:id="10" w:author="Ezzati, Majid" w:date="2019-04-18T16:13:00Z"/>
                <w:b/>
                <w:bCs/>
                <w:color w:val="000000"/>
              </w:rPr>
            </w:pPr>
            <w:del w:id="11" w:author="Ezzati, Majid" w:date="2019-04-18T16:13:00Z">
              <w:r w:rsidDel="00727CD1">
                <w:rPr>
                  <w:b/>
                  <w:bCs/>
                  <w:color w:val="000000"/>
                </w:rPr>
                <w:delText>Mean c</w:delText>
              </w:r>
              <w:r w:rsidR="00F239EC" w:rsidRPr="005B446A" w:rsidDel="00727CD1">
                <w:rPr>
                  <w:b/>
                  <w:bCs/>
                  <w:color w:val="000000"/>
                </w:rPr>
                <w:delText>orrelation</w:delText>
              </w:r>
              <w:r w:rsidR="00F239EC" w:rsidDel="00727CD1">
                <w:rPr>
                  <w:b/>
                  <w:bCs/>
                  <w:color w:val="000000"/>
                </w:rPr>
                <w:delText xml:space="preserve"> coefficients </w:delText>
              </w:r>
              <w:r w:rsidR="003E465F" w:rsidDel="00727CD1">
                <w:rPr>
                  <w:b/>
                  <w:bCs/>
                  <w:color w:val="000000"/>
                </w:rPr>
                <w:delText>between</w:delText>
              </w:r>
              <w:r w:rsidR="00F239EC" w:rsidDel="00727CD1">
                <w:rPr>
                  <w:b/>
                  <w:bCs/>
                  <w:color w:val="000000"/>
                </w:rPr>
                <w:delText xml:space="preserve"> monthly anomalies</w:delText>
              </w:r>
            </w:del>
          </w:p>
        </w:tc>
      </w:tr>
      <w:tr w:rsidR="00771400" w14:paraId="47F53D3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5D5B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771400" w:rsidRPr="00F239EC">
              <w:rPr>
                <w:b/>
                <w:bCs/>
                <w:color w:val="000000"/>
              </w:rPr>
              <w:t xml:space="preserve">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</w:p>
          <w:p w14:paraId="5FB33F5C" w14:textId="03D060C3" w:rsidR="00B0258A" w:rsidRDefault="00B0258A" w:rsidP="004A632E">
            <w:pPr>
              <w:jc w:val="center"/>
              <w:rPr>
                <w:b/>
                <w:bCs/>
                <w:color w:val="000000"/>
              </w:rPr>
            </w:pPr>
            <w:del w:id="12" w:author="Ezzati, Majid" w:date="2019-04-18T16:13:00Z">
              <w:r w:rsidDel="00727CD1">
                <w:rPr>
                  <w:b/>
                  <w:bCs/>
                  <w:color w:val="000000"/>
                </w:rPr>
                <w:delText>with</w:delText>
              </w:r>
              <w:r w:rsidR="00E66F72" w:rsidRPr="00F239EC" w:rsidDel="00727CD1">
                <w:rPr>
                  <w:b/>
                  <w:bCs/>
                  <w:color w:val="000000"/>
                </w:rPr>
                <w:delText xml:space="preserve"> </w:delText>
              </w:r>
            </w:del>
            <w:ins w:id="13" w:author="Ezzati, Majid" w:date="2019-04-18T16:13:00Z">
              <w:r w:rsidR="00727CD1">
                <w:rPr>
                  <w:b/>
                  <w:bCs/>
                  <w:color w:val="000000"/>
                </w:rPr>
                <w:t>and</w:t>
              </w:r>
            </w:ins>
          </w:p>
          <w:p w14:paraId="3BEC7E39" w14:textId="1593BC80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CEDC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F239EC" w:rsidRPr="00F239EC">
              <w:rPr>
                <w:b/>
                <w:bCs/>
                <w:color w:val="000000"/>
              </w:rPr>
              <w:t xml:space="preserve">ean daily temperature </w:t>
            </w:r>
          </w:p>
          <w:p w14:paraId="21865470" w14:textId="6E7AAE00" w:rsidR="00B0258A" w:rsidRDefault="00727CD1" w:rsidP="004A632E">
            <w:pPr>
              <w:jc w:val="center"/>
              <w:rPr>
                <w:b/>
                <w:bCs/>
                <w:color w:val="000000"/>
              </w:rPr>
            </w:pPr>
            <w:ins w:id="14" w:author="Ezzati, Majid" w:date="2019-04-18T16:14:00Z">
              <w:r>
                <w:rPr>
                  <w:b/>
                  <w:bCs/>
                  <w:color w:val="000000"/>
                </w:rPr>
                <w:t>and</w:t>
              </w:r>
            </w:ins>
            <w:del w:id="15" w:author="Ezzati, Majid" w:date="2019-04-18T16:14:00Z">
              <w:r w:rsidR="00B0258A" w:rsidDel="00727CD1">
                <w:rPr>
                  <w:b/>
                  <w:bCs/>
                  <w:color w:val="000000"/>
                </w:rPr>
                <w:delText>with</w:delText>
              </w:r>
              <w:r w:rsidR="00F239EC" w:rsidRPr="00F239EC" w:rsidDel="00727CD1">
                <w:rPr>
                  <w:b/>
                  <w:bCs/>
                  <w:color w:val="000000"/>
                </w:rPr>
                <w:delText xml:space="preserve"> </w:delText>
              </w:r>
            </w:del>
          </w:p>
          <w:p w14:paraId="7AB33495" w14:textId="4DD5E38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118EE8D8" w14:textId="2A87B079" w:rsidR="00BF1424" w:rsidDel="00C075BA" w:rsidRDefault="00BF1424" w:rsidP="005773E7">
      <w:pPr>
        <w:suppressLineNumbers/>
        <w:jc w:val="both"/>
        <w:rPr>
          <w:del w:id="16" w:author="Robbie Parks" w:date="2019-04-23T23:00:00Z"/>
          <w:color w:val="000000" w:themeColor="text1"/>
        </w:rPr>
        <w:pPrChange w:id="17" w:author="Robbie Parks" w:date="2019-04-23T23:06:00Z">
          <w:pPr>
            <w:jc w:val="both"/>
          </w:pPr>
        </w:pPrChange>
      </w:pPr>
    </w:p>
    <w:p w14:paraId="06592C74" w14:textId="77777777" w:rsidR="00600DFF" w:rsidRDefault="00600DFF" w:rsidP="005773E7">
      <w:pPr>
        <w:suppressLineNumbers/>
        <w:rPr>
          <w:b/>
          <w:color w:val="000000" w:themeColor="text1"/>
        </w:rPr>
        <w:pPrChange w:id="18" w:author="Robbie Parks" w:date="2019-04-23T23:06:00Z">
          <w:pPr/>
        </w:pPrChange>
      </w:pPr>
      <w:r>
        <w:rPr>
          <w:b/>
          <w:color w:val="000000" w:themeColor="text1"/>
        </w:rPr>
        <w:br w:type="page"/>
      </w:r>
    </w:p>
    <w:p w14:paraId="3C157B3A" w14:textId="5176F02F" w:rsidR="00C04AE0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04AE0">
        <w:rPr>
          <w:color w:val="000000" w:themeColor="text1"/>
        </w:rPr>
        <w:t>C</w:t>
      </w:r>
      <w:r w:rsidR="00C04AE0" w:rsidRPr="005B446A">
        <w:rPr>
          <w:color w:val="000000" w:themeColor="text1"/>
        </w:rPr>
        <w:t>orrelation coefficients</w:t>
      </w:r>
      <w:r w:rsidR="00C04AE0">
        <w:rPr>
          <w:color w:val="000000" w:themeColor="text1"/>
        </w:rPr>
        <w:t xml:space="preserve"> between </w:t>
      </w:r>
      <w:r w:rsidR="00281E44">
        <w:rPr>
          <w:color w:val="000000" w:themeColor="text1"/>
        </w:rPr>
        <w:t>anomaly of mean</w:t>
      </w:r>
      <w:r w:rsidR="00C04AE0">
        <w:rPr>
          <w:color w:val="000000" w:themeColor="text1"/>
        </w:rPr>
        <w:t xml:space="preserve"> </w:t>
      </w:r>
      <w:r w:rsidR="002A08F3">
        <w:rPr>
          <w:color w:val="000000" w:themeColor="text1"/>
        </w:rPr>
        <w:t xml:space="preserve">daily temperature </w:t>
      </w:r>
      <w:r w:rsidR="00C04AE0">
        <w:rPr>
          <w:color w:val="000000" w:themeColor="text1"/>
        </w:rPr>
        <w:t xml:space="preserve">and </w:t>
      </w:r>
      <w:r w:rsidR="00281E44">
        <w:rPr>
          <w:color w:val="000000" w:themeColor="text1"/>
        </w:rPr>
        <w:t>measures of extreme anomalous temperature</w:t>
      </w:r>
      <w:r w:rsidR="009C205C">
        <w:rPr>
          <w:color w:val="000000" w:themeColor="text1"/>
        </w:rPr>
        <w:t xml:space="preserve"> described in Methods</w:t>
      </w:r>
      <w:r w:rsidR="00C04AE0">
        <w:rPr>
          <w:color w:val="000000" w:themeColor="text1"/>
        </w:rPr>
        <w:t>. Each correlation coefficient was calculated in each state for each month for 1980-2016</w:t>
      </w:r>
      <w:r w:rsidR="00746ECB">
        <w:rPr>
          <w:color w:val="000000" w:themeColor="text1"/>
        </w:rPr>
        <w:t>, then averaged over all states for each month</w:t>
      </w:r>
      <w:r w:rsidR="00C04AE0">
        <w:rPr>
          <w:color w:val="000000" w:themeColor="text1"/>
        </w:rPr>
        <w:t>.</w:t>
      </w:r>
    </w:p>
    <w:p w14:paraId="0A00DF4D" w14:textId="77777777" w:rsidR="00EF4918" w:rsidRDefault="00EF4918" w:rsidP="005773E7">
      <w:pPr>
        <w:suppressLineNumbers/>
        <w:jc w:val="both"/>
        <w:rPr>
          <w:b/>
          <w:color w:val="000000" w:themeColor="text1"/>
        </w:rPr>
        <w:pPrChange w:id="19" w:author="Robbie Parks" w:date="2019-04-23T23:06:00Z">
          <w:pPr>
            <w:jc w:val="both"/>
          </w:pPr>
        </w:pPrChange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67CD" w14:textId="40B53295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="00DE5BA4" w:rsidRPr="0017348E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06DC063B" w14:textId="53B95A1B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41E7C858" w14:textId="2C0FAF2D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AEA1A9A" w14:textId="16348E6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82E" w14:textId="10FB2EFC" w:rsidR="001F1BF9" w:rsidRPr="00600DFF" w:rsidRDefault="001F1BF9" w:rsidP="00DE5BA4">
            <w:pPr>
              <w:jc w:val="center"/>
              <w:rPr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Pr="00600DFF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 xml:space="preserve">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 w:rsidP="005773E7">
      <w:pPr>
        <w:suppressLineNumbers/>
        <w:rPr>
          <w:color w:val="000000" w:themeColor="text1"/>
        </w:rPr>
        <w:pPrChange w:id="20" w:author="Robbie Parks" w:date="2019-04-23T23:06:00Z">
          <w:pPr/>
        </w:pPrChange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2108A" w14:textId="77777777" w:rsidR="00FE6EDF" w:rsidRDefault="00FE6EDF">
      <w:r>
        <w:separator/>
      </w:r>
    </w:p>
  </w:endnote>
  <w:endnote w:type="continuationSeparator" w:id="0">
    <w:p w14:paraId="0F37AF92" w14:textId="77777777" w:rsidR="00FE6EDF" w:rsidRDefault="00FE6EDF">
      <w:r>
        <w:continuationSeparator/>
      </w:r>
    </w:p>
  </w:endnote>
  <w:endnote w:type="continuationNotice" w:id="1">
    <w:p w14:paraId="37E74C63" w14:textId="77777777" w:rsidR="00FE6EDF" w:rsidRDefault="00FE6E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501EB" w14:textId="064A3C8A" w:rsidR="007551A0" w:rsidRDefault="007551A0" w:rsidP="0094745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2A478C2F" w14:textId="77777777" w:rsidR="007551A0" w:rsidRDefault="007551A0" w:rsidP="0094745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976789" w14:textId="37D4A834" w:rsidR="007551A0" w:rsidRDefault="007551A0" w:rsidP="0094745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D6BE3C2" w14:textId="77777777" w:rsidR="007551A0" w:rsidRDefault="007551A0" w:rsidP="0094745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797B4BEB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46ECB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6E32AF" w14:textId="77777777" w:rsidR="00FE6EDF" w:rsidRDefault="00FE6EDF">
      <w:r>
        <w:separator/>
      </w:r>
    </w:p>
  </w:footnote>
  <w:footnote w:type="continuationSeparator" w:id="0">
    <w:p w14:paraId="05F44D26" w14:textId="77777777" w:rsidR="00FE6EDF" w:rsidRDefault="00FE6EDF">
      <w:r>
        <w:continuationSeparator/>
      </w:r>
    </w:p>
  </w:footnote>
  <w:footnote w:type="continuationNotice" w:id="1">
    <w:p w14:paraId="268517D1" w14:textId="77777777" w:rsidR="00FE6EDF" w:rsidRDefault="00FE6E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F2588" w14:textId="4A1B6AF9" w:rsidR="007551A0" w:rsidRDefault="007551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bbie Parks">
    <w15:presenceInfo w15:providerId="None" w15:userId="Robbie Parks"/>
  </w15:person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56C7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559C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C04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646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1E44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8F3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0F0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048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5F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B49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37217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56DB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B67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2BC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E7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1595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DFF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1E5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CD1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6ECB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51A0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3E70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2975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0D4E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47A8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05C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78B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258A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274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0F66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4AE0"/>
    <w:rsid w:val="00C05BF3"/>
    <w:rsid w:val="00C05F02"/>
    <w:rsid w:val="00C060D1"/>
    <w:rsid w:val="00C065EC"/>
    <w:rsid w:val="00C06A06"/>
    <w:rsid w:val="00C06CD4"/>
    <w:rsid w:val="00C07275"/>
    <w:rsid w:val="00C072F3"/>
    <w:rsid w:val="00C075BA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25EE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246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5936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2E3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7F4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358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8ED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6EDF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majid.ezzati@imperial.ac.uk" TargetMode="Externa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4AE5400B-06B8-9749-84B4-9C980B6736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995FAC-CC50-704B-BAF6-44D812D73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2</cp:revision>
  <cp:lastPrinted>2018-12-07T15:24:00Z</cp:lastPrinted>
  <dcterms:created xsi:type="dcterms:W3CDTF">2019-04-23T23:20:00Z</dcterms:created>
  <dcterms:modified xsi:type="dcterms:W3CDTF">2019-04-23T23:20:00Z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