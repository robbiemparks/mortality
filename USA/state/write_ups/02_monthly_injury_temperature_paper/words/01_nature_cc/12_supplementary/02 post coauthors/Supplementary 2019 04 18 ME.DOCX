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4782846C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commentRangeStart w:id="0"/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>, Majid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  <w:commentRangeEnd w:id="0"/>
      <w:r w:rsidR="00727CD1">
        <w:rPr>
          <w:rStyle w:val="CommentReference"/>
          <w:rFonts w:asciiTheme="minorHAnsi" w:eastAsiaTheme="minorHAnsi" w:hAnsiTheme="minorHAnsi" w:cstheme="minorBidi"/>
        </w:rPr>
        <w:commentReference w:id="0"/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 xml:space="preserve">Vasilis </w:t>
      </w:r>
      <w:proofErr w:type="spellStart"/>
      <w:r w:rsidRPr="00834EA0">
        <w:rPr>
          <w:color w:val="000000" w:themeColor="text1"/>
        </w:rPr>
        <w:t>Kontis</w:t>
      </w:r>
      <w:proofErr w:type="spellEnd"/>
      <w:r w:rsidRPr="00834EA0">
        <w:rPr>
          <w:color w:val="000000" w:themeColor="text1"/>
        </w:rPr>
        <w:t xml:space="preserve">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5EAE1FFA" w:rsidR="00845067" w:rsidRPr="00727CD1" w:rsidRDefault="00B324A3" w:rsidP="006C59EC">
      <w:pPr>
        <w:spacing w:line="480" w:lineRule="auto"/>
        <w:jc w:val="both"/>
        <w:rPr>
          <w:b/>
          <w:color w:val="000000" w:themeColor="text1"/>
        </w:rPr>
      </w:pPr>
      <w:commentRangeStart w:id="1"/>
      <w:r w:rsidRPr="00727CD1">
        <w:rPr>
          <w:b/>
          <w:color w:val="000000" w:themeColor="text1"/>
        </w:rPr>
        <w:lastRenderedPageBreak/>
        <w:t xml:space="preserve">Supplementary Figure 1. </w:t>
      </w:r>
      <w:r w:rsidRPr="00727CD1">
        <w:rPr>
          <w:color w:val="000000" w:themeColor="text1"/>
        </w:rPr>
        <w:t>Percent change in death rates in year in which each month was +</w:t>
      </w:r>
      <w:r w:rsidRPr="00727CD1">
        <w:rPr>
          <w:bCs/>
          <w:color w:val="222222"/>
          <w:shd w:val="clear" w:color="auto" w:fill="FFFFFF"/>
          <w:rPrChange w:id="2" w:author="Ezzati, Majid" w:date="2019-04-18T16:10:00Z">
            <w:rPr>
              <w:rFonts w:ascii="Helvetica" w:hAnsi="Helvetica"/>
              <w:bCs/>
              <w:color w:val="222222"/>
              <w:sz w:val="21"/>
              <w:szCs w:val="21"/>
              <w:shd w:val="clear" w:color="auto" w:fill="FFFFFF"/>
            </w:rPr>
          </w:rPrChange>
        </w:rPr>
        <w:t>1</w:t>
      </w:r>
      <w:r w:rsidRPr="00727CD1">
        <w:rPr>
          <w:bCs/>
          <w:color w:val="000000" w:themeColor="text1"/>
        </w:rPr>
        <w:t>°C</w:t>
      </w:r>
      <w:r w:rsidRPr="00727CD1">
        <w:rPr>
          <w:color w:val="000000" w:themeColor="text1"/>
        </w:rPr>
        <w:t xml:space="preserve"> compared with 1980-2009 </w:t>
      </w:r>
      <w:r w:rsidR="00BC47BD" w:rsidRPr="00727CD1">
        <w:rPr>
          <w:color w:val="000000" w:themeColor="text1"/>
        </w:rPr>
        <w:t>norm</w:t>
      </w:r>
      <w:r w:rsidRPr="00727CD1">
        <w:rPr>
          <w:color w:val="000000" w:themeColor="text1"/>
        </w:rPr>
        <w:t xml:space="preserve"> temperatures by type of injury, sex and age group.</w:t>
      </w:r>
      <w:commentRangeEnd w:id="1"/>
      <w:r w:rsidR="00727CD1">
        <w:rPr>
          <w:rStyle w:val="CommentReference"/>
          <w:rFonts w:asciiTheme="minorHAnsi" w:eastAsiaTheme="minorHAnsi" w:hAnsiTheme="minorHAnsi" w:cstheme="minorBidi"/>
        </w:rPr>
        <w:commentReference w:id="1"/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C5711D3" w:rsidR="00B324A3" w:rsidRPr="00727CD1" w:rsidRDefault="00B324A3" w:rsidP="00F12B55">
      <w:pPr>
        <w:spacing w:line="480" w:lineRule="auto"/>
        <w:jc w:val="both"/>
        <w:rPr>
          <w:color w:val="000000" w:themeColor="text1"/>
          <w:rPrChange w:id="3" w:author="Ezzati, Majid" w:date="2019-04-18T16:11:00Z">
            <w:rPr>
              <w:color w:val="000000" w:themeColor="text1"/>
            </w:rPr>
          </w:rPrChange>
        </w:rPr>
        <w:sectPr w:rsidR="00B324A3" w:rsidRPr="00727CD1" w:rsidSect="009C5108">
          <w:footerReference w:type="even" r:id="rId11"/>
          <w:footerReference w:type="default" r:id="rId12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 w:rsidRPr="00727CD1">
        <w:rPr>
          <w:b/>
          <w:color w:val="000000" w:themeColor="text1"/>
        </w:rPr>
        <w:lastRenderedPageBreak/>
        <w:t xml:space="preserve">Supplementary Figure 2. </w:t>
      </w:r>
      <w:r w:rsidRPr="00727CD1">
        <w:rPr>
          <w:color w:val="000000" w:themeColor="text1"/>
        </w:rPr>
        <w:t>Percent change in death rates in year in which each month was +</w:t>
      </w:r>
      <w:r w:rsidRPr="00727CD1">
        <w:rPr>
          <w:bCs/>
          <w:color w:val="222222"/>
          <w:shd w:val="clear" w:color="auto" w:fill="FFFFFF"/>
          <w:rPrChange w:id="4" w:author="Ezzati, Majid" w:date="2019-04-18T16:11:00Z">
            <w:rPr>
              <w:rFonts w:ascii="Helvetica" w:hAnsi="Helvetica"/>
              <w:bCs/>
              <w:color w:val="222222"/>
              <w:sz w:val="21"/>
              <w:szCs w:val="21"/>
              <w:shd w:val="clear" w:color="auto" w:fill="FFFFFF"/>
            </w:rPr>
          </w:rPrChange>
        </w:rPr>
        <w:t>1</w:t>
      </w:r>
      <w:r w:rsidRPr="00727CD1">
        <w:rPr>
          <w:bCs/>
          <w:color w:val="000000" w:themeColor="text1"/>
        </w:rPr>
        <w:t>°C</w:t>
      </w:r>
      <w:r w:rsidRPr="00727CD1">
        <w:rPr>
          <w:color w:val="000000" w:themeColor="text1"/>
        </w:rPr>
        <w:t xml:space="preserve"> compared with 1980-2009 </w:t>
      </w:r>
      <w:r w:rsidR="00BC47BD" w:rsidRPr="00727CD1">
        <w:rPr>
          <w:color w:val="000000" w:themeColor="text1"/>
          <w:rPrChange w:id="5" w:author="Ezzati, Majid" w:date="2019-04-18T16:11:00Z">
            <w:rPr>
              <w:color w:val="000000" w:themeColor="text1"/>
            </w:rPr>
          </w:rPrChange>
        </w:rPr>
        <w:t>norm</w:t>
      </w:r>
      <w:r w:rsidRPr="00727CD1">
        <w:rPr>
          <w:color w:val="000000" w:themeColor="text1"/>
          <w:rPrChange w:id="6" w:author="Ezzati, Majid" w:date="2019-04-18T16:11:00Z">
            <w:rPr>
              <w:color w:val="000000" w:themeColor="text1"/>
            </w:rPr>
          </w:rPrChange>
        </w:rPr>
        <w:t xml:space="preserve"> temperatures by type of injury, sex and mont</w:t>
      </w:r>
      <w:r w:rsidR="006B565A" w:rsidRPr="00727CD1">
        <w:rPr>
          <w:color w:val="000000" w:themeColor="text1"/>
          <w:rPrChange w:id="7" w:author="Ezzati, Majid" w:date="2019-04-18T16:11:00Z">
            <w:rPr>
              <w:color w:val="000000" w:themeColor="text1"/>
            </w:rPr>
          </w:rPrChange>
        </w:rPr>
        <w:t>h</w:t>
      </w:r>
      <w:r w:rsidR="00493A6D" w:rsidRPr="00727CD1">
        <w:rPr>
          <w:color w:val="000000" w:themeColor="text1"/>
          <w:rPrChange w:id="8" w:author="Ezzati, Majid" w:date="2019-04-18T16:11:00Z">
            <w:rPr>
              <w:color w:val="000000" w:themeColor="text1"/>
            </w:rPr>
          </w:rPrChange>
        </w:rPr>
        <w:t>.</w:t>
      </w:r>
    </w:p>
    <w:p w14:paraId="14738CF4" w14:textId="680550BC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="00B0258A" w:rsidRPr="00B0258A">
        <w:rPr>
          <w:color w:val="000000" w:themeColor="text1"/>
        </w:rPr>
        <w:t>Injury groups used in the analysis with</w:t>
      </w:r>
      <w:r w:rsidR="00B0258A">
        <w:rPr>
          <w:b/>
          <w:color w:val="000000" w:themeColor="text1"/>
        </w:rPr>
        <w:t xml:space="preserve">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6922689" w14:textId="2B73C699" w:rsidR="00C76253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7B2975">
        <w:rPr>
          <w:color w:val="000000" w:themeColor="text1"/>
        </w:rPr>
        <w:t>C</w:t>
      </w:r>
      <w:r w:rsidR="0029421E" w:rsidRPr="005B446A">
        <w:rPr>
          <w:color w:val="000000" w:themeColor="text1"/>
        </w:rPr>
        <w:t>orrelation coefficien</w:t>
      </w:r>
      <w:r w:rsidR="0029421E" w:rsidRPr="005B446A">
        <w:rPr>
          <w:color w:val="000000" w:themeColor="text1"/>
        </w:rPr>
        <w:t>ts</w:t>
      </w:r>
      <w:r w:rsidR="00955FAE">
        <w:rPr>
          <w:color w:val="000000" w:themeColor="text1"/>
        </w:rPr>
        <w:t xml:space="preserve"> </w:t>
      </w:r>
      <w:r w:rsidR="00C76253">
        <w:rPr>
          <w:color w:val="000000" w:themeColor="text1"/>
        </w:rPr>
        <w:t xml:space="preserve">between </w:t>
      </w:r>
      <w:r w:rsidR="006231E5">
        <w:rPr>
          <w:color w:val="000000" w:themeColor="text1"/>
        </w:rPr>
        <w:t xml:space="preserve">monthly </w:t>
      </w:r>
      <w:r w:rsidR="00310048">
        <w:rPr>
          <w:color w:val="000000" w:themeColor="text1"/>
        </w:rPr>
        <w:t xml:space="preserve">anomalies generated from </w:t>
      </w:r>
      <w:r w:rsidR="00727CD1">
        <w:rPr>
          <w:color w:val="000000" w:themeColor="text1"/>
        </w:rPr>
        <w:t xml:space="preserve">daily </w:t>
      </w:r>
      <w:r w:rsidR="007B2975">
        <w:rPr>
          <w:color w:val="000000" w:themeColor="text1"/>
        </w:rPr>
        <w:t xml:space="preserve">mean </w:t>
      </w:r>
      <w:r w:rsidR="00727CD1">
        <w:rPr>
          <w:color w:val="000000" w:themeColor="text1"/>
        </w:rPr>
        <w:t>temperature</w:t>
      </w:r>
      <w:r w:rsidR="00727CD1">
        <w:rPr>
          <w:color w:val="000000" w:themeColor="text1"/>
        </w:rPr>
        <w:t xml:space="preserve"> </w:t>
      </w:r>
      <w:r w:rsidR="00437217">
        <w:rPr>
          <w:color w:val="000000" w:themeColor="text1"/>
        </w:rPr>
        <w:t xml:space="preserve">and </w:t>
      </w:r>
      <w:r w:rsidR="00727CD1">
        <w:rPr>
          <w:color w:val="000000" w:themeColor="text1"/>
        </w:rPr>
        <w:t xml:space="preserve">daily </w:t>
      </w:r>
      <w:r w:rsidR="00437217">
        <w:rPr>
          <w:color w:val="000000" w:themeColor="text1"/>
        </w:rPr>
        <w:t>maximum</w:t>
      </w:r>
      <w:r w:rsidR="002A08F3">
        <w:rPr>
          <w:color w:val="000000" w:themeColor="text1"/>
        </w:rPr>
        <w:t xml:space="preserve"> and </w:t>
      </w:r>
      <w:r w:rsidR="00437217">
        <w:rPr>
          <w:color w:val="000000" w:themeColor="text1"/>
        </w:rPr>
        <w:t>minimum</w:t>
      </w:r>
      <w:r w:rsidR="00C76253">
        <w:rPr>
          <w:color w:val="000000" w:themeColor="text1"/>
        </w:rPr>
        <w:t xml:space="preserve"> </w:t>
      </w:r>
      <w:r w:rsidR="009447A8">
        <w:rPr>
          <w:color w:val="000000" w:themeColor="text1"/>
        </w:rPr>
        <w:t>temperatures. Each</w:t>
      </w:r>
      <w:r w:rsidR="00B37274">
        <w:rPr>
          <w:color w:val="000000" w:themeColor="text1"/>
        </w:rPr>
        <w:t xml:space="preserve"> correlation</w:t>
      </w:r>
      <w:r w:rsidR="001C559C">
        <w:rPr>
          <w:color w:val="000000" w:themeColor="text1"/>
        </w:rPr>
        <w:t xml:space="preserve"> coefficient</w:t>
      </w:r>
      <w:r w:rsidR="00B37274">
        <w:rPr>
          <w:color w:val="000000" w:themeColor="text1"/>
        </w:rPr>
        <w:t xml:space="preserve"> was calculated in each state for each month for </w:t>
      </w:r>
      <w:r w:rsidR="005D2D2A">
        <w:rPr>
          <w:color w:val="000000" w:themeColor="text1"/>
        </w:rPr>
        <w:t>1980-2016</w:t>
      </w:r>
      <w:r w:rsidR="00727CD1">
        <w:rPr>
          <w:color w:val="000000" w:themeColor="text1"/>
        </w:rPr>
        <w:t xml:space="preserve">, then averaged </w:t>
      </w:r>
      <w:r w:rsidR="001C559C">
        <w:rPr>
          <w:color w:val="000000" w:themeColor="text1"/>
        </w:rPr>
        <w:t xml:space="preserve">over all states for </w:t>
      </w:r>
      <w:r w:rsidR="00727CD1">
        <w:rPr>
          <w:color w:val="000000" w:themeColor="text1"/>
        </w:rPr>
        <w:t>each</w:t>
      </w:r>
      <w:r w:rsidR="001C559C">
        <w:rPr>
          <w:color w:val="000000" w:themeColor="text1"/>
        </w:rPr>
        <w:t xml:space="preserve"> month</w:t>
      </w:r>
      <w:r w:rsidR="00E942E3">
        <w:rPr>
          <w:color w:val="000000" w:themeColor="text1"/>
        </w:rPr>
        <w:t>.</w:t>
      </w: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:rsidDel="00727CD1" w14:paraId="5A4F855B" w14:textId="0CAA5951" w:rsidTr="004456DB">
        <w:trPr>
          <w:trHeight w:val="680"/>
          <w:jc w:val="center"/>
          <w:del w:id="9" w:author="Ezzati, Majid" w:date="2019-04-18T16:13:00Z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D89195A" w:rsidR="00F239EC" w:rsidRPr="005B446A" w:rsidDel="00727CD1" w:rsidRDefault="00F239EC" w:rsidP="00F12B55">
            <w:pPr>
              <w:rPr>
                <w:del w:id="10" w:author="Ezzati, Majid" w:date="2019-04-18T16:13:00Z"/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308580C9" w:rsidR="00F239EC" w:rsidRPr="00F239EC" w:rsidDel="00727CD1" w:rsidRDefault="002A08F3" w:rsidP="004A632E">
            <w:pPr>
              <w:jc w:val="center"/>
              <w:rPr>
                <w:del w:id="11" w:author="Ezzati, Majid" w:date="2019-04-18T16:13:00Z"/>
                <w:b/>
                <w:bCs/>
                <w:color w:val="000000"/>
              </w:rPr>
            </w:pPr>
            <w:del w:id="12" w:author="Ezzati, Majid" w:date="2019-04-18T16:13:00Z">
              <w:r w:rsidDel="00727CD1">
                <w:rPr>
                  <w:b/>
                  <w:bCs/>
                  <w:color w:val="000000"/>
                </w:rPr>
                <w:delText>Mean c</w:delText>
              </w:r>
              <w:r w:rsidR="00F239EC" w:rsidRPr="005B446A" w:rsidDel="00727CD1">
                <w:rPr>
                  <w:b/>
                  <w:bCs/>
                  <w:color w:val="000000"/>
                </w:rPr>
                <w:delText>orrelation</w:delText>
              </w:r>
              <w:r w:rsidR="00F239EC" w:rsidDel="00727CD1">
                <w:rPr>
                  <w:b/>
                  <w:bCs/>
                  <w:color w:val="000000"/>
                </w:rPr>
                <w:delText xml:space="preserve"> coefficients </w:delText>
              </w:r>
              <w:r w:rsidR="003E465F" w:rsidDel="00727CD1">
                <w:rPr>
                  <w:b/>
                  <w:bCs/>
                  <w:color w:val="000000"/>
                </w:rPr>
                <w:delText>between</w:delText>
              </w:r>
              <w:r w:rsidR="00F239EC" w:rsidDel="00727CD1">
                <w:rPr>
                  <w:b/>
                  <w:bCs/>
                  <w:color w:val="000000"/>
                </w:rPr>
                <w:delText xml:space="preserve"> monthly anomalies</w:delText>
              </w:r>
            </w:del>
          </w:p>
        </w:tc>
      </w:tr>
      <w:tr w:rsidR="00771400" w14:paraId="47F53D3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5D5B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771400" w:rsidRPr="00F239EC">
              <w:rPr>
                <w:b/>
                <w:bCs/>
                <w:color w:val="000000"/>
              </w:rPr>
              <w:t xml:space="preserve">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</w:p>
          <w:p w14:paraId="5FB33F5C" w14:textId="03D060C3" w:rsidR="00B0258A" w:rsidRDefault="00B0258A" w:rsidP="004A632E">
            <w:pPr>
              <w:jc w:val="center"/>
              <w:rPr>
                <w:b/>
                <w:bCs/>
                <w:color w:val="000000"/>
              </w:rPr>
            </w:pPr>
            <w:del w:id="13" w:author="Ezzati, Majid" w:date="2019-04-18T16:13:00Z">
              <w:r w:rsidDel="00727CD1">
                <w:rPr>
                  <w:b/>
                  <w:bCs/>
                  <w:color w:val="000000"/>
                </w:rPr>
                <w:delText>with</w:delText>
              </w:r>
              <w:r w:rsidR="00E66F72" w:rsidRPr="00F239EC" w:rsidDel="00727CD1">
                <w:rPr>
                  <w:b/>
                  <w:bCs/>
                  <w:color w:val="000000"/>
                </w:rPr>
                <w:delText xml:space="preserve"> </w:delText>
              </w:r>
            </w:del>
            <w:ins w:id="14" w:author="Ezzati, Majid" w:date="2019-04-18T16:13:00Z">
              <w:r w:rsidR="00727CD1">
                <w:rPr>
                  <w:b/>
                  <w:bCs/>
                  <w:color w:val="000000"/>
                </w:rPr>
                <w:t>and</w:t>
              </w:r>
            </w:ins>
          </w:p>
          <w:p w14:paraId="3BEC7E39" w14:textId="1593BC80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CEDC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F239EC" w:rsidRPr="00F239EC">
              <w:rPr>
                <w:b/>
                <w:bCs/>
                <w:color w:val="000000"/>
              </w:rPr>
              <w:t xml:space="preserve">ean daily temperature </w:t>
            </w:r>
          </w:p>
          <w:p w14:paraId="21865470" w14:textId="6E7AAE00" w:rsidR="00B0258A" w:rsidRDefault="00727CD1" w:rsidP="004A632E">
            <w:pPr>
              <w:jc w:val="center"/>
              <w:rPr>
                <w:b/>
                <w:bCs/>
                <w:color w:val="000000"/>
              </w:rPr>
            </w:pPr>
            <w:ins w:id="15" w:author="Ezzati, Majid" w:date="2019-04-18T16:14:00Z">
              <w:r>
                <w:rPr>
                  <w:b/>
                  <w:bCs/>
                  <w:color w:val="000000"/>
                </w:rPr>
                <w:t>and</w:t>
              </w:r>
            </w:ins>
            <w:del w:id="16" w:author="Ezzati, Majid" w:date="2019-04-18T16:14:00Z">
              <w:r w:rsidR="00B0258A" w:rsidDel="00727CD1">
                <w:rPr>
                  <w:b/>
                  <w:bCs/>
                  <w:color w:val="000000"/>
                </w:rPr>
                <w:delText>with</w:delText>
              </w:r>
              <w:r w:rsidR="00F239EC" w:rsidRPr="00F239EC" w:rsidDel="00727CD1">
                <w:rPr>
                  <w:b/>
                  <w:bCs/>
                  <w:color w:val="000000"/>
                </w:rPr>
                <w:delText xml:space="preserve"> </w:delText>
              </w:r>
            </w:del>
          </w:p>
          <w:p w14:paraId="7AB33495" w14:textId="4DD5E38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06592C74" w14:textId="77777777" w:rsidR="00600DFF" w:rsidRDefault="00600DF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C157B3A" w14:textId="5176F02F" w:rsidR="00C04AE0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04AE0">
        <w:rPr>
          <w:color w:val="000000" w:themeColor="text1"/>
        </w:rPr>
        <w:t>C</w:t>
      </w:r>
      <w:r w:rsidR="00C04AE0" w:rsidRPr="005B446A">
        <w:rPr>
          <w:color w:val="000000" w:themeColor="text1"/>
        </w:rPr>
        <w:t>orrelation coefficients</w:t>
      </w:r>
      <w:r w:rsidR="00C04AE0">
        <w:rPr>
          <w:color w:val="000000" w:themeColor="text1"/>
        </w:rPr>
        <w:t xml:space="preserve"> between </w:t>
      </w:r>
      <w:r w:rsidR="00281E44">
        <w:rPr>
          <w:color w:val="000000" w:themeColor="text1"/>
        </w:rPr>
        <w:t>anomaly of mean</w:t>
      </w:r>
      <w:r w:rsidR="00C04AE0">
        <w:rPr>
          <w:color w:val="000000" w:themeColor="text1"/>
        </w:rPr>
        <w:t xml:space="preserve"> </w:t>
      </w:r>
      <w:r w:rsidR="002A08F3">
        <w:rPr>
          <w:color w:val="000000" w:themeColor="text1"/>
        </w:rPr>
        <w:t xml:space="preserve">daily temperature </w:t>
      </w:r>
      <w:r w:rsidR="00C04AE0">
        <w:rPr>
          <w:color w:val="000000" w:themeColor="text1"/>
        </w:rPr>
        <w:t xml:space="preserve">and </w:t>
      </w:r>
      <w:r w:rsidR="00281E44">
        <w:rPr>
          <w:color w:val="000000" w:themeColor="text1"/>
        </w:rPr>
        <w:t>measures of extreme anomalous tempera</w:t>
      </w:r>
      <w:r w:rsidR="00281E44">
        <w:rPr>
          <w:color w:val="000000" w:themeColor="text1"/>
        </w:rPr>
        <w:t>ture</w:t>
      </w:r>
      <w:r w:rsidR="009C205C">
        <w:rPr>
          <w:color w:val="000000" w:themeColor="text1"/>
        </w:rPr>
        <w:t xml:space="preserve"> described in Methods</w:t>
      </w:r>
      <w:r w:rsidR="00C04AE0">
        <w:rPr>
          <w:color w:val="000000" w:themeColor="text1"/>
        </w:rPr>
        <w:t xml:space="preserve">. </w:t>
      </w:r>
      <w:r w:rsidR="00C04AE0">
        <w:rPr>
          <w:color w:val="000000" w:themeColor="text1"/>
        </w:rPr>
        <w:t>Each correlation coefficient was calculated in each state for each month for 1980-2016</w:t>
      </w:r>
      <w:r w:rsidR="00746ECB">
        <w:rPr>
          <w:color w:val="000000" w:themeColor="text1"/>
        </w:rPr>
        <w:t>, then averaged over all states for each month</w:t>
      </w:r>
      <w:r w:rsidR="00C04AE0">
        <w:rPr>
          <w:color w:val="000000" w:themeColor="text1"/>
        </w:rPr>
        <w:t>.</w:t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67CD" w14:textId="40B53295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="00DE5BA4" w:rsidRPr="0017348E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06DC063B" w14:textId="53B95A1B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41E7C858" w14:textId="2C0FAF2D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AEA1A9A" w14:textId="16348E6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82E" w14:textId="10FB2EFC" w:rsidR="001F1BF9" w:rsidRPr="00600DFF" w:rsidRDefault="001F1BF9" w:rsidP="00DE5BA4">
            <w:pPr>
              <w:jc w:val="center"/>
              <w:rPr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Pr="00600DFF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 xml:space="preserve">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  <w:bookmarkStart w:id="17" w:name="_GoBack"/>
      <w:bookmarkEnd w:id="17"/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Ezzati, Majid" w:date="2019-04-18T16:10:00Z" w:initials="EM">
    <w:p w14:paraId="424053E9" w14:textId="2121A719" w:rsidR="00727CD1" w:rsidRDefault="00727CD1">
      <w:pPr>
        <w:pStyle w:val="CommentText"/>
      </w:pPr>
      <w:r>
        <w:rPr>
          <w:rStyle w:val="CommentReference"/>
        </w:rPr>
        <w:annotationRef/>
      </w:r>
      <w:r>
        <w:t>Update as per main paper</w:t>
      </w:r>
    </w:p>
  </w:comment>
  <w:comment w:id="1" w:author="Ezzati, Majid" w:date="2019-04-18T16:10:00Z" w:initials="EM">
    <w:p w14:paraId="2E9C8CEC" w14:textId="29C5E6BC" w:rsidR="00727CD1" w:rsidRDefault="00727CD1">
      <w:pPr>
        <w:pStyle w:val="CommentText"/>
      </w:pPr>
      <w:r>
        <w:rPr>
          <w:rStyle w:val="CommentReference"/>
        </w:rPr>
        <w:annotationRef/>
      </w:r>
      <w:r>
        <w:t xml:space="preserve">Make sure fonts, line spacing, space after line breaks </w:t>
      </w:r>
      <w:proofErr w:type="spellStart"/>
      <w:r>
        <w:t>etc</w:t>
      </w:r>
      <w:proofErr w:type="spellEnd"/>
      <w:r>
        <w:t xml:space="preserve"> all standardised. Do throughout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24053E9" w15:done="0"/>
  <w15:commentEx w15:paraId="2E9C8CEC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CE93FE" w14:textId="77777777" w:rsidR="002A50F0" w:rsidRDefault="002A50F0">
      <w:r>
        <w:separator/>
      </w:r>
    </w:p>
  </w:endnote>
  <w:endnote w:type="continuationSeparator" w:id="0">
    <w:p w14:paraId="19470B41" w14:textId="77777777" w:rsidR="002A50F0" w:rsidRDefault="002A50F0">
      <w:r>
        <w:continuationSeparator/>
      </w:r>
    </w:p>
  </w:endnote>
  <w:endnote w:type="continuationNotice" w:id="1">
    <w:p w14:paraId="4B8FE9BD" w14:textId="77777777" w:rsidR="002A50F0" w:rsidRDefault="002A50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B0A84" w14:textId="797B4BEB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46ECB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AB5698" w14:textId="77777777" w:rsidR="002A50F0" w:rsidRDefault="002A50F0">
      <w:r>
        <w:separator/>
      </w:r>
    </w:p>
  </w:footnote>
  <w:footnote w:type="continuationSeparator" w:id="0">
    <w:p w14:paraId="6744301C" w14:textId="77777777" w:rsidR="002A50F0" w:rsidRDefault="002A50F0">
      <w:r>
        <w:continuationSeparator/>
      </w:r>
    </w:p>
  </w:footnote>
  <w:footnote w:type="continuationNotice" w:id="1">
    <w:p w14:paraId="37C9052E" w14:textId="77777777" w:rsidR="002A50F0" w:rsidRDefault="002A50F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zzati, Majid">
    <w15:presenceInfo w15:providerId="None" w15:userId="Ezzati, Maji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56C7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559C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C04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1E44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8F3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0F0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048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5F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37217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56DB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B67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DFF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1E5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CD1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6ECB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3E70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2975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0D4E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47A8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05C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78B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258A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274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0F66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4AE0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246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2E3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7F4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358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7116F757-D2EB-4B9B-86AC-276929D822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5CD697-C6DB-4E6C-8E1E-AEA8A82A9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Ezzati, Majid</cp:lastModifiedBy>
  <cp:revision>4</cp:revision>
  <cp:lastPrinted>2018-12-07T15:24:00Z</cp:lastPrinted>
  <dcterms:created xsi:type="dcterms:W3CDTF">2019-03-15T10:19:00Z</dcterms:created>
  <dcterms:modified xsi:type="dcterms:W3CDTF">2019-04-18T20:23:00Z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