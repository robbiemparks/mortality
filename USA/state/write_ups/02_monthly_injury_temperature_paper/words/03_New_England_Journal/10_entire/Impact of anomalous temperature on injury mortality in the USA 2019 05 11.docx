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A74A83" w:rsidRDefault="00E5418A" w:rsidP="00613BCB">
      <w:pPr>
        <w:spacing w:line="480" w:lineRule="auto"/>
        <w:jc w:val="both"/>
        <w:outlineLvl w:val="0"/>
        <w:rPr>
          <w:b/>
          <w:color w:val="000000" w:themeColor="text1"/>
          <w:lang w:val="en-US"/>
        </w:rPr>
      </w:pPr>
      <w:r w:rsidRPr="00A74A83">
        <w:rPr>
          <w:b/>
          <w:color w:val="000000" w:themeColor="text1"/>
          <w:lang w:val="en-US"/>
        </w:rPr>
        <w:t xml:space="preserve">Anomalous temperature and </w:t>
      </w:r>
      <w:r w:rsidR="005F0332" w:rsidRPr="00A74A83">
        <w:rPr>
          <w:b/>
          <w:color w:val="000000" w:themeColor="text1"/>
          <w:lang w:val="en-US"/>
        </w:rPr>
        <w:t>seasonality of</w:t>
      </w:r>
      <w:r w:rsidRPr="00A74A83">
        <w:rPr>
          <w:b/>
          <w:color w:val="000000" w:themeColor="text1"/>
          <w:lang w:val="en-US"/>
        </w:rPr>
        <w:t xml:space="preserve"> injury mortality in the </w:t>
      </w:r>
      <w:r w:rsidR="00AC3F56">
        <w:rPr>
          <w:b/>
          <w:color w:val="000000" w:themeColor="text1"/>
          <w:lang w:val="en-US"/>
        </w:rPr>
        <w:t>USA</w:t>
      </w:r>
      <w:r w:rsidRPr="00A74A83">
        <w:rPr>
          <w:b/>
          <w:color w:val="000000" w:themeColor="text1"/>
          <w:lang w:val="en-US"/>
        </w:rPr>
        <w:t xml:space="preserve"> </w:t>
      </w:r>
    </w:p>
    <w:p w14:paraId="253C0EA6" w14:textId="77777777" w:rsidR="00DD09BF" w:rsidRPr="00A74A83" w:rsidRDefault="00DD09BF" w:rsidP="00613BCB">
      <w:pPr>
        <w:spacing w:line="480" w:lineRule="auto"/>
        <w:jc w:val="both"/>
        <w:outlineLvl w:val="0"/>
        <w:rPr>
          <w:b/>
          <w:color w:val="000000" w:themeColor="text1"/>
          <w:lang w:val="en-US"/>
        </w:rPr>
      </w:pPr>
    </w:p>
    <w:p w14:paraId="7AE59AB1" w14:textId="0F9010F3" w:rsidR="00613BCB" w:rsidRPr="00A74A83" w:rsidRDefault="00613BCB" w:rsidP="00613BCB">
      <w:pPr>
        <w:spacing w:line="480" w:lineRule="auto"/>
        <w:jc w:val="both"/>
        <w:outlineLvl w:val="0"/>
        <w:rPr>
          <w:color w:val="000000" w:themeColor="text1"/>
          <w:vertAlign w:val="superscript"/>
          <w:lang w:val="en-US"/>
        </w:rPr>
      </w:pPr>
      <w:r w:rsidRPr="00A74A83">
        <w:rPr>
          <w:color w:val="000000" w:themeColor="text1"/>
          <w:lang w:val="en-US"/>
        </w:rPr>
        <w:t>Robbie M Parks</w:t>
      </w:r>
      <w:r w:rsidR="005A512F" w:rsidRPr="00A74A83">
        <w:rPr>
          <w:color w:val="000000" w:themeColor="text1"/>
          <w:lang w:val="en-US"/>
        </w:rPr>
        <w:t xml:space="preserve"> BA</w:t>
      </w:r>
      <w:r w:rsidRPr="00A74A83">
        <w:rPr>
          <w:color w:val="000000" w:themeColor="text1"/>
          <w:vertAlign w:val="superscript"/>
          <w:lang w:val="en-US"/>
        </w:rPr>
        <w:t>1,2</w:t>
      </w:r>
      <w:r w:rsidRPr="00A74A83">
        <w:rPr>
          <w:color w:val="000000" w:themeColor="text1"/>
          <w:lang w:val="en-US"/>
        </w:rPr>
        <w:t>, James E Bennett</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Helen Tamura-Wicks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xml:space="preserve">, Vasilis </w:t>
      </w:r>
      <w:proofErr w:type="spellStart"/>
      <w:r w:rsidRPr="00A74A83">
        <w:rPr>
          <w:color w:val="000000" w:themeColor="text1"/>
          <w:lang w:val="en-US"/>
        </w:rPr>
        <w:t>Kontis</w:t>
      </w:r>
      <w:proofErr w:type="spellEnd"/>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Ralf Toumi</w:t>
      </w:r>
      <w:r w:rsidR="005A512F" w:rsidRPr="00A74A83">
        <w:rPr>
          <w:color w:val="000000" w:themeColor="text1"/>
          <w:lang w:val="en-US"/>
        </w:rPr>
        <w:t xml:space="preserve"> PhD</w:t>
      </w:r>
      <w:r w:rsidRPr="00A74A83">
        <w:rPr>
          <w:color w:val="000000" w:themeColor="text1"/>
          <w:vertAlign w:val="superscript"/>
          <w:lang w:val="en-US"/>
        </w:rPr>
        <w:t>3</w:t>
      </w:r>
      <w:r w:rsidRPr="00A74A83">
        <w:rPr>
          <w:color w:val="000000" w:themeColor="text1"/>
          <w:lang w:val="en-US"/>
        </w:rPr>
        <w:t xml:space="preserve">, Goodarz </w:t>
      </w:r>
      <w:proofErr w:type="spellStart"/>
      <w:r w:rsidRPr="00A74A83">
        <w:rPr>
          <w:color w:val="000000" w:themeColor="text1"/>
          <w:lang w:val="en-US"/>
        </w:rPr>
        <w:t>Danaei</w:t>
      </w:r>
      <w:proofErr w:type="spellEnd"/>
      <w:r w:rsidR="005A512F" w:rsidRPr="00A74A83">
        <w:rPr>
          <w:color w:val="000000" w:themeColor="text1"/>
          <w:lang w:val="en-US"/>
        </w:rPr>
        <w:t xml:space="preserve"> PhD</w:t>
      </w:r>
      <w:r w:rsidRPr="00A74A83">
        <w:rPr>
          <w:color w:val="000000" w:themeColor="text1"/>
          <w:vertAlign w:val="superscript"/>
          <w:lang w:val="en-US"/>
        </w:rPr>
        <w:t>4</w:t>
      </w:r>
      <w:r w:rsidR="00E82E03" w:rsidRPr="00A74A83">
        <w:rPr>
          <w:color w:val="000000" w:themeColor="text1"/>
          <w:lang w:val="en-US"/>
        </w:rPr>
        <w:t>,</w:t>
      </w:r>
      <w:r w:rsidR="00A77C36" w:rsidRPr="00A74A83">
        <w:rPr>
          <w:color w:val="000000" w:themeColor="text1"/>
          <w:lang w:val="en-US"/>
        </w:rPr>
        <w:t xml:space="preserve"> </w:t>
      </w:r>
      <w:r w:rsidRPr="00A74A83">
        <w:rPr>
          <w:color w:val="000000" w:themeColor="text1"/>
          <w:lang w:val="en-US"/>
        </w:rPr>
        <w:t>Majid Ezzati</w:t>
      </w:r>
      <w:r w:rsidR="005A512F" w:rsidRPr="00A74A83">
        <w:rPr>
          <w:color w:val="000000" w:themeColor="text1"/>
          <w:lang w:val="en-US"/>
        </w:rPr>
        <w:t xml:space="preserve"> FMedSci</w:t>
      </w:r>
      <w:r w:rsidRPr="00A74A83">
        <w:rPr>
          <w:color w:val="000000" w:themeColor="text1"/>
          <w:vertAlign w:val="superscript"/>
          <w:lang w:val="en-US"/>
        </w:rPr>
        <w:t>1,2,5*</w:t>
      </w:r>
    </w:p>
    <w:p w14:paraId="34F2BDE8" w14:textId="77777777" w:rsidR="00DD09BF" w:rsidRPr="00A74A83" w:rsidRDefault="00DD09BF" w:rsidP="00613BCB">
      <w:pPr>
        <w:spacing w:line="480" w:lineRule="auto"/>
        <w:jc w:val="both"/>
        <w:outlineLvl w:val="0"/>
        <w:rPr>
          <w:color w:val="000000" w:themeColor="text1"/>
          <w:lang w:val="en-US"/>
        </w:rPr>
      </w:pPr>
    </w:p>
    <w:p w14:paraId="556C6791"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1</w:t>
      </w:r>
      <w:r w:rsidRPr="00A74A83">
        <w:rPr>
          <w:color w:val="000000" w:themeColor="text1"/>
          <w:lang w:val="en-US"/>
        </w:rPr>
        <w:t>MRC-PHE Centre for Environment and Health, Imperial College London, London, United Kingdom</w:t>
      </w:r>
    </w:p>
    <w:p w14:paraId="3ACE1BD7"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2</w:t>
      </w:r>
      <w:r w:rsidRPr="00A74A83">
        <w:rPr>
          <w:color w:val="000000" w:themeColor="text1"/>
          <w:lang w:val="en-US"/>
        </w:rPr>
        <w:t>Department of Epidemiology and Biostatistics, School of Public Health, Imperial College London, London, United Kingdom</w:t>
      </w:r>
    </w:p>
    <w:p w14:paraId="100ECBBE"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3</w:t>
      </w:r>
      <w:r w:rsidRPr="00A74A83">
        <w:rPr>
          <w:color w:val="000000" w:themeColor="text1"/>
          <w:lang w:val="en-US"/>
        </w:rPr>
        <w:t>Space and Atmospheric Physics, Imperial College London, London, United Kingdom</w:t>
      </w:r>
    </w:p>
    <w:p w14:paraId="22AAFA30"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4</w:t>
      </w:r>
      <w:r w:rsidRPr="00A74A83">
        <w:rPr>
          <w:color w:val="000000" w:themeColor="text1"/>
          <w:lang w:val="en-US"/>
        </w:rPr>
        <w:t>Harvard T.H. Chan School of Public Health, Boston, Massachusetts, USA.</w:t>
      </w:r>
    </w:p>
    <w:p w14:paraId="144CC5D4"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5</w:t>
      </w:r>
      <w:r w:rsidRPr="00A74A83">
        <w:rPr>
          <w:color w:val="000000" w:themeColor="text1"/>
          <w:lang w:val="en-US"/>
        </w:rPr>
        <w:t>WHO Collaborating Centre on NCD Surveillance and Epidemiology, Imperial College London, London, United Kingdom</w:t>
      </w:r>
    </w:p>
    <w:p w14:paraId="604E06F1" w14:textId="77777777" w:rsidR="00613BCB" w:rsidRPr="00A74A83" w:rsidRDefault="00613BCB" w:rsidP="00613BCB">
      <w:pPr>
        <w:spacing w:line="480" w:lineRule="auto"/>
        <w:jc w:val="both"/>
        <w:rPr>
          <w:color w:val="000000" w:themeColor="text1"/>
          <w:lang w:val="en-US"/>
        </w:rPr>
      </w:pPr>
    </w:p>
    <w:p w14:paraId="74FC1802" w14:textId="1AE0477A" w:rsidR="00E02878" w:rsidRPr="00A74A83" w:rsidRDefault="00DD09BF" w:rsidP="00DD09BF">
      <w:pPr>
        <w:pStyle w:val="Paragraph"/>
        <w:spacing w:before="0" w:line="480" w:lineRule="auto"/>
        <w:ind w:firstLine="0"/>
        <w:jc w:val="both"/>
      </w:pPr>
      <w:r w:rsidRPr="00A74A83">
        <w:t>* Correspondence to: majid.ezzati@imperial.ac.uk</w:t>
      </w:r>
      <w:r w:rsidR="00E02878" w:rsidRPr="00A74A83">
        <w:rPr>
          <w:b/>
        </w:rPr>
        <w:br w:type="page"/>
      </w:r>
    </w:p>
    <w:p w14:paraId="36CDCEE6" w14:textId="525EE2E3" w:rsidR="00DD09BF" w:rsidRPr="00A74A83" w:rsidRDefault="00DD09BF" w:rsidP="00DD09BF">
      <w:pPr>
        <w:spacing w:line="480" w:lineRule="auto"/>
        <w:jc w:val="both"/>
        <w:outlineLvl w:val="0"/>
        <w:rPr>
          <w:b/>
          <w:lang w:val="en-US"/>
        </w:rPr>
      </w:pPr>
      <w:r w:rsidRPr="00A74A83">
        <w:rPr>
          <w:b/>
          <w:lang w:val="en-US"/>
        </w:rPr>
        <w:lastRenderedPageBreak/>
        <w:t>Funding</w:t>
      </w:r>
    </w:p>
    <w:p w14:paraId="01806C77" w14:textId="576F8357" w:rsidR="00DD09BF" w:rsidRPr="004C4969" w:rsidRDefault="00DD09BF" w:rsidP="004C4969">
      <w:pPr>
        <w:spacing w:line="480" w:lineRule="auto"/>
        <w:ind w:firstLine="720"/>
        <w:jc w:val="both"/>
        <w:rPr>
          <w:lang w:val="en-US"/>
        </w:rPr>
      </w:pPr>
      <w:r w:rsidRPr="00A74A83">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A74A83">
        <w:rPr>
          <w:rFonts w:eastAsia="Times New Roman"/>
          <w:b/>
          <w:lang w:val="en-US"/>
        </w:rPr>
        <w:br w:type="page"/>
      </w:r>
    </w:p>
    <w:p w14:paraId="4AFA2754" w14:textId="641129E0" w:rsidR="009D767F" w:rsidRPr="00A74A83" w:rsidRDefault="009D767F" w:rsidP="00140DB8">
      <w:pPr>
        <w:spacing w:line="480" w:lineRule="auto"/>
        <w:jc w:val="both"/>
        <w:rPr>
          <w:rFonts w:eastAsia="Times New Roman"/>
          <w:b/>
          <w:lang w:val="en-US"/>
        </w:rPr>
      </w:pPr>
      <w:r w:rsidRPr="00A74A83">
        <w:rPr>
          <w:rFonts w:eastAsia="Times New Roman"/>
          <w:b/>
          <w:lang w:val="en-US"/>
        </w:rPr>
        <w:lastRenderedPageBreak/>
        <w:t>Abstract</w:t>
      </w:r>
    </w:p>
    <w:p w14:paraId="21AFBE10" w14:textId="017311DB" w:rsidR="00566F6F" w:rsidRPr="00A74A83" w:rsidRDefault="00566F6F" w:rsidP="00566F6F">
      <w:pPr>
        <w:spacing w:line="480" w:lineRule="auto"/>
        <w:jc w:val="both"/>
        <w:rPr>
          <w:rFonts w:eastAsia="Times New Roman"/>
          <w:lang w:val="en-US"/>
        </w:rPr>
      </w:pPr>
      <w:r w:rsidRPr="00A74A83">
        <w:rPr>
          <w:rFonts w:eastAsia="Times New Roman"/>
          <w:b/>
          <w:lang w:val="en-US"/>
        </w:rPr>
        <w:t>Background:</w:t>
      </w:r>
      <w:r w:rsidRPr="00A74A83">
        <w:rPr>
          <w:rFonts w:eastAsia="Times New Roman"/>
          <w:lang w:val="en-US"/>
        </w:rPr>
        <w:t xml:space="preserve"> Temperatures which deviate from long-term norms will be more frequent as the global climate </w:t>
      </w:r>
      <w:proofErr w:type="gramStart"/>
      <w:r w:rsidRPr="00A74A83">
        <w:rPr>
          <w:rFonts w:eastAsia="Times New Roman"/>
          <w:lang w:val="en-US"/>
        </w:rPr>
        <w:t>changes, and</w:t>
      </w:r>
      <w:proofErr w:type="gramEnd"/>
      <w:r w:rsidRPr="00A74A83">
        <w:rPr>
          <w:rFonts w:eastAsia="Times New Roman"/>
          <w:lang w:val="en-US"/>
        </w:rPr>
        <w:t xml:space="preserve"> may be associated with adverse health consequences. There is limited data on how such deviations affect deaths from different injuries, especially by type of injury, month of year, age and sex</w:t>
      </w:r>
      <w:r w:rsidR="007F6047">
        <w:rPr>
          <w:rFonts w:eastAsia="Times New Roman"/>
          <w:lang w:val="en-US"/>
        </w:rPr>
        <w:t>.</w:t>
      </w:r>
    </w:p>
    <w:p w14:paraId="6E17D553" w14:textId="6F38D43C" w:rsidR="00306DFD" w:rsidRPr="00A74A83" w:rsidRDefault="00566F6F" w:rsidP="00566F6F">
      <w:pPr>
        <w:spacing w:line="480" w:lineRule="auto"/>
        <w:jc w:val="both"/>
        <w:rPr>
          <w:rFonts w:eastAsia="Times New Roman"/>
          <w:lang w:val="en-US"/>
        </w:rPr>
      </w:pPr>
      <w:r w:rsidRPr="00A74A83">
        <w:rPr>
          <w:rFonts w:eastAsia="Times New Roman"/>
          <w:b/>
          <w:lang w:val="en-US"/>
        </w:rPr>
        <w:t>Methods:</w:t>
      </w:r>
      <w:r w:rsidRPr="00A74A83">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Pr>
          <w:rFonts w:eastAsia="Times New Roman"/>
          <w:lang w:val="en-US"/>
        </w:rPr>
        <w:t>suicide</w:t>
      </w:r>
      <w:r w:rsidRPr="00A74A83">
        <w:rPr>
          <w:rFonts w:eastAsia="Times New Roman"/>
          <w:lang w:val="en-US"/>
        </w:rPr>
        <w:t xml:space="preserve">) injuries by age group and sex. </w:t>
      </w:r>
    </w:p>
    <w:p w14:paraId="779E5C10" w14:textId="77BEFC37" w:rsidR="00306DFD" w:rsidRPr="00A74A83" w:rsidRDefault="00306DFD" w:rsidP="00566F6F">
      <w:pPr>
        <w:spacing w:line="480" w:lineRule="auto"/>
        <w:jc w:val="both"/>
        <w:rPr>
          <w:rFonts w:eastAsia="Times New Roman"/>
          <w:lang w:val="en-US"/>
        </w:rPr>
      </w:pPr>
      <w:r w:rsidRPr="00A74A83">
        <w:rPr>
          <w:rFonts w:eastAsia="Times New Roman"/>
          <w:b/>
          <w:lang w:val="en-US"/>
        </w:rPr>
        <w:t xml:space="preserve">Results: </w:t>
      </w:r>
      <w:r w:rsidR="00566F6F" w:rsidRPr="00A74A83">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Pr>
          <w:rFonts w:eastAsia="Times New Roman"/>
          <w:lang w:val="en-US"/>
        </w:rPr>
        <w:t xml:space="preserve">deaths from </w:t>
      </w:r>
      <w:r w:rsidR="00566F6F" w:rsidRPr="00A74A83">
        <w:rPr>
          <w:rFonts w:eastAsia="Times New Roman"/>
          <w:lang w:val="en-US"/>
        </w:rPr>
        <w:t>drowning</w:t>
      </w:r>
      <w:r w:rsidR="006A25F3">
        <w:rPr>
          <w:rFonts w:eastAsia="Times New Roman"/>
          <w:lang w:val="en-US"/>
        </w:rPr>
        <w:t>s</w:t>
      </w:r>
      <w:r w:rsidR="00566F6F" w:rsidRPr="00A74A83">
        <w:rPr>
          <w:rFonts w:eastAsia="Times New Roman"/>
          <w:lang w:val="en-US"/>
        </w:rPr>
        <w:t xml:space="preserve">, transport, assault and </w:t>
      </w:r>
      <w:r w:rsidR="00702E3C">
        <w:rPr>
          <w:rFonts w:eastAsia="Times New Roman"/>
          <w:lang w:val="en-US"/>
        </w:rPr>
        <w:t>suicide</w:t>
      </w:r>
      <w:r w:rsidR="00566F6F" w:rsidRPr="00A74A83">
        <w:rPr>
          <w:rFonts w:eastAsia="Times New Roman"/>
          <w:lang w:val="en-US"/>
        </w:rPr>
        <w:t xml:space="preserve">, offset partly by an overall decline in deaths from falls in older ages. </w:t>
      </w:r>
    </w:p>
    <w:p w14:paraId="36931E7C" w14:textId="40F3FF7F" w:rsidR="00566F6F" w:rsidRPr="00A74A83" w:rsidRDefault="00306DFD" w:rsidP="00566F6F">
      <w:pPr>
        <w:spacing w:line="480" w:lineRule="auto"/>
        <w:jc w:val="both"/>
        <w:rPr>
          <w:rFonts w:eastAsia="Times New Roman"/>
          <w:lang w:val="en-US"/>
        </w:rPr>
      </w:pPr>
      <w:r w:rsidRPr="00A74A83">
        <w:rPr>
          <w:rFonts w:eastAsia="Times New Roman"/>
          <w:b/>
          <w:lang w:val="en-US"/>
        </w:rPr>
        <w:t xml:space="preserve">Conclusions: </w:t>
      </w:r>
      <w:r w:rsidR="00566F6F" w:rsidRPr="00A74A83">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A74A83" w:rsidRDefault="0065196B" w:rsidP="0065196B">
      <w:pPr>
        <w:spacing w:line="480" w:lineRule="auto"/>
        <w:jc w:val="both"/>
        <w:rPr>
          <w:color w:val="000000" w:themeColor="text1"/>
          <w:lang w:val="en-US"/>
        </w:rPr>
      </w:pPr>
    </w:p>
    <w:p w14:paraId="602B9F5B" w14:textId="77777777" w:rsidR="0029344A" w:rsidRPr="00A74A83" w:rsidRDefault="0029344A">
      <w:pPr>
        <w:rPr>
          <w:b/>
          <w:color w:val="000000" w:themeColor="text1"/>
          <w:lang w:val="en-US"/>
        </w:rPr>
      </w:pPr>
      <w:r w:rsidRPr="00A74A83">
        <w:rPr>
          <w:b/>
          <w:color w:val="000000" w:themeColor="text1"/>
          <w:lang w:val="en-US"/>
        </w:rPr>
        <w:br w:type="page"/>
      </w:r>
    </w:p>
    <w:p w14:paraId="7336E429" w14:textId="2F68BD1C" w:rsidR="007B3AFA" w:rsidRPr="00A74A83" w:rsidRDefault="007B3AFA" w:rsidP="0065196B">
      <w:pPr>
        <w:spacing w:line="480" w:lineRule="auto"/>
        <w:jc w:val="both"/>
        <w:rPr>
          <w:b/>
          <w:color w:val="000000" w:themeColor="text1"/>
          <w:lang w:val="en-US"/>
        </w:rPr>
      </w:pPr>
      <w:r w:rsidRPr="00A74A83">
        <w:rPr>
          <w:b/>
          <w:color w:val="000000" w:themeColor="text1"/>
          <w:lang w:val="en-US"/>
        </w:rPr>
        <w:lastRenderedPageBreak/>
        <w:t>Introduction</w:t>
      </w:r>
    </w:p>
    <w:p w14:paraId="2E5DFF8D" w14:textId="12EDD26D" w:rsidR="0065196B" w:rsidRPr="00A74A83" w:rsidRDefault="0065196B" w:rsidP="00B423F3">
      <w:pPr>
        <w:spacing w:line="480" w:lineRule="auto"/>
        <w:ind w:firstLine="720"/>
        <w:jc w:val="both"/>
        <w:rPr>
          <w:color w:val="000000" w:themeColor="text1"/>
          <w:lang w:val="en-US"/>
        </w:rPr>
      </w:pPr>
      <w:r w:rsidRPr="00A74A83">
        <w:rPr>
          <w:color w:val="000000" w:themeColor="text1"/>
          <w:lang w:val="en-US"/>
        </w:rPr>
        <w:t>The potential health impacts of anthropogenic climate change are one of the key drivers for efforts to mitigate greenhouse gas emissions and for pursuing adaptation measures</w:t>
      </w:r>
      <w:r w:rsidR="00B00C8B" w:rsidRPr="00A74A83">
        <w:rPr>
          <w:color w:val="000000" w:themeColor="text1"/>
          <w:lang w:val="en-US"/>
        </w:rPr>
        <w:t xml:space="preserve"> </w:t>
      </w:r>
      <w:r w:rsidR="00CD4D45" w:rsidRPr="00A74A83">
        <w:rPr>
          <w:rFonts w:eastAsia="Times New Roman"/>
          <w:b/>
          <w:lang w:val="en-US"/>
        </w:rPr>
        <w:fldChar w:fldCharType="begin" w:fldLock="1"/>
      </w:r>
      <w:r w:rsidR="004321B4">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A74A83">
        <w:rPr>
          <w:rFonts w:eastAsia="Times New Roman"/>
          <w:b/>
          <w:lang w:val="en-US"/>
        </w:rPr>
        <w:fldChar w:fldCharType="separate"/>
      </w:r>
      <w:r w:rsidR="00535DCA" w:rsidRPr="00535DCA">
        <w:rPr>
          <w:rFonts w:eastAsia="Times New Roman"/>
          <w:noProof/>
          <w:vertAlign w:val="superscript"/>
          <w:lang w:val="en-US"/>
        </w:rPr>
        <w:t>1–3</w:t>
      </w:r>
      <w:r w:rsidR="00CD4D45" w:rsidRPr="00A74A83">
        <w:rPr>
          <w:rFonts w:eastAsia="Times New Roman"/>
          <w:b/>
          <w:lang w:val="en-US"/>
        </w:rPr>
        <w:fldChar w:fldCharType="end"/>
      </w:r>
      <w:r w:rsidR="00B00C8B" w:rsidRPr="0005577D">
        <w:rPr>
          <w:rFonts w:eastAsia="Times New Roman"/>
          <w:lang w:val="en-US"/>
        </w:rPr>
        <w:t>.</w:t>
      </w:r>
      <w:r w:rsidRPr="00A74A83">
        <w:rPr>
          <w:color w:val="000000" w:themeColor="text1"/>
          <w:lang w:val="en-US"/>
        </w:rPr>
        <w:t xml:space="preserve"> Current assessments of the health effects of climate change largely focus on parasitic and infectious diseases</w:t>
      </w:r>
      <w:r w:rsidR="00BB01F9" w:rsidRPr="00A74A83">
        <w:rPr>
          <w:color w:val="000000" w:themeColor="text1"/>
          <w:lang w:val="en-US"/>
        </w:rPr>
        <w:t>,</w:t>
      </w:r>
      <w:r w:rsidRPr="00A74A83">
        <w:rPr>
          <w:color w:val="000000" w:themeColor="text1"/>
          <w:lang w:val="en-US"/>
        </w:rPr>
        <w:t xml:space="preserve"> and cardiorespiratory and other chronic diseases</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1–6</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Less research has been conducted on injuries</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7–9</w:t>
      </w:r>
      <w:r w:rsidRPr="00A74A83">
        <w:rPr>
          <w:color w:val="000000" w:themeColor="text1"/>
          <w:lang w:val="en-US"/>
        </w:rPr>
        <w:fldChar w:fldCharType="end"/>
      </w:r>
      <w:r w:rsidR="00B00C8B" w:rsidRPr="00A74A83">
        <w:rPr>
          <w:color w:val="000000" w:themeColor="text1"/>
          <w:lang w:val="en-US"/>
        </w:rPr>
        <w:t>,</w:t>
      </w:r>
      <w:r w:rsidRPr="00A74A83">
        <w:rPr>
          <w:lang w:val="en-US"/>
        </w:rPr>
        <w:t xml:space="preserve"> </w:t>
      </w:r>
      <w:r w:rsidRPr="00A74A83">
        <w:rPr>
          <w:color w:val="000000" w:themeColor="text1"/>
          <w:lang w:val="en-US"/>
        </w:rPr>
        <w:t>especially in a consistent way across injury types and demographic subgroups of the population, even though death rates from injuries vary seasonally</w:t>
      </w:r>
      <w:r w:rsidR="00B00C8B" w:rsidRPr="00A74A83">
        <w:rPr>
          <w:color w:val="000000" w:themeColor="text1"/>
          <w:lang w:val="en-US"/>
        </w:rPr>
        <w:t xml:space="preserve"> </w:t>
      </w:r>
      <w:r w:rsidRPr="00A74A83">
        <w:rPr>
          <w:color w:val="000000" w:themeColor="text1"/>
          <w:lang w:val="en-US"/>
        </w:rPr>
        <w:fldChar w:fldCharType="begin" w:fldLock="1"/>
      </w:r>
      <w:r w:rsidR="004321B4">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10,11</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0740979" w14:textId="6E9C2140" w:rsidR="00D21020" w:rsidRPr="00A74A83" w:rsidRDefault="00D21020" w:rsidP="003730E2">
      <w:pPr>
        <w:spacing w:line="480" w:lineRule="auto"/>
        <w:ind w:firstLine="720"/>
        <w:jc w:val="both"/>
        <w:rPr>
          <w:color w:val="000000" w:themeColor="text1"/>
          <w:lang w:val="en-US"/>
        </w:rPr>
      </w:pPr>
    </w:p>
    <w:p w14:paraId="04C1E528" w14:textId="7E354D4A" w:rsidR="00D21020" w:rsidRPr="00A74A83" w:rsidRDefault="00D21020" w:rsidP="00D21020">
      <w:pPr>
        <w:spacing w:line="480" w:lineRule="auto"/>
        <w:jc w:val="both"/>
        <w:rPr>
          <w:b/>
          <w:color w:val="000000" w:themeColor="text1"/>
          <w:lang w:val="en-US"/>
        </w:rPr>
      </w:pPr>
      <w:r w:rsidRPr="00A74A83">
        <w:rPr>
          <w:b/>
          <w:color w:val="000000" w:themeColor="text1"/>
          <w:lang w:val="en-US"/>
        </w:rPr>
        <w:t>Methods</w:t>
      </w:r>
    </w:p>
    <w:p w14:paraId="1D80DA2B" w14:textId="61650915"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 xml:space="preserve">Data </w:t>
      </w:r>
      <w:r w:rsidR="002A0B4C" w:rsidRPr="00A74A83">
        <w:rPr>
          <w:i/>
          <w:color w:val="000000" w:themeColor="text1"/>
          <w:lang w:val="en-US"/>
        </w:rPr>
        <w:t>sources</w:t>
      </w:r>
    </w:p>
    <w:p w14:paraId="3BA87459" w14:textId="3B2B6907" w:rsidR="00D21020" w:rsidRPr="00A74A83" w:rsidRDefault="00D21020" w:rsidP="0055719F">
      <w:pPr>
        <w:spacing w:line="480" w:lineRule="auto"/>
        <w:ind w:firstLine="720"/>
        <w:jc w:val="both"/>
        <w:rPr>
          <w:rStyle w:val="apple-style-span"/>
          <w:color w:val="000000" w:themeColor="text1"/>
          <w:lang w:val="en-US"/>
        </w:rPr>
      </w:pPr>
      <w:r w:rsidRPr="00A74A83">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A74A83">
          <w:rPr>
            <w:rStyle w:val="Hyperlink"/>
            <w:lang w:val="en-US"/>
          </w:rPr>
          <w:t>https://www.cdc</w:t>
        </w:r>
        <w:r w:rsidRPr="00A74A83">
          <w:rPr>
            <w:rStyle w:val="Hyperlink"/>
            <w:lang w:val="en-US"/>
          </w:rPr>
          <w:t>.</w:t>
        </w:r>
        <w:r w:rsidRPr="00A74A83">
          <w:rPr>
            <w:rStyle w:val="Hyperlink"/>
            <w:lang w:val="en-US"/>
          </w:rPr>
          <w:t>gov/nchs/nvss/dvs_data_release.htm</w:t>
        </w:r>
      </w:hyperlink>
      <w:r w:rsidRPr="00A74A83">
        <w:rPr>
          <w:rStyle w:val="apple-style-span"/>
          <w:color w:val="000000" w:themeColor="text1"/>
          <w:lang w:val="en-US"/>
        </w:rPr>
        <w:t xml:space="preserve">) and on population from the NCHS bridged-race dataset </w:t>
      </w:r>
      <w:r w:rsidRPr="00A74A83">
        <w:rPr>
          <w:color w:val="000000" w:themeColor="text1"/>
          <w:lang w:val="en-US"/>
        </w:rPr>
        <w:t>for 1990 to 2016 (</w:t>
      </w:r>
      <w:hyperlink r:id="rId9" w:history="1">
        <w:r w:rsidRPr="00A74A83">
          <w:rPr>
            <w:rStyle w:val="Hyperlink"/>
            <w:lang w:val="en-US"/>
          </w:rPr>
          <w:t>https://www.cdc.gov/nchs/nvss/bridged_rac</w:t>
        </w:r>
        <w:r w:rsidRPr="00A74A83">
          <w:rPr>
            <w:rStyle w:val="Hyperlink"/>
            <w:lang w:val="en-US"/>
          </w:rPr>
          <w:t>e</w:t>
        </w:r>
        <w:r w:rsidRPr="00A74A83">
          <w:rPr>
            <w:rStyle w:val="Hyperlink"/>
            <w:lang w:val="en-US"/>
          </w:rPr>
          <w:t>.htm</w:t>
        </w:r>
      </w:hyperlink>
      <w:r w:rsidRPr="00A74A83">
        <w:rPr>
          <w:color w:val="000000" w:themeColor="text1"/>
          <w:lang w:val="en-US"/>
        </w:rPr>
        <w:t>) and from the US Census Bureau prior to 1990 (</w:t>
      </w:r>
      <w:hyperlink r:id="rId10" w:history="1">
        <w:r w:rsidRPr="00A74A83">
          <w:rPr>
            <w:rStyle w:val="Hyperlink"/>
            <w:noProof/>
            <w:lang w:val="en-US"/>
          </w:rPr>
          <w:t>https://www.c</w:t>
        </w:r>
        <w:r w:rsidRPr="00A74A83">
          <w:rPr>
            <w:rStyle w:val="Hyperlink"/>
            <w:noProof/>
            <w:lang w:val="en-US"/>
          </w:rPr>
          <w:t>e</w:t>
        </w:r>
        <w:r w:rsidRPr="00A74A83">
          <w:rPr>
            <w:rStyle w:val="Hyperlink"/>
            <w:noProof/>
            <w:lang w:val="en-US"/>
          </w:rPr>
          <w:t>nsus.gov/data/tables/time-series/demo/popest/1980s-county.html</w:t>
        </w:r>
      </w:hyperlink>
      <w:r w:rsidRPr="00A74A83">
        <w:rPr>
          <w:rStyle w:val="Hyperlink"/>
          <w:color w:val="auto"/>
          <w:lang w:val="en-US"/>
        </w:rPr>
        <w:t>)</w:t>
      </w:r>
      <w:r w:rsidRPr="00A74A83">
        <w:rPr>
          <w:color w:val="000000" w:themeColor="text1"/>
          <w:lang w:val="en-US"/>
        </w:rPr>
        <w:t>. We calculated monthly population counts through linear interpolation, assigning each yearly count to July.</w:t>
      </w:r>
    </w:p>
    <w:p w14:paraId="15030BAA" w14:textId="7EFB3E72" w:rsidR="00D21020" w:rsidRPr="00A74A83" w:rsidRDefault="00D21020" w:rsidP="006B6319">
      <w:pPr>
        <w:spacing w:line="480" w:lineRule="auto"/>
        <w:ind w:firstLine="720"/>
        <w:jc w:val="both"/>
        <w:rPr>
          <w:color w:val="000000" w:themeColor="text1"/>
          <w:lang w:val="en-US"/>
        </w:rPr>
      </w:pPr>
      <w:r w:rsidRPr="00A74A83">
        <w:rPr>
          <w:color w:val="000000" w:themeColor="text1"/>
          <w:lang w:val="en-US"/>
        </w:rPr>
        <w:t>The underlying cause of death was coded according to the international classification of diseases (ICD) system (9</w:t>
      </w:r>
      <w:r w:rsidRPr="00A74A83">
        <w:rPr>
          <w:color w:val="000000" w:themeColor="text1"/>
          <w:vertAlign w:val="superscript"/>
          <w:lang w:val="en-US"/>
        </w:rPr>
        <w:t>th</w:t>
      </w:r>
      <w:r w:rsidRPr="00A74A83">
        <w:rPr>
          <w:color w:val="000000" w:themeColor="text1"/>
          <w:lang w:val="en-US"/>
        </w:rPr>
        <w:t xml:space="preserve"> revision from 1980 to 1998 and 10</w:t>
      </w:r>
      <w:r w:rsidRPr="00A74A83">
        <w:rPr>
          <w:color w:val="000000" w:themeColor="text1"/>
          <w:vertAlign w:val="superscript"/>
          <w:lang w:val="en-US"/>
        </w:rPr>
        <w:t>th</w:t>
      </w:r>
      <w:r w:rsidRPr="00A74A83">
        <w:rPr>
          <w:color w:val="000000" w:themeColor="text1"/>
          <w:lang w:val="en-US"/>
        </w:rPr>
        <w:t xml:space="preserve"> revision thereafter). The 5.7 million </w:t>
      </w:r>
      <w:r w:rsidRPr="00A74A83">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A74A83">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7B669F90" w:rsidR="00D21020" w:rsidRPr="00A74A83" w:rsidRDefault="00D21020" w:rsidP="00FA0B4C">
      <w:pPr>
        <w:spacing w:line="480" w:lineRule="auto"/>
        <w:ind w:firstLine="720"/>
        <w:jc w:val="both"/>
        <w:rPr>
          <w:color w:val="000000" w:themeColor="text1"/>
          <w:lang w:val="en-US"/>
        </w:rPr>
      </w:pPr>
      <w:r w:rsidRPr="00A74A83">
        <w:rPr>
          <w:color w:val="000000" w:themeColor="text1"/>
          <w:lang w:val="en-US"/>
        </w:rPr>
        <w:t>We obtained data on temperature from ERA-Interim, which combines predictions from a physical model with in-situ and satellite measurements.</w:t>
      </w:r>
      <w:r w:rsidRPr="00A74A83">
        <w:rPr>
          <w:lang w:val="en-US"/>
        </w:rPr>
        <w:fldChar w:fldCharType="begin" w:fldLock="1"/>
      </w:r>
      <w:r w:rsidR="004321B4">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A74A83" w:rsidRDefault="00D21020" w:rsidP="00D21020">
      <w:pPr>
        <w:spacing w:line="480" w:lineRule="auto"/>
        <w:jc w:val="both"/>
        <w:rPr>
          <w:i/>
          <w:lang w:val="en-US"/>
        </w:rPr>
      </w:pPr>
      <w:r w:rsidRPr="00A74A83">
        <w:rPr>
          <w:i/>
          <w:lang w:val="en-US"/>
        </w:rPr>
        <w:t>Anomalous temperature metric</w:t>
      </w:r>
    </w:p>
    <w:p w14:paraId="0530DCB6" w14:textId="345310BC" w:rsidR="00D21020" w:rsidRPr="00A74A83" w:rsidRDefault="00422055" w:rsidP="00FA0B4C">
      <w:pPr>
        <w:spacing w:line="480" w:lineRule="auto"/>
        <w:ind w:firstLine="720"/>
        <w:jc w:val="both"/>
        <w:rPr>
          <w:color w:val="000000" w:themeColor="text1"/>
          <w:lang w:val="en-US"/>
        </w:rPr>
      </w:pPr>
      <w:r w:rsidRPr="00A74A83">
        <w:rPr>
          <w:color w:val="000000" w:themeColor="text1"/>
          <w:lang w:val="en-US"/>
        </w:rPr>
        <w:t>With few exceptions,</w:t>
      </w:r>
      <w:r w:rsidRPr="00A74A83">
        <w:rPr>
          <w:color w:val="000000" w:themeColor="text1"/>
          <w:lang w:val="en-US"/>
        </w:rPr>
        <w:fldChar w:fldCharType="begin" w:fldLock="1"/>
      </w:r>
      <w:r w:rsidR="00782AA7">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7,13</w:t>
      </w:r>
      <w:r w:rsidRPr="00A74A83">
        <w:rPr>
          <w:color w:val="000000" w:themeColor="text1"/>
          <w:lang w:val="en-US"/>
        </w:rPr>
        <w:fldChar w:fldCharType="end"/>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r w:rsidR="00782AA7">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5,6,14–16</w:t>
      </w:r>
      <w:r w:rsidRPr="00A74A83">
        <w:rPr>
          <w:color w:val="000000" w:themeColor="text1"/>
          <w:lang w:val="en-US"/>
        </w:rPr>
        <w:fldChar w:fldCharType="end"/>
      </w:r>
      <w:r w:rsidRPr="00A74A83">
        <w:rPr>
          <w:color w:val="000000" w:themeColor="text1"/>
          <w:lang w:val="en-US"/>
        </w:rPr>
        <w:t>.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A74A83">
        <w:rPr>
          <w:lang w:val="en-US"/>
        </w:rPr>
        <w:t xml:space="preserve"> long-term norm temperature of the state in that month (Figure </w:t>
      </w:r>
      <w:r w:rsidR="000161D5">
        <w:rPr>
          <w:lang w:val="en-US"/>
        </w:rPr>
        <w:t>1</w:t>
      </w:r>
      <w:r w:rsidRPr="00A74A83">
        <w:rPr>
          <w:lang w:val="en-US"/>
        </w:rPr>
        <w:t>)</w:t>
      </w:r>
      <w:r w:rsidRPr="00A74A83">
        <w:rPr>
          <w:color w:val="000000" w:themeColor="text1"/>
          <w:lang w:val="en-US"/>
        </w:rPr>
        <w:t xml:space="preserve">. </w:t>
      </w:r>
      <w:r w:rsidR="00D21020" w:rsidRPr="00A74A83">
        <w:rPr>
          <w:lang w:val="en-US"/>
        </w:rPr>
        <w:t xml:space="preserve">To calculate the magnitude of temperature anomaly by state and month, we first calculated 30-year (long-term) norm temperatures (from 1980-2009) for each month in each state. We calculated for 30 years because it is the duration used in climate assessments </w:t>
      </w:r>
      <w:r w:rsidR="00D21020" w:rsidRPr="00A74A83">
        <w:rPr>
          <w:lang w:val="en-US"/>
        </w:rPr>
        <w:fldChar w:fldCharType="begin" w:fldLock="1"/>
      </w:r>
      <w:r w:rsidR="00782AA7">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A74A83">
        <w:rPr>
          <w:lang w:val="en-US"/>
        </w:rPr>
        <w:fldChar w:fldCharType="separate"/>
      </w:r>
      <w:r w:rsidR="004321B4" w:rsidRPr="004321B4">
        <w:rPr>
          <w:noProof/>
          <w:vertAlign w:val="superscript"/>
          <w:lang w:val="en-US"/>
        </w:rPr>
        <w:t>17</w:t>
      </w:r>
      <w:r w:rsidR="00D21020" w:rsidRPr="00A74A83">
        <w:rPr>
          <w:lang w:val="en-US"/>
        </w:rPr>
        <w:fldChar w:fldCharType="end"/>
      </w:r>
      <w:r w:rsidR="00D21020" w:rsidRPr="00A74A83">
        <w:rPr>
          <w:lang w:val="en-US"/>
        </w:rPr>
        <w:t xml:space="preserve">. We subtracted these long-term norm temperatures from respective monthly temperature values to generate a temperature anomaly time series for each month and year in each state (Figure </w:t>
      </w:r>
      <w:r w:rsidR="0065059D">
        <w:rPr>
          <w:lang w:val="en-US"/>
        </w:rPr>
        <w:t>1</w:t>
      </w:r>
      <w:r w:rsidR="009C4F51">
        <w:rPr>
          <w:lang w:val="en-US"/>
        </w:rPr>
        <w:t>)</w:t>
      </w:r>
      <w:r w:rsidR="00D21020" w:rsidRPr="00A74A83">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A74A83">
        <w:rPr>
          <w:lang w:val="en-US"/>
        </w:rPr>
        <w:t>acclimatized</w:t>
      </w:r>
      <w:r w:rsidR="00D21020" w:rsidRPr="00A74A83">
        <w:rPr>
          <w:lang w:val="en-US"/>
        </w:rPr>
        <w:t>. These values can be different for different months in the same state, and different states in the same month.</w:t>
      </w:r>
      <w:r w:rsidRPr="00422055">
        <w:rPr>
          <w:color w:val="000000" w:themeColor="text1"/>
          <w:lang w:val="en-US"/>
        </w:rPr>
        <w:t xml:space="preserve"> </w:t>
      </w:r>
      <w:r>
        <w:rPr>
          <w:color w:val="000000" w:themeColor="text1"/>
          <w:lang w:val="en-US"/>
        </w:rPr>
        <w:t>Further</w:t>
      </w:r>
      <w:r w:rsidRPr="00A74A83">
        <w:rPr>
          <w:color w:val="000000" w:themeColor="text1"/>
          <w:lang w:val="en-US"/>
        </w:rPr>
        <w:t xml:space="preserve">, a state with higher, </w:t>
      </w:r>
      <w:r w:rsidRPr="00A74A83">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3242D9" w:rsidRDefault="00D21020" w:rsidP="003242D9">
      <w:pPr>
        <w:spacing w:line="480" w:lineRule="auto"/>
        <w:jc w:val="both"/>
        <w:outlineLvl w:val="0"/>
        <w:rPr>
          <w:i/>
          <w:color w:val="000000" w:themeColor="text1"/>
          <w:lang w:val="en-US"/>
        </w:rPr>
      </w:pPr>
      <w:r w:rsidRPr="00A74A83">
        <w:rPr>
          <w:i/>
          <w:color w:val="000000" w:themeColor="text1"/>
          <w:lang w:val="en-US"/>
        </w:rPr>
        <w:t>Statistical methods</w:t>
      </w:r>
    </w:p>
    <w:p w14:paraId="5FDD0536" w14:textId="78CFAC1C" w:rsidR="00D21020" w:rsidRPr="00A74A83" w:rsidRDefault="00422055">
      <w:pPr>
        <w:spacing w:line="480" w:lineRule="auto"/>
        <w:ind w:firstLine="720"/>
        <w:jc w:val="both"/>
        <w:outlineLvl w:val="0"/>
        <w:rPr>
          <w:color w:val="000000" w:themeColor="text1"/>
          <w:lang w:val="en-US"/>
        </w:rPr>
      </w:pPr>
      <w:r w:rsidRPr="00A74A83">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w:t>
      </w:r>
      <w:r>
        <w:rPr>
          <w:color w:val="000000" w:themeColor="text1"/>
          <w:lang w:val="en-US"/>
        </w:rPr>
        <w:t xml:space="preserve"> </w:t>
      </w:r>
      <w:r w:rsidRPr="00A74A83">
        <w:rPr>
          <w:color w:val="000000" w:themeColor="text1"/>
          <w:lang w:val="en-US"/>
        </w:rPr>
        <w:t xml:space="preserve">(0-4 years, 10-year age groups from 5 to 84 years, and 85+ years) because injury death rates vary by age group and sex </w:t>
      </w:r>
      <w:r w:rsidRPr="00A74A83">
        <w:rPr>
          <w:color w:val="000000" w:themeColor="text1"/>
          <w:lang w:val="en-US"/>
        </w:rPr>
        <w:fldChar w:fldCharType="begin" w:fldLock="1"/>
      </w:r>
      <w:r w:rsidR="00782AA7">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A74A83">
        <w:rPr>
          <w:color w:val="000000" w:themeColor="text1"/>
          <w:lang w:val="en-US"/>
        </w:rPr>
        <w:fldChar w:fldCharType="separate"/>
      </w:r>
      <w:r w:rsidR="004321B4" w:rsidRPr="004321B4">
        <w:rPr>
          <w:noProof/>
          <w:color w:val="000000" w:themeColor="text1"/>
          <w:vertAlign w:val="superscript"/>
          <w:lang w:val="en-US"/>
        </w:rPr>
        <w:t>10,11,18</w:t>
      </w:r>
      <w:r w:rsidRPr="00A74A83">
        <w:rPr>
          <w:color w:val="000000" w:themeColor="text1"/>
          <w:lang w:val="en-US"/>
        </w:rPr>
        <w:fldChar w:fldCharType="end"/>
      </w:r>
      <w:r w:rsidRPr="00A74A83">
        <w:rPr>
          <w:color w:val="000000" w:themeColor="text1"/>
          <w:lang w:val="en-US"/>
        </w:rPr>
        <w:t>, as might their associations with temperature.. We used the resultant risk estimates 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C above its long-term norm</w:t>
      </w:r>
      <w:r w:rsidR="004D4929" w:rsidRPr="00A74A83">
        <w:rPr>
          <w:color w:val="000000" w:themeColor="text1"/>
          <w:lang w:val="en-US"/>
        </w:rPr>
        <w:t xml:space="preserve">, </w:t>
      </w:r>
      <w:r w:rsidR="004D4929" w:rsidRPr="00A74A83">
        <w:rPr>
          <w:lang w:val="en-US"/>
        </w:rPr>
        <w:t xml:space="preserve">realistic in our lifetimes under current projections of global climate change </w:t>
      </w:r>
      <w:r w:rsidR="004D4929" w:rsidRPr="00A74A83">
        <w:rPr>
          <w:color w:val="000000" w:themeColor="text1"/>
          <w:lang w:val="en-US"/>
        </w:rPr>
        <w:fldChar w:fldCharType="begin" w:fldLock="1"/>
      </w:r>
      <w:r w:rsidR="00782AA7">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A74A83">
        <w:rPr>
          <w:color w:val="000000" w:themeColor="text1"/>
          <w:lang w:val="en-US"/>
        </w:rPr>
        <w:fldChar w:fldCharType="separate"/>
      </w:r>
      <w:r w:rsidR="004321B4" w:rsidRPr="004321B4">
        <w:rPr>
          <w:noProof/>
          <w:color w:val="000000" w:themeColor="text1"/>
          <w:vertAlign w:val="superscript"/>
          <w:lang w:val="en-US"/>
        </w:rPr>
        <w:t>19</w:t>
      </w:r>
      <w:r w:rsidR="004D4929" w:rsidRPr="00A74A83">
        <w:rPr>
          <w:color w:val="000000" w:themeColor="text1"/>
          <w:lang w:val="en-US"/>
        </w:rPr>
        <w:fldChar w:fldCharType="end"/>
      </w:r>
      <w:r w:rsidR="004D4929" w:rsidRPr="00A74A83">
        <w:rPr>
          <w:color w:val="000000" w:themeColor="text1"/>
          <w:lang w:val="en-US"/>
        </w:rPr>
        <w:t xml:space="preserve">, as well as within the range of anomaly size experienced by some states (Figure </w:t>
      </w:r>
      <w:r w:rsidR="00907FF4">
        <w:rPr>
          <w:color w:val="000000" w:themeColor="text1"/>
          <w:lang w:val="en-US"/>
        </w:rPr>
        <w:t>2</w:t>
      </w:r>
      <w:r w:rsidR="004D4929" w:rsidRPr="00A74A83">
        <w:rPr>
          <w:color w:val="000000" w:themeColor="text1"/>
          <w:lang w:val="en-US"/>
        </w:rPr>
        <w:t>).</w:t>
      </w:r>
      <w:r w:rsidR="004D4929" w:rsidRPr="00A74A83">
        <w:rPr>
          <w:lang w:val="en-US"/>
        </w:rPr>
        <w:t xml:space="preserve"> </w:t>
      </w:r>
      <w:r w:rsidR="004D4929" w:rsidRPr="00A74A83">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A74A83" w:rsidRDefault="00A74A83" w:rsidP="00FA0B4C">
      <w:pPr>
        <w:spacing w:line="480" w:lineRule="auto"/>
        <w:ind w:firstLine="720"/>
        <w:jc w:val="both"/>
        <w:rPr>
          <w:color w:val="000000" w:themeColor="text1"/>
          <w:lang w:val="en-US"/>
        </w:rPr>
      </w:pPr>
    </w:p>
    <w:p w14:paraId="67218FAC" w14:textId="135643AD" w:rsidR="0065196B" w:rsidRPr="00A74A83" w:rsidRDefault="007B3AFA" w:rsidP="0065196B">
      <w:pPr>
        <w:spacing w:line="480" w:lineRule="auto"/>
        <w:jc w:val="both"/>
        <w:rPr>
          <w:b/>
          <w:color w:val="000000" w:themeColor="text1"/>
          <w:lang w:val="en-US"/>
        </w:rPr>
      </w:pPr>
      <w:r w:rsidRPr="00A74A83">
        <w:rPr>
          <w:b/>
          <w:color w:val="000000" w:themeColor="text1"/>
          <w:lang w:val="en-US"/>
        </w:rPr>
        <w:t>Results</w:t>
      </w:r>
    </w:p>
    <w:p w14:paraId="46E426FC" w14:textId="3F121C1E" w:rsidR="002F1D41" w:rsidRPr="00A74A83" w:rsidRDefault="002F1D41" w:rsidP="002F1D41">
      <w:pPr>
        <w:spacing w:line="480" w:lineRule="auto"/>
        <w:ind w:firstLine="720"/>
        <w:jc w:val="both"/>
        <w:rPr>
          <w:color w:val="000000" w:themeColor="text1"/>
          <w:lang w:val="en-US"/>
        </w:rPr>
      </w:pPr>
      <w:r>
        <w:rPr>
          <w:color w:val="000000" w:themeColor="text1"/>
          <w:lang w:val="en-US"/>
        </w:rPr>
        <w:t>From 1980 to 2016</w:t>
      </w:r>
      <w:r w:rsidRPr="00A74A83">
        <w:rPr>
          <w:color w:val="000000" w:themeColor="text1"/>
          <w:lang w:val="en-US"/>
        </w:rPr>
        <w:t xml:space="preserve">,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Pr>
          <w:color w:val="000000" w:themeColor="text1"/>
          <w:lang w:val="en-US"/>
        </w:rPr>
        <w:t>3</w:t>
      </w:r>
      <w:r w:rsidRPr="00A74A83">
        <w:rPr>
          <w:color w:val="000000" w:themeColor="text1"/>
          <w:lang w:val="en-US"/>
        </w:rPr>
        <w:t>). In contrast with males, there was less of an age gradient in females after 15 years of age.</w:t>
      </w:r>
    </w:p>
    <w:p w14:paraId="2A0C0C6E" w14:textId="3530ED15" w:rsidR="0065196B" w:rsidRPr="00A74A83" w:rsidRDefault="00B178F9" w:rsidP="00FA0B4C">
      <w:pPr>
        <w:spacing w:line="480" w:lineRule="auto"/>
        <w:ind w:firstLine="720"/>
        <w:jc w:val="both"/>
        <w:rPr>
          <w:lang w:val="en-US"/>
        </w:rPr>
      </w:pPr>
      <w:r w:rsidRPr="00A74A83">
        <w:rPr>
          <w:color w:val="000000" w:themeColor="text1"/>
          <w:lang w:val="en-US"/>
        </w:rPr>
        <w:t>I</w:t>
      </w:r>
      <w:r w:rsidR="0065196B" w:rsidRPr="00A74A83">
        <w:rPr>
          <w:color w:val="000000" w:themeColor="text1"/>
          <w:lang w:val="en-US"/>
        </w:rPr>
        <w:t>njuries</w:t>
      </w:r>
      <w:r w:rsidRPr="00A74A83">
        <w:rPr>
          <w:color w:val="000000" w:themeColor="text1"/>
          <w:lang w:val="en-US"/>
        </w:rPr>
        <w:t xml:space="preserve"> from transport</w:t>
      </w:r>
      <w:r w:rsidR="0065196B" w:rsidRPr="00A74A83">
        <w:rPr>
          <w:color w:val="000000" w:themeColor="text1"/>
          <w:lang w:val="en-US"/>
        </w:rPr>
        <w:t xml:space="preserve">, falls, drownings, assault, and </w:t>
      </w:r>
      <w:r w:rsidR="000C077B" w:rsidRPr="00A74A83">
        <w:rPr>
          <w:color w:val="000000" w:themeColor="text1"/>
          <w:lang w:val="en-US"/>
        </w:rPr>
        <w:t>suicide</w:t>
      </w:r>
      <w:r w:rsidR="0065196B" w:rsidRPr="00A74A83">
        <w:rPr>
          <w:color w:val="000000" w:themeColor="text1"/>
          <w:lang w:val="en-US"/>
        </w:rPr>
        <w:t xml:space="preserve"> accounted for 79.0% of injury deaths in males and 72.1% in females. The remainder were from a heterogeneous group </w:t>
      </w:r>
      <w:r w:rsidR="0065196B" w:rsidRPr="00A74A83">
        <w:rPr>
          <w:color w:val="000000" w:themeColor="text1"/>
          <w:lang w:val="en-US"/>
        </w:rPr>
        <w:lastRenderedPageBreak/>
        <w:t xml:space="preserve">of “other unintentional injuries” (Figure </w:t>
      </w:r>
      <w:r w:rsidR="006803CA">
        <w:rPr>
          <w:color w:val="000000" w:themeColor="text1"/>
          <w:lang w:val="en-US"/>
        </w:rPr>
        <w:t>3</w:t>
      </w:r>
      <w:r w:rsidR="0065196B" w:rsidRPr="00A74A83">
        <w:rPr>
          <w:color w:val="000000" w:themeColor="text1"/>
          <w:lang w:val="en-US"/>
        </w:rPr>
        <w:t xml:space="preserve">), within which </w:t>
      </w:r>
      <w:r w:rsidR="0065196B" w:rsidRPr="00A74A83">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A74A83">
        <w:rPr>
          <w:lang w:val="en-US"/>
        </w:rPr>
        <w:t>suicide</w:t>
      </w:r>
      <w:r w:rsidR="0065196B" w:rsidRPr="00A74A83">
        <w:rPr>
          <w:lang w:val="en-US"/>
        </w:rPr>
        <w:t xml:space="preserve"> than any other injury. Above 75 years of age, falls were the largest cause of death in both men and women.  </w:t>
      </w:r>
    </w:p>
    <w:p w14:paraId="2ABD42EA" w14:textId="01970666" w:rsidR="0065196B" w:rsidRDefault="0065196B" w:rsidP="00F604E7">
      <w:pPr>
        <w:spacing w:line="480" w:lineRule="auto"/>
        <w:ind w:firstLine="720"/>
        <w:jc w:val="both"/>
        <w:rPr>
          <w:lang w:val="en-US"/>
        </w:rPr>
      </w:pPr>
      <w:r w:rsidRPr="00A74A83">
        <w:rPr>
          <w:lang w:val="en-US"/>
        </w:rPr>
        <w:t>There was a decline in age-</w:t>
      </w:r>
      <w:r w:rsidR="004B489C" w:rsidRPr="00A74A83">
        <w:rPr>
          <w:lang w:val="en-US"/>
        </w:rPr>
        <w:t>standardized</w:t>
      </w:r>
      <w:r w:rsidRPr="00A74A83">
        <w:rPr>
          <w:lang w:val="en-US"/>
        </w:rPr>
        <w:t xml:space="preserve"> death rates of three out of five major injuries (transport, drownings and assault) from 1980 to 2016</w:t>
      </w:r>
      <w:r w:rsidR="00624F5B" w:rsidRPr="00A74A83">
        <w:rPr>
          <w:lang w:val="en-US"/>
        </w:rPr>
        <w:t>, although assault deaths have shown a recent increase since 20</w:t>
      </w:r>
      <w:r w:rsidR="000A6CF4" w:rsidRPr="00A74A83">
        <w:rPr>
          <w:lang w:val="en-US"/>
        </w:rPr>
        <w:t>14</w:t>
      </w:r>
      <w:r w:rsidRPr="00A74A83">
        <w:rPr>
          <w:lang w:val="en-US"/>
        </w:rPr>
        <w:t xml:space="preserve"> (Figure </w:t>
      </w:r>
      <w:r w:rsidR="005F026A">
        <w:rPr>
          <w:lang w:val="en-US"/>
        </w:rPr>
        <w:t>4</w:t>
      </w:r>
      <w:r w:rsidRPr="00A74A83">
        <w:rPr>
          <w:lang w:val="en-US"/>
        </w:rPr>
        <w:t>). In contrast, age-</w:t>
      </w:r>
      <w:r w:rsidR="004B489C" w:rsidRPr="00A74A83">
        <w:rPr>
          <w:lang w:val="en-US"/>
        </w:rPr>
        <w:t>standardized</w:t>
      </w:r>
      <w:r w:rsidRPr="00A74A83">
        <w:rPr>
          <w:lang w:val="en-US"/>
        </w:rPr>
        <w:t xml:space="preserve"> death rates from falls increased over time while those from </w:t>
      </w:r>
      <w:r w:rsidR="000C077B" w:rsidRPr="00A74A83">
        <w:rPr>
          <w:lang w:val="en-US"/>
        </w:rPr>
        <w:t>suicide</w:t>
      </w:r>
      <w:r w:rsidRPr="00A74A83">
        <w:rPr>
          <w:lang w:val="en-US"/>
        </w:rPr>
        <w:t xml:space="preserve"> initially decreased followed by an increase to surpass 1980 levels. The largest overall decline over time was for transport deaths</w:t>
      </w:r>
      <w:r w:rsidR="00C8635F" w:rsidRPr="00C8635F">
        <w:rPr>
          <w:lang w:val="en-US"/>
        </w:rPr>
        <w:t xml:space="preserve"> </w:t>
      </w:r>
      <w:r w:rsidR="00C8635F">
        <w:rPr>
          <w:lang w:val="en-US"/>
        </w:rPr>
        <w:t>in both sexes and for deaths from drowning</w:t>
      </w:r>
      <w:r w:rsidR="00F347A0">
        <w:rPr>
          <w:lang w:val="en-US"/>
        </w:rPr>
        <w:t>s</w:t>
      </w:r>
      <w:r w:rsidR="00C8635F">
        <w:rPr>
          <w:lang w:val="en-US"/>
        </w:rPr>
        <w:t xml:space="preserve"> in men</w:t>
      </w:r>
      <w:r w:rsidRPr="00A74A83">
        <w:rPr>
          <w:lang w:val="en-US"/>
        </w:rPr>
        <w:t>, which declined by over 50% from 1980 to 2016. Age-</w:t>
      </w:r>
      <w:r w:rsidR="004B489C" w:rsidRPr="00A74A83">
        <w:rPr>
          <w:lang w:val="en-US"/>
        </w:rPr>
        <w:t>standardized</w:t>
      </w:r>
      <w:r w:rsidRPr="00A74A83">
        <w:rPr>
          <w:lang w:val="en-US"/>
        </w:rPr>
        <w:t xml:space="preserve"> death rates for transport</w:t>
      </w:r>
      <w:r w:rsidR="009B7D89" w:rsidRPr="00A74A83">
        <w:rPr>
          <w:lang w:val="en-US"/>
        </w:rPr>
        <w:t xml:space="preserve"> injuries</w:t>
      </w:r>
      <w:r w:rsidRPr="00A74A83">
        <w:rPr>
          <w:lang w:val="en-US"/>
        </w:rPr>
        <w:t xml:space="preserve"> and drownings peaked in summer months but deaths from other major injuries did not have clear seasonal patterns.</w:t>
      </w:r>
    </w:p>
    <w:p w14:paraId="38913CA0" w14:textId="7CACFF95" w:rsidR="00DD4894" w:rsidRPr="00A74A83" w:rsidRDefault="00422055" w:rsidP="00DD2DDF">
      <w:pPr>
        <w:spacing w:line="480" w:lineRule="auto"/>
        <w:ind w:firstLine="720"/>
        <w:jc w:val="both"/>
        <w:rPr>
          <w:lang w:val="en-US"/>
        </w:rPr>
      </w:pPr>
      <w:r w:rsidRPr="00A74A83">
        <w:rPr>
          <w:color w:val="000000" w:themeColor="text1"/>
          <w:lang w:val="en-US"/>
        </w:rPr>
        <w:t>Average size of anomaly over the study period (1980-2016), a measure of how variable temperatures are around their central state-month long-term norm, ranged from 0.4</w:t>
      </w:r>
      <w:r w:rsidRPr="00A74A83">
        <w:rPr>
          <w:bCs/>
          <w:color w:val="000000" w:themeColor="text1"/>
          <w:lang w:val="en-US"/>
        </w:rPr>
        <w:t>°C</w:t>
      </w:r>
      <w:r w:rsidRPr="00A74A83">
        <w:rPr>
          <w:color w:val="000000" w:themeColor="text1"/>
          <w:lang w:val="en-US"/>
        </w:rPr>
        <w:t xml:space="preserve"> for Florida in September, to 3.4</w:t>
      </w:r>
      <w:r w:rsidRPr="00A74A83">
        <w:rPr>
          <w:bCs/>
          <w:color w:val="000000" w:themeColor="text1"/>
          <w:lang w:val="en-US"/>
        </w:rPr>
        <w:t>°C</w:t>
      </w:r>
      <w:r w:rsidRPr="00A74A83">
        <w:rPr>
          <w:color w:val="000000" w:themeColor="text1"/>
          <w:lang w:val="en-US"/>
        </w:rPr>
        <w:t xml:space="preserve"> for North Dakota in February (Figure </w:t>
      </w:r>
      <w:r w:rsidR="00087BBC">
        <w:rPr>
          <w:color w:val="000000" w:themeColor="text1"/>
          <w:lang w:val="en-US"/>
        </w:rPr>
        <w:t>2</w:t>
      </w:r>
      <w:r w:rsidRPr="00A74A83">
        <w:rPr>
          <w:color w:val="000000" w:themeColor="text1"/>
          <w:lang w:val="en-US"/>
        </w:rPr>
        <w:t>). The average size of anomaly had a median value of 1.2</w:t>
      </w:r>
      <w:r w:rsidRPr="00A74A83">
        <w:rPr>
          <w:bCs/>
          <w:color w:val="000000" w:themeColor="text1"/>
          <w:lang w:val="en-US"/>
        </w:rPr>
        <w:t xml:space="preserve">°C across all states and months, with 27% less than 1°C and 90% less than </w:t>
      </w:r>
      <w:r w:rsidRPr="00A74A83">
        <w:rPr>
          <w:color w:val="000000" w:themeColor="text1"/>
          <w:lang w:val="en-US"/>
        </w:rPr>
        <w:t>2</w:t>
      </w:r>
      <w:r w:rsidRPr="00A74A83">
        <w:rPr>
          <w:bCs/>
          <w:color w:val="000000" w:themeColor="text1"/>
          <w:lang w:val="en-US"/>
        </w:rPr>
        <w:t xml:space="preserve">°C (Figure </w:t>
      </w:r>
      <w:r w:rsidR="00087BBC">
        <w:rPr>
          <w:bCs/>
          <w:color w:val="000000" w:themeColor="text1"/>
          <w:lang w:val="en-US"/>
        </w:rPr>
        <w:t>2</w:t>
      </w:r>
      <w:r w:rsidRPr="00A74A83">
        <w:rPr>
          <w:bCs/>
          <w:color w:val="000000" w:themeColor="text1"/>
          <w:lang w:val="en-US"/>
        </w:rPr>
        <w:t>)</w:t>
      </w:r>
      <w:r w:rsidRPr="00A74A83">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A74A83" w:rsidRDefault="00422055" w:rsidP="00F604E7">
      <w:pPr>
        <w:spacing w:line="480" w:lineRule="auto"/>
        <w:ind w:firstLine="720"/>
        <w:jc w:val="both"/>
        <w:rPr>
          <w:lang w:val="en-US"/>
        </w:rPr>
      </w:pPr>
      <w:r>
        <w:rPr>
          <w:lang w:val="en-US"/>
        </w:rPr>
        <w:t>We estimated that</w:t>
      </w:r>
      <w:r w:rsidR="00DD4894" w:rsidRPr="00A74A83">
        <w:rPr>
          <w:lang w:val="en-US"/>
        </w:rPr>
        <w:t xml:space="preserve"> there would be an estimated 941 (95% credible interval 831, 1,053) excess injury deaths, equivalent to 0.47% of all injury deaths in 2016,</w:t>
      </w:r>
      <w:r w:rsidR="00DD4894" w:rsidRPr="00A74A83">
        <w:rPr>
          <w:color w:val="000000" w:themeColor="text1"/>
          <w:lang w:val="en-US"/>
        </w:rPr>
        <w:t xml:space="preserve"> in each year in which each month in each state were +1</w:t>
      </w:r>
      <w:r w:rsidR="00DD4894" w:rsidRPr="00A74A83">
        <w:rPr>
          <w:rFonts w:ascii="Arial" w:eastAsia="Times New Roman" w:hAnsi="Arial" w:cs="Arial"/>
          <w:bCs/>
          <w:color w:val="222222"/>
          <w:shd w:val="clear" w:color="auto" w:fill="FFFFFF"/>
          <w:lang w:val="en-US"/>
        </w:rPr>
        <w:t>°</w:t>
      </w:r>
      <w:r w:rsidR="00DD4894" w:rsidRPr="00A74A83">
        <w:rPr>
          <w:color w:val="000000" w:themeColor="text1"/>
          <w:lang w:val="en-US"/>
        </w:rPr>
        <w:t>C above its long-term norm</w:t>
      </w:r>
      <w:r w:rsidR="00DD4894" w:rsidRPr="00A74A83">
        <w:rPr>
          <w:lang w:val="en-US"/>
        </w:rPr>
        <w:t xml:space="preserve"> (Figure </w:t>
      </w:r>
      <w:r w:rsidR="006F1A8B">
        <w:rPr>
          <w:lang w:val="en-US"/>
        </w:rPr>
        <w:t>5</w:t>
      </w:r>
      <w:r w:rsidR="00DD4894" w:rsidRPr="00A74A83">
        <w:rPr>
          <w:lang w:val="en-US"/>
        </w:rPr>
        <w:t xml:space="preserve">). Deaths from drowning, transport, assault and </w:t>
      </w:r>
      <w:r w:rsidR="000C077B" w:rsidRPr="00A74A83">
        <w:rPr>
          <w:lang w:val="en-US"/>
        </w:rPr>
        <w:t>suicide</w:t>
      </w:r>
      <w:r w:rsidR="00DD4894" w:rsidRPr="00A74A83">
        <w:rPr>
          <w:lang w:val="en-US"/>
        </w:rPr>
        <w:t xml:space="preserve"> would be predicted to increase, partly offset by a decline in deaths from falls in middle and older ages and in winter months (Figure </w:t>
      </w:r>
      <w:r w:rsidR="006F1A8B">
        <w:rPr>
          <w:lang w:val="en-US"/>
        </w:rPr>
        <w:t>5</w:t>
      </w:r>
      <w:r w:rsidR="00DD4894" w:rsidRPr="00A74A83">
        <w:rPr>
          <w:lang w:val="en-US"/>
        </w:rPr>
        <w:t xml:space="preserve">). Most </w:t>
      </w:r>
      <w:r w:rsidR="00DD4894" w:rsidRPr="00A74A83">
        <w:rPr>
          <w:lang w:val="en-US"/>
        </w:rPr>
        <w:lastRenderedPageBreak/>
        <w:t xml:space="preserve">excess deaths would be from transport injuries (448) followed by </w:t>
      </w:r>
      <w:r w:rsidR="000C077B" w:rsidRPr="00A74A83">
        <w:rPr>
          <w:lang w:val="en-US"/>
        </w:rPr>
        <w:t>suicide</w:t>
      </w:r>
      <w:r w:rsidR="00DD4894" w:rsidRPr="00A74A83">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293B38F4" w:rsidR="007C1574" w:rsidRPr="00A74A83" w:rsidRDefault="00DD4894" w:rsidP="00F604E7">
      <w:pPr>
        <w:spacing w:line="480" w:lineRule="auto"/>
        <w:ind w:firstLine="720"/>
        <w:jc w:val="both"/>
        <w:rPr>
          <w:lang w:val="en-US"/>
        </w:rPr>
      </w:pPr>
      <w:r w:rsidRPr="00A74A83">
        <w:rPr>
          <w:lang w:val="en-US"/>
        </w:rPr>
        <w:t xml:space="preserve">Proportionally, deaths from drownings are predicted to increase more than those of other injury types, by as much 8.3% (7.3, 9.3) in men aged 15-24 years (Figure </w:t>
      </w:r>
      <w:r w:rsidR="000036E5">
        <w:rPr>
          <w:lang w:val="en-US"/>
        </w:rPr>
        <w:t>S</w:t>
      </w:r>
      <w:r w:rsidR="00490CF2">
        <w:rPr>
          <w:lang w:val="en-US"/>
        </w:rPr>
        <w:t>1</w:t>
      </w:r>
      <w:r w:rsidRPr="00A74A83">
        <w:rPr>
          <w:lang w:val="en-US"/>
        </w:rPr>
        <w:t xml:space="preserve">); the smallest proportional increase was that of assault and </w:t>
      </w:r>
      <w:r w:rsidR="000C077B" w:rsidRPr="00A74A83">
        <w:rPr>
          <w:lang w:val="en-US"/>
        </w:rPr>
        <w:t>suicide</w:t>
      </w:r>
      <w:r w:rsidRPr="00A74A83">
        <w:rPr>
          <w:lang w:val="en-US"/>
        </w:rPr>
        <w:t xml:space="preserve"> (less than 2% in all age and sex groups). There was a larger percent increase in transport deaths for males than for females, especially in young and middle-ages (~e.g., </w:t>
      </w:r>
      <w:r w:rsidRPr="00A74A83">
        <w:rPr>
          <w:rFonts w:eastAsia="Times New Roman"/>
          <w:color w:val="000000"/>
          <w:lang w:val="en-US"/>
        </w:rPr>
        <w:t>1.25% (0.90, 1.60)</w:t>
      </w:r>
      <w:r w:rsidRPr="00A74A83">
        <w:rPr>
          <w:lang w:val="en-US"/>
        </w:rPr>
        <w:t xml:space="preserve"> for </w:t>
      </w:r>
      <w:proofErr w:type="gramStart"/>
      <w:r w:rsidRPr="00A74A83">
        <w:rPr>
          <w:lang w:val="en-US"/>
        </w:rPr>
        <w:t>25-34 year old</w:t>
      </w:r>
      <w:proofErr w:type="gramEnd"/>
      <w:r w:rsidRPr="00A74A83">
        <w:rPr>
          <w:lang w:val="en-US"/>
        </w:rPr>
        <w:t xml:space="preserve"> men versus 0.23% (-0.28, 0.76) for women of the same age) (Figure </w:t>
      </w:r>
      <w:r w:rsidR="000036E5">
        <w:rPr>
          <w:lang w:val="en-US"/>
        </w:rPr>
        <w:t>S</w:t>
      </w:r>
      <w:r w:rsidR="00475514">
        <w:rPr>
          <w:lang w:val="en-US"/>
        </w:rPr>
        <w:t>1</w:t>
      </w:r>
      <w:r w:rsidRPr="00A74A83">
        <w:rPr>
          <w:lang w:val="en-US"/>
        </w:rPr>
        <w:t>).</w:t>
      </w:r>
    </w:p>
    <w:p w14:paraId="1197ED0F" w14:textId="77777777" w:rsidR="00097D97" w:rsidRPr="00A74A83" w:rsidRDefault="00097D97" w:rsidP="00DD4894">
      <w:pPr>
        <w:spacing w:line="480" w:lineRule="auto"/>
        <w:jc w:val="both"/>
        <w:rPr>
          <w:lang w:val="en-US"/>
        </w:rPr>
      </w:pPr>
    </w:p>
    <w:p w14:paraId="38A1E099" w14:textId="574A7BEA" w:rsidR="0045634B" w:rsidRPr="00A74A83" w:rsidRDefault="0045634B" w:rsidP="00DD4894">
      <w:pPr>
        <w:spacing w:line="480" w:lineRule="auto"/>
        <w:jc w:val="both"/>
        <w:rPr>
          <w:b/>
          <w:lang w:val="en-US"/>
        </w:rPr>
      </w:pPr>
      <w:r w:rsidRPr="00A74A83">
        <w:rPr>
          <w:b/>
          <w:lang w:val="en-US"/>
        </w:rPr>
        <w:t>Discussion</w:t>
      </w:r>
    </w:p>
    <w:p w14:paraId="59312B26" w14:textId="0C9B8E52" w:rsidR="00DD4894" w:rsidRPr="00A74A83" w:rsidRDefault="00DD4894" w:rsidP="00F604E7">
      <w:pPr>
        <w:spacing w:line="480" w:lineRule="auto"/>
        <w:ind w:firstLine="720"/>
        <w:jc w:val="both"/>
        <w:rPr>
          <w:lang w:val="en-US"/>
        </w:rPr>
      </w:pPr>
      <w:r w:rsidRPr="00A74A83">
        <w:rPr>
          <w:lang w:val="en-US"/>
        </w:rPr>
        <w:t xml:space="preserve">While there are no previous studies of how deviations of monthly temperature from long-term norm are associated with injury mortality, our results are broadly in agreement with those that have </w:t>
      </w:r>
      <w:r w:rsidR="00400606" w:rsidRPr="00A74A83">
        <w:rPr>
          <w:lang w:val="en-US"/>
        </w:rPr>
        <w:t>analyzed</w:t>
      </w:r>
      <w:r w:rsidRPr="00A74A83">
        <w:rPr>
          <w:lang w:val="en-US"/>
        </w:rPr>
        <w:t xml:space="preserve"> associations with absolute temperature and for specific injury types. A study of suicide in US counties over 37 years (1968-2004) estimated that </w:t>
      </w:r>
      <w:r w:rsidRPr="00A74A83">
        <w:rPr>
          <w:rFonts w:eastAsia="Times New Roman"/>
          <w:bCs/>
          <w:color w:val="222222"/>
          <w:shd w:val="clear" w:color="auto" w:fill="FFFFFF"/>
          <w:lang w:val="en-US"/>
        </w:rPr>
        <w:t>1</w:t>
      </w:r>
      <w:r w:rsidRPr="00A74A83">
        <w:rPr>
          <w:bCs/>
          <w:color w:val="000000" w:themeColor="text1"/>
          <w:lang w:val="en-US"/>
        </w:rPr>
        <w:t>°C higher monthly temperature would lead to a 0.7% rise in suicides</w:t>
      </w:r>
      <w:r w:rsidR="00DF7903" w:rsidRPr="00A74A83">
        <w:rPr>
          <w:bCs/>
          <w:color w:val="000000" w:themeColor="text1"/>
          <w:lang w:val="en-US"/>
        </w:rPr>
        <w:t xml:space="preserve"> </w:t>
      </w:r>
      <w:r w:rsidRPr="00A74A83">
        <w:rPr>
          <w:bCs/>
          <w:color w:val="000000" w:themeColor="text1"/>
          <w:lang w:val="en-US"/>
        </w:rPr>
        <w:fldChar w:fldCharType="begin" w:fldLock="1"/>
      </w:r>
      <w:r w:rsidR="004321B4">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A74A83">
        <w:rPr>
          <w:bCs/>
          <w:color w:val="000000" w:themeColor="text1"/>
          <w:lang w:val="en-US"/>
        </w:rPr>
        <w:fldChar w:fldCharType="separate"/>
      </w:r>
      <w:r w:rsidR="00535DCA" w:rsidRPr="00535DCA">
        <w:rPr>
          <w:bCs/>
          <w:noProof/>
          <w:color w:val="000000" w:themeColor="text1"/>
          <w:vertAlign w:val="superscript"/>
          <w:lang w:val="en-US"/>
        </w:rPr>
        <w:t>7</w:t>
      </w:r>
      <w:r w:rsidRPr="00A74A83">
        <w:rPr>
          <w:bCs/>
          <w:color w:val="000000" w:themeColor="text1"/>
          <w:lang w:val="en-US"/>
        </w:rPr>
        <w:fldChar w:fldCharType="end"/>
      </w:r>
      <w:r w:rsidR="00DF7903" w:rsidRPr="00A74A83">
        <w:rPr>
          <w:bCs/>
          <w:color w:val="000000" w:themeColor="text1"/>
          <w:lang w:val="en-US"/>
        </w:rPr>
        <w:t>,</w:t>
      </w:r>
      <w:r w:rsidRPr="00A74A83">
        <w:rPr>
          <w:bCs/>
          <w:color w:val="000000" w:themeColor="text1"/>
          <w:lang w:val="en-US"/>
        </w:rPr>
        <w:t xml:space="preserve"> compared to our findings of 0.44-1% in males and 0.39-1.47% in females in different ages. </w:t>
      </w:r>
      <w:r w:rsidRPr="00A74A83">
        <w:rPr>
          <w:lang w:val="en-US"/>
        </w:rPr>
        <w:t>In a study of six French heatwaves during 1971-2003, mortality from unintentional injuries rose by up to 4% during a heatwave period compared to a non-heatwave baseline</w:t>
      </w:r>
      <w:r w:rsidR="00DF7903" w:rsidRPr="00A74A83">
        <w:rPr>
          <w:lang w:val="en-US"/>
        </w:rPr>
        <w:t xml:space="preserve"> </w:t>
      </w:r>
      <w:r w:rsidRPr="00A74A83">
        <w:rPr>
          <w:lang w:val="en-US"/>
        </w:rPr>
        <w:fldChar w:fldCharType="begin" w:fldLock="1"/>
      </w:r>
      <w:r w:rsidR="004321B4">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8</w:t>
      </w:r>
      <w:r w:rsidRPr="00A74A83">
        <w:rPr>
          <w:lang w:val="en-US"/>
        </w:rPr>
        <w:fldChar w:fldCharType="end"/>
      </w:r>
      <w:r w:rsidR="00DF7903" w:rsidRPr="00A74A83">
        <w:rPr>
          <w:lang w:val="en-US"/>
        </w:rPr>
        <w:t>.</w:t>
      </w:r>
      <w:r w:rsidRPr="00A74A83">
        <w:rPr>
          <w:lang w:val="en-US"/>
        </w:rPr>
        <w:t xml:space="preserve"> A study of daily mortality from all injuries from Estonia found a 1.24% increase in mortality when daily maximum temperature went from the 75</w:t>
      </w:r>
      <w:r w:rsidRPr="00A74A83">
        <w:rPr>
          <w:vertAlign w:val="superscript"/>
          <w:lang w:val="en-US"/>
        </w:rPr>
        <w:t>th</w:t>
      </w:r>
      <w:r w:rsidRPr="00A74A83">
        <w:rPr>
          <w:lang w:val="en-US"/>
        </w:rPr>
        <w:t xml:space="preserve"> to 99</w:t>
      </w:r>
      <w:r w:rsidRPr="00A74A83">
        <w:rPr>
          <w:vertAlign w:val="superscript"/>
          <w:lang w:val="en-US"/>
        </w:rPr>
        <w:t>th</w:t>
      </w:r>
      <w:r w:rsidRPr="00A74A83">
        <w:rPr>
          <w:lang w:val="en-US"/>
        </w:rPr>
        <w:t xml:space="preserve"> percentile of long-term distribution</w:t>
      </w:r>
      <w:r w:rsidR="0072798F" w:rsidRPr="00A74A83">
        <w:rPr>
          <w:lang w:val="en-US"/>
        </w:rPr>
        <w:t xml:space="preserve"> </w:t>
      </w:r>
      <w:r w:rsidRPr="00A74A83">
        <w:rPr>
          <w:lang w:val="en-US"/>
        </w:rPr>
        <w:fldChar w:fldCharType="begin" w:fldLock="1"/>
      </w:r>
      <w:r w:rsidR="004321B4">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9</w:t>
      </w:r>
      <w:r w:rsidRPr="00A74A83">
        <w:rPr>
          <w:lang w:val="en-US"/>
        </w:rPr>
        <w:fldChar w:fldCharType="end"/>
      </w:r>
      <w:r w:rsidR="0072798F" w:rsidRPr="00A74A83">
        <w:rPr>
          <w:lang w:val="en-US"/>
        </w:rPr>
        <w:t>.</w:t>
      </w:r>
    </w:p>
    <w:p w14:paraId="4E514611" w14:textId="0F277FD9" w:rsidR="00DD4894" w:rsidRPr="00A74A83" w:rsidRDefault="00DD4894" w:rsidP="00F604E7">
      <w:pPr>
        <w:spacing w:line="480" w:lineRule="auto"/>
        <w:ind w:firstLine="720"/>
        <w:jc w:val="both"/>
        <w:rPr>
          <w:lang w:val="en-US"/>
        </w:rPr>
      </w:pPr>
      <w:r w:rsidRPr="00A74A83">
        <w:rPr>
          <w:lang w:val="en-US"/>
        </w:rPr>
        <w:t xml:space="preserve">That anomalously warm temperature influences deaths from drowning, although not previously quantified, is highly plausible because swimming is likely to be more common when </w:t>
      </w:r>
      <w:r w:rsidRPr="00A74A83">
        <w:rPr>
          <w:lang w:val="en-US"/>
        </w:rPr>
        <w:lastRenderedPageBreak/>
        <w:t xml:space="preserve">monthly temperature is higher. The higher relative and absolute impacts on men compared with women may reflect differences in </w:t>
      </w:r>
      <w:r w:rsidR="00400606" w:rsidRPr="00A74A83">
        <w:rPr>
          <w:lang w:val="en-US"/>
        </w:rPr>
        <w:t>behavior</w:t>
      </w:r>
      <w:r w:rsidRPr="00A74A83">
        <w:rPr>
          <w:lang w:val="en-US"/>
        </w:rPr>
        <w:t>. For example, over half of swimming deaths for males occur in natural water, compared to about quarter for females</w:t>
      </w:r>
      <w:r w:rsidR="004C5C74" w:rsidRPr="00A74A83">
        <w:rPr>
          <w:lang w:val="en-US"/>
        </w:rPr>
        <w:t xml:space="preserve"> </w:t>
      </w:r>
      <w:r w:rsidRPr="00A74A83">
        <w:rPr>
          <w:lang w:val="en-US"/>
        </w:rPr>
        <w:fldChar w:fldCharType="begin" w:fldLock="1"/>
      </w:r>
      <w:r w:rsidR="004321B4">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20</w:t>
      </w:r>
      <w:r w:rsidRPr="00A74A83">
        <w:rPr>
          <w:lang w:val="en-US"/>
        </w:rPr>
        <w:fldChar w:fldCharType="end"/>
      </w:r>
      <w:r w:rsidR="004C5C74" w:rsidRPr="00A74A83">
        <w:rPr>
          <w:lang w:val="en-US"/>
        </w:rPr>
        <w:t>,</w:t>
      </w:r>
      <w:r w:rsidRPr="00A74A83">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63E30" w:rsidRPr="00A74A83">
        <w:rPr>
          <w:lang w:val="en-US"/>
        </w:rPr>
        <w:t xml:space="preserve"> </w:t>
      </w:r>
      <w:r w:rsidRPr="00A74A83">
        <w:rPr>
          <w:lang w:val="en-US"/>
        </w:rPr>
        <w:fldChar w:fldCharType="begin" w:fldLock="1"/>
      </w:r>
      <w:r w:rsidR="004321B4">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21–23</w:t>
      </w:r>
      <w:r w:rsidRPr="00A74A83">
        <w:rPr>
          <w:lang w:val="en-US"/>
        </w:rPr>
        <w:fldChar w:fldCharType="end"/>
      </w:r>
      <w:r w:rsidR="00B63E30" w:rsidRPr="00A74A83">
        <w:rPr>
          <w:lang w:val="en-US"/>
        </w:rPr>
        <w:t>.</w:t>
      </w:r>
    </w:p>
    <w:p w14:paraId="4D6E52EF" w14:textId="43746125" w:rsidR="0065196B" w:rsidRPr="00A74A83" w:rsidRDefault="0065196B" w:rsidP="00F604E7">
      <w:pPr>
        <w:spacing w:line="480" w:lineRule="auto"/>
        <w:ind w:firstLine="720"/>
        <w:jc w:val="both"/>
        <w:rPr>
          <w:lang w:val="en-US"/>
        </w:rPr>
      </w:pPr>
      <w:r w:rsidRPr="00A74A83">
        <w:rPr>
          <w:lang w:val="en-US"/>
        </w:rPr>
        <w:t>The pathways from anomalous temperature to transport injury are more varied.  Firstly, driving performance deteriorates at higher temperatures</w:t>
      </w:r>
      <w:r w:rsidR="00B63E30" w:rsidRPr="00A74A83">
        <w:rPr>
          <w:lang w:val="en-US"/>
        </w:rPr>
        <w:t xml:space="preserve"> </w:t>
      </w:r>
      <w:r w:rsidRPr="00A74A83">
        <w:rPr>
          <w:lang w:val="en-US"/>
        </w:rPr>
        <w:fldChar w:fldCharType="begin" w:fldLock="1"/>
      </w:r>
      <w:r w:rsidR="004321B4">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24–27</w:t>
      </w:r>
      <w:r w:rsidRPr="00A74A83">
        <w:rPr>
          <w:lang w:val="en-US"/>
        </w:rPr>
        <w:fldChar w:fldCharType="end"/>
      </w:r>
      <w:r w:rsidR="00B63E30" w:rsidRPr="00A74A83">
        <w:rPr>
          <w:lang w:val="en-US"/>
        </w:rPr>
        <w:t>.</w:t>
      </w:r>
      <w:r w:rsidRPr="00A74A83">
        <w:rPr>
          <w:lang w:val="en-US"/>
        </w:rPr>
        <w:t xml:space="preserve"> Further, alcohol consumption increases during warm temperature anomalies</w:t>
      </w:r>
      <w:r w:rsidR="00B63E30" w:rsidRPr="00A74A83">
        <w:rPr>
          <w:lang w:val="en-US"/>
        </w:rPr>
        <w:t xml:space="preserve"> </w:t>
      </w:r>
      <w:r w:rsidRPr="00A74A83">
        <w:rPr>
          <w:lang w:val="en-US"/>
        </w:rPr>
        <w:fldChar w:fldCharType="begin" w:fldLock="1"/>
      </w:r>
      <w:r w:rsidR="004321B4">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28</w:t>
      </w:r>
      <w:r w:rsidRPr="00A74A83">
        <w:rPr>
          <w:lang w:val="en-US"/>
        </w:rPr>
        <w:fldChar w:fldCharType="end"/>
      </w:r>
      <w:r w:rsidR="00B63E30" w:rsidRPr="00A74A83">
        <w:rPr>
          <w:lang w:val="en-US"/>
        </w:rPr>
        <w:t>,</w:t>
      </w:r>
      <w:r w:rsidRPr="00A74A83">
        <w:rPr>
          <w:lang w:val="en-US"/>
        </w:rPr>
        <w:t xml:space="preserve"> potentially also explaining why teenagers, who are more likely than other age groups to crash while intoxicated</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29</w:t>
      </w:r>
      <w:r w:rsidRPr="00A74A83">
        <w:rPr>
          <w:lang w:val="en-US"/>
        </w:rPr>
        <w:fldChar w:fldCharType="end"/>
      </w:r>
      <w:r w:rsidR="00DB5268" w:rsidRPr="00A74A83">
        <w:rPr>
          <w:lang w:val="en-US"/>
        </w:rPr>
        <w:t>,</w:t>
      </w:r>
      <w:r w:rsidRPr="00A74A83">
        <w:rPr>
          <w:lang w:val="en-US"/>
        </w:rPr>
        <w:t xml:space="preserve"> experience a larger proportional rise in </w:t>
      </w:r>
      <w:r w:rsidR="00D55813" w:rsidRPr="00A74A83">
        <w:rPr>
          <w:lang w:val="en-US"/>
        </w:rPr>
        <w:t xml:space="preserve">deaths from </w:t>
      </w:r>
      <w:r w:rsidRPr="00A74A83">
        <w:rPr>
          <w:lang w:val="en-US"/>
        </w:rPr>
        <w:t>transport than older ages when temperatures are anomalously warm. Lastly, warmer temperatures generally increase road traffic in North America</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30–33</w:t>
      </w:r>
      <w:r w:rsidRPr="00A74A83">
        <w:rPr>
          <w:lang w:val="en-US"/>
        </w:rPr>
        <w:fldChar w:fldCharType="end"/>
      </w:r>
      <w:r w:rsidR="00DB5268" w:rsidRPr="00A74A83">
        <w:rPr>
          <w:lang w:val="en-US"/>
        </w:rPr>
        <w:t>;</w:t>
      </w:r>
      <w:r w:rsidRPr="00A74A83">
        <w:rPr>
          <w:lang w:val="en-US"/>
        </w:rPr>
        <w:t xml:space="preserve"> With more people generally outdoors in warmer weather</w:t>
      </w:r>
      <w:r w:rsidR="00DB5268" w:rsidRPr="00A74A83">
        <w:rPr>
          <w:lang w:val="en-US"/>
        </w:rPr>
        <w:t xml:space="preserve"> </w:t>
      </w:r>
      <w:r w:rsidRPr="00A74A83">
        <w:rPr>
          <w:lang w:val="en-US"/>
        </w:rPr>
        <w:fldChar w:fldCharType="begin" w:fldLock="1"/>
      </w:r>
      <w:r w:rsidR="004321B4">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34</w:t>
      </w:r>
      <w:r w:rsidRPr="00A74A83">
        <w:rPr>
          <w:lang w:val="en-US"/>
        </w:rPr>
        <w:fldChar w:fldCharType="end"/>
      </w:r>
      <w:r w:rsidR="00DB5268" w:rsidRPr="00A74A83">
        <w:rPr>
          <w:lang w:val="en-US"/>
        </w:rPr>
        <w:t>,</w:t>
      </w:r>
      <w:r w:rsidRPr="00A74A83">
        <w:rPr>
          <w:lang w:val="en-US"/>
        </w:rPr>
        <w:t xml:space="preserve"> this could lead to more fatal collisions.</w:t>
      </w:r>
    </w:p>
    <w:p w14:paraId="202A3B97" w14:textId="1205750F" w:rsidR="0065196B" w:rsidRPr="00A74A83" w:rsidRDefault="0065196B" w:rsidP="00A91012">
      <w:pPr>
        <w:spacing w:line="480" w:lineRule="auto"/>
        <w:ind w:firstLine="720"/>
        <w:jc w:val="both"/>
        <w:rPr>
          <w:i/>
          <w:color w:val="000000" w:themeColor="text1"/>
          <w:lang w:val="en-US"/>
        </w:rPr>
      </w:pPr>
      <w:r w:rsidRPr="00A74A83">
        <w:rPr>
          <w:lang w:val="en-US"/>
        </w:rPr>
        <w:t xml:space="preserve">Pathways linking anomalously high temperatures and deaths from assault and </w:t>
      </w:r>
      <w:r w:rsidR="000C077B" w:rsidRPr="00A74A83">
        <w:rPr>
          <w:lang w:val="en-US"/>
        </w:rPr>
        <w:t>suicide</w:t>
      </w:r>
      <w:r w:rsidRPr="00A74A83">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rsidRPr="00A74A83">
        <w:rPr>
          <w:lang w:val="en-US"/>
        </w:rPr>
        <w:t xml:space="preserve"> </w:t>
      </w:r>
      <w:r w:rsidRPr="00A74A83">
        <w:rPr>
          <w:lang w:val="en-US"/>
        </w:rPr>
        <w:fldChar w:fldCharType="begin" w:fldLock="1"/>
      </w:r>
      <w:r w:rsidR="004321B4">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35,36</w:t>
      </w:r>
      <w:r w:rsidRPr="00A74A83">
        <w:rPr>
          <w:lang w:val="en-US"/>
        </w:rPr>
        <w:fldChar w:fldCharType="end"/>
      </w:r>
      <w:r w:rsidR="00D73305" w:rsidRPr="00A74A83">
        <w:rPr>
          <w:lang w:val="en-US"/>
        </w:rPr>
        <w:t>.</w:t>
      </w:r>
      <w:r w:rsidRPr="00A74A83">
        <w:rPr>
          <w:lang w:val="en-US"/>
        </w:rPr>
        <w:t xml:space="preserve"> These effects could be compounded by the greater anger levels linked to higher temperatures</w:t>
      </w:r>
      <w:r w:rsidR="00E913D3" w:rsidRPr="00A74A83">
        <w:rPr>
          <w:lang w:val="en-US"/>
        </w:rPr>
        <w:t xml:space="preserve"> </w:t>
      </w:r>
      <w:r w:rsidRPr="00A74A83">
        <w:rPr>
          <w:lang w:val="en-US"/>
        </w:rPr>
        <w:fldChar w:fldCharType="begin" w:fldLock="1"/>
      </w:r>
      <w:r w:rsidR="004321B4">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37,38</w:t>
      </w:r>
      <w:r w:rsidRPr="00A74A83">
        <w:rPr>
          <w:lang w:val="en-US"/>
        </w:rPr>
        <w:fldChar w:fldCharType="end"/>
      </w:r>
      <w:r w:rsidR="00E913D3" w:rsidRPr="00A74A83">
        <w:rPr>
          <w:lang w:val="en-US"/>
        </w:rPr>
        <w:t>.</w:t>
      </w:r>
      <w:r w:rsidR="00D55813" w:rsidRPr="00A74A83">
        <w:rPr>
          <w:lang w:val="en-US"/>
        </w:rPr>
        <w:t xml:space="preserve"> </w:t>
      </w:r>
      <w:r w:rsidRPr="00A74A83">
        <w:rPr>
          <w:lang w:val="en-US"/>
        </w:rPr>
        <w:t xml:space="preserve">Regarding </w:t>
      </w:r>
      <w:r w:rsidR="000C077B" w:rsidRPr="00A74A83">
        <w:rPr>
          <w:lang w:val="en-US"/>
        </w:rPr>
        <w:t>suicide</w:t>
      </w:r>
      <w:r w:rsidRPr="00A74A83">
        <w:rPr>
          <w:lang w:val="en-US"/>
        </w:rPr>
        <w:t xml:space="preserve">, higher temperature has been </w:t>
      </w:r>
      <w:r w:rsidR="00400606" w:rsidRPr="00A74A83">
        <w:rPr>
          <w:lang w:val="en-US"/>
        </w:rPr>
        <w:t>hypothesized</w:t>
      </w:r>
      <w:r w:rsidRPr="00A74A83">
        <w:rPr>
          <w:lang w:val="en-US"/>
        </w:rPr>
        <w:t xml:space="preserve"> as associated with higher levels of distress in younger people</w:t>
      </w:r>
      <w:r w:rsidR="00E9409F" w:rsidRPr="00A74A83">
        <w:rPr>
          <w:lang w:val="en-US"/>
        </w:rPr>
        <w:t xml:space="preserve"> </w:t>
      </w:r>
      <w:r w:rsidRPr="00A74A83">
        <w:rPr>
          <w:lang w:val="en-US"/>
        </w:rPr>
        <w:fldChar w:fldCharType="begin" w:fldLock="1"/>
      </w:r>
      <w:r w:rsidR="004321B4">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39</w:t>
      </w:r>
      <w:r w:rsidRPr="00A74A83">
        <w:rPr>
          <w:lang w:val="en-US"/>
        </w:rPr>
        <w:fldChar w:fldCharType="end"/>
      </w:r>
      <w:r w:rsidR="00E9409F" w:rsidRPr="00A74A83">
        <w:rPr>
          <w:lang w:val="en-US"/>
        </w:rPr>
        <w:t>.</w:t>
      </w:r>
      <w:r w:rsidRPr="00A74A83">
        <w:rPr>
          <w:lang w:val="en-US"/>
        </w:rPr>
        <w:t xml:space="preserve"> Nonetheless, links between temperature and mental health requires further investigation</w:t>
      </w:r>
      <w:r w:rsidR="00B8349F" w:rsidRPr="00A74A83">
        <w:rPr>
          <w:lang w:val="en-US"/>
        </w:rPr>
        <w:t xml:space="preserve"> </w:t>
      </w:r>
      <w:r w:rsidRPr="00A74A83">
        <w:rPr>
          <w:lang w:val="en-US"/>
        </w:rPr>
        <w:fldChar w:fldCharType="begin" w:fldLock="1"/>
      </w:r>
      <w:r w:rsidR="004321B4">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40</w:t>
      </w:r>
      <w:r w:rsidRPr="00A74A83">
        <w:rPr>
          <w:lang w:val="en-US"/>
        </w:rPr>
        <w:fldChar w:fldCharType="end"/>
      </w:r>
      <w:r w:rsidR="00B8349F" w:rsidRPr="00A74A83">
        <w:rPr>
          <w:lang w:val="en-US"/>
        </w:rPr>
        <w:t>,</w:t>
      </w:r>
      <w:r w:rsidRPr="00A74A83">
        <w:rPr>
          <w:lang w:val="en-US"/>
        </w:rPr>
        <w:t xml:space="preserve"> including whether the relationship varies by age and </w:t>
      </w:r>
      <w:r w:rsidR="00D55813" w:rsidRPr="00A74A83">
        <w:rPr>
          <w:lang w:val="en-US"/>
        </w:rPr>
        <w:t>sex</w:t>
      </w:r>
      <w:r w:rsidRPr="00A74A83">
        <w:rPr>
          <w:lang w:val="en-US"/>
        </w:rPr>
        <w:t>, as indicated by our results.</w:t>
      </w:r>
    </w:p>
    <w:p w14:paraId="299CDFDD" w14:textId="376C920F" w:rsidR="0065196B" w:rsidRPr="00A74A83" w:rsidRDefault="0065196B" w:rsidP="00A91012">
      <w:pPr>
        <w:spacing w:line="480" w:lineRule="auto"/>
        <w:ind w:firstLine="720"/>
        <w:jc w:val="both"/>
        <w:rPr>
          <w:lang w:val="en-US"/>
        </w:rPr>
      </w:pPr>
      <w:r w:rsidRPr="00A74A83">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A74A83">
        <w:rPr>
          <w:lang w:val="en-US"/>
        </w:rPr>
        <w:t>internalizes</w:t>
      </w:r>
      <w:r w:rsidRPr="00A74A83">
        <w:rPr>
          <w:lang w:val="en-US"/>
        </w:rPr>
        <w:t xml:space="preserve"> long-term historical experience of each </w:t>
      </w:r>
      <w:proofErr w:type="gramStart"/>
      <w:r w:rsidRPr="00A74A83">
        <w:rPr>
          <w:lang w:val="en-US"/>
        </w:rPr>
        <w:t xml:space="preserve">state, </w:t>
      </w:r>
      <w:r w:rsidRPr="00A74A83">
        <w:rPr>
          <w:lang w:val="en-US"/>
        </w:rPr>
        <w:lastRenderedPageBreak/>
        <w:t>and</w:t>
      </w:r>
      <w:proofErr w:type="gramEnd"/>
      <w:r w:rsidRPr="00A74A83">
        <w:rPr>
          <w:lang w:val="en-US"/>
        </w:rPr>
        <w:t xml:space="preserve"> is closer to what climate change may bring about than solely examining daily episo</w:t>
      </w:r>
      <w:r w:rsidR="00C822C2" w:rsidRPr="00A74A83">
        <w:rPr>
          <w:lang w:val="en-US"/>
        </w:rPr>
        <w:t>des,</w:t>
      </w:r>
      <w:r w:rsidRPr="00A74A83">
        <w:rPr>
          <w:lang w:val="en-US"/>
        </w:rPr>
        <w:t xml:space="preserve"> or average temperature to which people have adapted. To </w:t>
      </w:r>
      <w:r w:rsidR="00400606" w:rsidRPr="00A74A83">
        <w:rPr>
          <w:lang w:val="en-US"/>
        </w:rPr>
        <w:t>utilize</w:t>
      </w:r>
      <w:r w:rsidRPr="00A74A83">
        <w:rPr>
          <w:lang w:val="en-US"/>
        </w:rPr>
        <w:t xml:space="preserve"> this metric, we integrated two large disparate national datasets on mortality (US vital statistics) and meteorology (ERA-Interim</w:t>
      </w:r>
      <w:r w:rsidR="00636798" w:rsidRPr="00A74A83">
        <w:rPr>
          <w:lang w:val="en-US"/>
        </w:rPr>
        <w:t xml:space="preserve"> </w:t>
      </w:r>
      <w:r w:rsidRPr="00A74A83">
        <w:rPr>
          <w:lang w:val="en-US"/>
        </w:rPr>
        <w:fldChar w:fldCharType="begin" w:fldLock="1"/>
      </w:r>
      <w:r w:rsidR="004321B4">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A74A83" w:rsidRDefault="0065196B" w:rsidP="00DF1ED9">
      <w:pPr>
        <w:spacing w:line="480" w:lineRule="auto"/>
        <w:ind w:firstLine="720"/>
        <w:jc w:val="both"/>
        <w:rPr>
          <w:lang w:val="en-US"/>
        </w:rPr>
      </w:pPr>
      <w:r w:rsidRPr="00A74A83">
        <w:rPr>
          <w:lang w:val="en-US"/>
        </w:rPr>
        <w:t xml:space="preserve">Our work highlights how deaths from injuries are currently susceptible to temperature anomalies </w:t>
      </w:r>
      <w:r w:rsidR="00C822C2" w:rsidRPr="00A74A83">
        <w:rPr>
          <w:lang w:val="en-US"/>
        </w:rPr>
        <w:t>and</w:t>
      </w:r>
      <w:r w:rsidRPr="00A74A83">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A74A83">
        <w:rPr>
          <w:lang w:val="en-US"/>
        </w:rPr>
        <w:t>Therefore,</w:t>
      </w:r>
      <w:r w:rsidRPr="00A74A83">
        <w:rPr>
          <w:lang w:val="en-US"/>
        </w:rPr>
        <w:t xml:space="preserve"> a combination of public health interventions that broadly target injuries in these groups – for example targeted messaging for younger males on the risks of transport injury</w:t>
      </w:r>
      <w:r w:rsidR="00574DB7" w:rsidRPr="00A74A83">
        <w:rPr>
          <w:lang w:val="en-US"/>
        </w:rPr>
        <w:t xml:space="preserve"> and drowning</w:t>
      </w:r>
      <w:r w:rsidRPr="00A74A83">
        <w:rPr>
          <w:lang w:val="en-US"/>
        </w:rPr>
        <w:t xml:space="preserve"> – and those that trigger in relation to forecasted high temperature periods – for example more</w:t>
      </w:r>
      <w:r w:rsidR="00574DB7" w:rsidRPr="00A74A83">
        <w:rPr>
          <w:lang w:val="en-US"/>
        </w:rPr>
        <w:t xml:space="preserve"> </w:t>
      </w:r>
      <w:r w:rsidR="006174C6" w:rsidRPr="00A74A83">
        <w:rPr>
          <w:lang w:val="en-US"/>
        </w:rPr>
        <w:t>targeted</w:t>
      </w:r>
      <w:r w:rsidRPr="00A74A83">
        <w:rPr>
          <w:lang w:val="en-US"/>
        </w:rPr>
        <w:t xml:space="preserve"> </w:t>
      </w:r>
      <w:r w:rsidR="00574DB7" w:rsidRPr="00A74A83">
        <w:rPr>
          <w:lang w:val="en-US"/>
        </w:rPr>
        <w:t xml:space="preserve">blood </w:t>
      </w:r>
      <w:r w:rsidRPr="00A74A83">
        <w:rPr>
          <w:lang w:val="en-US"/>
        </w:rPr>
        <w:t>alcohol level checks – should be a public health priority.</w:t>
      </w:r>
    </w:p>
    <w:p w14:paraId="3FB43D95" w14:textId="77777777" w:rsidR="00DF1ED9" w:rsidRPr="00A74A83" w:rsidRDefault="00DF1ED9" w:rsidP="00DF1ED9">
      <w:pPr>
        <w:spacing w:line="480" w:lineRule="auto"/>
        <w:ind w:firstLine="720"/>
        <w:jc w:val="both"/>
        <w:rPr>
          <w:lang w:val="en-US"/>
        </w:rPr>
      </w:pPr>
    </w:p>
    <w:p w14:paraId="3C9C20C0" w14:textId="362189E7" w:rsidR="0065196B" w:rsidRPr="00A74A83" w:rsidRDefault="00DF1ED9" w:rsidP="00DF1ED9">
      <w:pPr>
        <w:spacing w:line="480" w:lineRule="auto"/>
        <w:jc w:val="both"/>
        <w:rPr>
          <w:lang w:val="en-US"/>
        </w:rPr>
      </w:pPr>
      <w:r w:rsidRPr="00A74A83">
        <w:rPr>
          <w:b/>
          <w:lang w:val="en-US"/>
        </w:rPr>
        <w:t>C</w:t>
      </w:r>
      <w:r w:rsidR="0065196B" w:rsidRPr="00A74A83">
        <w:rPr>
          <w:b/>
          <w:lang w:val="en-US"/>
        </w:rPr>
        <w:t>ontributions</w:t>
      </w:r>
    </w:p>
    <w:p w14:paraId="4CA1498E" w14:textId="6D551724" w:rsidR="0065196B" w:rsidRPr="00A74A83" w:rsidRDefault="0065196B" w:rsidP="00DF1ED9">
      <w:pPr>
        <w:spacing w:line="480" w:lineRule="auto"/>
        <w:ind w:firstLine="720"/>
        <w:jc w:val="both"/>
        <w:rPr>
          <w:lang w:val="en-US"/>
        </w:rPr>
      </w:pPr>
      <w:r w:rsidRPr="00A74A83">
        <w:rPr>
          <w:lang w:val="en-US"/>
        </w:rPr>
        <w:t>All authors contributed to study concept, analytical approach, and interpretation of results. RP</w:t>
      </w:r>
      <w:r w:rsidR="00AE1180" w:rsidRPr="00A74A83">
        <w:rPr>
          <w:lang w:val="en-US"/>
        </w:rPr>
        <w:t>, GD</w:t>
      </w:r>
      <w:r w:rsidRPr="00A74A83">
        <w:rPr>
          <w:lang w:val="en-US"/>
        </w:rPr>
        <w:t xml:space="preserve"> and ME collated and </w:t>
      </w:r>
      <w:r w:rsidR="00400606" w:rsidRPr="00A74A83">
        <w:rPr>
          <w:lang w:val="en-US"/>
        </w:rPr>
        <w:t>organized</w:t>
      </w:r>
      <w:r w:rsidRPr="00A74A83">
        <w:rPr>
          <w:lang w:val="en-US"/>
        </w:rPr>
        <w:t xml:space="preserve"> mortality files. RP performed the analysis, with input from </w:t>
      </w:r>
      <w:r w:rsidR="00AE1180" w:rsidRPr="00A74A83">
        <w:rPr>
          <w:lang w:val="en-US"/>
        </w:rPr>
        <w:t>other authors</w:t>
      </w:r>
      <w:r w:rsidRPr="00A74A83">
        <w:rPr>
          <w:lang w:val="en-US"/>
        </w:rPr>
        <w:t xml:space="preserve">. RP and ME wrote the first draft of the paper; other authors contributed to revising and </w:t>
      </w:r>
      <w:r w:rsidR="004951FD" w:rsidRPr="00A74A83">
        <w:rPr>
          <w:lang w:val="en-US"/>
        </w:rPr>
        <w:t>finalizing</w:t>
      </w:r>
      <w:r w:rsidRPr="00A74A83">
        <w:rPr>
          <w:lang w:val="en-US"/>
        </w:rPr>
        <w:t xml:space="preserve"> the paper.</w:t>
      </w:r>
    </w:p>
    <w:p w14:paraId="628FA453" w14:textId="77777777" w:rsidR="0065196B" w:rsidRPr="00A74A83" w:rsidRDefault="0065196B" w:rsidP="0065196B">
      <w:pPr>
        <w:spacing w:line="480" w:lineRule="auto"/>
        <w:jc w:val="both"/>
        <w:rPr>
          <w:lang w:val="en-US"/>
        </w:rPr>
      </w:pPr>
    </w:p>
    <w:p w14:paraId="4FAE507C" w14:textId="77777777" w:rsidR="00DF1ED9" w:rsidRPr="00A74A83" w:rsidRDefault="00DF1ED9" w:rsidP="00DF1ED9">
      <w:pPr>
        <w:pStyle w:val="Acknowledgement"/>
        <w:spacing w:before="0" w:line="480" w:lineRule="auto"/>
        <w:ind w:left="0" w:firstLine="0"/>
        <w:jc w:val="both"/>
        <w:rPr>
          <w:b/>
          <w:szCs w:val="22"/>
        </w:rPr>
      </w:pPr>
      <w:r w:rsidRPr="00A74A83">
        <w:rPr>
          <w:b/>
          <w:szCs w:val="22"/>
        </w:rPr>
        <w:t>Conflict of interest</w:t>
      </w:r>
    </w:p>
    <w:p w14:paraId="190CF69F" w14:textId="4D6DAC81" w:rsidR="0065196B" w:rsidRPr="00A620DD" w:rsidRDefault="0065196B" w:rsidP="00A620DD">
      <w:pPr>
        <w:pStyle w:val="Acknowledgement"/>
        <w:spacing w:before="0" w:line="480" w:lineRule="auto"/>
        <w:ind w:left="0" w:firstLine="720"/>
        <w:jc w:val="both"/>
        <w:rPr>
          <w:szCs w:val="22"/>
        </w:rPr>
      </w:pPr>
      <w:r w:rsidRPr="00A74A83">
        <w:lastRenderedPageBreak/>
        <w:t xml:space="preserve">ME reports a charitable grant from AstraZeneca Young Health </w:t>
      </w:r>
      <w:proofErr w:type="spellStart"/>
      <w:r w:rsidRPr="00A74A83">
        <w:t>Programme</w:t>
      </w:r>
      <w:proofErr w:type="spellEnd"/>
      <w:r w:rsidRPr="00A74A83">
        <w:t xml:space="preserve">, and personal fees from Prudential, </w:t>
      </w:r>
      <w:proofErr w:type="spellStart"/>
      <w:r w:rsidRPr="00A74A83">
        <w:t>Scor</w:t>
      </w:r>
      <w:proofErr w:type="spellEnd"/>
      <w:r w:rsidRPr="00A74A83">
        <w:t>, and Third Bridge, all outside the submitted work; all other authors declare no competing interests.</w:t>
      </w:r>
      <w:r w:rsidRPr="00A74A83">
        <w:rPr>
          <w:b/>
          <w:color w:val="000000" w:themeColor="text1"/>
        </w:rPr>
        <w:br w:type="page"/>
      </w:r>
    </w:p>
    <w:p w14:paraId="568DAB49" w14:textId="6AC63600" w:rsidR="00227AA5" w:rsidRPr="00A74A83" w:rsidRDefault="00227AA5" w:rsidP="00227AA5">
      <w:pPr>
        <w:spacing w:line="480" w:lineRule="auto"/>
        <w:jc w:val="both"/>
        <w:rPr>
          <w:color w:val="000000" w:themeColor="text1"/>
          <w:lang w:val="en-US"/>
        </w:rPr>
        <w:sectPr w:rsidR="00227AA5"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0161D5">
        <w:rPr>
          <w:b/>
          <w:color w:val="000000" w:themeColor="text1"/>
          <w:lang w:val="en-US"/>
        </w:rPr>
        <w:t>1</w:t>
      </w:r>
      <w:r w:rsidRPr="00A74A83">
        <w:rPr>
          <w:b/>
          <w:color w:val="000000" w:themeColor="text1"/>
          <w:lang w:val="en-US"/>
        </w:rPr>
        <w:t xml:space="preserve">. </w:t>
      </w:r>
      <w:r w:rsidRPr="00A74A83">
        <w:rPr>
          <w:color w:val="000000" w:themeColor="text1"/>
          <w:lang w:val="en-US"/>
        </w:rPr>
        <w:t>Graphic representation of</w:t>
      </w:r>
      <w:r w:rsidRPr="00A74A83">
        <w:rPr>
          <w:b/>
          <w:color w:val="000000" w:themeColor="text1"/>
          <w:lang w:val="en-US"/>
        </w:rPr>
        <w:t xml:space="preserve"> </w:t>
      </w:r>
      <w:r w:rsidRPr="00A74A83">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A74A83" w:rsidRDefault="00227AA5" w:rsidP="00227AA5">
      <w:pPr>
        <w:suppressLineNumbers/>
        <w:spacing w:line="480" w:lineRule="auto"/>
        <w:jc w:val="both"/>
        <w:rPr>
          <w:color w:val="000000" w:themeColor="text1"/>
          <w:lang w:val="en-US"/>
        </w:rPr>
        <w:sectPr w:rsidR="00227AA5" w:rsidRPr="00A74A83" w:rsidSect="00DB3899">
          <w:type w:val="continuous"/>
          <w:pgSz w:w="16840" w:h="11900" w:orient="landscape"/>
          <w:pgMar w:top="720" w:right="720" w:bottom="720" w:left="720" w:header="720" w:footer="720" w:gutter="0"/>
          <w:cols w:space="720"/>
          <w:docGrid w:linePitch="360"/>
        </w:sectPr>
      </w:pPr>
      <w:r>
        <w:rPr>
          <w:noProof/>
          <w:color w:val="000000" w:themeColor="text1"/>
          <w:lang w:val="en-US"/>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Default="001153F2" w:rsidP="00241591">
      <w:pPr>
        <w:spacing w:line="480" w:lineRule="auto"/>
        <w:jc w:val="both"/>
        <w:rPr>
          <w:ins w:id="0" w:author="Robbie Parks" w:date="2019-05-11T11:37:00Z"/>
          <w:color w:val="000000" w:themeColor="text1"/>
          <w:lang w:val="en-US"/>
        </w:rPr>
      </w:pPr>
      <w:r w:rsidRPr="00A74A83">
        <w:rPr>
          <w:b/>
          <w:color w:val="000000" w:themeColor="text1"/>
          <w:lang w:val="en-US"/>
        </w:rPr>
        <w:lastRenderedPageBreak/>
        <w:t xml:space="preserve">Figure </w:t>
      </w:r>
      <w:r>
        <w:rPr>
          <w:b/>
          <w:color w:val="000000" w:themeColor="text1"/>
          <w:lang w:val="en-US"/>
        </w:rPr>
        <w:t>2</w:t>
      </w:r>
      <w:r w:rsidRPr="00A74A83">
        <w:rPr>
          <w:b/>
          <w:color w:val="000000" w:themeColor="text1"/>
          <w:lang w:val="en-US"/>
        </w:rPr>
        <w:t xml:space="preserve">. </w:t>
      </w:r>
      <w:r w:rsidRPr="00A74A83">
        <w:rPr>
          <w:color w:val="000000" w:themeColor="text1"/>
          <w:lang w:val="en-US"/>
        </w:rPr>
        <w:t>Average size of temperature anomaly (</w:t>
      </w:r>
      <w:r w:rsidRPr="00A74A83">
        <w:rPr>
          <w:bCs/>
          <w:color w:val="000000" w:themeColor="text1"/>
          <w:lang w:val="en-US"/>
        </w:rPr>
        <w:t>°C)</w:t>
      </w:r>
      <w:r w:rsidRPr="00A74A83">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ins w:id="1" w:author="Robbie Parks" w:date="2019-05-11T11:37:00Z">
        <w:r>
          <w:rPr>
            <w:color w:val="000000" w:themeColor="text1"/>
            <w:lang w:val="en-US"/>
          </w:rPr>
          <w:br w:type="page"/>
        </w:r>
      </w:ins>
    </w:p>
    <w:p w14:paraId="2781D759" w14:textId="77777777" w:rsidR="001153F2" w:rsidRPr="00A74A83" w:rsidRDefault="001153F2" w:rsidP="001153F2">
      <w:pPr>
        <w:spacing w:line="480" w:lineRule="auto"/>
        <w:jc w:val="both"/>
        <w:rPr>
          <w:color w:val="000000" w:themeColor="text1"/>
          <w:lang w:val="en-US"/>
        </w:rPr>
        <w:sectPr w:rsidR="001153F2" w:rsidRPr="00A74A83" w:rsidSect="00DB3899">
          <w:type w:val="continuous"/>
          <w:pgSz w:w="11900" w:h="16840"/>
          <w:pgMar w:top="1440" w:right="1440" w:bottom="1440" w:left="1440" w:header="720" w:footer="720" w:gutter="0"/>
          <w:cols w:space="720"/>
          <w:docGrid w:linePitch="360"/>
        </w:sectPr>
      </w:pPr>
    </w:p>
    <w:p w14:paraId="3B2F2901" w14:textId="77777777" w:rsidR="001153F2" w:rsidRPr="00A74A83" w:rsidRDefault="001153F2" w:rsidP="001153F2">
      <w:pPr>
        <w:suppressLineNumbers/>
        <w:spacing w:line="480" w:lineRule="auto"/>
        <w:jc w:val="both"/>
        <w:rPr>
          <w:b/>
          <w:color w:val="000000" w:themeColor="text1"/>
          <w:lang w:val="en-US"/>
        </w:rPr>
        <w:sectPr w:rsidR="001153F2" w:rsidRPr="00A74A83" w:rsidSect="00DB3899">
          <w:type w:val="continuous"/>
          <w:pgSz w:w="11900" w:h="16840"/>
          <w:pgMar w:top="720" w:right="720" w:bottom="720" w:left="720" w:header="720" w:footer="720" w:gutter="0"/>
          <w:cols w:space="720"/>
          <w:docGrid w:linePitch="360"/>
        </w:sectPr>
      </w:pPr>
    </w:p>
    <w:p w14:paraId="4DCE264B" w14:textId="77777777" w:rsidR="001153F2" w:rsidRDefault="001153F2" w:rsidP="001153F2">
      <w:pPr>
        <w:spacing w:line="480" w:lineRule="auto"/>
        <w:jc w:val="both"/>
        <w:rPr>
          <w:b/>
          <w:color w:val="000000" w:themeColor="text1"/>
          <w:lang w:val="en-US"/>
        </w:rPr>
      </w:pPr>
      <w:r>
        <w:rPr>
          <w:b/>
          <w:noProof/>
          <w:color w:val="000000" w:themeColor="text1"/>
          <w:lang w:val="en-US"/>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Default="001153F2">
      <w:pPr>
        <w:rPr>
          <w:b/>
          <w:color w:val="000000" w:themeColor="text1"/>
          <w:lang w:val="en-US"/>
        </w:rPr>
      </w:pPr>
      <w:r>
        <w:rPr>
          <w:b/>
          <w:color w:val="000000" w:themeColor="text1"/>
          <w:lang w:val="en-US"/>
        </w:rPr>
        <w:br w:type="page"/>
      </w:r>
    </w:p>
    <w:p w14:paraId="4D8CBCE2" w14:textId="0D77749C" w:rsidR="00A2681D" w:rsidRPr="00A74A83" w:rsidRDefault="0065196B" w:rsidP="001153F2">
      <w:pPr>
        <w:spacing w:line="480" w:lineRule="auto"/>
        <w:jc w:val="both"/>
        <w:rPr>
          <w:color w:val="000000" w:themeColor="text1"/>
          <w:lang w:val="en-US"/>
        </w:rPr>
        <w:sectPr w:rsidR="00A2681D" w:rsidRPr="00A74A83"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8D44AA">
        <w:rPr>
          <w:b/>
          <w:color w:val="000000" w:themeColor="text1"/>
          <w:lang w:val="en-US"/>
        </w:rPr>
        <w:t>3</w:t>
      </w:r>
      <w:r w:rsidRPr="00A74A83">
        <w:rPr>
          <w:b/>
          <w:color w:val="000000" w:themeColor="text1"/>
          <w:lang w:val="en-US"/>
        </w:rPr>
        <w:t xml:space="preserve">. </w:t>
      </w:r>
      <w:r w:rsidRPr="00A74A83">
        <w:rPr>
          <w:color w:val="000000" w:themeColor="text1"/>
          <w:lang w:val="en-US"/>
        </w:rPr>
        <w:t xml:space="preserve">Number of injury deaths, by type of unintentional (transport, falls, drownings, and other) and intentional (assault and </w:t>
      </w:r>
      <w:r w:rsidR="000C077B" w:rsidRPr="00A74A83">
        <w:rPr>
          <w:color w:val="000000" w:themeColor="text1"/>
          <w:lang w:val="en-US"/>
        </w:rPr>
        <w:t>suicide</w:t>
      </w:r>
      <w:r w:rsidRPr="00A74A83">
        <w:rPr>
          <w:color w:val="000000" w:themeColor="text1"/>
          <w:lang w:val="en-US"/>
        </w:rPr>
        <w:t>) injury, by sex and age group in the contiguous USA for 1980-2016</w:t>
      </w:r>
      <w:r w:rsidR="006D1D0F" w:rsidRPr="00A74A83">
        <w:rPr>
          <w:color w:val="000000" w:themeColor="text1"/>
          <w:lang w:val="en-US"/>
        </w:rPr>
        <w:t>.</w:t>
      </w:r>
      <w:r w:rsidR="006D1D0F" w:rsidRPr="00A74A83" w:rsidDel="006D1D0F">
        <w:rPr>
          <w:color w:val="000000" w:themeColor="text1"/>
          <w:lang w:val="en-US"/>
        </w:rPr>
        <w:t xml:space="preserve"> </w:t>
      </w:r>
    </w:p>
    <w:p w14:paraId="4F49C20A" w14:textId="24ED7564" w:rsidR="00A2681D" w:rsidRPr="00A74A83" w:rsidRDefault="005D53B0" w:rsidP="002960A3">
      <w:pPr>
        <w:suppressLineNumbers/>
        <w:spacing w:line="480" w:lineRule="auto"/>
        <w:jc w:val="both"/>
        <w:rPr>
          <w:color w:val="000000" w:themeColor="text1"/>
          <w:lang w:val="en-US"/>
        </w:rPr>
        <w:sectPr w:rsidR="00A2681D" w:rsidRPr="00A74A83" w:rsidSect="00DB3899">
          <w:type w:val="continuous"/>
          <w:pgSz w:w="16840" w:h="11900" w:orient="landscape"/>
          <w:pgMar w:top="720" w:right="720" w:bottom="720" w:left="720" w:header="720" w:footer="720" w:gutter="0"/>
          <w:cols w:space="720"/>
          <w:docGrid w:linePitch="360"/>
        </w:sectPr>
      </w:pPr>
      <w:r w:rsidRPr="00A74A83">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A74A83" w:rsidRDefault="0065196B" w:rsidP="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5F026A">
        <w:rPr>
          <w:b/>
          <w:color w:val="000000" w:themeColor="text1"/>
          <w:lang w:val="en-US"/>
        </w:rPr>
        <w:t>4</w:t>
      </w:r>
      <w:r w:rsidRPr="00A74A83">
        <w:rPr>
          <w:b/>
          <w:color w:val="000000" w:themeColor="text1"/>
          <w:lang w:val="en-US"/>
        </w:rPr>
        <w:t xml:space="preserve">. </w:t>
      </w:r>
      <w:r w:rsidRPr="00A74A83">
        <w:rPr>
          <w:color w:val="000000" w:themeColor="text1"/>
          <w:lang w:val="en-US"/>
        </w:rPr>
        <w:t>National age-</w:t>
      </w:r>
      <w:r w:rsidR="00400606" w:rsidRPr="00A74A83">
        <w:rPr>
          <w:color w:val="000000" w:themeColor="text1"/>
          <w:lang w:val="en-US"/>
        </w:rPr>
        <w:t>standardized</w:t>
      </w:r>
      <w:r w:rsidRPr="00A74A83">
        <w:rPr>
          <w:color w:val="000000" w:themeColor="text1"/>
          <w:lang w:val="en-US"/>
        </w:rPr>
        <w:t xml:space="preserve"> death rates from 1980 to 2016, by type of injury</w:t>
      </w:r>
      <w:r w:rsidR="006C1E89">
        <w:rPr>
          <w:color w:val="000000" w:themeColor="text1"/>
          <w:lang w:val="en-US"/>
        </w:rPr>
        <w:t>, sex</w:t>
      </w:r>
      <w:r w:rsidRPr="00A74A83">
        <w:rPr>
          <w:color w:val="000000" w:themeColor="text1"/>
          <w:lang w:val="en-US"/>
        </w:rPr>
        <w:t xml:space="preserve"> and month.</w:t>
      </w:r>
    </w:p>
    <w:p w14:paraId="6B9F2ED4" w14:textId="121533D0" w:rsidR="00597A2E" w:rsidRPr="00A74A83" w:rsidRDefault="00A95EC9" w:rsidP="002960A3">
      <w:pPr>
        <w:suppressLineNumbers/>
        <w:spacing w:line="480" w:lineRule="auto"/>
        <w:jc w:val="both"/>
        <w:rPr>
          <w:b/>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r w:rsidRPr="00A74A83">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A74A83" w:rsidRDefault="00DD489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w:t>
      </w:r>
      <w:r w:rsidR="00A66148">
        <w:rPr>
          <w:b/>
          <w:color w:val="000000" w:themeColor="text1"/>
          <w:lang w:val="en-US"/>
        </w:rPr>
        <w:t>5</w:t>
      </w:r>
      <w:r w:rsidRPr="00A74A83">
        <w:rPr>
          <w:b/>
          <w:color w:val="000000" w:themeColor="text1"/>
          <w:lang w:val="en-US"/>
        </w:rPr>
        <w:t>.</w:t>
      </w:r>
      <w:r w:rsidRPr="00A74A83">
        <w:rPr>
          <w:color w:val="000000" w:themeColor="text1"/>
          <w:lang w:val="en-US"/>
        </w:rPr>
        <w:t xml:space="preserve"> Additional annual injury deaths for the 2016 US population in year in which each month was +</w:t>
      </w:r>
      <w:r w:rsidRPr="00A74A83">
        <w:rPr>
          <w:rFonts w:eastAsia="Times New Roman"/>
          <w:bCs/>
          <w:color w:val="222222"/>
          <w:shd w:val="clear" w:color="auto" w:fill="FFFFFF"/>
          <w:lang w:val="en-US"/>
        </w:rPr>
        <w:t>1</w:t>
      </w:r>
      <w:r w:rsidRPr="00A74A83">
        <w:rPr>
          <w:bCs/>
          <w:color w:val="000000" w:themeColor="text1"/>
          <w:lang w:val="en-US"/>
        </w:rPr>
        <w:t>°C</w:t>
      </w:r>
      <w:r w:rsidRPr="00A74A83">
        <w:rPr>
          <w:color w:val="000000" w:themeColor="text1"/>
          <w:lang w:val="en-US"/>
        </w:rPr>
        <w:t xml:space="preserve"> </w:t>
      </w:r>
      <w:r w:rsidR="00607AE4" w:rsidRPr="00A74A83">
        <w:rPr>
          <w:color w:val="000000" w:themeColor="text1"/>
          <w:lang w:val="en-US"/>
        </w:rPr>
        <w:t xml:space="preserve">warmer </w:t>
      </w:r>
      <w:r w:rsidRPr="00A74A83">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A74A83" w:rsidRDefault="004D7673" w:rsidP="002960A3">
      <w:pPr>
        <w:suppressLineNumbers/>
        <w:spacing w:line="480" w:lineRule="auto"/>
        <w:jc w:val="both"/>
        <w:rPr>
          <w:lang w:val="en-US"/>
        </w:rPr>
        <w:sectPr w:rsidR="00D83CCD" w:rsidRPr="00A74A83" w:rsidSect="00DB3899">
          <w:type w:val="continuous"/>
          <w:pgSz w:w="16840" w:h="11900" w:orient="landscape"/>
          <w:pgMar w:top="720" w:right="720" w:bottom="720" w:left="720" w:header="720" w:footer="720" w:gutter="0"/>
          <w:cols w:space="720"/>
          <w:docGrid w:linePitch="360"/>
        </w:sectPr>
      </w:pPr>
      <w:r w:rsidRPr="00A74A83">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A74A83" w:rsidRDefault="00A620DD" w:rsidP="00A620DD">
      <w:pPr>
        <w:spacing w:line="480" w:lineRule="auto"/>
        <w:jc w:val="both"/>
        <w:rPr>
          <w:b/>
          <w:lang w:val="en-US"/>
        </w:rPr>
      </w:pPr>
      <w:r w:rsidRPr="00A74A83">
        <w:rPr>
          <w:b/>
          <w:lang w:val="en-US"/>
        </w:rPr>
        <w:lastRenderedPageBreak/>
        <w:t>References</w:t>
      </w:r>
    </w:p>
    <w:p w14:paraId="48F7627B" w14:textId="6F7AE4A6" w:rsidR="00782AA7" w:rsidRPr="00782AA7" w:rsidRDefault="00A620DD" w:rsidP="009F44F0">
      <w:pPr>
        <w:widowControl w:val="0"/>
        <w:autoSpaceDE w:val="0"/>
        <w:autoSpaceDN w:val="0"/>
        <w:adjustRightInd w:val="0"/>
        <w:spacing w:line="480" w:lineRule="auto"/>
        <w:ind w:left="640" w:hanging="640"/>
        <w:jc w:val="both"/>
        <w:rPr>
          <w:noProof/>
          <w:lang w:val="en-US"/>
        </w:rPr>
      </w:pPr>
      <w:r w:rsidRPr="00A74A83">
        <w:rPr>
          <w:b/>
          <w:lang w:val="en-US"/>
        </w:rPr>
        <w:fldChar w:fldCharType="begin" w:fldLock="1"/>
      </w:r>
      <w:r w:rsidRPr="00A74A83">
        <w:rPr>
          <w:b/>
          <w:lang w:val="en-US"/>
        </w:rPr>
        <w:instrText xml:space="preserve">ADDIN Mendeley Bibliography CSL_BIBLIOGRAPHY </w:instrText>
      </w:r>
      <w:r w:rsidRPr="00A74A83">
        <w:rPr>
          <w:b/>
          <w:lang w:val="en-US"/>
        </w:rPr>
        <w:fldChar w:fldCharType="separate"/>
      </w:r>
      <w:r w:rsidR="00782AA7" w:rsidRPr="00782AA7">
        <w:rPr>
          <w:noProof/>
          <w:lang w:val="en-US"/>
        </w:rPr>
        <w:t xml:space="preserve">1. </w:t>
      </w:r>
      <w:r w:rsidR="00782AA7" w:rsidRPr="00782AA7">
        <w:rPr>
          <w:noProof/>
          <w:lang w:val="en-US"/>
        </w:rPr>
        <w:tab/>
        <w:t>McMichael AJ, Woodruff RE, Hales S. Climate change and human health: Present and future risks. Lancet. 2006;</w:t>
      </w:r>
    </w:p>
    <w:p w14:paraId="5589E7B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 </w:t>
      </w:r>
      <w:r w:rsidRPr="00782AA7">
        <w:rPr>
          <w:noProof/>
          <w:lang w:val="en-US"/>
        </w:rPr>
        <w:tab/>
        <w:t xml:space="preserve">Smith KR, Woodward A, Campbell-Lendrum D, et al. Human health: Impacts, adaptation, and co-benefits. In: Climate Change 2014 Impacts, Adaptation and Vulnerability: Part A: Global and Sectoral Aspects. 2015. </w:t>
      </w:r>
    </w:p>
    <w:p w14:paraId="268A576E"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 </w:t>
      </w:r>
      <w:r w:rsidRPr="00782AA7">
        <w:rPr>
          <w:noProof/>
          <w:lang w:val="en-US"/>
        </w:rPr>
        <w:tab/>
        <w:t xml:space="preserve">Haines A, Ebi K. The imperative for climate action to protect health. N Engl J Med 2019;(380):263–73. </w:t>
      </w:r>
    </w:p>
    <w:p w14:paraId="2448E08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4. </w:t>
      </w:r>
      <w:r w:rsidRPr="00782AA7">
        <w:rPr>
          <w:noProof/>
          <w:lang w:val="en-US"/>
        </w:rPr>
        <w:tab/>
        <w:t xml:space="preserve">Watts N, Amann M, Arnell N, et al. The 2018 report of the Lancet Countdown on health and climate change: shaping health of nations for centuries to come. Lancet 2018;6736(18):1–4. </w:t>
      </w:r>
    </w:p>
    <w:p w14:paraId="1ADAF636"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5. </w:t>
      </w:r>
      <w:r w:rsidRPr="00782AA7">
        <w:rPr>
          <w:noProof/>
          <w:lang w:val="en-US"/>
        </w:rPr>
        <w:tab/>
        <w:t>Huang C, Barnett AG, Wang X, Vaneckova P, Fitzgerald G, Tong S. Projecting future heat-related mortality under climate change scenarios: A systematic review. Environ. Health Perspect. 2011;</w:t>
      </w:r>
      <w:bookmarkStart w:id="2" w:name="_GoBack"/>
      <w:bookmarkEnd w:id="2"/>
    </w:p>
    <w:p w14:paraId="5D24348E"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6. </w:t>
      </w:r>
      <w:r w:rsidRPr="00782AA7">
        <w:rPr>
          <w:noProof/>
          <w:lang w:val="en-US"/>
        </w:rPr>
        <w:tab/>
        <w:t>Gasparrini A, Guo Y, Sera F, et al. Projections of temperature-related excess mortality under climate change scenarios. Lancet Planet Heal 2017;</w:t>
      </w:r>
    </w:p>
    <w:p w14:paraId="51011B9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7. </w:t>
      </w:r>
      <w:r w:rsidRPr="00782AA7">
        <w:rPr>
          <w:noProof/>
          <w:lang w:val="en-US"/>
        </w:rPr>
        <w:tab/>
        <w:t>Burke M, González F, Baylis P, et al. Higher temperatures increase suicide rates in the United States and Mexico. Nat Clim Chang 2018;</w:t>
      </w:r>
    </w:p>
    <w:p w14:paraId="328CD1FD"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8. </w:t>
      </w:r>
      <w:r w:rsidRPr="00782AA7">
        <w:rPr>
          <w:noProof/>
          <w:lang w:val="en-US"/>
        </w:rPr>
        <w:tab/>
        <w:t>Rey G, Jougla E, Fouillet A, et al. The impact of major heat waves on all-cause and cause-specific mortality in France from 1971 to 2003. Int Arch Occup Environ Health 2007;</w:t>
      </w:r>
    </w:p>
    <w:p w14:paraId="5F60B817"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9. </w:t>
      </w:r>
      <w:r w:rsidRPr="00782AA7">
        <w:rPr>
          <w:noProof/>
          <w:lang w:val="en-US"/>
        </w:rPr>
        <w:tab/>
        <w:t>Orru H, Åström DO. Increases in external cause mortality due to high and low temperatures: evidence from northeastern Europe. Int J Biometeorol 2017;</w:t>
      </w:r>
    </w:p>
    <w:p w14:paraId="1C833AC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10. </w:t>
      </w:r>
      <w:r w:rsidRPr="00782AA7">
        <w:rPr>
          <w:noProof/>
          <w:lang w:val="en-US"/>
        </w:rPr>
        <w:tab/>
        <w:t xml:space="preserve">Parks RM, Bennett JE, Foreman KJ, Toumi R, Ezzati M. National and regional seasonal dynamics of all-cause and cause-specific mortality in the USA from 1980 to 2016. Elife </w:t>
      </w:r>
      <w:r w:rsidRPr="00782AA7">
        <w:rPr>
          <w:noProof/>
          <w:lang w:val="en-US"/>
        </w:rPr>
        <w:lastRenderedPageBreak/>
        <w:t>[Internet] 2018;7. Available from: https://elifesciences.org/articles/35500</w:t>
      </w:r>
    </w:p>
    <w:p w14:paraId="71719CE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11. </w:t>
      </w:r>
      <w:r w:rsidRPr="00782AA7">
        <w:rPr>
          <w:noProof/>
          <w:lang w:val="en-US"/>
        </w:rPr>
        <w:tab/>
        <w:t xml:space="preserve">Rau R. Seasonality in human mortality. A demographic approach. Wirtschafts- und Sozialwissenschaftlichen Fak 2004;PhD:361. </w:t>
      </w:r>
    </w:p>
    <w:p w14:paraId="2E9D633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12. </w:t>
      </w:r>
      <w:r w:rsidRPr="00782AA7">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66F44DC2"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13. </w:t>
      </w:r>
      <w:r w:rsidRPr="00782AA7">
        <w:rPr>
          <w:noProof/>
          <w:lang w:val="en-US"/>
        </w:rPr>
        <w:tab/>
        <w:t>Shi L, Kloog I, Zanobetti A, Liu P, Schwartz JD. Impacts of temperature and its variability on mortality in New England. Nat Clim Chang [Internet] 2015;5(11):988–91. Available from: http://www.nature.com/doifinder/10.1038/nclimate2704</w:t>
      </w:r>
    </w:p>
    <w:p w14:paraId="4557F354"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14. </w:t>
      </w:r>
      <w:r w:rsidRPr="00782AA7">
        <w:rPr>
          <w:noProof/>
          <w:lang w:val="en-US"/>
        </w:rPr>
        <w:tab/>
        <w:t xml:space="preserve">Gasparrini A, Guo Y, Hashizume M, et al. Mortality risk attributable to high and low ambient temperature: A multicountry observational study. Lancet 2015;386(9991):369–75. </w:t>
      </w:r>
    </w:p>
    <w:p w14:paraId="5A1EADE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15. </w:t>
      </w:r>
      <w:r w:rsidRPr="00782AA7">
        <w:rPr>
          <w:noProof/>
          <w:lang w:val="en-US"/>
        </w:rPr>
        <w:tab/>
        <w:t xml:space="preserve">Ye X, Wolff R, Yu W, Vaneckova P, Pan X, Tong S. Ambient temperature and morbidity: a review of epidemiological evidence. Environ Health Perspect 2012;120(1):19–28. </w:t>
      </w:r>
    </w:p>
    <w:p w14:paraId="6602C006"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16. </w:t>
      </w:r>
      <w:r w:rsidRPr="00782AA7">
        <w:rPr>
          <w:noProof/>
          <w:lang w:val="en-US"/>
        </w:rPr>
        <w:tab/>
        <w:t xml:space="preserve">Basu R. High ambient temperature and mortality: A review of epidemiologic studies from 2001 to 2008. Environ Heal A Glob Access Sci Source 2009;8(1):40. </w:t>
      </w:r>
    </w:p>
    <w:p w14:paraId="128D941A"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17. </w:t>
      </w:r>
      <w:r w:rsidRPr="00782AA7">
        <w:rPr>
          <w:noProof/>
          <w:lang w:val="en-US"/>
        </w:rPr>
        <w:tab/>
        <w:t xml:space="preserve">Wallace JM, Hobbs P V. Atmospheric science: An introductory survey: Second edition. 2006. </w:t>
      </w:r>
    </w:p>
    <w:p w14:paraId="5C776ED4"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18. </w:t>
      </w:r>
      <w:r w:rsidRPr="00782AA7">
        <w:rPr>
          <w:noProof/>
          <w:lang w:val="en-US"/>
        </w:rPr>
        <w:tab/>
        <w:t>Lozano R, Naghavi M, Foreman K, et al. Global and regional mortality from 235 causes of death for 20 age groups in 1990 and 2010: A systematic analysis for the Global Burden of Disease Study 2010. Lancet 2012;</w:t>
      </w:r>
    </w:p>
    <w:p w14:paraId="6CE39C7F"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19. </w:t>
      </w:r>
      <w:r w:rsidRPr="00782AA7">
        <w:rPr>
          <w:noProof/>
          <w:lang w:val="en-US"/>
        </w:rPr>
        <w:tab/>
        <w:t>IPCC. IPCC special report on the impacts of global warming of 1.5 °C - Summary for policy makers. 2018;(October 2018). Available from: http://www.ipcc.ch/report/sr15/</w:t>
      </w:r>
    </w:p>
    <w:p w14:paraId="72F79A0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lastRenderedPageBreak/>
        <w:t xml:space="preserve">20. </w:t>
      </w:r>
      <w:r w:rsidRPr="00782AA7">
        <w:rPr>
          <w:noProof/>
          <w:lang w:val="en-US"/>
        </w:rPr>
        <w:tab/>
        <w:t>Xu J. Unintentional drowning deaths in the United States, 1999-2010. NCHS Data Brief 2014;</w:t>
      </w:r>
    </w:p>
    <w:p w14:paraId="1FDD4CAC"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21. </w:t>
      </w:r>
      <w:r w:rsidRPr="00782AA7">
        <w:rPr>
          <w:noProof/>
          <w:lang w:val="en-US"/>
        </w:rPr>
        <w:tab/>
        <w:t>Ambrose AF, Paul G, Hausdorff JM. Risk factors for falls among older adults: A review of the literature. Maturitas. 2013;</w:t>
      </w:r>
    </w:p>
    <w:p w14:paraId="07D330A3"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22. </w:t>
      </w:r>
      <w:r w:rsidRPr="00782AA7">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4BFDA20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23. </w:t>
      </w:r>
      <w:r w:rsidRPr="00782AA7">
        <w:rPr>
          <w:noProof/>
          <w:lang w:val="en-US"/>
        </w:rPr>
        <w:tab/>
        <w:t>Kelsey JL, Berry SD, Procter-Gray E, et al. Indoor and outdoor falls in older adults are different: The maintenance of balance, independent living, intellect, and zest in the elderly of boston study. J Am Geriatr Soc 2010;</w:t>
      </w:r>
    </w:p>
    <w:p w14:paraId="5C3CAA1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24. </w:t>
      </w:r>
      <w:r w:rsidRPr="00782AA7">
        <w:rPr>
          <w:noProof/>
          <w:lang w:val="en-US"/>
        </w:rPr>
        <w:tab/>
        <w:t>Daanen HAM, Van De Vliert E, Huang X. Driving performance in cold, warm, and thermoneutral environments. Appl Ergon 2003;</w:t>
      </w:r>
    </w:p>
    <w:p w14:paraId="1E56619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25. </w:t>
      </w:r>
      <w:r w:rsidRPr="00782AA7">
        <w:rPr>
          <w:noProof/>
          <w:lang w:val="en-US"/>
        </w:rPr>
        <w:tab/>
        <w:t>Zlatoper TJ. Determinants of motor vehicle deaths in the United States: A cross-sectional analysis. Accid Anal Prev 1991;</w:t>
      </w:r>
    </w:p>
    <w:p w14:paraId="72EAB5E5"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26. </w:t>
      </w:r>
      <w:r w:rsidRPr="00782AA7">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3150FC7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27. </w:t>
      </w:r>
      <w:r w:rsidRPr="00782AA7">
        <w:rPr>
          <w:noProof/>
          <w:lang w:val="en-US"/>
        </w:rPr>
        <w:tab/>
        <w:t>Wyon DP, Wyon I, Norin F. Effects of moderate heat stress on driver vigilance in a moving vehicle. Ergonomics 1996;</w:t>
      </w:r>
    </w:p>
    <w:p w14:paraId="0AF14469"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28. </w:t>
      </w:r>
      <w:r w:rsidRPr="00782AA7">
        <w:rPr>
          <w:noProof/>
          <w:lang w:val="en-US"/>
        </w:rPr>
        <w:tab/>
        <w:t>Opinium. Brits drink more alcohol in warmer weather [Internet]. Opinium.co.uk. 2018 [cited 2019 Jan 10];Available from: https://www.opinium.co.uk/brits-drink-more-alcohol-in-warmer-weather/</w:t>
      </w:r>
    </w:p>
    <w:p w14:paraId="64DA1CF3"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29. </w:t>
      </w:r>
      <w:r w:rsidRPr="00782AA7">
        <w:rPr>
          <w:noProof/>
          <w:lang w:val="en-US"/>
        </w:rPr>
        <w:tab/>
        <w:t>Voas RB, Torres P, Romano E, Lacey JH. Alcohol-related risk of driver fatalities: An update using 2007 data. J Stud Alcohol Drugs 2012;</w:t>
      </w:r>
    </w:p>
    <w:p w14:paraId="1E9587F2"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30. </w:t>
      </w:r>
      <w:r w:rsidRPr="00782AA7">
        <w:rPr>
          <w:noProof/>
          <w:lang w:val="en-US"/>
        </w:rPr>
        <w:tab/>
        <w:t xml:space="preserve">Datla S, Sahu P, Roh H-J, Sharma S. A comprehensive analysis of the association of </w:t>
      </w:r>
      <w:r w:rsidRPr="00782AA7">
        <w:rPr>
          <w:noProof/>
          <w:lang w:val="en-US"/>
        </w:rPr>
        <w:lastRenderedPageBreak/>
        <w:t>highway traffic with winter weather conditions. Procedia - Soc Behav Sci 2013;</w:t>
      </w:r>
    </w:p>
    <w:p w14:paraId="698D177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31. </w:t>
      </w:r>
      <w:r w:rsidRPr="00782AA7">
        <w:rPr>
          <w:noProof/>
          <w:lang w:val="en-US"/>
        </w:rPr>
        <w:tab/>
        <w:t>Roh H-J, Sahu PK, Sharma S, Datla S, Mehran B. Statistical investigations of snowfall and temperature interaction with passenger car and truck traffic on primary highways in Canada. J Cold Reg Eng 2016;</w:t>
      </w:r>
    </w:p>
    <w:p w14:paraId="64C943A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32. </w:t>
      </w:r>
      <w:r w:rsidRPr="00782AA7">
        <w:rPr>
          <w:noProof/>
          <w:lang w:val="en-US"/>
        </w:rPr>
        <w:tab/>
        <w:t>Roh H-J, Datla S, Sharma S. Effect of snow, temperature and their interaction on highway truck traffic. J Transp Techn 2013;</w:t>
      </w:r>
    </w:p>
    <w:p w14:paraId="18357CA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33. </w:t>
      </w:r>
      <w:r w:rsidRPr="00782AA7">
        <w:rPr>
          <w:noProof/>
          <w:lang w:val="en-US"/>
        </w:rPr>
        <w:tab/>
        <w:t>Roh HJ, Sharma S, Sahu PK. Modeling snow and cold effects for classified highway traffic volumes. KSCE J Civ Eng 2016;</w:t>
      </w:r>
    </w:p>
    <w:p w14:paraId="56FC7088"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34. </w:t>
      </w:r>
      <w:r w:rsidRPr="00782AA7">
        <w:rPr>
          <w:noProof/>
          <w:lang w:val="en-US"/>
        </w:rPr>
        <w:tab/>
        <w:t>Graff Zivin J, Neidell M. Temperature and the allocation of time: Implications for climate change. J Labor Econ 2014;</w:t>
      </w:r>
    </w:p>
    <w:p w14:paraId="2D75E507"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35. </w:t>
      </w:r>
      <w:r w:rsidRPr="00782AA7">
        <w:rPr>
          <w:noProof/>
          <w:lang w:val="en-US"/>
        </w:rPr>
        <w:tab/>
        <w:t>Glaeser EL, Sacerdote B, Scheinkman JA. Crime and social interactions. Q J Econ 1996;</w:t>
      </w:r>
    </w:p>
    <w:p w14:paraId="1EE00C4C"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36. </w:t>
      </w:r>
      <w:r w:rsidRPr="00782AA7">
        <w:rPr>
          <w:noProof/>
          <w:lang w:val="en-US"/>
        </w:rPr>
        <w:tab/>
        <w:t>Rotton J, Cohn EG. Global warming and U.S. crime rates: An application of routine activity theory. Environ Behav 2003;</w:t>
      </w:r>
    </w:p>
    <w:p w14:paraId="14446F6B"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37. </w:t>
      </w:r>
      <w:r w:rsidRPr="00782AA7">
        <w:rPr>
          <w:noProof/>
          <w:lang w:val="en-US"/>
        </w:rPr>
        <w:tab/>
        <w:t>Anderson CA. Temperature and aggression: Ubiquitous effects of heat on occurrence of human violence. Psychol Bull 1989;</w:t>
      </w:r>
    </w:p>
    <w:p w14:paraId="20730B01"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38. </w:t>
      </w:r>
      <w:r w:rsidRPr="00782AA7">
        <w:rPr>
          <w:noProof/>
          <w:lang w:val="en-US"/>
        </w:rPr>
        <w:tab/>
        <w:t>Baron RA, Bell PA. Aggression and heat: The influence of ambient temperature, negative affect, and a cooling drink on physical aggression. J Pers Soc Psychol 1976;</w:t>
      </w:r>
    </w:p>
    <w:p w14:paraId="7879E280" w14:textId="77777777" w:rsidR="00782AA7" w:rsidRPr="00782AA7" w:rsidRDefault="00782AA7" w:rsidP="009F44F0">
      <w:pPr>
        <w:widowControl w:val="0"/>
        <w:autoSpaceDE w:val="0"/>
        <w:autoSpaceDN w:val="0"/>
        <w:adjustRightInd w:val="0"/>
        <w:spacing w:line="480" w:lineRule="auto"/>
        <w:ind w:left="640" w:hanging="640"/>
        <w:jc w:val="both"/>
        <w:rPr>
          <w:noProof/>
          <w:lang w:val="en-US"/>
        </w:rPr>
      </w:pPr>
      <w:r w:rsidRPr="00782AA7">
        <w:rPr>
          <w:noProof/>
          <w:lang w:val="en-US"/>
        </w:rPr>
        <w:t xml:space="preserve">39. </w:t>
      </w:r>
      <w:r w:rsidRPr="00782AA7">
        <w:rPr>
          <w:noProof/>
          <w:lang w:val="en-US"/>
        </w:rPr>
        <w:tab/>
        <w:t>Majeed H, Lee J. The impact of climate change on youth depression and mental health. Lancet Planet Heal [Internet] 2017;1(3):e94–5. Available from: http://linkinghub.elsevier.com/retrieve/pii/S2542519617300451</w:t>
      </w:r>
    </w:p>
    <w:p w14:paraId="76F35117" w14:textId="77777777" w:rsidR="00782AA7" w:rsidRPr="00782AA7" w:rsidRDefault="00782AA7" w:rsidP="009F44F0">
      <w:pPr>
        <w:widowControl w:val="0"/>
        <w:autoSpaceDE w:val="0"/>
        <w:autoSpaceDN w:val="0"/>
        <w:adjustRightInd w:val="0"/>
        <w:spacing w:line="480" w:lineRule="auto"/>
        <w:ind w:left="640" w:hanging="640"/>
        <w:jc w:val="both"/>
        <w:rPr>
          <w:noProof/>
        </w:rPr>
      </w:pPr>
      <w:r w:rsidRPr="00782AA7">
        <w:rPr>
          <w:noProof/>
          <w:lang w:val="en-US"/>
        </w:rPr>
        <w:t xml:space="preserve">40. </w:t>
      </w:r>
      <w:r w:rsidRPr="00782AA7">
        <w:rPr>
          <w:noProof/>
          <w:lang w:val="en-US"/>
        </w:rPr>
        <w:tab/>
        <w:t>Berry HL, Waite TD, Dear KBG, Capon AG, Murray V. The case for systems thinking about climate change and mental health. Nat. Clim. Chang. 2018;</w:t>
      </w:r>
    </w:p>
    <w:p w14:paraId="0F6AA8A0" w14:textId="0D6395AE" w:rsidR="00C16BDD" w:rsidRPr="00A74A83" w:rsidRDefault="00A620DD" w:rsidP="009F44F0">
      <w:pPr>
        <w:widowControl w:val="0"/>
        <w:autoSpaceDE w:val="0"/>
        <w:autoSpaceDN w:val="0"/>
        <w:adjustRightInd w:val="0"/>
        <w:spacing w:line="480" w:lineRule="auto"/>
        <w:ind w:left="640" w:hanging="640"/>
        <w:jc w:val="both"/>
        <w:rPr>
          <w:lang w:val="en-US"/>
        </w:rPr>
      </w:pPr>
      <w:r w:rsidRPr="00A74A83">
        <w:rPr>
          <w:b/>
          <w:lang w:val="en-US"/>
        </w:rPr>
        <w:fldChar w:fldCharType="end"/>
      </w:r>
    </w:p>
    <w:sectPr w:rsidR="00C16BDD" w:rsidRPr="00A74A83"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77E3D" w14:textId="77777777" w:rsidR="00801D5E" w:rsidRDefault="00801D5E">
      <w:r>
        <w:separator/>
      </w:r>
    </w:p>
  </w:endnote>
  <w:endnote w:type="continuationSeparator" w:id="0">
    <w:p w14:paraId="19B8B5C9" w14:textId="77777777" w:rsidR="00801D5E" w:rsidRDefault="00801D5E">
      <w:r>
        <w:continuationSeparator/>
      </w:r>
    </w:p>
  </w:endnote>
  <w:endnote w:type="continuationNotice" w:id="1">
    <w:p w14:paraId="6F3C43E9" w14:textId="77777777" w:rsidR="00801D5E" w:rsidRDefault="00801D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929">
      <w:rPr>
        <w:rStyle w:val="PageNumber"/>
        <w:noProof/>
      </w:rPr>
      <w:t>16</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2055">
      <w:rPr>
        <w:rStyle w:val="PageNumber"/>
        <w:noProof/>
      </w:rPr>
      <w:t>28</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B3C70B" w14:textId="77777777" w:rsidR="00801D5E" w:rsidRDefault="00801D5E">
      <w:r>
        <w:separator/>
      </w:r>
    </w:p>
  </w:footnote>
  <w:footnote w:type="continuationSeparator" w:id="0">
    <w:p w14:paraId="11E76AB8" w14:textId="77777777" w:rsidR="00801D5E" w:rsidRDefault="00801D5E">
      <w:r>
        <w:continuationSeparator/>
      </w:r>
    </w:p>
  </w:footnote>
  <w:footnote w:type="continuationNotice" w:id="1">
    <w:p w14:paraId="73576956" w14:textId="77777777" w:rsidR="00801D5E" w:rsidRDefault="00801D5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1470F"/>
    <w:rsid w:val="00223743"/>
    <w:rsid w:val="00227AA5"/>
    <w:rsid w:val="002323F2"/>
    <w:rsid w:val="00241591"/>
    <w:rsid w:val="00241EB9"/>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303B67"/>
    <w:rsid w:val="00305209"/>
    <w:rsid w:val="00306DFD"/>
    <w:rsid w:val="00310E7E"/>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5514"/>
    <w:rsid w:val="004761C5"/>
    <w:rsid w:val="0047749E"/>
    <w:rsid w:val="00477F0B"/>
    <w:rsid w:val="00484863"/>
    <w:rsid w:val="00484E3B"/>
    <w:rsid w:val="004878EC"/>
    <w:rsid w:val="00490CF2"/>
    <w:rsid w:val="00492DAF"/>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BA"/>
    <w:rsid w:val="00587168"/>
    <w:rsid w:val="00591920"/>
    <w:rsid w:val="005922A2"/>
    <w:rsid w:val="00597846"/>
    <w:rsid w:val="00597A2E"/>
    <w:rsid w:val="005A15DC"/>
    <w:rsid w:val="005A38E3"/>
    <w:rsid w:val="005A512F"/>
    <w:rsid w:val="005B15FA"/>
    <w:rsid w:val="005B70B6"/>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11AE"/>
    <w:rsid w:val="006F1A8B"/>
    <w:rsid w:val="006F2FEB"/>
    <w:rsid w:val="006F7EB3"/>
    <w:rsid w:val="00702E3C"/>
    <w:rsid w:val="00710E1D"/>
    <w:rsid w:val="00712B85"/>
    <w:rsid w:val="007137E9"/>
    <w:rsid w:val="00714300"/>
    <w:rsid w:val="00715CFE"/>
    <w:rsid w:val="00720887"/>
    <w:rsid w:val="0072798F"/>
    <w:rsid w:val="0075249E"/>
    <w:rsid w:val="0075346B"/>
    <w:rsid w:val="007551F1"/>
    <w:rsid w:val="007617BF"/>
    <w:rsid w:val="00761993"/>
    <w:rsid w:val="00761FCD"/>
    <w:rsid w:val="00772013"/>
    <w:rsid w:val="0077467D"/>
    <w:rsid w:val="00782AA7"/>
    <w:rsid w:val="007870AF"/>
    <w:rsid w:val="00790EA3"/>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8C3F-58A7-1D45-BF0B-3B156BCC5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25</Pages>
  <Words>27414</Words>
  <Characters>164485</Characters>
  <Application>Microsoft Office Word</Application>
  <DocSecurity>0</DocSecurity>
  <Lines>2492</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41</cp:revision>
  <cp:lastPrinted>2019-04-24T19:05:00Z</cp:lastPrinted>
  <dcterms:created xsi:type="dcterms:W3CDTF">2019-05-11T10:31:00Z</dcterms:created>
  <dcterms:modified xsi:type="dcterms:W3CDTF">2019-05-11T12:14:00Z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