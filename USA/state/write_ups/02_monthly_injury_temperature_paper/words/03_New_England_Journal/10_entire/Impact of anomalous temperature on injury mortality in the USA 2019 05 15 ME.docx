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7CC231EC" w:rsidR="00BA6417" w:rsidRPr="00085C12" w:rsidRDefault="00E5418A" w:rsidP="00613BCB">
      <w:pPr>
        <w:spacing w:line="480" w:lineRule="auto"/>
        <w:jc w:val="both"/>
        <w:outlineLvl w:val="0"/>
        <w:rPr>
          <w:b/>
          <w:color w:val="000000" w:themeColor="text1"/>
          <w:lang w:val="en-US"/>
        </w:rPr>
      </w:pPr>
      <w:bookmarkStart w:id="0" w:name="_GoBack"/>
      <w:bookmarkEnd w:id="0"/>
      <w:r w:rsidRPr="00085C12">
        <w:rPr>
          <w:b/>
          <w:color w:val="000000" w:themeColor="text1"/>
          <w:lang w:val="en-US"/>
        </w:rPr>
        <w:t xml:space="preserve">Anomalous temperature and </w:t>
      </w:r>
      <w:r w:rsidR="005F0332" w:rsidRPr="00085C12">
        <w:rPr>
          <w:b/>
          <w:color w:val="000000" w:themeColor="text1"/>
          <w:lang w:val="en-US"/>
        </w:rPr>
        <w:t>seasonality of</w:t>
      </w:r>
      <w:r w:rsidRPr="00085C12">
        <w:rPr>
          <w:b/>
          <w:color w:val="000000" w:themeColor="text1"/>
          <w:lang w:val="en-US"/>
        </w:rPr>
        <w:t xml:space="preserve"> injury mortality in the </w:t>
      </w:r>
      <w:r w:rsidR="00AC3F56" w:rsidRPr="00085C12">
        <w:rPr>
          <w:b/>
          <w:color w:val="000000" w:themeColor="text1"/>
          <w:lang w:val="en-US"/>
        </w:rPr>
        <w:t>USA</w:t>
      </w:r>
      <w:r w:rsidRPr="00085C12">
        <w:rPr>
          <w:b/>
          <w:color w:val="000000" w:themeColor="text1"/>
          <w:lang w:val="en-US"/>
        </w:rPr>
        <w:t xml:space="preserve"> </w:t>
      </w:r>
    </w:p>
    <w:p w14:paraId="253C0EA6" w14:textId="77777777" w:rsidR="00DD09BF" w:rsidRPr="00085C12" w:rsidRDefault="00DD09BF" w:rsidP="00613BCB">
      <w:pPr>
        <w:spacing w:line="480" w:lineRule="auto"/>
        <w:jc w:val="both"/>
        <w:outlineLvl w:val="0"/>
        <w:rPr>
          <w:b/>
          <w:color w:val="000000" w:themeColor="text1"/>
          <w:lang w:val="en-US"/>
        </w:rPr>
      </w:pPr>
    </w:p>
    <w:p w14:paraId="7AE59AB1" w14:textId="0F9010F3" w:rsidR="00613BCB" w:rsidRPr="00085C12" w:rsidRDefault="00613BCB" w:rsidP="00613BCB">
      <w:pPr>
        <w:spacing w:line="480" w:lineRule="auto"/>
        <w:jc w:val="both"/>
        <w:outlineLvl w:val="0"/>
        <w:rPr>
          <w:color w:val="000000" w:themeColor="text1"/>
          <w:vertAlign w:val="superscript"/>
          <w:lang w:val="en-US"/>
        </w:rPr>
      </w:pPr>
      <w:r w:rsidRPr="00085C12">
        <w:rPr>
          <w:color w:val="000000" w:themeColor="text1"/>
          <w:lang w:val="en-US"/>
        </w:rPr>
        <w:t>Robbie M Parks</w:t>
      </w:r>
      <w:r w:rsidR="005A512F" w:rsidRPr="00085C12">
        <w:rPr>
          <w:color w:val="000000" w:themeColor="text1"/>
          <w:lang w:val="en-US"/>
        </w:rPr>
        <w:t xml:space="preserve"> BA</w:t>
      </w:r>
      <w:r w:rsidRPr="00085C12">
        <w:rPr>
          <w:color w:val="000000" w:themeColor="text1"/>
          <w:vertAlign w:val="superscript"/>
          <w:lang w:val="en-US"/>
        </w:rPr>
        <w:t>1,2</w:t>
      </w:r>
      <w:r w:rsidRPr="00085C12">
        <w:rPr>
          <w:color w:val="000000" w:themeColor="text1"/>
          <w:lang w:val="en-US"/>
        </w:rPr>
        <w:t>, James E Bennett</w:t>
      </w:r>
      <w:r w:rsidR="005A512F" w:rsidRPr="00085C12">
        <w:rPr>
          <w:color w:val="000000" w:themeColor="text1"/>
          <w:lang w:val="en-US"/>
        </w:rPr>
        <w:t xml:space="preserve"> PhD</w:t>
      </w:r>
      <w:r w:rsidRPr="00085C12">
        <w:rPr>
          <w:color w:val="000000" w:themeColor="text1"/>
          <w:vertAlign w:val="superscript"/>
          <w:lang w:val="en-US"/>
        </w:rPr>
        <w:t>1,2</w:t>
      </w:r>
      <w:r w:rsidRPr="00085C12">
        <w:rPr>
          <w:color w:val="000000" w:themeColor="text1"/>
          <w:lang w:val="en-US"/>
        </w:rPr>
        <w:t>, Helen Tamura-Wicks</w:t>
      </w:r>
      <w:r w:rsidR="005A512F" w:rsidRPr="00085C12">
        <w:rPr>
          <w:color w:val="000000" w:themeColor="text1"/>
          <w:lang w:val="en-US"/>
        </w:rPr>
        <w:t xml:space="preserve"> PhD</w:t>
      </w:r>
      <w:r w:rsidRPr="00085C12">
        <w:rPr>
          <w:color w:val="000000" w:themeColor="text1"/>
          <w:vertAlign w:val="superscript"/>
          <w:lang w:val="en-US"/>
        </w:rPr>
        <w:t>1,2</w:t>
      </w:r>
      <w:r w:rsidRPr="00085C12">
        <w:rPr>
          <w:color w:val="000000" w:themeColor="text1"/>
          <w:lang w:val="en-US"/>
        </w:rPr>
        <w:t>, Vasilis Kontis</w:t>
      </w:r>
      <w:r w:rsidR="005A512F" w:rsidRPr="00085C12">
        <w:rPr>
          <w:color w:val="000000" w:themeColor="text1"/>
          <w:lang w:val="en-US"/>
        </w:rPr>
        <w:t xml:space="preserve"> PhD</w:t>
      </w:r>
      <w:r w:rsidRPr="00085C12">
        <w:rPr>
          <w:color w:val="000000" w:themeColor="text1"/>
          <w:vertAlign w:val="superscript"/>
          <w:lang w:val="en-US"/>
        </w:rPr>
        <w:t>1,2</w:t>
      </w:r>
      <w:r w:rsidRPr="00085C12">
        <w:rPr>
          <w:color w:val="000000" w:themeColor="text1"/>
          <w:lang w:val="en-US"/>
        </w:rPr>
        <w:t>, Ralf Toumi</w:t>
      </w:r>
      <w:r w:rsidR="005A512F" w:rsidRPr="00085C12">
        <w:rPr>
          <w:color w:val="000000" w:themeColor="text1"/>
          <w:lang w:val="en-US"/>
        </w:rPr>
        <w:t xml:space="preserve"> PhD</w:t>
      </w:r>
      <w:r w:rsidRPr="00085C12">
        <w:rPr>
          <w:color w:val="000000" w:themeColor="text1"/>
          <w:vertAlign w:val="superscript"/>
          <w:lang w:val="en-US"/>
        </w:rPr>
        <w:t>3</w:t>
      </w:r>
      <w:r w:rsidRPr="00085C12">
        <w:rPr>
          <w:color w:val="000000" w:themeColor="text1"/>
          <w:lang w:val="en-US"/>
        </w:rPr>
        <w:t>, Goodarz Danaei</w:t>
      </w:r>
      <w:r w:rsidR="005A512F" w:rsidRPr="00085C12">
        <w:rPr>
          <w:color w:val="000000" w:themeColor="text1"/>
          <w:lang w:val="en-US"/>
        </w:rPr>
        <w:t xml:space="preserve"> PhD</w:t>
      </w:r>
      <w:r w:rsidRPr="00085C12">
        <w:rPr>
          <w:color w:val="000000" w:themeColor="text1"/>
          <w:vertAlign w:val="superscript"/>
          <w:lang w:val="en-US"/>
        </w:rPr>
        <w:t>4</w:t>
      </w:r>
      <w:r w:rsidR="00E82E03" w:rsidRPr="00085C12">
        <w:rPr>
          <w:color w:val="000000" w:themeColor="text1"/>
          <w:lang w:val="en-US"/>
        </w:rPr>
        <w:t>,</w:t>
      </w:r>
      <w:r w:rsidR="00A77C36" w:rsidRPr="00085C12">
        <w:rPr>
          <w:color w:val="000000" w:themeColor="text1"/>
          <w:lang w:val="en-US"/>
        </w:rPr>
        <w:t xml:space="preserve"> </w:t>
      </w:r>
      <w:r w:rsidRPr="00085C12">
        <w:rPr>
          <w:color w:val="000000" w:themeColor="text1"/>
          <w:lang w:val="en-US"/>
        </w:rPr>
        <w:t>Majid Ezzati</w:t>
      </w:r>
      <w:r w:rsidR="005A512F" w:rsidRPr="00085C12">
        <w:rPr>
          <w:color w:val="000000" w:themeColor="text1"/>
          <w:lang w:val="en-US"/>
        </w:rPr>
        <w:t xml:space="preserve"> FMedSci</w:t>
      </w:r>
      <w:r w:rsidRPr="00085C12">
        <w:rPr>
          <w:color w:val="000000" w:themeColor="text1"/>
          <w:vertAlign w:val="superscript"/>
          <w:lang w:val="en-US"/>
        </w:rPr>
        <w:t>1,2,5*</w:t>
      </w:r>
    </w:p>
    <w:p w14:paraId="34F2BDE8" w14:textId="77777777" w:rsidR="00DD09BF" w:rsidRPr="00085C12" w:rsidRDefault="00DD09BF" w:rsidP="00613BCB">
      <w:pPr>
        <w:spacing w:line="480" w:lineRule="auto"/>
        <w:jc w:val="both"/>
        <w:outlineLvl w:val="0"/>
        <w:rPr>
          <w:color w:val="000000" w:themeColor="text1"/>
          <w:lang w:val="en-US"/>
        </w:rPr>
      </w:pPr>
    </w:p>
    <w:p w14:paraId="556C6791" w14:textId="77777777" w:rsidR="00613BCB" w:rsidRPr="00085C12" w:rsidRDefault="00613BCB" w:rsidP="00613BCB">
      <w:pPr>
        <w:spacing w:line="480" w:lineRule="auto"/>
        <w:jc w:val="both"/>
        <w:rPr>
          <w:color w:val="000000" w:themeColor="text1"/>
          <w:lang w:val="en-US"/>
        </w:rPr>
      </w:pPr>
      <w:r w:rsidRPr="00085C12">
        <w:rPr>
          <w:color w:val="000000" w:themeColor="text1"/>
          <w:vertAlign w:val="superscript"/>
          <w:lang w:val="en-US"/>
        </w:rPr>
        <w:t>1</w:t>
      </w:r>
      <w:r w:rsidRPr="00085C12">
        <w:rPr>
          <w:color w:val="000000" w:themeColor="text1"/>
          <w:lang w:val="en-US"/>
        </w:rPr>
        <w:t>MRC-PHE Centre for Environment and Health, Imperial College London, London, United Kingdom</w:t>
      </w:r>
    </w:p>
    <w:p w14:paraId="3ACE1BD7" w14:textId="77777777" w:rsidR="00613BCB" w:rsidRPr="00085C12" w:rsidRDefault="00613BCB" w:rsidP="00613BCB">
      <w:pPr>
        <w:spacing w:line="480" w:lineRule="auto"/>
        <w:jc w:val="both"/>
        <w:rPr>
          <w:color w:val="000000" w:themeColor="text1"/>
          <w:lang w:val="en-US"/>
        </w:rPr>
      </w:pPr>
      <w:r w:rsidRPr="00085C12">
        <w:rPr>
          <w:color w:val="000000" w:themeColor="text1"/>
          <w:vertAlign w:val="superscript"/>
          <w:lang w:val="en-US"/>
        </w:rPr>
        <w:t>2</w:t>
      </w:r>
      <w:r w:rsidRPr="00085C12">
        <w:rPr>
          <w:color w:val="000000" w:themeColor="text1"/>
          <w:lang w:val="en-US"/>
        </w:rPr>
        <w:t>Department of Epidemiology and Biostatistics, School of Public Health, Imperial College London, London, United Kingdom</w:t>
      </w:r>
    </w:p>
    <w:p w14:paraId="100ECBBE" w14:textId="77777777" w:rsidR="00613BCB" w:rsidRPr="00085C12" w:rsidRDefault="00613BCB" w:rsidP="00613BCB">
      <w:pPr>
        <w:spacing w:line="480" w:lineRule="auto"/>
        <w:jc w:val="both"/>
        <w:rPr>
          <w:color w:val="000000" w:themeColor="text1"/>
          <w:lang w:val="en-US"/>
        </w:rPr>
      </w:pPr>
      <w:r w:rsidRPr="00085C12">
        <w:rPr>
          <w:color w:val="000000" w:themeColor="text1"/>
          <w:vertAlign w:val="superscript"/>
          <w:lang w:val="en-US"/>
        </w:rPr>
        <w:t>3</w:t>
      </w:r>
      <w:r w:rsidRPr="00085C12">
        <w:rPr>
          <w:color w:val="000000" w:themeColor="text1"/>
          <w:lang w:val="en-US"/>
        </w:rPr>
        <w:t>Space and Atmospheric Physics, Imperial College London, London, United Kingdom</w:t>
      </w:r>
    </w:p>
    <w:p w14:paraId="22AAFA30" w14:textId="77777777" w:rsidR="00613BCB" w:rsidRPr="00085C12" w:rsidRDefault="00613BCB" w:rsidP="00613BCB">
      <w:pPr>
        <w:spacing w:line="480" w:lineRule="auto"/>
        <w:jc w:val="both"/>
        <w:rPr>
          <w:color w:val="000000" w:themeColor="text1"/>
          <w:lang w:val="en-US"/>
        </w:rPr>
      </w:pPr>
      <w:r w:rsidRPr="00085C12">
        <w:rPr>
          <w:color w:val="000000" w:themeColor="text1"/>
          <w:vertAlign w:val="superscript"/>
          <w:lang w:val="en-US"/>
        </w:rPr>
        <w:t>4</w:t>
      </w:r>
      <w:r w:rsidRPr="00085C12">
        <w:rPr>
          <w:color w:val="000000" w:themeColor="text1"/>
          <w:lang w:val="en-US"/>
        </w:rPr>
        <w:t>Harvard T.H. Chan School of Public Health, Boston, Massachusetts, USA.</w:t>
      </w:r>
    </w:p>
    <w:p w14:paraId="144CC5D4" w14:textId="77777777" w:rsidR="00613BCB" w:rsidRPr="00085C12" w:rsidRDefault="00613BCB" w:rsidP="00613BCB">
      <w:pPr>
        <w:spacing w:line="480" w:lineRule="auto"/>
        <w:jc w:val="both"/>
        <w:rPr>
          <w:color w:val="000000" w:themeColor="text1"/>
          <w:lang w:val="en-US"/>
        </w:rPr>
      </w:pPr>
      <w:r w:rsidRPr="00085C12">
        <w:rPr>
          <w:color w:val="000000" w:themeColor="text1"/>
          <w:vertAlign w:val="superscript"/>
          <w:lang w:val="en-US"/>
        </w:rPr>
        <w:t>5</w:t>
      </w:r>
      <w:r w:rsidRPr="00085C12">
        <w:rPr>
          <w:color w:val="000000" w:themeColor="text1"/>
          <w:lang w:val="en-US"/>
        </w:rPr>
        <w:t>WHO Collaborating Centre on NCD Surveillance and Epidemiology, Imperial College London, London, United Kingdom</w:t>
      </w:r>
    </w:p>
    <w:p w14:paraId="604E06F1" w14:textId="77777777" w:rsidR="00613BCB" w:rsidRPr="00085C12" w:rsidRDefault="00613BCB" w:rsidP="00613BCB">
      <w:pPr>
        <w:spacing w:line="480" w:lineRule="auto"/>
        <w:jc w:val="both"/>
        <w:rPr>
          <w:color w:val="000000" w:themeColor="text1"/>
          <w:lang w:val="en-US"/>
        </w:rPr>
      </w:pPr>
    </w:p>
    <w:p w14:paraId="74FC1802" w14:textId="1AE0477A" w:rsidR="00E02878" w:rsidRPr="00085C12" w:rsidRDefault="00DD09BF" w:rsidP="00DD09BF">
      <w:pPr>
        <w:pStyle w:val="Paragraph"/>
        <w:spacing w:before="0" w:line="480" w:lineRule="auto"/>
        <w:ind w:firstLine="0"/>
        <w:jc w:val="both"/>
      </w:pPr>
      <w:r w:rsidRPr="00085C12">
        <w:t>* Correspondence to: majid.ezzati@imperial.ac.uk</w:t>
      </w:r>
      <w:r w:rsidR="00E02878" w:rsidRPr="00085C12">
        <w:rPr>
          <w:b/>
        </w:rPr>
        <w:br w:type="page"/>
      </w:r>
    </w:p>
    <w:p w14:paraId="36CDCEE6" w14:textId="525EE2E3" w:rsidR="00DD09BF" w:rsidRPr="00085C12" w:rsidRDefault="00DD09BF" w:rsidP="00DD09BF">
      <w:pPr>
        <w:spacing w:line="480" w:lineRule="auto"/>
        <w:jc w:val="both"/>
        <w:outlineLvl w:val="0"/>
        <w:rPr>
          <w:b/>
          <w:lang w:val="en-US"/>
        </w:rPr>
      </w:pPr>
      <w:r w:rsidRPr="00085C12">
        <w:rPr>
          <w:b/>
          <w:lang w:val="en-US"/>
        </w:rPr>
        <w:lastRenderedPageBreak/>
        <w:t>Funding</w:t>
      </w:r>
    </w:p>
    <w:p w14:paraId="01806C77" w14:textId="576F8357" w:rsidR="00DD09BF" w:rsidRPr="00085C12" w:rsidRDefault="00DD09BF" w:rsidP="004C4969">
      <w:pPr>
        <w:spacing w:line="480" w:lineRule="auto"/>
        <w:ind w:firstLine="720"/>
        <w:jc w:val="both"/>
        <w:rPr>
          <w:lang w:val="en-US"/>
        </w:rPr>
      </w:pPr>
      <w:r w:rsidRPr="00085C12">
        <w:rPr>
          <w:lang w:val="en-US"/>
        </w:rPr>
        <w:t>Robbie Parks is supported by a Wellcome Trust ISSF Studentship. The development of statistical methods is supported by grants from the Wellcome Trust (grants 205208/Z/16/Z and 209376/Z/17/Z). Work on the US mortality data is supported by a grant from US Environmental Protection Agency. This paper has not been formally reviewed by EPA. The views expressed in this document are solely those of authors and do not necessarily reflect those of the Agency. EPA does not endorse any products or commercial services mentioned in this publication.</w:t>
      </w:r>
      <w:r w:rsidRPr="00085C12">
        <w:rPr>
          <w:rFonts w:eastAsia="Times New Roman"/>
          <w:b/>
          <w:lang w:val="en-US"/>
        </w:rPr>
        <w:br w:type="page"/>
      </w:r>
    </w:p>
    <w:p w14:paraId="4AFA2754" w14:textId="641129E0" w:rsidR="009D767F" w:rsidRPr="00085C12" w:rsidRDefault="009D767F" w:rsidP="00140DB8">
      <w:pPr>
        <w:spacing w:line="480" w:lineRule="auto"/>
        <w:jc w:val="both"/>
        <w:rPr>
          <w:rFonts w:eastAsia="Times New Roman"/>
          <w:b/>
          <w:lang w:val="en-US"/>
        </w:rPr>
      </w:pPr>
      <w:r w:rsidRPr="00085C12">
        <w:rPr>
          <w:rFonts w:eastAsia="Times New Roman"/>
          <w:b/>
          <w:lang w:val="en-US"/>
        </w:rPr>
        <w:lastRenderedPageBreak/>
        <w:t>Abstract</w:t>
      </w:r>
    </w:p>
    <w:p w14:paraId="21AFBE10" w14:textId="017311DB" w:rsidR="00566F6F" w:rsidRPr="00085C12" w:rsidRDefault="00566F6F" w:rsidP="00566F6F">
      <w:pPr>
        <w:spacing w:line="480" w:lineRule="auto"/>
        <w:jc w:val="both"/>
        <w:rPr>
          <w:rFonts w:eastAsia="Times New Roman"/>
          <w:lang w:val="en-US"/>
        </w:rPr>
      </w:pPr>
      <w:r w:rsidRPr="00085C12">
        <w:rPr>
          <w:rFonts w:eastAsia="Times New Roman"/>
          <w:b/>
          <w:lang w:val="en-US"/>
        </w:rPr>
        <w:t>Background:</w:t>
      </w:r>
      <w:r w:rsidRPr="00085C12">
        <w:rPr>
          <w:rFonts w:eastAsia="Times New Roman"/>
          <w:lang w:val="en-US"/>
        </w:rPr>
        <w:t xml:space="preserve"> Temperatures which deviate from long-term norms will be more frequent as the global climate changes, and may be associated with adverse health consequences. There is limited data on how such deviations affect deaths from different injuries, especially by type of injury, month of year, age and sex</w:t>
      </w:r>
      <w:r w:rsidR="007F6047" w:rsidRPr="00085C12">
        <w:rPr>
          <w:rFonts w:eastAsia="Times New Roman"/>
          <w:lang w:val="en-US"/>
        </w:rPr>
        <w:t>.</w:t>
      </w:r>
    </w:p>
    <w:p w14:paraId="6E17D553" w14:textId="6F38D43C" w:rsidR="00306DFD" w:rsidRPr="00085C12" w:rsidRDefault="00566F6F" w:rsidP="00566F6F">
      <w:pPr>
        <w:spacing w:line="480" w:lineRule="auto"/>
        <w:jc w:val="both"/>
        <w:rPr>
          <w:rFonts w:eastAsia="Times New Roman"/>
          <w:lang w:val="en-US"/>
        </w:rPr>
      </w:pPr>
      <w:r w:rsidRPr="00085C12">
        <w:rPr>
          <w:rFonts w:eastAsia="Times New Roman"/>
          <w:b/>
          <w:lang w:val="en-US"/>
        </w:rPr>
        <w:t>Methods:</w:t>
      </w:r>
      <w:r w:rsidRPr="00085C12">
        <w:rPr>
          <w:rFonts w:eastAsia="Times New Roman"/>
          <w:lang w:val="en-US"/>
        </w:rPr>
        <w:t xml:space="preserve"> We used data on mortality and temperature over a 37-year period (1980-2016) in the entire contiguous USA and formulated a Bayesian spatio-temporal model to estimate how anomalous temperatures, defined as deviations from the long-term norm of monthly temperature, affect deaths from different intentional (transport, falls and drownings) and unintentional (assault and </w:t>
      </w:r>
      <w:r w:rsidR="00702E3C" w:rsidRPr="00085C12">
        <w:rPr>
          <w:rFonts w:eastAsia="Times New Roman"/>
          <w:lang w:val="en-US"/>
        </w:rPr>
        <w:t>suicide</w:t>
      </w:r>
      <w:r w:rsidRPr="00085C12">
        <w:rPr>
          <w:rFonts w:eastAsia="Times New Roman"/>
          <w:lang w:val="en-US"/>
        </w:rPr>
        <w:t xml:space="preserve">) injuries by age group and sex. </w:t>
      </w:r>
    </w:p>
    <w:p w14:paraId="779E5C10" w14:textId="77BEFC37" w:rsidR="00306DFD" w:rsidRPr="00085C12" w:rsidRDefault="00306DFD" w:rsidP="00566F6F">
      <w:pPr>
        <w:spacing w:line="480" w:lineRule="auto"/>
        <w:jc w:val="both"/>
        <w:rPr>
          <w:rFonts w:eastAsia="Times New Roman"/>
          <w:lang w:val="en-US"/>
        </w:rPr>
      </w:pPr>
      <w:r w:rsidRPr="00085C12">
        <w:rPr>
          <w:rFonts w:eastAsia="Times New Roman"/>
          <w:b/>
          <w:lang w:val="en-US"/>
        </w:rPr>
        <w:t xml:space="preserve">Results: </w:t>
      </w:r>
      <w:r w:rsidR="00566F6F" w:rsidRPr="00085C12">
        <w:rPr>
          <w:rFonts w:eastAsia="Times New Roman"/>
          <w:lang w:val="en-US"/>
        </w:rPr>
        <w:t xml:space="preserve">We found that a 1°C anomalously warm year would be associated with an estimated 941 (95% credible interval 831-1,053) additional injury deaths in the contiguous USA. 87% of deaths would occur in males, concentrated mostly in adolescent to middle ages. These excess deaths would comprise of increases in </w:t>
      </w:r>
      <w:r w:rsidR="006A25F3" w:rsidRPr="00085C12">
        <w:rPr>
          <w:rFonts w:eastAsia="Times New Roman"/>
          <w:lang w:val="en-US"/>
        </w:rPr>
        <w:t xml:space="preserve">deaths from </w:t>
      </w:r>
      <w:r w:rsidR="00566F6F" w:rsidRPr="00085C12">
        <w:rPr>
          <w:rFonts w:eastAsia="Times New Roman"/>
          <w:lang w:val="en-US"/>
        </w:rPr>
        <w:t>drowning</w:t>
      </w:r>
      <w:r w:rsidR="006A25F3" w:rsidRPr="00085C12">
        <w:rPr>
          <w:rFonts w:eastAsia="Times New Roman"/>
          <w:lang w:val="en-US"/>
        </w:rPr>
        <w:t>s</w:t>
      </w:r>
      <w:r w:rsidR="00566F6F" w:rsidRPr="00085C12">
        <w:rPr>
          <w:rFonts w:eastAsia="Times New Roman"/>
          <w:lang w:val="en-US"/>
        </w:rPr>
        <w:t xml:space="preserve">, transport, assault and </w:t>
      </w:r>
      <w:r w:rsidR="00702E3C" w:rsidRPr="00085C12">
        <w:rPr>
          <w:rFonts w:eastAsia="Times New Roman"/>
          <w:lang w:val="en-US"/>
        </w:rPr>
        <w:t>suicide</w:t>
      </w:r>
      <w:r w:rsidR="00566F6F" w:rsidRPr="00085C12">
        <w:rPr>
          <w:rFonts w:eastAsia="Times New Roman"/>
          <w:lang w:val="en-US"/>
        </w:rPr>
        <w:t xml:space="preserve">, offset partly by an overall decline in deaths from falls in older ages. </w:t>
      </w:r>
    </w:p>
    <w:p w14:paraId="36931E7C" w14:textId="40F3FF7F" w:rsidR="00566F6F" w:rsidRPr="00085C12" w:rsidRDefault="00306DFD" w:rsidP="00566F6F">
      <w:pPr>
        <w:spacing w:line="480" w:lineRule="auto"/>
        <w:jc w:val="both"/>
        <w:rPr>
          <w:rFonts w:eastAsia="Times New Roman"/>
          <w:lang w:val="en-US"/>
        </w:rPr>
      </w:pPr>
      <w:r w:rsidRPr="00085C12">
        <w:rPr>
          <w:rFonts w:eastAsia="Times New Roman"/>
          <w:b/>
          <w:lang w:val="en-US"/>
        </w:rPr>
        <w:t xml:space="preserve">Conclusions: </w:t>
      </w:r>
      <w:r w:rsidR="00566F6F" w:rsidRPr="00085C12">
        <w:rPr>
          <w:rFonts w:eastAsia="Times New Roman"/>
          <w:lang w:val="en-US"/>
        </w:rPr>
        <w:t>The findings demonstrate the need for targeted public health interventions against injuries during periods of anomalously high temperatures, especially as these episodes increase with global climate change.</w:t>
      </w:r>
    </w:p>
    <w:p w14:paraId="6EE3811E" w14:textId="24913F52" w:rsidR="0065196B" w:rsidRPr="00085C12" w:rsidRDefault="0065196B" w:rsidP="0065196B">
      <w:pPr>
        <w:spacing w:line="480" w:lineRule="auto"/>
        <w:jc w:val="both"/>
        <w:rPr>
          <w:color w:val="000000" w:themeColor="text1"/>
          <w:lang w:val="en-US"/>
        </w:rPr>
      </w:pPr>
    </w:p>
    <w:p w14:paraId="602B9F5B" w14:textId="77777777" w:rsidR="0029344A" w:rsidRPr="00085C12" w:rsidRDefault="0029344A">
      <w:pPr>
        <w:rPr>
          <w:b/>
          <w:color w:val="000000" w:themeColor="text1"/>
          <w:lang w:val="en-US"/>
        </w:rPr>
      </w:pPr>
      <w:r w:rsidRPr="00085C12">
        <w:rPr>
          <w:b/>
          <w:color w:val="000000" w:themeColor="text1"/>
          <w:lang w:val="en-US"/>
        </w:rPr>
        <w:br w:type="page"/>
      </w:r>
    </w:p>
    <w:p w14:paraId="7336E429" w14:textId="2F68BD1C" w:rsidR="007B3AFA" w:rsidRPr="00085C12" w:rsidRDefault="007B3AFA" w:rsidP="0065196B">
      <w:pPr>
        <w:spacing w:line="480" w:lineRule="auto"/>
        <w:jc w:val="both"/>
        <w:rPr>
          <w:b/>
          <w:color w:val="000000" w:themeColor="text1"/>
          <w:lang w:val="en-US"/>
        </w:rPr>
      </w:pPr>
      <w:r w:rsidRPr="00085C12">
        <w:rPr>
          <w:b/>
          <w:color w:val="000000" w:themeColor="text1"/>
          <w:lang w:val="en-US"/>
        </w:rPr>
        <w:lastRenderedPageBreak/>
        <w:t>Introduction</w:t>
      </w:r>
    </w:p>
    <w:p w14:paraId="2E5DFF8D" w14:textId="4CA41FE4" w:rsidR="0065196B" w:rsidRPr="00085C12" w:rsidRDefault="0065196B" w:rsidP="00B423F3">
      <w:pPr>
        <w:spacing w:line="480" w:lineRule="auto"/>
        <w:ind w:firstLine="720"/>
        <w:jc w:val="both"/>
        <w:rPr>
          <w:color w:val="000000" w:themeColor="text1"/>
          <w:lang w:val="en-US"/>
        </w:rPr>
      </w:pPr>
      <w:r w:rsidRPr="00085C12">
        <w:rPr>
          <w:color w:val="000000" w:themeColor="text1"/>
          <w:lang w:val="en-US"/>
        </w:rPr>
        <w:t>The potential health impacts of anthropogenic climate change are one of the key drivers for efforts to mitigate greenhouse gas emissions and for pursuing adaptation measures</w:t>
      </w:r>
      <w:r w:rsidR="00494DA5" w:rsidRPr="00085C12">
        <w:rPr>
          <w:color w:val="000000" w:themeColor="text1"/>
          <w:lang w:val="en-US"/>
        </w:rPr>
        <w:t>.</w:t>
      </w:r>
      <w:r w:rsidR="00CD4D45" w:rsidRPr="00085C12">
        <w:rPr>
          <w:rFonts w:eastAsia="Times New Roman"/>
          <w:b/>
          <w:lang w:val="en-US"/>
        </w:rPr>
        <w:fldChar w:fldCharType="begin" w:fldLock="1"/>
      </w:r>
      <w:r w:rsidR="004321B4" w:rsidRPr="00085C12">
        <w:rPr>
          <w:rFonts w:eastAsia="Times New Roman"/>
          <w:b/>
          <w:lang w:val="en-US"/>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lt;sup&gt;1–3&lt;/sup&gt;"},"properties":{"noteIndex":0},"schema":"https://github.com/citation-style-language/schema/raw/master/csl-citation.json"}</w:instrText>
      </w:r>
      <w:r w:rsidR="00CD4D45" w:rsidRPr="00085C12">
        <w:rPr>
          <w:rFonts w:eastAsia="Times New Roman"/>
          <w:b/>
          <w:lang w:val="en-US"/>
        </w:rPr>
        <w:fldChar w:fldCharType="separate"/>
      </w:r>
      <w:r w:rsidR="00535DCA" w:rsidRPr="00085C12">
        <w:rPr>
          <w:rFonts w:eastAsia="Times New Roman"/>
          <w:noProof/>
          <w:vertAlign w:val="superscript"/>
          <w:lang w:val="en-US"/>
        </w:rPr>
        <w:t>1–3</w:t>
      </w:r>
      <w:r w:rsidR="00CD4D45" w:rsidRPr="00085C12">
        <w:rPr>
          <w:rFonts w:eastAsia="Times New Roman"/>
          <w:b/>
          <w:lang w:val="en-US"/>
        </w:rPr>
        <w:fldChar w:fldCharType="end"/>
      </w:r>
      <w:r w:rsidRPr="00085C12">
        <w:rPr>
          <w:color w:val="000000" w:themeColor="text1"/>
          <w:lang w:val="en-US"/>
        </w:rPr>
        <w:t xml:space="preserve"> Current assessments of the health effects of climate change largely focus on parasitic and infectious diseases</w:t>
      </w:r>
      <w:r w:rsidR="00BB01F9" w:rsidRPr="00085C12">
        <w:rPr>
          <w:color w:val="000000" w:themeColor="text1"/>
          <w:lang w:val="en-US"/>
        </w:rPr>
        <w:t>,</w:t>
      </w:r>
      <w:r w:rsidRPr="00085C12">
        <w:rPr>
          <w:color w:val="000000" w:themeColor="text1"/>
          <w:lang w:val="en-US"/>
        </w:rPr>
        <w:t xml:space="preserve"> and cardiorespiratory and other chronic diseases</w:t>
      </w:r>
      <w:r w:rsidR="00494DA5" w:rsidRPr="00085C12">
        <w:rPr>
          <w:color w:val="000000" w:themeColor="text1"/>
          <w:lang w:val="en-US"/>
        </w:rPr>
        <w:t>.</w:t>
      </w:r>
      <w:r w:rsidRPr="00085C12">
        <w:rPr>
          <w:color w:val="000000" w:themeColor="text1"/>
          <w:lang w:val="en-US"/>
        </w:rPr>
        <w:fldChar w:fldCharType="begin" w:fldLock="1"/>
      </w:r>
      <w:r w:rsidR="004321B4" w:rsidRPr="00085C12">
        <w:rPr>
          <w:color w:val="000000" w:themeColor="text1"/>
          <w:lang w:val="en-US"/>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Pr="00085C12">
        <w:rPr>
          <w:color w:val="000000" w:themeColor="text1"/>
          <w:lang w:val="en-US"/>
        </w:rPr>
        <w:fldChar w:fldCharType="separate"/>
      </w:r>
      <w:r w:rsidR="00535DCA" w:rsidRPr="00085C12">
        <w:rPr>
          <w:noProof/>
          <w:color w:val="000000" w:themeColor="text1"/>
          <w:vertAlign w:val="superscript"/>
          <w:lang w:val="en-US"/>
        </w:rPr>
        <w:t>1–6</w:t>
      </w:r>
      <w:r w:rsidRPr="00085C12">
        <w:rPr>
          <w:color w:val="000000" w:themeColor="text1"/>
          <w:lang w:val="en-US"/>
        </w:rPr>
        <w:fldChar w:fldCharType="end"/>
      </w:r>
      <w:r w:rsidRPr="00085C12">
        <w:rPr>
          <w:color w:val="000000" w:themeColor="text1"/>
          <w:lang w:val="en-US"/>
        </w:rPr>
        <w:t xml:space="preserve"> Less research has been conducted on injuries</w:t>
      </w:r>
      <w:r w:rsidR="00494DA5" w:rsidRPr="00085C12">
        <w:rPr>
          <w:color w:val="000000" w:themeColor="text1"/>
          <w:lang w:val="en-US"/>
        </w:rPr>
        <w:t>,</w:t>
      </w:r>
      <w:r w:rsidRPr="00085C12">
        <w:rPr>
          <w:color w:val="000000" w:themeColor="text1"/>
          <w:lang w:val="en-US"/>
        </w:rPr>
        <w:fldChar w:fldCharType="begin" w:fldLock="1"/>
      </w:r>
      <w:r w:rsidR="004321B4" w:rsidRPr="00085C12">
        <w:rPr>
          <w:color w:val="000000" w:themeColor="text1"/>
          <w:lang w:val="en-US"/>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Pr="00085C12">
        <w:rPr>
          <w:color w:val="000000" w:themeColor="text1"/>
          <w:lang w:val="en-US"/>
        </w:rPr>
        <w:fldChar w:fldCharType="separate"/>
      </w:r>
      <w:r w:rsidR="00535DCA" w:rsidRPr="00085C12">
        <w:rPr>
          <w:noProof/>
          <w:color w:val="000000" w:themeColor="text1"/>
          <w:vertAlign w:val="superscript"/>
          <w:lang w:val="en-US"/>
        </w:rPr>
        <w:t>7–9</w:t>
      </w:r>
      <w:r w:rsidRPr="00085C12">
        <w:rPr>
          <w:color w:val="000000" w:themeColor="text1"/>
          <w:lang w:val="en-US"/>
        </w:rPr>
        <w:fldChar w:fldCharType="end"/>
      </w:r>
      <w:r w:rsidRPr="00085C12">
        <w:rPr>
          <w:lang w:val="en-US"/>
        </w:rPr>
        <w:t xml:space="preserve"> </w:t>
      </w:r>
      <w:r w:rsidRPr="00085C12">
        <w:rPr>
          <w:color w:val="000000" w:themeColor="text1"/>
          <w:lang w:val="en-US"/>
        </w:rPr>
        <w:t>especially in a consistent way across injury types and demographic subgroups of the population, even though death rates from injuries vary seasonally</w:t>
      </w:r>
      <w:r w:rsidR="00494DA5" w:rsidRPr="00085C12">
        <w:rPr>
          <w:color w:val="000000" w:themeColor="text1"/>
          <w:lang w:val="en-US"/>
        </w:rPr>
        <w:t>,</w:t>
      </w:r>
      <w:r w:rsidRPr="00085C12">
        <w:rPr>
          <w:color w:val="000000" w:themeColor="text1"/>
          <w:lang w:val="en-US"/>
        </w:rPr>
        <w:fldChar w:fldCharType="begin" w:fldLock="1"/>
      </w:r>
      <w:r w:rsidR="004321B4" w:rsidRPr="00085C12">
        <w:rPr>
          <w:color w:val="000000" w:themeColor="text1"/>
          <w:lang w:val="en-US"/>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Pr="00085C12">
        <w:rPr>
          <w:color w:val="000000" w:themeColor="text1"/>
          <w:lang w:val="en-US"/>
        </w:rPr>
        <w:fldChar w:fldCharType="separate"/>
      </w:r>
      <w:r w:rsidR="00535DCA" w:rsidRPr="00085C12">
        <w:rPr>
          <w:noProof/>
          <w:color w:val="000000" w:themeColor="text1"/>
          <w:vertAlign w:val="superscript"/>
          <w:lang w:val="en-US"/>
        </w:rPr>
        <w:t>10,11</w:t>
      </w:r>
      <w:r w:rsidRPr="00085C12">
        <w:rPr>
          <w:color w:val="000000" w:themeColor="text1"/>
          <w:lang w:val="en-US"/>
        </w:rPr>
        <w:fldChar w:fldCharType="end"/>
      </w:r>
      <w:r w:rsidRPr="00085C12">
        <w:rPr>
          <w:color w:val="000000" w:themeColor="text1"/>
          <w:lang w:val="en-US"/>
        </w:rPr>
        <w:t xml:space="preserve"> which means that temperature may play a role in their pathogenesis. Our aim was to evaluate how deaths from various injuries </w:t>
      </w:r>
      <w:ins w:id="1" w:author="Majid" w:date="2019-05-15T14:26:00Z">
        <w:r w:rsidR="002358D5">
          <w:rPr>
            <w:color w:val="000000" w:themeColor="text1"/>
            <w:lang w:val="en-US"/>
          </w:rPr>
          <w:t xml:space="preserve">in the USA </w:t>
        </w:r>
      </w:ins>
      <w:r w:rsidRPr="00085C12">
        <w:rPr>
          <w:color w:val="000000" w:themeColor="text1"/>
          <w:lang w:val="en-US"/>
        </w:rPr>
        <w:t>may be affected by changes in temperature that could arise as a result of global climate change</w:t>
      </w:r>
      <w:del w:id="2" w:author="Majid" w:date="2019-05-15T14:26:00Z">
        <w:r w:rsidRPr="00085C12" w:rsidDel="002358D5">
          <w:rPr>
            <w:color w:val="000000" w:themeColor="text1"/>
            <w:lang w:val="en-US"/>
          </w:rPr>
          <w:delText xml:space="preserve"> in a national study</w:delText>
        </w:r>
      </w:del>
      <w:r w:rsidRPr="00085C12">
        <w:rPr>
          <w:color w:val="000000" w:themeColor="text1"/>
          <w:lang w:val="en-US"/>
        </w:rPr>
        <w:t>.</w:t>
      </w:r>
    </w:p>
    <w:p w14:paraId="30740979" w14:textId="6E9C2140" w:rsidR="00D21020" w:rsidRPr="00085C12" w:rsidRDefault="00D21020" w:rsidP="003730E2">
      <w:pPr>
        <w:spacing w:line="480" w:lineRule="auto"/>
        <w:ind w:firstLine="720"/>
        <w:jc w:val="both"/>
        <w:rPr>
          <w:color w:val="000000" w:themeColor="text1"/>
          <w:lang w:val="en-US"/>
        </w:rPr>
      </w:pPr>
    </w:p>
    <w:p w14:paraId="04C1E528" w14:textId="7E354D4A" w:rsidR="00D21020" w:rsidRPr="00085C12" w:rsidRDefault="00D21020" w:rsidP="00D21020">
      <w:pPr>
        <w:spacing w:line="480" w:lineRule="auto"/>
        <w:jc w:val="both"/>
        <w:rPr>
          <w:b/>
          <w:color w:val="000000" w:themeColor="text1"/>
          <w:lang w:val="en-US"/>
        </w:rPr>
      </w:pPr>
      <w:r w:rsidRPr="00085C12">
        <w:rPr>
          <w:b/>
          <w:color w:val="000000" w:themeColor="text1"/>
          <w:lang w:val="en-US"/>
        </w:rPr>
        <w:t>Methods</w:t>
      </w:r>
    </w:p>
    <w:p w14:paraId="1D80DA2B" w14:textId="61650915" w:rsidR="00D21020" w:rsidRPr="00085C12" w:rsidRDefault="00D21020" w:rsidP="00D21020">
      <w:pPr>
        <w:spacing w:line="480" w:lineRule="auto"/>
        <w:jc w:val="both"/>
        <w:outlineLvl w:val="0"/>
        <w:rPr>
          <w:i/>
          <w:color w:val="000000" w:themeColor="text1"/>
          <w:lang w:val="en-US"/>
        </w:rPr>
      </w:pPr>
      <w:r w:rsidRPr="00085C12">
        <w:rPr>
          <w:i/>
          <w:color w:val="000000" w:themeColor="text1"/>
          <w:lang w:val="en-US"/>
        </w:rPr>
        <w:t xml:space="preserve">Data </w:t>
      </w:r>
      <w:r w:rsidR="002A0B4C" w:rsidRPr="00085C12">
        <w:rPr>
          <w:i/>
          <w:color w:val="000000" w:themeColor="text1"/>
          <w:lang w:val="en-US"/>
        </w:rPr>
        <w:t>sources</w:t>
      </w:r>
    </w:p>
    <w:p w14:paraId="3BA87459" w14:textId="3B2B6907" w:rsidR="00D21020" w:rsidRPr="00085C12" w:rsidRDefault="00D21020" w:rsidP="0055719F">
      <w:pPr>
        <w:spacing w:line="480" w:lineRule="auto"/>
        <w:ind w:firstLine="720"/>
        <w:jc w:val="both"/>
        <w:rPr>
          <w:rStyle w:val="apple-style-span"/>
          <w:color w:val="000000" w:themeColor="text1"/>
          <w:lang w:val="en-US"/>
        </w:rPr>
      </w:pPr>
      <w:r w:rsidRPr="00085C12">
        <w:rPr>
          <w:rStyle w:val="apple-style-span"/>
          <w:color w:val="000000" w:themeColor="text1"/>
          <w:lang w:val="en-US"/>
        </w:rPr>
        <w:t>We used data on deaths by sex, age, underlying cause of death and state of residence in the contiguous USA from 1980 to 2016 through the National Center for Health Statistics (NCHS) (</w:t>
      </w:r>
      <w:hyperlink r:id="rId8" w:history="1">
        <w:r w:rsidRPr="00085C12">
          <w:rPr>
            <w:rStyle w:val="Hyperlink"/>
            <w:lang w:val="en-US"/>
          </w:rPr>
          <w:t>https://www.cdc.gov/nchs/nvss/dvs_data_release.htm</w:t>
        </w:r>
      </w:hyperlink>
      <w:r w:rsidRPr="00085C12">
        <w:rPr>
          <w:rStyle w:val="apple-style-span"/>
          <w:color w:val="000000" w:themeColor="text1"/>
          <w:lang w:val="en-US"/>
        </w:rPr>
        <w:t xml:space="preserve">) and on population from the NCHS bridged-race dataset </w:t>
      </w:r>
      <w:r w:rsidRPr="00085C12">
        <w:rPr>
          <w:color w:val="000000" w:themeColor="text1"/>
          <w:lang w:val="en-US"/>
        </w:rPr>
        <w:t>for 1990 to 2016 (</w:t>
      </w:r>
      <w:hyperlink r:id="rId9" w:history="1">
        <w:r w:rsidRPr="00085C12">
          <w:rPr>
            <w:rStyle w:val="Hyperlink"/>
            <w:lang w:val="en-US"/>
          </w:rPr>
          <w:t>https://www.cdc.gov/nchs/nvss/bridged_race.htm</w:t>
        </w:r>
      </w:hyperlink>
      <w:r w:rsidRPr="00085C12">
        <w:rPr>
          <w:color w:val="000000" w:themeColor="text1"/>
          <w:lang w:val="en-US"/>
        </w:rPr>
        <w:t>) and from the US Census Bureau prior to 1990 (</w:t>
      </w:r>
      <w:hyperlink r:id="rId10" w:history="1">
        <w:r w:rsidRPr="00085C12">
          <w:rPr>
            <w:rStyle w:val="Hyperlink"/>
            <w:noProof/>
            <w:lang w:val="en-US"/>
          </w:rPr>
          <w:t>https://www.census.gov/data/tables/time-series/demo/popest/1980s-county.html</w:t>
        </w:r>
      </w:hyperlink>
      <w:r w:rsidRPr="00085C12">
        <w:rPr>
          <w:rStyle w:val="Hyperlink"/>
          <w:color w:val="auto"/>
          <w:lang w:val="en-US"/>
        </w:rPr>
        <w:t>)</w:t>
      </w:r>
      <w:r w:rsidRPr="00085C12">
        <w:rPr>
          <w:color w:val="000000" w:themeColor="text1"/>
          <w:lang w:val="en-US"/>
        </w:rPr>
        <w:t>. We calculated monthly population counts through linear interpolation, assigning each yearly count to July.</w:t>
      </w:r>
    </w:p>
    <w:p w14:paraId="15030BAA" w14:textId="7EFB3E72" w:rsidR="00D21020" w:rsidRPr="00085C12" w:rsidRDefault="00D21020" w:rsidP="006B6319">
      <w:pPr>
        <w:spacing w:line="480" w:lineRule="auto"/>
        <w:ind w:firstLine="720"/>
        <w:jc w:val="both"/>
        <w:rPr>
          <w:color w:val="000000" w:themeColor="text1"/>
          <w:lang w:val="en-US"/>
        </w:rPr>
      </w:pPr>
      <w:r w:rsidRPr="00085C12">
        <w:rPr>
          <w:color w:val="000000" w:themeColor="text1"/>
          <w:lang w:val="en-US"/>
        </w:rPr>
        <w:t>The underlying cause of death was coded according to the international classification of diseases (ICD) system (9</w:t>
      </w:r>
      <w:r w:rsidRPr="00085C12">
        <w:rPr>
          <w:color w:val="000000" w:themeColor="text1"/>
          <w:vertAlign w:val="superscript"/>
          <w:lang w:val="en-US"/>
        </w:rPr>
        <w:t>th</w:t>
      </w:r>
      <w:r w:rsidRPr="00085C12">
        <w:rPr>
          <w:color w:val="000000" w:themeColor="text1"/>
          <w:lang w:val="en-US"/>
        </w:rPr>
        <w:t xml:space="preserve"> revision from 1980 to 1998 and 10</w:t>
      </w:r>
      <w:r w:rsidRPr="00085C12">
        <w:rPr>
          <w:color w:val="000000" w:themeColor="text1"/>
          <w:vertAlign w:val="superscript"/>
          <w:lang w:val="en-US"/>
        </w:rPr>
        <w:t>th</w:t>
      </w:r>
      <w:r w:rsidRPr="00085C12">
        <w:rPr>
          <w:color w:val="000000" w:themeColor="text1"/>
          <w:lang w:val="en-US"/>
        </w:rPr>
        <w:t xml:space="preserve"> revision thereafter). The 5.7 million </w:t>
      </w:r>
      <w:r w:rsidRPr="00085C12">
        <w:rPr>
          <w:rStyle w:val="apple-style-span"/>
          <w:color w:val="000000" w:themeColor="text1"/>
          <w:lang w:val="en-US"/>
        </w:rPr>
        <w:t xml:space="preserve">injury deaths fell into six categories: transport, falls, drownings, assault, suicide and an aggregate set of other unintentional injuries. We report the results of all of these </w:t>
      </w:r>
      <w:r w:rsidRPr="00085C12">
        <w:rPr>
          <w:rStyle w:val="apple-style-span"/>
          <w:color w:val="000000" w:themeColor="text1"/>
          <w:lang w:val="en-US"/>
        </w:rPr>
        <w:lastRenderedPageBreak/>
        <w:t>categories except other unintentional injuries (1,329,200 deaths or 23% of total injury deaths during 1980-2016), because the composition of this aggregate group varies by sex, age group, state and time.</w:t>
      </w:r>
    </w:p>
    <w:p w14:paraId="15A0916C" w14:textId="0D7173F8" w:rsidR="00D21020" w:rsidRPr="00085C12" w:rsidRDefault="00D21020" w:rsidP="00FA0B4C">
      <w:pPr>
        <w:spacing w:line="480" w:lineRule="auto"/>
        <w:ind w:firstLine="720"/>
        <w:jc w:val="both"/>
        <w:rPr>
          <w:color w:val="000000" w:themeColor="text1"/>
          <w:lang w:val="en-US"/>
        </w:rPr>
      </w:pPr>
      <w:r w:rsidRPr="00085C12">
        <w:rPr>
          <w:color w:val="000000" w:themeColor="text1"/>
          <w:lang w:val="en-US"/>
        </w:rPr>
        <w:t>We obtained data on temperature from ERA-Interim, which combines predictions from a physical model with in-situ and satellite measurements</w:t>
      </w:r>
      <w:r w:rsidR="00206140" w:rsidRPr="00085C12">
        <w:rPr>
          <w:color w:val="000000" w:themeColor="text1"/>
          <w:lang w:val="en-US"/>
        </w:rPr>
        <w:t>.</w:t>
      </w:r>
      <w:r w:rsidRPr="00085C12">
        <w:rPr>
          <w:lang w:val="en-US"/>
        </w:rPr>
        <w:fldChar w:fldCharType="begin" w:fldLock="1"/>
      </w:r>
      <w:r w:rsidR="004321B4" w:rsidRPr="00085C12">
        <w:rPr>
          <w:lang w:val="en-US"/>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12&lt;/sup&gt;","plainTextFormattedCitation":"12","previouslyFormattedCitation":"&lt;sup&gt;12&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12</w:t>
      </w:r>
      <w:r w:rsidRPr="00085C12">
        <w:rPr>
          <w:lang w:val="en-US"/>
        </w:rPr>
        <w:fldChar w:fldCharType="end"/>
      </w:r>
      <w:r w:rsidRPr="00085C12">
        <w:rPr>
          <w:color w:val="000000" w:themeColor="text1"/>
          <w:lang w:val="en-US"/>
        </w:rPr>
        <w:t xml:space="preserve"> We used gridded four-times-daily estimates at a resolution of 80 km to generate monthly population-weighted temperature by state throughout the analysis period. </w:t>
      </w:r>
    </w:p>
    <w:p w14:paraId="4BF78D03" w14:textId="77777777" w:rsidR="00D21020" w:rsidRPr="00085C12" w:rsidRDefault="00D21020" w:rsidP="00D21020">
      <w:pPr>
        <w:spacing w:line="480" w:lineRule="auto"/>
        <w:jc w:val="both"/>
        <w:rPr>
          <w:i/>
          <w:lang w:val="en-US"/>
        </w:rPr>
      </w:pPr>
      <w:r w:rsidRPr="00085C12">
        <w:rPr>
          <w:i/>
          <w:lang w:val="en-US"/>
        </w:rPr>
        <w:t>Anomalous temperature metric</w:t>
      </w:r>
    </w:p>
    <w:p w14:paraId="0530DCB6" w14:textId="08BD181B" w:rsidR="00D21020" w:rsidRPr="00085C12" w:rsidRDefault="00422055" w:rsidP="00FA0B4C">
      <w:pPr>
        <w:spacing w:line="480" w:lineRule="auto"/>
        <w:ind w:firstLine="720"/>
        <w:jc w:val="both"/>
        <w:rPr>
          <w:color w:val="000000" w:themeColor="text1"/>
          <w:lang w:val="en-US"/>
        </w:rPr>
      </w:pPr>
      <w:r w:rsidRPr="00085C12">
        <w:rPr>
          <w:color w:val="000000" w:themeColor="text1"/>
          <w:lang w:val="en-US"/>
        </w:rPr>
        <w:t>With few exceptions,</w:t>
      </w:r>
      <w:r w:rsidRPr="00085C12">
        <w:rPr>
          <w:color w:val="000000" w:themeColor="text1"/>
          <w:lang w:val="en-US"/>
        </w:rPr>
        <w:fldChar w:fldCharType="begin" w:fldLock="1"/>
      </w:r>
      <w:r w:rsidR="00782AA7" w:rsidRPr="00085C12">
        <w:rPr>
          <w:color w:val="000000" w:themeColor="text1"/>
          <w:lang w:val="en-US"/>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7,13&lt;/sup&gt;","plainTextFormattedCitation":"7,13","previouslyFormattedCitation":"&lt;sup&gt;7,13&lt;/sup&gt;"},"properties":{"noteIndex":0},"schema":"https://github.com/citation-style-language/schema/raw/master/csl-citation.json"}</w:instrText>
      </w:r>
      <w:r w:rsidRPr="00085C12">
        <w:rPr>
          <w:color w:val="000000" w:themeColor="text1"/>
          <w:lang w:val="en-US"/>
        </w:rPr>
        <w:fldChar w:fldCharType="separate"/>
      </w:r>
      <w:r w:rsidR="004321B4" w:rsidRPr="00085C12">
        <w:rPr>
          <w:noProof/>
          <w:color w:val="000000" w:themeColor="text1"/>
          <w:vertAlign w:val="superscript"/>
          <w:lang w:val="en-US"/>
        </w:rPr>
        <w:t>7,13</w:t>
      </w:r>
      <w:r w:rsidRPr="00085C12">
        <w:rPr>
          <w:color w:val="000000" w:themeColor="text1"/>
          <w:lang w:val="en-US"/>
        </w:rPr>
        <w:fldChar w:fldCharType="end"/>
      </w:r>
      <w:r w:rsidRPr="00085C12">
        <w:rPr>
          <w:color w:val="000000" w:themeColor="text1"/>
          <w:lang w:val="en-US"/>
        </w:rPr>
        <w:t xml:space="preserve"> current climate change risk assessments typically extrapolate from changes in mortality in relation to daily temperature</w:t>
      </w:r>
      <w:r w:rsidR="00206140" w:rsidRPr="00085C12">
        <w:rPr>
          <w:color w:val="000000" w:themeColor="text1"/>
          <w:lang w:val="en-US"/>
        </w:rPr>
        <w:t>.</w:t>
      </w:r>
      <w:r w:rsidRPr="00085C12">
        <w:rPr>
          <w:color w:val="000000" w:themeColor="text1"/>
          <w:lang w:val="en-US"/>
        </w:rPr>
        <w:fldChar w:fldCharType="begin" w:fldLock="1"/>
      </w:r>
      <w:r w:rsidR="00782AA7" w:rsidRPr="00085C12">
        <w:rPr>
          <w:color w:val="000000" w:themeColor="text1"/>
          <w:lang w:val="en-US"/>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5,6,14–16&lt;/sup&gt;","plainTextFormattedCitation":"5,6,14–16","previouslyFormattedCitation":"&lt;sup&gt;5,6,14–16&lt;/sup&gt;"},"properties":{"noteIndex":0},"schema":"https://github.com/citation-style-language/schema/raw/master/csl-citation.json"}</w:instrText>
      </w:r>
      <w:r w:rsidRPr="00085C12">
        <w:rPr>
          <w:color w:val="000000" w:themeColor="text1"/>
          <w:lang w:val="en-US"/>
        </w:rPr>
        <w:fldChar w:fldCharType="separate"/>
      </w:r>
      <w:r w:rsidR="004321B4" w:rsidRPr="00085C12">
        <w:rPr>
          <w:noProof/>
          <w:color w:val="000000" w:themeColor="text1"/>
          <w:vertAlign w:val="superscript"/>
          <w:lang w:val="en-US"/>
        </w:rPr>
        <w:t>5,6,14–16</w:t>
      </w:r>
      <w:r w:rsidRPr="00085C12">
        <w:rPr>
          <w:color w:val="000000" w:themeColor="text1"/>
          <w:lang w:val="en-US"/>
        </w:rPr>
        <w:fldChar w:fldCharType="end"/>
      </w:r>
      <w:r w:rsidRPr="00085C12">
        <w:rPr>
          <w:color w:val="000000" w:themeColor="text1"/>
          <w:lang w:val="en-US"/>
        </w:rPr>
        <w:t xml:space="preserve"> Climate change, however, will fundamentally modify weather, including seasonal weather patterns, compared to long-term norms, and hence can disrupt long-term adaptation. To mimic the conditions that may arise with global climate change, we developed methodology to examine how deviations from long-term norm temperature may impact injury death rates. We first defined a measure of anomalous temperature for each state and month relative to</w:t>
      </w:r>
      <w:r w:rsidRPr="00085C12">
        <w:rPr>
          <w:lang w:val="en-US"/>
        </w:rPr>
        <w:t xml:space="preserve"> long-term norm temperature of the state in that month (Figure </w:t>
      </w:r>
      <w:r w:rsidR="000161D5" w:rsidRPr="00085C12">
        <w:rPr>
          <w:lang w:val="en-US"/>
        </w:rPr>
        <w:t>1</w:t>
      </w:r>
      <w:r w:rsidRPr="00085C12">
        <w:rPr>
          <w:lang w:val="en-US"/>
        </w:rPr>
        <w:t>)</w:t>
      </w:r>
      <w:r w:rsidRPr="00085C12">
        <w:rPr>
          <w:color w:val="000000" w:themeColor="text1"/>
          <w:lang w:val="en-US"/>
        </w:rPr>
        <w:t xml:space="preserve">. </w:t>
      </w:r>
      <w:r w:rsidR="00D21020" w:rsidRPr="00085C12">
        <w:rPr>
          <w:lang w:val="en-US"/>
        </w:rPr>
        <w:t>To calculate the magnitude of temperature anomaly by state and month, we first calculated 30-year (long-term) norm temperatures (from 1980-2009) for each month in each state. We calculated for 30 years because it is the duration used in climate assessments</w:t>
      </w:r>
      <w:r w:rsidR="00206140" w:rsidRPr="00085C12">
        <w:rPr>
          <w:lang w:val="en-US"/>
        </w:rPr>
        <w:t>.</w:t>
      </w:r>
      <w:r w:rsidR="00D21020" w:rsidRPr="00085C12">
        <w:rPr>
          <w:lang w:val="en-US"/>
        </w:rPr>
        <w:fldChar w:fldCharType="begin" w:fldLock="1"/>
      </w:r>
      <w:r w:rsidR="00782AA7" w:rsidRPr="00085C12">
        <w:rPr>
          <w:lang w:val="en-US"/>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17&lt;/sup&gt;","plainTextFormattedCitation":"17","previouslyFormattedCitation":"&lt;sup&gt;17&lt;/sup&gt;"},"properties":{"noteIndex":0},"schema":"https://github.com/citation-style-language/schema/raw/master/csl-citation.json"}</w:instrText>
      </w:r>
      <w:r w:rsidR="00D21020" w:rsidRPr="00085C12">
        <w:rPr>
          <w:lang w:val="en-US"/>
        </w:rPr>
        <w:fldChar w:fldCharType="separate"/>
      </w:r>
      <w:r w:rsidR="004321B4" w:rsidRPr="00085C12">
        <w:rPr>
          <w:noProof/>
          <w:vertAlign w:val="superscript"/>
          <w:lang w:val="en-US"/>
        </w:rPr>
        <w:t>17</w:t>
      </w:r>
      <w:r w:rsidR="00D21020" w:rsidRPr="00085C12">
        <w:rPr>
          <w:lang w:val="en-US"/>
        </w:rPr>
        <w:fldChar w:fldCharType="end"/>
      </w:r>
      <w:r w:rsidR="00D21020" w:rsidRPr="00085C12">
        <w:rPr>
          <w:lang w:val="en-US"/>
        </w:rPr>
        <w:t xml:space="preserve"> We subtracted these long-term norm temperatures from respective monthly temperature values to generate a temperature anomaly time series for each month and year in each state (Figure </w:t>
      </w:r>
      <w:r w:rsidR="0065059D" w:rsidRPr="00085C12">
        <w:rPr>
          <w:lang w:val="en-US"/>
        </w:rPr>
        <w:t>1</w:t>
      </w:r>
      <w:r w:rsidR="009C4F51" w:rsidRPr="00085C12">
        <w:rPr>
          <w:lang w:val="en-US"/>
        </w:rPr>
        <w:t>)</w:t>
      </w:r>
      <w:r w:rsidR="00D21020" w:rsidRPr="00085C12">
        <w:rPr>
          <w:lang w:val="en-US"/>
        </w:rPr>
        <w:t xml:space="preserve">. The temperature anomaly metric measures the extent that temperature experienced in a specific month, year and state is warmer or cooler than the long-term norm to which the population of each state has </w:t>
      </w:r>
      <w:r w:rsidR="004B489C" w:rsidRPr="00085C12">
        <w:rPr>
          <w:lang w:val="en-US"/>
        </w:rPr>
        <w:t>acclimatized</w:t>
      </w:r>
      <w:r w:rsidR="00D21020" w:rsidRPr="00085C12">
        <w:rPr>
          <w:lang w:val="en-US"/>
        </w:rPr>
        <w:t>. These values can be different for different months in the same state, and different states in the same month.</w:t>
      </w:r>
      <w:r w:rsidRPr="00085C12">
        <w:rPr>
          <w:color w:val="000000" w:themeColor="text1"/>
          <w:lang w:val="en-US"/>
        </w:rPr>
        <w:t xml:space="preserve"> </w:t>
      </w:r>
      <w:r w:rsidRPr="00085C12">
        <w:rPr>
          <w:color w:val="000000" w:themeColor="text1"/>
          <w:lang w:val="en-US"/>
        </w:rPr>
        <w:lastRenderedPageBreak/>
        <w:t>Further, a state with higher, but more stable, temperature in a specific month has smaller anomalies than one with lower but more inter-annually variable temperature.</w:t>
      </w:r>
    </w:p>
    <w:p w14:paraId="670BCE15" w14:textId="4413651B" w:rsidR="00422055" w:rsidRPr="00085C12" w:rsidRDefault="00D21020" w:rsidP="003242D9">
      <w:pPr>
        <w:spacing w:line="480" w:lineRule="auto"/>
        <w:jc w:val="both"/>
        <w:outlineLvl w:val="0"/>
        <w:rPr>
          <w:i/>
          <w:color w:val="000000" w:themeColor="text1"/>
          <w:lang w:val="en-US"/>
        </w:rPr>
      </w:pPr>
      <w:r w:rsidRPr="00085C12">
        <w:rPr>
          <w:i/>
          <w:color w:val="000000" w:themeColor="text1"/>
          <w:lang w:val="en-US"/>
        </w:rPr>
        <w:t>Statistical methods</w:t>
      </w:r>
    </w:p>
    <w:p w14:paraId="5FDD0536" w14:textId="39198065" w:rsidR="00D21020" w:rsidRPr="00085C12" w:rsidRDefault="00422055">
      <w:pPr>
        <w:spacing w:line="480" w:lineRule="auto"/>
        <w:ind w:firstLine="720"/>
        <w:jc w:val="both"/>
        <w:outlineLvl w:val="0"/>
        <w:rPr>
          <w:color w:val="000000" w:themeColor="text1"/>
          <w:lang w:val="en-US"/>
        </w:rPr>
      </w:pPr>
      <w:r w:rsidRPr="00085C12">
        <w:rPr>
          <w:color w:val="000000" w:themeColor="text1"/>
          <w:lang w:val="en-US"/>
        </w:rPr>
        <w:t>We analyzed the association of monthly injury death rates with anomalous temperature using a Bayesian spatio-temporal model, described in the Supplementary Appendix. Analyses were done separately by injury type, sex and age group (0-4 years, 10-year age groups from 5 to 84 years, and 85+ years) because injury death rates vary by age group and sex</w:t>
      </w:r>
      <w:r w:rsidR="00206140" w:rsidRPr="00085C12">
        <w:rPr>
          <w:color w:val="000000" w:themeColor="text1"/>
          <w:lang w:val="en-US"/>
        </w:rPr>
        <w:t>,</w:t>
      </w:r>
      <w:r w:rsidRPr="00085C12">
        <w:rPr>
          <w:color w:val="000000" w:themeColor="text1"/>
          <w:lang w:val="en-US"/>
        </w:rPr>
        <w:fldChar w:fldCharType="begin" w:fldLock="1"/>
      </w:r>
      <w:r w:rsidR="00782AA7" w:rsidRPr="00085C12">
        <w:rPr>
          <w:color w:val="000000" w:themeColor="text1"/>
          <w:lang w:val="en-US"/>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10,11,18&lt;/sup&gt;","plainTextFormattedCitation":"10,11,18","previouslyFormattedCitation":"&lt;sup&gt;10,11,18&lt;/sup&gt;"},"properties":{"noteIndex":0},"schema":"https://github.com/citation-style-language/schema/raw/master/csl-citation.json"}</w:instrText>
      </w:r>
      <w:r w:rsidRPr="00085C12">
        <w:rPr>
          <w:color w:val="000000" w:themeColor="text1"/>
          <w:lang w:val="en-US"/>
        </w:rPr>
        <w:fldChar w:fldCharType="separate"/>
      </w:r>
      <w:r w:rsidR="004321B4" w:rsidRPr="00085C12">
        <w:rPr>
          <w:noProof/>
          <w:color w:val="000000" w:themeColor="text1"/>
          <w:vertAlign w:val="superscript"/>
          <w:lang w:val="en-US"/>
        </w:rPr>
        <w:t>10,11,18</w:t>
      </w:r>
      <w:r w:rsidRPr="00085C12">
        <w:rPr>
          <w:color w:val="000000" w:themeColor="text1"/>
          <w:lang w:val="en-US"/>
        </w:rPr>
        <w:fldChar w:fldCharType="end"/>
      </w:r>
      <w:r w:rsidRPr="00085C12">
        <w:rPr>
          <w:color w:val="000000" w:themeColor="text1"/>
          <w:lang w:val="en-US"/>
        </w:rPr>
        <w:t xml:space="preserve"> as might their associations with temperature. We used the resultant risk estimates and the age-sex-specific death rates from each injury in 2016, to calculate additional deaths if each month in each state were +1</w:t>
      </w:r>
      <w:r w:rsidRPr="00085C12">
        <w:rPr>
          <w:rFonts w:ascii="Arial" w:eastAsia="Times New Roman" w:hAnsi="Arial" w:cs="Arial"/>
          <w:bCs/>
          <w:color w:val="222222"/>
          <w:shd w:val="clear" w:color="auto" w:fill="FFFFFF"/>
          <w:lang w:val="en-US"/>
        </w:rPr>
        <w:t>°</w:t>
      </w:r>
      <w:r w:rsidRPr="00085C12">
        <w:rPr>
          <w:color w:val="000000" w:themeColor="text1"/>
          <w:lang w:val="en-US"/>
        </w:rPr>
        <w:t>C above its long-term norm</w:t>
      </w:r>
      <w:r w:rsidR="004D4929" w:rsidRPr="00085C12">
        <w:rPr>
          <w:color w:val="000000" w:themeColor="text1"/>
          <w:lang w:val="en-US"/>
        </w:rPr>
        <w:t xml:space="preserve">, </w:t>
      </w:r>
      <w:r w:rsidR="004D4929" w:rsidRPr="00085C12">
        <w:rPr>
          <w:lang w:val="en-US"/>
        </w:rPr>
        <w:t>realistic in our lifetimes under current projections of global climate change</w:t>
      </w:r>
      <w:r w:rsidR="0072153E" w:rsidRPr="00085C12">
        <w:rPr>
          <w:lang w:val="en-US"/>
        </w:rPr>
        <w:t>,</w:t>
      </w:r>
      <w:r w:rsidR="004D4929" w:rsidRPr="00085C12">
        <w:rPr>
          <w:color w:val="000000" w:themeColor="text1"/>
          <w:lang w:val="en-US"/>
        </w:rPr>
        <w:fldChar w:fldCharType="begin" w:fldLock="1"/>
      </w:r>
      <w:r w:rsidR="00782AA7" w:rsidRPr="00085C12">
        <w:rPr>
          <w:color w:val="000000" w:themeColor="text1"/>
          <w:lang w:val="en-US"/>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19&lt;/sup&gt;","plainTextFormattedCitation":"19","previouslyFormattedCitation":"&lt;sup&gt;19&lt;/sup&gt;"},"properties":{"noteIndex":0},"schema":"https://github.com/citation-style-language/schema/raw/master/csl-citation.json"}</w:instrText>
      </w:r>
      <w:r w:rsidR="004D4929" w:rsidRPr="00085C12">
        <w:rPr>
          <w:color w:val="000000" w:themeColor="text1"/>
          <w:lang w:val="en-US"/>
        </w:rPr>
        <w:fldChar w:fldCharType="separate"/>
      </w:r>
      <w:r w:rsidR="004321B4" w:rsidRPr="00085C12">
        <w:rPr>
          <w:noProof/>
          <w:color w:val="000000" w:themeColor="text1"/>
          <w:vertAlign w:val="superscript"/>
          <w:lang w:val="en-US"/>
        </w:rPr>
        <w:t>19</w:t>
      </w:r>
      <w:r w:rsidR="004D4929" w:rsidRPr="00085C12">
        <w:rPr>
          <w:color w:val="000000" w:themeColor="text1"/>
          <w:lang w:val="en-US"/>
        </w:rPr>
        <w:fldChar w:fldCharType="end"/>
      </w:r>
      <w:r w:rsidR="004D4929" w:rsidRPr="00085C12">
        <w:rPr>
          <w:color w:val="000000" w:themeColor="text1"/>
          <w:lang w:val="en-US"/>
        </w:rPr>
        <w:t xml:space="preserve"> as well as within the range of anomaly size experienced by some states (Figure </w:t>
      </w:r>
      <w:r w:rsidR="00907FF4" w:rsidRPr="00085C12">
        <w:rPr>
          <w:color w:val="000000" w:themeColor="text1"/>
          <w:lang w:val="en-US"/>
        </w:rPr>
        <w:t>2</w:t>
      </w:r>
      <w:r w:rsidR="004D4929" w:rsidRPr="00085C12">
        <w:rPr>
          <w:color w:val="000000" w:themeColor="text1"/>
          <w:lang w:val="en-US"/>
        </w:rPr>
        <w:t>).</w:t>
      </w:r>
      <w:r w:rsidR="004D4929" w:rsidRPr="00085C12">
        <w:rPr>
          <w:lang w:val="en-US"/>
        </w:rPr>
        <w:t xml:space="preserve"> </w:t>
      </w:r>
      <w:r w:rsidR="004D4929" w:rsidRPr="00085C12">
        <w:rPr>
          <w:color w:val="000000" w:themeColor="text1"/>
          <w:lang w:val="en-US"/>
        </w:rPr>
        <w:t>For this calculation, we multiplied the actual death counts for each month, sex, state and age group in 2016 by the corresponding excess relative risk, which was calculated as the exponential of the coefficient of the temperature anomaly term from the above analysis.</w:t>
      </w:r>
    </w:p>
    <w:p w14:paraId="17815B1A" w14:textId="77777777" w:rsidR="00A74A83" w:rsidRPr="00085C12" w:rsidRDefault="00A74A83" w:rsidP="00FA0B4C">
      <w:pPr>
        <w:spacing w:line="480" w:lineRule="auto"/>
        <w:ind w:firstLine="720"/>
        <w:jc w:val="both"/>
        <w:rPr>
          <w:color w:val="000000" w:themeColor="text1"/>
          <w:lang w:val="en-US"/>
        </w:rPr>
      </w:pPr>
    </w:p>
    <w:p w14:paraId="67218FAC" w14:textId="135643AD" w:rsidR="0065196B" w:rsidRPr="00085C12" w:rsidRDefault="007B3AFA" w:rsidP="0065196B">
      <w:pPr>
        <w:spacing w:line="480" w:lineRule="auto"/>
        <w:jc w:val="both"/>
        <w:rPr>
          <w:b/>
          <w:color w:val="000000" w:themeColor="text1"/>
          <w:lang w:val="en-US"/>
        </w:rPr>
      </w:pPr>
      <w:r w:rsidRPr="00085C12">
        <w:rPr>
          <w:b/>
          <w:color w:val="000000" w:themeColor="text1"/>
          <w:lang w:val="en-US"/>
        </w:rPr>
        <w:t>Results</w:t>
      </w:r>
    </w:p>
    <w:p w14:paraId="46E426FC" w14:textId="3F121C1E" w:rsidR="002F1D41" w:rsidRPr="00085C12" w:rsidRDefault="002F1D41" w:rsidP="002F1D41">
      <w:pPr>
        <w:spacing w:line="480" w:lineRule="auto"/>
        <w:ind w:firstLine="720"/>
        <w:jc w:val="both"/>
        <w:rPr>
          <w:color w:val="000000" w:themeColor="text1"/>
          <w:lang w:val="en-US"/>
        </w:rPr>
      </w:pPr>
      <w:r w:rsidRPr="00085C12">
        <w:rPr>
          <w:color w:val="000000" w:themeColor="text1"/>
          <w:lang w:val="en-US"/>
        </w:rPr>
        <w:t xml:space="preserve">From 1980 to 2016, 4,006,454 boys and men and 1,757,862 girls and women died from an injury in the contiguous USA (i.e., excluding Alaska and Hawaii), accounting for 9.2% and 4.2% of all male and female deaths respectively. 95.6% of male injury deaths and 93.9% of female injury deaths were in those aged 15 years and older, and over half (52.6%) of male injury deaths were in those aged 15-44 years (Figure </w:t>
      </w:r>
      <w:r w:rsidR="000D0771" w:rsidRPr="00085C12">
        <w:rPr>
          <w:color w:val="000000" w:themeColor="text1"/>
          <w:lang w:val="en-US"/>
        </w:rPr>
        <w:t>3</w:t>
      </w:r>
      <w:r w:rsidRPr="00085C12">
        <w:rPr>
          <w:color w:val="000000" w:themeColor="text1"/>
          <w:lang w:val="en-US"/>
        </w:rPr>
        <w:t>). In contrast with males, there was less of an age gradient in females after 15 years of age.</w:t>
      </w:r>
    </w:p>
    <w:p w14:paraId="2A0C0C6E" w14:textId="3530ED15" w:rsidR="0065196B" w:rsidRPr="00085C12" w:rsidRDefault="00B178F9" w:rsidP="00FA0B4C">
      <w:pPr>
        <w:spacing w:line="480" w:lineRule="auto"/>
        <w:ind w:firstLine="720"/>
        <w:jc w:val="both"/>
        <w:rPr>
          <w:lang w:val="en-US"/>
        </w:rPr>
      </w:pPr>
      <w:r w:rsidRPr="00085C12">
        <w:rPr>
          <w:color w:val="000000" w:themeColor="text1"/>
          <w:lang w:val="en-US"/>
        </w:rPr>
        <w:t>I</w:t>
      </w:r>
      <w:r w:rsidR="0065196B" w:rsidRPr="00085C12">
        <w:rPr>
          <w:color w:val="000000" w:themeColor="text1"/>
          <w:lang w:val="en-US"/>
        </w:rPr>
        <w:t>njuries</w:t>
      </w:r>
      <w:r w:rsidRPr="00085C12">
        <w:rPr>
          <w:color w:val="000000" w:themeColor="text1"/>
          <w:lang w:val="en-US"/>
        </w:rPr>
        <w:t xml:space="preserve"> from transport</w:t>
      </w:r>
      <w:r w:rsidR="0065196B" w:rsidRPr="00085C12">
        <w:rPr>
          <w:color w:val="000000" w:themeColor="text1"/>
          <w:lang w:val="en-US"/>
        </w:rPr>
        <w:t xml:space="preserve">, falls, drownings, assault, and </w:t>
      </w:r>
      <w:r w:rsidR="000C077B" w:rsidRPr="00085C12">
        <w:rPr>
          <w:color w:val="000000" w:themeColor="text1"/>
          <w:lang w:val="en-US"/>
        </w:rPr>
        <w:t>suicide</w:t>
      </w:r>
      <w:r w:rsidR="0065196B" w:rsidRPr="00085C12">
        <w:rPr>
          <w:color w:val="000000" w:themeColor="text1"/>
          <w:lang w:val="en-US"/>
        </w:rPr>
        <w:t xml:space="preserve"> accounted for 79.0% of injury deaths in males and 72.1% in females. The remainder were from a heterogeneous </w:t>
      </w:r>
      <w:r w:rsidR="0065196B" w:rsidRPr="00085C12">
        <w:rPr>
          <w:color w:val="000000" w:themeColor="text1"/>
          <w:lang w:val="en-US"/>
        </w:rPr>
        <w:lastRenderedPageBreak/>
        <w:t xml:space="preserve">group of “other unintentional injuries” (Figure </w:t>
      </w:r>
      <w:r w:rsidR="006803CA" w:rsidRPr="00085C12">
        <w:rPr>
          <w:color w:val="000000" w:themeColor="text1"/>
          <w:lang w:val="en-US"/>
        </w:rPr>
        <w:t>3</w:t>
      </w:r>
      <w:r w:rsidR="0065196B" w:rsidRPr="00085C12">
        <w:rPr>
          <w:color w:val="000000" w:themeColor="text1"/>
          <w:lang w:val="en-US"/>
        </w:rPr>
        <w:t xml:space="preserve">), within which </w:t>
      </w:r>
      <w:r w:rsidR="0065196B" w:rsidRPr="00085C12">
        <w:rPr>
          <w:lang w:val="en-US"/>
        </w:rPr>
        <w:t xml:space="preserve">the type of injury that led to death varied by sex and age group. Transport was the leading injury cause of death in women younger than 75 years and men younger than 35 years. Between 35 and 74 years of age, more men died of </w:t>
      </w:r>
      <w:r w:rsidR="000C077B" w:rsidRPr="00085C12">
        <w:rPr>
          <w:lang w:val="en-US"/>
        </w:rPr>
        <w:t>suicide</w:t>
      </w:r>
      <w:r w:rsidR="0065196B" w:rsidRPr="00085C12">
        <w:rPr>
          <w:lang w:val="en-US"/>
        </w:rPr>
        <w:t xml:space="preserve"> than any other injury. Above 75 years of age, falls were the largest cause of death in both men and women.  </w:t>
      </w:r>
    </w:p>
    <w:p w14:paraId="2ABD42EA" w14:textId="01970666" w:rsidR="0065196B" w:rsidRPr="00085C12" w:rsidRDefault="0065196B" w:rsidP="00F604E7">
      <w:pPr>
        <w:spacing w:line="480" w:lineRule="auto"/>
        <w:ind w:firstLine="720"/>
        <w:jc w:val="both"/>
        <w:rPr>
          <w:lang w:val="en-US"/>
        </w:rPr>
      </w:pPr>
      <w:r w:rsidRPr="00085C12">
        <w:rPr>
          <w:lang w:val="en-US"/>
        </w:rPr>
        <w:t>There was a decline in age-</w:t>
      </w:r>
      <w:r w:rsidR="004B489C" w:rsidRPr="00085C12">
        <w:rPr>
          <w:lang w:val="en-US"/>
        </w:rPr>
        <w:t>standardized</w:t>
      </w:r>
      <w:r w:rsidRPr="00085C12">
        <w:rPr>
          <w:lang w:val="en-US"/>
        </w:rPr>
        <w:t xml:space="preserve"> death rates of three out of five major injuries (transport, drownings and assault) from 1980 to 2016</w:t>
      </w:r>
      <w:r w:rsidR="00624F5B" w:rsidRPr="00085C12">
        <w:rPr>
          <w:lang w:val="en-US"/>
        </w:rPr>
        <w:t>, although assault deaths have shown a recent increase since 20</w:t>
      </w:r>
      <w:r w:rsidR="000A6CF4" w:rsidRPr="00085C12">
        <w:rPr>
          <w:lang w:val="en-US"/>
        </w:rPr>
        <w:t>14</w:t>
      </w:r>
      <w:r w:rsidRPr="00085C12">
        <w:rPr>
          <w:lang w:val="en-US"/>
        </w:rPr>
        <w:t xml:space="preserve"> (Figure </w:t>
      </w:r>
      <w:r w:rsidR="005F026A" w:rsidRPr="00085C12">
        <w:rPr>
          <w:lang w:val="en-US"/>
        </w:rPr>
        <w:t>4</w:t>
      </w:r>
      <w:r w:rsidRPr="00085C12">
        <w:rPr>
          <w:lang w:val="en-US"/>
        </w:rPr>
        <w:t>). In contrast, age-</w:t>
      </w:r>
      <w:r w:rsidR="004B489C" w:rsidRPr="00085C12">
        <w:rPr>
          <w:lang w:val="en-US"/>
        </w:rPr>
        <w:t>standardized</w:t>
      </w:r>
      <w:r w:rsidRPr="00085C12">
        <w:rPr>
          <w:lang w:val="en-US"/>
        </w:rPr>
        <w:t xml:space="preserve"> death rates from falls increased over time while those from </w:t>
      </w:r>
      <w:r w:rsidR="000C077B" w:rsidRPr="00085C12">
        <w:rPr>
          <w:lang w:val="en-US"/>
        </w:rPr>
        <w:t>suicide</w:t>
      </w:r>
      <w:r w:rsidRPr="00085C12">
        <w:rPr>
          <w:lang w:val="en-US"/>
        </w:rPr>
        <w:t xml:space="preserve"> initially decreased followed by an increase to surpass 1980 levels. The largest overall decline over time was for transport deaths</w:t>
      </w:r>
      <w:r w:rsidR="00C8635F" w:rsidRPr="00085C12">
        <w:rPr>
          <w:lang w:val="en-US"/>
        </w:rPr>
        <w:t xml:space="preserve"> in both sexes and for deaths from drowning</w:t>
      </w:r>
      <w:r w:rsidR="00F347A0" w:rsidRPr="00085C12">
        <w:rPr>
          <w:lang w:val="en-US"/>
        </w:rPr>
        <w:t>s</w:t>
      </w:r>
      <w:r w:rsidR="00C8635F" w:rsidRPr="00085C12">
        <w:rPr>
          <w:lang w:val="en-US"/>
        </w:rPr>
        <w:t xml:space="preserve"> in men</w:t>
      </w:r>
      <w:r w:rsidRPr="00085C12">
        <w:rPr>
          <w:lang w:val="en-US"/>
        </w:rPr>
        <w:t>, which declined by over 50% from 1980 to 2016. Age-</w:t>
      </w:r>
      <w:r w:rsidR="004B489C" w:rsidRPr="00085C12">
        <w:rPr>
          <w:lang w:val="en-US"/>
        </w:rPr>
        <w:t>standardized</w:t>
      </w:r>
      <w:r w:rsidRPr="00085C12">
        <w:rPr>
          <w:lang w:val="en-US"/>
        </w:rPr>
        <w:t xml:space="preserve"> death rates for transport</w:t>
      </w:r>
      <w:r w:rsidR="009B7D89" w:rsidRPr="00085C12">
        <w:rPr>
          <w:lang w:val="en-US"/>
        </w:rPr>
        <w:t xml:space="preserve"> injuries</w:t>
      </w:r>
      <w:r w:rsidRPr="00085C12">
        <w:rPr>
          <w:lang w:val="en-US"/>
        </w:rPr>
        <w:t xml:space="preserve"> and drownings peaked in summer months but deaths from other major injuries did not have clear seasonal patterns.</w:t>
      </w:r>
    </w:p>
    <w:p w14:paraId="38913CA0" w14:textId="7CACFF95" w:rsidR="00DD4894" w:rsidRPr="00085C12" w:rsidRDefault="00422055" w:rsidP="00DD2DDF">
      <w:pPr>
        <w:spacing w:line="480" w:lineRule="auto"/>
        <w:ind w:firstLine="720"/>
        <w:jc w:val="both"/>
        <w:rPr>
          <w:lang w:val="en-US"/>
        </w:rPr>
      </w:pPr>
      <w:r w:rsidRPr="00085C12">
        <w:rPr>
          <w:color w:val="000000" w:themeColor="text1"/>
          <w:lang w:val="en-US"/>
        </w:rPr>
        <w:t>Average size of anomaly over the study period (1980-2016), a measure of how variable temperatures are around their central state-month long-term norm, ranged from 0.4</w:t>
      </w:r>
      <w:r w:rsidRPr="00085C12">
        <w:rPr>
          <w:bCs/>
          <w:color w:val="000000" w:themeColor="text1"/>
          <w:lang w:val="en-US"/>
        </w:rPr>
        <w:t>°C</w:t>
      </w:r>
      <w:r w:rsidRPr="00085C12">
        <w:rPr>
          <w:color w:val="000000" w:themeColor="text1"/>
          <w:lang w:val="en-US"/>
        </w:rPr>
        <w:t xml:space="preserve"> for Florida in September, to 3.4</w:t>
      </w:r>
      <w:r w:rsidRPr="00085C12">
        <w:rPr>
          <w:bCs/>
          <w:color w:val="000000" w:themeColor="text1"/>
          <w:lang w:val="en-US"/>
        </w:rPr>
        <w:t>°C</w:t>
      </w:r>
      <w:r w:rsidRPr="00085C12">
        <w:rPr>
          <w:color w:val="000000" w:themeColor="text1"/>
          <w:lang w:val="en-US"/>
        </w:rPr>
        <w:t xml:space="preserve"> for North Dakota in February (Figure </w:t>
      </w:r>
      <w:r w:rsidR="00087BBC" w:rsidRPr="00085C12">
        <w:rPr>
          <w:color w:val="000000" w:themeColor="text1"/>
          <w:lang w:val="en-US"/>
        </w:rPr>
        <w:t>2</w:t>
      </w:r>
      <w:r w:rsidRPr="00085C12">
        <w:rPr>
          <w:color w:val="000000" w:themeColor="text1"/>
          <w:lang w:val="en-US"/>
        </w:rPr>
        <w:t>). The average size of anomaly had a median value of 1.2</w:t>
      </w:r>
      <w:r w:rsidRPr="00085C12">
        <w:rPr>
          <w:bCs/>
          <w:color w:val="000000" w:themeColor="text1"/>
          <w:lang w:val="en-US"/>
        </w:rPr>
        <w:t xml:space="preserve">°C across all states and months, with 27% less than 1°C and 90% less than </w:t>
      </w:r>
      <w:r w:rsidRPr="00085C12">
        <w:rPr>
          <w:color w:val="000000" w:themeColor="text1"/>
          <w:lang w:val="en-US"/>
        </w:rPr>
        <w:t>2</w:t>
      </w:r>
      <w:r w:rsidRPr="00085C12">
        <w:rPr>
          <w:bCs/>
          <w:color w:val="000000" w:themeColor="text1"/>
          <w:lang w:val="en-US"/>
        </w:rPr>
        <w:t xml:space="preserve">°C (Figure </w:t>
      </w:r>
      <w:r w:rsidR="00087BBC" w:rsidRPr="00085C12">
        <w:rPr>
          <w:bCs/>
          <w:color w:val="000000" w:themeColor="text1"/>
          <w:lang w:val="en-US"/>
        </w:rPr>
        <w:t>2</w:t>
      </w:r>
      <w:r w:rsidRPr="00085C12">
        <w:rPr>
          <w:bCs/>
          <w:color w:val="000000" w:themeColor="text1"/>
          <w:lang w:val="en-US"/>
        </w:rPr>
        <w:t>)</w:t>
      </w:r>
      <w:r w:rsidRPr="00085C12">
        <w:rPr>
          <w:color w:val="000000" w:themeColor="text1"/>
          <w:lang w:val="en-US"/>
        </w:rPr>
        <w:t>. Temperature anomalies were largest in January and December and smallest in August and September. They were larger in northern and central states than in southern and coastal ones.</w:t>
      </w:r>
    </w:p>
    <w:p w14:paraId="54F6A6E3" w14:textId="56E4D0F6" w:rsidR="00DD4894" w:rsidRPr="00085C12" w:rsidRDefault="00422055" w:rsidP="00F604E7">
      <w:pPr>
        <w:spacing w:line="480" w:lineRule="auto"/>
        <w:ind w:firstLine="720"/>
        <w:jc w:val="both"/>
        <w:rPr>
          <w:lang w:val="en-US"/>
        </w:rPr>
      </w:pPr>
      <w:r w:rsidRPr="00085C12">
        <w:rPr>
          <w:lang w:val="en-US"/>
        </w:rPr>
        <w:t>We estimated that</w:t>
      </w:r>
      <w:r w:rsidR="00DD4894" w:rsidRPr="00085C12">
        <w:rPr>
          <w:lang w:val="en-US"/>
        </w:rPr>
        <w:t xml:space="preserve"> there would be an estimated 941 (95% credible interval 831, 1,053) excess injury deaths, equivalent to 0.47% of all injury deaths in 2016,</w:t>
      </w:r>
      <w:r w:rsidR="00DD4894" w:rsidRPr="00085C12">
        <w:rPr>
          <w:color w:val="000000" w:themeColor="text1"/>
          <w:lang w:val="en-US"/>
        </w:rPr>
        <w:t xml:space="preserve"> in each year in which each month in each state were +1</w:t>
      </w:r>
      <w:r w:rsidR="00DD4894" w:rsidRPr="00085C12">
        <w:rPr>
          <w:rFonts w:ascii="Arial" w:eastAsia="Times New Roman" w:hAnsi="Arial" w:cs="Arial"/>
          <w:bCs/>
          <w:color w:val="222222"/>
          <w:shd w:val="clear" w:color="auto" w:fill="FFFFFF"/>
          <w:lang w:val="en-US"/>
        </w:rPr>
        <w:t>°</w:t>
      </w:r>
      <w:r w:rsidR="00DD4894" w:rsidRPr="00085C12">
        <w:rPr>
          <w:color w:val="000000" w:themeColor="text1"/>
          <w:lang w:val="en-US"/>
        </w:rPr>
        <w:t>C above its long-term norm</w:t>
      </w:r>
      <w:r w:rsidR="00DD4894" w:rsidRPr="00085C12">
        <w:rPr>
          <w:lang w:val="en-US"/>
        </w:rPr>
        <w:t xml:space="preserve"> (Figure </w:t>
      </w:r>
      <w:r w:rsidR="006F1A8B" w:rsidRPr="00085C12">
        <w:rPr>
          <w:lang w:val="en-US"/>
        </w:rPr>
        <w:t>5</w:t>
      </w:r>
      <w:r w:rsidR="00DD4894" w:rsidRPr="00085C12">
        <w:rPr>
          <w:lang w:val="en-US"/>
        </w:rPr>
        <w:t xml:space="preserve">). Deaths from drowning, transport, assault and </w:t>
      </w:r>
      <w:r w:rsidR="000C077B" w:rsidRPr="00085C12">
        <w:rPr>
          <w:lang w:val="en-US"/>
        </w:rPr>
        <w:t>suicide</w:t>
      </w:r>
      <w:r w:rsidR="00DD4894" w:rsidRPr="00085C12">
        <w:rPr>
          <w:lang w:val="en-US"/>
        </w:rPr>
        <w:t xml:space="preserve"> would be predicted to increase, partly offset by a decline in deaths from falls in middle and older ages and in winter months (Figure </w:t>
      </w:r>
      <w:r w:rsidR="006F1A8B" w:rsidRPr="00085C12">
        <w:rPr>
          <w:lang w:val="en-US"/>
        </w:rPr>
        <w:t>5</w:t>
      </w:r>
      <w:r w:rsidR="00DD4894" w:rsidRPr="00085C12">
        <w:rPr>
          <w:lang w:val="en-US"/>
        </w:rPr>
        <w:t xml:space="preserve">). Most </w:t>
      </w:r>
      <w:r w:rsidR="00DD4894" w:rsidRPr="00085C12">
        <w:rPr>
          <w:lang w:val="en-US"/>
        </w:rPr>
        <w:lastRenderedPageBreak/>
        <w:t xml:space="preserve">excess deaths would be from transport injuries (448) followed by </w:t>
      </w:r>
      <w:r w:rsidR="000C077B" w:rsidRPr="00085C12">
        <w:rPr>
          <w:lang w:val="en-US"/>
        </w:rPr>
        <w:t>suicide</w:t>
      </w:r>
      <w:r w:rsidR="00DD4894" w:rsidRPr="00085C12">
        <w:rPr>
          <w:lang w:val="en-US"/>
        </w:rPr>
        <w:t xml:space="preserve">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 </w:t>
      </w:r>
    </w:p>
    <w:p w14:paraId="5B340495" w14:textId="7D301116" w:rsidR="007C1574" w:rsidRPr="00085C12" w:rsidRDefault="00DD4894" w:rsidP="00F604E7">
      <w:pPr>
        <w:spacing w:line="480" w:lineRule="auto"/>
        <w:ind w:firstLine="720"/>
        <w:jc w:val="both"/>
        <w:rPr>
          <w:lang w:val="en-US"/>
        </w:rPr>
      </w:pPr>
      <w:r w:rsidRPr="00085C12">
        <w:rPr>
          <w:lang w:val="en-US"/>
        </w:rPr>
        <w:t xml:space="preserve">Proportionally, deaths from drownings are predicted to increase more than those of other injury types, by as much 8.3% (7.3, 9.3) in men aged 15-24 years (Figure </w:t>
      </w:r>
      <w:r w:rsidR="000036E5" w:rsidRPr="00085C12">
        <w:rPr>
          <w:lang w:val="en-US"/>
        </w:rPr>
        <w:t>S</w:t>
      </w:r>
      <w:r w:rsidR="00490CF2" w:rsidRPr="00085C12">
        <w:rPr>
          <w:lang w:val="en-US"/>
        </w:rPr>
        <w:t>1</w:t>
      </w:r>
      <w:r w:rsidRPr="00085C12">
        <w:rPr>
          <w:lang w:val="en-US"/>
        </w:rPr>
        <w:t xml:space="preserve">); the smallest proportional increase was that of assault and </w:t>
      </w:r>
      <w:r w:rsidR="000C077B" w:rsidRPr="00085C12">
        <w:rPr>
          <w:lang w:val="en-US"/>
        </w:rPr>
        <w:t>suicide</w:t>
      </w:r>
      <w:r w:rsidRPr="00085C12">
        <w:rPr>
          <w:lang w:val="en-US"/>
        </w:rPr>
        <w:t xml:space="preserve"> (less than 2% in all age and sex groups). There was a larger percent increase in transport deaths for males than for females, especially in young and middle-ages (e.g., </w:t>
      </w:r>
      <w:r w:rsidRPr="00085C12">
        <w:rPr>
          <w:rFonts w:eastAsia="Times New Roman"/>
          <w:color w:val="000000"/>
          <w:lang w:val="en-US"/>
        </w:rPr>
        <w:t>1.25% (0.90, 1.60)</w:t>
      </w:r>
      <w:r w:rsidRPr="00085C12">
        <w:rPr>
          <w:lang w:val="en-US"/>
        </w:rPr>
        <w:t xml:space="preserve"> for 25-34 year old men versus 0.23% (-0.28, 0.76) for women of the same age) (Figure </w:t>
      </w:r>
      <w:r w:rsidR="000036E5" w:rsidRPr="00085C12">
        <w:rPr>
          <w:lang w:val="en-US"/>
        </w:rPr>
        <w:t>S</w:t>
      </w:r>
      <w:r w:rsidR="00475514" w:rsidRPr="00085C12">
        <w:rPr>
          <w:lang w:val="en-US"/>
        </w:rPr>
        <w:t>1</w:t>
      </w:r>
      <w:r w:rsidRPr="00085C12">
        <w:rPr>
          <w:lang w:val="en-US"/>
        </w:rPr>
        <w:t>).</w:t>
      </w:r>
    </w:p>
    <w:p w14:paraId="1197ED0F" w14:textId="77777777" w:rsidR="00097D97" w:rsidRPr="00085C12" w:rsidRDefault="00097D97" w:rsidP="00DD4894">
      <w:pPr>
        <w:spacing w:line="480" w:lineRule="auto"/>
        <w:jc w:val="both"/>
        <w:rPr>
          <w:lang w:val="en-US"/>
        </w:rPr>
      </w:pPr>
    </w:p>
    <w:p w14:paraId="38A1E099" w14:textId="574A7BEA" w:rsidR="0045634B" w:rsidRPr="00085C12" w:rsidRDefault="0045634B" w:rsidP="00DD4894">
      <w:pPr>
        <w:spacing w:line="480" w:lineRule="auto"/>
        <w:jc w:val="both"/>
        <w:rPr>
          <w:b/>
          <w:lang w:val="en-US"/>
        </w:rPr>
      </w:pPr>
      <w:r w:rsidRPr="00085C12">
        <w:rPr>
          <w:b/>
          <w:lang w:val="en-US"/>
        </w:rPr>
        <w:t>Discussion</w:t>
      </w:r>
    </w:p>
    <w:p w14:paraId="59312B26" w14:textId="0CF0929B" w:rsidR="00DD4894" w:rsidRPr="00085C12" w:rsidRDefault="00DD4894" w:rsidP="00F604E7">
      <w:pPr>
        <w:spacing w:line="480" w:lineRule="auto"/>
        <w:ind w:firstLine="720"/>
        <w:jc w:val="both"/>
        <w:rPr>
          <w:lang w:val="en-US"/>
        </w:rPr>
      </w:pPr>
      <w:r w:rsidRPr="00085C12">
        <w:rPr>
          <w:lang w:val="en-US"/>
        </w:rPr>
        <w:t xml:space="preserve">While there are no previous studies of how deviations of monthly temperature from long-term norm are associated with injury mortality, our results are broadly in agreement with those that have </w:t>
      </w:r>
      <w:r w:rsidR="00400606" w:rsidRPr="00085C12">
        <w:rPr>
          <w:lang w:val="en-US"/>
        </w:rPr>
        <w:t>analyzed</w:t>
      </w:r>
      <w:r w:rsidRPr="00085C12">
        <w:rPr>
          <w:lang w:val="en-US"/>
        </w:rPr>
        <w:t xml:space="preserve"> associations with absolute temperature and for specific injury types. A study of suicide in US counties over 37 years (1968-2004) estimated that </w:t>
      </w:r>
      <w:r w:rsidRPr="00085C12">
        <w:rPr>
          <w:rFonts w:eastAsia="Times New Roman"/>
          <w:bCs/>
          <w:color w:val="222222"/>
          <w:shd w:val="clear" w:color="auto" w:fill="FFFFFF"/>
          <w:lang w:val="en-US"/>
        </w:rPr>
        <w:t>1</w:t>
      </w:r>
      <w:r w:rsidRPr="00085C12">
        <w:rPr>
          <w:bCs/>
          <w:color w:val="000000" w:themeColor="text1"/>
          <w:lang w:val="en-US"/>
        </w:rPr>
        <w:t>°C higher monthly temperature would lead to a 0.7% rise in suicides</w:t>
      </w:r>
      <w:r w:rsidR="00B0308E" w:rsidRPr="00085C12">
        <w:rPr>
          <w:bCs/>
          <w:color w:val="000000" w:themeColor="text1"/>
          <w:lang w:val="en-US"/>
        </w:rPr>
        <w:t>,</w:t>
      </w:r>
      <w:r w:rsidRPr="00085C12">
        <w:rPr>
          <w:bCs/>
          <w:color w:val="000000" w:themeColor="text1"/>
          <w:lang w:val="en-US"/>
        </w:rPr>
        <w:fldChar w:fldCharType="begin" w:fldLock="1"/>
      </w:r>
      <w:r w:rsidR="004321B4" w:rsidRPr="00085C12">
        <w:rPr>
          <w:bCs/>
          <w:color w:val="000000" w:themeColor="text1"/>
          <w:lang w:val="en-US"/>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Pr="00085C12">
        <w:rPr>
          <w:bCs/>
          <w:color w:val="000000" w:themeColor="text1"/>
          <w:lang w:val="en-US"/>
        </w:rPr>
        <w:fldChar w:fldCharType="separate"/>
      </w:r>
      <w:r w:rsidR="00535DCA" w:rsidRPr="00085C12">
        <w:rPr>
          <w:bCs/>
          <w:noProof/>
          <w:color w:val="000000" w:themeColor="text1"/>
          <w:vertAlign w:val="superscript"/>
          <w:lang w:val="en-US"/>
        </w:rPr>
        <w:t>7</w:t>
      </w:r>
      <w:r w:rsidRPr="00085C12">
        <w:rPr>
          <w:bCs/>
          <w:color w:val="000000" w:themeColor="text1"/>
          <w:lang w:val="en-US"/>
        </w:rPr>
        <w:fldChar w:fldCharType="end"/>
      </w:r>
      <w:r w:rsidRPr="00085C12">
        <w:rPr>
          <w:bCs/>
          <w:color w:val="000000" w:themeColor="text1"/>
          <w:lang w:val="en-US"/>
        </w:rPr>
        <w:t xml:space="preserve"> compared to our findings of 0.44-1% in males and 0.39-1.47% in females in different ages. </w:t>
      </w:r>
      <w:r w:rsidRPr="00085C12">
        <w:rPr>
          <w:lang w:val="en-US"/>
        </w:rPr>
        <w:t>In a study of six French heatwaves during 1971-2003, mortality from unintentional injuries rose by up to 4% during a heatwave period compared to a non-heatwave baseline</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8</w:t>
      </w:r>
      <w:r w:rsidRPr="00085C12">
        <w:rPr>
          <w:lang w:val="en-US"/>
        </w:rPr>
        <w:fldChar w:fldCharType="end"/>
      </w:r>
      <w:r w:rsidRPr="00085C12">
        <w:rPr>
          <w:lang w:val="en-US"/>
        </w:rPr>
        <w:t xml:space="preserve"> A study of daily mortality from all injuries from Estonia found a 1.24% increase in mortality when daily maximum temperature went from the 75</w:t>
      </w:r>
      <w:r w:rsidRPr="00085C12">
        <w:rPr>
          <w:vertAlign w:val="superscript"/>
          <w:lang w:val="en-US"/>
        </w:rPr>
        <w:t>th</w:t>
      </w:r>
      <w:r w:rsidRPr="00085C12">
        <w:rPr>
          <w:lang w:val="en-US"/>
        </w:rPr>
        <w:t xml:space="preserve"> to 99</w:t>
      </w:r>
      <w:r w:rsidRPr="00085C12">
        <w:rPr>
          <w:vertAlign w:val="superscript"/>
          <w:lang w:val="en-US"/>
        </w:rPr>
        <w:t>th</w:t>
      </w:r>
      <w:r w:rsidRPr="00085C12">
        <w:rPr>
          <w:lang w:val="en-US"/>
        </w:rPr>
        <w:t xml:space="preserve"> percentile of long-term distribution</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9</w:t>
      </w:r>
      <w:r w:rsidRPr="00085C12">
        <w:rPr>
          <w:lang w:val="en-US"/>
        </w:rPr>
        <w:fldChar w:fldCharType="end"/>
      </w:r>
    </w:p>
    <w:p w14:paraId="4E514611" w14:textId="1278B371" w:rsidR="00DD4894" w:rsidRPr="00085C12" w:rsidRDefault="00DD4894" w:rsidP="00F604E7">
      <w:pPr>
        <w:spacing w:line="480" w:lineRule="auto"/>
        <w:ind w:firstLine="720"/>
        <w:jc w:val="both"/>
        <w:rPr>
          <w:lang w:val="en-US"/>
        </w:rPr>
      </w:pPr>
      <w:r w:rsidRPr="00085C12">
        <w:rPr>
          <w:lang w:val="en-US"/>
        </w:rPr>
        <w:t xml:space="preserve">That anomalously warm temperature influences deaths from drowning, although not previously quantified, is highly plausible because swimming is likely to be more common </w:t>
      </w:r>
      <w:r w:rsidRPr="00085C12">
        <w:rPr>
          <w:lang w:val="en-US"/>
        </w:rPr>
        <w:lastRenderedPageBreak/>
        <w:t xml:space="preserve">when monthly temperature is higher. The higher relative and absolute impacts on men compared with women may reflect differences in </w:t>
      </w:r>
      <w:r w:rsidR="00400606" w:rsidRPr="00085C12">
        <w:rPr>
          <w:lang w:val="en-US"/>
        </w:rPr>
        <w:t>behavior</w:t>
      </w:r>
      <w:r w:rsidRPr="00085C12">
        <w:rPr>
          <w:lang w:val="en-US"/>
        </w:rPr>
        <w:t>. For example, over half of swimming deaths for males occur in natural water, compared to about quarter for females</w:t>
      </w:r>
      <w:r w:rsidR="00B0308E" w:rsidRPr="00085C12">
        <w:rPr>
          <w:lang w:val="en-US"/>
        </w:rPr>
        <w:t>,</w:t>
      </w:r>
      <w:r w:rsidRPr="00085C12">
        <w:rPr>
          <w:lang w:val="en-US"/>
        </w:rPr>
        <w:fldChar w:fldCharType="begin" w:fldLock="1"/>
      </w:r>
      <w:r w:rsidR="004321B4" w:rsidRPr="00085C12">
        <w:rPr>
          <w:lang w:val="en-US"/>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20&lt;/sup&gt;","plainTextFormattedCitation":"20","previouslyFormattedCitation":"&lt;sup&gt;20&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20</w:t>
      </w:r>
      <w:r w:rsidRPr="00085C12">
        <w:rPr>
          <w:lang w:val="en-US"/>
        </w:rPr>
        <w:fldChar w:fldCharType="end"/>
      </w:r>
      <w:r w:rsidRPr="00085C12">
        <w:rPr>
          <w:lang w:val="en-US"/>
        </w:rPr>
        <w:t xml:space="preserve"> which may lead to a larger rise in the former in warmer weather. Similarly, the decline in deaths from falls, which are mostly in older ages, may be because falls in older people are more likely to be due to slipping on ice than in younger ages</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21–23&lt;/sup&gt;","plainTextFormattedCitation":"21–23","previouslyFormattedCitation":"&lt;sup&gt;21–23&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21–23</w:t>
      </w:r>
      <w:r w:rsidRPr="00085C12">
        <w:rPr>
          <w:lang w:val="en-US"/>
        </w:rPr>
        <w:fldChar w:fldCharType="end"/>
      </w:r>
    </w:p>
    <w:p w14:paraId="4D6E52EF" w14:textId="28D721FA" w:rsidR="0065196B" w:rsidRPr="00085C12" w:rsidRDefault="0065196B" w:rsidP="00F604E7">
      <w:pPr>
        <w:spacing w:line="480" w:lineRule="auto"/>
        <w:ind w:firstLine="720"/>
        <w:jc w:val="both"/>
        <w:rPr>
          <w:lang w:val="en-US"/>
        </w:rPr>
      </w:pPr>
      <w:r w:rsidRPr="00085C12">
        <w:rPr>
          <w:lang w:val="en-US"/>
        </w:rPr>
        <w:t>The pathways from anomalous temperature to transport injury are more varied.  Firstly, driving performance deteriorates at higher temperatures</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24–27&lt;/sup&gt;","plainTextFormattedCitation":"24–27","previouslyFormattedCitation":"&lt;sup&gt;24–27&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24–27</w:t>
      </w:r>
      <w:r w:rsidRPr="00085C12">
        <w:rPr>
          <w:lang w:val="en-US"/>
        </w:rPr>
        <w:fldChar w:fldCharType="end"/>
      </w:r>
      <w:r w:rsidRPr="00085C12">
        <w:rPr>
          <w:lang w:val="en-US"/>
        </w:rPr>
        <w:t xml:space="preserve"> Further, alcohol consumption increases during warm temperature anomalies</w:t>
      </w:r>
      <w:r w:rsidR="00B0308E" w:rsidRPr="00085C12">
        <w:rPr>
          <w:lang w:val="en-US"/>
        </w:rPr>
        <w:t>,</w:t>
      </w:r>
      <w:r w:rsidRPr="00085C12">
        <w:rPr>
          <w:lang w:val="en-US"/>
        </w:rPr>
        <w:fldChar w:fldCharType="begin" w:fldLock="1"/>
      </w:r>
      <w:r w:rsidR="004321B4" w:rsidRPr="00085C12">
        <w:rPr>
          <w:lang w:val="en-US"/>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28&lt;/sup&gt;","plainTextFormattedCitation":"28","previouslyFormattedCitation":"&lt;sup&gt;28&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28</w:t>
      </w:r>
      <w:r w:rsidRPr="00085C12">
        <w:rPr>
          <w:lang w:val="en-US"/>
        </w:rPr>
        <w:fldChar w:fldCharType="end"/>
      </w:r>
      <w:r w:rsidRPr="00085C12">
        <w:rPr>
          <w:lang w:val="en-US"/>
        </w:rPr>
        <w:t xml:space="preserve"> potentially also explaining why teenagers, who are more likely than other age groups to crash while intoxicated</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29&lt;/sup&gt;","plainTextFormattedCitation":"29","previouslyFormattedCitation":"&lt;sup&gt;29&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29</w:t>
      </w:r>
      <w:r w:rsidRPr="00085C12">
        <w:rPr>
          <w:lang w:val="en-US"/>
        </w:rPr>
        <w:fldChar w:fldCharType="end"/>
      </w:r>
      <w:r w:rsidRPr="00085C12">
        <w:rPr>
          <w:lang w:val="en-US"/>
        </w:rPr>
        <w:t xml:space="preserve"> experience a larger proportional rise in </w:t>
      </w:r>
      <w:r w:rsidR="00D55813" w:rsidRPr="00085C12">
        <w:rPr>
          <w:lang w:val="en-US"/>
        </w:rPr>
        <w:t xml:space="preserve">deaths from </w:t>
      </w:r>
      <w:r w:rsidRPr="00085C12">
        <w:rPr>
          <w:lang w:val="en-US"/>
        </w:rPr>
        <w:t>transport than older ages when temperatures are anomalously warm. Lastly, warmer temperatures generally increase road traffic in North America</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30–33&lt;/sup&gt;","plainTextFormattedCitation":"30–33","previouslyFormattedCitation":"&lt;sup&gt;30–33&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30–33</w:t>
      </w:r>
      <w:r w:rsidRPr="00085C12">
        <w:rPr>
          <w:lang w:val="en-US"/>
        </w:rPr>
        <w:fldChar w:fldCharType="end"/>
      </w:r>
      <w:r w:rsidRPr="00085C12">
        <w:rPr>
          <w:lang w:val="en-US"/>
        </w:rPr>
        <w:t xml:space="preserve"> With more people generally outdoors in warmer weather</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34&lt;/sup&gt;","plainTextFormattedCitation":"34","previouslyFormattedCitation":"&lt;sup&gt;34&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34</w:t>
      </w:r>
      <w:r w:rsidRPr="00085C12">
        <w:rPr>
          <w:lang w:val="en-US"/>
        </w:rPr>
        <w:fldChar w:fldCharType="end"/>
      </w:r>
      <w:r w:rsidRPr="00085C12">
        <w:rPr>
          <w:lang w:val="en-US"/>
        </w:rPr>
        <w:t xml:space="preserve"> this could lead to more fatal collisions.</w:t>
      </w:r>
    </w:p>
    <w:p w14:paraId="202A3B97" w14:textId="3CE2E9CD" w:rsidR="0065196B" w:rsidRPr="00085C12" w:rsidRDefault="0065196B" w:rsidP="00A91012">
      <w:pPr>
        <w:spacing w:line="480" w:lineRule="auto"/>
        <w:ind w:firstLine="720"/>
        <w:jc w:val="both"/>
        <w:rPr>
          <w:i/>
          <w:color w:val="000000" w:themeColor="text1"/>
          <w:lang w:val="en-US"/>
        </w:rPr>
      </w:pPr>
      <w:r w:rsidRPr="00085C12">
        <w:rPr>
          <w:lang w:val="en-US"/>
        </w:rPr>
        <w:t xml:space="preserve">Pathways linking anomalously high temperatures and deaths from assault and </w:t>
      </w:r>
      <w:r w:rsidR="000C077B" w:rsidRPr="00085C12">
        <w:rPr>
          <w:lang w:val="en-US"/>
        </w:rPr>
        <w:t>suicide</w:t>
      </w:r>
      <w:r w:rsidRPr="00085C12">
        <w:rPr>
          <w:lang w:val="en-US"/>
        </w:rPr>
        <w:t xml:space="preserve"> are less established. One hypothesis is that, similar to transport, more time spent outdoors in anomalously warmer temperatures leads to an increased number of face-to-face interactions, and hence arguments, confrontations, and ultimately assaults</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35,36&lt;/sup&gt;","plainTextFormattedCitation":"35,36","previouslyFormattedCitation":"&lt;sup&gt;35,36&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35,36</w:t>
      </w:r>
      <w:r w:rsidRPr="00085C12">
        <w:rPr>
          <w:lang w:val="en-US"/>
        </w:rPr>
        <w:fldChar w:fldCharType="end"/>
      </w:r>
      <w:r w:rsidRPr="00085C12">
        <w:rPr>
          <w:lang w:val="en-US"/>
        </w:rPr>
        <w:t xml:space="preserve"> These effects could be compounded by the greater anger levels linked to higher temperatures</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37,38&lt;/sup&gt;","plainTextFormattedCitation":"37,38","previouslyFormattedCitation":"&lt;sup&gt;37,38&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37,38</w:t>
      </w:r>
      <w:r w:rsidRPr="00085C12">
        <w:rPr>
          <w:lang w:val="en-US"/>
        </w:rPr>
        <w:fldChar w:fldCharType="end"/>
      </w:r>
      <w:r w:rsidR="00D55813" w:rsidRPr="00085C12">
        <w:rPr>
          <w:lang w:val="en-US"/>
        </w:rPr>
        <w:t xml:space="preserve"> </w:t>
      </w:r>
      <w:r w:rsidRPr="00085C12">
        <w:rPr>
          <w:lang w:val="en-US"/>
        </w:rPr>
        <w:t xml:space="preserve">Regarding </w:t>
      </w:r>
      <w:r w:rsidR="000C077B" w:rsidRPr="00085C12">
        <w:rPr>
          <w:lang w:val="en-US"/>
        </w:rPr>
        <w:t>suicide</w:t>
      </w:r>
      <w:r w:rsidRPr="00085C12">
        <w:rPr>
          <w:lang w:val="en-US"/>
        </w:rPr>
        <w:t xml:space="preserve">, higher temperature has been </w:t>
      </w:r>
      <w:r w:rsidR="00400606" w:rsidRPr="00085C12">
        <w:rPr>
          <w:lang w:val="en-US"/>
        </w:rPr>
        <w:t>hypothesized</w:t>
      </w:r>
      <w:r w:rsidRPr="00085C12">
        <w:rPr>
          <w:lang w:val="en-US"/>
        </w:rPr>
        <w:t xml:space="preserve"> as associated with higher levels of distress in younger people</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39&lt;/sup&gt;","plainTextFormattedCitation":"39","previouslyFormattedCitation":"&lt;sup&gt;39&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39</w:t>
      </w:r>
      <w:r w:rsidRPr="00085C12">
        <w:rPr>
          <w:lang w:val="en-US"/>
        </w:rPr>
        <w:fldChar w:fldCharType="end"/>
      </w:r>
      <w:r w:rsidRPr="00085C12">
        <w:rPr>
          <w:lang w:val="en-US"/>
        </w:rPr>
        <w:t xml:space="preserve"> Nonetheless, links between temperature and mental health requires further investigation</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40&lt;/sup&gt;","plainTextFormattedCitation":"40","previouslyFormattedCitation":"&lt;sup&gt;40&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40</w:t>
      </w:r>
      <w:r w:rsidRPr="00085C12">
        <w:rPr>
          <w:lang w:val="en-US"/>
        </w:rPr>
        <w:fldChar w:fldCharType="end"/>
      </w:r>
      <w:r w:rsidRPr="00085C12">
        <w:rPr>
          <w:lang w:val="en-US"/>
        </w:rPr>
        <w:t xml:space="preserve"> including whether the relationship varies by age and </w:t>
      </w:r>
      <w:r w:rsidR="00D55813" w:rsidRPr="00085C12">
        <w:rPr>
          <w:lang w:val="en-US"/>
        </w:rPr>
        <w:t>sex</w:t>
      </w:r>
      <w:r w:rsidRPr="00085C12">
        <w:rPr>
          <w:lang w:val="en-US"/>
        </w:rPr>
        <w:t>, as indicated by our results.</w:t>
      </w:r>
    </w:p>
    <w:p w14:paraId="299CDFDD" w14:textId="103A64AD" w:rsidR="0065196B" w:rsidRPr="00085C12" w:rsidRDefault="0065196B" w:rsidP="00A91012">
      <w:pPr>
        <w:spacing w:line="480" w:lineRule="auto"/>
        <w:ind w:firstLine="720"/>
        <w:jc w:val="both"/>
        <w:rPr>
          <w:lang w:val="en-US"/>
        </w:rPr>
      </w:pPr>
      <w:r w:rsidRPr="00085C12">
        <w:rPr>
          <w:lang w:val="en-US"/>
        </w:rPr>
        <w:t xml:space="preserve">The major strength of our study is that we have comprehensively modelled the association of temperature anomaly with injury by type of injury, month, age group and sex. </w:t>
      </w:r>
      <w:r w:rsidRPr="00085C12">
        <w:rPr>
          <w:lang w:val="en-US"/>
        </w:rPr>
        <w:lastRenderedPageBreak/>
        <w:t xml:space="preserve">Our measure of temperature anomaly </w:t>
      </w:r>
      <w:r w:rsidR="00400606" w:rsidRPr="00085C12">
        <w:rPr>
          <w:lang w:val="en-US"/>
        </w:rPr>
        <w:t>internalizes</w:t>
      </w:r>
      <w:r w:rsidRPr="00085C12">
        <w:rPr>
          <w:lang w:val="en-US"/>
        </w:rPr>
        <w:t xml:space="preserve"> long-term historical experience of each state, and is closer to what climate change may bring about than solely examining daily episo</w:t>
      </w:r>
      <w:r w:rsidR="00C822C2" w:rsidRPr="00085C12">
        <w:rPr>
          <w:lang w:val="en-US"/>
        </w:rPr>
        <w:t>des,</w:t>
      </w:r>
      <w:r w:rsidRPr="00085C12">
        <w:rPr>
          <w:lang w:val="en-US"/>
        </w:rPr>
        <w:t xml:space="preserve"> or average temperature to which people have adapted. To </w:t>
      </w:r>
      <w:r w:rsidR="00400606" w:rsidRPr="00085C12">
        <w:rPr>
          <w:lang w:val="en-US"/>
        </w:rPr>
        <w:t>utilize</w:t>
      </w:r>
      <w:r w:rsidRPr="00085C12">
        <w:rPr>
          <w:lang w:val="en-US"/>
        </w:rPr>
        <w:t xml:space="preserve"> this metric, we integrated two large disparate national datasets on mortality (US vital statistics) and meteorology (ERA-Interim</w:t>
      </w:r>
      <w:r w:rsidR="002F7403" w:rsidRPr="00085C12">
        <w:rPr>
          <w:lang w:val="en-US"/>
        </w:rPr>
        <w:t>)</w:t>
      </w:r>
      <w:r w:rsidRPr="00085C12">
        <w:rPr>
          <w:lang w:val="en-US"/>
        </w:rPr>
        <w:t xml:space="preserve">, and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30833F56" w14:textId="77777777" w:rsidR="00DF1ED9" w:rsidRPr="00085C12" w:rsidRDefault="0065196B" w:rsidP="00DF1ED9">
      <w:pPr>
        <w:spacing w:line="480" w:lineRule="auto"/>
        <w:ind w:firstLine="720"/>
        <w:jc w:val="both"/>
        <w:rPr>
          <w:lang w:val="en-US"/>
        </w:rPr>
      </w:pPr>
      <w:r w:rsidRPr="00085C12">
        <w:rPr>
          <w:lang w:val="en-US"/>
        </w:rPr>
        <w:t xml:space="preserve">Our work highlights how deaths from injuries are currently susceptible to temperature anomalies </w:t>
      </w:r>
      <w:r w:rsidR="00C822C2" w:rsidRPr="00085C12">
        <w:rPr>
          <w:lang w:val="en-US"/>
        </w:rPr>
        <w:t>and</w:t>
      </w:r>
      <w:r w:rsidRPr="00085C12">
        <w:rPr>
          <w:lang w:val="en-US"/>
        </w:rPr>
        <w:t xml:space="preserve">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w:t>
      </w:r>
      <w:r w:rsidR="00F52C65" w:rsidRPr="00085C12">
        <w:rPr>
          <w:lang w:val="en-US"/>
        </w:rPr>
        <w:t>Therefore,</w:t>
      </w:r>
      <w:r w:rsidRPr="00085C12">
        <w:rPr>
          <w:lang w:val="en-US"/>
        </w:rPr>
        <w:t xml:space="preserve"> a combination of public health interventions that broadly target injuries in these groups – for example targeted messaging for younger males on the risks of transport injury</w:t>
      </w:r>
      <w:r w:rsidR="00574DB7" w:rsidRPr="00085C12">
        <w:rPr>
          <w:lang w:val="en-US"/>
        </w:rPr>
        <w:t xml:space="preserve"> and drowning</w:t>
      </w:r>
      <w:r w:rsidRPr="00085C12">
        <w:rPr>
          <w:lang w:val="en-US"/>
        </w:rPr>
        <w:t xml:space="preserve"> – and those that trigger in relation to forecasted high temperature periods – for example more</w:t>
      </w:r>
      <w:r w:rsidR="00574DB7" w:rsidRPr="00085C12">
        <w:rPr>
          <w:lang w:val="en-US"/>
        </w:rPr>
        <w:t xml:space="preserve"> </w:t>
      </w:r>
      <w:r w:rsidR="006174C6" w:rsidRPr="00085C12">
        <w:rPr>
          <w:lang w:val="en-US"/>
        </w:rPr>
        <w:t>targeted</w:t>
      </w:r>
      <w:r w:rsidRPr="00085C12">
        <w:rPr>
          <w:lang w:val="en-US"/>
        </w:rPr>
        <w:t xml:space="preserve"> </w:t>
      </w:r>
      <w:r w:rsidR="00574DB7" w:rsidRPr="00085C12">
        <w:rPr>
          <w:lang w:val="en-US"/>
        </w:rPr>
        <w:t xml:space="preserve">blood </w:t>
      </w:r>
      <w:r w:rsidRPr="00085C12">
        <w:rPr>
          <w:lang w:val="en-US"/>
        </w:rPr>
        <w:t>alcohol level checks – should be a public health priority.</w:t>
      </w:r>
    </w:p>
    <w:p w14:paraId="3FB43D95" w14:textId="77777777" w:rsidR="00DF1ED9" w:rsidRPr="00085C12" w:rsidRDefault="00DF1ED9" w:rsidP="00DF1ED9">
      <w:pPr>
        <w:spacing w:line="480" w:lineRule="auto"/>
        <w:ind w:firstLine="720"/>
        <w:jc w:val="both"/>
        <w:rPr>
          <w:lang w:val="en-US"/>
        </w:rPr>
      </w:pPr>
    </w:p>
    <w:p w14:paraId="3C9C20C0" w14:textId="362189E7" w:rsidR="0065196B" w:rsidRPr="00085C12" w:rsidRDefault="00DF1ED9" w:rsidP="00DF1ED9">
      <w:pPr>
        <w:spacing w:line="480" w:lineRule="auto"/>
        <w:jc w:val="both"/>
        <w:rPr>
          <w:lang w:val="en-US"/>
        </w:rPr>
      </w:pPr>
      <w:r w:rsidRPr="00085C12">
        <w:rPr>
          <w:b/>
          <w:lang w:val="en-US"/>
        </w:rPr>
        <w:t>C</w:t>
      </w:r>
      <w:r w:rsidR="0065196B" w:rsidRPr="00085C12">
        <w:rPr>
          <w:b/>
          <w:lang w:val="en-US"/>
        </w:rPr>
        <w:t>ontributions</w:t>
      </w:r>
    </w:p>
    <w:p w14:paraId="4CA1498E" w14:textId="6D551724" w:rsidR="0065196B" w:rsidRPr="00085C12" w:rsidRDefault="0065196B" w:rsidP="00DF1ED9">
      <w:pPr>
        <w:spacing w:line="480" w:lineRule="auto"/>
        <w:ind w:firstLine="720"/>
        <w:jc w:val="both"/>
        <w:rPr>
          <w:lang w:val="en-US"/>
        </w:rPr>
      </w:pPr>
      <w:r w:rsidRPr="00085C12">
        <w:rPr>
          <w:lang w:val="en-US"/>
        </w:rPr>
        <w:t>All authors contributed to study concept, analytical approach, and interpretation of results. RP</w:t>
      </w:r>
      <w:r w:rsidR="00AE1180" w:rsidRPr="00085C12">
        <w:rPr>
          <w:lang w:val="en-US"/>
        </w:rPr>
        <w:t>, GD</w:t>
      </w:r>
      <w:r w:rsidRPr="00085C12">
        <w:rPr>
          <w:lang w:val="en-US"/>
        </w:rPr>
        <w:t xml:space="preserve"> and ME collated and </w:t>
      </w:r>
      <w:r w:rsidR="00400606" w:rsidRPr="00085C12">
        <w:rPr>
          <w:lang w:val="en-US"/>
        </w:rPr>
        <w:t>organized</w:t>
      </w:r>
      <w:r w:rsidRPr="00085C12">
        <w:rPr>
          <w:lang w:val="en-US"/>
        </w:rPr>
        <w:t xml:space="preserve"> mortality files. RP performed the analysis, with input from </w:t>
      </w:r>
      <w:r w:rsidR="00AE1180" w:rsidRPr="00085C12">
        <w:rPr>
          <w:lang w:val="en-US"/>
        </w:rPr>
        <w:t>other authors</w:t>
      </w:r>
      <w:r w:rsidRPr="00085C12">
        <w:rPr>
          <w:lang w:val="en-US"/>
        </w:rPr>
        <w:t xml:space="preserve">. RP and ME wrote the first draft of the paper; other authors contributed to revising and </w:t>
      </w:r>
      <w:r w:rsidR="004951FD" w:rsidRPr="00085C12">
        <w:rPr>
          <w:lang w:val="en-US"/>
        </w:rPr>
        <w:t>finalizing</w:t>
      </w:r>
      <w:r w:rsidRPr="00085C12">
        <w:rPr>
          <w:lang w:val="en-US"/>
        </w:rPr>
        <w:t xml:space="preserve"> the paper.</w:t>
      </w:r>
    </w:p>
    <w:p w14:paraId="628FA453" w14:textId="77777777" w:rsidR="0065196B" w:rsidRPr="00085C12" w:rsidRDefault="0065196B" w:rsidP="0065196B">
      <w:pPr>
        <w:spacing w:line="480" w:lineRule="auto"/>
        <w:jc w:val="both"/>
        <w:rPr>
          <w:lang w:val="en-US"/>
        </w:rPr>
      </w:pPr>
    </w:p>
    <w:p w14:paraId="4FAE507C" w14:textId="77777777" w:rsidR="00DF1ED9" w:rsidRPr="00085C12" w:rsidRDefault="00DF1ED9" w:rsidP="00DF1ED9">
      <w:pPr>
        <w:pStyle w:val="Acknowledgement"/>
        <w:spacing w:before="0" w:line="480" w:lineRule="auto"/>
        <w:ind w:left="0" w:firstLine="0"/>
        <w:jc w:val="both"/>
        <w:rPr>
          <w:b/>
          <w:szCs w:val="22"/>
        </w:rPr>
      </w:pPr>
      <w:r w:rsidRPr="00085C12">
        <w:rPr>
          <w:b/>
          <w:szCs w:val="22"/>
        </w:rPr>
        <w:t>Conflict of interest</w:t>
      </w:r>
    </w:p>
    <w:p w14:paraId="190CF69F" w14:textId="4D6DAC81" w:rsidR="0065196B" w:rsidRPr="00085C12" w:rsidRDefault="0065196B" w:rsidP="00A620DD">
      <w:pPr>
        <w:pStyle w:val="Acknowledgement"/>
        <w:spacing w:before="0" w:line="480" w:lineRule="auto"/>
        <w:ind w:left="0" w:firstLine="720"/>
        <w:jc w:val="both"/>
        <w:rPr>
          <w:szCs w:val="22"/>
        </w:rPr>
      </w:pPr>
      <w:r w:rsidRPr="00085C12">
        <w:lastRenderedPageBreak/>
        <w:t>ME reports a charitable grant from AstraZeneca Young Health Programme, and personal fees from Prudential, Scor, and Third Bridge, all outside the submitted work; all other authors declare no competing interests.</w:t>
      </w:r>
      <w:r w:rsidRPr="00085C12">
        <w:rPr>
          <w:b/>
          <w:color w:val="000000" w:themeColor="text1"/>
        </w:rPr>
        <w:br w:type="page"/>
      </w:r>
    </w:p>
    <w:p w14:paraId="568DAB49" w14:textId="6AC63600" w:rsidR="00227AA5" w:rsidRPr="00085C12" w:rsidRDefault="00227AA5" w:rsidP="00227AA5">
      <w:pPr>
        <w:spacing w:line="480" w:lineRule="auto"/>
        <w:jc w:val="both"/>
        <w:rPr>
          <w:color w:val="000000" w:themeColor="text1"/>
          <w:lang w:val="en-US"/>
        </w:rPr>
        <w:sectPr w:rsidR="00227AA5" w:rsidRPr="00085C12" w:rsidSect="00DB3899">
          <w:type w:val="continuous"/>
          <w:pgSz w:w="11900" w:h="16840"/>
          <w:pgMar w:top="1440" w:right="1440" w:bottom="1440" w:left="1440" w:header="720" w:footer="720" w:gutter="0"/>
          <w:cols w:space="720"/>
          <w:docGrid w:linePitch="360"/>
        </w:sectPr>
      </w:pPr>
      <w:r w:rsidRPr="00085C12">
        <w:rPr>
          <w:b/>
          <w:color w:val="000000" w:themeColor="text1"/>
          <w:lang w:val="en-US"/>
        </w:rPr>
        <w:lastRenderedPageBreak/>
        <w:t xml:space="preserve">Figure </w:t>
      </w:r>
      <w:r w:rsidR="000161D5" w:rsidRPr="00085C12">
        <w:rPr>
          <w:b/>
          <w:color w:val="000000" w:themeColor="text1"/>
          <w:lang w:val="en-US"/>
        </w:rPr>
        <w:t>1</w:t>
      </w:r>
      <w:r w:rsidRPr="00085C12">
        <w:rPr>
          <w:b/>
          <w:color w:val="000000" w:themeColor="text1"/>
          <w:lang w:val="en-US"/>
        </w:rPr>
        <w:t xml:space="preserve">. </w:t>
      </w:r>
      <w:r w:rsidRPr="00085C12">
        <w:rPr>
          <w:color w:val="000000" w:themeColor="text1"/>
          <w:lang w:val="en-US"/>
        </w:rPr>
        <w:t>Graphic representation of</w:t>
      </w:r>
      <w:r w:rsidRPr="00085C12">
        <w:rPr>
          <w:b/>
          <w:color w:val="000000" w:themeColor="text1"/>
          <w:lang w:val="en-US"/>
        </w:rPr>
        <w:t xml:space="preserve"> </w:t>
      </w:r>
      <w:r w:rsidRPr="00085C12">
        <w:rPr>
          <w:color w:val="000000" w:themeColor="text1"/>
          <w:lang w:val="en-US"/>
        </w:rPr>
        <w:t>temperature anomaly measure used in the analysis. The graph shows how monthly temperatures in July two example states (Florida in red and Minnesota in blue) (left panel) for 1980-2016 are used to calculate temperature anomalies. As seen, a warmer state like Florida (top right) can have a smaller inter-annual variation in a particular month (here, July) compared with a cooler state like Minnesota (bottom right).</w:t>
      </w:r>
    </w:p>
    <w:p w14:paraId="13F0E28B" w14:textId="77777777" w:rsidR="00227AA5" w:rsidRPr="00085C12" w:rsidRDefault="00227AA5" w:rsidP="00227AA5">
      <w:pPr>
        <w:suppressLineNumbers/>
        <w:spacing w:line="480" w:lineRule="auto"/>
        <w:jc w:val="both"/>
        <w:rPr>
          <w:color w:val="000000" w:themeColor="text1"/>
          <w:lang w:val="en-US"/>
        </w:rPr>
        <w:sectPr w:rsidR="00227AA5" w:rsidRPr="00085C12" w:rsidSect="00DB3899">
          <w:type w:val="continuous"/>
          <w:pgSz w:w="16840" w:h="11900" w:orient="landscape"/>
          <w:pgMar w:top="720" w:right="720" w:bottom="720" w:left="720" w:header="720" w:footer="720" w:gutter="0"/>
          <w:cols w:space="720"/>
          <w:docGrid w:linePitch="360"/>
        </w:sectPr>
      </w:pPr>
      <w:r w:rsidRPr="00085C12">
        <w:rPr>
          <w:noProof/>
          <w:color w:val="000000" w:themeColor="text1"/>
        </w:rPr>
        <w:lastRenderedPageBreak/>
        <w:drawing>
          <wp:inline distT="0" distB="0" distL="0" distR="0" wp14:anchorId="1B2FABDD" wp14:editId="0EE10E10">
            <wp:extent cx="9388475" cy="6642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3 2019 03 05.pdf"/>
                    <pic:cNvPicPr/>
                  </pic:nvPicPr>
                  <pic:blipFill>
                    <a:blip r:embed="rId11">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p>
    <w:p w14:paraId="3638437D" w14:textId="00DA13AE" w:rsidR="001153F2" w:rsidRPr="00085C12" w:rsidRDefault="001153F2" w:rsidP="00241591">
      <w:pPr>
        <w:spacing w:line="480" w:lineRule="auto"/>
        <w:jc w:val="both"/>
        <w:rPr>
          <w:color w:val="000000" w:themeColor="text1"/>
          <w:lang w:val="en-US"/>
        </w:rPr>
      </w:pPr>
      <w:r w:rsidRPr="00085C12">
        <w:rPr>
          <w:b/>
          <w:color w:val="000000" w:themeColor="text1"/>
          <w:lang w:val="en-US"/>
        </w:rPr>
        <w:lastRenderedPageBreak/>
        <w:t xml:space="preserve">Figure 2. </w:t>
      </w:r>
      <w:r w:rsidRPr="00085C12">
        <w:rPr>
          <w:color w:val="000000" w:themeColor="text1"/>
          <w:lang w:val="en-US"/>
        </w:rPr>
        <w:t>Average size of temperature anomaly (</w:t>
      </w:r>
      <w:r w:rsidRPr="00085C12">
        <w:rPr>
          <w:bCs/>
          <w:color w:val="000000" w:themeColor="text1"/>
          <w:lang w:val="en-US"/>
        </w:rPr>
        <w:t>°C)</w:t>
      </w:r>
      <w:r w:rsidRPr="00085C12">
        <w:rPr>
          <w:color w:val="000000" w:themeColor="text1"/>
          <w:lang w:val="en-US"/>
        </w:rPr>
        <w:t xml:space="preserve"> from 1980 to 2016, by state and month. The value for each state and month is the mean of the absolute size of anomaly, be it cold or warm, and hence gives an indication of the scale of anomalies around the norm local temperatures.</w:t>
      </w:r>
      <w:r w:rsidRPr="00085C12">
        <w:rPr>
          <w:color w:val="000000" w:themeColor="text1"/>
          <w:lang w:val="en-US"/>
        </w:rPr>
        <w:br w:type="page"/>
      </w:r>
    </w:p>
    <w:p w14:paraId="2781D759" w14:textId="77777777" w:rsidR="001153F2" w:rsidRPr="00085C12" w:rsidRDefault="001153F2" w:rsidP="001153F2">
      <w:pPr>
        <w:spacing w:line="480" w:lineRule="auto"/>
        <w:jc w:val="both"/>
        <w:rPr>
          <w:color w:val="000000" w:themeColor="text1"/>
          <w:lang w:val="en-US"/>
        </w:rPr>
        <w:sectPr w:rsidR="001153F2" w:rsidRPr="00085C12" w:rsidSect="00DB3899">
          <w:type w:val="continuous"/>
          <w:pgSz w:w="11900" w:h="16840"/>
          <w:pgMar w:top="1440" w:right="1440" w:bottom="1440" w:left="1440" w:header="720" w:footer="720" w:gutter="0"/>
          <w:cols w:space="720"/>
          <w:docGrid w:linePitch="360"/>
        </w:sectPr>
      </w:pPr>
    </w:p>
    <w:p w14:paraId="3B2F2901" w14:textId="77777777" w:rsidR="001153F2" w:rsidRPr="00085C12" w:rsidRDefault="001153F2" w:rsidP="001153F2">
      <w:pPr>
        <w:suppressLineNumbers/>
        <w:spacing w:line="480" w:lineRule="auto"/>
        <w:jc w:val="both"/>
        <w:rPr>
          <w:b/>
          <w:color w:val="000000" w:themeColor="text1"/>
          <w:lang w:val="en-US"/>
        </w:rPr>
        <w:sectPr w:rsidR="001153F2" w:rsidRPr="00085C12" w:rsidSect="00DB3899">
          <w:type w:val="continuous"/>
          <w:pgSz w:w="11900" w:h="16840"/>
          <w:pgMar w:top="720" w:right="720" w:bottom="720" w:left="720" w:header="720" w:footer="720" w:gutter="0"/>
          <w:cols w:space="720"/>
          <w:docGrid w:linePitch="360"/>
        </w:sectPr>
      </w:pPr>
    </w:p>
    <w:p w14:paraId="4DCE264B" w14:textId="77777777" w:rsidR="001153F2" w:rsidRPr="00085C12" w:rsidRDefault="001153F2" w:rsidP="001153F2">
      <w:pPr>
        <w:spacing w:line="480" w:lineRule="auto"/>
        <w:jc w:val="both"/>
        <w:rPr>
          <w:b/>
          <w:color w:val="000000" w:themeColor="text1"/>
          <w:lang w:val="en-US"/>
        </w:rPr>
      </w:pPr>
      <w:r w:rsidRPr="00085C12">
        <w:rPr>
          <w:b/>
          <w:noProof/>
          <w:color w:val="000000" w:themeColor="text1"/>
        </w:rPr>
        <w:drawing>
          <wp:inline distT="0" distB="0" distL="0" distR="0" wp14:anchorId="3CDD7047" wp14:editId="16293700">
            <wp:extent cx="5727700" cy="80956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4 2019 02 27.pdf"/>
                    <pic:cNvPicPr/>
                  </pic:nvPicPr>
                  <pic:blipFill>
                    <a:blip r:embed="rId12">
                      <a:extLst>
                        <a:ext uri="{28A0092B-C50C-407E-A947-70E740481C1C}">
                          <a14:useLocalDpi xmlns:a14="http://schemas.microsoft.com/office/drawing/2010/main" val="0"/>
                        </a:ext>
                      </a:extLst>
                    </a:blip>
                    <a:stretch>
                      <a:fillRect/>
                    </a:stretch>
                  </pic:blipFill>
                  <pic:spPr>
                    <a:xfrm>
                      <a:off x="0" y="0"/>
                      <a:ext cx="5727700" cy="8095615"/>
                    </a:xfrm>
                    <a:prstGeom prst="rect">
                      <a:avLst/>
                    </a:prstGeom>
                  </pic:spPr>
                </pic:pic>
              </a:graphicData>
            </a:graphic>
          </wp:inline>
        </w:drawing>
      </w:r>
    </w:p>
    <w:p w14:paraId="2A99FDDA" w14:textId="77777777" w:rsidR="001153F2" w:rsidRPr="00085C12" w:rsidRDefault="001153F2">
      <w:pPr>
        <w:rPr>
          <w:b/>
          <w:color w:val="000000" w:themeColor="text1"/>
          <w:lang w:val="en-US"/>
        </w:rPr>
      </w:pPr>
      <w:r w:rsidRPr="00085C12">
        <w:rPr>
          <w:b/>
          <w:color w:val="000000" w:themeColor="text1"/>
          <w:lang w:val="en-US"/>
        </w:rPr>
        <w:br w:type="page"/>
      </w:r>
    </w:p>
    <w:p w14:paraId="4D8CBCE2" w14:textId="0D77749C" w:rsidR="00A2681D" w:rsidRPr="00085C12" w:rsidRDefault="0065196B" w:rsidP="001153F2">
      <w:pPr>
        <w:spacing w:line="480" w:lineRule="auto"/>
        <w:jc w:val="both"/>
        <w:rPr>
          <w:color w:val="000000" w:themeColor="text1"/>
          <w:lang w:val="en-US"/>
        </w:rPr>
        <w:sectPr w:rsidR="00A2681D" w:rsidRPr="00085C12" w:rsidSect="00DB3899">
          <w:footerReference w:type="even" r:id="rId13"/>
          <w:footerReference w:type="default" r:id="rId14"/>
          <w:type w:val="continuous"/>
          <w:pgSz w:w="11900" w:h="16840"/>
          <w:pgMar w:top="1440" w:right="1440" w:bottom="1440" w:left="1440" w:header="720" w:footer="720" w:gutter="0"/>
          <w:cols w:space="720"/>
          <w:docGrid w:linePitch="360"/>
        </w:sectPr>
      </w:pPr>
      <w:r w:rsidRPr="00085C12">
        <w:rPr>
          <w:b/>
          <w:color w:val="000000" w:themeColor="text1"/>
          <w:lang w:val="en-US"/>
        </w:rPr>
        <w:lastRenderedPageBreak/>
        <w:t xml:space="preserve">Figure </w:t>
      </w:r>
      <w:r w:rsidR="008D44AA" w:rsidRPr="00085C12">
        <w:rPr>
          <w:b/>
          <w:color w:val="000000" w:themeColor="text1"/>
          <w:lang w:val="en-US"/>
        </w:rPr>
        <w:t>3</w:t>
      </w:r>
      <w:r w:rsidRPr="00085C12">
        <w:rPr>
          <w:b/>
          <w:color w:val="000000" w:themeColor="text1"/>
          <w:lang w:val="en-US"/>
        </w:rPr>
        <w:t xml:space="preserve">. </w:t>
      </w:r>
      <w:r w:rsidRPr="00085C12">
        <w:rPr>
          <w:color w:val="000000" w:themeColor="text1"/>
          <w:lang w:val="en-US"/>
        </w:rPr>
        <w:t xml:space="preserve">Number of injury deaths, by type of unintentional (transport, falls, drownings, and other) and intentional (assault and </w:t>
      </w:r>
      <w:r w:rsidR="000C077B" w:rsidRPr="00085C12">
        <w:rPr>
          <w:color w:val="000000" w:themeColor="text1"/>
          <w:lang w:val="en-US"/>
        </w:rPr>
        <w:t>suicide</w:t>
      </w:r>
      <w:r w:rsidRPr="00085C12">
        <w:rPr>
          <w:color w:val="000000" w:themeColor="text1"/>
          <w:lang w:val="en-US"/>
        </w:rPr>
        <w:t>) injury, by sex and age group in the contiguous USA for 1980-2016</w:t>
      </w:r>
      <w:r w:rsidR="006D1D0F" w:rsidRPr="00085C12">
        <w:rPr>
          <w:color w:val="000000" w:themeColor="text1"/>
          <w:lang w:val="en-US"/>
        </w:rPr>
        <w:t>.</w:t>
      </w:r>
      <w:r w:rsidR="006D1D0F" w:rsidRPr="00085C12" w:rsidDel="006D1D0F">
        <w:rPr>
          <w:color w:val="000000" w:themeColor="text1"/>
          <w:lang w:val="en-US"/>
        </w:rPr>
        <w:t xml:space="preserve"> </w:t>
      </w:r>
    </w:p>
    <w:p w14:paraId="4F49C20A" w14:textId="24ED7564" w:rsidR="00A2681D" w:rsidRPr="00085C12" w:rsidRDefault="005D53B0" w:rsidP="002960A3">
      <w:pPr>
        <w:suppressLineNumbers/>
        <w:spacing w:line="480" w:lineRule="auto"/>
        <w:jc w:val="both"/>
        <w:rPr>
          <w:color w:val="000000" w:themeColor="text1"/>
          <w:lang w:val="en-US"/>
        </w:rPr>
        <w:sectPr w:rsidR="00A2681D" w:rsidRPr="00085C12" w:rsidSect="00DB3899">
          <w:type w:val="continuous"/>
          <w:pgSz w:w="16840" w:h="11900" w:orient="landscape"/>
          <w:pgMar w:top="720" w:right="720" w:bottom="720" w:left="720" w:header="720" w:footer="720" w:gutter="0"/>
          <w:cols w:space="720"/>
          <w:docGrid w:linePitch="360"/>
        </w:sectPr>
      </w:pPr>
      <w:r w:rsidRPr="00085C12">
        <w:rPr>
          <w:noProof/>
          <w:color w:val="000000" w:themeColor="text1"/>
        </w:rPr>
        <w:lastRenderedPageBreak/>
        <w:drawing>
          <wp:inline distT="0" distB="0" distL="0" distR="0" wp14:anchorId="44BD4B67" wp14:editId="2D029299">
            <wp:extent cx="9388475" cy="6642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9388475" cy="6642100"/>
                    </a:xfrm>
                    <a:prstGeom prst="rect">
                      <a:avLst/>
                    </a:prstGeom>
                  </pic:spPr>
                </pic:pic>
              </a:graphicData>
            </a:graphic>
          </wp:inline>
        </w:drawing>
      </w:r>
    </w:p>
    <w:p w14:paraId="3B20E121" w14:textId="6D84BBE3" w:rsidR="00597A2E" w:rsidRPr="00085C12" w:rsidRDefault="0065196B" w:rsidP="0065196B">
      <w:pPr>
        <w:spacing w:line="480" w:lineRule="auto"/>
        <w:jc w:val="both"/>
        <w:rPr>
          <w:color w:val="000000" w:themeColor="text1"/>
          <w:lang w:val="en-US"/>
        </w:rPr>
        <w:sectPr w:rsidR="00597A2E" w:rsidRPr="00085C12" w:rsidSect="00DB3899">
          <w:type w:val="continuous"/>
          <w:pgSz w:w="11900" w:h="16840"/>
          <w:pgMar w:top="1440" w:right="1440" w:bottom="1440" w:left="1440" w:header="720" w:footer="720" w:gutter="0"/>
          <w:cols w:space="720"/>
          <w:docGrid w:linePitch="360"/>
        </w:sectPr>
      </w:pPr>
      <w:r w:rsidRPr="00085C12">
        <w:rPr>
          <w:b/>
          <w:color w:val="000000" w:themeColor="text1"/>
          <w:lang w:val="en-US"/>
        </w:rPr>
        <w:lastRenderedPageBreak/>
        <w:t xml:space="preserve">Figure </w:t>
      </w:r>
      <w:r w:rsidR="005F026A" w:rsidRPr="00085C12">
        <w:rPr>
          <w:b/>
          <w:color w:val="000000" w:themeColor="text1"/>
          <w:lang w:val="en-US"/>
        </w:rPr>
        <w:t>4</w:t>
      </w:r>
      <w:r w:rsidRPr="00085C12">
        <w:rPr>
          <w:b/>
          <w:color w:val="000000" w:themeColor="text1"/>
          <w:lang w:val="en-US"/>
        </w:rPr>
        <w:t xml:space="preserve">. </w:t>
      </w:r>
      <w:r w:rsidRPr="00085C12">
        <w:rPr>
          <w:color w:val="000000" w:themeColor="text1"/>
          <w:lang w:val="en-US"/>
        </w:rPr>
        <w:t>National age-</w:t>
      </w:r>
      <w:r w:rsidR="00400606" w:rsidRPr="00085C12">
        <w:rPr>
          <w:color w:val="000000" w:themeColor="text1"/>
          <w:lang w:val="en-US"/>
        </w:rPr>
        <w:t>standardized</w:t>
      </w:r>
      <w:r w:rsidRPr="00085C12">
        <w:rPr>
          <w:color w:val="000000" w:themeColor="text1"/>
          <w:lang w:val="en-US"/>
        </w:rPr>
        <w:t xml:space="preserve"> death rates from 1980 to 2016, by type of injury</w:t>
      </w:r>
      <w:r w:rsidR="006C1E89" w:rsidRPr="00085C12">
        <w:rPr>
          <w:color w:val="000000" w:themeColor="text1"/>
          <w:lang w:val="en-US"/>
        </w:rPr>
        <w:t>, sex</w:t>
      </w:r>
      <w:r w:rsidRPr="00085C12">
        <w:rPr>
          <w:color w:val="000000" w:themeColor="text1"/>
          <w:lang w:val="en-US"/>
        </w:rPr>
        <w:t xml:space="preserve"> and month.</w:t>
      </w:r>
    </w:p>
    <w:p w14:paraId="6B9F2ED4" w14:textId="121533D0" w:rsidR="00597A2E" w:rsidRPr="00085C12" w:rsidRDefault="00A95EC9" w:rsidP="002960A3">
      <w:pPr>
        <w:suppressLineNumbers/>
        <w:spacing w:line="480" w:lineRule="auto"/>
        <w:jc w:val="both"/>
        <w:rPr>
          <w:b/>
          <w:color w:val="000000" w:themeColor="text1"/>
          <w:lang w:val="en-US"/>
        </w:rPr>
        <w:sectPr w:rsidR="00597A2E" w:rsidRPr="00085C12" w:rsidSect="00DB3899">
          <w:type w:val="continuous"/>
          <w:pgSz w:w="16840" w:h="11900" w:orient="landscape"/>
          <w:pgMar w:top="720" w:right="720" w:bottom="720" w:left="720" w:header="720" w:footer="720" w:gutter="0"/>
          <w:cols w:space="720"/>
          <w:docGrid w:linePitch="360"/>
        </w:sectPr>
      </w:pPr>
      <w:r w:rsidRPr="00085C12">
        <w:rPr>
          <w:b/>
          <w:noProof/>
          <w:color w:val="000000" w:themeColor="text1"/>
        </w:rPr>
        <w:lastRenderedPageBreak/>
        <w:drawing>
          <wp:inline distT="0" distB="0" distL="0" distR="0" wp14:anchorId="52717878" wp14:editId="16CFF8EB">
            <wp:extent cx="9388245" cy="6642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9388245" cy="6642100"/>
                    </a:xfrm>
                    <a:prstGeom prst="rect">
                      <a:avLst/>
                    </a:prstGeom>
                  </pic:spPr>
                </pic:pic>
              </a:graphicData>
            </a:graphic>
          </wp:inline>
        </w:drawing>
      </w:r>
    </w:p>
    <w:p w14:paraId="3DCB3395" w14:textId="42A3BD3A" w:rsidR="008E66EB" w:rsidRPr="00085C12" w:rsidRDefault="00DD4894">
      <w:pPr>
        <w:spacing w:line="480" w:lineRule="auto"/>
        <w:jc w:val="both"/>
        <w:rPr>
          <w:color w:val="000000" w:themeColor="text1"/>
          <w:lang w:val="en-US"/>
        </w:rPr>
        <w:sectPr w:rsidR="008E66EB" w:rsidRPr="00085C12" w:rsidSect="00DB3899">
          <w:type w:val="continuous"/>
          <w:pgSz w:w="11900" w:h="16840"/>
          <w:pgMar w:top="1440" w:right="1440" w:bottom="1440" w:left="1440" w:header="720" w:footer="720" w:gutter="0"/>
          <w:cols w:space="720"/>
          <w:docGrid w:linePitch="360"/>
        </w:sectPr>
      </w:pPr>
      <w:r w:rsidRPr="00085C12">
        <w:rPr>
          <w:b/>
          <w:color w:val="000000" w:themeColor="text1"/>
          <w:lang w:val="en-US"/>
        </w:rPr>
        <w:lastRenderedPageBreak/>
        <w:t xml:space="preserve">Figure </w:t>
      </w:r>
      <w:r w:rsidR="00A66148" w:rsidRPr="00085C12">
        <w:rPr>
          <w:b/>
          <w:color w:val="000000" w:themeColor="text1"/>
          <w:lang w:val="en-US"/>
        </w:rPr>
        <w:t>5</w:t>
      </w:r>
      <w:r w:rsidRPr="00085C12">
        <w:rPr>
          <w:b/>
          <w:color w:val="000000" w:themeColor="text1"/>
          <w:lang w:val="en-US"/>
        </w:rPr>
        <w:t>.</w:t>
      </w:r>
      <w:r w:rsidRPr="00085C12">
        <w:rPr>
          <w:color w:val="000000" w:themeColor="text1"/>
          <w:lang w:val="en-US"/>
        </w:rPr>
        <w:t xml:space="preserve"> Additional annual injury deaths for the 2016 US population in year in which each month was +</w:t>
      </w:r>
      <w:r w:rsidRPr="00085C12">
        <w:rPr>
          <w:rFonts w:eastAsia="Times New Roman"/>
          <w:bCs/>
          <w:color w:val="222222"/>
          <w:shd w:val="clear" w:color="auto" w:fill="FFFFFF"/>
          <w:lang w:val="en-US"/>
        </w:rPr>
        <w:t>1</w:t>
      </w:r>
      <w:r w:rsidRPr="00085C12">
        <w:rPr>
          <w:bCs/>
          <w:color w:val="000000" w:themeColor="text1"/>
          <w:lang w:val="en-US"/>
        </w:rPr>
        <w:t>°C</w:t>
      </w:r>
      <w:r w:rsidRPr="00085C12">
        <w:rPr>
          <w:color w:val="000000" w:themeColor="text1"/>
          <w:lang w:val="en-US"/>
        </w:rPr>
        <w:t xml:space="preserve"> </w:t>
      </w:r>
      <w:r w:rsidR="00607AE4" w:rsidRPr="00085C12">
        <w:rPr>
          <w:color w:val="000000" w:themeColor="text1"/>
          <w:lang w:val="en-US"/>
        </w:rPr>
        <w:t xml:space="preserve">warmer </w:t>
      </w:r>
      <w:r w:rsidRPr="00085C12">
        <w:rPr>
          <w:color w:val="000000" w:themeColor="text1"/>
          <w:lang w:val="en-US"/>
        </w:rPr>
        <w:t>compared with 1980-2009 norm temperatures. The top row shows breakdown by type of injury, sex and age group. The bottom row shows the break down by type of injury, sex and month. Black dots represent net changes in deaths for each set of bars.</w:t>
      </w:r>
    </w:p>
    <w:p w14:paraId="18B1913E" w14:textId="1C0C1B48" w:rsidR="00D83CCD" w:rsidRPr="00085C12" w:rsidRDefault="004D7673" w:rsidP="002960A3">
      <w:pPr>
        <w:suppressLineNumbers/>
        <w:spacing w:line="480" w:lineRule="auto"/>
        <w:jc w:val="both"/>
        <w:rPr>
          <w:lang w:val="en-US"/>
        </w:rPr>
        <w:sectPr w:rsidR="00D83CCD" w:rsidRPr="00085C12" w:rsidSect="00DB3899">
          <w:type w:val="continuous"/>
          <w:pgSz w:w="16840" w:h="11900" w:orient="landscape"/>
          <w:pgMar w:top="720" w:right="720" w:bottom="720" w:left="720" w:header="720" w:footer="720" w:gutter="0"/>
          <w:cols w:space="720"/>
          <w:docGrid w:linePitch="360"/>
        </w:sectPr>
      </w:pPr>
      <w:r w:rsidRPr="00085C12">
        <w:rPr>
          <w:noProof/>
        </w:rPr>
        <w:lastRenderedPageBreak/>
        <w:drawing>
          <wp:inline distT="0" distB="0" distL="0" distR="0" wp14:anchorId="177F58EC" wp14:editId="4FD28FBA">
            <wp:extent cx="9388245" cy="6642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SA_rate_pred_type1d_1980_2016_t2m_meanc3_intentional_unintentional_all_contig_month_skip.pdf"/>
                    <pic:cNvPicPr/>
                  </pic:nvPicPr>
                  <pic:blipFill>
                    <a:blip r:embed="rId17">
                      <a:extLst>
                        <a:ext uri="{28A0092B-C50C-407E-A947-70E740481C1C}">
                          <a14:useLocalDpi xmlns:a14="http://schemas.microsoft.com/office/drawing/2010/main" val="0"/>
                        </a:ext>
                      </a:extLst>
                    </a:blip>
                    <a:stretch>
                      <a:fillRect/>
                    </a:stretch>
                  </pic:blipFill>
                  <pic:spPr>
                    <a:xfrm>
                      <a:off x="0" y="0"/>
                      <a:ext cx="9388245" cy="6642100"/>
                    </a:xfrm>
                    <a:prstGeom prst="rect">
                      <a:avLst/>
                    </a:prstGeom>
                  </pic:spPr>
                </pic:pic>
              </a:graphicData>
            </a:graphic>
          </wp:inline>
        </w:drawing>
      </w:r>
    </w:p>
    <w:p w14:paraId="09D3B082" w14:textId="77777777" w:rsidR="00A620DD" w:rsidRPr="00085C12" w:rsidRDefault="00A620DD" w:rsidP="00A620DD">
      <w:pPr>
        <w:spacing w:line="480" w:lineRule="auto"/>
        <w:jc w:val="both"/>
        <w:rPr>
          <w:b/>
          <w:lang w:val="en-US"/>
        </w:rPr>
      </w:pPr>
      <w:r w:rsidRPr="00085C12">
        <w:rPr>
          <w:b/>
          <w:lang w:val="en-US"/>
        </w:rPr>
        <w:lastRenderedPageBreak/>
        <w:t>References</w:t>
      </w:r>
    </w:p>
    <w:p w14:paraId="0579C617" w14:textId="03B72C7B" w:rsidR="00BB5ECD" w:rsidRPr="00085C12" w:rsidRDefault="00A620DD" w:rsidP="00A70275">
      <w:pPr>
        <w:widowControl w:val="0"/>
        <w:autoSpaceDE w:val="0"/>
        <w:autoSpaceDN w:val="0"/>
        <w:adjustRightInd w:val="0"/>
        <w:spacing w:line="480" w:lineRule="auto"/>
        <w:ind w:left="640" w:hanging="640"/>
        <w:jc w:val="both"/>
        <w:rPr>
          <w:noProof/>
          <w:lang w:val="en-US"/>
        </w:rPr>
      </w:pPr>
      <w:r w:rsidRPr="00085C12">
        <w:rPr>
          <w:b/>
          <w:lang w:val="en-US"/>
        </w:rPr>
        <w:fldChar w:fldCharType="begin" w:fldLock="1"/>
      </w:r>
      <w:r w:rsidRPr="00085C12">
        <w:rPr>
          <w:b/>
          <w:lang w:val="en-US"/>
        </w:rPr>
        <w:instrText xml:space="preserve">ADDIN Mendeley Bibliography CSL_BIBLIOGRAPHY </w:instrText>
      </w:r>
      <w:r w:rsidRPr="00085C12">
        <w:rPr>
          <w:b/>
          <w:lang w:val="en-US"/>
        </w:rPr>
        <w:fldChar w:fldCharType="separate"/>
      </w:r>
      <w:r w:rsidR="00BB5ECD" w:rsidRPr="00085C12">
        <w:rPr>
          <w:noProof/>
          <w:lang w:val="en-US"/>
        </w:rPr>
        <w:t xml:space="preserve">1. </w:t>
      </w:r>
      <w:r w:rsidR="00BB5ECD" w:rsidRPr="00085C12">
        <w:rPr>
          <w:noProof/>
          <w:lang w:val="en-US"/>
        </w:rPr>
        <w:tab/>
        <w:t>McMichael AJ, Woodruff RE, Hales S. Climate change and human health: Present and future risks. Lancet. 2006;</w:t>
      </w:r>
    </w:p>
    <w:p w14:paraId="2BB11FE5"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2. </w:t>
      </w:r>
      <w:r w:rsidRPr="00085C12">
        <w:rPr>
          <w:noProof/>
          <w:lang w:val="en-US"/>
        </w:rPr>
        <w:tab/>
        <w:t xml:space="preserve">Smith KR, Woodward A, Campbell-Lendrum D, et al. Human health: Impacts, adaptation, and co-benefits. In: Climate Change 2014 Impacts, Adaptation and Vulnerability: Part A: Global and Sectoral Aspects. 2015. </w:t>
      </w:r>
    </w:p>
    <w:p w14:paraId="45216F3B"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 </w:t>
      </w:r>
      <w:r w:rsidRPr="00085C12">
        <w:rPr>
          <w:noProof/>
          <w:lang w:val="en-US"/>
        </w:rPr>
        <w:tab/>
        <w:t xml:space="preserve">Haines A, Ebi K. The imperative for climate action to protect health. N Engl J Med 2019;(380):263–73. </w:t>
      </w:r>
    </w:p>
    <w:p w14:paraId="2EB4F883"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4. </w:t>
      </w:r>
      <w:r w:rsidRPr="00085C12">
        <w:rPr>
          <w:noProof/>
          <w:lang w:val="en-US"/>
        </w:rPr>
        <w:tab/>
        <w:t xml:space="preserve">Watts N, Amann M, Arnell N, et al. The 2018 report of the Lancet Countdown on health and climate change: shaping health of nations for centuries to come. Lancet 2018;6736(18):1–4. </w:t>
      </w:r>
    </w:p>
    <w:p w14:paraId="6FAE7767"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5. </w:t>
      </w:r>
      <w:r w:rsidRPr="00085C12">
        <w:rPr>
          <w:noProof/>
          <w:lang w:val="en-US"/>
        </w:rPr>
        <w:tab/>
        <w:t>Huang C, Barnett AG, Wang X, Vaneckova P, Fitzgerald G, Tong S. Projecting future heat-related mortality under climate change scenarios: A systematic review. Environ. Health Perspect. 2011;</w:t>
      </w:r>
    </w:p>
    <w:p w14:paraId="1327A501"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6. </w:t>
      </w:r>
      <w:r w:rsidRPr="00085C12">
        <w:rPr>
          <w:noProof/>
          <w:lang w:val="en-US"/>
        </w:rPr>
        <w:tab/>
        <w:t>Gasparrini A, Guo Y, Sera F, et al. Projections of temperature-related excess mortality under climate change scenarios. Lancet Planet Heal 2017;</w:t>
      </w:r>
    </w:p>
    <w:p w14:paraId="72F1D121"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7. </w:t>
      </w:r>
      <w:r w:rsidRPr="00085C12">
        <w:rPr>
          <w:noProof/>
          <w:lang w:val="en-US"/>
        </w:rPr>
        <w:tab/>
        <w:t>Burke M, González F, Baylis P, et al. Higher temperatures increase suicide rates in the United States and Mexico. Nat Clim Chang 2018;</w:t>
      </w:r>
    </w:p>
    <w:p w14:paraId="41F0E0EA"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8. </w:t>
      </w:r>
      <w:r w:rsidRPr="00085C12">
        <w:rPr>
          <w:noProof/>
          <w:lang w:val="en-US"/>
        </w:rPr>
        <w:tab/>
        <w:t>Rey G, Jougla E, Fouillet A, et al. The impact of major heat waves on all-cause and cause-specific mortality in France from 1971 to 2003. Int Arch Occup Environ Health 2007;</w:t>
      </w:r>
    </w:p>
    <w:p w14:paraId="50F149A6"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9. </w:t>
      </w:r>
      <w:r w:rsidRPr="00085C12">
        <w:rPr>
          <w:noProof/>
          <w:lang w:val="en-US"/>
        </w:rPr>
        <w:tab/>
        <w:t>Orru H, Åström DO. Increases in external cause mortality due to high and low temperatures: evidence from northeastern Europe. Int J Biometeorol 2017;</w:t>
      </w:r>
    </w:p>
    <w:p w14:paraId="53A33A92"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10. </w:t>
      </w:r>
      <w:r w:rsidRPr="00085C12">
        <w:rPr>
          <w:noProof/>
          <w:lang w:val="en-US"/>
        </w:rPr>
        <w:tab/>
        <w:t xml:space="preserve">Parks RM, Bennett JE, Foreman KJ, Toumi R, Ezzati M. National and regional seasonal dynamics of all-cause and cause-specific mortality in the USA from 1980 to </w:t>
      </w:r>
      <w:r w:rsidRPr="00085C12">
        <w:rPr>
          <w:noProof/>
          <w:lang w:val="en-US"/>
        </w:rPr>
        <w:lastRenderedPageBreak/>
        <w:t>2016. Elife [Internet] 2018;7. Available from: https://elifesciences.org/articles/35500</w:t>
      </w:r>
    </w:p>
    <w:p w14:paraId="380AE801"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11. </w:t>
      </w:r>
      <w:r w:rsidRPr="00085C12">
        <w:rPr>
          <w:noProof/>
          <w:lang w:val="en-US"/>
        </w:rPr>
        <w:tab/>
        <w:t xml:space="preserve">Rau R. Seasonality in human mortality. A demographic approach. Wirtschafts- und Sozialwissenschaftlichen Fak 2004;PhD:361. </w:t>
      </w:r>
    </w:p>
    <w:p w14:paraId="15733699"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12. </w:t>
      </w:r>
      <w:r w:rsidRPr="00085C12">
        <w:rPr>
          <w:noProof/>
          <w:lang w:val="en-US"/>
        </w:rPr>
        <w:tab/>
        <w:t>Dee DP, Uppala SM, Simmons AJ, et al. The ERA-Interim reanalysis: configuration and performance of the data assimilation system. Q J R Meteorol Soc [Internet] 2011;137(656):553–97. Available from: internal-pdf://228.60.152.94/Dee-2011-The ERA-Interim reanalysis_ configura.pdf internal-pdf://0719885379/828_ftp.pdf</w:t>
      </w:r>
    </w:p>
    <w:p w14:paraId="000242F5"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13. </w:t>
      </w:r>
      <w:r w:rsidRPr="00085C12">
        <w:rPr>
          <w:noProof/>
          <w:lang w:val="en-US"/>
        </w:rPr>
        <w:tab/>
        <w:t>Shi L, Kloog I, Zanobetti A, Liu P, Schwartz JD. Impacts of temperature and its variability on mortality in New England. Nat Clim Chang [Internet] 2015;5(11):988–91. Available from: http://www.nature.com/doifinder/10.1038/nclimate2704</w:t>
      </w:r>
    </w:p>
    <w:p w14:paraId="71CF6D65"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14. </w:t>
      </w:r>
      <w:r w:rsidRPr="00085C12">
        <w:rPr>
          <w:noProof/>
          <w:lang w:val="en-US"/>
        </w:rPr>
        <w:tab/>
        <w:t xml:space="preserve">Gasparrini A, Guo Y, Hashizume M, et al. Mortality risk attributable to high and low ambient temperature: A multicountry observational study. Lancet 2015;386(9991):369–75. </w:t>
      </w:r>
    </w:p>
    <w:p w14:paraId="3DA4A4F8"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15. </w:t>
      </w:r>
      <w:r w:rsidRPr="00085C12">
        <w:rPr>
          <w:noProof/>
          <w:lang w:val="en-US"/>
        </w:rPr>
        <w:tab/>
        <w:t xml:space="preserve">Ye X, Wolff R, Yu W, Vaneckova P, Pan X, Tong S. Ambient temperature and morbidity: a review of epidemiological evidence. Environ Health Perspect 2012;120(1):19–28. </w:t>
      </w:r>
    </w:p>
    <w:p w14:paraId="7059874C"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16. </w:t>
      </w:r>
      <w:r w:rsidRPr="00085C12">
        <w:rPr>
          <w:noProof/>
          <w:lang w:val="en-US"/>
        </w:rPr>
        <w:tab/>
        <w:t xml:space="preserve">Basu R. High ambient temperature and mortality: A review of epidemiologic studies from 2001 to 2008. Environ Heal A Glob Access Sci Source 2009;8(1):40. </w:t>
      </w:r>
    </w:p>
    <w:p w14:paraId="35A85A35"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17. </w:t>
      </w:r>
      <w:r w:rsidRPr="00085C12">
        <w:rPr>
          <w:noProof/>
          <w:lang w:val="en-US"/>
        </w:rPr>
        <w:tab/>
        <w:t xml:space="preserve">Wallace JM, Hobbs P V. Atmospheric science: An introductory survey: Second edition. 2006. </w:t>
      </w:r>
    </w:p>
    <w:p w14:paraId="169976CD"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18. </w:t>
      </w:r>
      <w:r w:rsidRPr="00085C12">
        <w:rPr>
          <w:noProof/>
          <w:lang w:val="en-US"/>
        </w:rPr>
        <w:tab/>
        <w:t>Lozano R, Naghavi M, Foreman K, et al. Global and regional mortality from 235 causes of death for 20 age groups in 1990 and 2010: A systematic analysis for the Global Burden of Disease Study 2010. Lancet 2012;</w:t>
      </w:r>
    </w:p>
    <w:p w14:paraId="186F5E42"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19. </w:t>
      </w:r>
      <w:r w:rsidRPr="00085C12">
        <w:rPr>
          <w:noProof/>
          <w:lang w:val="en-US"/>
        </w:rPr>
        <w:tab/>
        <w:t>IPCC. IPCC special report on the impacts of global warming of 1.5 °C - Summary for policy makers. 2018;(October 2018). Available from: http://www.ipcc.ch/report/sr15/</w:t>
      </w:r>
    </w:p>
    <w:p w14:paraId="037FBDE8"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lastRenderedPageBreak/>
        <w:t xml:space="preserve">20. </w:t>
      </w:r>
      <w:r w:rsidRPr="00085C12">
        <w:rPr>
          <w:noProof/>
          <w:lang w:val="en-US"/>
        </w:rPr>
        <w:tab/>
        <w:t>Xu J. Unintentional drowning deaths in the United States, 1999-2010. NCHS Data Brief 2014;</w:t>
      </w:r>
    </w:p>
    <w:p w14:paraId="56A51C09"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21. </w:t>
      </w:r>
      <w:r w:rsidRPr="00085C12">
        <w:rPr>
          <w:noProof/>
          <w:lang w:val="en-US"/>
        </w:rPr>
        <w:tab/>
        <w:t>Ambrose AF, Paul G, Hausdorff JM. Risk factors for falls among older adults: A review of the literature. Maturitas. 2013;</w:t>
      </w:r>
    </w:p>
    <w:p w14:paraId="17316C4C"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22. </w:t>
      </w:r>
      <w:r w:rsidRPr="00085C12">
        <w:rPr>
          <w:noProof/>
          <w:lang w:val="en-US"/>
        </w:rPr>
        <w:tab/>
        <w:t xml:space="preserve">Bobb JF, Ho KKL, Yeh RW, et al. Time-course of cause-specific hospital admissions during snowstorms : An analysis of electronic medical records from major hospitals in Boston, Massachusetts. Am J Epidemiol 2017;185(4):283–94. </w:t>
      </w:r>
    </w:p>
    <w:p w14:paraId="5E147015"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23. </w:t>
      </w:r>
      <w:r w:rsidRPr="00085C12">
        <w:rPr>
          <w:noProof/>
          <w:lang w:val="en-US"/>
        </w:rPr>
        <w:tab/>
        <w:t>Kelsey JL, Berry SD, Procter-Gray E, et al. Indoor and outdoor falls in older adults are different: The maintenance of balance, independent living, intellect, and zest in the elderly of boston study. J Am Geriatr Soc 2010;</w:t>
      </w:r>
    </w:p>
    <w:p w14:paraId="511CB29D"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24. </w:t>
      </w:r>
      <w:r w:rsidRPr="00085C12">
        <w:rPr>
          <w:noProof/>
          <w:lang w:val="en-US"/>
        </w:rPr>
        <w:tab/>
        <w:t>Daanen HAM, Van De Vliert E, Huang X. Driving performance in cold, warm, and thermoneutral environments. Appl Ergon 2003;</w:t>
      </w:r>
    </w:p>
    <w:p w14:paraId="54FD1AD5"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25. </w:t>
      </w:r>
      <w:r w:rsidRPr="00085C12">
        <w:rPr>
          <w:noProof/>
          <w:lang w:val="en-US"/>
        </w:rPr>
        <w:tab/>
        <w:t>Zlatoper TJ. Determinants of motor vehicle deaths in the United States: A cross-sectional analysis. Accid Anal Prev 1991;</w:t>
      </w:r>
    </w:p>
    <w:p w14:paraId="0CFB4981"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26. </w:t>
      </w:r>
      <w:r w:rsidRPr="00085C12">
        <w:rPr>
          <w:noProof/>
          <w:lang w:val="en-US"/>
        </w:rPr>
        <w:tab/>
        <w:t xml:space="preserve">Mackie RR, Hanlon JF. O. A study of the combined effects of extented driving and heat stress on driver arousal and performance. In: Symposium on relationships among theory, physiological correlates, and operational performance. 1976. </w:t>
      </w:r>
    </w:p>
    <w:p w14:paraId="1F3F9176"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27. </w:t>
      </w:r>
      <w:r w:rsidRPr="00085C12">
        <w:rPr>
          <w:noProof/>
          <w:lang w:val="en-US"/>
        </w:rPr>
        <w:tab/>
        <w:t>Wyon DP, Wyon I, Norin F. Effects of moderate heat stress on driver vigilance in a moving vehicle. Ergonomics 1996;</w:t>
      </w:r>
    </w:p>
    <w:p w14:paraId="64BC2D2A"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28. </w:t>
      </w:r>
      <w:r w:rsidRPr="00085C12">
        <w:rPr>
          <w:noProof/>
          <w:lang w:val="en-US"/>
        </w:rPr>
        <w:tab/>
        <w:t>Opinium. Brits drink more alcohol in warmer weather [Internet]. Opinium.co.uk. 2018 [cited 2019 Jan 10];Available from: https://www.opinium.co.uk/brits-drink-more-alcohol-in-warmer-weather/</w:t>
      </w:r>
    </w:p>
    <w:p w14:paraId="221D812C"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29. </w:t>
      </w:r>
      <w:r w:rsidRPr="00085C12">
        <w:rPr>
          <w:noProof/>
          <w:lang w:val="en-US"/>
        </w:rPr>
        <w:tab/>
        <w:t>Voas RB, Torres P, Romano E, Lacey JH. Alcohol-related risk of driver fatalities: An update using 2007 data. J Stud Alcohol Drugs 2012;</w:t>
      </w:r>
    </w:p>
    <w:p w14:paraId="60F13173"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30. </w:t>
      </w:r>
      <w:r w:rsidRPr="00085C12">
        <w:rPr>
          <w:noProof/>
          <w:lang w:val="en-US"/>
        </w:rPr>
        <w:tab/>
        <w:t xml:space="preserve">Datla S, Sahu P, Roh H-J, Sharma S. A comprehensive analysis of the association of </w:t>
      </w:r>
      <w:r w:rsidRPr="00085C12">
        <w:rPr>
          <w:noProof/>
          <w:lang w:val="en-US"/>
        </w:rPr>
        <w:lastRenderedPageBreak/>
        <w:t>highway traffic with winter weather conditions. Procedia - Soc Behav Sci 2013;</w:t>
      </w:r>
    </w:p>
    <w:p w14:paraId="2002F906"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31. </w:t>
      </w:r>
      <w:r w:rsidRPr="00085C12">
        <w:rPr>
          <w:noProof/>
          <w:lang w:val="en-US"/>
        </w:rPr>
        <w:tab/>
        <w:t>Roh H-J, Sahu PK, Sharma S, Datla S, Mehran B. Statistical investigations of snowfall and temperature interaction with passenger car and truck traffic on primary highways in Canada. J Cold Reg Eng 2016;</w:t>
      </w:r>
    </w:p>
    <w:p w14:paraId="2D181267"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32. </w:t>
      </w:r>
      <w:r w:rsidRPr="00085C12">
        <w:rPr>
          <w:noProof/>
          <w:lang w:val="en-US"/>
        </w:rPr>
        <w:tab/>
        <w:t>Roh H-J, Datla S, Sharma S. Effect of snow, temperature and their interaction on highway truck traffic. J Transp Techn 2013;</w:t>
      </w:r>
    </w:p>
    <w:p w14:paraId="0F86CE3D"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33. </w:t>
      </w:r>
      <w:r w:rsidRPr="00085C12">
        <w:rPr>
          <w:noProof/>
          <w:lang w:val="en-US"/>
        </w:rPr>
        <w:tab/>
        <w:t>Roh HJ, Sharma S, Sahu PK. Modeling snow and cold effects for classified highway traffic volumes. KSCE J Civ Eng 2016;</w:t>
      </w:r>
    </w:p>
    <w:p w14:paraId="41A2C550"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34. </w:t>
      </w:r>
      <w:r w:rsidRPr="00085C12">
        <w:rPr>
          <w:noProof/>
          <w:lang w:val="en-US"/>
        </w:rPr>
        <w:tab/>
        <w:t>Graff Zivin J, Neidell M. Temperature and the allocation of time: Implications for climate change. J Labor Econ 2014;</w:t>
      </w:r>
    </w:p>
    <w:p w14:paraId="1C786F06"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35. </w:t>
      </w:r>
      <w:r w:rsidRPr="00085C12">
        <w:rPr>
          <w:noProof/>
          <w:lang w:val="en-US"/>
        </w:rPr>
        <w:tab/>
        <w:t>Glaeser EL, Sacerdote B, Scheinkman JA. Crime and social interactions. Q J Econ 1996;</w:t>
      </w:r>
    </w:p>
    <w:p w14:paraId="5347EE4E"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36. </w:t>
      </w:r>
      <w:r w:rsidRPr="00085C12">
        <w:rPr>
          <w:noProof/>
          <w:lang w:val="en-US"/>
        </w:rPr>
        <w:tab/>
        <w:t>Rotton J, Cohn EG. Global warming and U.S. crime rates: An application of routine activity theory. Environ Behav 2003;</w:t>
      </w:r>
    </w:p>
    <w:p w14:paraId="098DF7DD"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37. </w:t>
      </w:r>
      <w:r w:rsidRPr="00085C12">
        <w:rPr>
          <w:noProof/>
          <w:lang w:val="en-US"/>
        </w:rPr>
        <w:tab/>
        <w:t>Anderson CA. Temperature and aggression: Ubiquitous effects of heat on occurrence of human violence. Psychol Bull 1989;</w:t>
      </w:r>
    </w:p>
    <w:p w14:paraId="266A7E60"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38. </w:t>
      </w:r>
      <w:r w:rsidRPr="00085C12">
        <w:rPr>
          <w:noProof/>
          <w:lang w:val="en-US"/>
        </w:rPr>
        <w:tab/>
        <w:t>Baron RA, Bell PA. Aggression and heat: The influence of ambient temperature, negative affect, and a cooling drink on physical aggression. J Pers Soc Psychol 1976;</w:t>
      </w:r>
    </w:p>
    <w:p w14:paraId="5E7EFF57"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39. </w:t>
      </w:r>
      <w:r w:rsidRPr="00085C12">
        <w:rPr>
          <w:noProof/>
          <w:lang w:val="en-US"/>
        </w:rPr>
        <w:tab/>
        <w:t>Majeed H, Lee J. The impact of climate change on youth depression and mental health. Lancet Planet Heal [Internet] 2017;1(3):e94–5. Available from: http://linkinghub.elsevier.com/retrieve/pii/S2542519617300451</w:t>
      </w:r>
    </w:p>
    <w:p w14:paraId="49169DF9"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40. </w:t>
      </w:r>
      <w:r w:rsidRPr="00085C12">
        <w:rPr>
          <w:noProof/>
          <w:lang w:val="en-US"/>
        </w:rPr>
        <w:tab/>
        <w:t>Berry HL, Waite TD, Dear KBG, Capon AG, Murray V. The case for systems thinking about climate change and mental health. Nat. Clim. Chang. 2018;</w:t>
      </w:r>
    </w:p>
    <w:p w14:paraId="0F6AA8A0" w14:textId="25CA6AD1" w:rsidR="00C16BDD" w:rsidRPr="00085C12" w:rsidRDefault="00A620DD" w:rsidP="00A70275">
      <w:pPr>
        <w:widowControl w:val="0"/>
        <w:autoSpaceDE w:val="0"/>
        <w:autoSpaceDN w:val="0"/>
        <w:adjustRightInd w:val="0"/>
        <w:spacing w:line="480" w:lineRule="auto"/>
        <w:ind w:left="640" w:hanging="640"/>
        <w:jc w:val="both"/>
        <w:rPr>
          <w:lang w:val="en-US"/>
        </w:rPr>
      </w:pPr>
      <w:r w:rsidRPr="00085C12">
        <w:rPr>
          <w:b/>
          <w:lang w:val="en-US"/>
        </w:rPr>
        <w:fldChar w:fldCharType="end"/>
      </w:r>
    </w:p>
    <w:sectPr w:rsidR="00C16BDD" w:rsidRPr="00085C12" w:rsidSect="00DB3899">
      <w:footerReference w:type="even" r:id="rId18"/>
      <w:footerReference w:type="default" r:id="rId19"/>
      <w:type w:val="continuous"/>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2A062D" w14:textId="77777777" w:rsidR="00BB397C" w:rsidRDefault="00BB397C">
      <w:r>
        <w:separator/>
      </w:r>
    </w:p>
  </w:endnote>
  <w:endnote w:type="continuationSeparator" w:id="0">
    <w:p w14:paraId="7EB8EAF9" w14:textId="77777777" w:rsidR="00BB397C" w:rsidRDefault="00BB397C">
      <w:r>
        <w:continuationSeparator/>
      </w:r>
    </w:p>
  </w:endnote>
  <w:endnote w:type="continuationNotice" w:id="1">
    <w:p w14:paraId="0E530E50" w14:textId="77777777" w:rsidR="00BB397C" w:rsidRDefault="00BB397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0E8B1" w14:textId="77777777" w:rsidR="006237BA" w:rsidRDefault="006237BA"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6237BA" w:rsidRDefault="006237BA" w:rsidP="009474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CD877" w14:textId="02416F5E" w:rsidR="006237BA" w:rsidRDefault="006237BA"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358D5">
      <w:rPr>
        <w:rStyle w:val="PageNumber"/>
        <w:noProof/>
      </w:rPr>
      <w:t>21</w:t>
    </w:r>
    <w:r>
      <w:rPr>
        <w:rStyle w:val="PageNumber"/>
      </w:rPr>
      <w:fldChar w:fldCharType="end"/>
    </w:r>
  </w:p>
  <w:p w14:paraId="75191DB3" w14:textId="77777777" w:rsidR="006237BA" w:rsidRDefault="006237BA" w:rsidP="0094745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6237BA" w:rsidRDefault="006237BA" w:rsidP="006237B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6237BA" w:rsidRDefault="006237BA" w:rsidP="006237BA">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1B4DDDD9" w:rsidR="006237BA" w:rsidRDefault="006237BA" w:rsidP="006237B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358D5">
      <w:rPr>
        <w:rStyle w:val="PageNumber"/>
        <w:noProof/>
      </w:rPr>
      <w:t>25</w:t>
    </w:r>
    <w:r>
      <w:rPr>
        <w:rStyle w:val="PageNumber"/>
      </w:rPr>
      <w:fldChar w:fldCharType="end"/>
    </w:r>
  </w:p>
  <w:p w14:paraId="443267E5" w14:textId="77777777" w:rsidR="006237BA" w:rsidRDefault="006237BA"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5049D5" w14:textId="77777777" w:rsidR="00BB397C" w:rsidRDefault="00BB397C">
      <w:r>
        <w:separator/>
      </w:r>
    </w:p>
  </w:footnote>
  <w:footnote w:type="continuationSeparator" w:id="0">
    <w:p w14:paraId="49919C8F" w14:textId="77777777" w:rsidR="00BB397C" w:rsidRDefault="00BB397C">
      <w:r>
        <w:continuationSeparator/>
      </w:r>
    </w:p>
  </w:footnote>
  <w:footnote w:type="continuationNotice" w:id="1">
    <w:p w14:paraId="3435633B" w14:textId="77777777" w:rsidR="00BB397C" w:rsidRDefault="00BB397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96B"/>
    <w:rsid w:val="000036E5"/>
    <w:rsid w:val="0001349E"/>
    <w:rsid w:val="000138ED"/>
    <w:rsid w:val="00014C80"/>
    <w:rsid w:val="00015C8E"/>
    <w:rsid w:val="000161D5"/>
    <w:rsid w:val="00025B49"/>
    <w:rsid w:val="000330EC"/>
    <w:rsid w:val="00037343"/>
    <w:rsid w:val="00040AAF"/>
    <w:rsid w:val="0005577D"/>
    <w:rsid w:val="000607DA"/>
    <w:rsid w:val="00063068"/>
    <w:rsid w:val="0006486C"/>
    <w:rsid w:val="00064A53"/>
    <w:rsid w:val="0007192B"/>
    <w:rsid w:val="000737EB"/>
    <w:rsid w:val="00073D01"/>
    <w:rsid w:val="0007772A"/>
    <w:rsid w:val="000809B2"/>
    <w:rsid w:val="0008456B"/>
    <w:rsid w:val="00085C12"/>
    <w:rsid w:val="00087BBC"/>
    <w:rsid w:val="00092EE2"/>
    <w:rsid w:val="0009546B"/>
    <w:rsid w:val="00097561"/>
    <w:rsid w:val="00097D97"/>
    <w:rsid w:val="000A0D93"/>
    <w:rsid w:val="000A355E"/>
    <w:rsid w:val="000A6CF4"/>
    <w:rsid w:val="000A7C4B"/>
    <w:rsid w:val="000C077B"/>
    <w:rsid w:val="000C2776"/>
    <w:rsid w:val="000C53C0"/>
    <w:rsid w:val="000C563B"/>
    <w:rsid w:val="000D0771"/>
    <w:rsid w:val="000D39DD"/>
    <w:rsid w:val="000D4DF6"/>
    <w:rsid w:val="000D54C5"/>
    <w:rsid w:val="000E258A"/>
    <w:rsid w:val="00100D87"/>
    <w:rsid w:val="00106815"/>
    <w:rsid w:val="00110076"/>
    <w:rsid w:val="00111115"/>
    <w:rsid w:val="00112A57"/>
    <w:rsid w:val="001139FE"/>
    <w:rsid w:val="001153F2"/>
    <w:rsid w:val="00123774"/>
    <w:rsid w:val="001241AE"/>
    <w:rsid w:val="00134649"/>
    <w:rsid w:val="00140DB8"/>
    <w:rsid w:val="00141EE8"/>
    <w:rsid w:val="0014511F"/>
    <w:rsid w:val="00145575"/>
    <w:rsid w:val="001535E0"/>
    <w:rsid w:val="00154645"/>
    <w:rsid w:val="00155518"/>
    <w:rsid w:val="001578B7"/>
    <w:rsid w:val="001647AD"/>
    <w:rsid w:val="00164CC4"/>
    <w:rsid w:val="00165E04"/>
    <w:rsid w:val="0017009F"/>
    <w:rsid w:val="00172B5B"/>
    <w:rsid w:val="00175B70"/>
    <w:rsid w:val="00180ECA"/>
    <w:rsid w:val="001A24B7"/>
    <w:rsid w:val="001A3D0C"/>
    <w:rsid w:val="001A6289"/>
    <w:rsid w:val="001A752D"/>
    <w:rsid w:val="001A7F31"/>
    <w:rsid w:val="001B2697"/>
    <w:rsid w:val="001B559F"/>
    <w:rsid w:val="001C15E5"/>
    <w:rsid w:val="001C45B6"/>
    <w:rsid w:val="001D2042"/>
    <w:rsid w:val="001D43B8"/>
    <w:rsid w:val="001D648D"/>
    <w:rsid w:val="001D66FE"/>
    <w:rsid w:val="001E3D7C"/>
    <w:rsid w:val="001E5B16"/>
    <w:rsid w:val="001E6A53"/>
    <w:rsid w:val="001E7BDE"/>
    <w:rsid w:val="001F307A"/>
    <w:rsid w:val="001F3A6B"/>
    <w:rsid w:val="001F3CCB"/>
    <w:rsid w:val="001F4AAB"/>
    <w:rsid w:val="001F57EB"/>
    <w:rsid w:val="001F77F3"/>
    <w:rsid w:val="00206140"/>
    <w:rsid w:val="0021470F"/>
    <w:rsid w:val="00223743"/>
    <w:rsid w:val="00227AA5"/>
    <w:rsid w:val="002323F2"/>
    <w:rsid w:val="002358D5"/>
    <w:rsid w:val="00241591"/>
    <w:rsid w:val="00241EB9"/>
    <w:rsid w:val="00252881"/>
    <w:rsid w:val="002574F3"/>
    <w:rsid w:val="0026389E"/>
    <w:rsid w:val="00267923"/>
    <w:rsid w:val="0027353C"/>
    <w:rsid w:val="002769D0"/>
    <w:rsid w:val="00283342"/>
    <w:rsid w:val="0029344A"/>
    <w:rsid w:val="00293473"/>
    <w:rsid w:val="002960A3"/>
    <w:rsid w:val="00296BD5"/>
    <w:rsid w:val="002A0B4C"/>
    <w:rsid w:val="002B4DCB"/>
    <w:rsid w:val="002C2EDC"/>
    <w:rsid w:val="002D042A"/>
    <w:rsid w:val="002D3F38"/>
    <w:rsid w:val="002E038D"/>
    <w:rsid w:val="002E3D60"/>
    <w:rsid w:val="002E4AD3"/>
    <w:rsid w:val="002F1D41"/>
    <w:rsid w:val="002F7403"/>
    <w:rsid w:val="00303B67"/>
    <w:rsid w:val="00305209"/>
    <w:rsid w:val="00306DFD"/>
    <w:rsid w:val="00310E7E"/>
    <w:rsid w:val="003233E5"/>
    <w:rsid w:val="00323B6E"/>
    <w:rsid w:val="003242D9"/>
    <w:rsid w:val="00326ABE"/>
    <w:rsid w:val="003317ED"/>
    <w:rsid w:val="00371197"/>
    <w:rsid w:val="003730E2"/>
    <w:rsid w:val="00393366"/>
    <w:rsid w:val="003953FB"/>
    <w:rsid w:val="003B10FF"/>
    <w:rsid w:val="003C6749"/>
    <w:rsid w:val="003D3E4E"/>
    <w:rsid w:val="003D575B"/>
    <w:rsid w:val="003D77F4"/>
    <w:rsid w:val="003E17AC"/>
    <w:rsid w:val="003F11C1"/>
    <w:rsid w:val="00400606"/>
    <w:rsid w:val="00413881"/>
    <w:rsid w:val="00422055"/>
    <w:rsid w:val="00431D95"/>
    <w:rsid w:val="004321B4"/>
    <w:rsid w:val="00437D42"/>
    <w:rsid w:val="00447303"/>
    <w:rsid w:val="0045634B"/>
    <w:rsid w:val="00460727"/>
    <w:rsid w:val="00460D94"/>
    <w:rsid w:val="004630FC"/>
    <w:rsid w:val="004702C5"/>
    <w:rsid w:val="00475514"/>
    <w:rsid w:val="004761C5"/>
    <w:rsid w:val="0047749E"/>
    <w:rsid w:val="00477F0B"/>
    <w:rsid w:val="00484863"/>
    <w:rsid w:val="00484E3B"/>
    <w:rsid w:val="004878EC"/>
    <w:rsid w:val="00490CF2"/>
    <w:rsid w:val="00492DAF"/>
    <w:rsid w:val="00494DA5"/>
    <w:rsid w:val="004951FD"/>
    <w:rsid w:val="004B489C"/>
    <w:rsid w:val="004C4969"/>
    <w:rsid w:val="004C5C74"/>
    <w:rsid w:val="004D148F"/>
    <w:rsid w:val="004D1F37"/>
    <w:rsid w:val="004D4929"/>
    <w:rsid w:val="004D55C2"/>
    <w:rsid w:val="004D7673"/>
    <w:rsid w:val="004E0997"/>
    <w:rsid w:val="004E30F3"/>
    <w:rsid w:val="004E6DA4"/>
    <w:rsid w:val="004F026B"/>
    <w:rsid w:val="004F1977"/>
    <w:rsid w:val="004F54F9"/>
    <w:rsid w:val="004F617A"/>
    <w:rsid w:val="004F6BCD"/>
    <w:rsid w:val="004F761B"/>
    <w:rsid w:val="005036D2"/>
    <w:rsid w:val="0050578C"/>
    <w:rsid w:val="00516255"/>
    <w:rsid w:val="00535DCA"/>
    <w:rsid w:val="00537426"/>
    <w:rsid w:val="005430F7"/>
    <w:rsid w:val="00551EAA"/>
    <w:rsid w:val="00554C76"/>
    <w:rsid w:val="00556C33"/>
    <w:rsid w:val="0055719F"/>
    <w:rsid w:val="005608E9"/>
    <w:rsid w:val="00562F3E"/>
    <w:rsid w:val="0056490F"/>
    <w:rsid w:val="00566F6F"/>
    <w:rsid w:val="005717FC"/>
    <w:rsid w:val="005725C8"/>
    <w:rsid w:val="00574DB7"/>
    <w:rsid w:val="00580D60"/>
    <w:rsid w:val="005823BA"/>
    <w:rsid w:val="00584BE3"/>
    <w:rsid w:val="00587168"/>
    <w:rsid w:val="00591920"/>
    <w:rsid w:val="005922A2"/>
    <w:rsid w:val="00597846"/>
    <w:rsid w:val="00597A2E"/>
    <w:rsid w:val="005A15DC"/>
    <w:rsid w:val="005A38E3"/>
    <w:rsid w:val="005A512F"/>
    <w:rsid w:val="005B15FA"/>
    <w:rsid w:val="005B70B6"/>
    <w:rsid w:val="005B7448"/>
    <w:rsid w:val="005B7992"/>
    <w:rsid w:val="005C2A42"/>
    <w:rsid w:val="005C3355"/>
    <w:rsid w:val="005C694B"/>
    <w:rsid w:val="005D4C0F"/>
    <w:rsid w:val="005D53B0"/>
    <w:rsid w:val="005F026A"/>
    <w:rsid w:val="005F0332"/>
    <w:rsid w:val="006024B8"/>
    <w:rsid w:val="00607AE4"/>
    <w:rsid w:val="00613BCB"/>
    <w:rsid w:val="00613C0C"/>
    <w:rsid w:val="006174C6"/>
    <w:rsid w:val="006237BA"/>
    <w:rsid w:val="00624F5B"/>
    <w:rsid w:val="0063135F"/>
    <w:rsid w:val="00632616"/>
    <w:rsid w:val="00636798"/>
    <w:rsid w:val="00644811"/>
    <w:rsid w:val="0064666D"/>
    <w:rsid w:val="0065059D"/>
    <w:rsid w:val="0065196B"/>
    <w:rsid w:val="006612CB"/>
    <w:rsid w:val="00673F74"/>
    <w:rsid w:val="00674412"/>
    <w:rsid w:val="006803CA"/>
    <w:rsid w:val="00684591"/>
    <w:rsid w:val="0069074B"/>
    <w:rsid w:val="00691CB8"/>
    <w:rsid w:val="00693003"/>
    <w:rsid w:val="00695536"/>
    <w:rsid w:val="00695719"/>
    <w:rsid w:val="006A25F3"/>
    <w:rsid w:val="006A2CB8"/>
    <w:rsid w:val="006A4E8B"/>
    <w:rsid w:val="006A5716"/>
    <w:rsid w:val="006B0D2B"/>
    <w:rsid w:val="006B156A"/>
    <w:rsid w:val="006B1683"/>
    <w:rsid w:val="006B6319"/>
    <w:rsid w:val="006B6FC2"/>
    <w:rsid w:val="006C1E89"/>
    <w:rsid w:val="006C3BDB"/>
    <w:rsid w:val="006C63BE"/>
    <w:rsid w:val="006D0C0A"/>
    <w:rsid w:val="006D1D0F"/>
    <w:rsid w:val="006E2025"/>
    <w:rsid w:val="006E2D76"/>
    <w:rsid w:val="006E40F1"/>
    <w:rsid w:val="006F11AE"/>
    <w:rsid w:val="006F1A8B"/>
    <w:rsid w:val="006F2FEB"/>
    <w:rsid w:val="006F7EB3"/>
    <w:rsid w:val="00702E3C"/>
    <w:rsid w:val="00710E1D"/>
    <w:rsid w:val="00712B85"/>
    <w:rsid w:val="007137E9"/>
    <w:rsid w:val="00714300"/>
    <w:rsid w:val="00715CFE"/>
    <w:rsid w:val="00720887"/>
    <w:rsid w:val="0072153E"/>
    <w:rsid w:val="0072798F"/>
    <w:rsid w:val="0075249E"/>
    <w:rsid w:val="0075346B"/>
    <w:rsid w:val="007551F1"/>
    <w:rsid w:val="007617BF"/>
    <w:rsid w:val="00761993"/>
    <w:rsid w:val="00761FCD"/>
    <w:rsid w:val="00772013"/>
    <w:rsid w:val="0077467D"/>
    <w:rsid w:val="00782AA7"/>
    <w:rsid w:val="007870AF"/>
    <w:rsid w:val="00790EA3"/>
    <w:rsid w:val="007A2315"/>
    <w:rsid w:val="007A6F39"/>
    <w:rsid w:val="007A74F0"/>
    <w:rsid w:val="007B1AC4"/>
    <w:rsid w:val="007B3AFA"/>
    <w:rsid w:val="007B498A"/>
    <w:rsid w:val="007B75A7"/>
    <w:rsid w:val="007C09DB"/>
    <w:rsid w:val="007C1574"/>
    <w:rsid w:val="007D2592"/>
    <w:rsid w:val="007D40BA"/>
    <w:rsid w:val="007E4368"/>
    <w:rsid w:val="007F57D1"/>
    <w:rsid w:val="007F58E8"/>
    <w:rsid w:val="007F6047"/>
    <w:rsid w:val="00801CD8"/>
    <w:rsid w:val="00801D5E"/>
    <w:rsid w:val="00803C13"/>
    <w:rsid w:val="00803E3A"/>
    <w:rsid w:val="00810B18"/>
    <w:rsid w:val="0081585C"/>
    <w:rsid w:val="00820276"/>
    <w:rsid w:val="0084099F"/>
    <w:rsid w:val="0084627B"/>
    <w:rsid w:val="00851BBD"/>
    <w:rsid w:val="008538B4"/>
    <w:rsid w:val="00860B34"/>
    <w:rsid w:val="00861DBA"/>
    <w:rsid w:val="00867956"/>
    <w:rsid w:val="00870E85"/>
    <w:rsid w:val="008717EE"/>
    <w:rsid w:val="0088548E"/>
    <w:rsid w:val="0088578F"/>
    <w:rsid w:val="008927DB"/>
    <w:rsid w:val="008B092C"/>
    <w:rsid w:val="008B1803"/>
    <w:rsid w:val="008B4CDA"/>
    <w:rsid w:val="008B6D92"/>
    <w:rsid w:val="008C0807"/>
    <w:rsid w:val="008C723E"/>
    <w:rsid w:val="008D44AA"/>
    <w:rsid w:val="008E26B6"/>
    <w:rsid w:val="008E66EB"/>
    <w:rsid w:val="008E6D79"/>
    <w:rsid w:val="008F2D1C"/>
    <w:rsid w:val="008F56C5"/>
    <w:rsid w:val="008F6C41"/>
    <w:rsid w:val="00900550"/>
    <w:rsid w:val="00901608"/>
    <w:rsid w:val="009037EA"/>
    <w:rsid w:val="00903AF7"/>
    <w:rsid w:val="009046BB"/>
    <w:rsid w:val="009071DF"/>
    <w:rsid w:val="00907FF4"/>
    <w:rsid w:val="00911F35"/>
    <w:rsid w:val="0091531A"/>
    <w:rsid w:val="00916914"/>
    <w:rsid w:val="009175BD"/>
    <w:rsid w:val="00922083"/>
    <w:rsid w:val="009256AE"/>
    <w:rsid w:val="0094745E"/>
    <w:rsid w:val="00957CC4"/>
    <w:rsid w:val="00965777"/>
    <w:rsid w:val="009678D3"/>
    <w:rsid w:val="00973F5B"/>
    <w:rsid w:val="00977058"/>
    <w:rsid w:val="00977586"/>
    <w:rsid w:val="00981B2C"/>
    <w:rsid w:val="00984C48"/>
    <w:rsid w:val="00984FB4"/>
    <w:rsid w:val="00993246"/>
    <w:rsid w:val="009941A7"/>
    <w:rsid w:val="009A2853"/>
    <w:rsid w:val="009A3E74"/>
    <w:rsid w:val="009A6724"/>
    <w:rsid w:val="009B223E"/>
    <w:rsid w:val="009B34AB"/>
    <w:rsid w:val="009B7D89"/>
    <w:rsid w:val="009C48DE"/>
    <w:rsid w:val="009C4F51"/>
    <w:rsid w:val="009C70D9"/>
    <w:rsid w:val="009D4505"/>
    <w:rsid w:val="009D767F"/>
    <w:rsid w:val="009E1F47"/>
    <w:rsid w:val="009E4AAC"/>
    <w:rsid w:val="009E6662"/>
    <w:rsid w:val="009F1115"/>
    <w:rsid w:val="009F1573"/>
    <w:rsid w:val="009F44F0"/>
    <w:rsid w:val="009F55B7"/>
    <w:rsid w:val="009F642C"/>
    <w:rsid w:val="00A20069"/>
    <w:rsid w:val="00A2681D"/>
    <w:rsid w:val="00A35816"/>
    <w:rsid w:val="00A36FD9"/>
    <w:rsid w:val="00A427C1"/>
    <w:rsid w:val="00A502C2"/>
    <w:rsid w:val="00A51774"/>
    <w:rsid w:val="00A521CE"/>
    <w:rsid w:val="00A530B3"/>
    <w:rsid w:val="00A620DD"/>
    <w:rsid w:val="00A626F5"/>
    <w:rsid w:val="00A66148"/>
    <w:rsid w:val="00A67CDD"/>
    <w:rsid w:val="00A70275"/>
    <w:rsid w:val="00A7105A"/>
    <w:rsid w:val="00A74A83"/>
    <w:rsid w:val="00A77C36"/>
    <w:rsid w:val="00A825E1"/>
    <w:rsid w:val="00A8623B"/>
    <w:rsid w:val="00A90836"/>
    <w:rsid w:val="00A91012"/>
    <w:rsid w:val="00A9112D"/>
    <w:rsid w:val="00A95EC9"/>
    <w:rsid w:val="00AA1499"/>
    <w:rsid w:val="00AA3C2D"/>
    <w:rsid w:val="00AA4C93"/>
    <w:rsid w:val="00AA516A"/>
    <w:rsid w:val="00AC3F56"/>
    <w:rsid w:val="00AC5ED7"/>
    <w:rsid w:val="00AC771A"/>
    <w:rsid w:val="00AD1556"/>
    <w:rsid w:val="00AE1180"/>
    <w:rsid w:val="00AE1F14"/>
    <w:rsid w:val="00AF1F5F"/>
    <w:rsid w:val="00AF43DE"/>
    <w:rsid w:val="00B00C8B"/>
    <w:rsid w:val="00B0308E"/>
    <w:rsid w:val="00B03876"/>
    <w:rsid w:val="00B05E64"/>
    <w:rsid w:val="00B1048B"/>
    <w:rsid w:val="00B16F19"/>
    <w:rsid w:val="00B16FA1"/>
    <w:rsid w:val="00B178F9"/>
    <w:rsid w:val="00B20D6E"/>
    <w:rsid w:val="00B27D4F"/>
    <w:rsid w:val="00B34BDE"/>
    <w:rsid w:val="00B3612C"/>
    <w:rsid w:val="00B423F3"/>
    <w:rsid w:val="00B52E63"/>
    <w:rsid w:val="00B534B3"/>
    <w:rsid w:val="00B56605"/>
    <w:rsid w:val="00B57911"/>
    <w:rsid w:val="00B57AAA"/>
    <w:rsid w:val="00B63E30"/>
    <w:rsid w:val="00B66C01"/>
    <w:rsid w:val="00B7293C"/>
    <w:rsid w:val="00B74A65"/>
    <w:rsid w:val="00B77DF4"/>
    <w:rsid w:val="00B8349F"/>
    <w:rsid w:val="00BA6417"/>
    <w:rsid w:val="00BB01F9"/>
    <w:rsid w:val="00BB3506"/>
    <w:rsid w:val="00BB397C"/>
    <w:rsid w:val="00BB5ECD"/>
    <w:rsid w:val="00BB74F7"/>
    <w:rsid w:val="00BC3F0C"/>
    <w:rsid w:val="00BC52D8"/>
    <w:rsid w:val="00BC73AB"/>
    <w:rsid w:val="00BC74E6"/>
    <w:rsid w:val="00BD5426"/>
    <w:rsid w:val="00BD6674"/>
    <w:rsid w:val="00BE0385"/>
    <w:rsid w:val="00BE0D53"/>
    <w:rsid w:val="00BE2421"/>
    <w:rsid w:val="00BE6AF6"/>
    <w:rsid w:val="00BE7222"/>
    <w:rsid w:val="00BF04CA"/>
    <w:rsid w:val="00BF7D67"/>
    <w:rsid w:val="00C00234"/>
    <w:rsid w:val="00C01729"/>
    <w:rsid w:val="00C06426"/>
    <w:rsid w:val="00C123A7"/>
    <w:rsid w:val="00C16BDD"/>
    <w:rsid w:val="00C1740D"/>
    <w:rsid w:val="00C237CE"/>
    <w:rsid w:val="00C25FF5"/>
    <w:rsid w:val="00C34D69"/>
    <w:rsid w:val="00C41AFE"/>
    <w:rsid w:val="00C45D42"/>
    <w:rsid w:val="00C50E0E"/>
    <w:rsid w:val="00C50FB9"/>
    <w:rsid w:val="00C60D3C"/>
    <w:rsid w:val="00C6277D"/>
    <w:rsid w:val="00C64C08"/>
    <w:rsid w:val="00C7165E"/>
    <w:rsid w:val="00C720F4"/>
    <w:rsid w:val="00C731BA"/>
    <w:rsid w:val="00C73D02"/>
    <w:rsid w:val="00C775D5"/>
    <w:rsid w:val="00C822C2"/>
    <w:rsid w:val="00C8635F"/>
    <w:rsid w:val="00C94C31"/>
    <w:rsid w:val="00C976A4"/>
    <w:rsid w:val="00CA28D9"/>
    <w:rsid w:val="00CC7AAE"/>
    <w:rsid w:val="00CD4D45"/>
    <w:rsid w:val="00CD636A"/>
    <w:rsid w:val="00CF07DE"/>
    <w:rsid w:val="00CF3412"/>
    <w:rsid w:val="00CF6AE6"/>
    <w:rsid w:val="00CF7F2F"/>
    <w:rsid w:val="00D00652"/>
    <w:rsid w:val="00D006C2"/>
    <w:rsid w:val="00D0309A"/>
    <w:rsid w:val="00D03138"/>
    <w:rsid w:val="00D03977"/>
    <w:rsid w:val="00D077B9"/>
    <w:rsid w:val="00D07F9F"/>
    <w:rsid w:val="00D136F7"/>
    <w:rsid w:val="00D21020"/>
    <w:rsid w:val="00D25AD3"/>
    <w:rsid w:val="00D300FF"/>
    <w:rsid w:val="00D32F3C"/>
    <w:rsid w:val="00D33156"/>
    <w:rsid w:val="00D33F56"/>
    <w:rsid w:val="00D36637"/>
    <w:rsid w:val="00D378F4"/>
    <w:rsid w:val="00D447B4"/>
    <w:rsid w:val="00D450FB"/>
    <w:rsid w:val="00D55813"/>
    <w:rsid w:val="00D60A71"/>
    <w:rsid w:val="00D6524A"/>
    <w:rsid w:val="00D72DCF"/>
    <w:rsid w:val="00D73305"/>
    <w:rsid w:val="00D80EC0"/>
    <w:rsid w:val="00D83CCD"/>
    <w:rsid w:val="00D86244"/>
    <w:rsid w:val="00D91594"/>
    <w:rsid w:val="00D965F8"/>
    <w:rsid w:val="00DA13D7"/>
    <w:rsid w:val="00DA3EFF"/>
    <w:rsid w:val="00DB2CBB"/>
    <w:rsid w:val="00DB3899"/>
    <w:rsid w:val="00DB5268"/>
    <w:rsid w:val="00DC0A97"/>
    <w:rsid w:val="00DC340F"/>
    <w:rsid w:val="00DC71BA"/>
    <w:rsid w:val="00DD09BF"/>
    <w:rsid w:val="00DD2DDF"/>
    <w:rsid w:val="00DD4894"/>
    <w:rsid w:val="00DD53E8"/>
    <w:rsid w:val="00DE2268"/>
    <w:rsid w:val="00DF1ED9"/>
    <w:rsid w:val="00DF6AC4"/>
    <w:rsid w:val="00DF7903"/>
    <w:rsid w:val="00DF7FDE"/>
    <w:rsid w:val="00E02878"/>
    <w:rsid w:val="00E141B5"/>
    <w:rsid w:val="00E15CE2"/>
    <w:rsid w:val="00E3013D"/>
    <w:rsid w:val="00E34829"/>
    <w:rsid w:val="00E361F1"/>
    <w:rsid w:val="00E40851"/>
    <w:rsid w:val="00E512CF"/>
    <w:rsid w:val="00E5418A"/>
    <w:rsid w:val="00E605FC"/>
    <w:rsid w:val="00E72AD6"/>
    <w:rsid w:val="00E8171C"/>
    <w:rsid w:val="00E82A06"/>
    <w:rsid w:val="00E82E03"/>
    <w:rsid w:val="00E82FFA"/>
    <w:rsid w:val="00E913D3"/>
    <w:rsid w:val="00E9409F"/>
    <w:rsid w:val="00E94BF5"/>
    <w:rsid w:val="00E9717B"/>
    <w:rsid w:val="00E9761E"/>
    <w:rsid w:val="00EA78C3"/>
    <w:rsid w:val="00EA7E0B"/>
    <w:rsid w:val="00EB05BC"/>
    <w:rsid w:val="00EB2FAA"/>
    <w:rsid w:val="00EB3612"/>
    <w:rsid w:val="00EC0F11"/>
    <w:rsid w:val="00EC1B4B"/>
    <w:rsid w:val="00EC53CE"/>
    <w:rsid w:val="00EC54F7"/>
    <w:rsid w:val="00ED2C27"/>
    <w:rsid w:val="00EE5907"/>
    <w:rsid w:val="00EE59A1"/>
    <w:rsid w:val="00F0193A"/>
    <w:rsid w:val="00F02882"/>
    <w:rsid w:val="00F04592"/>
    <w:rsid w:val="00F07509"/>
    <w:rsid w:val="00F13C7A"/>
    <w:rsid w:val="00F1584A"/>
    <w:rsid w:val="00F16DFE"/>
    <w:rsid w:val="00F24F6F"/>
    <w:rsid w:val="00F30985"/>
    <w:rsid w:val="00F347A0"/>
    <w:rsid w:val="00F36612"/>
    <w:rsid w:val="00F40163"/>
    <w:rsid w:val="00F4164E"/>
    <w:rsid w:val="00F52C65"/>
    <w:rsid w:val="00F55AC7"/>
    <w:rsid w:val="00F57C38"/>
    <w:rsid w:val="00F604E7"/>
    <w:rsid w:val="00F6659E"/>
    <w:rsid w:val="00F710EF"/>
    <w:rsid w:val="00F712EE"/>
    <w:rsid w:val="00F742F2"/>
    <w:rsid w:val="00F81F2D"/>
    <w:rsid w:val="00F83E8E"/>
    <w:rsid w:val="00F8508E"/>
    <w:rsid w:val="00F95910"/>
    <w:rsid w:val="00FA0B4C"/>
    <w:rsid w:val="00FA29A5"/>
    <w:rsid w:val="00FA34CC"/>
    <w:rsid w:val="00FA4114"/>
    <w:rsid w:val="00FA429F"/>
    <w:rsid w:val="00FA56FE"/>
    <w:rsid w:val="00FB2929"/>
    <w:rsid w:val="00FD048A"/>
    <w:rsid w:val="00FD7797"/>
    <w:rsid w:val="00FE43A4"/>
    <w:rsid w:val="00FE52BE"/>
    <w:rsid w:val="00FE6DEE"/>
    <w:rsid w:val="00FF0F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nchs/nvss/dvs_data_release.htm" TargetMode="Externa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image" Target="media/image5.emf"/><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image" Target="media/image3.emf"/><Relationship Id="rId10" Type="http://schemas.openxmlformats.org/officeDocument/2006/relationships/hyperlink" Target="https://www.census.gov/data/tables/time-series/demo/popest/1980s-county.html" TargetMode="Externa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yperlink" Target="https://www.cdc.gov/nchs/nvss/bridged_race.ht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1EAD97-6E31-5A4F-B5D2-85DEB325E2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27394</Words>
  <Characters>156150</Characters>
  <Application>Microsoft Office Word</Application>
  <DocSecurity>0</DocSecurity>
  <Lines>1301</Lines>
  <Paragraphs>366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2</cp:revision>
  <cp:lastPrinted>2019-04-24T19:05:00Z</cp:lastPrinted>
  <dcterms:created xsi:type="dcterms:W3CDTF">2019-05-15T14:02:00Z</dcterms:created>
  <dcterms:modified xsi:type="dcterms:W3CDTF">2019-05-15T14:02:00Z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http://www.zotero.org/styles/the-new-england-journal-of-medicine</vt:lpwstr>
  </property>
  <property fmtid="{D5CDD505-2E9C-101B-9397-08002B2CF9AE}" pid="23" name="Mendeley Recent Style Name 9_1">
    <vt:lpwstr>The New England Journal of Medicine</vt:lpwstr>
  </property>
  <property fmtid="{D5CDD505-2E9C-101B-9397-08002B2CF9AE}" pid="24" name="Mendeley Citation Style_1">
    <vt:lpwstr>http://www.zotero.org/styles/the-new-england-journal-of-medicine</vt:lpwstr>
  </property>
</Properties>
</file>