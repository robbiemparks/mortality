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02887977" w:rsidR="00BA6417" w:rsidRDefault="00E5418A" w:rsidP="00613BCB">
      <w:pPr>
        <w:spacing w:line="480" w:lineRule="auto"/>
        <w:jc w:val="both"/>
        <w:outlineLvl w:val="0"/>
        <w:rPr>
          <w:b/>
          <w:color w:val="000000" w:themeColor="text1"/>
        </w:rPr>
      </w:pPr>
      <w:r w:rsidRPr="00E5418A">
        <w:rPr>
          <w:b/>
          <w:color w:val="000000" w:themeColor="text1"/>
        </w:rPr>
        <w:t xml:space="preserve">Anomalous temperature and </w:t>
      </w:r>
      <w:r w:rsidR="005F0332">
        <w:rPr>
          <w:b/>
          <w:color w:val="000000" w:themeColor="text1"/>
        </w:rPr>
        <w:t>seasonality of</w:t>
      </w:r>
      <w:r w:rsidRPr="00E5418A">
        <w:rPr>
          <w:b/>
          <w:color w:val="000000" w:themeColor="text1"/>
        </w:rPr>
        <w:t xml:space="preserve"> injury mortality in the U</w:t>
      </w:r>
      <w:r w:rsidR="00D03138">
        <w:rPr>
          <w:b/>
          <w:color w:val="000000" w:themeColor="text1"/>
        </w:rPr>
        <w:t>nited States</w:t>
      </w:r>
      <w:r w:rsidRPr="00E5418A">
        <w:rPr>
          <w:b/>
          <w:color w:val="000000" w:themeColor="text1"/>
        </w:rPr>
        <w:t xml:space="preserve"> </w:t>
      </w:r>
    </w:p>
    <w:p w14:paraId="7AE59AB1" w14:textId="08F4C460" w:rsidR="00613BCB" w:rsidRPr="00866E93" w:rsidRDefault="00613BCB" w:rsidP="00613BCB">
      <w:pPr>
        <w:spacing w:line="480" w:lineRule="auto"/>
        <w:jc w:val="both"/>
        <w:outlineLvl w:val="0"/>
        <w:rPr>
          <w:color w:val="000000" w:themeColor="text1"/>
          <w:lang w:val="it-IT"/>
        </w:rPr>
      </w:pPr>
      <w:r w:rsidRPr="00866E93">
        <w:rPr>
          <w:color w:val="000000" w:themeColor="text1"/>
          <w:lang w:val="it-IT"/>
        </w:rPr>
        <w:t>Robbie M Parks</w:t>
      </w:r>
      <w:r w:rsidRPr="00866E93">
        <w:rPr>
          <w:color w:val="000000" w:themeColor="text1"/>
          <w:vertAlign w:val="superscript"/>
          <w:lang w:val="it-IT"/>
        </w:rPr>
        <w:t>1,2</w:t>
      </w:r>
      <w:r w:rsidRPr="00866E93">
        <w:rPr>
          <w:color w:val="000000" w:themeColor="text1"/>
          <w:lang w:val="it-IT"/>
        </w:rPr>
        <w:t>, James E Bennett</w:t>
      </w:r>
      <w:r w:rsidRPr="00866E93">
        <w:rPr>
          <w:color w:val="000000" w:themeColor="text1"/>
          <w:vertAlign w:val="superscript"/>
          <w:lang w:val="it-IT"/>
        </w:rPr>
        <w:t>1,2</w:t>
      </w:r>
      <w:r w:rsidRPr="00866E93">
        <w:rPr>
          <w:color w:val="000000" w:themeColor="text1"/>
          <w:lang w:val="it-IT"/>
        </w:rPr>
        <w:t>, Helen Tamura-Wicks</w:t>
      </w:r>
      <w:r w:rsidRPr="00866E93">
        <w:rPr>
          <w:color w:val="000000" w:themeColor="text1"/>
          <w:vertAlign w:val="superscript"/>
          <w:lang w:val="it-IT"/>
        </w:rPr>
        <w:t>1,2</w:t>
      </w:r>
      <w:r w:rsidRPr="00866E93">
        <w:rPr>
          <w:color w:val="000000" w:themeColor="text1"/>
          <w:lang w:val="it-IT"/>
        </w:rPr>
        <w:t>, Vasilis Kontis</w:t>
      </w:r>
      <w:r w:rsidRPr="00866E93">
        <w:rPr>
          <w:color w:val="000000" w:themeColor="text1"/>
          <w:vertAlign w:val="superscript"/>
          <w:lang w:val="it-IT"/>
        </w:rPr>
        <w:t>1,2</w:t>
      </w:r>
      <w:r w:rsidRPr="00866E93">
        <w:rPr>
          <w:color w:val="000000" w:themeColor="text1"/>
          <w:lang w:val="it-IT"/>
        </w:rPr>
        <w:t>, Ralf Toumi</w:t>
      </w:r>
      <w:r w:rsidRPr="00866E93">
        <w:rPr>
          <w:color w:val="000000" w:themeColor="text1"/>
          <w:vertAlign w:val="superscript"/>
          <w:lang w:val="it-IT"/>
        </w:rPr>
        <w:t>3</w:t>
      </w:r>
      <w:r w:rsidRPr="00866E93">
        <w:rPr>
          <w:color w:val="000000" w:themeColor="text1"/>
          <w:lang w:val="it-IT"/>
        </w:rPr>
        <w:t xml:space="preserve">, </w:t>
      </w:r>
      <w:proofErr w:type="spellStart"/>
      <w:r w:rsidRPr="00866E93">
        <w:rPr>
          <w:color w:val="000000" w:themeColor="text1"/>
          <w:lang w:val="it-IT"/>
        </w:rPr>
        <w:t>Goodarz</w:t>
      </w:r>
      <w:proofErr w:type="spellEnd"/>
      <w:r w:rsidRPr="00866E93">
        <w:rPr>
          <w:color w:val="000000" w:themeColor="text1"/>
          <w:lang w:val="it-IT"/>
        </w:rPr>
        <w:t xml:space="preserve"> Danaei</w:t>
      </w:r>
      <w:r w:rsidRPr="00866E93">
        <w:rPr>
          <w:color w:val="000000" w:themeColor="text1"/>
          <w:vertAlign w:val="superscript"/>
          <w:lang w:val="it-IT"/>
        </w:rPr>
        <w:t>4</w:t>
      </w:r>
      <w:r w:rsidR="00E82E03">
        <w:rPr>
          <w:color w:val="000000" w:themeColor="text1"/>
          <w:lang w:val="it-IT"/>
        </w:rPr>
        <w:t>,</w:t>
      </w:r>
      <w:r w:rsidR="00A77C36" w:rsidRPr="002960A3">
        <w:rPr>
          <w:color w:val="000000" w:themeColor="text1"/>
          <w:lang w:val="it-IT"/>
        </w:rPr>
        <w:t xml:space="preserve"> </w:t>
      </w:r>
      <w:proofErr w:type="spellStart"/>
      <w:r w:rsidRPr="00866E93">
        <w:rPr>
          <w:color w:val="000000" w:themeColor="text1"/>
          <w:lang w:val="it-IT"/>
        </w:rPr>
        <w:t>Majid</w:t>
      </w:r>
      <w:proofErr w:type="spellEnd"/>
      <w:r w:rsidRPr="00866E93">
        <w:rPr>
          <w:color w:val="000000" w:themeColor="text1"/>
          <w:lang w:val="it-IT"/>
        </w:rPr>
        <w:t xml:space="preserve"> Ezzati</w:t>
      </w:r>
      <w:r w:rsidRPr="00866E93">
        <w:rPr>
          <w:color w:val="000000" w:themeColor="text1"/>
          <w:vertAlign w:val="superscript"/>
          <w:lang w:val="it-IT"/>
        </w:rPr>
        <w:t>1,2,5*</w:t>
      </w:r>
    </w:p>
    <w:p w14:paraId="556C6791"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1</w:t>
      </w:r>
      <w:r w:rsidRPr="00866E93">
        <w:rPr>
          <w:color w:val="000000" w:themeColor="text1"/>
        </w:rPr>
        <w:t>MRC-PHE Centre for Environment and Health, Imperial College London, London, United Kingdom</w:t>
      </w:r>
    </w:p>
    <w:p w14:paraId="3ACE1BD7"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2</w:t>
      </w:r>
      <w:r w:rsidRPr="00866E93">
        <w:rPr>
          <w:color w:val="000000" w:themeColor="text1"/>
        </w:rPr>
        <w:t>Department of Epidemiology and Biostatistics, School of Public Health, Imperial College London, London, United Kingdom</w:t>
      </w:r>
    </w:p>
    <w:p w14:paraId="100ECBBE"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3</w:t>
      </w:r>
      <w:r w:rsidRPr="00866E93">
        <w:rPr>
          <w:color w:val="000000" w:themeColor="text1"/>
        </w:rPr>
        <w:t>Space and Atmospheric Physics, Imperial College London, London, United Kingdom</w:t>
      </w:r>
    </w:p>
    <w:p w14:paraId="22AAFA30" w14:textId="77777777" w:rsidR="00613BCB" w:rsidRPr="00866E93" w:rsidRDefault="00613BCB" w:rsidP="00613BCB">
      <w:pPr>
        <w:spacing w:line="480" w:lineRule="auto"/>
        <w:jc w:val="both"/>
        <w:rPr>
          <w:color w:val="000000" w:themeColor="text1"/>
        </w:rPr>
      </w:pPr>
      <w:r w:rsidRPr="00866E93">
        <w:rPr>
          <w:color w:val="000000" w:themeColor="text1"/>
          <w:vertAlign w:val="superscript"/>
          <w:lang w:val="it-IT"/>
        </w:rPr>
        <w:t>4</w:t>
      </w:r>
      <w:r w:rsidRPr="00866E93">
        <w:rPr>
          <w:color w:val="000000" w:themeColor="text1"/>
        </w:rPr>
        <w:t>Harvard T.H. Chan School of Public Health, Boston, Massachusetts, USA.</w:t>
      </w:r>
    </w:p>
    <w:p w14:paraId="144CC5D4"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5</w:t>
      </w:r>
      <w:r w:rsidRPr="00866E93">
        <w:rPr>
          <w:color w:val="000000" w:themeColor="text1"/>
        </w:rPr>
        <w:t>WHO Collaborating Centre on NCD Surveillance and Epidemiology, Imperial College London, London, United Kingdom</w:t>
      </w:r>
    </w:p>
    <w:p w14:paraId="604E06F1" w14:textId="77777777" w:rsidR="00613BCB" w:rsidRPr="00866E93" w:rsidRDefault="00613BCB" w:rsidP="00613BCB">
      <w:pPr>
        <w:spacing w:line="480" w:lineRule="auto"/>
        <w:jc w:val="both"/>
        <w:rPr>
          <w:color w:val="000000" w:themeColor="text1"/>
        </w:rPr>
      </w:pPr>
    </w:p>
    <w:p w14:paraId="74FC1802" w14:textId="00BD04CC" w:rsidR="00E02878" w:rsidRPr="00E02878" w:rsidRDefault="00E02878" w:rsidP="00E02878">
      <w:pPr>
        <w:snapToGrid w:val="0"/>
        <w:spacing w:line="480" w:lineRule="auto"/>
        <w:jc w:val="both"/>
      </w:pPr>
      <w:r w:rsidRPr="00AC73A1">
        <w:t>Address correspondence to Majid Ezzati (majid.ezzati@imperial.ac.uk)</w:t>
      </w:r>
      <w:r>
        <w:rPr>
          <w:rFonts w:eastAsia="Times New Roman"/>
          <w:b/>
        </w:rPr>
        <w:br w:type="page"/>
      </w:r>
    </w:p>
    <w:p w14:paraId="4AFA2754" w14:textId="46EC5EC2" w:rsidR="009D767F" w:rsidRDefault="009D767F" w:rsidP="00140DB8">
      <w:pPr>
        <w:spacing w:line="480" w:lineRule="auto"/>
        <w:jc w:val="both"/>
        <w:rPr>
          <w:rFonts w:eastAsia="Times New Roman"/>
          <w:b/>
        </w:rPr>
      </w:pPr>
      <w:r>
        <w:rPr>
          <w:rFonts w:eastAsia="Times New Roman"/>
          <w:b/>
        </w:rPr>
        <w:lastRenderedPageBreak/>
        <w:t>Abstract</w:t>
      </w:r>
    </w:p>
    <w:p w14:paraId="4D720A5A" w14:textId="77777777" w:rsidR="00A521CE" w:rsidRPr="00A521CE" w:rsidRDefault="00A521CE" w:rsidP="00A521CE">
      <w:pPr>
        <w:spacing w:line="480" w:lineRule="auto"/>
        <w:jc w:val="both"/>
        <w:rPr>
          <w:rFonts w:eastAsia="Times New Roman"/>
        </w:rPr>
      </w:pPr>
      <w:r w:rsidRPr="00A521CE">
        <w:rPr>
          <w:rFonts w:eastAsia="Times New Roman"/>
        </w:rPr>
        <w:t>There is limited data on how temperature deviations from long-term norms affect deaths from different injuries. Here, we used mortality and temperature data from 1980 to 2016 in the USA and a Bayesian spatio-temporal model to estimate how anomalous temperatures affect deaths from different intentional (transport, falls and drownings) and unintentional (assault and suicide) injuries by age group, sex and month. We estimated that a 1°C anomalously warm year would be associated with 941 (95% credible interval 831-1,053) additional injury deaths in the contiguous USA. 87% of deaths would occur in males, mostly in adolescent to middle ages. These excess deaths would comprise of increases in drowning, transport injuries, assault and suicide, offset partly by a decline in deaths from falls in older ages. The findings demonstrate the need for public health interventions against injuries during periods of anomalously high temperatures, especially as they increase with global climate change.</w:t>
      </w:r>
    </w:p>
    <w:p w14:paraId="6EE3811E" w14:textId="24913F52" w:rsidR="0065196B" w:rsidRDefault="0065196B" w:rsidP="0065196B">
      <w:pPr>
        <w:spacing w:line="480" w:lineRule="auto"/>
        <w:jc w:val="both"/>
        <w:rPr>
          <w:color w:val="000000" w:themeColor="text1"/>
        </w:rPr>
      </w:pPr>
    </w:p>
    <w:p w14:paraId="7336E429" w14:textId="7B49FE1A" w:rsidR="007B3AFA" w:rsidRPr="007B3AFA" w:rsidRDefault="007B3AFA" w:rsidP="0065196B">
      <w:pPr>
        <w:spacing w:line="480" w:lineRule="auto"/>
        <w:jc w:val="both"/>
        <w:rPr>
          <w:b/>
          <w:color w:val="000000" w:themeColor="text1"/>
        </w:rPr>
      </w:pPr>
      <w:r w:rsidRPr="007B3AFA">
        <w:rPr>
          <w:b/>
          <w:color w:val="000000" w:themeColor="text1"/>
        </w:rPr>
        <w:t>Introduction</w:t>
      </w:r>
    </w:p>
    <w:p w14:paraId="28DD3DAE" w14:textId="2158D62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00B00C8B">
        <w:rPr>
          <w:color w:val="000000" w:themeColor="text1"/>
        </w:rPr>
        <w:t xml:space="preserve"> </w:t>
      </w:r>
      <w:r w:rsidR="00CD4D45">
        <w:rPr>
          <w:rFonts w:eastAsia="Times New Roman"/>
          <w:b/>
        </w:rPr>
        <w:fldChar w:fldCharType="begin" w:fldLock="1"/>
      </w:r>
      <w:r w:rsidR="00D33156">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Woodruff, &amp; Hales, 2006; Smith et al., 2015)","plainTextFormattedCitation":"(Haines &amp; Ebi, 2019; McMichael, Woodruff, &amp; Hales, 2006; Smith et al., 2015)","previouslyFormattedCitation":"(Haines &amp; Ebi, 2019; McMichael, Woodruff, &amp; Hales, 2006; Smith et al., 2015)"},"properties":{"noteIndex":0},"schema":"https://github.com/citation-style-language/schema/raw/master/csl-citation.json"}</w:instrText>
      </w:r>
      <w:r w:rsidR="00CD4D45">
        <w:rPr>
          <w:rFonts w:eastAsia="Times New Roman"/>
          <w:b/>
        </w:rPr>
        <w:fldChar w:fldCharType="separate"/>
      </w:r>
      <w:r w:rsidR="001D66FE" w:rsidRPr="001D66FE">
        <w:rPr>
          <w:rFonts w:eastAsia="Times New Roman"/>
          <w:noProof/>
        </w:rPr>
        <w:t>(Haines &amp; Ebi, 2019; McMichael, Woodruff, &amp; Hales, 2006; Smith et al., 2015)</w:t>
      </w:r>
      <w:r w:rsidR="00CD4D45">
        <w:rPr>
          <w:rFonts w:eastAsia="Times New Roman"/>
          <w:b/>
        </w:rPr>
        <w:fldChar w:fldCharType="end"/>
      </w:r>
      <w:r w:rsidR="00B00C8B">
        <w:rPr>
          <w:rFonts w:eastAsia="Times New Roman"/>
          <w:b/>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sidR="00B00C8B">
        <w:rPr>
          <w:color w:val="000000" w:themeColor="text1"/>
        </w:rPr>
        <w:t xml:space="preserve"> </w:t>
      </w:r>
      <w:r>
        <w:rPr>
          <w:color w:val="000000" w:themeColor="text1"/>
        </w:rPr>
        <w:fldChar w:fldCharType="begin" w:fldLock="1"/>
      </w:r>
      <w:r w:rsidR="001D66FE">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Pr>
          <w:color w:val="000000" w:themeColor="text1"/>
        </w:rPr>
        <w:fldChar w:fldCharType="separate"/>
      </w:r>
      <w:r w:rsidR="00B00C8B" w:rsidRPr="00B00C8B">
        <w:rPr>
          <w:noProof/>
          <w:color w:val="000000" w:themeColor="text1"/>
        </w:rPr>
        <w:t>(Gasparrini et al., 2017; Haines &amp; Ebi, 2019; Huang et al., 2011; McMichael et al., 2006; Smith et al., 2015; Watts et al., 2018)</w:t>
      </w:r>
      <w:r>
        <w:rPr>
          <w:color w:val="000000" w:themeColor="text1"/>
        </w:rPr>
        <w:fldChar w:fldCharType="end"/>
      </w:r>
      <w:r w:rsidR="00B00C8B">
        <w:rPr>
          <w:color w:val="000000" w:themeColor="text1"/>
        </w:rPr>
        <w:t>.</w:t>
      </w:r>
      <w:r>
        <w:rPr>
          <w:color w:val="000000" w:themeColor="text1"/>
        </w:rPr>
        <w:t xml:space="preserve"> Less research has been conducted on injuries</w:t>
      </w:r>
      <w:r w:rsidR="00B00C8B">
        <w:rPr>
          <w:color w:val="000000" w:themeColor="text1"/>
        </w:rPr>
        <w:t xml:space="preserve"> </w:t>
      </w:r>
      <w:r>
        <w:rPr>
          <w:color w:val="000000" w:themeColor="text1"/>
        </w:rPr>
        <w:fldChar w:fldCharType="begin" w:fldLock="1"/>
      </w:r>
      <w:r w:rsidR="001D66FE">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Pr>
          <w:color w:val="000000" w:themeColor="text1"/>
        </w:rPr>
        <w:fldChar w:fldCharType="separate"/>
      </w:r>
      <w:r w:rsidR="00B00C8B" w:rsidRPr="00B00C8B">
        <w:rPr>
          <w:noProof/>
          <w:color w:val="000000" w:themeColor="text1"/>
        </w:rPr>
        <w:t>(Burke et al., 2018; Orru &amp; Åström, 2017; Rey et al., 2007)</w:t>
      </w:r>
      <w:r>
        <w:rPr>
          <w:color w:val="000000" w:themeColor="text1"/>
        </w:rPr>
        <w:fldChar w:fldCharType="end"/>
      </w:r>
      <w:r w:rsidR="00B00C8B">
        <w:rPr>
          <w:color w:val="000000" w:themeColor="text1"/>
        </w:rPr>
        <w:t>,</w:t>
      </w:r>
      <w:r>
        <w:t xml:space="preserve"> </w:t>
      </w:r>
      <w:r>
        <w:rPr>
          <w:color w:val="000000" w:themeColor="text1"/>
        </w:rPr>
        <w:t>especially in a consistent way across injury types and demographic subgroups of the population, even though death rates from injuries vary seasonally</w:t>
      </w:r>
      <w:r w:rsidR="00B00C8B">
        <w:rPr>
          <w:color w:val="000000" w:themeColor="text1"/>
        </w:rPr>
        <w:t xml:space="preserve"> </w:t>
      </w:r>
      <w:r>
        <w:rPr>
          <w:color w:val="000000" w:themeColor="text1"/>
        </w:rPr>
        <w:fldChar w:fldCharType="begin" w:fldLock="1"/>
      </w:r>
      <w:r w:rsidR="001D66FE">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Pr>
          <w:color w:val="000000" w:themeColor="text1"/>
        </w:rPr>
        <w:fldChar w:fldCharType="separate"/>
      </w:r>
      <w:r w:rsidR="00B00C8B" w:rsidRPr="00B00C8B">
        <w:rPr>
          <w:noProof/>
          <w:color w:val="000000" w:themeColor="text1"/>
        </w:rPr>
        <w:t>(Parks, Bennett, Foreman, Toumi, &amp; Ezzati, 2018; Rau, 2004)</w:t>
      </w:r>
      <w:r>
        <w:rPr>
          <w:color w:val="000000" w:themeColor="text1"/>
        </w:rPr>
        <w:fldChar w:fldCharType="end"/>
      </w:r>
      <w:r w:rsidR="00B00C8B">
        <w:rPr>
          <w:color w:val="000000" w:themeColor="text1"/>
        </w:rPr>
        <w:t>,</w:t>
      </w:r>
      <w:r>
        <w:rPr>
          <w:color w:val="000000" w:themeColor="text1"/>
        </w:rPr>
        <w:t xml:space="preserve"> which means that temperature may play a role in their </w:t>
      </w:r>
      <w:r>
        <w:rPr>
          <w:color w:val="000000" w:themeColor="text1"/>
        </w:rPr>
        <w:lastRenderedPageBreak/>
        <w:t>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6A4B0925"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5BAAC7E0" w14:textId="77777777" w:rsidR="007B3AFA" w:rsidRDefault="007B3AFA" w:rsidP="0065196B">
      <w:pPr>
        <w:spacing w:line="480" w:lineRule="auto"/>
        <w:jc w:val="both"/>
        <w:rPr>
          <w:color w:val="000000" w:themeColor="text1"/>
        </w:rPr>
      </w:pPr>
    </w:p>
    <w:p w14:paraId="67218FAC" w14:textId="135643AD" w:rsidR="0065196B" w:rsidRPr="007B3AFA" w:rsidRDefault="007B3AFA" w:rsidP="0065196B">
      <w:pPr>
        <w:spacing w:line="480" w:lineRule="auto"/>
        <w:jc w:val="both"/>
        <w:rPr>
          <w:b/>
          <w:color w:val="000000" w:themeColor="text1"/>
        </w:rPr>
      </w:pPr>
      <w:r w:rsidRPr="007B3AFA">
        <w:rPr>
          <w:b/>
          <w:color w:val="000000" w:themeColor="text1"/>
        </w:rPr>
        <w:t>Results</w:t>
      </w:r>
    </w:p>
    <w:p w14:paraId="0D91B651" w14:textId="66CCE2F5"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w:t>
      </w:r>
      <w:r w:rsidR="000C077B">
        <w:rPr>
          <w:color w:val="000000" w:themeColor="text1"/>
        </w:rPr>
        <w:t>suicide</w:t>
      </w:r>
      <w:r w:rsidR="0065196B">
        <w:rPr>
          <w:color w:val="000000" w:themeColor="text1"/>
        </w:rPr>
        <w:t xml:space="preserve">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w:t>
      </w:r>
      <w:r w:rsidR="000C077B">
        <w:t>suicide</w:t>
      </w:r>
      <w:r w:rsidR="0065196B">
        <w:t xml:space="preserve">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F3C7123"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r w:rsidR="00624F5B">
        <w:t>, although assault deaths have shown a recent increase since 20</w:t>
      </w:r>
      <w:r w:rsidR="000A6CF4">
        <w:t>14</w:t>
      </w:r>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000C077B">
        <w:t>suicide</w:t>
      </w:r>
      <w:r w:rsidRPr="003017A9">
        <w:t xml:space="preserve"> </w:t>
      </w:r>
      <w:r>
        <w:t xml:space="preserve">initially </w:t>
      </w:r>
      <w:r w:rsidRPr="003017A9">
        <w:t>decreas</w:t>
      </w:r>
      <w:r>
        <w:t>ed</w:t>
      </w:r>
      <w:r w:rsidRPr="003017A9">
        <w:t xml:space="preserve"> </w:t>
      </w:r>
      <w:r>
        <w:t xml:space="preserve">followed by an increase to surpass </w:t>
      </w:r>
      <w:r w:rsidRPr="003017A9">
        <w:t xml:space="preserve">1980 </w:t>
      </w:r>
      <w:r w:rsidRPr="003017A9">
        <w:lastRenderedPageBreak/>
        <w:t>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2BC31691"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1D66FE">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Pr>
          <w:color w:val="000000" w:themeColor="text1"/>
        </w:rPr>
        <w:fldChar w:fldCharType="separate"/>
      </w:r>
      <w:r w:rsidR="00B00C8B" w:rsidRPr="00B00C8B">
        <w:rPr>
          <w:noProof/>
          <w:color w:val="000000" w:themeColor="text1"/>
        </w:rPr>
        <w:t>(Burke et al., 2018; Shi, Kloog, Zanobetti, Liu, &amp; Schwartz, 2015)</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sidR="00B00C8B">
        <w:rPr>
          <w:color w:val="000000" w:themeColor="text1"/>
        </w:rPr>
        <w:t xml:space="preserve"> </w:t>
      </w:r>
      <w:r w:rsidRPr="00636C9B">
        <w:rPr>
          <w:color w:val="000000" w:themeColor="text1"/>
        </w:rPr>
        <w:fldChar w:fldCharType="begin" w:fldLock="1"/>
      </w:r>
      <w:r w:rsidR="001D66FE">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(Basu, 2009; Gasparrini et al., 2015, 2017; Huang et al., 2011; Ye et al., 2012)</w:t>
      </w:r>
      <w:r w:rsidRPr="00636C9B">
        <w:rPr>
          <w:color w:val="000000" w:themeColor="text1"/>
        </w:rPr>
        <w:fldChar w:fldCharType="end"/>
      </w:r>
      <w:r w:rsidR="00B00C8B">
        <w:rPr>
          <w:color w:val="000000" w:themeColor="text1"/>
        </w:rPr>
        <w:t>.</w:t>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lastRenderedPageBreak/>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324FB439"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w:t>
      </w:r>
      <w:r w:rsidR="000C077B">
        <w:t>suicide</w:t>
      </w:r>
      <w:r>
        <w:t xml:space="preserve">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rsidR="000C077B">
        <w:t>suicide</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5B340495" w14:textId="039C14BB" w:rsidR="007C1574" w:rsidRDefault="00DD4894" w:rsidP="00DD4894">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rsidR="000C077B">
        <w:t>suicide</w:t>
      </w:r>
      <w:r w:rsidRPr="00D06095">
        <w:t xml:space="preserve"> (less than 2%</w:t>
      </w:r>
      <w:r>
        <w:t xml:space="preserve"> in all age and sex groups</w:t>
      </w:r>
      <w:r w:rsidRPr="00D06095">
        <w:t xml:space="preserve">). </w:t>
      </w:r>
      <w:r>
        <w:t>There was a larger percent increase in</w:t>
      </w:r>
      <w:r w:rsidRPr="003017A9">
        <w:t xml:space="preserve"> transport </w:t>
      </w:r>
      <w:r>
        <w:t xml:space="preserve">deaths for males than for females, </w:t>
      </w:r>
      <w:r>
        <w:lastRenderedPageBreak/>
        <w:t xml:space="preserve">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1197ED0F" w14:textId="77777777" w:rsidR="00097D97" w:rsidRPr="00097D97" w:rsidRDefault="00097D97" w:rsidP="00DD4894">
      <w:pPr>
        <w:spacing w:line="480" w:lineRule="auto"/>
        <w:jc w:val="both"/>
      </w:pPr>
    </w:p>
    <w:p w14:paraId="38A1E099" w14:textId="574A7BEA" w:rsidR="0045634B" w:rsidRPr="0045634B" w:rsidRDefault="0045634B" w:rsidP="00DD4894">
      <w:pPr>
        <w:spacing w:line="480" w:lineRule="auto"/>
        <w:jc w:val="both"/>
        <w:rPr>
          <w:b/>
        </w:rPr>
      </w:pPr>
      <w:r>
        <w:rPr>
          <w:b/>
        </w:rPr>
        <w:t>Discussion</w:t>
      </w:r>
    </w:p>
    <w:p w14:paraId="25340F06" w14:textId="4136EEDE" w:rsidR="00DD4894" w:rsidRDefault="00DD4894" w:rsidP="00DD4894">
      <w:pPr>
        <w:spacing w:line="480" w:lineRule="auto"/>
        <w:jc w:val="both"/>
      </w:pPr>
      <w:r>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sidR="00DF7903">
        <w:rPr>
          <w:bCs/>
          <w:color w:val="000000" w:themeColor="text1"/>
        </w:rPr>
        <w:t xml:space="preserve"> </w:t>
      </w:r>
      <w:r>
        <w:rPr>
          <w:bCs/>
          <w:color w:val="000000" w:themeColor="text1"/>
        </w:rPr>
        <w:fldChar w:fldCharType="begin" w:fldLock="1"/>
      </w:r>
      <w:r w:rsidR="001D66FE">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Pr>
          <w:bCs/>
          <w:color w:val="000000" w:themeColor="text1"/>
        </w:rPr>
        <w:fldChar w:fldCharType="separate"/>
      </w:r>
      <w:r w:rsidR="00B00C8B" w:rsidRPr="00B00C8B">
        <w:rPr>
          <w:bCs/>
          <w:noProof/>
          <w:color w:val="000000" w:themeColor="text1"/>
        </w:rPr>
        <w:t>(Burke et al., 2018)</w:t>
      </w:r>
      <w:r>
        <w:rPr>
          <w:bCs/>
          <w:color w:val="000000" w:themeColor="text1"/>
        </w:rPr>
        <w:fldChar w:fldCharType="end"/>
      </w:r>
      <w:r w:rsidR="00DF7903">
        <w:rPr>
          <w:bCs/>
          <w:color w:val="000000" w:themeColor="text1"/>
        </w:rPr>
        <w:t>,</w:t>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00DF7903">
        <w:t xml:space="preserve"> </w:t>
      </w:r>
      <w:r>
        <w:fldChar w:fldCharType="begin" w:fldLock="1"/>
      </w:r>
      <w:r w:rsidR="001D66FE">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fldChar w:fldCharType="separate"/>
      </w:r>
      <w:r w:rsidR="00B00C8B" w:rsidRPr="00B00C8B">
        <w:rPr>
          <w:noProof/>
        </w:rPr>
        <w:t>(Rey et al., 2007)</w:t>
      </w:r>
      <w:r>
        <w:fldChar w:fldCharType="end"/>
      </w:r>
      <w:r w:rsidR="00DF7903">
        <w:t>.</w:t>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rsidR="0072798F">
        <w:t xml:space="preserve"> </w:t>
      </w:r>
      <w:r>
        <w:fldChar w:fldCharType="begin" w:fldLock="1"/>
      </w:r>
      <w:r w:rsidR="001D66FE">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fldChar w:fldCharType="separate"/>
      </w:r>
      <w:r w:rsidR="00B00C8B" w:rsidRPr="00B00C8B">
        <w:rPr>
          <w:noProof/>
        </w:rPr>
        <w:t>(Orru &amp; Åström, 2017)</w:t>
      </w:r>
      <w:r>
        <w:fldChar w:fldCharType="end"/>
      </w:r>
      <w:r w:rsidR="0072798F">
        <w:t>.</w:t>
      </w:r>
    </w:p>
    <w:p w14:paraId="59312B26" w14:textId="77777777" w:rsidR="00DD4894" w:rsidRDefault="00DD4894" w:rsidP="00DD4894">
      <w:pPr>
        <w:spacing w:line="480" w:lineRule="auto"/>
        <w:jc w:val="both"/>
        <w:rPr>
          <w:color w:val="000000" w:themeColor="text1"/>
        </w:rPr>
      </w:pPr>
    </w:p>
    <w:p w14:paraId="4E514611" w14:textId="3AAF67F9"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rsidR="004C5C74">
        <w:t xml:space="preserve"> </w:t>
      </w:r>
      <w:r w:rsidRPr="00636C9B">
        <w:fldChar w:fldCharType="begin" w:fldLock="1"/>
      </w:r>
      <w:r w:rsidR="001D66FE">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636C9B">
        <w:fldChar w:fldCharType="separate"/>
      </w:r>
      <w:r w:rsidR="00B00C8B" w:rsidRPr="00B00C8B">
        <w:rPr>
          <w:noProof/>
        </w:rPr>
        <w:t>(Xu, 2014)</w:t>
      </w:r>
      <w:r w:rsidRPr="00636C9B">
        <w:fldChar w:fldCharType="end"/>
      </w:r>
      <w:r w:rsidR="004C5C74">
        <w:t>,</w:t>
      </w:r>
      <w:r>
        <w:t xml:space="preserve"> which may lead to a 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rsidR="00B63E30">
        <w:t xml:space="preserve"> </w:t>
      </w:r>
      <w:r>
        <w:fldChar w:fldCharType="begin" w:fldLock="1"/>
      </w:r>
      <w:r w:rsidR="001D66FE">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fldChar w:fldCharType="separate"/>
      </w:r>
      <w:r w:rsidR="00B00C8B" w:rsidRPr="00B00C8B">
        <w:rPr>
          <w:noProof/>
        </w:rPr>
        <w:t>(Ambrose, Paul, &amp; Hausdorff, 2013; Bobb et al., 2017; Kelsey et al., 2010)</w:t>
      </w:r>
      <w:r>
        <w:fldChar w:fldCharType="end"/>
      </w:r>
      <w:r w:rsidR="00B63E30">
        <w:t>.</w:t>
      </w:r>
    </w:p>
    <w:p w14:paraId="1EF9DE48" w14:textId="77777777" w:rsidR="00DD4894" w:rsidRDefault="00DD4894" w:rsidP="00DD4894">
      <w:pPr>
        <w:spacing w:line="480" w:lineRule="auto"/>
        <w:jc w:val="both"/>
      </w:pPr>
    </w:p>
    <w:p w14:paraId="4D6E52EF" w14:textId="3251337D" w:rsidR="0065196B" w:rsidRPr="00214145" w:rsidRDefault="0065196B" w:rsidP="0065196B">
      <w:pPr>
        <w:spacing w:line="480" w:lineRule="auto"/>
        <w:jc w:val="both"/>
      </w:pPr>
      <w:r>
        <w:t>The pathways from anomalous temperature to transport injury are more varied.  Firstly, driving performance deteriorates at higher temperatures</w:t>
      </w:r>
      <w:r w:rsidR="00B63E30">
        <w:t xml:space="preserve"> </w:t>
      </w:r>
      <w:r>
        <w:fldChar w:fldCharType="begin" w:fldLock="1"/>
      </w:r>
      <w:r w:rsidR="001D66FE">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fldChar w:fldCharType="separate"/>
      </w:r>
      <w:r w:rsidR="00B00C8B" w:rsidRPr="00B00C8B">
        <w:rPr>
          <w:noProof/>
        </w:rPr>
        <w:t>(Daanen, Van De Vliert, &amp; Huang, 2003; Mackie &amp; Hanlon, 1976; Wyon, Wyon, &amp; Norin, 1996; Zlatoper, 1991)</w:t>
      </w:r>
      <w:r>
        <w:fldChar w:fldCharType="end"/>
      </w:r>
      <w:r w:rsidR="00B63E30">
        <w:t>.</w:t>
      </w:r>
      <w:r>
        <w:t xml:space="preserve"> Further, alcohol consumption increases during warm temperature anomalies</w:t>
      </w:r>
      <w:r w:rsidR="00B63E30">
        <w:t xml:space="preserve"> </w:t>
      </w:r>
      <w:r>
        <w:fldChar w:fldCharType="begin" w:fldLock="1"/>
      </w:r>
      <w:r w:rsidR="001D66FE">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fldChar w:fldCharType="separate"/>
      </w:r>
      <w:r w:rsidR="00B00C8B" w:rsidRPr="00B00C8B">
        <w:rPr>
          <w:noProof/>
        </w:rPr>
        <w:t>(Opinium, 2018)</w:t>
      </w:r>
      <w:r>
        <w:fldChar w:fldCharType="end"/>
      </w:r>
      <w:r w:rsidR="00B63E30">
        <w:t>,</w:t>
      </w:r>
      <w:r>
        <w:t xml:space="preserve"> potentially also explaining why </w:t>
      </w:r>
      <w:r w:rsidRPr="00362889">
        <w:t>teenagers</w:t>
      </w:r>
      <w:r>
        <w:t>, who are more likely than other age groups to crash while intoxicated</w:t>
      </w:r>
      <w:r w:rsidR="00DB5268">
        <w:t xml:space="preserve"> </w:t>
      </w:r>
      <w:r>
        <w:fldChar w:fldCharType="begin" w:fldLock="1"/>
      </w:r>
      <w:r w:rsidR="001D66FE">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fldChar w:fldCharType="separate"/>
      </w:r>
      <w:r w:rsidR="00B00C8B" w:rsidRPr="00B00C8B">
        <w:rPr>
          <w:noProof/>
        </w:rPr>
        <w:t>(Voas, Torres, Romano, &amp; Lacey, 2012)</w:t>
      </w:r>
      <w:r>
        <w:fldChar w:fldCharType="end"/>
      </w:r>
      <w:r w:rsidR="00DB5268">
        <w:t>,</w:t>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rsidR="00DB5268">
        <w:t xml:space="preserve"> </w:t>
      </w:r>
      <w:r>
        <w:fldChar w:fldCharType="begin" w:fldLock="1"/>
      </w:r>
      <w:r w:rsidR="001D66F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fldChar w:fldCharType="separate"/>
      </w:r>
      <w:r w:rsidR="00B00C8B" w:rsidRPr="00B00C8B">
        <w:rPr>
          <w:noProof/>
        </w:rPr>
        <w:t>(Datla, Sahu, Roh, &amp; Sharma, 2013; H.-J. Roh, Datla, &amp; Sharma, 2013; H.-J. Roh, Sahu, Sharma, Datla, &amp; Mehran, 2016; H. J. Roh, Sharma, &amp; Sahu, 2016)</w:t>
      </w:r>
      <w:r>
        <w:fldChar w:fldCharType="end"/>
      </w:r>
      <w:r w:rsidR="00DB5268">
        <w:t>;</w:t>
      </w:r>
      <w:r>
        <w:t xml:space="preserve"> With more people generally outdoors in warmer weather</w:t>
      </w:r>
      <w:r w:rsidR="00DB5268">
        <w:t xml:space="preserve"> </w:t>
      </w:r>
      <w:r>
        <w:fldChar w:fldCharType="begin" w:fldLock="1"/>
      </w:r>
      <w:r w:rsidR="001D66FE">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fldChar w:fldCharType="separate"/>
      </w:r>
      <w:r w:rsidR="00B00C8B" w:rsidRPr="00B00C8B">
        <w:rPr>
          <w:noProof/>
        </w:rPr>
        <w:t>(Graff Zivin &amp; Neidell, 2014)</w:t>
      </w:r>
      <w:r>
        <w:fldChar w:fldCharType="end"/>
      </w:r>
      <w:r w:rsidR="00DB5268">
        <w:t>,</w:t>
      </w:r>
      <w:r>
        <w:t xml:space="preserve"> this could lead to more fatal collisions.</w:t>
      </w:r>
    </w:p>
    <w:p w14:paraId="1C706D9F" w14:textId="77777777" w:rsidR="0065196B" w:rsidRDefault="0065196B" w:rsidP="0065196B">
      <w:pPr>
        <w:spacing w:line="480" w:lineRule="auto"/>
        <w:jc w:val="both"/>
      </w:pPr>
    </w:p>
    <w:p w14:paraId="202A3B97" w14:textId="0ECDC59C" w:rsidR="0065196B" w:rsidRPr="00542390" w:rsidRDefault="0065196B" w:rsidP="0065196B">
      <w:pPr>
        <w:spacing w:line="480" w:lineRule="auto"/>
        <w:jc w:val="both"/>
        <w:rPr>
          <w:i/>
          <w:color w:val="000000" w:themeColor="text1"/>
        </w:rPr>
      </w:pPr>
      <w:r>
        <w:t xml:space="preserve">Pathways linking anomalously high temperatures and deaths from assault and </w:t>
      </w:r>
      <w:r w:rsidR="000C077B">
        <w:t>suicide</w:t>
      </w:r>
      <w:r>
        <w:t xml:space="preserve"> are less established. One hypothesis is that, similar to transport, more time spent outdoors in anomalously warmer temperatures leads to an increased number of face-to-face interactions, and hence arguments, confrontations, and ultimately assaults</w:t>
      </w:r>
      <w:r w:rsidR="00D73305">
        <w:t xml:space="preserve"> </w:t>
      </w:r>
      <w:r>
        <w:fldChar w:fldCharType="begin" w:fldLock="1"/>
      </w:r>
      <w:r w:rsidR="001D66FE">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fldChar w:fldCharType="separate"/>
      </w:r>
      <w:r w:rsidR="00B00C8B" w:rsidRPr="00B00C8B">
        <w:rPr>
          <w:noProof/>
        </w:rPr>
        <w:t>(Glaeser, Sacerdote, &amp; Scheinkman, 1996; Rotton &amp; Cohn, 2003)</w:t>
      </w:r>
      <w:r>
        <w:fldChar w:fldCharType="end"/>
      </w:r>
      <w:r w:rsidR="00D73305">
        <w:t>.</w:t>
      </w:r>
      <w:r>
        <w:t xml:space="preserve"> These effects could be compounded by the greater anger levels li</w:t>
      </w:r>
      <w:r w:rsidRPr="00A27E88">
        <w:t>nk</w:t>
      </w:r>
      <w:r>
        <w:t>ed to higher</w:t>
      </w:r>
      <w:r w:rsidRPr="00A27E88">
        <w:t xml:space="preserve"> temperature</w:t>
      </w:r>
      <w:r>
        <w:t>s</w:t>
      </w:r>
      <w:r w:rsidR="00E913D3">
        <w:t xml:space="preserve"> </w:t>
      </w:r>
      <w:r w:rsidRPr="00A27E88">
        <w:fldChar w:fldCharType="begin" w:fldLock="1"/>
      </w:r>
      <w:r w:rsidR="001D66FE">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A27E88">
        <w:fldChar w:fldCharType="separate"/>
      </w:r>
      <w:r w:rsidR="00B00C8B" w:rsidRPr="00B00C8B">
        <w:rPr>
          <w:noProof/>
        </w:rPr>
        <w:t>(Anderson, 1989; Baron &amp; Bell, 1976)</w:t>
      </w:r>
      <w:r w:rsidRPr="00A27E88">
        <w:fldChar w:fldCharType="end"/>
      </w:r>
      <w:r w:rsidR="00E913D3">
        <w:t>.</w:t>
      </w:r>
      <w:r w:rsidR="00D55813">
        <w:t xml:space="preserve"> </w:t>
      </w:r>
      <w:r>
        <w:t xml:space="preserve">Regarding </w:t>
      </w:r>
      <w:r w:rsidR="000C077B">
        <w:t>suicide</w:t>
      </w:r>
      <w:r>
        <w:t>, higher temperature has been hypothesised as associated with higher levels of distress in younger people</w:t>
      </w:r>
      <w:r w:rsidR="00E9409F">
        <w:t xml:space="preserve"> </w:t>
      </w:r>
      <w:r>
        <w:fldChar w:fldCharType="begin" w:fldLock="1"/>
      </w:r>
      <w:r w:rsidR="001D66FE">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fldChar w:fldCharType="separate"/>
      </w:r>
      <w:r w:rsidR="00B00C8B" w:rsidRPr="00B00C8B">
        <w:rPr>
          <w:noProof/>
        </w:rPr>
        <w:t>(Majeed &amp; Lee, 2017)</w:t>
      </w:r>
      <w:r>
        <w:fldChar w:fldCharType="end"/>
      </w:r>
      <w:r w:rsidR="00E9409F">
        <w:t>.</w:t>
      </w:r>
      <w:r>
        <w:t xml:space="preserve"> Nonetheless, links between temperature and mental health requires further investigation</w:t>
      </w:r>
      <w:r w:rsidR="00B8349F">
        <w:t xml:space="preserve"> </w:t>
      </w:r>
      <w:r w:rsidRPr="004633E5">
        <w:fldChar w:fldCharType="begin" w:fldLock="1"/>
      </w:r>
      <w:r w:rsidR="001D66FE">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4633E5">
        <w:fldChar w:fldCharType="separate"/>
      </w:r>
      <w:r w:rsidR="00B00C8B" w:rsidRPr="00B00C8B">
        <w:rPr>
          <w:noProof/>
        </w:rPr>
        <w:t>(Berry, Waite, Dear, Capon, &amp; Murray, 2018)</w:t>
      </w:r>
      <w:r w:rsidRPr="004633E5">
        <w:fldChar w:fldCharType="end"/>
      </w:r>
      <w:r w:rsidR="00B8349F">
        <w:t>,</w:t>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12BBEF36" w:rsidR="0065196B" w:rsidRPr="002A2E8D" w:rsidRDefault="0065196B" w:rsidP="0065196B">
      <w:pPr>
        <w:spacing w:line="480" w:lineRule="auto"/>
        <w:jc w:val="both"/>
      </w:pPr>
      <w:r>
        <w:lastRenderedPageBreak/>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00636798">
        <w:t xml:space="preserve"> </w:t>
      </w:r>
      <w:r w:rsidRPr="00636C9B">
        <w:fldChar w:fldCharType="begin" w:fldLock="1"/>
      </w:r>
      <w:r w:rsidR="001D66FE">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636C9B">
        <w:fldChar w:fldCharType="separate"/>
      </w:r>
      <w:r w:rsidR="00B00C8B" w:rsidRPr="00B00C8B">
        <w:rPr>
          <w:noProof/>
        </w:rPr>
        <w:t>(Dee et al., 2011)</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34A168C4" w:rsidR="0065196B" w:rsidRPr="00636C9B" w:rsidRDefault="0045634B" w:rsidP="0065196B">
      <w:pPr>
        <w:spacing w:line="480" w:lineRule="auto"/>
        <w:jc w:val="both"/>
        <w:rPr>
          <w:b/>
          <w:color w:val="000000" w:themeColor="text1"/>
        </w:rPr>
      </w:pPr>
      <w:r>
        <w:rPr>
          <w:b/>
          <w:color w:val="000000" w:themeColor="text1"/>
        </w:rPr>
        <w:t>Materials and m</w:t>
      </w:r>
      <w:r w:rsidR="0065196B" w:rsidRPr="00636C9B">
        <w:rPr>
          <w:b/>
          <w:color w:val="000000" w:themeColor="text1"/>
        </w:rPr>
        <w:t>ethods</w:t>
      </w:r>
    </w:p>
    <w:p w14:paraId="69A3AAA3" w14:textId="12738E1E" w:rsidR="0065196B" w:rsidRPr="00636C9B" w:rsidRDefault="0065196B" w:rsidP="0065196B">
      <w:pPr>
        <w:spacing w:line="480" w:lineRule="auto"/>
        <w:jc w:val="both"/>
        <w:outlineLvl w:val="0"/>
        <w:rPr>
          <w:i/>
          <w:color w:val="000000" w:themeColor="text1"/>
        </w:rPr>
      </w:pPr>
      <w:r>
        <w:rPr>
          <w:i/>
          <w:color w:val="000000" w:themeColor="text1"/>
        </w:rPr>
        <w:t>Data</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r>
        <w:rPr>
          <w:rStyle w:val="apple-style-span"/>
          <w:color w:val="000000" w:themeColor="text1"/>
        </w:rPr>
        <w:lastRenderedPageBreak/>
        <w:t>(</w:t>
      </w:r>
      <w:hyperlink r:id="rId8"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9"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0"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580D5CA0"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000C077B">
        <w:rPr>
          <w:rStyle w:val="apple-style-span"/>
          <w:color w:val="000000" w:themeColor="text1"/>
        </w:rPr>
        <w:t xml:space="preserve">suicide </w:t>
      </w:r>
      <w:r>
        <w:rPr>
          <w:rStyle w:val="apple-style-span"/>
          <w:color w:val="000000" w:themeColor="text1"/>
        </w:rPr>
        <w:t>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58BCE735"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1D66FE">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636C9B">
        <w:fldChar w:fldCharType="separate"/>
      </w:r>
      <w:r w:rsidR="00B00C8B" w:rsidRPr="00B00C8B">
        <w:rPr>
          <w:noProof/>
        </w:rPr>
        <w:t>(Dee et al., 2011)</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551FB800"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0075346B">
        <w:t xml:space="preserve"> </w:t>
      </w:r>
      <w:r w:rsidRPr="00636C9B">
        <w:fldChar w:fldCharType="begin" w:fldLock="1"/>
      </w:r>
      <w:r w:rsidR="001D66FE">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Pr="00636C9B">
        <w:fldChar w:fldCharType="separate"/>
      </w:r>
      <w:r w:rsidR="00B00C8B" w:rsidRPr="00B00C8B">
        <w:rPr>
          <w:noProof/>
        </w:rPr>
        <w:t>(Wallace &amp; Hobbs, 2006)</w:t>
      </w:r>
      <w:r w:rsidRPr="00636C9B">
        <w:fldChar w:fldCharType="end"/>
      </w:r>
      <w:r w:rsidR="0075346B">
        <w:t>.</w:t>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w:t>
      </w:r>
      <w:r w:rsidRPr="00636C9B">
        <w:lastRenderedPageBreak/>
        <w:t>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0CE5EF53"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w:t>
      </w:r>
      <w:r w:rsidR="001B559F">
        <w:rPr>
          <w:color w:val="000000" w:themeColor="text1"/>
        </w:rPr>
        <w:t xml:space="preserve"> The method is described in the Appendix.</w:t>
      </w:r>
      <w:r>
        <w:rPr>
          <w:color w:val="000000" w:themeColor="text1"/>
        </w:rPr>
        <w:t xml:space="preserve"> We carried out all analyses separately by sex and age group (0-4 years, 10-year age groups from 5 to 84 years, and 85+ years) because injury deaths rates vary by age group and sex</w:t>
      </w:r>
      <w:r w:rsidR="0075346B">
        <w:rPr>
          <w:color w:val="000000" w:themeColor="text1"/>
        </w:rPr>
        <w:t xml:space="preserve"> </w:t>
      </w:r>
      <w:r>
        <w:rPr>
          <w:color w:val="000000" w:themeColor="text1"/>
        </w:rPr>
        <w:fldChar w:fldCharType="begin" w:fldLock="1"/>
      </w:r>
      <w:r w:rsidR="001D66FE">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2004)","previouslyFormattedCitation":"(Lozano et al., 2012; Parks et al., 2018; Rau, 2004)"},"properties":{"noteIndex":0},"schema":"https://github.com/citation-style-language/schema/raw/master/csl-citation.json"}</w:instrText>
      </w:r>
      <w:r>
        <w:rPr>
          <w:color w:val="000000" w:themeColor="text1"/>
        </w:rPr>
        <w:fldChar w:fldCharType="separate"/>
      </w:r>
      <w:r w:rsidR="00B00C8B" w:rsidRPr="00B00C8B">
        <w:rPr>
          <w:noProof/>
          <w:color w:val="000000" w:themeColor="text1"/>
        </w:rPr>
        <w:t>(Lozano et al., 2012; Parks et al., 2018; Rau, 2004)</w:t>
      </w:r>
      <w:r>
        <w:rPr>
          <w:color w:val="000000" w:themeColor="text1"/>
        </w:rPr>
        <w:fldChar w:fldCharType="end"/>
      </w:r>
      <w:r w:rsidR="0075346B">
        <w:rPr>
          <w:color w:val="000000" w:themeColor="text1"/>
        </w:rPr>
        <w:t>,</w:t>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commentRangeStart w:id="0"/>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1D8A2817" w:rsidR="0065196B" w:rsidRDefault="004F026B"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state-time</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state-time</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62C2C175"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w:t>
      </w:r>
      <w:r w:rsidRPr="00E9717B">
        <w:rPr>
          <w:color w:val="000000" w:themeColor="text1"/>
        </w:rPr>
        <w:t>state</w:t>
      </w:r>
      <w:r>
        <w:rPr>
          <w:color w:val="000000" w:themeColor="text1"/>
        </w:rPr>
        <w:t xml:space="preserve">) of death, month of year, overall time </w:t>
      </w:r>
      <w:r w:rsidR="000D4DF6">
        <w:rPr>
          <w:color w:val="000000" w:themeColor="text1"/>
        </w:rPr>
        <w:t xml:space="preserve">(in months) </w:t>
      </w:r>
      <w:r>
        <w:rPr>
          <w:color w:val="000000" w:themeColor="text1"/>
        </w:rPr>
        <w:t>and temperature anomaly:</w:t>
      </w:r>
    </w:p>
    <w:p w14:paraId="43074064" w14:textId="77777777" w:rsidR="0065196B" w:rsidRDefault="0065196B" w:rsidP="0065196B">
      <w:pPr>
        <w:jc w:val="both"/>
        <w:outlineLvl w:val="0"/>
        <w:rPr>
          <w:color w:val="000000" w:themeColor="text1"/>
        </w:rPr>
      </w:pPr>
    </w:p>
    <w:p w14:paraId="525250DE" w14:textId="2FCFD760" w:rsidR="0065196B" w:rsidRDefault="004F026B"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3AF53BC0" w14:textId="77777777" w:rsidR="0065196B" w:rsidRDefault="0065196B" w:rsidP="0065196B">
      <w:pPr>
        <w:spacing w:line="480" w:lineRule="auto"/>
        <w:jc w:val="both"/>
        <w:outlineLvl w:val="0"/>
      </w:pPr>
    </w:p>
    <w:p w14:paraId="6D020C30" w14:textId="518AF8A6"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w:t>
      </w:r>
      <w:r>
        <w:rPr>
          <w:color w:val="000000" w:themeColor="text1"/>
        </w:rPr>
        <w:lastRenderedPageBreak/>
        <w:t xml:space="preserve">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00F40163">
        <w:rPr>
          <w:color w:val="000000" w:themeColor="text1"/>
        </w:rPr>
        <w:t xml:space="preserve"> </w:t>
      </w:r>
      <w:r w:rsidRPr="00636C9B">
        <w:rPr>
          <w:color w:val="000000" w:themeColor="text1"/>
        </w:rPr>
        <w:fldChar w:fldCharType="begin" w:fldLock="1"/>
      </w:r>
      <w:r w:rsidR="001D66FE">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(Parks et al., 2018)</w:t>
      </w:r>
      <w:r w:rsidRPr="00636C9B">
        <w:rPr>
          <w:color w:val="000000" w:themeColor="text1"/>
        </w:rPr>
        <w:fldChar w:fldCharType="end"/>
      </w:r>
      <w:r w:rsidR="00F40163">
        <w:rPr>
          <w:color w:val="000000" w:themeColor="text1"/>
        </w:rPr>
        <w:t>.</w:t>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rsidR="00F40163">
        <w:t xml:space="preserve"> </w:t>
      </w:r>
      <w:r>
        <w:fldChar w:fldCharType="begin" w:fldLock="1"/>
      </w:r>
      <w:r w:rsidR="001D66FE">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fldChar w:fldCharType="separate"/>
      </w:r>
      <w:r w:rsidR="00B00C8B" w:rsidRPr="00B00C8B">
        <w:rPr>
          <w:noProof/>
        </w:rPr>
        <w:t>(Rue &amp; Held, 2005)</w:t>
      </w:r>
      <w:r>
        <w:fldChar w:fldCharType="end"/>
      </w:r>
      <w:r w:rsidR="00F40163">
        <w:t>.</w:t>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6D886F32"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t>modelled</w:t>
      </w:r>
      <w:r>
        <w:rPr>
          <w:color w:val="000000" w:themeColor="text1"/>
        </w:rPr>
        <w:t xml:space="preserve"> using</w:t>
      </w:r>
      <w:r w:rsidRPr="00636C9B">
        <w:rPr>
          <w:color w:val="000000" w:themeColor="text1"/>
        </w:rPr>
        <w:t xml:space="preserve"> a Conditional Autoregressive (CAR) spatial model</w:t>
      </w:r>
      <w:r w:rsidR="00F40163">
        <w:rPr>
          <w:color w:val="000000" w:themeColor="text1"/>
        </w:rPr>
        <w:t xml:space="preserve"> </w:t>
      </w:r>
      <w:r w:rsidRPr="00636C9B">
        <w:rPr>
          <w:color w:val="000000" w:themeColor="text1"/>
        </w:rPr>
        <w:fldChar w:fldCharType="begin" w:fldLock="1"/>
      </w:r>
      <w:r w:rsidR="001D66FE">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(Besag, 1974)</w:t>
      </w:r>
      <w:r w:rsidRPr="00636C9B">
        <w:rPr>
          <w:color w:val="000000" w:themeColor="text1"/>
        </w:rPr>
        <w:fldChar w:fldCharType="end"/>
      </w:r>
      <w:r w:rsidR="00F40163">
        <w:rPr>
          <w:color w:val="000000" w:themeColor="text1"/>
        </w:rPr>
        <w:t>.</w:t>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F40163">
        <w:t xml:space="preserve"> </w:t>
      </w:r>
      <w:r>
        <w:fldChar w:fldCharType="begin" w:fldLock="1"/>
      </w:r>
      <w:r w:rsidR="001D66FE">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fldChar w:fldCharType="separate"/>
      </w:r>
      <w:r w:rsidR="00B00C8B" w:rsidRPr="00B00C8B">
        <w:rPr>
          <w:noProof/>
        </w:rPr>
        <w:t>(Rue &amp; Held, 2005)</w:t>
      </w:r>
      <w:r>
        <w:fldChar w:fldCharType="end"/>
      </w:r>
      <w:r w:rsidR="00F40163">
        <w:t>.</w:t>
      </w:r>
    </w:p>
    <w:p w14:paraId="438E35CE" w14:textId="77777777" w:rsidR="0065196B" w:rsidRPr="00636C9B" w:rsidRDefault="0065196B" w:rsidP="0065196B">
      <w:pPr>
        <w:spacing w:line="480" w:lineRule="auto"/>
        <w:jc w:val="both"/>
        <w:outlineLvl w:val="0"/>
        <w:rPr>
          <w:color w:val="000000" w:themeColor="text1"/>
        </w:rPr>
      </w:pPr>
    </w:p>
    <w:p w14:paraId="41B2F807" w14:textId="3F2CE5FC"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w:t>
      </w:r>
      <w:r>
        <w:rPr>
          <w:color w:val="000000" w:themeColor="text1"/>
        </w:rPr>
        <w:lastRenderedPageBreak/>
        <w:t>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proofErr w:type="gramStart"/>
      <w:r w:rsidR="007870AF" w:rsidRPr="00A46B9A">
        <w:rPr>
          <w:i/>
          <w:color w:val="000000" w:themeColor="text1"/>
          <w:lang w:val="en-US"/>
        </w:rPr>
        <w:t>N</w:t>
      </w:r>
      <w:r w:rsidR="007870AF" w:rsidRPr="00A46B9A">
        <w:rPr>
          <w:color w:val="000000" w:themeColor="text1"/>
          <w:lang w:val="en-US"/>
        </w:rPr>
        <w:t>(</w:t>
      </w:r>
      <w:proofErr w:type="gramEnd"/>
      <w:r w:rsidR="007870AF"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r w:rsidR="00F40163">
        <w:rPr>
          <w:color w:val="000000" w:themeColor="text1"/>
          <w:lang w:val="en-US"/>
        </w:rPr>
        <w:t xml:space="preserve"> </w:t>
      </w:r>
      <w:r w:rsidR="007870AF">
        <w:rPr>
          <w:color w:val="000000" w:themeColor="text1"/>
          <w:lang w:val="en-US"/>
        </w:rPr>
        <w:fldChar w:fldCharType="begin" w:fldLock="1"/>
      </w:r>
      <w:r w:rsidR="001D66FE">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7870AF">
        <w:rPr>
          <w:color w:val="000000" w:themeColor="text1"/>
          <w:lang w:val="en-US"/>
        </w:rPr>
        <w:fldChar w:fldCharType="separate"/>
      </w:r>
      <w:r w:rsidR="00B00C8B" w:rsidRPr="00B00C8B">
        <w:rPr>
          <w:noProof/>
          <w:color w:val="000000" w:themeColor="text1"/>
          <w:lang w:val="en-US"/>
        </w:rPr>
        <w:t>(Rue, Martino, &amp; Chopin, 2009)</w:t>
      </w:r>
      <w:r w:rsidR="007870AF">
        <w:rPr>
          <w:color w:val="000000" w:themeColor="text1"/>
          <w:lang w:val="en-US"/>
        </w:rPr>
        <w:fldChar w:fldCharType="end"/>
      </w:r>
      <w:r w:rsidR="00F40163">
        <w:rPr>
          <w:color w:val="000000" w:themeColor="text1"/>
          <w:lang w:val="en-US"/>
        </w:rPr>
        <w:t>.</w:t>
      </w:r>
      <w:commentRangeEnd w:id="0"/>
      <w:r w:rsidR="00FE52BE">
        <w:rPr>
          <w:rStyle w:val="CommentReference"/>
          <w:rFonts w:asciiTheme="minorHAnsi" w:hAnsiTheme="minorHAnsi" w:cstheme="minorBidi"/>
          <w:lang w:eastAsia="en-US"/>
        </w:rPr>
        <w:commentReference w:id="0"/>
      </w:r>
    </w:p>
    <w:p w14:paraId="09E1F65E" w14:textId="77777777" w:rsidR="0065196B" w:rsidRPr="00636C9B" w:rsidRDefault="0065196B" w:rsidP="0065196B">
      <w:pPr>
        <w:spacing w:line="480" w:lineRule="auto"/>
        <w:jc w:val="both"/>
        <w:outlineLvl w:val="0"/>
        <w:rPr>
          <w:color w:val="000000" w:themeColor="text1"/>
        </w:rPr>
      </w:pPr>
    </w:p>
    <w:p w14:paraId="78343DD1" w14:textId="0CCEEBBD"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F40163">
        <w:t xml:space="preserve"> </w:t>
      </w:r>
      <w:r>
        <w:rPr>
          <w:color w:val="000000" w:themeColor="text1"/>
        </w:rPr>
        <w:fldChar w:fldCharType="begin" w:fldLock="1"/>
      </w:r>
      <w:r w:rsidR="001D66FE">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Pr>
          <w:color w:val="000000" w:themeColor="text1"/>
        </w:rPr>
        <w:fldChar w:fldCharType="separate"/>
      </w:r>
      <w:r w:rsidR="00B00C8B" w:rsidRPr="00B00C8B">
        <w:rPr>
          <w:noProof/>
          <w:color w:val="000000" w:themeColor="text1"/>
        </w:rPr>
        <w:t>(IPCC, 2018)</w:t>
      </w:r>
      <w:r>
        <w:rPr>
          <w:color w:val="000000" w:themeColor="text1"/>
        </w:rPr>
        <w:fldChar w:fldCharType="end"/>
      </w:r>
      <w:r w:rsidR="00F40163">
        <w:rPr>
          <w:color w:val="000000" w:themeColor="text1"/>
        </w:rPr>
        <w:t>,</w:t>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lastRenderedPageBreak/>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pPr>
    </w:p>
    <w:p w14:paraId="2CBD98B9" w14:textId="160B93D9" w:rsidR="0065196B" w:rsidRDefault="00D965F8" w:rsidP="00AE1180">
      <w:pPr>
        <w:spacing w:line="480" w:lineRule="auto"/>
        <w:jc w:val="both"/>
      </w:pPr>
      <w:r>
        <w:t>The correlations among the</w:t>
      </w:r>
      <w:r w:rsidR="00AE1180">
        <w:t>se</w:t>
      </w:r>
      <w:r>
        <w:t xml:space="preserve"> variables and anomaly based on mean were between 0.6</w:t>
      </w:r>
      <w:r w:rsidR="00AE1180">
        <w:t>0</w:t>
      </w:r>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C37C9C2" w14:textId="5ABFD578" w:rsidR="00D33156" w:rsidRPr="00D33156" w:rsidRDefault="0065196B" w:rsidP="00D33156">
      <w:pPr>
        <w:widowControl w:val="0"/>
        <w:autoSpaceDE w:val="0"/>
        <w:autoSpaceDN w:val="0"/>
        <w:adjustRightInd w:val="0"/>
        <w:ind w:left="480" w:hanging="48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D33156" w:rsidRPr="00D33156">
        <w:rPr>
          <w:noProof/>
          <w:lang w:val="en-US"/>
        </w:rPr>
        <w:t xml:space="preserve">Ambrose, A. F., Paul, G., &amp; Hausdorff, J. M. (2013). Risk factors for falls among older adults: A review of the literature. </w:t>
      </w:r>
      <w:r w:rsidR="00D33156" w:rsidRPr="00D33156">
        <w:rPr>
          <w:i/>
          <w:iCs/>
          <w:noProof/>
          <w:lang w:val="en-US"/>
        </w:rPr>
        <w:t>Maturitas</w:t>
      </w:r>
      <w:r w:rsidR="00D33156" w:rsidRPr="00D33156">
        <w:rPr>
          <w:noProof/>
          <w:lang w:val="en-US"/>
        </w:rPr>
        <w:t>. https://doi.org/10.1016/j.maturitas.2013.02.009</w:t>
      </w:r>
    </w:p>
    <w:p w14:paraId="2343CF26"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Anderson, C. A. (1989). Temperature and aggression: Ubiquitous effects of heat on occurrence of human violence. </w:t>
      </w:r>
      <w:r w:rsidRPr="00D33156">
        <w:rPr>
          <w:i/>
          <w:iCs/>
          <w:noProof/>
          <w:lang w:val="en-US"/>
        </w:rPr>
        <w:t>Psychological Bulletin</w:t>
      </w:r>
      <w:r w:rsidRPr="00D33156">
        <w:rPr>
          <w:noProof/>
          <w:lang w:val="en-US"/>
        </w:rPr>
        <w:t>. https://doi.org/10.1037/0033-2909.106.1.74</w:t>
      </w:r>
    </w:p>
    <w:p w14:paraId="7B6EBD11"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Baron, R. A., &amp; Bell, P. A. (1976). Aggression and heat: The influence of ambient temperature, negative affect, and a cooling drink on physical aggression. </w:t>
      </w:r>
      <w:r w:rsidRPr="00D33156">
        <w:rPr>
          <w:i/>
          <w:iCs/>
          <w:noProof/>
          <w:lang w:val="en-US"/>
        </w:rPr>
        <w:t>Journal of Personality and Social Psychology</w:t>
      </w:r>
      <w:r w:rsidRPr="00D33156">
        <w:rPr>
          <w:noProof/>
          <w:lang w:val="en-US"/>
        </w:rPr>
        <w:t>. https://doi.org/10.1037/0022-3514.33.3.245</w:t>
      </w:r>
    </w:p>
    <w:p w14:paraId="62583454"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Basu, R. (2009). High ambient temperature and mortality: A review of epidemiologic studies from 2001 to 2008. </w:t>
      </w:r>
      <w:r w:rsidRPr="00D33156">
        <w:rPr>
          <w:i/>
          <w:iCs/>
          <w:noProof/>
          <w:lang w:val="en-US"/>
        </w:rPr>
        <w:t>Environmental Health: A Global Access Science Source</w:t>
      </w:r>
      <w:r w:rsidRPr="00D33156">
        <w:rPr>
          <w:noProof/>
          <w:lang w:val="en-US"/>
        </w:rPr>
        <w:t xml:space="preserve">, </w:t>
      </w:r>
      <w:r w:rsidRPr="00D33156">
        <w:rPr>
          <w:i/>
          <w:iCs/>
          <w:noProof/>
          <w:lang w:val="en-US"/>
        </w:rPr>
        <w:t>8</w:t>
      </w:r>
      <w:r w:rsidRPr="00D33156">
        <w:rPr>
          <w:noProof/>
          <w:lang w:val="en-US"/>
        </w:rPr>
        <w:t>(1), 40. https://doi.org/10.1186/1476-069X-8-40</w:t>
      </w:r>
    </w:p>
    <w:p w14:paraId="6CDC5DCB"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Berry, H. L., Waite, T. D., Dear, K. B. G., Capon, A. G., &amp; Murray, V. (2018). The case for systems thinking about climate change and mental health. </w:t>
      </w:r>
      <w:r w:rsidRPr="00D33156">
        <w:rPr>
          <w:i/>
          <w:iCs/>
          <w:noProof/>
          <w:lang w:val="en-US"/>
        </w:rPr>
        <w:t>Nature Climate Change</w:t>
      </w:r>
      <w:r w:rsidRPr="00D33156">
        <w:rPr>
          <w:noProof/>
          <w:lang w:val="en-US"/>
        </w:rPr>
        <w:t>. https://doi.org/10.1038/s41558-018-0102-4</w:t>
      </w:r>
    </w:p>
    <w:p w14:paraId="5D07286F"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Besag, J. (1974). Spatial interaction and the statistical snalysis of lattice systems. </w:t>
      </w:r>
      <w:r w:rsidRPr="00D33156">
        <w:rPr>
          <w:i/>
          <w:iCs/>
          <w:noProof/>
          <w:lang w:val="en-US"/>
        </w:rPr>
        <w:t>Journal of the Royal Statistical Society: Series B (Statistical Methodology)</w:t>
      </w:r>
      <w:r w:rsidRPr="00D33156">
        <w:rPr>
          <w:noProof/>
          <w:lang w:val="en-US"/>
        </w:rPr>
        <w:t>. https://doi.org/10.2307/2984812</w:t>
      </w:r>
    </w:p>
    <w:p w14:paraId="76A7158B"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D33156">
        <w:rPr>
          <w:i/>
          <w:iCs/>
          <w:noProof/>
          <w:lang w:val="en-US"/>
        </w:rPr>
        <w:t>American Journal of Epidemiology</w:t>
      </w:r>
      <w:r w:rsidRPr="00D33156">
        <w:rPr>
          <w:noProof/>
          <w:lang w:val="en-US"/>
        </w:rPr>
        <w:t xml:space="preserve">, </w:t>
      </w:r>
      <w:r w:rsidRPr="00D33156">
        <w:rPr>
          <w:i/>
          <w:iCs/>
          <w:noProof/>
          <w:lang w:val="en-US"/>
        </w:rPr>
        <w:t>185</w:t>
      </w:r>
      <w:r w:rsidRPr="00D33156">
        <w:rPr>
          <w:noProof/>
          <w:lang w:val="en-US"/>
        </w:rPr>
        <w:t>(4), 283–294. https://doi.org/10.1093/aje/kww219</w:t>
      </w:r>
    </w:p>
    <w:p w14:paraId="02F272EE"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Burke, M., González, F., Baylis, P., Heft-Neal, S., Baysan, C., Basu, S., &amp; Hsiang, S. (2018). Higher temperatures increase suicide rates in the United States and Mexico. </w:t>
      </w:r>
      <w:r w:rsidRPr="00D33156">
        <w:rPr>
          <w:i/>
          <w:iCs/>
          <w:noProof/>
          <w:lang w:val="en-US"/>
        </w:rPr>
        <w:t>Nature Climate Change</w:t>
      </w:r>
      <w:r w:rsidRPr="00D33156">
        <w:rPr>
          <w:noProof/>
          <w:lang w:val="en-US"/>
        </w:rPr>
        <w:t>. https://doi.org/10.1038/s41558-018-0222-x</w:t>
      </w:r>
    </w:p>
    <w:p w14:paraId="2A2FCAA3"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Daanen, H. A. M., Van De Vliert, E., &amp; Huang, X. (2003). Driving performance in cold, warm, and thermoneutral environments. </w:t>
      </w:r>
      <w:r w:rsidRPr="00D33156">
        <w:rPr>
          <w:i/>
          <w:iCs/>
          <w:noProof/>
          <w:lang w:val="en-US"/>
        </w:rPr>
        <w:t>Applied Ergonomics</w:t>
      </w:r>
      <w:r w:rsidRPr="00D33156">
        <w:rPr>
          <w:noProof/>
          <w:lang w:val="en-US"/>
        </w:rPr>
        <w:t>. https://doi.org/10.1016/S0003-6870(03)00055-3</w:t>
      </w:r>
    </w:p>
    <w:p w14:paraId="067D8F36"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Datla, S., Sahu, P., Roh, H.-J., &amp; Sharma, S. (2013). A comprehensive analysis of the association of highway traffic with winter weather conditions. </w:t>
      </w:r>
      <w:r w:rsidRPr="00D33156">
        <w:rPr>
          <w:i/>
          <w:iCs/>
          <w:noProof/>
          <w:lang w:val="en-US"/>
        </w:rPr>
        <w:t>Procedia - Social and Behavioral Sciences</w:t>
      </w:r>
      <w:r w:rsidRPr="00D33156">
        <w:rPr>
          <w:noProof/>
          <w:lang w:val="en-US"/>
        </w:rPr>
        <w:t>. https://doi.org/10.1016/j.sbspro.2013.11.143</w:t>
      </w:r>
    </w:p>
    <w:p w14:paraId="19EBB361"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Dee, D. P., Uppala, S. M., Simmons, A. J., Berrisford, P., Poli, P., Kobayashi, S., … Vitart, F. (2011). The ERA-Interim reanalysis: configuration and performance of the data assimilation system. </w:t>
      </w:r>
      <w:r w:rsidRPr="00D33156">
        <w:rPr>
          <w:i/>
          <w:iCs/>
          <w:noProof/>
          <w:lang w:val="en-US"/>
        </w:rPr>
        <w:t>Quarterly Journal of the Royal Meteorological Society</w:t>
      </w:r>
      <w:r w:rsidRPr="00D33156">
        <w:rPr>
          <w:noProof/>
          <w:lang w:val="en-US"/>
        </w:rPr>
        <w:t xml:space="preserve">, </w:t>
      </w:r>
      <w:r w:rsidRPr="00D33156">
        <w:rPr>
          <w:i/>
          <w:iCs/>
          <w:noProof/>
          <w:lang w:val="en-US"/>
        </w:rPr>
        <w:t>137</w:t>
      </w:r>
      <w:r w:rsidRPr="00D33156">
        <w:rPr>
          <w:noProof/>
          <w:lang w:val="en-US"/>
        </w:rPr>
        <w:t>(656), 553–597. https://doi.org/10.1002/qj.828</w:t>
      </w:r>
    </w:p>
    <w:p w14:paraId="024D62E3"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Gasparrini, A., Guo, Y., Hashizume, M., Lavigne, E., Zanobetti, A., Schwartz, J., … Armstrong, B. (2015). Mortality risk attributable to high and low ambient temperature: A multicountry observational study. </w:t>
      </w:r>
      <w:r w:rsidRPr="00D33156">
        <w:rPr>
          <w:i/>
          <w:iCs/>
          <w:noProof/>
          <w:lang w:val="en-US"/>
        </w:rPr>
        <w:t>The Lancet</w:t>
      </w:r>
      <w:r w:rsidRPr="00D33156">
        <w:rPr>
          <w:noProof/>
          <w:lang w:val="en-US"/>
        </w:rPr>
        <w:t xml:space="preserve">, </w:t>
      </w:r>
      <w:r w:rsidRPr="00D33156">
        <w:rPr>
          <w:i/>
          <w:iCs/>
          <w:noProof/>
          <w:lang w:val="en-US"/>
        </w:rPr>
        <w:t>386</w:t>
      </w:r>
      <w:r w:rsidRPr="00D33156">
        <w:rPr>
          <w:noProof/>
          <w:lang w:val="en-US"/>
        </w:rPr>
        <w:t>(9991), 369–375. https://doi.org/10.1016/S0140-6736(14)62114-0</w:t>
      </w:r>
    </w:p>
    <w:p w14:paraId="6DD75F5A"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Gasparrini, A., Guo, Y., Sera, F., Vicedo-Cabrera, A. M., Huber, V., Tong, S., … Armstrong, B. (2017). Projections of temperature-related excess mortality under climate change scenarios. </w:t>
      </w:r>
      <w:r w:rsidRPr="00D33156">
        <w:rPr>
          <w:i/>
          <w:iCs/>
          <w:noProof/>
          <w:lang w:val="en-US"/>
        </w:rPr>
        <w:t>The Lancet Planetary Health</w:t>
      </w:r>
      <w:r w:rsidRPr="00D33156">
        <w:rPr>
          <w:noProof/>
          <w:lang w:val="en-US"/>
        </w:rPr>
        <w:t>. https://doi.org/10.1016/S2542-5196(17)30156-0</w:t>
      </w:r>
    </w:p>
    <w:p w14:paraId="7A71E513"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Glaeser, E. L., Sacerdote, B., &amp; Scheinkman, J. A. (1996). Crime and social interactions. </w:t>
      </w:r>
      <w:r w:rsidRPr="00D33156">
        <w:rPr>
          <w:i/>
          <w:iCs/>
          <w:noProof/>
          <w:lang w:val="en-US"/>
        </w:rPr>
        <w:t>The Quarterly Journal of Economics</w:t>
      </w:r>
      <w:r w:rsidRPr="00D33156">
        <w:rPr>
          <w:noProof/>
          <w:lang w:val="en-US"/>
        </w:rPr>
        <w:t>. https://doi.org/10.2307/2946686</w:t>
      </w:r>
    </w:p>
    <w:p w14:paraId="7E6DF186"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Graff Zivin, J., &amp; Neidell, M. (2014). Temperature and the allocation of time: Implications for climate change. </w:t>
      </w:r>
      <w:r w:rsidRPr="00D33156">
        <w:rPr>
          <w:i/>
          <w:iCs/>
          <w:noProof/>
          <w:lang w:val="en-US"/>
        </w:rPr>
        <w:t>Journal of Labor Economics</w:t>
      </w:r>
      <w:r w:rsidRPr="00D33156">
        <w:rPr>
          <w:noProof/>
          <w:lang w:val="en-US"/>
        </w:rPr>
        <w:t>. https://doi.org/10.1086/671766</w:t>
      </w:r>
    </w:p>
    <w:p w14:paraId="5AD7A9F9"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lastRenderedPageBreak/>
        <w:t xml:space="preserve">Haines, A., &amp; Ebi, K. (2019). The imperative for climate action to protect health. </w:t>
      </w:r>
      <w:r w:rsidRPr="00D33156">
        <w:rPr>
          <w:i/>
          <w:iCs/>
          <w:noProof/>
          <w:lang w:val="en-US"/>
        </w:rPr>
        <w:t>New England Journal of Medicine</w:t>
      </w:r>
      <w:r w:rsidRPr="00D33156">
        <w:rPr>
          <w:noProof/>
          <w:lang w:val="en-US"/>
        </w:rPr>
        <w:t>, (380), 263–273.</w:t>
      </w:r>
    </w:p>
    <w:p w14:paraId="1EA09EE2"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Huang, C., Barnett, A. G., Wang, X., Vaneckova, P., Fitzgerald, G., &amp; Tong, S. (2011). Projecting future heat-related mortality under climate change scenarios: A systematic review. </w:t>
      </w:r>
      <w:r w:rsidRPr="00D33156">
        <w:rPr>
          <w:i/>
          <w:iCs/>
          <w:noProof/>
          <w:lang w:val="en-US"/>
        </w:rPr>
        <w:t>Environmental Health Perspectives</w:t>
      </w:r>
      <w:r w:rsidRPr="00D33156">
        <w:rPr>
          <w:noProof/>
          <w:lang w:val="en-US"/>
        </w:rPr>
        <w:t>. https://doi.org/10.1289/ehp.1103456</w:t>
      </w:r>
    </w:p>
    <w:p w14:paraId="12FC0D62"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IPCC. (2018). IPCC special report on the impacts of global warming of 1.5 °C - Summary for policy makers, (October 2018). Retrieved from http://www.ipcc.ch/report/sr15/</w:t>
      </w:r>
    </w:p>
    <w:p w14:paraId="6A9A34CD"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D33156">
        <w:rPr>
          <w:i/>
          <w:iCs/>
          <w:noProof/>
          <w:lang w:val="en-US"/>
        </w:rPr>
        <w:t>Journal of the American Geriatrics Society</w:t>
      </w:r>
      <w:r w:rsidRPr="00D33156">
        <w:rPr>
          <w:noProof/>
          <w:lang w:val="en-US"/>
        </w:rPr>
        <w:t>. https://doi.org/10.1111/j.1532-5415.2010.03062.x</w:t>
      </w:r>
    </w:p>
    <w:p w14:paraId="38E89243"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D33156">
        <w:rPr>
          <w:i/>
          <w:iCs/>
          <w:noProof/>
          <w:lang w:val="en-US"/>
        </w:rPr>
        <w:t>The Lancet</w:t>
      </w:r>
      <w:r w:rsidRPr="00D33156">
        <w:rPr>
          <w:noProof/>
          <w:lang w:val="en-US"/>
        </w:rPr>
        <w:t>. https://doi.org/10.1016/S0140-6736(12)61728-0</w:t>
      </w:r>
    </w:p>
    <w:p w14:paraId="4D3FDC7F"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Mackie, R. R., &amp; Hanlon, J. F. . O. (1976). A study of the combined effects of extented driving and heat stress on driver arousal and performance. In </w:t>
      </w:r>
      <w:r w:rsidRPr="00D33156">
        <w:rPr>
          <w:i/>
          <w:iCs/>
          <w:noProof/>
          <w:lang w:val="en-US"/>
        </w:rPr>
        <w:t>Symposium on relationships among theory, physiological correlates, and operational performance</w:t>
      </w:r>
      <w:r w:rsidRPr="00D33156">
        <w:rPr>
          <w:noProof/>
          <w:lang w:val="en-US"/>
        </w:rPr>
        <w:t>. https://doi.org/10.1007/978-1-4684-2529-1_25</w:t>
      </w:r>
    </w:p>
    <w:p w14:paraId="25FACAE8"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Majeed, H., &amp; Lee, J. (2017). The impact of climate change on youth depression and mental health. </w:t>
      </w:r>
      <w:r w:rsidRPr="00D33156">
        <w:rPr>
          <w:i/>
          <w:iCs/>
          <w:noProof/>
          <w:lang w:val="en-US"/>
        </w:rPr>
        <w:t>The Lancet Planetary Health</w:t>
      </w:r>
      <w:r w:rsidRPr="00D33156">
        <w:rPr>
          <w:noProof/>
          <w:lang w:val="en-US"/>
        </w:rPr>
        <w:t xml:space="preserve">, </w:t>
      </w:r>
      <w:r w:rsidRPr="00D33156">
        <w:rPr>
          <w:i/>
          <w:iCs/>
          <w:noProof/>
          <w:lang w:val="en-US"/>
        </w:rPr>
        <w:t>1</w:t>
      </w:r>
      <w:r w:rsidRPr="00D33156">
        <w:rPr>
          <w:noProof/>
          <w:lang w:val="en-US"/>
        </w:rPr>
        <w:t>(3), e94–e95. https://doi.org/10.1016/S2542-5196(17)30045-1</w:t>
      </w:r>
    </w:p>
    <w:p w14:paraId="2146E6CC"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McMichael, A. J., Woodruff, R. E., &amp; Hales, S. (2006). Climate change and human health: Present and future risks. </w:t>
      </w:r>
      <w:r w:rsidRPr="00D33156">
        <w:rPr>
          <w:i/>
          <w:iCs/>
          <w:noProof/>
          <w:lang w:val="en-US"/>
        </w:rPr>
        <w:t>Lancet</w:t>
      </w:r>
      <w:r w:rsidRPr="00D33156">
        <w:rPr>
          <w:noProof/>
          <w:lang w:val="en-US"/>
        </w:rPr>
        <w:t>. https://doi.org/10.1016/S0140-6736(06)68079-3</w:t>
      </w:r>
    </w:p>
    <w:p w14:paraId="3810E2A6"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Opinium. (2018). Brits drink more alcohol in warmer weather. Retrieved January 10, 2019, from https://www.opinium.co.uk/brits-drink-more-alcohol-in-warmer-weather/</w:t>
      </w:r>
    </w:p>
    <w:p w14:paraId="7AD3B92B"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Orru, H., &amp; Åström, D. O. (2017). Increases in external cause mortality due to high and low temperatures: evidence from northeastern Europe. </w:t>
      </w:r>
      <w:r w:rsidRPr="00D33156">
        <w:rPr>
          <w:i/>
          <w:iCs/>
          <w:noProof/>
          <w:lang w:val="en-US"/>
        </w:rPr>
        <w:t>International Journal of Biometeorology</w:t>
      </w:r>
      <w:r w:rsidRPr="00D33156">
        <w:rPr>
          <w:noProof/>
          <w:lang w:val="en-US"/>
        </w:rPr>
        <w:t>. https://doi.org/10.1007/s00484-016-1270-4</w:t>
      </w:r>
    </w:p>
    <w:p w14:paraId="27738FAC"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Parks, R. M., Bennett, J. E., Foreman, K. J., Toumi, R., &amp; Ezzati, M. (2018). National and regional seasonal dynamics of all-cause and cause-specific mortality in the USA from 1980 to 2016. </w:t>
      </w:r>
      <w:r w:rsidRPr="00D33156">
        <w:rPr>
          <w:i/>
          <w:iCs/>
          <w:noProof/>
          <w:lang w:val="en-US"/>
        </w:rPr>
        <w:t>ELife</w:t>
      </w:r>
      <w:r w:rsidRPr="00D33156">
        <w:rPr>
          <w:noProof/>
          <w:lang w:val="en-US"/>
        </w:rPr>
        <w:t xml:space="preserve">, </w:t>
      </w:r>
      <w:r w:rsidRPr="00D33156">
        <w:rPr>
          <w:i/>
          <w:iCs/>
          <w:noProof/>
          <w:lang w:val="en-US"/>
        </w:rPr>
        <w:t>7</w:t>
      </w:r>
      <w:r w:rsidRPr="00D33156">
        <w:rPr>
          <w:noProof/>
          <w:lang w:val="en-US"/>
        </w:rPr>
        <w:t>. https://doi.org/10.7554/eLife.35500</w:t>
      </w:r>
    </w:p>
    <w:p w14:paraId="175B8670"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Rau, R. (2004). Seasonality in human mortality. A demographic approach. </w:t>
      </w:r>
      <w:r w:rsidRPr="00D33156">
        <w:rPr>
          <w:i/>
          <w:iCs/>
          <w:noProof/>
          <w:lang w:val="en-US"/>
        </w:rPr>
        <w:t>Wirtschafts- Und Sozialwissenschaftlichen Fakultät</w:t>
      </w:r>
      <w:r w:rsidRPr="00D33156">
        <w:rPr>
          <w:noProof/>
          <w:lang w:val="en-US"/>
        </w:rPr>
        <w:t xml:space="preserve">, </w:t>
      </w:r>
      <w:r w:rsidRPr="00D33156">
        <w:rPr>
          <w:i/>
          <w:iCs/>
          <w:noProof/>
          <w:lang w:val="en-US"/>
        </w:rPr>
        <w:t>PhD</w:t>
      </w:r>
      <w:r w:rsidRPr="00D33156">
        <w:rPr>
          <w:noProof/>
          <w:lang w:val="en-US"/>
        </w:rPr>
        <w:t>, 361. https://doi.org/10.1007/978-3-540-44902-7</w:t>
      </w:r>
    </w:p>
    <w:p w14:paraId="2D413F12"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Rey, G., Jougla, E., Fouillet, A., Pavillon, G., Bessemoulin, P., Frayssinet, P., … Hémon, D. (2007). The impact of major heat waves on all-cause and cause-specific mortality in France from 1971 to 2003. </w:t>
      </w:r>
      <w:r w:rsidRPr="00D33156">
        <w:rPr>
          <w:i/>
          <w:iCs/>
          <w:noProof/>
          <w:lang w:val="en-US"/>
        </w:rPr>
        <w:t>International Archives of Occupational and Environmental Health</w:t>
      </w:r>
      <w:r w:rsidRPr="00D33156">
        <w:rPr>
          <w:noProof/>
          <w:lang w:val="en-US"/>
        </w:rPr>
        <w:t>. https://doi.org/10.1007/s00420-007-0173-4</w:t>
      </w:r>
    </w:p>
    <w:p w14:paraId="3B1D5AD9"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Roh, H.-J., Datla, S., &amp; Sharma, S. (2013). Effect of snow, temperature and their interaction on highway truck traffic. </w:t>
      </w:r>
      <w:r w:rsidRPr="00D33156">
        <w:rPr>
          <w:i/>
          <w:iCs/>
          <w:noProof/>
          <w:lang w:val="en-US"/>
        </w:rPr>
        <w:t>J. Transport. Techn.</w:t>
      </w:r>
      <w:r w:rsidRPr="00D33156">
        <w:rPr>
          <w:noProof/>
          <w:lang w:val="en-US"/>
        </w:rPr>
        <w:t xml:space="preserve"> https://doi.org/10.4236/jtts.2013.31003</w:t>
      </w:r>
    </w:p>
    <w:p w14:paraId="70331158"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Roh, H.-J., Sahu, P. K., Sharma, S., Datla, S., &amp; Mehran, B. (2016). Statistical investigations of snowfall and temperature interaction with passenger car and truck traffic on primary highways in Canada. </w:t>
      </w:r>
      <w:r w:rsidRPr="00D33156">
        <w:rPr>
          <w:i/>
          <w:iCs/>
          <w:noProof/>
          <w:lang w:val="en-US"/>
        </w:rPr>
        <w:t>Journal of Cold Regions Engineering</w:t>
      </w:r>
      <w:r w:rsidRPr="00D33156">
        <w:rPr>
          <w:noProof/>
          <w:lang w:val="en-US"/>
        </w:rPr>
        <w:t>. https://doi.org/10.1061/(ASCE)CR.1943-5495.0000099</w:t>
      </w:r>
    </w:p>
    <w:p w14:paraId="722D46FD"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Roh, H. J., Sharma, S., &amp; Sahu, P. K. (2016). Modeling snow and cold effects for classified highway traffic volumes. </w:t>
      </w:r>
      <w:r w:rsidRPr="00D33156">
        <w:rPr>
          <w:i/>
          <w:iCs/>
          <w:noProof/>
          <w:lang w:val="en-US"/>
        </w:rPr>
        <w:t>KSCE Journal of Civil Engineering</w:t>
      </w:r>
      <w:r w:rsidRPr="00D33156">
        <w:rPr>
          <w:noProof/>
          <w:lang w:val="en-US"/>
        </w:rPr>
        <w:t>. https://doi.org/10.1007/s12205-015-0236-0</w:t>
      </w:r>
    </w:p>
    <w:p w14:paraId="4E095903"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Rotton, J., &amp; Cohn, E. G. (2003). Global warming and U.S. crime rates: An application of </w:t>
      </w:r>
      <w:r w:rsidRPr="00D33156">
        <w:rPr>
          <w:noProof/>
          <w:lang w:val="en-US"/>
        </w:rPr>
        <w:lastRenderedPageBreak/>
        <w:t xml:space="preserve">routine activity theory. </w:t>
      </w:r>
      <w:r w:rsidRPr="00D33156">
        <w:rPr>
          <w:i/>
          <w:iCs/>
          <w:noProof/>
          <w:lang w:val="en-US"/>
        </w:rPr>
        <w:t>Environment and Behavior</w:t>
      </w:r>
      <w:r w:rsidRPr="00D33156">
        <w:rPr>
          <w:noProof/>
          <w:lang w:val="en-US"/>
        </w:rPr>
        <w:t>. https://doi.org/10.1177/0013916503255565</w:t>
      </w:r>
    </w:p>
    <w:p w14:paraId="57A8A0BB"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Rue, H., &amp; Held, L. (2005). </w:t>
      </w:r>
      <w:r w:rsidRPr="00D33156">
        <w:rPr>
          <w:i/>
          <w:iCs/>
          <w:noProof/>
          <w:lang w:val="en-US"/>
        </w:rPr>
        <w:t>Gaussian Markov random fields. Theory and applications</w:t>
      </w:r>
      <w:r w:rsidRPr="00D33156">
        <w:rPr>
          <w:noProof/>
          <w:lang w:val="en-US"/>
        </w:rPr>
        <w:t xml:space="preserve">. </w:t>
      </w:r>
      <w:r w:rsidRPr="00D33156">
        <w:rPr>
          <w:i/>
          <w:iCs/>
          <w:noProof/>
          <w:lang w:val="en-US"/>
        </w:rPr>
        <w:t>Chapman &amp; Hall</w:t>
      </w:r>
      <w:r w:rsidRPr="00D33156">
        <w:rPr>
          <w:noProof/>
          <w:lang w:val="en-US"/>
        </w:rPr>
        <w:t>. https://doi.org/10.1007/s00184-007-0162-3</w:t>
      </w:r>
    </w:p>
    <w:p w14:paraId="7B2AFB33"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Rue, H., Martino, S., &amp; Chopin, N. (2009). Approximate Bayesian inference for latent Gaussian models by using integrated nested Laplace approximations. </w:t>
      </w:r>
      <w:r w:rsidRPr="00D33156">
        <w:rPr>
          <w:i/>
          <w:iCs/>
          <w:noProof/>
          <w:lang w:val="en-US"/>
        </w:rPr>
        <w:t>Journal of the Royal Statistical Society. Series B: Statistical Methodology</w:t>
      </w:r>
      <w:r w:rsidRPr="00D33156">
        <w:rPr>
          <w:noProof/>
          <w:lang w:val="en-US"/>
        </w:rPr>
        <w:t>. https://doi.org/10.1111/j.1467-9868.2008.00700.x</w:t>
      </w:r>
    </w:p>
    <w:p w14:paraId="3AF3C87E"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Shi, L., Kloog, I., Zanobetti, A., Liu, P., &amp; Schwartz, J. D. (2015). Impacts of temperature and its variability on mortality in New England. </w:t>
      </w:r>
      <w:r w:rsidRPr="00D33156">
        <w:rPr>
          <w:i/>
          <w:iCs/>
          <w:noProof/>
          <w:lang w:val="en-US"/>
        </w:rPr>
        <w:t>Nature Climate Change</w:t>
      </w:r>
      <w:r w:rsidRPr="00D33156">
        <w:rPr>
          <w:noProof/>
          <w:lang w:val="en-US"/>
        </w:rPr>
        <w:t xml:space="preserve">, </w:t>
      </w:r>
      <w:r w:rsidRPr="00D33156">
        <w:rPr>
          <w:i/>
          <w:iCs/>
          <w:noProof/>
          <w:lang w:val="en-US"/>
        </w:rPr>
        <w:t>5</w:t>
      </w:r>
      <w:r w:rsidRPr="00D33156">
        <w:rPr>
          <w:noProof/>
          <w:lang w:val="en-US"/>
        </w:rPr>
        <w:t>(11), 988–991. https://doi.org/10.1038/nclimate2704</w:t>
      </w:r>
    </w:p>
    <w:p w14:paraId="355F5215"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Smith, K. R., Woodward, A., Campbell-Lendrum, D., Chadee, D. D., Honda, Y., Liu, Q., … Rocklov, J. (2015). Human health: Impacts, adaptation, and co-benefits. In </w:t>
      </w:r>
      <w:r w:rsidRPr="00D33156">
        <w:rPr>
          <w:i/>
          <w:iCs/>
          <w:noProof/>
          <w:lang w:val="en-US"/>
        </w:rPr>
        <w:t>Climate Change 2014 Impacts, Adaptation and Vulnerability: Part A: Global and Sectoral Aspects</w:t>
      </w:r>
      <w:r w:rsidRPr="00D33156">
        <w:rPr>
          <w:noProof/>
          <w:lang w:val="en-US"/>
        </w:rPr>
        <w:t>. https://doi.org/10.1017/CBO9781107415379.016</w:t>
      </w:r>
    </w:p>
    <w:p w14:paraId="24DCADF9"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Voas, R. B., Torres, P., Romano, E., &amp; Lacey, J. H. (2012). Alcohol-related risk of driver fatalities: An update using 2007 data. </w:t>
      </w:r>
      <w:r w:rsidRPr="00D33156">
        <w:rPr>
          <w:i/>
          <w:iCs/>
          <w:noProof/>
          <w:lang w:val="en-US"/>
        </w:rPr>
        <w:t>Journal of Studies on Alcohol and Drugs</w:t>
      </w:r>
      <w:r w:rsidRPr="00D33156">
        <w:rPr>
          <w:noProof/>
          <w:lang w:val="en-US"/>
        </w:rPr>
        <w:t>. https://doi.org/10.15288/jsad.2012.73.341</w:t>
      </w:r>
    </w:p>
    <w:p w14:paraId="410AE1BA"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Wallace, J. M., &amp; Hobbs, P. V. (2006). </w:t>
      </w:r>
      <w:r w:rsidRPr="00D33156">
        <w:rPr>
          <w:i/>
          <w:iCs/>
          <w:noProof/>
          <w:lang w:val="en-US"/>
        </w:rPr>
        <w:t>Atmospheric science: An introductory survey: Second edition</w:t>
      </w:r>
      <w:r w:rsidRPr="00D33156">
        <w:rPr>
          <w:noProof/>
          <w:lang w:val="en-US"/>
        </w:rPr>
        <w:t xml:space="preserve">. </w:t>
      </w:r>
      <w:r w:rsidRPr="00D33156">
        <w:rPr>
          <w:i/>
          <w:iCs/>
          <w:noProof/>
          <w:lang w:val="en-US"/>
        </w:rPr>
        <w:t>Atmospheric Science: An Introductory Survey: Second Edition</w:t>
      </w:r>
      <w:r w:rsidRPr="00D33156">
        <w:rPr>
          <w:noProof/>
          <w:lang w:val="en-US"/>
        </w:rPr>
        <w:t>. https://doi.org/10.1016/C2009-0-00034-8</w:t>
      </w:r>
    </w:p>
    <w:p w14:paraId="59828638"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Watts, N., Amann, M., Arnell, N., Ayeb-karlsson, S., Belesova, K., Lucien, P., … Grace, D. (2018). The 2018 report of the Lancet Countdown on health and climate change: shaping health of nations for centuries to come. </w:t>
      </w:r>
      <w:r w:rsidRPr="00D33156">
        <w:rPr>
          <w:i/>
          <w:iCs/>
          <w:noProof/>
          <w:lang w:val="en-US"/>
        </w:rPr>
        <w:t>The Lancet</w:t>
      </w:r>
      <w:r w:rsidRPr="00D33156">
        <w:rPr>
          <w:noProof/>
          <w:lang w:val="en-US"/>
        </w:rPr>
        <w:t xml:space="preserve">, </w:t>
      </w:r>
      <w:r w:rsidRPr="00D33156">
        <w:rPr>
          <w:i/>
          <w:iCs/>
          <w:noProof/>
          <w:lang w:val="en-US"/>
        </w:rPr>
        <w:t>6736</w:t>
      </w:r>
      <w:r w:rsidRPr="00D33156">
        <w:rPr>
          <w:noProof/>
          <w:lang w:val="en-US"/>
        </w:rPr>
        <w:t>(18), 1–4. https://doi.org/10.1016/S0140-6736(18)32594-7</w:t>
      </w:r>
    </w:p>
    <w:p w14:paraId="7F63F086"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Wyon, D. P., Wyon, I., &amp; Norin, F. (1996). Effects of moderate heat stress on driver vigilance in a moving vehicle. </w:t>
      </w:r>
      <w:r w:rsidRPr="00D33156">
        <w:rPr>
          <w:i/>
          <w:iCs/>
          <w:noProof/>
          <w:lang w:val="en-US"/>
        </w:rPr>
        <w:t>Ergonomics</w:t>
      </w:r>
      <w:r w:rsidRPr="00D33156">
        <w:rPr>
          <w:noProof/>
          <w:lang w:val="en-US"/>
        </w:rPr>
        <w:t>. https://doi.org/10.1080/00140139608964434</w:t>
      </w:r>
    </w:p>
    <w:p w14:paraId="380F513F"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Xu, J. (2014). Unintentional drowning deaths in the United States, 1999-2010. </w:t>
      </w:r>
      <w:r w:rsidRPr="00D33156">
        <w:rPr>
          <w:i/>
          <w:iCs/>
          <w:noProof/>
          <w:lang w:val="en-US"/>
        </w:rPr>
        <w:t>NCHS Data Brief</w:t>
      </w:r>
      <w:r w:rsidRPr="00D33156">
        <w:rPr>
          <w:noProof/>
          <w:lang w:val="en-US"/>
        </w:rPr>
        <w:t>.</w:t>
      </w:r>
    </w:p>
    <w:p w14:paraId="3EACAE6F" w14:textId="77777777" w:rsidR="00D33156" w:rsidRPr="00D33156" w:rsidRDefault="00D33156" w:rsidP="00D33156">
      <w:pPr>
        <w:widowControl w:val="0"/>
        <w:autoSpaceDE w:val="0"/>
        <w:autoSpaceDN w:val="0"/>
        <w:adjustRightInd w:val="0"/>
        <w:ind w:left="480" w:hanging="480"/>
        <w:rPr>
          <w:noProof/>
          <w:lang w:val="en-US"/>
        </w:rPr>
      </w:pPr>
      <w:r w:rsidRPr="00D33156">
        <w:rPr>
          <w:noProof/>
          <w:lang w:val="en-US"/>
        </w:rPr>
        <w:t xml:space="preserve">Ye, X., Wolff, R., Yu, W., Vaneckova, P., Pan, X., &amp; Tong, S. (2012). Ambient temperature and morbidity: a review of epidemiological evidence. </w:t>
      </w:r>
      <w:r w:rsidRPr="00D33156">
        <w:rPr>
          <w:i/>
          <w:iCs/>
          <w:noProof/>
          <w:lang w:val="en-US"/>
        </w:rPr>
        <w:t>Environmental Health Perspectives</w:t>
      </w:r>
      <w:r w:rsidRPr="00D33156">
        <w:rPr>
          <w:noProof/>
          <w:lang w:val="en-US"/>
        </w:rPr>
        <w:t xml:space="preserve">, </w:t>
      </w:r>
      <w:r w:rsidRPr="00D33156">
        <w:rPr>
          <w:i/>
          <w:iCs/>
          <w:noProof/>
          <w:lang w:val="en-US"/>
        </w:rPr>
        <w:t>120</w:t>
      </w:r>
      <w:r w:rsidRPr="00D33156">
        <w:rPr>
          <w:noProof/>
          <w:lang w:val="en-US"/>
        </w:rPr>
        <w:t>(1), 19–28. https://doi.org/10.1289/ehp.1003198</w:t>
      </w:r>
    </w:p>
    <w:p w14:paraId="01ACBC48" w14:textId="77777777" w:rsidR="00D33156" w:rsidRPr="00D33156" w:rsidRDefault="00D33156" w:rsidP="00D33156">
      <w:pPr>
        <w:widowControl w:val="0"/>
        <w:autoSpaceDE w:val="0"/>
        <w:autoSpaceDN w:val="0"/>
        <w:adjustRightInd w:val="0"/>
        <w:ind w:left="480" w:hanging="480"/>
        <w:rPr>
          <w:noProof/>
        </w:rPr>
      </w:pPr>
      <w:r w:rsidRPr="00D33156">
        <w:rPr>
          <w:noProof/>
          <w:lang w:val="en-US"/>
        </w:rPr>
        <w:t xml:space="preserve">Zlatoper, T. J. (1991). Determinants of motor vehicle deaths in the United States: A cross-sectional analysis. </w:t>
      </w:r>
      <w:r w:rsidRPr="00D33156">
        <w:rPr>
          <w:i/>
          <w:iCs/>
          <w:noProof/>
          <w:lang w:val="en-US"/>
        </w:rPr>
        <w:t>Accident Analysis and Prevention</w:t>
      </w:r>
      <w:r w:rsidRPr="00D33156">
        <w:rPr>
          <w:noProof/>
          <w:lang w:val="en-US"/>
        </w:rPr>
        <w:t>. https://doi.org/10.1016/0001-4575(91)90062-A</w:t>
      </w:r>
    </w:p>
    <w:p w14:paraId="190CF69F" w14:textId="681D89BC" w:rsidR="0065196B" w:rsidRDefault="0065196B" w:rsidP="00D33156">
      <w:pPr>
        <w:widowControl w:val="0"/>
        <w:autoSpaceDE w:val="0"/>
        <w:autoSpaceDN w:val="0"/>
        <w:adjustRightInd w:val="0"/>
        <w:ind w:left="480" w:hanging="480"/>
        <w:rPr>
          <w:b/>
          <w:color w:val="000000" w:themeColor="text1"/>
        </w:rPr>
      </w:pPr>
      <w:r w:rsidRPr="00636C9B">
        <w:rPr>
          <w:b/>
        </w:rPr>
        <w:fldChar w:fldCharType="end"/>
      </w:r>
      <w:r>
        <w:rPr>
          <w:b/>
          <w:color w:val="000000" w:themeColor="text1"/>
        </w:rPr>
        <w:br w:type="page"/>
      </w:r>
    </w:p>
    <w:p w14:paraId="4D8CBCE2" w14:textId="26FE8DD9" w:rsidR="00A2681D" w:rsidRDefault="0065196B">
      <w:pPr>
        <w:spacing w:line="480" w:lineRule="auto"/>
        <w:jc w:val="both"/>
        <w:rPr>
          <w:color w:val="000000" w:themeColor="text1"/>
        </w:rPr>
        <w:sectPr w:rsidR="00A2681D" w:rsidSect="0094745E">
          <w:footerReference w:type="even" r:id="rId14"/>
          <w:footerReference w:type="default" r:id="rId15"/>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145575">
        <w:rPr>
          <w:color w:val="000000" w:themeColor="text1"/>
        </w:rPr>
        <w:t xml:space="preserve"> </w:t>
      </w:r>
      <w:r w:rsidRPr="00D378F4">
        <w:rPr>
          <w:color w:val="000000" w:themeColor="text1"/>
        </w:rPr>
        <w:t xml:space="preserve">type of unintentional (transport, falls, drownings, and other) and intentional (assault and </w:t>
      </w:r>
      <w:r w:rsidR="000C077B">
        <w:rPr>
          <w:color w:val="000000" w:themeColor="text1"/>
        </w:rPr>
        <w:t>suicide</w:t>
      </w:r>
      <w:r w:rsidRPr="00D378F4">
        <w:rPr>
          <w:color w:val="000000" w:themeColor="text1"/>
        </w:rPr>
        <w:t>) injury, by sex and age group in the contiguous USA for 1980-2016</w:t>
      </w:r>
      <w:r w:rsidR="006D1D0F">
        <w:rPr>
          <w:color w:val="000000" w:themeColor="text1"/>
        </w:rPr>
        <w:t>.</w:t>
      </w:r>
      <w:r w:rsidR="006D1D0F" w:rsidRPr="00D378F4" w:rsidDel="006D1D0F">
        <w:rPr>
          <w:color w:val="000000" w:themeColor="text1"/>
        </w:rPr>
        <w:t xml:space="preserve"> </w:t>
      </w:r>
    </w:p>
    <w:p w14:paraId="4F49C20A" w14:textId="24ED7564" w:rsidR="00A2681D" w:rsidRDefault="005D53B0" w:rsidP="002960A3">
      <w:pPr>
        <w:suppressLineNumbers/>
        <w:spacing w:line="480" w:lineRule="auto"/>
        <w:jc w:val="both"/>
        <w:rPr>
          <w:color w:val="000000" w:themeColor="text1"/>
        </w:rPr>
        <w:sectPr w:rsidR="00A2681D" w:rsidSect="002960A3">
          <w:pgSz w:w="16840" w:h="11900" w:orient="landscape"/>
          <w:pgMar w:top="720" w:right="720" w:bottom="720" w:left="720" w:header="720" w:footer="720" w:gutter="0"/>
          <w:lnNumType w:countBy="1" w:restart="continuous"/>
          <w:cols w:space="720"/>
          <w:docGrid w:linePitch="360"/>
        </w:sectPr>
      </w:pPr>
      <w:r w:rsidRPr="005D53B0">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388475" cy="6642100"/>
                    </a:xfrm>
                    <a:prstGeom prst="rect">
                      <a:avLst/>
                    </a:prstGeom>
                  </pic:spPr>
                </pic:pic>
              </a:graphicData>
            </a:graphic>
          </wp:inline>
        </w:drawing>
      </w:r>
    </w:p>
    <w:p w14:paraId="3B20E121" w14:textId="77777777" w:rsidR="00597A2E" w:rsidRDefault="0065196B" w:rsidP="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2. </w:t>
      </w:r>
      <w:r w:rsidRPr="00D378F4">
        <w:rPr>
          <w:color w:val="000000" w:themeColor="text1"/>
        </w:rPr>
        <w:t>National age-standardised death rates from 1980 to 2016, by type of injury and month.</w:t>
      </w:r>
    </w:p>
    <w:p w14:paraId="6B9F2ED4" w14:textId="121533D0" w:rsidR="00597A2E" w:rsidRDefault="00A95EC9" w:rsidP="002960A3">
      <w:pPr>
        <w:suppressLineNumbers/>
        <w:spacing w:line="480" w:lineRule="auto"/>
        <w:jc w:val="both"/>
        <w:rPr>
          <w:b/>
          <w:color w:val="000000" w:themeColor="text1"/>
        </w:rPr>
        <w:sectPr w:rsidR="00597A2E" w:rsidSect="002960A3">
          <w:pgSz w:w="16840" w:h="11900" w:orient="landscape"/>
          <w:pgMar w:top="720" w:right="720" w:bottom="720" w:left="720" w:header="720" w:footer="720" w:gutter="0"/>
          <w:lnNumType w:countBy="1" w:restart="continuous"/>
          <w:cols w:space="720"/>
          <w:docGrid w:linePitch="360"/>
        </w:sectPr>
      </w:pPr>
      <w:bookmarkStart w:id="1" w:name="_GoBack"/>
      <w:r w:rsidRPr="00A95EC9">
        <w:rPr>
          <w:b/>
          <w:noProof/>
          <w:color w:val="000000" w:themeColor="text1"/>
        </w:rPr>
        <w:lastRenderedPageBreak/>
        <w:drawing>
          <wp:inline distT="0" distB="0" distL="0" distR="0" wp14:anchorId="52717878" wp14:editId="66277F7D">
            <wp:extent cx="938847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88475" cy="6642100"/>
                    </a:xfrm>
                    <a:prstGeom prst="rect">
                      <a:avLst/>
                    </a:prstGeom>
                  </pic:spPr>
                </pic:pic>
              </a:graphicData>
            </a:graphic>
          </wp:inline>
        </w:drawing>
      </w:r>
      <w:bookmarkEnd w:id="1"/>
    </w:p>
    <w:p w14:paraId="7DC367F5" w14:textId="77777777" w:rsidR="00597A2E" w:rsidRDefault="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3. </w:t>
      </w:r>
      <w:r w:rsidRPr="00D378F4">
        <w:rPr>
          <w:color w:val="000000" w:themeColor="text1"/>
        </w:rPr>
        <w:t>Graphic representation of</w:t>
      </w:r>
      <w:r w:rsidRPr="00D378F4">
        <w:rPr>
          <w:b/>
          <w:color w:val="000000" w:themeColor="text1"/>
        </w:rPr>
        <w:t xml:space="preserve"> </w:t>
      </w:r>
      <w:r w:rsidRPr="00D378F4">
        <w:rPr>
          <w:color w:val="000000" w:themeColor="text1"/>
        </w:rPr>
        <w:t xml:space="preserve">temperature anomaly measure used in the analysis. The graph shows how monthly temperatures in July two example states (Florida </w:t>
      </w:r>
      <w:r w:rsidR="00E512CF" w:rsidRPr="00D378F4">
        <w:rPr>
          <w:color w:val="000000" w:themeColor="text1"/>
        </w:rPr>
        <w:t xml:space="preserve">in red </w:t>
      </w:r>
      <w:r w:rsidRPr="00D378F4">
        <w:rPr>
          <w:color w:val="000000" w:themeColor="text1"/>
        </w:rPr>
        <w:t xml:space="preserve">and </w:t>
      </w:r>
      <w:r w:rsidR="00710E1D" w:rsidRPr="00D378F4">
        <w:rPr>
          <w:color w:val="000000" w:themeColor="text1"/>
        </w:rPr>
        <w:t>Minnesota</w:t>
      </w:r>
      <w:r w:rsidR="00E512CF" w:rsidRPr="00D378F4">
        <w:rPr>
          <w:color w:val="000000" w:themeColor="text1"/>
        </w:rPr>
        <w:t xml:space="preserve"> in blue</w:t>
      </w:r>
      <w:r w:rsidRPr="00D378F4">
        <w:rPr>
          <w:color w:val="000000" w:themeColor="text1"/>
        </w:rPr>
        <w:t>) (left panel) for 1980-2016 are used to calculate temperature anomalies. As seen, a warmer state like F</w:t>
      </w:r>
      <w:r w:rsidR="001B2697" w:rsidRPr="00D378F4">
        <w:rPr>
          <w:color w:val="000000" w:themeColor="text1"/>
        </w:rPr>
        <w:t>lorida (top right) can have a smaller</w:t>
      </w:r>
      <w:r w:rsidRPr="00D378F4">
        <w:rPr>
          <w:color w:val="000000" w:themeColor="text1"/>
        </w:rPr>
        <w:t xml:space="preserve"> inter-annual variation in a particular month (here, July) compared with a cooler state like </w:t>
      </w:r>
      <w:r w:rsidR="00710E1D" w:rsidRPr="00D378F4">
        <w:rPr>
          <w:color w:val="000000" w:themeColor="text1"/>
        </w:rPr>
        <w:t xml:space="preserve">Minnesota </w:t>
      </w:r>
      <w:r w:rsidRPr="00D378F4">
        <w:rPr>
          <w:color w:val="000000" w:themeColor="text1"/>
        </w:rPr>
        <w:t>(bottom right).</w:t>
      </w:r>
    </w:p>
    <w:p w14:paraId="0C15AB50" w14:textId="16395AA8" w:rsidR="00597A2E" w:rsidRDefault="004F026B" w:rsidP="002960A3">
      <w:pPr>
        <w:suppressLineNumbers/>
        <w:spacing w:line="480" w:lineRule="auto"/>
        <w:jc w:val="both"/>
        <w:rPr>
          <w:color w:val="000000" w:themeColor="text1"/>
        </w:rPr>
        <w:sectPr w:rsidR="00597A2E" w:rsidSect="002960A3">
          <w:pgSz w:w="16840" w:h="11900" w:orient="landscape"/>
          <w:pgMar w:top="720" w:right="720" w:bottom="720" w:left="720" w:header="720" w:footer="720" w:gutter="0"/>
          <w:lnNumType w:countBy="1" w:restart="continuous"/>
          <w:cols w:space="720"/>
          <w:docGrid w:linePitch="360"/>
        </w:sectPr>
      </w:pPr>
      <w:ins w:id="2" w:author="Robbie Parks" w:date="2019-04-24T16:21:00Z">
        <w:r>
          <w:rPr>
            <w:noProof/>
            <w:color w:val="000000" w:themeColor="text1"/>
          </w:rPr>
          <w:lastRenderedPageBreak/>
          <w:pict w14:anchorId="047F1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Users/rmiparks/git/mortality/USA/state/write_ups/02_monthly_injury_temperature_paper/figures/01_nature_climate_change/Figures 2019 04 24/Figure3 2019 03 05.pdf" style="width:738.65pt;height:522.65pt;mso-width-percent:0;mso-height-percent:0;mso-width-percent:0;mso-height-percent:0">
              <v:imagedata r:id="rId18" o:title="Figure3 2019 03 05"/>
            </v:shape>
          </w:pict>
        </w:r>
      </w:ins>
    </w:p>
    <w:p w14:paraId="05ADD035" w14:textId="77777777" w:rsidR="008E66EB" w:rsidRDefault="0065196B" w:rsidP="00D378F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4. </w:t>
      </w:r>
      <w:r w:rsidRPr="00D378F4">
        <w:rPr>
          <w:color w:val="000000" w:themeColor="text1"/>
        </w:rPr>
        <w:t>Average size of temperature anomaly (</w:t>
      </w:r>
      <w:r w:rsidRPr="00D378F4">
        <w:rPr>
          <w:bCs/>
          <w:color w:val="000000" w:themeColor="text1"/>
        </w:rPr>
        <w:t>°C)</w:t>
      </w:r>
      <w:r w:rsidR="00C1740D" w:rsidRPr="00D378F4">
        <w:rPr>
          <w:color w:val="000000" w:themeColor="text1"/>
        </w:rPr>
        <w:t xml:space="preserve"> from 1980 to 2016,</w:t>
      </w:r>
      <w:r w:rsidRPr="00D378F4">
        <w:rPr>
          <w:color w:val="000000" w:themeColor="text1"/>
        </w:rPr>
        <w:t xml:space="preserve"> by state and month.</w:t>
      </w:r>
      <w:r w:rsidR="00B05E64" w:rsidRPr="00D378F4">
        <w:rPr>
          <w:color w:val="000000" w:themeColor="text1"/>
        </w:rPr>
        <w:t xml:space="preserve"> The </w:t>
      </w:r>
      <w:r w:rsidR="0084099F" w:rsidRPr="00D378F4">
        <w:rPr>
          <w:color w:val="000000" w:themeColor="text1"/>
        </w:rPr>
        <w:t xml:space="preserve">value </w:t>
      </w:r>
      <w:r w:rsidR="00B05E64" w:rsidRPr="00D378F4">
        <w:rPr>
          <w:color w:val="000000" w:themeColor="text1"/>
        </w:rPr>
        <w:t xml:space="preserve">for each state and month is </w:t>
      </w:r>
      <w:r w:rsidR="005608E9" w:rsidRPr="00D378F4">
        <w:rPr>
          <w:color w:val="000000" w:themeColor="text1"/>
        </w:rPr>
        <w:t>the</w:t>
      </w:r>
      <w:r w:rsidR="00B05E64" w:rsidRPr="00D378F4">
        <w:rPr>
          <w:color w:val="000000" w:themeColor="text1"/>
        </w:rPr>
        <w:t xml:space="preserve"> </w:t>
      </w:r>
      <w:r w:rsidR="006B1683" w:rsidRPr="00D378F4">
        <w:rPr>
          <w:color w:val="000000" w:themeColor="text1"/>
        </w:rPr>
        <w:t>mean</w:t>
      </w:r>
      <w:r w:rsidR="00B05E64" w:rsidRPr="00D378F4">
        <w:rPr>
          <w:color w:val="000000" w:themeColor="text1"/>
        </w:rPr>
        <w:t xml:space="preserve"> of the </w:t>
      </w:r>
      <w:r w:rsidR="0084099F" w:rsidRPr="00D378F4">
        <w:rPr>
          <w:color w:val="000000" w:themeColor="text1"/>
        </w:rPr>
        <w:t xml:space="preserve">absolute </w:t>
      </w:r>
      <w:r w:rsidR="00D07F9F" w:rsidRPr="00D378F4">
        <w:rPr>
          <w:color w:val="000000" w:themeColor="text1"/>
        </w:rPr>
        <w:t>size</w:t>
      </w:r>
      <w:r w:rsidR="00C06426" w:rsidRPr="00D378F4">
        <w:rPr>
          <w:color w:val="000000" w:themeColor="text1"/>
        </w:rPr>
        <w:t xml:space="preserve"> </w:t>
      </w:r>
      <w:r w:rsidR="00D07F9F" w:rsidRPr="00D378F4">
        <w:rPr>
          <w:color w:val="000000" w:themeColor="text1"/>
        </w:rPr>
        <w:t xml:space="preserve">of </w:t>
      </w:r>
      <w:r w:rsidR="0084099F" w:rsidRPr="00D378F4">
        <w:rPr>
          <w:color w:val="000000" w:themeColor="text1"/>
        </w:rPr>
        <w:t>anomaly</w:t>
      </w:r>
      <w:r w:rsidR="00EC1B4B" w:rsidRPr="00D378F4">
        <w:rPr>
          <w:color w:val="000000" w:themeColor="text1"/>
        </w:rPr>
        <w:t>,</w:t>
      </w:r>
      <w:r w:rsidR="0084099F" w:rsidRPr="00D378F4">
        <w:rPr>
          <w:color w:val="000000" w:themeColor="text1"/>
        </w:rPr>
        <w:t xml:space="preserve"> be it cold or warm,</w:t>
      </w:r>
      <w:r w:rsidR="00EC1B4B" w:rsidRPr="00D378F4">
        <w:rPr>
          <w:color w:val="000000" w:themeColor="text1"/>
        </w:rPr>
        <w:t xml:space="preserve"> </w:t>
      </w:r>
      <w:r w:rsidR="0084099F" w:rsidRPr="00D378F4">
        <w:rPr>
          <w:color w:val="000000" w:themeColor="text1"/>
        </w:rPr>
        <w:t xml:space="preserve">and hence </w:t>
      </w:r>
      <w:r w:rsidR="00EC1B4B" w:rsidRPr="00D378F4">
        <w:rPr>
          <w:color w:val="000000" w:themeColor="text1"/>
        </w:rPr>
        <w:t>giv</w:t>
      </w:r>
      <w:r w:rsidR="0084099F" w:rsidRPr="00D378F4">
        <w:rPr>
          <w:color w:val="000000" w:themeColor="text1"/>
        </w:rPr>
        <w:t>es</w:t>
      </w:r>
      <w:r w:rsidR="00EC1B4B" w:rsidRPr="00D378F4">
        <w:rPr>
          <w:color w:val="000000" w:themeColor="text1"/>
        </w:rPr>
        <w:t xml:space="preserve"> an indication of the </w:t>
      </w:r>
      <w:r w:rsidR="00803C13" w:rsidRPr="00D378F4">
        <w:rPr>
          <w:color w:val="000000" w:themeColor="text1"/>
        </w:rPr>
        <w:t xml:space="preserve">scale of </w:t>
      </w:r>
      <w:r w:rsidR="0084099F" w:rsidRPr="00D378F4">
        <w:rPr>
          <w:color w:val="000000" w:themeColor="text1"/>
        </w:rPr>
        <w:t>anom</w:t>
      </w:r>
      <w:r w:rsidR="00695719" w:rsidRPr="00D378F4">
        <w:rPr>
          <w:color w:val="000000" w:themeColor="text1"/>
        </w:rPr>
        <w:t>a</w:t>
      </w:r>
      <w:r w:rsidR="0084099F" w:rsidRPr="00D378F4">
        <w:rPr>
          <w:color w:val="000000" w:themeColor="text1"/>
        </w:rPr>
        <w:t>lies</w:t>
      </w:r>
      <w:r w:rsidR="0026389E" w:rsidRPr="00D378F4">
        <w:rPr>
          <w:color w:val="000000" w:themeColor="text1"/>
        </w:rPr>
        <w:t xml:space="preserve"> </w:t>
      </w:r>
      <w:r w:rsidR="00D07F9F" w:rsidRPr="00D378F4">
        <w:rPr>
          <w:color w:val="000000" w:themeColor="text1"/>
        </w:rPr>
        <w:t>around the</w:t>
      </w:r>
      <w:r w:rsidR="00164CC4" w:rsidRPr="00D378F4">
        <w:rPr>
          <w:color w:val="000000" w:themeColor="text1"/>
        </w:rPr>
        <w:t xml:space="preserve"> norm</w:t>
      </w:r>
      <w:r w:rsidR="005C2A42" w:rsidRPr="00D378F4">
        <w:rPr>
          <w:color w:val="000000" w:themeColor="text1"/>
        </w:rPr>
        <w:t xml:space="preserve"> local</w:t>
      </w:r>
      <w:r w:rsidR="00164CC4" w:rsidRPr="00D378F4">
        <w:rPr>
          <w:color w:val="000000" w:themeColor="text1"/>
        </w:rPr>
        <w:t xml:space="preserve"> temperatures.</w:t>
      </w:r>
    </w:p>
    <w:p w14:paraId="3B8182D6" w14:textId="17D8DDFF" w:rsidR="008E66EB" w:rsidRDefault="004F026B" w:rsidP="002960A3">
      <w:pPr>
        <w:suppressLineNumbers/>
        <w:spacing w:line="480" w:lineRule="auto"/>
        <w:jc w:val="both"/>
        <w:rPr>
          <w:b/>
          <w:color w:val="000000" w:themeColor="text1"/>
        </w:rPr>
        <w:sectPr w:rsidR="008E66EB" w:rsidSect="002960A3">
          <w:pgSz w:w="11900" w:h="16840"/>
          <w:pgMar w:top="720" w:right="720" w:bottom="720" w:left="720" w:header="720" w:footer="720" w:gutter="0"/>
          <w:lnNumType w:countBy="1" w:restart="continuous"/>
          <w:cols w:space="720"/>
          <w:docGrid w:linePitch="360"/>
        </w:sectPr>
      </w:pPr>
      <w:ins w:id="3" w:author="Robbie Parks" w:date="2019-04-24T16:21:00Z">
        <w:r>
          <w:rPr>
            <w:b/>
            <w:noProof/>
            <w:color w:val="000000" w:themeColor="text1"/>
          </w:rPr>
          <w:lastRenderedPageBreak/>
          <w:pict w14:anchorId="79DE9318">
            <v:shape id="_x0000_i1025" type="#_x0000_t75" alt="/Users/rmiparks/git/mortality/USA/state/write_ups/02_monthly_injury_temperature_paper/figures/01_nature_climate_change/Figures 2019 04 24/Figure4 2019 02 27.pdf" style="width:522.65pt;height:738.65pt;mso-width-percent:0;mso-height-percent:0;mso-width-percent:0;mso-height-percent:0">
              <v:imagedata r:id="rId19" o:title="Figure4 2019 02 27"/>
            </v:shape>
          </w:pict>
        </w:r>
      </w:ins>
    </w:p>
    <w:p w14:paraId="3DCB3395" w14:textId="77777777" w:rsidR="008E66EB" w:rsidRDefault="00DD489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5.</w:t>
      </w:r>
      <w:r w:rsidRPr="00D378F4">
        <w:rPr>
          <w:color w:val="000000" w:themeColor="text1"/>
        </w:rPr>
        <w:t xml:space="preserve"> Additional annual injury deaths for the 2016 US population in year in which each month was +</w:t>
      </w:r>
      <w:r w:rsidRPr="002960A3">
        <w:rPr>
          <w:rFonts w:eastAsia="Times New Roman"/>
          <w:bCs/>
          <w:color w:val="222222"/>
          <w:shd w:val="clear" w:color="auto" w:fill="FFFFFF"/>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18B1913E" w14:textId="1C0C1B48" w:rsidR="00D83CCD" w:rsidRDefault="004D7673" w:rsidP="002960A3">
      <w:pPr>
        <w:suppressLineNumbers/>
        <w:spacing w:line="480" w:lineRule="auto"/>
        <w:jc w:val="both"/>
        <w:sectPr w:rsidR="00D83CCD" w:rsidSect="002960A3">
          <w:pgSz w:w="16840" w:h="11900" w:orient="landscape"/>
          <w:pgMar w:top="720" w:right="720" w:bottom="720" w:left="720" w:header="720" w:footer="720" w:gutter="0"/>
          <w:lnNumType w:countBy="1" w:restart="continuous"/>
          <w:cols w:space="720"/>
          <w:docGrid w:linePitch="360"/>
        </w:sectPr>
      </w:pPr>
      <w:r>
        <w:rPr>
          <w:noProof/>
        </w:rPr>
        <w:lastRenderedPageBreak/>
        <w:drawing>
          <wp:inline distT="0" distB="0" distL="0" distR="0" wp14:anchorId="177F58EC" wp14:editId="1DF1AC05">
            <wp:extent cx="938847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20">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4E106EDA" w14:textId="77777777" w:rsidR="00C41AFE" w:rsidRDefault="00C41AFE" w:rsidP="00C41AFE">
      <w:pPr>
        <w:spacing w:line="480" w:lineRule="auto"/>
        <w:rPr>
          <w:color w:val="000000" w:themeColor="text1"/>
        </w:rPr>
        <w:sectPr w:rsidR="00C41AFE" w:rsidSect="009C5108">
          <w:footerReference w:type="even" r:id="rId21"/>
          <w:footerReference w:type="default" r:id="rId22"/>
          <w:pgSz w:w="11900" w:h="16840"/>
          <w:pgMar w:top="1440" w:right="1440" w:bottom="1440" w:left="1440" w:header="720" w:footer="720" w:gutter="0"/>
          <w:lnNumType w:countBy="1" w:restart="continuous"/>
          <w:cols w:space="720"/>
          <w:docGrid w:linePitch="360"/>
        </w:sectPr>
      </w:pPr>
      <w:r w:rsidRPr="00727CD1">
        <w:rPr>
          <w:b/>
          <w:color w:val="000000" w:themeColor="text1"/>
        </w:rPr>
        <w:lastRenderedPageBreak/>
        <w:t xml:space="preserve">Supplementary Figure 1. </w:t>
      </w:r>
      <w:r w:rsidRPr="00727CD1">
        <w:rPr>
          <w:color w:val="000000" w:themeColor="text1"/>
        </w:rPr>
        <w:t>Percent change in death rates in year in which each month was +</w:t>
      </w:r>
      <w:r w:rsidRPr="00D54740">
        <w:rPr>
          <w:bCs/>
          <w:color w:val="222222"/>
          <w:shd w:val="clear" w:color="auto" w:fill="FFFFFF"/>
        </w:rPr>
        <w:t>1</w:t>
      </w:r>
      <w:r w:rsidRPr="00727CD1">
        <w:rPr>
          <w:bCs/>
          <w:color w:val="000000" w:themeColor="text1"/>
        </w:rPr>
        <w:t>°C</w:t>
      </w:r>
      <w:r w:rsidRPr="00727CD1">
        <w:rPr>
          <w:color w:val="000000" w:themeColor="text1"/>
        </w:rPr>
        <w:t xml:space="preserve"> compared with 1980-2009 norm temperatures by type of injury, sex and age group.</w:t>
      </w:r>
    </w:p>
    <w:p w14:paraId="677975B6" w14:textId="625B7CE9" w:rsidR="00C41AFE" w:rsidRDefault="00FA34CC" w:rsidP="00C41AFE">
      <w:pPr>
        <w:suppressLineNumbers/>
        <w:spacing w:line="480" w:lineRule="auto"/>
        <w:rPr>
          <w:b/>
          <w:color w:val="000000" w:themeColor="text1"/>
        </w:rPr>
        <w:sectPr w:rsidR="00C41AFE" w:rsidSect="00D54740">
          <w:pgSz w:w="16840" w:h="11900" w:orient="landscape"/>
          <w:pgMar w:top="720" w:right="720" w:bottom="720" w:left="720" w:header="720" w:footer="720" w:gutter="0"/>
          <w:lnNumType w:countBy="1" w:restart="continuous"/>
          <w:cols w:space="720"/>
          <w:docGrid w:linePitch="360"/>
        </w:sectPr>
      </w:pPr>
      <w:r>
        <w:rPr>
          <w:b/>
          <w:noProof/>
          <w:color w:val="000000" w:themeColor="text1"/>
        </w:rPr>
        <w:lastRenderedPageBreak/>
        <w:drawing>
          <wp:inline distT="0" distB="0" distL="0" distR="0" wp14:anchorId="6AD3ED54" wp14:editId="032CABF6">
            <wp:extent cx="938847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23">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9A5C320" w14:textId="77777777" w:rsidR="00C41AFE" w:rsidRDefault="00C41AFE" w:rsidP="00C41AFE">
      <w:pPr>
        <w:spacing w:line="480" w:lineRule="auto"/>
        <w:jc w:val="both"/>
        <w:rPr>
          <w:color w:val="000000" w:themeColor="text1"/>
        </w:rPr>
        <w:sectPr w:rsidR="00C41AFE" w:rsidSect="009C5108">
          <w:pgSz w:w="11900" w:h="16840"/>
          <w:pgMar w:top="1440" w:right="1440" w:bottom="1440" w:left="1440" w:header="720" w:footer="720" w:gutter="0"/>
          <w:lnNumType w:countBy="1" w:restart="continuous"/>
          <w:cols w:space="720"/>
          <w:docGrid w:linePitch="360"/>
        </w:sectPr>
      </w:pPr>
      <w:r w:rsidRPr="00727CD1">
        <w:rPr>
          <w:b/>
          <w:color w:val="000000" w:themeColor="text1"/>
        </w:rPr>
        <w:lastRenderedPageBreak/>
        <w:t xml:space="preserve">Supplementary Figure 2. </w:t>
      </w:r>
      <w:r w:rsidRPr="00727CD1">
        <w:rPr>
          <w:color w:val="000000" w:themeColor="text1"/>
        </w:rPr>
        <w:t>Percent change in death rates in year in which each month was +</w:t>
      </w:r>
      <w:r w:rsidRPr="00D54740">
        <w:rPr>
          <w:bCs/>
          <w:color w:val="222222"/>
          <w:shd w:val="clear" w:color="auto" w:fill="FFFFFF"/>
        </w:rPr>
        <w:t>1</w:t>
      </w:r>
      <w:r w:rsidRPr="00727CD1">
        <w:rPr>
          <w:bCs/>
          <w:color w:val="000000" w:themeColor="text1"/>
        </w:rPr>
        <w:t>°C</w:t>
      </w:r>
      <w:r w:rsidRPr="00727CD1">
        <w:rPr>
          <w:color w:val="000000" w:themeColor="text1"/>
        </w:rPr>
        <w:t xml:space="preserve"> compared with 1980-2009 norm temperatures by type of injury, sex and month</w:t>
      </w:r>
      <w:r>
        <w:rPr>
          <w:color w:val="000000" w:themeColor="text1"/>
        </w:rPr>
        <w:t>.</w:t>
      </w:r>
    </w:p>
    <w:p w14:paraId="273B6DB4" w14:textId="5A2F947F" w:rsidR="00C41AFE" w:rsidRDefault="0056490F" w:rsidP="00C41AFE">
      <w:pPr>
        <w:suppressLineNumbers/>
        <w:spacing w:line="480" w:lineRule="auto"/>
        <w:jc w:val="both"/>
        <w:rPr>
          <w:color w:val="000000" w:themeColor="text1"/>
        </w:rPr>
        <w:sectPr w:rsidR="00C41AFE" w:rsidSect="00D54740">
          <w:pgSz w:w="16840" w:h="11900" w:orient="landscape"/>
          <w:pgMar w:top="720" w:right="720" w:bottom="720" w:left="720" w:header="720" w:footer="720" w:gutter="0"/>
          <w:lnNumType w:countBy="1" w:restart="continuous"/>
          <w:cols w:space="720"/>
          <w:docGrid w:linePitch="360"/>
        </w:sectPr>
      </w:pPr>
      <w:r>
        <w:rPr>
          <w:noProof/>
          <w:color w:val="000000" w:themeColor="text1"/>
        </w:rPr>
        <w:lastRenderedPageBreak/>
        <w:drawing>
          <wp:inline distT="0" distB="0" distL="0" distR="0" wp14:anchorId="6E60B808" wp14:editId="5473953A">
            <wp:extent cx="938847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24">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DEC6C62" w14:textId="77777777" w:rsidR="00C41AFE" w:rsidRDefault="00C41AFE" w:rsidP="00C41AFE">
      <w:pPr>
        <w:jc w:val="both"/>
        <w:rPr>
          <w:color w:val="000000" w:themeColor="text1"/>
        </w:rPr>
      </w:pPr>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B0258A">
        <w:rPr>
          <w:color w:val="000000" w:themeColor="text1"/>
        </w:rPr>
        <w:t>Injury groups used in the analysis with</w:t>
      </w:r>
      <w:r>
        <w:rPr>
          <w:b/>
          <w:color w:val="000000" w:themeColor="text1"/>
        </w:rPr>
        <w:t xml:space="preserve"> </w:t>
      </w:r>
      <w:r w:rsidRPr="00636C9B">
        <w:rPr>
          <w:color w:val="000000" w:themeColor="text1"/>
        </w:rPr>
        <w:t>ICD-9 and ICD-10</w:t>
      </w:r>
      <w:r>
        <w:rPr>
          <w:color w:val="000000" w:themeColor="text1"/>
        </w:rPr>
        <w:t xml:space="preserve"> codes.</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C41AFE" w:rsidRPr="007662C6" w14:paraId="7806169A" w14:textId="77777777" w:rsidTr="00A9094E">
        <w:trPr>
          <w:trHeight w:val="320"/>
        </w:trPr>
        <w:tc>
          <w:tcPr>
            <w:tcW w:w="2941" w:type="dxa"/>
            <w:shd w:val="clear" w:color="auto" w:fill="auto"/>
            <w:noWrap/>
            <w:vAlign w:val="bottom"/>
            <w:hideMark/>
          </w:tcPr>
          <w:p w14:paraId="6206A4D8" w14:textId="77777777" w:rsidR="00C41AFE" w:rsidRPr="007662C6" w:rsidRDefault="00C41AFE" w:rsidP="00A9094E">
            <w:pPr>
              <w:jc w:val="center"/>
              <w:rPr>
                <w:b/>
                <w:bCs/>
                <w:color w:val="000000"/>
              </w:rPr>
            </w:pPr>
            <w:r>
              <w:rPr>
                <w:b/>
                <w:bCs/>
                <w:color w:val="000000"/>
              </w:rPr>
              <w:t>Injury type</w:t>
            </w:r>
          </w:p>
        </w:tc>
        <w:tc>
          <w:tcPr>
            <w:tcW w:w="2927" w:type="dxa"/>
            <w:shd w:val="clear" w:color="auto" w:fill="auto"/>
            <w:noWrap/>
            <w:vAlign w:val="bottom"/>
            <w:hideMark/>
          </w:tcPr>
          <w:p w14:paraId="33EEE9FB" w14:textId="77777777" w:rsidR="00C41AFE" w:rsidRPr="007662C6" w:rsidRDefault="00C41AFE" w:rsidP="00A9094E">
            <w:pPr>
              <w:jc w:val="center"/>
              <w:rPr>
                <w:b/>
                <w:bCs/>
                <w:color w:val="000000"/>
              </w:rPr>
            </w:pPr>
            <w:r w:rsidRPr="007662C6">
              <w:rPr>
                <w:b/>
                <w:bCs/>
                <w:color w:val="000000"/>
              </w:rPr>
              <w:t>ICD-9</w:t>
            </w:r>
          </w:p>
        </w:tc>
        <w:tc>
          <w:tcPr>
            <w:tcW w:w="4662" w:type="dxa"/>
            <w:shd w:val="clear" w:color="auto" w:fill="auto"/>
            <w:noWrap/>
            <w:vAlign w:val="bottom"/>
            <w:hideMark/>
          </w:tcPr>
          <w:p w14:paraId="6F931128" w14:textId="77777777" w:rsidR="00C41AFE" w:rsidRPr="007662C6" w:rsidRDefault="00C41AFE" w:rsidP="00A9094E">
            <w:pPr>
              <w:jc w:val="center"/>
              <w:rPr>
                <w:b/>
                <w:bCs/>
                <w:color w:val="000000"/>
              </w:rPr>
            </w:pPr>
            <w:r w:rsidRPr="007662C6">
              <w:rPr>
                <w:b/>
                <w:bCs/>
                <w:color w:val="000000"/>
              </w:rPr>
              <w:t>ICD-10</w:t>
            </w:r>
          </w:p>
        </w:tc>
      </w:tr>
      <w:tr w:rsidR="00C41AFE" w:rsidRPr="007662C6" w14:paraId="32DC2338" w14:textId="77777777" w:rsidTr="00A9094E">
        <w:trPr>
          <w:trHeight w:val="851"/>
        </w:trPr>
        <w:tc>
          <w:tcPr>
            <w:tcW w:w="2941" w:type="dxa"/>
            <w:shd w:val="clear" w:color="auto" w:fill="auto"/>
            <w:noWrap/>
            <w:vAlign w:val="center"/>
            <w:hideMark/>
          </w:tcPr>
          <w:p w14:paraId="1C9E0184" w14:textId="77777777" w:rsidR="00C41AFE" w:rsidRPr="007662C6" w:rsidRDefault="00C41AFE" w:rsidP="00A9094E">
            <w:pPr>
              <w:rPr>
                <w:color w:val="000000"/>
              </w:rPr>
            </w:pPr>
            <w:r>
              <w:rPr>
                <w:color w:val="000000"/>
              </w:rPr>
              <w:t>All i</w:t>
            </w:r>
            <w:r w:rsidRPr="007662C6">
              <w:rPr>
                <w:color w:val="000000"/>
              </w:rPr>
              <w:t>njuries</w:t>
            </w:r>
          </w:p>
        </w:tc>
        <w:tc>
          <w:tcPr>
            <w:tcW w:w="2927" w:type="dxa"/>
            <w:shd w:val="clear" w:color="auto" w:fill="auto"/>
            <w:noWrap/>
            <w:vAlign w:val="center"/>
            <w:hideMark/>
          </w:tcPr>
          <w:p w14:paraId="74ACEA42" w14:textId="77777777" w:rsidR="00C41AFE" w:rsidRPr="007662C6" w:rsidRDefault="00C41AFE" w:rsidP="00A9094E">
            <w:pPr>
              <w:jc w:val="center"/>
              <w:rPr>
                <w:color w:val="000000"/>
              </w:rPr>
            </w:pPr>
            <w:r w:rsidRPr="007662C6">
              <w:rPr>
                <w:color w:val="000000"/>
              </w:rPr>
              <w:t>E800-E999</w:t>
            </w:r>
          </w:p>
        </w:tc>
        <w:tc>
          <w:tcPr>
            <w:tcW w:w="4662" w:type="dxa"/>
            <w:shd w:val="clear" w:color="auto" w:fill="auto"/>
            <w:noWrap/>
            <w:vAlign w:val="center"/>
            <w:hideMark/>
          </w:tcPr>
          <w:p w14:paraId="28A3E6DB" w14:textId="77777777" w:rsidR="00C41AFE" w:rsidRPr="007662C6" w:rsidRDefault="00C41AFE" w:rsidP="00A9094E">
            <w:pPr>
              <w:jc w:val="center"/>
              <w:rPr>
                <w:color w:val="000000"/>
              </w:rPr>
            </w:pPr>
            <w:r w:rsidRPr="007662C6">
              <w:rPr>
                <w:color w:val="000000"/>
              </w:rPr>
              <w:t>V0-Y89</w:t>
            </w:r>
          </w:p>
        </w:tc>
      </w:tr>
      <w:tr w:rsidR="00C41AFE" w:rsidRPr="007662C6" w14:paraId="607AA420" w14:textId="77777777" w:rsidTr="00A9094E">
        <w:trPr>
          <w:trHeight w:val="851"/>
        </w:trPr>
        <w:tc>
          <w:tcPr>
            <w:tcW w:w="2941" w:type="dxa"/>
            <w:shd w:val="clear" w:color="auto" w:fill="auto"/>
            <w:noWrap/>
            <w:vAlign w:val="center"/>
            <w:hideMark/>
          </w:tcPr>
          <w:p w14:paraId="423FF602" w14:textId="77777777" w:rsidR="00C41AFE" w:rsidRPr="007662C6" w:rsidRDefault="00C41AFE" w:rsidP="00A9094E">
            <w:pPr>
              <w:jc w:val="center"/>
              <w:rPr>
                <w:color w:val="000000"/>
              </w:rPr>
            </w:pPr>
            <w:r w:rsidRPr="007662C6">
              <w:rPr>
                <w:color w:val="000000"/>
              </w:rPr>
              <w:t>Unintentional</w:t>
            </w:r>
          </w:p>
        </w:tc>
        <w:tc>
          <w:tcPr>
            <w:tcW w:w="2927" w:type="dxa"/>
            <w:shd w:val="clear" w:color="auto" w:fill="auto"/>
            <w:noWrap/>
            <w:vAlign w:val="center"/>
            <w:hideMark/>
          </w:tcPr>
          <w:p w14:paraId="2ACD7C53" w14:textId="77777777" w:rsidR="00C41AFE" w:rsidRPr="007662C6" w:rsidRDefault="00C41AFE" w:rsidP="00A9094E">
            <w:pPr>
              <w:jc w:val="center"/>
              <w:rPr>
                <w:color w:val="000000"/>
              </w:rPr>
            </w:pPr>
            <w:r w:rsidRPr="007662C6">
              <w:rPr>
                <w:color w:val="000000"/>
              </w:rPr>
              <w:t>E800-E949, E980-E989</w:t>
            </w:r>
          </w:p>
        </w:tc>
        <w:tc>
          <w:tcPr>
            <w:tcW w:w="4662" w:type="dxa"/>
            <w:shd w:val="clear" w:color="auto" w:fill="auto"/>
            <w:noWrap/>
            <w:vAlign w:val="center"/>
            <w:hideMark/>
          </w:tcPr>
          <w:p w14:paraId="28274E93" w14:textId="77777777" w:rsidR="00C41AFE" w:rsidRDefault="00C41AFE" w:rsidP="00A9094E">
            <w:pPr>
              <w:jc w:val="center"/>
              <w:rPr>
                <w:color w:val="000000"/>
              </w:rPr>
            </w:pPr>
            <w:r w:rsidRPr="007662C6">
              <w:rPr>
                <w:color w:val="000000"/>
              </w:rPr>
              <w:t xml:space="preserve">V0-V99, W0-99, X0-X59, </w:t>
            </w:r>
          </w:p>
          <w:p w14:paraId="06FE2FC1" w14:textId="77777777" w:rsidR="00C41AFE" w:rsidRPr="007662C6" w:rsidRDefault="00C41AFE" w:rsidP="00A9094E">
            <w:pPr>
              <w:jc w:val="center"/>
              <w:rPr>
                <w:color w:val="000000"/>
              </w:rPr>
            </w:pPr>
            <w:r w:rsidRPr="007662C6">
              <w:rPr>
                <w:color w:val="000000"/>
              </w:rPr>
              <w:t>Y10-Y34, Y40-Y89</w:t>
            </w:r>
          </w:p>
        </w:tc>
      </w:tr>
      <w:tr w:rsidR="00C41AFE" w:rsidRPr="007662C6" w14:paraId="09787EC3" w14:textId="77777777" w:rsidTr="00A9094E">
        <w:trPr>
          <w:trHeight w:val="851"/>
        </w:trPr>
        <w:tc>
          <w:tcPr>
            <w:tcW w:w="2941" w:type="dxa"/>
            <w:shd w:val="clear" w:color="auto" w:fill="auto"/>
            <w:noWrap/>
            <w:vAlign w:val="center"/>
            <w:hideMark/>
          </w:tcPr>
          <w:p w14:paraId="5BF7557C" w14:textId="77777777" w:rsidR="00C41AFE" w:rsidRPr="007662C6" w:rsidRDefault="00C41AFE" w:rsidP="00A9094E">
            <w:pPr>
              <w:jc w:val="right"/>
              <w:rPr>
                <w:color w:val="000000"/>
              </w:rPr>
            </w:pPr>
            <w:r w:rsidRPr="007662C6">
              <w:rPr>
                <w:color w:val="000000"/>
              </w:rPr>
              <w:t>Transport</w:t>
            </w:r>
          </w:p>
        </w:tc>
        <w:tc>
          <w:tcPr>
            <w:tcW w:w="2927" w:type="dxa"/>
            <w:shd w:val="clear" w:color="auto" w:fill="auto"/>
            <w:noWrap/>
            <w:vAlign w:val="center"/>
            <w:hideMark/>
          </w:tcPr>
          <w:p w14:paraId="3A976B89" w14:textId="77777777" w:rsidR="00C41AFE" w:rsidRPr="007662C6" w:rsidRDefault="00C41AFE" w:rsidP="00A9094E">
            <w:pPr>
              <w:jc w:val="center"/>
              <w:rPr>
                <w:color w:val="000000"/>
              </w:rPr>
            </w:pPr>
            <w:r w:rsidRPr="007662C6">
              <w:rPr>
                <w:color w:val="000000"/>
              </w:rPr>
              <w:t>E800-E807, E810-E838, E840-E849</w:t>
            </w:r>
          </w:p>
        </w:tc>
        <w:tc>
          <w:tcPr>
            <w:tcW w:w="4662" w:type="dxa"/>
            <w:shd w:val="clear" w:color="auto" w:fill="auto"/>
            <w:noWrap/>
            <w:vAlign w:val="center"/>
            <w:hideMark/>
          </w:tcPr>
          <w:p w14:paraId="5E05396A" w14:textId="77777777" w:rsidR="00C41AFE" w:rsidRPr="007662C6" w:rsidRDefault="00C41AFE" w:rsidP="00A9094E">
            <w:pPr>
              <w:jc w:val="center"/>
              <w:rPr>
                <w:color w:val="000000"/>
              </w:rPr>
            </w:pPr>
            <w:r w:rsidRPr="007662C6">
              <w:rPr>
                <w:color w:val="000000"/>
              </w:rPr>
              <w:t>V0-V99</w:t>
            </w:r>
          </w:p>
        </w:tc>
      </w:tr>
      <w:tr w:rsidR="00C41AFE" w:rsidRPr="007662C6" w14:paraId="235A3E69" w14:textId="77777777" w:rsidTr="00A9094E">
        <w:trPr>
          <w:trHeight w:val="851"/>
        </w:trPr>
        <w:tc>
          <w:tcPr>
            <w:tcW w:w="2941" w:type="dxa"/>
            <w:shd w:val="clear" w:color="auto" w:fill="auto"/>
            <w:noWrap/>
            <w:vAlign w:val="center"/>
            <w:hideMark/>
          </w:tcPr>
          <w:p w14:paraId="6EA3BDDA" w14:textId="77777777" w:rsidR="00C41AFE" w:rsidRPr="007662C6" w:rsidRDefault="00C41AFE" w:rsidP="00A9094E">
            <w:pPr>
              <w:jc w:val="right"/>
              <w:rPr>
                <w:color w:val="000000"/>
              </w:rPr>
            </w:pPr>
            <w:r w:rsidRPr="007662C6">
              <w:rPr>
                <w:color w:val="000000"/>
              </w:rPr>
              <w:t>Falls</w:t>
            </w:r>
          </w:p>
        </w:tc>
        <w:tc>
          <w:tcPr>
            <w:tcW w:w="2927" w:type="dxa"/>
            <w:shd w:val="clear" w:color="auto" w:fill="auto"/>
            <w:noWrap/>
            <w:vAlign w:val="center"/>
            <w:hideMark/>
          </w:tcPr>
          <w:p w14:paraId="1AB74B2F" w14:textId="77777777" w:rsidR="00C41AFE" w:rsidRPr="007662C6" w:rsidRDefault="00C41AFE" w:rsidP="00A9094E">
            <w:pPr>
              <w:jc w:val="center"/>
              <w:rPr>
                <w:color w:val="000000"/>
              </w:rPr>
            </w:pPr>
            <w:r w:rsidRPr="007662C6">
              <w:rPr>
                <w:color w:val="000000"/>
              </w:rPr>
              <w:t>E880-E888</w:t>
            </w:r>
          </w:p>
        </w:tc>
        <w:tc>
          <w:tcPr>
            <w:tcW w:w="4662" w:type="dxa"/>
            <w:shd w:val="clear" w:color="auto" w:fill="auto"/>
            <w:noWrap/>
            <w:vAlign w:val="center"/>
            <w:hideMark/>
          </w:tcPr>
          <w:p w14:paraId="04CC0EA3" w14:textId="77777777" w:rsidR="00C41AFE" w:rsidRPr="007662C6" w:rsidRDefault="00C41AFE" w:rsidP="00A9094E">
            <w:pPr>
              <w:jc w:val="center"/>
              <w:rPr>
                <w:color w:val="000000"/>
              </w:rPr>
            </w:pPr>
            <w:r w:rsidRPr="007662C6">
              <w:rPr>
                <w:color w:val="000000"/>
              </w:rPr>
              <w:t>W0-W19</w:t>
            </w:r>
          </w:p>
        </w:tc>
      </w:tr>
      <w:tr w:rsidR="00C41AFE" w:rsidRPr="007662C6" w14:paraId="3A52D335" w14:textId="77777777" w:rsidTr="00A9094E">
        <w:trPr>
          <w:trHeight w:val="851"/>
        </w:trPr>
        <w:tc>
          <w:tcPr>
            <w:tcW w:w="2941" w:type="dxa"/>
            <w:shd w:val="clear" w:color="auto" w:fill="auto"/>
            <w:noWrap/>
            <w:vAlign w:val="center"/>
            <w:hideMark/>
          </w:tcPr>
          <w:p w14:paraId="581908A7" w14:textId="77777777" w:rsidR="00C41AFE" w:rsidRPr="007662C6" w:rsidRDefault="00C41AFE" w:rsidP="00A9094E">
            <w:pPr>
              <w:jc w:val="right"/>
              <w:rPr>
                <w:color w:val="000000"/>
              </w:rPr>
            </w:pPr>
            <w:r w:rsidRPr="007662C6">
              <w:rPr>
                <w:color w:val="000000"/>
              </w:rPr>
              <w:t>Drowning</w:t>
            </w:r>
          </w:p>
        </w:tc>
        <w:tc>
          <w:tcPr>
            <w:tcW w:w="2927" w:type="dxa"/>
            <w:shd w:val="clear" w:color="auto" w:fill="auto"/>
            <w:noWrap/>
            <w:vAlign w:val="center"/>
            <w:hideMark/>
          </w:tcPr>
          <w:p w14:paraId="536DC595" w14:textId="77777777" w:rsidR="00C41AFE" w:rsidRPr="007662C6" w:rsidRDefault="00C41AFE" w:rsidP="00A9094E">
            <w:pPr>
              <w:jc w:val="center"/>
              <w:rPr>
                <w:color w:val="000000"/>
              </w:rPr>
            </w:pPr>
            <w:r w:rsidRPr="007662C6">
              <w:rPr>
                <w:color w:val="000000"/>
              </w:rPr>
              <w:t>E910-E910</w:t>
            </w:r>
          </w:p>
        </w:tc>
        <w:tc>
          <w:tcPr>
            <w:tcW w:w="4662" w:type="dxa"/>
            <w:shd w:val="clear" w:color="auto" w:fill="auto"/>
            <w:noWrap/>
            <w:vAlign w:val="center"/>
            <w:hideMark/>
          </w:tcPr>
          <w:p w14:paraId="3541D9F1" w14:textId="77777777" w:rsidR="00C41AFE" w:rsidRPr="007662C6" w:rsidRDefault="00C41AFE" w:rsidP="00A9094E">
            <w:pPr>
              <w:jc w:val="center"/>
              <w:rPr>
                <w:color w:val="000000"/>
              </w:rPr>
            </w:pPr>
            <w:r w:rsidRPr="007662C6">
              <w:rPr>
                <w:color w:val="000000"/>
              </w:rPr>
              <w:t>W65-W74</w:t>
            </w:r>
          </w:p>
        </w:tc>
      </w:tr>
      <w:tr w:rsidR="00C41AFE" w:rsidRPr="007662C6" w14:paraId="07D5F6EC" w14:textId="77777777" w:rsidTr="00A9094E">
        <w:trPr>
          <w:trHeight w:val="851"/>
        </w:trPr>
        <w:tc>
          <w:tcPr>
            <w:tcW w:w="2941" w:type="dxa"/>
            <w:shd w:val="clear" w:color="auto" w:fill="auto"/>
            <w:noWrap/>
            <w:vAlign w:val="center"/>
            <w:hideMark/>
          </w:tcPr>
          <w:p w14:paraId="167D7E3C" w14:textId="77777777" w:rsidR="00C41AFE" w:rsidRPr="007662C6" w:rsidRDefault="00C41AFE" w:rsidP="00A9094E">
            <w:pPr>
              <w:jc w:val="center"/>
              <w:rPr>
                <w:color w:val="000000"/>
              </w:rPr>
            </w:pPr>
            <w:r w:rsidRPr="007662C6">
              <w:rPr>
                <w:color w:val="000000"/>
              </w:rPr>
              <w:t>Intentional</w:t>
            </w:r>
          </w:p>
        </w:tc>
        <w:tc>
          <w:tcPr>
            <w:tcW w:w="2927" w:type="dxa"/>
            <w:shd w:val="clear" w:color="auto" w:fill="auto"/>
            <w:noWrap/>
            <w:vAlign w:val="center"/>
            <w:hideMark/>
          </w:tcPr>
          <w:p w14:paraId="67607F70" w14:textId="77777777" w:rsidR="00C41AFE" w:rsidRPr="007662C6" w:rsidRDefault="00C41AFE" w:rsidP="00A9094E">
            <w:pPr>
              <w:jc w:val="center"/>
              <w:rPr>
                <w:color w:val="000000"/>
              </w:rPr>
            </w:pPr>
            <w:r w:rsidRPr="007662C6">
              <w:rPr>
                <w:color w:val="000000"/>
              </w:rPr>
              <w:t>E950-E979.9, E990-E999</w:t>
            </w:r>
          </w:p>
        </w:tc>
        <w:tc>
          <w:tcPr>
            <w:tcW w:w="4662" w:type="dxa"/>
            <w:shd w:val="clear" w:color="auto" w:fill="auto"/>
            <w:noWrap/>
            <w:vAlign w:val="center"/>
            <w:hideMark/>
          </w:tcPr>
          <w:p w14:paraId="7C05DC00" w14:textId="77777777" w:rsidR="00C41AFE" w:rsidRPr="007662C6" w:rsidRDefault="00C41AFE" w:rsidP="00A9094E">
            <w:pPr>
              <w:jc w:val="center"/>
              <w:rPr>
                <w:color w:val="000000"/>
              </w:rPr>
            </w:pPr>
            <w:r w:rsidRPr="007662C6">
              <w:rPr>
                <w:color w:val="000000"/>
              </w:rPr>
              <w:t>X60-X99, Y0-Y9, Y35-Y39</w:t>
            </w:r>
          </w:p>
        </w:tc>
      </w:tr>
      <w:tr w:rsidR="00C41AFE" w:rsidRPr="007662C6" w14:paraId="7596DF80" w14:textId="77777777" w:rsidTr="00A9094E">
        <w:trPr>
          <w:trHeight w:val="851"/>
        </w:trPr>
        <w:tc>
          <w:tcPr>
            <w:tcW w:w="2941" w:type="dxa"/>
            <w:shd w:val="clear" w:color="auto" w:fill="auto"/>
            <w:noWrap/>
            <w:vAlign w:val="center"/>
            <w:hideMark/>
          </w:tcPr>
          <w:p w14:paraId="44544BCF" w14:textId="3BCBF8CF" w:rsidR="00C41AFE" w:rsidRPr="007662C6" w:rsidRDefault="00296BD5" w:rsidP="00A9094E">
            <w:pPr>
              <w:jc w:val="right"/>
              <w:rPr>
                <w:color w:val="000000"/>
              </w:rPr>
            </w:pPr>
            <w:r>
              <w:rPr>
                <w:color w:val="000000"/>
              </w:rPr>
              <w:t>Suicide</w:t>
            </w:r>
          </w:p>
        </w:tc>
        <w:tc>
          <w:tcPr>
            <w:tcW w:w="2927" w:type="dxa"/>
            <w:shd w:val="clear" w:color="auto" w:fill="auto"/>
            <w:noWrap/>
            <w:vAlign w:val="center"/>
            <w:hideMark/>
          </w:tcPr>
          <w:p w14:paraId="70ED1964" w14:textId="77777777" w:rsidR="00C41AFE" w:rsidRPr="007662C6" w:rsidRDefault="00C41AFE" w:rsidP="00A9094E">
            <w:pPr>
              <w:jc w:val="center"/>
              <w:rPr>
                <w:color w:val="000000"/>
              </w:rPr>
            </w:pPr>
            <w:r w:rsidRPr="007662C6">
              <w:rPr>
                <w:color w:val="000000"/>
              </w:rPr>
              <w:t>E950-E959</w:t>
            </w:r>
          </w:p>
        </w:tc>
        <w:tc>
          <w:tcPr>
            <w:tcW w:w="4662" w:type="dxa"/>
            <w:shd w:val="clear" w:color="auto" w:fill="auto"/>
            <w:noWrap/>
            <w:vAlign w:val="center"/>
            <w:hideMark/>
          </w:tcPr>
          <w:p w14:paraId="52F3FF52" w14:textId="77777777" w:rsidR="00C41AFE" w:rsidRPr="007662C6" w:rsidRDefault="00C41AFE" w:rsidP="00A9094E">
            <w:pPr>
              <w:jc w:val="center"/>
              <w:rPr>
                <w:color w:val="000000"/>
              </w:rPr>
            </w:pPr>
            <w:r w:rsidRPr="007662C6">
              <w:rPr>
                <w:color w:val="000000"/>
              </w:rPr>
              <w:t>X60-X84</w:t>
            </w:r>
          </w:p>
        </w:tc>
      </w:tr>
      <w:tr w:rsidR="00C41AFE" w:rsidRPr="007662C6" w14:paraId="52C1FFEE" w14:textId="77777777" w:rsidTr="00A9094E">
        <w:trPr>
          <w:trHeight w:val="851"/>
        </w:trPr>
        <w:tc>
          <w:tcPr>
            <w:tcW w:w="2941" w:type="dxa"/>
            <w:shd w:val="clear" w:color="auto" w:fill="auto"/>
            <w:noWrap/>
            <w:vAlign w:val="center"/>
            <w:hideMark/>
          </w:tcPr>
          <w:p w14:paraId="3809353A" w14:textId="77777777" w:rsidR="00C41AFE" w:rsidRPr="007662C6" w:rsidRDefault="00C41AFE" w:rsidP="00A9094E">
            <w:pPr>
              <w:jc w:val="right"/>
              <w:rPr>
                <w:color w:val="000000"/>
              </w:rPr>
            </w:pPr>
          </w:p>
          <w:p w14:paraId="544BB222" w14:textId="77777777" w:rsidR="00C41AFE" w:rsidRPr="007662C6" w:rsidRDefault="00C41AFE" w:rsidP="00A9094E">
            <w:pPr>
              <w:jc w:val="right"/>
              <w:rPr>
                <w:color w:val="000000"/>
              </w:rPr>
            </w:pPr>
          </w:p>
          <w:p w14:paraId="76FDA7CD" w14:textId="77777777" w:rsidR="00C41AFE" w:rsidRPr="007662C6" w:rsidRDefault="00C41AFE" w:rsidP="00A9094E">
            <w:pPr>
              <w:jc w:val="right"/>
              <w:rPr>
                <w:color w:val="000000"/>
              </w:rPr>
            </w:pPr>
            <w:r w:rsidRPr="007662C6">
              <w:rPr>
                <w:color w:val="000000"/>
              </w:rPr>
              <w:t>Assault</w:t>
            </w:r>
          </w:p>
        </w:tc>
        <w:tc>
          <w:tcPr>
            <w:tcW w:w="2927" w:type="dxa"/>
            <w:shd w:val="clear" w:color="auto" w:fill="auto"/>
            <w:noWrap/>
            <w:vAlign w:val="center"/>
            <w:hideMark/>
          </w:tcPr>
          <w:p w14:paraId="7C1B616C" w14:textId="77777777" w:rsidR="00C41AFE" w:rsidRPr="007662C6" w:rsidRDefault="00C41AFE" w:rsidP="00A9094E">
            <w:pPr>
              <w:jc w:val="center"/>
              <w:rPr>
                <w:color w:val="000000"/>
              </w:rPr>
            </w:pPr>
            <w:r w:rsidRPr="007662C6">
              <w:rPr>
                <w:color w:val="000000"/>
              </w:rPr>
              <w:t>E960-E979, E990-E999</w:t>
            </w:r>
          </w:p>
        </w:tc>
        <w:tc>
          <w:tcPr>
            <w:tcW w:w="4662" w:type="dxa"/>
            <w:shd w:val="clear" w:color="auto" w:fill="auto"/>
            <w:noWrap/>
            <w:vAlign w:val="center"/>
            <w:hideMark/>
          </w:tcPr>
          <w:p w14:paraId="41757979" w14:textId="77777777" w:rsidR="00C41AFE" w:rsidRPr="007662C6" w:rsidRDefault="00C41AFE" w:rsidP="00A9094E">
            <w:pPr>
              <w:jc w:val="center"/>
              <w:rPr>
                <w:color w:val="000000"/>
              </w:rPr>
            </w:pPr>
            <w:r w:rsidRPr="007662C6">
              <w:rPr>
                <w:color w:val="000000"/>
              </w:rPr>
              <w:t>X85-X99, Y0-Y9, Y35-Y39</w:t>
            </w:r>
          </w:p>
        </w:tc>
      </w:tr>
    </w:tbl>
    <w:p w14:paraId="778439A8" w14:textId="77777777" w:rsidR="00C41AFE" w:rsidRDefault="00C41AFE" w:rsidP="00C41AFE">
      <w:pPr>
        <w:suppressLineNumbers/>
        <w:rPr>
          <w:color w:val="000000" w:themeColor="text1"/>
        </w:rPr>
      </w:pPr>
      <w:r>
        <w:rPr>
          <w:color w:val="000000" w:themeColor="text1"/>
        </w:rPr>
        <w:br w:type="page"/>
      </w:r>
    </w:p>
    <w:p w14:paraId="26A4C6F6" w14:textId="77777777" w:rsidR="00C41AFE" w:rsidRDefault="00C41AFE" w:rsidP="00C41AFE">
      <w:pPr>
        <w:spacing w:line="480" w:lineRule="auto"/>
        <w:jc w:val="both"/>
        <w:rPr>
          <w:color w:val="000000" w:themeColor="text1"/>
        </w:rPr>
      </w:pPr>
      <w:r>
        <w:rPr>
          <w:b/>
          <w:color w:val="000000" w:themeColor="text1"/>
        </w:rPr>
        <w:lastRenderedPageBreak/>
        <w:t xml:space="preserve">Supplementary Table 2. </w:t>
      </w:r>
      <w:r>
        <w:rPr>
          <w:color w:val="000000" w:themeColor="text1"/>
        </w:rPr>
        <w:t>C</w:t>
      </w:r>
      <w:r w:rsidRPr="005B446A">
        <w:rPr>
          <w:color w:val="000000" w:themeColor="text1"/>
        </w:rPr>
        <w:t>orrelation coefficients</w:t>
      </w:r>
      <w:r>
        <w:rPr>
          <w:color w:val="000000" w:themeColor="text1"/>
        </w:rPr>
        <w:t xml:space="preserve"> between monthly anomalies generated from daily mean temperature and daily maximum and minimum temperatures. Each correlation coefficient was calculated in each state for each month for 1980-2016, then averaged over all states for each month.</w:t>
      </w:r>
    </w:p>
    <w:p w14:paraId="1A71989F" w14:textId="77777777" w:rsidR="00C41AFE" w:rsidRDefault="00C41AFE" w:rsidP="00C41AFE">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C41AFE" w14:paraId="505E94B8" w14:textId="77777777" w:rsidTr="00A9094E">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8C9A8" w14:textId="77777777" w:rsidR="00C41AFE" w:rsidRPr="005B446A" w:rsidRDefault="00C41AFE" w:rsidP="00A9094E">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6D5CE6DA" w14:textId="77777777" w:rsidR="00C41AFE" w:rsidRDefault="00C41AFE" w:rsidP="00A9094E">
            <w:pPr>
              <w:jc w:val="center"/>
              <w:rPr>
                <w:b/>
                <w:bCs/>
                <w:color w:val="000000"/>
              </w:rPr>
            </w:pPr>
            <w:r>
              <w:rPr>
                <w:b/>
                <w:bCs/>
                <w:color w:val="000000"/>
              </w:rPr>
              <w:t>M</w:t>
            </w:r>
            <w:r w:rsidRPr="00F239EC">
              <w:rPr>
                <w:b/>
                <w:bCs/>
                <w:color w:val="000000"/>
              </w:rPr>
              <w:t xml:space="preserve">ean daily temperature </w:t>
            </w:r>
          </w:p>
          <w:p w14:paraId="20113B93" w14:textId="77777777" w:rsidR="00C41AFE" w:rsidRDefault="00C41AFE" w:rsidP="00A9094E">
            <w:pPr>
              <w:jc w:val="center"/>
              <w:rPr>
                <w:b/>
                <w:bCs/>
                <w:color w:val="000000"/>
              </w:rPr>
            </w:pPr>
            <w:r>
              <w:rPr>
                <w:b/>
                <w:bCs/>
                <w:color w:val="000000"/>
              </w:rPr>
              <w:t>and</w:t>
            </w:r>
          </w:p>
          <w:p w14:paraId="50272BFA" w14:textId="77777777" w:rsidR="00C41AFE" w:rsidRPr="00F239EC" w:rsidRDefault="00C41AFE" w:rsidP="00A9094E">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09CEEACB" w14:textId="77777777" w:rsidR="00C41AFE" w:rsidRDefault="00C41AFE" w:rsidP="00A9094E">
            <w:pPr>
              <w:jc w:val="center"/>
              <w:rPr>
                <w:b/>
                <w:bCs/>
                <w:color w:val="000000"/>
              </w:rPr>
            </w:pPr>
            <w:r>
              <w:rPr>
                <w:b/>
                <w:bCs/>
                <w:color w:val="000000"/>
              </w:rPr>
              <w:t>M</w:t>
            </w:r>
            <w:r w:rsidRPr="00F239EC">
              <w:rPr>
                <w:b/>
                <w:bCs/>
                <w:color w:val="000000"/>
              </w:rPr>
              <w:t xml:space="preserve">ean daily temperature </w:t>
            </w:r>
          </w:p>
          <w:p w14:paraId="62122079" w14:textId="77777777" w:rsidR="00C41AFE" w:rsidRDefault="00C41AFE" w:rsidP="00A9094E">
            <w:pPr>
              <w:jc w:val="center"/>
              <w:rPr>
                <w:b/>
                <w:bCs/>
                <w:color w:val="000000"/>
              </w:rPr>
            </w:pPr>
            <w:r>
              <w:rPr>
                <w:b/>
                <w:bCs/>
                <w:color w:val="000000"/>
              </w:rPr>
              <w:t>and</w:t>
            </w:r>
          </w:p>
          <w:p w14:paraId="6C749AAB" w14:textId="77777777" w:rsidR="00C41AFE" w:rsidRPr="00F239EC" w:rsidRDefault="00C41AFE" w:rsidP="00A9094E">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C41AFE" w14:paraId="5DB06578"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77C47C2" w14:textId="77777777" w:rsidR="00C41AFE" w:rsidRPr="00771400" w:rsidRDefault="00C41AFE" w:rsidP="00A9094E">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55D9D36A" w14:textId="77777777" w:rsidR="00C41AFE" w:rsidRPr="00771400" w:rsidRDefault="00C41AFE" w:rsidP="00A9094E">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0905F9A" w14:textId="77777777" w:rsidR="00C41AFE" w:rsidRPr="00771400" w:rsidRDefault="00C41AFE" w:rsidP="00A9094E">
            <w:pPr>
              <w:jc w:val="center"/>
              <w:rPr>
                <w:color w:val="000000"/>
              </w:rPr>
            </w:pPr>
            <w:r w:rsidRPr="00771400">
              <w:rPr>
                <w:color w:val="000000"/>
              </w:rPr>
              <w:t>0.98</w:t>
            </w:r>
          </w:p>
        </w:tc>
      </w:tr>
      <w:tr w:rsidR="00C41AFE" w14:paraId="07823915"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319438" w14:textId="77777777" w:rsidR="00C41AFE" w:rsidRPr="00771400" w:rsidRDefault="00C41AFE" w:rsidP="00A9094E">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0100A34" w14:textId="77777777" w:rsidR="00C41AFE" w:rsidRPr="00771400" w:rsidRDefault="00C41AFE" w:rsidP="00A9094E">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726428E8" w14:textId="77777777" w:rsidR="00C41AFE" w:rsidRPr="00771400" w:rsidRDefault="00C41AFE" w:rsidP="00A9094E">
            <w:pPr>
              <w:jc w:val="center"/>
              <w:rPr>
                <w:color w:val="000000"/>
              </w:rPr>
            </w:pPr>
            <w:r w:rsidRPr="00771400">
              <w:rPr>
                <w:color w:val="000000"/>
              </w:rPr>
              <w:t>0.98</w:t>
            </w:r>
          </w:p>
        </w:tc>
      </w:tr>
      <w:tr w:rsidR="00C41AFE" w14:paraId="6740BF5C"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9D48437" w14:textId="77777777" w:rsidR="00C41AFE" w:rsidRPr="00771400" w:rsidRDefault="00C41AFE" w:rsidP="00A9094E">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58E1048D" w14:textId="77777777" w:rsidR="00C41AFE" w:rsidRPr="00771400" w:rsidRDefault="00C41AFE" w:rsidP="00A9094E">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B787581" w14:textId="77777777" w:rsidR="00C41AFE" w:rsidRPr="00771400" w:rsidRDefault="00C41AFE" w:rsidP="00A9094E">
            <w:pPr>
              <w:jc w:val="center"/>
              <w:rPr>
                <w:color w:val="000000"/>
              </w:rPr>
            </w:pPr>
            <w:r w:rsidRPr="00771400">
              <w:rPr>
                <w:color w:val="000000"/>
              </w:rPr>
              <w:t>0.97</w:t>
            </w:r>
          </w:p>
        </w:tc>
      </w:tr>
      <w:tr w:rsidR="00C41AFE" w14:paraId="0CA500C6"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9FA2309" w14:textId="77777777" w:rsidR="00C41AFE" w:rsidRPr="00771400" w:rsidRDefault="00C41AFE" w:rsidP="00A9094E">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4C1ED85A" w14:textId="77777777" w:rsidR="00C41AFE" w:rsidRPr="00771400" w:rsidRDefault="00C41AFE" w:rsidP="00A9094E">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565EC47E" w14:textId="77777777" w:rsidR="00C41AFE" w:rsidRPr="00771400" w:rsidRDefault="00C41AFE" w:rsidP="00A9094E">
            <w:pPr>
              <w:jc w:val="center"/>
              <w:rPr>
                <w:color w:val="000000"/>
              </w:rPr>
            </w:pPr>
            <w:r w:rsidRPr="00771400">
              <w:rPr>
                <w:color w:val="000000"/>
              </w:rPr>
              <w:t>0.96</w:t>
            </w:r>
          </w:p>
        </w:tc>
      </w:tr>
      <w:tr w:rsidR="00C41AFE" w14:paraId="3764C060"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11B6E18" w14:textId="77777777" w:rsidR="00C41AFE" w:rsidRPr="00771400" w:rsidRDefault="00C41AFE" w:rsidP="00A9094E">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45B511C"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43501A" w14:textId="77777777" w:rsidR="00C41AFE" w:rsidRPr="00771400" w:rsidRDefault="00C41AFE" w:rsidP="00A9094E">
            <w:pPr>
              <w:jc w:val="center"/>
              <w:rPr>
                <w:color w:val="000000"/>
              </w:rPr>
            </w:pPr>
            <w:r w:rsidRPr="00771400">
              <w:rPr>
                <w:color w:val="000000"/>
              </w:rPr>
              <w:t>0.94</w:t>
            </w:r>
          </w:p>
        </w:tc>
      </w:tr>
      <w:tr w:rsidR="00C41AFE" w14:paraId="27A07DDE"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F34EEEE" w14:textId="77777777" w:rsidR="00C41AFE" w:rsidRPr="00771400" w:rsidRDefault="00C41AFE" w:rsidP="00A9094E">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1CBEE1F3" w14:textId="77777777" w:rsidR="00C41AFE" w:rsidRPr="00771400" w:rsidRDefault="00C41AFE" w:rsidP="00A9094E">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1EEF7AC" w14:textId="77777777" w:rsidR="00C41AFE" w:rsidRPr="00771400" w:rsidRDefault="00C41AFE" w:rsidP="00A9094E">
            <w:pPr>
              <w:jc w:val="center"/>
              <w:rPr>
                <w:color w:val="000000"/>
              </w:rPr>
            </w:pPr>
            <w:r w:rsidRPr="00771400">
              <w:rPr>
                <w:color w:val="000000"/>
              </w:rPr>
              <w:t>0.92</w:t>
            </w:r>
          </w:p>
        </w:tc>
      </w:tr>
      <w:tr w:rsidR="00C41AFE" w14:paraId="4A811791"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097534" w14:textId="77777777" w:rsidR="00C41AFE" w:rsidRPr="00771400" w:rsidRDefault="00C41AFE" w:rsidP="00A9094E">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E237A4" w14:textId="77777777" w:rsidR="00C41AFE" w:rsidRPr="00771400" w:rsidRDefault="00C41AFE" w:rsidP="00A9094E">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D7D49B1" w14:textId="77777777" w:rsidR="00C41AFE" w:rsidRPr="00771400" w:rsidRDefault="00C41AFE" w:rsidP="00A9094E">
            <w:pPr>
              <w:jc w:val="center"/>
              <w:rPr>
                <w:color w:val="000000"/>
              </w:rPr>
            </w:pPr>
            <w:r w:rsidRPr="00771400">
              <w:rPr>
                <w:color w:val="000000"/>
              </w:rPr>
              <w:t>0.94</w:t>
            </w:r>
          </w:p>
        </w:tc>
      </w:tr>
      <w:tr w:rsidR="00C41AFE" w14:paraId="53170C6C"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571F0B6" w14:textId="77777777" w:rsidR="00C41AFE" w:rsidRPr="00771400" w:rsidRDefault="00C41AFE" w:rsidP="00A9094E">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0F2C6A8F"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600ADC4" w14:textId="77777777" w:rsidR="00C41AFE" w:rsidRPr="00771400" w:rsidRDefault="00C41AFE" w:rsidP="00A9094E">
            <w:pPr>
              <w:jc w:val="center"/>
              <w:rPr>
                <w:color w:val="000000"/>
              </w:rPr>
            </w:pPr>
            <w:r w:rsidRPr="00771400">
              <w:rPr>
                <w:color w:val="000000"/>
              </w:rPr>
              <w:t>0.93</w:t>
            </w:r>
          </w:p>
        </w:tc>
      </w:tr>
      <w:tr w:rsidR="00C41AFE" w14:paraId="1C2D5E15"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6446B5E" w14:textId="77777777" w:rsidR="00C41AFE" w:rsidRPr="00771400" w:rsidRDefault="00C41AFE" w:rsidP="00A9094E">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9D7D0B5" w14:textId="77777777" w:rsidR="00C41AFE" w:rsidRPr="00771400" w:rsidRDefault="00C41AFE" w:rsidP="00A9094E">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76EAE9B" w14:textId="77777777" w:rsidR="00C41AFE" w:rsidRPr="00771400" w:rsidRDefault="00C41AFE" w:rsidP="00A9094E">
            <w:pPr>
              <w:jc w:val="center"/>
              <w:rPr>
                <w:color w:val="000000"/>
              </w:rPr>
            </w:pPr>
            <w:r w:rsidRPr="00771400">
              <w:rPr>
                <w:color w:val="000000"/>
              </w:rPr>
              <w:t>0.91</w:t>
            </w:r>
          </w:p>
        </w:tc>
      </w:tr>
      <w:tr w:rsidR="00C41AFE" w14:paraId="2502E9E0"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37F0314" w14:textId="77777777" w:rsidR="00C41AFE" w:rsidRPr="00771400" w:rsidRDefault="00C41AFE" w:rsidP="00A9094E">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0AA5D9A1" w14:textId="77777777" w:rsidR="00C41AFE" w:rsidRPr="00771400" w:rsidRDefault="00C41AFE" w:rsidP="00A9094E">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179AB448" w14:textId="77777777" w:rsidR="00C41AFE" w:rsidRPr="00771400" w:rsidRDefault="00C41AFE" w:rsidP="00A9094E">
            <w:pPr>
              <w:jc w:val="center"/>
              <w:rPr>
                <w:color w:val="000000"/>
              </w:rPr>
            </w:pPr>
            <w:r w:rsidRPr="00771400">
              <w:rPr>
                <w:color w:val="000000"/>
              </w:rPr>
              <w:t>0.93</w:t>
            </w:r>
          </w:p>
        </w:tc>
      </w:tr>
      <w:tr w:rsidR="00C41AFE" w14:paraId="0ED61C6B"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BD3074B" w14:textId="77777777" w:rsidR="00C41AFE" w:rsidRPr="00771400" w:rsidRDefault="00C41AFE" w:rsidP="00A9094E">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69CBCF0A"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4AD2AA25" w14:textId="77777777" w:rsidR="00C41AFE" w:rsidRPr="00771400" w:rsidRDefault="00C41AFE" w:rsidP="00A9094E">
            <w:pPr>
              <w:jc w:val="center"/>
              <w:rPr>
                <w:color w:val="000000"/>
              </w:rPr>
            </w:pPr>
            <w:r w:rsidRPr="00771400">
              <w:rPr>
                <w:color w:val="000000"/>
              </w:rPr>
              <w:t>0.97</w:t>
            </w:r>
          </w:p>
        </w:tc>
      </w:tr>
      <w:tr w:rsidR="00C41AFE" w14:paraId="72DE5BF9"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70CF995" w14:textId="77777777" w:rsidR="00C41AFE" w:rsidRPr="00771400" w:rsidRDefault="00C41AFE" w:rsidP="00A9094E">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57CF9242" w14:textId="77777777" w:rsidR="00C41AFE" w:rsidRPr="00771400" w:rsidRDefault="00C41AFE" w:rsidP="00A9094E">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512AD29B" w14:textId="77777777" w:rsidR="00C41AFE" w:rsidRPr="00771400" w:rsidRDefault="00C41AFE" w:rsidP="00A9094E">
            <w:pPr>
              <w:jc w:val="center"/>
              <w:rPr>
                <w:color w:val="000000"/>
              </w:rPr>
            </w:pPr>
            <w:r w:rsidRPr="00771400">
              <w:rPr>
                <w:color w:val="000000"/>
              </w:rPr>
              <w:t>0.98</w:t>
            </w:r>
          </w:p>
        </w:tc>
      </w:tr>
    </w:tbl>
    <w:p w14:paraId="577B4D3A" w14:textId="77777777" w:rsidR="00C41AFE" w:rsidRDefault="00C41AFE" w:rsidP="00C41AFE">
      <w:pPr>
        <w:suppressLineNumbers/>
        <w:rPr>
          <w:b/>
          <w:color w:val="000000" w:themeColor="text1"/>
        </w:rPr>
      </w:pPr>
      <w:r>
        <w:rPr>
          <w:b/>
          <w:color w:val="000000" w:themeColor="text1"/>
        </w:rPr>
        <w:br w:type="page"/>
      </w:r>
    </w:p>
    <w:p w14:paraId="304E87F5" w14:textId="77777777" w:rsidR="00C41AFE" w:rsidRDefault="00C41AFE" w:rsidP="00C41AFE">
      <w:pPr>
        <w:spacing w:line="480" w:lineRule="auto"/>
        <w:jc w:val="both"/>
        <w:rPr>
          <w:color w:val="000000" w:themeColor="text1"/>
        </w:rPr>
      </w:pPr>
      <w:r>
        <w:rPr>
          <w:b/>
          <w:color w:val="000000" w:themeColor="text1"/>
        </w:rPr>
        <w:lastRenderedPageBreak/>
        <w:t xml:space="preserve">Supplementary Table 3. </w:t>
      </w:r>
      <w:r>
        <w:rPr>
          <w:color w:val="000000" w:themeColor="text1"/>
        </w:rPr>
        <w:t>C</w:t>
      </w:r>
      <w:r w:rsidRPr="005B446A">
        <w:rPr>
          <w:color w:val="000000" w:themeColor="text1"/>
        </w:rPr>
        <w:t>orrelation coefficients</w:t>
      </w:r>
      <w:r>
        <w:rPr>
          <w:color w:val="000000" w:themeColor="text1"/>
        </w:rPr>
        <w:t xml:space="preserve"> between anomaly of mean daily temperature and measures of extreme anomalous temperature described in Methods. Each correlation coefficient was calculated in each state for each month for 1980-2016, then averaged over all states for each month.</w:t>
      </w:r>
    </w:p>
    <w:p w14:paraId="4FC28C55" w14:textId="77777777" w:rsidR="00C41AFE" w:rsidRDefault="00C41AFE" w:rsidP="00C41AFE">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C41AFE" w14:paraId="18CA19F4" w14:textId="77777777" w:rsidTr="00A9094E">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758E79E8" w14:textId="77777777" w:rsidR="00C41AFE" w:rsidRPr="00600DFF" w:rsidRDefault="00C41AFE" w:rsidP="00A9094E">
            <w:pPr>
              <w:jc w:val="center"/>
              <w:rPr>
                <w:bCs/>
                <w:color w:val="000000"/>
              </w:rPr>
            </w:pPr>
            <w:r w:rsidRPr="00600DFF">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7C219" w14:textId="77777777" w:rsidR="00C41AFE" w:rsidRPr="00600DFF" w:rsidRDefault="00C41AFE" w:rsidP="00A9094E">
            <w:pPr>
              <w:jc w:val="center"/>
              <w:rPr>
                <w:bCs/>
                <w:color w:val="000000"/>
              </w:rPr>
            </w:pPr>
            <w:r w:rsidRPr="00600DFF">
              <w:rPr>
                <w:bCs/>
                <w:color w:val="000000"/>
              </w:rPr>
              <w:t xml:space="preserve">Anomaly </w:t>
            </w:r>
            <w:r>
              <w:rPr>
                <w:bCs/>
                <w:color w:val="000000"/>
              </w:rPr>
              <w:t>of mean (</w:t>
            </w:r>
            <w:r w:rsidRPr="0017348E">
              <w:rPr>
                <w:bCs/>
                <w:color w:val="000000"/>
              </w:rPr>
              <w:t>main analysis</w:t>
            </w:r>
            <w:r>
              <w:rPr>
                <w:bCs/>
                <w:color w:val="000000"/>
              </w:rPr>
              <w:t>)</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70E2CFF" w14:textId="77777777" w:rsidR="00C41AFE" w:rsidRPr="00600DFF" w:rsidRDefault="00C41AFE" w:rsidP="00A9094E">
            <w:pPr>
              <w:jc w:val="center"/>
              <w:rPr>
                <w:color w:val="000000" w:themeColor="text1"/>
              </w:rPr>
            </w:pPr>
            <w:r w:rsidRPr="00600DFF">
              <w:rPr>
                <w:color w:val="000000" w:themeColor="text1"/>
              </w:rPr>
              <w:t>Anomaly of</w:t>
            </w:r>
          </w:p>
          <w:p w14:paraId="55E10C7A" w14:textId="77777777" w:rsidR="00C41AFE" w:rsidRPr="00600DFF" w:rsidRDefault="00C41AFE" w:rsidP="00A9094E">
            <w:pPr>
              <w:jc w:val="center"/>
              <w:rPr>
                <w:bCs/>
                <w:color w:val="000000"/>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A875FE" w14:textId="77777777" w:rsidR="00C41AFE" w:rsidRPr="00600DFF" w:rsidRDefault="00C41AFE" w:rsidP="00A9094E">
            <w:pPr>
              <w:jc w:val="center"/>
              <w:rPr>
                <w:color w:val="000000"/>
              </w:rPr>
            </w:pPr>
            <w:r w:rsidRPr="00600DFF">
              <w:rPr>
                <w:color w:val="000000"/>
              </w:rPr>
              <w:t>Number of days</w:t>
            </w:r>
          </w:p>
          <w:p w14:paraId="1AC36AAA" w14:textId="77777777" w:rsidR="00C41AFE" w:rsidRPr="00600DFF" w:rsidRDefault="00C41AFE" w:rsidP="00A9094E">
            <w:pPr>
              <w:jc w:val="center"/>
              <w:rPr>
                <w:bCs/>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55DFC9FB" w14:textId="77777777" w:rsidR="00C41AFE" w:rsidRPr="00600DFF" w:rsidRDefault="00C41AFE" w:rsidP="00A9094E">
            <w:pPr>
              <w:jc w:val="center"/>
              <w:rPr>
                <w:color w:val="000000"/>
              </w:rPr>
            </w:pPr>
            <w:r w:rsidRPr="00600DFF">
              <w:rPr>
                <w:color w:val="000000"/>
              </w:rPr>
              <w:t>Number of 3+ day</w:t>
            </w:r>
          </w:p>
          <w:p w14:paraId="0554944E" w14:textId="77777777" w:rsidR="00C41AFE" w:rsidRPr="00600DFF" w:rsidRDefault="00C41AFE" w:rsidP="00A9094E">
            <w:pPr>
              <w:jc w:val="center"/>
              <w:rPr>
                <w:bCs/>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r>
      <w:tr w:rsidR="00C41AFE" w14:paraId="5500CEB9" w14:textId="77777777" w:rsidTr="00A9094E">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1C52602A" w14:textId="77777777" w:rsidR="00C41AFE" w:rsidRPr="00600DFF" w:rsidRDefault="00C41AFE" w:rsidP="00A9094E">
            <w:pPr>
              <w:jc w:val="center"/>
              <w:rPr>
                <w:color w:val="000000"/>
              </w:rPr>
            </w:pPr>
            <w:r w:rsidRPr="00600DFF">
              <w:rPr>
                <w:bCs/>
                <w:color w:val="000000"/>
              </w:rPr>
              <w:t xml:space="preserve">Anomaly </w:t>
            </w:r>
            <w:r>
              <w:rPr>
                <w:bCs/>
                <w:color w:val="000000"/>
              </w:rPr>
              <w:t>of mean (</w:t>
            </w:r>
            <w:r w:rsidRPr="00600DFF">
              <w:rPr>
                <w:bCs/>
                <w:color w:val="000000"/>
              </w:rPr>
              <w:t>main analysis</w:t>
            </w:r>
            <w:r>
              <w:rPr>
                <w:bCs/>
                <w:color w:val="000000"/>
              </w:rPr>
              <w:t xml:space="preserve">)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FD96A" w14:textId="77777777" w:rsidR="00C41AFE" w:rsidRPr="00D21EA5" w:rsidRDefault="00C41AFE" w:rsidP="00A9094E">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F848D26" w14:textId="77777777" w:rsidR="00C41AFE" w:rsidRPr="00771400" w:rsidRDefault="00C41AFE" w:rsidP="00A9094E">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4B27DC3F" w14:textId="77777777" w:rsidR="00C41AFE" w:rsidRPr="00771400" w:rsidRDefault="00C41AFE" w:rsidP="00A9094E">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53393706" w14:textId="77777777" w:rsidR="00C41AFE" w:rsidRPr="00771400" w:rsidRDefault="00C41AFE" w:rsidP="00A9094E">
            <w:pPr>
              <w:jc w:val="center"/>
              <w:rPr>
                <w:color w:val="000000"/>
              </w:rPr>
            </w:pPr>
            <w:r>
              <w:rPr>
                <w:color w:val="000000"/>
              </w:rPr>
              <w:t>0.6</w:t>
            </w:r>
          </w:p>
        </w:tc>
      </w:tr>
      <w:tr w:rsidR="00C41AFE" w14:paraId="79539676" w14:textId="77777777" w:rsidTr="00A9094E">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1B077E7A" w14:textId="77777777" w:rsidR="00C41AFE" w:rsidRPr="00600DFF" w:rsidRDefault="00C41AFE" w:rsidP="00A9094E">
            <w:pPr>
              <w:jc w:val="center"/>
              <w:rPr>
                <w:color w:val="000000" w:themeColor="text1"/>
              </w:rPr>
            </w:pPr>
            <w:r w:rsidRPr="00600DFF">
              <w:rPr>
                <w:color w:val="000000" w:themeColor="text1"/>
              </w:rPr>
              <w:t>Anomaly of</w:t>
            </w:r>
          </w:p>
          <w:p w14:paraId="098BDE0C" w14:textId="77777777" w:rsidR="00C41AFE" w:rsidRPr="00DE5BA4" w:rsidRDefault="00C41AFE" w:rsidP="00A9094E">
            <w:pPr>
              <w:jc w:val="center"/>
              <w:rPr>
                <w:color w:val="2F2F2F"/>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5D23006" w14:textId="77777777" w:rsidR="00C41AFE" w:rsidRPr="00771400" w:rsidRDefault="00C41AFE" w:rsidP="00A9094E">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B8942D3" w14:textId="77777777" w:rsidR="00C41AFE" w:rsidRPr="00771400" w:rsidRDefault="00C41AFE" w:rsidP="00A9094E">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5BD58107" w14:textId="77777777" w:rsidR="00C41AFE" w:rsidRPr="00771400" w:rsidRDefault="00C41AFE" w:rsidP="00A9094E">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8C3C46F" w14:textId="77777777" w:rsidR="00C41AFE" w:rsidRPr="00771400" w:rsidRDefault="00C41AFE" w:rsidP="00A9094E">
            <w:pPr>
              <w:jc w:val="center"/>
              <w:rPr>
                <w:color w:val="000000"/>
              </w:rPr>
            </w:pPr>
            <w:r>
              <w:rPr>
                <w:color w:val="000000"/>
              </w:rPr>
              <w:t>0.77</w:t>
            </w:r>
          </w:p>
        </w:tc>
      </w:tr>
      <w:tr w:rsidR="00C41AFE" w14:paraId="26902923" w14:textId="77777777" w:rsidTr="00A9094E">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16C0194B" w14:textId="77777777" w:rsidR="00C41AFE" w:rsidRPr="00600DFF" w:rsidRDefault="00C41AFE" w:rsidP="00A9094E">
            <w:pPr>
              <w:jc w:val="center"/>
              <w:rPr>
                <w:color w:val="000000"/>
              </w:rPr>
            </w:pPr>
            <w:r w:rsidRPr="00600DFF">
              <w:rPr>
                <w:color w:val="000000"/>
              </w:rPr>
              <w:t>Number of days</w:t>
            </w:r>
          </w:p>
          <w:p w14:paraId="6296FF6D" w14:textId="77777777" w:rsidR="00C41AFE" w:rsidRPr="00DE5BA4" w:rsidRDefault="00C41AFE" w:rsidP="00A9094E">
            <w:pPr>
              <w:jc w:val="center"/>
              <w:rPr>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5D1E6BE" w14:textId="77777777" w:rsidR="00C41AFE" w:rsidRPr="00D21EA5" w:rsidRDefault="00C41AFE" w:rsidP="00A9094E">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708DE14F" w14:textId="77777777" w:rsidR="00C41AFE" w:rsidRPr="00771400" w:rsidRDefault="00C41AFE" w:rsidP="00A9094E">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E098F2F" w14:textId="77777777" w:rsidR="00C41AFE" w:rsidRPr="00771400" w:rsidRDefault="00C41AFE" w:rsidP="00A9094E">
            <w:pPr>
              <w:jc w:val="center"/>
              <w:rPr>
                <w:color w:val="000000"/>
              </w:rPr>
            </w:pPr>
          </w:p>
        </w:tc>
        <w:tc>
          <w:tcPr>
            <w:tcW w:w="1000" w:type="pct"/>
            <w:tcBorders>
              <w:top w:val="nil"/>
              <w:left w:val="nil"/>
              <w:bottom w:val="single" w:sz="4" w:space="0" w:color="auto"/>
              <w:right w:val="single" w:sz="4" w:space="0" w:color="auto"/>
            </w:tcBorders>
            <w:vAlign w:val="center"/>
          </w:tcPr>
          <w:p w14:paraId="1FC6BEBD" w14:textId="77777777" w:rsidR="00C41AFE" w:rsidRPr="00771400" w:rsidRDefault="00C41AFE" w:rsidP="00A9094E">
            <w:pPr>
              <w:jc w:val="center"/>
              <w:rPr>
                <w:color w:val="000000"/>
              </w:rPr>
            </w:pPr>
            <w:r>
              <w:rPr>
                <w:color w:val="000000"/>
              </w:rPr>
              <w:t>0.86</w:t>
            </w:r>
          </w:p>
        </w:tc>
      </w:tr>
      <w:tr w:rsidR="00C41AFE" w14:paraId="1CB54277" w14:textId="77777777" w:rsidTr="00A9094E">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0386DA57" w14:textId="77777777" w:rsidR="00C41AFE" w:rsidRPr="00600DFF" w:rsidRDefault="00C41AFE" w:rsidP="00A9094E">
            <w:pPr>
              <w:jc w:val="center"/>
              <w:rPr>
                <w:color w:val="000000"/>
              </w:rPr>
            </w:pPr>
            <w:r w:rsidRPr="00600DFF">
              <w:rPr>
                <w:color w:val="000000"/>
              </w:rPr>
              <w:t>Number of 3+ day</w:t>
            </w:r>
          </w:p>
          <w:p w14:paraId="6772FF0A" w14:textId="77777777" w:rsidR="00C41AFE" w:rsidRPr="00DE5BA4" w:rsidRDefault="00C41AFE" w:rsidP="00A9094E">
            <w:pPr>
              <w:jc w:val="center"/>
              <w:rPr>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41AF0EC1" w14:textId="77777777" w:rsidR="00C41AFE" w:rsidRPr="00CD291C" w:rsidRDefault="00C41AFE" w:rsidP="00A9094E">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73D5E012" w14:textId="77777777" w:rsidR="00C41AFE" w:rsidRPr="00771400" w:rsidRDefault="00C41AFE" w:rsidP="00A9094E">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6F020A32" w14:textId="77777777" w:rsidR="00C41AFE" w:rsidRPr="00771400" w:rsidRDefault="00C41AFE" w:rsidP="00A9094E">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3C4E2384" w14:textId="77777777" w:rsidR="00C41AFE" w:rsidRPr="00771400" w:rsidRDefault="00C41AFE" w:rsidP="00A9094E">
            <w:pPr>
              <w:jc w:val="center"/>
              <w:rPr>
                <w:color w:val="000000"/>
              </w:rPr>
            </w:pPr>
          </w:p>
        </w:tc>
      </w:tr>
    </w:tbl>
    <w:p w14:paraId="70C39BF4" w14:textId="77777777" w:rsidR="00C41AFE" w:rsidRDefault="00C41AFE" w:rsidP="00C41AFE">
      <w:pPr>
        <w:suppressLineNumbers/>
        <w:rPr>
          <w:color w:val="000000" w:themeColor="text1"/>
        </w:rPr>
      </w:pPr>
    </w:p>
    <w:p w14:paraId="4B372A35" w14:textId="38D9DAF4" w:rsidR="00C16BDD" w:rsidRPr="00D378F4" w:rsidRDefault="00C16BDD" w:rsidP="002960A3">
      <w:pPr>
        <w:suppressLineNumbers/>
        <w:spacing w:line="480" w:lineRule="auto"/>
        <w:jc w:val="both"/>
      </w:pPr>
    </w:p>
    <w:sectPr w:rsidR="00C16BDD" w:rsidRPr="00D378F4" w:rsidSect="00DA169C">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5-10T11:47:00Z" w:initials="RP">
    <w:p w14:paraId="3C8BEFA4" w14:textId="4D7CE45E" w:rsidR="00FE52BE" w:rsidRDefault="00FE52BE">
      <w:pPr>
        <w:pStyle w:val="CommentText"/>
      </w:pPr>
      <w:r>
        <w:rPr>
          <w:rStyle w:val="CommentReference"/>
        </w:rPr>
        <w:annotationRef/>
      </w:r>
      <w:r>
        <w:t>Make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8BEF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8BEFA4" w16cid:durableId="207FE3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C8B17" w14:textId="77777777" w:rsidR="004F026B" w:rsidRDefault="004F026B">
      <w:r>
        <w:separator/>
      </w:r>
    </w:p>
  </w:endnote>
  <w:endnote w:type="continuationSeparator" w:id="0">
    <w:p w14:paraId="15FDC64E" w14:textId="77777777" w:rsidR="004F026B" w:rsidRDefault="004F026B">
      <w:r>
        <w:continuationSeparator/>
      </w:r>
    </w:p>
  </w:endnote>
  <w:endnote w:type="continuationNotice" w:id="1">
    <w:p w14:paraId="6A92F0F5" w14:textId="77777777" w:rsidR="004F026B" w:rsidRDefault="004F02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C41AFE" w:rsidRDefault="00C41AF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C41AFE" w:rsidRDefault="00C41AFE" w:rsidP="00705B8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7777777" w:rsidR="00C41AFE" w:rsidRDefault="00C41AF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43267E5" w14:textId="77777777" w:rsidR="00C41AFE" w:rsidRDefault="00C41AFE"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F41AEA" w14:textId="77777777" w:rsidR="004F026B" w:rsidRDefault="004F026B">
      <w:r>
        <w:separator/>
      </w:r>
    </w:p>
  </w:footnote>
  <w:footnote w:type="continuationSeparator" w:id="0">
    <w:p w14:paraId="0CA6C5FC" w14:textId="77777777" w:rsidR="004F026B" w:rsidRDefault="004F026B">
      <w:r>
        <w:continuationSeparator/>
      </w:r>
    </w:p>
  </w:footnote>
  <w:footnote w:type="continuationNotice" w:id="1">
    <w:p w14:paraId="03D8FB12" w14:textId="77777777" w:rsidR="004F026B" w:rsidRDefault="004F02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40AAF"/>
    <w:rsid w:val="000607DA"/>
    <w:rsid w:val="00063068"/>
    <w:rsid w:val="0006486C"/>
    <w:rsid w:val="00064A53"/>
    <w:rsid w:val="0007192B"/>
    <w:rsid w:val="000737EB"/>
    <w:rsid w:val="00073D01"/>
    <w:rsid w:val="0007772A"/>
    <w:rsid w:val="0008456B"/>
    <w:rsid w:val="00092EE2"/>
    <w:rsid w:val="0009546B"/>
    <w:rsid w:val="00097561"/>
    <w:rsid w:val="00097D97"/>
    <w:rsid w:val="000A0D93"/>
    <w:rsid w:val="000A355E"/>
    <w:rsid w:val="000A6CF4"/>
    <w:rsid w:val="000C077B"/>
    <w:rsid w:val="000C2776"/>
    <w:rsid w:val="000C53C0"/>
    <w:rsid w:val="000C563B"/>
    <w:rsid w:val="000D39DD"/>
    <w:rsid w:val="000D4DF6"/>
    <w:rsid w:val="000D54C5"/>
    <w:rsid w:val="000E258A"/>
    <w:rsid w:val="00100D87"/>
    <w:rsid w:val="00106815"/>
    <w:rsid w:val="00110076"/>
    <w:rsid w:val="00111115"/>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6289"/>
    <w:rsid w:val="001A752D"/>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1470F"/>
    <w:rsid w:val="00223743"/>
    <w:rsid w:val="002323F2"/>
    <w:rsid w:val="00241EB9"/>
    <w:rsid w:val="0026389E"/>
    <w:rsid w:val="00267923"/>
    <w:rsid w:val="002769D0"/>
    <w:rsid w:val="00283342"/>
    <w:rsid w:val="002960A3"/>
    <w:rsid w:val="00296BD5"/>
    <w:rsid w:val="002B4DCB"/>
    <w:rsid w:val="002C2EDC"/>
    <w:rsid w:val="002D042A"/>
    <w:rsid w:val="002D3F38"/>
    <w:rsid w:val="002E038D"/>
    <w:rsid w:val="002E3D60"/>
    <w:rsid w:val="002E4AD3"/>
    <w:rsid w:val="00305209"/>
    <w:rsid w:val="00310E7E"/>
    <w:rsid w:val="00323B6E"/>
    <w:rsid w:val="00326ABE"/>
    <w:rsid w:val="003317ED"/>
    <w:rsid w:val="00371197"/>
    <w:rsid w:val="00393366"/>
    <w:rsid w:val="003953FB"/>
    <w:rsid w:val="003B10FF"/>
    <w:rsid w:val="003C6749"/>
    <w:rsid w:val="003D3E4E"/>
    <w:rsid w:val="003D575B"/>
    <w:rsid w:val="003D77F4"/>
    <w:rsid w:val="003F11C1"/>
    <w:rsid w:val="00413881"/>
    <w:rsid w:val="00431D95"/>
    <w:rsid w:val="00437D42"/>
    <w:rsid w:val="00447303"/>
    <w:rsid w:val="0045634B"/>
    <w:rsid w:val="00460727"/>
    <w:rsid w:val="00460D94"/>
    <w:rsid w:val="004630FC"/>
    <w:rsid w:val="0047749E"/>
    <w:rsid w:val="00477F0B"/>
    <w:rsid w:val="00484863"/>
    <w:rsid w:val="00484E3B"/>
    <w:rsid w:val="004878EC"/>
    <w:rsid w:val="00492DAF"/>
    <w:rsid w:val="004C5C74"/>
    <w:rsid w:val="004D148F"/>
    <w:rsid w:val="004D1F37"/>
    <w:rsid w:val="004D7673"/>
    <w:rsid w:val="004E0997"/>
    <w:rsid w:val="004E30F3"/>
    <w:rsid w:val="004F026B"/>
    <w:rsid w:val="004F1977"/>
    <w:rsid w:val="004F54F9"/>
    <w:rsid w:val="004F617A"/>
    <w:rsid w:val="004F761B"/>
    <w:rsid w:val="005036D2"/>
    <w:rsid w:val="0050578C"/>
    <w:rsid w:val="00516255"/>
    <w:rsid w:val="00537426"/>
    <w:rsid w:val="005430F7"/>
    <w:rsid w:val="00551EAA"/>
    <w:rsid w:val="00554C76"/>
    <w:rsid w:val="00556C33"/>
    <w:rsid w:val="005608E9"/>
    <w:rsid w:val="00562F3E"/>
    <w:rsid w:val="0056490F"/>
    <w:rsid w:val="005717FC"/>
    <w:rsid w:val="005725C8"/>
    <w:rsid w:val="00574DB7"/>
    <w:rsid w:val="00580D60"/>
    <w:rsid w:val="00587168"/>
    <w:rsid w:val="00591920"/>
    <w:rsid w:val="005922A2"/>
    <w:rsid w:val="00597846"/>
    <w:rsid w:val="00597A2E"/>
    <w:rsid w:val="005A15DC"/>
    <w:rsid w:val="005A38E3"/>
    <w:rsid w:val="005B15FA"/>
    <w:rsid w:val="005B70B6"/>
    <w:rsid w:val="005B7992"/>
    <w:rsid w:val="005C2A42"/>
    <w:rsid w:val="005C3355"/>
    <w:rsid w:val="005C694B"/>
    <w:rsid w:val="005D4C0F"/>
    <w:rsid w:val="005D53B0"/>
    <w:rsid w:val="005F0332"/>
    <w:rsid w:val="00607AE4"/>
    <w:rsid w:val="00613BCB"/>
    <w:rsid w:val="006174C6"/>
    <w:rsid w:val="00624F5B"/>
    <w:rsid w:val="0063135F"/>
    <w:rsid w:val="00636798"/>
    <w:rsid w:val="00644811"/>
    <w:rsid w:val="0064666D"/>
    <w:rsid w:val="0065196B"/>
    <w:rsid w:val="00673F74"/>
    <w:rsid w:val="00674412"/>
    <w:rsid w:val="00684591"/>
    <w:rsid w:val="0069074B"/>
    <w:rsid w:val="00691CB8"/>
    <w:rsid w:val="00693003"/>
    <w:rsid w:val="00695536"/>
    <w:rsid w:val="00695719"/>
    <w:rsid w:val="006A2CB8"/>
    <w:rsid w:val="006A4E8B"/>
    <w:rsid w:val="006A5716"/>
    <w:rsid w:val="006B0D2B"/>
    <w:rsid w:val="006B156A"/>
    <w:rsid w:val="006B1683"/>
    <w:rsid w:val="006B6FC2"/>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2798F"/>
    <w:rsid w:val="0075249E"/>
    <w:rsid w:val="0075346B"/>
    <w:rsid w:val="007551F1"/>
    <w:rsid w:val="007617BF"/>
    <w:rsid w:val="00761993"/>
    <w:rsid w:val="00772013"/>
    <w:rsid w:val="0077467D"/>
    <w:rsid w:val="007870AF"/>
    <w:rsid w:val="00790EA3"/>
    <w:rsid w:val="007A6F39"/>
    <w:rsid w:val="007A74F0"/>
    <w:rsid w:val="007B3AFA"/>
    <w:rsid w:val="007B498A"/>
    <w:rsid w:val="007B75A7"/>
    <w:rsid w:val="007C09DB"/>
    <w:rsid w:val="007C1574"/>
    <w:rsid w:val="007D2592"/>
    <w:rsid w:val="007D40BA"/>
    <w:rsid w:val="007E4368"/>
    <w:rsid w:val="007F57D1"/>
    <w:rsid w:val="007F58E8"/>
    <w:rsid w:val="00801CD8"/>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B092C"/>
    <w:rsid w:val="008B1803"/>
    <w:rsid w:val="008B4CDA"/>
    <w:rsid w:val="008B6D92"/>
    <w:rsid w:val="008C0807"/>
    <w:rsid w:val="008C723E"/>
    <w:rsid w:val="008E26B6"/>
    <w:rsid w:val="008E66EB"/>
    <w:rsid w:val="008E6D79"/>
    <w:rsid w:val="008F2D1C"/>
    <w:rsid w:val="008F56C5"/>
    <w:rsid w:val="00900550"/>
    <w:rsid w:val="00901608"/>
    <w:rsid w:val="009037EA"/>
    <w:rsid w:val="00903AF7"/>
    <w:rsid w:val="009046BB"/>
    <w:rsid w:val="009071DF"/>
    <w:rsid w:val="00911F35"/>
    <w:rsid w:val="00916914"/>
    <w:rsid w:val="009175BD"/>
    <w:rsid w:val="00922083"/>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D767F"/>
    <w:rsid w:val="009E1F47"/>
    <w:rsid w:val="009E4AAC"/>
    <w:rsid w:val="009E6662"/>
    <w:rsid w:val="009F1115"/>
    <w:rsid w:val="009F1573"/>
    <w:rsid w:val="009F55B7"/>
    <w:rsid w:val="009F642C"/>
    <w:rsid w:val="00A20069"/>
    <w:rsid w:val="00A2681D"/>
    <w:rsid w:val="00A35816"/>
    <w:rsid w:val="00A36FD9"/>
    <w:rsid w:val="00A427C1"/>
    <w:rsid w:val="00A502C2"/>
    <w:rsid w:val="00A51774"/>
    <w:rsid w:val="00A521CE"/>
    <w:rsid w:val="00A626F5"/>
    <w:rsid w:val="00A67CDD"/>
    <w:rsid w:val="00A7105A"/>
    <w:rsid w:val="00A77C36"/>
    <w:rsid w:val="00A825E1"/>
    <w:rsid w:val="00A8623B"/>
    <w:rsid w:val="00A90836"/>
    <w:rsid w:val="00A9112D"/>
    <w:rsid w:val="00A95EC9"/>
    <w:rsid w:val="00AA1499"/>
    <w:rsid w:val="00AA3C2D"/>
    <w:rsid w:val="00AA4C93"/>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3E30"/>
    <w:rsid w:val="00B66C01"/>
    <w:rsid w:val="00B74A65"/>
    <w:rsid w:val="00B77DF4"/>
    <w:rsid w:val="00B8349F"/>
    <w:rsid w:val="00BA6417"/>
    <w:rsid w:val="00BB01F9"/>
    <w:rsid w:val="00BB3506"/>
    <w:rsid w:val="00BB74F7"/>
    <w:rsid w:val="00BC52D8"/>
    <w:rsid w:val="00BC73AB"/>
    <w:rsid w:val="00BC74E6"/>
    <w:rsid w:val="00BD5426"/>
    <w:rsid w:val="00BD6674"/>
    <w:rsid w:val="00BE0385"/>
    <w:rsid w:val="00BE0D53"/>
    <w:rsid w:val="00BE2421"/>
    <w:rsid w:val="00BE6AF6"/>
    <w:rsid w:val="00BE7222"/>
    <w:rsid w:val="00BF04CA"/>
    <w:rsid w:val="00BF7D67"/>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31BA"/>
    <w:rsid w:val="00C73D02"/>
    <w:rsid w:val="00C775D5"/>
    <w:rsid w:val="00C822C2"/>
    <w:rsid w:val="00C94C31"/>
    <w:rsid w:val="00C976A4"/>
    <w:rsid w:val="00CA28D9"/>
    <w:rsid w:val="00CC7AAE"/>
    <w:rsid w:val="00CD4D45"/>
    <w:rsid w:val="00CD636A"/>
    <w:rsid w:val="00CF3412"/>
    <w:rsid w:val="00CF6AE6"/>
    <w:rsid w:val="00CF7F2F"/>
    <w:rsid w:val="00D00652"/>
    <w:rsid w:val="00D006C2"/>
    <w:rsid w:val="00D0309A"/>
    <w:rsid w:val="00D03138"/>
    <w:rsid w:val="00D03977"/>
    <w:rsid w:val="00D077B9"/>
    <w:rsid w:val="00D07F9F"/>
    <w:rsid w:val="00D136F7"/>
    <w:rsid w:val="00D25AD3"/>
    <w:rsid w:val="00D32F3C"/>
    <w:rsid w:val="00D33156"/>
    <w:rsid w:val="00D33F56"/>
    <w:rsid w:val="00D36637"/>
    <w:rsid w:val="00D378F4"/>
    <w:rsid w:val="00D447B4"/>
    <w:rsid w:val="00D450FB"/>
    <w:rsid w:val="00D55813"/>
    <w:rsid w:val="00D60A71"/>
    <w:rsid w:val="00D72DCF"/>
    <w:rsid w:val="00D73305"/>
    <w:rsid w:val="00D80EC0"/>
    <w:rsid w:val="00D83CCD"/>
    <w:rsid w:val="00D86244"/>
    <w:rsid w:val="00D91594"/>
    <w:rsid w:val="00D965F8"/>
    <w:rsid w:val="00DA13D7"/>
    <w:rsid w:val="00DA3EFF"/>
    <w:rsid w:val="00DB2CBB"/>
    <w:rsid w:val="00DB5268"/>
    <w:rsid w:val="00DC0A97"/>
    <w:rsid w:val="00DC340F"/>
    <w:rsid w:val="00DC71BA"/>
    <w:rsid w:val="00DD4894"/>
    <w:rsid w:val="00DD53E8"/>
    <w:rsid w:val="00DE2268"/>
    <w:rsid w:val="00DF6AC4"/>
    <w:rsid w:val="00DF7903"/>
    <w:rsid w:val="00DF7FDE"/>
    <w:rsid w:val="00E02878"/>
    <w:rsid w:val="00E15CE2"/>
    <w:rsid w:val="00E3013D"/>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6612"/>
    <w:rsid w:val="00F40163"/>
    <w:rsid w:val="00F4164E"/>
    <w:rsid w:val="00F52C65"/>
    <w:rsid w:val="00F55AC7"/>
    <w:rsid w:val="00F57C38"/>
    <w:rsid w:val="00F712EE"/>
    <w:rsid w:val="00F83E8E"/>
    <w:rsid w:val="00F95910"/>
    <w:rsid w:val="00FA29A5"/>
    <w:rsid w:val="00FA34CC"/>
    <w:rsid w:val="00FA4114"/>
    <w:rsid w:val="00FA429F"/>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microsoft.com/office/2016/09/relationships/commentsIds" Target="commentsIds.xml"/><Relationship Id="rId18" Type="http://schemas.openxmlformats.org/officeDocument/2006/relationships/image" Target="media/image3.w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emf"/><Relationship Id="rId10" Type="http://schemas.openxmlformats.org/officeDocument/2006/relationships/hyperlink" Target="https://www.census.gov/data/tables/time-series/demo/popest/1980s-county.html" TargetMode="External"/><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25343-B84D-9A41-B14C-DB6D90B06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34</Pages>
  <Words>31045</Words>
  <Characters>186271</Characters>
  <Application>Microsoft Office Word</Application>
  <DocSecurity>0</DocSecurity>
  <Lines>2822</Lines>
  <Paragraphs>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7</cp:revision>
  <cp:lastPrinted>2019-04-24T19:05:00Z</cp:lastPrinted>
  <dcterms:created xsi:type="dcterms:W3CDTF">2019-05-10T10:48:00Z</dcterms:created>
  <dcterms:modified xsi:type="dcterms:W3CDTF">2019-05-10T12:48:00Z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