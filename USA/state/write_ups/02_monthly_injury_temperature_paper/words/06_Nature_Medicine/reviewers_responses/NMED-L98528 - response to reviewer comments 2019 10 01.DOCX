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0E2AB691"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ia and 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0DBFE0F3"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(P. XX, Lines XX)</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108D6C4"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XX, Lines XX)</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63454C67"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 xml:space="preserve">We had used a 30-year average because it is by far the most common duration for “climate norms”.  </w:t>
      </w:r>
      <w:r w:rsidR="0089384D">
        <w:rPr>
          <w:rFonts w:ascii="Times New Roman" w:hAnsi="Times New Roman" w:cs="Times New Roman"/>
        </w:rPr>
        <w:t>Based on this comment.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6AF50AC4"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Pr="00C53617">
        <w:rPr>
          <w:rFonts w:ascii="Times New Roman" w:hAnsi="Times New Roman" w:cs="Times New Roman"/>
        </w:rPr>
        <w:t xml:space="preserve">s “normal”,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0DF2F064"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XX</w:t>
      </w:r>
      <w:r w:rsidR="002C3A32" w:rsidRPr="00C53617">
        <w:rPr>
          <w:rFonts w:ascii="Times New Roman" w:hAnsi="Times New Roman" w:cs="Times New Roman"/>
        </w:rPr>
        <w:t>-XX</w:t>
      </w:r>
      <w:r w:rsidRPr="00C53617">
        <w:rPr>
          <w:rFonts w:ascii="Times New Roman" w:hAnsi="Times New Roman" w:cs="Times New Roman"/>
        </w:rPr>
        <w:t>, Lines XX-XX)</w:t>
      </w:r>
      <w:r w:rsidR="001E2DC4" w:rsidRPr="00C53617">
        <w:rPr>
          <w:rFonts w:ascii="Times New Roman" w:hAnsi="Times New Roman" w:cs="Times New Roman"/>
        </w:rPr>
        <w:t xml:space="preserve"> (see also the response to the subsequent comment and to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352C1F7F"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 XX, Lines XX-XX)).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This need motivated our choice of measure of anomaly (P. XX, Lines XX-XX)</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78CD4CCC"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is a potentially </w:t>
      </w:r>
      <w:r w:rsidR="00AD5780" w:rsidRPr="00C53617">
        <w:rPr>
          <w:rFonts w:ascii="Times New Roman" w:hAnsi="Times New Roman" w:cs="Times New Roman"/>
        </w:rPr>
        <w:t xml:space="preserve">relevant </w:t>
      </w:r>
      <w:r w:rsidRPr="00C53617">
        <w:rPr>
          <w:rFonts w:ascii="Times New Roman" w:hAnsi="Times New Roman" w:cs="Times New Roman"/>
        </w:rPr>
        <w:t xml:space="preserve">feature of temperature-injury relationship. To investigate this, we </w:t>
      </w:r>
      <w:r w:rsidR="00D76885" w:rsidRPr="00C53617">
        <w:rPr>
          <w:rFonts w:ascii="Times New Roman" w:hAnsi="Times New Roman" w:cs="Times New Roman"/>
        </w:rPr>
        <w:t>conducted sensitivity analyses (P. XX, Lines XX-XX)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8FB05E" w14:textId="496DE814" w:rsidR="00605DBC" w:rsidRPr="00C53617" w:rsidRDefault="00605DBC" w:rsidP="00733A35">
      <w:pPr>
        <w:spacing w:after="0" w:line="240" w:lineRule="auto"/>
        <w:jc w:val="both"/>
        <w:rPr>
          <w:rFonts w:ascii="Times New Roman" w:hAnsi="Times New Roman" w:cs="Times New Roman"/>
        </w:rPr>
      </w:pPr>
    </w:p>
    <w:p w14:paraId="186D309E" w14:textId="3FCA1D07"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We have summarised these sensitivity analyses in the paper (P. XX, Lines XX-XX).</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00E248A3"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BA6751" w:rsidRPr="006932D3">
        <w:rPr>
          <w:rFonts w:ascii="Times New Roman" w:hAnsi="Times New Roman" w:cs="Times New Roman"/>
          <w:u w:val="single"/>
        </w:rPr>
        <w:t>After our paper was submitted</w:t>
      </w:r>
      <w:r w:rsidR="00BA6751" w:rsidRPr="00C53617">
        <w:rPr>
          <w:rFonts w:ascii="Times New Roman" w:hAnsi="Times New Roman" w:cs="Times New Roman"/>
        </w:rPr>
        <w:t>, a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with those from ERA5 (P. XX, Lines XX-XX)</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44CDA596"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Finally, we 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 in monthly temperature, relevant to the Paris Agreemen</w:t>
      </w:r>
      <w:r w:rsidR="00C6494E" w:rsidRPr="00C53617">
        <w:rPr>
          <w:rFonts w:ascii="Times New Roman" w:hAnsi="Times New Roman" w:cs="Times New Roman"/>
        </w:rPr>
        <w:t>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00070B94" w:rsidRPr="00C53617">
        <w:rPr>
          <w:rFonts w:ascii="Times New Roman" w:hAnsi="Times New Roman" w:cs="Times New Roman"/>
        </w:rPr>
        <w:t xml:space="preserve"> </w:t>
      </w:r>
      <w:r w:rsidRPr="00C53617">
        <w:rPr>
          <w:rFonts w:ascii="Times New Roman" w:hAnsi="Times New Roman" w:cs="Times New Roman"/>
        </w:rPr>
        <w:t>(P. XX, Lines XX).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help reduce injuries/deaths when advances made through other </w:t>
      </w:r>
      <w:proofErr w:type="spellStart"/>
      <w:r w:rsidRPr="00C53617">
        <w:rPr>
          <w:rFonts w:ascii="Times New Roman" w:hAnsi="Times New Roman" w:cs="Times New Roman"/>
          <w:b/>
        </w:rPr>
        <w:t>healthy</w:t>
      </w:r>
      <w:proofErr w:type="spellEnd"/>
      <w:r w:rsidRPr="00C53617">
        <w:rPr>
          <w:rFonts w:ascii="Times New Roman" w:hAnsi="Times New Roman" w:cs="Times New Roman"/>
          <w:b/>
        </w:rPr>
        <w:t xml:space="preserve">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0F42C556"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XX)</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 xml:space="preserve">its anomalies. As the Reviewer has correctly stated, this is </w:t>
      </w:r>
      <w:r w:rsidRPr="00C53617">
        <w:rPr>
          <w:rFonts w:ascii="Times New Roman" w:hAnsi="Times New Roman" w:cs="Times New Roman"/>
        </w:rPr>
        <w:lastRenderedPageBreak/>
        <w:t>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 in temporal change</w:t>
      </w:r>
      <w:r w:rsidR="00AD5780" w:rsidRPr="00C53617">
        <w:rPr>
          <w:rFonts w:ascii="Times New Roman" w:hAnsi="Times New Roman" w:cs="Times New Roman"/>
          <w:i/>
        </w:rPr>
        <w:t xml:space="preserve"> over space</w:t>
      </w:r>
      <w:r w:rsidR="00606CFB" w:rsidRPr="00C53617">
        <w:rPr>
          <w:rFonts w:ascii="Times New Roman" w:hAnsi="Times New Roman" w:cs="Times New Roman"/>
        </w:rPr>
        <w:t xml:space="preserve"> (i.e.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(P. XX</w:t>
      </w:r>
      <w:r w:rsidR="006932D3" w:rsidRPr="00C53617">
        <w:rPr>
          <w:rFonts w:ascii="Times New Roman" w:hAnsi="Times New Roman" w:cs="Times New Roman"/>
        </w:rPr>
        <w:t>, Lines XX-XX)</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r w:rsidR="003B7E82" w:rsidRPr="00C53617">
        <w:rPr>
          <w:rFonts w:ascii="Times New Roman" w:hAnsi="Times New Roman" w:cs="Times New Roman"/>
        </w:rPr>
        <w:t xml:space="preserve">  </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42458429"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situation for temperature and cardio-res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77777777" w:rsidR="0084698F" w:rsidRPr="00C53617" w:rsidRDefault="0084698F"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article is clearly </w:t>
      </w:r>
      <w:proofErr w:type="gramStart"/>
      <w:r w:rsidRPr="00C53617">
        <w:rPr>
          <w:rFonts w:ascii="Times New Roman" w:hAnsi="Times New Roman" w:cs="Times New Roman"/>
          <w:b/>
        </w:rPr>
        <w:t>written</w:t>
      </w:r>
      <w:proofErr w:type="gramEnd"/>
      <w:r w:rsidRPr="00C53617">
        <w:rPr>
          <w:rFonts w:ascii="Times New Roman" w:hAnsi="Times New Roman" w:cs="Times New Roman"/>
          <w:b/>
        </w:rPr>
        <w:t xml:space="preserve">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2A65136B"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XX, Lines XX-XX)</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2A3A8A2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 xml:space="preserve">. </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41126309"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7E5F365F" w14:textId="5D578D31" w:rsidR="00F45AF5" w:rsidRPr="00C53617"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We have for example analysed separately </w:t>
      </w:r>
      <w:r w:rsidR="00713DD3" w:rsidRPr="00C53617">
        <w:rPr>
          <w:rFonts w:ascii="Times New Roman" w:hAnsi="Times New Roman" w:cs="Times New Roman"/>
        </w:rPr>
        <w:t>road traffic accidents</w:t>
      </w:r>
      <w:r w:rsidR="0084014E" w:rsidRPr="00C53617">
        <w:rPr>
          <w:rFonts w:ascii="Times New Roman" w:hAnsi="Times New Roman" w:cs="Times New Roman"/>
        </w:rPr>
        <w:t xml:space="preserve"> and </w:t>
      </w:r>
      <w:r w:rsidR="00713DD3" w:rsidRPr="00C53617">
        <w:rPr>
          <w:rFonts w:ascii="Times New Roman" w:hAnsi="Times New Roman" w:cs="Times New Roman"/>
        </w:rPr>
        <w:t>other transport accidents</w:t>
      </w:r>
      <w:r w:rsidR="0084014E" w:rsidRPr="00C53617">
        <w:rPr>
          <w:rFonts w:ascii="Times New Roman" w:hAnsi="Times New Roman" w:cs="Times New Roman"/>
        </w:rPr>
        <w:t xml:space="preserve"> </w:t>
      </w:r>
      <w:r w:rsidR="0084014E" w:rsidRPr="00C53617">
        <w:rPr>
          <w:rFonts w:ascii="Times New Roman" w:hAnsi="Times New Roman" w:cs="Times New Roman"/>
        </w:rPr>
        <w:lastRenderedPageBreak/>
        <w:t xml:space="preserve">and present the results below. </w:t>
      </w:r>
      <w:r w:rsidR="001D5B93">
        <w:rPr>
          <w:rFonts w:ascii="Times New Roman" w:hAnsi="Times New Roman" w:cs="Times New Roman"/>
        </w:rPr>
        <w:t>Road traffic accidents overall made up 94.1% of all transport accidents from 1980-2017</w:t>
      </w:r>
      <w:r w:rsidR="00A7600B">
        <w:rPr>
          <w:rFonts w:ascii="Times New Roman" w:hAnsi="Times New Roman" w:cs="Times New Roman"/>
        </w:rPr>
        <w:t>.</w:t>
      </w:r>
    </w:p>
    <w:p w14:paraId="4D18AA47" w14:textId="77777777" w:rsidR="00F45AF5" w:rsidRPr="00C53617" w:rsidRDefault="00F45AF5" w:rsidP="00733A35">
      <w:pPr>
        <w:spacing w:after="0" w:line="240" w:lineRule="auto"/>
        <w:jc w:val="both"/>
        <w:rPr>
          <w:rFonts w:ascii="Times New Roman" w:hAnsi="Times New Roman" w:cs="Times New Roman"/>
        </w:rPr>
      </w:pPr>
    </w:p>
    <w:p w14:paraId="1C5D9E14" w14:textId="7D864C78"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E3BE8">
        <w:rPr>
          <w:rFonts w:ascii="Times New Roman" w:hAnsi="Times New Roman" w:cs="Times New Roman"/>
          <w:b/>
        </w:rPr>
        <w:t xml:space="preserve">. </w:t>
      </w:r>
      <w:r w:rsidR="004E3BE8">
        <w:rPr>
          <w:rFonts w:ascii="Times New Roman" w:hAnsi="Times New Roman" w:cs="Times New Roman"/>
        </w:rPr>
        <w:t>Number of deaths by type of transport accident,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0778A31F" w14:textId="4E8634D7" w:rsidR="00292188" w:rsidRPr="00C53617" w:rsidRDefault="00A963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If these additional details are of interest, we would be happy to include them as supplementary figures and welcome suggestions for other injury sub-types as long as these remain sufficiently </w:t>
      </w:r>
      <w:r w:rsidR="00833CD8" w:rsidRPr="00C53617">
        <w:rPr>
          <w:rFonts w:ascii="Times New Roman" w:hAnsi="Times New Roman" w:cs="Times New Roman"/>
        </w:rPr>
        <w:t>large to allow robust inference.</w:t>
      </w:r>
    </w:p>
    <w:p w14:paraId="01B9ABD5" w14:textId="4B01B17E" w:rsidR="006978B9" w:rsidRPr="00C53617" w:rsidRDefault="006978B9"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54A5E125"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We agree with the Reviewer and have removed Y10-Y34 (undetermined intent), Y40-Y84 (medical and surgical care) and Y85-Y89 (sequelae of external causes) from Unintentional injuries and altered Table 1 accordingly (P. XX, Lines XX-XX).</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6ADD2FFD"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084F20AB"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(P. XX, Lines XX-XX)</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41973B1D"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proofErr w:type="gramStart"/>
      <w:r w:rsidRPr="00C53617">
        <w:rPr>
          <w:rFonts w:ascii="Times New Roman" w:hAnsi="Times New Roman" w:cs="Times New Roman"/>
        </w:rPr>
        <w:t>are</w:t>
      </w:r>
      <w:proofErr w:type="gramEnd"/>
      <w:r w:rsidRPr="00C53617">
        <w:rPr>
          <w:rFonts w:ascii="Times New Roman" w:hAnsi="Times New Roman" w:cs="Times New Roman"/>
        </w:rPr>
        <w:t xml:space="preserve"> shown in Figure 1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6D5223">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576D659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paper (P. XX).</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77777777" w:rsidR="0084698F" w:rsidRPr="00C53617" w:rsidRDefault="0084698F"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 xml:space="preserve">something that should have no </w:t>
      </w:r>
      <w:r w:rsidRPr="00C53617">
        <w:rPr>
          <w:rFonts w:ascii="Times New Roman" w:hAnsi="Times New Roman" w:cs="Times New Roman"/>
          <w:b/>
        </w:rPr>
        <w:lastRenderedPageBreak/>
        <w:t>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7E901B5E"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BD52E8" w:rsidRPr="00C53617">
        <w:rPr>
          <w:rFonts w:ascii="Times New Roman" w:hAnsi="Times New Roman" w:cs="Times New Roman"/>
        </w:rPr>
        <w:t>The graphs below show associations between monthly temperature anomaly and death rates from cancers (for which we do not expect a relationship) as well as various cardio-respiratory conditions (for which we do expect a relationship) in models identical to the one used for injuries. As seen, the model detects no association for cancers and an association for cardio-respiratory conditions, with harmful impacts in the summer and beneficial impacts in winter which is the expected result.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bookmarkStart w:id="0" w:name="_GoBack"/>
      <w:r w:rsidRPr="00C53617">
        <w:rPr>
          <w:rFonts w:ascii="Times New Roman" w:hAnsi="Times New Roman" w:cs="Times New Roman"/>
          <w:noProof/>
          <w:lang w:eastAsia="en-GB"/>
        </w:rPr>
        <w:lastRenderedPageBreak/>
        <w:drawing>
          <wp:inline distT="0" distB="0" distL="0" distR="0" wp14:anchorId="52D5B14C" wp14:editId="68D36F48">
            <wp:extent cx="6014743"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9">
                      <a:extLst>
                        <a:ext uri="{28A0092B-C50C-407E-A947-70E740481C1C}">
                          <a14:useLocalDpi xmlns:a14="http://schemas.microsoft.com/office/drawing/2010/main" val="0"/>
                        </a:ext>
                      </a:extLst>
                    </a:blip>
                    <a:stretch>
                      <a:fillRect/>
                    </a:stretch>
                  </pic:blipFill>
                  <pic:spPr>
                    <a:xfrm>
                      <a:off x="0" y="0"/>
                      <a:ext cx="6014743" cy="8501510"/>
                    </a:xfrm>
                    <a:prstGeom prst="rect">
                      <a:avLst/>
                    </a:prstGeom>
                  </pic:spPr>
                </pic:pic>
              </a:graphicData>
            </a:graphic>
          </wp:inline>
        </w:drawing>
      </w:r>
      <w:bookmarkEnd w:id="0"/>
    </w:p>
    <w:p w14:paraId="54ACA704" w14:textId="65B81E1D" w:rsidR="00BD52E8" w:rsidRPr="00C53617" w:rsidRDefault="00720583" w:rsidP="00733A35">
      <w:pPr>
        <w:pStyle w:val="Caption"/>
        <w:jc w:val="both"/>
        <w:rPr>
          <w:rFonts w:ascii="Times New Roman" w:hAnsi="Times New Roman" w:cs="Times New Roman"/>
          <w:i w:val="0"/>
          <w:color w:val="auto"/>
        </w:rPr>
      </w:pPr>
      <w:r w:rsidRPr="00C53617">
        <w:rPr>
          <w:rFonts w:ascii="Times New Roman" w:hAnsi="Times New Roman" w:cs="Times New Roman"/>
          <w:b/>
          <w:i w:val="0"/>
          <w:color w:val="auto"/>
        </w:rPr>
        <w:t>Figure</w:t>
      </w:r>
      <w:r w:rsidRPr="00C53617">
        <w:rPr>
          <w:rFonts w:ascii="Times New Roman" w:hAnsi="Times New Roman" w:cs="Times New Roman"/>
          <w:i w:val="0"/>
          <w:color w:val="auto"/>
        </w:rPr>
        <w:t xml:space="preserve">: </w:t>
      </w:r>
      <w:r w:rsidR="002D4189" w:rsidRPr="00C53617">
        <w:rPr>
          <w:rFonts w:ascii="Times New Roman" w:hAnsi="Times New Roman" w:cs="Times New Roman"/>
          <w:i w:val="0"/>
          <w:color w:val="auto"/>
        </w:rPr>
        <w:t>Percent change in death rates in year in which each month was +</w:t>
      </w:r>
      <w:r w:rsidR="00FC27BF">
        <w:rPr>
          <w:rFonts w:ascii="Times New Roman" w:hAnsi="Times New Roman" w:cs="Times New Roman"/>
          <w:i w:val="0"/>
          <w:color w:val="auto"/>
        </w:rPr>
        <w:t>1</w:t>
      </w:r>
      <w:r w:rsidR="002D4189" w:rsidRPr="00C53617">
        <w:rPr>
          <w:rFonts w:ascii="Times New Roman" w:hAnsi="Times New Roman" w:cs="Times New Roman"/>
          <w:i w:val="0"/>
          <w:color w:val="auto"/>
        </w:rPr>
        <w:t xml:space="preserve">°C compared with </w:t>
      </w:r>
      <w:r w:rsidR="002D4189" w:rsidRPr="00C53617">
        <w:rPr>
          <w:rFonts w:ascii="Times New Roman" w:hAnsi="Times New Roman" w:cs="Times New Roman"/>
          <w:i w:val="0"/>
          <w:color w:val="auto"/>
          <w:lang w:val="en-US"/>
        </w:rPr>
        <w:t>1980-2017 average temperatures</w:t>
      </w:r>
      <w:r w:rsidR="002D4189" w:rsidRPr="00C53617">
        <w:rPr>
          <w:rFonts w:ascii="Times New Roman" w:hAnsi="Times New Roman" w:cs="Times New Roman"/>
          <w:bCs/>
          <w:i w:val="0"/>
          <w:color w:val="auto"/>
          <w:lang w:val="en-US"/>
        </w:rPr>
        <w:t xml:space="preserve"> </w:t>
      </w:r>
      <w:r w:rsidR="002D4189" w:rsidRPr="00C53617">
        <w:rPr>
          <w:rFonts w:ascii="Times New Roman" w:hAnsi="Times New Roman" w:cs="Times New Roman"/>
          <w:i w:val="0"/>
          <w:color w:val="auto"/>
        </w:rPr>
        <w:t xml:space="preserve">by </w:t>
      </w:r>
      <w:r w:rsidR="00A54581">
        <w:rPr>
          <w:rFonts w:ascii="Times New Roman" w:hAnsi="Times New Roman" w:cs="Times New Roman"/>
          <w:i w:val="0"/>
          <w:color w:val="auto"/>
        </w:rPr>
        <w:t>cause of death</w:t>
      </w:r>
      <w:r w:rsidR="002D4189" w:rsidRPr="00C53617">
        <w:rPr>
          <w:rFonts w:ascii="Times New Roman" w:hAnsi="Times New Roman" w:cs="Times New Roman"/>
          <w:i w:val="0"/>
          <w:color w:val="auto"/>
        </w:rPr>
        <w:t xml:space="preserve">, sex and </w:t>
      </w:r>
      <w:r w:rsidR="00A7600B">
        <w:rPr>
          <w:rFonts w:ascii="Times New Roman" w:hAnsi="Times New Roman" w:cs="Times New Roman"/>
          <w:i w:val="0"/>
          <w:color w:val="auto"/>
        </w:rPr>
        <w:t>month</w:t>
      </w:r>
      <w:r w:rsidR="002D4189" w:rsidRPr="00C53617">
        <w:rPr>
          <w:rFonts w:ascii="Times New Roman" w:hAnsi="Times New Roman" w:cs="Times New Roman"/>
          <w:i w:val="0"/>
          <w:color w:val="auto"/>
        </w:rPr>
        <w:t>.</w:t>
      </w:r>
    </w:p>
    <w:p w14:paraId="65E47D04" w14:textId="7116236B"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ins w:id="1" w:author="Robbie Parks" w:date="2019-09-29T23:10:00Z">
        <w:r w:rsidR="00AA091B">
          <w:rPr>
            <w:rFonts w:ascii="Times New Roman" w:hAnsi="Times New Roman" w:cs="Times New Roman"/>
          </w:rPr>
          <w:fldChar w:fldCharType="begin" w:fldLock="1"/>
        </w:r>
      </w:ins>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ins w:id="2" w:author="Robbie Parks" w:date="2019-09-29T23:10:00Z">
        <w:r w:rsidR="00AA091B">
          <w:rPr>
            <w:rFonts w:ascii="Times New Roman" w:hAnsi="Times New Roman" w:cs="Times New Roman"/>
          </w:rPr>
          <w:fldChar w:fldCharType="end"/>
        </w:r>
      </w:ins>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of these, when analysing cardio-respiratory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26F62CE2"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XX, Lines XX-XX)</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2979219C"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we had to estimate coefficients for 49 states×12 months×10 age groups,</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national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6778F885" w14:textId="6FD19DA5" w:rsidR="008B18CE" w:rsidRDefault="009B5429" w:rsidP="00733A35">
      <w:pPr>
        <w:spacing w:after="0" w:line="240" w:lineRule="auto"/>
        <w:jc w:val="both"/>
        <w:rPr>
          <w:rFonts w:ascii="Times New Roman" w:hAnsi="Times New Roman" w:cs="Times New Roman"/>
        </w:rPr>
      </w:pPr>
      <w:r>
        <w:rPr>
          <w:rFonts w:ascii="Times New Roman" w:hAnsi="Times New Roman" w:cs="Times New Roman"/>
        </w:rPr>
        <w:t>Finally, a</w:t>
      </w:r>
      <w:r w:rsidR="008B18CE" w:rsidRPr="00C53617">
        <w:rPr>
          <w:rFonts w:ascii="Times New Roman" w:hAnsi="Times New Roman" w:cs="Times New Roman"/>
        </w:rPr>
        <w:t xml:space="preserve">s an alternative to the </w:t>
      </w:r>
      <w:r w:rsidR="008B18CE">
        <w:rPr>
          <w:rFonts w:ascii="Times New Roman" w:hAnsi="Times New Roman" w:cs="Times New Roman"/>
        </w:rPr>
        <w:t xml:space="preserve">original weakly informative </w:t>
      </w:r>
      <w:r w:rsidR="008B18CE" w:rsidRPr="00C53617">
        <w:rPr>
          <w:rFonts w:ascii="Times New Roman" w:hAnsi="Times New Roman" w:cs="Times New Roman"/>
        </w:rPr>
        <w:t>priors</w:t>
      </w:r>
      <w:r w:rsidR="008B18CE">
        <w:rPr>
          <w:rFonts w:ascii="Times New Roman" w:hAnsi="Times New Roman" w:cs="Times New Roman"/>
        </w:rPr>
        <w:t xml:space="preserve"> of </w:t>
      </w:r>
      <w:proofErr w:type="spellStart"/>
      <w:r w:rsidR="008B18CE" w:rsidRPr="00C53617">
        <w:rPr>
          <w:rFonts w:ascii="Times New Roman" w:hAnsi="Times New Roman" w:cs="Times New Roman"/>
        </w:rPr>
        <w:t>logGamma</w:t>
      </w:r>
      <w:proofErr w:type="spellEnd"/>
      <w:r w:rsidR="008B18CE" w:rsidRPr="00C53617">
        <w:rPr>
          <w:rFonts w:ascii="Times New Roman" w:hAnsi="Times New Roman" w:cs="Times New Roman"/>
        </w:rPr>
        <w:t>(1, 0.</w:t>
      </w:r>
      <w:r w:rsidR="008B18CE">
        <w:rPr>
          <w:rFonts w:ascii="Times New Roman" w:hAnsi="Times New Roman" w:cs="Times New Roman"/>
        </w:rPr>
        <w:t>0</w:t>
      </w:r>
      <w:r w:rsidR="008B18CE" w:rsidRPr="00C53617">
        <w:rPr>
          <w:rFonts w:ascii="Times New Roman" w:hAnsi="Times New Roman" w:cs="Times New Roman"/>
        </w:rPr>
        <w:t>01) on the hyperparameters,</w:t>
      </w:r>
      <w:r w:rsidR="008B18CE">
        <w:rPr>
          <w:rFonts w:ascii="Times New Roman" w:hAnsi="Times New Roman" w:cs="Times New Roman"/>
        </w:rPr>
        <w:t xml:space="preserve"> which was based on previous analyses of mortality trends,</w:t>
      </w:r>
      <w:ins w:id="3" w:author="Robbie Parks" w:date="2019-09-29T23:15:00Z">
        <w:r w:rsidR="003D700A">
          <w:rPr>
            <w:rFonts w:ascii="Times New Roman" w:hAnsi="Times New Roman" w:cs="Times New Roman"/>
          </w:rPr>
          <w:fldChar w:fldCharType="begin" w:fldLock="1"/>
        </w:r>
      </w:ins>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ins w:id="4" w:author="Robbie Parks" w:date="2019-09-29T23:15:00Z">
        <w:r w:rsidR="003D700A">
          <w:rPr>
            <w:rFonts w:ascii="Times New Roman" w:hAnsi="Times New Roman" w:cs="Times New Roman"/>
          </w:rPr>
          <w:fldChar w:fldCharType="end"/>
        </w:r>
      </w:ins>
      <w:r w:rsidR="008B18CE" w:rsidRPr="00C53617">
        <w:rPr>
          <w:rFonts w:ascii="Times New Roman" w:hAnsi="Times New Roman" w:cs="Times New Roman"/>
        </w:rPr>
        <w:t xml:space="preserve"> in sensitivity analysis we also used </w:t>
      </w:r>
      <w:proofErr w:type="spellStart"/>
      <w:r w:rsidR="008B18CE" w:rsidRPr="00C53617">
        <w:rPr>
          <w:rFonts w:ascii="Times New Roman" w:hAnsi="Times New Roman" w:cs="Times New Roman"/>
        </w:rPr>
        <w:t>logGamma</w:t>
      </w:r>
      <w:proofErr w:type="spellEnd"/>
      <w:r w:rsidR="008B18CE" w:rsidRPr="00C53617">
        <w:rPr>
          <w:rFonts w:ascii="Times New Roman" w:hAnsi="Times New Roman" w:cs="Times New Roman"/>
        </w:rPr>
        <w:t xml:space="preserve">(1, 0.01), which is a more informative hyperprior than the </w:t>
      </w:r>
      <w:r w:rsidR="008B18CE">
        <w:rPr>
          <w:rFonts w:ascii="Times New Roman" w:hAnsi="Times New Roman" w:cs="Times New Roman"/>
        </w:rPr>
        <w:t xml:space="preserve">main </w:t>
      </w:r>
      <w:r w:rsidR="008B18CE" w:rsidRPr="00C53617">
        <w:rPr>
          <w:rFonts w:ascii="Times New Roman" w:hAnsi="Times New Roman" w:cs="Times New Roman"/>
        </w:rPr>
        <w:t xml:space="preserve">analysis. </w:t>
      </w:r>
      <w:r w:rsidR="00EF0B4A" w:rsidRPr="003A57D5">
        <w:rPr>
          <w:rFonts w:ascii="Times New Roman" w:hAnsi="Times New Roman" w:cs="Times New Roman"/>
          <w:highlight w:val="yellow"/>
        </w:rPr>
        <w:t xml:space="preserve">A comparison of the output can be seen in the figure below for transport deaths. </w:t>
      </w:r>
      <w:r w:rsidR="008B18CE" w:rsidRPr="003A57D5">
        <w:rPr>
          <w:rFonts w:ascii="Times New Roman" w:hAnsi="Times New Roman" w:cs="Times New Roman"/>
          <w:highlight w:val="yellow"/>
        </w:rPr>
        <w:t xml:space="preserve">The </w:t>
      </w:r>
      <w:r w:rsidR="002B768C" w:rsidRPr="003A57D5">
        <w:rPr>
          <w:rFonts w:ascii="Times New Roman" w:hAnsi="Times New Roman" w:cs="Times New Roman"/>
          <w:highlight w:val="yellow"/>
        </w:rPr>
        <w:t xml:space="preserve">results </w:t>
      </w:r>
      <w:r w:rsidR="008B18CE" w:rsidRPr="003A57D5">
        <w:rPr>
          <w:rFonts w:ascii="Times New Roman" w:hAnsi="Times New Roman" w:cs="Times New Roman"/>
          <w:highlight w:val="yellow"/>
        </w:rPr>
        <w:t>were</w:t>
      </w:r>
      <w:r w:rsidR="00EF0B4A" w:rsidRPr="003A57D5">
        <w:rPr>
          <w:rFonts w:ascii="Times New Roman" w:hAnsi="Times New Roman" w:cs="Times New Roman"/>
          <w:highlight w:val="yellow"/>
        </w:rPr>
        <w:t xml:space="preserve"> generally</w:t>
      </w:r>
      <w:r w:rsidR="008B18CE" w:rsidRPr="003A57D5">
        <w:rPr>
          <w:rFonts w:ascii="Times New Roman" w:hAnsi="Times New Roman" w:cs="Times New Roman"/>
          <w:highlight w:val="yellow"/>
        </w:rPr>
        <w:t xml:space="preserve"> not sensitive to this change</w:t>
      </w:r>
      <w:r w:rsidR="00EF0B4A" w:rsidRPr="003A57D5">
        <w:rPr>
          <w:rFonts w:ascii="Times New Roman" w:hAnsi="Times New Roman" w:cs="Times New Roman"/>
          <w:highlight w:val="yellow"/>
        </w:rPr>
        <w:t xml:space="preserve"> where there were large numbers of deaths</w:t>
      </w:r>
      <w:r w:rsidR="002657F1" w:rsidRPr="003A57D5">
        <w:rPr>
          <w:rFonts w:ascii="Times New Roman" w:hAnsi="Times New Roman" w:cs="Times New Roman"/>
          <w:highlight w:val="yellow"/>
        </w:rPr>
        <w:t xml:space="preserve"> (in the 15-24 to 35-44 age groups). Where values did not agree so well, there were generally fewer deaths (youngest and oldest age groups)</w:t>
      </w:r>
      <w:r w:rsidR="003A57D5">
        <w:rPr>
          <w:rFonts w:ascii="Times New Roman" w:hAnsi="Times New Roman" w:cs="Times New Roman"/>
          <w:highlight w:val="yellow"/>
        </w:rPr>
        <w:t>, and uncertainty in these parameters was large</w:t>
      </w:r>
      <w:r w:rsidR="002657F1" w:rsidRPr="003A57D5">
        <w:rPr>
          <w:rFonts w:ascii="Times New Roman" w:hAnsi="Times New Roman" w:cs="Times New Roman"/>
          <w:highlight w:val="yellow"/>
        </w:rPr>
        <w:t>.</w:t>
      </w:r>
    </w:p>
    <w:p w14:paraId="1DF21341" w14:textId="6AD9742F" w:rsidR="002F6E85" w:rsidRDefault="002F6E85" w:rsidP="00733A35">
      <w:pPr>
        <w:spacing w:after="0" w:line="240" w:lineRule="auto"/>
        <w:jc w:val="both"/>
        <w:rPr>
          <w:rFonts w:ascii="Times New Roman" w:hAnsi="Times New Roman" w:cs="Times New Roman"/>
        </w:rPr>
      </w:pPr>
    </w:p>
    <w:p w14:paraId="4EEB23C4" w14:textId="557BC0CB" w:rsidR="009B5429" w:rsidRDefault="00AD6C28" w:rsidP="00AD6C28">
      <w:pPr>
        <w:spacing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127D026" wp14:editId="21B4A33A">
            <wp:extent cx="2339788" cy="38136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A_correlations_1d9_1d10_1980_2017_t2m_meanc4_fast_contig (dragged).pdf"/>
                    <pic:cNvPicPr/>
                  </pic:nvPicPr>
                  <pic:blipFill rotWithShape="1">
                    <a:blip r:embed="rId10">
                      <a:extLst>
                        <a:ext uri="{28A0092B-C50C-407E-A947-70E740481C1C}">
                          <a14:useLocalDpi xmlns:a14="http://schemas.microsoft.com/office/drawing/2010/main" val="0"/>
                        </a:ext>
                      </a:extLst>
                    </a:blip>
                    <a:srcRect l="29796" r="26796"/>
                    <a:stretch/>
                  </pic:blipFill>
                  <pic:spPr bwMode="auto">
                    <a:xfrm>
                      <a:off x="0" y="0"/>
                      <a:ext cx="2364259" cy="3853527"/>
                    </a:xfrm>
                    <a:prstGeom prst="rect">
                      <a:avLst/>
                    </a:prstGeom>
                    <a:ln>
                      <a:noFill/>
                    </a:ln>
                    <a:extLst>
                      <a:ext uri="{53640926-AAD7-44D8-BBD7-CCE9431645EC}">
                        <a14:shadowObscured xmlns:a14="http://schemas.microsoft.com/office/drawing/2010/main"/>
                      </a:ext>
                    </a:extLst>
                  </pic:spPr>
                </pic:pic>
              </a:graphicData>
            </a:graphic>
          </wp:inline>
        </w:drawing>
      </w:r>
      <w:r w:rsidR="0042149D">
        <w:rPr>
          <w:rFonts w:ascii="Times New Roman" w:hAnsi="Times New Roman" w:cs="Times New Roman"/>
        </w:rPr>
        <w:t>+</w:t>
      </w:r>
    </w:p>
    <w:p w14:paraId="70822132" w14:textId="26ACE26C" w:rsidR="00EF0B4A" w:rsidRPr="00EF0B4A" w:rsidRDefault="00EF0B4A" w:rsidP="00733A35">
      <w:pPr>
        <w:spacing w:after="0" w:line="240" w:lineRule="auto"/>
        <w:jc w:val="both"/>
        <w:rPr>
          <w:rFonts w:ascii="Times New Roman" w:hAnsi="Times New Roman" w:cs="Times New Roman"/>
        </w:rPr>
      </w:pPr>
      <w:r>
        <w:rPr>
          <w:rFonts w:ascii="Times New Roman" w:hAnsi="Times New Roman" w:cs="Times New Roman"/>
          <w:b/>
        </w:rPr>
        <w:t xml:space="preserve">Figure. </w:t>
      </w:r>
      <w:r>
        <w:rPr>
          <w:rFonts w:ascii="Times New Roman" w:hAnsi="Times New Roman" w:cs="Times New Roman"/>
        </w:rPr>
        <w:t>Comparison of temperature parameters from original model compared with hyperpriors, for transport deaths in males.</w:t>
      </w:r>
    </w:p>
    <w:p w14:paraId="7FD2E49E" w14:textId="77777777" w:rsidR="00EF0B4A" w:rsidRDefault="00EF0B4A" w:rsidP="00733A35">
      <w:pPr>
        <w:spacing w:after="0" w:line="240" w:lineRule="auto"/>
        <w:jc w:val="both"/>
        <w:rPr>
          <w:rFonts w:ascii="Times New Roman" w:hAnsi="Times New Roman" w:cs="Times New Roman"/>
        </w:rPr>
      </w:pPr>
    </w:p>
    <w:p w14:paraId="68AA1AAD" w14:textId="4B4060EB"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these sensitivity analyses in the paper if they would be of interest.</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1B17505D"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now make this clearer in the model description </w:t>
      </w:r>
      <w:r w:rsidR="00B75282" w:rsidRPr="00C53617">
        <w:rPr>
          <w:rFonts w:ascii="Times New Roman" w:hAnsi="Times New Roman" w:cs="Times New Roman"/>
        </w:rPr>
        <w:t>(P. XX, Line XX).</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EAFCB3E"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he random walk was of first order (P. XX, Line XX).</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1A5634B7"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(P. XX, Line XX).</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7A01BB93"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XX, Line XX).</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5. L212 </w:t>
      </w:r>
      <w:proofErr w:type="gramStart"/>
      <w:r w:rsidRPr="00C53617">
        <w:rPr>
          <w:rFonts w:ascii="Times New Roman" w:hAnsi="Times New Roman" w:cs="Times New Roman"/>
          <w:b/>
        </w:rPr>
        <w:t>In</w:t>
      </w:r>
      <w:proofErr w:type="gramEnd"/>
      <w:r w:rsidRPr="00C53617">
        <w:rPr>
          <w:rFonts w:ascii="Times New Roman" w:hAnsi="Times New Roman" w:cs="Times New Roman"/>
          <w:b/>
        </w:rPr>
        <w:t xml:space="preserve">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26513087"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w:t>
      </w:r>
      <w:r w:rsidR="008333FE" w:rsidRPr="00C53617">
        <w:rPr>
          <w:rFonts w:ascii="Times New Roman" w:eastAsiaTheme="minorEastAsia" w:hAnsi="Times New Roman" w:cs="Times New Roman"/>
        </w:rPr>
        <w:lastRenderedPageBreak/>
        <w:t xml:space="preserve">does not arise. </w:t>
      </w:r>
      <w:r w:rsidR="007F5056" w:rsidRPr="00C53617">
        <w:rPr>
          <w:rFonts w:ascii="Times New Roman" w:eastAsiaTheme="minorEastAsia" w:hAnsi="Times New Roman" w:cs="Times New Roman"/>
        </w:rPr>
        <w:t xml:space="preserve">While it is possible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6. L216. What was the exact form of the interaction between state and month? </w:t>
      </w:r>
      <w:proofErr w:type="spellStart"/>
      <w:r w:rsidRPr="00C53617">
        <w:rPr>
          <w:rFonts w:ascii="Times New Roman" w:hAnsi="Times New Roman" w:cs="Times New Roman"/>
          <w:b/>
        </w:rPr>
        <w:t>KorrHeld</w:t>
      </w:r>
      <w:proofErr w:type="spellEnd"/>
      <w:r w:rsidRPr="00C53617">
        <w:rPr>
          <w:rFonts w:ascii="Times New Roman" w:hAnsi="Times New Roman" w:cs="Times New Roman"/>
          <w:b/>
        </w:rPr>
        <w:t xml:space="preserve">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w:t>
      </w:r>
      <w:proofErr w:type="spellStart"/>
      <w:r w:rsidRPr="00C53617">
        <w:rPr>
          <w:rFonts w:ascii="Times New Roman" w:hAnsi="Times New Roman" w:cs="Times New Roman"/>
          <w:b/>
        </w:rPr>
        <w:t>Blangiardo</w:t>
      </w:r>
      <w:proofErr w:type="spellEnd"/>
      <w:r w:rsidRPr="00C53617">
        <w:rPr>
          <w:rFonts w:ascii="Times New Roman" w:hAnsi="Times New Roman" w:cs="Times New Roman"/>
          <w:b/>
        </w:rPr>
        <w:t xml:space="preserve"> and </w:t>
      </w:r>
      <w:proofErr w:type="spellStart"/>
      <w:r w:rsidRPr="00C53617">
        <w:rPr>
          <w:rFonts w:ascii="Times New Roman" w:hAnsi="Times New Roman" w:cs="Times New Roman"/>
          <w:b/>
        </w:rPr>
        <w:t>Cameletti</w:t>
      </w:r>
      <w:proofErr w:type="spellEnd"/>
      <w:r w:rsidRPr="00C53617">
        <w:rPr>
          <w:rFonts w:ascii="Times New Roman" w:hAnsi="Times New Roman" w:cs="Times New Roman"/>
          <w:b/>
        </w:rPr>
        <w:t>,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704F330F"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34&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This is now included in the model description (P. XX, Line XX).</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1B370533"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xml:space="preserve">). These were modelled as </w:t>
      </w:r>
      <w:proofErr w:type="spellStart"/>
      <w:proofErr w:type="gramStart"/>
      <w:r w:rsidRPr="00C53617">
        <w:rPr>
          <w:rFonts w:ascii="Times New Roman" w:hAnsi="Times New Roman" w:cs="Times New Roman"/>
        </w:rPr>
        <w:t>logGamma</w:t>
      </w:r>
      <w:proofErr w:type="spellEnd"/>
      <w:r w:rsidRPr="00C53617">
        <w:rPr>
          <w:rFonts w:ascii="Times New Roman" w:hAnsi="Times New Roman" w:cs="Times New Roman"/>
        </w:rPr>
        <w:t>(</w:t>
      </w:r>
      <w:proofErr w:type="gramEnd"/>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Pr="00C53617">
        <w:rPr>
          <w:rFonts w:ascii="Times New Roman" w:hAnsi="Times New Roman" w:cs="Times New Roman"/>
        </w:rPr>
        <w:t xml:space="preserve"> = 0.001. The same hyper-priors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parameters of the random effects in the model. For the common slopes</w:t>
      </w:r>
      <w:r w:rsidR="00EB49AF" w:rsidRPr="00C53617">
        <w:rPr>
          <w:rFonts w:ascii="Times New Roman" w:hAnsi="Times New Roman" w:cs="Times New Roman"/>
        </w:rPr>
        <w:t xml:space="preserve"> </w:t>
      </w:r>
      <w:r w:rsidRPr="00C53617">
        <w:rPr>
          <w:rFonts w:ascii="Times New Roman" w:hAnsi="Times New Roman" w:cs="Times New Roman"/>
        </w:rPr>
        <w:t xml:space="preserve">and intercepts, we used </w:t>
      </w:r>
      <w:proofErr w:type="gramStart"/>
      <w:r w:rsidRPr="00C53617">
        <w:rPr>
          <w:rFonts w:ascii="Cambria Math" w:hAnsi="Cambria Math" w:cs="Cambria Math"/>
        </w:rPr>
        <w:t>𝒩</w:t>
      </w:r>
      <w:r w:rsidRPr="00C53617">
        <w:rPr>
          <w:rFonts w:ascii="Times New Roman" w:hAnsi="Times New Roman" w:cs="Times New Roman"/>
        </w:rPr>
        <w:t>(</w:t>
      </w:r>
      <w:proofErr w:type="gramEnd"/>
      <w:r w:rsidRPr="00C53617">
        <w:rPr>
          <w:rFonts w:ascii="Times New Roman" w:hAnsi="Times New Roman" w:cs="Times New Roman"/>
        </w:rPr>
        <w:t>0, 1000).</w:t>
      </w:r>
      <w:r w:rsidR="00F44A63" w:rsidRPr="00C53617">
        <w:rPr>
          <w:rFonts w:ascii="Times New Roman" w:hAnsi="Times New Roman" w:cs="Times New Roman"/>
        </w:rPr>
        <w:t xml:space="preserve"> This information is now included in the model description (P. XX, Line XX).</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3C28D646"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62F0E9C2"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12990BDD" w14:textId="6B7346EF" w:rsidR="00143907" w:rsidRPr="00143907" w:rsidRDefault="000604D5"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143907" w:rsidRPr="00143907">
        <w:rPr>
          <w:rFonts w:ascii="Times New Roman" w:hAnsi="Times New Roman" w:cs="Times New Roman"/>
          <w:noProof/>
          <w:lang w:val="en-US"/>
        </w:rPr>
        <w:t>1.</w:t>
      </w:r>
      <w:r w:rsidR="00143907" w:rsidRPr="00143907">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143907" w:rsidRPr="00143907">
        <w:rPr>
          <w:rFonts w:ascii="Times New Roman" w:hAnsi="Times New Roman" w:cs="Times New Roman"/>
          <w:i/>
          <w:iCs/>
          <w:noProof/>
          <w:lang w:val="en-US"/>
        </w:rPr>
        <w:t>Elife</w:t>
      </w:r>
      <w:r w:rsidR="00143907" w:rsidRPr="00143907">
        <w:rPr>
          <w:rFonts w:ascii="Times New Roman" w:hAnsi="Times New Roman" w:cs="Times New Roman"/>
          <w:noProof/>
          <w:lang w:val="en-US"/>
        </w:rPr>
        <w:t xml:space="preserve"> </w:t>
      </w:r>
      <w:r w:rsidR="00143907" w:rsidRPr="00143907">
        <w:rPr>
          <w:rFonts w:ascii="Times New Roman" w:hAnsi="Times New Roman" w:cs="Times New Roman"/>
          <w:b/>
          <w:bCs/>
          <w:noProof/>
          <w:lang w:val="en-US"/>
        </w:rPr>
        <w:t>7</w:t>
      </w:r>
      <w:r w:rsidR="00143907" w:rsidRPr="00143907">
        <w:rPr>
          <w:rFonts w:ascii="Times New Roman" w:hAnsi="Times New Roman" w:cs="Times New Roman"/>
          <w:noProof/>
          <w:lang w:val="en-US"/>
        </w:rPr>
        <w:t>, (2018).</w:t>
      </w:r>
    </w:p>
    <w:p w14:paraId="1468CF0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w:t>
      </w:r>
      <w:r w:rsidRPr="00143907">
        <w:rPr>
          <w:rFonts w:ascii="Times New Roman" w:hAnsi="Times New Roman" w:cs="Times New Roman"/>
          <w:noProof/>
          <w:lang w:val="en-US"/>
        </w:rPr>
        <w:tab/>
        <w:t xml:space="preserve">Datla, S., Sahu, P., Roh, H.-J. &amp; Sharma, S. A comprehensive analysis of the association of highway traffic with winter weather conditions. </w:t>
      </w:r>
      <w:r w:rsidRPr="00143907">
        <w:rPr>
          <w:rFonts w:ascii="Times New Roman" w:hAnsi="Times New Roman" w:cs="Times New Roman"/>
          <w:i/>
          <w:iCs/>
          <w:noProof/>
          <w:lang w:val="en-US"/>
        </w:rPr>
        <w:t>Procedia - Soc. Behav. Sci.</w:t>
      </w:r>
      <w:r w:rsidRPr="00143907">
        <w:rPr>
          <w:rFonts w:ascii="Times New Roman" w:hAnsi="Times New Roman" w:cs="Times New Roman"/>
          <w:noProof/>
          <w:lang w:val="en-US"/>
        </w:rPr>
        <w:t xml:space="preserve"> (2013). doi:10.1016/j.sbspro.2013.11.143</w:t>
      </w:r>
    </w:p>
    <w:p w14:paraId="13DB7D7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w:t>
      </w:r>
      <w:r w:rsidRPr="00143907">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143907">
        <w:rPr>
          <w:rFonts w:ascii="Times New Roman" w:hAnsi="Times New Roman" w:cs="Times New Roman"/>
          <w:i/>
          <w:iCs/>
          <w:noProof/>
          <w:lang w:val="en-US"/>
        </w:rPr>
        <w:t>J. Cold Reg. Eng.</w:t>
      </w:r>
      <w:r w:rsidRPr="00143907">
        <w:rPr>
          <w:rFonts w:ascii="Times New Roman" w:hAnsi="Times New Roman" w:cs="Times New Roman"/>
          <w:noProof/>
          <w:lang w:val="en-US"/>
        </w:rPr>
        <w:t xml:space="preserve"> (2016). doi:10.1061/(ASCE)CR.1943-5495.0000099</w:t>
      </w:r>
    </w:p>
    <w:p w14:paraId="6669E97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4.</w:t>
      </w:r>
      <w:r w:rsidRPr="00143907">
        <w:rPr>
          <w:rFonts w:ascii="Times New Roman" w:hAnsi="Times New Roman" w:cs="Times New Roman"/>
          <w:noProof/>
          <w:lang w:val="en-US"/>
        </w:rPr>
        <w:tab/>
        <w:t xml:space="preserve">Roh, H.-J., Datla, S. &amp; Sharma, S. Effect of snow, temperature and their interaction on highway truck traffic. </w:t>
      </w:r>
      <w:r w:rsidRPr="00143907">
        <w:rPr>
          <w:rFonts w:ascii="Times New Roman" w:hAnsi="Times New Roman" w:cs="Times New Roman"/>
          <w:i/>
          <w:iCs/>
          <w:noProof/>
          <w:lang w:val="en-US"/>
        </w:rPr>
        <w:t>J. Transp. Techn.</w:t>
      </w:r>
      <w:r w:rsidRPr="00143907">
        <w:rPr>
          <w:rFonts w:ascii="Times New Roman" w:hAnsi="Times New Roman" w:cs="Times New Roman"/>
          <w:noProof/>
          <w:lang w:val="en-US"/>
        </w:rPr>
        <w:t xml:space="preserve"> (2013). doi:10.4236/jtts.2013.31003</w:t>
      </w:r>
    </w:p>
    <w:p w14:paraId="082F72C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5.</w:t>
      </w:r>
      <w:r w:rsidRPr="00143907">
        <w:rPr>
          <w:rFonts w:ascii="Times New Roman" w:hAnsi="Times New Roman" w:cs="Times New Roman"/>
          <w:noProof/>
          <w:lang w:val="en-US"/>
        </w:rPr>
        <w:tab/>
        <w:t xml:space="preserve">Roh, H. J., Sharma, S. &amp; Sahu, P. K. Modeling snow and cold effects for classified highway traffic volumes. </w:t>
      </w:r>
      <w:r w:rsidRPr="00143907">
        <w:rPr>
          <w:rFonts w:ascii="Times New Roman" w:hAnsi="Times New Roman" w:cs="Times New Roman"/>
          <w:i/>
          <w:iCs/>
          <w:noProof/>
          <w:lang w:val="en-US"/>
        </w:rPr>
        <w:t>KSCE J. Civ. Eng.</w:t>
      </w:r>
      <w:r w:rsidRPr="00143907">
        <w:rPr>
          <w:rFonts w:ascii="Times New Roman" w:hAnsi="Times New Roman" w:cs="Times New Roman"/>
          <w:noProof/>
          <w:lang w:val="en-US"/>
        </w:rPr>
        <w:t xml:space="preserve"> (2016). doi:10.1007/s12205-015-0236-0</w:t>
      </w:r>
    </w:p>
    <w:p w14:paraId="1F51D96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6.</w:t>
      </w:r>
      <w:r w:rsidRPr="00143907">
        <w:rPr>
          <w:rFonts w:ascii="Times New Roman" w:hAnsi="Times New Roman" w:cs="Times New Roman"/>
          <w:noProof/>
          <w:lang w:val="en-US"/>
        </w:rPr>
        <w:tab/>
        <w:t xml:space="preserve">Daanen, H. A. M., Van De Vliert, E. &amp; Huang, X. Driving performance in cold, warm, and thermoneutral environments. </w:t>
      </w:r>
      <w:r w:rsidRPr="00143907">
        <w:rPr>
          <w:rFonts w:ascii="Times New Roman" w:hAnsi="Times New Roman" w:cs="Times New Roman"/>
          <w:i/>
          <w:iCs/>
          <w:noProof/>
          <w:lang w:val="en-US"/>
        </w:rPr>
        <w:t>Appl. Ergon.</w:t>
      </w:r>
      <w:r w:rsidRPr="00143907">
        <w:rPr>
          <w:rFonts w:ascii="Times New Roman" w:hAnsi="Times New Roman" w:cs="Times New Roman"/>
          <w:noProof/>
          <w:lang w:val="en-US"/>
        </w:rPr>
        <w:t xml:space="preserve"> (2003). doi:10.1016/S0003-6870(03)00055-3</w:t>
      </w:r>
    </w:p>
    <w:p w14:paraId="220E6AB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7.</w:t>
      </w:r>
      <w:r w:rsidRPr="00143907">
        <w:rPr>
          <w:rFonts w:ascii="Times New Roman" w:hAnsi="Times New Roman" w:cs="Times New Roman"/>
          <w:noProof/>
          <w:lang w:val="en-US"/>
        </w:rPr>
        <w:tab/>
        <w:t xml:space="preserve">Zlatoper, T. J. Determinants of motor vehicle deaths in the United States: a cross-sectional analysis. </w:t>
      </w:r>
      <w:r w:rsidRPr="00143907">
        <w:rPr>
          <w:rFonts w:ascii="Times New Roman" w:hAnsi="Times New Roman" w:cs="Times New Roman"/>
          <w:i/>
          <w:iCs/>
          <w:noProof/>
          <w:lang w:val="en-US"/>
        </w:rPr>
        <w:t>Accid. Anal. Prev.</w:t>
      </w:r>
      <w:r w:rsidRPr="00143907">
        <w:rPr>
          <w:rFonts w:ascii="Times New Roman" w:hAnsi="Times New Roman" w:cs="Times New Roman"/>
          <w:noProof/>
          <w:lang w:val="en-US"/>
        </w:rPr>
        <w:t xml:space="preserve"> (1991). doi:10.1016/0001-4575(91)90062-A</w:t>
      </w:r>
    </w:p>
    <w:p w14:paraId="1E1F97B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8.</w:t>
      </w:r>
      <w:r w:rsidRPr="00143907">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143907">
        <w:rPr>
          <w:rFonts w:ascii="Times New Roman" w:hAnsi="Times New Roman" w:cs="Times New Roman"/>
          <w:i/>
          <w:iCs/>
          <w:noProof/>
          <w:lang w:val="en-US"/>
        </w:rPr>
        <w:t>Symposium on relationships among theory, physiological correlates, and operational performance</w:t>
      </w:r>
      <w:r w:rsidRPr="00143907">
        <w:rPr>
          <w:rFonts w:ascii="Times New Roman" w:hAnsi="Times New Roman" w:cs="Times New Roman"/>
          <w:noProof/>
          <w:lang w:val="en-US"/>
        </w:rPr>
        <w:t xml:space="preserve"> (1976). doi:10.1007/978-1-4684-2529-1_25</w:t>
      </w:r>
    </w:p>
    <w:p w14:paraId="3D0CF12C"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9.</w:t>
      </w:r>
      <w:r w:rsidRPr="00143907">
        <w:rPr>
          <w:rFonts w:ascii="Times New Roman" w:hAnsi="Times New Roman" w:cs="Times New Roman"/>
          <w:noProof/>
          <w:lang w:val="en-US"/>
        </w:rPr>
        <w:tab/>
        <w:t xml:space="preserve">Wyon, D. P., Wyon, I. &amp; Norin, F. Effects of moderate heat stress on driver vigilance in a moving vehicle. </w:t>
      </w:r>
      <w:r w:rsidRPr="00143907">
        <w:rPr>
          <w:rFonts w:ascii="Times New Roman" w:hAnsi="Times New Roman" w:cs="Times New Roman"/>
          <w:i/>
          <w:iCs/>
          <w:noProof/>
          <w:lang w:val="en-US"/>
        </w:rPr>
        <w:t>Ergonomics</w:t>
      </w:r>
      <w:r w:rsidRPr="00143907">
        <w:rPr>
          <w:rFonts w:ascii="Times New Roman" w:hAnsi="Times New Roman" w:cs="Times New Roman"/>
          <w:noProof/>
          <w:lang w:val="en-US"/>
        </w:rPr>
        <w:t xml:space="preserve"> (1996). doi:10.1080/00140139608964434</w:t>
      </w:r>
    </w:p>
    <w:p w14:paraId="348CF1B6"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10.</w:t>
      </w:r>
      <w:r w:rsidRPr="00143907">
        <w:rPr>
          <w:rFonts w:ascii="Times New Roman" w:hAnsi="Times New Roman" w:cs="Times New Roman"/>
          <w:noProof/>
          <w:lang w:val="en-US"/>
        </w:rPr>
        <w:tab/>
        <w:t xml:space="preserve">Robertson, L. S. Reversal of the road death trend in the U.S. in 2015–2016: An examination of the climate and economic hypotheses. </w:t>
      </w:r>
      <w:r w:rsidRPr="00143907">
        <w:rPr>
          <w:rFonts w:ascii="Times New Roman" w:hAnsi="Times New Roman" w:cs="Times New Roman"/>
          <w:i/>
          <w:iCs/>
          <w:noProof/>
          <w:lang w:val="en-US"/>
        </w:rPr>
        <w:t>J. Transp. Heal.</w:t>
      </w:r>
      <w:r w:rsidRPr="00143907">
        <w:rPr>
          <w:rFonts w:ascii="Times New Roman" w:hAnsi="Times New Roman" w:cs="Times New Roman"/>
          <w:noProof/>
          <w:lang w:val="en-US"/>
        </w:rPr>
        <w:t xml:space="preserve"> (2018). doi:10.1016/j.jth.2018.04.005</w:t>
      </w:r>
    </w:p>
    <w:p w14:paraId="1E21ACF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11.</w:t>
      </w:r>
      <w:r w:rsidRPr="00143907">
        <w:rPr>
          <w:rFonts w:ascii="Times New Roman" w:hAnsi="Times New Roman" w:cs="Times New Roman"/>
          <w:noProof/>
          <w:lang w:val="en-US"/>
        </w:rPr>
        <w:tab/>
        <w:t xml:space="preserve">Robertson, L. Climate change, weather and road deaths. </w:t>
      </w:r>
      <w:r w:rsidRPr="00143907">
        <w:rPr>
          <w:rFonts w:ascii="Times New Roman" w:hAnsi="Times New Roman" w:cs="Times New Roman"/>
          <w:i/>
          <w:iCs/>
          <w:noProof/>
          <w:lang w:val="en-US"/>
        </w:rPr>
        <w:t>Inj. Prev.</w:t>
      </w:r>
      <w:r w:rsidRPr="00143907">
        <w:rPr>
          <w:rFonts w:ascii="Times New Roman" w:hAnsi="Times New Roman" w:cs="Times New Roman"/>
          <w:noProof/>
          <w:lang w:val="en-US"/>
        </w:rPr>
        <w:t xml:space="preserve"> (2018). doi:10.1136/injuryprev-2017-042419</w:t>
      </w:r>
    </w:p>
    <w:p w14:paraId="0CF504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12.</w:t>
      </w:r>
      <w:r w:rsidRPr="00143907">
        <w:rPr>
          <w:rFonts w:ascii="Times New Roman" w:hAnsi="Times New Roman" w:cs="Times New Roman"/>
          <w:noProof/>
          <w:lang w:val="en-US"/>
        </w:rPr>
        <w:tab/>
        <w:t xml:space="preserve">Opinium. Brits drink more alcohol in warmer weather. </w:t>
      </w:r>
      <w:r w:rsidRPr="00143907">
        <w:rPr>
          <w:rFonts w:ascii="Times New Roman" w:hAnsi="Times New Roman" w:cs="Times New Roman"/>
          <w:i/>
          <w:iCs/>
          <w:noProof/>
          <w:lang w:val="en-US"/>
        </w:rPr>
        <w:t>Opinium.co.uk</w:t>
      </w:r>
      <w:r w:rsidRPr="00143907">
        <w:rPr>
          <w:rFonts w:ascii="Times New Roman" w:hAnsi="Times New Roman" w:cs="Times New Roman"/>
          <w:noProof/>
          <w:lang w:val="en-US"/>
        </w:rPr>
        <w:t xml:space="preserve"> (2018). Available at: https://www.opinium.co.uk/brits-drink-more-alcohol-in-warmer-weather/. (Accessed: 10th January 2019)</w:t>
      </w:r>
    </w:p>
    <w:p w14:paraId="2EC13A3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13.</w:t>
      </w:r>
      <w:r w:rsidRPr="00143907">
        <w:rPr>
          <w:rFonts w:ascii="Times New Roman" w:hAnsi="Times New Roman" w:cs="Times New Roman"/>
          <w:noProof/>
          <w:lang w:val="en-US"/>
        </w:rPr>
        <w:tab/>
        <w:t xml:space="preserve">Anderson, C. A. Temperature and aggression: ubiquitous effects of heat on occurrence of human violence. </w:t>
      </w:r>
      <w:r w:rsidRPr="00143907">
        <w:rPr>
          <w:rFonts w:ascii="Times New Roman" w:hAnsi="Times New Roman" w:cs="Times New Roman"/>
          <w:i/>
          <w:iCs/>
          <w:noProof/>
          <w:lang w:val="en-US"/>
        </w:rPr>
        <w:t>Psychol. Bull.</w:t>
      </w:r>
      <w:r w:rsidRPr="00143907">
        <w:rPr>
          <w:rFonts w:ascii="Times New Roman" w:hAnsi="Times New Roman" w:cs="Times New Roman"/>
          <w:noProof/>
          <w:lang w:val="en-US"/>
        </w:rPr>
        <w:t xml:space="preserve"> (1989). doi:10.1037/0033-2909.106.1.74</w:t>
      </w:r>
    </w:p>
    <w:p w14:paraId="45E4046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14.</w:t>
      </w:r>
      <w:r w:rsidRPr="00143907">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143907">
        <w:rPr>
          <w:rFonts w:ascii="Times New Roman" w:hAnsi="Times New Roman" w:cs="Times New Roman"/>
          <w:i/>
          <w:iCs/>
          <w:noProof/>
          <w:lang w:val="en-US"/>
        </w:rPr>
        <w:t>J. Pers. Soc. Psychol.</w:t>
      </w:r>
      <w:r w:rsidRPr="00143907">
        <w:rPr>
          <w:rFonts w:ascii="Times New Roman" w:hAnsi="Times New Roman" w:cs="Times New Roman"/>
          <w:noProof/>
          <w:lang w:val="en-US"/>
        </w:rPr>
        <w:t xml:space="preserve"> (1976). doi:10.1037/0022-3514.33.3.245</w:t>
      </w:r>
    </w:p>
    <w:p w14:paraId="578915B7"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15.</w:t>
      </w:r>
      <w:r w:rsidRPr="00143907">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143907">
        <w:rPr>
          <w:rFonts w:ascii="Times New Roman" w:hAnsi="Times New Roman" w:cs="Times New Roman"/>
          <w:i/>
          <w:iCs/>
          <w:noProof/>
          <w:lang w:val="en-US"/>
        </w:rPr>
        <w:t>J. Forensic Sci.</w:t>
      </w:r>
      <w:r w:rsidRPr="00143907">
        <w:rPr>
          <w:rFonts w:ascii="Times New Roman" w:hAnsi="Times New Roman" w:cs="Times New Roman"/>
          <w:noProof/>
          <w:lang w:val="en-US"/>
        </w:rPr>
        <w:t xml:space="preserve"> (2014). doi:10.1111/1556-4029.12471</w:t>
      </w:r>
    </w:p>
    <w:p w14:paraId="4112FFD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16.</w:t>
      </w:r>
      <w:r w:rsidRPr="00143907">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4</w:t>
      </w:r>
      <w:r w:rsidRPr="00143907">
        <w:rPr>
          <w:rFonts w:ascii="Times New Roman" w:hAnsi="Times New Roman" w:cs="Times New Roman"/>
          <w:noProof/>
          <w:lang w:val="en-US"/>
        </w:rPr>
        <w:t>, 269–273 (2014).</w:t>
      </w:r>
    </w:p>
    <w:p w14:paraId="10ECFC2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17.</w:t>
      </w:r>
      <w:r w:rsidRPr="00143907">
        <w:rPr>
          <w:rFonts w:ascii="Times New Roman" w:hAnsi="Times New Roman" w:cs="Times New Roman"/>
          <w:noProof/>
          <w:lang w:val="en-US"/>
        </w:rPr>
        <w:tab/>
        <w:t xml:space="preserve">IPCC. </w:t>
      </w:r>
      <w:r w:rsidRPr="00143907">
        <w:rPr>
          <w:rFonts w:ascii="Times New Roman" w:hAnsi="Times New Roman" w:cs="Times New Roman"/>
          <w:i/>
          <w:iCs/>
          <w:noProof/>
          <w:lang w:val="en-US"/>
        </w:rPr>
        <w:t>IPCC special report on the impacts of global warming of 1.5 °C - Summary for policy makers</w:t>
      </w:r>
      <w:r w:rsidRPr="00143907">
        <w:rPr>
          <w:rFonts w:ascii="Times New Roman" w:hAnsi="Times New Roman" w:cs="Times New Roman"/>
          <w:noProof/>
          <w:lang w:val="en-US"/>
        </w:rPr>
        <w:t>. (2018).</w:t>
      </w:r>
    </w:p>
    <w:p w14:paraId="6E92F88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18.</w:t>
      </w:r>
      <w:r w:rsidRPr="00143907">
        <w:rPr>
          <w:rFonts w:ascii="Times New Roman" w:hAnsi="Times New Roman" w:cs="Times New Roman"/>
          <w:noProof/>
          <w:lang w:val="en-US"/>
        </w:rPr>
        <w:tab/>
        <w:t xml:space="preserve">Dee, D. P.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ERA-Interim reanalysis: configuration and performance of the data assimilation system. </w:t>
      </w:r>
      <w:r w:rsidRPr="00143907">
        <w:rPr>
          <w:rFonts w:ascii="Times New Roman" w:hAnsi="Times New Roman" w:cs="Times New Roman"/>
          <w:i/>
          <w:iCs/>
          <w:noProof/>
          <w:lang w:val="en-US"/>
        </w:rPr>
        <w:t>Q. J. R. Meteorol. Soc.</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137</w:t>
      </w:r>
      <w:r w:rsidRPr="00143907">
        <w:rPr>
          <w:rFonts w:ascii="Times New Roman" w:hAnsi="Times New Roman" w:cs="Times New Roman"/>
          <w:noProof/>
          <w:lang w:val="en-US"/>
        </w:rPr>
        <w:t>, 553–597 (2011).</w:t>
      </w:r>
    </w:p>
    <w:p w14:paraId="1754428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19.</w:t>
      </w:r>
      <w:r w:rsidRPr="00143907">
        <w:rPr>
          <w:rFonts w:ascii="Times New Roman" w:hAnsi="Times New Roman" w:cs="Times New Roman"/>
          <w:noProof/>
          <w:lang w:val="en-US"/>
        </w:rPr>
        <w:tab/>
        <w:t>UNFCCC. Paris Agreement. in (2015).</w:t>
      </w:r>
    </w:p>
    <w:p w14:paraId="1688406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20.</w:t>
      </w:r>
      <w:r w:rsidRPr="00143907">
        <w:rPr>
          <w:rFonts w:ascii="Times New Roman" w:hAnsi="Times New Roman" w:cs="Times New Roman"/>
          <w:noProof/>
          <w:lang w:val="en-US"/>
        </w:rPr>
        <w:tab/>
        <w:t xml:space="preserve">Kuulasmaa, K.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(2000). doi:10.1016/S0140-6736(99)11180-2</w:t>
      </w:r>
    </w:p>
    <w:p w14:paraId="041AAA3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21.</w:t>
      </w:r>
      <w:r w:rsidRPr="00143907">
        <w:rPr>
          <w:rFonts w:ascii="Times New Roman" w:hAnsi="Times New Roman" w:cs="Times New Roman"/>
          <w:noProof/>
          <w:lang w:val="en-US"/>
        </w:rPr>
        <w:tab/>
        <w:t xml:space="preserve">Cesare, M. Di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contributions of risk factor trends to cardiometabolic mortality decline in 26 industrialized countries. </w:t>
      </w:r>
      <w:r w:rsidRPr="00143907">
        <w:rPr>
          <w:rFonts w:ascii="Times New Roman" w:hAnsi="Times New Roman" w:cs="Times New Roman"/>
          <w:i/>
          <w:iCs/>
          <w:noProof/>
          <w:lang w:val="en-US"/>
        </w:rPr>
        <w:t>Int. J. Epidemiol.</w:t>
      </w:r>
      <w:r w:rsidRPr="00143907">
        <w:rPr>
          <w:rFonts w:ascii="Times New Roman" w:hAnsi="Times New Roman" w:cs="Times New Roman"/>
          <w:noProof/>
          <w:lang w:val="en-US"/>
        </w:rPr>
        <w:t xml:space="preserve"> (2013). doi:10.1093/ije/dyt063</w:t>
      </w:r>
    </w:p>
    <w:p w14:paraId="0E001BA8"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22.</w:t>
      </w:r>
      <w:r w:rsidRPr="00143907">
        <w:rPr>
          <w:rFonts w:ascii="Times New Roman" w:hAnsi="Times New Roman" w:cs="Times New Roman"/>
          <w:noProof/>
          <w:lang w:val="en-US"/>
        </w:rPr>
        <w:tab/>
        <w:t xml:space="preserve">Ezzati,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Contributions of risk factors and medical care to cardiovascular mortality trends. </w:t>
      </w:r>
      <w:r w:rsidRPr="00143907">
        <w:rPr>
          <w:rFonts w:ascii="Times New Roman" w:hAnsi="Times New Roman" w:cs="Times New Roman"/>
          <w:i/>
          <w:iCs/>
          <w:noProof/>
          <w:lang w:val="en-US"/>
        </w:rPr>
        <w:t>Nature Reviews Cardiology</w:t>
      </w:r>
      <w:r w:rsidRPr="00143907">
        <w:rPr>
          <w:rFonts w:ascii="Times New Roman" w:hAnsi="Times New Roman" w:cs="Times New Roman"/>
          <w:noProof/>
          <w:lang w:val="en-US"/>
        </w:rPr>
        <w:t xml:space="preserve"> (2015). doi:10.1038/nrcardio.2015.82</w:t>
      </w:r>
    </w:p>
    <w:p w14:paraId="3531A73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lastRenderedPageBreak/>
        <w:t>23.</w:t>
      </w:r>
      <w:r w:rsidRPr="00143907">
        <w:rPr>
          <w:rFonts w:ascii="Times New Roman" w:hAnsi="Times New Roman" w:cs="Times New Roman"/>
          <w:noProof/>
          <w:lang w:val="en-US"/>
        </w:rPr>
        <w:tab/>
        <w:t xml:space="preserve">Pope, C. A., Ezzati, M. &amp; Dockery, D. W. Fine-particulate air pollution and life expectancy in the United States. </w:t>
      </w:r>
      <w:r w:rsidRPr="00143907">
        <w:rPr>
          <w:rFonts w:ascii="Times New Roman" w:hAnsi="Times New Roman" w:cs="Times New Roman"/>
          <w:i/>
          <w:iCs/>
          <w:noProof/>
          <w:lang w:val="en-US"/>
        </w:rPr>
        <w:t>N. Engl. J. Med.</w:t>
      </w:r>
      <w:r w:rsidRPr="00143907">
        <w:rPr>
          <w:rFonts w:ascii="Times New Roman" w:hAnsi="Times New Roman" w:cs="Times New Roman"/>
          <w:noProof/>
          <w:lang w:val="en-US"/>
        </w:rPr>
        <w:t xml:space="preserve"> (2009). doi:10.1056/nejmsa0805646</w:t>
      </w:r>
    </w:p>
    <w:p w14:paraId="4CE7CE4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24.</w:t>
      </w:r>
      <w:r w:rsidRPr="00143907">
        <w:rPr>
          <w:rFonts w:ascii="Times New Roman" w:hAnsi="Times New Roman" w:cs="Times New Roman"/>
          <w:noProof/>
          <w:lang w:val="en-US"/>
        </w:rPr>
        <w:tab/>
        <w:t xml:space="preserve">Bennett, J. E.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National and county life expectancy loss from particulate matter pollution in the USA. </w:t>
      </w:r>
      <w:r w:rsidRPr="00143907">
        <w:rPr>
          <w:rFonts w:ascii="Times New Roman" w:hAnsi="Times New Roman" w:cs="Times New Roman"/>
          <w:i/>
          <w:iCs/>
          <w:noProof/>
          <w:lang w:val="en-US"/>
        </w:rPr>
        <w:t>PLOS Med.</w:t>
      </w:r>
      <w:r w:rsidRPr="00143907">
        <w:rPr>
          <w:rFonts w:ascii="Times New Roman" w:hAnsi="Times New Roman" w:cs="Times New Roman"/>
          <w:noProof/>
          <w:lang w:val="en-US"/>
        </w:rPr>
        <w:t xml:space="preserve"> (2019).</w:t>
      </w:r>
    </w:p>
    <w:p w14:paraId="73E06A1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25.</w:t>
      </w:r>
      <w:r w:rsidRPr="00143907">
        <w:rPr>
          <w:rFonts w:ascii="Times New Roman" w:hAnsi="Times New Roman" w:cs="Times New Roman"/>
          <w:noProof/>
          <w:lang w:val="en-US"/>
        </w:rPr>
        <w:tab/>
        <w:t xml:space="preserve">Burke,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Higher temperatures increase suicide rates in the United States and Mexico.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(2018). doi:10.1038/s41558-018-0222-x</w:t>
      </w:r>
    </w:p>
    <w:p w14:paraId="035272A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26.</w:t>
      </w:r>
      <w:r w:rsidRPr="00143907">
        <w:rPr>
          <w:rFonts w:ascii="Times New Roman" w:hAnsi="Times New Roman" w:cs="Times New Roman"/>
          <w:noProof/>
          <w:lang w:val="en-US"/>
        </w:rPr>
        <w:tab/>
        <w:t xml:space="preserve">Rey, G.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impact of major heat waves on all-cause and cause-specific mortality in France from 1971 to 2003. </w:t>
      </w:r>
      <w:r w:rsidRPr="00143907">
        <w:rPr>
          <w:rFonts w:ascii="Times New Roman" w:hAnsi="Times New Roman" w:cs="Times New Roman"/>
          <w:i/>
          <w:iCs/>
          <w:noProof/>
          <w:lang w:val="en-US"/>
        </w:rPr>
        <w:t>Int. Arch. Occup. Environ. Health</w:t>
      </w:r>
      <w:r w:rsidRPr="00143907">
        <w:rPr>
          <w:rFonts w:ascii="Times New Roman" w:hAnsi="Times New Roman" w:cs="Times New Roman"/>
          <w:noProof/>
          <w:lang w:val="en-US"/>
        </w:rPr>
        <w:t xml:space="preserve"> (2007). doi:10.1007/s00420-007-0173-4</w:t>
      </w:r>
    </w:p>
    <w:p w14:paraId="0D0483F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27.</w:t>
      </w:r>
      <w:r w:rsidRPr="00143907">
        <w:rPr>
          <w:rFonts w:ascii="Times New Roman" w:hAnsi="Times New Roman" w:cs="Times New Roman"/>
          <w:noProof/>
          <w:lang w:val="en-US"/>
        </w:rPr>
        <w:tab/>
        <w:t xml:space="preserve">Orru, H. &amp; Åström, D. O. Increases in external cause mortality due to high and low temperatures: evidence from northeastern Europe. </w:t>
      </w:r>
      <w:r w:rsidRPr="00143907">
        <w:rPr>
          <w:rFonts w:ascii="Times New Roman" w:hAnsi="Times New Roman" w:cs="Times New Roman"/>
          <w:i/>
          <w:iCs/>
          <w:noProof/>
          <w:lang w:val="en-US"/>
        </w:rPr>
        <w:t>Int. J. Biometeorol.</w:t>
      </w:r>
      <w:r w:rsidRPr="00143907">
        <w:rPr>
          <w:rFonts w:ascii="Times New Roman" w:hAnsi="Times New Roman" w:cs="Times New Roman"/>
          <w:noProof/>
          <w:lang w:val="en-US"/>
        </w:rPr>
        <w:t xml:space="preserve"> (2017). doi:10.1007/s00484-016-1270-4</w:t>
      </w:r>
    </w:p>
    <w:p w14:paraId="0146C59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28.</w:t>
      </w:r>
      <w:r w:rsidRPr="00143907">
        <w:rPr>
          <w:rFonts w:ascii="Times New Roman" w:hAnsi="Times New Roman" w:cs="Times New Roman"/>
          <w:noProof/>
          <w:lang w:val="en-US"/>
        </w:rPr>
        <w:tab/>
        <w:t xml:space="preserve">Glaeser, E. L., Sacerdote, B. &amp; Scheinkman, J. A. Crime and social interactions. </w:t>
      </w:r>
      <w:r w:rsidRPr="00143907">
        <w:rPr>
          <w:rFonts w:ascii="Times New Roman" w:hAnsi="Times New Roman" w:cs="Times New Roman"/>
          <w:i/>
          <w:iCs/>
          <w:noProof/>
          <w:lang w:val="en-US"/>
        </w:rPr>
        <w:t>Q. J. Econ.</w:t>
      </w:r>
      <w:r w:rsidRPr="00143907">
        <w:rPr>
          <w:rFonts w:ascii="Times New Roman" w:hAnsi="Times New Roman" w:cs="Times New Roman"/>
          <w:noProof/>
          <w:lang w:val="en-US"/>
        </w:rPr>
        <w:t xml:space="preserve"> (1996). doi:10.2307/2946686</w:t>
      </w:r>
    </w:p>
    <w:p w14:paraId="1317FB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29.</w:t>
      </w:r>
      <w:r w:rsidRPr="00143907">
        <w:rPr>
          <w:rFonts w:ascii="Times New Roman" w:hAnsi="Times New Roman" w:cs="Times New Roman"/>
          <w:noProof/>
          <w:lang w:val="en-US"/>
        </w:rPr>
        <w:tab/>
        <w:t xml:space="preserve">Rotton, J. &amp; Cohn, E. G. Global warming and U.S. crime rates: an application of routine activity theory. </w:t>
      </w:r>
      <w:r w:rsidRPr="00143907">
        <w:rPr>
          <w:rFonts w:ascii="Times New Roman" w:hAnsi="Times New Roman" w:cs="Times New Roman"/>
          <w:i/>
          <w:iCs/>
          <w:noProof/>
          <w:lang w:val="en-US"/>
        </w:rPr>
        <w:t>Environ. Behav.</w:t>
      </w:r>
      <w:r w:rsidRPr="00143907">
        <w:rPr>
          <w:rFonts w:ascii="Times New Roman" w:hAnsi="Times New Roman" w:cs="Times New Roman"/>
          <w:noProof/>
          <w:lang w:val="en-US"/>
        </w:rPr>
        <w:t xml:space="preserve"> (2003). doi:10.1177/0013916503255565</w:t>
      </w:r>
    </w:p>
    <w:p w14:paraId="1A1F232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30.</w:t>
      </w:r>
      <w:r w:rsidRPr="00143907">
        <w:rPr>
          <w:rFonts w:ascii="Times New Roman" w:hAnsi="Times New Roman" w:cs="Times New Roman"/>
          <w:noProof/>
          <w:lang w:val="en-US"/>
        </w:rPr>
        <w:tab/>
        <w:t xml:space="preserve">Besag, J., York, J. &amp; Mollié, A. Bayesian image restoration, with two applications in spatial statistics. </w:t>
      </w:r>
      <w:r w:rsidRPr="00143907">
        <w:rPr>
          <w:rFonts w:ascii="Times New Roman" w:hAnsi="Times New Roman" w:cs="Times New Roman"/>
          <w:i/>
          <w:iCs/>
          <w:noProof/>
          <w:lang w:val="en-US"/>
        </w:rPr>
        <w:t>Ann. Inst. Stat. Math.</w:t>
      </w:r>
      <w:r w:rsidRPr="00143907">
        <w:rPr>
          <w:rFonts w:ascii="Times New Roman" w:hAnsi="Times New Roman" w:cs="Times New Roman"/>
          <w:noProof/>
          <w:lang w:val="en-US"/>
        </w:rPr>
        <w:t xml:space="preserve"> (1991). doi:10.1007/BF00116466</w:t>
      </w:r>
    </w:p>
    <w:p w14:paraId="379343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31.</w:t>
      </w:r>
      <w:r w:rsidRPr="00143907">
        <w:rPr>
          <w:rFonts w:ascii="Times New Roman" w:hAnsi="Times New Roman" w:cs="Times New Roman"/>
          <w:noProof/>
          <w:lang w:val="en-US"/>
        </w:rPr>
        <w:tab/>
        <w:t xml:space="preserve">Gasparrini, A.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Mortality risk attributable to high and low ambient temperature: a multicountry observational study.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386</w:t>
      </w:r>
      <w:r w:rsidRPr="00143907">
        <w:rPr>
          <w:rFonts w:ascii="Times New Roman" w:hAnsi="Times New Roman" w:cs="Times New Roman"/>
          <w:noProof/>
          <w:lang w:val="en-US"/>
        </w:rPr>
        <w:t>, 369–375 (2015).</w:t>
      </w:r>
    </w:p>
    <w:p w14:paraId="279855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32.</w:t>
      </w:r>
      <w:r w:rsidRPr="00143907">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143907">
        <w:rPr>
          <w:rFonts w:ascii="Times New Roman" w:hAnsi="Times New Roman" w:cs="Times New Roman"/>
          <w:i/>
          <w:iCs/>
          <w:noProof/>
          <w:lang w:val="en-US"/>
        </w:rPr>
        <w:t>J. R. Stat. Soc. Ser. C Appl. Stat.</w:t>
      </w:r>
      <w:r w:rsidRPr="00143907">
        <w:rPr>
          <w:rFonts w:ascii="Times New Roman" w:hAnsi="Times New Roman" w:cs="Times New Roman"/>
          <w:noProof/>
          <w:lang w:val="en-US"/>
        </w:rPr>
        <w:t xml:space="preserve"> (2017). doi:10.1111/rssc.12157</w:t>
      </w:r>
    </w:p>
    <w:p w14:paraId="1A1BB1F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33.</w:t>
      </w:r>
      <w:r w:rsidRPr="00143907">
        <w:rPr>
          <w:rFonts w:ascii="Times New Roman" w:hAnsi="Times New Roman" w:cs="Times New Roman"/>
          <w:noProof/>
          <w:lang w:val="en-US"/>
        </w:rPr>
        <w:tab/>
        <w:t xml:space="preserve">Kontis, V.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Future life expectancy in 35 industrialised countries: projections with a Bayesian model ensemble.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(2017). doi:10.1016/S0140-6736(16)32381-9</w:t>
      </w:r>
    </w:p>
    <w:p w14:paraId="3386AAE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34.</w:t>
      </w:r>
      <w:r w:rsidRPr="00143907">
        <w:rPr>
          <w:rFonts w:ascii="Times New Roman" w:hAnsi="Times New Roman" w:cs="Times New Roman"/>
          <w:noProof/>
          <w:lang w:val="en-US"/>
        </w:rPr>
        <w:tab/>
        <w:t xml:space="preserve">Rue, H. &amp; Held, L. </w:t>
      </w:r>
      <w:r w:rsidRPr="00143907">
        <w:rPr>
          <w:rFonts w:ascii="Times New Roman" w:hAnsi="Times New Roman" w:cs="Times New Roman"/>
          <w:i/>
          <w:iCs/>
          <w:noProof/>
          <w:lang w:val="en-US"/>
        </w:rPr>
        <w:t>Gaussian Markov random fields. Theory and applications</w:t>
      </w:r>
      <w:r w:rsidRPr="00143907">
        <w:rPr>
          <w:rFonts w:ascii="Times New Roman" w:hAnsi="Times New Roman" w:cs="Times New Roman"/>
          <w:noProof/>
          <w:lang w:val="en-US"/>
        </w:rPr>
        <w:t xml:space="preserve">. </w:t>
      </w:r>
      <w:r w:rsidRPr="00143907">
        <w:rPr>
          <w:rFonts w:ascii="Times New Roman" w:hAnsi="Times New Roman" w:cs="Times New Roman"/>
          <w:i/>
          <w:iCs/>
          <w:noProof/>
          <w:lang w:val="en-US"/>
        </w:rPr>
        <w:t>Chapman &amp; Hall</w:t>
      </w:r>
      <w:r w:rsidRPr="00143907">
        <w:rPr>
          <w:rFonts w:ascii="Times New Roman" w:hAnsi="Times New Roman" w:cs="Times New Roman"/>
          <w:noProof/>
          <w:lang w:val="en-US"/>
        </w:rPr>
        <w:t xml:space="preserve"> (2005). doi:10.1007/s00184-007-0162-3</w:t>
      </w:r>
    </w:p>
    <w:p w14:paraId="5056D11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rPr>
      </w:pPr>
      <w:r w:rsidRPr="00143907">
        <w:rPr>
          <w:rFonts w:ascii="Times New Roman" w:hAnsi="Times New Roman" w:cs="Times New Roman"/>
          <w:noProof/>
          <w:lang w:val="en-US"/>
        </w:rPr>
        <w:t>35.</w:t>
      </w:r>
      <w:r w:rsidRPr="00143907">
        <w:rPr>
          <w:rFonts w:ascii="Times New Roman" w:hAnsi="Times New Roman" w:cs="Times New Roman"/>
          <w:noProof/>
          <w:lang w:val="en-US"/>
        </w:rPr>
        <w:tab/>
        <w:t xml:space="preserve">Knorr-Held, L. Bayesian modelling of inseparable space-time variation in disease risk. in </w:t>
      </w:r>
      <w:r w:rsidRPr="00143907">
        <w:rPr>
          <w:rFonts w:ascii="Times New Roman" w:hAnsi="Times New Roman" w:cs="Times New Roman"/>
          <w:i/>
          <w:iCs/>
          <w:noProof/>
          <w:lang w:val="en-US"/>
        </w:rPr>
        <w:t>Statistics in Medicine</w:t>
      </w:r>
      <w:r w:rsidRPr="00143907">
        <w:rPr>
          <w:rFonts w:ascii="Times New Roman" w:hAnsi="Times New Roman" w:cs="Times New Roman"/>
          <w:noProof/>
          <w:lang w:val="en-US"/>
        </w:rPr>
        <w:t xml:space="preserve"> (2000). doi:10.1002/1097-0258(20000915/30)19:17/18&lt;2555::AID-SIM587&gt;3.0.CO;2-#</w:t>
      </w:r>
    </w:p>
    <w:p w14:paraId="602710DB" w14:textId="28CF3A8A" w:rsidR="000604D5" w:rsidRPr="00C53617" w:rsidRDefault="000604D5" w:rsidP="00143907">
      <w:pPr>
        <w:widowControl w:val="0"/>
        <w:autoSpaceDE w:val="0"/>
        <w:autoSpaceDN w:val="0"/>
        <w:adjustRightInd w:val="0"/>
        <w:spacing w:after="0" w:line="240" w:lineRule="auto"/>
        <w:ind w:left="640" w:hanging="640"/>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B4FDDA" w14:textId="77777777" w:rsidR="006F74FF" w:rsidRDefault="006F74FF" w:rsidP="00AD5780">
      <w:pPr>
        <w:spacing w:after="0" w:line="240" w:lineRule="auto"/>
      </w:pPr>
      <w:r>
        <w:separator/>
      </w:r>
    </w:p>
  </w:endnote>
  <w:endnote w:type="continuationSeparator" w:id="0">
    <w:p w14:paraId="0D9573D4" w14:textId="77777777" w:rsidR="006F74FF" w:rsidRDefault="006F74FF"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F59E27" w14:textId="77777777" w:rsidR="006F74FF" w:rsidRDefault="006F74FF" w:rsidP="00AD5780">
      <w:pPr>
        <w:spacing w:after="0" w:line="240" w:lineRule="auto"/>
      </w:pPr>
      <w:r>
        <w:separator/>
      </w:r>
    </w:p>
  </w:footnote>
  <w:footnote w:type="continuationSeparator" w:id="0">
    <w:p w14:paraId="4A1FD752" w14:textId="77777777" w:rsidR="006F74FF" w:rsidRDefault="006F74FF"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112B5"/>
    <w:rsid w:val="00015630"/>
    <w:rsid w:val="00017DDA"/>
    <w:rsid w:val="00025AD2"/>
    <w:rsid w:val="00026A91"/>
    <w:rsid w:val="00032E37"/>
    <w:rsid w:val="000331BC"/>
    <w:rsid w:val="000337A0"/>
    <w:rsid w:val="00044530"/>
    <w:rsid w:val="000448FA"/>
    <w:rsid w:val="00047028"/>
    <w:rsid w:val="000604D5"/>
    <w:rsid w:val="00061316"/>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EDD"/>
    <w:rsid w:val="000D17B3"/>
    <w:rsid w:val="000D1BE2"/>
    <w:rsid w:val="000D31C8"/>
    <w:rsid w:val="000D708A"/>
    <w:rsid w:val="000E22A1"/>
    <w:rsid w:val="000E2CB7"/>
    <w:rsid w:val="000E64A3"/>
    <w:rsid w:val="000E7EB3"/>
    <w:rsid w:val="00105ACA"/>
    <w:rsid w:val="00116D0C"/>
    <w:rsid w:val="001174AE"/>
    <w:rsid w:val="00121D9A"/>
    <w:rsid w:val="0012466C"/>
    <w:rsid w:val="00126992"/>
    <w:rsid w:val="00130892"/>
    <w:rsid w:val="00141E8C"/>
    <w:rsid w:val="00143907"/>
    <w:rsid w:val="00145B26"/>
    <w:rsid w:val="00145DDE"/>
    <w:rsid w:val="0015180D"/>
    <w:rsid w:val="00151CE9"/>
    <w:rsid w:val="00152960"/>
    <w:rsid w:val="00153457"/>
    <w:rsid w:val="001537A6"/>
    <w:rsid w:val="001619FD"/>
    <w:rsid w:val="00161FC4"/>
    <w:rsid w:val="001622BB"/>
    <w:rsid w:val="00166F10"/>
    <w:rsid w:val="00170914"/>
    <w:rsid w:val="00171684"/>
    <w:rsid w:val="00171F7A"/>
    <w:rsid w:val="00172CAB"/>
    <w:rsid w:val="001761CE"/>
    <w:rsid w:val="00177F84"/>
    <w:rsid w:val="001922D1"/>
    <w:rsid w:val="001A7574"/>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7AC0"/>
    <w:rsid w:val="002238D7"/>
    <w:rsid w:val="002253BA"/>
    <w:rsid w:val="00225CDF"/>
    <w:rsid w:val="00226F62"/>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115DE"/>
    <w:rsid w:val="00323FA4"/>
    <w:rsid w:val="00344F2E"/>
    <w:rsid w:val="00346D8E"/>
    <w:rsid w:val="00347B19"/>
    <w:rsid w:val="00353DB0"/>
    <w:rsid w:val="00354C05"/>
    <w:rsid w:val="00354E62"/>
    <w:rsid w:val="0036040F"/>
    <w:rsid w:val="0036108D"/>
    <w:rsid w:val="00361A43"/>
    <w:rsid w:val="0036320C"/>
    <w:rsid w:val="00363352"/>
    <w:rsid w:val="00364A30"/>
    <w:rsid w:val="003650A6"/>
    <w:rsid w:val="00366FF5"/>
    <w:rsid w:val="00367FF9"/>
    <w:rsid w:val="00371014"/>
    <w:rsid w:val="00371BB1"/>
    <w:rsid w:val="00375D08"/>
    <w:rsid w:val="00377D76"/>
    <w:rsid w:val="00382DA5"/>
    <w:rsid w:val="00391458"/>
    <w:rsid w:val="003916A8"/>
    <w:rsid w:val="00391784"/>
    <w:rsid w:val="00393B1F"/>
    <w:rsid w:val="00395A08"/>
    <w:rsid w:val="0039622A"/>
    <w:rsid w:val="00397CCA"/>
    <w:rsid w:val="003A0BF3"/>
    <w:rsid w:val="003A57D5"/>
    <w:rsid w:val="003A793C"/>
    <w:rsid w:val="003A7CBA"/>
    <w:rsid w:val="003B4658"/>
    <w:rsid w:val="003B6A24"/>
    <w:rsid w:val="003B7415"/>
    <w:rsid w:val="003B7E82"/>
    <w:rsid w:val="003C4B10"/>
    <w:rsid w:val="003C6997"/>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673E"/>
    <w:rsid w:val="00432D3C"/>
    <w:rsid w:val="004351FE"/>
    <w:rsid w:val="00440EC2"/>
    <w:rsid w:val="004479D0"/>
    <w:rsid w:val="0045437F"/>
    <w:rsid w:val="00456F1C"/>
    <w:rsid w:val="00463C6D"/>
    <w:rsid w:val="0046607F"/>
    <w:rsid w:val="004735EC"/>
    <w:rsid w:val="004747B4"/>
    <w:rsid w:val="00475C5A"/>
    <w:rsid w:val="00476A66"/>
    <w:rsid w:val="0048149E"/>
    <w:rsid w:val="004861A2"/>
    <w:rsid w:val="00492633"/>
    <w:rsid w:val="00492649"/>
    <w:rsid w:val="00492B7F"/>
    <w:rsid w:val="004951AD"/>
    <w:rsid w:val="0049725B"/>
    <w:rsid w:val="004B2308"/>
    <w:rsid w:val="004B29F9"/>
    <w:rsid w:val="004C1318"/>
    <w:rsid w:val="004D0613"/>
    <w:rsid w:val="004D2931"/>
    <w:rsid w:val="004D293A"/>
    <w:rsid w:val="004D4F1E"/>
    <w:rsid w:val="004E0114"/>
    <w:rsid w:val="004E191D"/>
    <w:rsid w:val="004E1A65"/>
    <w:rsid w:val="004E3BE8"/>
    <w:rsid w:val="004E4E31"/>
    <w:rsid w:val="004E5034"/>
    <w:rsid w:val="004F02D8"/>
    <w:rsid w:val="004F52E3"/>
    <w:rsid w:val="004F78CD"/>
    <w:rsid w:val="00501C77"/>
    <w:rsid w:val="00506CC1"/>
    <w:rsid w:val="005153D8"/>
    <w:rsid w:val="00515DC0"/>
    <w:rsid w:val="00517D4B"/>
    <w:rsid w:val="0052042B"/>
    <w:rsid w:val="0052138E"/>
    <w:rsid w:val="00530A0C"/>
    <w:rsid w:val="00540CDE"/>
    <w:rsid w:val="005476FE"/>
    <w:rsid w:val="005511B1"/>
    <w:rsid w:val="005546B9"/>
    <w:rsid w:val="0056368C"/>
    <w:rsid w:val="00573F80"/>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E5744"/>
    <w:rsid w:val="005E6FFB"/>
    <w:rsid w:val="005F05F1"/>
    <w:rsid w:val="005F18A5"/>
    <w:rsid w:val="005F722A"/>
    <w:rsid w:val="00605DBC"/>
    <w:rsid w:val="006060B5"/>
    <w:rsid w:val="00606CFB"/>
    <w:rsid w:val="00615096"/>
    <w:rsid w:val="006203AC"/>
    <w:rsid w:val="00621247"/>
    <w:rsid w:val="00623E84"/>
    <w:rsid w:val="00627167"/>
    <w:rsid w:val="00627FCD"/>
    <w:rsid w:val="00633087"/>
    <w:rsid w:val="0065136C"/>
    <w:rsid w:val="0066079B"/>
    <w:rsid w:val="006608CA"/>
    <w:rsid w:val="006627EC"/>
    <w:rsid w:val="006630CD"/>
    <w:rsid w:val="00664605"/>
    <w:rsid w:val="00665686"/>
    <w:rsid w:val="006657A4"/>
    <w:rsid w:val="00681813"/>
    <w:rsid w:val="006930A8"/>
    <w:rsid w:val="006932D3"/>
    <w:rsid w:val="006978B9"/>
    <w:rsid w:val="00697A5B"/>
    <w:rsid w:val="00697E8E"/>
    <w:rsid w:val="006A5141"/>
    <w:rsid w:val="006B07BD"/>
    <w:rsid w:val="006B09DF"/>
    <w:rsid w:val="006B7919"/>
    <w:rsid w:val="006C16AF"/>
    <w:rsid w:val="006C2A01"/>
    <w:rsid w:val="006C3D53"/>
    <w:rsid w:val="006C462E"/>
    <w:rsid w:val="006D1F1B"/>
    <w:rsid w:val="006D2BFE"/>
    <w:rsid w:val="006D5223"/>
    <w:rsid w:val="006E1581"/>
    <w:rsid w:val="006E2459"/>
    <w:rsid w:val="006E298B"/>
    <w:rsid w:val="006E6A3F"/>
    <w:rsid w:val="006F3192"/>
    <w:rsid w:val="006F74FF"/>
    <w:rsid w:val="007025EF"/>
    <w:rsid w:val="00704F10"/>
    <w:rsid w:val="007106F2"/>
    <w:rsid w:val="00713DD3"/>
    <w:rsid w:val="00714E24"/>
    <w:rsid w:val="00715CB7"/>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72958"/>
    <w:rsid w:val="00776EBB"/>
    <w:rsid w:val="007775D1"/>
    <w:rsid w:val="00780EA4"/>
    <w:rsid w:val="00787828"/>
    <w:rsid w:val="007919D6"/>
    <w:rsid w:val="007A0205"/>
    <w:rsid w:val="007A36F9"/>
    <w:rsid w:val="007A7BBB"/>
    <w:rsid w:val="007B4626"/>
    <w:rsid w:val="007B6693"/>
    <w:rsid w:val="007B6F1E"/>
    <w:rsid w:val="007C0FB5"/>
    <w:rsid w:val="007C1D29"/>
    <w:rsid w:val="007C399C"/>
    <w:rsid w:val="007C4DF8"/>
    <w:rsid w:val="007C508B"/>
    <w:rsid w:val="007C6464"/>
    <w:rsid w:val="007C7C13"/>
    <w:rsid w:val="007D60C6"/>
    <w:rsid w:val="007E0071"/>
    <w:rsid w:val="007E1358"/>
    <w:rsid w:val="007E1808"/>
    <w:rsid w:val="007E2A98"/>
    <w:rsid w:val="007F055E"/>
    <w:rsid w:val="007F4AA3"/>
    <w:rsid w:val="007F5056"/>
    <w:rsid w:val="007F5AE3"/>
    <w:rsid w:val="00802976"/>
    <w:rsid w:val="00804D36"/>
    <w:rsid w:val="008063C4"/>
    <w:rsid w:val="00807008"/>
    <w:rsid w:val="0081058D"/>
    <w:rsid w:val="0081259C"/>
    <w:rsid w:val="008135CB"/>
    <w:rsid w:val="00816F05"/>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63A36"/>
    <w:rsid w:val="00863A79"/>
    <w:rsid w:val="00866FB0"/>
    <w:rsid w:val="00870F12"/>
    <w:rsid w:val="00872D08"/>
    <w:rsid w:val="00873C18"/>
    <w:rsid w:val="0087458C"/>
    <w:rsid w:val="00880F3C"/>
    <w:rsid w:val="00882F15"/>
    <w:rsid w:val="00887D4D"/>
    <w:rsid w:val="00891788"/>
    <w:rsid w:val="0089384D"/>
    <w:rsid w:val="00893878"/>
    <w:rsid w:val="00896C93"/>
    <w:rsid w:val="008B18CE"/>
    <w:rsid w:val="008B4444"/>
    <w:rsid w:val="008B7930"/>
    <w:rsid w:val="008C021D"/>
    <w:rsid w:val="008C35D9"/>
    <w:rsid w:val="008C4FC6"/>
    <w:rsid w:val="008C53B0"/>
    <w:rsid w:val="008C6001"/>
    <w:rsid w:val="008C7D00"/>
    <w:rsid w:val="008D049D"/>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53AF"/>
    <w:rsid w:val="009528BD"/>
    <w:rsid w:val="00956400"/>
    <w:rsid w:val="00957784"/>
    <w:rsid w:val="00960CD4"/>
    <w:rsid w:val="00963684"/>
    <w:rsid w:val="00964B96"/>
    <w:rsid w:val="00965E08"/>
    <w:rsid w:val="00970B7E"/>
    <w:rsid w:val="00972795"/>
    <w:rsid w:val="009751F9"/>
    <w:rsid w:val="0097722C"/>
    <w:rsid w:val="00982661"/>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D2C35"/>
    <w:rsid w:val="009D39FD"/>
    <w:rsid w:val="009D7570"/>
    <w:rsid w:val="009E08D4"/>
    <w:rsid w:val="009E358A"/>
    <w:rsid w:val="009F1A46"/>
    <w:rsid w:val="009F4B11"/>
    <w:rsid w:val="009F64F2"/>
    <w:rsid w:val="00A0116C"/>
    <w:rsid w:val="00A02882"/>
    <w:rsid w:val="00A03275"/>
    <w:rsid w:val="00A0392D"/>
    <w:rsid w:val="00A04B7B"/>
    <w:rsid w:val="00A109BD"/>
    <w:rsid w:val="00A13565"/>
    <w:rsid w:val="00A13C8F"/>
    <w:rsid w:val="00A23B1F"/>
    <w:rsid w:val="00A249BA"/>
    <w:rsid w:val="00A25681"/>
    <w:rsid w:val="00A30ADA"/>
    <w:rsid w:val="00A320DD"/>
    <w:rsid w:val="00A32AFC"/>
    <w:rsid w:val="00A36FA8"/>
    <w:rsid w:val="00A3735F"/>
    <w:rsid w:val="00A37D7B"/>
    <w:rsid w:val="00A40CA3"/>
    <w:rsid w:val="00A431DA"/>
    <w:rsid w:val="00A443F3"/>
    <w:rsid w:val="00A450CB"/>
    <w:rsid w:val="00A508A9"/>
    <w:rsid w:val="00A50976"/>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4897"/>
    <w:rsid w:val="00AD5780"/>
    <w:rsid w:val="00AD6C28"/>
    <w:rsid w:val="00AE1426"/>
    <w:rsid w:val="00AF1553"/>
    <w:rsid w:val="00AF51A9"/>
    <w:rsid w:val="00AF58F0"/>
    <w:rsid w:val="00AF5EE8"/>
    <w:rsid w:val="00B00FCC"/>
    <w:rsid w:val="00B01C45"/>
    <w:rsid w:val="00B05C36"/>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5282"/>
    <w:rsid w:val="00B770C5"/>
    <w:rsid w:val="00B81B1B"/>
    <w:rsid w:val="00B84331"/>
    <w:rsid w:val="00B874FC"/>
    <w:rsid w:val="00B87C45"/>
    <w:rsid w:val="00B93D37"/>
    <w:rsid w:val="00B94227"/>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0148"/>
    <w:rsid w:val="00C21DD4"/>
    <w:rsid w:val="00C22A97"/>
    <w:rsid w:val="00C23071"/>
    <w:rsid w:val="00C25958"/>
    <w:rsid w:val="00C35435"/>
    <w:rsid w:val="00C36ECC"/>
    <w:rsid w:val="00C37B1F"/>
    <w:rsid w:val="00C40878"/>
    <w:rsid w:val="00C42EB1"/>
    <w:rsid w:val="00C4410D"/>
    <w:rsid w:val="00C4536F"/>
    <w:rsid w:val="00C46284"/>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A7412"/>
    <w:rsid w:val="00CB0CCE"/>
    <w:rsid w:val="00CB2E15"/>
    <w:rsid w:val="00CB4935"/>
    <w:rsid w:val="00CC0BEB"/>
    <w:rsid w:val="00CC103F"/>
    <w:rsid w:val="00CC42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774A"/>
    <w:rsid w:val="00D40C8B"/>
    <w:rsid w:val="00D46D3F"/>
    <w:rsid w:val="00D47B43"/>
    <w:rsid w:val="00D54996"/>
    <w:rsid w:val="00D549ED"/>
    <w:rsid w:val="00D5605F"/>
    <w:rsid w:val="00D66148"/>
    <w:rsid w:val="00D726E8"/>
    <w:rsid w:val="00D73A9F"/>
    <w:rsid w:val="00D75C51"/>
    <w:rsid w:val="00D76885"/>
    <w:rsid w:val="00D77FA0"/>
    <w:rsid w:val="00D82B72"/>
    <w:rsid w:val="00D92F7D"/>
    <w:rsid w:val="00DA0367"/>
    <w:rsid w:val="00DA2600"/>
    <w:rsid w:val="00DA5775"/>
    <w:rsid w:val="00DB187F"/>
    <w:rsid w:val="00DB2EBD"/>
    <w:rsid w:val="00DB3DCC"/>
    <w:rsid w:val="00DC2AAC"/>
    <w:rsid w:val="00DC4F98"/>
    <w:rsid w:val="00DC6080"/>
    <w:rsid w:val="00DD125B"/>
    <w:rsid w:val="00DD5874"/>
    <w:rsid w:val="00DE426A"/>
    <w:rsid w:val="00DF3001"/>
    <w:rsid w:val="00DF46DA"/>
    <w:rsid w:val="00E04E97"/>
    <w:rsid w:val="00E06ECC"/>
    <w:rsid w:val="00E1284B"/>
    <w:rsid w:val="00E1498A"/>
    <w:rsid w:val="00E3065E"/>
    <w:rsid w:val="00E370CD"/>
    <w:rsid w:val="00E403B6"/>
    <w:rsid w:val="00E41B0E"/>
    <w:rsid w:val="00E41B96"/>
    <w:rsid w:val="00E45B6E"/>
    <w:rsid w:val="00E53192"/>
    <w:rsid w:val="00E56E18"/>
    <w:rsid w:val="00E572AD"/>
    <w:rsid w:val="00E637F0"/>
    <w:rsid w:val="00E74D60"/>
    <w:rsid w:val="00E76E17"/>
    <w:rsid w:val="00E76F5E"/>
    <w:rsid w:val="00E7710F"/>
    <w:rsid w:val="00E77A4A"/>
    <w:rsid w:val="00E84E0E"/>
    <w:rsid w:val="00E872FE"/>
    <w:rsid w:val="00E90510"/>
    <w:rsid w:val="00E91FDE"/>
    <w:rsid w:val="00EA06AA"/>
    <w:rsid w:val="00EA1836"/>
    <w:rsid w:val="00EA5529"/>
    <w:rsid w:val="00EB064C"/>
    <w:rsid w:val="00EB49AF"/>
    <w:rsid w:val="00EB51E3"/>
    <w:rsid w:val="00EC5EC3"/>
    <w:rsid w:val="00ED4EEA"/>
    <w:rsid w:val="00EE0D8F"/>
    <w:rsid w:val="00EE37F3"/>
    <w:rsid w:val="00EE695C"/>
    <w:rsid w:val="00EE6AE9"/>
    <w:rsid w:val="00EE739F"/>
    <w:rsid w:val="00EF0B4A"/>
    <w:rsid w:val="00EF0DF6"/>
    <w:rsid w:val="00EF6659"/>
    <w:rsid w:val="00F06401"/>
    <w:rsid w:val="00F07591"/>
    <w:rsid w:val="00F07E97"/>
    <w:rsid w:val="00F1004E"/>
    <w:rsid w:val="00F10D3D"/>
    <w:rsid w:val="00F140DD"/>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703EF0-477B-1648-92C3-98D02342D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13</Pages>
  <Words>22565</Words>
  <Characters>128621</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22</cp:revision>
  <cp:lastPrinted>2019-09-25T12:38:00Z</cp:lastPrinted>
  <dcterms:created xsi:type="dcterms:W3CDTF">2019-10-01T06:06:00Z</dcterms:created>
  <dcterms:modified xsi:type="dcterms:W3CDTF">2019-10-01T17:34:00Z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