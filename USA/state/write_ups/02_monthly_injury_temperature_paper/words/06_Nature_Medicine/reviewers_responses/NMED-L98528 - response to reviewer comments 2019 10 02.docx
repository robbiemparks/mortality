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45C70D" w14:textId="4A36ECFD" w:rsidR="0084698F" w:rsidRPr="00C53617" w:rsidRDefault="0045437F"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thank the reviewers for their thoughtful </w:t>
      </w:r>
      <w:r w:rsidR="0089384D">
        <w:rPr>
          <w:rFonts w:ascii="Times New Roman" w:hAnsi="Times New Roman" w:cs="Times New Roman"/>
        </w:rPr>
        <w:t xml:space="preserve">and constructive </w:t>
      </w:r>
      <w:r w:rsidRPr="00C53617">
        <w:rPr>
          <w:rFonts w:ascii="Times New Roman" w:hAnsi="Times New Roman" w:cs="Times New Roman"/>
        </w:rPr>
        <w:t xml:space="preserve">suggestions. We have taken these comments on board as revised or ancillary analyses and revisions to the paper, as detailed below. All page/line numbers refer to the </w:t>
      </w:r>
      <w:r w:rsidRPr="00C53617">
        <w:rPr>
          <w:rFonts w:ascii="Times New Roman" w:hAnsi="Times New Roman" w:cs="Times New Roman"/>
          <w:u w:val="single"/>
        </w:rPr>
        <w:t>tracked</w:t>
      </w:r>
      <w:r w:rsidRPr="00C53617">
        <w:rPr>
          <w:rFonts w:ascii="Times New Roman" w:hAnsi="Times New Roman" w:cs="Times New Roman"/>
        </w:rPr>
        <w:t xml:space="preserve"> manuscript.</w:t>
      </w:r>
    </w:p>
    <w:p w14:paraId="625F9398" w14:textId="77777777" w:rsidR="0045437F" w:rsidRPr="00C53617" w:rsidRDefault="0045437F" w:rsidP="00733A35">
      <w:pPr>
        <w:spacing w:after="0" w:line="240" w:lineRule="auto"/>
        <w:jc w:val="both"/>
        <w:rPr>
          <w:rFonts w:ascii="Times New Roman" w:hAnsi="Times New Roman" w:cs="Times New Roman"/>
          <w:b/>
        </w:rPr>
      </w:pPr>
    </w:p>
    <w:p w14:paraId="662CF7A1" w14:textId="77777777" w:rsidR="0084698F"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 xml:space="preserve">Reviewer #1 </w:t>
      </w:r>
    </w:p>
    <w:p w14:paraId="02BEC9FE" w14:textId="7A2D495C"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The authors are correct that a better understanding is needed of the dynamics between ambient temperature and injuries. As the authors well know, it is best to start analyses with a hypothesis based on an understanding of the </w:t>
      </w:r>
      <w:r w:rsidR="00AA354B" w:rsidRPr="00C53617">
        <w:rPr>
          <w:rFonts w:ascii="Times New Roman" w:hAnsi="Times New Roman" w:cs="Times New Roman"/>
          <w:b/>
        </w:rPr>
        <w:t>a</w:t>
      </w:r>
      <w:r w:rsidRPr="00C53617">
        <w:rPr>
          <w:rFonts w:ascii="Times New Roman" w:hAnsi="Times New Roman" w:cs="Times New Roman"/>
          <w:b/>
        </w:rPr>
        <w:t>etiology of the outcome of interest. The authors fail to provide the context of what should be expected with changing temperature patterns based on the literature. Which injuries would be expected to increase in which seasons and why? That information should have been used to inform the analyses, which should have been specific to particularly injuries. It makes no sense to combine, for example, falls and drownings when they would be expected to show diff</w:t>
      </w:r>
      <w:bookmarkStart w:id="0" w:name="_GoBack"/>
      <w:bookmarkEnd w:id="0"/>
      <w:r w:rsidRPr="00C53617">
        <w:rPr>
          <w:rFonts w:ascii="Times New Roman" w:hAnsi="Times New Roman" w:cs="Times New Roman"/>
          <w:b/>
        </w:rPr>
        <w:t xml:space="preserve">erent seasonal patterns. </w:t>
      </w:r>
    </w:p>
    <w:p w14:paraId="6C57BDCF" w14:textId="48F44866" w:rsidR="00A109BD" w:rsidRPr="00C53617" w:rsidRDefault="00A109BD" w:rsidP="00733A35">
      <w:pPr>
        <w:spacing w:after="0" w:line="240" w:lineRule="auto"/>
        <w:jc w:val="both"/>
        <w:rPr>
          <w:rFonts w:ascii="Times New Roman" w:hAnsi="Times New Roman" w:cs="Times New Roman"/>
        </w:rPr>
      </w:pPr>
    </w:p>
    <w:p w14:paraId="0B922643" w14:textId="0E2AB691" w:rsidR="004D0613" w:rsidRPr="00C53617" w:rsidRDefault="004D0613" w:rsidP="00733A35">
      <w:pPr>
        <w:spacing w:after="0" w:line="240" w:lineRule="auto"/>
        <w:jc w:val="both"/>
        <w:rPr>
          <w:rFonts w:ascii="Times New Roman" w:hAnsi="Times New Roman" w:cs="Times New Roman"/>
        </w:rPr>
      </w:pPr>
      <w:r w:rsidRPr="00C53617">
        <w:rPr>
          <w:rFonts w:ascii="Times New Roman" w:hAnsi="Times New Roman" w:cs="Times New Roman"/>
        </w:rPr>
        <w:t>We agree that investigations of how temperature affects health should be grounded in either aetiological hypotheses or related empirical evidence. At the same time, as the Reviewer and Editors are aware, empirical research tends to have inert</w:t>
      </w:r>
      <w:r w:rsidR="002C3A32" w:rsidRPr="00C53617">
        <w:rPr>
          <w:rFonts w:ascii="Times New Roman" w:hAnsi="Times New Roman" w:cs="Times New Roman"/>
        </w:rPr>
        <w:t>ia and repeat previous analyses –</w:t>
      </w:r>
      <w:r w:rsidRPr="00C53617">
        <w:rPr>
          <w:rFonts w:ascii="Times New Roman" w:hAnsi="Times New Roman" w:cs="Times New Roman"/>
        </w:rPr>
        <w:t xml:space="preserve"> in the case of temperature, this inertia </w:t>
      </w:r>
      <w:r w:rsidR="007B6693" w:rsidRPr="00C53617">
        <w:rPr>
          <w:rFonts w:ascii="Times New Roman" w:hAnsi="Times New Roman" w:cs="Times New Roman"/>
        </w:rPr>
        <w:t xml:space="preserve">has motivated </w:t>
      </w:r>
      <w:r w:rsidRPr="00C53617">
        <w:rPr>
          <w:rFonts w:ascii="Times New Roman" w:hAnsi="Times New Roman" w:cs="Times New Roman"/>
        </w:rPr>
        <w:t xml:space="preserve">thousands of </w:t>
      </w:r>
      <w:r w:rsidR="004861A2" w:rsidRPr="00C53617">
        <w:rPr>
          <w:rFonts w:ascii="Times New Roman" w:hAnsi="Times New Roman" w:cs="Times New Roman"/>
        </w:rPr>
        <w:t xml:space="preserve">analyses of cardiorespiratory outcomes with </w:t>
      </w:r>
      <w:r w:rsidR="002C3A32" w:rsidRPr="00C53617">
        <w:rPr>
          <w:rFonts w:ascii="Times New Roman" w:hAnsi="Times New Roman" w:cs="Times New Roman"/>
        </w:rPr>
        <w:t xml:space="preserve">very </w:t>
      </w:r>
      <w:r w:rsidR="004861A2" w:rsidRPr="00C53617">
        <w:rPr>
          <w:rFonts w:ascii="Times New Roman" w:hAnsi="Times New Roman" w:cs="Times New Roman"/>
        </w:rPr>
        <w:t>little work on injuries or cancers.</w:t>
      </w:r>
    </w:p>
    <w:p w14:paraId="4D25E22C" w14:textId="04054A82" w:rsidR="004D0613" w:rsidRPr="00C53617" w:rsidRDefault="004D0613" w:rsidP="00733A35">
      <w:pPr>
        <w:spacing w:after="0" w:line="240" w:lineRule="auto"/>
        <w:jc w:val="both"/>
        <w:rPr>
          <w:rFonts w:ascii="Times New Roman" w:hAnsi="Times New Roman" w:cs="Times New Roman"/>
        </w:rPr>
      </w:pPr>
    </w:p>
    <w:p w14:paraId="4DC7D412" w14:textId="0DBFE0F3" w:rsidR="004861A2" w:rsidRPr="00C53617" w:rsidRDefault="0089384D" w:rsidP="00733A35">
      <w:pPr>
        <w:spacing w:after="0" w:line="240" w:lineRule="auto"/>
        <w:jc w:val="both"/>
        <w:rPr>
          <w:rFonts w:ascii="Times New Roman" w:hAnsi="Times New Roman" w:cs="Times New Roman"/>
        </w:rPr>
      </w:pPr>
      <w:r>
        <w:rPr>
          <w:rFonts w:ascii="Times New Roman" w:hAnsi="Times New Roman" w:cs="Times New Roman"/>
        </w:rPr>
        <w:t>Our</w:t>
      </w:r>
      <w:r w:rsidR="00476A66" w:rsidRPr="00C53617">
        <w:rPr>
          <w:rFonts w:ascii="Times New Roman" w:hAnsi="Times New Roman" w:cs="Times New Roman"/>
        </w:rPr>
        <w:t xml:space="preserve"> comprehensive study of injuries was motivated by two factors</w:t>
      </w:r>
      <w:r w:rsidR="004861A2" w:rsidRPr="00C53617">
        <w:rPr>
          <w:rFonts w:ascii="Times New Roman" w:hAnsi="Times New Roman" w:cs="Times New Roman"/>
        </w:rPr>
        <w:t xml:space="preserve">: </w:t>
      </w:r>
      <w:r w:rsidR="00763D58" w:rsidRPr="00C53617">
        <w:rPr>
          <w:rFonts w:ascii="Times New Roman" w:hAnsi="Times New Roman" w:cs="Times New Roman"/>
        </w:rPr>
        <w:t>First, t</w:t>
      </w:r>
      <w:r w:rsidR="00C81695" w:rsidRPr="00C53617">
        <w:rPr>
          <w:rFonts w:ascii="Times New Roman" w:hAnsi="Times New Roman" w:cs="Times New Roman"/>
        </w:rPr>
        <w:t>here is empirical evidence that injury deaths</w:t>
      </w:r>
      <w:r w:rsidR="004861A2" w:rsidRPr="00C53617">
        <w:rPr>
          <w:rFonts w:ascii="Times New Roman" w:hAnsi="Times New Roman" w:cs="Times New Roman"/>
        </w:rPr>
        <w:t xml:space="preserve"> are seasonal</w:t>
      </w:r>
      <w:r>
        <w:rPr>
          <w:rFonts w:ascii="Times New Roman" w:hAnsi="Times New Roman" w:cs="Times New Roman"/>
        </w:rPr>
        <w:t xml:space="preserve"> and that their seasonality varies in relation to age group.</w:t>
      </w:r>
      <w:r w:rsidR="0052042B" w:rsidRPr="00C53617">
        <w:rPr>
          <w:rStyle w:val="FootnoteReference"/>
          <w:rFonts w:ascii="Times New Roman" w:hAnsi="Times New Roman" w:cs="Times New Roman"/>
        </w:rPr>
        <w:fldChar w:fldCharType="begin" w:fldLock="1"/>
      </w:r>
      <w:r w:rsidR="00F935B3" w:rsidRPr="00C53617">
        <w:rPr>
          <w:rFonts w:ascii="Times New Roman" w:hAnsi="Times New Roman" w:cs="Times New Roman"/>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lt;/sup&gt;","plainTextFormattedCitation":"1","previouslyFormattedCitation":"&lt;sup&gt;1&lt;/sup&gt;"},"properties":{"noteIndex":0},"schema":"https://github.com/citation-style-language/schema/raw/master/csl-citation.json"}</w:instrText>
      </w:r>
      <w:r w:rsidR="0052042B" w:rsidRPr="00C53617">
        <w:rPr>
          <w:rStyle w:val="FootnoteReference"/>
          <w:rFonts w:ascii="Times New Roman" w:hAnsi="Times New Roman" w:cs="Times New Roman"/>
        </w:rPr>
        <w:fldChar w:fldCharType="separate"/>
      </w:r>
      <w:r w:rsidR="0052042B" w:rsidRPr="00C53617">
        <w:rPr>
          <w:rFonts w:ascii="Times New Roman" w:hAnsi="Times New Roman" w:cs="Times New Roman"/>
          <w:noProof/>
          <w:vertAlign w:val="superscript"/>
        </w:rPr>
        <w:t>1</w:t>
      </w:r>
      <w:r w:rsidR="0052042B" w:rsidRPr="00C53617">
        <w:rPr>
          <w:rStyle w:val="FootnoteReference"/>
          <w:rFonts w:ascii="Times New Roman" w:hAnsi="Times New Roman" w:cs="Times New Roman"/>
        </w:rPr>
        <w:fldChar w:fldCharType="end"/>
      </w:r>
      <w:r w:rsidR="004861A2" w:rsidRPr="00C53617">
        <w:rPr>
          <w:rFonts w:ascii="Times New Roman" w:hAnsi="Times New Roman" w:cs="Times New Roman"/>
        </w:rPr>
        <w:t xml:space="preserve"> </w:t>
      </w:r>
      <w:r>
        <w:rPr>
          <w:rFonts w:ascii="Times New Roman" w:hAnsi="Times New Roman" w:cs="Times New Roman"/>
        </w:rPr>
        <w:t>This</w:t>
      </w:r>
      <w:r w:rsidR="004861A2" w:rsidRPr="00C53617">
        <w:rPr>
          <w:rFonts w:ascii="Times New Roman" w:hAnsi="Times New Roman" w:cs="Times New Roman"/>
        </w:rPr>
        <w:t xml:space="preserve"> </w:t>
      </w:r>
      <w:r w:rsidR="00C81695" w:rsidRPr="00C53617">
        <w:rPr>
          <w:rFonts w:ascii="Times New Roman" w:hAnsi="Times New Roman" w:cs="Times New Roman"/>
        </w:rPr>
        <w:t>motivates asking</w:t>
      </w:r>
      <w:r w:rsidR="004861A2" w:rsidRPr="00C53617">
        <w:rPr>
          <w:rFonts w:ascii="Times New Roman" w:hAnsi="Times New Roman" w:cs="Times New Roman"/>
        </w:rPr>
        <w:t xml:space="preserve"> whether they are affected by temperature. Second, there</w:t>
      </w:r>
      <w:r w:rsidR="002C3A32" w:rsidRPr="00C53617">
        <w:rPr>
          <w:rFonts w:ascii="Times New Roman" w:hAnsi="Times New Roman" w:cs="Times New Roman"/>
        </w:rPr>
        <w:t xml:space="preserve"> are plausible </w:t>
      </w:r>
      <w:r w:rsidR="006C16AF" w:rsidRPr="00C53617">
        <w:rPr>
          <w:rFonts w:ascii="Times New Roman" w:hAnsi="Times New Roman" w:cs="Times New Roman"/>
        </w:rPr>
        <w:t xml:space="preserve">behavioural </w:t>
      </w:r>
      <w:r w:rsidR="002C3A32" w:rsidRPr="00C53617">
        <w:rPr>
          <w:rFonts w:ascii="Times New Roman" w:hAnsi="Times New Roman" w:cs="Times New Roman"/>
        </w:rPr>
        <w:t xml:space="preserve">and </w:t>
      </w:r>
      <w:r w:rsidR="006C16AF" w:rsidRPr="00C53617">
        <w:rPr>
          <w:rFonts w:ascii="Times New Roman" w:hAnsi="Times New Roman" w:cs="Times New Roman"/>
        </w:rPr>
        <w:t xml:space="preserve">physiological </w:t>
      </w:r>
      <w:r w:rsidR="004861A2" w:rsidRPr="00C53617">
        <w:rPr>
          <w:rFonts w:ascii="Times New Roman" w:hAnsi="Times New Roman" w:cs="Times New Roman"/>
        </w:rPr>
        <w:t>pathways for a relationship between temperature and injury</w:t>
      </w:r>
      <w:r w:rsidR="00FC3071" w:rsidRPr="00C53617">
        <w:rPr>
          <w:rFonts w:ascii="Times New Roman" w:hAnsi="Times New Roman" w:cs="Times New Roman"/>
        </w:rPr>
        <w:t xml:space="preserve"> </w:t>
      </w:r>
      <w:r w:rsidR="00077167" w:rsidRPr="00C53617">
        <w:rPr>
          <w:rFonts w:ascii="Times New Roman" w:hAnsi="Times New Roman" w:cs="Times New Roman"/>
        </w:rPr>
        <w:t>- for example changes in driving patterns and performance,</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2–11&lt;/sup&gt;","plainTextFormattedCitation":"2–11","previouslyFormattedCitation":"&lt;sup&gt;2–11&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2–11</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alcohol drinking,</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12&lt;/sup&gt;","plainTextFormattedCitation":"12","previouslyFormattedCitation":"&lt;sup&gt;12&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12</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and levels of anger</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13–15&lt;/sup&gt;","plainTextFormattedCitation":"13–15","previouslyFormattedCitation":"&lt;sup&gt;13–15&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13–15</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 </w:t>
      </w:r>
      <w:r w:rsidR="00C81695" w:rsidRPr="00C53617">
        <w:rPr>
          <w:rFonts w:ascii="Times New Roman" w:hAnsi="Times New Roman" w:cs="Times New Roman"/>
        </w:rPr>
        <w:t>which motivates testing whether injury deaths are affected by temperature anomalies</w:t>
      </w:r>
      <w:r w:rsidR="004861A2" w:rsidRPr="00C53617">
        <w:rPr>
          <w:rFonts w:ascii="Times New Roman" w:hAnsi="Times New Roman" w:cs="Times New Roman"/>
        </w:rPr>
        <w:t xml:space="preserve">. The revised introduction presents both </w:t>
      </w:r>
      <w:r w:rsidR="00C81695" w:rsidRPr="00C53617">
        <w:rPr>
          <w:rFonts w:ascii="Times New Roman" w:hAnsi="Times New Roman" w:cs="Times New Roman"/>
        </w:rPr>
        <w:t xml:space="preserve">reasons for pursuing this novel direction </w:t>
      </w:r>
      <w:r w:rsidR="007B6693" w:rsidRPr="00C53617">
        <w:rPr>
          <w:rFonts w:ascii="Times New Roman" w:hAnsi="Times New Roman" w:cs="Times New Roman"/>
        </w:rPr>
        <w:t>(P. XX, Lines XX)</w:t>
      </w:r>
      <w:r w:rsidR="004861A2" w:rsidRPr="00C53617">
        <w:rPr>
          <w:rFonts w:ascii="Times New Roman" w:hAnsi="Times New Roman" w:cs="Times New Roman"/>
        </w:rPr>
        <w:t>.</w:t>
      </w:r>
    </w:p>
    <w:p w14:paraId="4DEB7760" w14:textId="5D4F7A2F" w:rsidR="004D0613" w:rsidRPr="00C53617" w:rsidRDefault="004D0613" w:rsidP="00733A35">
      <w:pPr>
        <w:spacing w:after="0" w:line="240" w:lineRule="auto"/>
        <w:jc w:val="both"/>
        <w:rPr>
          <w:rFonts w:ascii="Times New Roman" w:hAnsi="Times New Roman" w:cs="Times New Roman"/>
        </w:rPr>
      </w:pPr>
    </w:p>
    <w:p w14:paraId="4D0F54E2" w14:textId="1108D6C4" w:rsidR="004D0613" w:rsidRPr="00C53617" w:rsidRDefault="0089384D" w:rsidP="00733A35">
      <w:pPr>
        <w:spacing w:after="0" w:line="240" w:lineRule="auto"/>
        <w:jc w:val="both"/>
        <w:rPr>
          <w:rFonts w:ascii="Times New Roman" w:hAnsi="Times New Roman" w:cs="Times New Roman"/>
        </w:rPr>
      </w:pPr>
      <w:r>
        <w:rPr>
          <w:rFonts w:ascii="Times New Roman" w:hAnsi="Times New Roman" w:cs="Times New Roman"/>
        </w:rPr>
        <w:t>Finally, b</w:t>
      </w:r>
      <w:r w:rsidR="004D0613" w:rsidRPr="00C53617">
        <w:rPr>
          <w:rFonts w:ascii="Times New Roman" w:hAnsi="Times New Roman" w:cs="Times New Roman"/>
        </w:rPr>
        <w:t>eing driven by aetiological considerations,</w:t>
      </w:r>
      <w:r w:rsidR="004861A2" w:rsidRPr="00C53617">
        <w:rPr>
          <w:rFonts w:ascii="Times New Roman" w:hAnsi="Times New Roman" w:cs="Times New Roman"/>
        </w:rPr>
        <w:t xml:space="preserve"> and consistent with Reviewer’s position,</w:t>
      </w:r>
      <w:r w:rsidR="004D0613" w:rsidRPr="00C53617">
        <w:rPr>
          <w:rFonts w:ascii="Times New Roman" w:hAnsi="Times New Roman" w:cs="Times New Roman"/>
        </w:rPr>
        <w:t xml:space="preserve"> </w:t>
      </w:r>
      <w:r w:rsidR="004D0613" w:rsidRPr="00C53617">
        <w:rPr>
          <w:rFonts w:ascii="Times New Roman" w:hAnsi="Times New Roman" w:cs="Times New Roman"/>
          <w:u w:val="single"/>
        </w:rPr>
        <w:t>we have analysed each injury type separately</w:t>
      </w:r>
      <w:r w:rsidR="002C3A32" w:rsidRPr="00C53617">
        <w:rPr>
          <w:rFonts w:ascii="Times New Roman" w:hAnsi="Times New Roman" w:cs="Times New Roman"/>
        </w:rPr>
        <w:t xml:space="preserve"> (P. XX, Lines XX)</w:t>
      </w:r>
      <w:r w:rsidR="004861A2" w:rsidRPr="00C53617">
        <w:rPr>
          <w:rFonts w:ascii="Times New Roman" w:hAnsi="Times New Roman" w:cs="Times New Roman"/>
        </w:rPr>
        <w:t>.</w:t>
      </w:r>
      <w:r w:rsidR="004D0613" w:rsidRPr="00C53617">
        <w:rPr>
          <w:rFonts w:ascii="Times New Roman" w:hAnsi="Times New Roman" w:cs="Times New Roman"/>
        </w:rPr>
        <w:t xml:space="preserve"> In particular, falls and drownings were analysed separatel</w:t>
      </w:r>
      <w:r w:rsidR="007B6693" w:rsidRPr="00C53617">
        <w:rPr>
          <w:rFonts w:ascii="Times New Roman" w:hAnsi="Times New Roman" w:cs="Times New Roman"/>
        </w:rPr>
        <w:t>y and not as a combined group</w:t>
      </w:r>
      <w:r w:rsidR="004D0613" w:rsidRPr="00C53617">
        <w:rPr>
          <w:rFonts w:ascii="Times New Roman" w:hAnsi="Times New Roman" w:cs="Times New Roman"/>
        </w:rPr>
        <w:t xml:space="preserve">. </w:t>
      </w:r>
    </w:p>
    <w:p w14:paraId="5C47C8EE" w14:textId="203ADD89" w:rsidR="004D0613" w:rsidRPr="00C53617" w:rsidRDefault="004D0613" w:rsidP="00733A35">
      <w:pPr>
        <w:spacing w:after="0" w:line="240" w:lineRule="auto"/>
        <w:jc w:val="both"/>
        <w:rPr>
          <w:rFonts w:ascii="Times New Roman" w:hAnsi="Times New Roman" w:cs="Times New Roman"/>
        </w:rPr>
      </w:pPr>
    </w:p>
    <w:p w14:paraId="7D19924D" w14:textId="77777777"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A bigger problem is the analyses don't consider how temperatures have changed over the period of analysis. The authors should know that the Earth has warmed 1C since pre-industrial times, with most of the warming since the 1970s. This means there was considerable temperature change between 1980 and 2009. Averaging over that would provide unreliable if not biased results.</w:t>
      </w:r>
    </w:p>
    <w:p w14:paraId="590E9EAA" w14:textId="41627ECA" w:rsidR="00A109BD" w:rsidRPr="00C53617" w:rsidRDefault="00A109BD" w:rsidP="00733A35">
      <w:pPr>
        <w:spacing w:after="0" w:line="240" w:lineRule="auto"/>
        <w:jc w:val="both"/>
        <w:rPr>
          <w:rFonts w:ascii="Times New Roman" w:hAnsi="Times New Roman" w:cs="Times New Roman"/>
        </w:rPr>
      </w:pPr>
    </w:p>
    <w:p w14:paraId="20E9C1FE" w14:textId="77777777"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Based on the amount of change, there is no longer any "long-term norm"; there hasn't been a "normal" month since about 1985. Climatologists develop baselines for projections with the understanding that baselines are rapidly changing; that does not mean such an approach is applicable for the analyses conducted.</w:t>
      </w:r>
    </w:p>
    <w:p w14:paraId="42C3E5C5" w14:textId="799D9FB3" w:rsidR="00A109BD" w:rsidRPr="00C53617" w:rsidRDefault="00A109BD" w:rsidP="00733A35">
      <w:pPr>
        <w:spacing w:after="0" w:line="240" w:lineRule="auto"/>
        <w:jc w:val="both"/>
        <w:rPr>
          <w:rFonts w:ascii="Times New Roman" w:hAnsi="Times New Roman" w:cs="Times New Roman"/>
          <w:b/>
        </w:rPr>
      </w:pPr>
    </w:p>
    <w:p w14:paraId="60EEF1A9" w14:textId="63454C67" w:rsidR="00240D14" w:rsidRPr="00C53617" w:rsidRDefault="006D2BFE" w:rsidP="00733A35">
      <w:pPr>
        <w:spacing w:after="0" w:line="240" w:lineRule="auto"/>
        <w:jc w:val="both"/>
        <w:rPr>
          <w:rFonts w:ascii="Times New Roman" w:hAnsi="Times New Roman" w:cs="Times New Roman"/>
        </w:rPr>
      </w:pPr>
      <w:r w:rsidRPr="00C53617">
        <w:rPr>
          <w:rFonts w:ascii="Times New Roman" w:hAnsi="Times New Roman" w:cs="Times New Roman"/>
        </w:rPr>
        <w:t>Our co-authors, who include a climate physicist with expertise in anomalous and extreme weather events (RT), are indeed a</w:t>
      </w:r>
      <w:r w:rsidR="00D16FD5" w:rsidRPr="00C53617">
        <w:rPr>
          <w:rFonts w:ascii="Times New Roman" w:hAnsi="Times New Roman" w:cs="Times New Roman"/>
        </w:rPr>
        <w:t>ware of the global warming trends.</w:t>
      </w:r>
      <w:r w:rsidR="00BE7559" w:rsidRPr="00C53617">
        <w:rPr>
          <w:rFonts w:ascii="Times New Roman" w:hAnsi="Times New Roman" w:cs="Times New Roman"/>
        </w:rPr>
        <w:t xml:space="preserve"> </w:t>
      </w:r>
      <w:r w:rsidR="0072525F" w:rsidRPr="00C53617">
        <w:rPr>
          <w:rFonts w:ascii="Times New Roman" w:hAnsi="Times New Roman" w:cs="Times New Roman"/>
        </w:rPr>
        <w:t xml:space="preserve">We had used a 30-year average because it is by far the most common duration for “climate norms”.  </w:t>
      </w:r>
      <w:r w:rsidR="0089384D">
        <w:rPr>
          <w:rFonts w:ascii="Times New Roman" w:hAnsi="Times New Roman" w:cs="Times New Roman"/>
        </w:rPr>
        <w:t>Based on this comment. w</w:t>
      </w:r>
      <w:r w:rsidR="0072525F" w:rsidRPr="00C53617">
        <w:rPr>
          <w:rFonts w:ascii="Times New Roman" w:hAnsi="Times New Roman" w:cs="Times New Roman"/>
        </w:rPr>
        <w:t xml:space="preserve">e </w:t>
      </w:r>
      <w:r w:rsidR="0089384D">
        <w:rPr>
          <w:rFonts w:ascii="Times New Roman" w:hAnsi="Times New Roman" w:cs="Times New Roman"/>
        </w:rPr>
        <w:t>have changed the averaging period to cover the</w:t>
      </w:r>
      <w:r w:rsidR="0072525F" w:rsidRPr="00C53617">
        <w:rPr>
          <w:rFonts w:ascii="Times New Roman" w:hAnsi="Times New Roman" w:cs="Times New Roman"/>
        </w:rPr>
        <w:t xml:space="preserve"> entire analysis period, and wo</w:t>
      </w:r>
      <w:r w:rsidR="00240D14" w:rsidRPr="00C53617">
        <w:rPr>
          <w:rFonts w:ascii="Times New Roman" w:hAnsi="Times New Roman" w:cs="Times New Roman"/>
        </w:rPr>
        <w:t xml:space="preserve">uld be happy to </w:t>
      </w:r>
      <w:r w:rsidR="0089384D">
        <w:rPr>
          <w:rFonts w:ascii="Times New Roman" w:hAnsi="Times New Roman" w:cs="Times New Roman"/>
        </w:rPr>
        <w:t xml:space="preserve">further </w:t>
      </w:r>
      <w:r w:rsidR="00240D14" w:rsidRPr="00C53617">
        <w:rPr>
          <w:rFonts w:ascii="Times New Roman" w:hAnsi="Times New Roman" w:cs="Times New Roman"/>
        </w:rPr>
        <w:t xml:space="preserve">change the duration over which the average is taken if the Reviewer has </w:t>
      </w:r>
      <w:r w:rsidR="0089384D">
        <w:rPr>
          <w:rFonts w:ascii="Times New Roman" w:hAnsi="Times New Roman" w:cs="Times New Roman"/>
        </w:rPr>
        <w:t xml:space="preserve">an </w:t>
      </w:r>
      <w:r w:rsidR="00240D14" w:rsidRPr="00C53617">
        <w:rPr>
          <w:rFonts w:ascii="Times New Roman" w:hAnsi="Times New Roman" w:cs="Times New Roman"/>
        </w:rPr>
        <w:t>alternative proposal.</w:t>
      </w:r>
      <w:r w:rsidR="0072525F" w:rsidRPr="00C53617">
        <w:rPr>
          <w:rFonts w:ascii="Times New Roman" w:hAnsi="Times New Roman" w:cs="Times New Roman"/>
        </w:rPr>
        <w:t xml:space="preserve"> </w:t>
      </w:r>
    </w:p>
    <w:p w14:paraId="767D9235" w14:textId="77777777" w:rsidR="00240D14" w:rsidRPr="00C53617" w:rsidRDefault="00240D14" w:rsidP="00733A35">
      <w:pPr>
        <w:spacing w:after="0" w:line="240" w:lineRule="auto"/>
        <w:jc w:val="both"/>
        <w:rPr>
          <w:rFonts w:ascii="Times New Roman" w:hAnsi="Times New Roman" w:cs="Times New Roman"/>
        </w:rPr>
      </w:pPr>
    </w:p>
    <w:p w14:paraId="613A7FD7" w14:textId="6AF50AC4" w:rsidR="00BE7559" w:rsidRPr="00C53617" w:rsidRDefault="00240D14" w:rsidP="00733A35">
      <w:pPr>
        <w:spacing w:after="0" w:line="240" w:lineRule="auto"/>
        <w:jc w:val="both"/>
        <w:rPr>
          <w:rFonts w:ascii="Times New Roman" w:hAnsi="Times New Roman" w:cs="Times New Roman"/>
        </w:rPr>
      </w:pPr>
      <w:r w:rsidRPr="00C53617">
        <w:rPr>
          <w:rFonts w:ascii="Times New Roman" w:hAnsi="Times New Roman" w:cs="Times New Roman"/>
        </w:rPr>
        <w:t>T</w:t>
      </w:r>
      <w:r w:rsidR="00BE7559" w:rsidRPr="00C53617">
        <w:rPr>
          <w:rFonts w:ascii="Times New Roman" w:hAnsi="Times New Roman" w:cs="Times New Roman"/>
        </w:rPr>
        <w:t xml:space="preserve">o avoid </w:t>
      </w:r>
      <w:r w:rsidR="00422AAE" w:rsidRPr="00C53617">
        <w:rPr>
          <w:rFonts w:ascii="Times New Roman" w:hAnsi="Times New Roman" w:cs="Times New Roman"/>
        </w:rPr>
        <w:t>any impression that we consider temperature over specific time periods a</w:t>
      </w:r>
      <w:r w:rsidRPr="00C53617">
        <w:rPr>
          <w:rFonts w:ascii="Times New Roman" w:hAnsi="Times New Roman" w:cs="Times New Roman"/>
        </w:rPr>
        <w:t xml:space="preserve">s “normal”, we now use the phrase “average temperature”. </w:t>
      </w:r>
      <w:r w:rsidR="0072525F" w:rsidRPr="00C53617">
        <w:rPr>
          <w:rFonts w:ascii="Times New Roman" w:hAnsi="Times New Roman" w:cs="Times New Roman"/>
        </w:rPr>
        <w:t>Therefore, our measure of exposure is anomalous temperature above/below average.</w:t>
      </w:r>
    </w:p>
    <w:p w14:paraId="0DB5C7CD" w14:textId="77777777" w:rsidR="006D2BFE" w:rsidRPr="00C53617" w:rsidRDefault="006D2BFE" w:rsidP="00733A35">
      <w:pPr>
        <w:spacing w:after="0" w:line="240" w:lineRule="auto"/>
        <w:jc w:val="both"/>
        <w:rPr>
          <w:rFonts w:ascii="Times New Roman" w:hAnsi="Times New Roman" w:cs="Times New Roman"/>
          <w:b/>
        </w:rPr>
      </w:pPr>
    </w:p>
    <w:p w14:paraId="70528EC1" w14:textId="448D25BB"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The authors provide no justification for </w:t>
      </w:r>
      <w:r w:rsidR="000112B5" w:rsidRPr="00C53617">
        <w:rPr>
          <w:rFonts w:ascii="Times New Roman" w:hAnsi="Times New Roman" w:cs="Times New Roman"/>
          <w:b/>
        </w:rPr>
        <w:t>modelling</w:t>
      </w:r>
      <w:r w:rsidRPr="00C53617">
        <w:rPr>
          <w:rFonts w:ascii="Times New Roman" w:hAnsi="Times New Roman" w:cs="Times New Roman"/>
          <w:b/>
        </w:rPr>
        <w:t xml:space="preserve"> assumptions, particularly that monthly average temperatures are a relevant metric for injuries. Injuries are often associated with short-term temperature variations, which is why time series analyses are the preferred analytic </w:t>
      </w:r>
      <w:r w:rsidRPr="00C53617">
        <w:rPr>
          <w:rFonts w:ascii="Times New Roman" w:hAnsi="Times New Roman" w:cs="Times New Roman"/>
          <w:b/>
        </w:rPr>
        <w:lastRenderedPageBreak/>
        <w:t>approach. Also, why use a program that is being phased out for the weather data and not use a reanalysis dataset based on observations? Finally, why is a +1C increase in monthly temperature of particular interest? How was that number selected?</w:t>
      </w:r>
    </w:p>
    <w:p w14:paraId="2A3B7A4D" w14:textId="76E996C5" w:rsidR="00A109BD" w:rsidRPr="00C53617" w:rsidRDefault="00A109BD" w:rsidP="00733A35">
      <w:pPr>
        <w:spacing w:after="0" w:line="240" w:lineRule="auto"/>
        <w:jc w:val="both"/>
        <w:rPr>
          <w:rFonts w:ascii="Times New Roman" w:hAnsi="Times New Roman" w:cs="Times New Roman"/>
        </w:rPr>
      </w:pPr>
    </w:p>
    <w:p w14:paraId="4C0AFEAF" w14:textId="0DF2F064" w:rsidR="00A0116C" w:rsidRPr="00C53617" w:rsidRDefault="00DD5874" w:rsidP="00733A35">
      <w:pPr>
        <w:spacing w:after="0" w:line="240" w:lineRule="auto"/>
        <w:jc w:val="both"/>
        <w:rPr>
          <w:rFonts w:ascii="Times New Roman" w:hAnsi="Times New Roman" w:cs="Times New Roman"/>
        </w:rPr>
      </w:pPr>
      <w:r w:rsidRPr="00C53617">
        <w:rPr>
          <w:rFonts w:ascii="Times New Roman" w:hAnsi="Times New Roman" w:cs="Times New Roman"/>
        </w:rPr>
        <w:t>We have explained the reasons for our modelling choices in more detail</w:t>
      </w:r>
      <w:r w:rsidR="001E2DC4" w:rsidRPr="00C53617">
        <w:rPr>
          <w:rFonts w:ascii="Times New Roman" w:hAnsi="Times New Roman" w:cs="Times New Roman"/>
        </w:rPr>
        <w:t xml:space="preserve"> especially ho</w:t>
      </w:r>
      <w:r w:rsidR="00BB519F" w:rsidRPr="00C53617">
        <w:rPr>
          <w:rFonts w:ascii="Times New Roman" w:hAnsi="Times New Roman" w:cs="Times New Roman"/>
        </w:rPr>
        <w:t xml:space="preserve">w the model specification adjusts for </w:t>
      </w:r>
      <w:r w:rsidR="001E2DC4" w:rsidRPr="00C53617">
        <w:rPr>
          <w:rFonts w:ascii="Times New Roman" w:hAnsi="Times New Roman" w:cs="Times New Roman"/>
        </w:rPr>
        <w:t>potentially confounding factors</w:t>
      </w:r>
      <w:r w:rsidRPr="00C53617">
        <w:rPr>
          <w:rFonts w:ascii="Times New Roman" w:hAnsi="Times New Roman" w:cs="Times New Roman"/>
        </w:rPr>
        <w:t xml:space="preserve"> (P</w:t>
      </w:r>
      <w:r w:rsidR="002C3A32" w:rsidRPr="00C53617">
        <w:rPr>
          <w:rFonts w:ascii="Times New Roman" w:hAnsi="Times New Roman" w:cs="Times New Roman"/>
        </w:rPr>
        <w:t>P</w:t>
      </w:r>
      <w:r w:rsidRPr="00C53617">
        <w:rPr>
          <w:rFonts w:ascii="Times New Roman" w:hAnsi="Times New Roman" w:cs="Times New Roman"/>
        </w:rPr>
        <w:t>. XX</w:t>
      </w:r>
      <w:r w:rsidR="002C3A32" w:rsidRPr="00C53617">
        <w:rPr>
          <w:rFonts w:ascii="Times New Roman" w:hAnsi="Times New Roman" w:cs="Times New Roman"/>
        </w:rPr>
        <w:t>-XX</w:t>
      </w:r>
      <w:r w:rsidRPr="00C53617">
        <w:rPr>
          <w:rFonts w:ascii="Times New Roman" w:hAnsi="Times New Roman" w:cs="Times New Roman"/>
        </w:rPr>
        <w:t>, Lines XX-XX)</w:t>
      </w:r>
      <w:r w:rsidR="001E2DC4" w:rsidRPr="00C53617">
        <w:rPr>
          <w:rFonts w:ascii="Times New Roman" w:hAnsi="Times New Roman" w:cs="Times New Roman"/>
        </w:rPr>
        <w:t xml:space="preserve"> (see also the response to the subsequent comment and to Reviewer #3</w:t>
      </w:r>
      <w:r w:rsidR="00A0116C" w:rsidRPr="00C53617">
        <w:rPr>
          <w:rFonts w:ascii="Times New Roman" w:hAnsi="Times New Roman" w:cs="Times New Roman"/>
        </w:rPr>
        <w:t>)</w:t>
      </w:r>
      <w:r w:rsidRPr="00C53617">
        <w:rPr>
          <w:rFonts w:ascii="Times New Roman" w:hAnsi="Times New Roman" w:cs="Times New Roman"/>
        </w:rPr>
        <w:t xml:space="preserve">. </w:t>
      </w:r>
    </w:p>
    <w:p w14:paraId="1A397E52" w14:textId="77777777" w:rsidR="00A0116C" w:rsidRPr="00C53617" w:rsidRDefault="00A0116C" w:rsidP="00733A35">
      <w:pPr>
        <w:spacing w:after="0" w:line="240" w:lineRule="auto"/>
        <w:jc w:val="both"/>
        <w:rPr>
          <w:rFonts w:ascii="Times New Roman" w:hAnsi="Times New Roman" w:cs="Times New Roman"/>
        </w:rPr>
      </w:pPr>
    </w:p>
    <w:p w14:paraId="3128DA9A" w14:textId="352C1F7F" w:rsidR="00AB62F1" w:rsidRPr="00C53617" w:rsidRDefault="00DD5874" w:rsidP="00733A35">
      <w:pPr>
        <w:spacing w:after="0" w:line="240" w:lineRule="auto"/>
        <w:jc w:val="both"/>
        <w:rPr>
          <w:rFonts w:ascii="Times New Roman" w:hAnsi="Times New Roman" w:cs="Times New Roman"/>
        </w:rPr>
      </w:pPr>
      <w:r w:rsidRPr="00C53617">
        <w:rPr>
          <w:rFonts w:ascii="Times New Roman" w:hAnsi="Times New Roman" w:cs="Times New Roman"/>
        </w:rPr>
        <w:t>On the specific choice of t</w:t>
      </w:r>
      <w:r w:rsidR="00A0116C" w:rsidRPr="00C53617">
        <w:rPr>
          <w:rFonts w:ascii="Times New Roman" w:hAnsi="Times New Roman" w:cs="Times New Roman"/>
        </w:rPr>
        <w:t>emperature metric</w:t>
      </w:r>
      <w:r w:rsidR="00476A66" w:rsidRPr="00C53617">
        <w:rPr>
          <w:rFonts w:ascii="Times New Roman" w:hAnsi="Times New Roman" w:cs="Times New Roman"/>
        </w:rPr>
        <w:t>:</w:t>
      </w:r>
      <w:r w:rsidR="0008635F" w:rsidRPr="00C53617">
        <w:rPr>
          <w:rFonts w:ascii="Times New Roman" w:hAnsi="Times New Roman" w:cs="Times New Roman"/>
        </w:rPr>
        <w:t xml:space="preserve"> </w:t>
      </w:r>
      <w:r w:rsidR="00AD5780" w:rsidRPr="00C53617">
        <w:rPr>
          <w:rFonts w:ascii="Times New Roman" w:hAnsi="Times New Roman" w:cs="Times New Roman"/>
        </w:rPr>
        <w:t>time-series studies that use daily temperature, including those done by us,</w:t>
      </w:r>
      <w:r w:rsidR="00F935B3"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F935B3"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F935B3" w:rsidRPr="00C53617">
        <w:rPr>
          <w:rFonts w:ascii="Times New Roman" w:hAnsi="Times New Roman" w:cs="Times New Roman"/>
        </w:rPr>
        <w:fldChar w:fldCharType="end"/>
      </w:r>
      <w:r w:rsidR="00AD5780" w:rsidRPr="00C53617">
        <w:rPr>
          <w:rFonts w:ascii="Times New Roman" w:hAnsi="Times New Roman" w:cs="Times New Roman"/>
        </w:rPr>
        <w:t xml:space="preserve"> </w:t>
      </w:r>
      <w:r w:rsidR="002C3A32" w:rsidRPr="00C53617">
        <w:rPr>
          <w:rFonts w:ascii="Times New Roman" w:hAnsi="Times New Roman" w:cs="Times New Roman"/>
        </w:rPr>
        <w:t>leverage</w:t>
      </w:r>
      <w:r w:rsidR="00AD5780" w:rsidRPr="00C53617">
        <w:rPr>
          <w:rFonts w:ascii="Times New Roman" w:hAnsi="Times New Roman" w:cs="Times New Roman"/>
        </w:rPr>
        <w:t xml:space="preserve"> daily variations in temperature</w:t>
      </w:r>
      <w:r w:rsidR="0006749C" w:rsidRPr="00C53617">
        <w:rPr>
          <w:rFonts w:ascii="Times New Roman" w:hAnsi="Times New Roman" w:cs="Times New Roman"/>
        </w:rPr>
        <w:t>. However,</w:t>
      </w:r>
      <w:r w:rsidR="00476A66" w:rsidRPr="00C53617">
        <w:rPr>
          <w:rFonts w:ascii="Times New Roman" w:hAnsi="Times New Roman" w:cs="Times New Roman"/>
        </w:rPr>
        <w:t xml:space="preserve"> given the natural variability of daily temperature</w:t>
      </w:r>
      <w:r w:rsidR="00377D76" w:rsidRPr="00C53617">
        <w:rPr>
          <w:rFonts w:ascii="Times New Roman" w:hAnsi="Times New Roman" w:cs="Times New Roman"/>
        </w:rPr>
        <w:t>,</w:t>
      </w:r>
      <w:r w:rsidR="00476A66" w:rsidRPr="00C53617">
        <w:rPr>
          <w:rFonts w:ascii="Times New Roman" w:hAnsi="Times New Roman" w:cs="Times New Roman"/>
        </w:rPr>
        <w:t xml:space="preserve"> these studies</w:t>
      </w:r>
      <w:r w:rsidR="00AD5780" w:rsidRPr="00C53617">
        <w:rPr>
          <w:rFonts w:ascii="Times New Roman" w:hAnsi="Times New Roman" w:cs="Times New Roman"/>
        </w:rPr>
        <w:t xml:space="preserve"> cannot directly answer how an overall increase in temperature, as expected under climate change, will affect mortality (P. XX, Lines XX-XX)). </w:t>
      </w:r>
      <w:r w:rsidR="006A5141">
        <w:rPr>
          <w:rFonts w:ascii="Times New Roman" w:hAnsi="Times New Roman" w:cs="Times New Roman"/>
        </w:rPr>
        <w:t>This is one of the reasons that</w:t>
      </w:r>
      <w:r w:rsidR="00AD5780" w:rsidRPr="00C53617">
        <w:rPr>
          <w:rFonts w:ascii="Times New Roman" w:hAnsi="Times New Roman" w:cs="Times New Roman"/>
        </w:rPr>
        <w:t xml:space="preserve"> </w:t>
      </w:r>
      <w:r w:rsidR="00804D36" w:rsidRPr="00C53617">
        <w:rPr>
          <w:rFonts w:ascii="Times New Roman" w:hAnsi="Times New Roman" w:cs="Times New Roman"/>
        </w:rPr>
        <w:t>the</w:t>
      </w:r>
      <w:r w:rsidR="00A0116C" w:rsidRPr="00C53617">
        <w:rPr>
          <w:rFonts w:ascii="Times New Roman" w:hAnsi="Times New Roman" w:cs="Times New Roman"/>
        </w:rPr>
        <w:t xml:space="preserve"> climate literature </w:t>
      </w:r>
      <w:r w:rsidR="00804D36" w:rsidRPr="00C53617">
        <w:rPr>
          <w:rFonts w:ascii="Times New Roman" w:hAnsi="Times New Roman" w:cs="Times New Roman"/>
        </w:rPr>
        <w:t xml:space="preserve">commonly </w:t>
      </w:r>
      <w:r w:rsidR="00A0116C" w:rsidRPr="00C53617">
        <w:rPr>
          <w:rFonts w:ascii="Times New Roman" w:hAnsi="Times New Roman" w:cs="Times New Roman"/>
        </w:rPr>
        <w:t>report</w:t>
      </w:r>
      <w:r w:rsidR="00804D36" w:rsidRPr="00C53617">
        <w:rPr>
          <w:rFonts w:ascii="Times New Roman" w:hAnsi="Times New Roman" w:cs="Times New Roman"/>
        </w:rPr>
        <w:t>s</w:t>
      </w:r>
      <w:r w:rsidR="00A0116C" w:rsidRPr="00C53617">
        <w:rPr>
          <w:rFonts w:ascii="Times New Roman" w:hAnsi="Times New Roman" w:cs="Times New Roman"/>
        </w:rPr>
        <w:t xml:space="preserve"> on anomalous months</w:t>
      </w:r>
      <w:r w:rsidR="002A751C" w:rsidRPr="00C53617">
        <w:rPr>
          <w:rFonts w:ascii="Times New Roman" w:hAnsi="Times New Roman" w:cs="Times New Roman"/>
        </w:rPr>
        <w:t xml:space="preserve"> or even </w:t>
      </w:r>
      <w:r w:rsidR="00A0116C" w:rsidRPr="00C53617">
        <w:rPr>
          <w:rFonts w:ascii="Times New Roman" w:hAnsi="Times New Roman" w:cs="Times New Roman"/>
        </w:rPr>
        <w:t>years.</w:t>
      </w:r>
      <w:r w:rsidR="00D73A9F"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17&lt;/sup&gt;","plainTextFormattedCitation":"17","previouslyFormattedCitation":"&lt;sup&gt;17&lt;/sup&gt;"},"properties":{"noteIndex":0},"schema":"https://github.com/citation-style-language/schema/raw/master/csl-citation.json"}</w:instrText>
      </w:r>
      <w:r w:rsidR="00D73A9F"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17</w:t>
      </w:r>
      <w:r w:rsidR="00D73A9F" w:rsidRPr="00C53617">
        <w:rPr>
          <w:rFonts w:ascii="Times New Roman" w:hAnsi="Times New Roman" w:cs="Times New Roman"/>
        </w:rPr>
        <w:fldChar w:fldCharType="end"/>
      </w:r>
      <w:r w:rsidR="00A0116C" w:rsidRPr="00C53617">
        <w:rPr>
          <w:rFonts w:ascii="Times New Roman" w:hAnsi="Times New Roman" w:cs="Times New Roman"/>
        </w:rPr>
        <w:t xml:space="preserve"> </w:t>
      </w:r>
      <w:r w:rsidR="00AB62F1" w:rsidRPr="00C53617">
        <w:rPr>
          <w:rFonts w:ascii="Times New Roman" w:hAnsi="Times New Roman" w:cs="Times New Roman"/>
        </w:rPr>
        <w:t>B</w:t>
      </w:r>
      <w:r w:rsidR="00A320DD" w:rsidRPr="00C53617">
        <w:rPr>
          <w:rFonts w:ascii="Times New Roman" w:hAnsi="Times New Roman" w:cs="Times New Roman"/>
        </w:rPr>
        <w:t xml:space="preserve">asing our modelling framework </w:t>
      </w:r>
      <w:r w:rsidR="00EF0DF6" w:rsidRPr="00C53617">
        <w:rPr>
          <w:rFonts w:ascii="Times New Roman" w:hAnsi="Times New Roman" w:cs="Times New Roman"/>
        </w:rPr>
        <w:t xml:space="preserve">on monthly anomalies allows us to </w:t>
      </w:r>
      <w:r w:rsidR="00AB62F1" w:rsidRPr="00C53617">
        <w:rPr>
          <w:rFonts w:ascii="Times New Roman" w:hAnsi="Times New Roman" w:cs="Times New Roman"/>
        </w:rPr>
        <w:t>analyse health impacts</w:t>
      </w:r>
      <w:r w:rsidR="00EF0DF6" w:rsidRPr="00C53617">
        <w:rPr>
          <w:rFonts w:ascii="Times New Roman" w:hAnsi="Times New Roman" w:cs="Times New Roman"/>
        </w:rPr>
        <w:t xml:space="preserve"> </w:t>
      </w:r>
      <w:r w:rsidR="00A320DD" w:rsidRPr="00C53617">
        <w:rPr>
          <w:rFonts w:ascii="Times New Roman" w:hAnsi="Times New Roman" w:cs="Times New Roman"/>
        </w:rPr>
        <w:t>related to climate predictions</w:t>
      </w:r>
      <w:r w:rsidR="00AB62F1" w:rsidRPr="00C53617">
        <w:rPr>
          <w:rFonts w:ascii="Times New Roman" w:hAnsi="Times New Roman" w:cs="Times New Roman"/>
        </w:rPr>
        <w:t xml:space="preserve"> that deviate from long-term experiences</w:t>
      </w:r>
      <w:r w:rsidR="00704F10">
        <w:rPr>
          <w:rFonts w:ascii="Times New Roman" w:hAnsi="Times New Roman" w:cs="Times New Roman"/>
        </w:rPr>
        <w:t>. This need motivated our choice of measure of anomaly (P. XX, Lines XX-XX)</w:t>
      </w:r>
      <w:r w:rsidR="00506CC1" w:rsidRPr="00C53617">
        <w:rPr>
          <w:rFonts w:ascii="Times New Roman" w:hAnsi="Times New Roman" w:cs="Times New Roman"/>
        </w:rPr>
        <w:t>.</w:t>
      </w:r>
      <w:r w:rsidR="00DC4F98" w:rsidRPr="00C53617">
        <w:rPr>
          <w:rFonts w:ascii="Times New Roman" w:hAnsi="Times New Roman" w:cs="Times New Roman"/>
        </w:rPr>
        <w:t xml:space="preserve"> </w:t>
      </w:r>
      <w:r w:rsidR="00506CC1" w:rsidRPr="00C53617">
        <w:rPr>
          <w:rFonts w:ascii="Times New Roman" w:hAnsi="Times New Roman" w:cs="Times New Roman"/>
        </w:rPr>
        <w:t>In contrast, r</w:t>
      </w:r>
      <w:r w:rsidR="00DC4F98" w:rsidRPr="00C53617">
        <w:rPr>
          <w:rFonts w:ascii="Times New Roman" w:hAnsi="Times New Roman" w:cs="Times New Roman"/>
        </w:rPr>
        <w:t xml:space="preserve">isk estimates based on </w:t>
      </w:r>
      <w:r w:rsidR="00A320DD" w:rsidRPr="00C53617">
        <w:rPr>
          <w:rFonts w:ascii="Times New Roman" w:hAnsi="Times New Roman" w:cs="Times New Roman"/>
        </w:rPr>
        <w:t xml:space="preserve">differences in </w:t>
      </w:r>
      <w:r w:rsidR="00DC4F98" w:rsidRPr="00C53617">
        <w:rPr>
          <w:rFonts w:ascii="Times New Roman" w:hAnsi="Times New Roman" w:cs="Times New Roman"/>
        </w:rPr>
        <w:t>daily temperature do not</w:t>
      </w:r>
      <w:r w:rsidR="00AB62F1" w:rsidRPr="00C53617">
        <w:rPr>
          <w:rFonts w:ascii="Times New Roman" w:hAnsi="Times New Roman" w:cs="Times New Roman"/>
        </w:rPr>
        <w:t xml:space="preserve"> directly </w:t>
      </w:r>
      <w:r w:rsidR="00D73A9F" w:rsidRPr="00C53617">
        <w:rPr>
          <w:rFonts w:ascii="Times New Roman" w:hAnsi="Times New Roman" w:cs="Times New Roman"/>
        </w:rPr>
        <w:t>address such issues</w:t>
      </w:r>
      <w:r w:rsidR="00DC4F98" w:rsidRPr="00C53617">
        <w:rPr>
          <w:rFonts w:ascii="Times New Roman" w:hAnsi="Times New Roman" w:cs="Times New Roman"/>
        </w:rPr>
        <w:t xml:space="preserve">. </w:t>
      </w:r>
    </w:p>
    <w:p w14:paraId="31EA3088" w14:textId="77777777" w:rsidR="00AB62F1" w:rsidRPr="00C53617" w:rsidRDefault="00AB62F1" w:rsidP="00733A35">
      <w:pPr>
        <w:spacing w:after="0" w:line="240" w:lineRule="auto"/>
        <w:jc w:val="both"/>
        <w:rPr>
          <w:rFonts w:ascii="Times New Roman" w:hAnsi="Times New Roman" w:cs="Times New Roman"/>
        </w:rPr>
      </w:pPr>
    </w:p>
    <w:p w14:paraId="3671163E" w14:textId="78CD4CCC" w:rsidR="00421564" w:rsidRPr="00C53617" w:rsidRDefault="004058E0"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At the same time, we agree with the </w:t>
      </w:r>
      <w:r w:rsidR="006A5141">
        <w:rPr>
          <w:rFonts w:ascii="Times New Roman" w:hAnsi="Times New Roman" w:cs="Times New Roman"/>
        </w:rPr>
        <w:t>R</w:t>
      </w:r>
      <w:r w:rsidRPr="00C53617">
        <w:rPr>
          <w:rFonts w:ascii="Times New Roman" w:hAnsi="Times New Roman" w:cs="Times New Roman"/>
        </w:rPr>
        <w:t xml:space="preserve">eviewer that how monthly anomaly is distributed through the month is a potentially </w:t>
      </w:r>
      <w:r w:rsidR="00AD5780" w:rsidRPr="00C53617">
        <w:rPr>
          <w:rFonts w:ascii="Times New Roman" w:hAnsi="Times New Roman" w:cs="Times New Roman"/>
        </w:rPr>
        <w:t xml:space="preserve">relevant </w:t>
      </w:r>
      <w:r w:rsidRPr="00C53617">
        <w:rPr>
          <w:rFonts w:ascii="Times New Roman" w:hAnsi="Times New Roman" w:cs="Times New Roman"/>
        </w:rPr>
        <w:t xml:space="preserve">feature of temperature-injury relationship. To investigate this, we </w:t>
      </w:r>
      <w:r w:rsidR="00D76885" w:rsidRPr="00C53617">
        <w:rPr>
          <w:rFonts w:ascii="Times New Roman" w:hAnsi="Times New Roman" w:cs="Times New Roman"/>
        </w:rPr>
        <w:t>conducted sensitivity analyses (P. XX, Lines XX-XX) using</w:t>
      </w:r>
      <w:r w:rsidRPr="00C53617">
        <w:rPr>
          <w:rFonts w:ascii="Times New Roman" w:hAnsi="Times New Roman" w:cs="Times New Roman"/>
        </w:rPr>
        <w:t xml:space="preserve"> alternative models in which we included the following metrics in addition to anomal</w:t>
      </w:r>
      <w:r w:rsidR="008F7F9C" w:rsidRPr="00C53617">
        <w:rPr>
          <w:rFonts w:ascii="Times New Roman" w:hAnsi="Times New Roman" w:cs="Times New Roman"/>
        </w:rPr>
        <w:t>y</w:t>
      </w:r>
      <w:r w:rsidR="00D76885" w:rsidRPr="00C53617">
        <w:rPr>
          <w:rFonts w:ascii="Times New Roman" w:hAnsi="Times New Roman" w:cs="Times New Roman"/>
        </w:rPr>
        <w:t xml:space="preserve"> based on mean temperature</w:t>
      </w:r>
      <w:r w:rsidR="008F7F9C" w:rsidRPr="00C53617">
        <w:rPr>
          <w:rFonts w:ascii="Times New Roman" w:hAnsi="Times New Roman" w:cs="Times New Roman"/>
        </w:rPr>
        <w:t>:</w:t>
      </w:r>
    </w:p>
    <w:p w14:paraId="2F20FE44" w14:textId="77777777" w:rsidR="00F76109"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temperature anomaly calculated based on</w:t>
      </w:r>
      <w:r w:rsidRPr="00C53617" w:rsidDel="00F36612">
        <w:rPr>
          <w:rFonts w:ascii="Times New Roman" w:hAnsi="Times New Roman" w:cs="Times New Roman"/>
        </w:rPr>
        <w:t xml:space="preserve"> </w:t>
      </w:r>
      <w:r w:rsidRPr="00C53617">
        <w:rPr>
          <w:rFonts w:ascii="Times New Roman" w:hAnsi="Times New Roman" w:cs="Times New Roman"/>
        </w:rPr>
        <w:t>90</w:t>
      </w:r>
      <w:r w:rsidRPr="00C53617">
        <w:rPr>
          <w:rFonts w:ascii="Times New Roman" w:hAnsi="Times New Roman" w:cs="Times New Roman"/>
          <w:vertAlign w:val="superscript"/>
        </w:rPr>
        <w:t>th</w:t>
      </w:r>
      <w:r w:rsidRPr="00C53617">
        <w:rPr>
          <w:rFonts w:ascii="Times New Roman" w:hAnsi="Times New Roman" w:cs="Times New Roman"/>
        </w:rPr>
        <w:t xml:space="preserve"> percentile (°C) of daily mean temperatures within a month, compared to average of 90</w:t>
      </w:r>
      <w:r w:rsidRPr="00C53617">
        <w:rPr>
          <w:rFonts w:ascii="Times New Roman" w:hAnsi="Times New Roman" w:cs="Times New Roman"/>
          <w:vertAlign w:val="superscript"/>
        </w:rPr>
        <w:t>th</w:t>
      </w:r>
      <w:r w:rsidRPr="00C53617">
        <w:rPr>
          <w:rFonts w:ascii="Times New Roman" w:hAnsi="Times New Roman" w:cs="Times New Roman"/>
        </w:rPr>
        <w:t xml:space="preserve"> percentiles for each state and month </w:t>
      </w:r>
    </w:p>
    <w:p w14:paraId="1FC73678" w14:textId="77777777" w:rsidR="00F76109"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number of days in a month above the long-term 90</w:t>
      </w:r>
      <w:r w:rsidRPr="00C53617">
        <w:rPr>
          <w:rFonts w:ascii="Times New Roman" w:hAnsi="Times New Roman" w:cs="Times New Roman"/>
          <w:vertAlign w:val="superscript"/>
        </w:rPr>
        <w:t>th</w:t>
      </w:r>
      <w:r w:rsidRPr="00C53617">
        <w:rPr>
          <w:rFonts w:ascii="Times New Roman" w:hAnsi="Times New Roman" w:cs="Times New Roman"/>
        </w:rPr>
        <w:t xml:space="preserve"> percentile of norm temperature for each state and month (adjusted for length of month)</w:t>
      </w:r>
    </w:p>
    <w:p w14:paraId="5E24E262" w14:textId="7734F1D2" w:rsidR="00421564"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number of 3+ day episodes above the long-term 90</w:t>
      </w:r>
      <w:r w:rsidRPr="00C53617">
        <w:rPr>
          <w:rFonts w:ascii="Times New Roman" w:hAnsi="Times New Roman" w:cs="Times New Roman"/>
          <w:vertAlign w:val="superscript"/>
        </w:rPr>
        <w:t>th</w:t>
      </w:r>
      <w:r w:rsidRPr="00C53617">
        <w:rPr>
          <w:rFonts w:ascii="Times New Roman" w:hAnsi="Times New Roman" w:cs="Times New Roman"/>
        </w:rPr>
        <w:t xml:space="preserve"> percentile of norm temperature for each state and month (adjusted for length of month)</w:t>
      </w:r>
    </w:p>
    <w:p w14:paraId="5E8FB05E" w14:textId="496DE814" w:rsidR="00605DBC" w:rsidRPr="00C53617" w:rsidRDefault="00605DBC" w:rsidP="00733A35">
      <w:pPr>
        <w:spacing w:after="0" w:line="240" w:lineRule="auto"/>
        <w:jc w:val="both"/>
        <w:rPr>
          <w:rFonts w:ascii="Times New Roman" w:hAnsi="Times New Roman" w:cs="Times New Roman"/>
        </w:rPr>
      </w:pPr>
    </w:p>
    <w:p w14:paraId="186D309E" w14:textId="3FCA1D07" w:rsidR="00605DBC" w:rsidRPr="00C53617" w:rsidRDefault="006F3192" w:rsidP="00733A35">
      <w:pPr>
        <w:spacing w:after="0" w:line="240" w:lineRule="auto"/>
        <w:jc w:val="both"/>
        <w:rPr>
          <w:rFonts w:ascii="Times New Roman" w:hAnsi="Times New Roman" w:cs="Times New Roman"/>
        </w:rPr>
      </w:pPr>
      <w:r w:rsidRPr="00C53617">
        <w:rPr>
          <w:rFonts w:ascii="Times New Roman" w:hAnsi="Times New Roman" w:cs="Times New Roman"/>
        </w:rPr>
        <w:t>T</w:t>
      </w:r>
      <w:r w:rsidR="00957784" w:rsidRPr="00957784">
        <w:rPr>
          <w:rFonts w:ascii="Times New Roman" w:hAnsi="Times New Roman" w:cs="Times New Roman"/>
        </w:rPr>
        <w:t xml:space="preserve">he coefficients of the additional measures were generally not significant and </w:t>
      </w:r>
      <w:r w:rsidR="006A5141">
        <w:rPr>
          <w:rFonts w:ascii="Times New Roman" w:hAnsi="Times New Roman" w:cs="Times New Roman"/>
        </w:rPr>
        <w:t>had</w:t>
      </w:r>
      <w:r w:rsidR="00957784" w:rsidRPr="00957784">
        <w:rPr>
          <w:rFonts w:ascii="Times New Roman" w:hAnsi="Times New Roman" w:cs="Times New Roman"/>
        </w:rPr>
        <w:t xml:space="preserve"> large credible intervals. </w:t>
      </w:r>
      <w:r w:rsidR="004479D0" w:rsidRPr="00C53617">
        <w:rPr>
          <w:rFonts w:ascii="Times New Roman" w:hAnsi="Times New Roman" w:cs="Times New Roman"/>
        </w:rPr>
        <w:t>This happens because anomalies of mean temperature and those related to specific warm/cold days are correlated</w:t>
      </w:r>
      <w:r w:rsidR="006A5141">
        <w:rPr>
          <w:rFonts w:ascii="Times New Roman" w:hAnsi="Times New Roman" w:cs="Times New Roman"/>
        </w:rPr>
        <w:t xml:space="preserve">. </w:t>
      </w:r>
      <w:r w:rsidR="00957784" w:rsidRPr="00957784">
        <w:rPr>
          <w:rFonts w:ascii="Times New Roman" w:hAnsi="Times New Roman" w:cs="Times New Roman"/>
        </w:rPr>
        <w:t>Therefore, we did not include the alternative additional measures of extreme anomalous temperature in the main analysis.</w:t>
      </w:r>
      <w:r w:rsidR="007F4AA3" w:rsidRPr="00C53617">
        <w:rPr>
          <w:rFonts w:ascii="Times New Roman" w:hAnsi="Times New Roman" w:cs="Times New Roman"/>
        </w:rPr>
        <w:t xml:space="preserve"> </w:t>
      </w:r>
      <w:r w:rsidR="00605DBC" w:rsidRPr="00C53617">
        <w:rPr>
          <w:rFonts w:ascii="Times New Roman" w:hAnsi="Times New Roman" w:cs="Times New Roman"/>
        </w:rPr>
        <w:t>We have summarised these sensitivity analyses in the paper (P. XX, Lines XX-XX).</w:t>
      </w:r>
    </w:p>
    <w:p w14:paraId="7A091970" w14:textId="48A87E1B" w:rsidR="00605DBC" w:rsidRPr="00C53617" w:rsidRDefault="00605DBC" w:rsidP="00733A35">
      <w:pPr>
        <w:spacing w:after="0" w:line="240" w:lineRule="auto"/>
        <w:jc w:val="both"/>
        <w:rPr>
          <w:rFonts w:ascii="Times New Roman" w:hAnsi="Times New Roman" w:cs="Times New Roman"/>
        </w:rPr>
      </w:pPr>
    </w:p>
    <w:p w14:paraId="02FAB70A" w14:textId="00E248A3" w:rsidR="00A97DE3" w:rsidRPr="00C53617" w:rsidRDefault="00A97DE3"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Regarding the </w:t>
      </w:r>
      <w:r w:rsidR="00BA6751" w:rsidRPr="00C53617">
        <w:rPr>
          <w:rFonts w:ascii="Times New Roman" w:hAnsi="Times New Roman" w:cs="Times New Roman"/>
        </w:rPr>
        <w:t>source of temperature data, ERA-Interim is a re-analysis dataset</w:t>
      </w:r>
      <w:r w:rsidR="00633087" w:rsidRPr="00C53617">
        <w:rPr>
          <w:rFonts w:ascii="Times New Roman" w:hAnsi="Times New Roman" w:cs="Times New Roman"/>
        </w:rPr>
        <w:t xml:space="preserve"> </w:t>
      </w:r>
      <w:r w:rsidR="006630CD" w:rsidRPr="00C53617">
        <w:rPr>
          <w:rFonts w:ascii="Times New Roman" w:hAnsi="Times New Roman" w:cs="Times New Roman"/>
        </w:rPr>
        <w:t>that uses</w:t>
      </w:r>
      <w:r w:rsidR="00633087" w:rsidRPr="00C53617">
        <w:rPr>
          <w:rFonts w:ascii="Times New Roman" w:hAnsi="Times New Roman" w:cs="Times New Roman"/>
        </w:rPr>
        <w:t xml:space="preserve"> observations,</w:t>
      </w:r>
      <w:r w:rsidR="004E5034"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18&lt;/sup&gt;","plainTextFormattedCitation":"18","previouslyFormattedCitation":"&lt;sup&gt;18&lt;/sup&gt;"},"properties":{"noteIndex":0},"schema":"https://github.com/citation-style-language/schema/raw/master/csl-citation.json"}</w:instrText>
      </w:r>
      <w:r w:rsidR="004E5034"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18</w:t>
      </w:r>
      <w:r w:rsidR="004E5034" w:rsidRPr="00C53617">
        <w:rPr>
          <w:rFonts w:ascii="Times New Roman" w:hAnsi="Times New Roman" w:cs="Times New Roman"/>
        </w:rPr>
        <w:fldChar w:fldCharType="end"/>
      </w:r>
      <w:r w:rsidR="00633087" w:rsidRPr="00C53617">
        <w:rPr>
          <w:rFonts w:ascii="Times New Roman" w:hAnsi="Times New Roman" w:cs="Times New Roman"/>
        </w:rPr>
        <w:t xml:space="preserve"> as preferred by the Reviewer</w:t>
      </w:r>
      <w:r w:rsidR="00BA6751" w:rsidRPr="00C53617">
        <w:rPr>
          <w:rFonts w:ascii="Times New Roman" w:hAnsi="Times New Roman" w:cs="Times New Roman"/>
        </w:rPr>
        <w:t xml:space="preserve">. </w:t>
      </w:r>
      <w:r w:rsidR="005C4A7A">
        <w:rPr>
          <w:rFonts w:ascii="Times New Roman" w:hAnsi="Times New Roman" w:cs="Times New Roman"/>
        </w:rPr>
        <w:t xml:space="preserve">To our knowledge, is the single most widely used source of global temperature data </w:t>
      </w:r>
      <w:r w:rsidR="005C4A7A" w:rsidRPr="00C53617">
        <w:rPr>
          <w:rFonts w:ascii="Times New Roman" w:hAnsi="Times New Roman" w:cs="Times New Roman"/>
        </w:rPr>
        <w:t>(with over 14,000 citations at the time of writing)</w:t>
      </w:r>
      <w:r w:rsidR="005C4A7A">
        <w:rPr>
          <w:rFonts w:ascii="Times New Roman" w:hAnsi="Times New Roman" w:cs="Times New Roman"/>
        </w:rPr>
        <w:t xml:space="preserve">. </w:t>
      </w:r>
      <w:r w:rsidR="00BA6751" w:rsidRPr="006932D3">
        <w:rPr>
          <w:rFonts w:ascii="Times New Roman" w:hAnsi="Times New Roman" w:cs="Times New Roman"/>
          <w:u w:val="single"/>
        </w:rPr>
        <w:t>After our paper was submitted</w:t>
      </w:r>
      <w:r w:rsidR="00BA6751" w:rsidRPr="00C53617">
        <w:rPr>
          <w:rFonts w:ascii="Times New Roman" w:hAnsi="Times New Roman" w:cs="Times New Roman"/>
        </w:rPr>
        <w:t>, a newer version (ERA5) was released.</w:t>
      </w:r>
      <w:r w:rsidR="00633087" w:rsidRPr="00C53617">
        <w:rPr>
          <w:rFonts w:ascii="Times New Roman" w:hAnsi="Times New Roman" w:cs="Times New Roman"/>
        </w:rPr>
        <w:t xml:space="preserve"> We have now replaced the </w:t>
      </w:r>
      <w:r w:rsidR="00017DDA" w:rsidRPr="00C53617">
        <w:rPr>
          <w:rFonts w:ascii="Times New Roman" w:hAnsi="Times New Roman" w:cs="Times New Roman"/>
        </w:rPr>
        <w:t xml:space="preserve">temperature data </w:t>
      </w:r>
      <w:r w:rsidR="00397CCA" w:rsidRPr="00C53617">
        <w:rPr>
          <w:rFonts w:ascii="Times New Roman" w:hAnsi="Times New Roman" w:cs="Times New Roman"/>
        </w:rPr>
        <w:t>with those from ERA5 (P. XX, Lines XX-XX)</w:t>
      </w:r>
      <w:r w:rsidR="00DC6080" w:rsidRPr="00C53617">
        <w:rPr>
          <w:rFonts w:ascii="Times New Roman" w:hAnsi="Times New Roman" w:cs="Times New Roman"/>
        </w:rPr>
        <w:t>.</w:t>
      </w:r>
    </w:p>
    <w:p w14:paraId="0607BF99" w14:textId="77777777" w:rsidR="00A97DE3" w:rsidRPr="00C53617" w:rsidRDefault="00A97DE3" w:rsidP="00733A35">
      <w:pPr>
        <w:spacing w:after="0" w:line="240" w:lineRule="auto"/>
        <w:jc w:val="both"/>
        <w:rPr>
          <w:rFonts w:ascii="Times New Roman" w:hAnsi="Times New Roman" w:cs="Times New Roman"/>
        </w:rPr>
      </w:pPr>
    </w:p>
    <w:p w14:paraId="34DD67DA" w14:textId="44CDA596" w:rsidR="00C81695" w:rsidRPr="00C53617" w:rsidRDefault="00C81695" w:rsidP="00733A35">
      <w:pPr>
        <w:spacing w:after="0" w:line="240" w:lineRule="auto"/>
        <w:jc w:val="both"/>
        <w:rPr>
          <w:rFonts w:ascii="Times New Roman" w:hAnsi="Times New Roman" w:cs="Times New Roman"/>
        </w:rPr>
      </w:pPr>
      <w:r w:rsidRPr="00C53617">
        <w:rPr>
          <w:rFonts w:ascii="Times New Roman" w:hAnsi="Times New Roman" w:cs="Times New Roman"/>
        </w:rPr>
        <w:t>Finally, we calculated the number of deaths for a +</w:t>
      </w:r>
      <w:r w:rsidR="00FF696D">
        <w:rPr>
          <w:rFonts w:ascii="Times New Roman" w:hAnsi="Times New Roman" w:cs="Times New Roman"/>
        </w:rPr>
        <w:t>1</w:t>
      </w:r>
      <w:r w:rsidRPr="00C53617">
        <w:rPr>
          <w:rFonts w:ascii="Times New Roman" w:hAnsi="Times New Roman" w:cs="Times New Roman"/>
        </w:rPr>
        <w:sym w:font="Symbol" w:char="F0B0"/>
      </w:r>
      <w:r w:rsidRPr="00C53617">
        <w:rPr>
          <w:rFonts w:ascii="Times New Roman" w:hAnsi="Times New Roman" w:cs="Times New Roman"/>
        </w:rPr>
        <w:t xml:space="preserve">C increase in monthly temperature because it is a single unit increase. To be more </w:t>
      </w:r>
      <w:r w:rsidR="00AD5780" w:rsidRPr="00C53617">
        <w:rPr>
          <w:rFonts w:ascii="Times New Roman" w:hAnsi="Times New Roman" w:cs="Times New Roman"/>
        </w:rPr>
        <w:t>grounded in</w:t>
      </w:r>
      <w:r w:rsidRPr="00C53617">
        <w:rPr>
          <w:rFonts w:ascii="Times New Roman" w:hAnsi="Times New Roman" w:cs="Times New Roman"/>
        </w:rPr>
        <w:t xml:space="preserve"> the climate literature</w:t>
      </w:r>
      <w:r w:rsidR="00A76E1C" w:rsidRPr="00C53617">
        <w:rPr>
          <w:rFonts w:ascii="Times New Roman" w:hAnsi="Times New Roman" w:cs="Times New Roman"/>
        </w:rPr>
        <w:t xml:space="preserve"> and international climate change targets</w:t>
      </w:r>
      <w:r w:rsidRPr="00C53617">
        <w:rPr>
          <w:rFonts w:ascii="Times New Roman" w:hAnsi="Times New Roman" w:cs="Times New Roman"/>
        </w:rPr>
        <w:t xml:space="preserve">, we have replaced this </w:t>
      </w:r>
      <w:r w:rsidR="00A76E1C" w:rsidRPr="00C53617">
        <w:rPr>
          <w:rFonts w:ascii="Times New Roman" w:hAnsi="Times New Roman" w:cs="Times New Roman"/>
        </w:rPr>
        <w:t xml:space="preserve">with </w:t>
      </w:r>
      <w:r w:rsidR="00070B94" w:rsidRPr="00C53617">
        <w:rPr>
          <w:rFonts w:ascii="Times New Roman" w:hAnsi="Times New Roman" w:cs="Times New Roman"/>
        </w:rPr>
        <w:t>a +</w:t>
      </w:r>
      <w:r w:rsidR="001E1FDF" w:rsidRPr="00C53617">
        <w:rPr>
          <w:rFonts w:ascii="Times New Roman" w:hAnsi="Times New Roman" w:cs="Times New Roman"/>
        </w:rPr>
        <w:t>2</w:t>
      </w:r>
      <w:r w:rsidR="00070B94" w:rsidRPr="00C53617">
        <w:rPr>
          <w:rFonts w:ascii="Times New Roman" w:hAnsi="Times New Roman" w:cs="Times New Roman"/>
        </w:rPr>
        <w:sym w:font="Symbol" w:char="F0B0"/>
      </w:r>
      <w:r w:rsidR="00070B94" w:rsidRPr="00C53617">
        <w:rPr>
          <w:rFonts w:ascii="Times New Roman" w:hAnsi="Times New Roman" w:cs="Times New Roman"/>
        </w:rPr>
        <w:t>C increase in monthly temperature, relevant to the Paris Agreemen</w:t>
      </w:r>
      <w:r w:rsidR="00C6494E" w:rsidRPr="00C53617">
        <w:rPr>
          <w:rFonts w:ascii="Times New Roman" w:hAnsi="Times New Roman" w:cs="Times New Roman"/>
        </w:rPr>
        <w:t>t</w:t>
      </w:r>
      <w:r w:rsidR="001E1FDF"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{"citationItems":[{"id":"ITEM-1","itemData":{"author":[{"dropping-particle":"","family":"UNFCCC","given":"","non-dropping-particle":"","parse-names":false,"suffix":""}],"id":"ITEM-1","issued":{"date-parts":[["2015"]]},"title":"Paris Agreement","type":"paper-conference"},"uris":["http://www.mendeley.com/documents/?uuid=21272458-832f-4d59-b3a1-8877db08f4b3"]}],"mendeley":{"formattedCitation":"&lt;sup&gt;19&lt;/sup&gt;","plainTextFormattedCitation":"19","previouslyFormattedCitation":"&lt;sup&gt;19&lt;/sup&gt;"},"properties":{"noteIndex":0},"schema":"https://github.com/citation-style-language/schema/raw/master/csl-citation.json"}</w:instrText>
      </w:r>
      <w:r w:rsidR="001E1FDF"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19</w:t>
      </w:r>
      <w:r w:rsidR="001E1FDF" w:rsidRPr="00C53617">
        <w:rPr>
          <w:rFonts w:ascii="Times New Roman" w:hAnsi="Times New Roman" w:cs="Times New Roman"/>
        </w:rPr>
        <w:fldChar w:fldCharType="end"/>
      </w:r>
      <w:r w:rsidR="00070B94" w:rsidRPr="00C53617">
        <w:rPr>
          <w:rFonts w:ascii="Times New Roman" w:hAnsi="Times New Roman" w:cs="Times New Roman"/>
        </w:rPr>
        <w:t xml:space="preserve"> </w:t>
      </w:r>
      <w:r w:rsidRPr="00C53617">
        <w:rPr>
          <w:rFonts w:ascii="Times New Roman" w:hAnsi="Times New Roman" w:cs="Times New Roman"/>
        </w:rPr>
        <w:t>(P. XX, Lines XX). The calculation can easily be done for any other increase should the Reviewer have a specific suggestion.</w:t>
      </w:r>
    </w:p>
    <w:p w14:paraId="0AAC8CAA" w14:textId="77777777" w:rsidR="00C81695" w:rsidRPr="00C53617" w:rsidRDefault="00C81695" w:rsidP="00733A35">
      <w:pPr>
        <w:spacing w:after="0" w:line="240" w:lineRule="auto"/>
        <w:jc w:val="both"/>
        <w:rPr>
          <w:rFonts w:ascii="Times New Roman" w:hAnsi="Times New Roman" w:cs="Times New Roman"/>
        </w:rPr>
      </w:pPr>
    </w:p>
    <w:p w14:paraId="7A598F29" w14:textId="46CF9CEF" w:rsidR="0084698F" w:rsidRPr="00C53617" w:rsidRDefault="00A109BD" w:rsidP="00733A35">
      <w:pPr>
        <w:spacing w:after="0" w:line="240" w:lineRule="auto"/>
        <w:jc w:val="both"/>
        <w:rPr>
          <w:rFonts w:ascii="Times New Roman" w:hAnsi="Times New Roman" w:cs="Times New Roman"/>
        </w:rPr>
      </w:pPr>
      <w:r w:rsidRPr="00C53617">
        <w:rPr>
          <w:rFonts w:ascii="Times New Roman" w:hAnsi="Times New Roman" w:cs="Times New Roman"/>
          <w:b/>
        </w:rPr>
        <w:t xml:space="preserve">The injury rate for some categories decreased over recent decades (presumably for multiple reasons) yet temperature anomalies increased. As we move into the future, how could the analyses help reduce injuries/deaths when advances made through other </w:t>
      </w:r>
      <w:proofErr w:type="spellStart"/>
      <w:r w:rsidRPr="00C53617">
        <w:rPr>
          <w:rFonts w:ascii="Times New Roman" w:hAnsi="Times New Roman" w:cs="Times New Roman"/>
          <w:b/>
        </w:rPr>
        <w:t>healthy</w:t>
      </w:r>
      <w:proofErr w:type="spellEnd"/>
      <w:r w:rsidRPr="00C53617">
        <w:rPr>
          <w:rFonts w:ascii="Times New Roman" w:hAnsi="Times New Roman" w:cs="Times New Roman"/>
          <w:b/>
        </w:rPr>
        <w:t xml:space="preserve"> and safety measures seem to have a much greater effect?</w:t>
      </w:r>
    </w:p>
    <w:p w14:paraId="7B03897C" w14:textId="77777777" w:rsidR="00A109BD" w:rsidRPr="00C53617" w:rsidRDefault="00A109BD" w:rsidP="00733A35">
      <w:pPr>
        <w:spacing w:after="0" w:line="240" w:lineRule="auto"/>
        <w:jc w:val="both"/>
        <w:rPr>
          <w:rFonts w:ascii="Times New Roman" w:hAnsi="Times New Roman" w:cs="Times New Roman"/>
        </w:rPr>
      </w:pPr>
    </w:p>
    <w:p w14:paraId="3AF2C398" w14:textId="0F42C556" w:rsidR="009D7570" w:rsidRPr="00C53617" w:rsidRDefault="00EE0D8F"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It is correct that </w:t>
      </w:r>
      <w:r w:rsidR="00606CFB" w:rsidRPr="00C53617">
        <w:rPr>
          <w:rFonts w:ascii="Times New Roman" w:hAnsi="Times New Roman" w:cs="Times New Roman"/>
        </w:rPr>
        <w:t>death</w:t>
      </w:r>
      <w:r w:rsidRPr="00C53617">
        <w:rPr>
          <w:rFonts w:ascii="Times New Roman" w:hAnsi="Times New Roman" w:cs="Times New Roman"/>
        </w:rPr>
        <w:t xml:space="preserve"> rates</w:t>
      </w:r>
      <w:r w:rsidR="00606CFB" w:rsidRPr="00C53617">
        <w:rPr>
          <w:rFonts w:ascii="Times New Roman" w:hAnsi="Times New Roman" w:cs="Times New Roman"/>
        </w:rPr>
        <w:t xml:space="preserve"> for some injuries</w:t>
      </w:r>
      <w:r w:rsidRPr="00C53617">
        <w:rPr>
          <w:rFonts w:ascii="Times New Roman" w:hAnsi="Times New Roman" w:cs="Times New Roman"/>
        </w:rPr>
        <w:t xml:space="preserve"> have decreased</w:t>
      </w:r>
      <w:r w:rsidR="00606CFB" w:rsidRPr="00C53617">
        <w:rPr>
          <w:rFonts w:ascii="Times New Roman" w:hAnsi="Times New Roman" w:cs="Times New Roman"/>
        </w:rPr>
        <w:t xml:space="preserve"> over time (Figure XX)</w:t>
      </w:r>
      <w:r w:rsidRPr="00C53617">
        <w:rPr>
          <w:rFonts w:ascii="Times New Roman" w:hAnsi="Times New Roman" w:cs="Times New Roman"/>
        </w:rPr>
        <w:t xml:space="preserve"> </w:t>
      </w:r>
      <w:r w:rsidR="00816F05" w:rsidRPr="00C53617">
        <w:rPr>
          <w:rFonts w:ascii="Times New Roman" w:hAnsi="Times New Roman" w:cs="Times New Roman"/>
        </w:rPr>
        <w:t xml:space="preserve">parallel to an increase in </w:t>
      </w:r>
      <w:r w:rsidRPr="00C53617">
        <w:rPr>
          <w:rFonts w:ascii="Times New Roman" w:hAnsi="Times New Roman" w:cs="Times New Roman"/>
        </w:rPr>
        <w:t xml:space="preserve">temperature and </w:t>
      </w:r>
      <w:r w:rsidR="000337A0" w:rsidRPr="00C53617">
        <w:rPr>
          <w:rFonts w:ascii="Times New Roman" w:hAnsi="Times New Roman" w:cs="Times New Roman"/>
        </w:rPr>
        <w:t xml:space="preserve">changes in </w:t>
      </w:r>
      <w:r w:rsidRPr="00C53617">
        <w:rPr>
          <w:rFonts w:ascii="Times New Roman" w:hAnsi="Times New Roman" w:cs="Times New Roman"/>
        </w:rPr>
        <w:t xml:space="preserve">its anomalies. As the Reviewer has correctly stated, this is </w:t>
      </w:r>
      <w:r w:rsidRPr="00C53617">
        <w:rPr>
          <w:rFonts w:ascii="Times New Roman" w:hAnsi="Times New Roman" w:cs="Times New Roman"/>
        </w:rPr>
        <w:lastRenderedPageBreak/>
        <w:t>because injuries have multiple causes that</w:t>
      </w:r>
      <w:r w:rsidR="00816F05" w:rsidRPr="00C53617">
        <w:rPr>
          <w:rFonts w:ascii="Times New Roman" w:hAnsi="Times New Roman" w:cs="Times New Roman"/>
        </w:rPr>
        <w:t xml:space="preserve"> </w:t>
      </w:r>
      <w:r w:rsidRPr="00C53617">
        <w:rPr>
          <w:rFonts w:ascii="Times New Roman" w:hAnsi="Times New Roman" w:cs="Times New Roman"/>
        </w:rPr>
        <w:t>together determine their total burden</w:t>
      </w:r>
      <w:r w:rsidR="00816F05" w:rsidRPr="00C53617">
        <w:rPr>
          <w:rFonts w:ascii="Times New Roman" w:hAnsi="Times New Roman" w:cs="Times New Roman"/>
        </w:rPr>
        <w:t>, and can change in opposite directions.</w:t>
      </w:r>
      <w:r w:rsidRPr="00C53617">
        <w:rPr>
          <w:rFonts w:ascii="Times New Roman" w:hAnsi="Times New Roman" w:cs="Times New Roman"/>
        </w:rPr>
        <w:t xml:space="preserve"> This phenomenon is of course familiar to those working in population health, f</w:t>
      </w:r>
      <w:r w:rsidR="00606CFB" w:rsidRPr="00C53617">
        <w:rPr>
          <w:rFonts w:ascii="Times New Roman" w:hAnsi="Times New Roman" w:cs="Times New Roman"/>
        </w:rPr>
        <w:t>or example the massive decline in cardiovascular diseases parallel to the rise in smoking and obesity which are two of its most important risk factors.</w:t>
      </w:r>
      <w:r w:rsidR="00970B7E"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mortality.","author":[{"dropping-particle":"Di","family":"Cesare","given":"Mariachiara","non-dropping-particle":"","parse-names":false,"suffix":""},{"dropping-particle":"","family":"Bennett","given":"James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countries","type":"article-journal"},"uris":["http://www.mendeley.com/documents/?uuid=c7765a9c-95a8-4774-a3f5-b35682b3b1fa"]},{"id":"ITEM-3","itemData":{"DOI":"10.1038/nrcardio.2015.82","ISSN":"17595010","abstract":"© 2015 Macmillan Publishers Limited. All rights reserved. Ischaemic heart disease, stroke, and other cardiovascular diseases (CVDs) lead to 17.5 million deaths worldwide per year. Taking into account population ageing, CVD death rates are decreasing steadily both in regions with reliable trend data and globally. The declines in high-income countries and some Latin American countries have been ongoing for decades without slowing. These positive trends have broadly coincided with, and benefited from, declines in smoking and physiological risk factors, such as blood pressure and serum cholesterol levels. These declines have also coincided with, and benefited from, improvements in medical care, including primary prevention, diagnosis, and treatment of acute CVDs, as well as post-hospital care, especially in the past 40 years. These variables, however, explain neither why the decline began when it did, nor the similarities and differences in the start time and rate of the decline between countries and sexes. In Russia and some other former Soviet countries, changes in volume and patterns of alcohol consumption have caused sharp rises in CVD mortality since the early 1990s. An important challenge in reaching firm conclusions about the drivers of these remarkable international trends is the paucity of time-trend data on CVD incidence, risk factors throughout the life-course, and clinical care.","author":[{"dropping-particle":"","family":"Ezzati","given":"Majid","non-dropping-particle":"","parse-names":false,"suffix":""},{"dropping-particle":"","family":"Obermeyer","given":"Ziad","non-dropping-particle":"","parse-names":false,"suffix":""},{"dropping-particle":"","family":"Tzoulaki","given":"Ioanna","non-dropping-particle":"","parse-names":false,"suffix":""},{"dropping-particle":"","family":"Mayosi","given":"Bongani M.","non-dropping-particle":"","parse-names":false,"suffix":""},{"dropping-particle":"","family":"Elliott","given":"Paul","non-dropping-particle":"","parse-names":false,"suffix":""},{"dropping-particle":"","family":"Leon","given":"David A.","non-dropping-particle":"","parse-names":false,"suffix":""}],"container-title":"Nature Reviews Cardiology","id":"ITEM-3","issued":{"date-parts":[["2015"]]},"title":"Contributions of risk factors and medical care to cardiovascular mortality trends","type":"article"},"uris":["http://www.mendeley.com/documents/?uuid=5021c8ae-a10d-4f2a-bc91-eab3f8954fb1"]}],"mendeley":{"formattedCitation":"&lt;sup&gt;20–22&lt;/sup&gt;","plainTextFormattedCitation":"20–22","previouslyFormattedCitation":"&lt;sup&gt;20–22&lt;/sup&gt;"},"properties":{"noteIndex":0},"schema":"https://github.com/citation-style-language/schema/raw/master/csl-citation.json"}</w:instrText>
      </w:r>
      <w:r w:rsidR="00970B7E"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20–22</w:t>
      </w:r>
      <w:r w:rsidR="00970B7E" w:rsidRPr="00C53617">
        <w:rPr>
          <w:rFonts w:ascii="Times New Roman" w:hAnsi="Times New Roman" w:cs="Times New Roman"/>
        </w:rPr>
        <w:fldChar w:fldCharType="end"/>
      </w:r>
      <w:r w:rsidR="00606CFB" w:rsidRPr="00C53617">
        <w:rPr>
          <w:rFonts w:ascii="Times New Roman" w:hAnsi="Times New Roman" w:cs="Times New Roman"/>
        </w:rPr>
        <w:t xml:space="preserve"> For this reason, </w:t>
      </w:r>
      <w:r w:rsidR="00816F05" w:rsidRPr="00C53617">
        <w:rPr>
          <w:rFonts w:ascii="Times New Roman" w:hAnsi="Times New Roman" w:cs="Times New Roman"/>
        </w:rPr>
        <w:t xml:space="preserve">rigorous </w:t>
      </w:r>
      <w:r w:rsidR="00606CFB" w:rsidRPr="00C53617">
        <w:rPr>
          <w:rFonts w:ascii="Times New Roman" w:hAnsi="Times New Roman" w:cs="Times New Roman"/>
        </w:rPr>
        <w:t xml:space="preserve">population level analyses of risk factors use spatio-temporal </w:t>
      </w:r>
      <w:r w:rsidR="00AD5780" w:rsidRPr="00C53617">
        <w:rPr>
          <w:rFonts w:ascii="Times New Roman" w:hAnsi="Times New Roman" w:cs="Times New Roman"/>
        </w:rPr>
        <w:t xml:space="preserve">data and </w:t>
      </w:r>
      <w:r w:rsidR="00606CFB" w:rsidRPr="00C53617">
        <w:rPr>
          <w:rFonts w:ascii="Times New Roman" w:hAnsi="Times New Roman" w:cs="Times New Roman"/>
        </w:rPr>
        <w:t xml:space="preserve">models that leverage </w:t>
      </w:r>
      <w:r w:rsidR="00606CFB" w:rsidRPr="00C53617">
        <w:rPr>
          <w:rFonts w:ascii="Times New Roman" w:hAnsi="Times New Roman" w:cs="Times New Roman"/>
          <w:i/>
        </w:rPr>
        <w:t>variations in temporal change</w:t>
      </w:r>
      <w:r w:rsidR="00AD5780" w:rsidRPr="00C53617">
        <w:rPr>
          <w:rFonts w:ascii="Times New Roman" w:hAnsi="Times New Roman" w:cs="Times New Roman"/>
          <w:i/>
        </w:rPr>
        <w:t xml:space="preserve"> over space</w:t>
      </w:r>
      <w:r w:rsidR="00606CFB" w:rsidRPr="00C53617">
        <w:rPr>
          <w:rFonts w:ascii="Times New Roman" w:hAnsi="Times New Roman" w:cs="Times New Roman"/>
        </w:rPr>
        <w:t xml:space="preserve"> (i.e. slower versus faster decline</w:t>
      </w:r>
      <w:r w:rsidR="004F52E3"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mortality.","author":[{"dropping-particle":"Di","family":"Cesare","given":"Mariachiara","non-dropping-particle":"","parse-names":false,"suffix":""},{"dropping-particle":"","family":"Bennett","given":"James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countries","type":"article-journal"},"uris":["http://www.mendeley.com/documents/?uuid=c7765a9c-95a8-4774-a3f5-b35682b3b1fa"]},{"id":"ITEM-3","itemData":{"DOI":"10.1056/nejmsa0805646","ISSN":"0028-4793","abstract":"BACKGROUND: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Medicine","id":"ITEM-3","issued":{"date-parts":[["2009"]]},"title":"Fine-particulate air pollution and life expectancy in the United States","type":"article-journal"},"uris":["http://www.mendeley.com/documents/?uuid=45673868-f912-48d2-908f-d1578fe0abb8"]}],"mendeley":{"formattedCitation":"&lt;sup&gt;20,21,23&lt;/sup&gt;","plainTextFormattedCitation":"20,21,23","previouslyFormattedCitation":"&lt;sup&gt;20,21,23&lt;/sup&gt;"},"properties":{"noteIndex":0},"schema":"https://github.com/citation-style-language/schema/raw/master/csl-citation.json"}</w:instrText>
      </w:r>
      <w:r w:rsidR="004F52E3"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20,21,23</w:t>
      </w:r>
      <w:r w:rsidR="004F52E3" w:rsidRPr="00C53617">
        <w:rPr>
          <w:rFonts w:ascii="Times New Roman" w:hAnsi="Times New Roman" w:cs="Times New Roman"/>
        </w:rPr>
        <w:fldChar w:fldCharType="end"/>
      </w:r>
      <w:r w:rsidR="00606CFB" w:rsidRPr="00C53617">
        <w:rPr>
          <w:rFonts w:ascii="Times New Roman" w:hAnsi="Times New Roman" w:cs="Times New Roman"/>
        </w:rPr>
        <w:t xml:space="preserve"> or smaller versus larger annual </w:t>
      </w:r>
      <w:r w:rsidR="00605DBC" w:rsidRPr="00C53617">
        <w:rPr>
          <w:rFonts w:ascii="Times New Roman" w:hAnsi="Times New Roman" w:cs="Times New Roman"/>
        </w:rPr>
        <w:t>variations)</w:t>
      </w:r>
      <w:r w:rsidR="004F52E3"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4F52E3"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24</w:t>
      </w:r>
      <w:r w:rsidR="004F52E3" w:rsidRPr="00C53617">
        <w:rPr>
          <w:rFonts w:ascii="Times New Roman" w:hAnsi="Times New Roman" w:cs="Times New Roman"/>
        </w:rPr>
        <w:fldChar w:fldCharType="end"/>
      </w:r>
      <w:r w:rsidR="00605DBC" w:rsidRPr="00C53617">
        <w:rPr>
          <w:rFonts w:ascii="Times New Roman" w:hAnsi="Times New Roman" w:cs="Times New Roman"/>
        </w:rPr>
        <w:t xml:space="preserve"> to infer associations. As we have stated in the revised manuscript</w:t>
      </w:r>
      <w:r w:rsidR="006932D3">
        <w:rPr>
          <w:rFonts w:ascii="Times New Roman" w:hAnsi="Times New Roman" w:cs="Times New Roman"/>
        </w:rPr>
        <w:t xml:space="preserve"> (P. XX</w:t>
      </w:r>
      <w:r w:rsidR="006932D3" w:rsidRPr="00C53617">
        <w:rPr>
          <w:rFonts w:ascii="Times New Roman" w:hAnsi="Times New Roman" w:cs="Times New Roman"/>
        </w:rPr>
        <w:t>, Lines XX-XX)</w:t>
      </w:r>
      <w:r w:rsidR="00605DBC" w:rsidRPr="00C53617">
        <w:rPr>
          <w:rFonts w:ascii="Times New Roman" w:hAnsi="Times New Roman" w:cs="Times New Roman"/>
        </w:rPr>
        <w:t xml:space="preserve">, our </w:t>
      </w:r>
      <w:r w:rsidR="00606CFB" w:rsidRPr="00C53617">
        <w:rPr>
          <w:rFonts w:ascii="Times New Roman" w:hAnsi="Times New Roman" w:cs="Times New Roman"/>
        </w:rPr>
        <w:t>st</w:t>
      </w:r>
      <w:r w:rsidR="00605DBC" w:rsidRPr="00C53617">
        <w:rPr>
          <w:rFonts w:ascii="Times New Roman" w:hAnsi="Times New Roman" w:cs="Times New Roman"/>
        </w:rPr>
        <w:t xml:space="preserve">atistical model was designed to </w:t>
      </w:r>
      <w:r w:rsidR="00AD5780" w:rsidRPr="00C53617">
        <w:rPr>
          <w:rFonts w:ascii="Times New Roman" w:hAnsi="Times New Roman" w:cs="Times New Roman"/>
        </w:rPr>
        <w:t>do so, while also using</w:t>
      </w:r>
      <w:r w:rsidR="003B7E82" w:rsidRPr="00C53617">
        <w:rPr>
          <w:rFonts w:ascii="Times New Roman" w:hAnsi="Times New Roman" w:cs="Times New Roman"/>
        </w:rPr>
        <w:t xml:space="preserve"> </w:t>
      </w:r>
      <w:r w:rsidR="00605DBC" w:rsidRPr="00C53617">
        <w:rPr>
          <w:rFonts w:ascii="Times New Roman" w:hAnsi="Times New Roman" w:cs="Times New Roman"/>
        </w:rPr>
        <w:t xml:space="preserve">month- and state- and state-month </w:t>
      </w:r>
      <w:r w:rsidR="002C3A32" w:rsidRPr="00C53617">
        <w:rPr>
          <w:rFonts w:ascii="Times New Roman" w:hAnsi="Times New Roman" w:cs="Times New Roman"/>
        </w:rPr>
        <w:t xml:space="preserve">random </w:t>
      </w:r>
      <w:r w:rsidR="00605DBC" w:rsidRPr="00C53617">
        <w:rPr>
          <w:rFonts w:ascii="Times New Roman" w:hAnsi="Times New Roman" w:cs="Times New Roman"/>
        </w:rPr>
        <w:t xml:space="preserve">slopes </w:t>
      </w:r>
      <w:r w:rsidR="00AD5780" w:rsidRPr="00C53617">
        <w:rPr>
          <w:rFonts w:ascii="Times New Roman" w:hAnsi="Times New Roman" w:cs="Times New Roman"/>
        </w:rPr>
        <w:t>to dec</w:t>
      </w:r>
      <w:r w:rsidR="00263EAF" w:rsidRPr="00C53617">
        <w:rPr>
          <w:rFonts w:ascii="Times New Roman" w:hAnsi="Times New Roman" w:cs="Times New Roman"/>
        </w:rPr>
        <w:t>o</w:t>
      </w:r>
      <w:r w:rsidR="00AD5780" w:rsidRPr="00C53617">
        <w:rPr>
          <w:rFonts w:ascii="Times New Roman" w:hAnsi="Times New Roman" w:cs="Times New Roman"/>
        </w:rPr>
        <w:t xml:space="preserve">uple </w:t>
      </w:r>
      <w:r w:rsidR="00605DBC" w:rsidRPr="00C53617">
        <w:rPr>
          <w:rFonts w:ascii="Times New Roman" w:hAnsi="Times New Roman" w:cs="Times New Roman"/>
        </w:rPr>
        <w:t>long-term trends in mortality</w:t>
      </w:r>
      <w:r w:rsidR="00AD5780" w:rsidRPr="00C53617">
        <w:rPr>
          <w:rFonts w:ascii="Times New Roman" w:hAnsi="Times New Roman" w:cs="Times New Roman"/>
        </w:rPr>
        <w:t xml:space="preserve"> from inter-annual variations associated with temperature</w:t>
      </w:r>
      <w:r w:rsidR="00605DBC" w:rsidRPr="00C53617">
        <w:rPr>
          <w:rFonts w:ascii="Times New Roman" w:hAnsi="Times New Roman" w:cs="Times New Roman"/>
        </w:rPr>
        <w:t>.</w:t>
      </w:r>
      <w:r w:rsidR="003B7E82" w:rsidRPr="00C53617">
        <w:rPr>
          <w:rFonts w:ascii="Times New Roman" w:hAnsi="Times New Roman" w:cs="Times New Roman"/>
        </w:rPr>
        <w:t xml:space="preserve">  </w:t>
      </w:r>
    </w:p>
    <w:p w14:paraId="08AC4EF2" w14:textId="555D6058" w:rsidR="003B7E82" w:rsidRPr="00C53617" w:rsidRDefault="003B7E82" w:rsidP="00733A35">
      <w:pPr>
        <w:spacing w:after="0" w:line="240" w:lineRule="auto"/>
        <w:jc w:val="both"/>
        <w:rPr>
          <w:rFonts w:ascii="Times New Roman" w:hAnsi="Times New Roman" w:cs="Times New Roman"/>
        </w:rPr>
      </w:pPr>
    </w:p>
    <w:p w14:paraId="7A460647" w14:textId="42458429" w:rsidR="003B7E82" w:rsidRPr="00C53617" w:rsidRDefault="002C3A32" w:rsidP="00733A35">
      <w:pPr>
        <w:spacing w:after="0" w:line="240" w:lineRule="auto"/>
        <w:jc w:val="both"/>
        <w:rPr>
          <w:rFonts w:ascii="Times New Roman" w:hAnsi="Times New Roman" w:cs="Times New Roman"/>
        </w:rPr>
      </w:pPr>
      <w:r w:rsidRPr="00C53617">
        <w:rPr>
          <w:rFonts w:ascii="Times New Roman" w:hAnsi="Times New Roman" w:cs="Times New Roman"/>
        </w:rPr>
        <w:t>In terms of implications, l</w:t>
      </w:r>
      <w:r w:rsidR="003B7E82" w:rsidRPr="00C53617">
        <w:rPr>
          <w:rFonts w:ascii="Times New Roman" w:hAnsi="Times New Roman" w:cs="Times New Roman"/>
        </w:rPr>
        <w:t>ike all multi-causal conditions, the absolute burden of any risk factor, and the be</w:t>
      </w:r>
      <w:r w:rsidR="00017DDA" w:rsidRPr="00C53617">
        <w:rPr>
          <w:rFonts w:ascii="Times New Roman" w:hAnsi="Times New Roman" w:cs="Times New Roman"/>
        </w:rPr>
        <w:t>nefits of interventions, depend</w:t>
      </w:r>
      <w:r w:rsidR="003B7E82" w:rsidRPr="00C53617">
        <w:rPr>
          <w:rFonts w:ascii="Times New Roman" w:hAnsi="Times New Roman" w:cs="Times New Roman"/>
        </w:rPr>
        <w:t xml:space="preserve"> on the level of other determinants. Therefore, </w:t>
      </w:r>
      <w:r w:rsidR="004735EC" w:rsidRPr="00C53617">
        <w:rPr>
          <w:rFonts w:ascii="Times New Roman" w:hAnsi="Times New Roman" w:cs="Times New Roman"/>
        </w:rPr>
        <w:t xml:space="preserve">our results would predict </w:t>
      </w:r>
      <w:r w:rsidR="00A23B1F" w:rsidRPr="00C53617">
        <w:rPr>
          <w:rFonts w:ascii="Times New Roman" w:hAnsi="Times New Roman" w:cs="Times New Roman"/>
        </w:rPr>
        <w:t>the risk of injuries w</w:t>
      </w:r>
      <w:r w:rsidR="004735EC" w:rsidRPr="00C53617">
        <w:rPr>
          <w:rFonts w:ascii="Times New Roman" w:hAnsi="Times New Roman" w:cs="Times New Roman"/>
        </w:rPr>
        <w:t>ould</w:t>
      </w:r>
      <w:r w:rsidR="00A23B1F" w:rsidRPr="00C53617">
        <w:rPr>
          <w:rFonts w:ascii="Times New Roman" w:hAnsi="Times New Roman" w:cs="Times New Roman"/>
        </w:rPr>
        <w:t xml:space="preserve"> </w:t>
      </w:r>
      <w:r w:rsidR="004735EC" w:rsidRPr="00C53617">
        <w:rPr>
          <w:rFonts w:ascii="Times New Roman" w:hAnsi="Times New Roman" w:cs="Times New Roman"/>
        </w:rPr>
        <w:t xml:space="preserve">be </w:t>
      </w:r>
      <w:r w:rsidR="004735EC" w:rsidRPr="00C53617">
        <w:rPr>
          <w:rFonts w:ascii="Times New Roman" w:hAnsi="Times New Roman" w:cs="Times New Roman"/>
          <w:i/>
        </w:rPr>
        <w:t>proportionally</w:t>
      </w:r>
      <w:r w:rsidR="004735EC" w:rsidRPr="00C53617">
        <w:rPr>
          <w:rFonts w:ascii="Times New Roman" w:hAnsi="Times New Roman" w:cs="Times New Roman"/>
        </w:rPr>
        <w:t xml:space="preserve"> higher</w:t>
      </w:r>
      <w:r w:rsidR="00A23B1F" w:rsidRPr="00C53617">
        <w:rPr>
          <w:rFonts w:ascii="Times New Roman" w:hAnsi="Times New Roman" w:cs="Times New Roman"/>
        </w:rPr>
        <w:t xml:space="preserve"> in a warming world</w:t>
      </w:r>
      <w:r w:rsidR="004735EC" w:rsidRPr="00C53617">
        <w:rPr>
          <w:rFonts w:ascii="Times New Roman" w:hAnsi="Times New Roman" w:cs="Times New Roman"/>
        </w:rPr>
        <w:t xml:space="preserve"> compared to counterfactual scenario of no climate change;</w:t>
      </w:r>
      <w:r w:rsidR="00A23B1F" w:rsidRPr="00C53617">
        <w:rPr>
          <w:rFonts w:ascii="Times New Roman" w:hAnsi="Times New Roman" w:cs="Times New Roman"/>
        </w:rPr>
        <w:t xml:space="preserve"> </w:t>
      </w:r>
      <w:r w:rsidR="00697E8E" w:rsidRPr="00C53617">
        <w:rPr>
          <w:rFonts w:ascii="Times New Roman" w:hAnsi="Times New Roman" w:cs="Times New Roman"/>
        </w:rPr>
        <w:t xml:space="preserve">behavioural </w:t>
      </w:r>
      <w:r w:rsidR="00A23B1F" w:rsidRPr="00C53617">
        <w:rPr>
          <w:rFonts w:ascii="Times New Roman" w:hAnsi="Times New Roman" w:cs="Times New Roman"/>
        </w:rPr>
        <w:t xml:space="preserve">and medical </w:t>
      </w:r>
      <w:r w:rsidR="00697E8E" w:rsidRPr="00C53617">
        <w:rPr>
          <w:rFonts w:ascii="Times New Roman" w:hAnsi="Times New Roman" w:cs="Times New Roman"/>
        </w:rPr>
        <w:t>interventions</w:t>
      </w:r>
      <w:r w:rsidR="00A23B1F" w:rsidRPr="00C53617">
        <w:rPr>
          <w:rFonts w:ascii="Times New Roman" w:hAnsi="Times New Roman" w:cs="Times New Roman"/>
        </w:rPr>
        <w:t xml:space="preserve"> </w:t>
      </w:r>
      <w:r w:rsidR="004735EC" w:rsidRPr="00C53617">
        <w:rPr>
          <w:rFonts w:ascii="Times New Roman" w:hAnsi="Times New Roman" w:cs="Times New Roman"/>
        </w:rPr>
        <w:t xml:space="preserve">can however lower </w:t>
      </w:r>
      <w:r w:rsidR="00697E8E" w:rsidRPr="00C53617">
        <w:rPr>
          <w:rFonts w:ascii="Times New Roman" w:hAnsi="Times New Roman" w:cs="Times New Roman"/>
        </w:rPr>
        <w:t xml:space="preserve">the </w:t>
      </w:r>
      <w:r w:rsidR="004735EC" w:rsidRPr="006932D3">
        <w:rPr>
          <w:rFonts w:ascii="Times New Roman" w:hAnsi="Times New Roman" w:cs="Times New Roman"/>
          <w:i/>
        </w:rPr>
        <w:t>absolute</w:t>
      </w:r>
      <w:r w:rsidR="004735EC" w:rsidRPr="00C53617">
        <w:rPr>
          <w:rFonts w:ascii="Times New Roman" w:hAnsi="Times New Roman" w:cs="Times New Roman"/>
        </w:rPr>
        <w:t xml:space="preserve"> burden </w:t>
      </w:r>
      <w:r w:rsidR="00697E8E" w:rsidRPr="00C53617">
        <w:rPr>
          <w:rFonts w:ascii="Times New Roman" w:hAnsi="Times New Roman" w:cs="Times New Roman"/>
        </w:rPr>
        <w:t xml:space="preserve">of injuries </w:t>
      </w:r>
      <w:r w:rsidR="004735EC" w:rsidRPr="00C53617">
        <w:rPr>
          <w:rFonts w:ascii="Times New Roman" w:hAnsi="Times New Roman" w:cs="Times New Roman"/>
        </w:rPr>
        <w:t>both with and without climate change</w:t>
      </w:r>
      <w:r w:rsidR="00A23B1F" w:rsidRPr="00C53617">
        <w:rPr>
          <w:rFonts w:ascii="Times New Roman" w:hAnsi="Times New Roman" w:cs="Times New Roman"/>
        </w:rPr>
        <w:t>. This is no different from the situation for temperature and cardio-res</w:t>
      </w:r>
      <w:r w:rsidR="004735EC" w:rsidRPr="00C53617">
        <w:rPr>
          <w:rFonts w:ascii="Times New Roman" w:hAnsi="Times New Roman" w:cs="Times New Roman"/>
        </w:rPr>
        <w:t>piratory</w:t>
      </w:r>
      <w:r w:rsidR="00A23B1F" w:rsidRPr="00C53617">
        <w:rPr>
          <w:rFonts w:ascii="Times New Roman" w:hAnsi="Times New Roman" w:cs="Times New Roman"/>
        </w:rPr>
        <w:t xml:space="preserve"> </w:t>
      </w:r>
      <w:r w:rsidR="00697E8E" w:rsidRPr="00C53617">
        <w:rPr>
          <w:rFonts w:ascii="Times New Roman" w:hAnsi="Times New Roman" w:cs="Times New Roman"/>
        </w:rPr>
        <w:t xml:space="preserve">diseases </w:t>
      </w:r>
      <w:r w:rsidR="00A23B1F" w:rsidRPr="00C53617">
        <w:rPr>
          <w:rFonts w:ascii="Times New Roman" w:hAnsi="Times New Roman" w:cs="Times New Roman"/>
        </w:rPr>
        <w:t xml:space="preserve">whose rates have steadily </w:t>
      </w:r>
      <w:r w:rsidR="004735EC" w:rsidRPr="00C53617">
        <w:rPr>
          <w:rFonts w:ascii="Times New Roman" w:hAnsi="Times New Roman" w:cs="Times New Roman"/>
        </w:rPr>
        <w:t>declined</w:t>
      </w:r>
      <w:r w:rsidR="00A23B1F" w:rsidRPr="00C53617">
        <w:rPr>
          <w:rFonts w:ascii="Times New Roman" w:hAnsi="Times New Roman" w:cs="Times New Roman"/>
        </w:rPr>
        <w:t xml:space="preserve"> since the 1970s</w:t>
      </w:r>
      <w:r w:rsidR="004735EC" w:rsidRPr="00C53617">
        <w:rPr>
          <w:rFonts w:ascii="Times New Roman" w:hAnsi="Times New Roman" w:cs="Times New Roman"/>
        </w:rPr>
        <w:t>, or for temperature and child deaths from malaria which has more recently declined</w:t>
      </w:r>
      <w:r w:rsidR="00A23B1F" w:rsidRPr="00C53617">
        <w:rPr>
          <w:rFonts w:ascii="Times New Roman" w:hAnsi="Times New Roman" w:cs="Times New Roman"/>
        </w:rPr>
        <w:t xml:space="preserve">. </w:t>
      </w:r>
      <w:r w:rsidR="00397CCA" w:rsidRPr="00C53617">
        <w:rPr>
          <w:rFonts w:ascii="Times New Roman" w:hAnsi="Times New Roman" w:cs="Times New Roman"/>
        </w:rPr>
        <w:t>Therefore, our</w:t>
      </w:r>
      <w:r w:rsidR="00A23B1F" w:rsidRPr="00C53617">
        <w:rPr>
          <w:rFonts w:ascii="Times New Roman" w:hAnsi="Times New Roman" w:cs="Times New Roman"/>
        </w:rPr>
        <w:t xml:space="preserve"> novel results will serve at least two purposes: First, they will allow more complete risk assessment for climate change, which currently focuses largely on parasitic an</w:t>
      </w:r>
      <w:r w:rsidR="00F17802" w:rsidRPr="00C53617">
        <w:rPr>
          <w:rFonts w:ascii="Times New Roman" w:hAnsi="Times New Roman" w:cs="Times New Roman"/>
        </w:rPr>
        <w:t>d chronic diseases. Second, the results</w:t>
      </w:r>
      <w:r w:rsidR="00C672E5" w:rsidRPr="00C53617">
        <w:rPr>
          <w:rFonts w:ascii="Times New Roman" w:hAnsi="Times New Roman" w:cs="Times New Roman"/>
        </w:rPr>
        <w:t>,</w:t>
      </w:r>
      <w:r w:rsidR="00F17802" w:rsidRPr="00C53617">
        <w:rPr>
          <w:rFonts w:ascii="Times New Roman" w:hAnsi="Times New Roman" w:cs="Times New Roman"/>
        </w:rPr>
        <w:t xml:space="preserve"> and the methodology used</w:t>
      </w:r>
      <w:r w:rsidR="00C672E5" w:rsidRPr="00C53617">
        <w:rPr>
          <w:rFonts w:ascii="Times New Roman" w:hAnsi="Times New Roman" w:cs="Times New Roman"/>
        </w:rPr>
        <w:t>,</w:t>
      </w:r>
      <w:r w:rsidR="00F17802" w:rsidRPr="00C53617">
        <w:rPr>
          <w:rFonts w:ascii="Times New Roman" w:hAnsi="Times New Roman" w:cs="Times New Roman"/>
        </w:rPr>
        <w:t xml:space="preserve"> allows</w:t>
      </w:r>
      <w:r w:rsidR="00A23B1F" w:rsidRPr="00C53617">
        <w:rPr>
          <w:rFonts w:ascii="Times New Roman" w:hAnsi="Times New Roman" w:cs="Times New Roman"/>
        </w:rPr>
        <w:t xml:space="preserve"> identify</w:t>
      </w:r>
      <w:r w:rsidR="00F17802" w:rsidRPr="00C53617">
        <w:rPr>
          <w:rFonts w:ascii="Times New Roman" w:hAnsi="Times New Roman" w:cs="Times New Roman"/>
        </w:rPr>
        <w:t>ing</w:t>
      </w:r>
      <w:r w:rsidR="00A23B1F" w:rsidRPr="00C53617">
        <w:rPr>
          <w:rFonts w:ascii="Times New Roman" w:hAnsi="Times New Roman" w:cs="Times New Roman"/>
        </w:rPr>
        <w:t xml:space="preserve"> the places, months, and demographic groups that are at highest risk and most need interventions.</w:t>
      </w:r>
    </w:p>
    <w:p w14:paraId="63BE863F" w14:textId="77777777" w:rsidR="0084698F" w:rsidRPr="00C53617" w:rsidRDefault="0084698F" w:rsidP="00733A35">
      <w:pPr>
        <w:spacing w:after="0" w:line="240" w:lineRule="auto"/>
        <w:jc w:val="both"/>
        <w:rPr>
          <w:rFonts w:ascii="Times New Roman" w:hAnsi="Times New Roman" w:cs="Times New Roman"/>
        </w:rPr>
      </w:pPr>
    </w:p>
    <w:p w14:paraId="1F310444" w14:textId="4FD18342" w:rsidR="0084698F"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Reviewer #2</w:t>
      </w:r>
    </w:p>
    <w:p w14:paraId="67A00A90"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This paper presents the findings of a study which investigated if variations in monthly injury death rates due to specific mechanisms (transport, falls, drowning, assault and suicide) were associated with deviations from longer-term norms of monthly temperatures in the contiguous USA over a 37-year period (1980-2016). Routinely collected monthly temperature data during the study period were transformed in a bespoke model designed to evaluate anomalies relative to norms for each month in the period 1980 – 2009. The analyses examined variations by age group and gender with each state effectively acting as its own control over the study period. The risk estimates for 2016 were used to estimate the number of excess injury deaths associated with a 1 degree C warmer year. The authors comment on a series of sensitivity analyses which supported their main conclusions. </w:t>
      </w:r>
    </w:p>
    <w:p w14:paraId="01C2151A" w14:textId="77777777" w:rsidR="00C004EC" w:rsidRPr="00C53617" w:rsidRDefault="00C004EC" w:rsidP="00733A35">
      <w:pPr>
        <w:spacing w:after="0" w:line="240" w:lineRule="auto"/>
        <w:jc w:val="both"/>
        <w:rPr>
          <w:rFonts w:ascii="Times New Roman" w:hAnsi="Times New Roman" w:cs="Times New Roman"/>
          <w:b/>
        </w:rPr>
      </w:pPr>
    </w:p>
    <w:p w14:paraId="0DB0314F"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The article is clearly </w:t>
      </w:r>
      <w:proofErr w:type="gramStart"/>
      <w:r w:rsidRPr="00C53617">
        <w:rPr>
          <w:rFonts w:ascii="Times New Roman" w:hAnsi="Times New Roman" w:cs="Times New Roman"/>
          <w:b/>
        </w:rPr>
        <w:t>written</w:t>
      </w:r>
      <w:proofErr w:type="gramEnd"/>
      <w:r w:rsidRPr="00C53617">
        <w:rPr>
          <w:rFonts w:ascii="Times New Roman" w:hAnsi="Times New Roman" w:cs="Times New Roman"/>
          <w:b/>
        </w:rPr>
        <w:t xml:space="preserve"> and the research methods generally well described. While the findings are interesting, the added value of the analyses is less clear as these largely affirm what is reasonably well-known in the published literature. More particularly, there are several aspects that require attention to strengthen the research approach, analysis, and presentation.</w:t>
      </w:r>
    </w:p>
    <w:p w14:paraId="3B605348" w14:textId="08B9115C" w:rsidR="00C004EC" w:rsidRPr="00C53617" w:rsidRDefault="00C004EC" w:rsidP="00733A35">
      <w:pPr>
        <w:spacing w:after="0" w:line="240" w:lineRule="auto"/>
        <w:jc w:val="both"/>
        <w:rPr>
          <w:rFonts w:ascii="Times New Roman" w:hAnsi="Times New Roman" w:cs="Times New Roman"/>
        </w:rPr>
      </w:pPr>
    </w:p>
    <w:p w14:paraId="3EDBB895" w14:textId="52171920" w:rsidR="00605DBC" w:rsidRPr="00C53617" w:rsidRDefault="007B4626" w:rsidP="00733A35">
      <w:pPr>
        <w:spacing w:after="0" w:line="240" w:lineRule="auto"/>
        <w:jc w:val="both"/>
        <w:rPr>
          <w:rFonts w:ascii="Times New Roman" w:hAnsi="Times New Roman" w:cs="Times New Roman"/>
        </w:rPr>
      </w:pPr>
      <w:r w:rsidRPr="00C53617">
        <w:rPr>
          <w:rFonts w:ascii="Times New Roman" w:hAnsi="Times New Roman" w:cs="Times New Roman"/>
        </w:rPr>
        <w:t>W</w:t>
      </w:r>
      <w:r w:rsidR="00605DBC" w:rsidRPr="00C53617">
        <w:rPr>
          <w:rFonts w:ascii="Times New Roman" w:hAnsi="Times New Roman" w:cs="Times New Roman"/>
        </w:rPr>
        <w:t>e are aware of some studies, including one by us,</w:t>
      </w:r>
      <w:r w:rsidR="00997196"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997196"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24</w:t>
      </w:r>
      <w:r w:rsidR="00997196" w:rsidRPr="00C53617">
        <w:rPr>
          <w:rFonts w:ascii="Times New Roman" w:hAnsi="Times New Roman" w:cs="Times New Roman"/>
        </w:rPr>
        <w:fldChar w:fldCharType="end"/>
      </w:r>
      <w:r w:rsidR="00605DBC" w:rsidRPr="00C53617">
        <w:rPr>
          <w:rFonts w:ascii="Times New Roman" w:hAnsi="Times New Roman" w:cs="Times New Roman"/>
        </w:rPr>
        <w:t xml:space="preserve"> on seasonality of injury deaths</w:t>
      </w:r>
      <w:r w:rsidRPr="00C53617">
        <w:rPr>
          <w:rFonts w:ascii="Times New Roman" w:hAnsi="Times New Roman" w:cs="Times New Roman"/>
        </w:rPr>
        <w:t>.</w:t>
      </w:r>
      <w:r w:rsidR="00605DBC" w:rsidRPr="00C53617">
        <w:rPr>
          <w:rFonts w:ascii="Times New Roman" w:hAnsi="Times New Roman" w:cs="Times New Roman"/>
        </w:rPr>
        <w:t xml:space="preserve"> </w:t>
      </w:r>
      <w:r w:rsidRPr="00C53617">
        <w:rPr>
          <w:rFonts w:ascii="Times New Roman" w:hAnsi="Times New Roman" w:cs="Times New Roman"/>
        </w:rPr>
        <w:t>But w</w:t>
      </w:r>
      <w:r w:rsidR="00605DBC" w:rsidRPr="00C53617">
        <w:rPr>
          <w:rFonts w:ascii="Times New Roman" w:hAnsi="Times New Roman" w:cs="Times New Roman"/>
        </w:rPr>
        <w:t>e know of very few studies that have analysed how temperature affects injury mortality,</w:t>
      </w:r>
      <w:r w:rsidR="009C6F95" w:rsidRPr="00C53617">
        <w:rPr>
          <w:rFonts w:ascii="Times New Roman" w:hAnsi="Times New Roman" w:cs="Times New Roman"/>
          <w:color w:val="000000" w:themeColor="text1"/>
        </w:rPr>
        <w:fldChar w:fldCharType="begin" w:fldLock="1"/>
      </w:r>
      <w:r w:rsidR="004F78CD" w:rsidRPr="00C53617">
        <w:rPr>
          <w:rFonts w:ascii="Times New Roman" w:hAnsi="Times New Roman" w:cs="Times New Roman"/>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Ergonomics","id":"ITEM-4","issued":{"date-parts":[["2003"]]},"title":"Driving performance in cold, warm, and thermoneutral environments","type":"article-journal"},"uris":["http://www.mendeley.com/documents/?uuid=6d9ecd3a-1737-4e7e-9abd-244979a6f6ea"]},{"id":"ITEM-5","itemData":{"DOI":"10.1016/0001-4575(91)90062-A","ISSN":"00014575","abstract":"This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Prevention","id":"ITEM-5","issued":{"date-parts":[["1991"]]},"title":"Determinants of motor vehicle deaths in the United States: a cross-sectional analysis","type":"article-journal"},"uris":["http://www.mendeley.com/documents/?uuid=5fedc51a-2c57-4c2d-ac9f-c4d3a8ab57c5"]},{"id":"ITEM-6","itemData":{"DOI":"10.1007/978-1-4684-2529-1_25","ISBN":"978-1-4684-2529-1","abstract":"An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performance","id":"ITEM-6","issued":{"date-parts":[["1976"]]},"title":"A study of the combined effects of extented driving and heat stress on driver arousal and performance","type":"paper-conference"},"uris":["http://www.mendeley.com/documents/?uuid=c73b7cb9-1f00-4f12-8588-9f7eec72b40c"]},{"id":"ITEM-7","itemData":{"DOI":"10.1080/00140139608964434","ISBN":"0014-0139","ISSN":"13665847","PMID":"8851073","abstract":"A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-7","issued":{"date-parts":[["1996"]]},"title":"Effects of moderate heat stress on driver vigilance in a moving vehicle","type":"article-journal"},"uris":["http://www.mendeley.com/documents/?uuid=7c54f5bd-9900-4c23-8615-e3b38ea96a3c"]},{"id":"ITEM-8","itemData":{"DOI":"10.2307/2946686","ISBN":"00335533","ISSN":"0033-5533","PMID":"9463401","abstract":"Each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Economics","id":"ITEM-8","issued":{"date-parts":[["1996"]]},"title":"Crime and social interactions","type":"article-journal"},"uris":["http://www.mendeley.com/documents/?uuid=f5f8fe2d-5cc5-4a09-b594-52898188ed98"]},{"id":"ITEM-9","itemData":{"DOI":"10.1177/0013916503255565","ISBN":"0013-9165","ISSN":"00139165","abstract":"Two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Behavior","id":"ITEM-9","issued":{"date-parts":[["2003"]]},"title":"Global warming and U.S. crime rates: an application of routine activity theory","type":"article-journal"},"uris":["http://www.mendeley.com/documents/?uuid=517a4f98-2db3-48b4-85e6-0bda13769666"]}],"mendeley":{"formattedCitation":"&lt;sup&gt;6–9,25–29&lt;/sup&gt;","plainTextFormattedCitation":"6–9,25–29","previouslyFormattedCitation":"&lt;sup&gt;6–9,25–29&lt;/sup&gt;"},"properties":{"noteIndex":0},"schema":"https://github.com/citation-style-language/schema/raw/master/csl-citation.json"}</w:instrText>
      </w:r>
      <w:r w:rsidR="009C6F95" w:rsidRPr="00C53617">
        <w:rPr>
          <w:rFonts w:ascii="Times New Roman" w:hAnsi="Times New Roman" w:cs="Times New Roman"/>
          <w:color w:val="000000" w:themeColor="text1"/>
        </w:rPr>
        <w:fldChar w:fldCharType="separate"/>
      </w:r>
      <w:r w:rsidR="009C6F95" w:rsidRPr="00C53617">
        <w:rPr>
          <w:rFonts w:ascii="Times New Roman" w:hAnsi="Times New Roman" w:cs="Times New Roman"/>
          <w:noProof/>
          <w:color w:val="000000" w:themeColor="text1"/>
          <w:vertAlign w:val="superscript"/>
        </w:rPr>
        <w:t>6–9,25–29</w:t>
      </w:r>
      <w:r w:rsidR="009C6F95" w:rsidRPr="00C53617">
        <w:rPr>
          <w:rFonts w:ascii="Times New Roman" w:hAnsi="Times New Roman" w:cs="Times New Roman"/>
          <w:color w:val="000000" w:themeColor="text1"/>
        </w:rPr>
        <w:fldChar w:fldCharType="end"/>
      </w:r>
      <w:r w:rsidR="00605DBC" w:rsidRPr="00C53617">
        <w:rPr>
          <w:rFonts w:ascii="Times New Roman" w:hAnsi="Times New Roman" w:cs="Times New Roman"/>
        </w:rPr>
        <w:t xml:space="preserve"> and </w:t>
      </w:r>
      <w:r w:rsidR="00605DBC" w:rsidRPr="006932D3">
        <w:rPr>
          <w:rFonts w:ascii="Times New Roman" w:hAnsi="Times New Roman" w:cs="Times New Roman"/>
        </w:rPr>
        <w:t xml:space="preserve">none </w:t>
      </w:r>
      <w:r w:rsidR="00605DBC" w:rsidRPr="00C53617">
        <w:rPr>
          <w:rFonts w:ascii="Times New Roman" w:hAnsi="Times New Roman" w:cs="Times New Roman"/>
        </w:rPr>
        <w:t>that has analysed a comprehensive set of injuries and for all ages</w:t>
      </w:r>
      <w:r w:rsidR="00AD5780" w:rsidRPr="00C53617">
        <w:rPr>
          <w:rFonts w:ascii="Times New Roman" w:hAnsi="Times New Roman" w:cs="Times New Roman"/>
        </w:rPr>
        <w:t xml:space="preserve">, nor one that has investigated the role of temperature anomaly in inter-annual variations in injury deaths. Therefore, to the best of our knowledge, the scope and results of the paper are a </w:t>
      </w:r>
      <w:r w:rsidR="00F17802" w:rsidRPr="00C53617">
        <w:rPr>
          <w:rFonts w:ascii="Times New Roman" w:hAnsi="Times New Roman" w:cs="Times New Roman"/>
        </w:rPr>
        <w:t xml:space="preserve">significant </w:t>
      </w:r>
      <w:r w:rsidR="00AD5780" w:rsidRPr="00C53617">
        <w:rPr>
          <w:rFonts w:ascii="Times New Roman" w:hAnsi="Times New Roman" w:cs="Times New Roman"/>
        </w:rPr>
        <w:t xml:space="preserve">advance on the current state of </w:t>
      </w:r>
      <w:r w:rsidR="00F17802" w:rsidRPr="00C53617">
        <w:rPr>
          <w:rFonts w:ascii="Times New Roman" w:hAnsi="Times New Roman" w:cs="Times New Roman"/>
        </w:rPr>
        <w:t>knowledge</w:t>
      </w:r>
      <w:r w:rsidR="00AD5780" w:rsidRPr="00C53617">
        <w:rPr>
          <w:rFonts w:ascii="Times New Roman" w:hAnsi="Times New Roman" w:cs="Times New Roman"/>
        </w:rPr>
        <w:t xml:space="preserve"> about the health effects of anomalous weather patterns.</w:t>
      </w:r>
    </w:p>
    <w:p w14:paraId="0B3ED309" w14:textId="77777777" w:rsidR="00605DBC" w:rsidRPr="00C53617" w:rsidRDefault="00605DBC" w:rsidP="00733A35">
      <w:pPr>
        <w:spacing w:after="0" w:line="240" w:lineRule="auto"/>
        <w:jc w:val="both"/>
        <w:rPr>
          <w:rFonts w:ascii="Times New Roman" w:hAnsi="Times New Roman" w:cs="Times New Roman"/>
        </w:rPr>
      </w:pPr>
    </w:p>
    <w:p w14:paraId="7967C8BF"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1. The choice of scale (both temporal and spatial) in this study is debatable. Monthly average temperatures are likely to be less sensitive than short-term extremes. What is already known about proximal risk factors would suggest that suicide, assault, and falls are closely related to daily conditions. The claim that monthly variations might provide a better reflection of future effects of climate change than short term variations is also arguable. </w:t>
      </w:r>
    </w:p>
    <w:p w14:paraId="1D8D2E31" w14:textId="3DA30F18" w:rsidR="00C004EC" w:rsidRPr="00C53617" w:rsidRDefault="00C004EC" w:rsidP="00733A35">
      <w:pPr>
        <w:spacing w:after="0" w:line="240" w:lineRule="auto"/>
        <w:jc w:val="both"/>
        <w:rPr>
          <w:rFonts w:ascii="Times New Roman" w:hAnsi="Times New Roman" w:cs="Times New Roman"/>
        </w:rPr>
      </w:pPr>
    </w:p>
    <w:p w14:paraId="3386CDE2" w14:textId="68DA04FB" w:rsidR="00605DBC" w:rsidRPr="00C53617" w:rsidRDefault="00605DBC"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See response to related comment by Reviewer #1 for why anomalous temperature is a phenomenon that is </w:t>
      </w:r>
      <w:r w:rsidR="00C672E5" w:rsidRPr="00C53617">
        <w:rPr>
          <w:rFonts w:ascii="Times New Roman" w:hAnsi="Times New Roman" w:cs="Times New Roman"/>
        </w:rPr>
        <w:t>most relevant for</w:t>
      </w:r>
      <w:r w:rsidRPr="00C53617">
        <w:rPr>
          <w:rFonts w:ascii="Times New Roman" w:hAnsi="Times New Roman" w:cs="Times New Roman"/>
        </w:rPr>
        <w:t xml:space="preserve"> a collection of days</w:t>
      </w:r>
      <w:r w:rsidR="006932D3">
        <w:rPr>
          <w:rFonts w:ascii="Times New Roman" w:hAnsi="Times New Roman" w:cs="Times New Roman"/>
        </w:rPr>
        <w:t>,</w:t>
      </w:r>
      <w:r w:rsidRPr="00C53617">
        <w:rPr>
          <w:rFonts w:ascii="Times New Roman" w:hAnsi="Times New Roman" w:cs="Times New Roman"/>
        </w:rPr>
        <w:t xml:space="preserve"> </w:t>
      </w:r>
      <w:r w:rsidR="007B4626" w:rsidRPr="00C53617">
        <w:rPr>
          <w:rFonts w:ascii="Times New Roman" w:hAnsi="Times New Roman" w:cs="Times New Roman"/>
        </w:rPr>
        <w:t>typically reported for a</w:t>
      </w:r>
      <w:r w:rsidR="006932D3">
        <w:rPr>
          <w:rFonts w:ascii="Times New Roman" w:hAnsi="Times New Roman" w:cs="Times New Roman"/>
        </w:rPr>
        <w:t xml:space="preserve"> month,</w:t>
      </w:r>
      <w:r w:rsidRPr="00C53617">
        <w:rPr>
          <w:rFonts w:ascii="Times New Roman" w:hAnsi="Times New Roman" w:cs="Times New Roman"/>
        </w:rPr>
        <w:t xml:space="preserve"> and sensitivity analyses</w:t>
      </w:r>
      <w:r w:rsidR="007B4626" w:rsidRPr="00C53617">
        <w:rPr>
          <w:rFonts w:ascii="Times New Roman" w:hAnsi="Times New Roman" w:cs="Times New Roman"/>
        </w:rPr>
        <w:t xml:space="preserve"> that examine the role of anomalously hot/cold days.</w:t>
      </w:r>
    </w:p>
    <w:p w14:paraId="53FFA7B3" w14:textId="77777777" w:rsidR="00605DBC" w:rsidRPr="00C53617" w:rsidRDefault="00605DBC" w:rsidP="00733A35">
      <w:pPr>
        <w:spacing w:after="0" w:line="240" w:lineRule="auto"/>
        <w:jc w:val="both"/>
        <w:rPr>
          <w:rFonts w:ascii="Times New Roman" w:hAnsi="Times New Roman" w:cs="Times New Roman"/>
        </w:rPr>
      </w:pPr>
    </w:p>
    <w:p w14:paraId="4C31C95E"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2. From a spatial perspective, state-level analyses are unlikely to capture differential susceptibility to the effects of heat, amplified by poverty, housing deficits, and other threats. While the authors acknowledge that residual confounding is a limitation, local and contextual issues are likely to be highly relevant influences at the levels of smaller area units and neighbourhoods. The argument for using a Conditional Autoregressive (CAR) spatial model is also uncertain without robust evidence for the statement “the empirical similarity of death rates in neighbouring states” (page 9), especially when considering data at a national level. The large datasets used provide the authors the opportunity to consider relevant interactions at a more nuanced socio-demographic and environmental level, thereby extending current knowledge. </w:t>
      </w:r>
    </w:p>
    <w:p w14:paraId="2D070480" w14:textId="3BB49552" w:rsidR="00C004EC" w:rsidRPr="00C53617" w:rsidRDefault="00C004EC" w:rsidP="00733A35">
      <w:pPr>
        <w:spacing w:after="0" w:line="240" w:lineRule="auto"/>
        <w:jc w:val="both"/>
        <w:rPr>
          <w:rFonts w:ascii="Times New Roman" w:hAnsi="Times New Roman" w:cs="Times New Roman"/>
        </w:rPr>
      </w:pPr>
    </w:p>
    <w:p w14:paraId="11B31DBE" w14:textId="2A65136B" w:rsidR="00F5788B" w:rsidRPr="00C53617" w:rsidRDefault="00292188"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changed how we calculate </w:t>
      </w:r>
      <w:r w:rsidR="00170914" w:rsidRPr="00C53617">
        <w:rPr>
          <w:rFonts w:ascii="Times New Roman" w:hAnsi="Times New Roman" w:cs="Times New Roman"/>
        </w:rPr>
        <w:t>anomaly</w:t>
      </w:r>
      <w:r w:rsidR="00AD5780" w:rsidRPr="00C53617">
        <w:rPr>
          <w:rFonts w:ascii="Times New Roman" w:hAnsi="Times New Roman" w:cs="Times New Roman"/>
        </w:rPr>
        <w:t xml:space="preserve"> in the revised paper</w:t>
      </w:r>
      <w:r w:rsidR="00170914" w:rsidRPr="00C53617">
        <w:rPr>
          <w:rFonts w:ascii="Times New Roman" w:hAnsi="Times New Roman" w:cs="Times New Roman"/>
        </w:rPr>
        <w:t xml:space="preserve"> and now do so at county level</w:t>
      </w:r>
      <w:r w:rsidR="00AD5780" w:rsidRPr="00C53617">
        <w:rPr>
          <w:rFonts w:ascii="Times New Roman" w:hAnsi="Times New Roman" w:cs="Times New Roman"/>
        </w:rPr>
        <w:t xml:space="preserve"> (P. XX, Lines XX-XX)</w:t>
      </w:r>
      <w:r w:rsidR="00170914" w:rsidRPr="00C53617">
        <w:rPr>
          <w:rFonts w:ascii="Times New Roman" w:hAnsi="Times New Roman" w:cs="Times New Roman"/>
        </w:rPr>
        <w:t xml:space="preserve">. </w:t>
      </w:r>
      <w:r w:rsidR="00FD766B" w:rsidRPr="00C53617">
        <w:rPr>
          <w:rFonts w:ascii="Times New Roman" w:hAnsi="Times New Roman" w:cs="Times New Roman"/>
        </w:rPr>
        <w:t xml:space="preserve">We have in the past investigated variations in temperature-mortality relationship for cardio-respiratory diseases in </w:t>
      </w:r>
      <w:r w:rsidR="005C7D39" w:rsidRPr="00C53617">
        <w:rPr>
          <w:rFonts w:ascii="Times New Roman" w:hAnsi="Times New Roman" w:cs="Times New Roman"/>
        </w:rPr>
        <w:t xml:space="preserve">England and Wales </w:t>
      </w:r>
      <w:r w:rsidR="00FD766B" w:rsidRPr="00C53617">
        <w:rPr>
          <w:rFonts w:ascii="Times New Roman" w:hAnsi="Times New Roman" w:cs="Times New Roman"/>
        </w:rPr>
        <w:t xml:space="preserve">at </w:t>
      </w:r>
      <w:r w:rsidR="00733DED" w:rsidRPr="00C53617">
        <w:rPr>
          <w:rFonts w:ascii="Times New Roman" w:hAnsi="Times New Roman" w:cs="Times New Roman"/>
        </w:rPr>
        <w:t>small-area</w:t>
      </w:r>
      <w:r w:rsidR="00FD766B" w:rsidRPr="00C53617">
        <w:rPr>
          <w:rFonts w:ascii="Times New Roman" w:hAnsi="Times New Roman" w:cs="Times New Roman"/>
        </w:rPr>
        <w:t xml:space="preserve"> level.</w:t>
      </w:r>
      <w:r w:rsidR="00B81B1B"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B81B1B"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B81B1B" w:rsidRPr="00C53617">
        <w:rPr>
          <w:rFonts w:ascii="Times New Roman" w:hAnsi="Times New Roman" w:cs="Times New Roman"/>
        </w:rPr>
        <w:fldChar w:fldCharType="end"/>
      </w:r>
      <w:r w:rsidR="00FD766B" w:rsidRPr="00C53617">
        <w:rPr>
          <w:rFonts w:ascii="Times New Roman" w:hAnsi="Times New Roman" w:cs="Times New Roman"/>
        </w:rPr>
        <w:t xml:space="preserve"> In that analysis, we had only 376 spatial units and no stratification by month.</w:t>
      </w:r>
      <w:r w:rsidR="00C672E5" w:rsidRPr="00C53617">
        <w:rPr>
          <w:rFonts w:ascii="Times New Roman" w:hAnsi="Times New Roman" w:cs="Times New Roman"/>
        </w:rPr>
        <w:t xml:space="preserve"> </w:t>
      </w:r>
      <w:r w:rsidR="00FD766B" w:rsidRPr="00C53617">
        <w:rPr>
          <w:rFonts w:ascii="Times New Roman" w:hAnsi="Times New Roman" w:cs="Times New Roman"/>
        </w:rPr>
        <w:t>In this study</w:t>
      </w:r>
      <w:r w:rsidR="006D5223">
        <w:rPr>
          <w:rFonts w:ascii="Times New Roman" w:hAnsi="Times New Roman" w:cs="Times New Roman"/>
        </w:rPr>
        <w:t>,</w:t>
      </w:r>
      <w:r w:rsidR="00FD766B" w:rsidRPr="00C53617">
        <w:rPr>
          <w:rFonts w:ascii="Times New Roman" w:hAnsi="Times New Roman" w:cs="Times New Roman"/>
        </w:rPr>
        <w:t xml:space="preserve"> w</w:t>
      </w:r>
      <w:r w:rsidR="00170914" w:rsidRPr="00C53617">
        <w:rPr>
          <w:rFonts w:ascii="Times New Roman" w:hAnsi="Times New Roman" w:cs="Times New Roman"/>
        </w:rPr>
        <w:t>e attempted to run the entire model at th</w:t>
      </w:r>
      <w:r w:rsidR="008B7930" w:rsidRPr="00C53617">
        <w:rPr>
          <w:rFonts w:ascii="Times New Roman" w:hAnsi="Times New Roman" w:cs="Times New Roman"/>
        </w:rPr>
        <w:t xml:space="preserve">e county level but could not do so for </w:t>
      </w:r>
      <w:r w:rsidR="0024686B" w:rsidRPr="00C53617">
        <w:rPr>
          <w:rFonts w:ascii="Times New Roman" w:hAnsi="Times New Roman" w:cs="Times New Roman"/>
        </w:rPr>
        <w:t xml:space="preserve">computational </w:t>
      </w:r>
      <w:r w:rsidR="008B7930" w:rsidRPr="00C53617">
        <w:rPr>
          <w:rFonts w:ascii="Times New Roman" w:hAnsi="Times New Roman" w:cs="Times New Roman"/>
        </w:rPr>
        <w:t xml:space="preserve">reasons: </w:t>
      </w:r>
      <w:r w:rsidR="00AD5780" w:rsidRPr="00C53617">
        <w:rPr>
          <w:rFonts w:ascii="Times New Roman" w:hAnsi="Times New Roman" w:cs="Times New Roman"/>
        </w:rPr>
        <w:t xml:space="preserve">fitting the model with </w:t>
      </w:r>
      <w:r w:rsidR="00F5788B" w:rsidRPr="00C53617">
        <w:rPr>
          <w:rFonts w:ascii="Times New Roman" w:hAnsi="Times New Roman" w:cs="Times New Roman"/>
        </w:rPr>
        <w:t>3,000</w:t>
      </w:r>
      <w:r w:rsidR="00AD5780" w:rsidRPr="00C53617">
        <w:rPr>
          <w:rFonts w:ascii="Times New Roman" w:hAnsi="Times New Roman" w:cs="Times New Roman"/>
        </w:rPr>
        <w:t>+</w:t>
      </w:r>
      <w:r w:rsidR="00F5788B" w:rsidRPr="00C53617">
        <w:rPr>
          <w:rFonts w:ascii="Times New Roman" w:hAnsi="Times New Roman" w:cs="Times New Roman"/>
        </w:rPr>
        <w:t xml:space="preserve"> spatial units (and hence 3,000 </w:t>
      </w:r>
      <w:r w:rsidR="00D92F7D">
        <w:rPr>
          <w:rFonts w:ascii="Times New Roman" w:hAnsi="Times New Roman" w:cs="Times New Roman"/>
        </w:rPr>
        <w:t>×</w:t>
      </w:r>
      <w:r w:rsidR="00F5788B" w:rsidRPr="00C53617">
        <w:rPr>
          <w:rFonts w:ascii="Times New Roman" w:hAnsi="Times New Roman" w:cs="Times New Roman"/>
        </w:rPr>
        <w:t xml:space="preserve"> 12 </w:t>
      </w:r>
      <w:r w:rsidR="00D92F7D">
        <w:rPr>
          <w:rFonts w:ascii="Times New Roman" w:hAnsi="Times New Roman" w:cs="Times New Roman"/>
        </w:rPr>
        <w:t>×</w:t>
      </w:r>
      <w:r w:rsidR="00B666E8" w:rsidRPr="00C53617">
        <w:rPr>
          <w:rFonts w:ascii="Times New Roman" w:hAnsi="Times New Roman" w:cs="Times New Roman"/>
        </w:rPr>
        <w:t xml:space="preserve"> 38</w:t>
      </w:r>
      <w:r w:rsidR="00397CCA" w:rsidRPr="00C53617">
        <w:rPr>
          <w:rFonts w:ascii="Times New Roman" w:hAnsi="Times New Roman" w:cs="Times New Roman"/>
        </w:rPr>
        <w:t xml:space="preserve"> </w:t>
      </w:r>
      <w:r w:rsidR="00F5788B" w:rsidRPr="00C53617">
        <w:rPr>
          <w:rFonts w:ascii="Times New Roman" w:hAnsi="Times New Roman" w:cs="Times New Roman"/>
        </w:rPr>
        <w:t>county</w:t>
      </w:r>
      <w:r w:rsidR="00A963E0" w:rsidRPr="00C53617">
        <w:rPr>
          <w:rFonts w:ascii="Times New Roman" w:hAnsi="Times New Roman" w:cs="Times New Roman"/>
        </w:rPr>
        <w:t>-month</w:t>
      </w:r>
      <w:r w:rsidR="00F5788B" w:rsidRPr="00C53617">
        <w:rPr>
          <w:rFonts w:ascii="Times New Roman" w:hAnsi="Times New Roman" w:cs="Times New Roman"/>
        </w:rPr>
        <w:t xml:space="preserve"> units) proved computational</w:t>
      </w:r>
      <w:r w:rsidR="00A23B1F" w:rsidRPr="00C53617">
        <w:rPr>
          <w:rFonts w:ascii="Times New Roman" w:hAnsi="Times New Roman" w:cs="Times New Roman"/>
        </w:rPr>
        <w:t>ly</w:t>
      </w:r>
      <w:r w:rsidR="00F5788B" w:rsidRPr="00C53617">
        <w:rPr>
          <w:rFonts w:ascii="Times New Roman" w:hAnsi="Times New Roman" w:cs="Times New Roman"/>
        </w:rPr>
        <w:t xml:space="preserve"> infeasible</w:t>
      </w:r>
      <w:r w:rsidR="00A23B1F" w:rsidRPr="00C53617">
        <w:rPr>
          <w:rFonts w:ascii="Times New Roman" w:hAnsi="Times New Roman" w:cs="Times New Roman"/>
        </w:rPr>
        <w:t xml:space="preserve"> because it</w:t>
      </w:r>
      <w:r w:rsidR="00F17802" w:rsidRPr="00C53617">
        <w:rPr>
          <w:rFonts w:ascii="Times New Roman" w:hAnsi="Times New Roman" w:cs="Times New Roman"/>
        </w:rPr>
        <w:t xml:space="preserve"> significantly</w:t>
      </w:r>
      <w:r w:rsidR="00A23B1F" w:rsidRPr="00C53617">
        <w:rPr>
          <w:rFonts w:ascii="Times New Roman" w:hAnsi="Times New Roman" w:cs="Times New Roman"/>
        </w:rPr>
        <w:t xml:space="preserve"> increased the number of</w:t>
      </w:r>
      <w:r w:rsidR="00B666E8" w:rsidRPr="00C53617">
        <w:rPr>
          <w:rFonts w:ascii="Times New Roman" w:hAnsi="Times New Roman" w:cs="Times New Roman"/>
        </w:rPr>
        <w:t xml:space="preserve"> both</w:t>
      </w:r>
      <w:r w:rsidR="00A23B1F" w:rsidRPr="00C53617">
        <w:rPr>
          <w:rFonts w:ascii="Times New Roman" w:hAnsi="Times New Roman" w:cs="Times New Roman"/>
        </w:rPr>
        <w:t xml:space="preserve"> parameters and </w:t>
      </w:r>
      <w:r w:rsidR="00B666E8" w:rsidRPr="00C53617">
        <w:rPr>
          <w:rFonts w:ascii="Times New Roman" w:hAnsi="Times New Roman" w:cs="Times New Roman"/>
        </w:rPr>
        <w:t>data points</w:t>
      </w:r>
      <w:r w:rsidR="00F5788B" w:rsidRPr="00C53617">
        <w:rPr>
          <w:rFonts w:ascii="Times New Roman" w:hAnsi="Times New Roman" w:cs="Times New Roman"/>
        </w:rPr>
        <w:t xml:space="preserve">. </w:t>
      </w:r>
    </w:p>
    <w:p w14:paraId="5BBC1890" w14:textId="77777777" w:rsidR="00AD07AE" w:rsidRPr="00C53617" w:rsidRDefault="00AD07AE" w:rsidP="00733A35">
      <w:pPr>
        <w:spacing w:after="0" w:line="240" w:lineRule="auto"/>
        <w:jc w:val="both"/>
        <w:rPr>
          <w:rFonts w:ascii="Times New Roman" w:hAnsi="Times New Roman" w:cs="Times New Roman"/>
        </w:rPr>
      </w:pPr>
    </w:p>
    <w:p w14:paraId="09A32457" w14:textId="2A3A8A20" w:rsidR="00226F62" w:rsidRPr="00C53617" w:rsidRDefault="00C35435"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agree with the Reviewer that individual and community characteristics </w:t>
      </w:r>
      <w:r w:rsidR="00A963E0" w:rsidRPr="00C53617">
        <w:rPr>
          <w:rFonts w:ascii="Times New Roman" w:hAnsi="Times New Roman" w:cs="Times New Roman"/>
        </w:rPr>
        <w:t xml:space="preserve">may modulate the relationship between </w:t>
      </w:r>
      <w:r w:rsidRPr="00C53617">
        <w:rPr>
          <w:rFonts w:ascii="Times New Roman" w:hAnsi="Times New Roman" w:cs="Times New Roman"/>
        </w:rPr>
        <w:t xml:space="preserve">temperature </w:t>
      </w:r>
      <w:r w:rsidR="00A963E0" w:rsidRPr="00C53617">
        <w:rPr>
          <w:rFonts w:ascii="Times New Roman" w:hAnsi="Times New Roman" w:cs="Times New Roman"/>
        </w:rPr>
        <w:t>and injury mortality (</w:t>
      </w:r>
      <w:r w:rsidRPr="00C53617">
        <w:rPr>
          <w:rFonts w:ascii="Times New Roman" w:hAnsi="Times New Roman" w:cs="Times New Roman"/>
        </w:rPr>
        <w:t>emphas</w:t>
      </w:r>
      <w:r w:rsidR="00A23B1F" w:rsidRPr="00C53617">
        <w:rPr>
          <w:rFonts w:ascii="Times New Roman" w:hAnsi="Times New Roman" w:cs="Times New Roman"/>
        </w:rPr>
        <w:t>ising that this is not</w:t>
      </w:r>
      <w:r w:rsidRPr="00C53617">
        <w:rPr>
          <w:rFonts w:ascii="Times New Roman" w:hAnsi="Times New Roman" w:cs="Times New Roman"/>
        </w:rPr>
        <w:t xml:space="preserve"> confounding but </w:t>
      </w:r>
      <w:r w:rsidR="00A963E0" w:rsidRPr="00C53617">
        <w:rPr>
          <w:rFonts w:ascii="Times New Roman" w:hAnsi="Times New Roman" w:cs="Times New Roman"/>
        </w:rPr>
        <w:t>what is known as</w:t>
      </w:r>
      <w:r w:rsidRPr="00C53617">
        <w:rPr>
          <w:rFonts w:ascii="Times New Roman" w:hAnsi="Times New Roman" w:cs="Times New Roman"/>
        </w:rPr>
        <w:t xml:space="preserve"> “effect modification” </w:t>
      </w:r>
      <w:r w:rsidR="00A963E0" w:rsidRPr="00C53617">
        <w:rPr>
          <w:rFonts w:ascii="Times New Roman" w:hAnsi="Times New Roman" w:cs="Times New Roman"/>
        </w:rPr>
        <w:t>by epidemiologists, i.e. a measure of how these factors influence</w:t>
      </w:r>
      <w:r w:rsidRPr="00C53617">
        <w:rPr>
          <w:rFonts w:ascii="Times New Roman" w:hAnsi="Times New Roman" w:cs="Times New Roman"/>
        </w:rPr>
        <w:t xml:space="preserve"> the magnitude of association; we address how our mode</w:t>
      </w:r>
      <w:r w:rsidR="00A23B1F" w:rsidRPr="00C53617">
        <w:rPr>
          <w:rFonts w:ascii="Times New Roman" w:hAnsi="Times New Roman" w:cs="Times New Roman"/>
        </w:rPr>
        <w:t xml:space="preserve">l overcomes confounding </w:t>
      </w:r>
      <w:r w:rsidRPr="00C53617">
        <w:rPr>
          <w:rFonts w:ascii="Times New Roman" w:hAnsi="Times New Roman" w:cs="Times New Roman"/>
        </w:rPr>
        <w:t xml:space="preserve">under Reviewer </w:t>
      </w:r>
      <w:r w:rsidR="00A963E0" w:rsidRPr="00C53617">
        <w:rPr>
          <w:rFonts w:ascii="Times New Roman" w:hAnsi="Times New Roman" w:cs="Times New Roman"/>
        </w:rPr>
        <w:t>#</w:t>
      </w:r>
      <w:r w:rsidRPr="00C53617">
        <w:rPr>
          <w:rFonts w:ascii="Times New Roman" w:hAnsi="Times New Roman" w:cs="Times New Roman"/>
        </w:rPr>
        <w:t xml:space="preserve">3). Studying effect modification is an interest of </w:t>
      </w:r>
      <w:r w:rsidR="00CB2E15" w:rsidRPr="00C53617">
        <w:rPr>
          <w:rFonts w:ascii="Times New Roman" w:hAnsi="Times New Roman" w:cs="Times New Roman"/>
        </w:rPr>
        <w:t>o</w:t>
      </w:r>
      <w:r w:rsidRPr="00C53617">
        <w:rPr>
          <w:rFonts w:ascii="Times New Roman" w:hAnsi="Times New Roman" w:cs="Times New Roman"/>
        </w:rPr>
        <w:t>u</w:t>
      </w:r>
      <w:r w:rsidR="00CB2E15" w:rsidRPr="00C53617">
        <w:rPr>
          <w:rFonts w:ascii="Times New Roman" w:hAnsi="Times New Roman" w:cs="Times New Roman"/>
        </w:rPr>
        <w:t>r</w:t>
      </w:r>
      <w:r w:rsidRPr="00C53617">
        <w:rPr>
          <w:rFonts w:ascii="Times New Roman" w:hAnsi="Times New Roman" w:cs="Times New Roman"/>
        </w:rPr>
        <w:t>s</w:t>
      </w:r>
      <w:r w:rsidR="00B81B1B"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B81B1B"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B81B1B" w:rsidRPr="00C53617">
        <w:rPr>
          <w:rFonts w:ascii="Times New Roman" w:hAnsi="Times New Roman" w:cs="Times New Roman"/>
        </w:rPr>
        <w:fldChar w:fldCharType="end"/>
      </w:r>
      <w:r w:rsidRPr="00C53617">
        <w:rPr>
          <w:rFonts w:ascii="Times New Roman" w:hAnsi="Times New Roman" w:cs="Times New Roman"/>
        </w:rPr>
        <w:t xml:space="preserve"> but doing so would require</w:t>
      </w:r>
      <w:r w:rsidR="00F72766" w:rsidRPr="00C53617">
        <w:rPr>
          <w:rFonts w:ascii="Times New Roman" w:hAnsi="Times New Roman" w:cs="Times New Roman"/>
        </w:rPr>
        <w:t xml:space="preserve"> selecting relevant effect modifiers and collating</w:t>
      </w:r>
      <w:r w:rsidRPr="00C53617">
        <w:rPr>
          <w:rFonts w:ascii="Times New Roman" w:hAnsi="Times New Roman" w:cs="Times New Roman"/>
        </w:rPr>
        <w:t xml:space="preserve"> </w:t>
      </w:r>
      <w:r w:rsidR="00F72766" w:rsidRPr="00C53617">
        <w:rPr>
          <w:rFonts w:ascii="Times New Roman" w:hAnsi="Times New Roman" w:cs="Times New Roman"/>
        </w:rPr>
        <w:t xml:space="preserve">consistent data </w:t>
      </w:r>
      <w:r w:rsidR="00F72766" w:rsidRPr="00C53617">
        <w:rPr>
          <w:rFonts w:ascii="Times New Roman" w:hAnsi="Times New Roman" w:cs="Times New Roman"/>
          <w:i/>
        </w:rPr>
        <w:t>over space and time</w:t>
      </w:r>
      <w:r w:rsidR="008C7D00" w:rsidRPr="00C53617">
        <w:rPr>
          <w:rFonts w:ascii="Times New Roman" w:hAnsi="Times New Roman" w:cs="Times New Roman"/>
        </w:rPr>
        <w:t xml:space="preserve">. </w:t>
      </w:r>
      <w:r w:rsidR="00F72766" w:rsidRPr="00C53617">
        <w:rPr>
          <w:rFonts w:ascii="Times New Roman" w:hAnsi="Times New Roman" w:cs="Times New Roman"/>
        </w:rPr>
        <w:t xml:space="preserve"> </w:t>
      </w:r>
      <w:r w:rsidR="00A963E0" w:rsidRPr="00C53617">
        <w:rPr>
          <w:rFonts w:ascii="Times New Roman" w:hAnsi="Times New Roman" w:cs="Times New Roman"/>
        </w:rPr>
        <w:t>To our knowledge, such data are</w:t>
      </w:r>
      <w:r w:rsidR="00BB26F9">
        <w:rPr>
          <w:rFonts w:ascii="Times New Roman" w:hAnsi="Times New Roman" w:cs="Times New Roman"/>
        </w:rPr>
        <w:t xml:space="preserve"> currently</w:t>
      </w:r>
      <w:r w:rsidR="00A963E0" w:rsidRPr="00C53617">
        <w:rPr>
          <w:rFonts w:ascii="Times New Roman" w:hAnsi="Times New Roman" w:cs="Times New Roman"/>
        </w:rPr>
        <w:t xml:space="preserve"> only available for </w:t>
      </w:r>
      <w:r w:rsidR="00C672E5" w:rsidRPr="00C53617">
        <w:rPr>
          <w:rFonts w:ascii="Times New Roman" w:hAnsi="Times New Roman" w:cs="Times New Roman"/>
        </w:rPr>
        <w:t xml:space="preserve">specific years and for </w:t>
      </w:r>
      <w:r w:rsidR="00A963E0" w:rsidRPr="00C53617">
        <w:rPr>
          <w:rFonts w:ascii="Times New Roman" w:hAnsi="Times New Roman" w:cs="Times New Roman"/>
        </w:rPr>
        <w:t>measures th</w:t>
      </w:r>
      <w:r w:rsidR="00A7379C" w:rsidRPr="00C53617">
        <w:rPr>
          <w:rFonts w:ascii="Times New Roman" w:hAnsi="Times New Roman" w:cs="Times New Roman"/>
        </w:rPr>
        <w:t>at are reported</w:t>
      </w:r>
      <w:r w:rsidR="004747B4" w:rsidRPr="00C53617">
        <w:rPr>
          <w:rFonts w:ascii="Times New Roman" w:hAnsi="Times New Roman" w:cs="Times New Roman"/>
        </w:rPr>
        <w:t xml:space="preserve"> in the cen</w:t>
      </w:r>
      <w:r w:rsidR="00A963E0" w:rsidRPr="00C53617">
        <w:rPr>
          <w:rFonts w:ascii="Times New Roman" w:hAnsi="Times New Roman" w:cs="Times New Roman"/>
        </w:rPr>
        <w:t>sus (e.g., measures of income, poverty</w:t>
      </w:r>
      <w:r w:rsidR="00226F62" w:rsidRPr="00C53617">
        <w:rPr>
          <w:rFonts w:ascii="Times New Roman" w:hAnsi="Times New Roman" w:cs="Times New Roman"/>
        </w:rPr>
        <w:t>,</w:t>
      </w:r>
      <w:r w:rsidR="00A963E0" w:rsidRPr="00C53617">
        <w:rPr>
          <w:rFonts w:ascii="Times New Roman" w:hAnsi="Times New Roman" w:cs="Times New Roman"/>
        </w:rPr>
        <w:t xml:space="preserve"> race</w:t>
      </w:r>
      <w:r w:rsidR="00226F62" w:rsidRPr="00C53617">
        <w:rPr>
          <w:rFonts w:ascii="Times New Roman" w:hAnsi="Times New Roman" w:cs="Times New Roman"/>
        </w:rPr>
        <w:t xml:space="preserve"> and possibly rural and urban place of residence</w:t>
      </w:r>
      <w:r w:rsidR="00A963E0" w:rsidRPr="00C53617">
        <w:rPr>
          <w:rFonts w:ascii="Times New Roman" w:hAnsi="Times New Roman" w:cs="Times New Roman"/>
        </w:rPr>
        <w:t>).</w:t>
      </w:r>
      <w:r w:rsidR="0065136C" w:rsidRPr="00C53617">
        <w:rPr>
          <w:rFonts w:ascii="Times New Roman" w:hAnsi="Times New Roman" w:cs="Times New Roman"/>
        </w:rPr>
        <w:t xml:space="preserve"> </w:t>
      </w:r>
      <w:r w:rsidR="00B31A33">
        <w:rPr>
          <w:rFonts w:ascii="Times New Roman" w:hAnsi="Times New Roman" w:cs="Times New Roman"/>
        </w:rPr>
        <w:t>Investigating effect modifica</w:t>
      </w:r>
      <w:r w:rsidR="00BB26F9">
        <w:rPr>
          <w:rFonts w:ascii="Times New Roman" w:hAnsi="Times New Roman" w:cs="Times New Roman"/>
        </w:rPr>
        <w:t>t</w:t>
      </w:r>
      <w:r w:rsidR="00B31A33">
        <w:rPr>
          <w:rFonts w:ascii="Times New Roman" w:hAnsi="Times New Roman" w:cs="Times New Roman"/>
        </w:rPr>
        <w:t>i</w:t>
      </w:r>
      <w:r w:rsidR="00BB26F9">
        <w:rPr>
          <w:rFonts w:ascii="Times New Roman" w:hAnsi="Times New Roman" w:cs="Times New Roman"/>
        </w:rPr>
        <w:t>on</w:t>
      </w:r>
      <w:r w:rsidR="00226F62" w:rsidRPr="00C53617">
        <w:rPr>
          <w:rFonts w:ascii="Times New Roman" w:hAnsi="Times New Roman" w:cs="Times New Roman"/>
        </w:rPr>
        <w:t xml:space="preserve"> would also require modifying the analysis to either introduce “interactions” or to stratify the analyses on potential effect modifiers. Collating the data and modifying the analysis would typically be a distinct body of work, leading to a distinct paper. Nonetheless, if the Reviewer and Editors feel that these should be within the scope of our current paper, we would be happy to do so (subject to being computationally feasible which we would only know when we attempt the analysis). </w:t>
      </w:r>
    </w:p>
    <w:p w14:paraId="3B2C0078" w14:textId="221ACAF2" w:rsidR="00226F62" w:rsidRPr="00C53617" w:rsidRDefault="00226F62" w:rsidP="00733A35">
      <w:pPr>
        <w:spacing w:after="0" w:line="240" w:lineRule="auto"/>
        <w:jc w:val="both"/>
        <w:rPr>
          <w:rFonts w:ascii="Times New Roman" w:hAnsi="Times New Roman" w:cs="Times New Roman"/>
        </w:rPr>
      </w:pPr>
    </w:p>
    <w:p w14:paraId="3AE39D7F" w14:textId="41126309" w:rsidR="008C7D00" w:rsidRPr="00C53617" w:rsidRDefault="00A13C8F" w:rsidP="00733A35">
      <w:pPr>
        <w:spacing w:after="0" w:line="240" w:lineRule="auto"/>
        <w:jc w:val="both"/>
        <w:rPr>
          <w:rFonts w:ascii="Times New Roman" w:hAnsi="Times New Roman" w:cs="Times New Roman"/>
        </w:rPr>
      </w:pPr>
      <w:r w:rsidRPr="00C53617">
        <w:rPr>
          <w:rFonts w:ascii="Times New Roman" w:hAnsi="Times New Roman" w:cs="Times New Roman"/>
        </w:rPr>
        <w:t>Finally,</w:t>
      </w:r>
      <w:r w:rsidR="00AD07AE" w:rsidRPr="00C53617">
        <w:rPr>
          <w:rFonts w:ascii="Times New Roman" w:hAnsi="Times New Roman" w:cs="Times New Roman"/>
        </w:rPr>
        <w:t xml:space="preserve"> although</w:t>
      </w:r>
      <w:r w:rsidRPr="00C53617">
        <w:rPr>
          <w:rFonts w:ascii="Times New Roman" w:hAnsi="Times New Roman" w:cs="Times New Roman"/>
        </w:rPr>
        <w:t xml:space="preserve"> t</w:t>
      </w:r>
      <w:r w:rsidR="00170914" w:rsidRPr="00C53617">
        <w:rPr>
          <w:rFonts w:ascii="Times New Roman" w:hAnsi="Times New Roman" w:cs="Times New Roman"/>
        </w:rPr>
        <w:t>he</w:t>
      </w:r>
      <w:r w:rsidR="00863A79" w:rsidRPr="00C53617">
        <w:rPr>
          <w:rFonts w:ascii="Times New Roman" w:hAnsi="Times New Roman" w:cs="Times New Roman"/>
        </w:rPr>
        <w:t xml:space="preserve">re is clear spatial structure in the </w:t>
      </w:r>
      <w:r w:rsidR="004B29F9" w:rsidRPr="00C53617">
        <w:rPr>
          <w:rFonts w:ascii="Times New Roman" w:hAnsi="Times New Roman" w:cs="Times New Roman"/>
        </w:rPr>
        <w:t xml:space="preserve">death rates </w:t>
      </w:r>
      <w:r w:rsidR="009B6B29" w:rsidRPr="00C53617">
        <w:rPr>
          <w:rFonts w:ascii="Times New Roman" w:hAnsi="Times New Roman" w:cs="Times New Roman"/>
        </w:rPr>
        <w:t>across neighbouring states</w:t>
      </w:r>
      <w:r w:rsidR="004B29F9" w:rsidRPr="00C53617">
        <w:rPr>
          <w:rFonts w:ascii="Times New Roman" w:hAnsi="Times New Roman" w:cs="Times New Roman"/>
        </w:rPr>
        <w:t>,</w:t>
      </w:r>
      <w:r w:rsidR="009B6B29" w:rsidRPr="00C53617">
        <w:rPr>
          <w:rFonts w:ascii="Times New Roman" w:hAnsi="Times New Roman" w:cs="Times New Roman"/>
        </w:rPr>
        <w:t xml:space="preserve"> we agree that </w:t>
      </w:r>
      <w:r w:rsidR="004B29F9" w:rsidRPr="00C53617">
        <w:rPr>
          <w:rFonts w:ascii="Times New Roman" w:hAnsi="Times New Roman" w:cs="Times New Roman"/>
        </w:rPr>
        <w:t>in principle the</w:t>
      </w:r>
      <w:r w:rsidR="009B6B29" w:rsidRPr="00C53617">
        <w:rPr>
          <w:rFonts w:ascii="Times New Roman" w:hAnsi="Times New Roman" w:cs="Times New Roman"/>
        </w:rPr>
        <w:t xml:space="preserve"> </w:t>
      </w:r>
      <w:r w:rsidR="00170914" w:rsidRPr="00C53617">
        <w:rPr>
          <w:rFonts w:ascii="Times New Roman" w:hAnsi="Times New Roman" w:cs="Times New Roman"/>
        </w:rPr>
        <w:t xml:space="preserve">CAR </w:t>
      </w:r>
      <w:r w:rsidR="009B6B29" w:rsidRPr="00C53617">
        <w:rPr>
          <w:rFonts w:ascii="Times New Roman" w:hAnsi="Times New Roman" w:cs="Times New Roman"/>
        </w:rPr>
        <w:t xml:space="preserve">prior </w:t>
      </w:r>
      <w:r w:rsidR="00211494" w:rsidRPr="00C53617">
        <w:rPr>
          <w:rFonts w:ascii="Times New Roman" w:hAnsi="Times New Roman" w:cs="Times New Roman"/>
        </w:rPr>
        <w:t>has an inherent assumption of local smoothing</w:t>
      </w:r>
      <w:r w:rsidR="009B6B29" w:rsidRPr="00C53617">
        <w:rPr>
          <w:rFonts w:ascii="Times New Roman" w:hAnsi="Times New Roman" w:cs="Times New Roman"/>
        </w:rPr>
        <w:t>.</w:t>
      </w:r>
      <w:r w:rsidR="00CD2AE0" w:rsidRPr="00C53617">
        <w:rPr>
          <w:rFonts w:ascii="Times New Roman" w:hAnsi="Times New Roman" w:cs="Times New Roman"/>
        </w:rPr>
        <w:t xml:space="preserve"> </w:t>
      </w:r>
      <w:r w:rsidR="00211494" w:rsidRPr="00C53617">
        <w:rPr>
          <w:rFonts w:ascii="Times New Roman" w:hAnsi="Times New Roman" w:cs="Times New Roman"/>
        </w:rPr>
        <w:t>In order to relax this assumption</w:t>
      </w:r>
      <w:r w:rsidR="009A0B1B" w:rsidRPr="00C53617">
        <w:rPr>
          <w:rFonts w:ascii="Times New Roman" w:hAnsi="Times New Roman" w:cs="Times New Roman"/>
        </w:rPr>
        <w:t xml:space="preserve">, we </w:t>
      </w:r>
      <w:r w:rsidR="006D5223">
        <w:rPr>
          <w:rFonts w:ascii="Times New Roman" w:hAnsi="Times New Roman" w:cs="Times New Roman"/>
        </w:rPr>
        <w:t>have changed our statistical model to</w:t>
      </w:r>
      <w:r w:rsidR="009A0B1B" w:rsidRPr="00C53617">
        <w:rPr>
          <w:rFonts w:ascii="Times New Roman" w:hAnsi="Times New Roman" w:cs="Times New Roman"/>
        </w:rPr>
        <w:t xml:space="preserve"> use a Besag-York-Mollie (</w:t>
      </w:r>
      <w:r w:rsidR="008B7930" w:rsidRPr="00C53617">
        <w:rPr>
          <w:rFonts w:ascii="Times New Roman" w:hAnsi="Times New Roman" w:cs="Times New Roman"/>
        </w:rPr>
        <w:t xml:space="preserve">BYM) </w:t>
      </w:r>
      <w:r w:rsidR="009A0B1B" w:rsidRPr="00C53617">
        <w:rPr>
          <w:rFonts w:ascii="Times New Roman" w:hAnsi="Times New Roman" w:cs="Times New Roman"/>
        </w:rPr>
        <w:t xml:space="preserve">model that </w:t>
      </w:r>
      <w:r w:rsidR="00CF064F" w:rsidRPr="00C53617">
        <w:rPr>
          <w:rFonts w:ascii="Times New Roman" w:hAnsi="Times New Roman" w:cs="Times New Roman"/>
        </w:rPr>
        <w:t>contains both structured</w:t>
      </w:r>
      <w:r w:rsidR="009A0B1B" w:rsidRPr="00C53617">
        <w:rPr>
          <w:rFonts w:ascii="Times New Roman" w:hAnsi="Times New Roman" w:cs="Times New Roman"/>
        </w:rPr>
        <w:t xml:space="preserve"> </w:t>
      </w:r>
      <w:r w:rsidR="00CF064F" w:rsidRPr="00C53617">
        <w:rPr>
          <w:rFonts w:ascii="Times New Roman" w:hAnsi="Times New Roman" w:cs="Times New Roman"/>
        </w:rPr>
        <w:t>(</w:t>
      </w:r>
      <w:r w:rsidR="009A0B1B" w:rsidRPr="00C53617">
        <w:rPr>
          <w:rFonts w:ascii="Times New Roman" w:hAnsi="Times New Roman" w:cs="Times New Roman"/>
        </w:rPr>
        <w:t>CAR</w:t>
      </w:r>
      <w:r w:rsidR="00CF064F" w:rsidRPr="00C53617">
        <w:rPr>
          <w:rFonts w:ascii="Times New Roman" w:hAnsi="Times New Roman" w:cs="Times New Roman"/>
        </w:rPr>
        <w:t>)</w:t>
      </w:r>
      <w:r w:rsidR="009A0B1B" w:rsidRPr="00C53617">
        <w:rPr>
          <w:rFonts w:ascii="Times New Roman" w:hAnsi="Times New Roman" w:cs="Times New Roman"/>
        </w:rPr>
        <w:t xml:space="preserve"> and </w:t>
      </w:r>
      <w:r w:rsidR="00CF064F" w:rsidRPr="00C53617">
        <w:rPr>
          <w:rFonts w:ascii="Times New Roman" w:hAnsi="Times New Roman" w:cs="Times New Roman"/>
        </w:rPr>
        <w:t>unstructured</w:t>
      </w:r>
      <w:r w:rsidR="009A0B1B" w:rsidRPr="00C53617">
        <w:rPr>
          <w:rFonts w:ascii="Times New Roman" w:hAnsi="Times New Roman" w:cs="Times New Roman"/>
        </w:rPr>
        <w:t xml:space="preserve"> </w:t>
      </w:r>
      <w:r w:rsidR="00CF064F" w:rsidRPr="00C53617">
        <w:rPr>
          <w:rFonts w:ascii="Times New Roman" w:hAnsi="Times New Roman" w:cs="Times New Roman"/>
        </w:rPr>
        <w:t>(</w:t>
      </w:r>
      <w:r w:rsidR="009A0B1B" w:rsidRPr="00C53617">
        <w:rPr>
          <w:rFonts w:ascii="Times New Roman" w:hAnsi="Times New Roman" w:cs="Times New Roman"/>
        </w:rPr>
        <w:t>IID</w:t>
      </w:r>
      <w:r w:rsidR="00CF064F" w:rsidRPr="00C53617">
        <w:rPr>
          <w:rFonts w:ascii="Times New Roman" w:hAnsi="Times New Roman" w:cs="Times New Roman"/>
        </w:rPr>
        <w:t>)</w:t>
      </w:r>
      <w:r w:rsidR="00C80240" w:rsidRPr="00C53617">
        <w:rPr>
          <w:rFonts w:ascii="Times New Roman" w:hAnsi="Times New Roman" w:cs="Times New Roman"/>
        </w:rPr>
        <w:t xml:space="preserve"> random effects</w:t>
      </w:r>
      <w:r w:rsidR="00391784" w:rsidRPr="00C53617">
        <w:rPr>
          <w:rFonts w:ascii="Times New Roman" w:hAnsi="Times New Roman" w:cs="Times New Roman"/>
        </w:rPr>
        <w:t>.</w:t>
      </w:r>
      <w:r w:rsidR="00391784"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30&lt;/sup&gt;","plainTextFormattedCitation":"30","previouslyFormattedCitation":"&lt;sup&gt;30&lt;/sup&gt;"},"properties":{"noteIndex":0},"schema":"https://github.com/citation-style-language/schema/raw/master/csl-citation.json"}</w:instrText>
      </w:r>
      <w:r w:rsidR="00391784"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30</w:t>
      </w:r>
      <w:r w:rsidR="00391784" w:rsidRPr="00C53617">
        <w:rPr>
          <w:rFonts w:ascii="Times New Roman" w:hAnsi="Times New Roman" w:cs="Times New Roman"/>
        </w:rPr>
        <w:fldChar w:fldCharType="end"/>
      </w:r>
      <w:r w:rsidR="009A0B1B" w:rsidRPr="00C53617">
        <w:rPr>
          <w:rFonts w:ascii="Times New Roman" w:hAnsi="Times New Roman" w:cs="Times New Roman"/>
        </w:rPr>
        <w:t xml:space="preserve"> </w:t>
      </w:r>
      <w:r w:rsidR="008C7D00" w:rsidRPr="00C53617">
        <w:rPr>
          <w:rFonts w:ascii="Times New Roman" w:hAnsi="Times New Roman" w:cs="Times New Roman"/>
        </w:rPr>
        <w:t>This allows the model to partition the spatial varia</w:t>
      </w:r>
      <w:r w:rsidR="00E53192" w:rsidRPr="00C53617">
        <w:rPr>
          <w:rFonts w:ascii="Times New Roman" w:hAnsi="Times New Roman" w:cs="Times New Roman"/>
        </w:rPr>
        <w:t>tion</w:t>
      </w:r>
      <w:r w:rsidR="008C7D00" w:rsidRPr="00C53617">
        <w:rPr>
          <w:rFonts w:ascii="Times New Roman" w:hAnsi="Times New Roman" w:cs="Times New Roman"/>
        </w:rPr>
        <w:t xml:space="preserve"> between the CAR and IID components based on the data.</w:t>
      </w:r>
    </w:p>
    <w:p w14:paraId="3B399ED1" w14:textId="77777777" w:rsidR="007B4626" w:rsidRPr="00C53617" w:rsidRDefault="007B4626" w:rsidP="00733A35">
      <w:pPr>
        <w:spacing w:after="0" w:line="240" w:lineRule="auto"/>
        <w:jc w:val="both"/>
        <w:rPr>
          <w:rFonts w:ascii="Times New Roman" w:hAnsi="Times New Roman" w:cs="Times New Roman"/>
        </w:rPr>
      </w:pPr>
    </w:p>
    <w:p w14:paraId="014464D1"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3. Although the authors use large (national) databases, statistical power is not the main concern in this field. Aligned to the point above, the authors are homogenising (and possibly masking) what could be considerably varying effects of warmer temperatures on different types of injuries within the broad cause-specific categories examined. For example, the ‘Transport’ category uses ICD codes that relate to land transport injury deaths that are/not related to motor vehicle collisions; pedestrian, cyclist, car occupant injuries; those that occur on/off public roads; as well as injuries relating to water transport, air and space transport, and unspecified transport categories. This substantial heterogeneity challenges the interpretation of findings, considerations of putative mechanisms, and implications for interventions.</w:t>
      </w:r>
    </w:p>
    <w:p w14:paraId="37DC4FE3" w14:textId="13493DFC" w:rsidR="00C004EC" w:rsidRPr="00C53617" w:rsidRDefault="00C004EC" w:rsidP="00733A35">
      <w:pPr>
        <w:spacing w:after="0" w:line="240" w:lineRule="auto"/>
        <w:jc w:val="both"/>
        <w:rPr>
          <w:rFonts w:ascii="Times New Roman" w:hAnsi="Times New Roman" w:cs="Times New Roman"/>
        </w:rPr>
      </w:pPr>
    </w:p>
    <w:p w14:paraId="7E5F365F" w14:textId="5D578D31" w:rsidR="00F45AF5" w:rsidRPr="00C53617" w:rsidRDefault="005F722A" w:rsidP="00733A35">
      <w:pPr>
        <w:spacing w:after="0" w:line="240" w:lineRule="auto"/>
        <w:jc w:val="both"/>
        <w:rPr>
          <w:rFonts w:ascii="Times New Roman" w:hAnsi="Times New Roman" w:cs="Times New Roman"/>
        </w:rPr>
      </w:pPr>
      <w:r w:rsidRPr="00C53617">
        <w:rPr>
          <w:rFonts w:ascii="Times New Roman" w:hAnsi="Times New Roman" w:cs="Times New Roman"/>
        </w:rPr>
        <w:t>E</w:t>
      </w:r>
      <w:r w:rsidR="001D1C14" w:rsidRPr="00C53617">
        <w:rPr>
          <w:rFonts w:ascii="Times New Roman" w:hAnsi="Times New Roman" w:cs="Times New Roman"/>
        </w:rPr>
        <w:t>ven in a study covering all deaths in the entire contiguous US, we confront the issue of small number</w:t>
      </w:r>
      <w:r w:rsidR="000D17B3" w:rsidRPr="00C53617">
        <w:rPr>
          <w:rFonts w:ascii="Times New Roman" w:hAnsi="Times New Roman" w:cs="Times New Roman"/>
        </w:rPr>
        <w:t>s</w:t>
      </w:r>
      <w:r w:rsidR="001D1C14" w:rsidRPr="00C53617">
        <w:rPr>
          <w:rFonts w:ascii="Times New Roman" w:hAnsi="Times New Roman" w:cs="Times New Roman"/>
        </w:rPr>
        <w:t xml:space="preserve"> of events </w:t>
      </w:r>
      <w:r w:rsidR="00292188" w:rsidRPr="00C53617">
        <w:rPr>
          <w:rFonts w:ascii="Times New Roman" w:hAnsi="Times New Roman" w:cs="Times New Roman"/>
        </w:rPr>
        <w:t xml:space="preserve">when deaths are stratified by sex, age group, </w:t>
      </w:r>
      <w:r w:rsidR="008B7930" w:rsidRPr="00C53617">
        <w:rPr>
          <w:rFonts w:ascii="Times New Roman" w:hAnsi="Times New Roman" w:cs="Times New Roman"/>
        </w:rPr>
        <w:t xml:space="preserve">year, month, state and </w:t>
      </w:r>
      <w:r w:rsidR="00170914" w:rsidRPr="00C53617">
        <w:rPr>
          <w:rFonts w:ascii="Times New Roman" w:hAnsi="Times New Roman" w:cs="Times New Roman"/>
        </w:rPr>
        <w:t>injury type</w:t>
      </w:r>
      <w:r w:rsidR="00A13C8F" w:rsidRPr="00C53617">
        <w:rPr>
          <w:rFonts w:ascii="Times New Roman" w:hAnsi="Times New Roman" w:cs="Times New Roman"/>
        </w:rPr>
        <w:t xml:space="preserve">. That being said, it </w:t>
      </w:r>
      <w:r w:rsidR="001D1C14" w:rsidRPr="00C53617">
        <w:rPr>
          <w:rFonts w:ascii="Times New Roman" w:hAnsi="Times New Roman" w:cs="Times New Roman"/>
        </w:rPr>
        <w:t>is</w:t>
      </w:r>
      <w:r w:rsidR="00A13C8F" w:rsidRPr="00C53617">
        <w:rPr>
          <w:rFonts w:ascii="Times New Roman" w:hAnsi="Times New Roman" w:cs="Times New Roman"/>
        </w:rPr>
        <w:t xml:space="preserve"> possible to further split some of the injuries</w:t>
      </w:r>
      <w:r w:rsidR="006978B9" w:rsidRPr="00C53617">
        <w:rPr>
          <w:rFonts w:ascii="Times New Roman" w:hAnsi="Times New Roman" w:cs="Times New Roman"/>
        </w:rPr>
        <w:t xml:space="preserve"> before being affected by </w:t>
      </w:r>
      <w:r w:rsidR="00627FCD" w:rsidRPr="00C53617">
        <w:rPr>
          <w:rFonts w:ascii="Times New Roman" w:hAnsi="Times New Roman" w:cs="Times New Roman"/>
        </w:rPr>
        <w:t>the</w:t>
      </w:r>
      <w:r w:rsidR="000D17B3" w:rsidRPr="00C53617">
        <w:rPr>
          <w:rFonts w:ascii="Times New Roman" w:hAnsi="Times New Roman" w:cs="Times New Roman"/>
        </w:rPr>
        <w:t xml:space="preserve"> lack of stability </w:t>
      </w:r>
      <w:r w:rsidR="00627FCD" w:rsidRPr="00C53617">
        <w:rPr>
          <w:rFonts w:ascii="Times New Roman" w:hAnsi="Times New Roman" w:cs="Times New Roman"/>
        </w:rPr>
        <w:t>resulting from</w:t>
      </w:r>
      <w:r w:rsidR="006978B9" w:rsidRPr="00C53617">
        <w:rPr>
          <w:rFonts w:ascii="Times New Roman" w:hAnsi="Times New Roman" w:cs="Times New Roman"/>
        </w:rPr>
        <w:t xml:space="preserve"> small numbers</w:t>
      </w:r>
      <w:r w:rsidR="00A13C8F" w:rsidRPr="00C53617">
        <w:rPr>
          <w:rFonts w:ascii="Times New Roman" w:hAnsi="Times New Roman" w:cs="Times New Roman"/>
        </w:rPr>
        <w:t>. As the Reviewer and Editors are inevitably aware, the chall</w:t>
      </w:r>
      <w:r w:rsidR="0084014E" w:rsidRPr="00C53617">
        <w:rPr>
          <w:rFonts w:ascii="Times New Roman" w:hAnsi="Times New Roman" w:cs="Times New Roman"/>
        </w:rPr>
        <w:t xml:space="preserve">enge in doing so is balancing the details that are of interest to specialist readers and those that are of interest to broader audiences. We have for example analysed separately </w:t>
      </w:r>
      <w:r w:rsidR="00713DD3" w:rsidRPr="00C53617">
        <w:rPr>
          <w:rFonts w:ascii="Times New Roman" w:hAnsi="Times New Roman" w:cs="Times New Roman"/>
        </w:rPr>
        <w:t>road traffic accidents</w:t>
      </w:r>
      <w:r w:rsidR="0084014E" w:rsidRPr="00C53617">
        <w:rPr>
          <w:rFonts w:ascii="Times New Roman" w:hAnsi="Times New Roman" w:cs="Times New Roman"/>
        </w:rPr>
        <w:t xml:space="preserve"> and </w:t>
      </w:r>
      <w:r w:rsidR="00713DD3" w:rsidRPr="00C53617">
        <w:rPr>
          <w:rFonts w:ascii="Times New Roman" w:hAnsi="Times New Roman" w:cs="Times New Roman"/>
        </w:rPr>
        <w:t>other transport accidents</w:t>
      </w:r>
      <w:r w:rsidR="0084014E" w:rsidRPr="00C53617">
        <w:rPr>
          <w:rFonts w:ascii="Times New Roman" w:hAnsi="Times New Roman" w:cs="Times New Roman"/>
        </w:rPr>
        <w:t xml:space="preserve"> </w:t>
      </w:r>
      <w:r w:rsidR="0084014E" w:rsidRPr="00C53617">
        <w:rPr>
          <w:rFonts w:ascii="Times New Roman" w:hAnsi="Times New Roman" w:cs="Times New Roman"/>
        </w:rPr>
        <w:lastRenderedPageBreak/>
        <w:t xml:space="preserve">and present the results below. </w:t>
      </w:r>
      <w:r w:rsidR="001D5B93">
        <w:rPr>
          <w:rFonts w:ascii="Times New Roman" w:hAnsi="Times New Roman" w:cs="Times New Roman"/>
        </w:rPr>
        <w:t>Road traffic accidents overall made up 94.1% of all transport accidents from 1980-2017</w:t>
      </w:r>
      <w:r w:rsidR="00A7600B">
        <w:rPr>
          <w:rFonts w:ascii="Times New Roman" w:hAnsi="Times New Roman" w:cs="Times New Roman"/>
        </w:rPr>
        <w:t>.</w:t>
      </w:r>
    </w:p>
    <w:p w14:paraId="4D18AA47" w14:textId="77777777" w:rsidR="00F45AF5" w:rsidRPr="00C53617" w:rsidRDefault="00F45AF5" w:rsidP="00733A35">
      <w:pPr>
        <w:spacing w:after="0" w:line="240" w:lineRule="auto"/>
        <w:jc w:val="both"/>
        <w:rPr>
          <w:rFonts w:ascii="Times New Roman" w:hAnsi="Times New Roman" w:cs="Times New Roman"/>
        </w:rPr>
      </w:pPr>
    </w:p>
    <w:p w14:paraId="1C5D9E14" w14:textId="7D864C78" w:rsidR="004E3BE8" w:rsidRPr="004E3BE8" w:rsidRDefault="005D278F" w:rsidP="00733A35">
      <w:pPr>
        <w:spacing w:after="0" w:line="240" w:lineRule="auto"/>
        <w:jc w:val="both"/>
        <w:rPr>
          <w:rFonts w:ascii="Times New Roman" w:hAnsi="Times New Roman" w:cs="Times New Roman"/>
        </w:rPr>
      </w:pPr>
      <w:r>
        <w:rPr>
          <w:rFonts w:ascii="Times New Roman" w:hAnsi="Times New Roman" w:cs="Times New Roman"/>
          <w:noProof/>
        </w:rPr>
        <w:drawing>
          <wp:inline distT="0" distB="0" distL="0" distR="0" wp14:anchorId="0D270000" wp14:editId="4B4B0C4E">
            <wp:extent cx="5731510" cy="40551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ansport_cod_all_years_plots_by_month_1980_2017.pdf"/>
                    <pic:cNvPicPr/>
                  </pic:nvPicPr>
                  <pic:blipFill>
                    <a:blip r:embed="rId8">
                      <a:extLst>
                        <a:ext uri="{28A0092B-C50C-407E-A947-70E740481C1C}">
                          <a14:useLocalDpi xmlns:a14="http://schemas.microsoft.com/office/drawing/2010/main" val="0"/>
                        </a:ext>
                      </a:extLst>
                    </a:blip>
                    <a:stretch>
                      <a:fillRect/>
                    </a:stretch>
                  </pic:blipFill>
                  <pic:spPr>
                    <a:xfrm>
                      <a:off x="0" y="0"/>
                      <a:ext cx="5731510" cy="4055110"/>
                    </a:xfrm>
                    <a:prstGeom prst="rect">
                      <a:avLst/>
                    </a:prstGeom>
                  </pic:spPr>
                </pic:pic>
              </a:graphicData>
            </a:graphic>
          </wp:inline>
        </w:drawing>
      </w:r>
      <w:r w:rsidR="00F45AF5" w:rsidRPr="00C53617">
        <w:rPr>
          <w:rFonts w:ascii="Times New Roman" w:hAnsi="Times New Roman" w:cs="Times New Roman"/>
        </w:rPr>
        <w:br/>
      </w:r>
      <w:r w:rsidR="004E3BE8" w:rsidRPr="00C53617">
        <w:rPr>
          <w:rFonts w:ascii="Times New Roman" w:hAnsi="Times New Roman" w:cs="Times New Roman"/>
          <w:b/>
        </w:rPr>
        <w:t>Figure</w:t>
      </w:r>
      <w:r w:rsidR="004E3BE8">
        <w:rPr>
          <w:rFonts w:ascii="Times New Roman" w:hAnsi="Times New Roman" w:cs="Times New Roman"/>
          <w:b/>
        </w:rPr>
        <w:t xml:space="preserve">. </w:t>
      </w:r>
      <w:r w:rsidR="004E3BE8">
        <w:rPr>
          <w:rFonts w:ascii="Times New Roman" w:hAnsi="Times New Roman" w:cs="Times New Roman"/>
        </w:rPr>
        <w:t>Number of deaths by type of transport accident, month, sex and age group in the contiguous United States for 1980-2017</w:t>
      </w:r>
      <w:r w:rsidR="00AD4897">
        <w:rPr>
          <w:rFonts w:ascii="Times New Roman" w:hAnsi="Times New Roman" w:cs="Times New Roman"/>
        </w:rPr>
        <w:t>.</w:t>
      </w:r>
    </w:p>
    <w:p w14:paraId="0DA5F234" w14:textId="77777777" w:rsidR="004E3BE8" w:rsidRDefault="004E3BE8" w:rsidP="00733A35">
      <w:pPr>
        <w:spacing w:after="0" w:line="240" w:lineRule="auto"/>
        <w:jc w:val="both"/>
        <w:rPr>
          <w:rFonts w:ascii="Times New Roman" w:hAnsi="Times New Roman" w:cs="Times New Roman"/>
        </w:rPr>
      </w:pPr>
    </w:p>
    <w:p w14:paraId="0778A31F" w14:textId="4E8634D7" w:rsidR="00292188" w:rsidRPr="00C53617" w:rsidRDefault="00A963E0"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If these additional details are of interest, we would be happy to include them as supplementary figures and welcome suggestions for other injury sub-types as long as these remain sufficiently </w:t>
      </w:r>
      <w:r w:rsidR="00833CD8" w:rsidRPr="00C53617">
        <w:rPr>
          <w:rFonts w:ascii="Times New Roman" w:hAnsi="Times New Roman" w:cs="Times New Roman"/>
        </w:rPr>
        <w:t>large to allow robust inference.</w:t>
      </w:r>
    </w:p>
    <w:p w14:paraId="01B9ABD5" w14:textId="4B01B17E" w:rsidR="006978B9" w:rsidRPr="00C53617" w:rsidRDefault="006978B9" w:rsidP="00733A35">
      <w:pPr>
        <w:spacing w:after="0" w:line="240" w:lineRule="auto"/>
        <w:jc w:val="both"/>
        <w:rPr>
          <w:rFonts w:ascii="Times New Roman" w:hAnsi="Times New Roman" w:cs="Times New Roman"/>
        </w:rPr>
      </w:pPr>
    </w:p>
    <w:p w14:paraId="1B030193" w14:textId="72F8E1BD" w:rsidR="006978B9" w:rsidRPr="00C53617" w:rsidRDefault="00F979B6" w:rsidP="00733A35">
      <w:pPr>
        <w:spacing w:after="0" w:line="240" w:lineRule="auto"/>
        <w:jc w:val="both"/>
        <w:rPr>
          <w:rFonts w:ascii="Times New Roman" w:hAnsi="Times New Roman" w:cs="Times New Roman"/>
        </w:rPr>
      </w:pPr>
      <w:r>
        <w:rPr>
          <w:rFonts w:ascii="Times New Roman" w:hAnsi="Times New Roman" w:cs="Times New Roman"/>
        </w:rPr>
        <w:t>Finally, we</w:t>
      </w:r>
      <w:r w:rsidR="006978B9" w:rsidRPr="00C53617">
        <w:rPr>
          <w:rFonts w:ascii="Times New Roman" w:hAnsi="Times New Roman" w:cs="Times New Roman"/>
        </w:rPr>
        <w:t xml:space="preserve"> note that the great majority of studies focusing on chronic diseases have analysed all-cause mortality, all non-injury mortality, or at most all cardiorespiratory diseases</w:t>
      </w:r>
      <w:r w:rsidR="00517D4B" w:rsidRPr="00C53617">
        <w:rPr>
          <w:rFonts w:ascii="Times New Roman" w:hAnsi="Times New Roman" w:cs="Times New Roman"/>
        </w:rPr>
        <w:t>.</w:t>
      </w:r>
      <w:r w:rsidR="00DB187F"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Lancet","id":"ITEM-2","issue":"9991","issued":{"date-parts":[["2015"]]},"page":"369-375","title":"Mortality risk attributable to high and low ambient temperature: a multicountry observational study","type":"article-journal","volume":"386"},"uris":["http://www.mendeley.com/documents/?uuid=ec2ac118-d8e9-4d29-9116-d43210b3e1ca"]}],"mendeley":{"formattedCitation":"&lt;sup&gt;16,31&lt;/sup&gt;","plainTextFormattedCitation":"16,31","previouslyFormattedCitation":"&lt;sup&gt;16,31&lt;/sup&gt;"},"properties":{"noteIndex":0},"schema":"https://github.com/citation-style-language/schema/raw/master/csl-citation.json"}</w:instrText>
      </w:r>
      <w:r w:rsidR="00DB187F"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16,31</w:t>
      </w:r>
      <w:r w:rsidR="00DB187F" w:rsidRPr="00C53617">
        <w:rPr>
          <w:rFonts w:ascii="Times New Roman" w:hAnsi="Times New Roman" w:cs="Times New Roman"/>
        </w:rPr>
        <w:fldChar w:fldCharType="end"/>
      </w:r>
      <w:r w:rsidR="006978B9" w:rsidRPr="00C53617">
        <w:rPr>
          <w:rFonts w:ascii="Times New Roman" w:hAnsi="Times New Roman" w:cs="Times New Roman"/>
        </w:rPr>
        <w:t xml:space="preserve"> Our focus on specific injuries therefore provides substantially more detail</w:t>
      </w:r>
      <w:r w:rsidR="00BD52E8" w:rsidRPr="00C53617">
        <w:rPr>
          <w:rFonts w:ascii="Times New Roman" w:hAnsi="Times New Roman" w:cs="Times New Roman"/>
        </w:rPr>
        <w:t xml:space="preserve"> than is common in the field of climate change risk assessment</w:t>
      </w:r>
      <w:r w:rsidR="001D1C14" w:rsidRPr="00C53617">
        <w:rPr>
          <w:rFonts w:ascii="Times New Roman" w:hAnsi="Times New Roman" w:cs="Times New Roman"/>
        </w:rPr>
        <w:t xml:space="preserve">. </w:t>
      </w:r>
    </w:p>
    <w:p w14:paraId="0F9AAB91" w14:textId="77777777" w:rsidR="00292188" w:rsidRPr="00C53617" w:rsidRDefault="00292188" w:rsidP="00733A35">
      <w:pPr>
        <w:spacing w:after="0" w:line="240" w:lineRule="auto"/>
        <w:jc w:val="both"/>
        <w:rPr>
          <w:rFonts w:ascii="Times New Roman" w:hAnsi="Times New Roman" w:cs="Times New Roman"/>
        </w:rPr>
      </w:pPr>
    </w:p>
    <w:p w14:paraId="19F18685"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4. The ICD codes employed to categorise injuries (supplementary Table 1) also have several errors that require attention, especially as the authors view this as an important focus of distinction of this paper relative to previous publications in the field. The authors are referred to standard approaches to injury classification defined by the WHO and the CDC. Using the ICD 10 codes for illustration, some of the errors are noted below:</w:t>
      </w:r>
    </w:p>
    <w:p w14:paraId="61C24D18" w14:textId="77777777" w:rsidR="00C004EC" w:rsidRPr="00C53617" w:rsidRDefault="00C004EC" w:rsidP="00733A35">
      <w:pPr>
        <w:spacing w:after="0" w:line="240" w:lineRule="auto"/>
        <w:jc w:val="both"/>
        <w:rPr>
          <w:rFonts w:ascii="Times New Roman" w:hAnsi="Times New Roman" w:cs="Times New Roman"/>
          <w:b/>
        </w:rPr>
      </w:pPr>
    </w:p>
    <w:p w14:paraId="7614751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4a. The category ‘Unintentional’ currently includes Y10-Y34 which is the range for events of ‘undetermined intent’ and Y40-Y89 which relates to complications of medical and surgical care. These can be sizeable numbers of events which differ from standardised definitions of ‘unintentional injuries’. </w:t>
      </w:r>
    </w:p>
    <w:p w14:paraId="09DC2E33" w14:textId="4312DCDF" w:rsidR="00C004EC" w:rsidRPr="00C53617" w:rsidRDefault="00C004EC" w:rsidP="00733A35">
      <w:pPr>
        <w:spacing w:after="0" w:line="240" w:lineRule="auto"/>
        <w:jc w:val="both"/>
        <w:rPr>
          <w:rFonts w:ascii="Times New Roman" w:hAnsi="Times New Roman" w:cs="Times New Roman"/>
        </w:rPr>
      </w:pPr>
    </w:p>
    <w:p w14:paraId="7E28A980" w14:textId="54A5E125" w:rsidR="00A13C8F" w:rsidRPr="00C53617" w:rsidRDefault="0059448F" w:rsidP="00733A35">
      <w:pPr>
        <w:spacing w:after="0" w:line="240" w:lineRule="auto"/>
        <w:jc w:val="both"/>
        <w:rPr>
          <w:rFonts w:ascii="Times New Roman" w:hAnsi="Times New Roman" w:cs="Times New Roman"/>
        </w:rPr>
      </w:pPr>
      <w:r w:rsidRPr="00C53617">
        <w:rPr>
          <w:rFonts w:ascii="Times New Roman" w:hAnsi="Times New Roman" w:cs="Times New Roman"/>
        </w:rPr>
        <w:t>We agree with the Reviewer and have removed Y10-Y34 (undetermined intent), Y40-Y84 (medical and surgical care) and Y85-Y89 (sequelae of external causes) from Unintentional injuries and altered Table 1 accordingly (P. XX, Lines XX-XX).</w:t>
      </w:r>
      <w:r w:rsidR="00FC6891" w:rsidRPr="00C53617">
        <w:rPr>
          <w:rFonts w:ascii="Times New Roman" w:hAnsi="Times New Roman" w:cs="Times New Roman"/>
        </w:rPr>
        <w:t xml:space="preserve"> We have similarly altered the corresponding ICD9 codes.</w:t>
      </w:r>
    </w:p>
    <w:p w14:paraId="65C2F91E" w14:textId="77777777" w:rsidR="00A13C8F" w:rsidRPr="00C53617" w:rsidRDefault="00A13C8F" w:rsidP="00733A35">
      <w:pPr>
        <w:spacing w:after="0" w:line="240" w:lineRule="auto"/>
        <w:jc w:val="both"/>
        <w:rPr>
          <w:rFonts w:ascii="Times New Roman" w:hAnsi="Times New Roman" w:cs="Times New Roman"/>
        </w:rPr>
      </w:pPr>
    </w:p>
    <w:p w14:paraId="5EE51B57"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4b. The broader ‘intentional’ and more specific ‘assault’ injury type includes the codes ‘Y0-Y9’. This representation can be confusing but if this refers to Y10-Y98 (a likely interpretation), this specifically includes events of undetermined intent, legal interventions and operations of war (Y35-Y36), complications of medical and surgical care, sequalae of external causes and other supplementary factors. These codes are inconsistent with ‘intentional’ (X60-X84, X85-Y09) or ‘assault’ (X85-Y09). </w:t>
      </w:r>
    </w:p>
    <w:p w14:paraId="1656B705" w14:textId="2CCAE70D" w:rsidR="00C004EC" w:rsidRPr="00C53617" w:rsidRDefault="00C004EC" w:rsidP="00733A35">
      <w:pPr>
        <w:spacing w:after="0" w:line="240" w:lineRule="auto"/>
        <w:jc w:val="both"/>
        <w:rPr>
          <w:rFonts w:ascii="Times New Roman" w:hAnsi="Times New Roman" w:cs="Times New Roman"/>
          <w:b/>
        </w:rPr>
      </w:pPr>
    </w:p>
    <w:p w14:paraId="4850C95C" w14:textId="6ADD2FFD" w:rsidR="0059448F" w:rsidRPr="00C53617" w:rsidRDefault="0059448F" w:rsidP="00733A35">
      <w:pPr>
        <w:spacing w:after="0" w:line="240" w:lineRule="auto"/>
        <w:jc w:val="both"/>
        <w:rPr>
          <w:rFonts w:ascii="Times New Roman" w:hAnsi="Times New Roman" w:cs="Times New Roman"/>
        </w:rPr>
      </w:pPr>
      <w:r w:rsidRPr="00C53617">
        <w:rPr>
          <w:rFonts w:ascii="Times New Roman" w:hAnsi="Times New Roman" w:cs="Times New Roman"/>
        </w:rPr>
        <w:t>In Table 1 “Y0-Y9” should have been written “Y00-Y09”</w:t>
      </w:r>
      <w:r w:rsidR="00FC6891" w:rsidRPr="00C53617">
        <w:rPr>
          <w:rFonts w:ascii="Times New Roman" w:hAnsi="Times New Roman" w:cs="Times New Roman"/>
        </w:rPr>
        <w:t xml:space="preserve"> and has now been corrected. Legal intervention and operations of war (Y35-Y36) have now been removed from </w:t>
      </w:r>
      <w:r w:rsidR="00211494" w:rsidRPr="00C53617">
        <w:rPr>
          <w:rFonts w:ascii="Times New Roman" w:hAnsi="Times New Roman" w:cs="Times New Roman"/>
        </w:rPr>
        <w:t>i</w:t>
      </w:r>
      <w:r w:rsidR="00FC6891" w:rsidRPr="00C53617">
        <w:rPr>
          <w:rFonts w:ascii="Times New Roman" w:hAnsi="Times New Roman" w:cs="Times New Roman"/>
        </w:rPr>
        <w:t>ntentional injuries</w:t>
      </w:r>
      <w:r w:rsidR="00211494" w:rsidRPr="00C53617">
        <w:rPr>
          <w:rFonts w:ascii="Times New Roman" w:hAnsi="Times New Roman" w:cs="Times New Roman"/>
        </w:rPr>
        <w:t xml:space="preserve"> as correctly raised by the Reviewer</w:t>
      </w:r>
      <w:r w:rsidR="00FC6891" w:rsidRPr="00C53617">
        <w:rPr>
          <w:rFonts w:ascii="Times New Roman" w:hAnsi="Times New Roman" w:cs="Times New Roman"/>
        </w:rPr>
        <w:t xml:space="preserve">. We have similarly altered the corresponding ICD9 codes. </w:t>
      </w:r>
    </w:p>
    <w:p w14:paraId="28081CEE" w14:textId="77777777" w:rsidR="00A13C8F" w:rsidRPr="00C53617" w:rsidRDefault="00A13C8F" w:rsidP="00733A35">
      <w:pPr>
        <w:spacing w:after="0" w:line="240" w:lineRule="auto"/>
        <w:jc w:val="both"/>
        <w:rPr>
          <w:rFonts w:ascii="Times New Roman" w:hAnsi="Times New Roman" w:cs="Times New Roman"/>
          <w:b/>
        </w:rPr>
      </w:pPr>
    </w:p>
    <w:p w14:paraId="17B7E933"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5. The following typos in the abstract need to be amended: Line 23 – ‘intentional’ should be ‘unintentional’ - referring to transport, falls and drownings. Line 24 – ‘unintentional’ should be ‘intentional’ – referring to assault and suicide.</w:t>
      </w:r>
    </w:p>
    <w:p w14:paraId="057A0DB7" w14:textId="34DD2B5B" w:rsidR="00C004EC" w:rsidRPr="00C53617" w:rsidRDefault="00C004EC" w:rsidP="00733A35">
      <w:pPr>
        <w:spacing w:after="0" w:line="240" w:lineRule="auto"/>
        <w:jc w:val="both"/>
        <w:rPr>
          <w:rFonts w:ascii="Times New Roman" w:hAnsi="Times New Roman" w:cs="Times New Roman"/>
        </w:rPr>
      </w:pPr>
    </w:p>
    <w:p w14:paraId="23D52424" w14:textId="084F20AB" w:rsidR="0084014E" w:rsidRPr="00C53617" w:rsidRDefault="0084014E"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corrected </w:t>
      </w:r>
      <w:r w:rsidR="002B5F89" w:rsidRPr="00C53617">
        <w:rPr>
          <w:rFonts w:ascii="Times New Roman" w:hAnsi="Times New Roman" w:cs="Times New Roman"/>
        </w:rPr>
        <w:t>these</w:t>
      </w:r>
      <w:r w:rsidR="006D5223">
        <w:rPr>
          <w:rFonts w:ascii="Times New Roman" w:hAnsi="Times New Roman" w:cs="Times New Roman"/>
        </w:rPr>
        <w:t xml:space="preserve"> obvious</w:t>
      </w:r>
      <w:r w:rsidR="002B5F89" w:rsidRPr="00C53617">
        <w:rPr>
          <w:rFonts w:ascii="Times New Roman" w:hAnsi="Times New Roman" w:cs="Times New Roman"/>
        </w:rPr>
        <w:t xml:space="preserve"> </w:t>
      </w:r>
      <w:r w:rsidR="00AB7E39" w:rsidRPr="00C53617">
        <w:rPr>
          <w:rFonts w:ascii="Times New Roman" w:hAnsi="Times New Roman" w:cs="Times New Roman"/>
        </w:rPr>
        <w:t>typos which clearly had escaped our many readings of the abstract</w:t>
      </w:r>
      <w:r w:rsidR="002B5F89" w:rsidRPr="00C53617">
        <w:rPr>
          <w:rFonts w:ascii="Times New Roman" w:hAnsi="Times New Roman" w:cs="Times New Roman"/>
        </w:rPr>
        <w:t xml:space="preserve"> </w:t>
      </w:r>
      <w:r w:rsidRPr="00C53617">
        <w:rPr>
          <w:rFonts w:ascii="Times New Roman" w:hAnsi="Times New Roman" w:cs="Times New Roman"/>
        </w:rPr>
        <w:t>(P. XX, Lines XX-XX)</w:t>
      </w:r>
      <w:r w:rsidR="002B5F89" w:rsidRPr="00C53617">
        <w:rPr>
          <w:rFonts w:ascii="Times New Roman" w:hAnsi="Times New Roman" w:cs="Times New Roman"/>
        </w:rPr>
        <w:t>.</w:t>
      </w:r>
    </w:p>
    <w:p w14:paraId="7B6EED44" w14:textId="77777777" w:rsidR="00A13C8F" w:rsidRPr="00C53617" w:rsidRDefault="00A13C8F" w:rsidP="00733A35">
      <w:pPr>
        <w:spacing w:after="0" w:line="240" w:lineRule="auto"/>
        <w:jc w:val="both"/>
        <w:rPr>
          <w:rFonts w:ascii="Times New Roman" w:hAnsi="Times New Roman" w:cs="Times New Roman"/>
        </w:rPr>
      </w:pPr>
    </w:p>
    <w:p w14:paraId="366CE43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6. Information on how seasonality would influence injury deaths/rates is not clear from the main article, although the supplemental Figure provides more confidence regarding this. Without that evidence, readers could be left wondering if a 1 degree warmer temperature in winter and summer months are associated with similar changes in injury deaths. At least hypothetically, there could be important interactions involved here, and the supplemental figures suggests this could be important for drowning and possibly some other categories of injuries.</w:t>
      </w:r>
    </w:p>
    <w:p w14:paraId="264F13B4" w14:textId="7D078FB9" w:rsidR="0084014E" w:rsidRPr="00C53617" w:rsidRDefault="0084014E" w:rsidP="00733A35">
      <w:pPr>
        <w:spacing w:after="0" w:line="240" w:lineRule="auto"/>
        <w:jc w:val="both"/>
        <w:rPr>
          <w:rFonts w:ascii="Times New Roman" w:hAnsi="Times New Roman" w:cs="Times New Roman"/>
        </w:rPr>
      </w:pPr>
    </w:p>
    <w:p w14:paraId="7B26ED8A" w14:textId="41973B1D" w:rsidR="0084014E" w:rsidRPr="00C53617" w:rsidRDefault="00D2484A"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The seasonality of death rates </w:t>
      </w:r>
      <w:proofErr w:type="gramStart"/>
      <w:r w:rsidRPr="00C53617">
        <w:rPr>
          <w:rFonts w:ascii="Times New Roman" w:hAnsi="Times New Roman" w:cs="Times New Roman"/>
        </w:rPr>
        <w:t>are</w:t>
      </w:r>
      <w:proofErr w:type="gramEnd"/>
      <w:r w:rsidRPr="00C53617">
        <w:rPr>
          <w:rFonts w:ascii="Times New Roman" w:hAnsi="Times New Roman" w:cs="Times New Roman"/>
        </w:rPr>
        <w:t xml:space="preserve"> shown in Figure 1 of the main paper. And as </w:t>
      </w:r>
      <w:r w:rsidR="0084014E" w:rsidRPr="00C53617">
        <w:rPr>
          <w:rFonts w:ascii="Times New Roman" w:hAnsi="Times New Roman" w:cs="Times New Roman"/>
        </w:rPr>
        <w:t>stated</w:t>
      </w:r>
      <w:r w:rsidRPr="00C53617">
        <w:rPr>
          <w:rFonts w:ascii="Times New Roman" w:hAnsi="Times New Roman" w:cs="Times New Roman"/>
        </w:rPr>
        <w:t xml:space="preserve"> by the </w:t>
      </w:r>
      <w:r w:rsidR="00211494" w:rsidRPr="00C53617">
        <w:rPr>
          <w:rFonts w:ascii="Times New Roman" w:hAnsi="Times New Roman" w:cs="Times New Roman"/>
        </w:rPr>
        <w:t>R</w:t>
      </w:r>
      <w:r w:rsidRPr="00C53617">
        <w:rPr>
          <w:rFonts w:ascii="Times New Roman" w:hAnsi="Times New Roman" w:cs="Times New Roman"/>
        </w:rPr>
        <w:t>eviewer</w:t>
      </w:r>
      <w:r w:rsidR="0084014E" w:rsidRPr="00C53617">
        <w:rPr>
          <w:rFonts w:ascii="Times New Roman" w:hAnsi="Times New Roman" w:cs="Times New Roman"/>
        </w:rPr>
        <w:t xml:space="preserve">, Figure </w:t>
      </w:r>
      <w:r w:rsidR="006627EC">
        <w:rPr>
          <w:rFonts w:ascii="Times New Roman" w:hAnsi="Times New Roman" w:cs="Times New Roman"/>
        </w:rPr>
        <w:t>5</w:t>
      </w:r>
      <w:r w:rsidR="0084014E" w:rsidRPr="00C53617">
        <w:rPr>
          <w:rFonts w:ascii="Times New Roman" w:hAnsi="Times New Roman" w:cs="Times New Roman"/>
        </w:rPr>
        <w:t xml:space="preserve"> </w:t>
      </w:r>
      <w:r w:rsidR="006D5223">
        <w:rPr>
          <w:rFonts w:ascii="Times New Roman" w:hAnsi="Times New Roman" w:cs="Times New Roman"/>
        </w:rPr>
        <w:t xml:space="preserve">(previously Supplementary Figure </w:t>
      </w:r>
      <w:r w:rsidR="00FA78E3">
        <w:rPr>
          <w:rFonts w:ascii="Times New Roman" w:hAnsi="Times New Roman" w:cs="Times New Roman"/>
        </w:rPr>
        <w:t>1</w:t>
      </w:r>
      <w:r w:rsidR="006D5223">
        <w:rPr>
          <w:rFonts w:ascii="Times New Roman" w:hAnsi="Times New Roman" w:cs="Times New Roman"/>
        </w:rPr>
        <w:t xml:space="preserve">) </w:t>
      </w:r>
      <w:r w:rsidRPr="00C53617">
        <w:rPr>
          <w:rFonts w:ascii="Times New Roman" w:hAnsi="Times New Roman" w:cs="Times New Roman"/>
        </w:rPr>
        <w:t xml:space="preserve">further </w:t>
      </w:r>
      <w:r w:rsidR="0084014E" w:rsidRPr="00C53617">
        <w:rPr>
          <w:rFonts w:ascii="Times New Roman" w:hAnsi="Times New Roman" w:cs="Times New Roman"/>
        </w:rPr>
        <w:t>sho</w:t>
      </w:r>
      <w:r w:rsidRPr="00C53617">
        <w:rPr>
          <w:rFonts w:ascii="Times New Roman" w:hAnsi="Times New Roman" w:cs="Times New Roman"/>
        </w:rPr>
        <w:t xml:space="preserve">ws that the </w:t>
      </w:r>
      <w:r w:rsidRPr="00C53617">
        <w:rPr>
          <w:rFonts w:ascii="Times New Roman" w:hAnsi="Times New Roman" w:cs="Times New Roman"/>
          <w:i/>
        </w:rPr>
        <w:t>proportional</w:t>
      </w:r>
      <w:r w:rsidRPr="00C53617">
        <w:rPr>
          <w:rFonts w:ascii="Times New Roman" w:hAnsi="Times New Roman" w:cs="Times New Roman"/>
        </w:rPr>
        <w:t xml:space="preserve"> effect of temperature varies</w:t>
      </w:r>
      <w:r w:rsidR="0084014E" w:rsidRPr="00C53617">
        <w:rPr>
          <w:rFonts w:ascii="Times New Roman" w:hAnsi="Times New Roman" w:cs="Times New Roman"/>
        </w:rPr>
        <w:t xml:space="preserve"> by </w:t>
      </w:r>
      <w:r w:rsidR="004067DB">
        <w:rPr>
          <w:rFonts w:ascii="Times New Roman" w:hAnsi="Times New Roman" w:cs="Times New Roman"/>
        </w:rPr>
        <w:t>age</w:t>
      </w:r>
      <w:r w:rsidR="0084014E" w:rsidRPr="00C53617">
        <w:rPr>
          <w:rFonts w:ascii="Times New Roman" w:hAnsi="Times New Roman" w:cs="Times New Roman"/>
        </w:rPr>
        <w:t xml:space="preserve"> (as well as </w:t>
      </w:r>
      <w:r w:rsidRPr="00C53617">
        <w:rPr>
          <w:rFonts w:ascii="Times New Roman" w:hAnsi="Times New Roman" w:cs="Times New Roman"/>
        </w:rPr>
        <w:t xml:space="preserve">by </w:t>
      </w:r>
      <w:r w:rsidR="004067DB">
        <w:rPr>
          <w:rFonts w:ascii="Times New Roman" w:hAnsi="Times New Roman" w:cs="Times New Roman"/>
        </w:rPr>
        <w:t>month</w:t>
      </w:r>
      <w:r w:rsidR="0084014E" w:rsidRPr="00C53617">
        <w:rPr>
          <w:rFonts w:ascii="Times New Roman" w:hAnsi="Times New Roman" w:cs="Times New Roman"/>
        </w:rPr>
        <w:t xml:space="preserve"> as se</w:t>
      </w:r>
      <w:r w:rsidRPr="00C53617">
        <w:rPr>
          <w:rFonts w:ascii="Times New Roman" w:hAnsi="Times New Roman" w:cs="Times New Roman"/>
        </w:rPr>
        <w:t xml:space="preserve">en in Figure </w:t>
      </w:r>
      <w:r w:rsidR="004067DB">
        <w:rPr>
          <w:rFonts w:ascii="Times New Roman" w:hAnsi="Times New Roman" w:cs="Times New Roman"/>
        </w:rPr>
        <w:t>5</w:t>
      </w:r>
      <w:r w:rsidR="006D5223">
        <w:rPr>
          <w:rFonts w:ascii="Times New Roman" w:hAnsi="Times New Roman" w:cs="Times New Roman"/>
        </w:rPr>
        <w:t xml:space="preserve"> (previously Supplementary Figure </w:t>
      </w:r>
      <w:r w:rsidR="004067DB">
        <w:rPr>
          <w:rFonts w:ascii="Times New Roman" w:hAnsi="Times New Roman" w:cs="Times New Roman"/>
        </w:rPr>
        <w:t>2</w:t>
      </w:r>
      <w:r w:rsidR="006D5223">
        <w:rPr>
          <w:rFonts w:ascii="Times New Roman" w:hAnsi="Times New Roman" w:cs="Times New Roman"/>
        </w:rPr>
        <w:t>)</w:t>
      </w:r>
      <w:r w:rsidRPr="00C53617">
        <w:rPr>
          <w:rFonts w:ascii="Times New Roman" w:hAnsi="Times New Roman" w:cs="Times New Roman"/>
        </w:rPr>
        <w:t>).</w:t>
      </w:r>
      <w:r w:rsidR="0084014E" w:rsidRPr="00C53617">
        <w:rPr>
          <w:rFonts w:ascii="Times New Roman" w:hAnsi="Times New Roman" w:cs="Times New Roman"/>
        </w:rPr>
        <w:t xml:space="preserve"> </w:t>
      </w:r>
      <w:r w:rsidRPr="00C53617">
        <w:rPr>
          <w:rFonts w:ascii="Times New Roman" w:hAnsi="Times New Roman" w:cs="Times New Roman"/>
        </w:rPr>
        <w:t xml:space="preserve">The two factors – seasonality of death rates and seasonality of proportional effect of temperature – lead to substantial monthly variation in the </w:t>
      </w:r>
      <w:r w:rsidRPr="00C53617">
        <w:rPr>
          <w:rFonts w:ascii="Times New Roman" w:hAnsi="Times New Roman" w:cs="Times New Roman"/>
          <w:i/>
        </w:rPr>
        <w:t>absolute</w:t>
      </w:r>
      <w:r w:rsidRPr="00C53617">
        <w:rPr>
          <w:rFonts w:ascii="Times New Roman" w:hAnsi="Times New Roman" w:cs="Times New Roman"/>
        </w:rPr>
        <w:t xml:space="preserve"> effects of an anomalously warm year, seen in Figure </w:t>
      </w:r>
      <w:r w:rsidR="003D758C">
        <w:rPr>
          <w:rFonts w:ascii="Times New Roman" w:hAnsi="Times New Roman" w:cs="Times New Roman"/>
        </w:rPr>
        <w:t>4</w:t>
      </w:r>
      <w:r w:rsidRPr="00C53617">
        <w:rPr>
          <w:rFonts w:ascii="Times New Roman" w:hAnsi="Times New Roman" w:cs="Times New Roman"/>
        </w:rPr>
        <w:t xml:space="preserve"> of the main paper. </w:t>
      </w:r>
      <w:r w:rsidR="0084014E" w:rsidRPr="00C53617">
        <w:rPr>
          <w:rFonts w:ascii="Times New Roman" w:hAnsi="Times New Roman" w:cs="Times New Roman"/>
        </w:rPr>
        <w:t xml:space="preserve">We </w:t>
      </w:r>
      <w:r w:rsidRPr="00C53617">
        <w:rPr>
          <w:rFonts w:ascii="Times New Roman" w:hAnsi="Times New Roman" w:cs="Times New Roman"/>
        </w:rPr>
        <w:t>have</w:t>
      </w:r>
      <w:r w:rsidR="0084014E" w:rsidRPr="00C53617">
        <w:rPr>
          <w:rFonts w:ascii="Times New Roman" w:hAnsi="Times New Roman" w:cs="Times New Roman"/>
        </w:rPr>
        <w:t xml:space="preserve"> move</w:t>
      </w:r>
      <w:r w:rsidRPr="00C53617">
        <w:rPr>
          <w:rFonts w:ascii="Times New Roman" w:hAnsi="Times New Roman" w:cs="Times New Roman"/>
        </w:rPr>
        <w:t>d the supplementary</w:t>
      </w:r>
      <w:r w:rsidR="0084014E" w:rsidRPr="00C53617">
        <w:rPr>
          <w:rFonts w:ascii="Times New Roman" w:hAnsi="Times New Roman" w:cs="Times New Roman"/>
        </w:rPr>
        <w:t xml:space="preserve"> figures to the main paper, </w:t>
      </w:r>
      <w:r w:rsidRPr="00C53617">
        <w:rPr>
          <w:rFonts w:ascii="Times New Roman" w:hAnsi="Times New Roman" w:cs="Times New Roman"/>
        </w:rPr>
        <w:t xml:space="preserve">and moved the older Figure </w:t>
      </w:r>
      <w:r w:rsidR="002D2166">
        <w:rPr>
          <w:rFonts w:ascii="Times New Roman" w:hAnsi="Times New Roman" w:cs="Times New Roman"/>
        </w:rPr>
        <w:t>3</w:t>
      </w:r>
      <w:r w:rsidRPr="00C53617">
        <w:rPr>
          <w:rFonts w:ascii="Times New Roman" w:hAnsi="Times New Roman" w:cs="Times New Roman"/>
        </w:rPr>
        <w:t xml:space="preserve"> to the supplement.</w:t>
      </w:r>
      <w:r w:rsidR="0084014E" w:rsidRPr="00C53617">
        <w:rPr>
          <w:rFonts w:ascii="Times New Roman" w:hAnsi="Times New Roman" w:cs="Times New Roman"/>
        </w:rPr>
        <w:t xml:space="preserve"> </w:t>
      </w:r>
      <w:r w:rsidR="006978B9" w:rsidRPr="00C53617">
        <w:rPr>
          <w:rFonts w:ascii="Times New Roman" w:hAnsi="Times New Roman" w:cs="Times New Roman"/>
        </w:rPr>
        <w:t>We would of course be happy to further reorganise figures if it increases clarity.</w:t>
      </w:r>
    </w:p>
    <w:p w14:paraId="7A6542E1" w14:textId="74018D4C" w:rsidR="0084014E" w:rsidRPr="00C53617" w:rsidRDefault="0084014E" w:rsidP="00733A35">
      <w:pPr>
        <w:spacing w:after="0" w:line="240" w:lineRule="auto"/>
        <w:jc w:val="both"/>
        <w:rPr>
          <w:rFonts w:ascii="Times New Roman" w:hAnsi="Times New Roman" w:cs="Times New Roman"/>
        </w:rPr>
      </w:pPr>
    </w:p>
    <w:p w14:paraId="3284D1D6"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7. It would be helpful to clarify why Alaska and Hawaii, two states which have contextual factors that could have particularly important ramifications for temperature-sensitive injury events, excluded from the modelling exercise. </w:t>
      </w:r>
    </w:p>
    <w:p w14:paraId="2C72DECD" w14:textId="699146C2" w:rsidR="00C004EC" w:rsidRPr="00C53617" w:rsidRDefault="00C004EC" w:rsidP="00733A35">
      <w:pPr>
        <w:spacing w:after="0" w:line="240" w:lineRule="auto"/>
        <w:jc w:val="both"/>
        <w:rPr>
          <w:rFonts w:ascii="Times New Roman" w:hAnsi="Times New Roman" w:cs="Times New Roman"/>
        </w:rPr>
      </w:pPr>
    </w:p>
    <w:p w14:paraId="05546077" w14:textId="576D659E" w:rsidR="00A13C8F" w:rsidRPr="00C53617" w:rsidRDefault="009C410A"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clarified in the revised </w:t>
      </w:r>
      <w:r w:rsidR="006978B9" w:rsidRPr="00C53617">
        <w:rPr>
          <w:rFonts w:ascii="Times New Roman" w:hAnsi="Times New Roman" w:cs="Times New Roman"/>
        </w:rPr>
        <w:t>paper (P. XX).</w:t>
      </w:r>
      <w:r w:rsidR="00BD52E8" w:rsidRPr="00C53617">
        <w:rPr>
          <w:rFonts w:ascii="Times New Roman" w:hAnsi="Times New Roman" w:cs="Times New Roman"/>
        </w:rPr>
        <w:t xml:space="preserve"> In brief, weather patterns</w:t>
      </w:r>
      <w:r w:rsidRPr="00C53617">
        <w:rPr>
          <w:rFonts w:ascii="Times New Roman" w:hAnsi="Times New Roman" w:cs="Times New Roman"/>
        </w:rPr>
        <w:t xml:space="preserve"> in these distant states (which ma</w:t>
      </w:r>
      <w:r w:rsidR="006D5223">
        <w:rPr>
          <w:rFonts w:ascii="Times New Roman" w:hAnsi="Times New Roman" w:cs="Times New Roman"/>
        </w:rPr>
        <w:t>de up</w:t>
      </w:r>
      <w:r w:rsidRPr="00C53617">
        <w:rPr>
          <w:rFonts w:ascii="Times New Roman" w:hAnsi="Times New Roman" w:cs="Times New Roman"/>
        </w:rPr>
        <w:t xml:space="preserve"> </w:t>
      </w:r>
      <w:r w:rsidR="006E298B">
        <w:rPr>
          <w:rFonts w:ascii="Times New Roman" w:hAnsi="Times New Roman" w:cs="Times New Roman"/>
        </w:rPr>
        <w:t>0.5</w:t>
      </w:r>
      <w:r w:rsidRPr="00C53617">
        <w:rPr>
          <w:rFonts w:ascii="Times New Roman" w:hAnsi="Times New Roman" w:cs="Times New Roman"/>
        </w:rPr>
        <w:t>% of the US population</w:t>
      </w:r>
      <w:r w:rsidR="006D5223">
        <w:rPr>
          <w:rFonts w:ascii="Times New Roman" w:hAnsi="Times New Roman" w:cs="Times New Roman"/>
        </w:rPr>
        <w:t xml:space="preserve"> in 2017</w:t>
      </w:r>
      <w:r w:rsidRPr="00C53617">
        <w:rPr>
          <w:rFonts w:ascii="Times New Roman" w:hAnsi="Times New Roman" w:cs="Times New Roman"/>
        </w:rPr>
        <w:t>) are distinct from the contiguous USA so in practice it is like dealing with other countries. Methodologically, including them would require assumptions about their “adjacent” states in a spatial model (we would for example have to assume that Alaska is adjacent to Washington State and Hawaii to California).</w:t>
      </w:r>
      <w:r w:rsidR="00C72E05"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{"citationItems":[{"id":"ITEM-1","itemData":{"DOI":"10.1111/rssc.12157","ISSN":"14679876","author":[{"dropping-particle":"","family":"Foreman","given":"Kyle J.","non-dropping-particle":"","parse-names":false,"suffix":""},{"dropping-particle":"","family":"Li","given":"Guangquan","non-dropping-particle":"","parse-names":false,"suffix":""},{"dropping-particle":"","family":"Best","given":"Nicky","non-dropping-particle":"","parse-names":false,"suffix":""},{"dropping-particle":"","family":"Ezzati","given":"Majid","non-dropping-particle":"","parse-names":false,"suffix":""}],"container-title":"Journal of the Royal Statistical Society. Series C: Applied Statistics","id":"ITEM-1","issued":{"date-parts":[["2017"]]},"title":"Small area forecasts of cause-specific mortality: application of a Bayesian hierarchical model to US vital registration data","type":"article-journal"},"uris":["http://www.mendeley.com/documents/?uuid=2aeb6a7d-c088-49cc-a9a4-88ccb6fd9ce1"]}],"mendeley":{"formattedCitation":"&lt;sup&gt;32&lt;/sup&gt;","plainTextFormattedCitation":"32","previouslyFormattedCitation":"&lt;sup&gt;32&lt;/sup&gt;"},"properties":{"noteIndex":0},"schema":"https://github.com/citation-style-language/schema/raw/master/csl-citation.json"}</w:instrText>
      </w:r>
      <w:r w:rsidR="00C72E05"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32</w:t>
      </w:r>
      <w:r w:rsidR="00C72E05" w:rsidRPr="00C53617">
        <w:rPr>
          <w:rFonts w:ascii="Times New Roman" w:hAnsi="Times New Roman" w:cs="Times New Roman"/>
        </w:rPr>
        <w:fldChar w:fldCharType="end"/>
      </w:r>
      <w:r w:rsidRPr="00C53617">
        <w:rPr>
          <w:rFonts w:ascii="Times New Roman" w:hAnsi="Times New Roman" w:cs="Times New Roman"/>
        </w:rPr>
        <w:t xml:space="preserve"> For both reasons, we prefer to restrict the analysis to the contiguous US but would be happy to do otherwise if that is considered of particular interest; doing so would be only a matter of re-running the model</w:t>
      </w:r>
      <w:r w:rsidR="00ED4EEA" w:rsidRPr="00C53617">
        <w:rPr>
          <w:rFonts w:ascii="Times New Roman" w:hAnsi="Times New Roman" w:cs="Times New Roman"/>
        </w:rPr>
        <w:t>s</w:t>
      </w:r>
      <w:r w:rsidRPr="00C53617">
        <w:rPr>
          <w:rFonts w:ascii="Times New Roman" w:hAnsi="Times New Roman" w:cs="Times New Roman"/>
        </w:rPr>
        <w:t xml:space="preserve"> with data from these two states.</w:t>
      </w:r>
    </w:p>
    <w:p w14:paraId="15BA2E82" w14:textId="77777777" w:rsidR="00A13C8F" w:rsidRPr="00C53617" w:rsidRDefault="00A13C8F" w:rsidP="00733A35">
      <w:pPr>
        <w:spacing w:after="0" w:line="240" w:lineRule="auto"/>
        <w:jc w:val="both"/>
        <w:rPr>
          <w:rFonts w:ascii="Times New Roman" w:hAnsi="Times New Roman" w:cs="Times New Roman"/>
        </w:rPr>
      </w:pPr>
    </w:p>
    <w:p w14:paraId="731E28C5" w14:textId="4DDA3311" w:rsidR="000D1BE2" w:rsidRPr="00C53617" w:rsidRDefault="00C004EC" w:rsidP="00733A35">
      <w:pPr>
        <w:spacing w:after="0" w:line="240" w:lineRule="auto"/>
        <w:jc w:val="both"/>
        <w:rPr>
          <w:rFonts w:ascii="Times New Roman" w:hAnsi="Times New Roman" w:cs="Times New Roman"/>
        </w:rPr>
      </w:pPr>
      <w:r w:rsidRPr="00C53617">
        <w:rPr>
          <w:rFonts w:ascii="Times New Roman" w:hAnsi="Times New Roman" w:cs="Times New Roman"/>
          <w:b/>
        </w:rPr>
        <w:t>It is hoped these suggestions will help the authors review their research approach and analysis to enhance the significance and comprehensiveness of their evaluation.</w:t>
      </w:r>
    </w:p>
    <w:p w14:paraId="0AF0351A" w14:textId="77777777" w:rsidR="0084698F" w:rsidRPr="00C53617" w:rsidRDefault="0084698F" w:rsidP="00733A35">
      <w:pPr>
        <w:spacing w:after="0" w:line="240" w:lineRule="auto"/>
        <w:jc w:val="both"/>
        <w:rPr>
          <w:rFonts w:ascii="Times New Roman" w:hAnsi="Times New Roman" w:cs="Times New Roman"/>
        </w:rPr>
      </w:pPr>
    </w:p>
    <w:p w14:paraId="7716346F" w14:textId="77777777" w:rsidR="00B3017D"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Reviewer #3</w:t>
      </w:r>
    </w:p>
    <w:p w14:paraId="21FF22CF" w14:textId="30527773"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1. With the sample sizes available here, interval estimates will be tight and very</w:t>
      </w:r>
      <w:r w:rsidR="00C72E05" w:rsidRPr="00C53617">
        <w:rPr>
          <w:rFonts w:ascii="Times New Roman" w:hAnsi="Times New Roman" w:cs="Times New Roman"/>
          <w:b/>
        </w:rPr>
        <w:t xml:space="preserve"> </w:t>
      </w:r>
      <w:r w:rsidRPr="00C53617">
        <w:rPr>
          <w:rFonts w:ascii="Times New Roman" w:hAnsi="Times New Roman" w:cs="Times New Roman"/>
          <w:b/>
        </w:rPr>
        <w:t>small departures from null values will be detectable. The question is are these</w:t>
      </w:r>
      <w:r w:rsidR="00C72E05" w:rsidRPr="00C53617">
        <w:rPr>
          <w:rFonts w:ascii="Times New Roman" w:hAnsi="Times New Roman" w:cs="Times New Roman"/>
          <w:b/>
        </w:rPr>
        <w:t xml:space="preserve"> </w:t>
      </w:r>
      <w:r w:rsidRPr="00C53617">
        <w:rPr>
          <w:rFonts w:ascii="Times New Roman" w:hAnsi="Times New Roman" w:cs="Times New Roman"/>
          <w:b/>
        </w:rPr>
        <w:t>real, or just</w:t>
      </w:r>
      <w:r w:rsidR="00C72E05" w:rsidRPr="00C53617">
        <w:rPr>
          <w:rFonts w:ascii="Times New Roman" w:hAnsi="Times New Roman" w:cs="Times New Roman"/>
          <w:b/>
        </w:rPr>
        <w:t xml:space="preserve"> </w:t>
      </w:r>
      <w:r w:rsidRPr="00C53617">
        <w:rPr>
          <w:rFonts w:ascii="Times New Roman" w:hAnsi="Times New Roman" w:cs="Times New Roman"/>
          <w:b/>
        </w:rPr>
        <w:t>confounding? Is there another cause of death that could be included</w:t>
      </w:r>
      <w:r w:rsidR="00C72E05" w:rsidRPr="00C53617">
        <w:rPr>
          <w:rFonts w:ascii="Times New Roman" w:hAnsi="Times New Roman" w:cs="Times New Roman"/>
          <w:b/>
        </w:rPr>
        <w:t xml:space="preserve"> </w:t>
      </w:r>
      <w:r w:rsidRPr="00C53617">
        <w:rPr>
          <w:rFonts w:ascii="Times New Roman" w:hAnsi="Times New Roman" w:cs="Times New Roman"/>
          <w:b/>
        </w:rPr>
        <w:t>as a control,</w:t>
      </w:r>
      <w:r w:rsidR="00C72E05" w:rsidRPr="00C53617">
        <w:rPr>
          <w:rFonts w:ascii="Times New Roman" w:hAnsi="Times New Roman" w:cs="Times New Roman"/>
          <w:b/>
        </w:rPr>
        <w:t xml:space="preserve"> </w:t>
      </w:r>
      <w:r w:rsidRPr="00C53617">
        <w:rPr>
          <w:rFonts w:ascii="Times New Roman" w:hAnsi="Times New Roman" w:cs="Times New Roman"/>
          <w:b/>
        </w:rPr>
        <w:t xml:space="preserve">something that should have no </w:t>
      </w:r>
      <w:r w:rsidRPr="00C53617">
        <w:rPr>
          <w:rFonts w:ascii="Times New Roman" w:hAnsi="Times New Roman" w:cs="Times New Roman"/>
          <w:b/>
        </w:rPr>
        <w:lastRenderedPageBreak/>
        <w:t>association with anomalous warm</w:t>
      </w:r>
      <w:r w:rsidR="00C72E05" w:rsidRPr="00C53617">
        <w:rPr>
          <w:rFonts w:ascii="Times New Roman" w:hAnsi="Times New Roman" w:cs="Times New Roman"/>
          <w:b/>
        </w:rPr>
        <w:t xml:space="preserve"> t</w:t>
      </w:r>
      <w:r w:rsidRPr="00C53617">
        <w:rPr>
          <w:rFonts w:ascii="Times New Roman" w:hAnsi="Times New Roman" w:cs="Times New Roman"/>
          <w:b/>
        </w:rPr>
        <w:t>emperatures? If such an analysis revealed no association, it would give credibility</w:t>
      </w:r>
      <w:r w:rsidR="00C72E05" w:rsidRPr="00C53617">
        <w:rPr>
          <w:rFonts w:ascii="Times New Roman" w:hAnsi="Times New Roman" w:cs="Times New Roman"/>
          <w:b/>
        </w:rPr>
        <w:t xml:space="preserve"> </w:t>
      </w:r>
      <w:r w:rsidRPr="00C53617">
        <w:rPr>
          <w:rFonts w:ascii="Times New Roman" w:hAnsi="Times New Roman" w:cs="Times New Roman"/>
          <w:b/>
        </w:rPr>
        <w:t>to the injury deaths results.</w:t>
      </w:r>
    </w:p>
    <w:p w14:paraId="14AD9E16" w14:textId="4AC3EF28" w:rsidR="00A13C8F" w:rsidRPr="00C53617" w:rsidRDefault="00A13C8F" w:rsidP="00733A35">
      <w:pPr>
        <w:spacing w:after="0" w:line="240" w:lineRule="auto"/>
        <w:jc w:val="both"/>
        <w:rPr>
          <w:rFonts w:ascii="Times New Roman" w:hAnsi="Times New Roman" w:cs="Times New Roman"/>
        </w:rPr>
      </w:pPr>
    </w:p>
    <w:p w14:paraId="02EAA4D0" w14:textId="7E901B5E" w:rsidR="00842939" w:rsidRPr="00C53617" w:rsidRDefault="009C410A" w:rsidP="00733A35">
      <w:pPr>
        <w:spacing w:after="0" w:line="240" w:lineRule="auto"/>
        <w:jc w:val="both"/>
        <w:rPr>
          <w:rFonts w:ascii="Times New Roman" w:hAnsi="Times New Roman" w:cs="Times New Roman"/>
        </w:rPr>
      </w:pPr>
      <w:r w:rsidRPr="00C53617">
        <w:rPr>
          <w:rFonts w:ascii="Times New Roman" w:hAnsi="Times New Roman" w:cs="Times New Roman"/>
        </w:rPr>
        <w:t>This is a thoughtful suggestion</w:t>
      </w:r>
      <w:r w:rsidR="00A85B0A" w:rsidRPr="00C53617">
        <w:rPr>
          <w:rFonts w:ascii="Times New Roman" w:hAnsi="Times New Roman" w:cs="Times New Roman"/>
        </w:rPr>
        <w:t xml:space="preserve"> to test the robustness of our results and we have conducted the suggested analysis. </w:t>
      </w:r>
      <w:r w:rsidR="00BD52E8" w:rsidRPr="00C53617">
        <w:rPr>
          <w:rFonts w:ascii="Times New Roman" w:hAnsi="Times New Roman" w:cs="Times New Roman"/>
        </w:rPr>
        <w:t xml:space="preserve">The graphs below show associations between monthly temperature anomaly and death rates from cancers (for which we do not expect a relationship) as well as various cardio-respiratory conditions (for which we do expect a relationship) in models identical to the one used for injuries. As seen, the model detects no association for cancers and an association for cardio-respiratory conditions, </w:t>
      </w:r>
      <w:r w:rsidR="00BD52E8" w:rsidRPr="00885F71">
        <w:rPr>
          <w:rFonts w:ascii="Times New Roman" w:hAnsi="Times New Roman" w:cs="Times New Roman"/>
          <w:highlight w:val="yellow"/>
        </w:rPr>
        <w:t>with harmful impacts in the summer and beneficial impacts in winter which is the expected result</w:t>
      </w:r>
      <w:r w:rsidR="00BD52E8" w:rsidRPr="00C53617">
        <w:rPr>
          <w:rFonts w:ascii="Times New Roman" w:hAnsi="Times New Roman" w:cs="Times New Roman"/>
        </w:rPr>
        <w:t>.</w:t>
      </w:r>
    </w:p>
    <w:p w14:paraId="7976D9F5" w14:textId="77777777" w:rsidR="00842939" w:rsidRPr="00C53617" w:rsidRDefault="00842939" w:rsidP="00733A35">
      <w:pPr>
        <w:jc w:val="both"/>
        <w:rPr>
          <w:rFonts w:ascii="Times New Roman" w:hAnsi="Times New Roman" w:cs="Times New Roman"/>
        </w:rPr>
      </w:pPr>
      <w:r w:rsidRPr="00C53617">
        <w:rPr>
          <w:rFonts w:ascii="Times New Roman" w:hAnsi="Times New Roman" w:cs="Times New Roman"/>
        </w:rPr>
        <w:br w:type="page"/>
      </w:r>
    </w:p>
    <w:p w14:paraId="4E73F5FA" w14:textId="77777777" w:rsidR="00720583" w:rsidRPr="00C53617" w:rsidRDefault="00842939" w:rsidP="00733A35">
      <w:pPr>
        <w:keepNext/>
        <w:spacing w:after="0" w:line="240" w:lineRule="auto"/>
        <w:jc w:val="both"/>
        <w:rPr>
          <w:rFonts w:ascii="Times New Roman" w:hAnsi="Times New Roman" w:cs="Times New Roman"/>
        </w:rPr>
      </w:pPr>
      <w:r w:rsidRPr="00C53617">
        <w:rPr>
          <w:rFonts w:ascii="Times New Roman" w:hAnsi="Times New Roman" w:cs="Times New Roman"/>
          <w:noProof/>
          <w:lang w:eastAsia="en-GB"/>
        </w:rPr>
        <w:lastRenderedPageBreak/>
        <w:drawing>
          <wp:inline distT="0" distB="0" distL="0" distR="0" wp14:anchorId="52D5B14C" wp14:editId="68D36F48">
            <wp:extent cx="6014743" cy="85015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A_rate_pred_type1d_1980_2016_t2m_meanc3_all_excess_risk_freescale_fast_contig.pdf"/>
                    <pic:cNvPicPr/>
                  </pic:nvPicPr>
                  <pic:blipFill>
                    <a:blip r:embed="rId9">
                      <a:extLst>
                        <a:ext uri="{28A0092B-C50C-407E-A947-70E740481C1C}">
                          <a14:useLocalDpi xmlns:a14="http://schemas.microsoft.com/office/drawing/2010/main" val="0"/>
                        </a:ext>
                      </a:extLst>
                    </a:blip>
                    <a:stretch>
                      <a:fillRect/>
                    </a:stretch>
                  </pic:blipFill>
                  <pic:spPr>
                    <a:xfrm>
                      <a:off x="0" y="0"/>
                      <a:ext cx="6014743" cy="8501510"/>
                    </a:xfrm>
                    <a:prstGeom prst="rect">
                      <a:avLst/>
                    </a:prstGeom>
                  </pic:spPr>
                </pic:pic>
              </a:graphicData>
            </a:graphic>
          </wp:inline>
        </w:drawing>
      </w:r>
    </w:p>
    <w:p w14:paraId="54ACA704" w14:textId="65B81E1D" w:rsidR="00BD52E8" w:rsidRPr="00C53617" w:rsidRDefault="00720583" w:rsidP="00733A35">
      <w:pPr>
        <w:pStyle w:val="Caption"/>
        <w:jc w:val="both"/>
        <w:rPr>
          <w:rFonts w:ascii="Times New Roman" w:hAnsi="Times New Roman" w:cs="Times New Roman"/>
          <w:i w:val="0"/>
          <w:color w:val="auto"/>
        </w:rPr>
      </w:pPr>
      <w:r w:rsidRPr="00C53617">
        <w:rPr>
          <w:rFonts w:ascii="Times New Roman" w:hAnsi="Times New Roman" w:cs="Times New Roman"/>
          <w:b/>
          <w:i w:val="0"/>
          <w:color w:val="auto"/>
        </w:rPr>
        <w:t>Figure</w:t>
      </w:r>
      <w:r w:rsidRPr="00C53617">
        <w:rPr>
          <w:rFonts w:ascii="Times New Roman" w:hAnsi="Times New Roman" w:cs="Times New Roman"/>
          <w:i w:val="0"/>
          <w:color w:val="auto"/>
        </w:rPr>
        <w:t xml:space="preserve">: </w:t>
      </w:r>
      <w:r w:rsidR="002D4189" w:rsidRPr="00C53617">
        <w:rPr>
          <w:rFonts w:ascii="Times New Roman" w:hAnsi="Times New Roman" w:cs="Times New Roman"/>
          <w:i w:val="0"/>
          <w:color w:val="auto"/>
        </w:rPr>
        <w:t>Percent change in death rates in year in which each month was +</w:t>
      </w:r>
      <w:r w:rsidR="00FC27BF">
        <w:rPr>
          <w:rFonts w:ascii="Times New Roman" w:hAnsi="Times New Roman" w:cs="Times New Roman"/>
          <w:i w:val="0"/>
          <w:color w:val="auto"/>
        </w:rPr>
        <w:t>1</w:t>
      </w:r>
      <w:r w:rsidR="002D4189" w:rsidRPr="00C53617">
        <w:rPr>
          <w:rFonts w:ascii="Times New Roman" w:hAnsi="Times New Roman" w:cs="Times New Roman"/>
          <w:i w:val="0"/>
          <w:color w:val="auto"/>
        </w:rPr>
        <w:t xml:space="preserve">°C compared with </w:t>
      </w:r>
      <w:r w:rsidR="002D4189" w:rsidRPr="00C53617">
        <w:rPr>
          <w:rFonts w:ascii="Times New Roman" w:hAnsi="Times New Roman" w:cs="Times New Roman"/>
          <w:i w:val="0"/>
          <w:color w:val="auto"/>
          <w:lang w:val="en-US"/>
        </w:rPr>
        <w:t>1980-2017 average temperatures</w:t>
      </w:r>
      <w:r w:rsidR="002D4189" w:rsidRPr="00C53617">
        <w:rPr>
          <w:rFonts w:ascii="Times New Roman" w:hAnsi="Times New Roman" w:cs="Times New Roman"/>
          <w:bCs/>
          <w:i w:val="0"/>
          <w:color w:val="auto"/>
          <w:lang w:val="en-US"/>
        </w:rPr>
        <w:t xml:space="preserve"> </w:t>
      </w:r>
      <w:r w:rsidR="002D4189" w:rsidRPr="00C53617">
        <w:rPr>
          <w:rFonts w:ascii="Times New Roman" w:hAnsi="Times New Roman" w:cs="Times New Roman"/>
          <w:i w:val="0"/>
          <w:color w:val="auto"/>
        </w:rPr>
        <w:t xml:space="preserve">by </w:t>
      </w:r>
      <w:r w:rsidR="00A54581">
        <w:rPr>
          <w:rFonts w:ascii="Times New Roman" w:hAnsi="Times New Roman" w:cs="Times New Roman"/>
          <w:i w:val="0"/>
          <w:color w:val="auto"/>
        </w:rPr>
        <w:t>cause of death</w:t>
      </w:r>
      <w:r w:rsidR="002D4189" w:rsidRPr="00C53617">
        <w:rPr>
          <w:rFonts w:ascii="Times New Roman" w:hAnsi="Times New Roman" w:cs="Times New Roman"/>
          <w:i w:val="0"/>
          <w:color w:val="auto"/>
        </w:rPr>
        <w:t xml:space="preserve">, sex and </w:t>
      </w:r>
      <w:r w:rsidR="00A7600B">
        <w:rPr>
          <w:rFonts w:ascii="Times New Roman" w:hAnsi="Times New Roman" w:cs="Times New Roman"/>
          <w:i w:val="0"/>
          <w:color w:val="auto"/>
        </w:rPr>
        <w:t>month</w:t>
      </w:r>
      <w:r w:rsidR="002D4189" w:rsidRPr="00C53617">
        <w:rPr>
          <w:rFonts w:ascii="Times New Roman" w:hAnsi="Times New Roman" w:cs="Times New Roman"/>
          <w:i w:val="0"/>
          <w:color w:val="auto"/>
        </w:rPr>
        <w:t>.</w:t>
      </w:r>
    </w:p>
    <w:p w14:paraId="65E47D04" w14:textId="7116236B" w:rsidR="003B7E82" w:rsidRPr="00C53617" w:rsidRDefault="00A85B0A" w:rsidP="00733A35">
      <w:pPr>
        <w:spacing w:after="0" w:line="240" w:lineRule="auto"/>
        <w:jc w:val="both"/>
        <w:rPr>
          <w:rFonts w:ascii="Times New Roman" w:hAnsi="Times New Roman" w:cs="Times New Roman"/>
        </w:rPr>
      </w:pPr>
      <w:r w:rsidRPr="00C53617">
        <w:rPr>
          <w:rFonts w:ascii="Times New Roman" w:hAnsi="Times New Roman" w:cs="Times New Roman"/>
        </w:rPr>
        <w:lastRenderedPageBreak/>
        <w:t>More broadly, our spatio-temporal statistical model has been designed to adjust for many potential confounding factors that commonly affect studies of temperature</w:t>
      </w:r>
      <w:r w:rsidR="006203AC">
        <w:rPr>
          <w:rFonts w:ascii="Times New Roman" w:hAnsi="Times New Roman" w:cs="Times New Roman"/>
        </w:rPr>
        <w:t>.</w:t>
      </w:r>
      <w:r w:rsidR="00E572AD" w:rsidRPr="00C53617">
        <w:rPr>
          <w:rFonts w:ascii="Times New Roman" w:hAnsi="Times New Roman" w:cs="Times New Roman"/>
          <w:sz w:val="24"/>
          <w:szCs w:val="24"/>
          <w:lang w:eastAsia="en-GB"/>
        </w:rPr>
        <w:t xml:space="preserve"> </w:t>
      </w:r>
      <w:r w:rsidR="00E572AD" w:rsidRPr="00C53617">
        <w:rPr>
          <w:rFonts w:ascii="Times New Roman" w:hAnsi="Times New Roman" w:cs="Times New Roman"/>
        </w:rPr>
        <w:t>In addition to representing the spatial (across states) and temporal (across months and years) patterns of mortality, the intercept</w:t>
      </w:r>
      <w:r w:rsidR="008B18CE" w:rsidRPr="008B18CE">
        <w:rPr>
          <w:rFonts w:ascii="Times New Roman" w:hAnsi="Times New Roman" w:cs="Times New Roman"/>
        </w:rPr>
        <w:t xml:space="preserve"> </w:t>
      </w:r>
      <w:r w:rsidR="008B18CE" w:rsidRPr="00C53617">
        <w:rPr>
          <w:rFonts w:ascii="Times New Roman" w:hAnsi="Times New Roman" w:cs="Times New Roman"/>
        </w:rPr>
        <w:t>terms</w:t>
      </w:r>
      <w:r w:rsidR="008F1DFB">
        <w:rPr>
          <w:rFonts w:ascii="Times New Roman" w:hAnsi="Times New Roman" w:cs="Times New Roman"/>
        </w:rPr>
        <w:t xml:space="preserve"> </w:t>
      </w:r>
      <w:r w:rsidR="008F1DFB" w:rsidRPr="00C53617">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month</m:t>
            </m:r>
          </m:sub>
        </m:sSub>
      </m:oMath>
      <w:r w:rsidR="008F1DFB"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state</m:t>
            </m:r>
          </m:sub>
        </m:sSub>
      </m:oMath>
      <w:r w:rsidR="008F1DFB"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ζ</m:t>
            </m:r>
          </m:e>
          <m:sub>
            <m:r>
              <w:rPr>
                <w:rFonts w:ascii="Cambria Math" w:hAnsi="Cambria Math" w:cs="Times New Roman"/>
              </w:rPr>
              <m:t>state-month</m:t>
            </m:r>
          </m:sub>
        </m:sSub>
      </m:oMath>
      <w:r w:rsidR="008F1DFB" w:rsidRPr="00C53617">
        <w:rPr>
          <w:rFonts w:ascii="Times New Roman" w:hAnsi="Times New Roman" w:cs="Times New Roman"/>
        </w:rPr>
        <w:t>)</w:t>
      </w:r>
      <w:r w:rsidR="00E572AD" w:rsidRPr="00C53617">
        <w:rPr>
          <w:rFonts w:ascii="Times New Roman" w:hAnsi="Times New Roman" w:cs="Times New Roman"/>
        </w:rPr>
        <w:t xml:space="preserve"> in our statistical model </w:t>
      </w:r>
      <w:r w:rsidR="008F1DFB">
        <w:rPr>
          <w:rFonts w:ascii="Times New Roman" w:hAnsi="Times New Roman" w:cs="Times New Roman"/>
        </w:rPr>
        <w:t xml:space="preserve">implicitly </w:t>
      </w:r>
      <w:r w:rsidR="00E572AD" w:rsidRPr="00C53617">
        <w:rPr>
          <w:rFonts w:ascii="Times New Roman" w:hAnsi="Times New Roman" w:cs="Times New Roman"/>
        </w:rPr>
        <w:t>adjust for unobserved factors that influence mortality at the sta</w:t>
      </w:r>
      <w:r w:rsidR="008B18CE">
        <w:rPr>
          <w:rFonts w:ascii="Times New Roman" w:hAnsi="Times New Roman" w:cs="Times New Roman"/>
        </w:rPr>
        <w:t>te, month and state-month level; the</w:t>
      </w:r>
      <w:r w:rsidR="00E572AD" w:rsidRPr="00C53617">
        <w:rPr>
          <w:rFonts w:ascii="Times New Roman" w:hAnsi="Times New Roman" w:cs="Times New Roman"/>
        </w:rPr>
        <w:t xml:space="preserve"> </w:t>
      </w:r>
      <w:r w:rsidR="008B18CE">
        <w:rPr>
          <w:rFonts w:ascii="Times New Roman" w:hAnsi="Times New Roman" w:cs="Times New Roman"/>
        </w:rPr>
        <w:t>slope terms</w:t>
      </w:r>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month</m:t>
            </m:r>
          </m:sub>
        </m:sSub>
      </m:oMath>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state</m:t>
            </m:r>
          </m:sub>
        </m:sSub>
      </m:oMath>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ψ</m:t>
            </m:r>
          </m:e>
          <m:sub>
            <m:r>
              <w:rPr>
                <w:rFonts w:ascii="Cambria Math" w:hAnsi="Cambria Math" w:cs="Times New Roman"/>
              </w:rPr>
              <m:t>state-month</m:t>
            </m:r>
          </m:sub>
        </m:sSub>
      </m:oMath>
      <w:r w:rsidR="008B18CE" w:rsidRPr="00C53617">
        <w:rPr>
          <w:rFonts w:ascii="Times New Roman" w:hAnsi="Times New Roman" w:cs="Times New Roman"/>
        </w:rPr>
        <w:t>)</w:t>
      </w:r>
      <w:r w:rsidR="00E572AD" w:rsidRPr="00C53617">
        <w:rPr>
          <w:rFonts w:ascii="Times New Roman" w:hAnsi="Times New Roman" w:cs="Times New Roman"/>
        </w:rPr>
        <w:t xml:space="preserve"> </w:t>
      </w:r>
      <w:r w:rsidR="008B18CE">
        <w:rPr>
          <w:rFonts w:ascii="Times New Roman" w:hAnsi="Times New Roman" w:cs="Times New Roman"/>
        </w:rPr>
        <w:t xml:space="preserve">do so </w:t>
      </w:r>
      <w:r w:rsidR="00E572AD" w:rsidRPr="00C53617">
        <w:rPr>
          <w:rFonts w:ascii="Times New Roman" w:hAnsi="Times New Roman" w:cs="Times New Roman"/>
        </w:rPr>
        <w:t>for chang</w:t>
      </w:r>
      <w:r w:rsidR="008F1DFB">
        <w:rPr>
          <w:rFonts w:ascii="Times New Roman" w:hAnsi="Times New Roman" w:cs="Times New Roman"/>
        </w:rPr>
        <w:t>es in these factors over time.</w:t>
      </w:r>
      <w:ins w:id="1" w:author="Robbie Parks" w:date="2019-09-29T23:10:00Z">
        <w:r w:rsidR="00AA091B">
          <w:rPr>
            <w:rFonts w:ascii="Times New Roman" w:hAnsi="Times New Roman" w:cs="Times New Roman"/>
          </w:rPr>
          <w:fldChar w:fldCharType="begin" w:fldLock="1"/>
        </w:r>
      </w:ins>
      <w:r w:rsidR="003D700A">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AA091B">
        <w:rPr>
          <w:rFonts w:ascii="Times New Roman" w:hAnsi="Times New Roman" w:cs="Times New Roman"/>
        </w:rPr>
        <w:fldChar w:fldCharType="separate"/>
      </w:r>
      <w:r w:rsidR="00AA091B" w:rsidRPr="00AA091B">
        <w:rPr>
          <w:rFonts w:ascii="Times New Roman" w:hAnsi="Times New Roman" w:cs="Times New Roman"/>
          <w:noProof/>
          <w:vertAlign w:val="superscript"/>
        </w:rPr>
        <w:t>24</w:t>
      </w:r>
      <w:ins w:id="2" w:author="Robbie Parks" w:date="2019-09-29T23:10:00Z">
        <w:r w:rsidR="00AA091B">
          <w:rPr>
            <w:rFonts w:ascii="Times New Roman" w:hAnsi="Times New Roman" w:cs="Times New Roman"/>
          </w:rPr>
          <w:fldChar w:fldCharType="end"/>
        </w:r>
      </w:ins>
      <w:r w:rsidR="008F1DFB">
        <w:rPr>
          <w:rFonts w:ascii="Times New Roman" w:hAnsi="Times New Roman" w:cs="Times New Roman"/>
        </w:rPr>
        <w:t xml:space="preserve"> T</w:t>
      </w:r>
      <w:r w:rsidRPr="00C53617">
        <w:rPr>
          <w:rFonts w:ascii="Times New Roman" w:hAnsi="Times New Roman" w:cs="Times New Roman"/>
        </w:rPr>
        <w:t xml:space="preserve">his means that the confounding factors would be those that have the same </w:t>
      </w:r>
      <w:r w:rsidR="008F1DFB" w:rsidRPr="00C53617">
        <w:rPr>
          <w:rFonts w:ascii="Times New Roman" w:hAnsi="Times New Roman" w:cs="Times New Roman"/>
        </w:rPr>
        <w:t xml:space="preserve">state-month </w:t>
      </w:r>
      <w:r w:rsidRPr="00C53617">
        <w:rPr>
          <w:rFonts w:ascii="Times New Roman" w:hAnsi="Times New Roman" w:cs="Times New Roman"/>
        </w:rPr>
        <w:t xml:space="preserve">anomaly </w:t>
      </w:r>
      <w:r w:rsidR="003B7E82" w:rsidRPr="00C53617">
        <w:rPr>
          <w:rFonts w:ascii="Times New Roman" w:hAnsi="Times New Roman" w:cs="Times New Roman"/>
        </w:rPr>
        <w:t xml:space="preserve">as temperature. The most common of these, when analysing cardio-respiratory outcomes, is air pollution. However, to our knowledge, air pollution has not been associated with injury risk (other factors that can change with temperature, for example changes in alcohol consumption, would be mediators/mechanisms for how temperature affects </w:t>
      </w:r>
      <w:r w:rsidR="006978B9" w:rsidRPr="00C53617">
        <w:rPr>
          <w:rFonts w:ascii="Times New Roman" w:hAnsi="Times New Roman" w:cs="Times New Roman"/>
        </w:rPr>
        <w:t>injuries and not confounders).</w:t>
      </w:r>
    </w:p>
    <w:p w14:paraId="7D640D7B" w14:textId="02662305" w:rsidR="006978B9" w:rsidRPr="00C53617" w:rsidRDefault="006978B9" w:rsidP="00733A35">
      <w:pPr>
        <w:spacing w:after="0" w:line="240" w:lineRule="auto"/>
        <w:jc w:val="both"/>
        <w:rPr>
          <w:rFonts w:ascii="Times New Roman" w:hAnsi="Times New Roman" w:cs="Times New Roman"/>
        </w:rPr>
      </w:pPr>
    </w:p>
    <w:p w14:paraId="67A3D064" w14:textId="7F72258C"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2. I would like to see the terms in the model more carefully defined – specific questions</w:t>
      </w:r>
      <w:r w:rsidR="00CE26B2" w:rsidRPr="00C53617">
        <w:rPr>
          <w:rFonts w:ascii="Times New Roman" w:hAnsi="Times New Roman" w:cs="Times New Roman"/>
          <w:b/>
        </w:rPr>
        <w:t xml:space="preserve"> </w:t>
      </w:r>
      <w:r w:rsidRPr="00C53617">
        <w:rPr>
          <w:rFonts w:ascii="Times New Roman" w:hAnsi="Times New Roman" w:cs="Times New Roman"/>
          <w:b/>
        </w:rPr>
        <w:t>that need answering are below.</w:t>
      </w:r>
    </w:p>
    <w:p w14:paraId="59176F5B" w14:textId="2B7C0919" w:rsidR="00CE26B2" w:rsidRPr="00C53617" w:rsidRDefault="00CE26B2" w:rsidP="00733A35">
      <w:pPr>
        <w:spacing w:after="0" w:line="240" w:lineRule="auto"/>
        <w:jc w:val="both"/>
        <w:rPr>
          <w:rFonts w:ascii="Times New Roman" w:hAnsi="Times New Roman" w:cs="Times New Roman"/>
        </w:rPr>
      </w:pPr>
    </w:p>
    <w:p w14:paraId="5075C472" w14:textId="59F22195" w:rsidR="007919D6" w:rsidRPr="00C53617" w:rsidRDefault="007919D6" w:rsidP="00733A35">
      <w:pPr>
        <w:spacing w:after="0" w:line="240" w:lineRule="auto"/>
        <w:jc w:val="both"/>
        <w:rPr>
          <w:rFonts w:ascii="Times New Roman" w:hAnsi="Times New Roman" w:cs="Times New Roman"/>
        </w:rPr>
      </w:pPr>
      <w:r w:rsidRPr="00C53617">
        <w:rPr>
          <w:rFonts w:ascii="Times New Roman" w:hAnsi="Times New Roman" w:cs="Times New Roman"/>
        </w:rPr>
        <w:t>We have done so for all of the issues raised below as described under each comment.</w:t>
      </w:r>
    </w:p>
    <w:p w14:paraId="40C66458" w14:textId="77777777" w:rsidR="007919D6" w:rsidRPr="00C53617" w:rsidRDefault="007919D6" w:rsidP="00733A35">
      <w:pPr>
        <w:spacing w:after="0" w:line="240" w:lineRule="auto"/>
        <w:jc w:val="both"/>
        <w:rPr>
          <w:rFonts w:ascii="Times New Roman" w:hAnsi="Times New Roman" w:cs="Times New Roman"/>
        </w:rPr>
      </w:pPr>
    </w:p>
    <w:p w14:paraId="127E744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3. The sensitivity of the conclusions to different models and priors should be addressed.</w:t>
      </w:r>
    </w:p>
    <w:p w14:paraId="780D487E" w14:textId="23BD78F5" w:rsidR="00CE26B2" w:rsidRPr="00C53617" w:rsidRDefault="00CE26B2" w:rsidP="00733A35">
      <w:pPr>
        <w:spacing w:after="0" w:line="240" w:lineRule="auto"/>
        <w:jc w:val="both"/>
        <w:rPr>
          <w:rFonts w:ascii="Times New Roman" w:hAnsi="Times New Roman" w:cs="Times New Roman"/>
        </w:rPr>
      </w:pPr>
    </w:p>
    <w:p w14:paraId="301691A8" w14:textId="26F62CE2" w:rsidR="008B18CE" w:rsidRPr="00C53617" w:rsidRDefault="00627167" w:rsidP="00733A35">
      <w:pPr>
        <w:spacing w:after="0" w:line="240" w:lineRule="auto"/>
        <w:jc w:val="both"/>
        <w:rPr>
          <w:rFonts w:ascii="Times New Roman" w:hAnsi="Times New Roman" w:cs="Times New Roman"/>
        </w:rPr>
      </w:pPr>
      <w:r w:rsidRPr="00C53617">
        <w:rPr>
          <w:rFonts w:ascii="Times New Roman" w:hAnsi="Times New Roman" w:cs="Times New Roman"/>
        </w:rPr>
        <w:t>As detailed in the paper</w:t>
      </w:r>
      <w:r w:rsidR="00A6594F" w:rsidRPr="00C53617">
        <w:rPr>
          <w:rFonts w:ascii="Times New Roman" w:hAnsi="Times New Roman" w:cs="Times New Roman"/>
        </w:rPr>
        <w:t xml:space="preserve"> (P. XX, Lines XX-XX)</w:t>
      </w:r>
      <w:r w:rsidRPr="00C53617">
        <w:rPr>
          <w:rFonts w:ascii="Times New Roman" w:hAnsi="Times New Roman" w:cs="Times New Roman"/>
        </w:rPr>
        <w:t xml:space="preserve">, </w:t>
      </w:r>
      <w:r w:rsidR="008B18CE">
        <w:rPr>
          <w:rFonts w:ascii="Times New Roman" w:hAnsi="Times New Roman" w:cs="Times New Roman"/>
        </w:rPr>
        <w:t xml:space="preserve">we also used models that included </w:t>
      </w:r>
      <w:r w:rsidR="008B18CE" w:rsidRPr="00C53617">
        <w:rPr>
          <w:rFonts w:ascii="Times New Roman" w:hAnsi="Times New Roman" w:cs="Times New Roman"/>
        </w:rPr>
        <w:t>alternative measures of anomaly (i.e., built from daily maxima and minima</w:t>
      </w:r>
      <w:r w:rsidR="008B18CE">
        <w:rPr>
          <w:rFonts w:ascii="Times New Roman" w:hAnsi="Times New Roman" w:cs="Times New Roman"/>
        </w:rPr>
        <w:t>)</w:t>
      </w:r>
      <w:r w:rsidR="008B18CE" w:rsidRPr="00C53617">
        <w:rPr>
          <w:rFonts w:ascii="Times New Roman" w:hAnsi="Times New Roman" w:cs="Times New Roman"/>
        </w:rPr>
        <w:t xml:space="preserve">. </w:t>
      </w:r>
      <w:r w:rsidR="008B18CE">
        <w:rPr>
          <w:rFonts w:ascii="Times New Roman" w:hAnsi="Times New Roman" w:cs="Times New Roman"/>
        </w:rPr>
        <w:t>T</w:t>
      </w:r>
      <w:r w:rsidR="008B18CE" w:rsidRPr="00C53617">
        <w:rPr>
          <w:rFonts w:ascii="Times New Roman" w:hAnsi="Times New Roman" w:cs="Times New Roman"/>
        </w:rPr>
        <w:t>he estimated rate ratios of temperature anomaly based on daily means (i.e., the anomaly measure used in the main analysis) were robust to the</w:t>
      </w:r>
      <w:r w:rsidR="008B18CE">
        <w:rPr>
          <w:rFonts w:ascii="Times New Roman" w:hAnsi="Times New Roman" w:cs="Times New Roman"/>
        </w:rPr>
        <w:t>se</w:t>
      </w:r>
      <w:r w:rsidR="008B18CE" w:rsidRPr="00C53617">
        <w:rPr>
          <w:rFonts w:ascii="Times New Roman" w:hAnsi="Times New Roman" w:cs="Times New Roman"/>
        </w:rPr>
        <w:t xml:space="preserve"> addition </w:t>
      </w:r>
      <w:r w:rsidR="008B18CE">
        <w:rPr>
          <w:rFonts w:ascii="Times New Roman" w:hAnsi="Times New Roman" w:cs="Times New Roman"/>
        </w:rPr>
        <w:t>while the</w:t>
      </w:r>
      <w:r w:rsidR="008B18CE" w:rsidRPr="00C53617">
        <w:rPr>
          <w:rFonts w:ascii="Times New Roman" w:hAnsi="Times New Roman" w:cs="Times New Roman"/>
        </w:rPr>
        <w:t xml:space="preserve"> coefficients of the additional measures were generally not significant and had large credible intervals.</w:t>
      </w:r>
    </w:p>
    <w:p w14:paraId="6CDEA807" w14:textId="77777777" w:rsidR="008B18CE" w:rsidRPr="00C53617" w:rsidRDefault="008B18CE" w:rsidP="00733A35">
      <w:pPr>
        <w:spacing w:after="0" w:line="240" w:lineRule="auto"/>
        <w:jc w:val="both"/>
        <w:rPr>
          <w:rFonts w:ascii="Times New Roman" w:hAnsi="Times New Roman" w:cs="Times New Roman"/>
        </w:rPr>
      </w:pPr>
    </w:p>
    <w:p w14:paraId="20AD533E" w14:textId="2979219C" w:rsidR="000331BC" w:rsidRPr="00C53617" w:rsidRDefault="008B18CE" w:rsidP="00733A35">
      <w:pPr>
        <w:spacing w:after="0" w:line="240" w:lineRule="auto"/>
        <w:jc w:val="both"/>
        <w:rPr>
          <w:rFonts w:ascii="Times New Roman" w:hAnsi="Times New Roman" w:cs="Times New Roman"/>
        </w:rPr>
      </w:pPr>
      <w:r>
        <w:rPr>
          <w:rFonts w:ascii="Times New Roman" w:hAnsi="Times New Roman" w:cs="Times New Roman"/>
        </w:rPr>
        <w:t>We also implemented a</w:t>
      </w:r>
      <w:r w:rsidR="00D075D2" w:rsidRPr="00C53617">
        <w:rPr>
          <w:rFonts w:ascii="Times New Roman" w:hAnsi="Times New Roman" w:cs="Times New Roman"/>
        </w:rPr>
        <w:t xml:space="preserve"> model in which the rate ratio for temperature anomaly response was allowed to vary by state</w:t>
      </w:r>
      <w:r>
        <w:rPr>
          <w:rFonts w:ascii="Times New Roman" w:hAnsi="Times New Roman" w:cs="Times New Roman"/>
        </w:rPr>
        <w:t xml:space="preserve">. This model </w:t>
      </w:r>
      <w:r w:rsidR="00D075D2" w:rsidRPr="00C53617">
        <w:rPr>
          <w:rFonts w:ascii="Times New Roman" w:hAnsi="Times New Roman" w:cs="Times New Roman"/>
        </w:rPr>
        <w:t>produced consistent results at the national level. However, the state terms were not robust</w:t>
      </w:r>
      <w:r w:rsidR="009B5429">
        <w:rPr>
          <w:rFonts w:ascii="Times New Roman" w:hAnsi="Times New Roman" w:cs="Times New Roman"/>
        </w:rPr>
        <w:t xml:space="preserve"> – possibly because we had to estimate coefficients for 49 states×12 months×10 age groups,</w:t>
      </w:r>
      <w:r w:rsidR="00095666" w:rsidRPr="00C53617">
        <w:rPr>
          <w:rFonts w:ascii="Times New Roman" w:hAnsi="Times New Roman" w:cs="Times New Roman"/>
        </w:rPr>
        <w:t xml:space="preserve"> nor </w:t>
      </w:r>
      <w:r>
        <w:rPr>
          <w:rFonts w:ascii="Times New Roman" w:hAnsi="Times New Roman" w:cs="Times New Roman"/>
        </w:rPr>
        <w:t>did they have consistent spatial patterns</w:t>
      </w:r>
      <w:r w:rsidR="009B5429">
        <w:rPr>
          <w:rFonts w:ascii="Times New Roman" w:hAnsi="Times New Roman" w:cs="Times New Roman"/>
        </w:rPr>
        <w:t>. The DIC values were generally worse for these models. All of these led to a preference for the more parsimonious national model.</w:t>
      </w:r>
      <w:r w:rsidR="00D075D2" w:rsidRPr="00C53617">
        <w:rPr>
          <w:rFonts w:ascii="Times New Roman" w:hAnsi="Times New Roman" w:cs="Times New Roman"/>
        </w:rPr>
        <w:t xml:space="preserve"> </w:t>
      </w:r>
    </w:p>
    <w:p w14:paraId="40BF46D0" w14:textId="77777777" w:rsidR="000331BC" w:rsidRPr="00C53617" w:rsidRDefault="000331BC" w:rsidP="00733A35">
      <w:pPr>
        <w:spacing w:after="0" w:line="240" w:lineRule="auto"/>
        <w:jc w:val="both"/>
        <w:rPr>
          <w:rFonts w:ascii="Times New Roman" w:hAnsi="Times New Roman" w:cs="Times New Roman"/>
        </w:rPr>
      </w:pPr>
    </w:p>
    <w:p w14:paraId="6778F885" w14:textId="6FD19DA5" w:rsidR="008B18CE" w:rsidRDefault="009B5429" w:rsidP="00733A35">
      <w:pPr>
        <w:spacing w:after="0" w:line="240" w:lineRule="auto"/>
        <w:jc w:val="both"/>
        <w:rPr>
          <w:rFonts w:ascii="Times New Roman" w:hAnsi="Times New Roman" w:cs="Times New Roman"/>
        </w:rPr>
      </w:pPr>
      <w:r>
        <w:rPr>
          <w:rFonts w:ascii="Times New Roman" w:hAnsi="Times New Roman" w:cs="Times New Roman"/>
        </w:rPr>
        <w:t>Finally, a</w:t>
      </w:r>
      <w:r w:rsidR="008B18CE" w:rsidRPr="00C53617">
        <w:rPr>
          <w:rFonts w:ascii="Times New Roman" w:hAnsi="Times New Roman" w:cs="Times New Roman"/>
        </w:rPr>
        <w:t xml:space="preserve">s an alternative to the </w:t>
      </w:r>
      <w:r w:rsidR="008B18CE">
        <w:rPr>
          <w:rFonts w:ascii="Times New Roman" w:hAnsi="Times New Roman" w:cs="Times New Roman"/>
        </w:rPr>
        <w:t xml:space="preserve">original weakly informative </w:t>
      </w:r>
      <w:r w:rsidR="008B18CE" w:rsidRPr="00C53617">
        <w:rPr>
          <w:rFonts w:ascii="Times New Roman" w:hAnsi="Times New Roman" w:cs="Times New Roman"/>
        </w:rPr>
        <w:t>priors</w:t>
      </w:r>
      <w:r w:rsidR="008B18CE">
        <w:rPr>
          <w:rFonts w:ascii="Times New Roman" w:hAnsi="Times New Roman" w:cs="Times New Roman"/>
        </w:rPr>
        <w:t xml:space="preserve"> of </w:t>
      </w:r>
      <w:proofErr w:type="spellStart"/>
      <w:r w:rsidR="008B18CE" w:rsidRPr="00C53617">
        <w:rPr>
          <w:rFonts w:ascii="Times New Roman" w:hAnsi="Times New Roman" w:cs="Times New Roman"/>
        </w:rPr>
        <w:t>logGamma</w:t>
      </w:r>
      <w:proofErr w:type="spellEnd"/>
      <w:r w:rsidR="008B18CE" w:rsidRPr="00C53617">
        <w:rPr>
          <w:rFonts w:ascii="Times New Roman" w:hAnsi="Times New Roman" w:cs="Times New Roman"/>
        </w:rPr>
        <w:t>(1, 0.</w:t>
      </w:r>
      <w:r w:rsidR="008B18CE">
        <w:rPr>
          <w:rFonts w:ascii="Times New Roman" w:hAnsi="Times New Roman" w:cs="Times New Roman"/>
        </w:rPr>
        <w:t>0</w:t>
      </w:r>
      <w:r w:rsidR="008B18CE" w:rsidRPr="00C53617">
        <w:rPr>
          <w:rFonts w:ascii="Times New Roman" w:hAnsi="Times New Roman" w:cs="Times New Roman"/>
        </w:rPr>
        <w:t>01) on the hyperparameters,</w:t>
      </w:r>
      <w:r w:rsidR="008B18CE">
        <w:rPr>
          <w:rFonts w:ascii="Times New Roman" w:hAnsi="Times New Roman" w:cs="Times New Roman"/>
        </w:rPr>
        <w:t xml:space="preserve"> which was based on previous analyses of mortality trends,</w:t>
      </w:r>
      <w:ins w:id="3" w:author="Robbie Parks" w:date="2019-09-29T23:15:00Z">
        <w:r w:rsidR="003D700A">
          <w:rPr>
            <w:rFonts w:ascii="Times New Roman" w:hAnsi="Times New Roman" w:cs="Times New Roman"/>
          </w:rPr>
          <w:fldChar w:fldCharType="begin" w:fldLock="1"/>
        </w:r>
      </w:ins>
      <w:r w:rsidR="00143907">
        <w:rPr>
          <w:rFonts w:ascii="Times New Roman" w:hAnsi="Times New Roman" w:cs="Times New Roman"/>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035c9398-2b8b-41aa-8e1c-7b58e08d8f56"]}],"mendeley":{"formattedCitation":"&lt;sup&gt;33&lt;/sup&gt;","plainTextFormattedCitation":"33","previouslyFormattedCitation":"&lt;sup&gt;33&lt;/sup&gt;"},"properties":{"noteIndex":0},"schema":"https://github.com/citation-style-language/schema/raw/master/csl-citation.json"}</w:instrText>
      </w:r>
      <w:r w:rsidR="003D700A">
        <w:rPr>
          <w:rFonts w:ascii="Times New Roman" w:hAnsi="Times New Roman" w:cs="Times New Roman"/>
        </w:rPr>
        <w:fldChar w:fldCharType="separate"/>
      </w:r>
      <w:r w:rsidR="003D700A" w:rsidRPr="003D700A">
        <w:rPr>
          <w:rFonts w:ascii="Times New Roman" w:hAnsi="Times New Roman" w:cs="Times New Roman"/>
          <w:noProof/>
          <w:vertAlign w:val="superscript"/>
        </w:rPr>
        <w:t>33</w:t>
      </w:r>
      <w:ins w:id="4" w:author="Robbie Parks" w:date="2019-09-29T23:15:00Z">
        <w:r w:rsidR="003D700A">
          <w:rPr>
            <w:rFonts w:ascii="Times New Roman" w:hAnsi="Times New Roman" w:cs="Times New Roman"/>
          </w:rPr>
          <w:fldChar w:fldCharType="end"/>
        </w:r>
      </w:ins>
      <w:r w:rsidR="008B18CE" w:rsidRPr="00C53617">
        <w:rPr>
          <w:rFonts w:ascii="Times New Roman" w:hAnsi="Times New Roman" w:cs="Times New Roman"/>
        </w:rPr>
        <w:t xml:space="preserve"> in sensitivity analysis we also used </w:t>
      </w:r>
      <w:proofErr w:type="spellStart"/>
      <w:r w:rsidR="008B18CE" w:rsidRPr="00C53617">
        <w:rPr>
          <w:rFonts w:ascii="Times New Roman" w:hAnsi="Times New Roman" w:cs="Times New Roman"/>
        </w:rPr>
        <w:t>logGamma</w:t>
      </w:r>
      <w:proofErr w:type="spellEnd"/>
      <w:r w:rsidR="008B18CE" w:rsidRPr="00C53617">
        <w:rPr>
          <w:rFonts w:ascii="Times New Roman" w:hAnsi="Times New Roman" w:cs="Times New Roman"/>
        </w:rPr>
        <w:t xml:space="preserve">(1, 0.01), which is a more informative hyperprior than the </w:t>
      </w:r>
      <w:r w:rsidR="008B18CE">
        <w:rPr>
          <w:rFonts w:ascii="Times New Roman" w:hAnsi="Times New Roman" w:cs="Times New Roman"/>
        </w:rPr>
        <w:t xml:space="preserve">main </w:t>
      </w:r>
      <w:r w:rsidR="008B18CE" w:rsidRPr="00C53617">
        <w:rPr>
          <w:rFonts w:ascii="Times New Roman" w:hAnsi="Times New Roman" w:cs="Times New Roman"/>
        </w:rPr>
        <w:t xml:space="preserve">analysis. </w:t>
      </w:r>
      <w:r w:rsidR="00EF0B4A" w:rsidRPr="003A57D5">
        <w:rPr>
          <w:rFonts w:ascii="Times New Roman" w:hAnsi="Times New Roman" w:cs="Times New Roman"/>
          <w:highlight w:val="yellow"/>
        </w:rPr>
        <w:t xml:space="preserve">A comparison of the output can be seen in the figure below for transport deaths. </w:t>
      </w:r>
      <w:r w:rsidR="008B18CE" w:rsidRPr="003A57D5">
        <w:rPr>
          <w:rFonts w:ascii="Times New Roman" w:hAnsi="Times New Roman" w:cs="Times New Roman"/>
          <w:highlight w:val="yellow"/>
        </w:rPr>
        <w:t xml:space="preserve">The </w:t>
      </w:r>
      <w:r w:rsidR="002B768C" w:rsidRPr="003A57D5">
        <w:rPr>
          <w:rFonts w:ascii="Times New Roman" w:hAnsi="Times New Roman" w:cs="Times New Roman"/>
          <w:highlight w:val="yellow"/>
        </w:rPr>
        <w:t xml:space="preserve">results </w:t>
      </w:r>
      <w:r w:rsidR="008B18CE" w:rsidRPr="003A57D5">
        <w:rPr>
          <w:rFonts w:ascii="Times New Roman" w:hAnsi="Times New Roman" w:cs="Times New Roman"/>
          <w:highlight w:val="yellow"/>
        </w:rPr>
        <w:t>were</w:t>
      </w:r>
      <w:r w:rsidR="00EF0B4A" w:rsidRPr="003A57D5">
        <w:rPr>
          <w:rFonts w:ascii="Times New Roman" w:hAnsi="Times New Roman" w:cs="Times New Roman"/>
          <w:highlight w:val="yellow"/>
        </w:rPr>
        <w:t xml:space="preserve"> generally</w:t>
      </w:r>
      <w:r w:rsidR="008B18CE" w:rsidRPr="003A57D5">
        <w:rPr>
          <w:rFonts w:ascii="Times New Roman" w:hAnsi="Times New Roman" w:cs="Times New Roman"/>
          <w:highlight w:val="yellow"/>
        </w:rPr>
        <w:t xml:space="preserve"> not sensitive to this change</w:t>
      </w:r>
      <w:r w:rsidR="00EF0B4A" w:rsidRPr="003A57D5">
        <w:rPr>
          <w:rFonts w:ascii="Times New Roman" w:hAnsi="Times New Roman" w:cs="Times New Roman"/>
          <w:highlight w:val="yellow"/>
        </w:rPr>
        <w:t xml:space="preserve"> where there were large numbers of deaths</w:t>
      </w:r>
      <w:r w:rsidR="002657F1" w:rsidRPr="003A57D5">
        <w:rPr>
          <w:rFonts w:ascii="Times New Roman" w:hAnsi="Times New Roman" w:cs="Times New Roman"/>
          <w:highlight w:val="yellow"/>
        </w:rPr>
        <w:t xml:space="preserve"> (in the 15-24 to 35-44 age groups). Where values did not agree so well, there were generally fewer deaths (youngest and oldest age groups)</w:t>
      </w:r>
      <w:r w:rsidR="003A57D5">
        <w:rPr>
          <w:rFonts w:ascii="Times New Roman" w:hAnsi="Times New Roman" w:cs="Times New Roman"/>
          <w:highlight w:val="yellow"/>
        </w:rPr>
        <w:t>, and uncertainty in these parameters was large</w:t>
      </w:r>
      <w:r w:rsidR="002657F1" w:rsidRPr="003A57D5">
        <w:rPr>
          <w:rFonts w:ascii="Times New Roman" w:hAnsi="Times New Roman" w:cs="Times New Roman"/>
          <w:highlight w:val="yellow"/>
        </w:rPr>
        <w:t>.</w:t>
      </w:r>
    </w:p>
    <w:p w14:paraId="1DF21341" w14:textId="6AD9742F" w:rsidR="002F6E85" w:rsidRDefault="002F6E85" w:rsidP="00733A35">
      <w:pPr>
        <w:spacing w:after="0" w:line="240" w:lineRule="auto"/>
        <w:jc w:val="both"/>
        <w:rPr>
          <w:rFonts w:ascii="Times New Roman" w:hAnsi="Times New Roman" w:cs="Times New Roman"/>
        </w:rPr>
      </w:pPr>
    </w:p>
    <w:p w14:paraId="4EEB23C4" w14:textId="557BC0CB" w:rsidR="009B5429" w:rsidRDefault="00AD6C28" w:rsidP="00AD6C28">
      <w:pPr>
        <w:spacing w:after="0" w:line="24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3127D026" wp14:editId="21B4A33A">
            <wp:extent cx="2339788" cy="38136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SA_correlations_1d9_1d10_1980_2017_t2m_meanc4_fast_contig (dragged).pdf"/>
                    <pic:cNvPicPr/>
                  </pic:nvPicPr>
                  <pic:blipFill rotWithShape="1">
                    <a:blip r:embed="rId10">
                      <a:extLst>
                        <a:ext uri="{28A0092B-C50C-407E-A947-70E740481C1C}">
                          <a14:useLocalDpi xmlns:a14="http://schemas.microsoft.com/office/drawing/2010/main" val="0"/>
                        </a:ext>
                      </a:extLst>
                    </a:blip>
                    <a:srcRect l="29796" r="26796"/>
                    <a:stretch/>
                  </pic:blipFill>
                  <pic:spPr bwMode="auto">
                    <a:xfrm>
                      <a:off x="0" y="0"/>
                      <a:ext cx="2364259" cy="3853527"/>
                    </a:xfrm>
                    <a:prstGeom prst="rect">
                      <a:avLst/>
                    </a:prstGeom>
                    <a:ln>
                      <a:noFill/>
                    </a:ln>
                    <a:extLst>
                      <a:ext uri="{53640926-AAD7-44D8-BBD7-CCE9431645EC}">
                        <a14:shadowObscured xmlns:a14="http://schemas.microsoft.com/office/drawing/2010/main"/>
                      </a:ext>
                    </a:extLst>
                  </pic:spPr>
                </pic:pic>
              </a:graphicData>
            </a:graphic>
          </wp:inline>
        </w:drawing>
      </w:r>
      <w:r w:rsidR="0042149D">
        <w:rPr>
          <w:rFonts w:ascii="Times New Roman" w:hAnsi="Times New Roman" w:cs="Times New Roman"/>
        </w:rPr>
        <w:t>+</w:t>
      </w:r>
    </w:p>
    <w:p w14:paraId="70822132" w14:textId="26ACE26C" w:rsidR="00EF0B4A" w:rsidRPr="00EF0B4A" w:rsidRDefault="00EF0B4A" w:rsidP="00733A35">
      <w:pPr>
        <w:spacing w:after="0" w:line="240" w:lineRule="auto"/>
        <w:jc w:val="both"/>
        <w:rPr>
          <w:rFonts w:ascii="Times New Roman" w:hAnsi="Times New Roman" w:cs="Times New Roman"/>
        </w:rPr>
      </w:pPr>
      <w:r>
        <w:rPr>
          <w:rFonts w:ascii="Times New Roman" w:hAnsi="Times New Roman" w:cs="Times New Roman"/>
          <w:b/>
        </w:rPr>
        <w:t xml:space="preserve">Figure. </w:t>
      </w:r>
      <w:r>
        <w:rPr>
          <w:rFonts w:ascii="Times New Roman" w:hAnsi="Times New Roman" w:cs="Times New Roman"/>
        </w:rPr>
        <w:t>Comparison of temperature parameters from original model compared with hyperpriors, for transport deaths in males.</w:t>
      </w:r>
    </w:p>
    <w:p w14:paraId="7FD2E49E" w14:textId="77777777" w:rsidR="00EF0B4A" w:rsidRDefault="00EF0B4A" w:rsidP="00733A35">
      <w:pPr>
        <w:spacing w:after="0" w:line="240" w:lineRule="auto"/>
        <w:jc w:val="both"/>
        <w:rPr>
          <w:rFonts w:ascii="Times New Roman" w:hAnsi="Times New Roman" w:cs="Times New Roman"/>
        </w:rPr>
      </w:pPr>
    </w:p>
    <w:p w14:paraId="68AA1AAD" w14:textId="4B4060EB" w:rsidR="009B5429" w:rsidRPr="00C53617" w:rsidRDefault="009B5429" w:rsidP="00733A35">
      <w:pPr>
        <w:spacing w:after="0" w:line="240" w:lineRule="auto"/>
        <w:jc w:val="both"/>
        <w:rPr>
          <w:rFonts w:ascii="Times New Roman" w:hAnsi="Times New Roman" w:cs="Times New Roman"/>
        </w:rPr>
      </w:pPr>
      <w:r>
        <w:rPr>
          <w:rFonts w:ascii="Times New Roman" w:hAnsi="Times New Roman" w:cs="Times New Roman"/>
        </w:rPr>
        <w:t>We would be happy to describe these sensitivity analyses in the paper if they would be of interest.</w:t>
      </w:r>
    </w:p>
    <w:p w14:paraId="26E2F1C4" w14:textId="77777777" w:rsidR="008B18CE" w:rsidRPr="00C53617" w:rsidRDefault="008B18CE" w:rsidP="00733A35">
      <w:pPr>
        <w:spacing w:after="0" w:line="240" w:lineRule="auto"/>
        <w:jc w:val="both"/>
        <w:rPr>
          <w:rFonts w:ascii="Times New Roman" w:hAnsi="Times New Roman" w:cs="Times New Roman"/>
        </w:rPr>
      </w:pPr>
    </w:p>
    <w:p w14:paraId="183EB8FC" w14:textId="7317EDDE"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Minor Comments</w:t>
      </w:r>
    </w:p>
    <w:p w14:paraId="394B4715"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1. L192. Is the time variable measured in years?</w:t>
      </w:r>
    </w:p>
    <w:p w14:paraId="79E50C03" w14:textId="4E561D21" w:rsidR="00CE26B2" w:rsidRPr="00C53617" w:rsidRDefault="00CE26B2" w:rsidP="00733A35">
      <w:pPr>
        <w:spacing w:after="0" w:line="240" w:lineRule="auto"/>
        <w:jc w:val="both"/>
        <w:rPr>
          <w:rFonts w:ascii="Times New Roman" w:hAnsi="Times New Roman" w:cs="Times New Roman"/>
        </w:rPr>
      </w:pPr>
    </w:p>
    <w:p w14:paraId="58A86456" w14:textId="1B17505D" w:rsidR="000331BC" w:rsidRPr="00C53617" w:rsidRDefault="000331BC"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The coefficient </w:t>
      </w:r>
      <m:oMath>
        <m:sSub>
          <m:sSubPr>
            <m:ctrlPr>
              <w:rPr>
                <w:rFonts w:ascii="Cambria Math" w:hAnsi="Cambria Math" w:cs="Times New Roman"/>
                <w:i/>
              </w:rPr>
            </m:ctrlPr>
          </m:sSubPr>
          <m:e>
            <m:r>
              <w:rPr>
                <w:rFonts w:ascii="Cambria Math" w:hAnsi="Cambria Math" w:cs="Times New Roman"/>
              </w:rPr>
              <m:t>ν</m:t>
            </m:r>
          </m:e>
          <m:sub>
            <m:r>
              <w:rPr>
                <w:rFonts w:ascii="Cambria Math" w:hAnsi="Cambria Math" w:cs="Times New Roman"/>
              </w:rPr>
              <m:t>time</m:t>
            </m:r>
          </m:sub>
        </m:sSub>
      </m:oMath>
      <w:r w:rsidRPr="00C53617">
        <w:rPr>
          <w:rFonts w:ascii="Times New Roman" w:eastAsiaTheme="minorEastAsia" w:hAnsi="Times New Roman" w:cs="Times New Roman"/>
        </w:rPr>
        <w:t xml:space="preserve"> is indexed in months</w:t>
      </w:r>
      <w:r w:rsidR="006C462E" w:rsidRPr="00C53617">
        <w:rPr>
          <w:rFonts w:ascii="Times New Roman" w:eastAsiaTheme="minorEastAsia" w:hAnsi="Times New Roman" w:cs="Times New Roman"/>
        </w:rPr>
        <w:t xml:space="preserve"> and therefore contains </w:t>
      </w:r>
      <w:r w:rsidR="00BA7325" w:rsidRPr="00C53617">
        <w:rPr>
          <w:rFonts w:ascii="Times New Roman" w:eastAsiaTheme="minorEastAsia" w:hAnsi="Times New Roman" w:cs="Times New Roman"/>
        </w:rPr>
        <w:t xml:space="preserve">12 </w:t>
      </w:r>
      <w:r w:rsidR="009B5429">
        <w:rPr>
          <w:rFonts w:ascii="Times New Roman" w:hAnsi="Times New Roman" w:cs="Times New Roman"/>
        </w:rPr>
        <w:t>×</w:t>
      </w:r>
      <w:r w:rsidR="00BA7325" w:rsidRPr="00C53617">
        <w:rPr>
          <w:rFonts w:ascii="Times New Roman" w:eastAsiaTheme="minorEastAsia" w:hAnsi="Times New Roman" w:cs="Times New Roman"/>
        </w:rPr>
        <w:t xml:space="preserve"> 38 = 456 terms. The covariate </w:t>
      </w:r>
      <m:oMath>
        <m:r>
          <w:rPr>
            <w:rFonts w:ascii="Cambria Math" w:eastAsiaTheme="minorEastAsia" w:hAnsi="Cambria Math" w:cs="Times New Roman"/>
          </w:rPr>
          <m:t>time</m:t>
        </m:r>
      </m:oMath>
      <w:r w:rsidR="00B75282" w:rsidRPr="00C53617">
        <w:rPr>
          <w:rFonts w:ascii="Times New Roman" w:eastAsiaTheme="minorEastAsia" w:hAnsi="Times New Roman" w:cs="Times New Roman"/>
        </w:rPr>
        <w:t xml:space="preserve"> is similarly in months. We now make this clearer in the model description </w:t>
      </w:r>
      <w:r w:rsidR="00B75282" w:rsidRPr="00C53617">
        <w:rPr>
          <w:rFonts w:ascii="Times New Roman" w:hAnsi="Times New Roman" w:cs="Times New Roman"/>
        </w:rPr>
        <w:t>(P. XX, Line XX).</w:t>
      </w:r>
    </w:p>
    <w:p w14:paraId="1E9216E3" w14:textId="77777777" w:rsidR="00BD52E8" w:rsidRPr="00C53617" w:rsidRDefault="00BD52E8" w:rsidP="00733A35">
      <w:pPr>
        <w:spacing w:after="0" w:line="240" w:lineRule="auto"/>
        <w:jc w:val="both"/>
        <w:rPr>
          <w:rFonts w:ascii="Times New Roman" w:hAnsi="Times New Roman" w:cs="Times New Roman"/>
        </w:rPr>
      </w:pPr>
    </w:p>
    <w:p w14:paraId="17F2B890" w14:textId="30A30AE0"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2. L204. What was the order of the random walk?</w:t>
      </w:r>
    </w:p>
    <w:p w14:paraId="31BCF096" w14:textId="77777777" w:rsidR="00017DDA" w:rsidRPr="00C53617" w:rsidRDefault="00017DDA" w:rsidP="00733A35">
      <w:pPr>
        <w:spacing w:after="0" w:line="240" w:lineRule="auto"/>
        <w:jc w:val="both"/>
        <w:rPr>
          <w:rFonts w:ascii="Times New Roman" w:hAnsi="Times New Roman" w:cs="Times New Roman"/>
        </w:rPr>
      </w:pPr>
    </w:p>
    <w:p w14:paraId="300FE9F5" w14:textId="3EAFCB3E" w:rsidR="00CE26B2" w:rsidRPr="00C53617" w:rsidRDefault="00017DDA" w:rsidP="00733A35">
      <w:pPr>
        <w:spacing w:after="0" w:line="240" w:lineRule="auto"/>
        <w:jc w:val="both"/>
        <w:rPr>
          <w:rFonts w:ascii="Times New Roman" w:hAnsi="Times New Roman" w:cs="Times New Roman"/>
        </w:rPr>
      </w:pPr>
      <w:r w:rsidRPr="00C53617">
        <w:rPr>
          <w:rFonts w:ascii="Times New Roman" w:hAnsi="Times New Roman" w:cs="Times New Roman"/>
        </w:rPr>
        <w:t>We have specified that t</w:t>
      </w:r>
      <w:r w:rsidR="00E06ECC" w:rsidRPr="00C53617">
        <w:rPr>
          <w:rFonts w:ascii="Times New Roman" w:hAnsi="Times New Roman" w:cs="Times New Roman"/>
        </w:rPr>
        <w:t>he random walk was of first order (P. XX, Line XX).</w:t>
      </w:r>
    </w:p>
    <w:p w14:paraId="48D2152F" w14:textId="77777777" w:rsidR="00BD52E8" w:rsidRPr="00C53617" w:rsidRDefault="00BD52E8" w:rsidP="00733A35">
      <w:pPr>
        <w:spacing w:after="0" w:line="240" w:lineRule="auto"/>
        <w:jc w:val="both"/>
        <w:rPr>
          <w:rFonts w:ascii="Times New Roman" w:hAnsi="Times New Roman" w:cs="Times New Roman"/>
        </w:rPr>
      </w:pPr>
    </w:p>
    <w:p w14:paraId="559F2E2C" w14:textId="630ACAB8"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3. L212. Was this an intrinsic CAR model?</w:t>
      </w:r>
    </w:p>
    <w:p w14:paraId="2F3B514A" w14:textId="77777777" w:rsidR="00017DDA" w:rsidRPr="00C53617" w:rsidRDefault="00017DDA" w:rsidP="00733A35">
      <w:pPr>
        <w:spacing w:after="0" w:line="240" w:lineRule="auto"/>
        <w:jc w:val="both"/>
        <w:rPr>
          <w:rFonts w:ascii="Times New Roman" w:hAnsi="Times New Roman" w:cs="Times New Roman"/>
        </w:rPr>
      </w:pPr>
    </w:p>
    <w:p w14:paraId="2984977B" w14:textId="1A5634B7" w:rsidR="00CE26B2" w:rsidRPr="00C53617" w:rsidRDefault="008479E2" w:rsidP="00733A35">
      <w:pPr>
        <w:spacing w:after="0" w:line="240" w:lineRule="auto"/>
        <w:jc w:val="both"/>
        <w:rPr>
          <w:rFonts w:ascii="Times New Roman" w:hAnsi="Times New Roman" w:cs="Times New Roman"/>
        </w:rPr>
      </w:pPr>
      <w:r w:rsidRPr="00C53617">
        <w:rPr>
          <w:rFonts w:ascii="Times New Roman" w:hAnsi="Times New Roman" w:cs="Times New Roman"/>
        </w:rPr>
        <w:t>This was indeed an intrinsic CAR model</w:t>
      </w:r>
      <w:r w:rsidR="00017DDA" w:rsidRPr="00C53617">
        <w:rPr>
          <w:rFonts w:ascii="Times New Roman" w:hAnsi="Times New Roman" w:cs="Times New Roman"/>
        </w:rPr>
        <w:t xml:space="preserve">, </w:t>
      </w:r>
      <w:r w:rsidR="009B5429">
        <w:rPr>
          <w:rFonts w:ascii="Times New Roman" w:hAnsi="Times New Roman" w:cs="Times New Roman"/>
        </w:rPr>
        <w:t>which has now been changed to a BYM model following comment by Reviewer 2</w:t>
      </w:r>
      <w:r w:rsidR="00704F10">
        <w:rPr>
          <w:rFonts w:ascii="Times New Roman" w:hAnsi="Times New Roman" w:cs="Times New Roman"/>
        </w:rPr>
        <w:t xml:space="preserve">. We have clarified that the BYM includes an ICAR component </w:t>
      </w:r>
      <w:r w:rsidRPr="00C53617">
        <w:rPr>
          <w:rFonts w:ascii="Times New Roman" w:hAnsi="Times New Roman" w:cs="Times New Roman"/>
        </w:rPr>
        <w:t>(P. XX, Line XX).</w:t>
      </w:r>
    </w:p>
    <w:p w14:paraId="583C2217" w14:textId="77777777" w:rsidR="00BD52E8" w:rsidRPr="00C53617" w:rsidRDefault="00BD52E8" w:rsidP="00733A35">
      <w:pPr>
        <w:spacing w:after="0" w:line="240" w:lineRule="auto"/>
        <w:jc w:val="both"/>
        <w:rPr>
          <w:rFonts w:ascii="Times New Roman" w:hAnsi="Times New Roman" w:cs="Times New Roman"/>
        </w:rPr>
      </w:pPr>
    </w:p>
    <w:p w14:paraId="56BB4139" w14:textId="6D8F322B"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4. L212. What constraints were applied to the random walk and ICAR models?</w:t>
      </w:r>
    </w:p>
    <w:p w14:paraId="649F40CB" w14:textId="77777777" w:rsidR="00C37B1F" w:rsidRPr="00C53617" w:rsidRDefault="00C37B1F" w:rsidP="00733A35">
      <w:pPr>
        <w:spacing w:after="0" w:line="240" w:lineRule="auto"/>
        <w:jc w:val="both"/>
        <w:rPr>
          <w:rFonts w:ascii="Times New Roman" w:hAnsi="Times New Roman" w:cs="Times New Roman"/>
          <w:b/>
        </w:rPr>
      </w:pPr>
    </w:p>
    <w:p w14:paraId="3B798EC1" w14:textId="7A01BB93" w:rsidR="00CE26B2" w:rsidRPr="00C53617" w:rsidRDefault="00F31D42"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Both the random walk and </w:t>
      </w:r>
      <w:r w:rsidR="009353AF" w:rsidRPr="00C53617">
        <w:rPr>
          <w:rFonts w:ascii="Times New Roman" w:hAnsi="Times New Roman" w:cs="Times New Roman"/>
        </w:rPr>
        <w:t xml:space="preserve">ICAR priors </w:t>
      </w:r>
      <w:r w:rsidR="00733A35">
        <w:rPr>
          <w:rFonts w:ascii="Times New Roman" w:hAnsi="Times New Roman" w:cs="Times New Roman"/>
        </w:rPr>
        <w:t>had</w:t>
      </w:r>
      <w:r w:rsidR="00733A35" w:rsidRPr="00C53617">
        <w:rPr>
          <w:rFonts w:ascii="Times New Roman" w:hAnsi="Times New Roman" w:cs="Times New Roman"/>
        </w:rPr>
        <w:t xml:space="preserve"> </w:t>
      </w:r>
      <w:r w:rsidR="009353AF" w:rsidRPr="00C53617">
        <w:rPr>
          <w:rFonts w:ascii="Times New Roman" w:hAnsi="Times New Roman" w:cs="Times New Roman"/>
        </w:rPr>
        <w:t>sum-to-zero constraints</w:t>
      </w:r>
      <w:r w:rsidR="000331BC" w:rsidRPr="00C53617">
        <w:rPr>
          <w:rFonts w:ascii="Times New Roman" w:hAnsi="Times New Roman" w:cs="Times New Roman"/>
        </w:rPr>
        <w:t>.</w:t>
      </w:r>
      <w:r w:rsidR="00143907">
        <w:rPr>
          <w:rFonts w:ascii="Times New Roman" w:hAnsi="Times New Roman" w:cs="Times New Roman"/>
        </w:rPr>
        <w:fldChar w:fldCharType="begin" w:fldLock="1"/>
      </w:r>
      <w:r w:rsidR="00143907">
        <w:rPr>
          <w:rFonts w:ascii="Times New Roman" w:hAnsi="Times New Roman" w:cs="Times New Roman"/>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34&lt;/sup&gt;","plainTextFormattedCitation":"34"},"properties":{"noteIndex":0},"schema":"https://github.com/citation-style-language/schema/raw/master/csl-citation.json"}</w:instrText>
      </w:r>
      <w:r w:rsidR="00143907">
        <w:rPr>
          <w:rFonts w:ascii="Times New Roman" w:hAnsi="Times New Roman" w:cs="Times New Roman"/>
        </w:rPr>
        <w:fldChar w:fldCharType="separate"/>
      </w:r>
      <w:r w:rsidR="00143907" w:rsidRPr="00143907">
        <w:rPr>
          <w:rFonts w:ascii="Times New Roman" w:hAnsi="Times New Roman" w:cs="Times New Roman"/>
          <w:noProof/>
          <w:vertAlign w:val="superscript"/>
        </w:rPr>
        <w:t>34</w:t>
      </w:r>
      <w:r w:rsidR="00143907">
        <w:rPr>
          <w:rFonts w:ascii="Times New Roman" w:hAnsi="Times New Roman" w:cs="Times New Roman"/>
        </w:rPr>
        <w:fldChar w:fldCharType="end"/>
      </w:r>
      <w:r w:rsidR="009353AF" w:rsidRPr="00C53617">
        <w:rPr>
          <w:rFonts w:ascii="Times New Roman" w:hAnsi="Times New Roman" w:cs="Times New Roman"/>
        </w:rPr>
        <w:t xml:space="preserve"> This is now included in the model description (P. XX, Line XX).</w:t>
      </w:r>
    </w:p>
    <w:p w14:paraId="67C644BF" w14:textId="77777777" w:rsidR="00BD52E8" w:rsidRPr="00C53617" w:rsidRDefault="00BD52E8" w:rsidP="00733A35">
      <w:pPr>
        <w:spacing w:after="0" w:line="240" w:lineRule="auto"/>
        <w:jc w:val="both"/>
        <w:rPr>
          <w:rFonts w:ascii="Times New Roman" w:hAnsi="Times New Roman" w:cs="Times New Roman"/>
        </w:rPr>
      </w:pPr>
    </w:p>
    <w:p w14:paraId="77D8D179" w14:textId="30576576"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5. L212 </w:t>
      </w:r>
      <w:proofErr w:type="gramStart"/>
      <w:r w:rsidRPr="00C53617">
        <w:rPr>
          <w:rFonts w:ascii="Times New Roman" w:hAnsi="Times New Roman" w:cs="Times New Roman"/>
          <w:b/>
        </w:rPr>
        <w:t>In</w:t>
      </w:r>
      <w:proofErr w:type="gramEnd"/>
      <w:r w:rsidRPr="00C53617">
        <w:rPr>
          <w:rFonts w:ascii="Times New Roman" w:hAnsi="Times New Roman" w:cs="Times New Roman"/>
          <w:b/>
        </w:rPr>
        <w:t xml:space="preserve"> general, are there issues with identifiability, in particular with all of the</w:t>
      </w:r>
      <w:r w:rsidR="00733A35">
        <w:rPr>
          <w:rFonts w:ascii="Times New Roman" w:hAnsi="Times New Roman" w:cs="Times New Roman"/>
          <w:b/>
        </w:rPr>
        <w:t xml:space="preserve"> </w:t>
      </w:r>
      <w:r w:rsidRPr="00C53617">
        <w:rPr>
          <w:rFonts w:ascii="Times New Roman" w:hAnsi="Times New Roman" w:cs="Times New Roman"/>
          <w:b/>
        </w:rPr>
        <w:t>temporal terms?</w:t>
      </w:r>
    </w:p>
    <w:p w14:paraId="325D2CDE" w14:textId="3B8F04C2" w:rsidR="007F055E" w:rsidRPr="00C53617" w:rsidRDefault="007F055E" w:rsidP="00733A35">
      <w:pPr>
        <w:spacing w:after="0" w:line="240" w:lineRule="auto"/>
        <w:jc w:val="both"/>
        <w:rPr>
          <w:rFonts w:ascii="Times New Roman" w:hAnsi="Times New Roman" w:cs="Times New Roman"/>
          <w:b/>
        </w:rPr>
      </w:pPr>
    </w:p>
    <w:p w14:paraId="78B66495" w14:textId="26513087" w:rsidR="007F055E" w:rsidRPr="00C53617" w:rsidRDefault="00BF40AF" w:rsidP="00733A35">
      <w:pPr>
        <w:spacing w:after="0" w:line="240" w:lineRule="auto"/>
        <w:jc w:val="both"/>
        <w:rPr>
          <w:rFonts w:ascii="Times New Roman" w:hAnsi="Times New Roman" w:cs="Times New Roman"/>
          <w:b/>
        </w:rPr>
      </w:pPr>
      <w:r w:rsidRPr="00C53617">
        <w:rPr>
          <w:rFonts w:ascii="Times New Roman" w:hAnsi="Times New Roman" w:cs="Times New Roman"/>
        </w:rPr>
        <w:t>T</w:t>
      </w:r>
      <w:r w:rsidR="00A6594F" w:rsidRPr="00C53617">
        <w:rPr>
          <w:rFonts w:ascii="Times New Roman" w:hAnsi="Times New Roman" w:cs="Times New Roman"/>
        </w:rPr>
        <w:t>o our knowledge, the</w:t>
      </w:r>
      <w:r w:rsidRPr="00C53617">
        <w:rPr>
          <w:rFonts w:ascii="Times New Roman" w:hAnsi="Times New Roman" w:cs="Times New Roman"/>
        </w:rPr>
        <w:t xml:space="preserve"> only potential for </w:t>
      </w:r>
      <w:r w:rsidR="008333FE" w:rsidRPr="00C53617">
        <w:rPr>
          <w:rFonts w:ascii="Times New Roman" w:hAnsi="Times New Roman" w:cs="Times New Roman"/>
        </w:rPr>
        <w:t xml:space="preserve">formal </w:t>
      </w:r>
      <w:r w:rsidRPr="00C53617">
        <w:rPr>
          <w:rFonts w:ascii="Times New Roman" w:hAnsi="Times New Roman" w:cs="Times New Roman"/>
        </w:rPr>
        <w:t xml:space="preserve">non-identifiability is between </w:t>
      </w:r>
      <w:r w:rsidR="001A7574" w:rsidRPr="00C53617">
        <w:rPr>
          <w:rFonts w:ascii="Times New Roman" w:hAnsi="Times New Roman" w:cs="Times New Roman"/>
        </w:rPr>
        <w:t xml:space="preserve">the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·time</m:t>
        </m:r>
      </m:oMath>
      <w:r w:rsidR="001A7574" w:rsidRPr="00C53617">
        <w:rPr>
          <w:rFonts w:ascii="Times New Roman" w:eastAsiaTheme="minorEastAsia" w:hAnsi="Times New Roman"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time</m:t>
            </m:r>
          </m:sub>
        </m:sSub>
      </m:oMath>
      <w:r w:rsidR="001A7574" w:rsidRPr="00C53617">
        <w:rPr>
          <w:rFonts w:ascii="Times New Roman" w:eastAsiaTheme="minorEastAsia" w:hAnsi="Times New Roman" w:cs="Times New Roman"/>
        </w:rPr>
        <w:t xml:space="preserve"> terms. However, due to the sum-to-zero constraint on the </w:t>
      </w:r>
      <m:oMath>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time</m:t>
            </m:r>
          </m:sub>
        </m:sSub>
      </m:oMath>
      <w:r w:rsidR="001A7574" w:rsidRPr="00C53617">
        <w:rPr>
          <w:rFonts w:ascii="Times New Roman" w:eastAsiaTheme="minorEastAsia" w:hAnsi="Times New Roman" w:cs="Times New Roman"/>
        </w:rPr>
        <w:t xml:space="preserve"> terms </w:t>
      </w:r>
      <w:r w:rsidR="008333FE" w:rsidRPr="00C53617">
        <w:rPr>
          <w:rFonts w:ascii="Times New Roman" w:eastAsiaTheme="minorEastAsia" w:hAnsi="Times New Roman" w:cs="Times New Roman"/>
        </w:rPr>
        <w:t xml:space="preserve">(see point 4 above), this issue </w:t>
      </w:r>
      <w:r w:rsidR="008333FE" w:rsidRPr="00C53617">
        <w:rPr>
          <w:rFonts w:ascii="Times New Roman" w:eastAsiaTheme="minorEastAsia" w:hAnsi="Times New Roman" w:cs="Times New Roman"/>
        </w:rPr>
        <w:lastRenderedPageBreak/>
        <w:t xml:space="preserve">does not arise. </w:t>
      </w:r>
      <w:r w:rsidR="007F5056" w:rsidRPr="00C53617">
        <w:rPr>
          <w:rFonts w:ascii="Times New Roman" w:eastAsiaTheme="minorEastAsia" w:hAnsi="Times New Roman" w:cs="Times New Roman"/>
        </w:rPr>
        <w:t xml:space="preserve">While it is possible that the </w:t>
      </w:r>
      <m:oMath>
        <m:sSub>
          <m:sSubPr>
            <m:ctrlPr>
              <w:rPr>
                <w:rFonts w:ascii="Cambria Math" w:hAnsi="Cambria Math" w:cs="Times New Roman"/>
                <w:i/>
              </w:rPr>
            </m:ctrlPr>
          </m:sSubPr>
          <m:e>
            <m:r>
              <w:rPr>
                <w:rFonts w:ascii="Cambria Math" w:hAnsi="Cambria Math" w:cs="Times New Roman"/>
              </w:rPr>
              <m:t>ψ</m:t>
            </m:r>
          </m:e>
          <m:sub>
            <m:r>
              <w:rPr>
                <w:rFonts w:ascii="Cambria Math" w:hAnsi="Cambria Math" w:cs="Times New Roman"/>
              </w:rPr>
              <m:t>state-month</m:t>
            </m:r>
          </m:sub>
        </m:sSub>
      </m:oMath>
      <w:r w:rsidR="00A6594F" w:rsidRPr="00C53617">
        <w:rPr>
          <w:rFonts w:ascii="Times New Roman" w:eastAsiaTheme="minorEastAsia" w:hAnsi="Times New Roman" w:cs="Times New Roman"/>
        </w:rPr>
        <w:t xml:space="preserve"> </w:t>
      </w:r>
      <w:r w:rsidR="000448FA" w:rsidRPr="00C53617">
        <w:rPr>
          <w:rFonts w:ascii="Times New Roman" w:eastAsiaTheme="minorEastAsia" w:hAnsi="Times New Roman" w:cs="Times New Roman"/>
        </w:rPr>
        <w:t xml:space="preserve">term may absorb some variation from the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state</m:t>
            </m:r>
          </m:sub>
        </m:sSub>
      </m:oMath>
      <w:r w:rsidR="000448FA" w:rsidRPr="00C53617">
        <w:rPr>
          <w:rFonts w:ascii="Times New Roman" w:eastAsiaTheme="minorEastAsia" w:hAnsi="Times New Roman" w:cs="Times New Roman"/>
        </w:rPr>
        <w:t xml:space="preserve"> or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month</m:t>
            </m:r>
          </m:sub>
        </m:sSub>
      </m:oMath>
      <w:r w:rsidR="000448FA" w:rsidRPr="00C53617">
        <w:rPr>
          <w:rFonts w:ascii="Times New Roman" w:eastAsiaTheme="minorEastAsia" w:hAnsi="Times New Roman" w:cs="Times New Roman"/>
        </w:rPr>
        <w:t xml:space="preserve"> terms</w:t>
      </w:r>
      <w:r w:rsidR="000331BC" w:rsidRPr="00C53617">
        <w:rPr>
          <w:rFonts w:ascii="Times New Roman" w:eastAsiaTheme="minorEastAsia" w:hAnsi="Times New Roman" w:cs="Times New Roman"/>
        </w:rPr>
        <w:t>,</w:t>
      </w:r>
      <w:r w:rsidR="000448FA" w:rsidRPr="00C53617">
        <w:rPr>
          <w:rFonts w:ascii="Times New Roman" w:eastAsiaTheme="minorEastAsia" w:hAnsi="Times New Roman" w:cs="Times New Roman"/>
        </w:rPr>
        <w:t xml:space="preserve"> this is not a </w:t>
      </w:r>
      <w:r w:rsidR="000331BC" w:rsidRPr="00C53617">
        <w:rPr>
          <w:rFonts w:ascii="Times New Roman" w:eastAsiaTheme="minorEastAsia" w:hAnsi="Times New Roman" w:cs="Times New Roman"/>
        </w:rPr>
        <w:t>concern</w:t>
      </w:r>
      <w:r w:rsidR="00A6594F" w:rsidRPr="00C53617">
        <w:rPr>
          <w:rFonts w:ascii="Times New Roman" w:eastAsiaTheme="minorEastAsia" w:hAnsi="Times New Roman" w:cs="Times New Roman"/>
        </w:rPr>
        <w:t xml:space="preserve"> because we do not interpret these terms</w:t>
      </w:r>
      <w:r w:rsidR="000448FA" w:rsidRPr="00C53617">
        <w:rPr>
          <w:rFonts w:ascii="Times New Roman" w:eastAsiaTheme="minorEastAsia" w:hAnsi="Times New Roman" w:cs="Times New Roman"/>
        </w:rPr>
        <w:t>.</w:t>
      </w:r>
    </w:p>
    <w:p w14:paraId="38D651EA" w14:textId="77777777" w:rsidR="00BD52E8" w:rsidRPr="00C53617" w:rsidRDefault="00BD52E8" w:rsidP="00733A35">
      <w:pPr>
        <w:spacing w:after="0" w:line="240" w:lineRule="auto"/>
        <w:jc w:val="both"/>
        <w:rPr>
          <w:rFonts w:ascii="Times New Roman" w:hAnsi="Times New Roman" w:cs="Times New Roman"/>
          <w:b/>
        </w:rPr>
      </w:pPr>
    </w:p>
    <w:p w14:paraId="0DF0D0BA" w14:textId="14406AD7" w:rsidR="00BA58A1"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6. L216. What was the exact form of the interaction between state and month? </w:t>
      </w:r>
      <w:proofErr w:type="spellStart"/>
      <w:r w:rsidRPr="00C53617">
        <w:rPr>
          <w:rFonts w:ascii="Times New Roman" w:hAnsi="Times New Roman" w:cs="Times New Roman"/>
          <w:b/>
        </w:rPr>
        <w:t>KorrHeld</w:t>
      </w:r>
      <w:proofErr w:type="spellEnd"/>
      <w:r w:rsidRPr="00C53617">
        <w:rPr>
          <w:rFonts w:ascii="Times New Roman" w:hAnsi="Times New Roman" w:cs="Times New Roman"/>
          <w:b/>
        </w:rPr>
        <w:t xml:space="preserve"> (2000, Statistics and Medicine) defines four types of space-time interactions,</w:t>
      </w:r>
      <w:r w:rsidR="00371014">
        <w:rPr>
          <w:rFonts w:ascii="Times New Roman" w:hAnsi="Times New Roman" w:cs="Times New Roman"/>
          <w:b/>
        </w:rPr>
        <w:t xml:space="preserve"> </w:t>
      </w:r>
      <w:r w:rsidRPr="00C53617">
        <w:rPr>
          <w:rFonts w:ascii="Times New Roman" w:hAnsi="Times New Roman" w:cs="Times New Roman"/>
          <w:b/>
        </w:rPr>
        <w:t>all of which can be fitted using INLA (</w:t>
      </w:r>
      <w:proofErr w:type="spellStart"/>
      <w:r w:rsidRPr="00C53617">
        <w:rPr>
          <w:rFonts w:ascii="Times New Roman" w:hAnsi="Times New Roman" w:cs="Times New Roman"/>
          <w:b/>
        </w:rPr>
        <w:t>Blangiardo</w:t>
      </w:r>
      <w:proofErr w:type="spellEnd"/>
      <w:r w:rsidRPr="00C53617">
        <w:rPr>
          <w:rFonts w:ascii="Times New Roman" w:hAnsi="Times New Roman" w:cs="Times New Roman"/>
          <w:b/>
        </w:rPr>
        <w:t xml:space="preserve"> and </w:t>
      </w:r>
      <w:proofErr w:type="spellStart"/>
      <w:r w:rsidRPr="00C53617">
        <w:rPr>
          <w:rFonts w:ascii="Times New Roman" w:hAnsi="Times New Roman" w:cs="Times New Roman"/>
          <w:b/>
        </w:rPr>
        <w:t>Cameletti</w:t>
      </w:r>
      <w:proofErr w:type="spellEnd"/>
      <w:r w:rsidRPr="00C53617">
        <w:rPr>
          <w:rFonts w:ascii="Times New Roman" w:hAnsi="Times New Roman" w:cs="Times New Roman"/>
          <w:b/>
        </w:rPr>
        <w:t>, 2015).</w:t>
      </w:r>
    </w:p>
    <w:p w14:paraId="1A4B6B6D" w14:textId="5A64EC58" w:rsidR="00CA7412" w:rsidRPr="00C53617" w:rsidRDefault="00CA7412" w:rsidP="00733A35">
      <w:pPr>
        <w:spacing w:after="0" w:line="240" w:lineRule="auto"/>
        <w:jc w:val="both"/>
        <w:rPr>
          <w:rFonts w:ascii="Times New Roman" w:hAnsi="Times New Roman" w:cs="Times New Roman"/>
          <w:b/>
        </w:rPr>
      </w:pPr>
    </w:p>
    <w:p w14:paraId="6CCBCB33" w14:textId="704F330F" w:rsidR="00CA7412" w:rsidRPr="00C53617" w:rsidRDefault="00411FE8"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The state-month interactions </w:t>
      </w:r>
      <w:r w:rsidR="004B2308" w:rsidRPr="00C53617">
        <w:rPr>
          <w:rFonts w:ascii="Times New Roman" w:hAnsi="Times New Roman" w:cs="Times New Roman"/>
        </w:rPr>
        <w:t>of b</w:t>
      </w:r>
      <w:r w:rsidR="00CA7412" w:rsidRPr="00C53617">
        <w:rPr>
          <w:rFonts w:ascii="Times New Roman" w:hAnsi="Times New Roman" w:cs="Times New Roman"/>
        </w:rPr>
        <w:t>oth the intercept and linear time trend were modelled as independent and identically distributed</w:t>
      </w:r>
      <w:r w:rsidR="006B07BD">
        <w:rPr>
          <w:rFonts w:ascii="Times New Roman" w:hAnsi="Times New Roman" w:cs="Times New Roman"/>
        </w:rPr>
        <w:t xml:space="preserve"> (IID)</w:t>
      </w:r>
      <w:r w:rsidR="00CA7412" w:rsidRPr="00C53617">
        <w:rPr>
          <w:rFonts w:ascii="Times New Roman" w:hAnsi="Times New Roman" w:cs="Times New Roman"/>
        </w:rPr>
        <w:t xml:space="preserve"> and therefore were of Type I space-time interactions.</w:t>
      </w:r>
      <w:r w:rsidR="004F78CD" w:rsidRPr="00C53617">
        <w:rPr>
          <w:rFonts w:ascii="Times New Roman" w:hAnsi="Times New Roman" w:cs="Times New Roman"/>
        </w:rPr>
        <w:fldChar w:fldCharType="begin" w:fldLock="1"/>
      </w:r>
      <w:r w:rsidR="00143907">
        <w:rPr>
          <w:rFonts w:ascii="Times New Roman" w:hAnsi="Times New Roman" w:cs="Times New Roman"/>
        </w:rPr>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35&lt;/sup&gt;","plainTextFormattedCitation":"35","previouslyFormattedCitation":"&lt;sup&gt;34&lt;/sup&gt;"},"properties":{"noteIndex":0},"schema":"https://github.com/citation-style-language/schema/raw/master/csl-citation.json"}</w:instrText>
      </w:r>
      <w:r w:rsidR="004F78CD" w:rsidRPr="00C53617">
        <w:rPr>
          <w:rFonts w:ascii="Times New Roman" w:hAnsi="Times New Roman" w:cs="Times New Roman"/>
        </w:rPr>
        <w:fldChar w:fldCharType="separate"/>
      </w:r>
      <w:r w:rsidR="00143907" w:rsidRPr="00143907">
        <w:rPr>
          <w:rFonts w:ascii="Times New Roman" w:hAnsi="Times New Roman" w:cs="Times New Roman"/>
          <w:noProof/>
          <w:vertAlign w:val="superscript"/>
        </w:rPr>
        <w:t>35</w:t>
      </w:r>
      <w:r w:rsidR="004F78CD" w:rsidRPr="00C53617">
        <w:rPr>
          <w:rFonts w:ascii="Times New Roman" w:hAnsi="Times New Roman" w:cs="Times New Roman"/>
        </w:rPr>
        <w:fldChar w:fldCharType="end"/>
      </w:r>
      <w:r w:rsidR="00CA7412" w:rsidRPr="00C53617">
        <w:rPr>
          <w:rFonts w:ascii="Times New Roman" w:hAnsi="Times New Roman" w:cs="Times New Roman"/>
        </w:rPr>
        <w:t xml:space="preserve"> </w:t>
      </w:r>
      <w:r w:rsidR="000331BC" w:rsidRPr="00C53617">
        <w:rPr>
          <w:rFonts w:ascii="Times New Roman" w:hAnsi="Times New Roman" w:cs="Times New Roman"/>
        </w:rPr>
        <w:t>This is now included in the model description (P. XX, Line XX).</w:t>
      </w:r>
    </w:p>
    <w:p w14:paraId="60613D24" w14:textId="77777777" w:rsidR="00BD52E8" w:rsidRPr="00C53617" w:rsidRDefault="00BD52E8" w:rsidP="00733A35">
      <w:pPr>
        <w:spacing w:after="0" w:line="240" w:lineRule="auto"/>
        <w:jc w:val="both"/>
        <w:rPr>
          <w:rFonts w:ascii="Times New Roman" w:hAnsi="Times New Roman" w:cs="Times New Roman"/>
          <w:b/>
        </w:rPr>
      </w:pPr>
    </w:p>
    <w:p w14:paraId="5DE6F6E6" w14:textId="4B6EDA24" w:rsidR="0084698F"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7. L216. What priors were used, particularly on the random walk variances?</w:t>
      </w:r>
    </w:p>
    <w:p w14:paraId="6D4968D8" w14:textId="4C31F1D0" w:rsidR="00CE26B2" w:rsidRPr="00C53617" w:rsidRDefault="00CE26B2" w:rsidP="00733A35">
      <w:pPr>
        <w:spacing w:after="0" w:line="240" w:lineRule="auto"/>
        <w:jc w:val="both"/>
        <w:rPr>
          <w:rFonts w:ascii="Times New Roman" w:hAnsi="Times New Roman" w:cs="Times New Roman"/>
          <w:b/>
        </w:rPr>
      </w:pPr>
    </w:p>
    <w:p w14:paraId="3316A3DC" w14:textId="1B370533" w:rsidR="00CA7412" w:rsidRPr="00C53617" w:rsidRDefault="00CA7412" w:rsidP="00733A35">
      <w:pPr>
        <w:spacing w:after="0" w:line="240" w:lineRule="auto"/>
        <w:jc w:val="both"/>
        <w:rPr>
          <w:rFonts w:ascii="Times New Roman" w:hAnsi="Times New Roman" w:cs="Times New Roman"/>
        </w:rPr>
      </w:pPr>
      <w:r w:rsidRPr="00C53617">
        <w:rPr>
          <w:rFonts w:ascii="Times New Roman" w:hAnsi="Times New Roman" w:cs="Times New Roman"/>
        </w:rPr>
        <w:t>We used weakly informative priors so that parameter estimation was driven by the data.</w:t>
      </w:r>
      <w:r w:rsidR="00A6594F" w:rsidRPr="00C53617">
        <w:rPr>
          <w:rFonts w:ascii="Times New Roman" w:hAnsi="Times New Roman" w:cs="Times New Roman"/>
        </w:rPr>
        <w:t xml:space="preserve"> </w:t>
      </w:r>
      <w:r w:rsidRPr="00C53617">
        <w:rPr>
          <w:rFonts w:ascii="Times New Roman" w:hAnsi="Times New Roman" w:cs="Times New Roman"/>
        </w:rPr>
        <w:t>As in previous</w:t>
      </w:r>
      <w:r w:rsidR="00A6594F" w:rsidRPr="00C53617">
        <w:rPr>
          <w:rFonts w:ascii="Times New Roman" w:hAnsi="Times New Roman" w:cs="Times New Roman"/>
        </w:rPr>
        <w:t xml:space="preserve"> analyses</w:t>
      </w:r>
      <w:r w:rsidRPr="00C53617">
        <w:rPr>
          <w:rFonts w:ascii="Times New Roman" w:hAnsi="Times New Roman" w:cs="Times New Roman"/>
        </w:rPr>
        <w:t>,</w:t>
      </w:r>
      <w:r w:rsidR="00F661C7" w:rsidRPr="00C53617">
        <w:rPr>
          <w:rFonts w:ascii="Times New Roman" w:hAnsi="Times New Roman" w:cs="Times New Roman"/>
        </w:rPr>
        <w:fldChar w:fldCharType="begin" w:fldLock="1"/>
      </w:r>
      <w:r w:rsidR="00143907">
        <w:rPr>
          <w:rFonts w:ascii="Times New Roman" w:hAnsi="Times New Roman" w:cs="Times New Roman"/>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ensemble","type":"article-journal"},"uris":["http://www.mendeley.com/documents/?uuid=035c9398-2b8b-41aa-8e1c-7b58e08d8f56"]},{"id":"ITEM-2","itemData":{"author":[{"dropping-particle":"","family":"Bennett","given":"James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Medicine","id":"ITEM-2","issued":{"date-parts":[["2019"]]},"title":"National and county life expectancy loss from particulate matter pollution in the USA","type":"article-journal"},"uris":["http://www.mendeley.com/documents/?uuid=964ec70f-6b09-4d7e-9478-68607c917ba5"]}],"mendeley":{"formattedCitation":"&lt;sup&gt;24,33&lt;/sup&gt;","plainTextFormattedCitation":"24,33","previouslyFormattedCitation":"&lt;sup&gt;24,33&lt;/sup&gt;"},"properties":{"noteIndex":0},"schema":"https://github.com/citation-style-language/schema/raw/master/csl-citation.json"}</w:instrText>
      </w:r>
      <w:r w:rsidR="00F661C7" w:rsidRPr="00C53617">
        <w:rPr>
          <w:rFonts w:ascii="Times New Roman" w:hAnsi="Times New Roman" w:cs="Times New Roman"/>
        </w:rPr>
        <w:fldChar w:fldCharType="separate"/>
      </w:r>
      <w:r w:rsidR="003D700A" w:rsidRPr="003D700A">
        <w:rPr>
          <w:rFonts w:ascii="Times New Roman" w:hAnsi="Times New Roman" w:cs="Times New Roman"/>
          <w:noProof/>
          <w:vertAlign w:val="superscript"/>
        </w:rPr>
        <w:t>24,33</w:t>
      </w:r>
      <w:r w:rsidR="00F661C7" w:rsidRPr="00C53617">
        <w:rPr>
          <w:rFonts w:ascii="Times New Roman" w:hAnsi="Times New Roman" w:cs="Times New Roman"/>
        </w:rPr>
        <w:fldChar w:fldCharType="end"/>
      </w:r>
      <w:r w:rsidRPr="00C53617">
        <w:rPr>
          <w:rFonts w:ascii="Times New Roman" w:hAnsi="Times New Roman" w:cs="Times New Roman"/>
        </w:rPr>
        <w:t xml:space="preserve"> hyper-priors were defined on the logarithm of the precisions of the random effects,</w:t>
      </w:r>
      <w:r w:rsidR="00A6594F" w:rsidRPr="00C53617">
        <w:rPr>
          <w:rFonts w:ascii="Times New Roman" w:hAnsi="Times New Roman" w:cs="Times New Roman"/>
        </w:rPr>
        <w:t xml:space="preserve"> in other wor</w:t>
      </w:r>
      <w:r w:rsidR="00EB49AF" w:rsidRPr="00C53617">
        <w:rPr>
          <w:rFonts w:ascii="Times New Roman" w:hAnsi="Times New Roman" w:cs="Times New Roman"/>
        </w:rPr>
        <w:t>ds</w:t>
      </w:r>
      <w:r w:rsidRPr="00C53617">
        <w:rPr>
          <w:rFonts w:ascii="Times New Roman" w:hAnsi="Times New Roman" w:cs="Times New Roman"/>
        </w:rPr>
        <w:t xml:space="preserve"> on log (1/</w:t>
      </w:r>
      <w:r w:rsidRPr="00C53617">
        <w:rPr>
          <w:rFonts w:ascii="Cambria Math" w:hAnsi="Cambria Math" w:cs="Cambria Math"/>
        </w:rPr>
        <w:t>𝜎</w:t>
      </w:r>
      <w:r w:rsidRPr="00C53617">
        <w:rPr>
          <w:rFonts w:ascii="Times New Roman" w:hAnsi="Times New Roman" w:cs="Times New Roman"/>
          <w:vertAlign w:val="superscript"/>
        </w:rPr>
        <w:t>2</w:t>
      </w:r>
      <w:r w:rsidRPr="00C53617">
        <w:rPr>
          <w:rFonts w:ascii="Times New Roman" w:hAnsi="Times New Roman" w:cs="Times New Roman"/>
        </w:rPr>
        <w:t xml:space="preserve">). These were modelled as </w:t>
      </w:r>
      <w:proofErr w:type="spellStart"/>
      <w:proofErr w:type="gramStart"/>
      <w:r w:rsidRPr="00C53617">
        <w:rPr>
          <w:rFonts w:ascii="Times New Roman" w:hAnsi="Times New Roman" w:cs="Times New Roman"/>
        </w:rPr>
        <w:t>logGamma</w:t>
      </w:r>
      <w:proofErr w:type="spellEnd"/>
      <w:r w:rsidRPr="00C53617">
        <w:rPr>
          <w:rFonts w:ascii="Times New Roman" w:hAnsi="Times New Roman" w:cs="Times New Roman"/>
        </w:rPr>
        <w:t>(</w:t>
      </w:r>
      <w:proofErr w:type="gramEnd"/>
      <w:r w:rsidRPr="00C53617">
        <w:rPr>
          <w:rFonts w:ascii="Cambria Math" w:hAnsi="Cambria Math" w:cs="Cambria Math"/>
        </w:rPr>
        <w:t>𝜃</w:t>
      </w:r>
      <w:r w:rsidRPr="00C53617">
        <w:rPr>
          <w:rFonts w:ascii="Times New Roman" w:hAnsi="Times New Roman" w:cs="Times New Roman"/>
        </w:rPr>
        <w:t xml:space="preserve">, </w:t>
      </w:r>
      <w:r w:rsidRPr="00C53617">
        <w:rPr>
          <w:rFonts w:ascii="Cambria Math" w:hAnsi="Cambria Math" w:cs="Cambria Math"/>
        </w:rPr>
        <w:t>𝛾</w:t>
      </w:r>
      <w:r w:rsidRPr="00C53617">
        <w:rPr>
          <w:rFonts w:ascii="Times New Roman" w:hAnsi="Times New Roman" w:cs="Times New Roman"/>
        </w:rPr>
        <w:t>) distributions with</w:t>
      </w:r>
      <w:r w:rsidR="00EB49AF" w:rsidRPr="00C53617">
        <w:rPr>
          <w:rFonts w:ascii="Times New Roman" w:hAnsi="Times New Roman" w:cs="Times New Roman"/>
        </w:rPr>
        <w:t xml:space="preserve"> </w:t>
      </w:r>
      <w:r w:rsidRPr="00C53617">
        <w:rPr>
          <w:rFonts w:ascii="Times New Roman" w:hAnsi="Times New Roman" w:cs="Times New Roman"/>
        </w:rPr>
        <w:t xml:space="preserve">shape </w:t>
      </w:r>
      <w:r w:rsidRPr="00C53617">
        <w:rPr>
          <w:rFonts w:ascii="Cambria Math" w:hAnsi="Cambria Math" w:cs="Cambria Math"/>
        </w:rPr>
        <w:t>𝜃</w:t>
      </w:r>
      <w:r w:rsidRPr="00C53617">
        <w:rPr>
          <w:rFonts w:ascii="Times New Roman" w:hAnsi="Times New Roman" w:cs="Times New Roman"/>
        </w:rPr>
        <w:t xml:space="preserve"> = 1 and rate </w:t>
      </w:r>
      <w:r w:rsidRPr="00C53617">
        <w:rPr>
          <w:rFonts w:ascii="Cambria Math" w:hAnsi="Cambria Math" w:cs="Cambria Math"/>
        </w:rPr>
        <w:t>𝛾</w:t>
      </w:r>
      <w:r w:rsidRPr="00C53617">
        <w:rPr>
          <w:rFonts w:ascii="Times New Roman" w:hAnsi="Times New Roman" w:cs="Times New Roman"/>
        </w:rPr>
        <w:t xml:space="preserve"> = 0.001. The same hyper-priors were used for all precision</w:t>
      </w:r>
      <w:r w:rsidR="00EB49AF" w:rsidRPr="00C53617">
        <w:rPr>
          <w:rFonts w:ascii="Times New Roman" w:hAnsi="Times New Roman" w:cs="Times New Roman"/>
        </w:rPr>
        <w:t xml:space="preserve"> </w:t>
      </w:r>
      <w:r w:rsidRPr="00C53617">
        <w:rPr>
          <w:rFonts w:ascii="Times New Roman" w:hAnsi="Times New Roman" w:cs="Times New Roman"/>
        </w:rPr>
        <w:t>parameters of the random effects in the model. For the common slopes</w:t>
      </w:r>
      <w:r w:rsidR="00EB49AF" w:rsidRPr="00C53617">
        <w:rPr>
          <w:rFonts w:ascii="Times New Roman" w:hAnsi="Times New Roman" w:cs="Times New Roman"/>
        </w:rPr>
        <w:t xml:space="preserve"> </w:t>
      </w:r>
      <w:r w:rsidRPr="00C53617">
        <w:rPr>
          <w:rFonts w:ascii="Times New Roman" w:hAnsi="Times New Roman" w:cs="Times New Roman"/>
        </w:rPr>
        <w:t xml:space="preserve">and intercepts, we used </w:t>
      </w:r>
      <w:proofErr w:type="gramStart"/>
      <w:r w:rsidRPr="00C53617">
        <w:rPr>
          <w:rFonts w:ascii="Cambria Math" w:hAnsi="Cambria Math" w:cs="Cambria Math"/>
        </w:rPr>
        <w:t>𝒩</w:t>
      </w:r>
      <w:r w:rsidRPr="00C53617">
        <w:rPr>
          <w:rFonts w:ascii="Times New Roman" w:hAnsi="Times New Roman" w:cs="Times New Roman"/>
        </w:rPr>
        <w:t>(</w:t>
      </w:r>
      <w:proofErr w:type="gramEnd"/>
      <w:r w:rsidRPr="00C53617">
        <w:rPr>
          <w:rFonts w:ascii="Times New Roman" w:hAnsi="Times New Roman" w:cs="Times New Roman"/>
        </w:rPr>
        <w:t>0, 1000).</w:t>
      </w:r>
      <w:r w:rsidR="00F44A63" w:rsidRPr="00C53617">
        <w:rPr>
          <w:rFonts w:ascii="Times New Roman" w:hAnsi="Times New Roman" w:cs="Times New Roman"/>
        </w:rPr>
        <w:t xml:space="preserve"> This information is now included in the model description (P. XX, Line XX).</w:t>
      </w:r>
    </w:p>
    <w:p w14:paraId="232C4897" w14:textId="77777777" w:rsidR="00BD52E8" w:rsidRPr="00C53617" w:rsidRDefault="00BD52E8" w:rsidP="00733A35">
      <w:pPr>
        <w:spacing w:after="0" w:line="240" w:lineRule="auto"/>
        <w:jc w:val="both"/>
        <w:rPr>
          <w:rFonts w:ascii="Times New Roman" w:hAnsi="Times New Roman" w:cs="Times New Roman"/>
          <w:b/>
        </w:rPr>
      </w:pPr>
    </w:p>
    <w:p w14:paraId="009ABCCF" w14:textId="5BEEA554" w:rsidR="0084698F" w:rsidRPr="00C53617" w:rsidRDefault="0084698F" w:rsidP="00733A35">
      <w:pPr>
        <w:spacing w:after="0" w:line="240" w:lineRule="auto"/>
        <w:jc w:val="both"/>
        <w:rPr>
          <w:rFonts w:ascii="Times New Roman" w:hAnsi="Times New Roman" w:cs="Times New Roman"/>
          <w:b/>
        </w:rPr>
      </w:pPr>
      <w:r w:rsidRPr="00C53617">
        <w:rPr>
          <w:rFonts w:ascii="Times New Roman" w:hAnsi="Times New Roman" w:cs="Times New Roman"/>
          <w:b/>
        </w:rPr>
        <w:t>1. Please provide a table of the characteristics of participants included in the study: age, sex and so on.</w:t>
      </w:r>
    </w:p>
    <w:p w14:paraId="2D0D0179" w14:textId="28B0CE23" w:rsidR="00D549ED" w:rsidRPr="00C53617" w:rsidRDefault="00D549ED" w:rsidP="00733A35">
      <w:pPr>
        <w:spacing w:after="0" w:line="240" w:lineRule="auto"/>
        <w:jc w:val="both"/>
        <w:rPr>
          <w:rFonts w:ascii="Times New Roman" w:hAnsi="Times New Roman" w:cs="Times New Roman"/>
        </w:rPr>
      </w:pPr>
    </w:p>
    <w:p w14:paraId="2286E6D8" w14:textId="3C28D646" w:rsidR="00B35E42" w:rsidRDefault="00C37B1F" w:rsidP="00733A35">
      <w:pPr>
        <w:spacing w:after="0" w:line="240" w:lineRule="auto"/>
        <w:jc w:val="both"/>
        <w:rPr>
          <w:rFonts w:ascii="Times New Roman" w:hAnsi="Times New Roman" w:cs="Times New Roman"/>
        </w:rPr>
      </w:pPr>
      <w:r w:rsidRPr="00C53617">
        <w:rPr>
          <w:rFonts w:ascii="Times New Roman" w:hAnsi="Times New Roman" w:cs="Times New Roman"/>
        </w:rPr>
        <w:t>We have added a supplementary table that summarises the demographic characteristics of the deaths</w:t>
      </w:r>
      <w:r w:rsidR="00AD1BC5" w:rsidRPr="00C53617">
        <w:rPr>
          <w:rFonts w:ascii="Times New Roman" w:hAnsi="Times New Roman" w:cs="Times New Roman"/>
        </w:rPr>
        <w:t>.</w:t>
      </w:r>
    </w:p>
    <w:p w14:paraId="668B5F68" w14:textId="77777777" w:rsidR="006B07BD" w:rsidRPr="00C53617" w:rsidRDefault="006B07BD" w:rsidP="00733A35">
      <w:pPr>
        <w:spacing w:after="0" w:line="240" w:lineRule="auto"/>
        <w:jc w:val="both"/>
        <w:rPr>
          <w:rFonts w:ascii="Times New Roman" w:hAnsi="Times New Roman" w:cs="Times New Roman"/>
        </w:rPr>
      </w:pPr>
    </w:p>
    <w:p w14:paraId="2F0EAB39" w14:textId="33C77709" w:rsidR="007261A0" w:rsidRPr="00C53617" w:rsidRDefault="00C004EC"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Additional revisions</w:t>
      </w:r>
    </w:p>
    <w:p w14:paraId="51C3CCD4" w14:textId="77777777" w:rsidR="00721530" w:rsidRPr="00C53617" w:rsidRDefault="00721530" w:rsidP="00733A35">
      <w:pPr>
        <w:spacing w:after="0" w:line="240" w:lineRule="auto"/>
        <w:jc w:val="both"/>
        <w:rPr>
          <w:rFonts w:ascii="Times New Roman" w:hAnsi="Times New Roman" w:cs="Times New Roman"/>
        </w:rPr>
      </w:pPr>
    </w:p>
    <w:p w14:paraId="2C86BAE8" w14:textId="62F0E9C2" w:rsidR="00F07E97" w:rsidRPr="00C53617" w:rsidRDefault="003B7415" w:rsidP="00733A35">
      <w:pPr>
        <w:spacing w:after="0" w:line="240" w:lineRule="auto"/>
        <w:jc w:val="both"/>
        <w:rPr>
          <w:rFonts w:ascii="Times New Roman" w:hAnsi="Times New Roman" w:cs="Times New Roman"/>
        </w:rPr>
      </w:pPr>
      <w:r w:rsidRPr="00C53617">
        <w:rPr>
          <w:rFonts w:ascii="Times New Roman" w:hAnsi="Times New Roman" w:cs="Times New Roman"/>
        </w:rPr>
        <w:t>An extra year of</w:t>
      </w:r>
      <w:r w:rsidR="006B07BD">
        <w:rPr>
          <w:rFonts w:ascii="Times New Roman" w:hAnsi="Times New Roman" w:cs="Times New Roman"/>
        </w:rPr>
        <w:t xml:space="preserve"> mortality</w:t>
      </w:r>
      <w:r w:rsidRPr="00C53617">
        <w:rPr>
          <w:rFonts w:ascii="Times New Roman" w:hAnsi="Times New Roman" w:cs="Times New Roman"/>
        </w:rPr>
        <w:t xml:space="preserve"> data</w:t>
      </w:r>
      <w:r w:rsidR="00621247" w:rsidRPr="00C53617">
        <w:rPr>
          <w:rFonts w:ascii="Times New Roman" w:hAnsi="Times New Roman" w:cs="Times New Roman"/>
        </w:rPr>
        <w:t>, 2017,</w:t>
      </w:r>
      <w:r w:rsidRPr="00C53617">
        <w:rPr>
          <w:rFonts w:ascii="Times New Roman" w:hAnsi="Times New Roman" w:cs="Times New Roman"/>
        </w:rPr>
        <w:t xml:space="preserve"> </w:t>
      </w:r>
      <w:r w:rsidR="006B07BD">
        <w:rPr>
          <w:rFonts w:ascii="Times New Roman" w:hAnsi="Times New Roman" w:cs="Times New Roman"/>
        </w:rPr>
        <w:t xml:space="preserve">has now become </w:t>
      </w:r>
      <w:r w:rsidR="00621247" w:rsidRPr="00C53617">
        <w:rPr>
          <w:rFonts w:ascii="Times New Roman" w:hAnsi="Times New Roman" w:cs="Times New Roman"/>
        </w:rPr>
        <w:t xml:space="preserve">available and </w:t>
      </w:r>
      <w:r w:rsidR="006B07BD">
        <w:rPr>
          <w:rFonts w:ascii="Times New Roman" w:hAnsi="Times New Roman" w:cs="Times New Roman"/>
        </w:rPr>
        <w:t>included in the revisions</w:t>
      </w:r>
      <w:r w:rsidR="00621247" w:rsidRPr="00C53617">
        <w:rPr>
          <w:rFonts w:ascii="Times New Roman" w:hAnsi="Times New Roman" w:cs="Times New Roman"/>
        </w:rPr>
        <w:t>.</w:t>
      </w:r>
      <w:r w:rsidR="006B07BD">
        <w:rPr>
          <w:rFonts w:ascii="Times New Roman" w:hAnsi="Times New Roman" w:cs="Times New Roman"/>
        </w:rPr>
        <w:t xml:space="preserve"> This does not change our results but makes the paper more contemporary.</w:t>
      </w:r>
    </w:p>
    <w:p w14:paraId="5D41818C" w14:textId="77777777" w:rsidR="00AC7868" w:rsidRPr="00C53617" w:rsidRDefault="00AC7868" w:rsidP="00733A35">
      <w:pPr>
        <w:spacing w:after="0" w:line="240" w:lineRule="auto"/>
        <w:jc w:val="both"/>
        <w:rPr>
          <w:rFonts w:ascii="Times New Roman" w:hAnsi="Times New Roman" w:cs="Times New Roman"/>
          <w:b/>
          <w:u w:val="single"/>
        </w:rPr>
      </w:pPr>
    </w:p>
    <w:p w14:paraId="52F34AE7" w14:textId="3595FAFA" w:rsidR="00AC7868" w:rsidRPr="00C53617" w:rsidRDefault="00AC7868" w:rsidP="00733A35">
      <w:pPr>
        <w:jc w:val="both"/>
        <w:rPr>
          <w:rFonts w:ascii="Times New Roman" w:hAnsi="Times New Roman" w:cs="Times New Roman"/>
          <w:b/>
          <w:u w:val="single"/>
        </w:rPr>
      </w:pPr>
      <w:r w:rsidRPr="00C53617">
        <w:rPr>
          <w:rFonts w:ascii="Times New Roman" w:hAnsi="Times New Roman" w:cs="Times New Roman"/>
          <w:b/>
          <w:u w:val="single"/>
        </w:rPr>
        <w:br w:type="page"/>
      </w:r>
    </w:p>
    <w:p w14:paraId="4AB264E1" w14:textId="0BE28D8C" w:rsidR="00F672A0" w:rsidRPr="00C53617" w:rsidRDefault="00415B09" w:rsidP="00733A35">
      <w:pPr>
        <w:spacing w:after="0" w:line="240" w:lineRule="auto"/>
        <w:jc w:val="both"/>
        <w:rPr>
          <w:rFonts w:ascii="Times New Roman" w:hAnsi="Times New Roman" w:cs="Times New Roman"/>
          <w:b/>
        </w:rPr>
      </w:pPr>
      <w:r w:rsidRPr="00C53617">
        <w:rPr>
          <w:rFonts w:ascii="Times New Roman" w:hAnsi="Times New Roman" w:cs="Times New Roman"/>
          <w:b/>
        </w:rPr>
        <w:lastRenderedPageBreak/>
        <w:t>References</w:t>
      </w:r>
    </w:p>
    <w:p w14:paraId="4721C2B3" w14:textId="753728D9" w:rsidR="000604D5" w:rsidRPr="00C53617" w:rsidRDefault="000604D5" w:rsidP="00733A35">
      <w:pPr>
        <w:spacing w:after="0" w:line="240" w:lineRule="auto"/>
        <w:jc w:val="both"/>
        <w:rPr>
          <w:rFonts w:ascii="Times New Roman" w:hAnsi="Times New Roman" w:cs="Times New Roman"/>
          <w:b/>
        </w:rPr>
      </w:pPr>
    </w:p>
    <w:p w14:paraId="12990BDD" w14:textId="6B7346EF" w:rsidR="00143907" w:rsidRPr="00143907" w:rsidRDefault="000604D5"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C53617">
        <w:rPr>
          <w:rFonts w:ascii="Times New Roman" w:hAnsi="Times New Roman" w:cs="Times New Roman"/>
          <w:b/>
        </w:rPr>
        <w:fldChar w:fldCharType="begin" w:fldLock="1"/>
      </w:r>
      <w:r w:rsidRPr="00C53617">
        <w:rPr>
          <w:rFonts w:ascii="Times New Roman" w:hAnsi="Times New Roman" w:cs="Times New Roman"/>
          <w:b/>
        </w:rPr>
        <w:instrText xml:space="preserve">ADDIN Mendeley Bibliography CSL_BIBLIOGRAPHY </w:instrText>
      </w:r>
      <w:r w:rsidRPr="00C53617">
        <w:rPr>
          <w:rFonts w:ascii="Times New Roman" w:hAnsi="Times New Roman" w:cs="Times New Roman"/>
          <w:b/>
        </w:rPr>
        <w:fldChar w:fldCharType="separate"/>
      </w:r>
      <w:r w:rsidR="00143907" w:rsidRPr="00143907">
        <w:rPr>
          <w:rFonts w:ascii="Times New Roman" w:hAnsi="Times New Roman" w:cs="Times New Roman"/>
          <w:noProof/>
          <w:lang w:val="en-US"/>
        </w:rPr>
        <w:t>1.</w:t>
      </w:r>
      <w:r w:rsidR="00143907" w:rsidRPr="00143907">
        <w:rPr>
          <w:rFonts w:ascii="Times New Roman" w:hAnsi="Times New Roman" w:cs="Times New Roman"/>
          <w:noProof/>
          <w:lang w:val="en-US"/>
        </w:rPr>
        <w:tab/>
        <w:t xml:space="preserve">Parks, R. M., Bennett, J. E., Foreman, K. J., Toumi, R. &amp; Ezzati, M. National and regional seasonal dynamics of all-cause and cause-specific mortality in the USA from 1980 to 2016. </w:t>
      </w:r>
      <w:r w:rsidR="00143907" w:rsidRPr="00143907">
        <w:rPr>
          <w:rFonts w:ascii="Times New Roman" w:hAnsi="Times New Roman" w:cs="Times New Roman"/>
          <w:i/>
          <w:iCs/>
          <w:noProof/>
          <w:lang w:val="en-US"/>
        </w:rPr>
        <w:t>Elife</w:t>
      </w:r>
      <w:r w:rsidR="00143907" w:rsidRPr="00143907">
        <w:rPr>
          <w:rFonts w:ascii="Times New Roman" w:hAnsi="Times New Roman" w:cs="Times New Roman"/>
          <w:noProof/>
          <w:lang w:val="en-US"/>
        </w:rPr>
        <w:t xml:space="preserve"> </w:t>
      </w:r>
      <w:r w:rsidR="00143907" w:rsidRPr="00143907">
        <w:rPr>
          <w:rFonts w:ascii="Times New Roman" w:hAnsi="Times New Roman" w:cs="Times New Roman"/>
          <w:b/>
          <w:bCs/>
          <w:noProof/>
          <w:lang w:val="en-US"/>
        </w:rPr>
        <w:t>7</w:t>
      </w:r>
      <w:r w:rsidR="00143907" w:rsidRPr="00143907">
        <w:rPr>
          <w:rFonts w:ascii="Times New Roman" w:hAnsi="Times New Roman" w:cs="Times New Roman"/>
          <w:noProof/>
          <w:lang w:val="en-US"/>
        </w:rPr>
        <w:t>, (2018).</w:t>
      </w:r>
    </w:p>
    <w:p w14:paraId="1468CF0A"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w:t>
      </w:r>
      <w:r w:rsidRPr="00143907">
        <w:rPr>
          <w:rFonts w:ascii="Times New Roman" w:hAnsi="Times New Roman" w:cs="Times New Roman"/>
          <w:noProof/>
          <w:lang w:val="en-US"/>
        </w:rPr>
        <w:tab/>
        <w:t xml:space="preserve">Datla, S., Sahu, P., Roh, H.-J. &amp; Sharma, S. A comprehensive analysis of the association of highway traffic with winter weather conditions. </w:t>
      </w:r>
      <w:r w:rsidRPr="00143907">
        <w:rPr>
          <w:rFonts w:ascii="Times New Roman" w:hAnsi="Times New Roman" w:cs="Times New Roman"/>
          <w:i/>
          <w:iCs/>
          <w:noProof/>
          <w:lang w:val="en-US"/>
        </w:rPr>
        <w:t>Procedia - Soc. Behav. Sci.</w:t>
      </w:r>
      <w:r w:rsidRPr="00143907">
        <w:rPr>
          <w:rFonts w:ascii="Times New Roman" w:hAnsi="Times New Roman" w:cs="Times New Roman"/>
          <w:noProof/>
          <w:lang w:val="en-US"/>
        </w:rPr>
        <w:t xml:space="preserve"> (2013). doi:10.1016/j.sbspro.2013.11.143</w:t>
      </w:r>
    </w:p>
    <w:p w14:paraId="13DB7D7D"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w:t>
      </w:r>
      <w:r w:rsidRPr="00143907">
        <w:rPr>
          <w:rFonts w:ascii="Times New Roman" w:hAnsi="Times New Roman" w:cs="Times New Roman"/>
          <w:noProof/>
          <w:lang w:val="en-US"/>
        </w:rPr>
        <w:tab/>
        <w:t xml:space="preserve">Roh, H.-J., Sahu, P. K., Sharma, S., Datla, S. &amp; Mehran, B. Statistical investigations of snowfall and temperature interaction with passenger car and truck traffic on primary highways in Canada. </w:t>
      </w:r>
      <w:r w:rsidRPr="00143907">
        <w:rPr>
          <w:rFonts w:ascii="Times New Roman" w:hAnsi="Times New Roman" w:cs="Times New Roman"/>
          <w:i/>
          <w:iCs/>
          <w:noProof/>
          <w:lang w:val="en-US"/>
        </w:rPr>
        <w:t>J. Cold Reg. Eng.</w:t>
      </w:r>
      <w:r w:rsidRPr="00143907">
        <w:rPr>
          <w:rFonts w:ascii="Times New Roman" w:hAnsi="Times New Roman" w:cs="Times New Roman"/>
          <w:noProof/>
          <w:lang w:val="en-US"/>
        </w:rPr>
        <w:t xml:space="preserve"> (2016). doi:10.1061/(ASCE)CR.1943-5495.0000099</w:t>
      </w:r>
    </w:p>
    <w:p w14:paraId="6669E97E"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4.</w:t>
      </w:r>
      <w:r w:rsidRPr="00143907">
        <w:rPr>
          <w:rFonts w:ascii="Times New Roman" w:hAnsi="Times New Roman" w:cs="Times New Roman"/>
          <w:noProof/>
          <w:lang w:val="en-US"/>
        </w:rPr>
        <w:tab/>
        <w:t xml:space="preserve">Roh, H.-J., Datla, S. &amp; Sharma, S. Effect of snow, temperature and their interaction on highway truck traffic. </w:t>
      </w:r>
      <w:r w:rsidRPr="00143907">
        <w:rPr>
          <w:rFonts w:ascii="Times New Roman" w:hAnsi="Times New Roman" w:cs="Times New Roman"/>
          <w:i/>
          <w:iCs/>
          <w:noProof/>
          <w:lang w:val="en-US"/>
        </w:rPr>
        <w:t>J. Transp. Techn.</w:t>
      </w:r>
      <w:r w:rsidRPr="00143907">
        <w:rPr>
          <w:rFonts w:ascii="Times New Roman" w:hAnsi="Times New Roman" w:cs="Times New Roman"/>
          <w:noProof/>
          <w:lang w:val="en-US"/>
        </w:rPr>
        <w:t xml:space="preserve"> (2013). doi:10.4236/jtts.2013.31003</w:t>
      </w:r>
    </w:p>
    <w:p w14:paraId="082F72C0"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5.</w:t>
      </w:r>
      <w:r w:rsidRPr="00143907">
        <w:rPr>
          <w:rFonts w:ascii="Times New Roman" w:hAnsi="Times New Roman" w:cs="Times New Roman"/>
          <w:noProof/>
          <w:lang w:val="en-US"/>
        </w:rPr>
        <w:tab/>
        <w:t xml:space="preserve">Roh, H. J., Sharma, S. &amp; Sahu, P. K. Modeling snow and cold effects for classified highway traffic volumes. </w:t>
      </w:r>
      <w:r w:rsidRPr="00143907">
        <w:rPr>
          <w:rFonts w:ascii="Times New Roman" w:hAnsi="Times New Roman" w:cs="Times New Roman"/>
          <w:i/>
          <w:iCs/>
          <w:noProof/>
          <w:lang w:val="en-US"/>
        </w:rPr>
        <w:t>KSCE J. Civ. Eng.</w:t>
      </w:r>
      <w:r w:rsidRPr="00143907">
        <w:rPr>
          <w:rFonts w:ascii="Times New Roman" w:hAnsi="Times New Roman" w:cs="Times New Roman"/>
          <w:noProof/>
          <w:lang w:val="en-US"/>
        </w:rPr>
        <w:t xml:space="preserve"> (2016). doi:10.1007/s12205-015-0236-0</w:t>
      </w:r>
    </w:p>
    <w:p w14:paraId="1F51D96A"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6.</w:t>
      </w:r>
      <w:r w:rsidRPr="00143907">
        <w:rPr>
          <w:rFonts w:ascii="Times New Roman" w:hAnsi="Times New Roman" w:cs="Times New Roman"/>
          <w:noProof/>
          <w:lang w:val="en-US"/>
        </w:rPr>
        <w:tab/>
        <w:t xml:space="preserve">Daanen, H. A. M., Van De Vliert, E. &amp; Huang, X. Driving performance in cold, warm, and thermoneutral environments. </w:t>
      </w:r>
      <w:r w:rsidRPr="00143907">
        <w:rPr>
          <w:rFonts w:ascii="Times New Roman" w:hAnsi="Times New Roman" w:cs="Times New Roman"/>
          <w:i/>
          <w:iCs/>
          <w:noProof/>
          <w:lang w:val="en-US"/>
        </w:rPr>
        <w:t>Appl. Ergon.</w:t>
      </w:r>
      <w:r w:rsidRPr="00143907">
        <w:rPr>
          <w:rFonts w:ascii="Times New Roman" w:hAnsi="Times New Roman" w:cs="Times New Roman"/>
          <w:noProof/>
          <w:lang w:val="en-US"/>
        </w:rPr>
        <w:t xml:space="preserve"> (2003). doi:10.1016/S0003-6870(03)00055-3</w:t>
      </w:r>
    </w:p>
    <w:p w14:paraId="220E6AB0"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7.</w:t>
      </w:r>
      <w:r w:rsidRPr="00143907">
        <w:rPr>
          <w:rFonts w:ascii="Times New Roman" w:hAnsi="Times New Roman" w:cs="Times New Roman"/>
          <w:noProof/>
          <w:lang w:val="en-US"/>
        </w:rPr>
        <w:tab/>
        <w:t xml:space="preserve">Zlatoper, T. J. Determinants of motor vehicle deaths in the United States: a cross-sectional analysis. </w:t>
      </w:r>
      <w:r w:rsidRPr="00143907">
        <w:rPr>
          <w:rFonts w:ascii="Times New Roman" w:hAnsi="Times New Roman" w:cs="Times New Roman"/>
          <w:i/>
          <w:iCs/>
          <w:noProof/>
          <w:lang w:val="en-US"/>
        </w:rPr>
        <w:t>Accid. Anal. Prev.</w:t>
      </w:r>
      <w:r w:rsidRPr="00143907">
        <w:rPr>
          <w:rFonts w:ascii="Times New Roman" w:hAnsi="Times New Roman" w:cs="Times New Roman"/>
          <w:noProof/>
          <w:lang w:val="en-US"/>
        </w:rPr>
        <w:t xml:space="preserve"> (1991). doi:10.1016/0001-4575(91)90062-A</w:t>
      </w:r>
    </w:p>
    <w:p w14:paraId="1E1F97BD"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8.</w:t>
      </w:r>
      <w:r w:rsidRPr="00143907">
        <w:rPr>
          <w:rFonts w:ascii="Times New Roman" w:hAnsi="Times New Roman" w:cs="Times New Roman"/>
          <w:noProof/>
          <w:lang w:val="en-US"/>
        </w:rPr>
        <w:tab/>
        <w:t xml:space="preserve">Mackie, R. R. &amp; Hanlon, J. F. . O. A study of the combined effects of extented driving and heat stress on driver arousal and performance. in </w:t>
      </w:r>
      <w:r w:rsidRPr="00143907">
        <w:rPr>
          <w:rFonts w:ascii="Times New Roman" w:hAnsi="Times New Roman" w:cs="Times New Roman"/>
          <w:i/>
          <w:iCs/>
          <w:noProof/>
          <w:lang w:val="en-US"/>
        </w:rPr>
        <w:t>Symposium on relationships among theory, physiological correlates, and operational performance</w:t>
      </w:r>
      <w:r w:rsidRPr="00143907">
        <w:rPr>
          <w:rFonts w:ascii="Times New Roman" w:hAnsi="Times New Roman" w:cs="Times New Roman"/>
          <w:noProof/>
          <w:lang w:val="en-US"/>
        </w:rPr>
        <w:t xml:space="preserve"> (1976). doi:10.1007/978-1-4684-2529-1_25</w:t>
      </w:r>
    </w:p>
    <w:p w14:paraId="3D0CF12C"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9.</w:t>
      </w:r>
      <w:r w:rsidRPr="00143907">
        <w:rPr>
          <w:rFonts w:ascii="Times New Roman" w:hAnsi="Times New Roman" w:cs="Times New Roman"/>
          <w:noProof/>
          <w:lang w:val="en-US"/>
        </w:rPr>
        <w:tab/>
        <w:t xml:space="preserve">Wyon, D. P., Wyon, I. &amp; Norin, F. Effects of moderate heat stress on driver vigilance in a moving vehicle. </w:t>
      </w:r>
      <w:r w:rsidRPr="00143907">
        <w:rPr>
          <w:rFonts w:ascii="Times New Roman" w:hAnsi="Times New Roman" w:cs="Times New Roman"/>
          <w:i/>
          <w:iCs/>
          <w:noProof/>
          <w:lang w:val="en-US"/>
        </w:rPr>
        <w:t>Ergonomics</w:t>
      </w:r>
      <w:r w:rsidRPr="00143907">
        <w:rPr>
          <w:rFonts w:ascii="Times New Roman" w:hAnsi="Times New Roman" w:cs="Times New Roman"/>
          <w:noProof/>
          <w:lang w:val="en-US"/>
        </w:rPr>
        <w:t xml:space="preserve"> (1996). doi:10.1080/00140139608964434</w:t>
      </w:r>
    </w:p>
    <w:p w14:paraId="348CF1B6"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10.</w:t>
      </w:r>
      <w:r w:rsidRPr="00143907">
        <w:rPr>
          <w:rFonts w:ascii="Times New Roman" w:hAnsi="Times New Roman" w:cs="Times New Roman"/>
          <w:noProof/>
          <w:lang w:val="en-US"/>
        </w:rPr>
        <w:tab/>
        <w:t xml:space="preserve">Robertson, L. S. Reversal of the road death trend in the U.S. in 2015–2016: An examination of the climate and economic hypotheses. </w:t>
      </w:r>
      <w:r w:rsidRPr="00143907">
        <w:rPr>
          <w:rFonts w:ascii="Times New Roman" w:hAnsi="Times New Roman" w:cs="Times New Roman"/>
          <w:i/>
          <w:iCs/>
          <w:noProof/>
          <w:lang w:val="en-US"/>
        </w:rPr>
        <w:t>J. Transp. Heal.</w:t>
      </w:r>
      <w:r w:rsidRPr="00143907">
        <w:rPr>
          <w:rFonts w:ascii="Times New Roman" w:hAnsi="Times New Roman" w:cs="Times New Roman"/>
          <w:noProof/>
          <w:lang w:val="en-US"/>
        </w:rPr>
        <w:t xml:space="preserve"> (2018). doi:10.1016/j.jth.2018.04.005</w:t>
      </w:r>
    </w:p>
    <w:p w14:paraId="1E21ACF5"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11.</w:t>
      </w:r>
      <w:r w:rsidRPr="00143907">
        <w:rPr>
          <w:rFonts w:ascii="Times New Roman" w:hAnsi="Times New Roman" w:cs="Times New Roman"/>
          <w:noProof/>
          <w:lang w:val="en-US"/>
        </w:rPr>
        <w:tab/>
        <w:t xml:space="preserve">Robertson, L. Climate change, weather and road deaths. </w:t>
      </w:r>
      <w:r w:rsidRPr="00143907">
        <w:rPr>
          <w:rFonts w:ascii="Times New Roman" w:hAnsi="Times New Roman" w:cs="Times New Roman"/>
          <w:i/>
          <w:iCs/>
          <w:noProof/>
          <w:lang w:val="en-US"/>
        </w:rPr>
        <w:t>Inj. Prev.</w:t>
      </w:r>
      <w:r w:rsidRPr="00143907">
        <w:rPr>
          <w:rFonts w:ascii="Times New Roman" w:hAnsi="Times New Roman" w:cs="Times New Roman"/>
          <w:noProof/>
          <w:lang w:val="en-US"/>
        </w:rPr>
        <w:t xml:space="preserve"> (2018). doi:10.1136/injuryprev-2017-042419</w:t>
      </w:r>
    </w:p>
    <w:p w14:paraId="0CF504AE"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12.</w:t>
      </w:r>
      <w:r w:rsidRPr="00143907">
        <w:rPr>
          <w:rFonts w:ascii="Times New Roman" w:hAnsi="Times New Roman" w:cs="Times New Roman"/>
          <w:noProof/>
          <w:lang w:val="en-US"/>
        </w:rPr>
        <w:tab/>
        <w:t xml:space="preserve">Opinium. Brits drink more alcohol in warmer weather. </w:t>
      </w:r>
      <w:r w:rsidRPr="00143907">
        <w:rPr>
          <w:rFonts w:ascii="Times New Roman" w:hAnsi="Times New Roman" w:cs="Times New Roman"/>
          <w:i/>
          <w:iCs/>
          <w:noProof/>
          <w:lang w:val="en-US"/>
        </w:rPr>
        <w:t>Opinium.co.uk</w:t>
      </w:r>
      <w:r w:rsidRPr="00143907">
        <w:rPr>
          <w:rFonts w:ascii="Times New Roman" w:hAnsi="Times New Roman" w:cs="Times New Roman"/>
          <w:noProof/>
          <w:lang w:val="en-US"/>
        </w:rPr>
        <w:t xml:space="preserve"> (2018). Available at: https://www.opinium.co.uk/brits-drink-more-alcohol-in-warmer-weather/. (Accessed: 10th January 2019)</w:t>
      </w:r>
    </w:p>
    <w:p w14:paraId="2EC13A3D"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13.</w:t>
      </w:r>
      <w:r w:rsidRPr="00143907">
        <w:rPr>
          <w:rFonts w:ascii="Times New Roman" w:hAnsi="Times New Roman" w:cs="Times New Roman"/>
          <w:noProof/>
          <w:lang w:val="en-US"/>
        </w:rPr>
        <w:tab/>
        <w:t xml:space="preserve">Anderson, C. A. Temperature and aggression: ubiquitous effects of heat on occurrence of human violence. </w:t>
      </w:r>
      <w:r w:rsidRPr="00143907">
        <w:rPr>
          <w:rFonts w:ascii="Times New Roman" w:hAnsi="Times New Roman" w:cs="Times New Roman"/>
          <w:i/>
          <w:iCs/>
          <w:noProof/>
          <w:lang w:val="en-US"/>
        </w:rPr>
        <w:t>Psychol. Bull.</w:t>
      </w:r>
      <w:r w:rsidRPr="00143907">
        <w:rPr>
          <w:rFonts w:ascii="Times New Roman" w:hAnsi="Times New Roman" w:cs="Times New Roman"/>
          <w:noProof/>
          <w:lang w:val="en-US"/>
        </w:rPr>
        <w:t xml:space="preserve"> (1989). doi:10.1037/0033-2909.106.1.74</w:t>
      </w:r>
    </w:p>
    <w:p w14:paraId="45E40463"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14.</w:t>
      </w:r>
      <w:r w:rsidRPr="00143907">
        <w:rPr>
          <w:rFonts w:ascii="Times New Roman" w:hAnsi="Times New Roman" w:cs="Times New Roman"/>
          <w:noProof/>
          <w:lang w:val="en-US"/>
        </w:rPr>
        <w:tab/>
        <w:t xml:space="preserve">Baron, R. A. &amp; Bell, P. A. Aggression and heat: the influence of ambient temperature, negative affect, and a cooling drink on physical aggression. </w:t>
      </w:r>
      <w:r w:rsidRPr="00143907">
        <w:rPr>
          <w:rFonts w:ascii="Times New Roman" w:hAnsi="Times New Roman" w:cs="Times New Roman"/>
          <w:i/>
          <w:iCs/>
          <w:noProof/>
          <w:lang w:val="en-US"/>
        </w:rPr>
        <w:t>J. Pers. Soc. Psychol.</w:t>
      </w:r>
      <w:r w:rsidRPr="00143907">
        <w:rPr>
          <w:rFonts w:ascii="Times New Roman" w:hAnsi="Times New Roman" w:cs="Times New Roman"/>
          <w:noProof/>
          <w:lang w:val="en-US"/>
        </w:rPr>
        <w:t xml:space="preserve"> (1976). doi:10.1037/0022-3514.33.3.245</w:t>
      </w:r>
    </w:p>
    <w:p w14:paraId="578915B7"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15.</w:t>
      </w:r>
      <w:r w:rsidRPr="00143907">
        <w:rPr>
          <w:rFonts w:ascii="Times New Roman" w:hAnsi="Times New Roman" w:cs="Times New Roman"/>
          <w:noProof/>
          <w:lang w:val="en-US"/>
        </w:rPr>
        <w:tab/>
        <w:t xml:space="preserve">Talaei, A., Hedjazi, A., Rezaei Ardani, A., Fayyazi Bordbar, M. R. &amp; Talaei, A. The relationship between meteorological conditions and homicide, suicide, rage, and psychiatric hospitalization. </w:t>
      </w:r>
      <w:r w:rsidRPr="00143907">
        <w:rPr>
          <w:rFonts w:ascii="Times New Roman" w:hAnsi="Times New Roman" w:cs="Times New Roman"/>
          <w:i/>
          <w:iCs/>
          <w:noProof/>
          <w:lang w:val="en-US"/>
        </w:rPr>
        <w:t>J. Forensic Sci.</w:t>
      </w:r>
      <w:r w:rsidRPr="00143907">
        <w:rPr>
          <w:rFonts w:ascii="Times New Roman" w:hAnsi="Times New Roman" w:cs="Times New Roman"/>
          <w:noProof/>
          <w:lang w:val="en-US"/>
        </w:rPr>
        <w:t xml:space="preserve"> (2014). doi:10.1111/1556-4029.12471</w:t>
      </w:r>
    </w:p>
    <w:p w14:paraId="4112FFD2"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16.</w:t>
      </w:r>
      <w:r w:rsidRPr="00143907">
        <w:rPr>
          <w:rFonts w:ascii="Times New Roman" w:hAnsi="Times New Roman" w:cs="Times New Roman"/>
          <w:noProof/>
          <w:lang w:val="en-US"/>
        </w:rPr>
        <w:tab/>
        <w:t xml:space="preserve">Bennett, J. E., Blangiardo, M., Fecht, D., Elliott, P. &amp; Ezzati, M. Vulnerability to the mortality effects of warm temperature in the districts of England and Wales. </w:t>
      </w:r>
      <w:r w:rsidRPr="00143907">
        <w:rPr>
          <w:rFonts w:ascii="Times New Roman" w:hAnsi="Times New Roman" w:cs="Times New Roman"/>
          <w:i/>
          <w:iCs/>
          <w:noProof/>
          <w:lang w:val="en-US"/>
        </w:rPr>
        <w:t>Nat. Clim. Chang.</w:t>
      </w:r>
      <w:r w:rsidRPr="00143907">
        <w:rPr>
          <w:rFonts w:ascii="Times New Roman" w:hAnsi="Times New Roman" w:cs="Times New Roman"/>
          <w:noProof/>
          <w:lang w:val="en-US"/>
        </w:rPr>
        <w:t xml:space="preserve"> </w:t>
      </w:r>
      <w:r w:rsidRPr="00143907">
        <w:rPr>
          <w:rFonts w:ascii="Times New Roman" w:hAnsi="Times New Roman" w:cs="Times New Roman"/>
          <w:b/>
          <w:bCs/>
          <w:noProof/>
          <w:lang w:val="en-US"/>
        </w:rPr>
        <w:t>4</w:t>
      </w:r>
      <w:r w:rsidRPr="00143907">
        <w:rPr>
          <w:rFonts w:ascii="Times New Roman" w:hAnsi="Times New Roman" w:cs="Times New Roman"/>
          <w:noProof/>
          <w:lang w:val="en-US"/>
        </w:rPr>
        <w:t>, 269–273 (2014).</w:t>
      </w:r>
    </w:p>
    <w:p w14:paraId="10ECFC2D"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17.</w:t>
      </w:r>
      <w:r w:rsidRPr="00143907">
        <w:rPr>
          <w:rFonts w:ascii="Times New Roman" w:hAnsi="Times New Roman" w:cs="Times New Roman"/>
          <w:noProof/>
          <w:lang w:val="en-US"/>
        </w:rPr>
        <w:tab/>
        <w:t xml:space="preserve">IPCC. </w:t>
      </w:r>
      <w:r w:rsidRPr="00143907">
        <w:rPr>
          <w:rFonts w:ascii="Times New Roman" w:hAnsi="Times New Roman" w:cs="Times New Roman"/>
          <w:i/>
          <w:iCs/>
          <w:noProof/>
          <w:lang w:val="en-US"/>
        </w:rPr>
        <w:t>IPCC special report on the impacts of global warming of 1.5 °C - Summary for policy makers</w:t>
      </w:r>
      <w:r w:rsidRPr="00143907">
        <w:rPr>
          <w:rFonts w:ascii="Times New Roman" w:hAnsi="Times New Roman" w:cs="Times New Roman"/>
          <w:noProof/>
          <w:lang w:val="en-US"/>
        </w:rPr>
        <w:t>. (2018).</w:t>
      </w:r>
    </w:p>
    <w:p w14:paraId="6E92F880"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18.</w:t>
      </w:r>
      <w:r w:rsidRPr="00143907">
        <w:rPr>
          <w:rFonts w:ascii="Times New Roman" w:hAnsi="Times New Roman" w:cs="Times New Roman"/>
          <w:noProof/>
          <w:lang w:val="en-US"/>
        </w:rPr>
        <w:tab/>
        <w:t xml:space="preserve">Dee, D. P.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The ERA-Interim reanalysis: configuration and performance of the data assimilation system. </w:t>
      </w:r>
      <w:r w:rsidRPr="00143907">
        <w:rPr>
          <w:rFonts w:ascii="Times New Roman" w:hAnsi="Times New Roman" w:cs="Times New Roman"/>
          <w:i/>
          <w:iCs/>
          <w:noProof/>
          <w:lang w:val="en-US"/>
        </w:rPr>
        <w:t>Q. J. R. Meteorol. Soc.</w:t>
      </w:r>
      <w:r w:rsidRPr="00143907">
        <w:rPr>
          <w:rFonts w:ascii="Times New Roman" w:hAnsi="Times New Roman" w:cs="Times New Roman"/>
          <w:noProof/>
          <w:lang w:val="en-US"/>
        </w:rPr>
        <w:t xml:space="preserve"> </w:t>
      </w:r>
      <w:r w:rsidRPr="00143907">
        <w:rPr>
          <w:rFonts w:ascii="Times New Roman" w:hAnsi="Times New Roman" w:cs="Times New Roman"/>
          <w:b/>
          <w:bCs/>
          <w:noProof/>
          <w:lang w:val="en-US"/>
        </w:rPr>
        <w:t>137</w:t>
      </w:r>
      <w:r w:rsidRPr="00143907">
        <w:rPr>
          <w:rFonts w:ascii="Times New Roman" w:hAnsi="Times New Roman" w:cs="Times New Roman"/>
          <w:noProof/>
          <w:lang w:val="en-US"/>
        </w:rPr>
        <w:t>, 553–597 (2011).</w:t>
      </w:r>
    </w:p>
    <w:p w14:paraId="17544282"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19.</w:t>
      </w:r>
      <w:r w:rsidRPr="00143907">
        <w:rPr>
          <w:rFonts w:ascii="Times New Roman" w:hAnsi="Times New Roman" w:cs="Times New Roman"/>
          <w:noProof/>
          <w:lang w:val="en-US"/>
        </w:rPr>
        <w:tab/>
        <w:t>UNFCCC. Paris Agreement. in (2015).</w:t>
      </w:r>
    </w:p>
    <w:p w14:paraId="16884062"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20.</w:t>
      </w:r>
      <w:r w:rsidRPr="00143907">
        <w:rPr>
          <w:rFonts w:ascii="Times New Roman" w:hAnsi="Times New Roman" w:cs="Times New Roman"/>
          <w:noProof/>
          <w:lang w:val="en-US"/>
        </w:rPr>
        <w:tab/>
        <w:t xml:space="preserve">Kuulasmaa, K.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Estimation of contribution of changes in classic risk factors to trends in coronary-event rates across the WHO MONICA Project populations. </w:t>
      </w:r>
      <w:r w:rsidRPr="00143907">
        <w:rPr>
          <w:rFonts w:ascii="Times New Roman" w:hAnsi="Times New Roman" w:cs="Times New Roman"/>
          <w:i/>
          <w:iCs/>
          <w:noProof/>
          <w:lang w:val="en-US"/>
        </w:rPr>
        <w:t>Lancet</w:t>
      </w:r>
      <w:r w:rsidRPr="00143907">
        <w:rPr>
          <w:rFonts w:ascii="Times New Roman" w:hAnsi="Times New Roman" w:cs="Times New Roman"/>
          <w:noProof/>
          <w:lang w:val="en-US"/>
        </w:rPr>
        <w:t xml:space="preserve"> (2000). doi:10.1016/S0140-6736(99)11180-2</w:t>
      </w:r>
    </w:p>
    <w:p w14:paraId="041AAA33"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21.</w:t>
      </w:r>
      <w:r w:rsidRPr="00143907">
        <w:rPr>
          <w:rFonts w:ascii="Times New Roman" w:hAnsi="Times New Roman" w:cs="Times New Roman"/>
          <w:noProof/>
          <w:lang w:val="en-US"/>
        </w:rPr>
        <w:tab/>
        <w:t xml:space="preserve">Cesare, M. Di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The contributions of risk factor trends to cardiometabolic mortality decline in 26 industrialized countries. </w:t>
      </w:r>
      <w:r w:rsidRPr="00143907">
        <w:rPr>
          <w:rFonts w:ascii="Times New Roman" w:hAnsi="Times New Roman" w:cs="Times New Roman"/>
          <w:i/>
          <w:iCs/>
          <w:noProof/>
          <w:lang w:val="en-US"/>
        </w:rPr>
        <w:t>Int. J. Epidemiol.</w:t>
      </w:r>
      <w:r w:rsidRPr="00143907">
        <w:rPr>
          <w:rFonts w:ascii="Times New Roman" w:hAnsi="Times New Roman" w:cs="Times New Roman"/>
          <w:noProof/>
          <w:lang w:val="en-US"/>
        </w:rPr>
        <w:t xml:space="preserve"> (2013). doi:10.1093/ije/dyt063</w:t>
      </w:r>
    </w:p>
    <w:p w14:paraId="0E001BA8"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22.</w:t>
      </w:r>
      <w:r w:rsidRPr="00143907">
        <w:rPr>
          <w:rFonts w:ascii="Times New Roman" w:hAnsi="Times New Roman" w:cs="Times New Roman"/>
          <w:noProof/>
          <w:lang w:val="en-US"/>
        </w:rPr>
        <w:tab/>
        <w:t xml:space="preserve">Ezzati, M.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Contributions of risk factors and medical care to cardiovascular mortality trends. </w:t>
      </w:r>
      <w:r w:rsidRPr="00143907">
        <w:rPr>
          <w:rFonts w:ascii="Times New Roman" w:hAnsi="Times New Roman" w:cs="Times New Roman"/>
          <w:i/>
          <w:iCs/>
          <w:noProof/>
          <w:lang w:val="en-US"/>
        </w:rPr>
        <w:t>Nature Reviews Cardiology</w:t>
      </w:r>
      <w:r w:rsidRPr="00143907">
        <w:rPr>
          <w:rFonts w:ascii="Times New Roman" w:hAnsi="Times New Roman" w:cs="Times New Roman"/>
          <w:noProof/>
          <w:lang w:val="en-US"/>
        </w:rPr>
        <w:t xml:space="preserve"> (2015). doi:10.1038/nrcardio.2015.82</w:t>
      </w:r>
    </w:p>
    <w:p w14:paraId="3531A731"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lastRenderedPageBreak/>
        <w:t>23.</w:t>
      </w:r>
      <w:r w:rsidRPr="00143907">
        <w:rPr>
          <w:rFonts w:ascii="Times New Roman" w:hAnsi="Times New Roman" w:cs="Times New Roman"/>
          <w:noProof/>
          <w:lang w:val="en-US"/>
        </w:rPr>
        <w:tab/>
        <w:t xml:space="preserve">Pope, C. A., Ezzati, M. &amp; Dockery, D. W. Fine-particulate air pollution and life expectancy in the United States. </w:t>
      </w:r>
      <w:r w:rsidRPr="00143907">
        <w:rPr>
          <w:rFonts w:ascii="Times New Roman" w:hAnsi="Times New Roman" w:cs="Times New Roman"/>
          <w:i/>
          <w:iCs/>
          <w:noProof/>
          <w:lang w:val="en-US"/>
        </w:rPr>
        <w:t>N. Engl. J. Med.</w:t>
      </w:r>
      <w:r w:rsidRPr="00143907">
        <w:rPr>
          <w:rFonts w:ascii="Times New Roman" w:hAnsi="Times New Roman" w:cs="Times New Roman"/>
          <w:noProof/>
          <w:lang w:val="en-US"/>
        </w:rPr>
        <w:t xml:space="preserve"> (2009). doi:10.1056/nejmsa0805646</w:t>
      </w:r>
    </w:p>
    <w:p w14:paraId="4CE7CE41"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24.</w:t>
      </w:r>
      <w:r w:rsidRPr="00143907">
        <w:rPr>
          <w:rFonts w:ascii="Times New Roman" w:hAnsi="Times New Roman" w:cs="Times New Roman"/>
          <w:noProof/>
          <w:lang w:val="en-US"/>
        </w:rPr>
        <w:tab/>
        <w:t xml:space="preserve">Bennett, J. E.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National and county life expectancy loss from particulate matter pollution in the USA. </w:t>
      </w:r>
      <w:r w:rsidRPr="00143907">
        <w:rPr>
          <w:rFonts w:ascii="Times New Roman" w:hAnsi="Times New Roman" w:cs="Times New Roman"/>
          <w:i/>
          <w:iCs/>
          <w:noProof/>
          <w:lang w:val="en-US"/>
        </w:rPr>
        <w:t>PLOS Med.</w:t>
      </w:r>
      <w:r w:rsidRPr="00143907">
        <w:rPr>
          <w:rFonts w:ascii="Times New Roman" w:hAnsi="Times New Roman" w:cs="Times New Roman"/>
          <w:noProof/>
          <w:lang w:val="en-US"/>
        </w:rPr>
        <w:t xml:space="preserve"> (2019).</w:t>
      </w:r>
    </w:p>
    <w:p w14:paraId="73E06A14"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25.</w:t>
      </w:r>
      <w:r w:rsidRPr="00143907">
        <w:rPr>
          <w:rFonts w:ascii="Times New Roman" w:hAnsi="Times New Roman" w:cs="Times New Roman"/>
          <w:noProof/>
          <w:lang w:val="en-US"/>
        </w:rPr>
        <w:tab/>
        <w:t xml:space="preserve">Burke, M.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Higher temperatures increase suicide rates in the United States and Mexico. </w:t>
      </w:r>
      <w:r w:rsidRPr="00143907">
        <w:rPr>
          <w:rFonts w:ascii="Times New Roman" w:hAnsi="Times New Roman" w:cs="Times New Roman"/>
          <w:i/>
          <w:iCs/>
          <w:noProof/>
          <w:lang w:val="en-US"/>
        </w:rPr>
        <w:t>Nat. Clim. Chang.</w:t>
      </w:r>
      <w:r w:rsidRPr="00143907">
        <w:rPr>
          <w:rFonts w:ascii="Times New Roman" w:hAnsi="Times New Roman" w:cs="Times New Roman"/>
          <w:noProof/>
          <w:lang w:val="en-US"/>
        </w:rPr>
        <w:t xml:space="preserve"> (2018). doi:10.1038/s41558-018-0222-x</w:t>
      </w:r>
    </w:p>
    <w:p w14:paraId="035272A3"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26.</w:t>
      </w:r>
      <w:r w:rsidRPr="00143907">
        <w:rPr>
          <w:rFonts w:ascii="Times New Roman" w:hAnsi="Times New Roman" w:cs="Times New Roman"/>
          <w:noProof/>
          <w:lang w:val="en-US"/>
        </w:rPr>
        <w:tab/>
        <w:t xml:space="preserve">Rey, G.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The impact of major heat waves on all-cause and cause-specific mortality in France from 1971 to 2003. </w:t>
      </w:r>
      <w:r w:rsidRPr="00143907">
        <w:rPr>
          <w:rFonts w:ascii="Times New Roman" w:hAnsi="Times New Roman" w:cs="Times New Roman"/>
          <w:i/>
          <w:iCs/>
          <w:noProof/>
          <w:lang w:val="en-US"/>
        </w:rPr>
        <w:t>Int. Arch. Occup. Environ. Health</w:t>
      </w:r>
      <w:r w:rsidRPr="00143907">
        <w:rPr>
          <w:rFonts w:ascii="Times New Roman" w:hAnsi="Times New Roman" w:cs="Times New Roman"/>
          <w:noProof/>
          <w:lang w:val="en-US"/>
        </w:rPr>
        <w:t xml:space="preserve"> (2007). doi:10.1007/s00420-007-0173-4</w:t>
      </w:r>
    </w:p>
    <w:p w14:paraId="0D0483F3"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27.</w:t>
      </w:r>
      <w:r w:rsidRPr="00143907">
        <w:rPr>
          <w:rFonts w:ascii="Times New Roman" w:hAnsi="Times New Roman" w:cs="Times New Roman"/>
          <w:noProof/>
          <w:lang w:val="en-US"/>
        </w:rPr>
        <w:tab/>
        <w:t xml:space="preserve">Orru, H. &amp; Åström, D. O. Increases in external cause mortality due to high and low temperatures: evidence from northeastern Europe. </w:t>
      </w:r>
      <w:r w:rsidRPr="00143907">
        <w:rPr>
          <w:rFonts w:ascii="Times New Roman" w:hAnsi="Times New Roman" w:cs="Times New Roman"/>
          <w:i/>
          <w:iCs/>
          <w:noProof/>
          <w:lang w:val="en-US"/>
        </w:rPr>
        <w:t>Int. J. Biometeorol.</w:t>
      </w:r>
      <w:r w:rsidRPr="00143907">
        <w:rPr>
          <w:rFonts w:ascii="Times New Roman" w:hAnsi="Times New Roman" w:cs="Times New Roman"/>
          <w:noProof/>
          <w:lang w:val="en-US"/>
        </w:rPr>
        <w:t xml:space="preserve"> (2017). doi:10.1007/s00484-016-1270-4</w:t>
      </w:r>
    </w:p>
    <w:p w14:paraId="0146C59E"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28.</w:t>
      </w:r>
      <w:r w:rsidRPr="00143907">
        <w:rPr>
          <w:rFonts w:ascii="Times New Roman" w:hAnsi="Times New Roman" w:cs="Times New Roman"/>
          <w:noProof/>
          <w:lang w:val="en-US"/>
        </w:rPr>
        <w:tab/>
        <w:t xml:space="preserve">Glaeser, E. L., Sacerdote, B. &amp; Scheinkman, J. A. Crime and social interactions. </w:t>
      </w:r>
      <w:r w:rsidRPr="00143907">
        <w:rPr>
          <w:rFonts w:ascii="Times New Roman" w:hAnsi="Times New Roman" w:cs="Times New Roman"/>
          <w:i/>
          <w:iCs/>
          <w:noProof/>
          <w:lang w:val="en-US"/>
        </w:rPr>
        <w:t>Q. J. Econ.</w:t>
      </w:r>
      <w:r w:rsidRPr="00143907">
        <w:rPr>
          <w:rFonts w:ascii="Times New Roman" w:hAnsi="Times New Roman" w:cs="Times New Roman"/>
          <w:noProof/>
          <w:lang w:val="en-US"/>
        </w:rPr>
        <w:t xml:space="preserve"> (1996). doi:10.2307/2946686</w:t>
      </w:r>
    </w:p>
    <w:p w14:paraId="1317FBAF"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29.</w:t>
      </w:r>
      <w:r w:rsidRPr="00143907">
        <w:rPr>
          <w:rFonts w:ascii="Times New Roman" w:hAnsi="Times New Roman" w:cs="Times New Roman"/>
          <w:noProof/>
          <w:lang w:val="en-US"/>
        </w:rPr>
        <w:tab/>
        <w:t xml:space="preserve">Rotton, J. &amp; Cohn, E. G. Global warming and U.S. crime rates: an application of routine activity theory. </w:t>
      </w:r>
      <w:r w:rsidRPr="00143907">
        <w:rPr>
          <w:rFonts w:ascii="Times New Roman" w:hAnsi="Times New Roman" w:cs="Times New Roman"/>
          <w:i/>
          <w:iCs/>
          <w:noProof/>
          <w:lang w:val="en-US"/>
        </w:rPr>
        <w:t>Environ. Behav.</w:t>
      </w:r>
      <w:r w:rsidRPr="00143907">
        <w:rPr>
          <w:rFonts w:ascii="Times New Roman" w:hAnsi="Times New Roman" w:cs="Times New Roman"/>
          <w:noProof/>
          <w:lang w:val="en-US"/>
        </w:rPr>
        <w:t xml:space="preserve"> (2003). doi:10.1177/0013916503255565</w:t>
      </w:r>
    </w:p>
    <w:p w14:paraId="1A1F2320"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30.</w:t>
      </w:r>
      <w:r w:rsidRPr="00143907">
        <w:rPr>
          <w:rFonts w:ascii="Times New Roman" w:hAnsi="Times New Roman" w:cs="Times New Roman"/>
          <w:noProof/>
          <w:lang w:val="en-US"/>
        </w:rPr>
        <w:tab/>
        <w:t xml:space="preserve">Besag, J., York, J. &amp; Mollié, A. Bayesian image restoration, with two applications in spatial statistics. </w:t>
      </w:r>
      <w:r w:rsidRPr="00143907">
        <w:rPr>
          <w:rFonts w:ascii="Times New Roman" w:hAnsi="Times New Roman" w:cs="Times New Roman"/>
          <w:i/>
          <w:iCs/>
          <w:noProof/>
          <w:lang w:val="en-US"/>
        </w:rPr>
        <w:t>Ann. Inst. Stat. Math.</w:t>
      </w:r>
      <w:r w:rsidRPr="00143907">
        <w:rPr>
          <w:rFonts w:ascii="Times New Roman" w:hAnsi="Times New Roman" w:cs="Times New Roman"/>
          <w:noProof/>
          <w:lang w:val="en-US"/>
        </w:rPr>
        <w:t xml:space="preserve"> (1991). doi:10.1007/BF00116466</w:t>
      </w:r>
    </w:p>
    <w:p w14:paraId="379343AF"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31.</w:t>
      </w:r>
      <w:r w:rsidRPr="00143907">
        <w:rPr>
          <w:rFonts w:ascii="Times New Roman" w:hAnsi="Times New Roman" w:cs="Times New Roman"/>
          <w:noProof/>
          <w:lang w:val="en-US"/>
        </w:rPr>
        <w:tab/>
        <w:t xml:space="preserve">Gasparrini, A.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Mortality risk attributable to high and low ambient temperature: a multicountry observational study. </w:t>
      </w:r>
      <w:r w:rsidRPr="00143907">
        <w:rPr>
          <w:rFonts w:ascii="Times New Roman" w:hAnsi="Times New Roman" w:cs="Times New Roman"/>
          <w:i/>
          <w:iCs/>
          <w:noProof/>
          <w:lang w:val="en-US"/>
        </w:rPr>
        <w:t>Lancet</w:t>
      </w:r>
      <w:r w:rsidRPr="00143907">
        <w:rPr>
          <w:rFonts w:ascii="Times New Roman" w:hAnsi="Times New Roman" w:cs="Times New Roman"/>
          <w:noProof/>
          <w:lang w:val="en-US"/>
        </w:rPr>
        <w:t xml:space="preserve"> </w:t>
      </w:r>
      <w:r w:rsidRPr="00143907">
        <w:rPr>
          <w:rFonts w:ascii="Times New Roman" w:hAnsi="Times New Roman" w:cs="Times New Roman"/>
          <w:b/>
          <w:bCs/>
          <w:noProof/>
          <w:lang w:val="en-US"/>
        </w:rPr>
        <w:t>386</w:t>
      </w:r>
      <w:r w:rsidRPr="00143907">
        <w:rPr>
          <w:rFonts w:ascii="Times New Roman" w:hAnsi="Times New Roman" w:cs="Times New Roman"/>
          <w:noProof/>
          <w:lang w:val="en-US"/>
        </w:rPr>
        <w:t>, 369–375 (2015).</w:t>
      </w:r>
    </w:p>
    <w:p w14:paraId="279855AE"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32.</w:t>
      </w:r>
      <w:r w:rsidRPr="00143907">
        <w:rPr>
          <w:rFonts w:ascii="Times New Roman" w:hAnsi="Times New Roman" w:cs="Times New Roman"/>
          <w:noProof/>
          <w:lang w:val="en-US"/>
        </w:rPr>
        <w:tab/>
        <w:t xml:space="preserve">Foreman, K. J., Li, G., Best, N. &amp; Ezzati, M. Small area forecasts of cause-specific mortality: application of a Bayesian hierarchical model to US vital registration data. </w:t>
      </w:r>
      <w:r w:rsidRPr="00143907">
        <w:rPr>
          <w:rFonts w:ascii="Times New Roman" w:hAnsi="Times New Roman" w:cs="Times New Roman"/>
          <w:i/>
          <w:iCs/>
          <w:noProof/>
          <w:lang w:val="en-US"/>
        </w:rPr>
        <w:t>J. R. Stat. Soc. Ser. C Appl. Stat.</w:t>
      </w:r>
      <w:r w:rsidRPr="00143907">
        <w:rPr>
          <w:rFonts w:ascii="Times New Roman" w:hAnsi="Times New Roman" w:cs="Times New Roman"/>
          <w:noProof/>
          <w:lang w:val="en-US"/>
        </w:rPr>
        <w:t xml:space="preserve"> (2017). doi:10.1111/rssc.12157</w:t>
      </w:r>
    </w:p>
    <w:p w14:paraId="1A1BB1F4"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33.</w:t>
      </w:r>
      <w:r w:rsidRPr="00143907">
        <w:rPr>
          <w:rFonts w:ascii="Times New Roman" w:hAnsi="Times New Roman" w:cs="Times New Roman"/>
          <w:noProof/>
          <w:lang w:val="en-US"/>
        </w:rPr>
        <w:tab/>
        <w:t xml:space="preserve">Kontis, V.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Future life expectancy in 35 industrialised countries: projections with a Bayesian model ensemble. </w:t>
      </w:r>
      <w:r w:rsidRPr="00143907">
        <w:rPr>
          <w:rFonts w:ascii="Times New Roman" w:hAnsi="Times New Roman" w:cs="Times New Roman"/>
          <w:i/>
          <w:iCs/>
          <w:noProof/>
          <w:lang w:val="en-US"/>
        </w:rPr>
        <w:t>Lancet</w:t>
      </w:r>
      <w:r w:rsidRPr="00143907">
        <w:rPr>
          <w:rFonts w:ascii="Times New Roman" w:hAnsi="Times New Roman" w:cs="Times New Roman"/>
          <w:noProof/>
          <w:lang w:val="en-US"/>
        </w:rPr>
        <w:t xml:space="preserve"> (2017). doi:10.1016/S0140-6736(16)32381-9</w:t>
      </w:r>
    </w:p>
    <w:p w14:paraId="3386AAE5"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34.</w:t>
      </w:r>
      <w:r w:rsidRPr="00143907">
        <w:rPr>
          <w:rFonts w:ascii="Times New Roman" w:hAnsi="Times New Roman" w:cs="Times New Roman"/>
          <w:noProof/>
          <w:lang w:val="en-US"/>
        </w:rPr>
        <w:tab/>
        <w:t xml:space="preserve">Rue, H. &amp; Held, L. </w:t>
      </w:r>
      <w:r w:rsidRPr="00143907">
        <w:rPr>
          <w:rFonts w:ascii="Times New Roman" w:hAnsi="Times New Roman" w:cs="Times New Roman"/>
          <w:i/>
          <w:iCs/>
          <w:noProof/>
          <w:lang w:val="en-US"/>
        </w:rPr>
        <w:t>Gaussian Markov random fields. Theory and applications</w:t>
      </w:r>
      <w:r w:rsidRPr="00143907">
        <w:rPr>
          <w:rFonts w:ascii="Times New Roman" w:hAnsi="Times New Roman" w:cs="Times New Roman"/>
          <w:noProof/>
          <w:lang w:val="en-US"/>
        </w:rPr>
        <w:t xml:space="preserve">. </w:t>
      </w:r>
      <w:r w:rsidRPr="00143907">
        <w:rPr>
          <w:rFonts w:ascii="Times New Roman" w:hAnsi="Times New Roman" w:cs="Times New Roman"/>
          <w:i/>
          <w:iCs/>
          <w:noProof/>
          <w:lang w:val="en-US"/>
        </w:rPr>
        <w:t>Chapman &amp; Hall</w:t>
      </w:r>
      <w:r w:rsidRPr="00143907">
        <w:rPr>
          <w:rFonts w:ascii="Times New Roman" w:hAnsi="Times New Roman" w:cs="Times New Roman"/>
          <w:noProof/>
          <w:lang w:val="en-US"/>
        </w:rPr>
        <w:t xml:space="preserve"> (2005). doi:10.1007/s00184-007-0162-3</w:t>
      </w:r>
    </w:p>
    <w:p w14:paraId="5056D115"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rPr>
      </w:pPr>
      <w:r w:rsidRPr="00143907">
        <w:rPr>
          <w:rFonts w:ascii="Times New Roman" w:hAnsi="Times New Roman" w:cs="Times New Roman"/>
          <w:noProof/>
          <w:lang w:val="en-US"/>
        </w:rPr>
        <w:t>35.</w:t>
      </w:r>
      <w:r w:rsidRPr="00143907">
        <w:rPr>
          <w:rFonts w:ascii="Times New Roman" w:hAnsi="Times New Roman" w:cs="Times New Roman"/>
          <w:noProof/>
          <w:lang w:val="en-US"/>
        </w:rPr>
        <w:tab/>
        <w:t xml:space="preserve">Knorr-Held, L. Bayesian modelling of inseparable space-time variation in disease risk. in </w:t>
      </w:r>
      <w:r w:rsidRPr="00143907">
        <w:rPr>
          <w:rFonts w:ascii="Times New Roman" w:hAnsi="Times New Roman" w:cs="Times New Roman"/>
          <w:i/>
          <w:iCs/>
          <w:noProof/>
          <w:lang w:val="en-US"/>
        </w:rPr>
        <w:t>Statistics in Medicine</w:t>
      </w:r>
      <w:r w:rsidRPr="00143907">
        <w:rPr>
          <w:rFonts w:ascii="Times New Roman" w:hAnsi="Times New Roman" w:cs="Times New Roman"/>
          <w:noProof/>
          <w:lang w:val="en-US"/>
        </w:rPr>
        <w:t xml:space="preserve"> (2000). doi:10.1002/1097-0258(20000915/30)19:17/18&lt;2555::AID-SIM587&gt;3.0.CO;2-#</w:t>
      </w:r>
    </w:p>
    <w:p w14:paraId="602710DB" w14:textId="28CF3A8A" w:rsidR="000604D5" w:rsidRPr="00C53617" w:rsidRDefault="000604D5" w:rsidP="00143907">
      <w:pPr>
        <w:widowControl w:val="0"/>
        <w:autoSpaceDE w:val="0"/>
        <w:autoSpaceDN w:val="0"/>
        <w:adjustRightInd w:val="0"/>
        <w:spacing w:after="0" w:line="240" w:lineRule="auto"/>
        <w:ind w:left="640" w:hanging="640"/>
        <w:rPr>
          <w:rFonts w:ascii="Times New Roman" w:hAnsi="Times New Roman" w:cs="Times New Roman"/>
          <w:b/>
        </w:rPr>
      </w:pPr>
      <w:r w:rsidRPr="00C53617">
        <w:rPr>
          <w:rFonts w:ascii="Times New Roman" w:hAnsi="Times New Roman" w:cs="Times New Roman"/>
          <w:b/>
        </w:rPr>
        <w:fldChar w:fldCharType="end"/>
      </w:r>
    </w:p>
    <w:p w14:paraId="59477E25" w14:textId="4A13D1A6" w:rsidR="00F672A0" w:rsidRPr="00C53617" w:rsidRDefault="00F672A0" w:rsidP="00733A35">
      <w:pPr>
        <w:spacing w:after="0" w:line="240" w:lineRule="auto"/>
        <w:jc w:val="both"/>
        <w:rPr>
          <w:rFonts w:ascii="Times New Roman" w:hAnsi="Times New Roman" w:cs="Times New Roman"/>
          <w:b/>
        </w:rPr>
      </w:pPr>
    </w:p>
    <w:p w14:paraId="755EA890" w14:textId="77777777" w:rsidR="00F17802" w:rsidRPr="00C53617" w:rsidRDefault="00F17802" w:rsidP="00733A35">
      <w:pPr>
        <w:spacing w:after="0" w:line="240" w:lineRule="auto"/>
        <w:jc w:val="both"/>
        <w:rPr>
          <w:rFonts w:ascii="Times New Roman" w:hAnsi="Times New Roman" w:cs="Times New Roman"/>
          <w:b/>
        </w:rPr>
      </w:pPr>
    </w:p>
    <w:sectPr w:rsidR="00F17802" w:rsidRPr="00C53617" w:rsidSect="002A60C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12E374" w14:textId="77777777" w:rsidR="00652C8A" w:rsidRDefault="00652C8A" w:rsidP="00AD5780">
      <w:pPr>
        <w:spacing w:after="0" w:line="240" w:lineRule="auto"/>
      </w:pPr>
      <w:r>
        <w:separator/>
      </w:r>
    </w:p>
  </w:endnote>
  <w:endnote w:type="continuationSeparator" w:id="0">
    <w:p w14:paraId="0E83D994" w14:textId="77777777" w:rsidR="00652C8A" w:rsidRDefault="00652C8A" w:rsidP="00AD5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AC1928" w14:textId="77777777" w:rsidR="00652C8A" w:rsidRDefault="00652C8A" w:rsidP="00AD5780">
      <w:pPr>
        <w:spacing w:after="0" w:line="240" w:lineRule="auto"/>
      </w:pPr>
      <w:r>
        <w:separator/>
      </w:r>
    </w:p>
  </w:footnote>
  <w:footnote w:type="continuationSeparator" w:id="0">
    <w:p w14:paraId="123334B1" w14:textId="77777777" w:rsidR="00652C8A" w:rsidRDefault="00652C8A" w:rsidP="00AD57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F80E8A"/>
    <w:multiLevelType w:val="hybridMultilevel"/>
    <w:tmpl w:val="44B40F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A9400B"/>
    <w:multiLevelType w:val="hybridMultilevel"/>
    <w:tmpl w:val="0F3CD858"/>
    <w:lvl w:ilvl="0" w:tplc="F8464652">
      <w:start w:val="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A934ACD"/>
    <w:multiLevelType w:val="hybridMultilevel"/>
    <w:tmpl w:val="19D2FF8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0vwdewz8tp9wcett925fszawtref9xta5sw&quot;&gt;EzzatiAllRefsMay2018&lt;record-ids&gt;&lt;item&gt;660&lt;/item&gt;&lt;item&gt;670&lt;/item&gt;&lt;item&gt;2261&lt;/item&gt;&lt;item&gt;2367&lt;/item&gt;&lt;item&gt;2440&lt;/item&gt;&lt;item&gt;6614&lt;/item&gt;&lt;item&gt;6621&lt;/item&gt;&lt;item&gt;6628&lt;/item&gt;&lt;item&gt;6643&lt;/item&gt;&lt;item&gt;6650&lt;/item&gt;&lt;item&gt;6651&lt;/item&gt;&lt;item&gt;6657&lt;/item&gt;&lt;item&gt;6658&lt;/item&gt;&lt;item&gt;6659&lt;/item&gt;&lt;item&gt;6660&lt;/item&gt;&lt;item&gt;6661&lt;/item&gt;&lt;item&gt;6662&lt;/item&gt;&lt;item&gt;6663&lt;/item&gt;&lt;item&gt;6664&lt;/item&gt;&lt;item&gt;6665&lt;/item&gt;&lt;item&gt;6666&lt;/item&gt;&lt;item&gt;6668&lt;/item&gt;&lt;item&gt;6669&lt;/item&gt;&lt;item&gt;6670&lt;/item&gt;&lt;item&gt;6673&lt;/item&gt;&lt;item&gt;6674&lt;/item&gt;&lt;item&gt;6675&lt;/item&gt;&lt;item&gt;6676&lt;/item&gt;&lt;/record-ids&gt;&lt;/item&gt;&lt;/Libraries&gt;"/>
  </w:docVars>
  <w:rsids>
    <w:rsidRoot w:val="008135CB"/>
    <w:rsid w:val="00002C0A"/>
    <w:rsid w:val="000112B5"/>
    <w:rsid w:val="00015630"/>
    <w:rsid w:val="00017DDA"/>
    <w:rsid w:val="00025AD2"/>
    <w:rsid w:val="00026A91"/>
    <w:rsid w:val="00032E37"/>
    <w:rsid w:val="000331BC"/>
    <w:rsid w:val="000337A0"/>
    <w:rsid w:val="00044530"/>
    <w:rsid w:val="000448FA"/>
    <w:rsid w:val="00047028"/>
    <w:rsid w:val="000604D5"/>
    <w:rsid w:val="00061316"/>
    <w:rsid w:val="0006749C"/>
    <w:rsid w:val="00067F82"/>
    <w:rsid w:val="00070B94"/>
    <w:rsid w:val="00072DB6"/>
    <w:rsid w:val="00077167"/>
    <w:rsid w:val="0008350F"/>
    <w:rsid w:val="0008490C"/>
    <w:rsid w:val="00085463"/>
    <w:rsid w:val="0008635F"/>
    <w:rsid w:val="000907FF"/>
    <w:rsid w:val="00095666"/>
    <w:rsid w:val="00095CAF"/>
    <w:rsid w:val="00097651"/>
    <w:rsid w:val="00097BAA"/>
    <w:rsid w:val="000A128E"/>
    <w:rsid w:val="000A3D1E"/>
    <w:rsid w:val="000A432A"/>
    <w:rsid w:val="000A48DB"/>
    <w:rsid w:val="000A7397"/>
    <w:rsid w:val="000B3B47"/>
    <w:rsid w:val="000B7E85"/>
    <w:rsid w:val="000C5A97"/>
    <w:rsid w:val="000C79D8"/>
    <w:rsid w:val="000D0EDD"/>
    <w:rsid w:val="000D17B3"/>
    <w:rsid w:val="000D1BE2"/>
    <w:rsid w:val="000D31C8"/>
    <w:rsid w:val="000D708A"/>
    <w:rsid w:val="000E22A1"/>
    <w:rsid w:val="000E2CB7"/>
    <w:rsid w:val="000E64A3"/>
    <w:rsid w:val="000E7EB3"/>
    <w:rsid w:val="00105ACA"/>
    <w:rsid w:val="00116D0C"/>
    <w:rsid w:val="001174AE"/>
    <w:rsid w:val="00121D9A"/>
    <w:rsid w:val="0012466C"/>
    <w:rsid w:val="00126992"/>
    <w:rsid w:val="00130892"/>
    <w:rsid w:val="00141E8C"/>
    <w:rsid w:val="00143907"/>
    <w:rsid w:val="00145B26"/>
    <w:rsid w:val="00145DDE"/>
    <w:rsid w:val="0015180D"/>
    <w:rsid w:val="00151CE9"/>
    <w:rsid w:val="00152960"/>
    <w:rsid w:val="00153457"/>
    <w:rsid w:val="001537A6"/>
    <w:rsid w:val="001619FD"/>
    <w:rsid w:val="00161FC4"/>
    <w:rsid w:val="001622BB"/>
    <w:rsid w:val="00166F10"/>
    <w:rsid w:val="00170914"/>
    <w:rsid w:val="00171684"/>
    <w:rsid w:val="00171F7A"/>
    <w:rsid w:val="00172CAB"/>
    <w:rsid w:val="001761CE"/>
    <w:rsid w:val="00177F84"/>
    <w:rsid w:val="001922D1"/>
    <w:rsid w:val="001A7574"/>
    <w:rsid w:val="001C4933"/>
    <w:rsid w:val="001C7829"/>
    <w:rsid w:val="001D1C14"/>
    <w:rsid w:val="001D42C1"/>
    <w:rsid w:val="001D5B93"/>
    <w:rsid w:val="001D5D09"/>
    <w:rsid w:val="001E1FDF"/>
    <w:rsid w:val="001E2DC4"/>
    <w:rsid w:val="001E695C"/>
    <w:rsid w:val="001E6C4C"/>
    <w:rsid w:val="001E70D1"/>
    <w:rsid w:val="001E748C"/>
    <w:rsid w:val="001F0533"/>
    <w:rsid w:val="001F10CC"/>
    <w:rsid w:val="001F6C39"/>
    <w:rsid w:val="002022B1"/>
    <w:rsid w:val="0020282C"/>
    <w:rsid w:val="0020601B"/>
    <w:rsid w:val="0020796F"/>
    <w:rsid w:val="00211494"/>
    <w:rsid w:val="00217AC0"/>
    <w:rsid w:val="002238D7"/>
    <w:rsid w:val="002253BA"/>
    <w:rsid w:val="00225CDF"/>
    <w:rsid w:val="00226F62"/>
    <w:rsid w:val="00231C94"/>
    <w:rsid w:val="00232C59"/>
    <w:rsid w:val="00235F60"/>
    <w:rsid w:val="00240D14"/>
    <w:rsid w:val="002447F3"/>
    <w:rsid w:val="0024686B"/>
    <w:rsid w:val="00263EAF"/>
    <w:rsid w:val="002657F1"/>
    <w:rsid w:val="00266075"/>
    <w:rsid w:val="0027386F"/>
    <w:rsid w:val="00277D00"/>
    <w:rsid w:val="00280182"/>
    <w:rsid w:val="002828C7"/>
    <w:rsid w:val="00292188"/>
    <w:rsid w:val="0029399E"/>
    <w:rsid w:val="00294BF6"/>
    <w:rsid w:val="00294F5C"/>
    <w:rsid w:val="002A14E6"/>
    <w:rsid w:val="002A60C3"/>
    <w:rsid w:val="002A6FB1"/>
    <w:rsid w:val="002A751C"/>
    <w:rsid w:val="002B2C8F"/>
    <w:rsid w:val="002B5F89"/>
    <w:rsid w:val="002B768C"/>
    <w:rsid w:val="002B7D44"/>
    <w:rsid w:val="002C0630"/>
    <w:rsid w:val="002C1F0B"/>
    <w:rsid w:val="002C3A32"/>
    <w:rsid w:val="002C4665"/>
    <w:rsid w:val="002D2166"/>
    <w:rsid w:val="002D2F5E"/>
    <w:rsid w:val="002D4189"/>
    <w:rsid w:val="002D7AAC"/>
    <w:rsid w:val="002E0917"/>
    <w:rsid w:val="002E1585"/>
    <w:rsid w:val="002E2C83"/>
    <w:rsid w:val="002E4F3E"/>
    <w:rsid w:val="002E6F7A"/>
    <w:rsid w:val="002E712C"/>
    <w:rsid w:val="002F22BE"/>
    <w:rsid w:val="002F6E85"/>
    <w:rsid w:val="003008AA"/>
    <w:rsid w:val="003115DE"/>
    <w:rsid w:val="00323FA4"/>
    <w:rsid w:val="00344F2E"/>
    <w:rsid w:val="00346D8E"/>
    <w:rsid w:val="00347B19"/>
    <w:rsid w:val="00353DB0"/>
    <w:rsid w:val="00354C05"/>
    <w:rsid w:val="00354E62"/>
    <w:rsid w:val="0036040F"/>
    <w:rsid w:val="0036108D"/>
    <w:rsid w:val="00361A43"/>
    <w:rsid w:val="0036320C"/>
    <w:rsid w:val="00363352"/>
    <w:rsid w:val="00364A30"/>
    <w:rsid w:val="003650A6"/>
    <w:rsid w:val="00366FF5"/>
    <w:rsid w:val="00367FF9"/>
    <w:rsid w:val="00371014"/>
    <w:rsid w:val="00371BB1"/>
    <w:rsid w:val="00375D08"/>
    <w:rsid w:val="00377D76"/>
    <w:rsid w:val="00382DA5"/>
    <w:rsid w:val="00391458"/>
    <w:rsid w:val="003916A8"/>
    <w:rsid w:val="00391784"/>
    <w:rsid w:val="00393B1F"/>
    <w:rsid w:val="00395A08"/>
    <w:rsid w:val="0039622A"/>
    <w:rsid w:val="00397CCA"/>
    <w:rsid w:val="003A0BF3"/>
    <w:rsid w:val="003A57D5"/>
    <w:rsid w:val="003A793C"/>
    <w:rsid w:val="003A7CBA"/>
    <w:rsid w:val="003B4658"/>
    <w:rsid w:val="003B6A24"/>
    <w:rsid w:val="003B7415"/>
    <w:rsid w:val="003B7E82"/>
    <w:rsid w:val="003C4B10"/>
    <w:rsid w:val="003C6997"/>
    <w:rsid w:val="003D4F70"/>
    <w:rsid w:val="003D700A"/>
    <w:rsid w:val="003D758C"/>
    <w:rsid w:val="003D7A89"/>
    <w:rsid w:val="003E2EC8"/>
    <w:rsid w:val="003F1224"/>
    <w:rsid w:val="0040546C"/>
    <w:rsid w:val="004058E0"/>
    <w:rsid w:val="004060BF"/>
    <w:rsid w:val="004067DB"/>
    <w:rsid w:val="00411FE8"/>
    <w:rsid w:val="0041331F"/>
    <w:rsid w:val="00414C61"/>
    <w:rsid w:val="00415B09"/>
    <w:rsid w:val="00417F31"/>
    <w:rsid w:val="0042149D"/>
    <w:rsid w:val="00421564"/>
    <w:rsid w:val="004221DA"/>
    <w:rsid w:val="00422AAE"/>
    <w:rsid w:val="00424DA2"/>
    <w:rsid w:val="0042673E"/>
    <w:rsid w:val="00432D3C"/>
    <w:rsid w:val="004351FE"/>
    <w:rsid w:val="00440EC2"/>
    <w:rsid w:val="004479D0"/>
    <w:rsid w:val="0045437F"/>
    <w:rsid w:val="00456F1C"/>
    <w:rsid w:val="00463C6D"/>
    <w:rsid w:val="0046607F"/>
    <w:rsid w:val="004735EC"/>
    <w:rsid w:val="004747B4"/>
    <w:rsid w:val="00475C5A"/>
    <w:rsid w:val="00476A66"/>
    <w:rsid w:val="0048149E"/>
    <w:rsid w:val="004861A2"/>
    <w:rsid w:val="00492633"/>
    <w:rsid w:val="00492649"/>
    <w:rsid w:val="00492B7F"/>
    <w:rsid w:val="004951AD"/>
    <w:rsid w:val="0049725B"/>
    <w:rsid w:val="004B2308"/>
    <w:rsid w:val="004B29F9"/>
    <w:rsid w:val="004C1318"/>
    <w:rsid w:val="004D0613"/>
    <w:rsid w:val="004D2931"/>
    <w:rsid w:val="004D293A"/>
    <w:rsid w:val="004D4F1E"/>
    <w:rsid w:val="004E0114"/>
    <w:rsid w:val="004E191D"/>
    <w:rsid w:val="004E1A65"/>
    <w:rsid w:val="004E3BE8"/>
    <w:rsid w:val="004E4E31"/>
    <w:rsid w:val="004E5034"/>
    <w:rsid w:val="004F02D8"/>
    <w:rsid w:val="004F52E3"/>
    <w:rsid w:val="004F78CD"/>
    <w:rsid w:val="00501C77"/>
    <w:rsid w:val="00506CC1"/>
    <w:rsid w:val="005153D8"/>
    <w:rsid w:val="00515DC0"/>
    <w:rsid w:val="00517D4B"/>
    <w:rsid w:val="0052042B"/>
    <w:rsid w:val="0052138E"/>
    <w:rsid w:val="00530A0C"/>
    <w:rsid w:val="00540CDE"/>
    <w:rsid w:val="005476FE"/>
    <w:rsid w:val="005511B1"/>
    <w:rsid w:val="005546B9"/>
    <w:rsid w:val="0056368C"/>
    <w:rsid w:val="00573F80"/>
    <w:rsid w:val="00583ABE"/>
    <w:rsid w:val="00584835"/>
    <w:rsid w:val="0059448F"/>
    <w:rsid w:val="005A0C63"/>
    <w:rsid w:val="005B2342"/>
    <w:rsid w:val="005B29C7"/>
    <w:rsid w:val="005B539B"/>
    <w:rsid w:val="005C2D96"/>
    <w:rsid w:val="005C4A7A"/>
    <w:rsid w:val="005C7D39"/>
    <w:rsid w:val="005D0176"/>
    <w:rsid w:val="005D1AF4"/>
    <w:rsid w:val="005D278F"/>
    <w:rsid w:val="005D564D"/>
    <w:rsid w:val="005E5744"/>
    <w:rsid w:val="005E6FFB"/>
    <w:rsid w:val="005F05F1"/>
    <w:rsid w:val="005F18A5"/>
    <w:rsid w:val="005F722A"/>
    <w:rsid w:val="00605DBC"/>
    <w:rsid w:val="006060B5"/>
    <w:rsid w:val="00606CFB"/>
    <w:rsid w:val="00615096"/>
    <w:rsid w:val="006203AC"/>
    <w:rsid w:val="00621247"/>
    <w:rsid w:val="00623E84"/>
    <w:rsid w:val="00627167"/>
    <w:rsid w:val="00627FCD"/>
    <w:rsid w:val="00633087"/>
    <w:rsid w:val="00645C1D"/>
    <w:rsid w:val="0065136C"/>
    <w:rsid w:val="00652C8A"/>
    <w:rsid w:val="0066079B"/>
    <w:rsid w:val="006608CA"/>
    <w:rsid w:val="006627EC"/>
    <w:rsid w:val="006630CD"/>
    <w:rsid w:val="00664605"/>
    <w:rsid w:val="00665686"/>
    <w:rsid w:val="006657A4"/>
    <w:rsid w:val="00681813"/>
    <w:rsid w:val="006930A8"/>
    <w:rsid w:val="006932D3"/>
    <w:rsid w:val="006978B9"/>
    <w:rsid w:val="00697A5B"/>
    <w:rsid w:val="00697E8E"/>
    <w:rsid w:val="006A5141"/>
    <w:rsid w:val="006B07BD"/>
    <w:rsid w:val="006B09DF"/>
    <w:rsid w:val="006B7919"/>
    <w:rsid w:val="006C16AF"/>
    <w:rsid w:val="006C2A01"/>
    <w:rsid w:val="006C3D53"/>
    <w:rsid w:val="006C462E"/>
    <w:rsid w:val="006D1F1B"/>
    <w:rsid w:val="006D2BFE"/>
    <w:rsid w:val="006D5223"/>
    <w:rsid w:val="006E1581"/>
    <w:rsid w:val="006E2459"/>
    <w:rsid w:val="006E298B"/>
    <w:rsid w:val="006E6A3F"/>
    <w:rsid w:val="006F3192"/>
    <w:rsid w:val="007025EF"/>
    <w:rsid w:val="00704F10"/>
    <w:rsid w:val="007106F2"/>
    <w:rsid w:val="00713DD3"/>
    <w:rsid w:val="00714E24"/>
    <w:rsid w:val="00715CB7"/>
    <w:rsid w:val="00720583"/>
    <w:rsid w:val="00721530"/>
    <w:rsid w:val="0072525F"/>
    <w:rsid w:val="007261A0"/>
    <w:rsid w:val="00732536"/>
    <w:rsid w:val="00733A35"/>
    <w:rsid w:val="00733DED"/>
    <w:rsid w:val="00734F06"/>
    <w:rsid w:val="007434D7"/>
    <w:rsid w:val="007567CB"/>
    <w:rsid w:val="00757E1B"/>
    <w:rsid w:val="00760FCD"/>
    <w:rsid w:val="00761D61"/>
    <w:rsid w:val="007638E6"/>
    <w:rsid w:val="00763D58"/>
    <w:rsid w:val="00772958"/>
    <w:rsid w:val="00776EBB"/>
    <w:rsid w:val="007775D1"/>
    <w:rsid w:val="00780EA4"/>
    <w:rsid w:val="00787828"/>
    <w:rsid w:val="007919D6"/>
    <w:rsid w:val="007A0205"/>
    <w:rsid w:val="007A36F9"/>
    <w:rsid w:val="007A7BBB"/>
    <w:rsid w:val="007B4626"/>
    <w:rsid w:val="007B6693"/>
    <w:rsid w:val="007B6F1E"/>
    <w:rsid w:val="007C0FB5"/>
    <w:rsid w:val="007C1D29"/>
    <w:rsid w:val="007C399C"/>
    <w:rsid w:val="007C4DF8"/>
    <w:rsid w:val="007C508B"/>
    <w:rsid w:val="007C6464"/>
    <w:rsid w:val="007C7C13"/>
    <w:rsid w:val="007D60C6"/>
    <w:rsid w:val="007E0071"/>
    <w:rsid w:val="007E1358"/>
    <w:rsid w:val="007E1808"/>
    <w:rsid w:val="007E2A98"/>
    <w:rsid w:val="007F055E"/>
    <w:rsid w:val="007F4AA3"/>
    <w:rsid w:val="007F5056"/>
    <w:rsid w:val="007F5AE3"/>
    <w:rsid w:val="00802976"/>
    <w:rsid w:val="00804D36"/>
    <w:rsid w:val="008063C4"/>
    <w:rsid w:val="00807008"/>
    <w:rsid w:val="0081058D"/>
    <w:rsid w:val="0081259C"/>
    <w:rsid w:val="008135CB"/>
    <w:rsid w:val="00816F05"/>
    <w:rsid w:val="00822D0C"/>
    <w:rsid w:val="0082603B"/>
    <w:rsid w:val="00826218"/>
    <w:rsid w:val="008266F7"/>
    <w:rsid w:val="0082783B"/>
    <w:rsid w:val="00830B84"/>
    <w:rsid w:val="008325B2"/>
    <w:rsid w:val="008333FE"/>
    <w:rsid w:val="00833CD8"/>
    <w:rsid w:val="0084014E"/>
    <w:rsid w:val="008424B5"/>
    <w:rsid w:val="00842939"/>
    <w:rsid w:val="0084621C"/>
    <w:rsid w:val="00846248"/>
    <w:rsid w:val="0084698F"/>
    <w:rsid w:val="008479E2"/>
    <w:rsid w:val="00847A48"/>
    <w:rsid w:val="008509B4"/>
    <w:rsid w:val="0085151B"/>
    <w:rsid w:val="00863A36"/>
    <w:rsid w:val="00863A79"/>
    <w:rsid w:val="00866FB0"/>
    <w:rsid w:val="00870F12"/>
    <w:rsid w:val="00872D08"/>
    <w:rsid w:val="00873C18"/>
    <w:rsid w:val="0087458C"/>
    <w:rsid w:val="00880F3C"/>
    <w:rsid w:val="00882F15"/>
    <w:rsid w:val="00885F71"/>
    <w:rsid w:val="00887D4D"/>
    <w:rsid w:val="00891788"/>
    <w:rsid w:val="0089384D"/>
    <w:rsid w:val="00893878"/>
    <w:rsid w:val="00896C93"/>
    <w:rsid w:val="008B18CE"/>
    <w:rsid w:val="008B4444"/>
    <w:rsid w:val="008B7930"/>
    <w:rsid w:val="008C021D"/>
    <w:rsid w:val="008C35D9"/>
    <w:rsid w:val="008C4FC6"/>
    <w:rsid w:val="008C53B0"/>
    <w:rsid w:val="008C6001"/>
    <w:rsid w:val="008C7D00"/>
    <w:rsid w:val="008D049D"/>
    <w:rsid w:val="008D6655"/>
    <w:rsid w:val="008E0F04"/>
    <w:rsid w:val="008E408D"/>
    <w:rsid w:val="008E40B8"/>
    <w:rsid w:val="008F0FA1"/>
    <w:rsid w:val="008F133D"/>
    <w:rsid w:val="008F1DFB"/>
    <w:rsid w:val="008F2537"/>
    <w:rsid w:val="008F6275"/>
    <w:rsid w:val="008F63F3"/>
    <w:rsid w:val="008F7F9C"/>
    <w:rsid w:val="009009A4"/>
    <w:rsid w:val="009011FA"/>
    <w:rsid w:val="00901E97"/>
    <w:rsid w:val="0090629D"/>
    <w:rsid w:val="00906755"/>
    <w:rsid w:val="00911C8A"/>
    <w:rsid w:val="0091219A"/>
    <w:rsid w:val="00914360"/>
    <w:rsid w:val="009152ED"/>
    <w:rsid w:val="00915E27"/>
    <w:rsid w:val="009163B3"/>
    <w:rsid w:val="00923060"/>
    <w:rsid w:val="009353AF"/>
    <w:rsid w:val="009528BD"/>
    <w:rsid w:val="00956400"/>
    <w:rsid w:val="00957784"/>
    <w:rsid w:val="00960CD4"/>
    <w:rsid w:val="00963684"/>
    <w:rsid w:val="00964B96"/>
    <w:rsid w:val="00965E08"/>
    <w:rsid w:val="00970B7E"/>
    <w:rsid w:val="00972795"/>
    <w:rsid w:val="009751F9"/>
    <w:rsid w:val="0097722C"/>
    <w:rsid w:val="00982661"/>
    <w:rsid w:val="00997196"/>
    <w:rsid w:val="009A0B1B"/>
    <w:rsid w:val="009A0CD5"/>
    <w:rsid w:val="009A2F18"/>
    <w:rsid w:val="009A5BA3"/>
    <w:rsid w:val="009A7548"/>
    <w:rsid w:val="009A77FB"/>
    <w:rsid w:val="009B18E7"/>
    <w:rsid w:val="009B5429"/>
    <w:rsid w:val="009B668C"/>
    <w:rsid w:val="009B6B29"/>
    <w:rsid w:val="009C410A"/>
    <w:rsid w:val="009C45B5"/>
    <w:rsid w:val="009C5F8A"/>
    <w:rsid w:val="009C6F95"/>
    <w:rsid w:val="009D2C35"/>
    <w:rsid w:val="009D39FD"/>
    <w:rsid w:val="009D7570"/>
    <w:rsid w:val="009E08D4"/>
    <w:rsid w:val="009E358A"/>
    <w:rsid w:val="009F1A46"/>
    <w:rsid w:val="009F4B11"/>
    <w:rsid w:val="009F64F2"/>
    <w:rsid w:val="00A0116C"/>
    <w:rsid w:val="00A02882"/>
    <w:rsid w:val="00A03275"/>
    <w:rsid w:val="00A0392D"/>
    <w:rsid w:val="00A04B7B"/>
    <w:rsid w:val="00A109BD"/>
    <w:rsid w:val="00A13565"/>
    <w:rsid w:val="00A13C8F"/>
    <w:rsid w:val="00A23B1F"/>
    <w:rsid w:val="00A249BA"/>
    <w:rsid w:val="00A25681"/>
    <w:rsid w:val="00A30ADA"/>
    <w:rsid w:val="00A320DD"/>
    <w:rsid w:val="00A32AFC"/>
    <w:rsid w:val="00A36FA8"/>
    <w:rsid w:val="00A3735F"/>
    <w:rsid w:val="00A37D7B"/>
    <w:rsid w:val="00A40CA3"/>
    <w:rsid w:val="00A431DA"/>
    <w:rsid w:val="00A443F3"/>
    <w:rsid w:val="00A450CB"/>
    <w:rsid w:val="00A508A9"/>
    <w:rsid w:val="00A50976"/>
    <w:rsid w:val="00A54581"/>
    <w:rsid w:val="00A55380"/>
    <w:rsid w:val="00A60FF7"/>
    <w:rsid w:val="00A64CD5"/>
    <w:rsid w:val="00A654D5"/>
    <w:rsid w:val="00A6594F"/>
    <w:rsid w:val="00A71DCB"/>
    <w:rsid w:val="00A72D75"/>
    <w:rsid w:val="00A7379C"/>
    <w:rsid w:val="00A75013"/>
    <w:rsid w:val="00A7600B"/>
    <w:rsid w:val="00A76E1C"/>
    <w:rsid w:val="00A77D55"/>
    <w:rsid w:val="00A82DB2"/>
    <w:rsid w:val="00A85B0A"/>
    <w:rsid w:val="00A86794"/>
    <w:rsid w:val="00A92BD9"/>
    <w:rsid w:val="00A963E0"/>
    <w:rsid w:val="00A9662A"/>
    <w:rsid w:val="00A973CF"/>
    <w:rsid w:val="00A97DE3"/>
    <w:rsid w:val="00AA091B"/>
    <w:rsid w:val="00AA0C60"/>
    <w:rsid w:val="00AA354B"/>
    <w:rsid w:val="00AB62F1"/>
    <w:rsid w:val="00AB7E39"/>
    <w:rsid w:val="00AC3F1E"/>
    <w:rsid w:val="00AC7868"/>
    <w:rsid w:val="00AD07AE"/>
    <w:rsid w:val="00AD1BC5"/>
    <w:rsid w:val="00AD4897"/>
    <w:rsid w:val="00AD5780"/>
    <w:rsid w:val="00AD6C28"/>
    <w:rsid w:val="00AE1426"/>
    <w:rsid w:val="00AF1553"/>
    <w:rsid w:val="00AF51A9"/>
    <w:rsid w:val="00AF58F0"/>
    <w:rsid w:val="00AF5EE8"/>
    <w:rsid w:val="00B00FCC"/>
    <w:rsid w:val="00B01C45"/>
    <w:rsid w:val="00B05C36"/>
    <w:rsid w:val="00B1439E"/>
    <w:rsid w:val="00B14C02"/>
    <w:rsid w:val="00B16ACF"/>
    <w:rsid w:val="00B177C3"/>
    <w:rsid w:val="00B2021A"/>
    <w:rsid w:val="00B21527"/>
    <w:rsid w:val="00B24ED4"/>
    <w:rsid w:val="00B3017D"/>
    <w:rsid w:val="00B31A33"/>
    <w:rsid w:val="00B3278E"/>
    <w:rsid w:val="00B3467D"/>
    <w:rsid w:val="00B35E42"/>
    <w:rsid w:val="00B40B27"/>
    <w:rsid w:val="00B436FE"/>
    <w:rsid w:val="00B44B82"/>
    <w:rsid w:val="00B47CE3"/>
    <w:rsid w:val="00B47CF7"/>
    <w:rsid w:val="00B54049"/>
    <w:rsid w:val="00B666E8"/>
    <w:rsid w:val="00B66C4F"/>
    <w:rsid w:val="00B7092B"/>
    <w:rsid w:val="00B70D18"/>
    <w:rsid w:val="00B75282"/>
    <w:rsid w:val="00B770C5"/>
    <w:rsid w:val="00B81B1B"/>
    <w:rsid w:val="00B84331"/>
    <w:rsid w:val="00B874FC"/>
    <w:rsid w:val="00B87C45"/>
    <w:rsid w:val="00B93D37"/>
    <w:rsid w:val="00B94227"/>
    <w:rsid w:val="00BA4857"/>
    <w:rsid w:val="00BA48F8"/>
    <w:rsid w:val="00BA5033"/>
    <w:rsid w:val="00BA58A1"/>
    <w:rsid w:val="00BA5DD7"/>
    <w:rsid w:val="00BA6751"/>
    <w:rsid w:val="00BA7325"/>
    <w:rsid w:val="00BA7E4D"/>
    <w:rsid w:val="00BB26F9"/>
    <w:rsid w:val="00BB455C"/>
    <w:rsid w:val="00BB519F"/>
    <w:rsid w:val="00BB6117"/>
    <w:rsid w:val="00BC260E"/>
    <w:rsid w:val="00BC2E29"/>
    <w:rsid w:val="00BC54FE"/>
    <w:rsid w:val="00BD32CA"/>
    <w:rsid w:val="00BD52E8"/>
    <w:rsid w:val="00BE3666"/>
    <w:rsid w:val="00BE7559"/>
    <w:rsid w:val="00BF40AF"/>
    <w:rsid w:val="00C004EC"/>
    <w:rsid w:val="00C03122"/>
    <w:rsid w:val="00C0432B"/>
    <w:rsid w:val="00C05A92"/>
    <w:rsid w:val="00C05AC5"/>
    <w:rsid w:val="00C0758A"/>
    <w:rsid w:val="00C07B4E"/>
    <w:rsid w:val="00C11C27"/>
    <w:rsid w:val="00C15666"/>
    <w:rsid w:val="00C162EA"/>
    <w:rsid w:val="00C174A7"/>
    <w:rsid w:val="00C17FDC"/>
    <w:rsid w:val="00C20148"/>
    <w:rsid w:val="00C21DD4"/>
    <w:rsid w:val="00C22A97"/>
    <w:rsid w:val="00C23071"/>
    <w:rsid w:val="00C25958"/>
    <w:rsid w:val="00C35435"/>
    <w:rsid w:val="00C36ECC"/>
    <w:rsid w:val="00C37B1F"/>
    <w:rsid w:val="00C40878"/>
    <w:rsid w:val="00C42EB1"/>
    <w:rsid w:val="00C4410D"/>
    <w:rsid w:val="00C4536F"/>
    <w:rsid w:val="00C46284"/>
    <w:rsid w:val="00C46862"/>
    <w:rsid w:val="00C475CF"/>
    <w:rsid w:val="00C53617"/>
    <w:rsid w:val="00C53E08"/>
    <w:rsid w:val="00C550DE"/>
    <w:rsid w:val="00C61201"/>
    <w:rsid w:val="00C6144E"/>
    <w:rsid w:val="00C618D4"/>
    <w:rsid w:val="00C61A62"/>
    <w:rsid w:val="00C6494E"/>
    <w:rsid w:val="00C672E5"/>
    <w:rsid w:val="00C71515"/>
    <w:rsid w:val="00C72DAB"/>
    <w:rsid w:val="00C72E05"/>
    <w:rsid w:val="00C75C7E"/>
    <w:rsid w:val="00C75FE7"/>
    <w:rsid w:val="00C80240"/>
    <w:rsid w:val="00C81695"/>
    <w:rsid w:val="00CA7412"/>
    <w:rsid w:val="00CB0CCE"/>
    <w:rsid w:val="00CB2E15"/>
    <w:rsid w:val="00CB4935"/>
    <w:rsid w:val="00CC0BEB"/>
    <w:rsid w:val="00CC103F"/>
    <w:rsid w:val="00CC428A"/>
    <w:rsid w:val="00CD0894"/>
    <w:rsid w:val="00CD2AE0"/>
    <w:rsid w:val="00CE04D5"/>
    <w:rsid w:val="00CE26B2"/>
    <w:rsid w:val="00CF064F"/>
    <w:rsid w:val="00CF09F7"/>
    <w:rsid w:val="00CF39C0"/>
    <w:rsid w:val="00CF6BB2"/>
    <w:rsid w:val="00D0086B"/>
    <w:rsid w:val="00D0211D"/>
    <w:rsid w:val="00D075D2"/>
    <w:rsid w:val="00D114B2"/>
    <w:rsid w:val="00D146C3"/>
    <w:rsid w:val="00D15A80"/>
    <w:rsid w:val="00D16FD5"/>
    <w:rsid w:val="00D17C87"/>
    <w:rsid w:val="00D212C2"/>
    <w:rsid w:val="00D2484A"/>
    <w:rsid w:val="00D2774A"/>
    <w:rsid w:val="00D40C8B"/>
    <w:rsid w:val="00D46D3F"/>
    <w:rsid w:val="00D47B43"/>
    <w:rsid w:val="00D54996"/>
    <w:rsid w:val="00D549ED"/>
    <w:rsid w:val="00D5605F"/>
    <w:rsid w:val="00D66148"/>
    <w:rsid w:val="00D726E8"/>
    <w:rsid w:val="00D73A9F"/>
    <w:rsid w:val="00D75C51"/>
    <w:rsid w:val="00D76885"/>
    <w:rsid w:val="00D77FA0"/>
    <w:rsid w:val="00D82B72"/>
    <w:rsid w:val="00D92F7D"/>
    <w:rsid w:val="00DA0367"/>
    <w:rsid w:val="00DA2600"/>
    <w:rsid w:val="00DA5775"/>
    <w:rsid w:val="00DB187F"/>
    <w:rsid w:val="00DB2EBD"/>
    <w:rsid w:val="00DB3DCC"/>
    <w:rsid w:val="00DC2AAC"/>
    <w:rsid w:val="00DC4F98"/>
    <w:rsid w:val="00DC6080"/>
    <w:rsid w:val="00DD125B"/>
    <w:rsid w:val="00DD5874"/>
    <w:rsid w:val="00DE426A"/>
    <w:rsid w:val="00DF3001"/>
    <w:rsid w:val="00DF46DA"/>
    <w:rsid w:val="00E04E97"/>
    <w:rsid w:val="00E06ECC"/>
    <w:rsid w:val="00E1284B"/>
    <w:rsid w:val="00E1498A"/>
    <w:rsid w:val="00E3065E"/>
    <w:rsid w:val="00E370CD"/>
    <w:rsid w:val="00E403B6"/>
    <w:rsid w:val="00E41B0E"/>
    <w:rsid w:val="00E41B96"/>
    <w:rsid w:val="00E45B6E"/>
    <w:rsid w:val="00E53192"/>
    <w:rsid w:val="00E56E18"/>
    <w:rsid w:val="00E572AD"/>
    <w:rsid w:val="00E637F0"/>
    <w:rsid w:val="00E74D60"/>
    <w:rsid w:val="00E76E17"/>
    <w:rsid w:val="00E76F5E"/>
    <w:rsid w:val="00E7710F"/>
    <w:rsid w:val="00E77A4A"/>
    <w:rsid w:val="00E84E0E"/>
    <w:rsid w:val="00E872FE"/>
    <w:rsid w:val="00E90510"/>
    <w:rsid w:val="00E91FDE"/>
    <w:rsid w:val="00EA06AA"/>
    <w:rsid w:val="00EA1836"/>
    <w:rsid w:val="00EA5529"/>
    <w:rsid w:val="00EB064C"/>
    <w:rsid w:val="00EB49AF"/>
    <w:rsid w:val="00EB51E3"/>
    <w:rsid w:val="00EC5EC3"/>
    <w:rsid w:val="00ED4EEA"/>
    <w:rsid w:val="00EE0D8F"/>
    <w:rsid w:val="00EE37F3"/>
    <w:rsid w:val="00EE695C"/>
    <w:rsid w:val="00EE6AE9"/>
    <w:rsid w:val="00EE739F"/>
    <w:rsid w:val="00EF0B4A"/>
    <w:rsid w:val="00EF0DF6"/>
    <w:rsid w:val="00EF6659"/>
    <w:rsid w:val="00F06401"/>
    <w:rsid w:val="00F07591"/>
    <w:rsid w:val="00F07E97"/>
    <w:rsid w:val="00F1004E"/>
    <w:rsid w:val="00F10D3D"/>
    <w:rsid w:val="00F140DD"/>
    <w:rsid w:val="00F16A74"/>
    <w:rsid w:val="00F16B99"/>
    <w:rsid w:val="00F17802"/>
    <w:rsid w:val="00F24719"/>
    <w:rsid w:val="00F26810"/>
    <w:rsid w:val="00F26E03"/>
    <w:rsid w:val="00F31D42"/>
    <w:rsid w:val="00F31EFF"/>
    <w:rsid w:val="00F3432E"/>
    <w:rsid w:val="00F34AA7"/>
    <w:rsid w:val="00F42EEA"/>
    <w:rsid w:val="00F44A63"/>
    <w:rsid w:val="00F45AF5"/>
    <w:rsid w:val="00F523AE"/>
    <w:rsid w:val="00F52696"/>
    <w:rsid w:val="00F52E78"/>
    <w:rsid w:val="00F53629"/>
    <w:rsid w:val="00F5788B"/>
    <w:rsid w:val="00F616B9"/>
    <w:rsid w:val="00F64C89"/>
    <w:rsid w:val="00F653F7"/>
    <w:rsid w:val="00F661C7"/>
    <w:rsid w:val="00F672A0"/>
    <w:rsid w:val="00F725F6"/>
    <w:rsid w:val="00F72766"/>
    <w:rsid w:val="00F72941"/>
    <w:rsid w:val="00F76109"/>
    <w:rsid w:val="00F82F36"/>
    <w:rsid w:val="00F847A4"/>
    <w:rsid w:val="00F87773"/>
    <w:rsid w:val="00F935B3"/>
    <w:rsid w:val="00F979B6"/>
    <w:rsid w:val="00F97E9F"/>
    <w:rsid w:val="00FA47CB"/>
    <w:rsid w:val="00FA78E3"/>
    <w:rsid w:val="00FB052D"/>
    <w:rsid w:val="00FB666A"/>
    <w:rsid w:val="00FC0414"/>
    <w:rsid w:val="00FC189F"/>
    <w:rsid w:val="00FC27BF"/>
    <w:rsid w:val="00FC3071"/>
    <w:rsid w:val="00FC32FB"/>
    <w:rsid w:val="00FC6891"/>
    <w:rsid w:val="00FC73A3"/>
    <w:rsid w:val="00FC7B4B"/>
    <w:rsid w:val="00FD6276"/>
    <w:rsid w:val="00FD73A8"/>
    <w:rsid w:val="00FD766B"/>
    <w:rsid w:val="00FE5963"/>
    <w:rsid w:val="00FE6C31"/>
    <w:rsid w:val="00FF01AD"/>
    <w:rsid w:val="00FF26F8"/>
    <w:rsid w:val="00FF6893"/>
    <w:rsid w:val="00FF696D"/>
    <w:rsid w:val="00FF6A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A823FB"/>
  <w15:docId w15:val="{24907802-F568-4B69-A77F-7E392A9AB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E2EC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017D"/>
    <w:rPr>
      <w:color w:val="0563C1" w:themeColor="hyperlink"/>
      <w:u w:val="single"/>
    </w:rPr>
  </w:style>
  <w:style w:type="character" w:customStyle="1" w:styleId="UnresolvedMention1">
    <w:name w:val="Unresolved Mention1"/>
    <w:basedOn w:val="DefaultParagraphFont"/>
    <w:uiPriority w:val="99"/>
    <w:semiHidden/>
    <w:unhideWhenUsed/>
    <w:rsid w:val="00B3017D"/>
    <w:rPr>
      <w:color w:val="605E5C"/>
      <w:shd w:val="clear" w:color="auto" w:fill="E1DFDD"/>
    </w:rPr>
  </w:style>
  <w:style w:type="paragraph" w:styleId="ListParagraph">
    <w:name w:val="List Paragraph"/>
    <w:basedOn w:val="Normal"/>
    <w:uiPriority w:val="34"/>
    <w:qFormat/>
    <w:rsid w:val="00B3017D"/>
    <w:pPr>
      <w:ind w:left="720"/>
      <w:contextualSpacing/>
    </w:pPr>
  </w:style>
  <w:style w:type="character" w:styleId="CommentReference">
    <w:name w:val="annotation reference"/>
    <w:basedOn w:val="DefaultParagraphFont"/>
    <w:uiPriority w:val="99"/>
    <w:semiHidden/>
    <w:unhideWhenUsed/>
    <w:rsid w:val="008C021D"/>
    <w:rPr>
      <w:sz w:val="16"/>
      <w:szCs w:val="16"/>
    </w:rPr>
  </w:style>
  <w:style w:type="paragraph" w:styleId="CommentText">
    <w:name w:val="annotation text"/>
    <w:basedOn w:val="Normal"/>
    <w:link w:val="CommentTextChar"/>
    <w:uiPriority w:val="99"/>
    <w:unhideWhenUsed/>
    <w:rsid w:val="008C021D"/>
    <w:pPr>
      <w:spacing w:line="240" w:lineRule="auto"/>
    </w:pPr>
    <w:rPr>
      <w:sz w:val="20"/>
      <w:szCs w:val="20"/>
    </w:rPr>
  </w:style>
  <w:style w:type="character" w:customStyle="1" w:styleId="CommentTextChar">
    <w:name w:val="Comment Text Char"/>
    <w:basedOn w:val="DefaultParagraphFont"/>
    <w:link w:val="CommentText"/>
    <w:uiPriority w:val="99"/>
    <w:rsid w:val="008C021D"/>
    <w:rPr>
      <w:sz w:val="20"/>
      <w:szCs w:val="20"/>
    </w:rPr>
  </w:style>
  <w:style w:type="paragraph" w:styleId="CommentSubject">
    <w:name w:val="annotation subject"/>
    <w:basedOn w:val="CommentText"/>
    <w:next w:val="CommentText"/>
    <w:link w:val="CommentSubjectChar"/>
    <w:uiPriority w:val="99"/>
    <w:semiHidden/>
    <w:unhideWhenUsed/>
    <w:rsid w:val="008C021D"/>
    <w:rPr>
      <w:b/>
      <w:bCs/>
    </w:rPr>
  </w:style>
  <w:style w:type="character" w:customStyle="1" w:styleId="CommentSubjectChar">
    <w:name w:val="Comment Subject Char"/>
    <w:basedOn w:val="CommentTextChar"/>
    <w:link w:val="CommentSubject"/>
    <w:uiPriority w:val="99"/>
    <w:semiHidden/>
    <w:rsid w:val="008C021D"/>
    <w:rPr>
      <w:b/>
      <w:bCs/>
      <w:sz w:val="20"/>
      <w:szCs w:val="20"/>
    </w:rPr>
  </w:style>
  <w:style w:type="paragraph" w:styleId="BalloonText">
    <w:name w:val="Balloon Text"/>
    <w:basedOn w:val="Normal"/>
    <w:link w:val="BalloonTextChar"/>
    <w:uiPriority w:val="99"/>
    <w:semiHidden/>
    <w:unhideWhenUsed/>
    <w:rsid w:val="008C02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021D"/>
    <w:rPr>
      <w:rFonts w:ascii="Segoe UI" w:hAnsi="Segoe UI" w:cs="Segoe UI"/>
      <w:sz w:val="18"/>
      <w:szCs w:val="18"/>
    </w:rPr>
  </w:style>
  <w:style w:type="paragraph" w:styleId="NormalWeb">
    <w:name w:val="Normal (Web)"/>
    <w:basedOn w:val="Normal"/>
    <w:uiPriority w:val="99"/>
    <w:semiHidden/>
    <w:unhideWhenUsed/>
    <w:rsid w:val="00BA48F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EndNoteBibliographyTitle">
    <w:name w:val="EndNote Bibliography Title"/>
    <w:basedOn w:val="Normal"/>
    <w:link w:val="EndNoteBibliographyTitleChar"/>
    <w:rsid w:val="0081259C"/>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81259C"/>
    <w:rPr>
      <w:rFonts w:ascii="Calibri" w:hAnsi="Calibri" w:cs="Calibri"/>
      <w:noProof/>
      <w:lang w:val="en-US"/>
    </w:rPr>
  </w:style>
  <w:style w:type="paragraph" w:customStyle="1" w:styleId="EndNoteBibliography">
    <w:name w:val="EndNote Bibliography"/>
    <w:basedOn w:val="Normal"/>
    <w:link w:val="EndNoteBibliographyChar"/>
    <w:rsid w:val="0081259C"/>
    <w:pPr>
      <w:spacing w:line="240" w:lineRule="auto"/>
      <w:jc w:val="both"/>
    </w:pPr>
    <w:rPr>
      <w:rFonts w:ascii="Calibri" w:hAnsi="Calibri" w:cs="Calibri"/>
      <w:noProof/>
      <w:lang w:val="en-US"/>
    </w:rPr>
  </w:style>
  <w:style w:type="character" w:customStyle="1" w:styleId="EndNoteBibliographyChar">
    <w:name w:val="EndNote Bibliography Char"/>
    <w:basedOn w:val="DefaultParagraphFont"/>
    <w:link w:val="EndNoteBibliography"/>
    <w:rsid w:val="0081259C"/>
    <w:rPr>
      <w:rFonts w:ascii="Calibri" w:hAnsi="Calibri" w:cs="Calibri"/>
      <w:noProof/>
      <w:lang w:val="en-US"/>
    </w:rPr>
  </w:style>
  <w:style w:type="character" w:customStyle="1" w:styleId="UnresolvedMention2">
    <w:name w:val="Unresolved Mention2"/>
    <w:basedOn w:val="DefaultParagraphFont"/>
    <w:uiPriority w:val="99"/>
    <w:semiHidden/>
    <w:unhideWhenUsed/>
    <w:rsid w:val="0081259C"/>
    <w:rPr>
      <w:color w:val="605E5C"/>
      <w:shd w:val="clear" w:color="auto" w:fill="E1DFDD"/>
    </w:rPr>
  </w:style>
  <w:style w:type="character" w:styleId="FollowedHyperlink">
    <w:name w:val="FollowedHyperlink"/>
    <w:basedOn w:val="DefaultParagraphFont"/>
    <w:uiPriority w:val="99"/>
    <w:semiHidden/>
    <w:unhideWhenUsed/>
    <w:rsid w:val="00D2774A"/>
    <w:rPr>
      <w:color w:val="954F72" w:themeColor="followedHyperlink"/>
      <w:u w:val="single"/>
    </w:rPr>
  </w:style>
  <w:style w:type="paragraph" w:styleId="Revision">
    <w:name w:val="Revision"/>
    <w:hidden/>
    <w:uiPriority w:val="99"/>
    <w:semiHidden/>
    <w:rsid w:val="00DD125B"/>
    <w:pPr>
      <w:spacing w:after="0" w:line="240" w:lineRule="auto"/>
    </w:pPr>
  </w:style>
  <w:style w:type="character" w:customStyle="1" w:styleId="UnresolvedMention3">
    <w:name w:val="Unresolved Mention3"/>
    <w:basedOn w:val="DefaultParagraphFont"/>
    <w:uiPriority w:val="99"/>
    <w:semiHidden/>
    <w:unhideWhenUsed/>
    <w:rsid w:val="00AC7868"/>
    <w:rPr>
      <w:color w:val="605E5C"/>
      <w:shd w:val="clear" w:color="auto" w:fill="E1DFDD"/>
    </w:rPr>
  </w:style>
  <w:style w:type="character" w:customStyle="1" w:styleId="Heading1Char">
    <w:name w:val="Heading 1 Char"/>
    <w:basedOn w:val="DefaultParagraphFont"/>
    <w:link w:val="Heading1"/>
    <w:uiPriority w:val="9"/>
    <w:rsid w:val="003E2EC8"/>
    <w:rPr>
      <w:rFonts w:ascii="Times New Roman" w:eastAsia="Times New Roman" w:hAnsi="Times New Roman" w:cs="Times New Roman"/>
      <w:b/>
      <w:bCs/>
      <w:kern w:val="36"/>
      <w:sz w:val="48"/>
      <w:szCs w:val="48"/>
      <w:lang w:eastAsia="en-GB"/>
    </w:rPr>
  </w:style>
  <w:style w:type="character" w:customStyle="1" w:styleId="meta-authors--limited">
    <w:name w:val="meta-authors--limited"/>
    <w:basedOn w:val="DefaultParagraphFont"/>
    <w:rsid w:val="003E2EC8"/>
  </w:style>
  <w:style w:type="character" w:customStyle="1" w:styleId="wi-fullname">
    <w:name w:val="wi-fullname"/>
    <w:basedOn w:val="DefaultParagraphFont"/>
    <w:rsid w:val="003E2EC8"/>
  </w:style>
  <w:style w:type="character" w:customStyle="1" w:styleId="meta-authors--remaining">
    <w:name w:val="meta-authors--remaining"/>
    <w:basedOn w:val="DefaultParagraphFont"/>
    <w:rsid w:val="003E2EC8"/>
  </w:style>
  <w:style w:type="character" w:customStyle="1" w:styleId="meta-citation-journal-name">
    <w:name w:val="meta-citation-journal-name"/>
    <w:basedOn w:val="DefaultParagraphFont"/>
    <w:rsid w:val="003E2EC8"/>
  </w:style>
  <w:style w:type="character" w:customStyle="1" w:styleId="meta-citation">
    <w:name w:val="meta-citation"/>
    <w:basedOn w:val="DefaultParagraphFont"/>
    <w:rsid w:val="003E2EC8"/>
  </w:style>
  <w:style w:type="paragraph" w:styleId="Header">
    <w:name w:val="header"/>
    <w:basedOn w:val="Normal"/>
    <w:link w:val="HeaderChar"/>
    <w:uiPriority w:val="99"/>
    <w:unhideWhenUsed/>
    <w:rsid w:val="00AD57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5780"/>
  </w:style>
  <w:style w:type="paragraph" w:styleId="Footer">
    <w:name w:val="footer"/>
    <w:basedOn w:val="Normal"/>
    <w:link w:val="FooterChar"/>
    <w:uiPriority w:val="99"/>
    <w:unhideWhenUsed/>
    <w:rsid w:val="00AD57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5780"/>
  </w:style>
  <w:style w:type="paragraph" w:styleId="FootnoteText">
    <w:name w:val="footnote text"/>
    <w:basedOn w:val="Normal"/>
    <w:link w:val="FootnoteTextChar"/>
    <w:uiPriority w:val="99"/>
    <w:semiHidden/>
    <w:unhideWhenUsed/>
    <w:rsid w:val="00C174A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4A7"/>
    <w:rPr>
      <w:sz w:val="20"/>
      <w:szCs w:val="20"/>
    </w:rPr>
  </w:style>
  <w:style w:type="character" w:styleId="FootnoteReference">
    <w:name w:val="footnote reference"/>
    <w:basedOn w:val="DefaultParagraphFont"/>
    <w:uiPriority w:val="99"/>
    <w:semiHidden/>
    <w:unhideWhenUsed/>
    <w:rsid w:val="00C174A7"/>
    <w:rPr>
      <w:vertAlign w:val="superscript"/>
    </w:rPr>
  </w:style>
  <w:style w:type="paragraph" w:styleId="Caption">
    <w:name w:val="caption"/>
    <w:basedOn w:val="Normal"/>
    <w:next w:val="Normal"/>
    <w:uiPriority w:val="35"/>
    <w:unhideWhenUsed/>
    <w:qFormat/>
    <w:rsid w:val="0072058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3813268">
      <w:bodyDiv w:val="1"/>
      <w:marLeft w:val="0"/>
      <w:marRight w:val="0"/>
      <w:marTop w:val="0"/>
      <w:marBottom w:val="0"/>
      <w:divBdr>
        <w:top w:val="none" w:sz="0" w:space="0" w:color="auto"/>
        <w:left w:val="none" w:sz="0" w:space="0" w:color="auto"/>
        <w:bottom w:val="none" w:sz="0" w:space="0" w:color="auto"/>
        <w:right w:val="none" w:sz="0" w:space="0" w:color="auto"/>
      </w:divBdr>
    </w:div>
    <w:div w:id="796294511">
      <w:bodyDiv w:val="1"/>
      <w:marLeft w:val="0"/>
      <w:marRight w:val="0"/>
      <w:marTop w:val="0"/>
      <w:marBottom w:val="0"/>
      <w:divBdr>
        <w:top w:val="none" w:sz="0" w:space="0" w:color="auto"/>
        <w:left w:val="none" w:sz="0" w:space="0" w:color="auto"/>
        <w:bottom w:val="none" w:sz="0" w:space="0" w:color="auto"/>
        <w:right w:val="none" w:sz="0" w:space="0" w:color="auto"/>
      </w:divBdr>
    </w:div>
    <w:div w:id="1023437329">
      <w:bodyDiv w:val="1"/>
      <w:marLeft w:val="0"/>
      <w:marRight w:val="0"/>
      <w:marTop w:val="0"/>
      <w:marBottom w:val="0"/>
      <w:divBdr>
        <w:top w:val="none" w:sz="0" w:space="0" w:color="auto"/>
        <w:left w:val="none" w:sz="0" w:space="0" w:color="auto"/>
        <w:bottom w:val="none" w:sz="0" w:space="0" w:color="auto"/>
        <w:right w:val="none" w:sz="0" w:space="0" w:color="auto"/>
      </w:divBdr>
      <w:divsChild>
        <w:div w:id="136921085">
          <w:marLeft w:val="0"/>
          <w:marRight w:val="0"/>
          <w:marTop w:val="0"/>
          <w:marBottom w:val="0"/>
          <w:divBdr>
            <w:top w:val="none" w:sz="0" w:space="0" w:color="auto"/>
            <w:left w:val="none" w:sz="0" w:space="0" w:color="auto"/>
            <w:bottom w:val="none" w:sz="0" w:space="0" w:color="auto"/>
            <w:right w:val="none" w:sz="0" w:space="0" w:color="auto"/>
          </w:divBdr>
        </w:div>
        <w:div w:id="1648511159">
          <w:marLeft w:val="0"/>
          <w:marRight w:val="0"/>
          <w:marTop w:val="0"/>
          <w:marBottom w:val="0"/>
          <w:divBdr>
            <w:top w:val="none" w:sz="0" w:space="0" w:color="auto"/>
            <w:left w:val="none" w:sz="0" w:space="0" w:color="auto"/>
            <w:bottom w:val="none" w:sz="0" w:space="0" w:color="auto"/>
            <w:right w:val="none" w:sz="0" w:space="0" w:color="auto"/>
          </w:divBdr>
        </w:div>
        <w:div w:id="1068066554">
          <w:marLeft w:val="0"/>
          <w:marRight w:val="0"/>
          <w:marTop w:val="0"/>
          <w:marBottom w:val="0"/>
          <w:divBdr>
            <w:top w:val="none" w:sz="0" w:space="0" w:color="auto"/>
            <w:left w:val="none" w:sz="0" w:space="0" w:color="auto"/>
            <w:bottom w:val="none" w:sz="0" w:space="0" w:color="auto"/>
            <w:right w:val="none" w:sz="0" w:space="0" w:color="auto"/>
          </w:divBdr>
        </w:div>
      </w:divsChild>
    </w:div>
    <w:div w:id="1175539297">
      <w:bodyDiv w:val="1"/>
      <w:marLeft w:val="0"/>
      <w:marRight w:val="0"/>
      <w:marTop w:val="0"/>
      <w:marBottom w:val="0"/>
      <w:divBdr>
        <w:top w:val="none" w:sz="0" w:space="0" w:color="auto"/>
        <w:left w:val="none" w:sz="0" w:space="0" w:color="auto"/>
        <w:bottom w:val="none" w:sz="0" w:space="0" w:color="auto"/>
        <w:right w:val="none" w:sz="0" w:space="0" w:color="auto"/>
      </w:divBdr>
    </w:div>
    <w:div w:id="1887600476">
      <w:bodyDiv w:val="1"/>
      <w:marLeft w:val="0"/>
      <w:marRight w:val="0"/>
      <w:marTop w:val="0"/>
      <w:marBottom w:val="0"/>
      <w:divBdr>
        <w:top w:val="none" w:sz="0" w:space="0" w:color="auto"/>
        <w:left w:val="none" w:sz="0" w:space="0" w:color="auto"/>
        <w:bottom w:val="none" w:sz="0" w:space="0" w:color="auto"/>
        <w:right w:val="none" w:sz="0" w:space="0" w:color="auto"/>
      </w:divBdr>
    </w:div>
    <w:div w:id="1988821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442AEF-131F-FC49-A6AB-76D94A1D9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22565</Words>
  <Characters>128621</Characters>
  <Application>Microsoft Office Word</Application>
  <DocSecurity>0</DocSecurity>
  <Lines>1071</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Bennett, James E</dc:creator>
  <cp:keywords/>
  <dc:description/>
  <cp:lastModifiedBy>Robbie Parks</cp:lastModifiedBy>
  <cp:revision>2</cp:revision>
  <cp:lastPrinted>2019-09-25T12:38:00Z</cp:lastPrinted>
  <dcterms:created xsi:type="dcterms:W3CDTF">2019-10-02T03:50:00Z</dcterms:created>
  <dcterms:modified xsi:type="dcterms:W3CDTF">2019-10-02T03:50:00Z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http://www.zotero.org/styles/nature</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6th edition</vt:lpwstr>
  </property>
  <property fmtid="{D5CDD505-2E9C-101B-9397-08002B2CF9AE}" pid="7" name="Mendeley Recent Style Id 1_1">
    <vt:lpwstr>http://www.zotero.org/styles/chicago-author-date</vt:lpwstr>
  </property>
  <property fmtid="{D5CDD505-2E9C-101B-9397-08002B2CF9AE}" pid="8" name="Mendeley Recent Style Name 1_1">
    <vt:lpwstr>Chicago Manual of Style 17th edition (author-date)</vt:lpwstr>
  </property>
  <property fmtid="{D5CDD505-2E9C-101B-9397-08002B2CF9AE}" pid="9" name="Mendeley Recent Style Id 2_1">
    <vt:lpwstr>http://www.zotero.org/styles/chicago-fullnote-bibliography</vt:lpwstr>
  </property>
  <property fmtid="{D5CDD505-2E9C-101B-9397-08002B2CF9AE}" pid="10" name="Mendeley Recent Style Name 2_1">
    <vt:lpwstr>Chicago Manual of Style 17th edition (full note)</vt:lpwstr>
  </property>
  <property fmtid="{D5CDD505-2E9C-101B-9397-08002B2CF9AE}" pid="11" name="Mendeley Recent Style Id 3_1">
    <vt:lpwstr>http://www.zotero.org/styles/chicago-note-bibliography</vt:lpwstr>
  </property>
  <property fmtid="{D5CDD505-2E9C-101B-9397-08002B2CF9AE}" pid="12" name="Mendeley Recent Style Name 3_1">
    <vt:lpwstr>Chicago Manual of Style 17th edition (note)</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http://www.zotero.org/styles/modern-humanities-research-association</vt:lpwstr>
  </property>
  <property fmtid="{D5CDD505-2E9C-101B-9397-08002B2CF9AE}" pid="16" name="Mendeley Recent Style Name 5_1">
    <vt:lpwstr>Modern Humanities Research Association 3rd edition (note with bibliography)</vt:lpwstr>
  </property>
  <property fmtid="{D5CDD505-2E9C-101B-9397-08002B2CF9AE}" pid="17" name="Mendeley Recent Style Id 6_1">
    <vt:lpwstr>http://www.zotero.org/styles/modern-language-association</vt:lpwstr>
  </property>
  <property fmtid="{D5CDD505-2E9C-101B-9397-08002B2CF9AE}" pid="18" name="Mendeley Recent Style Name 6_1">
    <vt:lpwstr>Modern Language Association 8th edition</vt:lpwstr>
  </property>
  <property fmtid="{D5CDD505-2E9C-101B-9397-08002B2CF9AE}" pid="19" name="Mendeley Recent Style Id 7_1">
    <vt:lpwstr>http://www.zotero.org/styles/nature</vt:lpwstr>
  </property>
  <property fmtid="{D5CDD505-2E9C-101B-9397-08002B2CF9AE}" pid="20" name="Mendeley Recent Style Name 7_1">
    <vt:lpwstr>Nature</vt:lpwstr>
  </property>
  <property fmtid="{D5CDD505-2E9C-101B-9397-08002B2CF9AE}" pid="21" name="Mendeley Recent Style Id 8_1">
    <vt:lpwstr>http://www.zotero.org/styles/the-lancet</vt:lpwstr>
  </property>
  <property fmtid="{D5CDD505-2E9C-101B-9397-08002B2CF9AE}" pid="22" name="Mendeley Recent Style Name 8_1">
    <vt:lpwstr>The Lancet</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