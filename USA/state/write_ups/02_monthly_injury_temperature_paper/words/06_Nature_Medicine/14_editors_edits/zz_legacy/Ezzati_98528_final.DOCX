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B9798D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r w:rsidR="003F73CF">
        <w:rPr>
          <w:rFonts w:eastAsia="Times New Roman"/>
          <w:b/>
        </w:rPr>
        <w:t xml:space="preserve">are likely to </w:t>
      </w:r>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9B28C1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5C5615" w:rsidRPr="00E85AFA">
        <w:rPr>
          <w:color w:val="000000" w:themeColor="text1"/>
        </w:rPr>
        <w:fldChar w:fldCharType="begin" w:fldLock="1"/>
      </w:r>
      <w:r w:rsidR="005C5615">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5C5615" w:rsidRPr="00E85AFA">
        <w:rPr>
          <w:color w:val="000000" w:themeColor="text1"/>
        </w:rPr>
        <w:fldChar w:fldCharType="separate"/>
      </w:r>
      <w:r w:rsidR="005C5615" w:rsidRPr="00EF1DA9">
        <w:rPr>
          <w:noProof/>
          <w:color w:val="000000" w:themeColor="text1"/>
          <w:vertAlign w:val="superscript"/>
        </w:rPr>
        <w:t>9–1</w:t>
      </w:r>
      <w:r w:rsidR="005C5615">
        <w:rPr>
          <w:noProof/>
          <w:color w:val="000000" w:themeColor="text1"/>
          <w:vertAlign w:val="superscript"/>
        </w:rPr>
        <w:t>2</w:t>
      </w:r>
      <w:r w:rsidR="005C5615"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r w:rsidR="005E0A7B">
        <w:rPr>
          <w:color w:val="000000" w:themeColor="text1"/>
        </w:rPr>
        <w:t>.</w:t>
      </w:r>
      <w:r w:rsidR="006C6402" w:rsidRPr="00E85AFA">
        <w:rPr>
          <w:color w:val="000000" w:themeColor="text1"/>
        </w:rPr>
        <w:t xml:space="preserve"> First</w:t>
      </w:r>
      <w:r w:rsidR="005E0A7B">
        <w:rPr>
          <w:color w:val="000000" w:themeColor="text1"/>
        </w:rPr>
        <w:t>,</w:t>
      </w:r>
      <w:r w:rsidR="0065196B" w:rsidRPr="00E85AFA">
        <w:rPr>
          <w:color w:val="000000" w:themeColor="text1"/>
        </w:rPr>
        <w:t xml:space="preserve"> dea</w:t>
      </w:r>
      <w:bookmarkStart w:id="0" w:name="_GoBack"/>
      <w:bookmarkEnd w:id="0"/>
      <w:r w:rsidR="0065196B" w:rsidRPr="00E85AFA">
        <w:rPr>
          <w:color w:val="000000" w:themeColor="text1"/>
        </w:rPr>
        <w:t>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5C5615">
        <w:rPr>
          <w:color w:val="000000" w:themeColor="text1"/>
          <w:vertAlign w:val="superscript"/>
        </w:rPr>
        <w:t>13,14</w:t>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r w:rsidR="005E0A7B">
        <w:rPr>
          <w:color w:val="000000" w:themeColor="text1"/>
        </w:rPr>
        <w:t>contributes to</w:t>
      </w:r>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r w:rsidR="00C46F1F">
        <w:rPr>
          <w:color w:val="000000" w:themeColor="text1"/>
        </w:rPr>
        <w:t>alcohol drinking,</w:t>
      </w:r>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w:t>
      </w:r>
      <w:r w:rsidR="00C46F1F" w:rsidRPr="00E85AFA">
        <w:fldChar w:fldCharType="end"/>
      </w:r>
      <w:r w:rsidR="005C5615" w:rsidRPr="005C5615">
        <w:rPr>
          <w:vertAlign w:val="superscript"/>
        </w:rPr>
        <w:t>5</w:t>
      </w:r>
      <w:r w:rsidR="00C46F1F">
        <w:rPr>
          <w:color w:val="000000" w:themeColor="text1"/>
        </w:rPr>
        <w:t xml:space="preserve"> </w:t>
      </w:r>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5E0A7B">
        <w:rPr>
          <w:color w:val="000000" w:themeColor="text1"/>
        </w:rPr>
        <w:t>might</w:t>
      </w:r>
      <w:r w:rsidR="005E0A7B" w:rsidRPr="00E85AFA">
        <w:rPr>
          <w:color w:val="000000" w:themeColor="text1"/>
        </w:rPr>
        <w:t xml:space="preserve"> </w:t>
      </w:r>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33F0CD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r w:rsidR="005E0A7B">
        <w:rPr>
          <w:color w:val="000000" w:themeColor="text1"/>
        </w:rPr>
        <w:t>By</w:t>
      </w:r>
      <w:r w:rsidR="005E0A7B" w:rsidRPr="00E85AFA">
        <w:rPr>
          <w:color w:val="000000" w:themeColor="text1"/>
        </w:rPr>
        <w:t xml:space="preserve"> </w:t>
      </w:r>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r w:rsidR="005E0A7B">
        <w:t xml:space="preserve">in </w:t>
      </w:r>
      <w:r w:rsidRPr="00E85AFA">
        <w:t xml:space="preserve">men younger than 35 years. Between 35 and 74 years of age, more men died of suicide than any other injury. Above 75 years of age, falls were the largest cause of </w:t>
      </w:r>
      <w:r w:rsidR="005E0A7B">
        <w:t xml:space="preserve">injury-related </w:t>
      </w:r>
      <w:r w:rsidRPr="00E85AFA">
        <w:t>death in both men and women.</w:t>
      </w:r>
    </w:p>
    <w:p w14:paraId="0DB3C8A7" w14:textId="77777777" w:rsidR="00705D2B" w:rsidRPr="00E85AFA" w:rsidRDefault="00705D2B" w:rsidP="00705D2B">
      <w:pPr>
        <w:spacing w:line="480" w:lineRule="auto"/>
        <w:jc w:val="both"/>
      </w:pPr>
    </w:p>
    <w:p w14:paraId="0235BF7C" w14:textId="6C6030B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r w:rsidR="005E0A7B">
        <w:t>By</w:t>
      </w:r>
      <w:r w:rsidR="005E0A7B" w:rsidRPr="00E85AFA">
        <w:t xml:space="preserve"> </w:t>
      </w:r>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r w:rsidR="009646F6">
        <w:t>more than</w:t>
      </w:r>
      <w:r w:rsidR="009646F6" w:rsidRPr="00E85AFA">
        <w:t xml:space="preserve"> </w:t>
      </w:r>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7FF24FD" w:rsidR="007433BB" w:rsidRPr="0044690C" w:rsidRDefault="002E5F11" w:rsidP="00705D2B">
      <w:pPr>
        <w:spacing w:line="480" w:lineRule="auto"/>
        <w:jc w:val="both"/>
      </w:pPr>
      <w:r w:rsidRPr="0076605F">
        <w:rPr>
          <w:color w:val="000000" w:themeColor="text1"/>
        </w:rPr>
        <w:t xml:space="preserve">We defined a measure of anomalous temperature for each </w:t>
      </w:r>
      <w:r w:rsidR="001508C3" w:rsidRPr="0076605F">
        <w:rPr>
          <w:color w:val="000000" w:themeColor="text1"/>
        </w:rPr>
        <w:t>county</w:t>
      </w:r>
      <w:r w:rsidRPr="0076605F">
        <w:rPr>
          <w:color w:val="000000" w:themeColor="text1"/>
        </w:rPr>
        <w:t xml:space="preserve"> and month</w:t>
      </w:r>
      <w:r w:rsidR="005E282E" w:rsidRPr="0076605F">
        <w:rPr>
          <w:color w:val="000000" w:themeColor="text1"/>
        </w:rPr>
        <w:t xml:space="preserve">, which represents the deviation from the </w:t>
      </w:r>
      <w:r w:rsidR="00021F45" w:rsidRPr="0076605F">
        <w:rPr>
          <w:color w:val="000000" w:themeColor="text1"/>
        </w:rPr>
        <w:t xml:space="preserve">county’s </w:t>
      </w:r>
      <w:r w:rsidR="005E282E" w:rsidRPr="0076605F">
        <w:rPr>
          <w:color w:val="000000" w:themeColor="text1"/>
        </w:rPr>
        <w:t xml:space="preserve">average </w:t>
      </w:r>
      <w:r w:rsidRPr="0076605F">
        <w:t>temperature in that month</w:t>
      </w:r>
      <w:r w:rsidR="005E282E" w:rsidRPr="0076605F">
        <w:rPr>
          <w:color w:val="000000" w:themeColor="text1"/>
        </w:rPr>
        <w:t xml:space="preserve"> over </w:t>
      </w:r>
      <w:r w:rsidR="00867A0C" w:rsidRPr="0076605F">
        <w:rPr>
          <w:color w:val="000000" w:themeColor="text1"/>
        </w:rPr>
        <w:t>the entire analysis period</w:t>
      </w:r>
      <w:r w:rsidRPr="0076605F">
        <w:t xml:space="preserve"> (</w:t>
      </w:r>
      <w:r w:rsidR="00D21C12" w:rsidRPr="0076605F">
        <w:t xml:space="preserve">Extended Data Figure </w:t>
      </w:r>
      <w:r w:rsidR="008270A4" w:rsidRPr="0076605F">
        <w:t>1</w:t>
      </w:r>
      <w:r w:rsidRPr="0076605F">
        <w:t>)</w:t>
      </w:r>
      <w:r w:rsidRPr="0076605F">
        <w:rPr>
          <w:color w:val="000000" w:themeColor="text1"/>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2B07A6">
        <w:rPr>
          <w:color w:val="000000" w:themeColor="text1"/>
        </w:rPr>
        <w:t xml:space="preserve">This generated a number for each state and month that measured deviation from long-term average of the state in that month.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44690C">
        <w:rPr>
          <w:color w:val="000000" w:themeColor="text1"/>
        </w:rPr>
        <w:t>0.</w:t>
      </w:r>
      <w:r w:rsidR="00FE42E8" w:rsidRPr="0044690C">
        <w:rPr>
          <w:color w:val="000000" w:themeColor="text1"/>
        </w:rPr>
        <w:t>4</w:t>
      </w:r>
      <w:r w:rsidR="007433BB" w:rsidRPr="0044690C">
        <w:rPr>
          <w:bCs/>
          <w:color w:val="000000" w:themeColor="text1"/>
        </w:rPr>
        <w:t>°C</w:t>
      </w:r>
      <w:r w:rsidR="007433BB" w:rsidRPr="00E85AFA">
        <w:rPr>
          <w:color w:val="000000" w:themeColor="text1"/>
        </w:rPr>
        <w:t xml:space="preserve"> for Florida in September, to </w:t>
      </w:r>
      <w:r w:rsidR="007565E7" w:rsidRPr="0044690C">
        <w:rPr>
          <w:color w:val="000000" w:themeColor="text1"/>
        </w:rPr>
        <w:t>3.4</w:t>
      </w:r>
      <w:r w:rsidR="007433BB" w:rsidRPr="0044690C">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r w:rsidR="002B07A6">
        <w:rPr>
          <w:bCs/>
          <w:color w:val="000000" w:themeColor="text1"/>
        </w:rPr>
        <w:t xml:space="preserve">Taken </w:t>
      </w:r>
      <w:r w:rsidR="007433BB" w:rsidRPr="00E85AFA">
        <w:rPr>
          <w:bCs/>
          <w:color w:val="000000" w:themeColor="text1"/>
        </w:rPr>
        <w:t>across all states and months</w:t>
      </w:r>
      <w:r w:rsidR="002B07A6">
        <w:rPr>
          <w:bCs/>
          <w:color w:val="000000" w:themeColor="text1"/>
        </w:rPr>
        <w:t>, the</w:t>
      </w:r>
      <w:r w:rsidR="002A415F" w:rsidRPr="00E85AFA">
        <w:rPr>
          <w:color w:val="000000" w:themeColor="text1"/>
        </w:rPr>
        <w:t xml:space="preserve"> average size of anomaly had a median value of </w:t>
      </w:r>
      <w:r w:rsidR="002A415F" w:rsidRPr="0044690C">
        <w:rPr>
          <w:color w:val="000000" w:themeColor="text1"/>
        </w:rPr>
        <w:t>1.2</w:t>
      </w:r>
      <w:r w:rsidR="002A415F" w:rsidRPr="0044690C">
        <w:rPr>
          <w:bCs/>
          <w:color w:val="000000" w:themeColor="text1"/>
        </w:rPr>
        <w:t>°C</w:t>
      </w:r>
      <w:r w:rsidR="007433BB" w:rsidRPr="00E85AFA">
        <w:rPr>
          <w:color w:val="000000" w:themeColor="text1"/>
        </w:rPr>
        <w:t xml:space="preserve">. Temperature anomalies were largest in January and December and smallest in August and September. </w:t>
      </w:r>
      <w:r w:rsidR="005E0A7B">
        <w:rPr>
          <w:color w:val="000000" w:themeColor="text1"/>
        </w:rPr>
        <w:t>Additionally, t</w:t>
      </w:r>
      <w:r w:rsidR="007433BB" w:rsidRPr="00E85AFA">
        <w:rPr>
          <w:color w:val="000000" w:themeColor="text1"/>
        </w:rPr>
        <w:t>hey were larger in northern and central states than in southern and coastal ones.</w:t>
      </w:r>
      <w:r w:rsidR="005E0A7B">
        <w:rPr>
          <w:color w:val="000000" w:themeColor="text1"/>
        </w:rPr>
        <w:t xml:space="preserve"> </w:t>
      </w:r>
    </w:p>
    <w:p w14:paraId="7003C71E" w14:textId="77777777" w:rsidR="002E5F11" w:rsidRPr="00E85AFA" w:rsidRDefault="002E5F11" w:rsidP="002E5F11">
      <w:pPr>
        <w:spacing w:line="480" w:lineRule="auto"/>
        <w:jc w:val="both"/>
      </w:pPr>
    </w:p>
    <w:p w14:paraId="4984BF13" w14:textId="064A3DA5"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w:t>
      </w:r>
      <w:r w:rsidRPr="00E85AFA">
        <w:rPr>
          <w:color w:val="000000" w:themeColor="text1"/>
        </w:rPr>
        <w:lastRenderedPageBreak/>
        <w:t xml:space="preserve">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2EF18912"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791886D5"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5</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r w:rsidR="00036B5B">
        <w:t xml:space="preserve">could </w:t>
      </w:r>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 xml:space="preserve">it has been </w:t>
      </w:r>
      <w:r w:rsidR="00413F8E" w:rsidRPr="00E85AFA">
        <w:lastRenderedPageBreak/>
        <w:t>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pPr>
    </w:p>
    <w:p w14:paraId="494B8615" w14:textId="432AC4A2" w:rsidR="00036B5B" w:rsidRPr="00853C6B" w:rsidRDefault="00036B5B" w:rsidP="00036B5B">
      <w:pPr>
        <w:spacing w:line="480" w:lineRule="auto"/>
        <w:jc w:val="both"/>
      </w:pPr>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We analysed the associations between anomalous temperature and injury mortality at the state level because the small number of events and computational demands made county-level analyses unfeasible. Analyses at finer 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w:t>
      </w:r>
      <w:r>
        <w:lastRenderedPageBreak/>
        <w:t>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r w:rsidR="00DB4004">
        <w:t>should</w:t>
      </w:r>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w:t>
      </w:r>
      <w:r w:rsidRPr="00E85AFA">
        <w:lastRenderedPageBreak/>
        <w:t xml:space="preserve">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79DF17B1" w14:textId="67772CF2" w:rsidR="00DE2407" w:rsidRP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3</w:t>
      </w:r>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5E5BA670" w:rsid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4</w:t>
      </w:r>
      <w:r w:rsidR="00DE2407" w:rsidRPr="00DE2407">
        <w:rPr>
          <w:noProof/>
          <w:lang w:val="en-US"/>
        </w:rPr>
        <w:t>.</w:t>
      </w:r>
      <w:r w:rsidR="00DE2407" w:rsidRPr="00DE2407">
        <w:rPr>
          <w:noProof/>
          <w:lang w:val="en-US"/>
        </w:rPr>
        <w:tab/>
        <w:t xml:space="preserve">Rau, R. Seasonality in human mortality. A demographic approach. </w:t>
      </w:r>
      <w:r w:rsidR="00DE2407" w:rsidRPr="00DE2407">
        <w:rPr>
          <w:i/>
          <w:iCs/>
          <w:noProof/>
          <w:lang w:val="en-US"/>
        </w:rPr>
        <w:t>Wirtschafts- und Sozialwissenschaftlichen Fak.</w:t>
      </w:r>
      <w:r w:rsidR="00DE2407" w:rsidRPr="00DE2407">
        <w:rPr>
          <w:noProof/>
          <w:lang w:val="en-US"/>
        </w:rPr>
        <w:t xml:space="preserve"> </w:t>
      </w:r>
      <w:r w:rsidR="00DE2407" w:rsidRPr="00DE2407">
        <w:rPr>
          <w:b/>
          <w:bCs/>
          <w:noProof/>
          <w:lang w:val="en-US"/>
        </w:rPr>
        <w:t>PhD</w:t>
      </w:r>
      <w:r w:rsidR="00DE2407" w:rsidRPr="00DE2407">
        <w:rPr>
          <w:noProof/>
          <w:lang w:val="en-US"/>
        </w:rPr>
        <w:t>, 361 (2004).</w:t>
      </w:r>
    </w:p>
    <w:p w14:paraId="255BBBC9" w14:textId="796F1365" w:rsidR="002250D4" w:rsidRPr="00DE2407" w:rsidRDefault="002250D4" w:rsidP="002250D4">
      <w:pPr>
        <w:widowControl w:val="0"/>
        <w:autoSpaceDE w:val="0"/>
        <w:autoSpaceDN w:val="0"/>
        <w:adjustRightInd w:val="0"/>
        <w:ind w:left="640" w:hanging="640"/>
        <w:rPr>
          <w:noProof/>
          <w:lang w:val="en-US"/>
        </w:rPr>
      </w:pPr>
      <w:r w:rsidRPr="00DE2407">
        <w:rPr>
          <w:noProof/>
          <w:lang w:val="en-US"/>
        </w:rPr>
        <w:t>1</w:t>
      </w:r>
      <w:r>
        <w:rPr>
          <w:noProof/>
          <w:lang w:val="en-US"/>
        </w:rPr>
        <w:t>5</w:t>
      </w:r>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0AB14F9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9E1143"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9E1143"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5BC52D1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3</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62AF807E" w:rsidR="00C832E3" w:rsidRPr="00E85AFA" w:rsidRDefault="00C832E3" w:rsidP="008E42C2">
      <w:pPr>
        <w:spacing w:line="480" w:lineRule="auto"/>
        <w:jc w:val="both"/>
      </w:pPr>
      <w:r w:rsidRPr="00E85AFA">
        <w:t xml:space="preserve">We fitted the models using integrated nested Laplace approximation (INLA), using the R-INLA software, which </w:t>
      </w:r>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72757A6B"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w:t>
      </w:r>
      <w:r w:rsidR="003D1FD6" w:rsidRPr="00BA7968">
        <w:t>sure of anomaly in the model.</w:t>
      </w:r>
      <w:r w:rsidR="002A415F" w:rsidRPr="00BA7968">
        <w:t xml:space="preserve"> We tested three different measures for this sensitivity analysis: (</w:t>
      </w:r>
      <w:proofErr w:type="spellStart"/>
      <w:r w:rsidR="002A415F" w:rsidRPr="00BA7968">
        <w:t>i</w:t>
      </w:r>
      <w:proofErr w:type="spellEnd"/>
      <w:r w:rsidR="002A415F" w:rsidRPr="00BA7968">
        <w:t xml:space="preserve">) </w:t>
      </w:r>
      <w:r w:rsidR="002A415F" w:rsidRPr="00BA7968">
        <w:rPr>
          <w:color w:val="000000" w:themeColor="text1"/>
        </w:rPr>
        <w:t>temperature anomaly calculated based on</w:t>
      </w:r>
      <w:r w:rsidR="002A415F" w:rsidRPr="00BA7968" w:rsidDel="00F36612">
        <w:rPr>
          <w:color w:val="000000" w:themeColor="text1"/>
        </w:rPr>
        <w:t xml:space="preserve"> </w:t>
      </w:r>
      <w:r w:rsidR="002A415F" w:rsidRPr="00BA7968">
        <w:rPr>
          <w:color w:val="000000" w:themeColor="text1"/>
        </w:rPr>
        <w:t>90</w:t>
      </w:r>
      <w:r w:rsidR="002A415F" w:rsidRPr="00BA7968">
        <w:rPr>
          <w:color w:val="000000" w:themeColor="text1"/>
          <w:vertAlign w:val="superscript"/>
        </w:rPr>
        <w:t>th</w:t>
      </w:r>
      <w:r w:rsidR="002A415F" w:rsidRPr="00BA7968">
        <w:rPr>
          <w:color w:val="000000" w:themeColor="text1"/>
        </w:rPr>
        <w:t xml:space="preserve"> percentile (°C) of daily mean temperatures within a month, compared to the average of 90</w:t>
      </w:r>
      <w:r w:rsidR="002A415F" w:rsidRPr="00BA7968">
        <w:rPr>
          <w:color w:val="000000" w:themeColor="text1"/>
          <w:vertAlign w:val="superscript"/>
        </w:rPr>
        <w:t>th</w:t>
      </w:r>
      <w:r w:rsidR="002A415F" w:rsidRPr="00BA7968">
        <w:rPr>
          <w:color w:val="000000" w:themeColor="text1"/>
        </w:rPr>
        <w:t xml:space="preserve"> percentiles for each state and month; (ii) </w:t>
      </w:r>
      <w:r w:rsidR="002A415F" w:rsidRPr="00BA7968">
        <w:t>number of days in a month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 and (iii) number of 3+ day episodes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w:t>
      </w:r>
      <w:r w:rsidR="003D1FD6" w:rsidRPr="00BA7968">
        <w:t xml:space="preserve"> The</w:t>
      </w:r>
      <w:r w:rsidR="002A415F" w:rsidRPr="00BA7968">
        <w:t>se</w:t>
      </w:r>
      <w:r w:rsidR="003D1FD6" w:rsidRPr="00BA7968">
        <w:t xml:space="preserve"> additional</w:t>
      </w:r>
      <w:r w:rsidR="003D1FD6" w:rsidRPr="00E85AFA">
        <w:t xml:space="preserve">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del w:id="1" w:author="Ezzati, Majid" w:date="2019-11-16T20:30:00Z">
        <w:r w:rsidR="003D1FD6" w:rsidRPr="00E85AFA" w:rsidDel="00296C99">
          <w:delText>:</w:delText>
        </w:r>
      </w:del>
      <w:ins w:id="2" w:author="Ezzati, Majid" w:date="2019-11-16T20:30:00Z">
        <w:r w:rsidR="00296C99">
          <w:t>.</w:t>
        </w:r>
      </w:ins>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49ECDC23"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r w:rsidR="00DB00ED">
        <w:rPr>
          <w:i/>
          <w:color w:val="000000" w:themeColor="text1"/>
        </w:rPr>
        <w:t>previous</w:t>
      </w:r>
      <w:r w:rsidR="00DB00ED" w:rsidRPr="00E85AFA">
        <w:rPr>
          <w:i/>
          <w:color w:val="000000" w:themeColor="text1"/>
        </w:rPr>
        <w:t xml:space="preserve"> </w:t>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0734D8D8" w:rsidR="00F82744" w:rsidRPr="00BA7968" w:rsidDel="00BA7968" w:rsidRDefault="00F82744" w:rsidP="00032A53">
      <w:pPr>
        <w:spacing w:line="480" w:lineRule="auto"/>
        <w:jc w:val="both"/>
        <w:rPr>
          <w:del w:id="3" w:author="Jennifer Sargent" w:date="2019-11-19T11:01:00Z"/>
        </w:rPr>
      </w:pP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54EB3DC9" w:rsidR="00213027" w:rsidRPr="00E85AFA" w:rsidRDefault="00213027" w:rsidP="00213027">
      <w:pPr>
        <w:spacing w:line="480" w:lineRule="auto"/>
        <w:jc w:val="both"/>
      </w:pPr>
      <w:r w:rsidRPr="00E85AFA">
        <w:t xml:space="preserve">The computer code for the Bayesian model used in this work </w:t>
      </w:r>
      <w:r w:rsidR="00036B5B">
        <w:t>is</w:t>
      </w:r>
      <w:r w:rsidRPr="00E85AFA">
        <w:t xml:space="preserve"> available at </w:t>
      </w:r>
      <w:hyperlink r:id="rId14" w:history="1">
        <w:r w:rsidRPr="00E85AFA">
          <w:rPr>
            <w:rStyle w:val="Hyperlink"/>
          </w:rPr>
          <w:t>www.globalenvhealth.org/code-data-download</w:t>
        </w:r>
      </w:hyperlink>
      <w:r w:rsidRPr="00E85AFA">
        <w:t>.  </w:t>
      </w:r>
    </w:p>
    <w:p w14:paraId="3A832C81" w14:textId="005E1835" w:rsidR="00213027" w:rsidRPr="00E85AFA" w:rsidRDefault="00213027" w:rsidP="00F82744">
      <w:pPr>
        <w:spacing w:line="480" w:lineRule="auto"/>
        <w:jc w:val="both"/>
      </w:pP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08FF79E" w:rsidR="00AE4753" w:rsidRPr="00E85AFA" w:rsidRDefault="008D17E7" w:rsidP="00324A84">
      <w:pPr>
        <w:spacing w:line="480" w:lineRule="auto"/>
        <w:jc w:val="both"/>
      </w:pPr>
      <w:r w:rsidRPr="00E85AFA">
        <w:t xml:space="preserve">Robbie Parks </w:t>
      </w:r>
      <w:r w:rsidR="00A4227A">
        <w:t>was</w:t>
      </w:r>
      <w:r w:rsidR="00A4227A" w:rsidRPr="00E85AFA">
        <w:t xml:space="preserve"> </w:t>
      </w:r>
      <w:r w:rsidRPr="00E85AFA">
        <w:t xml:space="preserve">supported by a Wellcome Trust ISSF Studentship. The development of statistical methods </w:t>
      </w:r>
      <w:r w:rsidR="00A4227A">
        <w:t>was</w:t>
      </w:r>
      <w:r w:rsidR="00A4227A" w:rsidRPr="00E85AFA">
        <w:t xml:space="preserve"> </w:t>
      </w:r>
      <w:r w:rsidRPr="00E85AFA">
        <w:t>supported by grants from the Wellcome Trust (grant</w:t>
      </w:r>
      <w:r w:rsidR="00DB3225" w:rsidRPr="00E85AFA">
        <w:t xml:space="preserve"> </w:t>
      </w:r>
      <w:r w:rsidRPr="00E85AFA">
        <w:t xml:space="preserve">209376/Z/17/Z). Work on the US mortality data </w:t>
      </w:r>
      <w:r w:rsidR="00A4227A">
        <w:t>was</w:t>
      </w:r>
      <w:r w:rsidR="00A4227A" w:rsidRPr="00E85AFA">
        <w:t xml:space="preserve"> </w:t>
      </w:r>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E57ACC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B61053" w14:textId="77777777" w:rsidR="009E1143" w:rsidRDefault="009E1143">
      <w:r>
        <w:separator/>
      </w:r>
    </w:p>
  </w:endnote>
  <w:endnote w:type="continuationSeparator" w:id="0">
    <w:p w14:paraId="575C5B9A" w14:textId="77777777" w:rsidR="009E1143" w:rsidRDefault="009E1143">
      <w:r>
        <w:continuationSeparator/>
      </w:r>
    </w:p>
  </w:endnote>
  <w:endnote w:type="continuationNotice" w:id="1">
    <w:p w14:paraId="7A62E24E" w14:textId="77777777" w:rsidR="009E1143" w:rsidRDefault="009E11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3FDD47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C5615">
      <w:rPr>
        <w:rStyle w:val="PageNumber"/>
        <w:noProof/>
      </w:rPr>
      <w:t>16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FFDF2B" w14:textId="77777777" w:rsidR="009E1143" w:rsidRDefault="009E1143">
      <w:r>
        <w:separator/>
      </w:r>
    </w:p>
  </w:footnote>
  <w:footnote w:type="continuationSeparator" w:id="0">
    <w:p w14:paraId="55D6D37E" w14:textId="77777777" w:rsidR="009E1143" w:rsidRDefault="009E1143">
      <w:r>
        <w:continuationSeparator/>
      </w:r>
    </w:p>
  </w:footnote>
  <w:footnote w:type="continuationNotice" w:id="1">
    <w:p w14:paraId="172AF1DC" w14:textId="77777777" w:rsidR="009E1143" w:rsidRDefault="009E11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Jennifer Sargent">
    <w15:presenceInfo w15:providerId="AD" w15:userId="S-1-5-21-2763061908-3102728991-3641480467-1894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060"/>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33F2"/>
    <w:rsid w:val="0019479E"/>
    <w:rsid w:val="00194909"/>
    <w:rsid w:val="001951E8"/>
    <w:rsid w:val="001960F5"/>
    <w:rsid w:val="00197ECD"/>
    <w:rsid w:val="001A24B7"/>
    <w:rsid w:val="001A3D0C"/>
    <w:rsid w:val="001A4832"/>
    <w:rsid w:val="001A6289"/>
    <w:rsid w:val="001A752D"/>
    <w:rsid w:val="001A7F31"/>
    <w:rsid w:val="001B0F77"/>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0D4"/>
    <w:rsid w:val="002261F1"/>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33E5"/>
    <w:rsid w:val="0032373A"/>
    <w:rsid w:val="00323B6E"/>
    <w:rsid w:val="003242D9"/>
    <w:rsid w:val="00324A84"/>
    <w:rsid w:val="00324B97"/>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2A5"/>
    <w:rsid w:val="003F73CF"/>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690C"/>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5615"/>
    <w:rsid w:val="005C694B"/>
    <w:rsid w:val="005C7A27"/>
    <w:rsid w:val="005D185E"/>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6605F"/>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586"/>
    <w:rsid w:val="00981B2C"/>
    <w:rsid w:val="0098425A"/>
    <w:rsid w:val="00984C48"/>
    <w:rsid w:val="00984FB4"/>
    <w:rsid w:val="009862C3"/>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143"/>
    <w:rsid w:val="009E1F47"/>
    <w:rsid w:val="009E4104"/>
    <w:rsid w:val="009E4AAC"/>
    <w:rsid w:val="009E512F"/>
    <w:rsid w:val="009E6662"/>
    <w:rsid w:val="009E7BA2"/>
    <w:rsid w:val="009F1115"/>
    <w:rsid w:val="009F1529"/>
    <w:rsid w:val="009F1573"/>
    <w:rsid w:val="009F44F0"/>
    <w:rsid w:val="009F531E"/>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2DF"/>
    <w:rsid w:val="00B7293C"/>
    <w:rsid w:val="00B73CB3"/>
    <w:rsid w:val="00B74A65"/>
    <w:rsid w:val="00B77DF4"/>
    <w:rsid w:val="00B8344F"/>
    <w:rsid w:val="00B8349F"/>
    <w:rsid w:val="00B90F8F"/>
    <w:rsid w:val="00B93C15"/>
    <w:rsid w:val="00BA2588"/>
    <w:rsid w:val="00BA28B7"/>
    <w:rsid w:val="00BA5EC7"/>
    <w:rsid w:val="00BA6417"/>
    <w:rsid w:val="00BA7968"/>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B91"/>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D38"/>
    <w:rsid w:val="00D86244"/>
    <w:rsid w:val="00D86D18"/>
    <w:rsid w:val="00D87E3F"/>
    <w:rsid w:val="00D91594"/>
    <w:rsid w:val="00D965F8"/>
    <w:rsid w:val="00DA04AC"/>
    <w:rsid w:val="00DA13D7"/>
    <w:rsid w:val="00DA1F71"/>
    <w:rsid w:val="00DA3EFF"/>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BC6C9-EE05-DD4C-BC69-708FDABDE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33839</Words>
  <Characters>192886</Characters>
  <Application>Microsoft Office Word</Application>
  <DocSecurity>0</DocSecurity>
  <Lines>1607</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2019-04-24T23:05:00Z</cp:lastPrinted>
  <dcterms:created xsi:type="dcterms:W3CDTF">2019-11-19T16:08:00Z</dcterms:created>
  <dcterms:modified xsi:type="dcterms:W3CDTF">2019-11-19T16:08:00Z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