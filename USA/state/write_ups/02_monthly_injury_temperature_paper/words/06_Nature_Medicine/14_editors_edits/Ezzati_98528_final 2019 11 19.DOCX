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A44527B"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ins w:id="0" w:author="Robbie Parks" w:date="2019-11-19T11:33:00Z">
        <w:r w:rsidR="009939E3">
          <w:t xml:space="preserve"> </w:t>
        </w:r>
        <w:r w:rsidR="009939E3">
          <w:rPr>
            <w:color w:val="000000" w:themeColor="text1"/>
          </w:rPr>
          <w:t xml:space="preserve">We present additional results, based on a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w:t>
        </w:r>
      </w:ins>
      <w:ins w:id="1" w:author="Robbie Parks" w:date="2019-11-19T11:34:00Z">
        <w:r w:rsidR="009939E3">
          <w:rPr>
            <w:color w:val="000000" w:themeColor="text1"/>
          </w:rPr>
          <w:t xml:space="preserve"> as Extended Data (Extended Data Figure 4).</w:t>
        </w:r>
      </w:ins>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46F2C"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C46F2C"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7C942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commentRangeStart w:id="2"/>
      <w:ins w:id="3" w:author="Robbie Parks" w:date="2019-11-19T11:50:00Z">
        <w:r w:rsidR="00183CF6">
          <w:rPr>
            <w:bCs/>
          </w:rPr>
          <w:t xml:space="preserve">Coloured dots </w:t>
        </w:r>
        <w:r w:rsidR="00342493">
          <w:rPr>
            <w:bCs/>
          </w:rPr>
          <w:t xml:space="preserve">show the </w:t>
        </w:r>
      </w:ins>
      <w:ins w:id="4" w:author="Robbie Parks" w:date="2019-11-19T11:51:00Z">
        <w:r w:rsidR="00342493">
          <w:rPr>
            <w:bCs/>
          </w:rPr>
          <w:t>posterior means</w:t>
        </w:r>
      </w:ins>
      <w:ins w:id="5" w:author="Robbie Parks" w:date="2019-11-19T11:52:00Z">
        <w:r w:rsidR="00A91177">
          <w:rPr>
            <w:bCs/>
          </w:rPr>
          <w:t>, obtained at posterior draw level</w:t>
        </w:r>
      </w:ins>
      <w:ins w:id="6" w:author="Robbie Parks" w:date="2019-11-19T11:51:00Z">
        <w:r w:rsidR="00342493">
          <w:rPr>
            <w:bCs/>
          </w:rPr>
          <w:t xml:space="preserve">. </w:t>
        </w:r>
      </w:ins>
      <w:ins w:id="7" w:author="Robbie Parks" w:date="2019-11-19T11:52:00Z">
        <w:r w:rsidR="00A91177">
          <w:rPr>
            <w:bCs/>
          </w:rPr>
          <w:t>Error b</w:t>
        </w:r>
      </w:ins>
      <w:ins w:id="8" w:author="Robbie Parks" w:date="2019-11-19T11:51:00Z">
        <w:r w:rsidR="00342493">
          <w:rPr>
            <w:bCs/>
          </w:rPr>
          <w:t xml:space="preserve">ars </w:t>
        </w:r>
      </w:ins>
      <w:ins w:id="9" w:author="Robbie Parks" w:date="2019-11-19T11:52:00Z">
        <w:r w:rsidR="00A91177">
          <w:rPr>
            <w:bCs/>
          </w:rPr>
          <w:t>represent</w:t>
        </w:r>
      </w:ins>
      <w:ins w:id="10" w:author="Robbie Parks" w:date="2019-11-19T11:51:00Z">
        <w:r w:rsidR="00342493">
          <w:rPr>
            <w:bCs/>
          </w:rPr>
          <w:t xml:space="preserve"> 95% Credible Intervals. </w:t>
        </w:r>
      </w:ins>
      <w:commentRangeEnd w:id="2"/>
      <w:ins w:id="11" w:author="Robbie Parks" w:date="2019-11-19T11:53:00Z">
        <w:r w:rsidR="005D3D4B">
          <w:rPr>
            <w:rStyle w:val="CommentReference"/>
            <w:rFonts w:asciiTheme="minorHAnsi" w:hAnsiTheme="minorHAnsi" w:cstheme="minorBidi"/>
            <w:lang w:eastAsia="en-US"/>
          </w:rPr>
          <w:commentReference w:id="2"/>
        </w:r>
      </w:ins>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Robbie Parks" w:date="2019-11-19T11:53:00Z" w:initials="RP">
    <w:p w14:paraId="4D795DF7" w14:textId="61666ED1" w:rsidR="005D3D4B" w:rsidRDefault="005D3D4B">
      <w:pPr>
        <w:pStyle w:val="CommentText"/>
      </w:pPr>
      <w:r>
        <w:rPr>
          <w:rStyle w:val="CommentReference"/>
        </w:rPr>
        <w:annotationRef/>
      </w:r>
      <w:r>
        <w:t>Based on Vasilis figure notations</w:t>
      </w:r>
      <w:bookmarkStart w:id="12" w:name="_GoBack"/>
      <w:bookmarkEnd w:id="12"/>
    </w:p>
    <w:p w14:paraId="32F88C9C" w14:textId="77777777" w:rsidR="005D3D4B" w:rsidRDefault="005D3D4B">
      <w:pPr>
        <w:pStyle w:val="CommentText"/>
      </w:pPr>
    </w:p>
    <w:p w14:paraId="0051BFB4" w14:textId="7B91E19D" w:rsidR="005D3D4B" w:rsidRPr="005D3D4B" w:rsidRDefault="005D3D4B" w:rsidP="005D3D4B">
      <w:pPr>
        <w:rPr>
          <w:lang w:eastAsia="en-US"/>
        </w:rPr>
      </w:pPr>
      <w:hyperlink r:id="rId1" w:history="1">
        <w:r>
          <w:rPr>
            <w:rStyle w:val="Hyperlink"/>
          </w:rPr>
          <w:t>https://www.sciencedirect.com/science/article/pii/S0140673616323819</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51BF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51BFB4" w16cid:durableId="217E56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A2964" w14:textId="77777777" w:rsidR="00C46F2C" w:rsidRDefault="00C46F2C">
      <w:r>
        <w:separator/>
      </w:r>
    </w:p>
  </w:endnote>
  <w:endnote w:type="continuationSeparator" w:id="0">
    <w:p w14:paraId="3CC7A695" w14:textId="77777777" w:rsidR="00C46F2C" w:rsidRDefault="00C46F2C">
      <w:r>
        <w:continuationSeparator/>
      </w:r>
    </w:p>
  </w:endnote>
  <w:endnote w:type="continuationNotice" w:id="1">
    <w:p w14:paraId="293B7C27" w14:textId="77777777" w:rsidR="00C46F2C" w:rsidRDefault="00C46F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110C8" w14:textId="77777777" w:rsidR="00C46F2C" w:rsidRDefault="00C46F2C">
      <w:r>
        <w:separator/>
      </w:r>
    </w:p>
  </w:footnote>
  <w:footnote w:type="continuationSeparator" w:id="0">
    <w:p w14:paraId="0D1A5BA5" w14:textId="77777777" w:rsidR="00C46F2C" w:rsidRDefault="00C46F2C">
      <w:r>
        <w:continuationSeparator/>
      </w:r>
    </w:p>
  </w:footnote>
  <w:footnote w:type="continuationNotice" w:id="1">
    <w:p w14:paraId="2A3121A1" w14:textId="77777777" w:rsidR="00C46F2C" w:rsidRDefault="00C46F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060"/>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2A5"/>
    <w:rsid w:val="003F73CF"/>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0140673616323819"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yperlink" Target="https://www.cdc.gov/nchs/nvss/bridged_race.ht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AA785-7DBF-6246-9E6C-5FDA53952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33870</Words>
  <Characters>193064</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8</cp:revision>
  <cp:lastPrinted>2019-04-24T23:05:00Z</cp:lastPrinted>
  <dcterms:created xsi:type="dcterms:W3CDTF">2019-11-19T16:08:00Z</dcterms:created>
  <dcterms:modified xsi:type="dcterms:W3CDTF">2019-11-19T16:54:00Z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