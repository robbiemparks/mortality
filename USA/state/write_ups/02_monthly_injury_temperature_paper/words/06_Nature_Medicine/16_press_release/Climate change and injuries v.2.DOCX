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71B367" w14:textId="549AD78F" w:rsidR="004636C4" w:rsidRDefault="004636C4">
      <w:pPr>
        <w:rPr>
          <w:ins w:id="0" w:author="Mike Capon" w:date="2019-12-18T22:47:00Z"/>
          <w:rFonts w:asciiTheme="majorHAnsi" w:hAnsiTheme="majorHAnsi" w:cstheme="majorHAnsi"/>
          <w:b/>
        </w:rPr>
      </w:pPr>
      <w:commentRangeStart w:id="1"/>
      <w:ins w:id="2" w:author="Mike Capon" w:date="2019-12-18T22:51:00Z">
        <w:r>
          <w:rPr>
            <w:rFonts w:asciiTheme="majorHAnsi" w:hAnsiTheme="majorHAnsi" w:cstheme="majorHAnsi"/>
            <w:b/>
          </w:rPr>
          <w:t xml:space="preserve">Rising </w:t>
        </w:r>
      </w:ins>
      <w:ins w:id="3" w:author="Mike Capon" w:date="2019-12-18T22:52:00Z">
        <w:r>
          <w:rPr>
            <w:rFonts w:asciiTheme="majorHAnsi" w:hAnsiTheme="majorHAnsi" w:cstheme="majorHAnsi"/>
            <w:b/>
          </w:rPr>
          <w:t xml:space="preserve">temperatures may cause over </w:t>
        </w:r>
        <w:commentRangeStart w:id="4"/>
        <w:r>
          <w:rPr>
            <w:rFonts w:asciiTheme="majorHAnsi" w:hAnsiTheme="majorHAnsi" w:cstheme="majorHAnsi"/>
            <w:b/>
          </w:rPr>
          <w:t xml:space="preserve">2000 </w:t>
        </w:r>
      </w:ins>
      <w:commentRangeEnd w:id="4"/>
      <w:r w:rsidR="00531CD3">
        <w:rPr>
          <w:rStyle w:val="CommentReference"/>
        </w:rPr>
        <w:commentReference w:id="4"/>
      </w:r>
      <w:ins w:id="5" w:author="Mike Capon" w:date="2019-12-18T22:54:00Z">
        <w:r>
          <w:rPr>
            <w:rFonts w:asciiTheme="majorHAnsi" w:hAnsiTheme="majorHAnsi" w:cstheme="majorHAnsi"/>
            <w:b/>
          </w:rPr>
          <w:t>additional</w:t>
        </w:r>
      </w:ins>
      <w:ins w:id="6" w:author="Mike Capon" w:date="2019-12-18T22:53:00Z">
        <w:r>
          <w:rPr>
            <w:rFonts w:asciiTheme="majorHAnsi" w:hAnsiTheme="majorHAnsi" w:cstheme="majorHAnsi"/>
            <w:b/>
          </w:rPr>
          <w:t xml:space="preserve"> deaths </w:t>
        </w:r>
      </w:ins>
      <w:ins w:id="7" w:author="Mike Capon" w:date="2019-12-18T22:55:00Z">
        <w:r w:rsidR="007146C4">
          <w:rPr>
            <w:rFonts w:asciiTheme="majorHAnsi" w:hAnsiTheme="majorHAnsi" w:cstheme="majorHAnsi"/>
            <w:b/>
          </w:rPr>
          <w:t xml:space="preserve">per year </w:t>
        </w:r>
      </w:ins>
      <w:ins w:id="8" w:author="Mike Capon" w:date="2019-12-18T22:53:00Z">
        <w:r>
          <w:rPr>
            <w:rFonts w:asciiTheme="majorHAnsi" w:hAnsiTheme="majorHAnsi" w:cstheme="majorHAnsi"/>
            <w:b/>
          </w:rPr>
          <w:t>from inj</w:t>
        </w:r>
      </w:ins>
      <w:ins w:id="9" w:author="Mike Capon" w:date="2019-12-18T22:54:00Z">
        <w:r>
          <w:rPr>
            <w:rFonts w:asciiTheme="majorHAnsi" w:hAnsiTheme="majorHAnsi" w:cstheme="majorHAnsi"/>
            <w:b/>
          </w:rPr>
          <w:t>ury, predict researchers</w:t>
        </w:r>
        <w:commentRangeEnd w:id="1"/>
        <w:r>
          <w:rPr>
            <w:rStyle w:val="CommentReference"/>
          </w:rPr>
          <w:commentReference w:id="1"/>
        </w:r>
      </w:ins>
    </w:p>
    <w:p w14:paraId="00000001" w14:textId="3215D3F9" w:rsidR="009A7988" w:rsidRPr="009A222F" w:rsidRDefault="004E10F1">
      <w:pPr>
        <w:rPr>
          <w:rFonts w:asciiTheme="majorHAnsi" w:hAnsiTheme="majorHAnsi" w:cstheme="majorHAnsi"/>
          <w:b/>
          <w:rPrChange w:id="10" w:author="Ezzati, Majid" w:date="2019-12-17T20:25:00Z">
            <w:rPr>
              <w:b/>
            </w:rPr>
          </w:rPrChange>
        </w:rPr>
      </w:pPr>
      <w:commentRangeStart w:id="11"/>
      <w:r w:rsidRPr="009A222F">
        <w:rPr>
          <w:rFonts w:asciiTheme="majorHAnsi" w:hAnsiTheme="majorHAnsi" w:cstheme="majorHAnsi"/>
          <w:b/>
          <w:rPrChange w:id="12" w:author="Ezzati, Majid" w:date="2019-12-17T20:25:00Z">
            <w:rPr>
              <w:b/>
            </w:rPr>
          </w:rPrChange>
        </w:rPr>
        <w:t>R</w:t>
      </w:r>
      <w:r w:rsidRPr="009A222F">
        <w:rPr>
          <w:rFonts w:asciiTheme="majorHAnsi" w:eastAsia="Times New Roman" w:hAnsiTheme="majorHAnsi" w:cstheme="majorHAnsi"/>
          <w:b/>
          <w:color w:val="000000"/>
          <w:rPrChange w:id="13" w:author="Ezzati, Majid" w:date="2019-12-17T20:25:00Z">
            <w:rPr>
              <w:rFonts w:ascii="Times New Roman" w:eastAsia="Times New Roman" w:hAnsi="Times New Roman" w:cs="Times New Roman"/>
              <w:b/>
              <w:color w:val="000000"/>
            </w:rPr>
          </w:rPrChange>
        </w:rPr>
        <w:t>esearchers predict over 1,600 additional deaths from injury per year from r</w:t>
      </w:r>
      <w:r w:rsidRPr="009A222F">
        <w:rPr>
          <w:rFonts w:asciiTheme="majorHAnsi" w:hAnsiTheme="majorHAnsi" w:cstheme="majorHAnsi"/>
          <w:b/>
          <w:rPrChange w:id="14" w:author="Ezzati, Majid" w:date="2019-12-17T20:25:00Z">
            <w:rPr>
              <w:b/>
            </w:rPr>
          </w:rPrChange>
        </w:rPr>
        <w:t xml:space="preserve">ising US temperatures </w:t>
      </w:r>
      <w:commentRangeEnd w:id="11"/>
      <w:r w:rsidR="00962EA8" w:rsidRPr="009A222F">
        <w:rPr>
          <w:rStyle w:val="CommentReference"/>
          <w:rFonts w:asciiTheme="majorHAnsi" w:hAnsiTheme="majorHAnsi" w:cstheme="majorHAnsi"/>
          <w:sz w:val="22"/>
          <w:szCs w:val="22"/>
          <w:rPrChange w:id="15" w:author="Ezzati, Majid" w:date="2019-12-17T20:25:00Z">
            <w:rPr>
              <w:rStyle w:val="CommentReference"/>
            </w:rPr>
          </w:rPrChange>
        </w:rPr>
        <w:commentReference w:id="11"/>
      </w:r>
    </w:p>
    <w:p w14:paraId="00000002" w14:textId="4C67A7A4" w:rsidR="009A7988" w:rsidRPr="009A222F" w:rsidRDefault="004E10F1">
      <w:pPr>
        <w:rPr>
          <w:rFonts w:asciiTheme="majorHAnsi" w:hAnsiTheme="majorHAnsi" w:cstheme="majorHAnsi"/>
          <w:rPrChange w:id="16" w:author="Ezzati, Majid" w:date="2019-12-17T20:25:00Z">
            <w:rPr/>
          </w:rPrChange>
        </w:rPr>
      </w:pPr>
      <w:r w:rsidRPr="009A222F">
        <w:rPr>
          <w:rFonts w:asciiTheme="majorHAnsi" w:hAnsiTheme="majorHAnsi" w:cstheme="majorHAnsi"/>
          <w:rPrChange w:id="17" w:author="Ezzati, Majid" w:date="2019-12-17T20:25:00Z">
            <w:rPr/>
          </w:rPrChange>
        </w:rPr>
        <w:t>A 1.5 Celsius rise in average temperatures could result in</w:t>
      </w:r>
      <w:r w:rsidRPr="009A222F">
        <w:rPr>
          <w:rFonts w:asciiTheme="majorHAnsi" w:eastAsia="Times New Roman" w:hAnsiTheme="majorHAnsi" w:cstheme="majorHAnsi"/>
          <w:color w:val="000000"/>
          <w:rPrChange w:id="18" w:author="Ezzati, Majid" w:date="2019-12-17T20:25:00Z">
            <w:rPr>
              <w:rFonts w:ascii="Times New Roman" w:eastAsia="Times New Roman" w:hAnsi="Times New Roman" w:cs="Times New Roman"/>
              <w:color w:val="000000"/>
            </w:rPr>
          </w:rPrChange>
        </w:rPr>
        <w:t xml:space="preserve"> around</w:t>
      </w:r>
      <w:r w:rsidRPr="009A222F">
        <w:rPr>
          <w:rFonts w:asciiTheme="majorHAnsi" w:hAnsiTheme="majorHAnsi" w:cstheme="majorHAnsi"/>
          <w:rPrChange w:id="19" w:author="Ezzati, Majid" w:date="2019-12-17T20:25:00Z">
            <w:rPr/>
          </w:rPrChange>
        </w:rPr>
        <w:t xml:space="preserve"> 1</w:t>
      </w:r>
      <w:r w:rsidRPr="009A222F">
        <w:rPr>
          <w:rFonts w:asciiTheme="majorHAnsi" w:hAnsiTheme="majorHAnsi" w:cstheme="majorHAnsi"/>
        </w:rPr>
        <w:t>,60</w:t>
      </w:r>
      <w:r w:rsidRPr="009A222F">
        <w:rPr>
          <w:rFonts w:asciiTheme="majorHAnsi" w:eastAsia="Times New Roman" w:hAnsiTheme="majorHAnsi" w:cstheme="majorHAnsi"/>
          <w:color w:val="000000"/>
        </w:rPr>
        <w:t>0</w:t>
      </w:r>
      <w:r w:rsidRPr="009A222F">
        <w:rPr>
          <w:rFonts w:asciiTheme="majorHAnsi" w:hAnsiTheme="majorHAnsi" w:cstheme="majorHAnsi"/>
        </w:rPr>
        <w:t xml:space="preserve"> additi</w:t>
      </w:r>
      <w:r w:rsidRPr="009A222F">
        <w:rPr>
          <w:rFonts w:asciiTheme="majorHAnsi" w:hAnsiTheme="majorHAnsi" w:cstheme="majorHAnsi"/>
          <w:rPrChange w:id="20" w:author="Ezzati, Majid" w:date="2019-12-17T20:25:00Z">
            <w:rPr/>
          </w:rPrChange>
        </w:rPr>
        <w:t xml:space="preserve">onal deaths from </w:t>
      </w:r>
      <w:commentRangeStart w:id="21"/>
      <w:ins w:id="22" w:author="Ezzati, Majid" w:date="2019-12-18T05:37:00Z">
        <w:del w:id="23" w:author="Mike Capon" w:date="2019-12-18T23:04:00Z">
          <w:r w:rsidR="003833FA" w:rsidDel="00E0414B">
            <w:rPr>
              <w:rFonts w:asciiTheme="majorHAnsi" w:hAnsiTheme="majorHAnsi" w:cstheme="majorHAnsi"/>
            </w:rPr>
            <w:delText xml:space="preserve">intentional and unintentional </w:delText>
          </w:r>
        </w:del>
      </w:ins>
      <w:commentRangeEnd w:id="21"/>
      <w:r w:rsidR="00E0414B">
        <w:rPr>
          <w:rStyle w:val="CommentReference"/>
        </w:rPr>
        <w:commentReference w:id="21"/>
      </w:r>
      <w:r w:rsidRPr="009A222F">
        <w:rPr>
          <w:rFonts w:asciiTheme="majorHAnsi" w:hAnsiTheme="majorHAnsi" w:cstheme="majorHAnsi"/>
          <w:rPrChange w:id="24" w:author="Ezzati, Majid" w:date="2019-12-17T20:25:00Z">
            <w:rPr/>
          </w:rPrChange>
        </w:rPr>
        <w:t>injuries every year in the United States. </w:t>
      </w:r>
    </w:p>
    <w:p w14:paraId="00000003" w14:textId="03930B1E" w:rsidR="009A7988" w:rsidRPr="009A222F" w:rsidRDefault="004E10F1">
      <w:pPr>
        <w:rPr>
          <w:rFonts w:asciiTheme="majorHAnsi" w:hAnsiTheme="majorHAnsi" w:cstheme="majorHAnsi"/>
          <w:rPrChange w:id="25" w:author="Ezzati, Majid" w:date="2019-12-17T20:25:00Z">
            <w:rPr/>
          </w:rPrChange>
        </w:rPr>
      </w:pPr>
      <w:r w:rsidRPr="009A222F">
        <w:rPr>
          <w:rFonts w:asciiTheme="majorHAnsi" w:hAnsiTheme="majorHAnsi" w:cstheme="majorHAnsi"/>
          <w:rPrChange w:id="26" w:author="Ezzati, Majid" w:date="2019-12-17T20:25:00Z">
            <w:rPr/>
          </w:rPrChange>
        </w:rPr>
        <w:t>This is the finding of research from</w:t>
      </w:r>
      <w:commentRangeStart w:id="27"/>
      <w:r w:rsidRPr="009A222F">
        <w:rPr>
          <w:rFonts w:asciiTheme="majorHAnsi" w:hAnsiTheme="majorHAnsi" w:cstheme="majorHAnsi"/>
          <w:rPrChange w:id="28" w:author="Ezzati, Majid" w:date="2019-12-17T20:25:00Z">
            <w:rPr/>
          </w:rPrChange>
        </w:rPr>
        <w:t xml:space="preserve"> Imperial College Londo</w:t>
      </w:r>
      <w:ins w:id="29" w:author="Mike Capon" w:date="2019-12-18T23:07:00Z">
        <w:r w:rsidR="00E0414B">
          <w:rPr>
            <w:rFonts w:asciiTheme="majorHAnsi" w:hAnsiTheme="majorHAnsi" w:cstheme="majorHAnsi"/>
          </w:rPr>
          <w:t>n</w:t>
        </w:r>
      </w:ins>
      <w:ins w:id="30" w:author="Mike Capon" w:date="2019-12-18T23:06:00Z">
        <w:r w:rsidR="00E0414B">
          <w:rPr>
            <w:rFonts w:asciiTheme="majorHAnsi" w:hAnsiTheme="majorHAnsi" w:cstheme="majorHAnsi"/>
          </w:rPr>
          <w:t>,</w:t>
        </w:r>
      </w:ins>
      <w:ins w:id="31" w:author="Robbie Parks" w:date="2019-12-19T14:19:00Z">
        <w:r w:rsidR="00670F68">
          <w:rPr>
            <w:rFonts w:asciiTheme="majorHAnsi" w:hAnsiTheme="majorHAnsi" w:cstheme="majorHAnsi"/>
          </w:rPr>
          <w:t xml:space="preserve"> </w:t>
        </w:r>
      </w:ins>
      <w:del w:id="32" w:author="Mike Capon" w:date="2019-12-18T23:06:00Z">
        <w:r w:rsidRPr="009A222F" w:rsidDel="00E0414B">
          <w:rPr>
            <w:rFonts w:asciiTheme="majorHAnsi" w:hAnsiTheme="majorHAnsi" w:cstheme="majorHAnsi"/>
            <w:rPrChange w:id="33" w:author="Ezzati, Majid" w:date="2019-12-17T20:25:00Z">
              <w:rPr/>
            </w:rPrChange>
          </w:rPr>
          <w:delText xml:space="preserve">n and </w:delText>
        </w:r>
      </w:del>
      <w:r w:rsidRPr="009A222F">
        <w:rPr>
          <w:rFonts w:asciiTheme="majorHAnsi" w:hAnsiTheme="majorHAnsi" w:cstheme="majorHAnsi"/>
          <w:rPrChange w:id="34" w:author="Ezzati, Majid" w:date="2019-12-17T20:25:00Z">
            <w:rPr/>
          </w:rPrChange>
        </w:rPr>
        <w:t>Columbia Universit</w:t>
      </w:r>
      <w:commentRangeEnd w:id="27"/>
      <w:r w:rsidR="00D735FD">
        <w:rPr>
          <w:rStyle w:val="CommentReference"/>
        </w:rPr>
        <w:commentReference w:id="27"/>
      </w:r>
      <w:r w:rsidRPr="009A222F">
        <w:rPr>
          <w:rFonts w:asciiTheme="majorHAnsi" w:hAnsiTheme="majorHAnsi" w:cstheme="majorHAnsi"/>
          <w:rPrChange w:id="35" w:author="Ezzati, Majid" w:date="2019-12-17T20:25:00Z">
            <w:rPr/>
          </w:rPrChange>
        </w:rPr>
        <w:t>y</w:t>
      </w:r>
      <w:ins w:id="36" w:author="Mike Capon" w:date="2019-12-18T23:06:00Z">
        <w:r w:rsidR="00E0414B">
          <w:rPr>
            <w:rFonts w:asciiTheme="majorHAnsi" w:hAnsiTheme="majorHAnsi" w:cstheme="majorHAnsi"/>
          </w:rPr>
          <w:t xml:space="preserve"> and Harvard Universi</w:t>
        </w:r>
      </w:ins>
      <w:ins w:id="37" w:author="Mike Capon" w:date="2019-12-18T23:07:00Z">
        <w:r w:rsidR="00E0414B">
          <w:rPr>
            <w:rFonts w:asciiTheme="majorHAnsi" w:hAnsiTheme="majorHAnsi" w:cstheme="majorHAnsi"/>
          </w:rPr>
          <w:t>ty</w:t>
        </w:r>
      </w:ins>
      <w:r w:rsidRPr="009A222F">
        <w:rPr>
          <w:rFonts w:asciiTheme="majorHAnsi" w:hAnsiTheme="majorHAnsi" w:cstheme="majorHAnsi"/>
          <w:rPrChange w:id="38" w:author="Ezzati, Majid" w:date="2019-12-17T20:25:00Z">
            <w:rPr/>
          </w:rPrChange>
        </w:rPr>
        <w:t>, published in the journal Nature Medicine.</w:t>
      </w:r>
    </w:p>
    <w:p w14:paraId="00000004" w14:textId="68AEC69A" w:rsidR="009A7988" w:rsidRPr="009A222F" w:rsidRDefault="004E10F1">
      <w:pPr>
        <w:rPr>
          <w:rFonts w:asciiTheme="majorHAnsi" w:hAnsiTheme="majorHAnsi" w:cstheme="majorHAnsi"/>
          <w:rPrChange w:id="39" w:author="Ezzati, Majid" w:date="2019-12-17T20:25:00Z">
            <w:rPr/>
          </w:rPrChange>
        </w:rPr>
      </w:pPr>
      <w:r w:rsidRPr="009A222F">
        <w:rPr>
          <w:rFonts w:asciiTheme="majorHAnsi" w:hAnsiTheme="majorHAnsi" w:cstheme="majorHAnsi"/>
          <w:rPrChange w:id="40" w:author="Ezzati, Majid" w:date="2019-12-17T20:25:00Z">
            <w:rPr/>
          </w:rPrChange>
        </w:rPr>
        <w:t xml:space="preserve">In the study, funded by the </w:t>
      </w:r>
      <w:ins w:id="41" w:author="Ezzati, Majid" w:date="2019-12-17T18:52:00Z">
        <w:r w:rsidR="00A7557B" w:rsidRPr="009A222F">
          <w:rPr>
            <w:rFonts w:asciiTheme="majorHAnsi" w:hAnsiTheme="majorHAnsi" w:cstheme="majorHAnsi"/>
          </w:rPr>
          <w:t xml:space="preserve">US Environmental Protection Agency and the </w:t>
        </w:r>
      </w:ins>
      <w:r w:rsidRPr="009A222F">
        <w:rPr>
          <w:rFonts w:asciiTheme="majorHAnsi" w:hAnsiTheme="majorHAnsi" w:cstheme="majorHAnsi"/>
          <w:rPrChange w:id="42" w:author="Ezzati, Majid" w:date="2019-12-17T20:25:00Z">
            <w:rPr/>
          </w:rPrChange>
        </w:rPr>
        <w:t>Wellcome Trust, the researchers also</w:t>
      </w:r>
      <w:r w:rsidRPr="009A222F">
        <w:rPr>
          <w:rFonts w:asciiTheme="majorHAnsi" w:eastAsia="Times New Roman" w:hAnsiTheme="majorHAnsi" w:cstheme="majorHAnsi"/>
          <w:color w:val="000000"/>
          <w:rPrChange w:id="43" w:author="Ezzati, Majid" w:date="2019-12-17T20:25:00Z">
            <w:rPr>
              <w:rFonts w:ascii="Times New Roman" w:eastAsia="Times New Roman" w:hAnsi="Times New Roman" w:cs="Times New Roman"/>
              <w:color w:val="000000"/>
            </w:rPr>
          </w:rPrChange>
        </w:rPr>
        <w:t xml:space="preserve"> suggest that if the rise in temperature from global warming is 2 Celsius, the number of additional deaths from injuries would be around </w:t>
      </w:r>
      <w:ins w:id="44" w:author="Ezzati, Majid" w:date="2019-12-18T05:51:00Z">
        <w:r w:rsidR="00543CC6">
          <w:rPr>
            <w:rFonts w:asciiTheme="majorHAnsi" w:eastAsia="Times New Roman" w:hAnsiTheme="majorHAnsi" w:cstheme="majorHAnsi"/>
            <w:color w:val="000000"/>
          </w:rPr>
          <w:t xml:space="preserve">over </w:t>
        </w:r>
      </w:ins>
      <w:r w:rsidRPr="009A222F">
        <w:rPr>
          <w:rFonts w:asciiTheme="majorHAnsi" w:hAnsiTheme="majorHAnsi" w:cstheme="majorHAnsi"/>
          <w:rPrChange w:id="45" w:author="Ezzati, Majid" w:date="2019-12-17T20:25:00Z">
            <w:rPr/>
          </w:rPrChange>
        </w:rPr>
        <w:t>2,1</w:t>
      </w:r>
      <w:del w:id="46" w:author="Ezzati, Majid" w:date="2019-12-18T05:51:00Z">
        <w:r w:rsidRPr="009A222F" w:rsidDel="00543CC6">
          <w:rPr>
            <w:rFonts w:asciiTheme="majorHAnsi" w:hAnsiTheme="majorHAnsi" w:cstheme="majorHAnsi"/>
            <w:rPrChange w:id="47" w:author="Ezzati, Majid" w:date="2019-12-17T20:25:00Z">
              <w:rPr/>
            </w:rPrChange>
          </w:rPr>
          <w:delText>35</w:delText>
        </w:r>
      </w:del>
      <w:ins w:id="48" w:author="Ezzati, Majid" w:date="2019-12-18T05:51:00Z">
        <w:r w:rsidR="00543CC6">
          <w:rPr>
            <w:rFonts w:asciiTheme="majorHAnsi" w:hAnsiTheme="majorHAnsi" w:cstheme="majorHAnsi"/>
          </w:rPr>
          <w:t>00</w:t>
        </w:r>
      </w:ins>
      <w:r w:rsidRPr="009A222F">
        <w:rPr>
          <w:rFonts w:asciiTheme="majorHAnsi" w:eastAsia="Times New Roman" w:hAnsiTheme="majorHAnsi" w:cstheme="majorHAnsi"/>
          <w:color w:val="000000"/>
          <w:rPrChange w:id="49" w:author="Ezzati, Majid" w:date="2019-12-17T20:25:00Z">
            <w:rPr>
              <w:rFonts w:ascii="Times New Roman" w:eastAsia="Times New Roman" w:hAnsi="Times New Roman" w:cs="Times New Roman"/>
              <w:color w:val="000000"/>
            </w:rPr>
          </w:rPrChange>
        </w:rPr>
        <w:t xml:space="preserve"> per </w:t>
      </w:r>
      <w:proofErr w:type="gramStart"/>
      <w:r w:rsidRPr="009A222F">
        <w:rPr>
          <w:rFonts w:asciiTheme="majorHAnsi" w:eastAsia="Times New Roman" w:hAnsiTheme="majorHAnsi" w:cstheme="majorHAnsi"/>
          <w:color w:val="000000"/>
          <w:rPrChange w:id="50" w:author="Ezzati, Majid" w:date="2019-12-17T20:25:00Z">
            <w:rPr>
              <w:rFonts w:ascii="Times New Roman" w:eastAsia="Times New Roman" w:hAnsi="Times New Roman" w:cs="Times New Roman"/>
              <w:color w:val="000000"/>
            </w:rPr>
          </w:rPrChange>
        </w:rPr>
        <w:t>year</w:t>
      </w:r>
      <w:r w:rsidRPr="009A222F">
        <w:rPr>
          <w:rFonts w:asciiTheme="majorHAnsi" w:hAnsiTheme="majorHAnsi" w:cstheme="majorHAnsi"/>
          <w:rPrChange w:id="51" w:author="Ezzati, Majid" w:date="2019-12-17T20:25:00Z">
            <w:rPr/>
          </w:rPrChange>
        </w:rPr>
        <w:t xml:space="preserve"> .</w:t>
      </w:r>
      <w:proofErr w:type="gramEnd"/>
    </w:p>
    <w:p w14:paraId="00000005" w14:textId="6253B46F" w:rsidR="009A7988" w:rsidRPr="009A222F" w:rsidRDefault="004E10F1">
      <w:pPr>
        <w:rPr>
          <w:rFonts w:asciiTheme="majorHAnsi" w:hAnsiTheme="majorHAnsi" w:cstheme="majorHAnsi"/>
          <w:rPrChange w:id="52" w:author="Ezzati, Majid" w:date="2019-12-17T20:25:00Z">
            <w:rPr/>
          </w:rPrChange>
        </w:rPr>
      </w:pPr>
      <w:bookmarkStart w:id="53" w:name="_gjdgxs" w:colFirst="0" w:colLast="0"/>
      <w:bookmarkEnd w:id="53"/>
      <w:r w:rsidRPr="009A222F">
        <w:rPr>
          <w:rFonts w:asciiTheme="majorHAnsi" w:hAnsiTheme="majorHAnsi" w:cstheme="majorHAnsi"/>
          <w:rPrChange w:id="54" w:author="Ezzati, Majid" w:date="2019-12-17T20:25:00Z">
            <w:rPr/>
          </w:rPrChange>
        </w:rPr>
        <w:t>Most of these deaths would be among young men, between the ages of 15-34</w:t>
      </w:r>
      <w:ins w:id="55" w:author="Ezzati, Majid" w:date="2019-12-18T05:38:00Z">
        <w:r w:rsidR="003833FA">
          <w:rPr>
            <w:rFonts w:asciiTheme="majorHAnsi" w:hAnsiTheme="majorHAnsi" w:cstheme="majorHAnsi"/>
          </w:rPr>
          <w:t xml:space="preserve"> years</w:t>
        </w:r>
      </w:ins>
      <w:r w:rsidRPr="009A222F">
        <w:rPr>
          <w:rFonts w:asciiTheme="majorHAnsi" w:hAnsiTheme="majorHAnsi" w:cstheme="majorHAnsi"/>
          <w:rPrChange w:id="56" w:author="Ezzati, Majid" w:date="2019-12-17T20:25:00Z">
            <w:rPr/>
          </w:rPrChange>
        </w:rPr>
        <w:t>.</w:t>
      </w:r>
    </w:p>
    <w:p w14:paraId="00000006" w14:textId="09A5CACA" w:rsidR="009A7988" w:rsidRPr="009A222F" w:rsidRDefault="004E10F1">
      <w:pPr>
        <w:rPr>
          <w:rFonts w:asciiTheme="majorHAnsi" w:hAnsiTheme="majorHAnsi" w:cstheme="majorHAnsi"/>
          <w:rPrChange w:id="57" w:author="Ezzati, Majid" w:date="2019-12-17T20:25:00Z">
            <w:rPr/>
          </w:rPrChange>
        </w:rPr>
      </w:pPr>
      <w:r w:rsidRPr="009A222F">
        <w:rPr>
          <w:rFonts w:asciiTheme="majorHAnsi" w:hAnsiTheme="majorHAnsi" w:cstheme="majorHAnsi"/>
          <w:rPrChange w:id="58" w:author="Ezzati, Majid" w:date="2019-12-17T20:25:00Z">
            <w:rPr/>
          </w:rPrChange>
        </w:rPr>
        <w:t xml:space="preserve">The researchers studied the number of deaths from injuries a year in every state and county in the </w:t>
      </w:r>
      <w:ins w:id="59" w:author="Ezzati, Majid" w:date="2019-12-18T05:38:00Z">
        <w:r w:rsidR="003833FA">
          <w:rPr>
            <w:rFonts w:asciiTheme="majorHAnsi" w:hAnsiTheme="majorHAnsi" w:cstheme="majorHAnsi"/>
          </w:rPr>
          <w:t xml:space="preserve">mainland </w:t>
        </w:r>
      </w:ins>
      <w:r w:rsidRPr="009A222F">
        <w:rPr>
          <w:rFonts w:asciiTheme="majorHAnsi" w:hAnsiTheme="majorHAnsi" w:cstheme="majorHAnsi"/>
          <w:rPrChange w:id="60" w:author="Ezzati, Majid" w:date="2019-12-17T20:25:00Z">
            <w:rPr/>
          </w:rPrChange>
        </w:rPr>
        <w:t>United States (excluding Hawaii and Alaska) between the years of 1980 to 2017.</w:t>
      </w:r>
    </w:p>
    <w:p w14:paraId="00000007" w14:textId="4B423E0B" w:rsidR="009A7988" w:rsidRPr="009A222F" w:rsidDel="00E0414B" w:rsidRDefault="004E10F1">
      <w:pPr>
        <w:rPr>
          <w:del w:id="61" w:author="Mike Capon" w:date="2019-12-18T23:11:00Z"/>
          <w:rFonts w:asciiTheme="majorHAnsi" w:hAnsiTheme="majorHAnsi" w:cstheme="majorHAnsi"/>
          <w:rPrChange w:id="62" w:author="Ezzati, Majid" w:date="2019-12-17T20:25:00Z">
            <w:rPr>
              <w:del w:id="63" w:author="Mike Capon" w:date="2019-12-18T23:11:00Z"/>
            </w:rPr>
          </w:rPrChange>
        </w:rPr>
      </w:pPr>
      <w:r w:rsidRPr="009A222F">
        <w:rPr>
          <w:rFonts w:asciiTheme="majorHAnsi" w:hAnsiTheme="majorHAnsi" w:cstheme="majorHAnsi"/>
          <w:rPrChange w:id="64" w:author="Ezzati, Majid" w:date="2019-12-17T20:25:00Z">
            <w:rPr/>
          </w:rPrChange>
        </w:rPr>
        <w:t xml:space="preserve">These injuries were classed as unintentional, </w:t>
      </w:r>
      <w:del w:id="65" w:author="Ezzati, Majid" w:date="2019-12-17T18:53:00Z">
        <w:r w:rsidRPr="009A222F" w:rsidDel="00A7557B">
          <w:rPr>
            <w:rFonts w:asciiTheme="majorHAnsi" w:hAnsiTheme="majorHAnsi" w:cstheme="majorHAnsi"/>
            <w:rPrChange w:id="66" w:author="Ezzati, Majid" w:date="2019-12-17T20:25:00Z">
              <w:rPr/>
            </w:rPrChange>
          </w:rPr>
          <w:delText>such as</w:delText>
        </w:r>
      </w:del>
      <w:ins w:id="67" w:author="Ezzati, Majid" w:date="2019-12-17T18:53:00Z">
        <w:r w:rsidR="00A7557B" w:rsidRPr="009A222F">
          <w:rPr>
            <w:rFonts w:asciiTheme="majorHAnsi" w:hAnsiTheme="majorHAnsi" w:cstheme="majorHAnsi"/>
          </w:rPr>
          <w:t xml:space="preserve">which </w:t>
        </w:r>
        <w:del w:id="68" w:author="Mike Capon" w:date="2019-12-18T23:11:00Z">
          <w:r w:rsidR="00A7557B" w:rsidRPr="009A222F" w:rsidDel="00E0414B">
            <w:rPr>
              <w:rFonts w:asciiTheme="majorHAnsi" w:hAnsiTheme="majorHAnsi" w:cstheme="majorHAnsi"/>
            </w:rPr>
            <w:delText>are</w:delText>
          </w:r>
        </w:del>
      </w:ins>
      <w:ins w:id="69" w:author="Ezzati, Majid" w:date="2019-12-17T18:54:00Z">
        <w:del w:id="70" w:author="Mike Capon" w:date="2019-12-18T23:11:00Z">
          <w:r w:rsidR="00A7557B" w:rsidRPr="009A222F" w:rsidDel="00E0414B">
            <w:rPr>
              <w:rFonts w:asciiTheme="majorHAnsi" w:hAnsiTheme="majorHAnsi" w:cstheme="majorHAnsi"/>
            </w:rPr>
            <w:delText>/</w:delText>
          </w:r>
        </w:del>
        <w:r w:rsidR="00A7557B" w:rsidRPr="009A222F">
          <w:rPr>
            <w:rFonts w:asciiTheme="majorHAnsi" w:hAnsiTheme="majorHAnsi" w:cstheme="majorHAnsi"/>
          </w:rPr>
          <w:t>include</w:t>
        </w:r>
      </w:ins>
      <w:r w:rsidRPr="009A222F">
        <w:rPr>
          <w:rFonts w:asciiTheme="majorHAnsi" w:hAnsiTheme="majorHAnsi" w:cstheme="majorHAnsi"/>
          <w:rPrChange w:id="71" w:author="Ezzati, Majid" w:date="2019-12-17T20:25:00Z">
            <w:rPr/>
          </w:rPrChange>
        </w:rPr>
        <w:t xml:space="preserve"> those from transport, falls and drowning, and intentional, </w:t>
      </w:r>
      <w:proofErr w:type="spellStart"/>
      <w:ins w:id="72" w:author="Ezzati, Majid" w:date="2019-12-17T18:54:00Z">
        <w:r w:rsidR="00A7557B" w:rsidRPr="009A222F">
          <w:rPr>
            <w:rFonts w:asciiTheme="majorHAnsi" w:hAnsiTheme="majorHAnsi" w:cstheme="majorHAnsi"/>
          </w:rPr>
          <w:t>which</w:t>
        </w:r>
        <w:del w:id="73" w:author="Mike Capon" w:date="2019-12-18T23:11:00Z">
          <w:r w:rsidR="00A7557B" w:rsidRPr="009A222F" w:rsidDel="00E0414B">
            <w:rPr>
              <w:rFonts w:asciiTheme="majorHAnsi" w:hAnsiTheme="majorHAnsi" w:cstheme="majorHAnsi"/>
            </w:rPr>
            <w:delText xml:space="preserve"> are/</w:delText>
          </w:r>
        </w:del>
        <w:r w:rsidR="00A7557B" w:rsidRPr="009A222F">
          <w:rPr>
            <w:rFonts w:asciiTheme="majorHAnsi" w:hAnsiTheme="majorHAnsi" w:cstheme="majorHAnsi"/>
          </w:rPr>
          <w:t>include</w:t>
        </w:r>
      </w:ins>
      <w:proofErr w:type="spellEnd"/>
      <w:del w:id="74" w:author="Ezzati, Majid" w:date="2019-12-17T18:54:00Z">
        <w:r w:rsidRPr="009A222F" w:rsidDel="00A7557B">
          <w:rPr>
            <w:rFonts w:asciiTheme="majorHAnsi" w:hAnsiTheme="majorHAnsi" w:cstheme="majorHAnsi"/>
            <w:rPrChange w:id="75" w:author="Ezzati, Majid" w:date="2019-12-17T20:25:00Z">
              <w:rPr/>
            </w:rPrChange>
          </w:rPr>
          <w:delText>such as</w:delText>
        </w:r>
      </w:del>
      <w:r w:rsidRPr="009A222F">
        <w:rPr>
          <w:rFonts w:asciiTheme="majorHAnsi" w:hAnsiTheme="majorHAnsi" w:cstheme="majorHAnsi"/>
          <w:rPrChange w:id="76" w:author="Ezzati, Majid" w:date="2019-12-17T20:25:00Z">
            <w:rPr/>
          </w:rPrChange>
        </w:rPr>
        <w:t xml:space="preserve"> assault and suicide.</w:t>
      </w:r>
    </w:p>
    <w:p w14:paraId="00000008" w14:textId="6F738C1C" w:rsidR="009A7988" w:rsidRPr="00543CC6" w:rsidRDefault="004E10F1">
      <w:pPr>
        <w:rPr>
          <w:rFonts w:asciiTheme="majorHAnsi" w:eastAsia="Times New Roman" w:hAnsiTheme="majorHAnsi" w:cstheme="majorHAnsi"/>
          <w:color w:val="000000"/>
          <w:rPrChange w:id="77" w:author="Ezzati, Majid" w:date="2019-12-18T05:54:00Z">
            <w:rPr/>
          </w:rPrChange>
        </w:rPr>
      </w:pPr>
      <w:del w:id="78" w:author="Mike Capon" w:date="2019-12-18T23:11:00Z">
        <w:r w:rsidRPr="009A222F" w:rsidDel="00E0414B">
          <w:rPr>
            <w:rFonts w:asciiTheme="majorHAnsi" w:hAnsiTheme="majorHAnsi" w:cstheme="majorHAnsi"/>
            <w:rPrChange w:id="79" w:author="Ezzati, Majid" w:date="2019-12-17T20:25:00Z">
              <w:rPr/>
            </w:rPrChange>
          </w:rPr>
          <w:delText>After</w:delText>
        </w:r>
      </w:del>
      <w:r w:rsidRPr="009A222F">
        <w:rPr>
          <w:rFonts w:asciiTheme="majorHAnsi" w:hAnsiTheme="majorHAnsi" w:cstheme="majorHAnsi"/>
          <w:rPrChange w:id="80" w:author="Ezzati, Majid" w:date="2019-12-17T20:25:00Z">
            <w:rPr/>
          </w:rPrChange>
        </w:rPr>
        <w:t xml:space="preserve"> </w:t>
      </w:r>
      <w:ins w:id="81" w:author="Mike Capon" w:date="2019-12-18T23:12:00Z">
        <w:r w:rsidR="00E0414B">
          <w:rPr>
            <w:rFonts w:asciiTheme="majorHAnsi" w:hAnsiTheme="majorHAnsi" w:cstheme="majorHAnsi"/>
          </w:rPr>
          <w:t xml:space="preserve">The team then </w:t>
        </w:r>
      </w:ins>
      <w:r w:rsidRPr="009A222F">
        <w:rPr>
          <w:rFonts w:asciiTheme="majorHAnsi" w:hAnsiTheme="majorHAnsi" w:cstheme="majorHAnsi"/>
          <w:rPrChange w:id="82" w:author="Ezzati, Majid" w:date="2019-12-17T20:25:00Z">
            <w:rPr/>
          </w:rPrChange>
        </w:rPr>
        <w:t>trac</w:t>
      </w:r>
      <w:ins w:id="83" w:author="Mike Capon" w:date="2019-12-18T23:12:00Z">
        <w:r w:rsidR="00E0414B">
          <w:rPr>
            <w:rFonts w:asciiTheme="majorHAnsi" w:hAnsiTheme="majorHAnsi" w:cstheme="majorHAnsi"/>
          </w:rPr>
          <w:t>ked</w:t>
        </w:r>
      </w:ins>
      <w:del w:id="84" w:author="Mike Capon" w:date="2019-12-18T23:12:00Z">
        <w:r w:rsidRPr="009A222F" w:rsidDel="00E0414B">
          <w:rPr>
            <w:rFonts w:asciiTheme="majorHAnsi" w:hAnsiTheme="majorHAnsi" w:cstheme="majorHAnsi"/>
            <w:rPrChange w:id="85" w:author="Ezzati, Majid" w:date="2019-12-17T20:25:00Z">
              <w:rPr/>
            </w:rPrChange>
          </w:rPr>
          <w:delText>king</w:delText>
        </w:r>
      </w:del>
      <w:r w:rsidRPr="009A222F">
        <w:rPr>
          <w:rFonts w:asciiTheme="majorHAnsi" w:hAnsiTheme="majorHAnsi" w:cstheme="majorHAnsi"/>
          <w:rPrChange w:id="86" w:author="Ezzati, Majid" w:date="2019-12-17T20:25:00Z">
            <w:rPr/>
          </w:rPrChange>
        </w:rPr>
        <w:t xml:space="preserve"> unusual, or anomalous, temperatur</w:t>
      </w:r>
      <w:ins w:id="87" w:author="Mike Capon" w:date="2019-12-18T23:15:00Z">
        <w:r w:rsidR="004D1313">
          <w:rPr>
            <w:rFonts w:asciiTheme="majorHAnsi" w:hAnsiTheme="majorHAnsi" w:cstheme="majorHAnsi"/>
          </w:rPr>
          <w:t xml:space="preserve">e changes </w:t>
        </w:r>
      </w:ins>
      <w:del w:id="88" w:author="Mike Capon" w:date="2019-12-18T23:15:00Z">
        <w:r w:rsidRPr="009A222F" w:rsidDel="004D1313">
          <w:rPr>
            <w:rFonts w:asciiTheme="majorHAnsi" w:hAnsiTheme="majorHAnsi" w:cstheme="majorHAnsi"/>
            <w:rPrChange w:id="89" w:author="Ezzati, Majid" w:date="2019-12-17T20:25:00Z">
              <w:rPr/>
            </w:rPrChange>
          </w:rPr>
          <w:delText>e rises</w:delText>
        </w:r>
      </w:del>
      <w:r w:rsidRPr="009A222F">
        <w:rPr>
          <w:rFonts w:asciiTheme="majorHAnsi" w:hAnsiTheme="majorHAnsi" w:cstheme="majorHAnsi"/>
          <w:rPrChange w:id="90" w:author="Ezzati, Majid" w:date="2019-12-17T20:25:00Z">
            <w:rPr/>
          </w:rPrChange>
        </w:rPr>
        <w:t xml:space="preserve"> </w:t>
      </w:r>
      <w:ins w:id="91" w:author="Ezzati, Majid" w:date="2019-12-18T05:49:00Z">
        <w:r w:rsidR="00543CC6" w:rsidRPr="009A222F">
          <w:rPr>
            <w:rFonts w:asciiTheme="majorHAnsi" w:hAnsiTheme="majorHAnsi" w:cstheme="majorHAnsi"/>
          </w:rPr>
          <w:t>in every month</w:t>
        </w:r>
        <w:r w:rsidR="00543CC6" w:rsidRPr="00C57F1E">
          <w:rPr>
            <w:rFonts w:asciiTheme="majorHAnsi" w:hAnsiTheme="majorHAnsi" w:cstheme="majorHAnsi"/>
          </w:rPr>
          <w:t xml:space="preserve"> </w:t>
        </w:r>
      </w:ins>
      <w:r w:rsidRPr="009A222F">
        <w:rPr>
          <w:rFonts w:asciiTheme="majorHAnsi" w:hAnsiTheme="majorHAnsi" w:cstheme="majorHAnsi"/>
          <w:rPrChange w:id="92" w:author="Ezzati, Majid" w:date="2019-12-17T20:25:00Z">
            <w:rPr/>
          </w:rPrChange>
        </w:rPr>
        <w:t>in every state and county</w:t>
      </w:r>
      <w:ins w:id="93" w:author="Ezzati, Majid" w:date="2019-12-17T18:54:00Z">
        <w:r w:rsidR="00A7557B" w:rsidRPr="009A222F">
          <w:rPr>
            <w:rFonts w:asciiTheme="majorHAnsi" w:hAnsiTheme="majorHAnsi" w:cstheme="majorHAnsi"/>
          </w:rPr>
          <w:t xml:space="preserve"> </w:t>
        </w:r>
      </w:ins>
      <w:ins w:id="94" w:author="Ezzati, Majid" w:date="2019-12-18T05:49:00Z">
        <w:r w:rsidR="00543CC6">
          <w:rPr>
            <w:rFonts w:asciiTheme="majorHAnsi" w:hAnsiTheme="majorHAnsi" w:cstheme="majorHAnsi"/>
          </w:rPr>
          <w:t xml:space="preserve">in mainland </w:t>
        </w:r>
        <w:r w:rsidR="00543CC6" w:rsidRPr="00BD2142">
          <w:rPr>
            <w:rFonts w:asciiTheme="majorHAnsi" w:hAnsiTheme="majorHAnsi" w:cstheme="majorHAnsi"/>
          </w:rPr>
          <w:t>United States</w:t>
        </w:r>
        <w:r w:rsidR="00543CC6" w:rsidRPr="009A222F">
          <w:rPr>
            <w:rFonts w:asciiTheme="majorHAnsi" w:hAnsiTheme="majorHAnsi" w:cstheme="majorHAnsi"/>
          </w:rPr>
          <w:t xml:space="preserve"> </w:t>
        </w:r>
      </w:ins>
      <w:del w:id="95" w:author="Ezzati, Majid" w:date="2019-12-18T05:49:00Z">
        <w:r w:rsidRPr="009A222F" w:rsidDel="00543CC6">
          <w:rPr>
            <w:rFonts w:asciiTheme="majorHAnsi" w:hAnsiTheme="majorHAnsi" w:cstheme="majorHAnsi"/>
            <w:rPrChange w:id="96" w:author="Ezzati, Majid" w:date="2019-12-17T20:25:00Z">
              <w:rPr/>
            </w:rPrChange>
          </w:rPr>
          <w:delText xml:space="preserve"> </w:delText>
        </w:r>
      </w:del>
      <w:r w:rsidRPr="009A222F">
        <w:rPr>
          <w:rFonts w:asciiTheme="majorHAnsi" w:hAnsiTheme="majorHAnsi" w:cstheme="majorHAnsi"/>
          <w:rPrChange w:id="97" w:author="Ezzati, Majid" w:date="2019-12-17T20:25:00Z">
            <w:rPr/>
          </w:rPrChange>
        </w:rPr>
        <w:t xml:space="preserve">over this </w:t>
      </w:r>
      <w:ins w:id="98" w:author="Mike Capon" w:date="2019-12-18T23:16:00Z">
        <w:r w:rsidR="004D1313">
          <w:rPr>
            <w:rFonts w:asciiTheme="majorHAnsi" w:hAnsiTheme="majorHAnsi" w:cstheme="majorHAnsi"/>
          </w:rPr>
          <w:t xml:space="preserve">37-year </w:t>
        </w:r>
      </w:ins>
      <w:r w:rsidRPr="009A222F">
        <w:rPr>
          <w:rFonts w:asciiTheme="majorHAnsi" w:hAnsiTheme="majorHAnsi" w:cstheme="majorHAnsi"/>
          <w:rPrChange w:id="99" w:author="Ezzati, Majid" w:date="2019-12-17T20:25:00Z">
            <w:rPr/>
          </w:rPrChange>
        </w:rPr>
        <w:t>period</w:t>
      </w:r>
      <w:ins w:id="100" w:author="Ezzati, Majid" w:date="2019-12-18T05:50:00Z">
        <w:r w:rsidR="00543CC6">
          <w:rPr>
            <w:rFonts w:asciiTheme="majorHAnsi" w:hAnsiTheme="majorHAnsi" w:cstheme="majorHAnsi"/>
          </w:rPr>
          <w:t>,</w:t>
        </w:r>
      </w:ins>
      <w:ins w:id="101" w:author="Ezzati, Majid" w:date="2019-12-18T05:54:00Z">
        <w:del w:id="102" w:author="Mike Capon" w:date="2019-12-18T23:16:00Z">
          <w:r w:rsidR="00543CC6" w:rsidDel="004D1313">
            <w:rPr>
              <w:rFonts w:asciiTheme="majorHAnsi" w:hAnsiTheme="majorHAnsi" w:cstheme="majorHAnsi"/>
            </w:rPr>
            <w:delText xml:space="preserve"> </w:delText>
          </w:r>
          <w:r w:rsidR="00543CC6" w:rsidRPr="009A222F" w:rsidDel="004D1313">
            <w:rPr>
              <w:rFonts w:asciiTheme="majorHAnsi" w:hAnsiTheme="majorHAnsi" w:cstheme="majorHAnsi"/>
            </w:rPr>
            <w:delText>which are months that are colder or warmer than what people are used to</w:delText>
          </w:r>
        </w:del>
        <w:r w:rsidR="00543CC6" w:rsidRPr="00BD2142">
          <w:rPr>
            <w:rFonts w:asciiTheme="majorHAnsi" w:hAnsiTheme="majorHAnsi" w:cstheme="majorHAnsi"/>
          </w:rPr>
          <w:t>.</w:t>
        </w:r>
        <w:commentRangeStart w:id="103"/>
        <w:commentRangeEnd w:id="103"/>
        <w:r w:rsidR="00543CC6">
          <w:rPr>
            <w:rStyle w:val="CommentReference"/>
          </w:rPr>
          <w:commentReference w:id="103"/>
        </w:r>
        <w:r w:rsidR="00543CC6" w:rsidRPr="00BD2142">
          <w:rPr>
            <w:rFonts w:asciiTheme="majorHAnsi" w:hAnsiTheme="majorHAnsi" w:cstheme="majorHAnsi"/>
          </w:rPr>
          <w:t xml:space="preserve"> </w:t>
        </w:r>
      </w:ins>
      <w:ins w:id="104" w:author="Ezzati, Majid" w:date="2019-12-18T05:55:00Z">
        <w:r w:rsidR="00543CC6">
          <w:rPr>
            <w:rFonts w:asciiTheme="majorHAnsi" w:hAnsiTheme="majorHAnsi" w:cstheme="majorHAnsi"/>
          </w:rPr>
          <w:t xml:space="preserve"> </w:t>
        </w:r>
      </w:ins>
      <w:ins w:id="105" w:author="Mike Capon" w:date="2019-12-18T23:17:00Z">
        <w:r w:rsidR="004D1313">
          <w:rPr>
            <w:rFonts w:asciiTheme="majorHAnsi" w:hAnsiTheme="majorHAnsi" w:cstheme="majorHAnsi"/>
          </w:rPr>
          <w:t xml:space="preserve">By comparing this </w:t>
        </w:r>
      </w:ins>
      <w:ins w:id="106" w:author="Ezzati, Majid" w:date="2019-12-18T05:54:00Z">
        <w:del w:id="107" w:author="Mike Capon" w:date="2019-12-18T23:17:00Z">
          <w:r w:rsidR="00543CC6" w:rsidDel="004D1313">
            <w:rPr>
              <w:rFonts w:asciiTheme="majorHAnsi" w:eastAsia="Times New Roman" w:hAnsiTheme="majorHAnsi" w:cstheme="majorHAnsi"/>
              <w:color w:val="000000"/>
            </w:rPr>
            <w:delText>They then</w:delText>
          </w:r>
        </w:del>
      </w:ins>
      <w:del w:id="108" w:author="Mike Capon" w:date="2019-12-18T23:17:00Z">
        <w:r w:rsidRPr="009A222F" w:rsidDel="004D1313">
          <w:rPr>
            <w:rFonts w:asciiTheme="majorHAnsi" w:eastAsia="Times New Roman" w:hAnsiTheme="majorHAnsi" w:cstheme="majorHAnsi"/>
            <w:color w:val="000000"/>
            <w:rPrChange w:id="109" w:author="Ezzati, Majid" w:date="2019-12-17T20:25:00Z">
              <w:rPr>
                <w:rFonts w:ascii="Times New Roman" w:eastAsia="Times New Roman" w:hAnsi="Times New Roman" w:cs="Times New Roman"/>
                <w:color w:val="000000"/>
              </w:rPr>
            </w:rPrChange>
          </w:rPr>
          <w:delText xml:space="preserve"> and compar</w:delText>
        </w:r>
      </w:del>
      <w:ins w:id="110" w:author="Ezzati, Majid" w:date="2019-12-18T05:54:00Z">
        <w:del w:id="111" w:author="Mike Capon" w:date="2019-12-18T23:17:00Z">
          <w:r w:rsidR="00543CC6" w:rsidDel="004D1313">
            <w:rPr>
              <w:rFonts w:asciiTheme="majorHAnsi" w:eastAsia="Times New Roman" w:hAnsiTheme="majorHAnsi" w:cstheme="majorHAnsi"/>
              <w:color w:val="000000"/>
            </w:rPr>
            <w:delText>ed</w:delText>
          </w:r>
        </w:del>
      </w:ins>
      <w:del w:id="112" w:author="Mike Capon" w:date="2019-12-18T23:17:00Z">
        <w:r w:rsidRPr="009A222F" w:rsidDel="004D1313">
          <w:rPr>
            <w:rFonts w:asciiTheme="majorHAnsi" w:eastAsia="Times New Roman" w:hAnsiTheme="majorHAnsi" w:cstheme="majorHAnsi"/>
            <w:color w:val="000000"/>
            <w:rPrChange w:id="113" w:author="Ezzati, Majid" w:date="2019-12-17T20:25:00Z">
              <w:rPr>
                <w:rFonts w:ascii="Times New Roman" w:eastAsia="Times New Roman" w:hAnsi="Times New Roman" w:cs="Times New Roman"/>
                <w:color w:val="000000"/>
              </w:rPr>
            </w:rPrChange>
          </w:rPr>
          <w:delText>ing this</w:delText>
        </w:r>
      </w:del>
      <w:del w:id="114" w:author="Ezzati, Majid" w:date="2019-12-18T05:50:00Z">
        <w:r w:rsidRPr="009A222F" w:rsidDel="00543CC6">
          <w:rPr>
            <w:rFonts w:asciiTheme="majorHAnsi" w:eastAsia="Times New Roman" w:hAnsiTheme="majorHAnsi" w:cstheme="majorHAnsi"/>
            <w:color w:val="000000"/>
            <w:rPrChange w:id="115" w:author="Ezzati, Majid" w:date="2019-12-17T20:25:00Z">
              <w:rPr>
                <w:rFonts w:ascii="Times New Roman" w:eastAsia="Times New Roman" w:hAnsi="Times New Roman" w:cs="Times New Roman"/>
                <w:color w:val="000000"/>
              </w:rPr>
            </w:rPrChange>
          </w:rPr>
          <w:delText xml:space="preserve"> </w:delText>
        </w:r>
      </w:del>
      <w:ins w:id="116" w:author="Ezzati, Majid" w:date="2019-12-18T05:50:00Z">
        <w:r w:rsidR="00543CC6" w:rsidRPr="009A222F">
          <w:rPr>
            <w:rFonts w:asciiTheme="majorHAnsi" w:eastAsia="Times New Roman" w:hAnsiTheme="majorHAnsi" w:cstheme="majorHAnsi"/>
            <w:color w:val="000000"/>
            <w:rPrChange w:id="117" w:author="Ezzati, Majid" w:date="2019-12-17T20:25:00Z">
              <w:rPr>
                <w:rFonts w:ascii="Times New Roman" w:eastAsia="Times New Roman" w:hAnsi="Times New Roman" w:cs="Times New Roman"/>
                <w:color w:val="000000"/>
              </w:rPr>
            </w:rPrChange>
          </w:rPr>
          <w:t xml:space="preserve"> </w:t>
        </w:r>
      </w:ins>
      <w:r w:rsidRPr="009A222F">
        <w:rPr>
          <w:rFonts w:asciiTheme="majorHAnsi" w:eastAsia="Times New Roman" w:hAnsiTheme="majorHAnsi" w:cstheme="majorHAnsi"/>
          <w:color w:val="000000"/>
          <w:rPrChange w:id="118" w:author="Ezzati, Majid" w:date="2019-12-17T20:25:00Z">
            <w:rPr>
              <w:rFonts w:ascii="Times New Roman" w:eastAsia="Times New Roman" w:hAnsi="Times New Roman" w:cs="Times New Roman"/>
              <w:color w:val="000000"/>
            </w:rPr>
          </w:rPrChange>
        </w:rPr>
        <w:t>with injury records</w:t>
      </w:r>
      <w:r w:rsidRPr="009A222F">
        <w:rPr>
          <w:rFonts w:asciiTheme="majorHAnsi" w:hAnsiTheme="majorHAnsi" w:cstheme="majorHAnsi"/>
          <w:rPrChange w:id="119" w:author="Ezzati, Majid" w:date="2019-12-17T20:25:00Z">
            <w:rPr/>
          </w:rPrChange>
        </w:rPr>
        <w:t>, the team</w:t>
      </w:r>
      <w:ins w:id="120" w:author="Mike Capon" w:date="2019-12-18T23:18:00Z">
        <w:r w:rsidR="004D1313">
          <w:rPr>
            <w:rFonts w:asciiTheme="majorHAnsi" w:hAnsiTheme="majorHAnsi" w:cstheme="majorHAnsi"/>
          </w:rPr>
          <w:t xml:space="preserve"> estimated </w:t>
        </w:r>
      </w:ins>
      <w:del w:id="121" w:author="Mike Capon" w:date="2019-12-18T23:18:00Z">
        <w:r w:rsidRPr="009A222F" w:rsidDel="004D1313">
          <w:rPr>
            <w:rFonts w:asciiTheme="majorHAnsi" w:hAnsiTheme="majorHAnsi" w:cstheme="majorHAnsi"/>
            <w:rPrChange w:id="122" w:author="Ezzati, Majid" w:date="2019-12-17T20:25:00Z">
              <w:rPr/>
            </w:rPrChange>
          </w:rPr>
          <w:delText xml:space="preserve"> </w:delText>
        </w:r>
        <w:commentRangeStart w:id="123"/>
        <w:r w:rsidRPr="009A222F" w:rsidDel="004D1313">
          <w:rPr>
            <w:rFonts w:asciiTheme="majorHAnsi" w:hAnsiTheme="majorHAnsi" w:cstheme="majorHAnsi"/>
            <w:rPrChange w:id="124" w:author="Ezzati, Majid" w:date="2019-12-17T20:25:00Z">
              <w:rPr/>
            </w:rPrChange>
          </w:rPr>
          <w:delText>calculated</w:delText>
        </w:r>
        <w:commentRangeEnd w:id="123"/>
        <w:r w:rsidR="00A7557B" w:rsidRPr="009A222F" w:rsidDel="004D1313">
          <w:rPr>
            <w:rStyle w:val="CommentReference"/>
            <w:rFonts w:asciiTheme="majorHAnsi" w:hAnsiTheme="majorHAnsi" w:cstheme="majorHAnsi"/>
            <w:sz w:val="22"/>
            <w:szCs w:val="22"/>
            <w:rPrChange w:id="125" w:author="Ezzati, Majid" w:date="2019-12-17T20:25:00Z">
              <w:rPr>
                <w:rStyle w:val="CommentReference"/>
              </w:rPr>
            </w:rPrChange>
          </w:rPr>
          <w:commentReference w:id="123"/>
        </w:r>
        <w:r w:rsidRPr="009A222F" w:rsidDel="004D1313">
          <w:rPr>
            <w:rFonts w:asciiTheme="majorHAnsi" w:hAnsiTheme="majorHAnsi" w:cstheme="majorHAnsi"/>
            <w:rPrChange w:id="126" w:author="Ezzati, Majid" w:date="2019-12-17T20:25:00Z">
              <w:rPr/>
            </w:rPrChange>
          </w:rPr>
          <w:delText xml:space="preserve"> </w:delText>
        </w:r>
      </w:del>
      <w:r w:rsidRPr="009A222F">
        <w:rPr>
          <w:rFonts w:asciiTheme="majorHAnsi" w:hAnsiTheme="majorHAnsi" w:cstheme="majorHAnsi"/>
          <w:rPrChange w:id="127" w:author="Ezzati, Majid" w:date="2019-12-17T20:25:00Z">
            <w:rPr/>
          </w:rPrChange>
        </w:rPr>
        <w:t>the rise in deaths from injuries associated with a rising global temperatures triggered by climate change.</w:t>
      </w:r>
    </w:p>
    <w:p w14:paraId="00000009" w14:textId="4E1B5CAF" w:rsidR="009A7988" w:rsidRPr="009A222F" w:rsidRDefault="004E10F1">
      <w:pPr>
        <w:rPr>
          <w:rFonts w:asciiTheme="majorHAnsi" w:hAnsiTheme="majorHAnsi" w:cstheme="majorHAnsi"/>
          <w:rPrChange w:id="128" w:author="Ezzati, Majid" w:date="2019-12-17T20:25:00Z">
            <w:rPr/>
          </w:rPrChange>
        </w:rPr>
      </w:pPr>
      <w:r w:rsidRPr="009A222F">
        <w:rPr>
          <w:rFonts w:asciiTheme="majorHAnsi" w:hAnsiTheme="majorHAnsi" w:cstheme="majorHAnsi"/>
          <w:rPrChange w:id="129" w:author="Ezzati, Majid" w:date="2019-12-17T20:25:00Z">
            <w:rPr/>
          </w:rPrChange>
        </w:rPr>
        <w:t>Most of the additional deaths</w:t>
      </w:r>
      <w:r w:rsidRPr="009A222F">
        <w:rPr>
          <w:rFonts w:asciiTheme="majorHAnsi" w:eastAsia="Times New Roman" w:hAnsiTheme="majorHAnsi" w:cstheme="majorHAnsi"/>
          <w:color w:val="000000"/>
          <w:rPrChange w:id="130" w:author="Ezzati, Majid" w:date="2019-12-17T20:25:00Z">
            <w:rPr>
              <w:rFonts w:ascii="Times New Roman" w:eastAsia="Times New Roman" w:hAnsi="Times New Roman" w:cs="Times New Roman"/>
              <w:color w:val="000000"/>
            </w:rPr>
          </w:rPrChange>
        </w:rPr>
        <w:t xml:space="preserve"> seen during times of unusual temperature rises</w:t>
      </w:r>
      <w:r w:rsidRPr="009A222F">
        <w:rPr>
          <w:rFonts w:asciiTheme="majorHAnsi" w:hAnsiTheme="majorHAnsi" w:cstheme="majorHAnsi"/>
          <w:rPrChange w:id="131" w:author="Ezzati, Majid" w:date="2019-12-17T20:25:00Z">
            <w:rPr/>
          </w:rPrChange>
        </w:rPr>
        <w:t xml:space="preserve"> were among</w:t>
      </w:r>
      <w:ins w:id="132" w:author="Ezzati, Majid" w:date="2019-12-18T05:50:00Z">
        <w:r w:rsidR="00543CC6">
          <w:rPr>
            <w:rFonts w:asciiTheme="majorHAnsi" w:hAnsiTheme="majorHAnsi" w:cstheme="majorHAnsi"/>
          </w:rPr>
          <w:t xml:space="preserve"> young</w:t>
        </w:r>
      </w:ins>
      <w:r w:rsidRPr="009A222F">
        <w:rPr>
          <w:rFonts w:asciiTheme="majorHAnsi" w:hAnsiTheme="majorHAnsi" w:cstheme="majorHAnsi"/>
          <w:rPrChange w:id="133" w:author="Ezzati, Majid" w:date="2019-12-17T20:25:00Z">
            <w:rPr/>
          </w:rPrChange>
        </w:rPr>
        <w:t xml:space="preserve"> men, and caused by transport accidents</w:t>
      </w:r>
      <w:del w:id="134" w:author="Ezzati, Majid" w:date="2019-12-17T19:05:00Z">
        <w:r w:rsidRPr="009A222F" w:rsidDel="006566D7">
          <w:rPr>
            <w:rFonts w:asciiTheme="majorHAnsi" w:hAnsiTheme="majorHAnsi" w:cstheme="majorHAnsi"/>
            <w:rPrChange w:id="135" w:author="Ezzati, Majid" w:date="2019-12-17T20:25:00Z">
              <w:rPr/>
            </w:rPrChange>
          </w:rPr>
          <w:delText xml:space="preserve"> and</w:delText>
        </w:r>
      </w:del>
      <w:ins w:id="136" w:author="Ezzati, Majid" w:date="2019-12-17T19:05:00Z">
        <w:r w:rsidR="006566D7" w:rsidRPr="009A222F">
          <w:rPr>
            <w:rFonts w:asciiTheme="majorHAnsi" w:hAnsiTheme="majorHAnsi" w:cstheme="majorHAnsi"/>
          </w:rPr>
          <w:t>,</w:t>
        </w:r>
      </w:ins>
      <w:r w:rsidRPr="009A222F">
        <w:rPr>
          <w:rFonts w:asciiTheme="majorHAnsi" w:hAnsiTheme="majorHAnsi" w:cstheme="majorHAnsi"/>
          <w:rPrChange w:id="137" w:author="Ezzati, Majid" w:date="2019-12-17T20:25:00Z">
            <w:rPr/>
          </w:rPrChange>
        </w:rPr>
        <w:t xml:space="preserve"> drowning, </w:t>
      </w:r>
      <w:ins w:id="138" w:author="Ezzati, Majid" w:date="2019-12-17T19:05:00Z">
        <w:r w:rsidR="006566D7" w:rsidRPr="009A222F">
          <w:rPr>
            <w:rFonts w:asciiTheme="majorHAnsi" w:hAnsiTheme="majorHAnsi" w:cstheme="majorHAnsi"/>
          </w:rPr>
          <w:t xml:space="preserve">suicides and </w:t>
        </w:r>
        <w:commentRangeStart w:id="139"/>
        <w:r w:rsidR="006566D7" w:rsidRPr="009A222F">
          <w:rPr>
            <w:rFonts w:asciiTheme="majorHAnsi" w:hAnsiTheme="majorHAnsi" w:cstheme="majorHAnsi"/>
          </w:rPr>
          <w:t xml:space="preserve">violence </w:t>
        </w:r>
        <w:commentRangeEnd w:id="139"/>
        <w:r w:rsidR="006566D7" w:rsidRPr="009A222F">
          <w:rPr>
            <w:rStyle w:val="CommentReference"/>
            <w:rFonts w:asciiTheme="majorHAnsi" w:hAnsiTheme="majorHAnsi" w:cstheme="majorHAnsi"/>
            <w:sz w:val="22"/>
            <w:szCs w:val="22"/>
            <w:rPrChange w:id="140" w:author="Ezzati, Majid" w:date="2019-12-17T20:25:00Z">
              <w:rPr>
                <w:rStyle w:val="CommentReference"/>
              </w:rPr>
            </w:rPrChange>
          </w:rPr>
          <w:commentReference w:id="139"/>
        </w:r>
      </w:ins>
      <w:r w:rsidRPr="009A222F">
        <w:rPr>
          <w:rFonts w:asciiTheme="majorHAnsi" w:hAnsiTheme="majorHAnsi" w:cstheme="majorHAnsi"/>
          <w:rPrChange w:id="141" w:author="Ezzati, Majid" w:date="2019-12-17T20:25:00Z">
            <w:rPr/>
          </w:rPrChange>
        </w:rPr>
        <w:t xml:space="preserve">explained Professor Majid Ezzati, senior author from </w:t>
      </w:r>
      <w:commentRangeStart w:id="142"/>
      <w:r w:rsidRPr="009A222F">
        <w:rPr>
          <w:rFonts w:asciiTheme="majorHAnsi" w:hAnsiTheme="majorHAnsi" w:cstheme="majorHAnsi"/>
          <w:rPrChange w:id="143" w:author="Ezzati, Majid" w:date="2019-12-17T20:25:00Z">
            <w:rPr/>
          </w:rPrChange>
        </w:rPr>
        <w:t xml:space="preserve">the Abdul Latif Jameel Institute for Disease and Emergency Analytics </w:t>
      </w:r>
      <w:commentRangeEnd w:id="142"/>
      <w:r w:rsidR="00A7557B" w:rsidRPr="009A222F">
        <w:rPr>
          <w:rStyle w:val="CommentReference"/>
          <w:rFonts w:asciiTheme="majorHAnsi" w:hAnsiTheme="majorHAnsi" w:cstheme="majorHAnsi"/>
          <w:sz w:val="22"/>
          <w:szCs w:val="22"/>
          <w:rPrChange w:id="144" w:author="Ezzati, Majid" w:date="2019-12-17T20:25:00Z">
            <w:rPr>
              <w:rStyle w:val="CommentReference"/>
            </w:rPr>
          </w:rPrChange>
        </w:rPr>
        <w:commentReference w:id="142"/>
      </w:r>
      <w:r w:rsidRPr="009A222F">
        <w:rPr>
          <w:rFonts w:asciiTheme="majorHAnsi" w:hAnsiTheme="majorHAnsi" w:cstheme="majorHAnsi"/>
          <w:rPrChange w:id="145" w:author="Ezzati, Majid" w:date="2019-12-17T20:25:00Z">
            <w:rPr/>
          </w:rPrChange>
        </w:rPr>
        <w:t xml:space="preserve">at Imperial College London. “These predictions suggest we </w:t>
      </w:r>
      <w:del w:id="146" w:author="Ezzati, Majid" w:date="2019-12-17T18:59:00Z">
        <w:r w:rsidRPr="009A222F" w:rsidDel="006566D7">
          <w:rPr>
            <w:rFonts w:asciiTheme="majorHAnsi" w:hAnsiTheme="majorHAnsi" w:cstheme="majorHAnsi"/>
            <w:rPrChange w:id="147" w:author="Ezzati, Majid" w:date="2019-12-17T20:25:00Z">
              <w:rPr/>
            </w:rPrChange>
          </w:rPr>
          <w:delText xml:space="preserve">could </w:delText>
        </w:r>
      </w:del>
      <w:ins w:id="148" w:author="Ezzati, Majid" w:date="2019-12-17T18:59:00Z">
        <w:r w:rsidR="006566D7" w:rsidRPr="009A222F">
          <w:rPr>
            <w:rFonts w:asciiTheme="majorHAnsi" w:hAnsiTheme="majorHAnsi" w:cstheme="majorHAnsi"/>
          </w:rPr>
          <w:t>should expect to</w:t>
        </w:r>
        <w:r w:rsidR="006566D7" w:rsidRPr="009A222F">
          <w:rPr>
            <w:rFonts w:asciiTheme="majorHAnsi" w:hAnsiTheme="majorHAnsi" w:cstheme="majorHAnsi"/>
            <w:rPrChange w:id="149" w:author="Ezzati, Majid" w:date="2019-12-17T20:25:00Z">
              <w:rPr/>
            </w:rPrChange>
          </w:rPr>
          <w:t xml:space="preserve"> </w:t>
        </w:r>
      </w:ins>
      <w:r w:rsidRPr="009A222F">
        <w:rPr>
          <w:rFonts w:asciiTheme="majorHAnsi" w:hAnsiTheme="majorHAnsi" w:cstheme="majorHAnsi"/>
          <w:rPrChange w:id="150" w:author="Ezzati, Majid" w:date="2019-12-17T20:25:00Z">
            <w:rPr/>
          </w:rPrChange>
        </w:rPr>
        <w:t xml:space="preserve">see more deaths from </w:t>
      </w:r>
      <w:del w:id="151" w:author="Ezzati, Majid" w:date="2019-12-17T18:59:00Z">
        <w:r w:rsidRPr="009A222F" w:rsidDel="006566D7">
          <w:rPr>
            <w:rFonts w:asciiTheme="majorHAnsi" w:hAnsiTheme="majorHAnsi" w:cstheme="majorHAnsi"/>
            <w:rPrChange w:id="152" w:author="Ezzati, Majid" w:date="2019-12-17T20:25:00Z">
              <w:rPr/>
            </w:rPrChange>
          </w:rPr>
          <w:delText>road traffic</w:delText>
        </w:r>
      </w:del>
      <w:ins w:id="153" w:author="Ezzati, Majid" w:date="2019-12-17T18:59:00Z">
        <w:r w:rsidR="006566D7" w:rsidRPr="009A222F">
          <w:rPr>
            <w:rFonts w:asciiTheme="majorHAnsi" w:hAnsiTheme="majorHAnsi" w:cstheme="majorHAnsi"/>
          </w:rPr>
          <w:t>t</w:t>
        </w:r>
        <w:commentRangeStart w:id="154"/>
        <w:r w:rsidR="006566D7" w:rsidRPr="009A222F">
          <w:rPr>
            <w:rFonts w:asciiTheme="majorHAnsi" w:hAnsiTheme="majorHAnsi" w:cstheme="majorHAnsi"/>
          </w:rPr>
          <w:t>ransport</w:t>
        </w:r>
      </w:ins>
      <w:r w:rsidRPr="009A222F">
        <w:rPr>
          <w:rFonts w:asciiTheme="majorHAnsi" w:hAnsiTheme="majorHAnsi" w:cstheme="majorHAnsi"/>
          <w:rPrChange w:id="155" w:author="Ezzati, Majid" w:date="2019-12-17T20:25:00Z">
            <w:rPr/>
          </w:rPrChange>
        </w:rPr>
        <w:t xml:space="preserve"> </w:t>
      </w:r>
      <w:proofErr w:type="spellStart"/>
      <w:r w:rsidRPr="009A222F">
        <w:rPr>
          <w:rFonts w:asciiTheme="majorHAnsi" w:hAnsiTheme="majorHAnsi" w:cstheme="majorHAnsi"/>
          <w:rPrChange w:id="156" w:author="Ezzati, Majid" w:date="2019-12-17T20:25:00Z">
            <w:rPr/>
          </w:rPrChange>
        </w:rPr>
        <w:t>accidents</w:t>
      </w:r>
      <w:ins w:id="157" w:author="Mike Capon" w:date="2019-12-18T23:21:00Z">
        <w:r w:rsidR="004D1313">
          <w:rPr>
            <w:rFonts w:asciiTheme="majorHAnsi" w:hAnsiTheme="majorHAnsi" w:cstheme="majorHAnsi"/>
          </w:rPr>
          <w:t>,</w:t>
        </w:r>
      </w:ins>
      <w:del w:id="158" w:author="Mike Capon" w:date="2019-12-18T23:21:00Z">
        <w:r w:rsidRPr="009A222F" w:rsidDel="004D1313">
          <w:rPr>
            <w:rFonts w:asciiTheme="majorHAnsi" w:hAnsiTheme="majorHAnsi" w:cstheme="majorHAnsi"/>
            <w:rPrChange w:id="159" w:author="Ezzati, Majid" w:date="2019-12-17T20:25:00Z">
              <w:rPr/>
            </w:rPrChange>
          </w:rPr>
          <w:delText xml:space="preserve"> and </w:delText>
        </w:r>
      </w:del>
      <w:del w:id="160" w:author="Ezzati, Majid" w:date="2019-12-17T18:59:00Z">
        <w:r w:rsidRPr="009A222F" w:rsidDel="006566D7">
          <w:rPr>
            <w:rFonts w:asciiTheme="majorHAnsi" w:hAnsiTheme="majorHAnsi" w:cstheme="majorHAnsi"/>
            <w:rPrChange w:id="161" w:author="Ezzati, Majid" w:date="2019-12-17T20:25:00Z">
              <w:rPr/>
            </w:rPrChange>
          </w:rPr>
          <w:delText xml:space="preserve">accidental </w:delText>
        </w:r>
      </w:del>
      <w:r w:rsidRPr="009A222F">
        <w:rPr>
          <w:rFonts w:asciiTheme="majorHAnsi" w:hAnsiTheme="majorHAnsi" w:cstheme="majorHAnsi"/>
          <w:rPrChange w:id="162" w:author="Ezzati, Majid" w:date="2019-12-17T20:25:00Z">
            <w:rPr/>
          </w:rPrChange>
        </w:rPr>
        <w:t>drownings</w:t>
      </w:r>
      <w:proofErr w:type="spellEnd"/>
      <w:ins w:id="163" w:author="Ezzati, Majid" w:date="2019-12-17T19:06:00Z">
        <w:r w:rsidR="006566D7" w:rsidRPr="009A222F">
          <w:rPr>
            <w:rFonts w:asciiTheme="majorHAnsi" w:hAnsiTheme="majorHAnsi" w:cstheme="majorHAnsi"/>
          </w:rPr>
          <w:t xml:space="preserve"> and from suicides and violence</w:t>
        </w:r>
      </w:ins>
      <w:commentRangeEnd w:id="154"/>
      <w:ins w:id="164" w:author="Ezzati, Majid" w:date="2019-12-17T20:30:00Z">
        <w:r w:rsidR="00141A4D">
          <w:rPr>
            <w:rStyle w:val="CommentReference"/>
          </w:rPr>
          <w:commentReference w:id="154"/>
        </w:r>
      </w:ins>
      <w:r w:rsidRPr="009A222F">
        <w:rPr>
          <w:rFonts w:asciiTheme="majorHAnsi" w:hAnsiTheme="majorHAnsi" w:cstheme="majorHAnsi"/>
          <w:rPrChange w:id="165" w:author="Ezzati, Majid" w:date="2019-12-17T20:25:00Z">
            <w:rPr/>
          </w:rPrChange>
        </w:rPr>
        <w:t xml:space="preserve"> as temperatures rise.</w:t>
      </w:r>
      <w:ins w:id="166" w:author="Ezzati, Majid" w:date="2019-12-17T19:07:00Z">
        <w:r w:rsidR="006566D7" w:rsidRPr="009A222F">
          <w:rPr>
            <w:rFonts w:asciiTheme="majorHAnsi" w:hAnsiTheme="majorHAnsi" w:cstheme="majorHAnsi"/>
          </w:rPr>
          <w:t xml:space="preserve"> </w:t>
        </w:r>
      </w:ins>
      <w:ins w:id="167" w:author="Ezzati, Majid" w:date="2019-12-17T20:46:00Z">
        <w:r>
          <w:rPr>
            <w:rFonts w:asciiTheme="majorHAnsi" w:hAnsiTheme="majorHAnsi" w:cstheme="majorHAnsi"/>
          </w:rPr>
          <w:t xml:space="preserve">These new results show </w:t>
        </w:r>
      </w:ins>
      <w:ins w:id="168" w:author="Ezzati, Majid" w:date="2019-12-17T20:48:00Z">
        <w:r>
          <w:rPr>
            <w:rFonts w:asciiTheme="majorHAnsi" w:hAnsiTheme="majorHAnsi" w:cstheme="majorHAnsi"/>
          </w:rPr>
          <w:t>how much climate change can affect youn</w:t>
        </w:r>
      </w:ins>
      <w:ins w:id="169" w:author="Ezzati, Majid" w:date="2019-12-18T05:51:00Z">
        <w:r w:rsidR="00543CC6">
          <w:rPr>
            <w:rFonts w:asciiTheme="majorHAnsi" w:hAnsiTheme="majorHAnsi" w:cstheme="majorHAnsi"/>
          </w:rPr>
          <w:t xml:space="preserve">g </w:t>
        </w:r>
      </w:ins>
      <w:ins w:id="170" w:author="Ezzati, Majid" w:date="2019-12-17T20:48:00Z">
        <w:r>
          <w:rPr>
            <w:rFonts w:asciiTheme="majorHAnsi" w:hAnsiTheme="majorHAnsi" w:cstheme="majorHAnsi"/>
          </w:rPr>
          <w:t>adults</w:t>
        </w:r>
      </w:ins>
      <w:ins w:id="171" w:author="Ezzati, Majid" w:date="2019-12-17T20:46:00Z">
        <w:r>
          <w:rPr>
            <w:rFonts w:asciiTheme="majorHAnsi" w:hAnsiTheme="majorHAnsi" w:cstheme="majorHAnsi"/>
          </w:rPr>
          <w:t xml:space="preserve">. </w:t>
        </w:r>
      </w:ins>
      <w:ins w:id="172" w:author="Ezzati, Majid" w:date="2019-12-17T19:08:00Z">
        <w:r w:rsidR="006566D7" w:rsidRPr="009A222F">
          <w:rPr>
            <w:rFonts w:asciiTheme="majorHAnsi" w:hAnsiTheme="majorHAnsi" w:cstheme="majorHAnsi"/>
          </w:rPr>
          <w:t xml:space="preserve">We need to </w:t>
        </w:r>
      </w:ins>
      <w:ins w:id="173" w:author="Ezzati, Majid" w:date="2019-12-17T19:09:00Z">
        <w:r w:rsidR="006566D7" w:rsidRPr="009A222F">
          <w:rPr>
            <w:rFonts w:asciiTheme="majorHAnsi" w:hAnsiTheme="majorHAnsi" w:cstheme="majorHAnsi"/>
          </w:rPr>
          <w:t xml:space="preserve">respond to this threat with better preparedness </w:t>
        </w:r>
        <w:r w:rsidR="00AC1EEA" w:rsidRPr="009A222F">
          <w:rPr>
            <w:rFonts w:asciiTheme="majorHAnsi" w:hAnsiTheme="majorHAnsi" w:cstheme="majorHAnsi"/>
          </w:rPr>
          <w:t>in terms of emergency service</w:t>
        </w:r>
      </w:ins>
      <w:ins w:id="174" w:author="Ezzati, Majid" w:date="2019-12-17T20:45:00Z">
        <w:r w:rsidR="00D464DA">
          <w:rPr>
            <w:rFonts w:asciiTheme="majorHAnsi" w:hAnsiTheme="majorHAnsi" w:cstheme="majorHAnsi"/>
          </w:rPr>
          <w:t>s, social support</w:t>
        </w:r>
      </w:ins>
      <w:ins w:id="175" w:author="Ezzati, Majid" w:date="2019-12-17T19:10:00Z">
        <w:r w:rsidR="00AC1EEA" w:rsidRPr="009A222F">
          <w:rPr>
            <w:rFonts w:asciiTheme="majorHAnsi" w:hAnsiTheme="majorHAnsi" w:cstheme="majorHAnsi"/>
          </w:rPr>
          <w:t xml:space="preserve"> and</w:t>
        </w:r>
      </w:ins>
      <w:ins w:id="176" w:author="Ezzati, Majid" w:date="2019-12-17T19:09:00Z">
        <w:r w:rsidR="00AC1EEA" w:rsidRPr="00141A4D">
          <w:rPr>
            <w:rFonts w:asciiTheme="majorHAnsi" w:hAnsiTheme="majorHAnsi" w:cstheme="majorHAnsi"/>
          </w:rPr>
          <w:t xml:space="preserve"> </w:t>
        </w:r>
      </w:ins>
      <w:ins w:id="177" w:author="Ezzati, Majid" w:date="2019-12-17T19:10:00Z">
        <w:r w:rsidR="00AC1EEA" w:rsidRPr="00141A4D">
          <w:rPr>
            <w:rFonts w:asciiTheme="majorHAnsi" w:hAnsiTheme="majorHAnsi" w:cstheme="majorHAnsi"/>
          </w:rPr>
          <w:t>health warnings</w:t>
        </w:r>
      </w:ins>
      <w:del w:id="178" w:author="Ezzati, Majid" w:date="2019-12-17T19:06:00Z">
        <w:r w:rsidRPr="009A222F" w:rsidDel="006566D7">
          <w:rPr>
            <w:rFonts w:asciiTheme="majorHAnsi" w:hAnsiTheme="majorHAnsi" w:cstheme="majorHAnsi"/>
            <w:rPrChange w:id="179" w:author="Ezzati, Majid" w:date="2019-12-17T20:25:00Z">
              <w:rPr/>
            </w:rPrChange>
          </w:rPr>
          <w:delText xml:space="preserve"> Most of the</w:delText>
        </w:r>
        <w:r w:rsidRPr="009A222F" w:rsidDel="006566D7">
          <w:rPr>
            <w:rFonts w:asciiTheme="majorHAnsi" w:eastAsia="Times New Roman" w:hAnsiTheme="majorHAnsi" w:cstheme="majorHAnsi"/>
            <w:color w:val="000000"/>
            <w:rPrChange w:id="180" w:author="Ezzati, Majid" w:date="2019-12-17T20:25:00Z">
              <w:rPr>
                <w:rFonts w:ascii="Times New Roman" w:eastAsia="Times New Roman" w:hAnsi="Times New Roman" w:cs="Times New Roman"/>
                <w:color w:val="000000"/>
              </w:rPr>
            </w:rPrChange>
          </w:rPr>
          <w:delText xml:space="preserve"> additional injury-related</w:delText>
        </w:r>
        <w:r w:rsidRPr="009A222F" w:rsidDel="006566D7">
          <w:rPr>
            <w:rFonts w:asciiTheme="majorHAnsi" w:hAnsiTheme="majorHAnsi" w:cstheme="majorHAnsi"/>
            <w:rPrChange w:id="181" w:author="Ezzati, Majid" w:date="2019-12-17T20:25:00Z">
              <w:rPr/>
            </w:rPrChange>
          </w:rPr>
          <w:delText xml:space="preserve"> deaths</w:delText>
        </w:r>
        <w:r w:rsidRPr="009A222F" w:rsidDel="006566D7">
          <w:rPr>
            <w:rFonts w:asciiTheme="majorHAnsi" w:eastAsia="Times New Roman" w:hAnsiTheme="majorHAnsi" w:cstheme="majorHAnsi"/>
            <w:color w:val="000000"/>
            <w:rPrChange w:id="182" w:author="Ezzati, Majid" w:date="2019-12-17T20:25:00Z">
              <w:rPr>
                <w:rFonts w:ascii="Times New Roman" w:eastAsia="Times New Roman" w:hAnsi="Times New Roman" w:cs="Times New Roman"/>
                <w:color w:val="000000"/>
              </w:rPr>
            </w:rPrChange>
          </w:rPr>
          <w:delText xml:space="preserve"> that we see when temperatures rise</w:delText>
        </w:r>
        <w:r w:rsidRPr="009A222F" w:rsidDel="006566D7">
          <w:rPr>
            <w:rFonts w:asciiTheme="majorHAnsi" w:hAnsiTheme="majorHAnsi" w:cstheme="majorHAnsi"/>
            <w:rPrChange w:id="183" w:author="Ezzati, Majid" w:date="2019-12-17T20:25:00Z">
              <w:rPr/>
            </w:rPrChange>
          </w:rPr>
          <w:delText xml:space="preserve"> </w:delText>
        </w:r>
        <w:r w:rsidRPr="009A222F" w:rsidDel="006566D7">
          <w:rPr>
            <w:rFonts w:asciiTheme="majorHAnsi" w:eastAsia="Times New Roman" w:hAnsiTheme="majorHAnsi" w:cstheme="majorHAnsi"/>
            <w:color w:val="000000"/>
            <w:rPrChange w:id="184" w:author="Ezzati, Majid" w:date="2019-12-17T20:25:00Z">
              <w:rPr>
                <w:rFonts w:ascii="Times New Roman" w:eastAsia="Times New Roman" w:hAnsi="Times New Roman" w:cs="Times New Roman"/>
                <w:color w:val="000000"/>
              </w:rPr>
            </w:rPrChange>
          </w:rPr>
          <w:delText>a</w:delText>
        </w:r>
        <w:r w:rsidRPr="009A222F" w:rsidDel="006566D7">
          <w:rPr>
            <w:rFonts w:asciiTheme="majorHAnsi" w:hAnsiTheme="majorHAnsi" w:cstheme="majorHAnsi"/>
            <w:rPrChange w:id="185" w:author="Ezzati, Majid" w:date="2019-12-17T20:25:00Z">
              <w:rPr/>
            </w:rPrChange>
          </w:rPr>
          <w:delText>re among men, and previous studies have linked summer-time road and drowning deaths to increased alcohol consumption, as well as reduced driving performance. Targeted campaigns and interventions, warning people</w:delText>
        </w:r>
        <w:r w:rsidRPr="009A222F" w:rsidDel="006566D7">
          <w:rPr>
            <w:rFonts w:asciiTheme="majorHAnsi" w:eastAsia="Times New Roman" w:hAnsiTheme="majorHAnsi" w:cstheme="majorHAnsi"/>
            <w:color w:val="000000"/>
            <w:rPrChange w:id="186" w:author="Ezzati, Majid" w:date="2019-12-17T20:25:00Z">
              <w:rPr>
                <w:rFonts w:ascii="Times New Roman" w:eastAsia="Times New Roman" w:hAnsi="Times New Roman" w:cs="Times New Roman"/>
                <w:color w:val="000000"/>
              </w:rPr>
            </w:rPrChange>
          </w:rPr>
          <w:delText xml:space="preserve"> about driving and swimming safely and</w:delText>
        </w:r>
        <w:r w:rsidRPr="009A222F" w:rsidDel="006566D7">
          <w:rPr>
            <w:rFonts w:asciiTheme="majorHAnsi" w:hAnsiTheme="majorHAnsi" w:cstheme="majorHAnsi"/>
            <w:rPrChange w:id="187" w:author="Ezzati, Majid" w:date="2019-12-17T20:25:00Z">
              <w:rPr/>
            </w:rPrChange>
          </w:rPr>
          <w:delText xml:space="preserve"> the dangers of </w:delText>
        </w:r>
        <w:r w:rsidRPr="009A222F" w:rsidDel="006566D7">
          <w:rPr>
            <w:rFonts w:asciiTheme="majorHAnsi" w:eastAsia="Times New Roman" w:hAnsiTheme="majorHAnsi" w:cstheme="majorHAnsi"/>
            <w:color w:val="000000"/>
            <w:rPrChange w:id="188" w:author="Ezzati, Majid" w:date="2019-12-17T20:25:00Z">
              <w:rPr>
                <w:rFonts w:ascii="Times New Roman" w:eastAsia="Times New Roman" w:hAnsi="Times New Roman" w:cs="Times New Roman"/>
                <w:color w:val="000000"/>
              </w:rPr>
            </w:rPrChange>
          </w:rPr>
          <w:delText>drinking too much</w:delText>
        </w:r>
        <w:r w:rsidRPr="009A222F" w:rsidDel="006566D7">
          <w:rPr>
            <w:rFonts w:asciiTheme="majorHAnsi" w:hAnsiTheme="majorHAnsi" w:cstheme="majorHAnsi"/>
            <w:rPrChange w:id="189" w:author="Ezzati, Majid" w:date="2019-12-17T20:25:00Z">
              <w:rPr/>
            </w:rPrChange>
          </w:rPr>
          <w:delText>, could help save lives as temperatures rise.</w:delText>
        </w:r>
      </w:del>
      <w:r w:rsidRPr="009A222F">
        <w:rPr>
          <w:rFonts w:asciiTheme="majorHAnsi" w:hAnsiTheme="majorHAnsi" w:cstheme="majorHAnsi"/>
          <w:rPrChange w:id="190" w:author="Ezzati, Majid" w:date="2019-12-17T20:25:00Z">
            <w:rPr/>
          </w:rPrChange>
        </w:rPr>
        <w:t xml:space="preserve">” </w:t>
      </w:r>
    </w:p>
    <w:p w14:paraId="0000000A" w14:textId="23C1A2ED" w:rsidR="009A7988" w:rsidRPr="009A222F" w:rsidRDefault="004E10F1">
      <w:pPr>
        <w:rPr>
          <w:rFonts w:asciiTheme="majorHAnsi" w:hAnsiTheme="majorHAnsi" w:cstheme="majorHAnsi"/>
          <w:rPrChange w:id="191" w:author="Ezzati, Majid" w:date="2019-12-17T20:25:00Z">
            <w:rPr/>
          </w:rPrChange>
        </w:rPr>
      </w:pPr>
      <w:r w:rsidRPr="009A222F">
        <w:rPr>
          <w:rFonts w:asciiTheme="majorHAnsi" w:hAnsiTheme="majorHAnsi" w:cstheme="majorHAnsi"/>
          <w:rPrChange w:id="192" w:author="Ezzati, Majid" w:date="2019-12-17T20:25:00Z">
            <w:rPr/>
          </w:rPrChange>
        </w:rPr>
        <w:t xml:space="preserve">In the research, the team used data from the National Center for Health Statistics to calculate the number of deaths from injuries between 1980 and 2017. This revealed </w:t>
      </w:r>
      <w:del w:id="193" w:author="Ezzati, Majid" w:date="2019-12-18T05:52:00Z">
        <w:r w:rsidRPr="009A222F" w:rsidDel="00543CC6">
          <w:rPr>
            <w:rFonts w:asciiTheme="majorHAnsi" w:hAnsiTheme="majorHAnsi" w:cstheme="majorHAnsi"/>
            <w:rPrChange w:id="194" w:author="Ezzati, Majid" w:date="2019-12-17T20:25:00Z">
              <w:rPr/>
            </w:rPrChange>
          </w:rPr>
          <w:delText>4,145,963</w:delText>
        </w:r>
      </w:del>
      <w:ins w:id="195" w:author="Ezzati, Majid" w:date="2019-12-18T05:52:00Z">
        <w:r w:rsidR="00543CC6">
          <w:rPr>
            <w:rFonts w:asciiTheme="majorHAnsi" w:hAnsiTheme="majorHAnsi" w:cstheme="majorHAnsi"/>
          </w:rPr>
          <w:t>4.1 million</w:t>
        </w:r>
      </w:ins>
      <w:r w:rsidRPr="009A222F">
        <w:rPr>
          <w:rFonts w:asciiTheme="majorHAnsi" w:hAnsiTheme="majorHAnsi" w:cstheme="majorHAnsi"/>
          <w:rPrChange w:id="196" w:author="Ezzati, Majid" w:date="2019-12-17T20:25:00Z">
            <w:rPr/>
          </w:rPrChange>
        </w:rPr>
        <w:t xml:space="preserve"> boys and men died from an injury during this </w:t>
      </w:r>
      <w:del w:id="197" w:author="Ezzati, Majid" w:date="2019-12-17T20:14:00Z">
        <w:r w:rsidRPr="009A222F" w:rsidDel="009A222F">
          <w:rPr>
            <w:rFonts w:asciiTheme="majorHAnsi" w:hAnsiTheme="majorHAnsi" w:cstheme="majorHAnsi"/>
            <w:rPrChange w:id="198" w:author="Ezzati, Majid" w:date="2019-12-17T20:25:00Z">
              <w:rPr/>
            </w:rPrChange>
          </w:rPr>
          <w:delText>17</w:delText>
        </w:r>
      </w:del>
      <w:ins w:id="199" w:author="Ezzati, Majid" w:date="2019-12-17T20:14:00Z">
        <w:r w:rsidR="009A222F" w:rsidRPr="009A222F">
          <w:rPr>
            <w:rFonts w:asciiTheme="majorHAnsi" w:hAnsiTheme="majorHAnsi" w:cstheme="majorHAnsi"/>
          </w:rPr>
          <w:t>3</w:t>
        </w:r>
      </w:ins>
      <w:ins w:id="200" w:author="Ezzati, Majid" w:date="2019-12-18T05:52:00Z">
        <w:r w:rsidR="00543CC6">
          <w:rPr>
            <w:rFonts w:asciiTheme="majorHAnsi" w:hAnsiTheme="majorHAnsi" w:cstheme="majorHAnsi"/>
          </w:rPr>
          <w:t>8</w:t>
        </w:r>
      </w:ins>
      <w:r w:rsidRPr="009A222F">
        <w:rPr>
          <w:rFonts w:asciiTheme="majorHAnsi" w:hAnsiTheme="majorHAnsi" w:cstheme="majorHAnsi"/>
          <w:rPrChange w:id="201" w:author="Ezzati, Majid" w:date="2019-12-17T20:25:00Z">
            <w:rPr/>
          </w:rPrChange>
        </w:rPr>
        <w:t xml:space="preserve">-year period, and </w:t>
      </w:r>
      <w:del w:id="202" w:author="Ezzati, Majid" w:date="2019-12-18T05:52:00Z">
        <w:r w:rsidRPr="009A222F" w:rsidDel="00543CC6">
          <w:rPr>
            <w:rFonts w:asciiTheme="majorHAnsi" w:hAnsiTheme="majorHAnsi" w:cstheme="majorHAnsi"/>
            <w:rPrChange w:id="203" w:author="Ezzati, Majid" w:date="2019-12-17T20:25:00Z">
              <w:rPr/>
            </w:rPrChange>
          </w:rPr>
          <w:delText>1,825, 817</w:delText>
        </w:r>
      </w:del>
      <w:ins w:id="204" w:author="Ezzati, Majid" w:date="2019-12-18T05:52:00Z">
        <w:r w:rsidR="00543CC6">
          <w:rPr>
            <w:rFonts w:asciiTheme="majorHAnsi" w:hAnsiTheme="majorHAnsi" w:cstheme="majorHAnsi"/>
          </w:rPr>
          <w:t>1.8 million</w:t>
        </w:r>
      </w:ins>
      <w:r w:rsidRPr="009A222F">
        <w:rPr>
          <w:rFonts w:asciiTheme="majorHAnsi" w:hAnsiTheme="majorHAnsi" w:cstheme="majorHAnsi"/>
          <w:rPrChange w:id="205" w:author="Ezzati, Majid" w:date="2019-12-17T20:25:00Z">
            <w:rPr/>
          </w:rPrChange>
        </w:rPr>
        <w:t xml:space="preserve"> girls and women died from an injury. Transport, falls, drownings, assault and suicide accounted for the majority of these deaths.</w:t>
      </w:r>
    </w:p>
    <w:p w14:paraId="0000000B" w14:textId="07B15483" w:rsidR="009A7988" w:rsidRPr="009A222F" w:rsidDel="00FB559C" w:rsidRDefault="004E10F1">
      <w:pPr>
        <w:rPr>
          <w:del w:id="206" w:author="Mike Capon" w:date="2019-12-18T23:41:00Z"/>
          <w:rFonts w:asciiTheme="majorHAnsi" w:hAnsiTheme="majorHAnsi" w:cstheme="majorHAnsi"/>
          <w:rPrChange w:id="207" w:author="Ezzati, Majid" w:date="2019-12-17T20:25:00Z">
            <w:rPr>
              <w:del w:id="208" w:author="Mike Capon" w:date="2019-12-18T23:41:00Z"/>
            </w:rPr>
          </w:rPrChange>
        </w:rPr>
      </w:pPr>
      <w:commentRangeStart w:id="209"/>
      <w:del w:id="210" w:author="Mike Capon" w:date="2019-12-18T23:41:00Z">
        <w:r w:rsidRPr="009A222F" w:rsidDel="00FB559C">
          <w:rPr>
            <w:rFonts w:asciiTheme="majorHAnsi" w:hAnsiTheme="majorHAnsi" w:cstheme="majorHAnsi"/>
            <w:rPrChange w:id="211" w:author="Ezzati, Majid" w:date="2019-12-17T20:25:00Z">
              <w:rPr/>
            </w:rPrChange>
          </w:rPr>
          <w:delText xml:space="preserve">The data revealed </w:delText>
        </w:r>
        <w:commentRangeStart w:id="212"/>
        <w:r w:rsidRPr="009A222F" w:rsidDel="00FB559C">
          <w:rPr>
            <w:rFonts w:asciiTheme="majorHAnsi" w:hAnsiTheme="majorHAnsi" w:cstheme="majorHAnsi"/>
            <w:rPrChange w:id="213" w:author="Ezzati, Majid" w:date="2019-12-17T20:25:00Z">
              <w:rPr/>
            </w:rPrChange>
          </w:rPr>
          <w:delText>a</w:delText>
        </w:r>
        <w:commentRangeStart w:id="214"/>
        <w:r w:rsidRPr="009A222F" w:rsidDel="00FB559C">
          <w:rPr>
            <w:rFonts w:asciiTheme="majorHAnsi" w:hAnsiTheme="majorHAnsi" w:cstheme="majorHAnsi"/>
            <w:rPrChange w:id="215" w:author="Ezzati, Majid" w:date="2019-12-17T20:25:00Z">
              <w:rPr/>
            </w:rPrChange>
          </w:rPr>
          <w:delText>ge-standardised</w:delText>
        </w:r>
        <w:commentRangeEnd w:id="212"/>
        <w:r w:rsidR="00AC1EEA" w:rsidRPr="009A222F" w:rsidDel="00FB559C">
          <w:rPr>
            <w:rStyle w:val="CommentReference"/>
            <w:rFonts w:asciiTheme="majorHAnsi" w:hAnsiTheme="majorHAnsi" w:cstheme="majorHAnsi"/>
            <w:sz w:val="22"/>
            <w:szCs w:val="22"/>
            <w:rPrChange w:id="216" w:author="Ezzati, Majid" w:date="2019-12-17T20:25:00Z">
              <w:rPr>
                <w:rStyle w:val="CommentReference"/>
              </w:rPr>
            </w:rPrChange>
          </w:rPr>
          <w:commentReference w:id="212"/>
        </w:r>
        <w:r w:rsidRPr="009A222F" w:rsidDel="00FB559C">
          <w:rPr>
            <w:rFonts w:asciiTheme="majorHAnsi" w:hAnsiTheme="majorHAnsi" w:cstheme="majorHAnsi"/>
            <w:rPrChange w:id="217" w:author="Ezzati, Majid" w:date="2019-12-17T20:25:00Z">
              <w:rPr/>
            </w:rPrChange>
          </w:rPr>
          <w:delText xml:space="preserve"> </w:delText>
        </w:r>
      </w:del>
      <w:ins w:id="218" w:author="Ezzati, Majid" w:date="2019-12-17T20:14:00Z">
        <w:del w:id="219" w:author="Mike Capon" w:date="2019-12-18T23:41:00Z">
          <w:r w:rsidR="009A222F" w:rsidRPr="009A222F" w:rsidDel="00FB559C">
            <w:rPr>
              <w:rFonts w:asciiTheme="majorHAnsi" w:hAnsiTheme="majorHAnsi" w:cstheme="majorHAnsi"/>
            </w:rPr>
            <w:delText xml:space="preserve">after we account for </w:delText>
          </w:r>
        </w:del>
      </w:ins>
      <w:ins w:id="220" w:author="Ezzati, Majid" w:date="2019-12-17T20:15:00Z">
        <w:del w:id="221" w:author="Mike Capon" w:date="2019-12-18T23:41:00Z">
          <w:r w:rsidR="009A222F" w:rsidRPr="009A222F" w:rsidDel="00FB559C">
            <w:rPr>
              <w:rFonts w:asciiTheme="majorHAnsi" w:hAnsiTheme="majorHAnsi" w:cstheme="majorHAnsi"/>
            </w:rPr>
            <w:delText>the population getting older over time,</w:delText>
          </w:r>
          <w:commentRangeEnd w:id="214"/>
          <w:r w:rsidR="009A222F" w:rsidRPr="009A222F" w:rsidDel="00FB559C">
            <w:rPr>
              <w:rStyle w:val="CommentReference"/>
              <w:rFonts w:asciiTheme="majorHAnsi" w:hAnsiTheme="majorHAnsi" w:cstheme="majorHAnsi"/>
              <w:sz w:val="22"/>
              <w:szCs w:val="22"/>
              <w:rPrChange w:id="222" w:author="Ezzati, Majid" w:date="2019-12-17T20:25:00Z">
                <w:rPr>
                  <w:rStyle w:val="CommentReference"/>
                </w:rPr>
              </w:rPrChange>
            </w:rPr>
            <w:commentReference w:id="214"/>
          </w:r>
        </w:del>
      </w:ins>
      <w:ins w:id="223" w:author="Ezzati, Majid" w:date="2019-12-17T20:14:00Z">
        <w:del w:id="224" w:author="Mike Capon" w:date="2019-12-18T23:41:00Z">
          <w:r w:rsidR="009A222F" w:rsidRPr="009A222F" w:rsidDel="00FB559C">
            <w:rPr>
              <w:rFonts w:asciiTheme="majorHAnsi" w:hAnsiTheme="majorHAnsi" w:cstheme="majorHAnsi"/>
            </w:rPr>
            <w:delText xml:space="preserve"> </w:delText>
          </w:r>
        </w:del>
      </w:ins>
      <w:del w:id="225" w:author="Mike Capon" w:date="2019-12-18T23:41:00Z">
        <w:r w:rsidRPr="009A222F" w:rsidDel="00FB559C">
          <w:rPr>
            <w:rFonts w:asciiTheme="majorHAnsi" w:hAnsiTheme="majorHAnsi" w:cstheme="majorHAnsi"/>
            <w:rPrChange w:id="226" w:author="Ezzati, Majid" w:date="2019-12-17T20:25:00Z">
              <w:rPr/>
            </w:rPrChange>
          </w:rPr>
          <w:delText xml:space="preserve">death </w:delText>
        </w:r>
      </w:del>
      <w:ins w:id="227" w:author="Ezzati, Majid" w:date="2019-12-18T05:53:00Z">
        <w:del w:id="228" w:author="Mike Capon" w:date="2019-12-18T23:41:00Z">
          <w:r w:rsidR="00543CC6" w:rsidDel="00FB559C">
            <w:rPr>
              <w:rFonts w:asciiTheme="majorHAnsi" w:hAnsiTheme="majorHAnsi" w:cstheme="majorHAnsi"/>
            </w:rPr>
            <w:delText>the</w:delText>
          </w:r>
          <w:r w:rsidR="00543CC6" w:rsidRPr="009A222F" w:rsidDel="00FB559C">
            <w:rPr>
              <w:rFonts w:asciiTheme="majorHAnsi" w:hAnsiTheme="majorHAnsi" w:cstheme="majorHAnsi"/>
              <w:rPrChange w:id="229" w:author="Ezzati, Majid" w:date="2019-12-17T20:25:00Z">
                <w:rPr/>
              </w:rPrChange>
            </w:rPr>
            <w:delText xml:space="preserve"> </w:delText>
          </w:r>
        </w:del>
      </w:ins>
      <w:del w:id="230" w:author="Mike Capon" w:date="2019-12-18T23:41:00Z">
        <w:r w:rsidRPr="009A222F" w:rsidDel="00FB559C">
          <w:rPr>
            <w:rFonts w:asciiTheme="majorHAnsi" w:hAnsiTheme="majorHAnsi" w:cstheme="majorHAnsi"/>
            <w:rPrChange w:id="231" w:author="Ezzati, Majid" w:date="2019-12-17T20:25:00Z">
              <w:rPr/>
            </w:rPrChange>
          </w:rPr>
          <w:delText>rates</w:delText>
        </w:r>
      </w:del>
      <w:ins w:id="232" w:author="Ezzati, Majid" w:date="2019-12-18T05:53:00Z">
        <w:del w:id="233" w:author="Mike Capon" w:date="2019-12-18T23:41:00Z">
          <w:r w:rsidR="00543CC6" w:rsidDel="00FB559C">
            <w:rPr>
              <w:rFonts w:asciiTheme="majorHAnsi" w:hAnsiTheme="majorHAnsi" w:cstheme="majorHAnsi"/>
            </w:rPr>
            <w:delText xml:space="preserve"> of dying</w:delText>
          </w:r>
        </w:del>
      </w:ins>
      <w:del w:id="234" w:author="Mike Capon" w:date="2019-12-18T23:41:00Z">
        <w:r w:rsidRPr="009A222F" w:rsidDel="00FB559C">
          <w:rPr>
            <w:rFonts w:asciiTheme="majorHAnsi" w:hAnsiTheme="majorHAnsi" w:cstheme="majorHAnsi"/>
            <w:rPrChange w:id="235" w:author="Ezzati, Majid" w:date="2019-12-17T20:25:00Z">
              <w:rPr/>
            </w:rPrChange>
          </w:rPr>
          <w:delText xml:space="preserve"> from transport, drowning and assault declined over this 17</w:delText>
        </w:r>
      </w:del>
      <w:ins w:id="236" w:author="Ezzati, Majid" w:date="2019-12-17T20:14:00Z">
        <w:del w:id="237" w:author="Mike Capon" w:date="2019-12-18T23:41:00Z">
          <w:r w:rsidR="009A222F" w:rsidRPr="009A222F" w:rsidDel="00FB559C">
            <w:rPr>
              <w:rFonts w:asciiTheme="majorHAnsi" w:hAnsiTheme="majorHAnsi" w:cstheme="majorHAnsi"/>
            </w:rPr>
            <w:delText>3</w:delText>
          </w:r>
        </w:del>
      </w:ins>
      <w:ins w:id="238" w:author="Ezzati, Majid" w:date="2019-12-18T05:53:00Z">
        <w:del w:id="239" w:author="Mike Capon" w:date="2019-12-18T23:41:00Z">
          <w:r w:rsidR="00543CC6" w:rsidDel="00FB559C">
            <w:rPr>
              <w:rFonts w:asciiTheme="majorHAnsi" w:hAnsiTheme="majorHAnsi" w:cstheme="majorHAnsi"/>
            </w:rPr>
            <w:delText>8</w:delText>
          </w:r>
        </w:del>
      </w:ins>
      <w:del w:id="240" w:author="Mike Capon" w:date="2019-12-18T23:41:00Z">
        <w:r w:rsidRPr="009A222F" w:rsidDel="00FB559C">
          <w:rPr>
            <w:rFonts w:asciiTheme="majorHAnsi" w:hAnsiTheme="majorHAnsi" w:cstheme="majorHAnsi"/>
            <w:rPrChange w:id="241" w:author="Ezzati, Majid" w:date="2019-12-17T20:25:00Z">
              <w:rPr/>
            </w:rPrChange>
          </w:rPr>
          <w:delText xml:space="preserve">-year period, although deaths from assault have recently increased. Deaths from suicide initially fell, but they too </w:delText>
        </w:r>
        <w:commentRangeStart w:id="242"/>
        <w:r w:rsidRPr="009A222F" w:rsidDel="00FB559C">
          <w:rPr>
            <w:rFonts w:asciiTheme="majorHAnsi" w:hAnsiTheme="majorHAnsi" w:cstheme="majorHAnsi"/>
            <w:rPrChange w:id="243" w:author="Ezzati, Majid" w:date="2019-12-17T20:25:00Z">
              <w:rPr/>
            </w:rPrChange>
          </w:rPr>
          <w:delText>have shown a recent rise.</w:delText>
        </w:r>
        <w:commentRangeEnd w:id="242"/>
        <w:r w:rsidR="00543CC6" w:rsidDel="00FB559C">
          <w:rPr>
            <w:rStyle w:val="CommentReference"/>
          </w:rPr>
          <w:commentReference w:id="242"/>
        </w:r>
      </w:del>
    </w:p>
    <w:p w14:paraId="0000000C" w14:textId="11C33771" w:rsidR="009A7988" w:rsidRPr="009A222F" w:rsidDel="00FB559C" w:rsidRDefault="004E10F1">
      <w:pPr>
        <w:rPr>
          <w:del w:id="244" w:author="Mike Capon" w:date="2019-12-18T23:41:00Z"/>
          <w:rFonts w:asciiTheme="majorHAnsi" w:hAnsiTheme="majorHAnsi" w:cstheme="majorHAnsi"/>
          <w:rPrChange w:id="245" w:author="Ezzati, Majid" w:date="2019-12-17T20:25:00Z">
            <w:rPr>
              <w:del w:id="246" w:author="Mike Capon" w:date="2019-12-18T23:41:00Z"/>
            </w:rPr>
          </w:rPrChange>
        </w:rPr>
      </w:pPr>
      <w:del w:id="247" w:author="Mike Capon" w:date="2019-12-18T23:41:00Z">
        <w:r w:rsidRPr="009A222F" w:rsidDel="00FB559C">
          <w:rPr>
            <w:rFonts w:asciiTheme="majorHAnsi" w:hAnsiTheme="majorHAnsi" w:cstheme="majorHAnsi"/>
            <w:rPrChange w:id="248" w:author="Ezzati, Majid" w:date="2019-12-17T20:25:00Z">
              <w:rPr/>
            </w:rPrChange>
          </w:rPr>
          <w:delText>T</w:delText>
        </w:r>
        <w:commentRangeStart w:id="249"/>
        <w:r w:rsidRPr="009A222F" w:rsidDel="00FB559C">
          <w:rPr>
            <w:rFonts w:asciiTheme="majorHAnsi" w:hAnsiTheme="majorHAnsi" w:cstheme="majorHAnsi"/>
            <w:rPrChange w:id="250" w:author="Ezzati, Majid" w:date="2019-12-17T20:25:00Z">
              <w:rPr/>
            </w:rPrChange>
          </w:rPr>
          <w:delText>he team then analysed temperature over this 17</w:delText>
        </w:r>
      </w:del>
      <w:ins w:id="251" w:author="Ezzati, Majid" w:date="2019-12-17T20:14:00Z">
        <w:del w:id="252" w:author="Mike Capon" w:date="2019-12-18T23:41:00Z">
          <w:r w:rsidR="009A222F" w:rsidRPr="009A222F" w:rsidDel="00FB559C">
            <w:rPr>
              <w:rFonts w:asciiTheme="majorHAnsi" w:hAnsiTheme="majorHAnsi" w:cstheme="majorHAnsi"/>
            </w:rPr>
            <w:delText>3</w:delText>
          </w:r>
        </w:del>
      </w:ins>
      <w:ins w:id="253" w:author="Ezzati, Majid" w:date="2019-12-18T05:52:00Z">
        <w:del w:id="254" w:author="Mike Capon" w:date="2019-12-18T23:41:00Z">
          <w:r w:rsidR="00543CC6" w:rsidDel="00FB559C">
            <w:rPr>
              <w:rFonts w:asciiTheme="majorHAnsi" w:hAnsiTheme="majorHAnsi" w:cstheme="majorHAnsi"/>
            </w:rPr>
            <w:delText>8</w:delText>
          </w:r>
        </w:del>
      </w:ins>
      <w:del w:id="255" w:author="Mike Capon" w:date="2019-12-18T23:41:00Z">
        <w:r w:rsidRPr="009A222F" w:rsidDel="00FB559C">
          <w:rPr>
            <w:rFonts w:asciiTheme="majorHAnsi" w:hAnsiTheme="majorHAnsi" w:cstheme="majorHAnsi"/>
            <w:rPrChange w:id="256" w:author="Ezzati, Majid" w:date="2019-12-17T20:25:00Z">
              <w:rPr/>
            </w:rPrChange>
          </w:rPr>
          <w:delText xml:space="preserve">-year period for each </w:delText>
        </w:r>
      </w:del>
      <w:ins w:id="257" w:author="Ezzati, Majid" w:date="2019-12-17T20:15:00Z">
        <w:del w:id="258" w:author="Mike Capon" w:date="2019-12-18T23:41:00Z">
          <w:r w:rsidR="009A222F" w:rsidRPr="009A222F" w:rsidDel="00FB559C">
            <w:rPr>
              <w:rFonts w:asciiTheme="majorHAnsi" w:hAnsiTheme="majorHAnsi" w:cstheme="majorHAnsi"/>
            </w:rPr>
            <w:delText xml:space="preserve">month in each </w:delText>
          </w:r>
        </w:del>
      </w:ins>
      <w:del w:id="259" w:author="Mike Capon" w:date="2019-12-18T23:41:00Z">
        <w:r w:rsidRPr="009A222F" w:rsidDel="00FB559C">
          <w:rPr>
            <w:rFonts w:asciiTheme="majorHAnsi" w:hAnsiTheme="majorHAnsi" w:cstheme="majorHAnsi"/>
            <w:rPrChange w:id="260" w:author="Ezzati, Majid" w:date="2019-12-17T20:25:00Z">
              <w:rPr/>
            </w:rPrChange>
          </w:rPr>
          <w:delText>state and county, and tracked unusual, anomalous temperature</w:delText>
        </w:r>
      </w:del>
      <w:ins w:id="261" w:author="Ezzati, Majid" w:date="2019-12-17T20:15:00Z">
        <w:del w:id="262" w:author="Mike Capon" w:date="2019-12-18T23:41:00Z">
          <w:r w:rsidR="009A222F" w:rsidRPr="009A222F" w:rsidDel="00FB559C">
            <w:rPr>
              <w:rFonts w:asciiTheme="majorHAnsi" w:hAnsiTheme="majorHAnsi" w:cstheme="majorHAnsi"/>
            </w:rPr>
            <w:delText>s</w:delText>
          </w:r>
        </w:del>
      </w:ins>
      <w:del w:id="263" w:author="Mike Capon" w:date="2019-12-18T23:41:00Z">
        <w:r w:rsidRPr="009A222F" w:rsidDel="00FB559C">
          <w:rPr>
            <w:rFonts w:asciiTheme="majorHAnsi" w:hAnsiTheme="majorHAnsi" w:cstheme="majorHAnsi"/>
            <w:rPrChange w:id="264" w:author="Ezzati, Majid" w:date="2019-12-17T20:25:00Z">
              <w:rPr/>
            </w:rPrChange>
          </w:rPr>
          <w:delText xml:space="preserve"> increases for each month</w:delText>
        </w:r>
      </w:del>
      <w:ins w:id="265" w:author="Ezzati, Majid" w:date="2019-12-17T20:16:00Z">
        <w:del w:id="266" w:author="Mike Capon" w:date="2019-12-18T23:41:00Z">
          <w:r w:rsidR="009A222F" w:rsidRPr="009A222F" w:rsidDel="00FB559C">
            <w:rPr>
              <w:rFonts w:asciiTheme="majorHAnsi" w:hAnsiTheme="majorHAnsi" w:cstheme="majorHAnsi"/>
            </w:rPr>
            <w:delText>, which are months that are colder or warmer than what people are used to</w:delText>
          </w:r>
        </w:del>
      </w:ins>
      <w:del w:id="267" w:author="Mike Capon" w:date="2019-12-18T23:41:00Z">
        <w:r w:rsidRPr="009A222F" w:rsidDel="00FB559C">
          <w:rPr>
            <w:rFonts w:asciiTheme="majorHAnsi" w:hAnsiTheme="majorHAnsi" w:cstheme="majorHAnsi"/>
            <w:rPrChange w:id="268" w:author="Ezzati, Majid" w:date="2019-12-17T20:25:00Z">
              <w:rPr/>
            </w:rPrChange>
          </w:rPr>
          <w:delText>.</w:delText>
        </w:r>
        <w:commentRangeEnd w:id="249"/>
        <w:r w:rsidR="00543CC6" w:rsidDel="00FB559C">
          <w:rPr>
            <w:rStyle w:val="CommentReference"/>
          </w:rPr>
          <w:commentReference w:id="249"/>
        </w:r>
        <w:r w:rsidRPr="009A222F" w:rsidDel="00FB559C">
          <w:rPr>
            <w:rFonts w:asciiTheme="majorHAnsi" w:hAnsiTheme="majorHAnsi" w:cstheme="majorHAnsi"/>
            <w:rPrChange w:id="269" w:author="Ezzati, Majid" w:date="2019-12-17T20:25:00Z">
              <w:rPr/>
            </w:rPrChange>
          </w:rPr>
          <w:delText xml:space="preserve"> </w:delText>
        </w:r>
      </w:del>
      <w:commentRangeEnd w:id="209"/>
      <w:r w:rsidR="00FB559C">
        <w:rPr>
          <w:rStyle w:val="CommentReference"/>
        </w:rPr>
        <w:commentReference w:id="209"/>
      </w:r>
    </w:p>
    <w:p w14:paraId="0000000D" w14:textId="0FEC3CBF" w:rsidR="009A7988" w:rsidRPr="009A222F" w:rsidRDefault="004E10F1" w:rsidP="009A222F">
      <w:pPr>
        <w:rPr>
          <w:rFonts w:asciiTheme="majorHAnsi" w:hAnsiTheme="majorHAnsi" w:cstheme="majorHAnsi"/>
          <w:rPrChange w:id="270" w:author="Ezzati, Majid" w:date="2019-12-17T20:25:00Z">
            <w:rPr/>
          </w:rPrChange>
        </w:rPr>
      </w:pPr>
      <w:r w:rsidRPr="009A222F">
        <w:rPr>
          <w:rFonts w:asciiTheme="majorHAnsi" w:hAnsiTheme="majorHAnsi" w:cstheme="majorHAnsi"/>
          <w:rPrChange w:id="271" w:author="Ezzati, Majid" w:date="2019-12-17T20:25:00Z">
            <w:rPr/>
          </w:rPrChange>
        </w:rPr>
        <w:t xml:space="preserve">Using a statistical model, the researchers then calculated the number of additional deaths from injuries caused by unusual </w:t>
      </w:r>
      <w:del w:id="272" w:author="Ezzati, Majid" w:date="2019-12-17T20:16:00Z">
        <w:r w:rsidRPr="009A222F" w:rsidDel="009A222F">
          <w:rPr>
            <w:rFonts w:asciiTheme="majorHAnsi" w:hAnsiTheme="majorHAnsi" w:cstheme="majorHAnsi"/>
            <w:rPrChange w:id="273" w:author="Ezzati, Majid" w:date="2019-12-17T20:25:00Z">
              <w:rPr/>
            </w:rPrChange>
          </w:rPr>
          <w:delText xml:space="preserve">rises </w:delText>
        </w:r>
      </w:del>
      <w:ins w:id="274" w:author="Ezzati, Majid" w:date="2019-12-17T20:16:00Z">
        <w:r w:rsidR="009A222F" w:rsidRPr="009A222F">
          <w:rPr>
            <w:rFonts w:asciiTheme="majorHAnsi" w:hAnsiTheme="majorHAnsi" w:cstheme="majorHAnsi"/>
          </w:rPr>
          <w:t>fluctuations</w:t>
        </w:r>
        <w:r w:rsidR="009A222F" w:rsidRPr="009A222F">
          <w:rPr>
            <w:rFonts w:asciiTheme="majorHAnsi" w:hAnsiTheme="majorHAnsi" w:cstheme="majorHAnsi"/>
            <w:rPrChange w:id="275" w:author="Ezzati, Majid" w:date="2019-12-17T20:25:00Z">
              <w:rPr/>
            </w:rPrChange>
          </w:rPr>
          <w:t xml:space="preserve"> </w:t>
        </w:r>
      </w:ins>
      <w:r w:rsidRPr="009A222F">
        <w:rPr>
          <w:rFonts w:asciiTheme="majorHAnsi" w:hAnsiTheme="majorHAnsi" w:cstheme="majorHAnsi"/>
          <w:rPrChange w:id="276" w:author="Ezzati, Majid" w:date="2019-12-17T20:25:00Z">
            <w:rPr/>
          </w:rPrChange>
        </w:rPr>
        <w:t>in temperature</w:t>
      </w:r>
      <w:ins w:id="277" w:author="Ezzati, Majid" w:date="2019-12-17T20:16:00Z">
        <w:r w:rsidR="009A222F" w:rsidRPr="009A222F">
          <w:rPr>
            <w:rFonts w:asciiTheme="majorHAnsi" w:hAnsiTheme="majorHAnsi" w:cstheme="majorHAnsi"/>
          </w:rPr>
          <w:t xml:space="preserve"> in different months of the year</w:t>
        </w:r>
      </w:ins>
      <w:r w:rsidRPr="009A222F">
        <w:rPr>
          <w:rFonts w:asciiTheme="majorHAnsi" w:hAnsiTheme="majorHAnsi" w:cstheme="majorHAnsi"/>
          <w:rPrChange w:id="278" w:author="Ezzati, Majid" w:date="2019-12-17T20:25:00Z">
            <w:rPr/>
          </w:rPrChange>
        </w:rPr>
        <w:t>.</w:t>
      </w:r>
      <w:moveToRangeStart w:id="279" w:author="Ezzati, Majid" w:date="2019-12-17T20:25:00Z" w:name="move27506730"/>
      <w:moveTo w:id="280" w:author="Ezzati, Majid" w:date="2019-12-17T20:25:00Z">
        <w:r w:rsidR="009A222F" w:rsidRPr="009A222F">
          <w:rPr>
            <w:rFonts w:asciiTheme="majorHAnsi" w:hAnsiTheme="majorHAnsi" w:cstheme="majorHAnsi"/>
            <w:rPrChange w:id="281" w:author="Ezzati, Majid" w:date="2019-12-17T20:25:00Z">
              <w:rPr/>
            </w:rPrChange>
          </w:rPr>
          <w:t xml:space="preserve"> </w:t>
        </w:r>
        <w:del w:id="282" w:author="Ezzati, Majid" w:date="2019-12-17T20:26:00Z">
          <w:r w:rsidR="009A222F" w:rsidRPr="009A222F" w:rsidDel="00141A4D">
            <w:rPr>
              <w:rFonts w:asciiTheme="majorHAnsi" w:hAnsiTheme="majorHAnsi" w:cstheme="majorHAnsi"/>
              <w:rPrChange w:id="283" w:author="Ezzati, Majid" w:date="2019-12-17T20:25:00Z">
                <w:rPr/>
              </w:rPrChange>
            </w:rPr>
            <w:delText>Of these excess deaths in men,</w:delText>
          </w:r>
        </w:del>
      </w:moveTo>
      <w:ins w:id="284" w:author="Ezzati, Majid" w:date="2019-12-17T20:26:00Z">
        <w:r w:rsidR="00141A4D">
          <w:rPr>
            <w:rFonts w:asciiTheme="majorHAnsi" w:hAnsiTheme="majorHAnsi" w:cstheme="majorHAnsi"/>
          </w:rPr>
          <w:t>T</w:t>
        </w:r>
        <w:commentRangeStart w:id="285"/>
        <w:r w:rsidR="00141A4D">
          <w:rPr>
            <w:rFonts w:asciiTheme="majorHAnsi" w:hAnsiTheme="majorHAnsi" w:cstheme="majorHAnsi"/>
          </w:rPr>
          <w:t>he biggest effects of</w:t>
        </w:r>
      </w:ins>
      <w:moveTo w:id="286" w:author="Ezzati, Majid" w:date="2019-12-17T20:25:00Z">
        <w:r w:rsidR="009A222F" w:rsidRPr="009A222F">
          <w:rPr>
            <w:rFonts w:asciiTheme="majorHAnsi" w:eastAsia="Times New Roman" w:hAnsiTheme="majorHAnsi" w:cstheme="majorHAnsi"/>
            <w:color w:val="000000"/>
            <w:rPrChange w:id="287" w:author="Ezzati, Majid" w:date="2019-12-17T20:25:00Z">
              <w:rPr>
                <w:rFonts w:ascii="Times New Roman" w:eastAsia="Times New Roman" w:hAnsi="Times New Roman" w:cs="Times New Roman"/>
                <w:color w:val="000000"/>
              </w:rPr>
            </w:rPrChange>
          </w:rPr>
          <w:t xml:space="preserve"> temperature rises were </w:t>
        </w:r>
        <w:del w:id="288" w:author="Ezzati, Majid" w:date="2019-12-17T20:26:00Z">
          <w:r w:rsidR="009A222F" w:rsidRPr="009A222F" w:rsidDel="00141A4D">
            <w:rPr>
              <w:rFonts w:asciiTheme="majorHAnsi" w:eastAsia="Times New Roman" w:hAnsiTheme="majorHAnsi" w:cstheme="majorHAnsi"/>
              <w:color w:val="000000"/>
              <w:rPrChange w:id="289" w:author="Ezzati, Majid" w:date="2019-12-17T20:25:00Z">
                <w:rPr>
                  <w:rFonts w:ascii="Times New Roman" w:eastAsia="Times New Roman" w:hAnsi="Times New Roman" w:cs="Times New Roman"/>
                  <w:color w:val="000000"/>
                </w:rPr>
              </w:rPrChange>
            </w:rPr>
            <w:delText>associated with the biggest proportional increases in</w:delText>
          </w:r>
        </w:del>
      </w:moveTo>
      <w:ins w:id="290" w:author="Ezzati, Majid" w:date="2019-12-17T20:26:00Z">
        <w:r w:rsidR="00141A4D">
          <w:rPr>
            <w:rFonts w:asciiTheme="majorHAnsi" w:eastAsia="Times New Roman" w:hAnsiTheme="majorHAnsi" w:cstheme="majorHAnsi"/>
            <w:color w:val="000000"/>
          </w:rPr>
          <w:t>on</w:t>
        </w:r>
      </w:ins>
      <w:moveTo w:id="291" w:author="Ezzati, Majid" w:date="2019-12-17T20:25:00Z">
        <w:r w:rsidR="009A222F" w:rsidRPr="009A222F">
          <w:rPr>
            <w:rFonts w:asciiTheme="majorHAnsi" w:hAnsiTheme="majorHAnsi" w:cstheme="majorHAnsi"/>
            <w:rPrChange w:id="292" w:author="Ezzati, Majid" w:date="2019-12-17T20:25:00Z">
              <w:rPr/>
            </w:rPrChange>
          </w:rPr>
          <w:t xml:space="preserve"> deaths from drowning and transport accidents, which the researchers say is due to increased swimming, </w:t>
        </w:r>
      </w:moveTo>
      <w:ins w:id="293" w:author="Ezzati, Majid" w:date="2019-12-17T20:26:00Z">
        <w:r w:rsidR="00141A4D">
          <w:rPr>
            <w:rFonts w:asciiTheme="majorHAnsi" w:hAnsiTheme="majorHAnsi" w:cstheme="majorHAnsi"/>
          </w:rPr>
          <w:t>more driving</w:t>
        </w:r>
      </w:ins>
      <w:ins w:id="294" w:author="Mike Capon" w:date="2019-12-18T23:40:00Z">
        <w:r w:rsidR="00FB559C">
          <w:rPr>
            <w:rFonts w:asciiTheme="majorHAnsi" w:hAnsiTheme="majorHAnsi" w:cstheme="majorHAnsi"/>
          </w:rPr>
          <w:t xml:space="preserve">, and </w:t>
        </w:r>
      </w:ins>
      <w:ins w:id="295" w:author="Ezzati, Majid" w:date="2019-12-17T20:26:00Z">
        <w:r w:rsidR="00141A4D">
          <w:rPr>
            <w:rFonts w:asciiTheme="majorHAnsi" w:hAnsiTheme="majorHAnsi" w:cstheme="majorHAnsi"/>
          </w:rPr>
          <w:t xml:space="preserve"> </w:t>
        </w:r>
      </w:ins>
      <w:ins w:id="296" w:author="Mike Capon" w:date="2019-12-18T23:40:00Z">
        <w:r w:rsidR="00FB559C">
          <w:rPr>
            <w:rFonts w:asciiTheme="majorHAnsi" w:hAnsiTheme="majorHAnsi" w:cstheme="majorHAnsi"/>
          </w:rPr>
          <w:t xml:space="preserve">increased </w:t>
        </w:r>
      </w:ins>
      <w:moveTo w:id="297" w:author="Ezzati, Majid" w:date="2019-12-17T20:25:00Z">
        <w:del w:id="298" w:author="Mike Capon" w:date="2019-12-18T23:40:00Z">
          <w:r w:rsidR="009A222F" w:rsidRPr="009A222F" w:rsidDel="00FB559C">
            <w:rPr>
              <w:rFonts w:asciiTheme="majorHAnsi" w:hAnsiTheme="majorHAnsi" w:cstheme="majorHAnsi"/>
              <w:rPrChange w:id="299" w:author="Ezzati, Majid" w:date="2019-12-17T20:25:00Z">
                <w:rPr/>
              </w:rPrChange>
            </w:rPr>
            <w:delText xml:space="preserve">as well as </w:delText>
          </w:r>
        </w:del>
        <w:r w:rsidR="009A222F" w:rsidRPr="009A222F">
          <w:rPr>
            <w:rFonts w:asciiTheme="majorHAnsi" w:hAnsiTheme="majorHAnsi" w:cstheme="majorHAnsi"/>
            <w:rPrChange w:id="300" w:author="Ezzati, Majid" w:date="2019-12-17T20:25:00Z">
              <w:rPr/>
            </w:rPrChange>
          </w:rPr>
          <w:t>alcohol consumption, in hot temperatures.</w:t>
        </w:r>
      </w:moveTo>
      <w:moveToRangeEnd w:id="279"/>
      <w:commentRangeEnd w:id="285"/>
      <w:r w:rsidR="00141A4D">
        <w:rPr>
          <w:rStyle w:val="CommentReference"/>
        </w:rPr>
        <w:commentReference w:id="285"/>
      </w:r>
    </w:p>
    <w:p w14:paraId="068E47C4" w14:textId="77777777" w:rsidR="003257A6" w:rsidRDefault="004E10F1">
      <w:pPr>
        <w:rPr>
          <w:ins w:id="301" w:author="Mike Capon" w:date="2019-12-19T00:05:00Z"/>
          <w:rFonts w:asciiTheme="majorHAnsi" w:hAnsiTheme="majorHAnsi" w:cstheme="majorHAnsi"/>
        </w:rPr>
      </w:pPr>
      <w:r w:rsidRPr="009A222F">
        <w:rPr>
          <w:rFonts w:asciiTheme="majorHAnsi" w:hAnsiTheme="majorHAnsi" w:cstheme="majorHAnsi"/>
          <w:rPrChange w:id="302" w:author="Ezzati, Majid" w:date="2019-12-17T20:25:00Z">
            <w:rPr/>
          </w:rPrChange>
        </w:rPr>
        <w:t>The researchers then used this model to predict number of additional deaths for an increase in average temperatures of</w:t>
      </w:r>
      <w:commentRangeStart w:id="303"/>
      <w:r w:rsidRPr="009A222F">
        <w:rPr>
          <w:rFonts w:asciiTheme="majorHAnsi" w:hAnsiTheme="majorHAnsi" w:cstheme="majorHAnsi"/>
          <w:rPrChange w:id="304" w:author="Ezzati, Majid" w:date="2019-12-17T20:25:00Z">
            <w:rPr/>
          </w:rPrChange>
        </w:rPr>
        <w:t xml:space="preserve"> 1.5 and 2 Celsius. These are the global temperature rises </w:t>
      </w:r>
      <w:del w:id="305" w:author="Ezzati, Majid" w:date="2019-12-17T20:16:00Z">
        <w:r w:rsidRPr="009A222F" w:rsidDel="009A222F">
          <w:rPr>
            <w:rFonts w:asciiTheme="majorHAnsi" w:hAnsiTheme="majorHAnsi" w:cstheme="majorHAnsi"/>
            <w:rPrChange w:id="306" w:author="Ezzati, Majid" w:date="2019-12-17T20:25:00Z">
              <w:rPr/>
            </w:rPrChange>
          </w:rPr>
          <w:delText xml:space="preserve">predicted </w:delText>
        </w:r>
      </w:del>
      <w:ins w:id="307" w:author="Ezzati, Majid" w:date="2019-12-17T20:16:00Z">
        <w:r w:rsidR="009A222F" w:rsidRPr="009A222F">
          <w:rPr>
            <w:rFonts w:asciiTheme="majorHAnsi" w:hAnsiTheme="majorHAnsi" w:cstheme="majorHAnsi"/>
          </w:rPr>
          <w:t>agreed</w:t>
        </w:r>
        <w:r w:rsidR="009A222F" w:rsidRPr="009A222F">
          <w:rPr>
            <w:rFonts w:asciiTheme="majorHAnsi" w:hAnsiTheme="majorHAnsi" w:cstheme="majorHAnsi"/>
            <w:rPrChange w:id="308" w:author="Ezzati, Majid" w:date="2019-12-17T20:25:00Z">
              <w:rPr/>
            </w:rPrChange>
          </w:rPr>
          <w:t xml:space="preserve"> </w:t>
        </w:r>
      </w:ins>
    </w:p>
    <w:p w14:paraId="0000000E" w14:textId="405B385E" w:rsidR="009A7988" w:rsidRPr="009A222F" w:rsidRDefault="004E10F1">
      <w:pPr>
        <w:rPr>
          <w:rFonts w:asciiTheme="majorHAnsi" w:hAnsiTheme="majorHAnsi" w:cstheme="majorHAnsi"/>
          <w:rPrChange w:id="309" w:author="Ezzati, Majid" w:date="2019-12-17T20:25:00Z">
            <w:rPr/>
          </w:rPrChange>
        </w:rPr>
      </w:pPr>
      <w:r w:rsidRPr="009A222F">
        <w:rPr>
          <w:rFonts w:asciiTheme="majorHAnsi" w:hAnsiTheme="majorHAnsi" w:cstheme="majorHAnsi"/>
          <w:rPrChange w:id="310" w:author="Ezzati, Majid" w:date="2019-12-17T20:25:00Z">
            <w:rPr/>
          </w:rPrChange>
        </w:rPr>
        <w:t>by the Paris Climate Agreement.</w:t>
      </w:r>
      <w:commentRangeEnd w:id="303"/>
      <w:r w:rsidR="00543CC6">
        <w:rPr>
          <w:rStyle w:val="CommentReference"/>
        </w:rPr>
        <w:commentReference w:id="303"/>
      </w:r>
    </w:p>
    <w:p w14:paraId="0000000F" w14:textId="0591B70C" w:rsidR="009A7988" w:rsidRPr="009A222F" w:rsidRDefault="004E10F1">
      <w:pPr>
        <w:rPr>
          <w:rFonts w:asciiTheme="majorHAnsi" w:hAnsiTheme="majorHAnsi" w:cstheme="majorHAnsi"/>
          <w:rPrChange w:id="311" w:author="Ezzati, Majid" w:date="2019-12-17T20:25:00Z">
            <w:rPr/>
          </w:rPrChange>
        </w:rPr>
      </w:pPr>
      <w:r w:rsidRPr="009A222F">
        <w:rPr>
          <w:rFonts w:asciiTheme="majorHAnsi" w:hAnsiTheme="majorHAnsi" w:cstheme="majorHAnsi"/>
          <w:rPrChange w:id="312" w:author="Ezzati, Majid" w:date="2019-12-17T20:25:00Z">
            <w:rPr/>
          </w:rPrChange>
        </w:rPr>
        <w:t xml:space="preserve">The results </w:t>
      </w:r>
      <w:r w:rsidRPr="009A222F">
        <w:rPr>
          <w:rFonts w:asciiTheme="majorHAnsi" w:eastAsia="Times New Roman" w:hAnsiTheme="majorHAnsi" w:cstheme="majorHAnsi"/>
          <w:color w:val="000000"/>
          <w:rPrChange w:id="313" w:author="Ezzati, Majid" w:date="2019-12-17T20:25:00Z">
            <w:rPr>
              <w:rFonts w:ascii="Times New Roman" w:eastAsia="Times New Roman" w:hAnsi="Times New Roman" w:cs="Times New Roman"/>
              <w:color w:val="000000"/>
            </w:rPr>
          </w:rPrChange>
        </w:rPr>
        <w:t>suggest</w:t>
      </w:r>
      <w:r w:rsidRPr="009A222F">
        <w:rPr>
          <w:rFonts w:asciiTheme="majorHAnsi" w:hAnsiTheme="majorHAnsi" w:cstheme="majorHAnsi"/>
          <w:rPrChange w:id="314" w:author="Ezzati, Majid" w:date="2019-12-17T20:25:00Z">
            <w:rPr/>
          </w:rPrChange>
        </w:rPr>
        <w:t xml:space="preserve"> </w:t>
      </w:r>
      <w:del w:id="315" w:author="Ezzati, Majid" w:date="2019-12-17T20:24:00Z">
        <w:r w:rsidRPr="009A222F" w:rsidDel="009A222F">
          <w:rPr>
            <w:rFonts w:asciiTheme="majorHAnsi" w:hAnsiTheme="majorHAnsi" w:cstheme="majorHAnsi"/>
            <w:rPrChange w:id="316" w:author="Ezzati, Majid" w:date="2019-12-17T20:25:00Z">
              <w:rPr/>
            </w:rPrChange>
          </w:rPr>
          <w:delText xml:space="preserve">most </w:delText>
        </w:r>
      </w:del>
      <w:ins w:id="317" w:author="Ezzati, Majid" w:date="2019-12-17T20:24:00Z">
        <w:r w:rsidR="009A222F" w:rsidRPr="009A222F">
          <w:rPr>
            <w:rFonts w:asciiTheme="majorHAnsi" w:hAnsiTheme="majorHAnsi" w:cstheme="majorHAnsi"/>
          </w:rPr>
          <w:t>more than 1,200</w:t>
        </w:r>
        <w:r w:rsidR="009A222F" w:rsidRPr="009A222F">
          <w:rPr>
            <w:rFonts w:asciiTheme="majorHAnsi" w:hAnsiTheme="majorHAnsi" w:cstheme="majorHAnsi"/>
            <w:rPrChange w:id="318" w:author="Ezzati, Majid" w:date="2019-12-17T20:25:00Z">
              <w:rPr/>
            </w:rPrChange>
          </w:rPr>
          <w:t xml:space="preserve"> </w:t>
        </w:r>
      </w:ins>
      <w:r w:rsidRPr="009A222F">
        <w:rPr>
          <w:rFonts w:asciiTheme="majorHAnsi" w:hAnsiTheme="majorHAnsi" w:cstheme="majorHAnsi"/>
          <w:rPrChange w:id="319" w:author="Ezzati, Majid" w:date="2019-12-17T20:25:00Z">
            <w:rPr/>
          </w:rPrChange>
        </w:rPr>
        <w:t>of the 160</w:t>
      </w:r>
      <w:r w:rsidRPr="009A222F">
        <w:rPr>
          <w:rFonts w:asciiTheme="majorHAnsi" w:eastAsia="Times New Roman" w:hAnsiTheme="majorHAnsi" w:cstheme="majorHAnsi"/>
          <w:color w:val="000000"/>
          <w:rPrChange w:id="320" w:author="Ezzati, Majid" w:date="2019-12-17T20:25:00Z">
            <w:rPr>
              <w:rFonts w:ascii="Times New Roman" w:eastAsia="Times New Roman" w:hAnsi="Times New Roman" w:cs="Times New Roman"/>
              <w:color w:val="000000"/>
            </w:rPr>
          </w:rPrChange>
        </w:rPr>
        <w:t>0</w:t>
      </w:r>
      <w:r w:rsidRPr="009A222F">
        <w:rPr>
          <w:rFonts w:asciiTheme="majorHAnsi" w:hAnsiTheme="majorHAnsi" w:cstheme="majorHAnsi"/>
          <w:rPrChange w:id="321" w:author="Ezzati, Majid" w:date="2019-12-17T20:25:00Z">
            <w:rPr/>
          </w:rPrChange>
        </w:rPr>
        <w:t xml:space="preserve"> excess deaths associated with a 1.5 Celsius rise would be in males</w:t>
      </w:r>
      <w:del w:id="322" w:author="Ezzati, Majid" w:date="2019-12-17T20:24:00Z">
        <w:r w:rsidRPr="009A222F" w:rsidDel="009A222F">
          <w:rPr>
            <w:rFonts w:asciiTheme="majorHAnsi" w:hAnsiTheme="majorHAnsi" w:cstheme="majorHAnsi"/>
            <w:rPrChange w:id="323" w:author="Ezzati, Majid" w:date="2019-12-17T20:25:00Z">
              <w:rPr/>
            </w:rPrChange>
          </w:rPr>
          <w:delText xml:space="preserve"> (82 per cent)</w:delText>
        </w:r>
      </w:del>
      <w:r w:rsidRPr="009A222F">
        <w:rPr>
          <w:rFonts w:asciiTheme="majorHAnsi" w:hAnsiTheme="majorHAnsi" w:cstheme="majorHAnsi"/>
          <w:rPrChange w:id="324" w:author="Ezzati, Majid" w:date="2019-12-17T20:25:00Z">
            <w:rPr/>
          </w:rPrChange>
        </w:rPr>
        <w:t>.</w:t>
      </w:r>
      <w:moveFromRangeStart w:id="325" w:author="Ezzati, Majid" w:date="2019-12-17T20:25:00Z" w:name="move27506730"/>
      <w:moveFrom w:id="326" w:author="Ezzati, Majid" w:date="2019-12-17T20:25:00Z">
        <w:r w:rsidRPr="009A222F" w:rsidDel="009A222F">
          <w:rPr>
            <w:rFonts w:asciiTheme="majorHAnsi" w:hAnsiTheme="majorHAnsi" w:cstheme="majorHAnsi"/>
            <w:rPrChange w:id="327" w:author="Ezzati, Majid" w:date="2019-12-17T20:25:00Z">
              <w:rPr/>
            </w:rPrChange>
          </w:rPr>
          <w:t xml:space="preserve"> Of these excess deaths in men,</w:t>
        </w:r>
        <w:r w:rsidRPr="009A222F" w:rsidDel="009A222F">
          <w:rPr>
            <w:rFonts w:asciiTheme="majorHAnsi" w:eastAsia="Times New Roman" w:hAnsiTheme="majorHAnsi" w:cstheme="majorHAnsi"/>
            <w:color w:val="000000"/>
            <w:rPrChange w:id="328" w:author="Ezzati, Majid" w:date="2019-12-17T20:25:00Z">
              <w:rPr>
                <w:rFonts w:ascii="Times New Roman" w:eastAsia="Times New Roman" w:hAnsi="Times New Roman" w:cs="Times New Roman"/>
                <w:color w:val="000000"/>
              </w:rPr>
            </w:rPrChange>
          </w:rPr>
          <w:t xml:space="preserve"> temperature rises were associated with the biggest proportional increases in</w:t>
        </w:r>
        <w:r w:rsidRPr="009A222F" w:rsidDel="009A222F">
          <w:rPr>
            <w:rFonts w:asciiTheme="majorHAnsi" w:hAnsiTheme="majorHAnsi" w:cstheme="majorHAnsi"/>
            <w:rPrChange w:id="329" w:author="Ezzati, Majid" w:date="2019-12-17T20:25:00Z">
              <w:rPr/>
            </w:rPrChange>
          </w:rPr>
          <w:t xml:space="preserve"> deaths from drowning and transport accidents, which the researchers say is due to increased swimming, as well as alcohol consumption, in hot temperatures.</w:t>
        </w:r>
      </w:moveFrom>
      <w:moveFromRangeEnd w:id="325"/>
      <w:r w:rsidRPr="009A222F">
        <w:rPr>
          <w:rFonts w:asciiTheme="majorHAnsi" w:hAnsiTheme="majorHAnsi" w:cstheme="majorHAnsi"/>
          <w:rPrChange w:id="330" w:author="Ezzati, Majid" w:date="2019-12-17T20:25:00Z">
            <w:rPr/>
          </w:rPrChange>
        </w:rPr>
        <w:t xml:space="preserve"> However, among men </w:t>
      </w:r>
      <w:ins w:id="331" w:author="Ezzati, Majid" w:date="2019-12-17T20:27:00Z">
        <w:r w:rsidR="00141A4D">
          <w:rPr>
            <w:rFonts w:asciiTheme="majorHAnsi" w:hAnsiTheme="majorHAnsi" w:cstheme="majorHAnsi"/>
          </w:rPr>
          <w:t xml:space="preserve">and women </w:t>
        </w:r>
      </w:ins>
      <w:del w:id="332" w:author="Ezzati, Majid" w:date="2019-12-17T20:27:00Z">
        <w:r w:rsidRPr="009A222F" w:rsidDel="00141A4D">
          <w:rPr>
            <w:rFonts w:asciiTheme="majorHAnsi" w:hAnsiTheme="majorHAnsi" w:cstheme="majorHAnsi"/>
            <w:rPrChange w:id="333" w:author="Ezzati, Majid" w:date="2019-12-17T20:25:00Z">
              <w:rPr/>
            </w:rPrChange>
          </w:rPr>
          <w:delText xml:space="preserve">over </w:delText>
        </w:r>
      </w:del>
      <w:ins w:id="334" w:author="Ezzati, Majid" w:date="2019-12-17T20:27:00Z">
        <w:r w:rsidR="00141A4D" w:rsidRPr="009A222F">
          <w:rPr>
            <w:rFonts w:asciiTheme="majorHAnsi" w:hAnsiTheme="majorHAnsi" w:cstheme="majorHAnsi"/>
            <w:rPrChange w:id="335" w:author="Ezzati, Majid" w:date="2019-12-17T20:25:00Z">
              <w:rPr/>
            </w:rPrChange>
          </w:rPr>
          <w:t>o</w:t>
        </w:r>
        <w:r w:rsidR="00141A4D">
          <w:rPr>
            <w:rFonts w:asciiTheme="majorHAnsi" w:hAnsiTheme="majorHAnsi" w:cstheme="majorHAnsi"/>
          </w:rPr>
          <w:t>lder</w:t>
        </w:r>
        <w:r w:rsidR="00141A4D" w:rsidRPr="009A222F">
          <w:rPr>
            <w:rFonts w:asciiTheme="majorHAnsi" w:hAnsiTheme="majorHAnsi" w:cstheme="majorHAnsi"/>
            <w:rPrChange w:id="336" w:author="Ezzati, Majid" w:date="2019-12-17T20:25:00Z">
              <w:rPr/>
            </w:rPrChange>
          </w:rPr>
          <w:t xml:space="preserve"> </w:t>
        </w:r>
        <w:r w:rsidR="00141A4D">
          <w:rPr>
            <w:rFonts w:asciiTheme="majorHAnsi" w:hAnsiTheme="majorHAnsi" w:cstheme="majorHAnsi"/>
          </w:rPr>
          <w:t xml:space="preserve">than </w:t>
        </w:r>
      </w:ins>
      <w:commentRangeStart w:id="337"/>
      <w:r w:rsidRPr="009A222F">
        <w:rPr>
          <w:rFonts w:asciiTheme="majorHAnsi" w:hAnsiTheme="majorHAnsi" w:cstheme="majorHAnsi"/>
          <w:rPrChange w:id="338" w:author="Ezzati, Majid" w:date="2019-12-17T20:25:00Z">
            <w:rPr/>
          </w:rPrChange>
        </w:rPr>
        <w:t>85</w:t>
      </w:r>
      <w:commentRangeEnd w:id="337"/>
      <w:ins w:id="339" w:author="Ezzati, Majid" w:date="2019-12-17T20:27:00Z">
        <w:r w:rsidR="00141A4D">
          <w:rPr>
            <w:rFonts w:asciiTheme="majorHAnsi" w:hAnsiTheme="majorHAnsi" w:cstheme="majorHAnsi"/>
          </w:rPr>
          <w:t xml:space="preserve"> years</w:t>
        </w:r>
      </w:ins>
      <w:r w:rsidR="00141A4D">
        <w:rPr>
          <w:rStyle w:val="CommentReference"/>
        </w:rPr>
        <w:commentReference w:id="337"/>
      </w:r>
      <w:r w:rsidRPr="009A222F">
        <w:rPr>
          <w:rFonts w:asciiTheme="majorHAnsi" w:hAnsiTheme="majorHAnsi" w:cstheme="majorHAnsi"/>
          <w:rPrChange w:id="340" w:author="Ezzati, Majid" w:date="2019-12-17T20:25:00Z">
            <w:rPr/>
          </w:rPrChange>
        </w:rPr>
        <w:t xml:space="preserve">, increased temperatures were associated with a reduction in deaths from falls. </w:t>
      </w:r>
    </w:p>
    <w:p w14:paraId="00000010" w14:textId="1B1C25AA" w:rsidR="009A7988" w:rsidRPr="009A222F" w:rsidRDefault="004E10F1">
      <w:pPr>
        <w:rPr>
          <w:rFonts w:asciiTheme="majorHAnsi" w:hAnsiTheme="majorHAnsi" w:cstheme="majorHAnsi"/>
          <w:rPrChange w:id="341" w:author="Ezzati, Majid" w:date="2019-12-17T20:25:00Z">
            <w:rPr/>
          </w:rPrChange>
        </w:rPr>
      </w:pPr>
      <w:r w:rsidRPr="009A222F">
        <w:rPr>
          <w:rFonts w:asciiTheme="majorHAnsi" w:hAnsiTheme="majorHAnsi" w:cstheme="majorHAnsi"/>
          <w:rPrChange w:id="342" w:author="Ezzati, Majid" w:date="2019-12-17T20:25:00Z">
            <w:rPr/>
          </w:rPrChange>
        </w:rPr>
        <w:lastRenderedPageBreak/>
        <w:t xml:space="preserve">There were also rises in </w:t>
      </w:r>
      <w:del w:id="343" w:author="Ezzati, Majid" w:date="2019-12-17T20:27:00Z">
        <w:r w:rsidRPr="009A222F" w:rsidDel="00141A4D">
          <w:rPr>
            <w:rFonts w:asciiTheme="majorHAnsi" w:hAnsiTheme="majorHAnsi" w:cstheme="majorHAnsi"/>
            <w:rPrChange w:id="344" w:author="Ezzati, Majid" w:date="2019-12-17T20:25:00Z">
              <w:rPr/>
            </w:rPrChange>
          </w:rPr>
          <w:delText xml:space="preserve">deaths </w:delText>
        </w:r>
      </w:del>
      <w:ins w:id="345" w:author="Ezzati, Majid" w:date="2019-12-17T20:27:00Z">
        <w:r w:rsidR="00141A4D">
          <w:rPr>
            <w:rFonts w:asciiTheme="majorHAnsi" w:hAnsiTheme="majorHAnsi" w:cstheme="majorHAnsi"/>
          </w:rPr>
          <w:t>risk of dying</w:t>
        </w:r>
        <w:r w:rsidR="00141A4D" w:rsidRPr="009A222F">
          <w:rPr>
            <w:rFonts w:asciiTheme="majorHAnsi" w:hAnsiTheme="majorHAnsi" w:cstheme="majorHAnsi"/>
            <w:rPrChange w:id="346" w:author="Ezzati, Majid" w:date="2019-12-17T20:25:00Z">
              <w:rPr/>
            </w:rPrChange>
          </w:rPr>
          <w:t xml:space="preserve"> </w:t>
        </w:r>
      </w:ins>
      <w:r w:rsidRPr="009A222F">
        <w:rPr>
          <w:rFonts w:asciiTheme="majorHAnsi" w:hAnsiTheme="majorHAnsi" w:cstheme="majorHAnsi"/>
          <w:rPrChange w:id="347" w:author="Ezzati, Majid" w:date="2019-12-17T20:25:00Z">
            <w:rPr/>
          </w:rPrChange>
        </w:rPr>
        <w:t xml:space="preserve">from suicide and assault in </w:t>
      </w:r>
      <w:del w:id="348" w:author="Ezzati, Majid" w:date="2019-12-18T05:57:00Z">
        <w:r w:rsidRPr="009A222F" w:rsidDel="00543CC6">
          <w:rPr>
            <w:rFonts w:asciiTheme="majorHAnsi" w:hAnsiTheme="majorHAnsi" w:cstheme="majorHAnsi"/>
            <w:rPrChange w:id="349" w:author="Ezzati, Majid" w:date="2019-12-17T20:25:00Z">
              <w:rPr/>
            </w:rPrChange>
          </w:rPr>
          <w:delText xml:space="preserve">hot </w:delText>
        </w:r>
      </w:del>
      <w:ins w:id="350" w:author="Ezzati, Majid" w:date="2019-12-18T05:57:00Z">
        <w:r w:rsidR="00543CC6">
          <w:rPr>
            <w:rFonts w:asciiTheme="majorHAnsi" w:hAnsiTheme="majorHAnsi" w:cstheme="majorHAnsi"/>
          </w:rPr>
          <w:t>warmer</w:t>
        </w:r>
        <w:r w:rsidR="00543CC6" w:rsidRPr="009A222F">
          <w:rPr>
            <w:rFonts w:asciiTheme="majorHAnsi" w:hAnsiTheme="majorHAnsi" w:cstheme="majorHAnsi"/>
            <w:rPrChange w:id="351" w:author="Ezzati, Majid" w:date="2019-12-17T20:25:00Z">
              <w:rPr/>
            </w:rPrChange>
          </w:rPr>
          <w:t xml:space="preserve"> </w:t>
        </w:r>
      </w:ins>
      <w:r w:rsidRPr="009A222F">
        <w:rPr>
          <w:rFonts w:asciiTheme="majorHAnsi" w:hAnsiTheme="majorHAnsi" w:cstheme="majorHAnsi"/>
          <w:rPrChange w:id="352" w:author="Ezzati, Majid" w:date="2019-12-17T20:25:00Z">
            <w:rPr/>
          </w:rPrChange>
        </w:rPr>
        <w:t>temperatures, though not as large as those seen for drowning and transport. The rese</w:t>
      </w:r>
      <w:bookmarkStart w:id="353" w:name="_GoBack"/>
      <w:bookmarkEnd w:id="353"/>
      <w:r w:rsidRPr="009A222F">
        <w:rPr>
          <w:rFonts w:asciiTheme="majorHAnsi" w:hAnsiTheme="majorHAnsi" w:cstheme="majorHAnsi"/>
          <w:rPrChange w:id="354" w:author="Ezzati, Majid" w:date="2019-12-17T20:25:00Z">
            <w:rPr/>
          </w:rPrChange>
        </w:rPr>
        <w:t xml:space="preserve">archers say the reasons for these increases </w:t>
      </w:r>
      <w:commentRangeStart w:id="355"/>
      <w:del w:id="356" w:author="Ezzati, Majid" w:date="2019-12-17T20:27:00Z">
        <w:r w:rsidRPr="009A222F" w:rsidDel="00141A4D">
          <w:rPr>
            <w:rFonts w:asciiTheme="majorHAnsi" w:hAnsiTheme="majorHAnsi" w:cstheme="majorHAnsi"/>
            <w:rPrChange w:id="357" w:author="Ezzati, Majid" w:date="2019-12-17T20:25:00Z">
              <w:rPr/>
            </w:rPrChange>
          </w:rPr>
          <w:delText>were unclear</w:delText>
        </w:r>
      </w:del>
      <w:commentRangeEnd w:id="355"/>
      <w:r w:rsidR="00141A4D">
        <w:rPr>
          <w:rStyle w:val="CommentReference"/>
        </w:rPr>
        <w:commentReference w:id="355"/>
      </w:r>
      <w:ins w:id="358" w:author="Ezzati, Majid" w:date="2019-12-17T20:27:00Z">
        <w:r w:rsidR="00141A4D">
          <w:rPr>
            <w:rFonts w:asciiTheme="majorHAnsi" w:hAnsiTheme="majorHAnsi" w:cstheme="majorHAnsi"/>
          </w:rPr>
          <w:t>are not still fully understood</w:t>
        </w:r>
      </w:ins>
      <w:r w:rsidRPr="009A222F">
        <w:rPr>
          <w:rFonts w:asciiTheme="majorHAnsi" w:hAnsiTheme="majorHAnsi" w:cstheme="majorHAnsi"/>
          <w:rPrChange w:id="359" w:author="Ezzati, Majid" w:date="2019-12-17T20:25:00Z">
            <w:rPr/>
          </w:rPrChange>
        </w:rPr>
        <w:t>. One possible explanation could be people spend more time outdoors in hot weather</w:t>
      </w:r>
      <w:ins w:id="360" w:author="Ezzati, Majid" w:date="2019-12-17T20:44:00Z">
        <w:r w:rsidR="00D464DA">
          <w:rPr>
            <w:rFonts w:asciiTheme="majorHAnsi" w:hAnsiTheme="majorHAnsi" w:cstheme="majorHAnsi"/>
          </w:rPr>
          <w:t xml:space="preserve"> with more chance of confrontation,</w:t>
        </w:r>
      </w:ins>
      <w:ins w:id="361" w:author="Ezzati, Majid" w:date="2019-12-17T20:45:00Z">
        <w:r w:rsidR="00D464DA">
          <w:rPr>
            <w:rFonts w:asciiTheme="majorHAnsi" w:hAnsiTheme="majorHAnsi" w:cstheme="majorHAnsi"/>
          </w:rPr>
          <w:t xml:space="preserve"> are more agitated,</w:t>
        </w:r>
      </w:ins>
      <w:r w:rsidRPr="009A222F">
        <w:rPr>
          <w:rFonts w:asciiTheme="majorHAnsi" w:hAnsiTheme="majorHAnsi" w:cstheme="majorHAnsi"/>
          <w:rPrChange w:id="362" w:author="Ezzati, Majid" w:date="2019-12-17T20:25:00Z">
            <w:rPr/>
          </w:rPrChange>
        </w:rPr>
        <w:t xml:space="preserve"> </w:t>
      </w:r>
      <w:del w:id="363" w:author="Ezzati, Majid" w:date="2019-12-17T20:45:00Z">
        <w:r w:rsidRPr="009A222F" w:rsidDel="00D464DA">
          <w:rPr>
            <w:rFonts w:asciiTheme="majorHAnsi" w:hAnsiTheme="majorHAnsi" w:cstheme="majorHAnsi"/>
            <w:rPrChange w:id="364" w:author="Ezzati, Majid" w:date="2019-12-17T20:25:00Z">
              <w:rPr/>
            </w:rPrChange>
          </w:rPr>
          <w:delText xml:space="preserve">– </w:delText>
        </w:r>
      </w:del>
      <w:r w:rsidRPr="009A222F">
        <w:rPr>
          <w:rFonts w:asciiTheme="majorHAnsi" w:hAnsiTheme="majorHAnsi" w:cstheme="majorHAnsi"/>
          <w:rPrChange w:id="365" w:author="Ezzati, Majid" w:date="2019-12-17T20:25:00Z">
            <w:rPr/>
          </w:rPrChange>
        </w:rPr>
        <w:t xml:space="preserve">and </w:t>
      </w:r>
      <w:ins w:id="366" w:author="Ezzati, Majid" w:date="2019-12-17T20:44:00Z">
        <w:r w:rsidR="00D464DA">
          <w:rPr>
            <w:rFonts w:asciiTheme="majorHAnsi" w:hAnsiTheme="majorHAnsi" w:cstheme="majorHAnsi"/>
          </w:rPr>
          <w:t xml:space="preserve">perhaps </w:t>
        </w:r>
      </w:ins>
      <w:r w:rsidRPr="009A222F">
        <w:rPr>
          <w:rFonts w:asciiTheme="majorHAnsi" w:hAnsiTheme="majorHAnsi" w:cstheme="majorHAnsi"/>
          <w:rPrChange w:id="367" w:author="Ezzati, Majid" w:date="2019-12-17T20:25:00Z">
            <w:rPr/>
          </w:rPrChange>
        </w:rPr>
        <w:t xml:space="preserve">drink more alcohol, leading to increased number of assaults. </w:t>
      </w:r>
      <w:del w:id="368" w:author="Ezzati, Majid" w:date="2019-12-18T05:57:00Z">
        <w:r w:rsidRPr="009A222F" w:rsidDel="00543CC6">
          <w:rPr>
            <w:rFonts w:asciiTheme="majorHAnsi" w:hAnsiTheme="majorHAnsi" w:cstheme="majorHAnsi"/>
            <w:rPrChange w:id="369" w:author="Ezzati, Majid" w:date="2019-12-17T20:25:00Z">
              <w:rPr/>
            </w:rPrChange>
          </w:rPr>
          <w:delText xml:space="preserve">Previous </w:delText>
        </w:r>
      </w:del>
      <w:ins w:id="370" w:author="Ezzati, Majid" w:date="2019-12-18T05:57:00Z">
        <w:r w:rsidR="00543CC6">
          <w:rPr>
            <w:rFonts w:asciiTheme="majorHAnsi" w:hAnsiTheme="majorHAnsi" w:cstheme="majorHAnsi"/>
          </w:rPr>
          <w:t>regarding suicides, p</w:t>
        </w:r>
        <w:r w:rsidR="00543CC6" w:rsidRPr="009A222F">
          <w:rPr>
            <w:rFonts w:asciiTheme="majorHAnsi" w:hAnsiTheme="majorHAnsi" w:cstheme="majorHAnsi"/>
            <w:rPrChange w:id="371" w:author="Ezzati, Majid" w:date="2019-12-17T20:25:00Z">
              <w:rPr/>
            </w:rPrChange>
          </w:rPr>
          <w:t xml:space="preserve">revious </w:t>
        </w:r>
      </w:ins>
      <w:r w:rsidRPr="009A222F">
        <w:rPr>
          <w:rFonts w:asciiTheme="majorHAnsi" w:hAnsiTheme="majorHAnsi" w:cstheme="majorHAnsi"/>
          <w:rPrChange w:id="372" w:author="Ezzati, Majid" w:date="2019-12-17T20:25:00Z">
            <w:rPr/>
          </w:rPrChange>
        </w:rPr>
        <w:t>research has suggested high temperatures are associated with higher levels of mental distress</w:t>
      </w:r>
      <w:ins w:id="373" w:author="Ezzati, Majid" w:date="2019-12-17T20:45:00Z">
        <w:r w:rsidR="00D464DA">
          <w:rPr>
            <w:rFonts w:asciiTheme="majorHAnsi" w:hAnsiTheme="majorHAnsi" w:cstheme="majorHAnsi"/>
          </w:rPr>
          <w:t>, especially</w:t>
        </w:r>
      </w:ins>
      <w:r w:rsidRPr="009A222F">
        <w:rPr>
          <w:rFonts w:asciiTheme="majorHAnsi" w:hAnsiTheme="majorHAnsi" w:cstheme="majorHAnsi"/>
          <w:rPrChange w:id="374" w:author="Ezzati, Majid" w:date="2019-12-17T20:25:00Z">
            <w:rPr/>
          </w:rPrChange>
        </w:rPr>
        <w:t xml:space="preserve"> in young people.</w:t>
      </w:r>
    </w:p>
    <w:p w14:paraId="00000011" w14:textId="72BA48E3" w:rsidR="009A7988" w:rsidRPr="009A222F" w:rsidRDefault="004E10F1">
      <w:pPr>
        <w:rPr>
          <w:rFonts w:asciiTheme="majorHAnsi" w:hAnsiTheme="majorHAnsi" w:cstheme="majorHAnsi"/>
          <w:rPrChange w:id="375" w:author="Ezzati, Majid" w:date="2019-12-17T20:25:00Z">
            <w:rPr/>
          </w:rPrChange>
        </w:rPr>
      </w:pPr>
      <w:r w:rsidRPr="009A222F">
        <w:rPr>
          <w:rFonts w:asciiTheme="majorHAnsi" w:hAnsiTheme="majorHAnsi" w:cstheme="majorHAnsi"/>
          <w:rPrChange w:id="376" w:author="Ezzati, Majid" w:date="2019-12-17T20:25:00Z">
            <w:rPr/>
          </w:rPrChange>
        </w:rPr>
        <w:t xml:space="preserve">Dr Robbie Parks, first author from the </w:t>
      </w:r>
      <w:del w:id="377" w:author="Ezzati, Majid" w:date="2019-12-18T05:57:00Z">
        <w:r w:rsidRPr="009A222F" w:rsidDel="00543CC6">
          <w:rPr>
            <w:rFonts w:asciiTheme="majorHAnsi" w:hAnsiTheme="majorHAnsi" w:cstheme="majorHAnsi"/>
            <w:rPrChange w:id="378" w:author="Ezzati, Majid" w:date="2019-12-17T20:25:00Z">
              <w:rPr/>
            </w:rPrChange>
          </w:rPr>
          <w:delText xml:space="preserve">International Research Institute for Climate and Society, at </w:delText>
        </w:r>
      </w:del>
      <w:r w:rsidRPr="009A222F">
        <w:rPr>
          <w:rFonts w:asciiTheme="majorHAnsi" w:hAnsiTheme="majorHAnsi" w:cstheme="majorHAnsi"/>
          <w:rPrChange w:id="379" w:author="Ezzati, Majid" w:date="2019-12-17T20:25:00Z">
            <w:rPr/>
          </w:rPrChange>
        </w:rPr>
        <w:t xml:space="preserve">Columbia </w:t>
      </w:r>
      <w:ins w:id="380" w:author="Ezzati, Majid" w:date="2019-12-18T05:58:00Z">
        <w:r w:rsidR="00543CC6">
          <w:t>Earth Institute</w:t>
        </w:r>
      </w:ins>
      <w:del w:id="381" w:author="Ezzati, Majid" w:date="2019-12-18T05:58:00Z">
        <w:r w:rsidRPr="009A222F" w:rsidDel="00543CC6">
          <w:rPr>
            <w:rFonts w:asciiTheme="majorHAnsi" w:hAnsiTheme="majorHAnsi" w:cstheme="majorHAnsi"/>
            <w:rPrChange w:id="382" w:author="Ezzati, Majid" w:date="2019-12-17T20:25:00Z">
              <w:rPr/>
            </w:rPrChange>
          </w:rPr>
          <w:delText>University</w:delText>
        </w:r>
      </w:del>
      <w:r w:rsidRPr="009A222F">
        <w:rPr>
          <w:rFonts w:asciiTheme="majorHAnsi" w:hAnsiTheme="majorHAnsi" w:cstheme="majorHAnsi"/>
          <w:rPrChange w:id="383" w:author="Ezzati, Majid" w:date="2019-12-17T20:25:00Z">
            <w:rPr/>
          </w:rPrChange>
        </w:rPr>
        <w:t>, said: [ROBBIE PLEASE FEEL FREE TO CHANGE – THIS IS HOLDING QUOTE FROM PAPER] “</w:t>
      </w:r>
      <w:ins w:id="384" w:author="Ezzati, Majid" w:date="2019-12-18T05:58:00Z">
        <w:r w:rsidR="00543CC6" w:rsidRPr="009D1930">
          <w:t>Our work highlights how deaths from injuries</w:t>
        </w:r>
        <w:r w:rsidR="00543CC6">
          <w:t xml:space="preserve"> including </w:t>
        </w:r>
        <w:r w:rsidR="00543CC6" w:rsidRPr="009D1930">
          <w:t xml:space="preserve"> </w:t>
        </w:r>
        <w:r w:rsidR="00543CC6">
          <w:t>assaults, suicides, transport and drowning deaths</w:t>
        </w:r>
        <w:r w:rsidR="00543CC6" w:rsidRPr="009D1930">
          <w:t xml:space="preserve"> </w:t>
        </w:r>
        <w:r w:rsidR="00543CC6">
          <w:t>currently rise with warm</w:t>
        </w:r>
        <w:r w:rsidR="00543CC6" w:rsidRPr="009D1930">
          <w:t xml:space="preserve"> temperature</w:t>
        </w:r>
        <w:r w:rsidR="00543CC6">
          <w:t>, and could also worsen</w:t>
        </w:r>
        <w:r w:rsidR="00543CC6" w:rsidRPr="009D1930">
          <w:t xml:space="preserve"> by rising temperatures resulting</w:t>
        </w:r>
        <w:r w:rsidR="00543CC6">
          <w:t xml:space="preserve"> due to </w:t>
        </w:r>
        <w:r w:rsidR="00543CC6" w:rsidRPr="009D1930">
          <w:t>climate change, unless countered by social and health system infrastructure that mitigate these impacts.</w:t>
        </w:r>
      </w:ins>
      <w:del w:id="385" w:author="Ezzati, Majid" w:date="2019-12-18T05:58:00Z">
        <w:r w:rsidRPr="009A222F" w:rsidDel="00543CC6">
          <w:rPr>
            <w:rFonts w:asciiTheme="majorHAnsi" w:hAnsiTheme="majorHAnsi" w:cstheme="majorHAnsi"/>
            <w:rPrChange w:id="386" w:author="Ezzati, Majid" w:date="2019-12-17T20:25:00Z">
              <w:rPr/>
            </w:rPrChange>
          </w:rPr>
          <w:delText>Our work highlights how deaths from injuries are currently susceptible to temperature anomalies and could also be modified by rising temperatures resulting from climate change, unless countered by social infrastructure and health system infrastructure that mitigate these impacts.</w:delText>
        </w:r>
      </w:del>
      <w:r w:rsidRPr="009A222F">
        <w:rPr>
          <w:rFonts w:asciiTheme="majorHAnsi" w:hAnsiTheme="majorHAnsi" w:cstheme="majorHAnsi"/>
          <w:rPrChange w:id="387" w:author="Ezzati, Majid" w:date="2019-12-17T20:25:00Z">
            <w:rPr/>
          </w:rPrChange>
        </w:rPr>
        <w:t>”</w:t>
      </w:r>
    </w:p>
    <w:p w14:paraId="00000012" w14:textId="77777777" w:rsidR="009A7988" w:rsidRPr="009A222F" w:rsidRDefault="004E10F1">
      <w:pPr>
        <w:rPr>
          <w:rFonts w:asciiTheme="majorHAnsi" w:hAnsiTheme="majorHAnsi" w:cstheme="majorHAnsi"/>
          <w:rPrChange w:id="388" w:author="Ezzati, Majid" w:date="2019-12-17T20:25:00Z">
            <w:rPr/>
          </w:rPrChange>
        </w:rPr>
      </w:pPr>
      <w:r w:rsidRPr="009A222F">
        <w:rPr>
          <w:rFonts w:asciiTheme="majorHAnsi" w:hAnsiTheme="majorHAnsi" w:cstheme="majorHAnsi"/>
          <w:rPrChange w:id="389" w:author="Ezzati, Majid" w:date="2019-12-17T20:25:00Z">
            <w:rPr/>
          </w:rPrChange>
        </w:rPr>
        <w:t xml:space="preserve"> </w:t>
      </w:r>
    </w:p>
    <w:p w14:paraId="00000013" w14:textId="77777777" w:rsidR="009A7988" w:rsidRPr="009A222F" w:rsidRDefault="009A7988">
      <w:pPr>
        <w:rPr>
          <w:rFonts w:asciiTheme="majorHAnsi" w:hAnsiTheme="majorHAnsi" w:cstheme="majorHAnsi"/>
          <w:rPrChange w:id="390" w:author="Ezzati, Majid" w:date="2019-12-17T20:25:00Z">
            <w:rPr/>
          </w:rPrChange>
        </w:rPr>
      </w:pPr>
    </w:p>
    <w:p w14:paraId="00000014" w14:textId="77777777" w:rsidR="009A7988" w:rsidRPr="009A222F" w:rsidRDefault="009A7988">
      <w:pPr>
        <w:rPr>
          <w:rFonts w:asciiTheme="majorHAnsi" w:hAnsiTheme="majorHAnsi" w:cstheme="majorHAnsi"/>
          <w:rPrChange w:id="391" w:author="Ezzati, Majid" w:date="2019-12-17T20:25:00Z">
            <w:rPr/>
          </w:rPrChange>
        </w:rPr>
      </w:pPr>
    </w:p>
    <w:p w14:paraId="00000015" w14:textId="77777777" w:rsidR="009A7988" w:rsidRPr="009A222F" w:rsidRDefault="004E10F1">
      <w:pPr>
        <w:rPr>
          <w:rFonts w:asciiTheme="majorHAnsi" w:hAnsiTheme="majorHAnsi" w:cstheme="majorHAnsi"/>
          <w:rPrChange w:id="392" w:author="Ezzati, Majid" w:date="2019-12-17T20:25:00Z">
            <w:rPr/>
          </w:rPrChange>
        </w:rPr>
      </w:pPr>
      <w:r w:rsidRPr="009A222F">
        <w:rPr>
          <w:rFonts w:asciiTheme="majorHAnsi" w:hAnsiTheme="majorHAnsi" w:cstheme="majorHAnsi"/>
          <w:rPrChange w:id="393" w:author="Ezzati, Majid" w:date="2019-12-17T20:25:00Z">
            <w:rPr/>
          </w:rPrChange>
        </w:rPr>
        <w:t xml:space="preserve"> </w:t>
      </w:r>
    </w:p>
    <w:p w14:paraId="00000016" w14:textId="77777777" w:rsidR="009A7988" w:rsidRPr="009A222F" w:rsidRDefault="009A7988">
      <w:pPr>
        <w:rPr>
          <w:rFonts w:asciiTheme="majorHAnsi" w:hAnsiTheme="majorHAnsi" w:cstheme="majorHAnsi"/>
          <w:rPrChange w:id="394" w:author="Ezzati, Majid" w:date="2019-12-17T20:25:00Z">
            <w:rPr/>
          </w:rPrChange>
        </w:rPr>
      </w:pPr>
    </w:p>
    <w:p w14:paraId="00000017" w14:textId="77777777" w:rsidR="009A7988" w:rsidRPr="009A222F" w:rsidRDefault="004E10F1">
      <w:pPr>
        <w:rPr>
          <w:rFonts w:asciiTheme="majorHAnsi" w:hAnsiTheme="majorHAnsi" w:cstheme="majorHAnsi"/>
          <w:rPrChange w:id="395" w:author="Ezzati, Majid" w:date="2019-12-17T20:25:00Z">
            <w:rPr/>
          </w:rPrChange>
        </w:rPr>
      </w:pPr>
      <w:r w:rsidRPr="009A222F">
        <w:rPr>
          <w:rFonts w:asciiTheme="majorHAnsi" w:hAnsiTheme="majorHAnsi" w:cstheme="majorHAnsi"/>
          <w:rPrChange w:id="396" w:author="Ezzati, Majid" w:date="2019-12-17T20:25:00Z">
            <w:rPr/>
          </w:rPrChange>
        </w:rPr>
        <w:t xml:space="preserve"> </w:t>
      </w:r>
    </w:p>
    <w:sectPr w:rsidR="009A7988" w:rsidRPr="009A222F">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Robbie Parks" w:date="2019-12-19T14:24:00Z" w:initials="RP">
    <w:p w14:paraId="33BFA5C1" w14:textId="46BC168D" w:rsidR="00531CD3" w:rsidRDefault="00531CD3">
      <w:pPr>
        <w:pStyle w:val="CommentText"/>
      </w:pPr>
      <w:r>
        <w:rPr>
          <w:rStyle w:val="CommentReference"/>
        </w:rPr>
        <w:annotationRef/>
      </w:r>
      <w:r>
        <w:t xml:space="preserve">This </w:t>
      </w:r>
    </w:p>
  </w:comment>
  <w:comment w:id="1" w:author="Mike Capon" w:date="2019-12-18T22:54:00Z" w:initials="MC">
    <w:p w14:paraId="32AAD182" w14:textId="668CAEBA" w:rsidR="004636C4" w:rsidRDefault="004636C4">
      <w:pPr>
        <w:pStyle w:val="CommentText"/>
      </w:pPr>
      <w:r>
        <w:rPr>
          <w:rStyle w:val="CommentReference"/>
        </w:rPr>
        <w:annotationRef/>
      </w:r>
      <w:r w:rsidR="007146C4">
        <w:t xml:space="preserve">Flipped this </w:t>
      </w:r>
      <w:r w:rsidR="004A7709">
        <w:t xml:space="preserve">to lead with rising temperatures, as this is better search engine optimised </w:t>
      </w:r>
    </w:p>
  </w:comment>
  <w:comment w:id="11" w:author="Ezzati, Majid" w:date="2019-12-17T17:23:00Z" w:initials="EM">
    <w:p w14:paraId="5D06D824" w14:textId="77777777" w:rsidR="00467472" w:rsidRDefault="00962EA8">
      <w:pPr>
        <w:pStyle w:val="CommentText"/>
        <w:rPr>
          <w:rStyle w:val="CommentReference"/>
        </w:rPr>
      </w:pPr>
      <w:r>
        <w:rPr>
          <w:rStyle w:val="CommentReference"/>
        </w:rPr>
        <w:annotationRef/>
      </w:r>
    </w:p>
    <w:p w14:paraId="485A3DD1" w14:textId="77777777" w:rsidR="0045319D" w:rsidRDefault="0045319D">
      <w:pPr>
        <w:pStyle w:val="CommentText"/>
        <w:rPr>
          <w:rStyle w:val="CommentReference"/>
        </w:rPr>
      </w:pPr>
    </w:p>
    <w:p w14:paraId="3E7EE9B4" w14:textId="00689CF6" w:rsidR="00962EA8" w:rsidRDefault="00962EA8">
      <w:pPr>
        <w:pStyle w:val="CommentText"/>
      </w:pPr>
      <w:r>
        <w:t>t</w:t>
      </w:r>
    </w:p>
  </w:comment>
  <w:comment w:id="21" w:author="Mike Capon" w:date="2019-12-18T23:04:00Z" w:initials="MC">
    <w:p w14:paraId="3F9724C8" w14:textId="2DA8ECF9" w:rsidR="00E0414B" w:rsidRDefault="00E0414B">
      <w:pPr>
        <w:pStyle w:val="CommentText"/>
      </w:pPr>
      <w:r>
        <w:rPr>
          <w:rStyle w:val="CommentReference"/>
        </w:rPr>
        <w:annotationRef/>
      </w:r>
      <w:r>
        <w:t xml:space="preserve">I think it may be better to introduce this concept further down, as otherwise we’ll need to explain here </w:t>
      </w:r>
    </w:p>
  </w:comment>
  <w:comment w:id="27" w:author="Ezzati, Majid" w:date="2019-12-18T06:03:00Z" w:initials="EM">
    <w:p w14:paraId="0DF1D955" w14:textId="4399D8F0" w:rsidR="00D735FD" w:rsidRDefault="00D735FD">
      <w:pPr>
        <w:pStyle w:val="CommentText"/>
      </w:pPr>
      <w:r>
        <w:rPr>
          <w:rStyle w:val="CommentReference"/>
        </w:rPr>
        <w:annotationRef/>
      </w:r>
      <w:r>
        <w:t>Harvard also involved admittedly in smaller role. May be worth it to mention to be collegial even if they will not take part in the release.</w:t>
      </w:r>
    </w:p>
  </w:comment>
  <w:comment w:id="103" w:author="Ezzati, Majid" w:date="2019-12-18T05:53:00Z" w:initials="EM">
    <w:p w14:paraId="52F95721" w14:textId="77777777" w:rsidR="00543CC6" w:rsidRDefault="00543CC6" w:rsidP="00543CC6">
      <w:pPr>
        <w:pStyle w:val="CommentText"/>
      </w:pPr>
      <w:r>
        <w:rPr>
          <w:rStyle w:val="CommentReference"/>
        </w:rPr>
        <w:annotationRef/>
      </w:r>
      <w:r>
        <w:t xml:space="preserve">Repeats earlier although the part about being used </w:t>
      </w:r>
      <w:proofErr w:type="spellStart"/>
      <w:r>
        <w:t>toadded</w:t>
      </w:r>
      <w:proofErr w:type="spellEnd"/>
      <w:r>
        <w:t xml:space="preserve"> here</w:t>
      </w:r>
    </w:p>
  </w:comment>
  <w:comment w:id="123" w:author="Ezzati, Majid" w:date="2019-12-17T18:54:00Z" w:initials="EM">
    <w:p w14:paraId="4884FF35" w14:textId="77777777" w:rsidR="00A7557B" w:rsidRDefault="00A7557B">
      <w:pPr>
        <w:pStyle w:val="CommentText"/>
      </w:pPr>
      <w:r>
        <w:rPr>
          <w:rStyle w:val="CommentReference"/>
        </w:rPr>
        <w:annotationRef/>
      </w:r>
      <w:r>
        <w:t>Prefer a word like picture/envision/deduce/…</w:t>
      </w:r>
    </w:p>
    <w:p w14:paraId="0945C42E" w14:textId="0E51D8AB" w:rsidR="00A7557B" w:rsidRDefault="00A7557B">
      <w:pPr>
        <w:pStyle w:val="CommentText"/>
      </w:pPr>
    </w:p>
  </w:comment>
  <w:comment w:id="139" w:author="Ezzati, Majid" w:date="2019-12-17T19:05:00Z" w:initials="EM">
    <w:p w14:paraId="6953E734" w14:textId="32B33027" w:rsidR="006566D7" w:rsidRDefault="006566D7">
      <w:pPr>
        <w:pStyle w:val="CommentText"/>
      </w:pPr>
      <w:r>
        <w:rPr>
          <w:rStyle w:val="CommentReference"/>
        </w:rPr>
        <w:annotationRef/>
      </w:r>
      <w:r>
        <w:t>Technical term: assault. Violence is my alternative but feel free to sue assault or I suppose homicide</w:t>
      </w:r>
    </w:p>
  </w:comment>
  <w:comment w:id="142" w:author="Ezzati, Majid" w:date="2019-12-17T18:56:00Z" w:initials="EM">
    <w:p w14:paraId="74F1BFD5" w14:textId="614FD0F8" w:rsidR="00A7557B" w:rsidRDefault="00A7557B">
      <w:pPr>
        <w:pStyle w:val="CommentText"/>
      </w:pPr>
      <w:r>
        <w:rPr>
          <w:rStyle w:val="CommentReference"/>
        </w:rPr>
        <w:annotationRef/>
      </w:r>
      <w:r>
        <w:t xml:space="preserve">I am fine with this but do you want it to take precedent over </w:t>
      </w:r>
    </w:p>
  </w:comment>
  <w:comment w:id="154" w:author="Ezzati, Majid" w:date="2019-12-17T20:30:00Z" w:initials="EM">
    <w:p w14:paraId="4F0F6FE6" w14:textId="66418B07" w:rsidR="00141A4D" w:rsidRDefault="00141A4D">
      <w:pPr>
        <w:pStyle w:val="CommentText"/>
      </w:pPr>
      <w:r>
        <w:rPr>
          <w:rStyle w:val="CommentReference"/>
        </w:rPr>
        <w:annotationRef/>
      </w:r>
      <w:r>
        <w:t xml:space="preserve"> The release has mixed two things: increase in risk, which is largest for drowning and transport; and increase in number which is greatest for transport and suicide.</w:t>
      </w:r>
    </w:p>
    <w:p w14:paraId="7B7F7B7C" w14:textId="64B12C1F" w:rsidR="00141A4D" w:rsidRDefault="00141A4D">
      <w:pPr>
        <w:pStyle w:val="CommentText"/>
      </w:pPr>
    </w:p>
    <w:p w14:paraId="7BF686A3" w14:textId="0132ECAA" w:rsidR="00141A4D" w:rsidRDefault="00141A4D">
      <w:pPr>
        <w:pStyle w:val="CommentText"/>
      </w:pPr>
      <w:r>
        <w:t xml:space="preserve">Have tried to make this correct and still readable throughout </w:t>
      </w:r>
    </w:p>
  </w:comment>
  <w:comment w:id="212" w:author="Ezzati, Majid" w:date="2019-12-17T19:10:00Z" w:initials="EM">
    <w:p w14:paraId="4A1F1CDB" w14:textId="26A2D65A" w:rsidR="00AC1EEA" w:rsidRDefault="00AC1EEA">
      <w:pPr>
        <w:pStyle w:val="CommentText"/>
      </w:pPr>
      <w:r>
        <w:rPr>
          <w:rStyle w:val="CommentReference"/>
        </w:rPr>
        <w:annotationRef/>
      </w:r>
    </w:p>
  </w:comment>
  <w:comment w:id="214" w:author="Ezzati, Majid" w:date="2019-12-17T20:15:00Z" w:initials="EM">
    <w:p w14:paraId="585E90D7" w14:textId="50F3F5FE" w:rsidR="009A222F" w:rsidRDefault="009A222F">
      <w:pPr>
        <w:pStyle w:val="CommentText"/>
      </w:pPr>
      <w:r>
        <w:rPr>
          <w:rStyle w:val="CommentReference"/>
        </w:rPr>
        <w:annotationRef/>
      </w:r>
      <w:r>
        <w:t>Attempt to de-jargon; alternatives welcome</w:t>
      </w:r>
    </w:p>
  </w:comment>
  <w:comment w:id="242" w:author="Ezzati, Majid" w:date="2019-12-18T05:53:00Z" w:initials="EM">
    <w:p w14:paraId="7424C89B" w14:textId="77777777" w:rsidR="007476D4" w:rsidRDefault="00543CC6">
      <w:pPr>
        <w:pStyle w:val="CommentText"/>
        <w:rPr>
          <w:rStyle w:val="CommentReference"/>
        </w:rPr>
      </w:pPr>
      <w:r>
        <w:rPr>
          <w:rStyle w:val="CommentReference"/>
        </w:rPr>
        <w:annotationRef/>
      </w:r>
    </w:p>
    <w:p w14:paraId="02D86CC4" w14:textId="77777777" w:rsidR="0051608E" w:rsidRDefault="0051608E">
      <w:pPr>
        <w:pStyle w:val="CommentText"/>
        <w:rPr>
          <w:rStyle w:val="CommentReference"/>
        </w:rPr>
      </w:pPr>
    </w:p>
    <w:p w14:paraId="698144CE" w14:textId="77777777" w:rsidR="00E54B87" w:rsidRDefault="00E54B87">
      <w:pPr>
        <w:pStyle w:val="CommentText"/>
        <w:rPr>
          <w:rStyle w:val="CommentReference"/>
        </w:rPr>
      </w:pPr>
    </w:p>
    <w:p w14:paraId="7B60DF9E" w14:textId="77777777" w:rsidR="00E54B87" w:rsidRDefault="00E54B87">
      <w:pPr>
        <w:pStyle w:val="CommentText"/>
        <w:rPr>
          <w:rStyle w:val="CommentReference"/>
        </w:rPr>
      </w:pPr>
    </w:p>
    <w:p w14:paraId="53E5CDD2" w14:textId="77777777" w:rsidR="004636C4" w:rsidRDefault="004636C4">
      <w:pPr>
        <w:pStyle w:val="CommentText"/>
        <w:rPr>
          <w:rStyle w:val="CommentReference"/>
        </w:rPr>
      </w:pPr>
    </w:p>
    <w:p w14:paraId="2DD47CDE" w14:textId="310CD21F" w:rsidR="00543CC6" w:rsidRDefault="00543CC6">
      <w:pPr>
        <w:pStyle w:val="CommentText"/>
      </w:pPr>
      <w:r>
        <w:t>y</w:t>
      </w:r>
    </w:p>
  </w:comment>
  <w:comment w:id="249" w:author="Ezzati, Majid" w:date="2019-12-18T05:53:00Z" w:initials="EM">
    <w:p w14:paraId="7CC11A88" w14:textId="2F7C9B5F" w:rsidR="00543CC6" w:rsidRDefault="00543CC6">
      <w:pPr>
        <w:pStyle w:val="CommentText"/>
      </w:pPr>
      <w:r>
        <w:rPr>
          <w:rStyle w:val="CommentReference"/>
        </w:rPr>
        <w:annotationRef/>
      </w:r>
      <w:r>
        <w:t xml:space="preserve">Repeats earlier although the part </w:t>
      </w:r>
    </w:p>
  </w:comment>
  <w:comment w:id="209" w:author="Mike Capon" w:date="2019-12-18T23:41:00Z" w:initials="MC">
    <w:p w14:paraId="093298BC" w14:textId="1B051F96" w:rsidR="00FB559C" w:rsidRDefault="00FB559C">
      <w:pPr>
        <w:pStyle w:val="CommentText"/>
      </w:pPr>
      <w:r>
        <w:rPr>
          <w:rStyle w:val="CommentReference"/>
        </w:rPr>
        <w:annotationRef/>
      </w:r>
      <w:r>
        <w:t xml:space="preserve">I wonder if </w:t>
      </w:r>
      <w:r w:rsidR="007514FC">
        <w:t xml:space="preserve">we can remove these paragraphs </w:t>
      </w:r>
    </w:p>
  </w:comment>
  <w:comment w:id="285" w:author="Ezzati, Majid" w:date="2019-12-17T20:26:00Z" w:initials="EM">
    <w:p w14:paraId="043E4EA6" w14:textId="0FB5B6D9" w:rsidR="00141A4D" w:rsidRDefault="00141A4D">
      <w:pPr>
        <w:pStyle w:val="CommentText"/>
      </w:pPr>
      <w:r>
        <w:rPr>
          <w:rStyle w:val="CommentReference"/>
        </w:rPr>
        <w:annotationRef/>
      </w:r>
      <w:r>
        <w:t xml:space="preserve">Moved here since this is </w:t>
      </w:r>
      <w:proofErr w:type="spellStart"/>
      <w:r>
        <w:t>abut</w:t>
      </w:r>
      <w:proofErr w:type="spellEnd"/>
      <w:r>
        <w:t xml:space="preserve"> increase in risk not in number</w:t>
      </w:r>
    </w:p>
  </w:comment>
  <w:comment w:id="303" w:author="Ezzati, Majid" w:date="2019-12-18T05:56:00Z" w:initials="EM">
    <w:p w14:paraId="4A211339" w14:textId="750AE989" w:rsidR="00543CC6" w:rsidRDefault="00543CC6">
      <w:pPr>
        <w:pStyle w:val="CommentText"/>
      </w:pPr>
      <w:r>
        <w:rPr>
          <w:rStyle w:val="CommentReference"/>
        </w:rPr>
        <w:annotationRef/>
      </w:r>
      <w:r>
        <w:t>2 is upper limit</w:t>
      </w:r>
    </w:p>
  </w:comment>
  <w:comment w:id="337" w:author="Ezzati, Majid" w:date="2019-12-17T20:27:00Z" w:initials="EM">
    <w:p w14:paraId="49345BDA" w14:textId="7BD63C92" w:rsidR="00141A4D" w:rsidRDefault="00141A4D">
      <w:pPr>
        <w:pStyle w:val="CommentText"/>
      </w:pPr>
      <w:r>
        <w:rPr>
          <w:rStyle w:val="CommentReference"/>
        </w:rPr>
        <w:annotationRef/>
      </w:r>
      <w:r>
        <w:t>Robbie: 75?</w:t>
      </w:r>
    </w:p>
  </w:comment>
  <w:comment w:id="355" w:author="Ezzati, Majid" w:date="2019-12-17T20:28:00Z" w:initials="EM">
    <w:p w14:paraId="75D73C88" w14:textId="231A9D40" w:rsidR="00141A4D" w:rsidRDefault="00141A4D">
      <w:pPr>
        <w:pStyle w:val="CommentText"/>
      </w:pPr>
      <w:r>
        <w:rPr>
          <w:rStyle w:val="CommentReference"/>
        </w:rPr>
        <w:annotationRef/>
      </w:r>
      <w:r>
        <w:t>Too strong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3BFA5C1" w15:done="0"/>
  <w15:commentEx w15:paraId="32AAD182" w15:done="0"/>
  <w15:commentEx w15:paraId="3E7EE9B4" w15:done="0"/>
  <w15:commentEx w15:paraId="3F9724C8" w15:done="0"/>
  <w15:commentEx w15:paraId="0DF1D955" w15:done="0"/>
  <w15:commentEx w15:paraId="52F95721" w15:done="0"/>
  <w15:commentEx w15:paraId="0945C42E" w15:done="0"/>
  <w15:commentEx w15:paraId="6953E734" w15:done="0"/>
  <w15:commentEx w15:paraId="74F1BFD5" w15:done="1"/>
  <w15:commentEx w15:paraId="7BF686A3" w15:done="0"/>
  <w15:commentEx w15:paraId="4A1F1CDB" w15:done="0"/>
  <w15:commentEx w15:paraId="585E90D7" w15:done="0"/>
  <w15:commentEx w15:paraId="2DD47CDE" w15:done="0"/>
  <w15:commentEx w15:paraId="7CC11A88" w15:done="0"/>
  <w15:commentEx w15:paraId="093298BC" w15:done="0"/>
  <w15:commentEx w15:paraId="043E4EA6" w15:done="0"/>
  <w15:commentEx w15:paraId="4A211339" w15:done="0"/>
  <w15:commentEx w15:paraId="49345BDA" w15:done="0"/>
  <w15:commentEx w15:paraId="75D73C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BFA5C1" w16cid:durableId="21A606B2"/>
  <w16cid:commentId w16cid:paraId="32AAD182" w16cid:durableId="21A52CC0"/>
  <w16cid:commentId w16cid:paraId="3E7EE9B4" w16cid:durableId="21A5185F"/>
  <w16cid:commentId w16cid:paraId="3F9724C8" w16cid:durableId="21A52EF2"/>
  <w16cid:commentId w16cid:paraId="0DF1D955" w16cid:durableId="21A51860"/>
  <w16cid:commentId w16cid:paraId="52F95721" w16cid:durableId="21A51861"/>
  <w16cid:commentId w16cid:paraId="0945C42E" w16cid:durableId="21A51862"/>
  <w16cid:commentId w16cid:paraId="6953E734" w16cid:durableId="21A51863"/>
  <w16cid:commentId w16cid:paraId="74F1BFD5" w16cid:durableId="21A51864"/>
  <w16cid:commentId w16cid:paraId="7BF686A3" w16cid:durableId="21A51865"/>
  <w16cid:commentId w16cid:paraId="4A1F1CDB" w16cid:durableId="21A51866"/>
  <w16cid:commentId w16cid:paraId="585E90D7" w16cid:durableId="21A51867"/>
  <w16cid:commentId w16cid:paraId="2DD47CDE" w16cid:durableId="21A51868"/>
  <w16cid:commentId w16cid:paraId="7CC11A88" w16cid:durableId="21A51869"/>
  <w16cid:commentId w16cid:paraId="093298BC" w16cid:durableId="21A537A7"/>
  <w16cid:commentId w16cid:paraId="043E4EA6" w16cid:durableId="21A5186A"/>
  <w16cid:commentId w16cid:paraId="4A211339" w16cid:durableId="21A5186B"/>
  <w16cid:commentId w16cid:paraId="49345BDA" w16cid:durableId="21A5186C"/>
  <w16cid:commentId w16cid:paraId="75D73C88" w16cid:durableId="21A518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ke Capon">
    <w15:presenceInfo w15:providerId="Windows Live" w15:userId="34148eb10a95436b"/>
  </w15:person>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88"/>
    <w:rsid w:val="00141A4D"/>
    <w:rsid w:val="003257A6"/>
    <w:rsid w:val="003833FA"/>
    <w:rsid w:val="0045319D"/>
    <w:rsid w:val="004636C4"/>
    <w:rsid w:val="00467472"/>
    <w:rsid w:val="004A7709"/>
    <w:rsid w:val="004D1313"/>
    <w:rsid w:val="004E10F1"/>
    <w:rsid w:val="0051608E"/>
    <w:rsid w:val="00531CD3"/>
    <w:rsid w:val="00543CC6"/>
    <w:rsid w:val="006566D7"/>
    <w:rsid w:val="00670F68"/>
    <w:rsid w:val="007146C4"/>
    <w:rsid w:val="007476D4"/>
    <w:rsid w:val="007514FC"/>
    <w:rsid w:val="00962EA8"/>
    <w:rsid w:val="009A222F"/>
    <w:rsid w:val="009A7988"/>
    <w:rsid w:val="00A7557B"/>
    <w:rsid w:val="00AC1EEA"/>
    <w:rsid w:val="00C77917"/>
    <w:rsid w:val="00CB428C"/>
    <w:rsid w:val="00CB4F9D"/>
    <w:rsid w:val="00D464DA"/>
    <w:rsid w:val="00D735FD"/>
    <w:rsid w:val="00E0414B"/>
    <w:rsid w:val="00E41008"/>
    <w:rsid w:val="00E54B87"/>
    <w:rsid w:val="00F72C62"/>
    <w:rsid w:val="00FB55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04ED"/>
  <w15:docId w15:val="{A1716340-61A4-493E-A3D7-8668095D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962EA8"/>
    <w:rPr>
      <w:sz w:val="16"/>
      <w:szCs w:val="16"/>
    </w:rPr>
  </w:style>
  <w:style w:type="paragraph" w:styleId="CommentText">
    <w:name w:val="annotation text"/>
    <w:basedOn w:val="Normal"/>
    <w:link w:val="CommentTextChar"/>
    <w:uiPriority w:val="99"/>
    <w:semiHidden/>
    <w:unhideWhenUsed/>
    <w:rsid w:val="00962EA8"/>
    <w:pPr>
      <w:spacing w:line="240" w:lineRule="auto"/>
    </w:pPr>
    <w:rPr>
      <w:sz w:val="20"/>
      <w:szCs w:val="20"/>
    </w:rPr>
  </w:style>
  <w:style w:type="character" w:customStyle="1" w:styleId="CommentTextChar">
    <w:name w:val="Comment Text Char"/>
    <w:basedOn w:val="DefaultParagraphFont"/>
    <w:link w:val="CommentText"/>
    <w:uiPriority w:val="99"/>
    <w:semiHidden/>
    <w:rsid w:val="00962EA8"/>
    <w:rPr>
      <w:sz w:val="20"/>
      <w:szCs w:val="20"/>
    </w:rPr>
  </w:style>
  <w:style w:type="paragraph" w:styleId="CommentSubject">
    <w:name w:val="annotation subject"/>
    <w:basedOn w:val="CommentText"/>
    <w:next w:val="CommentText"/>
    <w:link w:val="CommentSubjectChar"/>
    <w:uiPriority w:val="99"/>
    <w:semiHidden/>
    <w:unhideWhenUsed/>
    <w:rsid w:val="00962EA8"/>
    <w:rPr>
      <w:b/>
      <w:bCs/>
    </w:rPr>
  </w:style>
  <w:style w:type="character" w:customStyle="1" w:styleId="CommentSubjectChar">
    <w:name w:val="Comment Subject Char"/>
    <w:basedOn w:val="CommentTextChar"/>
    <w:link w:val="CommentSubject"/>
    <w:uiPriority w:val="99"/>
    <w:semiHidden/>
    <w:rsid w:val="00962EA8"/>
    <w:rPr>
      <w:b/>
      <w:bCs/>
      <w:sz w:val="20"/>
      <w:szCs w:val="20"/>
    </w:rPr>
  </w:style>
  <w:style w:type="paragraph" w:styleId="BalloonText">
    <w:name w:val="Balloon Text"/>
    <w:basedOn w:val="Normal"/>
    <w:link w:val="BalloonTextChar"/>
    <w:uiPriority w:val="99"/>
    <w:semiHidden/>
    <w:unhideWhenUsed/>
    <w:rsid w:val="00962E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EA8"/>
    <w:rPr>
      <w:rFonts w:ascii="Segoe UI" w:hAnsi="Segoe UI" w:cs="Segoe UI"/>
      <w:sz w:val="18"/>
      <w:szCs w:val="18"/>
    </w:rPr>
  </w:style>
  <w:style w:type="paragraph" w:styleId="Revision">
    <w:name w:val="Revision"/>
    <w:hidden/>
    <w:uiPriority w:val="99"/>
    <w:semiHidden/>
    <w:rsid w:val="00543C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DC6DC-47E2-BC45-8548-295D8278F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Family Computer</dc:creator>
  <cp:lastModifiedBy>Robbie Parks</cp:lastModifiedBy>
  <cp:revision>2</cp:revision>
  <dcterms:created xsi:type="dcterms:W3CDTF">2019-12-19T16:00:00Z</dcterms:created>
  <dcterms:modified xsi:type="dcterms:W3CDTF">2019-12-19T16:00:00Z</dcterms:modified>
</cp:coreProperties>
</file>