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FD656B" w14:textId="77777777" w:rsidR="00693040" w:rsidRDefault="00693040">
      <w:pPr>
        <w:rPr>
          <w:rFonts w:asciiTheme="majorHAnsi" w:hAnsiTheme="majorHAnsi" w:cstheme="majorHAnsi"/>
          <w:b/>
        </w:rPr>
      </w:pPr>
    </w:p>
    <w:p w14:paraId="0A71B367" w14:textId="50FD988D" w:rsidR="004636C4" w:rsidRDefault="004636C4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Rising temperatures may cause over 2000 </w:t>
      </w:r>
      <w:r w:rsidR="00984775">
        <w:rPr>
          <w:rFonts w:asciiTheme="majorHAnsi" w:hAnsiTheme="majorHAnsi" w:cstheme="majorHAnsi"/>
          <w:b/>
        </w:rPr>
        <w:t xml:space="preserve">fatal </w:t>
      </w:r>
      <w:r w:rsidR="00A35BB5">
        <w:rPr>
          <w:rFonts w:asciiTheme="majorHAnsi" w:hAnsiTheme="majorHAnsi" w:cstheme="majorHAnsi"/>
          <w:b/>
        </w:rPr>
        <w:t xml:space="preserve">injuries per year </w:t>
      </w:r>
      <w:r w:rsidR="00533576">
        <w:rPr>
          <w:rFonts w:asciiTheme="majorHAnsi" w:hAnsiTheme="majorHAnsi" w:cstheme="majorHAnsi"/>
          <w:b/>
        </w:rPr>
        <w:t>in the U</w:t>
      </w:r>
      <w:del w:id="0" w:author="Ezzati, Majid" w:date="2019-12-20T16:06:00Z">
        <w:r w:rsidR="00533576" w:rsidDel="000F47E7">
          <w:rPr>
            <w:rFonts w:asciiTheme="majorHAnsi" w:hAnsiTheme="majorHAnsi" w:cstheme="majorHAnsi"/>
            <w:b/>
          </w:rPr>
          <w:delText>.</w:delText>
        </w:r>
      </w:del>
      <w:r w:rsidR="00533576">
        <w:rPr>
          <w:rFonts w:asciiTheme="majorHAnsi" w:hAnsiTheme="majorHAnsi" w:cstheme="majorHAnsi"/>
          <w:b/>
        </w:rPr>
        <w:t>S</w:t>
      </w:r>
      <w:r>
        <w:rPr>
          <w:rFonts w:asciiTheme="majorHAnsi" w:hAnsiTheme="majorHAnsi" w:cstheme="majorHAnsi"/>
          <w:b/>
        </w:rPr>
        <w:t>, predict researchers</w:t>
      </w:r>
    </w:p>
    <w:p w14:paraId="00000002" w14:textId="6D29F1C7" w:rsidR="009A7988" w:rsidRPr="00357705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A </w:t>
      </w:r>
      <w:r w:rsidR="00533576">
        <w:rPr>
          <w:rFonts w:asciiTheme="majorHAnsi" w:hAnsiTheme="majorHAnsi" w:cstheme="majorHAnsi"/>
        </w:rPr>
        <w:t>2</w:t>
      </w:r>
      <w:r w:rsidRPr="00357705">
        <w:rPr>
          <w:rFonts w:asciiTheme="majorHAnsi" w:hAnsiTheme="majorHAnsi" w:cstheme="majorHAnsi"/>
        </w:rPr>
        <w:t xml:space="preserve"> Celsius rise in temperatures could result in</w:t>
      </w:r>
      <w:r w:rsidRPr="00357705">
        <w:rPr>
          <w:rFonts w:asciiTheme="majorHAnsi" w:eastAsia="Times New Roman" w:hAnsiTheme="majorHAnsi" w:cstheme="majorHAnsi"/>
          <w:color w:val="000000"/>
        </w:rPr>
        <w:t xml:space="preserve"> around</w:t>
      </w:r>
      <w:r w:rsidRPr="00357705">
        <w:rPr>
          <w:rFonts w:asciiTheme="majorHAnsi" w:hAnsiTheme="majorHAnsi" w:cstheme="majorHAnsi"/>
        </w:rPr>
        <w:t xml:space="preserve"> </w:t>
      </w:r>
      <w:r w:rsidR="00533576">
        <w:rPr>
          <w:rFonts w:asciiTheme="majorHAnsi" w:eastAsia="Times New Roman" w:hAnsiTheme="majorHAnsi" w:cstheme="majorHAnsi"/>
          <w:color w:val="000000"/>
        </w:rPr>
        <w:t>2,100</w:t>
      </w:r>
      <w:r w:rsidRPr="009A222F">
        <w:rPr>
          <w:rFonts w:asciiTheme="majorHAnsi" w:hAnsiTheme="majorHAnsi" w:cstheme="majorHAnsi"/>
        </w:rPr>
        <w:t xml:space="preserve"> additi</w:t>
      </w:r>
      <w:r w:rsidRPr="00357705">
        <w:rPr>
          <w:rFonts w:asciiTheme="majorHAnsi" w:hAnsiTheme="majorHAnsi" w:cstheme="majorHAnsi"/>
        </w:rPr>
        <w:t>onal deaths from injuries every year in the United States. </w:t>
      </w:r>
    </w:p>
    <w:p w14:paraId="00000003" w14:textId="0B4DD30B" w:rsidR="009A7988" w:rsidRPr="00357705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>This is the finding of research from Imperial College Londo</w:t>
      </w:r>
      <w:r w:rsidR="00E0414B">
        <w:rPr>
          <w:rFonts w:asciiTheme="majorHAnsi" w:hAnsiTheme="majorHAnsi" w:cstheme="majorHAnsi"/>
        </w:rPr>
        <w:t>n,</w:t>
      </w:r>
      <w:r w:rsidR="00357705">
        <w:rPr>
          <w:rFonts w:asciiTheme="majorHAnsi" w:hAnsiTheme="majorHAnsi" w:cstheme="majorHAnsi"/>
        </w:rPr>
        <w:t xml:space="preserve"> </w:t>
      </w:r>
      <w:r w:rsidRPr="00357705">
        <w:rPr>
          <w:rFonts w:asciiTheme="majorHAnsi" w:hAnsiTheme="majorHAnsi" w:cstheme="majorHAnsi"/>
        </w:rPr>
        <w:t>Columbia University</w:t>
      </w:r>
      <w:r w:rsidR="00E0414B">
        <w:rPr>
          <w:rFonts w:asciiTheme="majorHAnsi" w:hAnsiTheme="majorHAnsi" w:cstheme="majorHAnsi"/>
        </w:rPr>
        <w:t xml:space="preserve"> and Harvard University</w:t>
      </w:r>
      <w:r w:rsidRPr="00357705">
        <w:rPr>
          <w:rFonts w:asciiTheme="majorHAnsi" w:hAnsiTheme="majorHAnsi" w:cstheme="majorHAnsi"/>
        </w:rPr>
        <w:t>, published in the journal Nature Medicine.</w:t>
      </w:r>
    </w:p>
    <w:p w14:paraId="00000004" w14:textId="41B55008" w:rsidR="009A7988" w:rsidRPr="00357705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In the study, funded by the </w:t>
      </w:r>
      <w:r w:rsidR="00A7557B" w:rsidRPr="009A222F">
        <w:rPr>
          <w:rFonts w:asciiTheme="majorHAnsi" w:hAnsiTheme="majorHAnsi" w:cstheme="majorHAnsi"/>
        </w:rPr>
        <w:t xml:space="preserve">US Environmental Protection Agency and the </w:t>
      </w:r>
      <w:r w:rsidRPr="00357705">
        <w:rPr>
          <w:rFonts w:asciiTheme="majorHAnsi" w:hAnsiTheme="majorHAnsi" w:cstheme="majorHAnsi"/>
        </w:rPr>
        <w:t xml:space="preserve">Wellcome Trust, the researchers </w:t>
      </w:r>
      <w:r w:rsidR="00533576">
        <w:rPr>
          <w:rFonts w:asciiTheme="majorHAnsi" w:hAnsiTheme="majorHAnsi" w:cstheme="majorHAnsi"/>
        </w:rPr>
        <w:t xml:space="preserve">calculated the number of additional </w:t>
      </w:r>
      <w:r w:rsidR="00E9716A">
        <w:rPr>
          <w:rFonts w:asciiTheme="majorHAnsi" w:hAnsiTheme="majorHAnsi" w:cstheme="majorHAnsi"/>
        </w:rPr>
        <w:t xml:space="preserve">fatal </w:t>
      </w:r>
      <w:r w:rsidR="00533576">
        <w:rPr>
          <w:rFonts w:asciiTheme="majorHAnsi" w:hAnsiTheme="majorHAnsi" w:cstheme="majorHAnsi"/>
        </w:rPr>
        <w:t>injuries that would occur in the US if temperatures rose by 1.5 Celsius and 2 Celsius</w:t>
      </w:r>
      <w:r w:rsidR="00E9716A">
        <w:rPr>
          <w:rFonts w:asciiTheme="majorHAnsi" w:hAnsiTheme="majorHAnsi" w:cstheme="majorHAnsi"/>
        </w:rPr>
        <w:t xml:space="preserve">. The results revealed an additional </w:t>
      </w:r>
      <w:commentRangeStart w:id="1"/>
      <w:r w:rsidR="00E9716A">
        <w:rPr>
          <w:rFonts w:asciiTheme="majorHAnsi" w:hAnsiTheme="majorHAnsi" w:cstheme="majorHAnsi"/>
        </w:rPr>
        <w:t>1,</w:t>
      </w:r>
      <w:del w:id="2" w:author="Ezzati, Majid" w:date="2019-12-20T16:07:00Z">
        <w:r w:rsidR="00E9716A" w:rsidDel="000F47E7">
          <w:rPr>
            <w:rFonts w:asciiTheme="majorHAnsi" w:hAnsiTheme="majorHAnsi" w:cstheme="majorHAnsi"/>
          </w:rPr>
          <w:delText xml:space="preserve">601 </w:delText>
        </w:r>
      </w:del>
      <w:ins w:id="3" w:author="Ezzati, Majid" w:date="2019-12-20T16:07:00Z">
        <w:r w:rsidR="000F47E7">
          <w:rPr>
            <w:rFonts w:asciiTheme="majorHAnsi" w:hAnsiTheme="majorHAnsi" w:cstheme="majorHAnsi"/>
          </w:rPr>
          <w:t>60</w:t>
        </w:r>
        <w:r w:rsidR="000F47E7">
          <w:rPr>
            <w:rFonts w:asciiTheme="majorHAnsi" w:hAnsiTheme="majorHAnsi" w:cstheme="majorHAnsi"/>
          </w:rPr>
          <w:t>0</w:t>
        </w:r>
        <w:commentRangeEnd w:id="1"/>
        <w:r w:rsidR="000F47E7">
          <w:rPr>
            <w:rStyle w:val="CommentReference"/>
          </w:rPr>
          <w:commentReference w:id="1"/>
        </w:r>
        <w:r w:rsidR="000F47E7">
          <w:rPr>
            <w:rFonts w:asciiTheme="majorHAnsi" w:hAnsiTheme="majorHAnsi" w:cstheme="majorHAnsi"/>
          </w:rPr>
          <w:t xml:space="preserve"> </w:t>
        </w:r>
      </w:ins>
      <w:r w:rsidR="00E9716A">
        <w:rPr>
          <w:rFonts w:asciiTheme="majorHAnsi" w:hAnsiTheme="majorHAnsi" w:cstheme="majorHAnsi"/>
        </w:rPr>
        <w:t xml:space="preserve">and 2,100 </w:t>
      </w:r>
      <w:r w:rsidR="008307F6">
        <w:rPr>
          <w:rFonts w:asciiTheme="majorHAnsi" w:hAnsiTheme="majorHAnsi" w:cstheme="majorHAnsi"/>
        </w:rPr>
        <w:t xml:space="preserve">fatal </w:t>
      </w:r>
      <w:r w:rsidR="00E9716A">
        <w:rPr>
          <w:rFonts w:asciiTheme="majorHAnsi" w:hAnsiTheme="majorHAnsi" w:cstheme="majorHAnsi"/>
        </w:rPr>
        <w:t>injuries</w:t>
      </w:r>
      <w:r w:rsidR="008307F6">
        <w:rPr>
          <w:rFonts w:asciiTheme="majorHAnsi" w:hAnsiTheme="majorHAnsi" w:cstheme="majorHAnsi"/>
        </w:rPr>
        <w:t xml:space="preserve"> every year </w:t>
      </w:r>
      <w:r w:rsidR="00E9716A">
        <w:rPr>
          <w:rFonts w:asciiTheme="majorHAnsi" w:hAnsiTheme="majorHAnsi" w:cstheme="majorHAnsi"/>
        </w:rPr>
        <w:t xml:space="preserve">in these two scenarios.  </w:t>
      </w:r>
    </w:p>
    <w:p w14:paraId="00000005" w14:textId="56177BFD" w:rsidR="009A7988" w:rsidRPr="00357705" w:rsidRDefault="004E10F1">
      <w:pPr>
        <w:rPr>
          <w:rFonts w:asciiTheme="majorHAnsi" w:hAnsiTheme="majorHAnsi" w:cstheme="majorHAnsi"/>
        </w:rPr>
      </w:pPr>
      <w:bookmarkStart w:id="4" w:name="_gjdgxs" w:colFirst="0" w:colLast="0"/>
      <w:bookmarkEnd w:id="4"/>
      <w:r w:rsidRPr="00357705">
        <w:rPr>
          <w:rFonts w:asciiTheme="majorHAnsi" w:hAnsiTheme="majorHAnsi" w:cstheme="majorHAnsi"/>
        </w:rPr>
        <w:t>Most of these deaths would be among young men, between the ages of 15-34</w:t>
      </w:r>
      <w:r w:rsidR="003833FA">
        <w:rPr>
          <w:rFonts w:asciiTheme="majorHAnsi" w:hAnsiTheme="majorHAnsi" w:cstheme="majorHAnsi"/>
        </w:rPr>
        <w:t xml:space="preserve"> years</w:t>
      </w:r>
      <w:r w:rsidRPr="00357705">
        <w:rPr>
          <w:rFonts w:asciiTheme="majorHAnsi" w:hAnsiTheme="majorHAnsi" w:cstheme="majorHAnsi"/>
        </w:rPr>
        <w:t>.</w:t>
      </w:r>
    </w:p>
    <w:p w14:paraId="4EF62E0D" w14:textId="22F31A16" w:rsidR="006C5924" w:rsidRDefault="004E10F1">
      <w:pPr>
        <w:rPr>
          <w:rFonts w:asciiTheme="majorHAnsi" w:hAnsiTheme="majorHAnsi" w:cstheme="majorHAnsi"/>
        </w:rPr>
      </w:pPr>
      <w:r w:rsidRPr="00357705">
        <w:rPr>
          <w:rFonts w:asciiTheme="majorHAnsi" w:hAnsiTheme="majorHAnsi" w:cstheme="majorHAnsi"/>
        </w:rPr>
        <w:t xml:space="preserve">The researchers studied the number of deaths from injuries a year in every state and county in the </w:t>
      </w:r>
      <w:r w:rsidR="003833FA">
        <w:rPr>
          <w:rFonts w:asciiTheme="majorHAnsi" w:hAnsiTheme="majorHAnsi" w:cstheme="majorHAnsi"/>
        </w:rPr>
        <w:t xml:space="preserve">mainland </w:t>
      </w:r>
      <w:r w:rsidRPr="00357705">
        <w:rPr>
          <w:rFonts w:asciiTheme="majorHAnsi" w:hAnsiTheme="majorHAnsi" w:cstheme="majorHAnsi"/>
        </w:rPr>
        <w:t>United States (excluding Hawaii and Alaska) between the years of 1980 to 2017.</w:t>
      </w:r>
      <w:r w:rsidR="006C5924">
        <w:rPr>
          <w:rFonts w:asciiTheme="majorHAnsi" w:hAnsiTheme="majorHAnsi" w:cstheme="majorHAnsi"/>
        </w:rPr>
        <w:t xml:space="preserve"> </w:t>
      </w:r>
      <w:r w:rsidRPr="00357705">
        <w:rPr>
          <w:rFonts w:asciiTheme="majorHAnsi" w:hAnsiTheme="majorHAnsi" w:cstheme="majorHAnsi"/>
        </w:rPr>
        <w:t xml:space="preserve">These injuries were classed as unintentional, </w:t>
      </w:r>
      <w:r w:rsidR="00A7557B" w:rsidRPr="009A222F">
        <w:rPr>
          <w:rFonts w:asciiTheme="majorHAnsi" w:hAnsiTheme="majorHAnsi" w:cstheme="majorHAnsi"/>
        </w:rPr>
        <w:t>which include</w:t>
      </w:r>
      <w:r w:rsidRPr="00357705">
        <w:rPr>
          <w:rFonts w:asciiTheme="majorHAnsi" w:hAnsiTheme="majorHAnsi" w:cstheme="majorHAnsi"/>
        </w:rPr>
        <w:t xml:space="preserve"> those from transport, falls and drowning, and intentional, </w:t>
      </w:r>
      <w:r w:rsidR="00A7557B" w:rsidRPr="009A222F">
        <w:rPr>
          <w:rFonts w:asciiTheme="majorHAnsi" w:hAnsiTheme="majorHAnsi" w:cstheme="majorHAnsi"/>
        </w:rPr>
        <w:t>which</w:t>
      </w:r>
      <w:r w:rsidR="002A3EBD">
        <w:rPr>
          <w:rFonts w:asciiTheme="majorHAnsi" w:hAnsiTheme="majorHAnsi" w:cstheme="majorHAnsi"/>
        </w:rPr>
        <w:t xml:space="preserve"> </w:t>
      </w:r>
      <w:r w:rsidR="00A7557B" w:rsidRPr="009A222F">
        <w:rPr>
          <w:rFonts w:asciiTheme="majorHAnsi" w:hAnsiTheme="majorHAnsi" w:cstheme="majorHAnsi"/>
        </w:rPr>
        <w:t>include</w:t>
      </w:r>
      <w:r w:rsidRPr="00357705">
        <w:rPr>
          <w:rFonts w:asciiTheme="majorHAnsi" w:hAnsiTheme="majorHAnsi" w:cstheme="majorHAnsi"/>
        </w:rPr>
        <w:t xml:space="preserve"> assault and suicide. </w:t>
      </w:r>
    </w:p>
    <w:p w14:paraId="00000008" w14:textId="138CB72E" w:rsidR="009A7988" w:rsidRPr="008F6F6A" w:rsidRDefault="00E0414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team then </w:t>
      </w:r>
      <w:r w:rsidR="004E10F1" w:rsidRPr="00357705">
        <w:rPr>
          <w:rFonts w:asciiTheme="majorHAnsi" w:hAnsiTheme="majorHAnsi" w:cstheme="majorHAnsi"/>
        </w:rPr>
        <w:t>trac</w:t>
      </w:r>
      <w:r>
        <w:rPr>
          <w:rFonts w:asciiTheme="majorHAnsi" w:hAnsiTheme="majorHAnsi" w:cstheme="majorHAnsi"/>
        </w:rPr>
        <w:t>ked</w:t>
      </w:r>
      <w:r w:rsidR="004E10F1" w:rsidRPr="00357705">
        <w:rPr>
          <w:rFonts w:asciiTheme="majorHAnsi" w:hAnsiTheme="majorHAnsi" w:cstheme="majorHAnsi"/>
        </w:rPr>
        <w:t xml:space="preserve"> unusual, or anomalous, temperatur</w:t>
      </w:r>
      <w:r w:rsidR="004D1313">
        <w:rPr>
          <w:rFonts w:asciiTheme="majorHAnsi" w:hAnsiTheme="majorHAnsi" w:cstheme="majorHAnsi"/>
        </w:rPr>
        <w:t xml:space="preserve">e changes </w:t>
      </w:r>
      <w:r w:rsidR="00543CC6" w:rsidRPr="009A222F">
        <w:rPr>
          <w:rFonts w:asciiTheme="majorHAnsi" w:hAnsiTheme="majorHAnsi" w:cstheme="majorHAnsi"/>
        </w:rPr>
        <w:t>in every month</w:t>
      </w:r>
      <w:r w:rsidR="00543CC6" w:rsidRPr="00C57F1E">
        <w:rPr>
          <w:rFonts w:asciiTheme="majorHAnsi" w:hAnsiTheme="majorHAnsi" w:cstheme="majorHAnsi"/>
        </w:rPr>
        <w:t xml:space="preserve"> </w:t>
      </w:r>
      <w:r w:rsidR="004E10F1" w:rsidRPr="00357705">
        <w:rPr>
          <w:rFonts w:asciiTheme="majorHAnsi" w:hAnsiTheme="majorHAnsi" w:cstheme="majorHAnsi"/>
        </w:rPr>
        <w:t xml:space="preserve">in every </w:t>
      </w:r>
      <w:del w:id="5" w:author="Ezzati, Majid" w:date="2019-12-20T16:11:00Z">
        <w:r w:rsidR="004E10F1" w:rsidRPr="00357705" w:rsidDel="000F47E7">
          <w:rPr>
            <w:rFonts w:asciiTheme="majorHAnsi" w:hAnsiTheme="majorHAnsi" w:cstheme="majorHAnsi"/>
          </w:rPr>
          <w:delText xml:space="preserve">state and </w:delText>
        </w:r>
      </w:del>
      <w:r w:rsidR="004E10F1" w:rsidRPr="00357705">
        <w:rPr>
          <w:rFonts w:asciiTheme="majorHAnsi" w:hAnsiTheme="majorHAnsi" w:cstheme="majorHAnsi"/>
        </w:rPr>
        <w:t>county</w:t>
      </w:r>
      <w:r w:rsidR="00A7557B" w:rsidRPr="009A222F">
        <w:rPr>
          <w:rFonts w:asciiTheme="majorHAnsi" w:hAnsiTheme="majorHAnsi" w:cstheme="majorHAnsi"/>
        </w:rPr>
        <w:t xml:space="preserve"> </w:t>
      </w:r>
      <w:r w:rsidR="00543CC6">
        <w:rPr>
          <w:rFonts w:asciiTheme="majorHAnsi" w:hAnsiTheme="majorHAnsi" w:cstheme="majorHAnsi"/>
        </w:rPr>
        <w:t xml:space="preserve">in mainland </w:t>
      </w:r>
      <w:r w:rsidR="00543CC6" w:rsidRPr="00BD2142">
        <w:rPr>
          <w:rFonts w:asciiTheme="majorHAnsi" w:hAnsiTheme="majorHAnsi" w:cstheme="majorHAnsi"/>
        </w:rPr>
        <w:t>United States</w:t>
      </w:r>
      <w:r w:rsidR="00543CC6" w:rsidRPr="009A222F">
        <w:rPr>
          <w:rFonts w:asciiTheme="majorHAnsi" w:hAnsiTheme="majorHAnsi" w:cstheme="majorHAnsi"/>
        </w:rPr>
        <w:t xml:space="preserve"> </w:t>
      </w:r>
      <w:r w:rsidR="004E10F1" w:rsidRPr="00357705">
        <w:rPr>
          <w:rFonts w:asciiTheme="majorHAnsi" w:hAnsiTheme="majorHAnsi" w:cstheme="majorHAnsi"/>
        </w:rPr>
        <w:t xml:space="preserve">over this </w:t>
      </w:r>
      <w:r w:rsidR="00720B1E">
        <w:rPr>
          <w:rFonts w:asciiTheme="majorHAnsi" w:hAnsiTheme="majorHAnsi" w:cstheme="majorHAnsi"/>
        </w:rPr>
        <w:t>38</w:t>
      </w:r>
      <w:r w:rsidR="004D1313">
        <w:rPr>
          <w:rFonts w:asciiTheme="majorHAnsi" w:hAnsiTheme="majorHAnsi" w:cstheme="majorHAnsi"/>
        </w:rPr>
        <w:t xml:space="preserve">-year </w:t>
      </w:r>
      <w:r w:rsidR="004E10F1" w:rsidRPr="00357705">
        <w:rPr>
          <w:rFonts w:asciiTheme="majorHAnsi" w:hAnsiTheme="majorHAnsi" w:cstheme="majorHAnsi"/>
        </w:rPr>
        <w:t>period</w:t>
      </w:r>
      <w:r w:rsidR="00543CC6" w:rsidRPr="00BD2142">
        <w:rPr>
          <w:rFonts w:asciiTheme="majorHAnsi" w:hAnsiTheme="majorHAnsi" w:cstheme="majorHAnsi"/>
        </w:rPr>
        <w:t xml:space="preserve">. </w:t>
      </w:r>
      <w:r w:rsidR="004D1313">
        <w:rPr>
          <w:rFonts w:asciiTheme="majorHAnsi" w:hAnsiTheme="majorHAnsi" w:cstheme="majorHAnsi"/>
        </w:rPr>
        <w:t xml:space="preserve">By comparing </w:t>
      </w:r>
      <w:r w:rsidR="00720B1E">
        <w:rPr>
          <w:rFonts w:asciiTheme="majorHAnsi" w:hAnsiTheme="majorHAnsi" w:cstheme="majorHAnsi"/>
        </w:rPr>
        <w:t>unusual temperatures</w:t>
      </w:r>
      <w:r w:rsidR="00543CC6" w:rsidRPr="00357705">
        <w:rPr>
          <w:rFonts w:asciiTheme="majorHAnsi" w:eastAsia="Times New Roman" w:hAnsiTheme="majorHAnsi" w:cstheme="majorHAnsi"/>
          <w:color w:val="000000"/>
        </w:rPr>
        <w:t xml:space="preserve"> </w:t>
      </w:r>
      <w:r w:rsidR="004E10F1" w:rsidRPr="00357705">
        <w:rPr>
          <w:rFonts w:asciiTheme="majorHAnsi" w:eastAsia="Times New Roman" w:hAnsiTheme="majorHAnsi" w:cstheme="majorHAnsi"/>
          <w:color w:val="000000"/>
        </w:rPr>
        <w:t>with injury records</w:t>
      </w:r>
      <w:r w:rsidR="004E10F1" w:rsidRPr="00357705">
        <w:rPr>
          <w:rFonts w:asciiTheme="majorHAnsi" w:hAnsiTheme="majorHAnsi" w:cstheme="majorHAnsi"/>
        </w:rPr>
        <w:t>, the team</w:t>
      </w:r>
      <w:r w:rsidR="004D1313">
        <w:rPr>
          <w:rFonts w:asciiTheme="majorHAnsi" w:hAnsiTheme="majorHAnsi" w:cstheme="majorHAnsi"/>
        </w:rPr>
        <w:t xml:space="preserve"> estimated </w:t>
      </w:r>
      <w:r w:rsidR="004E10F1" w:rsidRPr="00357705">
        <w:rPr>
          <w:rFonts w:asciiTheme="majorHAnsi" w:hAnsiTheme="majorHAnsi" w:cstheme="majorHAnsi"/>
        </w:rPr>
        <w:t>the rise in deaths from injuries associated with a rising global temperatures triggered by climate change.</w:t>
      </w:r>
    </w:p>
    <w:p w14:paraId="00000009" w14:textId="08309F7D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>Most of the additional deaths</w:t>
      </w:r>
      <w:r w:rsidRPr="00720B1E">
        <w:rPr>
          <w:rFonts w:asciiTheme="majorHAnsi" w:eastAsia="Times New Roman" w:hAnsiTheme="majorHAnsi" w:cstheme="majorHAnsi"/>
          <w:color w:val="000000"/>
        </w:rPr>
        <w:t xml:space="preserve"> seen during times of unusual temperature rises</w:t>
      </w:r>
      <w:r w:rsidRPr="00720B1E">
        <w:rPr>
          <w:rFonts w:asciiTheme="majorHAnsi" w:hAnsiTheme="majorHAnsi" w:cstheme="majorHAnsi"/>
        </w:rPr>
        <w:t xml:space="preserve"> were among</w:t>
      </w:r>
      <w:r w:rsidR="00543CC6">
        <w:rPr>
          <w:rFonts w:asciiTheme="majorHAnsi" w:hAnsiTheme="majorHAnsi" w:cstheme="majorHAnsi"/>
        </w:rPr>
        <w:t xml:space="preserve"> young</w:t>
      </w:r>
      <w:r w:rsidRPr="00720B1E">
        <w:rPr>
          <w:rFonts w:asciiTheme="majorHAnsi" w:hAnsiTheme="majorHAnsi" w:cstheme="majorHAnsi"/>
        </w:rPr>
        <w:t xml:space="preserve"> men, and caused by transport accidents, </w:t>
      </w:r>
      <w:r w:rsidR="006566D7" w:rsidRPr="009A222F">
        <w:rPr>
          <w:rFonts w:asciiTheme="majorHAnsi" w:hAnsiTheme="majorHAnsi" w:cstheme="majorHAnsi"/>
        </w:rPr>
        <w:t>suicides</w:t>
      </w:r>
      <w:r w:rsidR="006C5924" w:rsidRPr="009A222F">
        <w:rPr>
          <w:rFonts w:asciiTheme="majorHAnsi" w:hAnsiTheme="majorHAnsi" w:cstheme="majorHAnsi"/>
        </w:rPr>
        <w:t>,</w:t>
      </w:r>
      <w:r w:rsidR="006C5924" w:rsidRPr="00720B1E">
        <w:rPr>
          <w:rFonts w:asciiTheme="majorHAnsi" w:hAnsiTheme="majorHAnsi" w:cstheme="majorHAnsi"/>
        </w:rPr>
        <w:t xml:space="preserve"> drowning</w:t>
      </w:r>
      <w:r w:rsidR="00126720">
        <w:rPr>
          <w:rFonts w:asciiTheme="majorHAnsi" w:hAnsiTheme="majorHAnsi" w:cstheme="majorHAnsi"/>
        </w:rPr>
        <w:t>s</w:t>
      </w:r>
      <w:r w:rsidR="006566D7" w:rsidRPr="009A222F">
        <w:rPr>
          <w:rFonts w:asciiTheme="majorHAnsi" w:hAnsiTheme="majorHAnsi" w:cstheme="majorHAnsi"/>
        </w:rPr>
        <w:t xml:space="preserve"> and violence </w:t>
      </w:r>
      <w:r w:rsidRPr="00720B1E">
        <w:rPr>
          <w:rFonts w:asciiTheme="majorHAnsi" w:hAnsiTheme="majorHAnsi" w:cstheme="majorHAnsi"/>
        </w:rPr>
        <w:t xml:space="preserve">explained Professor Majid Ezzati, senior author from the Abdul Latif Jameel Institute for Disease and Emergency Analytics at Imperial College London. “These predictions suggest we </w:t>
      </w:r>
      <w:r w:rsidR="006566D7" w:rsidRPr="009A222F">
        <w:rPr>
          <w:rFonts w:asciiTheme="majorHAnsi" w:hAnsiTheme="majorHAnsi" w:cstheme="majorHAnsi"/>
        </w:rPr>
        <w:t>should expect to</w:t>
      </w:r>
      <w:r w:rsidR="006566D7" w:rsidRPr="00720B1E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 xml:space="preserve">see more deaths from </w:t>
      </w:r>
      <w:r w:rsidR="006566D7" w:rsidRPr="009A222F">
        <w:rPr>
          <w:rFonts w:asciiTheme="majorHAnsi" w:hAnsiTheme="majorHAnsi" w:cstheme="majorHAnsi"/>
        </w:rPr>
        <w:t>transport</w:t>
      </w:r>
      <w:r w:rsidRPr="00720B1E">
        <w:rPr>
          <w:rFonts w:asciiTheme="majorHAnsi" w:hAnsiTheme="majorHAnsi" w:cstheme="majorHAnsi"/>
        </w:rPr>
        <w:t xml:space="preserve"> accidents</w:t>
      </w:r>
      <w:r w:rsidR="004D1313">
        <w:rPr>
          <w:rFonts w:asciiTheme="majorHAnsi" w:hAnsiTheme="majorHAnsi" w:cstheme="majorHAnsi"/>
        </w:rPr>
        <w:t>,</w:t>
      </w:r>
      <w:r w:rsidR="006C5924">
        <w:rPr>
          <w:rFonts w:asciiTheme="majorHAnsi" w:hAnsiTheme="majorHAnsi" w:cstheme="majorHAnsi"/>
        </w:rPr>
        <w:t xml:space="preserve"> </w:t>
      </w:r>
      <w:r w:rsidR="006C5924" w:rsidRPr="009A222F">
        <w:rPr>
          <w:rFonts w:asciiTheme="majorHAnsi" w:hAnsiTheme="majorHAnsi" w:cstheme="majorHAnsi"/>
        </w:rPr>
        <w:t>suicides</w:t>
      </w:r>
      <w:r w:rsidR="006C5924">
        <w:rPr>
          <w:rFonts w:asciiTheme="majorHAnsi" w:hAnsiTheme="majorHAnsi" w:cstheme="majorHAnsi"/>
        </w:rPr>
        <w:t>,</w:t>
      </w:r>
      <w:r w:rsidR="006C5924" w:rsidRPr="009A222F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>drownings</w:t>
      </w:r>
      <w:r w:rsidR="006566D7" w:rsidRPr="009A222F">
        <w:rPr>
          <w:rFonts w:asciiTheme="majorHAnsi" w:hAnsiTheme="majorHAnsi" w:cstheme="majorHAnsi"/>
        </w:rPr>
        <w:t xml:space="preserve"> and violence</w:t>
      </w:r>
      <w:r w:rsidRPr="00720B1E">
        <w:rPr>
          <w:rFonts w:asciiTheme="majorHAnsi" w:hAnsiTheme="majorHAnsi" w:cstheme="majorHAnsi"/>
        </w:rPr>
        <w:t xml:space="preserve"> as temperatures rise.</w:t>
      </w:r>
      <w:r w:rsidR="006566D7" w:rsidRPr="009A222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These new results show how much climate change can affect youn</w:t>
      </w:r>
      <w:r w:rsidR="00543CC6">
        <w:rPr>
          <w:rFonts w:asciiTheme="majorHAnsi" w:hAnsiTheme="majorHAnsi" w:cstheme="majorHAnsi"/>
        </w:rPr>
        <w:t xml:space="preserve">g </w:t>
      </w:r>
      <w:r w:rsidR="006C5924">
        <w:rPr>
          <w:rFonts w:asciiTheme="majorHAnsi" w:hAnsiTheme="majorHAnsi" w:cstheme="majorHAnsi"/>
        </w:rPr>
        <w:t>people</w:t>
      </w:r>
      <w:r>
        <w:rPr>
          <w:rFonts w:asciiTheme="majorHAnsi" w:hAnsiTheme="majorHAnsi" w:cstheme="majorHAnsi"/>
        </w:rPr>
        <w:t xml:space="preserve">. </w:t>
      </w:r>
      <w:r w:rsidR="006566D7" w:rsidRPr="009A222F">
        <w:rPr>
          <w:rFonts w:asciiTheme="majorHAnsi" w:hAnsiTheme="majorHAnsi" w:cstheme="majorHAnsi"/>
        </w:rPr>
        <w:t xml:space="preserve">We need to respond to this threat with better preparedness </w:t>
      </w:r>
      <w:r w:rsidR="00AC1EEA" w:rsidRPr="009A222F">
        <w:rPr>
          <w:rFonts w:asciiTheme="majorHAnsi" w:hAnsiTheme="majorHAnsi" w:cstheme="majorHAnsi"/>
        </w:rPr>
        <w:t>in terms of emergency service</w:t>
      </w:r>
      <w:r w:rsidR="00D464DA">
        <w:rPr>
          <w:rFonts w:asciiTheme="majorHAnsi" w:hAnsiTheme="majorHAnsi" w:cstheme="majorHAnsi"/>
        </w:rPr>
        <w:t>s, social support</w:t>
      </w:r>
      <w:r w:rsidR="00AC1EEA" w:rsidRPr="009A222F">
        <w:rPr>
          <w:rFonts w:asciiTheme="majorHAnsi" w:hAnsiTheme="majorHAnsi" w:cstheme="majorHAnsi"/>
        </w:rPr>
        <w:t xml:space="preserve"> and</w:t>
      </w:r>
      <w:r w:rsidR="00AC1EEA" w:rsidRPr="00141A4D">
        <w:rPr>
          <w:rFonts w:asciiTheme="majorHAnsi" w:hAnsiTheme="majorHAnsi" w:cstheme="majorHAnsi"/>
        </w:rPr>
        <w:t xml:space="preserve"> health warnings</w:t>
      </w:r>
      <w:r w:rsidR="00720B1E">
        <w:rPr>
          <w:rFonts w:asciiTheme="majorHAnsi" w:hAnsiTheme="majorHAnsi" w:cstheme="majorHAnsi"/>
        </w:rPr>
        <w:t>.</w:t>
      </w:r>
      <w:r w:rsidRPr="00720B1E">
        <w:rPr>
          <w:rFonts w:asciiTheme="majorHAnsi" w:hAnsiTheme="majorHAnsi" w:cstheme="majorHAnsi"/>
        </w:rPr>
        <w:t xml:space="preserve">” </w:t>
      </w:r>
    </w:p>
    <w:p w14:paraId="0000000A" w14:textId="35EBC0FB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In the research, the team used data from the National </w:t>
      </w:r>
      <w:proofErr w:type="spellStart"/>
      <w:r w:rsidRPr="00720B1E">
        <w:rPr>
          <w:rFonts w:asciiTheme="majorHAnsi" w:hAnsiTheme="majorHAnsi" w:cstheme="majorHAnsi"/>
        </w:rPr>
        <w:t>Center</w:t>
      </w:r>
      <w:proofErr w:type="spellEnd"/>
      <w:r w:rsidRPr="00720B1E">
        <w:rPr>
          <w:rFonts w:asciiTheme="majorHAnsi" w:hAnsiTheme="majorHAnsi" w:cstheme="majorHAnsi"/>
        </w:rPr>
        <w:t xml:space="preserve"> for Health Statistics to calculate the number of deaths from injuries between 1980 and 2017. This revealed </w:t>
      </w:r>
      <w:r w:rsidR="00543CC6">
        <w:rPr>
          <w:rFonts w:asciiTheme="majorHAnsi" w:hAnsiTheme="majorHAnsi" w:cstheme="majorHAnsi"/>
        </w:rPr>
        <w:t>4.1 million</w:t>
      </w:r>
      <w:r w:rsidRPr="00720B1E">
        <w:rPr>
          <w:rFonts w:asciiTheme="majorHAnsi" w:hAnsiTheme="majorHAnsi" w:cstheme="majorHAnsi"/>
        </w:rPr>
        <w:t xml:space="preserve"> boys and men </w:t>
      </w:r>
      <w:r w:rsidR="00D92E6A" w:rsidRPr="00720B1E">
        <w:rPr>
          <w:rFonts w:asciiTheme="majorHAnsi" w:hAnsiTheme="majorHAnsi" w:cstheme="majorHAnsi"/>
        </w:rPr>
        <w:t xml:space="preserve">and </w:t>
      </w:r>
      <w:r w:rsidR="00D92E6A">
        <w:rPr>
          <w:rFonts w:asciiTheme="majorHAnsi" w:hAnsiTheme="majorHAnsi" w:cstheme="majorHAnsi"/>
        </w:rPr>
        <w:t>1.8 million</w:t>
      </w:r>
      <w:r w:rsidR="00D92E6A" w:rsidRPr="00720B1E">
        <w:rPr>
          <w:rFonts w:asciiTheme="majorHAnsi" w:hAnsiTheme="majorHAnsi" w:cstheme="majorHAnsi"/>
        </w:rPr>
        <w:t xml:space="preserve"> girls and women </w:t>
      </w:r>
      <w:r w:rsidRPr="00720B1E">
        <w:rPr>
          <w:rFonts w:asciiTheme="majorHAnsi" w:hAnsiTheme="majorHAnsi" w:cstheme="majorHAnsi"/>
        </w:rPr>
        <w:t xml:space="preserve">died from an injury during this </w:t>
      </w:r>
      <w:r w:rsidR="009A222F" w:rsidRPr="009A222F">
        <w:rPr>
          <w:rFonts w:asciiTheme="majorHAnsi" w:hAnsiTheme="majorHAnsi" w:cstheme="majorHAnsi"/>
        </w:rPr>
        <w:t>3</w:t>
      </w:r>
      <w:r w:rsidR="00543CC6">
        <w:rPr>
          <w:rFonts w:asciiTheme="majorHAnsi" w:hAnsiTheme="majorHAnsi" w:cstheme="majorHAnsi"/>
        </w:rPr>
        <w:t>8</w:t>
      </w:r>
      <w:r w:rsidRPr="00720B1E">
        <w:rPr>
          <w:rFonts w:asciiTheme="majorHAnsi" w:hAnsiTheme="majorHAnsi" w:cstheme="majorHAnsi"/>
        </w:rPr>
        <w:t>-year period. Transport, falls, drownings, assault and suicide accounted for the majority of these deaths.</w:t>
      </w:r>
    </w:p>
    <w:p w14:paraId="0000000D" w14:textId="5793BF66" w:rsidR="009A7988" w:rsidRPr="00720B1E" w:rsidRDefault="004E10F1" w:rsidP="009A222F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>Using a statistical model, the researchers then calculated the number of additional deaths from injuries caused by unusual temperature</w:t>
      </w:r>
      <w:r w:rsidR="009A222F" w:rsidRPr="009A222F">
        <w:rPr>
          <w:rFonts w:asciiTheme="majorHAnsi" w:hAnsiTheme="majorHAnsi" w:cstheme="majorHAnsi"/>
        </w:rPr>
        <w:t xml:space="preserve"> in different months of the year</w:t>
      </w:r>
      <w:r w:rsidRPr="00720B1E">
        <w:rPr>
          <w:rFonts w:asciiTheme="majorHAnsi" w:hAnsiTheme="majorHAnsi" w:cstheme="majorHAnsi"/>
        </w:rPr>
        <w:t>.</w:t>
      </w:r>
      <w:r w:rsidR="009A222F" w:rsidRPr="00720B1E">
        <w:rPr>
          <w:rFonts w:asciiTheme="majorHAnsi" w:hAnsiTheme="majorHAnsi" w:cstheme="majorHAnsi"/>
        </w:rPr>
        <w:t xml:space="preserve"> </w:t>
      </w:r>
      <w:r w:rsidR="00141A4D">
        <w:rPr>
          <w:rFonts w:asciiTheme="majorHAnsi" w:hAnsiTheme="majorHAnsi" w:cstheme="majorHAnsi"/>
        </w:rPr>
        <w:t>The biggest effects of</w:t>
      </w:r>
      <w:r w:rsidR="009A222F" w:rsidRPr="00720B1E">
        <w:rPr>
          <w:rFonts w:asciiTheme="majorHAnsi" w:eastAsia="Times New Roman" w:hAnsiTheme="majorHAnsi" w:cstheme="majorHAnsi"/>
          <w:color w:val="000000"/>
        </w:rPr>
        <w:t xml:space="preserve"> </w:t>
      </w:r>
      <w:r w:rsidR="006C5924">
        <w:rPr>
          <w:rFonts w:asciiTheme="majorHAnsi" w:eastAsia="Times New Roman" w:hAnsiTheme="majorHAnsi" w:cstheme="majorHAnsi"/>
          <w:color w:val="000000"/>
        </w:rPr>
        <w:t xml:space="preserve">warm </w:t>
      </w:r>
      <w:r w:rsidR="009A222F" w:rsidRPr="00720B1E">
        <w:rPr>
          <w:rFonts w:asciiTheme="majorHAnsi" w:eastAsia="Times New Roman" w:hAnsiTheme="majorHAnsi" w:cstheme="majorHAnsi"/>
          <w:color w:val="000000"/>
        </w:rPr>
        <w:t xml:space="preserve">temperature were </w:t>
      </w:r>
      <w:r w:rsidR="00141A4D">
        <w:rPr>
          <w:rFonts w:asciiTheme="majorHAnsi" w:eastAsia="Times New Roman" w:hAnsiTheme="majorHAnsi" w:cstheme="majorHAnsi"/>
          <w:color w:val="000000"/>
        </w:rPr>
        <w:t>on</w:t>
      </w:r>
      <w:r w:rsidR="009A222F" w:rsidRPr="00720B1E">
        <w:rPr>
          <w:rFonts w:asciiTheme="majorHAnsi" w:hAnsiTheme="majorHAnsi" w:cstheme="majorHAnsi"/>
        </w:rPr>
        <w:t xml:space="preserve"> </w:t>
      </w:r>
      <w:ins w:id="6" w:author="Ezzati, Majid" w:date="2019-12-20T16:19:00Z">
        <w:r w:rsidR="003A0C57">
          <w:rPr>
            <w:rFonts w:asciiTheme="majorHAnsi" w:hAnsiTheme="majorHAnsi" w:cstheme="majorHAnsi"/>
          </w:rPr>
          <w:t xml:space="preserve">risk of dying </w:t>
        </w:r>
      </w:ins>
      <w:del w:id="7" w:author="Ezzati, Majid" w:date="2019-12-20T16:19:00Z">
        <w:r w:rsidR="009A222F" w:rsidRPr="00720B1E" w:rsidDel="003A0C57">
          <w:rPr>
            <w:rFonts w:asciiTheme="majorHAnsi" w:hAnsiTheme="majorHAnsi" w:cstheme="majorHAnsi"/>
          </w:rPr>
          <w:delText xml:space="preserve">deaths </w:delText>
        </w:r>
      </w:del>
      <w:r w:rsidR="009A222F" w:rsidRPr="00720B1E">
        <w:rPr>
          <w:rFonts w:asciiTheme="majorHAnsi" w:hAnsiTheme="majorHAnsi" w:cstheme="majorHAnsi"/>
        </w:rPr>
        <w:t xml:space="preserve">from drowning and transport accidents, which the researchers say is due to increased swimming, </w:t>
      </w:r>
      <w:r w:rsidR="00141A4D">
        <w:rPr>
          <w:rFonts w:asciiTheme="majorHAnsi" w:hAnsiTheme="majorHAnsi" w:cstheme="majorHAnsi"/>
        </w:rPr>
        <w:t>more driving</w:t>
      </w:r>
      <w:r w:rsidR="00FB559C">
        <w:rPr>
          <w:rFonts w:asciiTheme="majorHAnsi" w:hAnsiTheme="majorHAnsi" w:cstheme="majorHAnsi"/>
        </w:rPr>
        <w:t xml:space="preserve"> and increased </w:t>
      </w:r>
      <w:r w:rsidR="009A222F" w:rsidRPr="00720B1E">
        <w:rPr>
          <w:rFonts w:asciiTheme="majorHAnsi" w:hAnsiTheme="majorHAnsi" w:cstheme="majorHAnsi"/>
        </w:rPr>
        <w:t xml:space="preserve">alcohol consumption in </w:t>
      </w:r>
      <w:r w:rsidR="00D92E6A">
        <w:rPr>
          <w:rFonts w:asciiTheme="majorHAnsi" w:hAnsiTheme="majorHAnsi" w:cstheme="majorHAnsi"/>
        </w:rPr>
        <w:t>warm</w:t>
      </w:r>
      <w:r w:rsidR="00D92E6A" w:rsidRPr="00720B1E">
        <w:rPr>
          <w:rFonts w:asciiTheme="majorHAnsi" w:hAnsiTheme="majorHAnsi" w:cstheme="majorHAnsi"/>
        </w:rPr>
        <w:t xml:space="preserve"> </w:t>
      </w:r>
      <w:r w:rsidR="009A222F" w:rsidRPr="00720B1E">
        <w:rPr>
          <w:rFonts w:asciiTheme="majorHAnsi" w:hAnsiTheme="majorHAnsi" w:cstheme="majorHAnsi"/>
        </w:rPr>
        <w:t>temperatures.</w:t>
      </w:r>
    </w:p>
    <w:p w14:paraId="0000000E" w14:textId="71980937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The researchers then used this model to predict number of additional deaths for an increase in average temperatures of 1.5 and 2 Celsius. These are the global temperature rises </w:t>
      </w:r>
      <w:r w:rsidR="009A222F" w:rsidRPr="009A222F">
        <w:rPr>
          <w:rFonts w:asciiTheme="majorHAnsi" w:hAnsiTheme="majorHAnsi" w:cstheme="majorHAnsi"/>
        </w:rPr>
        <w:t>agreed</w:t>
      </w:r>
      <w:r w:rsidR="008A6231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>by the Paris Climate Agreement.</w:t>
      </w:r>
    </w:p>
    <w:p w14:paraId="0000000F" w14:textId="782F5A93" w:rsidR="009A7988" w:rsidRPr="00720B1E" w:rsidRDefault="004E10F1">
      <w:pPr>
        <w:rPr>
          <w:rFonts w:asciiTheme="majorHAnsi" w:hAnsiTheme="majorHAnsi" w:cstheme="majorHAnsi"/>
        </w:rPr>
      </w:pPr>
      <w:r w:rsidRPr="00720B1E">
        <w:rPr>
          <w:rFonts w:asciiTheme="majorHAnsi" w:hAnsiTheme="majorHAnsi" w:cstheme="majorHAnsi"/>
        </w:rPr>
        <w:t xml:space="preserve">The results </w:t>
      </w:r>
      <w:r w:rsidRPr="00720B1E">
        <w:rPr>
          <w:rFonts w:asciiTheme="majorHAnsi" w:eastAsia="Times New Roman" w:hAnsiTheme="majorHAnsi" w:cstheme="majorHAnsi"/>
          <w:color w:val="000000"/>
        </w:rPr>
        <w:t>suggest</w:t>
      </w:r>
      <w:r w:rsidRPr="00720B1E">
        <w:rPr>
          <w:rFonts w:asciiTheme="majorHAnsi" w:hAnsiTheme="majorHAnsi" w:cstheme="majorHAnsi"/>
        </w:rPr>
        <w:t xml:space="preserve"> </w:t>
      </w:r>
      <w:r w:rsidR="009A222F" w:rsidRPr="009A222F">
        <w:rPr>
          <w:rFonts w:asciiTheme="majorHAnsi" w:hAnsiTheme="majorHAnsi" w:cstheme="majorHAnsi"/>
        </w:rPr>
        <w:t>more than 1,20</w:t>
      </w:r>
      <w:bookmarkStart w:id="8" w:name="_GoBack"/>
      <w:r w:rsidR="009A222F" w:rsidRPr="009A222F">
        <w:rPr>
          <w:rFonts w:asciiTheme="majorHAnsi" w:hAnsiTheme="majorHAnsi" w:cstheme="majorHAnsi"/>
        </w:rPr>
        <w:t>0</w:t>
      </w:r>
      <w:r w:rsidR="009A222F" w:rsidRPr="00720B1E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>of the 1</w:t>
      </w:r>
      <w:ins w:id="9" w:author="Ezzati, Majid" w:date="2019-12-20T16:20:00Z">
        <w:r w:rsidR="000E0DF7">
          <w:rPr>
            <w:rFonts w:asciiTheme="majorHAnsi" w:hAnsiTheme="majorHAnsi" w:cstheme="majorHAnsi"/>
          </w:rPr>
          <w:t>,</w:t>
        </w:r>
      </w:ins>
      <w:r w:rsidRPr="00720B1E">
        <w:rPr>
          <w:rFonts w:asciiTheme="majorHAnsi" w:hAnsiTheme="majorHAnsi" w:cstheme="majorHAnsi"/>
        </w:rPr>
        <w:t>60</w:t>
      </w:r>
      <w:r w:rsidRPr="00720B1E">
        <w:rPr>
          <w:rFonts w:asciiTheme="majorHAnsi" w:eastAsia="Times New Roman" w:hAnsiTheme="majorHAnsi" w:cstheme="majorHAnsi"/>
          <w:color w:val="000000"/>
        </w:rPr>
        <w:t>0</w:t>
      </w:r>
      <w:r w:rsidRPr="00720B1E">
        <w:rPr>
          <w:rFonts w:asciiTheme="majorHAnsi" w:hAnsiTheme="majorHAnsi" w:cstheme="majorHAnsi"/>
        </w:rPr>
        <w:t xml:space="preserve"> excess deaths associated with a 1.5 Celsius rise would be in males. However, among </w:t>
      </w:r>
      <w:r w:rsidR="008A6231">
        <w:rPr>
          <w:rFonts w:asciiTheme="majorHAnsi" w:hAnsiTheme="majorHAnsi" w:cstheme="majorHAnsi"/>
        </w:rPr>
        <w:t xml:space="preserve">older </w:t>
      </w:r>
      <w:r w:rsidRPr="00720B1E">
        <w:rPr>
          <w:rFonts w:asciiTheme="majorHAnsi" w:hAnsiTheme="majorHAnsi" w:cstheme="majorHAnsi"/>
        </w:rPr>
        <w:t xml:space="preserve">men </w:t>
      </w:r>
      <w:r w:rsidR="00141A4D">
        <w:rPr>
          <w:rFonts w:asciiTheme="majorHAnsi" w:hAnsiTheme="majorHAnsi" w:cstheme="majorHAnsi"/>
        </w:rPr>
        <w:t>and women</w:t>
      </w:r>
      <w:r w:rsidRPr="00720B1E">
        <w:rPr>
          <w:rFonts w:asciiTheme="majorHAnsi" w:hAnsiTheme="majorHAnsi" w:cstheme="majorHAnsi"/>
        </w:rPr>
        <w:t xml:space="preserve">, </w:t>
      </w:r>
      <w:r w:rsidR="008A6231">
        <w:rPr>
          <w:rFonts w:asciiTheme="majorHAnsi" w:hAnsiTheme="majorHAnsi" w:cstheme="majorHAnsi"/>
        </w:rPr>
        <w:t>warmer</w:t>
      </w:r>
      <w:r w:rsidR="008A6231" w:rsidRPr="00720B1E">
        <w:rPr>
          <w:rFonts w:asciiTheme="majorHAnsi" w:hAnsiTheme="majorHAnsi" w:cstheme="majorHAnsi"/>
        </w:rPr>
        <w:t xml:space="preserve"> </w:t>
      </w:r>
      <w:r w:rsidR="008A6231">
        <w:rPr>
          <w:rFonts w:asciiTheme="majorHAnsi" w:hAnsiTheme="majorHAnsi" w:cstheme="majorHAnsi"/>
        </w:rPr>
        <w:t>winter months</w:t>
      </w:r>
      <w:r w:rsidR="008A6231" w:rsidRPr="00720B1E">
        <w:rPr>
          <w:rFonts w:asciiTheme="majorHAnsi" w:hAnsiTheme="majorHAnsi" w:cstheme="majorHAnsi"/>
        </w:rPr>
        <w:t xml:space="preserve"> </w:t>
      </w:r>
      <w:r w:rsidRPr="00720B1E">
        <w:rPr>
          <w:rFonts w:asciiTheme="majorHAnsi" w:hAnsiTheme="majorHAnsi" w:cstheme="majorHAnsi"/>
        </w:rPr>
        <w:t xml:space="preserve">were associated with a reduction in deaths from falls. </w:t>
      </w:r>
    </w:p>
    <w:p w14:paraId="7D686677" w14:textId="77777777" w:rsidR="003A0C57" w:rsidRDefault="004E10F1">
      <w:pPr>
        <w:rPr>
          <w:ins w:id="10" w:author="Ezzati, Majid" w:date="2019-12-20T16:19:00Z"/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lastRenderedPageBreak/>
        <w:t xml:space="preserve">There were also rises in </w:t>
      </w:r>
      <w:r w:rsidR="00141A4D">
        <w:rPr>
          <w:rFonts w:asciiTheme="majorHAnsi" w:hAnsiTheme="majorHAnsi" w:cstheme="majorHAnsi"/>
        </w:rPr>
        <w:t>risk of dying</w:t>
      </w:r>
      <w:r w:rsidR="00141A4D" w:rsidRPr="006C5924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 xml:space="preserve">from suicide and assault in </w:t>
      </w:r>
      <w:r w:rsidR="00543CC6">
        <w:rPr>
          <w:rFonts w:asciiTheme="majorHAnsi" w:hAnsiTheme="majorHAnsi" w:cstheme="majorHAnsi"/>
        </w:rPr>
        <w:t>warmer</w:t>
      </w:r>
      <w:r w:rsidR="00543CC6" w:rsidRPr="006C5924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 xml:space="preserve">temperatures, though not as large as those seen for drowning and transport. </w:t>
      </w:r>
    </w:p>
    <w:p w14:paraId="6D409845" w14:textId="580A0C2C" w:rsidR="008F6F6A" w:rsidDel="003A0C57" w:rsidRDefault="004E10F1">
      <w:pPr>
        <w:rPr>
          <w:del w:id="11" w:author="Ezzati, Majid" w:date="2019-12-20T16:19:00Z"/>
          <w:rFonts w:asciiTheme="majorHAnsi" w:hAnsiTheme="majorHAnsi" w:cstheme="majorHAnsi"/>
        </w:rPr>
      </w:pPr>
      <w:commentRangeStart w:id="12"/>
      <w:r w:rsidRPr="006C5924">
        <w:rPr>
          <w:rFonts w:asciiTheme="majorHAnsi" w:hAnsiTheme="majorHAnsi" w:cstheme="majorHAnsi"/>
        </w:rPr>
        <w:t xml:space="preserve">The researchers say the reasons for these increases </w:t>
      </w:r>
      <w:r w:rsidR="00141A4D">
        <w:rPr>
          <w:rFonts w:asciiTheme="majorHAnsi" w:hAnsiTheme="majorHAnsi" w:cstheme="majorHAnsi"/>
        </w:rPr>
        <w:t>are not still fully understood</w:t>
      </w:r>
      <w:r w:rsidRPr="006C5924">
        <w:rPr>
          <w:rFonts w:asciiTheme="majorHAnsi" w:hAnsiTheme="majorHAnsi" w:cstheme="majorHAnsi"/>
        </w:rPr>
        <w:t>. One possible explanation could be people spend more time outdoors in hot weather</w:t>
      </w:r>
      <w:r w:rsidR="00D464DA">
        <w:rPr>
          <w:rFonts w:asciiTheme="majorHAnsi" w:hAnsiTheme="majorHAnsi" w:cstheme="majorHAnsi"/>
        </w:rPr>
        <w:t xml:space="preserve"> with more chance of confrontation</w:t>
      </w:r>
      <w:r w:rsidR="008F6F6A">
        <w:rPr>
          <w:rFonts w:asciiTheme="majorHAnsi" w:hAnsiTheme="majorHAnsi" w:cstheme="majorHAnsi"/>
        </w:rPr>
        <w:t xml:space="preserve">. People also tend to be </w:t>
      </w:r>
      <w:r w:rsidR="00D464DA">
        <w:rPr>
          <w:rFonts w:asciiTheme="majorHAnsi" w:hAnsiTheme="majorHAnsi" w:cstheme="majorHAnsi"/>
        </w:rPr>
        <w:t>more agitated</w:t>
      </w:r>
      <w:r w:rsidR="008F6F6A">
        <w:rPr>
          <w:rFonts w:asciiTheme="majorHAnsi" w:hAnsiTheme="majorHAnsi" w:cstheme="majorHAnsi"/>
        </w:rPr>
        <w:t xml:space="preserve"> in hot weather, a</w:t>
      </w:r>
      <w:r w:rsidRPr="006C5924">
        <w:rPr>
          <w:rFonts w:asciiTheme="majorHAnsi" w:hAnsiTheme="majorHAnsi" w:cstheme="majorHAnsi"/>
        </w:rPr>
        <w:t xml:space="preserve">nd </w:t>
      </w:r>
      <w:r w:rsidR="00D464DA">
        <w:rPr>
          <w:rFonts w:asciiTheme="majorHAnsi" w:hAnsiTheme="majorHAnsi" w:cstheme="majorHAnsi"/>
        </w:rPr>
        <w:t xml:space="preserve">perhaps </w:t>
      </w:r>
      <w:r w:rsidRPr="006C5924">
        <w:rPr>
          <w:rFonts w:asciiTheme="majorHAnsi" w:hAnsiTheme="majorHAnsi" w:cstheme="majorHAnsi"/>
        </w:rPr>
        <w:t>drink more alcohol</w:t>
      </w:r>
      <w:r w:rsidR="008F6F6A">
        <w:rPr>
          <w:rFonts w:asciiTheme="majorHAnsi" w:hAnsiTheme="majorHAnsi" w:cstheme="majorHAnsi"/>
        </w:rPr>
        <w:t xml:space="preserve"> – which could all </w:t>
      </w:r>
      <w:r w:rsidRPr="006C5924">
        <w:rPr>
          <w:rFonts w:asciiTheme="majorHAnsi" w:hAnsiTheme="majorHAnsi" w:cstheme="majorHAnsi"/>
        </w:rPr>
        <w:t xml:space="preserve">lead to increased number of assaults. </w:t>
      </w:r>
    </w:p>
    <w:p w14:paraId="00000010" w14:textId="6779888B" w:rsidR="009A7988" w:rsidRPr="006C5924" w:rsidRDefault="008F6F6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 terms of </w:t>
      </w:r>
      <w:r w:rsidR="00543CC6">
        <w:rPr>
          <w:rFonts w:asciiTheme="majorHAnsi" w:hAnsiTheme="majorHAnsi" w:cstheme="majorHAnsi"/>
        </w:rPr>
        <w:t>suicides, p</w:t>
      </w:r>
      <w:r w:rsidR="00543CC6" w:rsidRPr="006C5924">
        <w:rPr>
          <w:rFonts w:asciiTheme="majorHAnsi" w:hAnsiTheme="majorHAnsi" w:cstheme="majorHAnsi"/>
        </w:rPr>
        <w:t xml:space="preserve">revious </w:t>
      </w:r>
      <w:r w:rsidR="004E10F1" w:rsidRPr="006C5924">
        <w:rPr>
          <w:rFonts w:asciiTheme="majorHAnsi" w:hAnsiTheme="majorHAnsi" w:cstheme="majorHAnsi"/>
        </w:rPr>
        <w:t>research has suggested high temperatures are associated with higher levels of mental distress</w:t>
      </w:r>
      <w:r w:rsidR="00D464DA">
        <w:rPr>
          <w:rFonts w:asciiTheme="majorHAnsi" w:hAnsiTheme="majorHAnsi" w:cstheme="majorHAnsi"/>
        </w:rPr>
        <w:t>, especially</w:t>
      </w:r>
      <w:r w:rsidR="004E10F1" w:rsidRPr="006C5924">
        <w:rPr>
          <w:rFonts w:asciiTheme="majorHAnsi" w:hAnsiTheme="majorHAnsi" w:cstheme="majorHAnsi"/>
        </w:rPr>
        <w:t xml:space="preserve"> in young people.</w:t>
      </w:r>
      <w:commentRangeEnd w:id="12"/>
      <w:r w:rsidR="003A0C57">
        <w:rPr>
          <w:rStyle w:val="CommentReference"/>
        </w:rPr>
        <w:commentReference w:id="12"/>
      </w:r>
    </w:p>
    <w:p w14:paraId="00000011" w14:textId="6FC83785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Dr Robbie Parks, </w:t>
      </w:r>
      <w:del w:id="13" w:author="Ezzati, Majid" w:date="2019-12-20T16:20:00Z">
        <w:r w:rsidRPr="006C5924" w:rsidDel="003A0C57">
          <w:rPr>
            <w:rFonts w:asciiTheme="majorHAnsi" w:hAnsiTheme="majorHAnsi" w:cstheme="majorHAnsi"/>
          </w:rPr>
          <w:delText xml:space="preserve">first </w:delText>
        </w:r>
      </w:del>
      <w:ins w:id="14" w:author="Ezzati, Majid" w:date="2019-12-20T16:20:00Z">
        <w:r w:rsidR="003A0C57">
          <w:rPr>
            <w:rFonts w:asciiTheme="majorHAnsi" w:hAnsiTheme="majorHAnsi" w:cstheme="majorHAnsi"/>
          </w:rPr>
          <w:t>lead</w:t>
        </w:r>
        <w:r w:rsidR="003A0C57" w:rsidRPr="006C5924">
          <w:rPr>
            <w:rFonts w:asciiTheme="majorHAnsi" w:hAnsiTheme="majorHAnsi" w:cstheme="majorHAnsi"/>
          </w:rPr>
          <w:t xml:space="preserve"> </w:t>
        </w:r>
      </w:ins>
      <w:r w:rsidRPr="006C5924">
        <w:rPr>
          <w:rFonts w:asciiTheme="majorHAnsi" w:hAnsiTheme="majorHAnsi" w:cstheme="majorHAnsi"/>
        </w:rPr>
        <w:t>author from</w:t>
      </w:r>
      <w:r w:rsidR="00D748E8">
        <w:rPr>
          <w:rFonts w:asciiTheme="majorHAnsi" w:hAnsiTheme="majorHAnsi" w:cstheme="majorHAnsi"/>
        </w:rPr>
        <w:t xml:space="preserve"> </w:t>
      </w:r>
      <w:r w:rsidRPr="006C5924">
        <w:rPr>
          <w:rFonts w:asciiTheme="majorHAnsi" w:hAnsiTheme="majorHAnsi" w:cstheme="majorHAnsi"/>
        </w:rPr>
        <w:t xml:space="preserve">Columbia </w:t>
      </w:r>
      <w:r w:rsidR="00D748E8">
        <w:rPr>
          <w:rFonts w:asciiTheme="majorHAnsi" w:hAnsiTheme="majorHAnsi" w:cstheme="majorHAnsi"/>
        </w:rPr>
        <w:t xml:space="preserve">University’s </w:t>
      </w:r>
      <w:r w:rsidR="00543CC6">
        <w:t>Earth Institute</w:t>
      </w:r>
      <w:r w:rsidRPr="006C5924">
        <w:rPr>
          <w:rFonts w:asciiTheme="majorHAnsi" w:hAnsiTheme="majorHAnsi" w:cstheme="majorHAnsi"/>
        </w:rPr>
        <w:t>, said: “</w:t>
      </w:r>
      <w:r w:rsidR="00543CC6" w:rsidRPr="009D1930">
        <w:t>Our work highlights how deaths from injuries</w:t>
      </w:r>
      <w:r w:rsidR="00543CC6">
        <w:t xml:space="preserve"> including</w:t>
      </w:r>
      <w:r w:rsidR="00543CC6" w:rsidRPr="009D1930">
        <w:t xml:space="preserve"> </w:t>
      </w:r>
      <w:r w:rsidR="00543CC6">
        <w:t>assaults, suicides, transport and drowning deaths</w:t>
      </w:r>
      <w:r w:rsidR="00543CC6" w:rsidRPr="009D1930">
        <w:t xml:space="preserve"> </w:t>
      </w:r>
      <w:r w:rsidR="00543CC6">
        <w:t>currently rise with warm</w:t>
      </w:r>
      <w:r w:rsidR="00543CC6" w:rsidRPr="009D1930">
        <w:t xml:space="preserve"> temperature</w:t>
      </w:r>
      <w:r w:rsidR="00543CC6">
        <w:t>, and could also worsen</w:t>
      </w:r>
      <w:r w:rsidR="00543CC6" w:rsidRPr="009D1930">
        <w:t xml:space="preserve"> by rising temperatures resulting</w:t>
      </w:r>
      <w:r w:rsidR="00543CC6">
        <w:t xml:space="preserve"> </w:t>
      </w:r>
      <w:r w:rsidR="00CB18DB">
        <w:t>from</w:t>
      </w:r>
      <w:r w:rsidR="00543CC6">
        <w:t xml:space="preserve"> </w:t>
      </w:r>
      <w:r w:rsidR="00543CC6" w:rsidRPr="009D1930">
        <w:t>climate change, unless countered by social and health system infrastructure that mitigate these impacts.</w:t>
      </w:r>
      <w:r w:rsidRPr="006C5924">
        <w:rPr>
          <w:rFonts w:asciiTheme="majorHAnsi" w:hAnsiTheme="majorHAnsi" w:cstheme="majorHAnsi"/>
        </w:rPr>
        <w:t>”</w:t>
      </w:r>
    </w:p>
    <w:p w14:paraId="00000012" w14:textId="77777777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 </w:t>
      </w:r>
    </w:p>
    <w:p w14:paraId="00000013" w14:textId="77777777" w:rsidR="009A7988" w:rsidRPr="006C5924" w:rsidRDefault="009A7988">
      <w:pPr>
        <w:rPr>
          <w:rFonts w:asciiTheme="majorHAnsi" w:hAnsiTheme="majorHAnsi" w:cstheme="majorHAnsi"/>
        </w:rPr>
      </w:pPr>
    </w:p>
    <w:p w14:paraId="00000014" w14:textId="77777777" w:rsidR="009A7988" w:rsidRPr="006C5924" w:rsidRDefault="009A7988">
      <w:pPr>
        <w:rPr>
          <w:rFonts w:asciiTheme="majorHAnsi" w:hAnsiTheme="majorHAnsi" w:cstheme="majorHAnsi"/>
        </w:rPr>
      </w:pPr>
    </w:p>
    <w:p w14:paraId="00000015" w14:textId="77777777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 </w:t>
      </w:r>
    </w:p>
    <w:p w14:paraId="00000016" w14:textId="77777777" w:rsidR="009A7988" w:rsidRPr="006C5924" w:rsidRDefault="009A7988">
      <w:pPr>
        <w:rPr>
          <w:rFonts w:asciiTheme="majorHAnsi" w:hAnsiTheme="majorHAnsi" w:cstheme="majorHAnsi"/>
        </w:rPr>
      </w:pPr>
    </w:p>
    <w:bookmarkEnd w:id="8"/>
    <w:p w14:paraId="00000017" w14:textId="77777777" w:rsidR="009A7988" w:rsidRPr="006C5924" w:rsidRDefault="004E10F1">
      <w:pPr>
        <w:rPr>
          <w:rFonts w:asciiTheme="majorHAnsi" w:hAnsiTheme="majorHAnsi" w:cstheme="majorHAnsi"/>
        </w:rPr>
      </w:pPr>
      <w:r w:rsidRPr="006C5924">
        <w:rPr>
          <w:rFonts w:asciiTheme="majorHAnsi" w:hAnsiTheme="majorHAnsi" w:cstheme="majorHAnsi"/>
        </w:rPr>
        <w:t xml:space="preserve"> </w:t>
      </w:r>
    </w:p>
    <w:sectPr w:rsidR="009A7988" w:rsidRPr="006C592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Ezzati, Majid" w:date="2019-12-20T16:07:00Z" w:initials="EM">
    <w:p w14:paraId="2604F941" w14:textId="0E794E0B" w:rsidR="000F47E7" w:rsidRDefault="000F47E7">
      <w:pPr>
        <w:pStyle w:val="CommentText"/>
      </w:pPr>
      <w:r>
        <w:rPr>
          <w:rStyle w:val="CommentReference"/>
        </w:rPr>
        <w:annotationRef/>
      </w:r>
      <w:r>
        <w:t>Since 2,100 is also rounded</w:t>
      </w:r>
    </w:p>
  </w:comment>
  <w:comment w:id="12" w:author="Ezzati, Majid" w:date="2019-12-20T16:19:00Z" w:initials="EM">
    <w:p w14:paraId="1481D22C" w14:textId="77C70600" w:rsidR="003A0C57" w:rsidRDefault="003A0C57">
      <w:pPr>
        <w:pStyle w:val="CommentText"/>
      </w:pPr>
      <w:r>
        <w:rPr>
          <w:rStyle w:val="CommentReference"/>
        </w:rPr>
        <w:annotationRef/>
      </w:r>
      <w:r>
        <w:t>These are related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604F941" w15:done="0"/>
  <w15:commentEx w15:paraId="1481D22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988"/>
    <w:rsid w:val="000E0DF7"/>
    <w:rsid w:val="000F47E7"/>
    <w:rsid w:val="00126720"/>
    <w:rsid w:val="00141A4D"/>
    <w:rsid w:val="002A3EBD"/>
    <w:rsid w:val="002B221E"/>
    <w:rsid w:val="003257A6"/>
    <w:rsid w:val="00355FE7"/>
    <w:rsid w:val="00357705"/>
    <w:rsid w:val="003833FA"/>
    <w:rsid w:val="003A0C57"/>
    <w:rsid w:val="00446415"/>
    <w:rsid w:val="0045319D"/>
    <w:rsid w:val="004636C4"/>
    <w:rsid w:val="00467472"/>
    <w:rsid w:val="004A7709"/>
    <w:rsid w:val="004D1313"/>
    <w:rsid w:val="004E10F1"/>
    <w:rsid w:val="0051608E"/>
    <w:rsid w:val="00533576"/>
    <w:rsid w:val="00543CC6"/>
    <w:rsid w:val="006566D7"/>
    <w:rsid w:val="00693040"/>
    <w:rsid w:val="006C5924"/>
    <w:rsid w:val="007146C4"/>
    <w:rsid w:val="00720B1E"/>
    <w:rsid w:val="007476D4"/>
    <w:rsid w:val="007514FC"/>
    <w:rsid w:val="008307F6"/>
    <w:rsid w:val="0087147E"/>
    <w:rsid w:val="008A6231"/>
    <w:rsid w:val="008F6F6A"/>
    <w:rsid w:val="00962EA8"/>
    <w:rsid w:val="00984775"/>
    <w:rsid w:val="009A222F"/>
    <w:rsid w:val="009A7988"/>
    <w:rsid w:val="00A35BB5"/>
    <w:rsid w:val="00A7557B"/>
    <w:rsid w:val="00AC1EEA"/>
    <w:rsid w:val="00BE2991"/>
    <w:rsid w:val="00C77917"/>
    <w:rsid w:val="00C91C58"/>
    <w:rsid w:val="00CB18DB"/>
    <w:rsid w:val="00CB428C"/>
    <w:rsid w:val="00CD471C"/>
    <w:rsid w:val="00D136F1"/>
    <w:rsid w:val="00D464DA"/>
    <w:rsid w:val="00D735FD"/>
    <w:rsid w:val="00D748E8"/>
    <w:rsid w:val="00D92E6A"/>
    <w:rsid w:val="00E0414B"/>
    <w:rsid w:val="00E41008"/>
    <w:rsid w:val="00E54B87"/>
    <w:rsid w:val="00E9716A"/>
    <w:rsid w:val="00F72C62"/>
    <w:rsid w:val="00F76482"/>
    <w:rsid w:val="00FA60F7"/>
    <w:rsid w:val="00FB559C"/>
    <w:rsid w:val="00FB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D04ED"/>
  <w15:docId w15:val="{A1716340-61A4-493E-A3D7-8668095D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962E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2E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2E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2E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2E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E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EA8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43C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3A84E-2107-4905-82AC-AE7D8075E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Family Computer</dc:creator>
  <cp:lastModifiedBy>Ezzati, Majid</cp:lastModifiedBy>
  <cp:revision>5</cp:revision>
  <dcterms:created xsi:type="dcterms:W3CDTF">2019-12-20T15:41:00Z</dcterms:created>
  <dcterms:modified xsi:type="dcterms:W3CDTF">2019-12-20T16:20:00Z</dcterms:modified>
</cp:coreProperties>
</file>