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CC527" w14:textId="77777777" w:rsidR="00CF57FF" w:rsidRDefault="00CF57FF" w:rsidP="00CF57FF">
      <w:pPr>
        <w:pStyle w:val="Heading1"/>
        <w:spacing w:line="480" w:lineRule="auto"/>
        <w:rPr>
          <w:b w:val="0"/>
          <w:lang w:val="en-GB"/>
        </w:rPr>
      </w:pPr>
      <w:bookmarkStart w:id="0" w:name="_GoBack"/>
      <w:bookmarkEnd w:id="0"/>
      <w:r>
        <w:rPr>
          <w:lang w:val="en-GB"/>
        </w:rPr>
        <w:t>Supplementary Table</w:t>
      </w:r>
      <w:r w:rsidRPr="00795C72">
        <w:rPr>
          <w:lang w:val="en-GB"/>
        </w:rPr>
        <w:t xml:space="preserve"> 1. </w:t>
      </w:r>
      <w:r w:rsidRPr="00795C72">
        <w:rPr>
          <w:b w:val="0"/>
          <w:lang w:val="en-GB"/>
        </w:rPr>
        <w:t>Injury groups used in the analysis with ICD-9 and ICD-10 codes.</w:t>
      </w:r>
    </w:p>
    <w:p w14:paraId="227D63CC" w14:textId="3F441E4C" w:rsidR="00601D49" w:rsidRDefault="00601D49" w:rsidP="00601D49">
      <w:pPr>
        <w:pStyle w:val="Heading1"/>
        <w:spacing w:line="480" w:lineRule="auto"/>
        <w:rPr>
          <w:color w:val="000000" w:themeColor="text1"/>
          <w:lang w:val="en-GB"/>
        </w:rPr>
      </w:pPr>
    </w:p>
    <w:p w14:paraId="334B113E" w14:textId="6932CB89" w:rsidR="00CF57FF" w:rsidRDefault="00CF57FF" w:rsidP="00CF57FF">
      <w:pPr>
        <w:rPr>
          <w:lang w:val="en-GB"/>
        </w:rPr>
      </w:pPr>
    </w:p>
    <w:p w14:paraId="5CB73F7A" w14:textId="77777777" w:rsidR="00CF57FF" w:rsidRPr="00CF57FF" w:rsidRDefault="00CF57FF" w:rsidP="00CF57FF">
      <w:pPr>
        <w:rPr>
          <w:lang w:val="en-GB"/>
        </w:rPr>
      </w:pPr>
    </w:p>
    <w:p w14:paraId="26F4A6B9" w14:textId="7882EAA3" w:rsidR="00D72B54" w:rsidRPr="00D72B54" w:rsidRDefault="00D72B54" w:rsidP="00353FE7">
      <w:pPr>
        <w:rPr>
          <w:lang w:val="en-GB"/>
        </w:rPr>
      </w:pPr>
    </w:p>
    <w:p w14:paraId="393BBD96" w14:textId="77777777" w:rsidR="00FE6628" w:rsidRPr="00B9340D" w:rsidRDefault="00FE6628" w:rsidP="00353FE7">
      <w:pPr>
        <w:rPr>
          <w:lang w:val="en-GB"/>
        </w:rPr>
      </w:pPr>
    </w:p>
    <w:tbl>
      <w:tblPr>
        <w:tblpPr w:leftFromText="180" w:rightFromText="180" w:horzAnchor="margin" w:tblpXSpec="center" w:tblpY="1057"/>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B53559" w:rsidRPr="00795C72" w14:paraId="5B489691" w14:textId="77777777" w:rsidTr="001360D8">
        <w:trPr>
          <w:trHeight w:val="320"/>
        </w:trPr>
        <w:tc>
          <w:tcPr>
            <w:tcW w:w="4957" w:type="dxa"/>
            <w:gridSpan w:val="2"/>
            <w:tcBorders>
              <w:bottom w:val="single" w:sz="12" w:space="0" w:color="auto"/>
            </w:tcBorders>
            <w:shd w:val="clear" w:color="auto" w:fill="auto"/>
            <w:noWrap/>
            <w:vAlign w:val="center"/>
            <w:hideMark/>
          </w:tcPr>
          <w:p w14:paraId="15B8255D" w14:textId="69B95E54" w:rsidR="00B53559" w:rsidRPr="00795C72" w:rsidRDefault="00B53559" w:rsidP="00646DF9">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58EB8E0F" w14:textId="4BFBCB6E" w:rsidR="00B53559" w:rsidRPr="00795C72" w:rsidRDefault="00B53559" w:rsidP="00646DF9">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5FB5C4B7" w14:textId="77777777" w:rsidR="00B53559" w:rsidRPr="00795C72" w:rsidRDefault="00B53559" w:rsidP="00646DF9">
            <w:pPr>
              <w:jc w:val="center"/>
              <w:rPr>
                <w:b/>
                <w:bCs/>
                <w:color w:val="000000"/>
                <w:lang w:val="en-GB"/>
              </w:rPr>
            </w:pPr>
            <w:r w:rsidRPr="00795C72">
              <w:rPr>
                <w:b/>
                <w:bCs/>
                <w:color w:val="000000"/>
                <w:lang w:val="en-GB"/>
              </w:rPr>
              <w:t>ICD-10</w:t>
            </w:r>
          </w:p>
        </w:tc>
      </w:tr>
      <w:tr w:rsidR="008D62E1" w:rsidRPr="00795C72" w14:paraId="06B2E284" w14:textId="77777777" w:rsidTr="009367D6">
        <w:trPr>
          <w:trHeight w:val="851"/>
        </w:trPr>
        <w:tc>
          <w:tcPr>
            <w:tcW w:w="2547" w:type="dxa"/>
            <w:vMerge w:val="restart"/>
            <w:tcBorders>
              <w:top w:val="single" w:sz="6" w:space="0" w:color="auto"/>
              <w:left w:val="single" w:sz="12" w:space="0" w:color="auto"/>
            </w:tcBorders>
            <w:shd w:val="clear" w:color="auto" w:fill="auto"/>
            <w:noWrap/>
            <w:vAlign w:val="center"/>
            <w:hideMark/>
          </w:tcPr>
          <w:p w14:paraId="12C75FCA" w14:textId="196F6229" w:rsidR="008D62E1" w:rsidRPr="00795C72" w:rsidRDefault="008D62E1" w:rsidP="00BF73B6">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5CF5B19C" w14:textId="169347DC" w:rsidR="008D62E1" w:rsidRPr="00795C72" w:rsidRDefault="008D62E1" w:rsidP="00646DF9">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05B277D1" w14:textId="19B47244" w:rsidR="008D62E1" w:rsidRPr="00795C72" w:rsidRDefault="008D62E1" w:rsidP="00646DF9">
            <w:pPr>
              <w:jc w:val="center"/>
              <w:rPr>
                <w:color w:val="000000"/>
                <w:lang w:val="en-GB"/>
              </w:rPr>
            </w:pPr>
            <w:r w:rsidRPr="00795C72">
              <w:rPr>
                <w:color w:val="000000"/>
                <w:lang w:val="en-GB"/>
              </w:rPr>
              <w:t>E800</w:t>
            </w:r>
            <w:commentRangeStart w:id="1"/>
            <w:del w:id="2" w:author="Bennett, James E" w:date="2019-09-12T12:09:00Z">
              <w:r w:rsidRPr="00795C72" w:rsidDel="003F47DF">
                <w:rPr>
                  <w:color w:val="000000"/>
                  <w:lang w:val="en-GB"/>
                </w:rPr>
                <w:delText>-</w:delText>
              </w:r>
            </w:del>
            <w:ins w:id="3" w:author="Bennett, James E" w:date="2019-09-12T12:09:00Z">
              <w:r w:rsidR="003F47DF" w:rsidRPr="00795C72" w:rsidDel="003F47DF">
                <w:rPr>
                  <w:color w:val="000000"/>
                  <w:lang w:val="en-GB"/>
                </w:rPr>
                <w:t xml:space="preserve"> </w:t>
              </w:r>
            </w:ins>
            <w:del w:id="4" w:author="Bennett, James E" w:date="2019-09-12T12:09:00Z">
              <w:r w:rsidRPr="00795C72" w:rsidDel="003F47DF">
                <w:rPr>
                  <w:color w:val="000000"/>
                  <w:lang w:val="en-GB"/>
                </w:rPr>
                <w:delText>E807, E810-E838, E840</w:delText>
              </w:r>
            </w:del>
            <w:commentRangeEnd w:id="1"/>
            <w:r w:rsidR="00B8365B">
              <w:rPr>
                <w:rStyle w:val="CommentReference"/>
              </w:rPr>
              <w:commentReference w:id="1"/>
            </w:r>
            <w:r w:rsidRPr="00795C72">
              <w:rPr>
                <w:color w:val="000000"/>
                <w:lang w:val="en-GB"/>
              </w:rPr>
              <w:t>-</w:t>
            </w:r>
            <w:r w:rsidR="00683788" w:rsidRPr="00795C72">
              <w:rPr>
                <w:color w:val="000000"/>
                <w:lang w:val="en-GB"/>
              </w:rPr>
              <w:t>E8</w:t>
            </w:r>
            <w:r w:rsidR="00683788" w:rsidRPr="009367D6">
              <w:rPr>
                <w:color w:val="000000"/>
                <w:lang w:val="en-GB"/>
              </w:rPr>
              <w:t>4</w:t>
            </w:r>
            <w:commentRangeStart w:id="5"/>
            <w:r w:rsidR="00683788" w:rsidRPr="009367D6">
              <w:rPr>
                <w:lang w:val="en-GB"/>
              </w:rPr>
              <w:t>9</w:t>
            </w:r>
            <w:commentRangeEnd w:id="5"/>
            <w:r w:rsidR="004F770A">
              <w:rPr>
                <w:rStyle w:val="CommentReference"/>
              </w:rPr>
              <w:commentReference w:id="5"/>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2AAB3F94" w14:textId="6FFB07F7" w:rsidR="008D62E1" w:rsidRPr="00795C72" w:rsidRDefault="008D62E1" w:rsidP="00646DF9">
            <w:pPr>
              <w:jc w:val="center"/>
              <w:rPr>
                <w:color w:val="000000"/>
                <w:lang w:val="en-GB"/>
              </w:rPr>
            </w:pPr>
            <w:r w:rsidRPr="00795C72">
              <w:rPr>
                <w:color w:val="000000"/>
                <w:lang w:val="en-GB"/>
              </w:rPr>
              <w:t>V0</w:t>
            </w:r>
            <w:commentRangeStart w:id="6"/>
            <w:r w:rsidR="008A7135">
              <w:rPr>
                <w:color w:val="000000"/>
                <w:lang w:val="en-GB"/>
              </w:rPr>
              <w:t>0</w:t>
            </w:r>
            <w:commentRangeEnd w:id="6"/>
            <w:r w:rsidR="003329E1">
              <w:rPr>
                <w:rStyle w:val="CommentReference"/>
              </w:rPr>
              <w:commentReference w:id="6"/>
            </w:r>
            <w:r w:rsidRPr="00795C72">
              <w:rPr>
                <w:color w:val="000000"/>
                <w:lang w:val="en-GB"/>
              </w:rPr>
              <w:t>-V99</w:t>
            </w:r>
          </w:p>
        </w:tc>
      </w:tr>
      <w:tr w:rsidR="008D62E1" w:rsidRPr="00795C72" w14:paraId="71CF5863" w14:textId="77777777" w:rsidTr="00BF73B6">
        <w:trPr>
          <w:trHeight w:val="851"/>
        </w:trPr>
        <w:tc>
          <w:tcPr>
            <w:tcW w:w="2547" w:type="dxa"/>
            <w:vMerge/>
            <w:tcBorders>
              <w:left w:val="single" w:sz="12" w:space="0" w:color="auto"/>
            </w:tcBorders>
            <w:shd w:val="clear" w:color="auto" w:fill="auto"/>
            <w:noWrap/>
            <w:vAlign w:val="center"/>
            <w:hideMark/>
          </w:tcPr>
          <w:p w14:paraId="17A89BF3" w14:textId="0AE815E8" w:rsidR="008D62E1" w:rsidRPr="00795C72" w:rsidRDefault="008D62E1">
            <w:pPr>
              <w:rPr>
                <w:color w:val="000000"/>
                <w:lang w:val="en-GB"/>
              </w:rPr>
              <w:pPrChange w:id="7"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471E8266" w14:textId="049D134B" w:rsidR="008D62E1" w:rsidRPr="00795C72" w:rsidRDefault="008D62E1" w:rsidP="00646DF9">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A738362" w14:textId="58AB851D" w:rsidR="008D62E1" w:rsidRPr="00795C72" w:rsidRDefault="008D62E1" w:rsidP="00646DF9">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7C8412BA" w14:textId="0C082798" w:rsidR="008D62E1" w:rsidRPr="00795C72" w:rsidRDefault="008D62E1" w:rsidP="00646DF9">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8D62E1" w:rsidRPr="00795C72" w14:paraId="19C7DFD6" w14:textId="77777777" w:rsidTr="00BF73B6">
        <w:trPr>
          <w:trHeight w:val="851"/>
        </w:trPr>
        <w:tc>
          <w:tcPr>
            <w:tcW w:w="2547" w:type="dxa"/>
            <w:vMerge/>
            <w:tcBorders>
              <w:left w:val="single" w:sz="12" w:space="0" w:color="auto"/>
            </w:tcBorders>
            <w:shd w:val="clear" w:color="auto" w:fill="auto"/>
            <w:noWrap/>
            <w:vAlign w:val="center"/>
            <w:hideMark/>
          </w:tcPr>
          <w:p w14:paraId="3A7EC0AE" w14:textId="46D3E378" w:rsidR="008D62E1" w:rsidRPr="00795C72" w:rsidRDefault="008D62E1">
            <w:pPr>
              <w:rPr>
                <w:color w:val="000000"/>
                <w:lang w:val="en-GB"/>
              </w:rPr>
              <w:pPrChange w:id="8" w:author="Bennett, James E" w:date="2019-09-10T17:25:00Z">
                <w:pPr>
                  <w:framePr w:hSpace="180" w:wrap="around" w:hAnchor="margin" w:xAlign="center" w:y="1057"/>
                  <w:jc w:val="center"/>
                </w:pPr>
              </w:pPrChange>
            </w:pPr>
          </w:p>
        </w:tc>
        <w:tc>
          <w:tcPr>
            <w:tcW w:w="2410" w:type="dxa"/>
            <w:tcBorders>
              <w:top w:val="single" w:sz="6" w:space="0" w:color="auto"/>
              <w:bottom w:val="single" w:sz="6" w:space="0" w:color="auto"/>
            </w:tcBorders>
            <w:vAlign w:val="center"/>
          </w:tcPr>
          <w:p w14:paraId="7ED432AB" w14:textId="49CA51FA" w:rsidR="008D62E1" w:rsidRPr="00795C72" w:rsidRDefault="008D62E1" w:rsidP="00646DF9">
            <w:pPr>
              <w:rPr>
                <w:color w:val="000000"/>
                <w:lang w:val="en-GB"/>
              </w:rPr>
            </w:pPr>
            <w:r w:rsidRPr="00795C72">
              <w:rPr>
                <w:color w:val="000000"/>
                <w:lang w:val="en-GB"/>
              </w:rPr>
              <w:t>Drowning</w:t>
            </w:r>
          </w:p>
        </w:tc>
        <w:tc>
          <w:tcPr>
            <w:tcW w:w="2905" w:type="dxa"/>
            <w:tcBorders>
              <w:top w:val="single" w:sz="6" w:space="0" w:color="auto"/>
              <w:bottom w:val="single" w:sz="6" w:space="0" w:color="auto"/>
            </w:tcBorders>
            <w:shd w:val="clear" w:color="auto" w:fill="auto"/>
            <w:noWrap/>
            <w:vAlign w:val="center"/>
            <w:hideMark/>
          </w:tcPr>
          <w:p w14:paraId="2BB2B0A6" w14:textId="3BEF1D82" w:rsidR="008D62E1" w:rsidRPr="00795C72" w:rsidRDefault="008D62E1" w:rsidP="00646DF9">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12F9731" w14:textId="77777777" w:rsidR="008D62E1" w:rsidRPr="00795C72" w:rsidRDefault="008D62E1" w:rsidP="00646DF9">
            <w:pPr>
              <w:jc w:val="center"/>
              <w:rPr>
                <w:color w:val="000000"/>
                <w:lang w:val="en-GB"/>
              </w:rPr>
            </w:pPr>
            <w:r w:rsidRPr="00795C72">
              <w:rPr>
                <w:color w:val="000000"/>
                <w:lang w:val="en-GB"/>
              </w:rPr>
              <w:t>W65-W74</w:t>
            </w:r>
          </w:p>
        </w:tc>
      </w:tr>
      <w:tr w:rsidR="008D62E1" w:rsidRPr="00795C72" w14:paraId="2D11B635" w14:textId="77777777" w:rsidTr="00BF73B6">
        <w:trPr>
          <w:trHeight w:val="851"/>
        </w:trPr>
        <w:tc>
          <w:tcPr>
            <w:tcW w:w="2547" w:type="dxa"/>
            <w:vMerge/>
            <w:tcBorders>
              <w:left w:val="single" w:sz="12" w:space="0" w:color="auto"/>
              <w:bottom w:val="single" w:sz="12" w:space="0" w:color="auto"/>
            </w:tcBorders>
            <w:shd w:val="clear" w:color="auto" w:fill="auto"/>
            <w:noWrap/>
            <w:vAlign w:val="center"/>
          </w:tcPr>
          <w:p w14:paraId="6CE29146" w14:textId="7C5F2810" w:rsidR="008D62E1" w:rsidRPr="00795C72" w:rsidRDefault="008D62E1">
            <w:pPr>
              <w:rPr>
                <w:color w:val="000000"/>
                <w:lang w:val="en-GB"/>
              </w:rPr>
              <w:pPrChange w:id="9" w:author="Bennett, James E" w:date="2019-09-10T17:25:00Z">
                <w:pPr>
                  <w:framePr w:hSpace="180" w:wrap="around" w:hAnchor="margin" w:xAlign="center" w:y="1057"/>
                  <w:jc w:val="center"/>
                </w:pPr>
              </w:pPrChange>
            </w:pPr>
          </w:p>
        </w:tc>
        <w:tc>
          <w:tcPr>
            <w:tcW w:w="2410" w:type="dxa"/>
            <w:tcBorders>
              <w:top w:val="single" w:sz="6" w:space="0" w:color="auto"/>
              <w:bottom w:val="single" w:sz="12" w:space="0" w:color="auto"/>
            </w:tcBorders>
            <w:vAlign w:val="center"/>
          </w:tcPr>
          <w:p w14:paraId="6990D5BC" w14:textId="77777777" w:rsidR="008D62E1" w:rsidRDefault="008D62E1" w:rsidP="00646DF9">
            <w:pPr>
              <w:rPr>
                <w:color w:val="000000"/>
                <w:lang w:val="en-GB"/>
              </w:rPr>
            </w:pPr>
            <w:r>
              <w:rPr>
                <w:color w:val="000000"/>
                <w:lang w:val="en-GB"/>
              </w:rPr>
              <w:t>Other unintentional</w:t>
            </w:r>
          </w:p>
          <w:p w14:paraId="3CEE405A" w14:textId="74648B19" w:rsidR="008D62E1" w:rsidRPr="00795C72" w:rsidRDefault="008D62E1" w:rsidP="00646DF9">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AEC2251" w14:textId="3D3CF341" w:rsidR="008D62E1" w:rsidRPr="00795C72" w:rsidRDefault="008537AD" w:rsidP="00646DF9">
            <w:pPr>
              <w:jc w:val="center"/>
              <w:rPr>
                <w:color w:val="000000"/>
                <w:lang w:val="en-GB"/>
              </w:rPr>
            </w:pPr>
            <w:r>
              <w:rPr>
                <w:color w:val="000000"/>
                <w:lang w:val="en-GB"/>
              </w:rPr>
              <w:t>E850-E869, E890-E909, E91</w:t>
            </w:r>
            <w:r w:rsidR="00683788">
              <w:rPr>
                <w:color w:val="000000"/>
                <w:lang w:val="en-GB"/>
              </w:rPr>
              <w:t>1</w:t>
            </w:r>
            <w:r>
              <w:rPr>
                <w:color w:val="000000"/>
                <w:lang w:val="en-GB"/>
              </w:rPr>
              <w:t>-E928</w:t>
            </w:r>
          </w:p>
        </w:tc>
        <w:tc>
          <w:tcPr>
            <w:tcW w:w="2906" w:type="dxa"/>
            <w:tcBorders>
              <w:top w:val="single" w:sz="6" w:space="0" w:color="auto"/>
              <w:bottom w:val="single" w:sz="12" w:space="0" w:color="auto"/>
              <w:right w:val="single" w:sz="12" w:space="0" w:color="auto"/>
            </w:tcBorders>
            <w:shd w:val="clear" w:color="auto" w:fill="auto"/>
            <w:noWrap/>
            <w:vAlign w:val="center"/>
          </w:tcPr>
          <w:p w14:paraId="5FED48E0" w14:textId="3B883ACF" w:rsidR="008D62E1" w:rsidRPr="00795C72" w:rsidRDefault="00F62891" w:rsidP="00496193">
            <w:pPr>
              <w:jc w:val="center"/>
              <w:rPr>
                <w:color w:val="000000"/>
                <w:lang w:val="en-GB"/>
              </w:rPr>
            </w:pPr>
            <w:r>
              <w:rPr>
                <w:color w:val="000000"/>
                <w:lang w:val="en-GB"/>
              </w:rPr>
              <w:t>W20-W64, W75-X59</w:t>
            </w:r>
          </w:p>
        </w:tc>
      </w:tr>
      <w:tr w:rsidR="008D62E1" w:rsidRPr="00795C72" w14:paraId="1129187E" w14:textId="77777777" w:rsidTr="00BF73B6">
        <w:trPr>
          <w:trHeight w:val="851"/>
        </w:trPr>
        <w:tc>
          <w:tcPr>
            <w:tcW w:w="2547" w:type="dxa"/>
            <w:vMerge w:val="restart"/>
            <w:tcBorders>
              <w:top w:val="single" w:sz="6" w:space="0" w:color="auto"/>
              <w:left w:val="single" w:sz="12" w:space="0" w:color="auto"/>
            </w:tcBorders>
            <w:shd w:val="clear" w:color="auto" w:fill="auto"/>
            <w:noWrap/>
            <w:vAlign w:val="center"/>
            <w:hideMark/>
          </w:tcPr>
          <w:p w14:paraId="7BB075F8" w14:textId="3B7BE490" w:rsidR="008D62E1" w:rsidRPr="008D62E1" w:rsidRDefault="008D62E1" w:rsidP="00BF73B6">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7D5D8FCB" w14:textId="5CC168E2" w:rsidR="008D62E1" w:rsidRPr="00795C72" w:rsidRDefault="008D62E1" w:rsidP="00646DF9">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3BAA9618" w14:textId="5D7C1C7B" w:rsidR="008D62E1" w:rsidRPr="00795C72" w:rsidRDefault="008D62E1" w:rsidP="00646DF9">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1A4CD8E2" w14:textId="09372644" w:rsidR="008D62E1" w:rsidRPr="00795C72" w:rsidRDefault="008D62E1" w:rsidP="00646DF9">
            <w:pPr>
              <w:jc w:val="center"/>
              <w:rPr>
                <w:color w:val="000000"/>
                <w:lang w:val="en-GB"/>
              </w:rPr>
            </w:pPr>
            <w:r w:rsidRPr="00795C72">
              <w:rPr>
                <w:color w:val="000000"/>
                <w:lang w:val="en-GB"/>
              </w:rPr>
              <w:t>X60-X84</w:t>
            </w:r>
          </w:p>
        </w:tc>
      </w:tr>
      <w:tr w:rsidR="00361058" w:rsidRPr="00795C72" w14:paraId="47A2966F" w14:textId="77777777" w:rsidTr="00BD17F5">
        <w:trPr>
          <w:trHeight w:val="993"/>
        </w:trPr>
        <w:tc>
          <w:tcPr>
            <w:tcW w:w="2547" w:type="dxa"/>
            <w:vMerge/>
            <w:tcBorders>
              <w:left w:val="single" w:sz="12" w:space="0" w:color="auto"/>
            </w:tcBorders>
            <w:shd w:val="clear" w:color="auto" w:fill="auto"/>
            <w:noWrap/>
            <w:vAlign w:val="center"/>
            <w:hideMark/>
          </w:tcPr>
          <w:p w14:paraId="20C463D8" w14:textId="357277D5" w:rsidR="00361058" w:rsidRPr="00795C72" w:rsidRDefault="00361058">
            <w:pPr>
              <w:rPr>
                <w:color w:val="000000"/>
                <w:lang w:val="en-GB"/>
              </w:rPr>
              <w:pPrChange w:id="10" w:author="Bennett, James E" w:date="2019-09-10T17:25:00Z">
                <w:pPr>
                  <w:framePr w:hSpace="180" w:wrap="around" w:hAnchor="margin" w:xAlign="center" w:y="1057"/>
                  <w:jc w:val="center"/>
                </w:pPr>
              </w:pPrChange>
            </w:pPr>
          </w:p>
        </w:tc>
        <w:tc>
          <w:tcPr>
            <w:tcW w:w="2410" w:type="dxa"/>
            <w:tcBorders>
              <w:top w:val="single" w:sz="6" w:space="0" w:color="auto"/>
            </w:tcBorders>
            <w:vAlign w:val="center"/>
          </w:tcPr>
          <w:p w14:paraId="1D548870" w14:textId="036C00F9" w:rsidR="00361058" w:rsidRPr="00C807F7" w:rsidRDefault="00361058" w:rsidP="00646DF9">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FFC000"/>
            <w:noWrap/>
            <w:vAlign w:val="center"/>
            <w:hideMark/>
          </w:tcPr>
          <w:p w14:paraId="293716F5" w14:textId="3FE28E4E" w:rsidR="00361058" w:rsidRPr="00795C72" w:rsidRDefault="00361058" w:rsidP="00646DF9">
            <w:pPr>
              <w:jc w:val="center"/>
              <w:rPr>
                <w:color w:val="000000"/>
                <w:lang w:val="en-GB"/>
              </w:rPr>
            </w:pPr>
            <w:r w:rsidRPr="00762AA1">
              <w:rPr>
                <w:color w:val="000000"/>
                <w:lang w:val="en-GB"/>
              </w:rPr>
              <w:t>E960-E969</w:t>
            </w:r>
          </w:p>
        </w:tc>
        <w:tc>
          <w:tcPr>
            <w:tcW w:w="2906" w:type="dxa"/>
            <w:tcBorders>
              <w:top w:val="single" w:sz="6" w:space="0" w:color="auto"/>
              <w:right w:val="single" w:sz="12" w:space="0" w:color="auto"/>
            </w:tcBorders>
            <w:shd w:val="clear" w:color="auto" w:fill="FFC000"/>
            <w:noWrap/>
            <w:vAlign w:val="center"/>
            <w:hideMark/>
          </w:tcPr>
          <w:p w14:paraId="41788567" w14:textId="1533D56E" w:rsidR="00361058" w:rsidRPr="00795C72" w:rsidRDefault="00361058" w:rsidP="00646DF9">
            <w:pPr>
              <w:jc w:val="center"/>
              <w:rPr>
                <w:color w:val="000000"/>
                <w:lang w:val="en-GB"/>
              </w:rPr>
            </w:pPr>
            <w:r w:rsidRPr="00795C72">
              <w:rPr>
                <w:color w:val="000000"/>
                <w:lang w:val="en-GB"/>
              </w:rPr>
              <w:t>X85-Y</w:t>
            </w:r>
            <w:r>
              <w:rPr>
                <w:color w:val="000000"/>
                <w:lang w:val="en-GB"/>
              </w:rPr>
              <w:t>0</w:t>
            </w:r>
            <w:r w:rsidRPr="00795C72">
              <w:rPr>
                <w:color w:val="000000"/>
                <w:lang w:val="en-GB"/>
              </w:rPr>
              <w:t>9</w:t>
            </w:r>
          </w:p>
        </w:tc>
      </w:tr>
      <w:tr w:rsidR="00BF73B6" w:rsidRPr="00795C72" w14:paraId="063D1354" w14:textId="77777777" w:rsidTr="00BF73B6">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E3876CE" w14:textId="77777777" w:rsidR="00BF73B6" w:rsidRDefault="00BF73B6" w:rsidP="00BF73B6">
            <w:pPr>
              <w:rPr>
                <w:color w:val="000000"/>
                <w:lang w:val="en-GB"/>
              </w:rPr>
            </w:pPr>
            <w:r>
              <w:rPr>
                <w:color w:val="000000"/>
                <w:lang w:val="en-GB"/>
              </w:rPr>
              <w:t>Intention undetermined</w:t>
            </w:r>
          </w:p>
          <w:p w14:paraId="3901304B" w14:textId="6732A4FC" w:rsidR="00BF73B6" w:rsidRDefault="00BF73B6" w:rsidP="00BF73B6">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4E3065A" w14:textId="3F86FF69" w:rsidR="00BF73B6" w:rsidRPr="00795C72" w:rsidRDefault="00BF73B6" w:rsidP="00646DF9">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47777D5" w14:textId="796B587B" w:rsidR="00BF73B6" w:rsidRPr="00795C72" w:rsidRDefault="00BF73B6" w:rsidP="00646DF9">
            <w:pPr>
              <w:jc w:val="center"/>
              <w:rPr>
                <w:color w:val="000000"/>
                <w:lang w:val="en-GB"/>
              </w:rPr>
            </w:pPr>
            <w:r>
              <w:rPr>
                <w:color w:val="000000"/>
                <w:lang w:val="en-GB"/>
              </w:rPr>
              <w:t>Y10-Y34</w:t>
            </w:r>
          </w:p>
        </w:tc>
      </w:tr>
      <w:tr w:rsidR="00E31EEF" w:rsidRPr="00795C72" w14:paraId="24FC0A57"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CC1976" w14:textId="40B2384D" w:rsidR="00E31EEF" w:rsidRDefault="00361058" w:rsidP="00E31EEF">
            <w:pPr>
              <w:rPr>
                <w:color w:val="000000"/>
                <w:lang w:val="en-GB"/>
              </w:rPr>
            </w:pPr>
            <w:r>
              <w:rPr>
                <w:color w:val="000000"/>
                <w:lang w:val="en-GB"/>
              </w:rPr>
              <w:t>L</w:t>
            </w:r>
            <w:r w:rsidR="00E31EEF">
              <w:rPr>
                <w:color w:val="000000"/>
                <w:lang w:val="en-GB"/>
              </w:rPr>
              <w:t>egal intervention and operations of war, complications of medical and surgical care, sequelae of external causes</w:t>
            </w:r>
          </w:p>
          <w:p w14:paraId="5E11FF38" w14:textId="0CF971E0" w:rsidR="00E31EEF" w:rsidRDefault="00E31EEF" w:rsidP="00E31EE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7378E7B3" w14:textId="14ECBE63" w:rsidR="00E31EEF" w:rsidRDefault="008537AD" w:rsidP="00E31EEF">
            <w:pPr>
              <w:jc w:val="center"/>
              <w:rPr>
                <w:color w:val="000000"/>
                <w:lang w:val="en-GB"/>
              </w:rPr>
            </w:pPr>
            <w:r>
              <w:rPr>
                <w:color w:val="000000"/>
                <w:lang w:val="en-GB"/>
              </w:rPr>
              <w:t>E970-E979, E990-E999, E870-E879, E930-E949, E929</w:t>
            </w:r>
          </w:p>
        </w:tc>
        <w:tc>
          <w:tcPr>
            <w:tcW w:w="2906" w:type="dxa"/>
            <w:tcBorders>
              <w:top w:val="single" w:sz="12" w:space="0" w:color="auto"/>
              <w:bottom w:val="single" w:sz="12" w:space="0" w:color="auto"/>
              <w:right w:val="single" w:sz="12" w:space="0" w:color="auto"/>
            </w:tcBorders>
            <w:shd w:val="clear" w:color="auto" w:fill="auto"/>
            <w:noWrap/>
            <w:vAlign w:val="center"/>
          </w:tcPr>
          <w:p w14:paraId="005DAE80" w14:textId="3E55FB44" w:rsidR="00E31EEF" w:rsidRDefault="00361058" w:rsidP="00E31EEF">
            <w:pPr>
              <w:jc w:val="center"/>
              <w:rPr>
                <w:color w:val="000000"/>
                <w:lang w:val="en-GB"/>
              </w:rPr>
            </w:pPr>
            <w:r>
              <w:rPr>
                <w:color w:val="000000"/>
                <w:lang w:val="en-GB"/>
              </w:rPr>
              <w:t xml:space="preserve">Y35-Y36, </w:t>
            </w:r>
            <w:r w:rsidRPr="00496193">
              <w:rPr>
                <w:color w:val="000000"/>
                <w:lang w:val="en-GB"/>
              </w:rPr>
              <w:t>Y40-Y89</w:t>
            </w:r>
          </w:p>
        </w:tc>
      </w:tr>
    </w:tbl>
    <w:p w14:paraId="6B56F317" w14:textId="09B48DA9" w:rsidR="0047031B" w:rsidRPr="00795C72" w:rsidRDefault="00732676" w:rsidP="00570D0B">
      <w:pPr>
        <w:widowControl w:val="0"/>
        <w:suppressLineNumbers/>
        <w:autoSpaceDE w:val="0"/>
        <w:autoSpaceDN w:val="0"/>
        <w:adjustRightInd w:val="0"/>
        <w:jc w:val="both"/>
        <w:rPr>
          <w:b/>
          <w:lang w:val="en-GB"/>
        </w:rPr>
      </w:pPr>
      <w:r w:rsidRPr="00795C72">
        <w:rPr>
          <w:color w:val="000000" w:themeColor="text1"/>
          <w:lang w:val="en-GB"/>
        </w:rPr>
        <w:br w:type="page"/>
      </w:r>
    </w:p>
    <w:sectPr w:rsidR="0047031B" w:rsidRPr="00795C72" w:rsidSect="00B73E6D">
      <w:headerReference w:type="default" r:id="rId11"/>
      <w:footerReference w:type="even" r:id="rId12"/>
      <w:footerReference w:type="default" r:id="rId13"/>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ennett, James E" w:date="2019-09-12T12:10:00Z" w:initials="BJE">
    <w:p w14:paraId="29637986" w14:textId="2FAD2801" w:rsidR="00B8365B" w:rsidRDefault="00B8365B">
      <w:pPr>
        <w:pStyle w:val="CommentText"/>
      </w:pPr>
      <w:r>
        <w:rPr>
          <w:rStyle w:val="CommentReference"/>
        </w:rPr>
        <w:annotationRef/>
      </w:r>
      <w:r>
        <w:t>Just for simplicity I deleted these in th</w:t>
      </w:r>
      <w:r w:rsidR="007564C2">
        <w:t>is</w:t>
      </w:r>
      <w:r>
        <w:t xml:space="preserve"> table but it won’t affect your</w:t>
      </w:r>
      <w:r w:rsidR="007564C2">
        <w:t xml:space="preserve"> analysis</w:t>
      </w:r>
      <w:r>
        <w:t xml:space="preserve"> codes. The ones which are apparently missing don’t exist.</w:t>
      </w:r>
    </w:p>
    <w:p w14:paraId="0DEE3BA3" w14:textId="1AFE5083" w:rsidR="00B8365B" w:rsidRDefault="00B8365B">
      <w:pPr>
        <w:pStyle w:val="CommentText"/>
      </w:pPr>
    </w:p>
  </w:comment>
  <w:comment w:id="5" w:author="Bennett, James E" w:date="2019-09-12T11:49:00Z" w:initials="BJE">
    <w:p w14:paraId="106BE161" w14:textId="41DEE74A" w:rsidR="004F770A" w:rsidRDefault="004F770A">
      <w:pPr>
        <w:pStyle w:val="CommentText"/>
      </w:pPr>
      <w:r>
        <w:rPr>
          <w:rStyle w:val="CommentReference"/>
        </w:rPr>
        <w:annotationRef/>
      </w:r>
      <w:r>
        <w:t>I changed this back to what you had</w:t>
      </w:r>
      <w:r w:rsidR="00300A08">
        <w:t xml:space="preserve"> originally.</w:t>
      </w:r>
    </w:p>
  </w:comment>
  <w:comment w:id="6" w:author="Bennett, James E" w:date="2019-09-12T11:45:00Z" w:initials="BJE">
    <w:p w14:paraId="64F61921" w14:textId="32C9FB5D" w:rsidR="003329E1" w:rsidRDefault="003329E1">
      <w:pPr>
        <w:pStyle w:val="CommentText"/>
      </w:pPr>
      <w:r>
        <w:rPr>
          <w:rStyle w:val="CommentReference"/>
        </w:rPr>
        <w:annotationRef/>
      </w:r>
      <w:r>
        <w:t>In the WHO table it has accidents starting at V01 but in another table it has them starting at V00. Search your data, if you have V00 then use V00 in th</w:t>
      </w:r>
      <w:r w:rsidR="00C829C2">
        <w:t>is</w:t>
      </w:r>
      <w:r>
        <w:t xml:space="preserve"> table, if none in the data use V01 in th</w:t>
      </w:r>
      <w:r w:rsidR="00C829C2">
        <w:t>is</w:t>
      </w:r>
      <w:r>
        <w:t xml:space="preserve"> table.</w:t>
      </w:r>
    </w:p>
    <w:p w14:paraId="383D51F5" w14:textId="29C494A6" w:rsidR="003329E1" w:rsidRDefault="003329E1">
      <w:pPr>
        <w:pStyle w:val="CommentText"/>
      </w:pPr>
      <w:r>
        <w:t>For your analysis you definitely want all the V’s.</w:t>
      </w:r>
    </w:p>
    <w:p w14:paraId="75877958" w14:textId="0B38E60A" w:rsidR="00A030DE" w:rsidRDefault="00A030DE">
      <w:pPr>
        <w:pStyle w:val="CommentText"/>
      </w:pPr>
      <w:r>
        <w:t>V00 are pedestrian accidents either on their own or with skateboards/</w:t>
      </w:r>
      <w:proofErr w:type="spellStart"/>
      <w:r>
        <w:t>rollerskates</w:t>
      </w:r>
      <w:proofErr w:type="spellEnd"/>
      <w:r>
        <w:t>/prams etc.</w:t>
      </w:r>
    </w:p>
    <w:p w14:paraId="20DDD3D8" w14:textId="77777777" w:rsidR="00A030DE" w:rsidRDefault="00A030DE">
      <w:pPr>
        <w:pStyle w:val="CommentText"/>
      </w:pPr>
    </w:p>
    <w:p w14:paraId="5442AC91" w14:textId="77777777" w:rsidR="003329E1" w:rsidRDefault="003329E1">
      <w:pPr>
        <w:pStyle w:val="CommentText"/>
      </w:pPr>
    </w:p>
    <w:p w14:paraId="4E9E7941" w14:textId="5D0A0887" w:rsidR="003329E1" w:rsidRDefault="003329E1">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EE3BA3" w15:done="0"/>
  <w15:commentEx w15:paraId="106BE161" w15:done="0"/>
  <w15:commentEx w15:paraId="4E9E79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EE3BA3" w16cid:durableId="2124B41F"/>
  <w16cid:commentId w16cid:paraId="106BE161" w16cid:durableId="2124AF4A"/>
  <w16cid:commentId w16cid:paraId="4E9E7941" w16cid:durableId="2124A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949C0" w14:textId="77777777" w:rsidR="00BF6E32" w:rsidRDefault="00BF6E32">
      <w:r>
        <w:separator/>
      </w:r>
    </w:p>
  </w:endnote>
  <w:endnote w:type="continuationSeparator" w:id="0">
    <w:p w14:paraId="49A2B727" w14:textId="77777777" w:rsidR="00BF6E32" w:rsidRDefault="00BF6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947C72" w:rsidRDefault="00947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728F8F7D"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6A470D" w14:textId="104BB083" w:rsidR="009B5137" w:rsidRDefault="00BF6E32">
    <w:pPr>
      <w:pStyle w:val="Footer"/>
      <w:jc w:val="right"/>
    </w:pPr>
  </w:p>
  <w:p w14:paraId="7234AC77" w14:textId="77777777" w:rsidR="009B5137" w:rsidRDefault="00BF6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A96DB3" w14:textId="77777777" w:rsidR="00BF6E32" w:rsidRDefault="00BF6E32">
      <w:r>
        <w:separator/>
      </w:r>
    </w:p>
  </w:footnote>
  <w:footnote w:type="continuationSeparator" w:id="0">
    <w:p w14:paraId="06AAA6CF" w14:textId="77777777" w:rsidR="00BF6E32" w:rsidRDefault="00BF6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BF6E32" w:rsidP="005001AC">
    <w:pPr>
      <w:jc w:val="right"/>
      <w:rPr>
        <w:sz w:val="20"/>
      </w:rPr>
    </w:pPr>
  </w:p>
  <w:p w14:paraId="46BE4DB7" w14:textId="77777777" w:rsidR="009B5137" w:rsidRDefault="00BF6E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232D6"/>
    <w:rsid w:val="00045858"/>
    <w:rsid w:val="00046B41"/>
    <w:rsid w:val="00071CEF"/>
    <w:rsid w:val="0007231A"/>
    <w:rsid w:val="00074630"/>
    <w:rsid w:val="00090545"/>
    <w:rsid w:val="0009332C"/>
    <w:rsid w:val="000A6514"/>
    <w:rsid w:val="000B2A95"/>
    <w:rsid w:val="000B429E"/>
    <w:rsid w:val="000D3A2F"/>
    <w:rsid w:val="000E0A02"/>
    <w:rsid w:val="000E199F"/>
    <w:rsid w:val="000E3107"/>
    <w:rsid w:val="000E42D1"/>
    <w:rsid w:val="000E4507"/>
    <w:rsid w:val="000F71A2"/>
    <w:rsid w:val="000F7217"/>
    <w:rsid w:val="00104EF6"/>
    <w:rsid w:val="001077AD"/>
    <w:rsid w:val="00115D5B"/>
    <w:rsid w:val="001206E0"/>
    <w:rsid w:val="001343FA"/>
    <w:rsid w:val="00136216"/>
    <w:rsid w:val="0015062B"/>
    <w:rsid w:val="0018505A"/>
    <w:rsid w:val="001855C4"/>
    <w:rsid w:val="001B24D1"/>
    <w:rsid w:val="001C5FB8"/>
    <w:rsid w:val="002656C6"/>
    <w:rsid w:val="00272117"/>
    <w:rsid w:val="002E6AE7"/>
    <w:rsid w:val="00300A08"/>
    <w:rsid w:val="003329E1"/>
    <w:rsid w:val="00352A8A"/>
    <w:rsid w:val="00353FE7"/>
    <w:rsid w:val="00355C94"/>
    <w:rsid w:val="0036071B"/>
    <w:rsid w:val="00361058"/>
    <w:rsid w:val="00363EC8"/>
    <w:rsid w:val="00372F32"/>
    <w:rsid w:val="00380982"/>
    <w:rsid w:val="0038719B"/>
    <w:rsid w:val="0039329F"/>
    <w:rsid w:val="003A0AFC"/>
    <w:rsid w:val="003A3DD2"/>
    <w:rsid w:val="003F47DF"/>
    <w:rsid w:val="0040013A"/>
    <w:rsid w:val="004014E5"/>
    <w:rsid w:val="00407850"/>
    <w:rsid w:val="00413247"/>
    <w:rsid w:val="00413BE3"/>
    <w:rsid w:val="00431E4B"/>
    <w:rsid w:val="00435042"/>
    <w:rsid w:val="00444823"/>
    <w:rsid w:val="00446A57"/>
    <w:rsid w:val="00447C62"/>
    <w:rsid w:val="0046056D"/>
    <w:rsid w:val="0046642F"/>
    <w:rsid w:val="0047031B"/>
    <w:rsid w:val="00481E4E"/>
    <w:rsid w:val="004843BF"/>
    <w:rsid w:val="00484ECF"/>
    <w:rsid w:val="00490A1D"/>
    <w:rsid w:val="00496193"/>
    <w:rsid w:val="004B7689"/>
    <w:rsid w:val="004C26F0"/>
    <w:rsid w:val="004F3AEA"/>
    <w:rsid w:val="004F770A"/>
    <w:rsid w:val="00500458"/>
    <w:rsid w:val="00502533"/>
    <w:rsid w:val="005149D7"/>
    <w:rsid w:val="005313BD"/>
    <w:rsid w:val="00533657"/>
    <w:rsid w:val="0053437D"/>
    <w:rsid w:val="005354DC"/>
    <w:rsid w:val="0054329F"/>
    <w:rsid w:val="00570D0B"/>
    <w:rsid w:val="0059449F"/>
    <w:rsid w:val="005A5826"/>
    <w:rsid w:val="005C4AC3"/>
    <w:rsid w:val="005C60C0"/>
    <w:rsid w:val="00601D49"/>
    <w:rsid w:val="00613024"/>
    <w:rsid w:val="00613D02"/>
    <w:rsid w:val="00616A65"/>
    <w:rsid w:val="00625CF2"/>
    <w:rsid w:val="00625E7E"/>
    <w:rsid w:val="0063151D"/>
    <w:rsid w:val="00632991"/>
    <w:rsid w:val="0063703E"/>
    <w:rsid w:val="00646DF9"/>
    <w:rsid w:val="006503B3"/>
    <w:rsid w:val="0066163A"/>
    <w:rsid w:val="00680F44"/>
    <w:rsid w:val="00683788"/>
    <w:rsid w:val="00685B1E"/>
    <w:rsid w:val="006924AB"/>
    <w:rsid w:val="00696AE7"/>
    <w:rsid w:val="006A4944"/>
    <w:rsid w:val="006B3A70"/>
    <w:rsid w:val="006B3FC0"/>
    <w:rsid w:val="006B47AD"/>
    <w:rsid w:val="0070673A"/>
    <w:rsid w:val="007321BC"/>
    <w:rsid w:val="00732676"/>
    <w:rsid w:val="00736B61"/>
    <w:rsid w:val="00747873"/>
    <w:rsid w:val="007564C2"/>
    <w:rsid w:val="00762AA1"/>
    <w:rsid w:val="00782F5D"/>
    <w:rsid w:val="00783CD7"/>
    <w:rsid w:val="00795C72"/>
    <w:rsid w:val="00796FC3"/>
    <w:rsid w:val="00797B0D"/>
    <w:rsid w:val="007A7681"/>
    <w:rsid w:val="007C2862"/>
    <w:rsid w:val="007D7204"/>
    <w:rsid w:val="007E067B"/>
    <w:rsid w:val="007E6CF4"/>
    <w:rsid w:val="007F3793"/>
    <w:rsid w:val="007F4701"/>
    <w:rsid w:val="00804F3A"/>
    <w:rsid w:val="00805A09"/>
    <w:rsid w:val="00820903"/>
    <w:rsid w:val="00852E38"/>
    <w:rsid w:val="008536DA"/>
    <w:rsid w:val="008537AD"/>
    <w:rsid w:val="008610DC"/>
    <w:rsid w:val="008A7135"/>
    <w:rsid w:val="008D116C"/>
    <w:rsid w:val="008D62E1"/>
    <w:rsid w:val="008D72FF"/>
    <w:rsid w:val="008F54CB"/>
    <w:rsid w:val="00905030"/>
    <w:rsid w:val="00910C82"/>
    <w:rsid w:val="0092749B"/>
    <w:rsid w:val="0093195D"/>
    <w:rsid w:val="00933A7C"/>
    <w:rsid w:val="00934E07"/>
    <w:rsid w:val="009367D6"/>
    <w:rsid w:val="0094718E"/>
    <w:rsid w:val="00947C72"/>
    <w:rsid w:val="00967033"/>
    <w:rsid w:val="009B2DC4"/>
    <w:rsid w:val="009E7926"/>
    <w:rsid w:val="009F4DA1"/>
    <w:rsid w:val="00A00F28"/>
    <w:rsid w:val="00A030DE"/>
    <w:rsid w:val="00A061FB"/>
    <w:rsid w:val="00A23464"/>
    <w:rsid w:val="00A2356E"/>
    <w:rsid w:val="00A373C5"/>
    <w:rsid w:val="00A52822"/>
    <w:rsid w:val="00A641C1"/>
    <w:rsid w:val="00A8081B"/>
    <w:rsid w:val="00A8132F"/>
    <w:rsid w:val="00A95505"/>
    <w:rsid w:val="00AA2A4A"/>
    <w:rsid w:val="00AB1D74"/>
    <w:rsid w:val="00AC32CC"/>
    <w:rsid w:val="00AD2E1B"/>
    <w:rsid w:val="00AD4F33"/>
    <w:rsid w:val="00AD59A0"/>
    <w:rsid w:val="00B20B9D"/>
    <w:rsid w:val="00B2773C"/>
    <w:rsid w:val="00B45027"/>
    <w:rsid w:val="00B53559"/>
    <w:rsid w:val="00B60A76"/>
    <w:rsid w:val="00B64436"/>
    <w:rsid w:val="00B73E6D"/>
    <w:rsid w:val="00B7560F"/>
    <w:rsid w:val="00B8365B"/>
    <w:rsid w:val="00B9340D"/>
    <w:rsid w:val="00B94EF6"/>
    <w:rsid w:val="00BC31FA"/>
    <w:rsid w:val="00BD1538"/>
    <w:rsid w:val="00BD17F5"/>
    <w:rsid w:val="00BD4DF0"/>
    <w:rsid w:val="00BF39FE"/>
    <w:rsid w:val="00BF6E32"/>
    <w:rsid w:val="00BF73B6"/>
    <w:rsid w:val="00C046E1"/>
    <w:rsid w:val="00C20FE5"/>
    <w:rsid w:val="00C44A70"/>
    <w:rsid w:val="00C51EA1"/>
    <w:rsid w:val="00C55667"/>
    <w:rsid w:val="00C568C1"/>
    <w:rsid w:val="00C67587"/>
    <w:rsid w:val="00C70D65"/>
    <w:rsid w:val="00C762A3"/>
    <w:rsid w:val="00C807F7"/>
    <w:rsid w:val="00C829C2"/>
    <w:rsid w:val="00CC0278"/>
    <w:rsid w:val="00CE2884"/>
    <w:rsid w:val="00CE5DA5"/>
    <w:rsid w:val="00CE71BE"/>
    <w:rsid w:val="00CF57FF"/>
    <w:rsid w:val="00D0646A"/>
    <w:rsid w:val="00D2420B"/>
    <w:rsid w:val="00D320E7"/>
    <w:rsid w:val="00D72B54"/>
    <w:rsid w:val="00D821D7"/>
    <w:rsid w:val="00D93238"/>
    <w:rsid w:val="00D976AC"/>
    <w:rsid w:val="00DA2782"/>
    <w:rsid w:val="00DA2DC4"/>
    <w:rsid w:val="00DA532D"/>
    <w:rsid w:val="00DA7D6D"/>
    <w:rsid w:val="00DE6658"/>
    <w:rsid w:val="00DF04F9"/>
    <w:rsid w:val="00E1350D"/>
    <w:rsid w:val="00E31EEF"/>
    <w:rsid w:val="00E365C1"/>
    <w:rsid w:val="00E418F8"/>
    <w:rsid w:val="00E440E1"/>
    <w:rsid w:val="00E574F8"/>
    <w:rsid w:val="00E62900"/>
    <w:rsid w:val="00E72EBE"/>
    <w:rsid w:val="00E81C8D"/>
    <w:rsid w:val="00E845A0"/>
    <w:rsid w:val="00E90A22"/>
    <w:rsid w:val="00E9503A"/>
    <w:rsid w:val="00EB50D2"/>
    <w:rsid w:val="00ED2402"/>
    <w:rsid w:val="00ED2F84"/>
    <w:rsid w:val="00ED414F"/>
    <w:rsid w:val="00ED462A"/>
    <w:rsid w:val="00EF73B6"/>
    <w:rsid w:val="00F03853"/>
    <w:rsid w:val="00F30C4A"/>
    <w:rsid w:val="00F528B3"/>
    <w:rsid w:val="00F57C68"/>
    <w:rsid w:val="00F62891"/>
    <w:rsid w:val="00F7368F"/>
    <w:rsid w:val="00F83EB4"/>
    <w:rsid w:val="00FA1029"/>
    <w:rsid w:val="00FA6331"/>
    <w:rsid w:val="00FA772E"/>
    <w:rsid w:val="00FC704C"/>
    <w:rsid w:val="00FD4B69"/>
    <w:rsid w:val="00FD7EB1"/>
    <w:rsid w:val="00FE5A50"/>
    <w:rsid w:val="00FE6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nhideWhenUsed="1"/>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 w:type="character" w:styleId="UnresolvedMention">
    <w:name w:val="Unresolved Mention"/>
    <w:basedOn w:val="DefaultParagraphFont"/>
    <w:uiPriority w:val="99"/>
    <w:semiHidden/>
    <w:unhideWhenUsed/>
    <w:rsid w:val="00B9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C3FBD2B-AAD6-D743-97A6-264541611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cp:revision>
  <cp:lastPrinted>2019-09-11T12:14:00Z</cp:lastPrinted>
  <dcterms:created xsi:type="dcterms:W3CDTF">2019-09-12T13:37:00Z</dcterms:created>
  <dcterms:modified xsi:type="dcterms:W3CDTF">2019-09-12T13:37:00Z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