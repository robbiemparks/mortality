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651F0B" w14:textId="7A338B22" w:rsidR="00DF04F9" w:rsidRPr="00490A1D" w:rsidRDefault="00DF04F9" w:rsidP="00490A1D">
      <w:pPr>
        <w:spacing w:line="480" w:lineRule="auto"/>
        <w:rPr>
          <w:szCs w:val="24"/>
          <w:lang w:val="en-GB"/>
        </w:rPr>
      </w:pPr>
      <w:r w:rsidRPr="004C3A2F">
        <w:rPr>
          <w:b/>
          <w:color w:val="000000" w:themeColor="text1"/>
          <w:lang w:val="en-GB"/>
        </w:rPr>
        <w:t>Anomalously warm temperatures are associated with increased injury deaths</w:t>
      </w:r>
      <w:r w:rsidR="00490A1D">
        <w:rPr>
          <w:b/>
          <w:color w:val="000000" w:themeColor="text1"/>
          <w:lang w:val="en-GB"/>
        </w:rPr>
        <w:t>:</w:t>
      </w:r>
      <w:r w:rsidR="00650CBE">
        <w:rPr>
          <w:b/>
          <w:color w:val="000000" w:themeColor="text1"/>
          <w:lang w:val="en-GB"/>
        </w:rPr>
        <w:t xml:space="preserve"> </w:t>
      </w:r>
      <w:r w:rsidR="00490A1D">
        <w:rPr>
          <w:b/>
          <w:color w:val="000000" w:themeColor="text1"/>
          <w:lang w:val="en-GB"/>
        </w:rPr>
        <w:t>supplem</w:t>
      </w:r>
      <w:r w:rsidR="005A5826">
        <w:rPr>
          <w:b/>
          <w:color w:val="000000" w:themeColor="text1"/>
          <w:lang w:val="en-GB"/>
        </w:rPr>
        <w:t>entary information</w:t>
      </w:r>
    </w:p>
    <w:p w14:paraId="27346AAF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  <w:vertAlign w:val="superscript"/>
        </w:rPr>
      </w:pPr>
      <w:r w:rsidRPr="00E85AFA">
        <w:rPr>
          <w:color w:val="000000" w:themeColor="text1"/>
        </w:rPr>
        <w:t>Robbie M Parks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James E Bennett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Helen Tamura-Wicks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Vasilis Kontis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Ralf Toumi</w:t>
      </w: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>, Goodarz Danaei</w:t>
      </w: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, Majid Ezzati</w:t>
      </w:r>
      <w:r w:rsidRPr="00E85AFA">
        <w:rPr>
          <w:color w:val="000000" w:themeColor="text1"/>
          <w:vertAlign w:val="superscript"/>
        </w:rPr>
        <w:t>1,2,5*</w:t>
      </w:r>
    </w:p>
    <w:p w14:paraId="20ED7A84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</w:rPr>
      </w:pPr>
    </w:p>
    <w:p w14:paraId="5181E39B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1</w:t>
      </w:r>
      <w:r w:rsidRPr="00E85AFA">
        <w:rPr>
          <w:color w:val="000000" w:themeColor="text1"/>
        </w:rPr>
        <w:t>MRC-PHE Centre for Environment and Health, Imperial College London, London, United Kingdom</w:t>
      </w:r>
    </w:p>
    <w:p w14:paraId="7F05A05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2</w:t>
      </w:r>
      <w:r w:rsidRPr="00E85AFA">
        <w:rPr>
          <w:color w:val="000000" w:themeColor="text1"/>
        </w:rPr>
        <w:t>Department of Epidemiology and Biostatistics, School of Public Health, Imperial College London, London, United Kingdom</w:t>
      </w:r>
    </w:p>
    <w:p w14:paraId="15E57DE1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>Space and Atmospheric Physics, Imperial College London, London, United Kingdom</w:t>
      </w:r>
    </w:p>
    <w:p w14:paraId="201AEAD8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Harvard T.H. Chan School of Public Health, Boston, Massachusetts, USA</w:t>
      </w:r>
    </w:p>
    <w:p w14:paraId="43B02C9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5</w:t>
      </w:r>
      <w:r w:rsidRPr="00E85AFA">
        <w:rPr>
          <w:color w:val="000000" w:themeColor="text1"/>
        </w:rPr>
        <w:t>WHO Collaborating Centre on NCD Surveillance and Epidemiology, Imperial College London, London, United Kingdom</w:t>
      </w:r>
    </w:p>
    <w:p w14:paraId="58ABB20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</w:p>
    <w:p w14:paraId="36AECE60" w14:textId="4DD9F5E9" w:rsidR="007C2862" w:rsidRPr="00795C72" w:rsidRDefault="008710B9" w:rsidP="008710B9">
      <w:pPr>
        <w:spacing w:line="480" w:lineRule="auto"/>
        <w:jc w:val="both"/>
        <w:rPr>
          <w:szCs w:val="24"/>
          <w:lang w:val="en-GB"/>
        </w:rPr>
      </w:pPr>
      <w:r w:rsidRPr="00E85AFA">
        <w:rPr>
          <w:lang w:val="en-GB"/>
        </w:rPr>
        <w:t xml:space="preserve">* Correspondence to: </w:t>
      </w:r>
      <w:hyperlink r:id="rId8" w:history="1">
        <w:r w:rsidRPr="00E85AFA">
          <w:rPr>
            <w:rStyle w:val="Hyperlink"/>
            <w:lang w:val="en-GB"/>
          </w:rPr>
          <w:t>majid.ezzati@imperial.ac.uk</w:t>
        </w:r>
      </w:hyperlink>
      <w:r w:rsidR="007C2862" w:rsidRPr="00795C72">
        <w:rPr>
          <w:lang w:val="en-GB"/>
        </w:rPr>
        <w:br w:type="page"/>
      </w:r>
    </w:p>
    <w:p w14:paraId="227D63CC" w14:textId="568E5A00" w:rsidR="00601D49" w:rsidRPr="005D54DB" w:rsidRDefault="00AC49D4" w:rsidP="00AC49D4">
      <w:pPr>
        <w:spacing w:after="160" w:line="480" w:lineRule="auto"/>
        <w:jc w:val="both"/>
        <w:rPr>
          <w:lang w:val="en-GB"/>
        </w:rPr>
      </w:pPr>
      <w:r>
        <w:rPr>
          <w:b/>
          <w:lang w:val="en-GB"/>
        </w:rPr>
        <w:lastRenderedPageBreak/>
        <w:t xml:space="preserve">Supplementary </w:t>
      </w:r>
      <w:r w:rsidRPr="00AC49D4">
        <w:rPr>
          <w:b/>
          <w:lang w:val="en-GB"/>
        </w:rPr>
        <w:t xml:space="preserve">Figure </w:t>
      </w:r>
      <w:r>
        <w:rPr>
          <w:b/>
          <w:lang w:val="en-GB"/>
        </w:rPr>
        <w:t>1</w:t>
      </w:r>
      <w:r w:rsidRPr="00AC49D4">
        <w:rPr>
          <w:b/>
          <w:lang w:val="en-GB"/>
        </w:rPr>
        <w:t xml:space="preserve">. </w:t>
      </w:r>
      <w:r w:rsidRPr="00AC49D4">
        <w:rPr>
          <w:lang w:val="en-GB"/>
        </w:rPr>
        <w:t>Graphic representation of</w:t>
      </w:r>
      <w:r w:rsidRPr="00AC49D4">
        <w:rPr>
          <w:b/>
          <w:lang w:val="en-GB"/>
        </w:rPr>
        <w:t xml:space="preserve"> </w:t>
      </w:r>
      <w:r w:rsidRPr="00AC49D4">
        <w:rPr>
          <w:lang w:val="en-GB"/>
        </w:rPr>
        <w:t>temperature anomaly measure used in the analysis. The graph shows how monthly temperatures in July two example states (Florida in red and Minnesota in blue) (left panel) for 1980-2017 are used to calculate temperature anomalies. As seen, a warmer state like Florida (top right) can have a smaller inter-annual variation in a particular month (here, July) compared with a cooler state like Minnesota (bottom right).</w:t>
      </w:r>
      <w:r w:rsidR="00601D49">
        <w:rPr>
          <w:color w:val="000000" w:themeColor="text1"/>
          <w:lang w:val="en-GB"/>
        </w:rPr>
        <w:br w:type="page"/>
      </w:r>
    </w:p>
    <w:p w14:paraId="397F8585" w14:textId="5DA1C7DD" w:rsidR="00F7368F" w:rsidRPr="00B73E6D" w:rsidRDefault="0015062B" w:rsidP="00601D49">
      <w:pPr>
        <w:pStyle w:val="Heading1"/>
        <w:spacing w:line="480" w:lineRule="auto"/>
        <w:rPr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1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Injury groups used in the analysis with ICD-9 and ICD-10 codes.</w:t>
      </w:r>
    </w:p>
    <w:tbl>
      <w:tblPr>
        <w:tblpPr w:leftFromText="180" w:rightFromText="180" w:vertAnchor="page" w:horzAnchor="margin" w:tblpXSpec="center" w:tblpY="2012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2905"/>
        <w:gridCol w:w="2906"/>
      </w:tblGrid>
      <w:tr w:rsidR="00F3299F" w:rsidRPr="00795C72" w14:paraId="769DE415" w14:textId="77777777" w:rsidTr="00F3299F">
        <w:trPr>
          <w:trHeight w:val="320"/>
        </w:trPr>
        <w:tc>
          <w:tcPr>
            <w:tcW w:w="4957" w:type="dxa"/>
            <w:gridSpan w:val="2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27C76B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Injury type</w:t>
            </w:r>
          </w:p>
        </w:tc>
        <w:tc>
          <w:tcPr>
            <w:tcW w:w="2905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1A5E1C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ICD-9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995D51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ICD-10</w:t>
            </w:r>
          </w:p>
        </w:tc>
      </w:tr>
      <w:tr w:rsidR="00F3299F" w:rsidRPr="00795C72" w14:paraId="203A76B9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43FCE8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Unintentional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4A0CC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Transport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4D7EBA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E800-E8</w:t>
            </w:r>
            <w:r w:rsidRPr="009367D6">
              <w:rPr>
                <w:color w:val="000000"/>
                <w:lang w:val="en-GB"/>
              </w:rPr>
              <w:t>4</w:t>
            </w:r>
            <w:r w:rsidRPr="009367D6">
              <w:rPr>
                <w:lang w:val="en-GB"/>
              </w:rPr>
              <w:t>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775D14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V0</w:t>
            </w:r>
            <w:r>
              <w:rPr>
                <w:color w:val="000000"/>
                <w:lang w:val="en-GB"/>
              </w:rPr>
              <w:t>1-</w:t>
            </w:r>
            <w:r w:rsidRPr="00795C72">
              <w:rPr>
                <w:color w:val="000000"/>
                <w:lang w:val="en-GB"/>
              </w:rPr>
              <w:t>V99</w:t>
            </w:r>
          </w:p>
        </w:tc>
      </w:tr>
      <w:tr w:rsidR="00F3299F" w:rsidRPr="00795C72" w14:paraId="69503CD2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9625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6F446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Falls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09F18E0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E880-E888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8A28E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W0</w:t>
            </w:r>
            <w:r>
              <w:rPr>
                <w:color w:val="000000"/>
                <w:lang w:val="en-GB"/>
              </w:rPr>
              <w:t>0</w:t>
            </w:r>
            <w:r w:rsidRPr="00795C72">
              <w:rPr>
                <w:color w:val="000000"/>
                <w:lang w:val="en-GB"/>
              </w:rPr>
              <w:t>-W19</w:t>
            </w:r>
          </w:p>
        </w:tc>
      </w:tr>
      <w:tr w:rsidR="00F3299F" w:rsidRPr="00795C72" w14:paraId="31A9345B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3A3DBF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5FB31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Drowning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9661FA5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E910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D8CFC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W65-W74</w:t>
            </w:r>
          </w:p>
        </w:tc>
      </w:tr>
      <w:tr w:rsidR="00F3299F" w:rsidRPr="00795C72" w14:paraId="36B5F4DF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4A602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7576A8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Other unintentional</w:t>
            </w:r>
          </w:p>
          <w:p w14:paraId="0F9E4C8E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6EBAE11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E850-E869, E890-E909, E911-E928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818AC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W20-W64, W75-X59</w:t>
            </w:r>
          </w:p>
        </w:tc>
      </w:tr>
      <w:tr w:rsidR="00F3299F" w:rsidRPr="00795C72" w14:paraId="573AB4E4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7FDD29" w14:textId="77777777" w:rsidR="00F3299F" w:rsidRPr="008D62E1" w:rsidRDefault="00F3299F" w:rsidP="00F3299F">
            <w:pPr>
              <w:rPr>
                <w:lang w:val="en-GB"/>
              </w:rPr>
            </w:pPr>
            <w:r w:rsidRPr="00795C72">
              <w:rPr>
                <w:color w:val="000000"/>
                <w:lang w:val="en-GB"/>
              </w:rPr>
              <w:t>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4590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Suicide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7E8CB3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E950-E959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C9F7F7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X60-X84</w:t>
            </w:r>
          </w:p>
        </w:tc>
      </w:tr>
      <w:tr w:rsidR="00F3299F" w:rsidRPr="00795C72" w14:paraId="5653AF19" w14:textId="77777777" w:rsidTr="00F3299F">
        <w:trPr>
          <w:trHeight w:val="993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3A79D4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</w:tcBorders>
            <w:vAlign w:val="center"/>
          </w:tcPr>
          <w:p w14:paraId="18607C2E" w14:textId="77777777" w:rsidR="00F3299F" w:rsidRPr="00C807F7" w:rsidRDefault="00F3299F" w:rsidP="00F3299F">
            <w:pPr>
              <w:rPr>
                <w:color w:val="000000"/>
                <w:highlight w:val="yellow"/>
                <w:lang w:val="en-GB"/>
              </w:rPr>
            </w:pPr>
            <w:r w:rsidRPr="00795C72">
              <w:rPr>
                <w:color w:val="000000"/>
                <w:lang w:val="en-GB"/>
              </w:rPr>
              <w:t>Assault</w:t>
            </w:r>
          </w:p>
        </w:tc>
        <w:tc>
          <w:tcPr>
            <w:tcW w:w="290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888B319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E960-E969</w:t>
            </w:r>
          </w:p>
        </w:tc>
        <w:tc>
          <w:tcPr>
            <w:tcW w:w="2906" w:type="dxa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4BB460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X85-Y09</w:t>
            </w:r>
          </w:p>
        </w:tc>
      </w:tr>
      <w:tr w:rsidR="00F3299F" w:rsidRPr="00795C72" w14:paraId="32E25076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63714552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Intention undetermined</w:t>
            </w:r>
          </w:p>
          <w:p w14:paraId="0B7D429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F6F7E1B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E980-E989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45ABF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Y10-Y34</w:t>
            </w:r>
          </w:p>
        </w:tc>
      </w:tr>
      <w:tr w:rsidR="00F3299F" w:rsidRPr="00795C72" w14:paraId="4AA8AC13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2F3587C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Legal intervention and operations of war</w:t>
            </w:r>
          </w:p>
          <w:p w14:paraId="33A686A8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68898B3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E970-E979, E990-E999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156D150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Y35-Y36</w:t>
            </w:r>
          </w:p>
        </w:tc>
      </w:tr>
      <w:tr w:rsidR="00F3299F" w:rsidRPr="00795C72" w14:paraId="4A71D99D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DE2FB7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Complications of medical and surgical care</w:t>
            </w:r>
          </w:p>
          <w:p w14:paraId="3DD95F04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71EE6A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E870-E879, E930-E949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82A7F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Y40-Y8</w:t>
            </w:r>
            <w:r>
              <w:rPr>
                <w:color w:val="000000"/>
                <w:lang w:val="en-GB"/>
              </w:rPr>
              <w:t>4</w:t>
            </w:r>
          </w:p>
        </w:tc>
      </w:tr>
      <w:tr w:rsidR="00F3299F" w:rsidRPr="00795C72" w14:paraId="6E2F59A1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0CB628B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Sequelae of external causes</w:t>
            </w:r>
          </w:p>
          <w:p w14:paraId="4343BACF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8626CFF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E929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2FC254B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</w:t>
            </w:r>
            <w:r>
              <w:rPr>
                <w:color w:val="000000"/>
                <w:lang w:val="en-GB"/>
              </w:rPr>
              <w:t>85</w:t>
            </w:r>
            <w:r w:rsidRPr="00496193">
              <w:rPr>
                <w:color w:val="000000"/>
                <w:lang w:val="en-GB"/>
              </w:rPr>
              <w:t>-Y89</w:t>
            </w:r>
          </w:p>
        </w:tc>
      </w:tr>
    </w:tbl>
    <w:p w14:paraId="73BD39A5" w14:textId="119F87E2" w:rsidR="00F3299F" w:rsidRDefault="00F3299F" w:rsidP="00C10F29">
      <w:pPr>
        <w:suppressLineNumbers/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409CE698" w14:textId="24056B25" w:rsidR="00800032" w:rsidRDefault="00BE5967">
      <w:pPr>
        <w:spacing w:after="160" w:line="259" w:lineRule="auto"/>
        <w:rPr>
          <w:lang w:val="en-GB"/>
        </w:rPr>
      </w:pPr>
      <w:r>
        <w:rPr>
          <w:b/>
          <w:lang w:val="en-GB"/>
        </w:rPr>
        <w:lastRenderedPageBreak/>
        <w:t xml:space="preserve">Supplementary Table 2. </w:t>
      </w:r>
      <w:del w:id="0" w:author="Ezzati, Majid" w:date="2019-09-27T15:58:00Z">
        <w:r w:rsidR="00880B6F" w:rsidDel="007652CC">
          <w:rPr>
            <w:lang w:val="en-GB"/>
          </w:rPr>
          <w:delText xml:space="preserve">Total </w:delText>
        </w:r>
      </w:del>
      <w:ins w:id="1" w:author="Ezzati, Majid" w:date="2019-09-27T15:58:00Z">
        <w:r w:rsidR="007652CC">
          <w:rPr>
            <w:lang w:val="en-GB"/>
          </w:rPr>
          <w:t>Number of</w:t>
        </w:r>
        <w:r w:rsidR="007652CC">
          <w:rPr>
            <w:lang w:val="en-GB"/>
          </w:rPr>
          <w:t xml:space="preserve"> </w:t>
        </w:r>
      </w:ins>
      <w:r w:rsidR="00880B6F">
        <w:rPr>
          <w:lang w:val="en-GB"/>
        </w:rPr>
        <w:t>deaths</w:t>
      </w:r>
      <w:r w:rsidR="00E96C50">
        <w:rPr>
          <w:lang w:val="en-GB"/>
        </w:rPr>
        <w:t xml:space="preserve"> </w:t>
      </w:r>
      <w:r w:rsidR="00880B6F">
        <w:rPr>
          <w:lang w:val="en-GB"/>
        </w:rPr>
        <w:t xml:space="preserve">and </w:t>
      </w:r>
      <w:del w:id="2" w:author="Ezzati, Majid" w:date="2019-09-27T15:58:00Z">
        <w:r w:rsidR="007C02A1" w:rsidDel="007652CC">
          <w:rPr>
            <w:lang w:val="en-GB"/>
          </w:rPr>
          <w:delText xml:space="preserve">total </w:delText>
        </w:r>
      </w:del>
      <w:r w:rsidR="00880B6F">
        <w:rPr>
          <w:lang w:val="en-GB"/>
        </w:rPr>
        <w:t>population</w:t>
      </w:r>
      <w:r w:rsidR="00D75CAF">
        <w:rPr>
          <w:lang w:val="en-GB"/>
        </w:rPr>
        <w:t xml:space="preserve"> </w:t>
      </w:r>
      <w:del w:id="3" w:author="Ezzati, Majid" w:date="2019-09-27T15:58:00Z">
        <w:r w:rsidR="00D75CAF" w:rsidDel="007652CC">
          <w:rPr>
            <w:lang w:val="en-GB"/>
          </w:rPr>
          <w:delText xml:space="preserve">in </w:delText>
        </w:r>
      </w:del>
      <w:ins w:id="4" w:author="Ezzati, Majid" w:date="2019-09-27T15:58:00Z">
        <w:r w:rsidR="007652CC">
          <w:rPr>
            <w:lang w:val="en-GB"/>
          </w:rPr>
          <w:t xml:space="preserve">over the </w:t>
        </w:r>
      </w:ins>
      <w:r w:rsidR="00D75CAF">
        <w:rPr>
          <w:lang w:val="en-GB"/>
        </w:rPr>
        <w:t>study period (</w:t>
      </w:r>
      <w:r w:rsidR="00D75CAF" w:rsidRPr="00AC49D4">
        <w:rPr>
          <w:lang w:val="en-GB"/>
        </w:rPr>
        <w:t>1980-2017</w:t>
      </w:r>
      <w:r w:rsidR="00D75CAF">
        <w:rPr>
          <w:lang w:val="en-GB"/>
        </w:rPr>
        <w:t>)</w:t>
      </w:r>
      <w:r w:rsidR="00880B6F">
        <w:rPr>
          <w:lang w:val="en-GB"/>
        </w:rPr>
        <w:t xml:space="preserve"> </w:t>
      </w:r>
      <w:r w:rsidR="00E96C50">
        <w:rPr>
          <w:lang w:val="en-GB"/>
        </w:rPr>
        <w:t xml:space="preserve">for </w:t>
      </w:r>
      <w:r w:rsidR="002234EC">
        <w:rPr>
          <w:lang w:val="en-GB"/>
        </w:rPr>
        <w:t>injuries used in analyses</w:t>
      </w:r>
      <w:r w:rsidR="00800032">
        <w:rPr>
          <w:lang w:val="en-GB"/>
        </w:rPr>
        <w:t>.</w:t>
      </w:r>
    </w:p>
    <w:tbl>
      <w:tblPr>
        <w:tblStyle w:val="TableGrid"/>
        <w:tblW w:w="10040" w:type="dxa"/>
        <w:tblInd w:w="-509" w:type="dxa"/>
        <w:tblLayout w:type="fixed"/>
        <w:tblLook w:val="04A0" w:firstRow="1" w:lastRow="0" w:firstColumn="1" w:lastColumn="0" w:noHBand="0" w:noVBand="1"/>
      </w:tblPr>
      <w:tblGrid>
        <w:gridCol w:w="1012"/>
        <w:gridCol w:w="1012"/>
        <w:gridCol w:w="1336"/>
        <w:gridCol w:w="1336"/>
        <w:gridCol w:w="1336"/>
        <w:gridCol w:w="1336"/>
        <w:gridCol w:w="1336"/>
        <w:gridCol w:w="1336"/>
      </w:tblGrid>
      <w:tr w:rsidR="007D5D15" w:rsidRPr="007652CC" w14:paraId="4DA3B467" w14:textId="36D66DAD" w:rsidTr="001F30D9">
        <w:tc>
          <w:tcPr>
            <w:tcW w:w="1012" w:type="dxa"/>
            <w:vAlign w:val="center"/>
          </w:tcPr>
          <w:p w14:paraId="1AF1F16D" w14:textId="37FEF911" w:rsidR="003E4950" w:rsidRPr="007652CC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  <w:rPrChange w:id="5" w:author="Ezzati, Majid" w:date="2019-09-27T15:59:00Z">
                  <w:rPr>
                    <w:lang w:val="en-GB"/>
                  </w:rPr>
                </w:rPrChange>
              </w:rPr>
            </w:pPr>
            <w:bookmarkStart w:id="6" w:name="_GoBack"/>
            <w:r w:rsidRPr="007652CC">
              <w:rPr>
                <w:b/>
                <w:bCs/>
                <w:color w:val="000000"/>
                <w:sz w:val="20"/>
                <w:lang w:val="en-GB"/>
                <w:rPrChange w:id="7" w:author="Ezzati, Majid" w:date="2019-09-27T15:59:00Z">
                  <w:rPr>
                    <w:b/>
                    <w:bCs/>
                    <w:color w:val="000000"/>
                    <w:lang w:val="en-GB"/>
                  </w:rPr>
                </w:rPrChange>
              </w:rPr>
              <w:t>Sex</w:t>
            </w:r>
          </w:p>
        </w:tc>
        <w:tc>
          <w:tcPr>
            <w:tcW w:w="1012" w:type="dxa"/>
            <w:vAlign w:val="center"/>
          </w:tcPr>
          <w:p w14:paraId="4EC79D31" w14:textId="4BD41BD0" w:rsidR="003E4950" w:rsidRPr="007652CC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  <w:rPrChange w:id="8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b/>
                <w:bCs/>
                <w:color w:val="000000"/>
                <w:sz w:val="20"/>
                <w:lang w:val="en-GB"/>
                <w:rPrChange w:id="9" w:author="Ezzati, Majid" w:date="2019-09-27T15:59:00Z">
                  <w:rPr>
                    <w:b/>
                    <w:bCs/>
                    <w:color w:val="000000"/>
                    <w:lang w:val="en-GB"/>
                  </w:rPr>
                </w:rPrChange>
              </w:rPr>
              <w:t>Age group (years)</w:t>
            </w:r>
          </w:p>
        </w:tc>
        <w:tc>
          <w:tcPr>
            <w:tcW w:w="1336" w:type="dxa"/>
          </w:tcPr>
          <w:p w14:paraId="5AE63C49" w14:textId="5423C2FA" w:rsidR="003E4950" w:rsidRPr="007652CC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  <w:rPrChange w:id="10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b/>
                <w:bCs/>
                <w:color w:val="000000"/>
                <w:sz w:val="20"/>
                <w:lang w:val="en-GB"/>
                <w:rPrChange w:id="11" w:author="Ezzati, Majid" w:date="2019-09-27T15:59:00Z">
                  <w:rPr>
                    <w:b/>
                    <w:bCs/>
                    <w:color w:val="000000"/>
                    <w:lang w:val="en-GB"/>
                  </w:rPr>
                </w:rPrChange>
              </w:rPr>
              <w:t>Transport</w:t>
            </w:r>
          </w:p>
        </w:tc>
        <w:tc>
          <w:tcPr>
            <w:tcW w:w="1336" w:type="dxa"/>
          </w:tcPr>
          <w:p w14:paraId="2645811F" w14:textId="29D17AF4" w:rsidR="003E4950" w:rsidRPr="007652CC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  <w:rPrChange w:id="12" w:author="Ezzati, Majid" w:date="2019-09-27T15:59:00Z">
                  <w:rPr>
                    <w:b/>
                    <w:bCs/>
                    <w:color w:val="000000"/>
                    <w:lang w:val="en-GB"/>
                  </w:rPr>
                </w:rPrChange>
              </w:rPr>
            </w:pPr>
            <w:r w:rsidRPr="007652CC">
              <w:rPr>
                <w:b/>
                <w:bCs/>
                <w:color w:val="000000"/>
                <w:sz w:val="20"/>
                <w:lang w:val="en-GB"/>
                <w:rPrChange w:id="13" w:author="Ezzati, Majid" w:date="2019-09-27T15:59:00Z">
                  <w:rPr>
                    <w:b/>
                    <w:bCs/>
                    <w:color w:val="000000"/>
                    <w:lang w:val="en-GB"/>
                  </w:rPr>
                </w:rPrChange>
              </w:rPr>
              <w:t>Falls</w:t>
            </w:r>
          </w:p>
        </w:tc>
        <w:tc>
          <w:tcPr>
            <w:tcW w:w="1336" w:type="dxa"/>
          </w:tcPr>
          <w:p w14:paraId="10D0C7B6" w14:textId="4EC720E8" w:rsidR="003E4950" w:rsidRPr="007652CC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  <w:rPrChange w:id="14" w:author="Ezzati, Majid" w:date="2019-09-27T15:59:00Z">
                  <w:rPr>
                    <w:b/>
                    <w:bCs/>
                    <w:color w:val="000000"/>
                    <w:lang w:val="en-GB"/>
                  </w:rPr>
                </w:rPrChange>
              </w:rPr>
            </w:pPr>
            <w:r w:rsidRPr="007652CC">
              <w:rPr>
                <w:b/>
                <w:bCs/>
                <w:color w:val="000000"/>
                <w:sz w:val="20"/>
                <w:lang w:val="en-GB"/>
                <w:rPrChange w:id="15" w:author="Ezzati, Majid" w:date="2019-09-27T15:59:00Z">
                  <w:rPr>
                    <w:b/>
                    <w:bCs/>
                    <w:color w:val="000000"/>
                    <w:lang w:val="en-GB"/>
                  </w:rPr>
                </w:rPrChange>
              </w:rPr>
              <w:t>Drowning</w:t>
            </w:r>
          </w:p>
        </w:tc>
        <w:tc>
          <w:tcPr>
            <w:tcW w:w="1336" w:type="dxa"/>
          </w:tcPr>
          <w:p w14:paraId="6FBE3A33" w14:textId="5A6C518C" w:rsidR="003E4950" w:rsidRPr="007652CC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  <w:rPrChange w:id="16" w:author="Ezzati, Majid" w:date="2019-09-27T15:59:00Z">
                  <w:rPr>
                    <w:b/>
                    <w:bCs/>
                    <w:color w:val="000000"/>
                    <w:lang w:val="en-GB"/>
                  </w:rPr>
                </w:rPrChange>
              </w:rPr>
            </w:pPr>
            <w:r w:rsidRPr="007652CC">
              <w:rPr>
                <w:b/>
                <w:bCs/>
                <w:color w:val="000000"/>
                <w:sz w:val="20"/>
                <w:lang w:val="en-GB"/>
                <w:rPrChange w:id="17" w:author="Ezzati, Majid" w:date="2019-09-27T15:59:00Z">
                  <w:rPr>
                    <w:b/>
                    <w:bCs/>
                    <w:color w:val="000000"/>
                    <w:lang w:val="en-GB"/>
                  </w:rPr>
                </w:rPrChange>
              </w:rPr>
              <w:t>Suicide</w:t>
            </w:r>
          </w:p>
        </w:tc>
        <w:tc>
          <w:tcPr>
            <w:tcW w:w="1336" w:type="dxa"/>
          </w:tcPr>
          <w:p w14:paraId="09D9A199" w14:textId="68457837" w:rsidR="003E4950" w:rsidRPr="007652CC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  <w:rPrChange w:id="18" w:author="Ezzati, Majid" w:date="2019-09-27T15:59:00Z">
                  <w:rPr>
                    <w:b/>
                    <w:bCs/>
                    <w:color w:val="000000"/>
                    <w:lang w:val="en-GB"/>
                  </w:rPr>
                </w:rPrChange>
              </w:rPr>
            </w:pPr>
            <w:r w:rsidRPr="007652CC">
              <w:rPr>
                <w:b/>
                <w:bCs/>
                <w:color w:val="000000"/>
                <w:sz w:val="20"/>
                <w:lang w:val="en-GB"/>
                <w:rPrChange w:id="19" w:author="Ezzati, Majid" w:date="2019-09-27T15:59:00Z">
                  <w:rPr>
                    <w:b/>
                    <w:bCs/>
                    <w:color w:val="000000"/>
                    <w:lang w:val="en-GB"/>
                  </w:rPr>
                </w:rPrChange>
              </w:rPr>
              <w:t>Assault</w:t>
            </w:r>
          </w:p>
        </w:tc>
        <w:tc>
          <w:tcPr>
            <w:tcW w:w="1336" w:type="dxa"/>
          </w:tcPr>
          <w:p w14:paraId="5B3A46A9" w14:textId="18F5753B" w:rsidR="003E4950" w:rsidRPr="007652CC" w:rsidRDefault="003E4950" w:rsidP="003E4950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  <w:rPrChange w:id="20" w:author="Ezzati, Majid" w:date="2019-09-27T15:59:00Z">
                  <w:rPr>
                    <w:b/>
                    <w:bCs/>
                    <w:color w:val="000000"/>
                    <w:lang w:val="en-GB"/>
                  </w:rPr>
                </w:rPrChange>
              </w:rPr>
            </w:pPr>
            <w:r w:rsidRPr="007652CC">
              <w:rPr>
                <w:b/>
                <w:bCs/>
                <w:color w:val="000000"/>
                <w:sz w:val="20"/>
                <w:lang w:val="en-GB"/>
                <w:rPrChange w:id="21" w:author="Ezzati, Majid" w:date="2019-09-27T15:59:00Z">
                  <w:rPr>
                    <w:b/>
                    <w:bCs/>
                    <w:color w:val="000000"/>
                    <w:lang w:val="en-GB"/>
                  </w:rPr>
                </w:rPrChange>
              </w:rPr>
              <w:t>P</w:t>
            </w:r>
            <w:r w:rsidRPr="007652CC">
              <w:rPr>
                <w:b/>
                <w:bCs/>
                <w:color w:val="000000"/>
                <w:sz w:val="20"/>
                <w:lang w:val="en-GB"/>
                <w:rPrChange w:id="22" w:author="Ezzati, Majid" w:date="2019-09-27T15:59:00Z">
                  <w:rPr>
                    <w:b/>
                    <w:bCs/>
                    <w:color w:val="000000"/>
                    <w:sz w:val="23"/>
                    <w:szCs w:val="23"/>
                    <w:lang w:val="en-GB"/>
                  </w:rPr>
                </w:rPrChange>
              </w:rPr>
              <w:t>opulat</w:t>
            </w:r>
            <w:r w:rsidR="007D5D15" w:rsidRPr="007652CC">
              <w:rPr>
                <w:b/>
                <w:bCs/>
                <w:color w:val="000000"/>
                <w:sz w:val="20"/>
                <w:lang w:val="en-GB"/>
                <w:rPrChange w:id="23" w:author="Ezzati, Majid" w:date="2019-09-27T15:59:00Z">
                  <w:rPr>
                    <w:b/>
                    <w:bCs/>
                    <w:color w:val="000000"/>
                    <w:sz w:val="23"/>
                    <w:szCs w:val="23"/>
                    <w:lang w:val="en-GB"/>
                  </w:rPr>
                </w:rPrChange>
              </w:rPr>
              <w:t>io</w:t>
            </w:r>
            <w:r w:rsidRPr="007652CC">
              <w:rPr>
                <w:b/>
                <w:bCs/>
                <w:color w:val="000000"/>
                <w:sz w:val="20"/>
                <w:lang w:val="en-GB"/>
                <w:rPrChange w:id="24" w:author="Ezzati, Majid" w:date="2019-09-27T15:59:00Z">
                  <w:rPr>
                    <w:b/>
                    <w:bCs/>
                    <w:color w:val="000000"/>
                    <w:sz w:val="23"/>
                    <w:szCs w:val="23"/>
                    <w:lang w:val="en-GB"/>
                  </w:rPr>
                </w:rPrChange>
              </w:rPr>
              <w:t>n</w:t>
            </w:r>
            <w:r w:rsidR="007813FE" w:rsidRPr="007652CC">
              <w:rPr>
                <w:b/>
                <w:bCs/>
                <w:color w:val="000000"/>
                <w:sz w:val="20"/>
                <w:lang w:val="en-GB"/>
                <w:rPrChange w:id="25" w:author="Ezzati, Majid" w:date="2019-09-27T15:59:00Z">
                  <w:rPr>
                    <w:b/>
                    <w:bCs/>
                    <w:color w:val="000000"/>
                    <w:sz w:val="23"/>
                    <w:szCs w:val="23"/>
                    <w:lang w:val="en-GB"/>
                  </w:rPr>
                </w:rPrChange>
              </w:rPr>
              <w:t xml:space="preserve"> </w:t>
            </w:r>
            <w:r w:rsidR="00213719" w:rsidRPr="007652CC">
              <w:rPr>
                <w:b/>
                <w:bCs/>
                <w:color w:val="000000"/>
                <w:sz w:val="20"/>
                <w:lang w:val="en-GB"/>
                <w:rPrChange w:id="26" w:author="Ezzati, Majid" w:date="2019-09-27T15:59:00Z">
                  <w:rPr>
                    <w:b/>
                    <w:bCs/>
                    <w:color w:val="000000"/>
                    <w:sz w:val="23"/>
                    <w:szCs w:val="23"/>
                    <w:lang w:val="en-GB"/>
                  </w:rPr>
                </w:rPrChange>
              </w:rPr>
              <w:t>(millions)</w:t>
            </w:r>
          </w:p>
        </w:tc>
      </w:tr>
      <w:tr w:rsidR="00F12C99" w:rsidRPr="007652CC" w14:paraId="4FD26EC6" w14:textId="65B59FCD" w:rsidTr="001F30D9">
        <w:tc>
          <w:tcPr>
            <w:tcW w:w="1012" w:type="dxa"/>
            <w:vMerge w:val="restart"/>
            <w:vAlign w:val="center"/>
          </w:tcPr>
          <w:p w14:paraId="1C4CC53D" w14:textId="489DC87D" w:rsidR="00F12C99" w:rsidRPr="007652CC" w:rsidRDefault="00F12C99" w:rsidP="00F12C99">
            <w:pPr>
              <w:spacing w:after="160" w:line="259" w:lineRule="auto"/>
              <w:rPr>
                <w:sz w:val="20"/>
                <w:lang w:val="en-GB"/>
                <w:rPrChange w:id="27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28" w:author="Ezzati, Majid" w:date="2019-09-27T15:59:00Z">
                  <w:rPr>
                    <w:lang w:val="en-GB"/>
                  </w:rPr>
                </w:rPrChange>
              </w:rPr>
              <w:t>Male</w:t>
            </w:r>
          </w:p>
        </w:tc>
        <w:tc>
          <w:tcPr>
            <w:tcW w:w="1012" w:type="dxa"/>
          </w:tcPr>
          <w:p w14:paraId="48376544" w14:textId="1EE9FE98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9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30" w:author="Ezzati, Majid" w:date="2019-09-27T15:59:00Z">
                  <w:rPr>
                    <w:lang w:val="en-GB"/>
                  </w:rPr>
                </w:rPrChange>
              </w:rPr>
              <w:t>0-4</w:t>
            </w:r>
          </w:p>
        </w:tc>
        <w:tc>
          <w:tcPr>
            <w:tcW w:w="1336" w:type="dxa"/>
          </w:tcPr>
          <w:p w14:paraId="1034ACB6" w14:textId="011F716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1" w:author="Ezzati, Majid" w:date="2019-09-27T15:59:00Z">
                  <w:rPr>
                    <w:szCs w:val="24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2" w:author="Ezzati, Majid" w:date="2019-09-27T15:59:00Z">
                  <w:rPr>
                    <w:color w:val="000000"/>
                    <w:szCs w:val="24"/>
                  </w:rPr>
                </w:rPrChange>
              </w:rPr>
              <w:t>19,263</w:t>
            </w:r>
          </w:p>
        </w:tc>
        <w:tc>
          <w:tcPr>
            <w:tcW w:w="1336" w:type="dxa"/>
          </w:tcPr>
          <w:p w14:paraId="22A83F0E" w14:textId="59B57792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3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4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1,828</w:t>
            </w:r>
          </w:p>
        </w:tc>
        <w:tc>
          <w:tcPr>
            <w:tcW w:w="1336" w:type="dxa"/>
          </w:tcPr>
          <w:p w14:paraId="39AF7349" w14:textId="4CF14E33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5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6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14,110</w:t>
            </w:r>
          </w:p>
        </w:tc>
        <w:tc>
          <w:tcPr>
            <w:tcW w:w="1336" w:type="dxa"/>
          </w:tcPr>
          <w:p w14:paraId="73CC6582" w14:textId="68C9B380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7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8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0</w:t>
            </w:r>
          </w:p>
        </w:tc>
        <w:tc>
          <w:tcPr>
            <w:tcW w:w="1336" w:type="dxa"/>
          </w:tcPr>
          <w:p w14:paraId="4621C873" w14:textId="3B7B9802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9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40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14,137</w:t>
            </w:r>
          </w:p>
        </w:tc>
        <w:tc>
          <w:tcPr>
            <w:tcW w:w="1336" w:type="dxa"/>
          </w:tcPr>
          <w:p w14:paraId="03C07695" w14:textId="3C0200D8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41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42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379</w:t>
            </w:r>
            <w:r w:rsidR="00424B22" w:rsidRPr="007652CC">
              <w:rPr>
                <w:color w:val="000000"/>
                <w:sz w:val="20"/>
                <w:rPrChange w:id="43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.</w:t>
            </w:r>
            <w:r w:rsidRPr="007652CC">
              <w:rPr>
                <w:color w:val="000000"/>
                <w:sz w:val="20"/>
                <w:rPrChange w:id="44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6</w:t>
            </w:r>
          </w:p>
        </w:tc>
      </w:tr>
      <w:tr w:rsidR="00F12C99" w:rsidRPr="007652CC" w14:paraId="5C49E936" w14:textId="0991F651" w:rsidTr="001F30D9">
        <w:tc>
          <w:tcPr>
            <w:tcW w:w="1012" w:type="dxa"/>
            <w:vMerge/>
          </w:tcPr>
          <w:p w14:paraId="56F085A8" w14:textId="7777777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45" w:author="Ezzati, Majid" w:date="2019-09-27T15:59:00Z">
                  <w:rPr>
                    <w:lang w:val="en-GB"/>
                  </w:rPr>
                </w:rPrChange>
              </w:rPr>
            </w:pPr>
          </w:p>
        </w:tc>
        <w:tc>
          <w:tcPr>
            <w:tcW w:w="1012" w:type="dxa"/>
          </w:tcPr>
          <w:p w14:paraId="6444752A" w14:textId="75DFF691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46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47" w:author="Ezzati, Majid" w:date="2019-09-27T15:59:00Z">
                  <w:rPr>
                    <w:lang w:val="en-GB"/>
                  </w:rPr>
                </w:rPrChange>
              </w:rPr>
              <w:t>5-14</w:t>
            </w:r>
          </w:p>
        </w:tc>
        <w:tc>
          <w:tcPr>
            <w:tcW w:w="1336" w:type="dxa"/>
          </w:tcPr>
          <w:p w14:paraId="314FC51E" w14:textId="18F449C4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48" w:author="Ezzati, Majid" w:date="2019-09-27T15:59:00Z">
                  <w:rPr>
                    <w:szCs w:val="24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49" w:author="Ezzati, Majid" w:date="2019-09-27T15:59:00Z">
                  <w:rPr>
                    <w:color w:val="000000"/>
                    <w:szCs w:val="24"/>
                  </w:rPr>
                </w:rPrChange>
              </w:rPr>
              <w:t>42,669</w:t>
            </w:r>
          </w:p>
        </w:tc>
        <w:tc>
          <w:tcPr>
            <w:tcW w:w="1336" w:type="dxa"/>
          </w:tcPr>
          <w:p w14:paraId="1080AC50" w14:textId="21B8FB93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50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51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1,324</w:t>
            </w:r>
          </w:p>
        </w:tc>
        <w:tc>
          <w:tcPr>
            <w:tcW w:w="1336" w:type="dxa"/>
          </w:tcPr>
          <w:p w14:paraId="18C55AB8" w14:textId="6051CDB2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52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53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11,158</w:t>
            </w:r>
          </w:p>
        </w:tc>
        <w:tc>
          <w:tcPr>
            <w:tcW w:w="1336" w:type="dxa"/>
          </w:tcPr>
          <w:p w14:paraId="76633C41" w14:textId="2E6DB9D8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54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55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7,748</w:t>
            </w:r>
          </w:p>
        </w:tc>
        <w:tc>
          <w:tcPr>
            <w:tcW w:w="1336" w:type="dxa"/>
          </w:tcPr>
          <w:p w14:paraId="27918EB9" w14:textId="0F8348D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56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57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8,974</w:t>
            </w:r>
          </w:p>
        </w:tc>
        <w:tc>
          <w:tcPr>
            <w:tcW w:w="1336" w:type="dxa"/>
          </w:tcPr>
          <w:p w14:paraId="3FA34024" w14:textId="40FBCD7E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58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59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759</w:t>
            </w:r>
            <w:r w:rsidR="00424B22" w:rsidRPr="007652CC">
              <w:rPr>
                <w:color w:val="000000"/>
                <w:sz w:val="20"/>
                <w:rPrChange w:id="60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.</w:t>
            </w:r>
            <w:r w:rsidRPr="007652CC">
              <w:rPr>
                <w:color w:val="000000"/>
                <w:sz w:val="20"/>
                <w:rPrChange w:id="61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5</w:t>
            </w:r>
          </w:p>
        </w:tc>
      </w:tr>
      <w:tr w:rsidR="00F12C99" w:rsidRPr="007652CC" w14:paraId="5571497D" w14:textId="74E08030" w:rsidTr="001F30D9">
        <w:tc>
          <w:tcPr>
            <w:tcW w:w="1012" w:type="dxa"/>
            <w:vMerge/>
          </w:tcPr>
          <w:p w14:paraId="1A84AA3D" w14:textId="7777777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62" w:author="Ezzati, Majid" w:date="2019-09-27T15:59:00Z">
                  <w:rPr>
                    <w:lang w:val="en-GB"/>
                  </w:rPr>
                </w:rPrChange>
              </w:rPr>
            </w:pPr>
          </w:p>
        </w:tc>
        <w:tc>
          <w:tcPr>
            <w:tcW w:w="1012" w:type="dxa"/>
          </w:tcPr>
          <w:p w14:paraId="6E83B608" w14:textId="4DEF5363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63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64" w:author="Ezzati, Majid" w:date="2019-09-27T15:59:00Z">
                  <w:rPr>
                    <w:lang w:val="en-GB"/>
                  </w:rPr>
                </w:rPrChange>
              </w:rPr>
              <w:t>15-24</w:t>
            </w:r>
          </w:p>
        </w:tc>
        <w:tc>
          <w:tcPr>
            <w:tcW w:w="1336" w:type="dxa"/>
          </w:tcPr>
          <w:p w14:paraId="4DEB42DF" w14:textId="52A4FC29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65" w:author="Ezzati, Majid" w:date="2019-09-27T15:59:00Z">
                  <w:rPr>
                    <w:szCs w:val="24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66" w:author="Ezzati, Majid" w:date="2019-09-27T15:59:00Z">
                  <w:rPr>
                    <w:color w:val="000000"/>
                    <w:szCs w:val="24"/>
                  </w:rPr>
                </w:rPrChange>
              </w:rPr>
              <w:t>316,862</w:t>
            </w:r>
          </w:p>
        </w:tc>
        <w:tc>
          <w:tcPr>
            <w:tcW w:w="1336" w:type="dxa"/>
          </w:tcPr>
          <w:p w14:paraId="67E2DD48" w14:textId="50980095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67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68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8,801</w:t>
            </w:r>
          </w:p>
        </w:tc>
        <w:tc>
          <w:tcPr>
            <w:tcW w:w="1336" w:type="dxa"/>
          </w:tcPr>
          <w:p w14:paraId="4224D533" w14:textId="3D4D1755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69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70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26,335</w:t>
            </w:r>
          </w:p>
        </w:tc>
        <w:tc>
          <w:tcPr>
            <w:tcW w:w="1336" w:type="dxa"/>
          </w:tcPr>
          <w:p w14:paraId="4DB008E0" w14:textId="427F6465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71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72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147,423</w:t>
            </w:r>
          </w:p>
        </w:tc>
        <w:tc>
          <w:tcPr>
            <w:tcW w:w="1336" w:type="dxa"/>
          </w:tcPr>
          <w:p w14:paraId="775AC76D" w14:textId="3A8E17DA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73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74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180,145</w:t>
            </w:r>
          </w:p>
        </w:tc>
        <w:tc>
          <w:tcPr>
            <w:tcW w:w="1336" w:type="dxa"/>
          </w:tcPr>
          <w:p w14:paraId="63A2ACD8" w14:textId="7C59345D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75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76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801</w:t>
            </w:r>
            <w:r w:rsidR="00424B22" w:rsidRPr="007652CC">
              <w:rPr>
                <w:color w:val="000000"/>
                <w:sz w:val="20"/>
                <w:rPrChange w:id="77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.</w:t>
            </w:r>
            <w:r w:rsidRPr="007652CC">
              <w:rPr>
                <w:color w:val="000000"/>
                <w:sz w:val="20"/>
                <w:rPrChange w:id="78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9</w:t>
            </w:r>
          </w:p>
        </w:tc>
      </w:tr>
      <w:tr w:rsidR="00F12C99" w:rsidRPr="007652CC" w14:paraId="578CAAF1" w14:textId="72CDBA99" w:rsidTr="001F30D9">
        <w:tc>
          <w:tcPr>
            <w:tcW w:w="1012" w:type="dxa"/>
            <w:vMerge/>
          </w:tcPr>
          <w:p w14:paraId="761D3080" w14:textId="7777777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79" w:author="Ezzati, Majid" w:date="2019-09-27T15:59:00Z">
                  <w:rPr>
                    <w:lang w:val="en-GB"/>
                  </w:rPr>
                </w:rPrChange>
              </w:rPr>
            </w:pPr>
          </w:p>
        </w:tc>
        <w:tc>
          <w:tcPr>
            <w:tcW w:w="1012" w:type="dxa"/>
          </w:tcPr>
          <w:p w14:paraId="58DA9483" w14:textId="0B476330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80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81" w:author="Ezzati, Majid" w:date="2019-09-27T15:59:00Z">
                  <w:rPr>
                    <w:lang w:val="en-GB"/>
                  </w:rPr>
                </w:rPrChange>
              </w:rPr>
              <w:t>25-24</w:t>
            </w:r>
          </w:p>
        </w:tc>
        <w:tc>
          <w:tcPr>
            <w:tcW w:w="1336" w:type="dxa"/>
          </w:tcPr>
          <w:p w14:paraId="548042BA" w14:textId="1E6A81AB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82" w:author="Ezzati, Majid" w:date="2019-09-27T15:59:00Z">
                  <w:rPr>
                    <w:szCs w:val="24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83" w:author="Ezzati, Majid" w:date="2019-09-27T15:59:00Z">
                  <w:rPr>
                    <w:color w:val="000000"/>
                    <w:szCs w:val="24"/>
                  </w:rPr>
                </w:rPrChange>
              </w:rPr>
              <w:t>243,115</w:t>
            </w:r>
          </w:p>
        </w:tc>
        <w:tc>
          <w:tcPr>
            <w:tcW w:w="1336" w:type="dxa"/>
          </w:tcPr>
          <w:p w14:paraId="69ECDA25" w14:textId="725B2739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84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85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12,592</w:t>
            </w:r>
          </w:p>
        </w:tc>
        <w:tc>
          <w:tcPr>
            <w:tcW w:w="1336" w:type="dxa"/>
          </w:tcPr>
          <w:p w14:paraId="069274A7" w14:textId="5184E069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86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87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18,433</w:t>
            </w:r>
          </w:p>
        </w:tc>
        <w:tc>
          <w:tcPr>
            <w:tcW w:w="1336" w:type="dxa"/>
          </w:tcPr>
          <w:p w14:paraId="4E95B843" w14:textId="2C3B3C44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88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89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183,075</w:t>
            </w:r>
          </w:p>
        </w:tc>
        <w:tc>
          <w:tcPr>
            <w:tcW w:w="1336" w:type="dxa"/>
          </w:tcPr>
          <w:p w14:paraId="0191C205" w14:textId="7835E56D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90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91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168,401</w:t>
            </w:r>
          </w:p>
        </w:tc>
        <w:tc>
          <w:tcPr>
            <w:tcW w:w="1336" w:type="dxa"/>
          </w:tcPr>
          <w:p w14:paraId="597C8182" w14:textId="72F76913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92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93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806</w:t>
            </w:r>
            <w:r w:rsidR="00424B22" w:rsidRPr="007652CC">
              <w:rPr>
                <w:color w:val="000000"/>
                <w:sz w:val="20"/>
                <w:rPrChange w:id="94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.3</w:t>
            </w:r>
          </w:p>
        </w:tc>
      </w:tr>
      <w:tr w:rsidR="00F12C99" w:rsidRPr="007652CC" w14:paraId="4302F5B9" w14:textId="188130DF" w:rsidTr="001F30D9">
        <w:tc>
          <w:tcPr>
            <w:tcW w:w="1012" w:type="dxa"/>
            <w:vMerge/>
          </w:tcPr>
          <w:p w14:paraId="4A86C36E" w14:textId="7777777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95" w:author="Ezzati, Majid" w:date="2019-09-27T15:59:00Z">
                  <w:rPr>
                    <w:lang w:val="en-GB"/>
                  </w:rPr>
                </w:rPrChange>
              </w:rPr>
            </w:pPr>
          </w:p>
        </w:tc>
        <w:tc>
          <w:tcPr>
            <w:tcW w:w="1012" w:type="dxa"/>
          </w:tcPr>
          <w:p w14:paraId="2F0431AC" w14:textId="1F232852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96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97" w:author="Ezzati, Majid" w:date="2019-09-27T15:59:00Z">
                  <w:rPr>
                    <w:lang w:val="en-GB"/>
                  </w:rPr>
                </w:rPrChange>
              </w:rPr>
              <w:t>35-34</w:t>
            </w:r>
          </w:p>
        </w:tc>
        <w:tc>
          <w:tcPr>
            <w:tcW w:w="1336" w:type="dxa"/>
          </w:tcPr>
          <w:p w14:paraId="4EF25DBD" w14:textId="76FD4F9D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98" w:author="Ezzati, Majid" w:date="2019-09-27T15:59:00Z">
                  <w:rPr>
                    <w:szCs w:val="24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99" w:author="Ezzati, Majid" w:date="2019-09-27T15:59:00Z">
                  <w:rPr>
                    <w:color w:val="000000"/>
                    <w:szCs w:val="24"/>
                  </w:rPr>
                </w:rPrChange>
              </w:rPr>
              <w:t>175,783</w:t>
            </w:r>
          </w:p>
        </w:tc>
        <w:tc>
          <w:tcPr>
            <w:tcW w:w="1336" w:type="dxa"/>
          </w:tcPr>
          <w:p w14:paraId="5F3F36AE" w14:textId="2DFCA068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00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01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17,389</w:t>
            </w:r>
          </w:p>
        </w:tc>
        <w:tc>
          <w:tcPr>
            <w:tcW w:w="1336" w:type="dxa"/>
          </w:tcPr>
          <w:p w14:paraId="66E43906" w14:textId="71A1EF63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02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03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13,617</w:t>
            </w:r>
          </w:p>
        </w:tc>
        <w:tc>
          <w:tcPr>
            <w:tcW w:w="1336" w:type="dxa"/>
          </w:tcPr>
          <w:p w14:paraId="5B2C5332" w14:textId="7783B618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04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05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175,251</w:t>
            </w:r>
          </w:p>
        </w:tc>
        <w:tc>
          <w:tcPr>
            <w:tcW w:w="1336" w:type="dxa"/>
          </w:tcPr>
          <w:p w14:paraId="035C2C10" w14:textId="46AF81A1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06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07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98,664</w:t>
            </w:r>
          </w:p>
        </w:tc>
        <w:tc>
          <w:tcPr>
            <w:tcW w:w="1336" w:type="dxa"/>
          </w:tcPr>
          <w:p w14:paraId="2F3C89EB" w14:textId="0B6D2B69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08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09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748</w:t>
            </w:r>
            <w:r w:rsidR="00BE4B86" w:rsidRPr="007652CC">
              <w:rPr>
                <w:color w:val="000000"/>
                <w:sz w:val="20"/>
                <w:rPrChange w:id="110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.8</w:t>
            </w:r>
          </w:p>
        </w:tc>
      </w:tr>
      <w:tr w:rsidR="00F12C99" w:rsidRPr="007652CC" w14:paraId="0A67C24F" w14:textId="4083CAF9" w:rsidTr="001F30D9">
        <w:tc>
          <w:tcPr>
            <w:tcW w:w="1012" w:type="dxa"/>
            <w:vMerge/>
          </w:tcPr>
          <w:p w14:paraId="6399A0C8" w14:textId="7777777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11" w:author="Ezzati, Majid" w:date="2019-09-27T15:59:00Z">
                  <w:rPr>
                    <w:lang w:val="en-GB"/>
                  </w:rPr>
                </w:rPrChange>
              </w:rPr>
            </w:pPr>
          </w:p>
        </w:tc>
        <w:tc>
          <w:tcPr>
            <w:tcW w:w="1012" w:type="dxa"/>
          </w:tcPr>
          <w:p w14:paraId="17BA0C0C" w14:textId="5A01410F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12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113" w:author="Ezzati, Majid" w:date="2019-09-27T15:59:00Z">
                  <w:rPr>
                    <w:lang w:val="en-GB"/>
                  </w:rPr>
                </w:rPrChange>
              </w:rPr>
              <w:t>45-44</w:t>
            </w:r>
          </w:p>
        </w:tc>
        <w:tc>
          <w:tcPr>
            <w:tcW w:w="1336" w:type="dxa"/>
          </w:tcPr>
          <w:p w14:paraId="576CF7B5" w14:textId="6EE439B6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14" w:author="Ezzati, Majid" w:date="2019-09-27T15:59:00Z">
                  <w:rPr>
                    <w:szCs w:val="24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15" w:author="Ezzati, Majid" w:date="2019-09-27T15:59:00Z">
                  <w:rPr>
                    <w:color w:val="000000"/>
                    <w:szCs w:val="24"/>
                  </w:rPr>
                </w:rPrChange>
              </w:rPr>
              <w:t>144,482</w:t>
            </w:r>
          </w:p>
        </w:tc>
        <w:tc>
          <w:tcPr>
            <w:tcW w:w="1336" w:type="dxa"/>
          </w:tcPr>
          <w:p w14:paraId="00F0D495" w14:textId="4FA2826F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16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17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26,760</w:t>
            </w:r>
          </w:p>
        </w:tc>
        <w:tc>
          <w:tcPr>
            <w:tcW w:w="1336" w:type="dxa"/>
          </w:tcPr>
          <w:p w14:paraId="4B52EA23" w14:textId="6C69A199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18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19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10,941</w:t>
            </w:r>
          </w:p>
        </w:tc>
        <w:tc>
          <w:tcPr>
            <w:tcW w:w="1336" w:type="dxa"/>
          </w:tcPr>
          <w:p w14:paraId="32501E24" w14:textId="12EDBC2B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20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21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162,956</w:t>
            </w:r>
          </w:p>
        </w:tc>
        <w:tc>
          <w:tcPr>
            <w:tcW w:w="1336" w:type="dxa"/>
          </w:tcPr>
          <w:p w14:paraId="2F8F3BCA" w14:textId="560CE138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22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23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56,557</w:t>
            </w:r>
          </w:p>
        </w:tc>
        <w:tc>
          <w:tcPr>
            <w:tcW w:w="1336" w:type="dxa"/>
          </w:tcPr>
          <w:p w14:paraId="1B0E7AB1" w14:textId="566B250D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24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25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646</w:t>
            </w:r>
            <w:r w:rsidR="00BE4B86" w:rsidRPr="007652CC">
              <w:rPr>
                <w:color w:val="000000"/>
                <w:sz w:val="20"/>
                <w:rPrChange w:id="126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.</w:t>
            </w:r>
            <w:r w:rsidRPr="007652CC">
              <w:rPr>
                <w:color w:val="000000"/>
                <w:sz w:val="20"/>
                <w:rPrChange w:id="127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6</w:t>
            </w:r>
          </w:p>
        </w:tc>
      </w:tr>
      <w:tr w:rsidR="00F12C99" w:rsidRPr="007652CC" w14:paraId="34A1DB52" w14:textId="15858FAD" w:rsidTr="001F30D9">
        <w:tc>
          <w:tcPr>
            <w:tcW w:w="1012" w:type="dxa"/>
            <w:vMerge/>
          </w:tcPr>
          <w:p w14:paraId="49960539" w14:textId="7777777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28" w:author="Ezzati, Majid" w:date="2019-09-27T15:59:00Z">
                  <w:rPr>
                    <w:lang w:val="en-GB"/>
                  </w:rPr>
                </w:rPrChange>
              </w:rPr>
            </w:pPr>
          </w:p>
        </w:tc>
        <w:tc>
          <w:tcPr>
            <w:tcW w:w="1012" w:type="dxa"/>
          </w:tcPr>
          <w:p w14:paraId="1B534236" w14:textId="67AF8B92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29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130" w:author="Ezzati, Majid" w:date="2019-09-27T15:59:00Z">
                  <w:rPr>
                    <w:lang w:val="en-GB"/>
                  </w:rPr>
                </w:rPrChange>
              </w:rPr>
              <w:t>55-54</w:t>
            </w:r>
          </w:p>
        </w:tc>
        <w:tc>
          <w:tcPr>
            <w:tcW w:w="1336" w:type="dxa"/>
          </w:tcPr>
          <w:p w14:paraId="641FD7AC" w14:textId="4486E8BD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31" w:author="Ezzati, Majid" w:date="2019-09-27T15:59:00Z">
                  <w:rPr>
                    <w:szCs w:val="24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32" w:author="Ezzati, Majid" w:date="2019-09-27T15:59:00Z">
                  <w:rPr>
                    <w:color w:val="000000"/>
                    <w:szCs w:val="24"/>
                  </w:rPr>
                </w:rPrChange>
              </w:rPr>
              <w:t>110,084</w:t>
            </w:r>
          </w:p>
        </w:tc>
        <w:tc>
          <w:tcPr>
            <w:tcW w:w="1336" w:type="dxa"/>
          </w:tcPr>
          <w:p w14:paraId="60178441" w14:textId="2872AF32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33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34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36,343</w:t>
            </w:r>
          </w:p>
        </w:tc>
        <w:tc>
          <w:tcPr>
            <w:tcW w:w="1336" w:type="dxa"/>
          </w:tcPr>
          <w:p w14:paraId="13D82BF7" w14:textId="024C309E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35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36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8,420</w:t>
            </w:r>
          </w:p>
        </w:tc>
        <w:tc>
          <w:tcPr>
            <w:tcW w:w="1336" w:type="dxa"/>
          </w:tcPr>
          <w:p w14:paraId="2C93F9C1" w14:textId="4558846E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37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38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126,006</w:t>
            </w:r>
          </w:p>
        </w:tc>
        <w:tc>
          <w:tcPr>
            <w:tcW w:w="1336" w:type="dxa"/>
          </w:tcPr>
          <w:p w14:paraId="7C246074" w14:textId="4728F21E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39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40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29,811</w:t>
            </w:r>
          </w:p>
        </w:tc>
        <w:tc>
          <w:tcPr>
            <w:tcW w:w="1336" w:type="dxa"/>
          </w:tcPr>
          <w:p w14:paraId="3FE59C3D" w14:textId="137B3C9A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41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42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50</w:t>
            </w:r>
            <w:r w:rsidR="00BD1F10" w:rsidRPr="007652CC">
              <w:rPr>
                <w:color w:val="000000"/>
                <w:sz w:val="20"/>
                <w:rPrChange w:id="143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8.0</w:t>
            </w:r>
          </w:p>
        </w:tc>
      </w:tr>
      <w:tr w:rsidR="00F12C99" w:rsidRPr="007652CC" w14:paraId="09DFBE69" w14:textId="66A7B96F" w:rsidTr="001F30D9">
        <w:tc>
          <w:tcPr>
            <w:tcW w:w="1012" w:type="dxa"/>
            <w:vMerge/>
          </w:tcPr>
          <w:p w14:paraId="47E4996F" w14:textId="7777777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44" w:author="Ezzati, Majid" w:date="2019-09-27T15:59:00Z">
                  <w:rPr>
                    <w:lang w:val="en-GB"/>
                  </w:rPr>
                </w:rPrChange>
              </w:rPr>
            </w:pPr>
          </w:p>
        </w:tc>
        <w:tc>
          <w:tcPr>
            <w:tcW w:w="1012" w:type="dxa"/>
          </w:tcPr>
          <w:p w14:paraId="27DF07E0" w14:textId="78E2E888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45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146" w:author="Ezzati, Majid" w:date="2019-09-27T15:59:00Z">
                  <w:rPr>
                    <w:lang w:val="en-GB"/>
                  </w:rPr>
                </w:rPrChange>
              </w:rPr>
              <w:t>65-74</w:t>
            </w:r>
          </w:p>
        </w:tc>
        <w:tc>
          <w:tcPr>
            <w:tcW w:w="1336" w:type="dxa"/>
          </w:tcPr>
          <w:p w14:paraId="323DD9F8" w14:textId="069B6A9D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47" w:author="Ezzati, Majid" w:date="2019-09-27T15:59:00Z">
                  <w:rPr>
                    <w:szCs w:val="24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48" w:author="Ezzati, Majid" w:date="2019-09-27T15:59:00Z">
                  <w:rPr>
                    <w:color w:val="000000"/>
                    <w:szCs w:val="24"/>
                  </w:rPr>
                </w:rPrChange>
              </w:rPr>
              <w:t>78,582</w:t>
            </w:r>
          </w:p>
        </w:tc>
        <w:tc>
          <w:tcPr>
            <w:tcW w:w="1336" w:type="dxa"/>
          </w:tcPr>
          <w:p w14:paraId="1BB1145C" w14:textId="52B7E6F5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49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50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51,674</w:t>
            </w:r>
          </w:p>
        </w:tc>
        <w:tc>
          <w:tcPr>
            <w:tcW w:w="1336" w:type="dxa"/>
          </w:tcPr>
          <w:p w14:paraId="1EBB8172" w14:textId="3FF1C9D5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51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52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6,027</w:t>
            </w:r>
          </w:p>
        </w:tc>
        <w:tc>
          <w:tcPr>
            <w:tcW w:w="1336" w:type="dxa"/>
          </w:tcPr>
          <w:p w14:paraId="31ADFF2D" w14:textId="6FDD3C63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53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54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91,763</w:t>
            </w:r>
          </w:p>
        </w:tc>
        <w:tc>
          <w:tcPr>
            <w:tcW w:w="1336" w:type="dxa"/>
          </w:tcPr>
          <w:p w14:paraId="6D132536" w14:textId="08DD3B66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55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56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14,365</w:t>
            </w:r>
          </w:p>
        </w:tc>
        <w:tc>
          <w:tcPr>
            <w:tcW w:w="1336" w:type="dxa"/>
          </w:tcPr>
          <w:p w14:paraId="4B81B908" w14:textId="7CDB3A24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57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58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342</w:t>
            </w:r>
            <w:r w:rsidR="00BD1F10" w:rsidRPr="007652CC">
              <w:rPr>
                <w:color w:val="000000"/>
                <w:sz w:val="20"/>
                <w:rPrChange w:id="159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.9</w:t>
            </w:r>
          </w:p>
        </w:tc>
      </w:tr>
      <w:tr w:rsidR="00F12C99" w:rsidRPr="007652CC" w14:paraId="30119B3C" w14:textId="4AA43C5A" w:rsidTr="001F30D9">
        <w:tc>
          <w:tcPr>
            <w:tcW w:w="1012" w:type="dxa"/>
            <w:vMerge/>
          </w:tcPr>
          <w:p w14:paraId="1352C233" w14:textId="7777777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60" w:author="Ezzati, Majid" w:date="2019-09-27T15:59:00Z">
                  <w:rPr>
                    <w:lang w:val="en-GB"/>
                  </w:rPr>
                </w:rPrChange>
              </w:rPr>
            </w:pPr>
          </w:p>
        </w:tc>
        <w:tc>
          <w:tcPr>
            <w:tcW w:w="1012" w:type="dxa"/>
          </w:tcPr>
          <w:p w14:paraId="68F0C962" w14:textId="6FEFC2AD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61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162" w:author="Ezzati, Majid" w:date="2019-09-27T15:59:00Z">
                  <w:rPr>
                    <w:lang w:val="en-GB"/>
                  </w:rPr>
                </w:rPrChange>
              </w:rPr>
              <w:t>75-84</w:t>
            </w:r>
          </w:p>
        </w:tc>
        <w:tc>
          <w:tcPr>
            <w:tcW w:w="1336" w:type="dxa"/>
          </w:tcPr>
          <w:p w14:paraId="786AB0E8" w14:textId="1355B53F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63" w:author="Ezzati, Majid" w:date="2019-09-27T15:59:00Z">
                  <w:rPr>
                    <w:szCs w:val="24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64" w:author="Ezzati, Majid" w:date="2019-09-27T15:59:00Z">
                  <w:rPr>
                    <w:color w:val="000000"/>
                    <w:szCs w:val="24"/>
                  </w:rPr>
                </w:rPrChange>
              </w:rPr>
              <w:t>62,262</w:t>
            </w:r>
          </w:p>
        </w:tc>
        <w:tc>
          <w:tcPr>
            <w:tcW w:w="1336" w:type="dxa"/>
          </w:tcPr>
          <w:p w14:paraId="4AA97635" w14:textId="74241E04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65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66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95,526</w:t>
            </w:r>
          </w:p>
        </w:tc>
        <w:tc>
          <w:tcPr>
            <w:tcW w:w="1336" w:type="dxa"/>
          </w:tcPr>
          <w:p w14:paraId="318D11D3" w14:textId="39D8D634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67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68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4,136</w:t>
            </w:r>
          </w:p>
        </w:tc>
        <w:tc>
          <w:tcPr>
            <w:tcW w:w="1336" w:type="dxa"/>
          </w:tcPr>
          <w:p w14:paraId="11B3B156" w14:textId="1562864C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69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70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70,682</w:t>
            </w:r>
          </w:p>
        </w:tc>
        <w:tc>
          <w:tcPr>
            <w:tcW w:w="1336" w:type="dxa"/>
          </w:tcPr>
          <w:p w14:paraId="7199347D" w14:textId="2A3C6B02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71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72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6,531</w:t>
            </w:r>
          </w:p>
        </w:tc>
        <w:tc>
          <w:tcPr>
            <w:tcW w:w="1336" w:type="dxa"/>
          </w:tcPr>
          <w:p w14:paraId="19AC175F" w14:textId="4F87D7C8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73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74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176</w:t>
            </w:r>
            <w:r w:rsidR="00BD1F10" w:rsidRPr="007652CC">
              <w:rPr>
                <w:color w:val="000000"/>
                <w:sz w:val="20"/>
                <w:rPrChange w:id="175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.4</w:t>
            </w:r>
          </w:p>
        </w:tc>
      </w:tr>
      <w:tr w:rsidR="00F12C99" w:rsidRPr="007652CC" w14:paraId="029D1CCE" w14:textId="7A0966B5" w:rsidTr="001F30D9">
        <w:tc>
          <w:tcPr>
            <w:tcW w:w="1012" w:type="dxa"/>
            <w:vMerge/>
          </w:tcPr>
          <w:p w14:paraId="38C3A8FD" w14:textId="7777777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76" w:author="Ezzati, Majid" w:date="2019-09-27T15:59:00Z">
                  <w:rPr>
                    <w:lang w:val="en-GB"/>
                  </w:rPr>
                </w:rPrChange>
              </w:rPr>
            </w:pPr>
          </w:p>
        </w:tc>
        <w:tc>
          <w:tcPr>
            <w:tcW w:w="1012" w:type="dxa"/>
          </w:tcPr>
          <w:p w14:paraId="4536B712" w14:textId="4917360C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77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178" w:author="Ezzati, Majid" w:date="2019-09-27T15:59:00Z">
                  <w:rPr>
                    <w:lang w:val="en-GB"/>
                  </w:rPr>
                </w:rPrChange>
              </w:rPr>
              <w:t>85+</w:t>
            </w:r>
          </w:p>
        </w:tc>
        <w:tc>
          <w:tcPr>
            <w:tcW w:w="1336" w:type="dxa"/>
          </w:tcPr>
          <w:p w14:paraId="5F19FA1D" w14:textId="5A16EBCE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79" w:author="Ezzati, Majid" w:date="2019-09-27T15:59:00Z">
                  <w:rPr>
                    <w:szCs w:val="24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80" w:author="Ezzati, Majid" w:date="2019-09-27T15:59:00Z">
                  <w:rPr>
                    <w:color w:val="000000"/>
                    <w:szCs w:val="24"/>
                  </w:rPr>
                </w:rPrChange>
              </w:rPr>
              <w:t>23,756</w:t>
            </w:r>
          </w:p>
        </w:tc>
        <w:tc>
          <w:tcPr>
            <w:tcW w:w="1336" w:type="dxa"/>
          </w:tcPr>
          <w:p w14:paraId="4D088E19" w14:textId="28A07791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81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82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103,976</w:t>
            </w:r>
          </w:p>
        </w:tc>
        <w:tc>
          <w:tcPr>
            <w:tcW w:w="1336" w:type="dxa"/>
          </w:tcPr>
          <w:p w14:paraId="5066A472" w14:textId="4E9E5551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83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84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1,596</w:t>
            </w:r>
          </w:p>
        </w:tc>
        <w:tc>
          <w:tcPr>
            <w:tcW w:w="1336" w:type="dxa"/>
          </w:tcPr>
          <w:p w14:paraId="6074C4C1" w14:textId="7FC6CD79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85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86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25,633</w:t>
            </w:r>
          </w:p>
        </w:tc>
        <w:tc>
          <w:tcPr>
            <w:tcW w:w="1336" w:type="dxa"/>
          </w:tcPr>
          <w:p w14:paraId="423551B7" w14:textId="6AE1F2FB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87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88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1,861</w:t>
            </w:r>
          </w:p>
        </w:tc>
        <w:tc>
          <w:tcPr>
            <w:tcW w:w="1336" w:type="dxa"/>
          </w:tcPr>
          <w:p w14:paraId="55B62DBB" w14:textId="3C1B943B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89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90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49</w:t>
            </w:r>
            <w:r w:rsidR="00BD1F10" w:rsidRPr="007652CC">
              <w:rPr>
                <w:color w:val="000000"/>
                <w:sz w:val="20"/>
                <w:rPrChange w:id="191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.</w:t>
            </w:r>
            <w:r w:rsidRPr="007652CC">
              <w:rPr>
                <w:color w:val="000000"/>
                <w:sz w:val="20"/>
                <w:rPrChange w:id="192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9</w:t>
            </w:r>
          </w:p>
        </w:tc>
      </w:tr>
      <w:tr w:rsidR="00F12C99" w:rsidRPr="007652CC" w14:paraId="1E03A47F" w14:textId="49054210" w:rsidTr="001F30D9">
        <w:tc>
          <w:tcPr>
            <w:tcW w:w="1012" w:type="dxa"/>
            <w:vMerge w:val="restart"/>
            <w:vAlign w:val="center"/>
          </w:tcPr>
          <w:p w14:paraId="1F8C3BAA" w14:textId="39C1D642" w:rsidR="00F12C99" w:rsidRPr="007652CC" w:rsidRDefault="00F12C99" w:rsidP="00F12C99">
            <w:pPr>
              <w:spacing w:after="160" w:line="259" w:lineRule="auto"/>
              <w:rPr>
                <w:sz w:val="20"/>
                <w:lang w:val="en-GB"/>
                <w:rPrChange w:id="193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194" w:author="Ezzati, Majid" w:date="2019-09-27T15:59:00Z">
                  <w:rPr>
                    <w:lang w:val="en-GB"/>
                  </w:rPr>
                </w:rPrChange>
              </w:rPr>
              <w:t>Female</w:t>
            </w:r>
          </w:p>
        </w:tc>
        <w:tc>
          <w:tcPr>
            <w:tcW w:w="1012" w:type="dxa"/>
          </w:tcPr>
          <w:p w14:paraId="61D9B1D0" w14:textId="4B826B2A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95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196" w:author="Ezzati, Majid" w:date="2019-09-27T15:59:00Z">
                  <w:rPr>
                    <w:lang w:val="en-GB"/>
                  </w:rPr>
                </w:rPrChange>
              </w:rPr>
              <w:t>0-4</w:t>
            </w:r>
          </w:p>
        </w:tc>
        <w:tc>
          <w:tcPr>
            <w:tcW w:w="1336" w:type="dxa"/>
          </w:tcPr>
          <w:p w14:paraId="77875638" w14:textId="3C612756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97" w:author="Ezzati, Majid" w:date="2019-09-27T15:59:00Z">
                  <w:rPr>
                    <w:szCs w:val="24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198" w:author="Ezzati, Majid" w:date="2019-09-27T15:59:00Z">
                  <w:rPr>
                    <w:color w:val="000000"/>
                    <w:szCs w:val="24"/>
                  </w:rPr>
                </w:rPrChange>
              </w:rPr>
              <w:t>15,366</w:t>
            </w:r>
          </w:p>
        </w:tc>
        <w:tc>
          <w:tcPr>
            <w:tcW w:w="1336" w:type="dxa"/>
          </w:tcPr>
          <w:p w14:paraId="24D66B19" w14:textId="2F17AFBF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199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00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1,040</w:t>
            </w:r>
          </w:p>
        </w:tc>
        <w:tc>
          <w:tcPr>
            <w:tcW w:w="1336" w:type="dxa"/>
          </w:tcPr>
          <w:p w14:paraId="2A09E710" w14:textId="2B3BE8C2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01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02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7,499</w:t>
            </w:r>
          </w:p>
        </w:tc>
        <w:tc>
          <w:tcPr>
            <w:tcW w:w="1336" w:type="dxa"/>
          </w:tcPr>
          <w:p w14:paraId="597691E1" w14:textId="2B33F3AE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03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04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0</w:t>
            </w:r>
          </w:p>
        </w:tc>
        <w:tc>
          <w:tcPr>
            <w:tcW w:w="1336" w:type="dxa"/>
          </w:tcPr>
          <w:p w14:paraId="37F0E32E" w14:textId="79337D6B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05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06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11,357</w:t>
            </w:r>
          </w:p>
        </w:tc>
        <w:tc>
          <w:tcPr>
            <w:tcW w:w="1336" w:type="dxa"/>
          </w:tcPr>
          <w:p w14:paraId="69C44590" w14:textId="6A1566B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07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08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362</w:t>
            </w:r>
            <w:r w:rsidR="00BD1F10" w:rsidRPr="007652CC">
              <w:rPr>
                <w:color w:val="000000"/>
                <w:sz w:val="20"/>
                <w:rPrChange w:id="209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.7</w:t>
            </w:r>
          </w:p>
        </w:tc>
      </w:tr>
      <w:tr w:rsidR="00F12C99" w:rsidRPr="007652CC" w14:paraId="3C14E6EB" w14:textId="29AD98C7" w:rsidTr="001F30D9">
        <w:tc>
          <w:tcPr>
            <w:tcW w:w="1012" w:type="dxa"/>
            <w:vMerge/>
          </w:tcPr>
          <w:p w14:paraId="7ED486CA" w14:textId="7777777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10" w:author="Ezzati, Majid" w:date="2019-09-27T15:59:00Z">
                  <w:rPr>
                    <w:lang w:val="en-GB"/>
                  </w:rPr>
                </w:rPrChange>
              </w:rPr>
            </w:pPr>
          </w:p>
        </w:tc>
        <w:tc>
          <w:tcPr>
            <w:tcW w:w="1012" w:type="dxa"/>
          </w:tcPr>
          <w:p w14:paraId="3A43E38D" w14:textId="6556181A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11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212" w:author="Ezzati, Majid" w:date="2019-09-27T15:59:00Z">
                  <w:rPr>
                    <w:lang w:val="en-GB"/>
                  </w:rPr>
                </w:rPrChange>
              </w:rPr>
              <w:t>5-14</w:t>
            </w:r>
          </w:p>
        </w:tc>
        <w:tc>
          <w:tcPr>
            <w:tcW w:w="1336" w:type="dxa"/>
          </w:tcPr>
          <w:p w14:paraId="597D6EEA" w14:textId="762EDE7D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13" w:author="Ezzati, Majid" w:date="2019-09-27T15:59:00Z">
                  <w:rPr>
                    <w:szCs w:val="24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14" w:author="Ezzati, Majid" w:date="2019-09-27T15:59:00Z">
                  <w:rPr>
                    <w:color w:val="000000"/>
                    <w:szCs w:val="24"/>
                  </w:rPr>
                </w:rPrChange>
              </w:rPr>
              <w:t>25,912</w:t>
            </w:r>
          </w:p>
        </w:tc>
        <w:tc>
          <w:tcPr>
            <w:tcW w:w="1336" w:type="dxa"/>
          </w:tcPr>
          <w:p w14:paraId="737CBD49" w14:textId="5340AD69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15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16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489</w:t>
            </w:r>
          </w:p>
        </w:tc>
        <w:tc>
          <w:tcPr>
            <w:tcW w:w="1336" w:type="dxa"/>
          </w:tcPr>
          <w:p w14:paraId="5B3EB2A7" w14:textId="345D1645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17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18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3,517</w:t>
            </w:r>
          </w:p>
        </w:tc>
        <w:tc>
          <w:tcPr>
            <w:tcW w:w="1336" w:type="dxa"/>
          </w:tcPr>
          <w:p w14:paraId="5D75E5E1" w14:textId="08C5A02F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19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20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2,971</w:t>
            </w:r>
          </w:p>
        </w:tc>
        <w:tc>
          <w:tcPr>
            <w:tcW w:w="1336" w:type="dxa"/>
          </w:tcPr>
          <w:p w14:paraId="012F88E8" w14:textId="475F63FD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21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22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5,894</w:t>
            </w:r>
          </w:p>
        </w:tc>
        <w:tc>
          <w:tcPr>
            <w:tcW w:w="1336" w:type="dxa"/>
          </w:tcPr>
          <w:p w14:paraId="03CAE09D" w14:textId="24C1D40E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23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24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725</w:t>
            </w:r>
            <w:r w:rsidR="00BD1F10" w:rsidRPr="007652CC">
              <w:rPr>
                <w:color w:val="000000"/>
                <w:sz w:val="20"/>
                <w:rPrChange w:id="225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.1</w:t>
            </w:r>
          </w:p>
        </w:tc>
      </w:tr>
      <w:tr w:rsidR="00F12C99" w:rsidRPr="007652CC" w14:paraId="45AB3CEB" w14:textId="1917A41B" w:rsidTr="001F30D9">
        <w:tc>
          <w:tcPr>
            <w:tcW w:w="1012" w:type="dxa"/>
            <w:vMerge/>
          </w:tcPr>
          <w:p w14:paraId="650795D5" w14:textId="7777777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26" w:author="Ezzati, Majid" w:date="2019-09-27T15:59:00Z">
                  <w:rPr>
                    <w:lang w:val="en-GB"/>
                  </w:rPr>
                </w:rPrChange>
              </w:rPr>
            </w:pPr>
          </w:p>
        </w:tc>
        <w:tc>
          <w:tcPr>
            <w:tcW w:w="1012" w:type="dxa"/>
          </w:tcPr>
          <w:p w14:paraId="6F0C071C" w14:textId="32E7823A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27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228" w:author="Ezzati, Majid" w:date="2019-09-27T15:59:00Z">
                  <w:rPr>
                    <w:lang w:val="en-GB"/>
                  </w:rPr>
                </w:rPrChange>
              </w:rPr>
              <w:t>15-24</w:t>
            </w:r>
          </w:p>
        </w:tc>
        <w:tc>
          <w:tcPr>
            <w:tcW w:w="1336" w:type="dxa"/>
          </w:tcPr>
          <w:p w14:paraId="3B79AB3E" w14:textId="7F1A4FDA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29" w:author="Ezzati, Majid" w:date="2019-09-27T15:59:00Z">
                  <w:rPr>
                    <w:szCs w:val="24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30" w:author="Ezzati, Majid" w:date="2019-09-27T15:59:00Z">
                  <w:rPr>
                    <w:color w:val="000000"/>
                    <w:szCs w:val="24"/>
                  </w:rPr>
                </w:rPrChange>
              </w:rPr>
              <w:t>114,825</w:t>
            </w:r>
          </w:p>
        </w:tc>
        <w:tc>
          <w:tcPr>
            <w:tcW w:w="1336" w:type="dxa"/>
          </w:tcPr>
          <w:p w14:paraId="461135AE" w14:textId="3ABE0376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31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32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1,372</w:t>
            </w:r>
          </w:p>
        </w:tc>
        <w:tc>
          <w:tcPr>
            <w:tcW w:w="1336" w:type="dxa"/>
          </w:tcPr>
          <w:p w14:paraId="53D4A2BE" w14:textId="722C2CF4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33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34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2,773</w:t>
            </w:r>
          </w:p>
        </w:tc>
        <w:tc>
          <w:tcPr>
            <w:tcW w:w="1336" w:type="dxa"/>
          </w:tcPr>
          <w:p w14:paraId="2FAD85F8" w14:textId="209EDD0E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35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36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29,346</w:t>
            </w:r>
          </w:p>
        </w:tc>
        <w:tc>
          <w:tcPr>
            <w:tcW w:w="1336" w:type="dxa"/>
          </w:tcPr>
          <w:p w14:paraId="03FA1098" w14:textId="318BACF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37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38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33,585</w:t>
            </w:r>
          </w:p>
        </w:tc>
        <w:tc>
          <w:tcPr>
            <w:tcW w:w="1336" w:type="dxa"/>
          </w:tcPr>
          <w:p w14:paraId="3AFF54B5" w14:textId="47A58622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39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40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768</w:t>
            </w:r>
            <w:r w:rsidR="00BD1F10" w:rsidRPr="007652CC">
              <w:rPr>
                <w:color w:val="000000"/>
                <w:sz w:val="20"/>
                <w:rPrChange w:id="241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.</w:t>
            </w:r>
            <w:r w:rsidRPr="007652CC">
              <w:rPr>
                <w:color w:val="000000"/>
                <w:sz w:val="20"/>
                <w:rPrChange w:id="242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3</w:t>
            </w:r>
          </w:p>
        </w:tc>
      </w:tr>
      <w:tr w:rsidR="00F12C99" w:rsidRPr="007652CC" w14:paraId="0573578D" w14:textId="706186BB" w:rsidTr="001F30D9">
        <w:tc>
          <w:tcPr>
            <w:tcW w:w="1012" w:type="dxa"/>
            <w:vMerge/>
          </w:tcPr>
          <w:p w14:paraId="01585EE5" w14:textId="7777777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43" w:author="Ezzati, Majid" w:date="2019-09-27T15:59:00Z">
                  <w:rPr>
                    <w:lang w:val="en-GB"/>
                  </w:rPr>
                </w:rPrChange>
              </w:rPr>
            </w:pPr>
          </w:p>
        </w:tc>
        <w:tc>
          <w:tcPr>
            <w:tcW w:w="1012" w:type="dxa"/>
          </w:tcPr>
          <w:p w14:paraId="363D3B27" w14:textId="767BAA4F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44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245" w:author="Ezzati, Majid" w:date="2019-09-27T15:59:00Z">
                  <w:rPr>
                    <w:lang w:val="en-GB"/>
                  </w:rPr>
                </w:rPrChange>
              </w:rPr>
              <w:t>25-24</w:t>
            </w:r>
          </w:p>
        </w:tc>
        <w:tc>
          <w:tcPr>
            <w:tcW w:w="1336" w:type="dxa"/>
          </w:tcPr>
          <w:p w14:paraId="66131757" w14:textId="2F765482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46" w:author="Ezzati, Majid" w:date="2019-09-27T15:59:00Z">
                  <w:rPr>
                    <w:szCs w:val="24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47" w:author="Ezzati, Majid" w:date="2019-09-27T15:59:00Z">
                  <w:rPr>
                    <w:color w:val="000000"/>
                    <w:szCs w:val="24"/>
                  </w:rPr>
                </w:rPrChange>
              </w:rPr>
              <w:t>75,607</w:t>
            </w:r>
          </w:p>
        </w:tc>
        <w:tc>
          <w:tcPr>
            <w:tcW w:w="1336" w:type="dxa"/>
          </w:tcPr>
          <w:p w14:paraId="03438C0B" w14:textId="26978DE0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48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49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2,096</w:t>
            </w:r>
          </w:p>
        </w:tc>
        <w:tc>
          <w:tcPr>
            <w:tcW w:w="1336" w:type="dxa"/>
          </w:tcPr>
          <w:p w14:paraId="4648F333" w14:textId="23C58F51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50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51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2,756</w:t>
            </w:r>
          </w:p>
        </w:tc>
        <w:tc>
          <w:tcPr>
            <w:tcW w:w="1336" w:type="dxa"/>
          </w:tcPr>
          <w:p w14:paraId="29D55932" w14:textId="09931B7C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52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53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43,114</w:t>
            </w:r>
          </w:p>
        </w:tc>
        <w:tc>
          <w:tcPr>
            <w:tcW w:w="1336" w:type="dxa"/>
          </w:tcPr>
          <w:p w14:paraId="690C87BC" w14:textId="5677413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54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55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39,843</w:t>
            </w:r>
          </w:p>
        </w:tc>
        <w:tc>
          <w:tcPr>
            <w:tcW w:w="1336" w:type="dxa"/>
          </w:tcPr>
          <w:p w14:paraId="687AB21C" w14:textId="159A1F76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56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57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797</w:t>
            </w:r>
            <w:r w:rsidR="00BD1F10" w:rsidRPr="007652CC">
              <w:rPr>
                <w:color w:val="000000"/>
                <w:sz w:val="20"/>
                <w:rPrChange w:id="258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.5</w:t>
            </w:r>
          </w:p>
        </w:tc>
      </w:tr>
      <w:tr w:rsidR="00F12C99" w:rsidRPr="007652CC" w14:paraId="112CC400" w14:textId="460FD7E1" w:rsidTr="001F30D9">
        <w:tc>
          <w:tcPr>
            <w:tcW w:w="1012" w:type="dxa"/>
            <w:vMerge/>
          </w:tcPr>
          <w:p w14:paraId="5543FC61" w14:textId="7777777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59" w:author="Ezzati, Majid" w:date="2019-09-27T15:59:00Z">
                  <w:rPr>
                    <w:lang w:val="en-GB"/>
                  </w:rPr>
                </w:rPrChange>
              </w:rPr>
            </w:pPr>
          </w:p>
        </w:tc>
        <w:tc>
          <w:tcPr>
            <w:tcW w:w="1012" w:type="dxa"/>
          </w:tcPr>
          <w:p w14:paraId="2C360A34" w14:textId="01417E3B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60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261" w:author="Ezzati, Majid" w:date="2019-09-27T15:59:00Z">
                  <w:rPr>
                    <w:lang w:val="en-GB"/>
                  </w:rPr>
                </w:rPrChange>
              </w:rPr>
              <w:t>35-34</w:t>
            </w:r>
          </w:p>
        </w:tc>
        <w:tc>
          <w:tcPr>
            <w:tcW w:w="1336" w:type="dxa"/>
          </w:tcPr>
          <w:p w14:paraId="3032351F" w14:textId="6994D1DF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62" w:author="Ezzati, Majid" w:date="2019-09-27T15:59:00Z">
                  <w:rPr>
                    <w:szCs w:val="24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63" w:author="Ezzati, Majid" w:date="2019-09-27T15:59:00Z">
                  <w:rPr>
                    <w:color w:val="000000"/>
                    <w:szCs w:val="24"/>
                  </w:rPr>
                </w:rPrChange>
              </w:rPr>
              <w:t>64,139</w:t>
            </w:r>
          </w:p>
        </w:tc>
        <w:tc>
          <w:tcPr>
            <w:tcW w:w="1336" w:type="dxa"/>
          </w:tcPr>
          <w:p w14:paraId="734F105C" w14:textId="1F2A9335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64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65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3,996</w:t>
            </w:r>
          </w:p>
        </w:tc>
        <w:tc>
          <w:tcPr>
            <w:tcW w:w="1336" w:type="dxa"/>
          </w:tcPr>
          <w:p w14:paraId="53F43890" w14:textId="6D17E7DF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66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67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2,757</w:t>
            </w:r>
          </w:p>
        </w:tc>
        <w:tc>
          <w:tcPr>
            <w:tcW w:w="1336" w:type="dxa"/>
          </w:tcPr>
          <w:p w14:paraId="3388CCC9" w14:textId="6B921CC4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68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69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53,786</w:t>
            </w:r>
          </w:p>
        </w:tc>
        <w:tc>
          <w:tcPr>
            <w:tcW w:w="1336" w:type="dxa"/>
          </w:tcPr>
          <w:p w14:paraId="05599687" w14:textId="380DD1BE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70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71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29,759</w:t>
            </w:r>
          </w:p>
        </w:tc>
        <w:tc>
          <w:tcPr>
            <w:tcW w:w="1336" w:type="dxa"/>
          </w:tcPr>
          <w:p w14:paraId="68D9A84E" w14:textId="376732E4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72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73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759</w:t>
            </w:r>
            <w:r w:rsidR="00BD1F10" w:rsidRPr="007652CC">
              <w:rPr>
                <w:color w:val="000000"/>
                <w:sz w:val="20"/>
                <w:rPrChange w:id="274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.</w:t>
            </w:r>
            <w:r w:rsidRPr="007652CC">
              <w:rPr>
                <w:color w:val="000000"/>
                <w:sz w:val="20"/>
                <w:rPrChange w:id="275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6</w:t>
            </w:r>
          </w:p>
        </w:tc>
      </w:tr>
      <w:tr w:rsidR="00F12C99" w:rsidRPr="007652CC" w14:paraId="0EB3FAB3" w14:textId="011AA2D0" w:rsidTr="001F30D9">
        <w:tc>
          <w:tcPr>
            <w:tcW w:w="1012" w:type="dxa"/>
            <w:vMerge/>
          </w:tcPr>
          <w:p w14:paraId="001638FD" w14:textId="7777777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76" w:author="Ezzati, Majid" w:date="2019-09-27T15:59:00Z">
                  <w:rPr>
                    <w:lang w:val="en-GB"/>
                  </w:rPr>
                </w:rPrChange>
              </w:rPr>
            </w:pPr>
          </w:p>
        </w:tc>
        <w:tc>
          <w:tcPr>
            <w:tcW w:w="1012" w:type="dxa"/>
          </w:tcPr>
          <w:p w14:paraId="6F94E619" w14:textId="489455B4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77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278" w:author="Ezzati, Majid" w:date="2019-09-27T15:59:00Z">
                  <w:rPr>
                    <w:lang w:val="en-GB"/>
                  </w:rPr>
                </w:rPrChange>
              </w:rPr>
              <w:t>45-44</w:t>
            </w:r>
          </w:p>
        </w:tc>
        <w:tc>
          <w:tcPr>
            <w:tcW w:w="1336" w:type="dxa"/>
          </w:tcPr>
          <w:p w14:paraId="3E4C4305" w14:textId="0D443F44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79" w:author="Ezzati, Majid" w:date="2019-09-27T15:59:00Z">
                  <w:rPr>
                    <w:szCs w:val="24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80" w:author="Ezzati, Majid" w:date="2019-09-27T15:59:00Z">
                  <w:rPr>
                    <w:color w:val="000000"/>
                    <w:szCs w:val="24"/>
                  </w:rPr>
                </w:rPrChange>
              </w:rPr>
              <w:t>55,040</w:t>
            </w:r>
          </w:p>
        </w:tc>
        <w:tc>
          <w:tcPr>
            <w:tcW w:w="1336" w:type="dxa"/>
          </w:tcPr>
          <w:p w14:paraId="45D89E07" w14:textId="3F5E2102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81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82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8,301</w:t>
            </w:r>
          </w:p>
        </w:tc>
        <w:tc>
          <w:tcPr>
            <w:tcW w:w="1336" w:type="dxa"/>
          </w:tcPr>
          <w:p w14:paraId="11B326D8" w14:textId="492740DC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83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84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2,737</w:t>
            </w:r>
          </w:p>
        </w:tc>
        <w:tc>
          <w:tcPr>
            <w:tcW w:w="1336" w:type="dxa"/>
          </w:tcPr>
          <w:p w14:paraId="016AA6F2" w14:textId="5F66784C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85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86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56,141</w:t>
            </w:r>
          </w:p>
        </w:tc>
        <w:tc>
          <w:tcPr>
            <w:tcW w:w="1336" w:type="dxa"/>
          </w:tcPr>
          <w:p w14:paraId="1A240021" w14:textId="05343C0C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87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88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17,900</w:t>
            </w:r>
          </w:p>
        </w:tc>
        <w:tc>
          <w:tcPr>
            <w:tcW w:w="1336" w:type="dxa"/>
          </w:tcPr>
          <w:p w14:paraId="75E4BD4E" w14:textId="4660CDE1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89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90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672</w:t>
            </w:r>
            <w:r w:rsidR="00BD1F10" w:rsidRPr="007652CC">
              <w:rPr>
                <w:color w:val="000000"/>
                <w:sz w:val="20"/>
                <w:rPrChange w:id="291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.5</w:t>
            </w:r>
          </w:p>
        </w:tc>
      </w:tr>
      <w:tr w:rsidR="00F12C99" w:rsidRPr="007652CC" w14:paraId="1C2B46E3" w14:textId="633F5EEF" w:rsidTr="001F30D9">
        <w:tc>
          <w:tcPr>
            <w:tcW w:w="1012" w:type="dxa"/>
            <w:vMerge/>
          </w:tcPr>
          <w:p w14:paraId="28401B4D" w14:textId="7777777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92" w:author="Ezzati, Majid" w:date="2019-09-27T15:59:00Z">
                  <w:rPr>
                    <w:lang w:val="en-GB"/>
                  </w:rPr>
                </w:rPrChange>
              </w:rPr>
            </w:pPr>
          </w:p>
        </w:tc>
        <w:tc>
          <w:tcPr>
            <w:tcW w:w="1012" w:type="dxa"/>
          </w:tcPr>
          <w:p w14:paraId="3E642600" w14:textId="7DA8C40A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93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294" w:author="Ezzati, Majid" w:date="2019-09-27T15:59:00Z">
                  <w:rPr>
                    <w:lang w:val="en-GB"/>
                  </w:rPr>
                </w:rPrChange>
              </w:rPr>
              <w:t>55-54</w:t>
            </w:r>
          </w:p>
        </w:tc>
        <w:tc>
          <w:tcPr>
            <w:tcW w:w="1336" w:type="dxa"/>
          </w:tcPr>
          <w:p w14:paraId="23129D5A" w14:textId="0E3BD2B9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95" w:author="Ezzati, Majid" w:date="2019-09-27T15:59:00Z">
                  <w:rPr>
                    <w:szCs w:val="24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96" w:author="Ezzati, Majid" w:date="2019-09-27T15:59:00Z">
                  <w:rPr>
                    <w:color w:val="000000"/>
                    <w:szCs w:val="24"/>
                  </w:rPr>
                </w:rPrChange>
              </w:rPr>
              <w:t>47,243</w:t>
            </w:r>
          </w:p>
        </w:tc>
        <w:tc>
          <w:tcPr>
            <w:tcW w:w="1336" w:type="dxa"/>
          </w:tcPr>
          <w:p w14:paraId="23E98A14" w14:textId="192531E1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97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298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15,337</w:t>
            </w:r>
          </w:p>
        </w:tc>
        <w:tc>
          <w:tcPr>
            <w:tcW w:w="1336" w:type="dxa"/>
          </w:tcPr>
          <w:p w14:paraId="30623AD8" w14:textId="01F012AA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299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00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2,443</w:t>
            </w:r>
          </w:p>
        </w:tc>
        <w:tc>
          <w:tcPr>
            <w:tcW w:w="1336" w:type="dxa"/>
          </w:tcPr>
          <w:p w14:paraId="74191C27" w14:textId="7921E76E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01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02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40,004</w:t>
            </w:r>
          </w:p>
        </w:tc>
        <w:tc>
          <w:tcPr>
            <w:tcW w:w="1336" w:type="dxa"/>
          </w:tcPr>
          <w:p w14:paraId="2BBC3BB6" w14:textId="3FF0398E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03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04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10,302</w:t>
            </w:r>
          </w:p>
        </w:tc>
        <w:tc>
          <w:tcPr>
            <w:tcW w:w="1336" w:type="dxa"/>
          </w:tcPr>
          <w:p w14:paraId="1129D71C" w14:textId="16CC79CE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05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06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555</w:t>
            </w:r>
            <w:r w:rsidR="00BD1F10" w:rsidRPr="007652CC">
              <w:rPr>
                <w:color w:val="000000"/>
                <w:sz w:val="20"/>
                <w:rPrChange w:id="307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.</w:t>
            </w:r>
            <w:r w:rsidRPr="007652CC">
              <w:rPr>
                <w:color w:val="000000"/>
                <w:sz w:val="20"/>
                <w:rPrChange w:id="308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5</w:t>
            </w:r>
          </w:p>
        </w:tc>
      </w:tr>
      <w:tr w:rsidR="00F12C99" w:rsidRPr="007652CC" w14:paraId="4A550EF1" w14:textId="0D2E1050" w:rsidTr="001F30D9">
        <w:tc>
          <w:tcPr>
            <w:tcW w:w="1012" w:type="dxa"/>
            <w:vMerge/>
          </w:tcPr>
          <w:p w14:paraId="1C18A426" w14:textId="7777777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09" w:author="Ezzati, Majid" w:date="2019-09-27T15:59:00Z">
                  <w:rPr>
                    <w:lang w:val="en-GB"/>
                  </w:rPr>
                </w:rPrChange>
              </w:rPr>
            </w:pPr>
          </w:p>
        </w:tc>
        <w:tc>
          <w:tcPr>
            <w:tcW w:w="1012" w:type="dxa"/>
          </w:tcPr>
          <w:p w14:paraId="785E069D" w14:textId="4E759D48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10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311" w:author="Ezzati, Majid" w:date="2019-09-27T15:59:00Z">
                  <w:rPr>
                    <w:lang w:val="en-GB"/>
                  </w:rPr>
                </w:rPrChange>
              </w:rPr>
              <w:t>65-74</w:t>
            </w:r>
          </w:p>
        </w:tc>
        <w:tc>
          <w:tcPr>
            <w:tcW w:w="1336" w:type="dxa"/>
          </w:tcPr>
          <w:p w14:paraId="4A30B9CF" w14:textId="280FAD78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12" w:author="Ezzati, Majid" w:date="2019-09-27T15:59:00Z">
                  <w:rPr>
                    <w:szCs w:val="24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13" w:author="Ezzati, Majid" w:date="2019-09-27T15:59:00Z">
                  <w:rPr>
                    <w:color w:val="000000"/>
                    <w:szCs w:val="24"/>
                  </w:rPr>
                </w:rPrChange>
              </w:rPr>
              <w:t>47,478</w:t>
            </w:r>
          </w:p>
        </w:tc>
        <w:tc>
          <w:tcPr>
            <w:tcW w:w="1336" w:type="dxa"/>
          </w:tcPr>
          <w:p w14:paraId="5B1D4570" w14:textId="42F74AA6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14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15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34,426</w:t>
            </w:r>
          </w:p>
        </w:tc>
        <w:tc>
          <w:tcPr>
            <w:tcW w:w="1336" w:type="dxa"/>
          </w:tcPr>
          <w:p w14:paraId="74A5B9F6" w14:textId="7208B5F5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16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17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2,213</w:t>
            </w:r>
          </w:p>
        </w:tc>
        <w:tc>
          <w:tcPr>
            <w:tcW w:w="1336" w:type="dxa"/>
          </w:tcPr>
          <w:p w14:paraId="51F9472C" w14:textId="24B84F6A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18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19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22,261</w:t>
            </w:r>
          </w:p>
        </w:tc>
        <w:tc>
          <w:tcPr>
            <w:tcW w:w="1336" w:type="dxa"/>
          </w:tcPr>
          <w:p w14:paraId="3E3FBB21" w14:textId="7DDCC1F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20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21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7,572</w:t>
            </w:r>
          </w:p>
        </w:tc>
        <w:tc>
          <w:tcPr>
            <w:tcW w:w="1336" w:type="dxa"/>
          </w:tcPr>
          <w:p w14:paraId="3B3476F3" w14:textId="00341C75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22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23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41</w:t>
            </w:r>
            <w:r w:rsidR="00BD1F10" w:rsidRPr="007652CC">
              <w:rPr>
                <w:color w:val="000000"/>
                <w:sz w:val="20"/>
                <w:rPrChange w:id="324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7.0</w:t>
            </w:r>
          </w:p>
        </w:tc>
      </w:tr>
      <w:tr w:rsidR="00F12C99" w:rsidRPr="007652CC" w14:paraId="62EFF974" w14:textId="66C4105B" w:rsidTr="001F30D9">
        <w:tc>
          <w:tcPr>
            <w:tcW w:w="1012" w:type="dxa"/>
            <w:vMerge/>
          </w:tcPr>
          <w:p w14:paraId="3E607BC5" w14:textId="7777777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25" w:author="Ezzati, Majid" w:date="2019-09-27T15:59:00Z">
                  <w:rPr>
                    <w:lang w:val="en-GB"/>
                  </w:rPr>
                </w:rPrChange>
              </w:rPr>
            </w:pPr>
          </w:p>
        </w:tc>
        <w:tc>
          <w:tcPr>
            <w:tcW w:w="1012" w:type="dxa"/>
          </w:tcPr>
          <w:p w14:paraId="167914A1" w14:textId="111FB17F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26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327" w:author="Ezzati, Majid" w:date="2019-09-27T15:59:00Z">
                  <w:rPr>
                    <w:lang w:val="en-GB"/>
                  </w:rPr>
                </w:rPrChange>
              </w:rPr>
              <w:t>75-84</w:t>
            </w:r>
          </w:p>
        </w:tc>
        <w:tc>
          <w:tcPr>
            <w:tcW w:w="1336" w:type="dxa"/>
          </w:tcPr>
          <w:p w14:paraId="3E1912B8" w14:textId="7C7E9926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28" w:author="Ezzati, Majid" w:date="2019-09-27T15:59:00Z">
                  <w:rPr>
                    <w:szCs w:val="24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29" w:author="Ezzati, Majid" w:date="2019-09-27T15:59:00Z">
                  <w:rPr>
                    <w:color w:val="000000"/>
                    <w:szCs w:val="24"/>
                  </w:rPr>
                </w:rPrChange>
              </w:rPr>
              <w:t>46,699</w:t>
            </w:r>
          </w:p>
        </w:tc>
        <w:tc>
          <w:tcPr>
            <w:tcW w:w="1336" w:type="dxa"/>
          </w:tcPr>
          <w:p w14:paraId="0001C3FF" w14:textId="23F787D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30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31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96,857</w:t>
            </w:r>
          </w:p>
        </w:tc>
        <w:tc>
          <w:tcPr>
            <w:tcW w:w="1336" w:type="dxa"/>
          </w:tcPr>
          <w:p w14:paraId="56FE1C99" w14:textId="53396CAB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32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33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2,270</w:t>
            </w:r>
          </w:p>
        </w:tc>
        <w:tc>
          <w:tcPr>
            <w:tcW w:w="1336" w:type="dxa"/>
          </w:tcPr>
          <w:p w14:paraId="349922A5" w14:textId="4DCB5113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34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35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12,705</w:t>
            </w:r>
          </w:p>
        </w:tc>
        <w:tc>
          <w:tcPr>
            <w:tcW w:w="1336" w:type="dxa"/>
          </w:tcPr>
          <w:p w14:paraId="04B64186" w14:textId="190A2894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36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37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6,086</w:t>
            </w:r>
          </w:p>
        </w:tc>
        <w:tc>
          <w:tcPr>
            <w:tcW w:w="1336" w:type="dxa"/>
          </w:tcPr>
          <w:p w14:paraId="0AB46939" w14:textId="79070886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38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39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266</w:t>
            </w:r>
            <w:r w:rsidR="00BD1F10" w:rsidRPr="007652CC">
              <w:rPr>
                <w:color w:val="000000"/>
                <w:sz w:val="20"/>
                <w:rPrChange w:id="340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.</w:t>
            </w:r>
            <w:r w:rsidRPr="007652CC">
              <w:rPr>
                <w:color w:val="000000"/>
                <w:sz w:val="20"/>
                <w:rPrChange w:id="341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9</w:t>
            </w:r>
          </w:p>
        </w:tc>
      </w:tr>
      <w:tr w:rsidR="00F12C99" w:rsidRPr="007652CC" w14:paraId="3C8648CA" w14:textId="46357457" w:rsidTr="001F30D9">
        <w:tc>
          <w:tcPr>
            <w:tcW w:w="1012" w:type="dxa"/>
            <w:vMerge/>
          </w:tcPr>
          <w:p w14:paraId="7D1C3D38" w14:textId="77777777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42" w:author="Ezzati, Majid" w:date="2019-09-27T15:59:00Z">
                  <w:rPr>
                    <w:lang w:val="en-GB"/>
                  </w:rPr>
                </w:rPrChange>
              </w:rPr>
            </w:pPr>
          </w:p>
        </w:tc>
        <w:tc>
          <w:tcPr>
            <w:tcW w:w="1012" w:type="dxa"/>
          </w:tcPr>
          <w:p w14:paraId="3F65848E" w14:textId="07E8FC8E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43" w:author="Ezzati, Majid" w:date="2019-09-27T15:59:00Z">
                  <w:rPr>
                    <w:lang w:val="en-GB"/>
                  </w:rPr>
                </w:rPrChange>
              </w:rPr>
            </w:pPr>
            <w:r w:rsidRPr="007652CC">
              <w:rPr>
                <w:sz w:val="20"/>
                <w:lang w:val="en-GB"/>
                <w:rPrChange w:id="344" w:author="Ezzati, Majid" w:date="2019-09-27T15:59:00Z">
                  <w:rPr>
                    <w:lang w:val="en-GB"/>
                  </w:rPr>
                </w:rPrChange>
              </w:rPr>
              <w:t>85+</w:t>
            </w:r>
          </w:p>
        </w:tc>
        <w:tc>
          <w:tcPr>
            <w:tcW w:w="1336" w:type="dxa"/>
          </w:tcPr>
          <w:p w14:paraId="349B1520" w14:textId="1FC64EBA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45" w:author="Ezzati, Majid" w:date="2019-09-27T15:59:00Z">
                  <w:rPr>
                    <w:szCs w:val="24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46" w:author="Ezzati, Majid" w:date="2019-09-27T15:59:00Z">
                  <w:rPr>
                    <w:color w:val="000000"/>
                    <w:szCs w:val="24"/>
                  </w:rPr>
                </w:rPrChange>
              </w:rPr>
              <w:t>18,243</w:t>
            </w:r>
          </w:p>
        </w:tc>
        <w:tc>
          <w:tcPr>
            <w:tcW w:w="1336" w:type="dxa"/>
          </w:tcPr>
          <w:p w14:paraId="58A7D00F" w14:textId="6A230C29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47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48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176,591</w:t>
            </w:r>
          </w:p>
        </w:tc>
        <w:tc>
          <w:tcPr>
            <w:tcW w:w="1336" w:type="dxa"/>
          </w:tcPr>
          <w:p w14:paraId="16430077" w14:textId="5D0AC5D8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49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50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1,171</w:t>
            </w:r>
          </w:p>
        </w:tc>
        <w:tc>
          <w:tcPr>
            <w:tcW w:w="1336" w:type="dxa"/>
          </w:tcPr>
          <w:p w14:paraId="435DAA50" w14:textId="4E93D032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51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52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4,573</w:t>
            </w:r>
          </w:p>
        </w:tc>
        <w:tc>
          <w:tcPr>
            <w:tcW w:w="1336" w:type="dxa"/>
          </w:tcPr>
          <w:p w14:paraId="11885AD0" w14:textId="35C37561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53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54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2,620</w:t>
            </w:r>
          </w:p>
        </w:tc>
        <w:tc>
          <w:tcPr>
            <w:tcW w:w="1336" w:type="dxa"/>
          </w:tcPr>
          <w:p w14:paraId="0BBD1622" w14:textId="1CD635F1" w:rsidR="00F12C99" w:rsidRPr="007652CC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  <w:rPrChange w:id="355" w:author="Ezzati, Majid" w:date="2019-09-27T15:59:00Z">
                  <w:rPr>
                    <w:sz w:val="22"/>
                    <w:szCs w:val="22"/>
                    <w:lang w:val="en-GB"/>
                  </w:rPr>
                </w:rPrChange>
              </w:rPr>
            </w:pPr>
            <w:r w:rsidRPr="007652CC">
              <w:rPr>
                <w:color w:val="000000"/>
                <w:sz w:val="20"/>
                <w:rPrChange w:id="356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112</w:t>
            </w:r>
            <w:r w:rsidR="00BD1F10" w:rsidRPr="007652CC">
              <w:rPr>
                <w:color w:val="000000"/>
                <w:sz w:val="20"/>
                <w:rPrChange w:id="357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.</w:t>
            </w:r>
            <w:r w:rsidRPr="007652CC">
              <w:rPr>
                <w:color w:val="000000"/>
                <w:sz w:val="20"/>
                <w:rPrChange w:id="358" w:author="Ezzati, Majid" w:date="2019-09-27T15:59:00Z">
                  <w:rPr>
                    <w:color w:val="000000"/>
                    <w:sz w:val="22"/>
                    <w:szCs w:val="22"/>
                  </w:rPr>
                </w:rPrChange>
              </w:rPr>
              <w:t>0</w:t>
            </w:r>
          </w:p>
        </w:tc>
      </w:tr>
      <w:bookmarkEnd w:id="6"/>
    </w:tbl>
    <w:p w14:paraId="1F445360" w14:textId="5E9360A2" w:rsidR="00BE5967" w:rsidRDefault="00BE5967">
      <w:pPr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09994C46" w14:textId="194480FB" w:rsidR="00732676" w:rsidRPr="00795C72" w:rsidRDefault="0015062B" w:rsidP="00C762A3">
      <w:pPr>
        <w:pStyle w:val="Heading1"/>
        <w:spacing w:line="480" w:lineRule="auto"/>
        <w:jc w:val="both"/>
        <w:rPr>
          <w:b w:val="0"/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</w:t>
      </w:r>
      <w:r w:rsidR="00BE5967">
        <w:rPr>
          <w:lang w:val="en-GB"/>
        </w:rPr>
        <w:t>3</w:t>
      </w:r>
      <w:r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monthly anomalies generated from daily mean temperature and daily maximum and minimum temperatures.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</w:p>
    <w:p w14:paraId="590FD48C" w14:textId="77777777" w:rsidR="00732676" w:rsidRPr="00795C72" w:rsidRDefault="00732676" w:rsidP="00732676">
      <w:pPr>
        <w:suppressLineNumbers/>
        <w:jc w:val="both"/>
        <w:rPr>
          <w:b/>
          <w:color w:val="000000" w:themeColor="text1"/>
          <w:lang w:val="en-GB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732676" w:rsidRPr="00795C72" w14:paraId="52D641E9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9E4C3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E7E1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7F3170CF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26C1BFBE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maximum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B051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13A9FA88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7AFCE47B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minimum daily temperature</w:t>
            </w:r>
            <w:r w:rsidRPr="00795C72" w:rsidDel="00E66F72">
              <w:rPr>
                <w:b/>
                <w:bCs/>
                <w:color w:val="000000"/>
                <w:lang w:val="en-GB"/>
              </w:rPr>
              <w:t xml:space="preserve"> </w:t>
            </w:r>
          </w:p>
        </w:tc>
      </w:tr>
      <w:tr w:rsidR="00732676" w:rsidRPr="00795C72" w14:paraId="3C77FB18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71F9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00744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A32E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5CADC31E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8AA53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0D7E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15E5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288A972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2B9F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D1E7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D14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20B0444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0DB4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931F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7F935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0.96</w:t>
            </w:r>
          </w:p>
        </w:tc>
      </w:tr>
      <w:tr w:rsidR="00732676" w:rsidRPr="00795C72" w14:paraId="7C3166F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A326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7C199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C76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42E6BF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78DFD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D36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ACF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0.92</w:t>
            </w:r>
          </w:p>
        </w:tc>
      </w:tr>
      <w:tr w:rsidR="00732676" w:rsidRPr="00795C72" w14:paraId="213761BD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3B6C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83C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AE6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88B4A3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4B9A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38C5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D80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6249D096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3F8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58D6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D81E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0.91</w:t>
            </w:r>
          </w:p>
        </w:tc>
      </w:tr>
      <w:tr w:rsidR="00732676" w:rsidRPr="00795C72" w14:paraId="3272154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F497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B267D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056E3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4A91B7B1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7A2A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7A65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461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46B200A2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E002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9D57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7130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</w:tbl>
    <w:p w14:paraId="35CF21D1" w14:textId="77777777" w:rsidR="00732676" w:rsidRPr="00795C72" w:rsidRDefault="00732676" w:rsidP="00732676">
      <w:pPr>
        <w:suppressLineNumbers/>
        <w:rPr>
          <w:b/>
          <w:color w:val="000000" w:themeColor="text1"/>
          <w:lang w:val="en-GB"/>
        </w:rPr>
      </w:pPr>
      <w:r w:rsidRPr="00795C72">
        <w:rPr>
          <w:b/>
          <w:color w:val="000000" w:themeColor="text1"/>
          <w:lang w:val="en-GB"/>
        </w:rPr>
        <w:br w:type="page"/>
      </w:r>
    </w:p>
    <w:p w14:paraId="4FC71935" w14:textId="66B80C71" w:rsidR="00732676" w:rsidRPr="00795C72" w:rsidRDefault="0015062B" w:rsidP="00B73E6D">
      <w:pPr>
        <w:pStyle w:val="Heading1"/>
        <w:spacing w:line="480" w:lineRule="auto"/>
        <w:jc w:val="both"/>
        <w:rPr>
          <w:b w:val="0"/>
          <w:color w:val="000000" w:themeColor="text1"/>
          <w:lang w:val="en-GB"/>
        </w:rPr>
      </w:pPr>
      <w:r>
        <w:rPr>
          <w:lang w:val="en-GB"/>
        </w:rPr>
        <w:lastRenderedPageBreak/>
        <w:t xml:space="preserve">Supplementary Table </w:t>
      </w:r>
      <w:r w:rsidR="00BE5967">
        <w:rPr>
          <w:lang w:val="en-GB"/>
        </w:rPr>
        <w:t>4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anomaly of mean daily temperature and measures of extreme anomalous temperature described in Methods.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  <w:r w:rsidR="00B73E6D" w:rsidRPr="00795C72">
        <w:rPr>
          <w:b w:val="0"/>
          <w:color w:val="000000" w:themeColor="text1"/>
          <w:lang w:val="en-GB"/>
        </w:rPr>
        <w:t xml:space="preserve"> 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732676" w:rsidRPr="00795C72" w14:paraId="692673E4" w14:textId="77777777" w:rsidTr="00382A3F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DA1A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D4BC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Anomaly of mean (main analysis)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B2077" w14:textId="77777777" w:rsidR="00732676" w:rsidRPr="00795C72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75C94BD8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9CC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42DE22C9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0576B" w14:textId="5A6420AA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</w:tr>
      <w:tr w:rsidR="00732676" w:rsidRPr="00795C72" w14:paraId="511CB717" w14:textId="77777777" w:rsidTr="00382A3F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F1B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 xml:space="preserve">Anomaly of mean (main analysis)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E6F19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8D598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0BF3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23A21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</w:tr>
      <w:tr w:rsidR="00732676" w:rsidRPr="00795C72" w14:paraId="311A928E" w14:textId="77777777" w:rsidTr="00382A3F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C28C" w14:textId="77777777" w:rsidR="00732676" w:rsidRPr="00795C72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463C62DB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937EA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C302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E3A5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CE219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</w:tr>
      <w:tr w:rsidR="00732676" w:rsidRPr="00795C72" w14:paraId="35E3DFFC" w14:textId="77777777" w:rsidTr="00382A3F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5114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1D24936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7C29E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E5F7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01E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5FE9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</w:tr>
      <w:tr w:rsidR="00732676" w:rsidRPr="00795C72" w14:paraId="580C53DE" w14:textId="77777777" w:rsidTr="00382A3F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488" w14:textId="2C904CEC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67EFC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5168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9BDAD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E66D9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</w:tr>
    </w:tbl>
    <w:p w14:paraId="6B56F317" w14:textId="6B4D5D87" w:rsidR="0047031B" w:rsidRPr="00795C72" w:rsidRDefault="0047031B" w:rsidP="00570D0B">
      <w:pPr>
        <w:widowControl w:val="0"/>
        <w:suppressLineNumbers/>
        <w:autoSpaceDE w:val="0"/>
        <w:autoSpaceDN w:val="0"/>
        <w:adjustRightInd w:val="0"/>
        <w:jc w:val="both"/>
        <w:rPr>
          <w:b/>
          <w:lang w:val="en-GB"/>
        </w:rPr>
      </w:pPr>
    </w:p>
    <w:sectPr w:rsidR="0047031B" w:rsidRPr="00795C72" w:rsidSect="00B73E6D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A33D5E" w14:textId="77777777" w:rsidR="006300F4" w:rsidRDefault="006300F4">
      <w:r>
        <w:separator/>
      </w:r>
    </w:p>
  </w:endnote>
  <w:endnote w:type="continuationSeparator" w:id="0">
    <w:p w14:paraId="168FEBC5" w14:textId="77777777" w:rsidR="006300F4" w:rsidRDefault="00630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7859147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A42725" w14:textId="49073998" w:rsidR="00382A3F" w:rsidRDefault="00382A3F" w:rsidP="00382A3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0C9B07" w14:textId="77777777" w:rsidR="00382A3F" w:rsidRDefault="00382A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49560921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BF4178" w14:textId="1101FFA1" w:rsidR="00382A3F" w:rsidRDefault="00382A3F" w:rsidP="00382A3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652CC"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726A470D" w14:textId="104BB083" w:rsidR="00382A3F" w:rsidRDefault="00382A3F">
    <w:pPr>
      <w:pStyle w:val="Footer"/>
      <w:jc w:val="right"/>
    </w:pPr>
  </w:p>
  <w:p w14:paraId="7234AC77" w14:textId="77777777" w:rsidR="00382A3F" w:rsidRDefault="00382A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2C6E2E" w14:textId="77777777" w:rsidR="006300F4" w:rsidRDefault="006300F4">
      <w:r>
        <w:separator/>
      </w:r>
    </w:p>
  </w:footnote>
  <w:footnote w:type="continuationSeparator" w:id="0">
    <w:p w14:paraId="56BFE4C6" w14:textId="77777777" w:rsidR="006300F4" w:rsidRDefault="006300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3F3418" w14:textId="77777777" w:rsidR="00382A3F" w:rsidRPr="005001AC" w:rsidRDefault="00382A3F" w:rsidP="00382A3F">
    <w:pPr>
      <w:jc w:val="right"/>
      <w:rPr>
        <w:sz w:val="20"/>
      </w:rPr>
    </w:pPr>
  </w:p>
  <w:p w14:paraId="46BE4DB7" w14:textId="77777777" w:rsidR="00382A3F" w:rsidRDefault="00382A3F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AA5"/>
    <w:multiLevelType w:val="hybridMultilevel"/>
    <w:tmpl w:val="DF0A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40010"/>
    <w:multiLevelType w:val="hybridMultilevel"/>
    <w:tmpl w:val="147E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C705F"/>
    <w:multiLevelType w:val="hybridMultilevel"/>
    <w:tmpl w:val="8E222FC4"/>
    <w:lvl w:ilvl="0" w:tplc="03ECACF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677"/>
    <w:multiLevelType w:val="hybridMultilevel"/>
    <w:tmpl w:val="0CE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D4B83"/>
    <w:multiLevelType w:val="hybridMultilevel"/>
    <w:tmpl w:val="57A4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21CBE"/>
    <w:multiLevelType w:val="hybridMultilevel"/>
    <w:tmpl w:val="CF1E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Ezzati, Majid">
    <w15:presenceInfo w15:providerId="None" w15:userId="Ezzati, Maji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Layout" w:val="&lt;ENLayout&gt;&lt;Style&gt;New England J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46&lt;/item&gt;&lt;item&gt;354&lt;/item&gt;&lt;item&gt;365&lt;/item&gt;&lt;item&gt;368&lt;/item&gt;&lt;item&gt;378&lt;/item&gt;&lt;item&gt;379&lt;/item&gt;&lt;item&gt;380&lt;/item&gt;&lt;item&gt;385&lt;/item&gt;&lt;item&gt;386&lt;/item&gt;&lt;item&gt;387&lt;/item&gt;&lt;item&gt;408&lt;/item&gt;&lt;item&gt;429&lt;/item&gt;&lt;item&gt;431&lt;/item&gt;&lt;item&gt;433&lt;/item&gt;&lt;item&gt;444&lt;/item&gt;&lt;item&gt;449&lt;/item&gt;&lt;/record-ids&gt;&lt;/item&gt;&lt;/Libraries&gt;"/>
  </w:docVars>
  <w:rsids>
    <w:rsidRoot w:val="0047031B"/>
    <w:rsid w:val="00007EB4"/>
    <w:rsid w:val="00045858"/>
    <w:rsid w:val="0007231A"/>
    <w:rsid w:val="000B2A95"/>
    <w:rsid w:val="000D3A2F"/>
    <w:rsid w:val="000E3107"/>
    <w:rsid w:val="000E4507"/>
    <w:rsid w:val="00104EF6"/>
    <w:rsid w:val="00115D5B"/>
    <w:rsid w:val="001206E0"/>
    <w:rsid w:val="00127FE4"/>
    <w:rsid w:val="001343FA"/>
    <w:rsid w:val="00136216"/>
    <w:rsid w:val="00147DE9"/>
    <w:rsid w:val="0015062B"/>
    <w:rsid w:val="00165887"/>
    <w:rsid w:val="001855C4"/>
    <w:rsid w:val="001B24D1"/>
    <w:rsid w:val="001B694B"/>
    <w:rsid w:val="001C5FB8"/>
    <w:rsid w:val="001D5365"/>
    <w:rsid w:val="001F30D9"/>
    <w:rsid w:val="00213719"/>
    <w:rsid w:val="00217803"/>
    <w:rsid w:val="002234EC"/>
    <w:rsid w:val="00254BFE"/>
    <w:rsid w:val="00272117"/>
    <w:rsid w:val="002B5C4A"/>
    <w:rsid w:val="0036071B"/>
    <w:rsid w:val="00382A3F"/>
    <w:rsid w:val="0038719B"/>
    <w:rsid w:val="00395439"/>
    <w:rsid w:val="003A3DD2"/>
    <w:rsid w:val="003B25A2"/>
    <w:rsid w:val="003E4950"/>
    <w:rsid w:val="00407850"/>
    <w:rsid w:val="00413BE3"/>
    <w:rsid w:val="00424B22"/>
    <w:rsid w:val="00431E4B"/>
    <w:rsid w:val="00435042"/>
    <w:rsid w:val="00446A57"/>
    <w:rsid w:val="0046056D"/>
    <w:rsid w:val="0047031B"/>
    <w:rsid w:val="00481E4E"/>
    <w:rsid w:val="004843BF"/>
    <w:rsid w:val="00490A1D"/>
    <w:rsid w:val="004C26F0"/>
    <w:rsid w:val="004F3AEA"/>
    <w:rsid w:val="005313BD"/>
    <w:rsid w:val="00533657"/>
    <w:rsid w:val="0053437D"/>
    <w:rsid w:val="0054329F"/>
    <w:rsid w:val="00570D0B"/>
    <w:rsid w:val="0059449F"/>
    <w:rsid w:val="005A5826"/>
    <w:rsid w:val="005C4AC3"/>
    <w:rsid w:val="005D54DB"/>
    <w:rsid w:val="00601D49"/>
    <w:rsid w:val="00601DEF"/>
    <w:rsid w:val="00616A65"/>
    <w:rsid w:val="00625E7E"/>
    <w:rsid w:val="006300F4"/>
    <w:rsid w:val="0063151D"/>
    <w:rsid w:val="00632991"/>
    <w:rsid w:val="006503B3"/>
    <w:rsid w:val="00650CBE"/>
    <w:rsid w:val="0065153B"/>
    <w:rsid w:val="0066163A"/>
    <w:rsid w:val="00680089"/>
    <w:rsid w:val="00680F44"/>
    <w:rsid w:val="00685B1E"/>
    <w:rsid w:val="006924AB"/>
    <w:rsid w:val="006B3A70"/>
    <w:rsid w:val="006B3FC0"/>
    <w:rsid w:val="007321BC"/>
    <w:rsid w:val="00732676"/>
    <w:rsid w:val="00736B61"/>
    <w:rsid w:val="00743ECB"/>
    <w:rsid w:val="00751788"/>
    <w:rsid w:val="007652CC"/>
    <w:rsid w:val="007813FE"/>
    <w:rsid w:val="00782F5D"/>
    <w:rsid w:val="00795C72"/>
    <w:rsid w:val="00796FC3"/>
    <w:rsid w:val="007A7681"/>
    <w:rsid w:val="007C02A1"/>
    <w:rsid w:val="007C2862"/>
    <w:rsid w:val="007D5D15"/>
    <w:rsid w:val="007D7204"/>
    <w:rsid w:val="007E6CF4"/>
    <w:rsid w:val="007F3793"/>
    <w:rsid w:val="00800032"/>
    <w:rsid w:val="00805A09"/>
    <w:rsid w:val="008710B9"/>
    <w:rsid w:val="00880B6F"/>
    <w:rsid w:val="008C13DA"/>
    <w:rsid w:val="008D72FF"/>
    <w:rsid w:val="008F54CB"/>
    <w:rsid w:val="00910C82"/>
    <w:rsid w:val="00923333"/>
    <w:rsid w:val="0092749B"/>
    <w:rsid w:val="00933A7C"/>
    <w:rsid w:val="00934E07"/>
    <w:rsid w:val="0094718E"/>
    <w:rsid w:val="00947C72"/>
    <w:rsid w:val="0098779B"/>
    <w:rsid w:val="00991281"/>
    <w:rsid w:val="009B2DC4"/>
    <w:rsid w:val="009F4DA1"/>
    <w:rsid w:val="00A00F28"/>
    <w:rsid w:val="00A373C5"/>
    <w:rsid w:val="00A75CC0"/>
    <w:rsid w:val="00A8081B"/>
    <w:rsid w:val="00AA38FE"/>
    <w:rsid w:val="00AB1D74"/>
    <w:rsid w:val="00AC32CC"/>
    <w:rsid w:val="00AC49D4"/>
    <w:rsid w:val="00AD2E1B"/>
    <w:rsid w:val="00B20B9D"/>
    <w:rsid w:val="00B2773C"/>
    <w:rsid w:val="00B45027"/>
    <w:rsid w:val="00B64436"/>
    <w:rsid w:val="00B73E6D"/>
    <w:rsid w:val="00BC44AA"/>
    <w:rsid w:val="00BD1F10"/>
    <w:rsid w:val="00BD4DF0"/>
    <w:rsid w:val="00BE4B86"/>
    <w:rsid w:val="00BE5967"/>
    <w:rsid w:val="00BF39FE"/>
    <w:rsid w:val="00C062C9"/>
    <w:rsid w:val="00C10F29"/>
    <w:rsid w:val="00C20FE5"/>
    <w:rsid w:val="00C44A70"/>
    <w:rsid w:val="00C51EA1"/>
    <w:rsid w:val="00C568C1"/>
    <w:rsid w:val="00C67587"/>
    <w:rsid w:val="00C67D68"/>
    <w:rsid w:val="00C70D65"/>
    <w:rsid w:val="00C762A3"/>
    <w:rsid w:val="00CC0278"/>
    <w:rsid w:val="00CE2884"/>
    <w:rsid w:val="00D2420B"/>
    <w:rsid w:val="00D320E7"/>
    <w:rsid w:val="00D75CAF"/>
    <w:rsid w:val="00D93238"/>
    <w:rsid w:val="00D976AC"/>
    <w:rsid w:val="00DA2DC4"/>
    <w:rsid w:val="00DA7D6D"/>
    <w:rsid w:val="00DE6658"/>
    <w:rsid w:val="00DF04F9"/>
    <w:rsid w:val="00E1350D"/>
    <w:rsid w:val="00E365C1"/>
    <w:rsid w:val="00E418F8"/>
    <w:rsid w:val="00E440E1"/>
    <w:rsid w:val="00E574F8"/>
    <w:rsid w:val="00E72EBE"/>
    <w:rsid w:val="00E75038"/>
    <w:rsid w:val="00E96C50"/>
    <w:rsid w:val="00ED462A"/>
    <w:rsid w:val="00F12C99"/>
    <w:rsid w:val="00F30C4A"/>
    <w:rsid w:val="00F3299F"/>
    <w:rsid w:val="00F40152"/>
    <w:rsid w:val="00F57C68"/>
    <w:rsid w:val="00F7368F"/>
    <w:rsid w:val="00F91231"/>
    <w:rsid w:val="00FA1029"/>
    <w:rsid w:val="00FA6331"/>
    <w:rsid w:val="00FA772E"/>
    <w:rsid w:val="00FD4B69"/>
    <w:rsid w:val="00FD7EB1"/>
    <w:rsid w:val="00FE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B37AF"/>
  <w15:chartTrackingRefBased/>
  <w15:docId w15:val="{6972AC8D-C20A-412E-8139-3B3801C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7031B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47031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47031B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47031B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4703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47031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47031B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47031B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47031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1B"/>
    <w:rPr>
      <w:rFonts w:ascii="Times New Roman" w:eastAsia="Times New Roman" w:hAnsi="Times New Roman" w:cs="Times New Roman"/>
      <w:b/>
      <w:bCs/>
      <w:kern w:val="32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47031B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47031B"/>
    <w:rPr>
      <w:rFonts w:ascii="Times" w:eastAsia="Times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47031B"/>
    <w:rPr>
      <w:rFonts w:ascii="Times" w:eastAsia="Times New Roman" w:hAnsi="Times" w:cs="Times New Roman"/>
      <w:b/>
      <w:color w:val="0000FF"/>
      <w:sz w:val="4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7031B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47031B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47031B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47031B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47031B"/>
    <w:rPr>
      <w:rFonts w:ascii="Cambria" w:eastAsia="Times New Roman" w:hAnsi="Cambria" w:cs="Times New Roman"/>
      <w:lang w:val="en-US"/>
    </w:rPr>
  </w:style>
  <w:style w:type="character" w:styleId="PageNumber">
    <w:name w:val="page number"/>
    <w:basedOn w:val="DefaultParagraphFont"/>
    <w:uiPriority w:val="99"/>
    <w:semiHidden/>
    <w:rsid w:val="0047031B"/>
  </w:style>
  <w:style w:type="paragraph" w:customStyle="1" w:styleId="SMHeading">
    <w:name w:val="SM Heading"/>
    <w:basedOn w:val="Heading1"/>
    <w:qFormat/>
    <w:rsid w:val="0047031B"/>
  </w:style>
  <w:style w:type="paragraph" w:customStyle="1" w:styleId="SMSubheading">
    <w:name w:val="SM Subheading"/>
    <w:basedOn w:val="Normal"/>
    <w:link w:val="SMSubheadingChar"/>
    <w:qFormat/>
    <w:rsid w:val="0047031B"/>
    <w:rPr>
      <w:u w:val="words"/>
    </w:rPr>
  </w:style>
  <w:style w:type="paragraph" w:customStyle="1" w:styleId="SMText">
    <w:name w:val="SM Text"/>
    <w:basedOn w:val="Normal"/>
    <w:qFormat/>
    <w:rsid w:val="0047031B"/>
    <w:pPr>
      <w:ind w:firstLine="480"/>
    </w:pPr>
  </w:style>
  <w:style w:type="paragraph" w:customStyle="1" w:styleId="SMcaption">
    <w:name w:val="SM caption"/>
    <w:basedOn w:val="SMText"/>
    <w:qFormat/>
    <w:rsid w:val="0047031B"/>
    <w:pPr>
      <w:ind w:firstLine="0"/>
    </w:pPr>
  </w:style>
  <w:style w:type="paragraph" w:styleId="BalloonText">
    <w:name w:val="Balloon Text"/>
    <w:basedOn w:val="Normal"/>
    <w:link w:val="BalloonTextChar"/>
    <w:semiHidden/>
    <w:rsid w:val="00470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rsid w:val="0047031B"/>
  </w:style>
  <w:style w:type="paragraph" w:styleId="BlockText">
    <w:name w:val="Block Text"/>
    <w:basedOn w:val="Normal"/>
    <w:semiHidden/>
    <w:rsid w:val="0047031B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703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4703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703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rsid w:val="0047031B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703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rsid w:val="0047031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7031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47031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aption">
    <w:name w:val="caption"/>
    <w:basedOn w:val="Normal"/>
    <w:next w:val="Normal"/>
    <w:semiHidden/>
    <w:qFormat/>
    <w:rsid w:val="0047031B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7031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47031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031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47031B"/>
  </w:style>
  <w:style w:type="character" w:customStyle="1" w:styleId="DateChar">
    <w:name w:val="Date Char"/>
    <w:basedOn w:val="DefaultParagraphFont"/>
    <w:link w:val="Dat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4703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rsid w:val="0047031B"/>
  </w:style>
  <w:style w:type="character" w:customStyle="1" w:styleId="E-mailSignatureChar">
    <w:name w:val="E-mail Signature Char"/>
    <w:basedOn w:val="DefaultParagraphFont"/>
    <w:link w:val="E-mail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EndnoteText">
    <w:name w:val="endnote text"/>
    <w:basedOn w:val="Normal"/>
    <w:link w:val="EndnoteTextChar"/>
    <w:semiHidden/>
    <w:rsid w:val="0047031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semiHidden/>
    <w:rsid w:val="0047031B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7031B"/>
    <w:rPr>
      <w:rFonts w:ascii="Cambria" w:hAnsi="Cambria"/>
      <w:sz w:val="20"/>
    </w:rPr>
  </w:style>
  <w:style w:type="paragraph" w:styleId="Footer">
    <w:name w:val="footer"/>
    <w:basedOn w:val="Normal"/>
    <w:link w:val="FooterChar"/>
    <w:uiPriority w:val="99"/>
    <w:rsid w:val="00470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47031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470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TMLAddress">
    <w:name w:val="HTML Address"/>
    <w:basedOn w:val="Normal"/>
    <w:link w:val="HTMLAddressChar"/>
    <w:semiHidden/>
    <w:rsid w:val="0047031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7031B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47031B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rsid w:val="0047031B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7031B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7031B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7031B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7031B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7031B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7031B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7031B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7031B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7031B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1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1B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val="en-US"/>
    </w:rPr>
  </w:style>
  <w:style w:type="paragraph" w:styleId="List">
    <w:name w:val="List"/>
    <w:basedOn w:val="Normal"/>
    <w:semiHidden/>
    <w:rsid w:val="0047031B"/>
    <w:pPr>
      <w:ind w:left="360" w:hanging="360"/>
      <w:contextualSpacing/>
    </w:pPr>
  </w:style>
  <w:style w:type="paragraph" w:styleId="List2">
    <w:name w:val="List 2"/>
    <w:basedOn w:val="Normal"/>
    <w:semiHidden/>
    <w:rsid w:val="0047031B"/>
    <w:pPr>
      <w:ind w:left="720" w:hanging="360"/>
      <w:contextualSpacing/>
    </w:pPr>
  </w:style>
  <w:style w:type="paragraph" w:styleId="List3">
    <w:name w:val="List 3"/>
    <w:basedOn w:val="Normal"/>
    <w:semiHidden/>
    <w:rsid w:val="0047031B"/>
    <w:pPr>
      <w:ind w:left="1080" w:hanging="360"/>
      <w:contextualSpacing/>
    </w:pPr>
  </w:style>
  <w:style w:type="paragraph" w:styleId="List4">
    <w:name w:val="List 4"/>
    <w:basedOn w:val="Normal"/>
    <w:semiHidden/>
    <w:rsid w:val="0047031B"/>
    <w:pPr>
      <w:ind w:left="1440" w:hanging="360"/>
      <w:contextualSpacing/>
    </w:pPr>
  </w:style>
  <w:style w:type="paragraph" w:styleId="List5">
    <w:name w:val="List 5"/>
    <w:basedOn w:val="Normal"/>
    <w:semiHidden/>
    <w:rsid w:val="0047031B"/>
    <w:pPr>
      <w:ind w:left="1800" w:hanging="360"/>
      <w:contextualSpacing/>
    </w:pPr>
  </w:style>
  <w:style w:type="paragraph" w:styleId="ListBullet">
    <w:name w:val="List Bullet"/>
    <w:basedOn w:val="Normal"/>
    <w:semiHidden/>
    <w:rsid w:val="0047031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7031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7031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7031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7031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7031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7031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7031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7031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7031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7031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7031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7031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7031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7031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7031B"/>
    <w:pPr>
      <w:ind w:left="720"/>
    </w:pPr>
  </w:style>
  <w:style w:type="paragraph" w:styleId="MacroText">
    <w:name w:val="macro"/>
    <w:link w:val="MacroTextChar"/>
    <w:semiHidden/>
    <w:rsid w:val="00470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4703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7031B"/>
    <w:rPr>
      <w:rFonts w:ascii="Cambria" w:eastAsia="Times New Roman" w:hAnsi="Cambria" w:cs="Times New Roman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rsid w:val="0047031B"/>
    <w:rPr>
      <w:szCs w:val="24"/>
    </w:rPr>
  </w:style>
  <w:style w:type="paragraph" w:styleId="NormalIndent">
    <w:name w:val="Normal Indent"/>
    <w:basedOn w:val="Normal"/>
    <w:semiHidden/>
    <w:rsid w:val="0047031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7031B"/>
  </w:style>
  <w:style w:type="character" w:customStyle="1" w:styleId="NoteHeadingChar">
    <w:name w:val="Note Heading Char"/>
    <w:basedOn w:val="DefaultParagraphFont"/>
    <w:link w:val="NoteHead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PlainText">
    <w:name w:val="Plain Text"/>
    <w:basedOn w:val="Normal"/>
    <w:link w:val="PlainTextChar"/>
    <w:semiHidden/>
    <w:rsid w:val="0047031B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31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47031B"/>
    <w:rPr>
      <w:rFonts w:ascii="Times New Roman" w:eastAsia="Times New Roman" w:hAnsi="Times New Roman" w:cs="Times New Roman"/>
      <w:i/>
      <w:iCs/>
      <w:color w:val="000000"/>
      <w:sz w:val="24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47031B"/>
  </w:style>
  <w:style w:type="character" w:customStyle="1" w:styleId="SalutationChar">
    <w:name w:val="Salutation Char"/>
    <w:basedOn w:val="DefaultParagraphFont"/>
    <w:link w:val="Salutation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47031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qFormat/>
    <w:rsid w:val="0047031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47031B"/>
    <w:rPr>
      <w:rFonts w:ascii="Cambria" w:eastAsia="Times New Roman" w:hAnsi="Cambria" w:cs="Times New Roman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47031B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7031B"/>
  </w:style>
  <w:style w:type="paragraph" w:styleId="Title">
    <w:name w:val="Title"/>
    <w:basedOn w:val="Normal"/>
    <w:next w:val="Normal"/>
    <w:link w:val="TitleChar"/>
    <w:qFormat/>
    <w:rsid w:val="004703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7031B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OAHeading">
    <w:name w:val="toa heading"/>
    <w:basedOn w:val="Normal"/>
    <w:next w:val="Normal"/>
    <w:semiHidden/>
    <w:rsid w:val="0047031B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53437D"/>
    <w:pPr>
      <w:tabs>
        <w:tab w:val="right" w:leader="dot" w:pos="9010"/>
      </w:tabs>
    </w:pPr>
  </w:style>
  <w:style w:type="paragraph" w:styleId="TOC2">
    <w:name w:val="toc 2"/>
    <w:basedOn w:val="Normal"/>
    <w:next w:val="Normal"/>
    <w:autoRedefine/>
    <w:semiHidden/>
    <w:rsid w:val="0047031B"/>
    <w:pPr>
      <w:ind w:left="240"/>
    </w:pPr>
  </w:style>
  <w:style w:type="paragraph" w:styleId="TOC3">
    <w:name w:val="toc 3"/>
    <w:basedOn w:val="Normal"/>
    <w:next w:val="Normal"/>
    <w:autoRedefine/>
    <w:semiHidden/>
    <w:rsid w:val="0047031B"/>
    <w:pPr>
      <w:ind w:left="480"/>
    </w:pPr>
  </w:style>
  <w:style w:type="paragraph" w:styleId="TOC4">
    <w:name w:val="toc 4"/>
    <w:basedOn w:val="Normal"/>
    <w:next w:val="Normal"/>
    <w:autoRedefine/>
    <w:semiHidden/>
    <w:rsid w:val="0047031B"/>
    <w:pPr>
      <w:ind w:left="720"/>
    </w:pPr>
  </w:style>
  <w:style w:type="paragraph" w:styleId="TOC5">
    <w:name w:val="toc 5"/>
    <w:basedOn w:val="Normal"/>
    <w:next w:val="Normal"/>
    <w:autoRedefine/>
    <w:semiHidden/>
    <w:rsid w:val="0047031B"/>
    <w:pPr>
      <w:ind w:left="960"/>
    </w:pPr>
  </w:style>
  <w:style w:type="paragraph" w:styleId="TOC6">
    <w:name w:val="toc 6"/>
    <w:basedOn w:val="Normal"/>
    <w:next w:val="Normal"/>
    <w:autoRedefine/>
    <w:semiHidden/>
    <w:rsid w:val="0047031B"/>
    <w:pPr>
      <w:ind w:left="1200"/>
    </w:pPr>
  </w:style>
  <w:style w:type="paragraph" w:styleId="TOC7">
    <w:name w:val="toc 7"/>
    <w:basedOn w:val="Normal"/>
    <w:next w:val="Normal"/>
    <w:autoRedefine/>
    <w:semiHidden/>
    <w:rsid w:val="0047031B"/>
    <w:pPr>
      <w:ind w:left="1440"/>
    </w:pPr>
  </w:style>
  <w:style w:type="paragraph" w:styleId="TOC8">
    <w:name w:val="toc 8"/>
    <w:basedOn w:val="Normal"/>
    <w:next w:val="Normal"/>
    <w:autoRedefine/>
    <w:semiHidden/>
    <w:rsid w:val="0047031B"/>
    <w:pPr>
      <w:ind w:left="1680"/>
    </w:pPr>
  </w:style>
  <w:style w:type="paragraph" w:styleId="TOC9">
    <w:name w:val="toc 9"/>
    <w:basedOn w:val="Normal"/>
    <w:next w:val="Normal"/>
    <w:autoRedefine/>
    <w:semiHidden/>
    <w:rsid w:val="0047031B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47031B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47031B"/>
    <w:rPr>
      <w:color w:val="0000FF"/>
      <w:u w:val="single"/>
    </w:rPr>
  </w:style>
  <w:style w:type="character" w:styleId="FollowedHyperlink">
    <w:name w:val="FollowedHyperlink"/>
    <w:semiHidden/>
    <w:unhideWhenUsed/>
    <w:rsid w:val="0047031B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47031B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31B"/>
    <w:rPr>
      <w:color w:val="808080"/>
      <w:shd w:val="clear" w:color="auto" w:fill="E6E6E6"/>
    </w:rPr>
  </w:style>
  <w:style w:type="table" w:styleId="TableGrid">
    <w:name w:val="Table Grid"/>
    <w:basedOn w:val="TableNormal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7031B"/>
    <w:rPr>
      <w:color w:val="808080"/>
    </w:rPr>
  </w:style>
  <w:style w:type="character" w:styleId="FootnoteReference">
    <w:name w:val="footnote reference"/>
    <w:basedOn w:val="DefaultParagraphFont"/>
    <w:semiHidden/>
    <w:unhideWhenUsed/>
    <w:rsid w:val="0047031B"/>
    <w:rPr>
      <w:vertAlign w:val="superscript"/>
    </w:rPr>
  </w:style>
  <w:style w:type="paragraph" w:customStyle="1" w:styleId="Teaser">
    <w:name w:val="Teaser"/>
    <w:basedOn w:val="Normal"/>
    <w:link w:val="TeaserChar"/>
    <w:rsid w:val="0047031B"/>
    <w:pPr>
      <w:spacing w:before="120"/>
    </w:pPr>
    <w:rPr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47031B"/>
    <w:pPr>
      <w:jc w:val="center"/>
    </w:pPr>
    <w:rPr>
      <w:noProof/>
      <w:u w:val="words"/>
    </w:rPr>
  </w:style>
  <w:style w:type="character" w:customStyle="1" w:styleId="SMSubheadingChar">
    <w:name w:val="SM Subheading Char"/>
    <w:basedOn w:val="DefaultParagraphFont"/>
    <w:link w:val="SMSubheading"/>
    <w:rsid w:val="0047031B"/>
    <w:rPr>
      <w:rFonts w:ascii="Times New Roman" w:eastAsia="Times New Roman" w:hAnsi="Times New Roman" w:cs="Times New Roman"/>
      <w:sz w:val="24"/>
      <w:szCs w:val="20"/>
      <w:u w:val="words"/>
      <w:lang w:val="en-US"/>
    </w:rPr>
  </w:style>
  <w:style w:type="character" w:customStyle="1" w:styleId="EndNoteBibliographyTitleChar">
    <w:name w:val="EndNote Bibliography Title Char"/>
    <w:basedOn w:val="SMSubheadingChar"/>
    <w:link w:val="EndNoteBibliographyTitle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7031B"/>
    <w:rPr>
      <w:noProof/>
      <w:u w:val="words"/>
    </w:rPr>
  </w:style>
  <w:style w:type="character" w:customStyle="1" w:styleId="EndNoteBibliographyChar">
    <w:name w:val="EndNote Bibliography Char"/>
    <w:basedOn w:val="SMSubheadingChar"/>
    <w:link w:val="EndNoteBibliography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character" w:customStyle="1" w:styleId="gnkrckgcgsb">
    <w:name w:val="gnkrckgcgsb"/>
    <w:basedOn w:val="DefaultParagraphFont"/>
    <w:rsid w:val="0047031B"/>
  </w:style>
  <w:style w:type="paragraph" w:customStyle="1" w:styleId="Authors">
    <w:name w:val="Authors"/>
    <w:basedOn w:val="Normal"/>
    <w:rsid w:val="0047031B"/>
    <w:pPr>
      <w:spacing w:before="120" w:after="360"/>
      <w:jc w:val="center"/>
    </w:pPr>
    <w:rPr>
      <w:szCs w:val="24"/>
    </w:rPr>
  </w:style>
  <w:style w:type="paragraph" w:customStyle="1" w:styleId="Paragraph">
    <w:name w:val="Paragraph"/>
    <w:basedOn w:val="Normal"/>
    <w:rsid w:val="0047031B"/>
    <w:pPr>
      <w:spacing w:before="120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47031B"/>
    <w:rPr>
      <w:b/>
      <w:bCs/>
    </w:rPr>
  </w:style>
  <w:style w:type="paragraph" w:customStyle="1" w:styleId="SOMContent">
    <w:name w:val="SOMContent"/>
    <w:basedOn w:val="Normal"/>
    <w:rsid w:val="0047031B"/>
    <w:pPr>
      <w:spacing w:before="120"/>
    </w:pPr>
    <w:rPr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031B"/>
    <w:rPr>
      <w:color w:val="605E5C"/>
      <w:shd w:val="clear" w:color="auto" w:fill="E1DFDD"/>
    </w:rPr>
  </w:style>
  <w:style w:type="character" w:customStyle="1" w:styleId="TeaserChar">
    <w:name w:val="Teaser Char"/>
    <w:basedOn w:val="DefaultParagraphFont"/>
    <w:link w:val="Teaser"/>
    <w:rsid w:val="004703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1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id.ezzati@imperial.ac.uk" TargetMode="Externa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5D32DCD2-9C55-4D85-95AA-54D3288AB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Tamura-Wicks, Helen M</dc:creator>
  <cp:keywords/>
  <dc:description/>
  <cp:lastModifiedBy>Ezzati, Majid</cp:lastModifiedBy>
  <cp:revision>35</cp:revision>
  <dcterms:created xsi:type="dcterms:W3CDTF">2019-09-25T15:47:00Z</dcterms:created>
  <dcterms:modified xsi:type="dcterms:W3CDTF">2019-09-27T15:00:00Z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http://www.zotero.org/styles/elsevier-vancouver</vt:lpwstr>
  </property>
  <property fmtid="{D5CDD505-2E9C-101B-9397-08002B2CF9AE}" pid="7" name="Mendeley Recent Style Name 2_1">
    <vt:lpwstr>Elsevier - Vancouver</vt:lpwstr>
  </property>
  <property fmtid="{D5CDD505-2E9C-101B-9397-08002B2CF9AE}" pid="8" name="Mendeley Recent Style Id 3_1">
    <vt:lpwstr>http://www.zotero.org/styles/harvard1</vt:lpwstr>
  </property>
  <property fmtid="{D5CDD505-2E9C-101B-9397-08002B2CF9AE}" pid="9" name="Mendeley Recent Style Name 3_1">
    <vt:lpwstr>Harvard reference format 1 (deprecated)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http://www.zotero.org/styles/the-new-england-journal-of-medicine</vt:lpwstr>
  </property>
  <property fmtid="{D5CDD505-2E9C-101B-9397-08002B2CF9AE}" pid="19" name="Mendeley Recent Style Name 8_1">
    <vt:lpwstr>The New England Journal of Medicine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