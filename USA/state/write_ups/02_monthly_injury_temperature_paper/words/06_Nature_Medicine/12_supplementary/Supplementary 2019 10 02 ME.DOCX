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6E2C07C2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7652CC">
        <w:rPr>
          <w:lang w:val="en-GB"/>
        </w:rPr>
        <w:t xml:space="preserve">Number of </w:t>
      </w:r>
      <w:r w:rsidR="00880B6F">
        <w:rPr>
          <w:lang w:val="en-GB"/>
        </w:rPr>
        <w:t>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>and population</w:t>
      </w:r>
      <w:r w:rsidR="00D75CAF">
        <w:rPr>
          <w:lang w:val="en-GB"/>
        </w:rPr>
        <w:t xml:space="preserve"> </w:t>
      </w:r>
      <w:r w:rsidR="007652CC">
        <w:rPr>
          <w:lang w:val="en-GB"/>
        </w:rPr>
        <w:t xml:space="preserve">over the </w:t>
      </w:r>
      <w:r w:rsidR="00D75CAF">
        <w:rPr>
          <w:lang w:val="en-GB"/>
        </w:rPr>
        <w:t>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 xml:space="preserve">injuries </w:t>
      </w:r>
      <w:del w:id="0" w:author="Ezzati, Majid" w:date="2019-10-02T21:32:00Z">
        <w:r w:rsidR="002234EC" w:rsidDel="0035386B">
          <w:rPr>
            <w:lang w:val="en-GB"/>
          </w:rPr>
          <w:delText xml:space="preserve">used </w:delText>
        </w:r>
      </w:del>
      <w:ins w:id="1" w:author="Ezzati, Majid" w:date="2019-10-02T21:32:00Z">
        <w:r w:rsidR="0035386B">
          <w:rPr>
            <w:lang w:val="en-GB"/>
          </w:rPr>
          <w:t>included</w:t>
        </w:r>
        <w:r w:rsidR="0035386B">
          <w:rPr>
            <w:lang w:val="en-GB"/>
          </w:rPr>
          <w:t xml:space="preserve"> </w:t>
        </w:r>
      </w:ins>
      <w:r w:rsidR="002234EC">
        <w:rPr>
          <w:lang w:val="en-GB"/>
        </w:rPr>
        <w:t xml:space="preserve">in </w:t>
      </w:r>
      <w:ins w:id="2" w:author="Ezzati, Majid" w:date="2019-10-02T21:32:00Z">
        <w:r w:rsidR="0035386B">
          <w:rPr>
            <w:lang w:val="en-GB"/>
          </w:rPr>
          <w:t xml:space="preserve">the </w:t>
        </w:r>
      </w:ins>
      <w:r w:rsidR="002234EC">
        <w:rPr>
          <w:lang w:val="en-GB"/>
        </w:rPr>
        <w:t>analys</w:t>
      </w:r>
      <w:ins w:id="3" w:author="Ezzati, Majid" w:date="2019-10-02T21:32:00Z">
        <w:r w:rsidR="0035386B">
          <w:rPr>
            <w:lang w:val="en-GB"/>
          </w:rPr>
          <w:t>i</w:t>
        </w:r>
      </w:ins>
      <w:bookmarkStart w:id="4" w:name="_GoBack"/>
      <w:bookmarkEnd w:id="4"/>
      <w:del w:id="5" w:author="Ezzati, Majid" w:date="2019-10-02T21:32:00Z">
        <w:r w:rsidR="002234EC" w:rsidDel="0035386B">
          <w:rPr>
            <w:lang w:val="en-GB"/>
          </w:rPr>
          <w:delText>e</w:delText>
        </w:r>
      </w:del>
      <w:r w:rsidR="002234EC">
        <w:rPr>
          <w:lang w:val="en-GB"/>
        </w:rPr>
        <w:t>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7652CC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B27319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B27319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B27319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B27319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B27319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7652CC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379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801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806</w:t>
            </w:r>
            <w:r w:rsidR="00424B22" w:rsidRPr="00B27319">
              <w:rPr>
                <w:color w:val="000000"/>
                <w:sz w:val="20"/>
              </w:rPr>
              <w:t>.3</w:t>
            </w:r>
          </w:p>
        </w:tc>
      </w:tr>
      <w:tr w:rsidR="00F12C99" w:rsidRPr="007652CC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748</w:t>
            </w:r>
            <w:r w:rsidR="00BE4B86" w:rsidRPr="00B27319">
              <w:rPr>
                <w:color w:val="000000"/>
                <w:sz w:val="20"/>
              </w:rPr>
              <w:t>.8</w:t>
            </w:r>
          </w:p>
        </w:tc>
      </w:tr>
      <w:tr w:rsidR="00F12C99" w:rsidRPr="007652CC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646</w:t>
            </w:r>
            <w:r w:rsidR="00BE4B86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50</w:t>
            </w:r>
            <w:r w:rsidR="00BD1F10" w:rsidRPr="00B27319">
              <w:rPr>
                <w:color w:val="000000"/>
                <w:sz w:val="20"/>
              </w:rPr>
              <w:t>8.0</w:t>
            </w:r>
          </w:p>
        </w:tc>
      </w:tr>
      <w:tr w:rsidR="00F12C99" w:rsidRPr="007652CC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342</w:t>
            </w:r>
            <w:r w:rsidR="00BD1F10" w:rsidRPr="00B27319">
              <w:rPr>
                <w:color w:val="000000"/>
                <w:sz w:val="20"/>
              </w:rPr>
              <w:t>.9</w:t>
            </w:r>
          </w:p>
        </w:tc>
      </w:tr>
      <w:tr w:rsidR="00F12C99" w:rsidRPr="007652CC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</w:t>
            </w:r>
            <w:r w:rsidR="00BD1F10" w:rsidRPr="00B27319">
              <w:rPr>
                <w:color w:val="000000"/>
                <w:sz w:val="20"/>
              </w:rPr>
              <w:t>.4</w:t>
            </w:r>
          </w:p>
        </w:tc>
      </w:tr>
      <w:tr w:rsidR="00F12C99" w:rsidRPr="007652CC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362</w:t>
            </w:r>
            <w:r w:rsidR="00BD1F10" w:rsidRPr="00B27319">
              <w:rPr>
                <w:color w:val="000000"/>
                <w:sz w:val="20"/>
              </w:rPr>
              <w:t>.7</w:t>
            </w:r>
          </w:p>
        </w:tc>
      </w:tr>
      <w:tr w:rsidR="00F12C99" w:rsidRPr="007652CC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725</w:t>
            </w:r>
            <w:r w:rsidR="00BD1F10" w:rsidRPr="00B27319">
              <w:rPr>
                <w:color w:val="000000"/>
                <w:sz w:val="20"/>
              </w:rPr>
              <w:t>.1</w:t>
            </w:r>
          </w:p>
        </w:tc>
      </w:tr>
      <w:tr w:rsidR="00F12C99" w:rsidRPr="007652CC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768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3</w:t>
            </w:r>
          </w:p>
        </w:tc>
      </w:tr>
      <w:tr w:rsidR="00F12C99" w:rsidRPr="007652CC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797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672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555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41</w:t>
            </w:r>
            <w:r w:rsidR="00BD1F10" w:rsidRPr="00B27319">
              <w:rPr>
                <w:color w:val="000000"/>
                <w:sz w:val="20"/>
              </w:rPr>
              <w:t>7.0</w:t>
            </w:r>
          </w:p>
        </w:tc>
      </w:tr>
      <w:tr w:rsidR="00F12C99" w:rsidRPr="007652CC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266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112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0</w:t>
            </w:r>
          </w:p>
        </w:tc>
      </w:tr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C41C8" w14:textId="77777777" w:rsidR="005227E5" w:rsidRDefault="005227E5">
      <w:r>
        <w:separator/>
      </w:r>
    </w:p>
  </w:endnote>
  <w:endnote w:type="continuationSeparator" w:id="0">
    <w:p w14:paraId="319B0065" w14:textId="77777777" w:rsidR="005227E5" w:rsidRDefault="00522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54B8DD5B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5386B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BF050" w14:textId="77777777" w:rsidR="005227E5" w:rsidRDefault="005227E5">
      <w:r>
        <w:separator/>
      </w:r>
    </w:p>
  </w:footnote>
  <w:footnote w:type="continuationSeparator" w:id="0">
    <w:p w14:paraId="259FE92D" w14:textId="77777777" w:rsidR="005227E5" w:rsidRDefault="00522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5386B"/>
    <w:rsid w:val="0036071B"/>
    <w:rsid w:val="00382A3F"/>
    <w:rsid w:val="0038719B"/>
    <w:rsid w:val="00395439"/>
    <w:rsid w:val="003A3DD2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227E5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5A09"/>
    <w:rsid w:val="008710B9"/>
    <w:rsid w:val="00880B6F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B20B9D"/>
    <w:rsid w:val="00B27319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75038"/>
    <w:rsid w:val="00E96C50"/>
    <w:rsid w:val="00ED462A"/>
    <w:rsid w:val="00EE02EE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7789EB7-7B92-4490-8756-3A7AAAB5C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Ezzati, Majid</cp:lastModifiedBy>
  <cp:revision>2</cp:revision>
  <dcterms:created xsi:type="dcterms:W3CDTF">2019-10-02T20:33:00Z</dcterms:created>
  <dcterms:modified xsi:type="dcterms:W3CDTF">2019-10-02T20:33:00Z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