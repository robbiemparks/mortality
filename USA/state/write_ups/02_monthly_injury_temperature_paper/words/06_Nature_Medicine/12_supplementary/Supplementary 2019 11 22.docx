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DB5250A" w14:textId="77777777" w:rsidR="00231177" w:rsidRPr="00A06140" w:rsidRDefault="00DF04F9" w:rsidP="00490A1D">
      <w:pPr>
        <w:spacing w:line="480" w:lineRule="auto"/>
        <w:rPr>
          <w:b/>
          <w:color w:val="000000" w:themeColor="text1"/>
          <w:lang w:val="en-GB"/>
        </w:rPr>
      </w:pPr>
      <w:r w:rsidRPr="00A06140">
        <w:rPr>
          <w:b/>
          <w:color w:val="000000" w:themeColor="text1"/>
          <w:lang w:val="en-GB"/>
        </w:rPr>
        <w:t>Anomalously warm temperatures are associated with increased injury deaths</w:t>
      </w:r>
      <w:r w:rsidR="00490A1D" w:rsidRPr="00A06140">
        <w:rPr>
          <w:b/>
          <w:color w:val="000000" w:themeColor="text1"/>
          <w:lang w:val="en-GB"/>
        </w:rPr>
        <w:t>:</w:t>
      </w:r>
      <w:r w:rsidR="00650CBE" w:rsidRPr="00A06140">
        <w:rPr>
          <w:b/>
          <w:color w:val="000000" w:themeColor="text1"/>
          <w:lang w:val="en-GB"/>
        </w:rPr>
        <w:t xml:space="preserve"> </w:t>
      </w:r>
    </w:p>
    <w:p w14:paraId="2D651F0B" w14:textId="2E0D059A" w:rsidR="00DF04F9" w:rsidRPr="00A06140" w:rsidRDefault="00952590" w:rsidP="00490A1D">
      <w:pPr>
        <w:spacing w:line="480" w:lineRule="auto"/>
        <w:rPr>
          <w:szCs w:val="24"/>
          <w:lang w:val="en-GB"/>
        </w:rPr>
      </w:pPr>
      <w:r>
        <w:rPr>
          <w:b/>
          <w:color w:val="000000" w:themeColor="text1"/>
          <w:lang w:val="en-GB"/>
        </w:rPr>
        <w:t>Supplementary Information</w:t>
      </w:r>
    </w:p>
    <w:p w14:paraId="27346AAF" w14:textId="53623E8D" w:rsidR="008710B9" w:rsidRPr="00A06140" w:rsidRDefault="008710B9" w:rsidP="008710B9">
      <w:pPr>
        <w:spacing w:line="480" w:lineRule="auto"/>
        <w:jc w:val="both"/>
        <w:outlineLvl w:val="0"/>
        <w:rPr>
          <w:color w:val="000000" w:themeColor="text1"/>
          <w:vertAlign w:val="superscript"/>
          <w:lang w:val="en-GB"/>
        </w:rPr>
      </w:pPr>
      <w:r w:rsidRPr="00A06140">
        <w:rPr>
          <w:color w:val="000000" w:themeColor="text1"/>
          <w:lang w:val="en-GB"/>
        </w:rPr>
        <w:t>Robbie M Par</w:t>
      </w:r>
      <w:r w:rsidR="0029272B">
        <w:rPr>
          <w:color w:val="000000" w:themeColor="text1"/>
          <w:lang w:val="en-GB"/>
        </w:rPr>
        <w:t xml:space="preserve"> </w:t>
      </w:r>
      <w:r w:rsidRPr="00A06140">
        <w:rPr>
          <w:color w:val="000000" w:themeColor="text1"/>
          <w:lang w:val="en-GB"/>
        </w:rPr>
        <w:t>ks</w:t>
      </w:r>
      <w:r w:rsidRPr="00A06140">
        <w:rPr>
          <w:color w:val="000000" w:themeColor="text1"/>
          <w:vertAlign w:val="superscript"/>
          <w:lang w:val="en-GB"/>
        </w:rPr>
        <w:t>1,2</w:t>
      </w:r>
      <w:r w:rsidRPr="00A06140">
        <w:rPr>
          <w:color w:val="000000" w:themeColor="text1"/>
          <w:lang w:val="en-GB"/>
        </w:rPr>
        <w:t>, James E Bennett</w:t>
      </w:r>
      <w:r w:rsidRPr="00A06140">
        <w:rPr>
          <w:color w:val="000000" w:themeColor="text1"/>
          <w:vertAlign w:val="superscript"/>
          <w:lang w:val="en-GB"/>
        </w:rPr>
        <w:t>1,2</w:t>
      </w:r>
      <w:r w:rsidRPr="00A06140">
        <w:rPr>
          <w:color w:val="000000" w:themeColor="text1"/>
          <w:lang w:val="en-GB"/>
        </w:rPr>
        <w:t>, Helen Tamura-Wicks</w:t>
      </w:r>
      <w:r w:rsidRPr="00A06140">
        <w:rPr>
          <w:color w:val="000000" w:themeColor="text1"/>
          <w:vertAlign w:val="superscript"/>
          <w:lang w:val="en-GB"/>
        </w:rPr>
        <w:t>1,2</w:t>
      </w:r>
      <w:r w:rsidRPr="00A06140">
        <w:rPr>
          <w:color w:val="000000" w:themeColor="text1"/>
          <w:lang w:val="en-GB"/>
        </w:rPr>
        <w:t>, Vasilis Kontis</w:t>
      </w:r>
      <w:r w:rsidRPr="00A06140">
        <w:rPr>
          <w:color w:val="000000" w:themeColor="text1"/>
          <w:vertAlign w:val="superscript"/>
          <w:lang w:val="en-GB"/>
        </w:rPr>
        <w:t>1,2</w:t>
      </w:r>
      <w:r w:rsidRPr="00A06140">
        <w:rPr>
          <w:color w:val="000000" w:themeColor="text1"/>
          <w:lang w:val="en-GB"/>
        </w:rPr>
        <w:t>, Ralf Toumi</w:t>
      </w:r>
      <w:r w:rsidRPr="00A06140">
        <w:rPr>
          <w:color w:val="000000" w:themeColor="text1"/>
          <w:vertAlign w:val="superscript"/>
          <w:lang w:val="en-GB"/>
        </w:rPr>
        <w:t>3</w:t>
      </w:r>
      <w:r w:rsidRPr="00A06140">
        <w:rPr>
          <w:color w:val="000000" w:themeColor="text1"/>
          <w:lang w:val="en-GB"/>
        </w:rPr>
        <w:t>, Goodarz Danaei</w:t>
      </w:r>
      <w:r w:rsidRPr="00A06140">
        <w:rPr>
          <w:color w:val="000000" w:themeColor="text1"/>
          <w:vertAlign w:val="superscript"/>
          <w:lang w:val="en-GB"/>
        </w:rPr>
        <w:t>4</w:t>
      </w:r>
      <w:r w:rsidRPr="00A06140">
        <w:rPr>
          <w:color w:val="000000" w:themeColor="text1"/>
          <w:lang w:val="en-GB"/>
        </w:rPr>
        <w:t>, Majid Ezzati</w:t>
      </w:r>
      <w:r w:rsidRPr="00A06140">
        <w:rPr>
          <w:color w:val="000000" w:themeColor="text1"/>
          <w:vertAlign w:val="superscript"/>
          <w:lang w:val="en-GB"/>
        </w:rPr>
        <w:t>1,2,5*</w:t>
      </w:r>
    </w:p>
    <w:p w14:paraId="20ED7A84" w14:textId="77777777" w:rsidR="008710B9" w:rsidRPr="00A06140" w:rsidRDefault="008710B9" w:rsidP="008710B9">
      <w:pPr>
        <w:spacing w:line="480" w:lineRule="auto"/>
        <w:jc w:val="both"/>
        <w:outlineLvl w:val="0"/>
        <w:rPr>
          <w:color w:val="000000" w:themeColor="text1"/>
          <w:lang w:val="en-GB"/>
        </w:rPr>
      </w:pPr>
    </w:p>
    <w:p w14:paraId="133F2CDA" w14:textId="77777777" w:rsidR="003D4062" w:rsidRPr="00E85AFA" w:rsidRDefault="003D4062" w:rsidP="003D4062">
      <w:pPr>
        <w:spacing w:line="480" w:lineRule="auto"/>
        <w:jc w:val="both"/>
        <w:rPr>
          <w:color w:val="000000" w:themeColor="text1"/>
        </w:rPr>
      </w:pPr>
      <w:r w:rsidRPr="00E85AFA">
        <w:rPr>
          <w:color w:val="000000" w:themeColor="text1"/>
          <w:vertAlign w:val="superscript"/>
        </w:rPr>
        <w:t>1</w:t>
      </w:r>
      <w:r w:rsidRPr="00E85AFA">
        <w:rPr>
          <w:color w:val="000000" w:themeColor="text1"/>
        </w:rPr>
        <w:t>MRC-PHE Centre for Environment and Health, Imperial College London, London, United Kingdom</w:t>
      </w:r>
    </w:p>
    <w:p w14:paraId="79A8756B" w14:textId="77777777" w:rsidR="003D4062" w:rsidRDefault="003D4062" w:rsidP="003D4062">
      <w:pPr>
        <w:spacing w:line="480" w:lineRule="auto"/>
        <w:jc w:val="both"/>
        <w:rPr>
          <w:color w:val="000000" w:themeColor="text1"/>
        </w:rPr>
      </w:pPr>
      <w:r w:rsidRPr="00E85AFA">
        <w:rPr>
          <w:color w:val="000000" w:themeColor="text1"/>
          <w:vertAlign w:val="superscript"/>
        </w:rPr>
        <w:t>2</w:t>
      </w:r>
      <w:r w:rsidRPr="00E85AFA">
        <w:rPr>
          <w:color w:val="000000" w:themeColor="text1"/>
        </w:rPr>
        <w:t>Department of Epidemiology and Biostatistics, School of Public Health, Imperial College London, London, United Kingdom</w:t>
      </w:r>
    </w:p>
    <w:p w14:paraId="4EAD7BFC" w14:textId="77777777" w:rsidR="003D4062" w:rsidRPr="001334D0" w:rsidRDefault="003D4062" w:rsidP="003D4062">
      <w:pPr>
        <w:spacing w:line="480" w:lineRule="auto"/>
        <w:jc w:val="both"/>
        <w:rPr>
          <w:color w:val="000000" w:themeColor="text1"/>
          <w:vertAlign w:val="superscript"/>
        </w:rPr>
      </w:pPr>
      <w:r>
        <w:rPr>
          <w:color w:val="000000" w:themeColor="text1"/>
          <w:vertAlign w:val="superscript"/>
        </w:rPr>
        <w:t>3</w:t>
      </w:r>
      <w:r>
        <w:rPr>
          <w:color w:val="000000" w:themeColor="text1"/>
        </w:rPr>
        <w:t>The Earth Institute, Columbia University, New York, New York, USA</w:t>
      </w:r>
    </w:p>
    <w:p w14:paraId="707A64F6" w14:textId="77777777" w:rsidR="003D4062" w:rsidRDefault="003D4062" w:rsidP="003D4062">
      <w:pPr>
        <w:spacing w:line="480" w:lineRule="auto"/>
        <w:jc w:val="both"/>
        <w:rPr>
          <w:color w:val="000000" w:themeColor="text1"/>
        </w:rPr>
      </w:pPr>
      <w:r>
        <w:rPr>
          <w:color w:val="000000" w:themeColor="text1"/>
          <w:vertAlign w:val="superscript"/>
        </w:rPr>
        <w:t>4</w:t>
      </w:r>
      <w:r w:rsidRPr="001334D0">
        <w:rPr>
          <w:color w:val="000000" w:themeColor="text1"/>
        </w:rPr>
        <w:t>International</w:t>
      </w:r>
      <w:r>
        <w:rPr>
          <w:color w:val="000000" w:themeColor="text1"/>
        </w:rPr>
        <w:t xml:space="preserve"> Research Institute for Climate and Society, Columbia University, New York, New York, USA</w:t>
      </w:r>
    </w:p>
    <w:p w14:paraId="22801938" w14:textId="77777777" w:rsidR="003D4062" w:rsidRPr="00E85AFA" w:rsidRDefault="003D4062" w:rsidP="003D4062">
      <w:pPr>
        <w:spacing w:line="480" w:lineRule="auto"/>
        <w:jc w:val="both"/>
        <w:rPr>
          <w:color w:val="000000" w:themeColor="text1"/>
        </w:rPr>
      </w:pPr>
      <w:r>
        <w:rPr>
          <w:color w:val="000000" w:themeColor="text1"/>
          <w:vertAlign w:val="superscript"/>
        </w:rPr>
        <w:t>5</w:t>
      </w:r>
      <w:r w:rsidRPr="00324F0F">
        <w:t>Abdul Latif Jameel Institute for Disease and Emergency Analytics</w:t>
      </w:r>
      <w:r>
        <w:t xml:space="preserve">, </w:t>
      </w:r>
      <w:r w:rsidRPr="00E85AFA">
        <w:rPr>
          <w:color w:val="000000" w:themeColor="text1"/>
        </w:rPr>
        <w:t>Imperial College London, London, United Kingdom</w:t>
      </w:r>
    </w:p>
    <w:p w14:paraId="275449E5" w14:textId="77777777" w:rsidR="003D4062" w:rsidRPr="00E85AFA" w:rsidRDefault="003D4062" w:rsidP="003D4062">
      <w:pPr>
        <w:spacing w:line="480" w:lineRule="auto"/>
        <w:jc w:val="both"/>
        <w:rPr>
          <w:color w:val="000000" w:themeColor="text1"/>
        </w:rPr>
      </w:pPr>
      <w:r>
        <w:rPr>
          <w:color w:val="000000" w:themeColor="text1"/>
          <w:vertAlign w:val="superscript"/>
        </w:rPr>
        <w:t>6</w:t>
      </w:r>
      <w:r w:rsidRPr="00E85AFA">
        <w:rPr>
          <w:color w:val="000000" w:themeColor="text1"/>
        </w:rPr>
        <w:t>Space and Atmospheric Physics, Imperial College London, London, United Kingdom</w:t>
      </w:r>
    </w:p>
    <w:p w14:paraId="67A393C8" w14:textId="77777777" w:rsidR="003D4062" w:rsidRPr="00E85AFA" w:rsidRDefault="003D4062" w:rsidP="003D4062">
      <w:pPr>
        <w:spacing w:line="480" w:lineRule="auto"/>
        <w:jc w:val="both"/>
        <w:rPr>
          <w:color w:val="000000" w:themeColor="text1"/>
        </w:rPr>
      </w:pPr>
      <w:r>
        <w:rPr>
          <w:color w:val="000000" w:themeColor="text1"/>
          <w:vertAlign w:val="superscript"/>
        </w:rPr>
        <w:t>7</w:t>
      </w:r>
      <w:r w:rsidRPr="00E85AFA">
        <w:rPr>
          <w:color w:val="000000" w:themeColor="text1"/>
        </w:rPr>
        <w:t>Harvard T.H. Chan School of Public Health, Boston, Massachusetts, USA</w:t>
      </w:r>
    </w:p>
    <w:p w14:paraId="09694556" w14:textId="77777777" w:rsidR="003D4062" w:rsidRPr="00E85AFA" w:rsidRDefault="003D4062" w:rsidP="003D4062">
      <w:pPr>
        <w:spacing w:line="480" w:lineRule="auto"/>
        <w:jc w:val="both"/>
        <w:rPr>
          <w:color w:val="000000" w:themeColor="text1"/>
        </w:rPr>
      </w:pPr>
      <w:r>
        <w:rPr>
          <w:color w:val="000000" w:themeColor="text1"/>
          <w:vertAlign w:val="superscript"/>
        </w:rPr>
        <w:t>8</w:t>
      </w:r>
      <w:r w:rsidRPr="00E85AFA">
        <w:rPr>
          <w:color w:val="000000" w:themeColor="text1"/>
        </w:rPr>
        <w:t>WHO Collaborating Centre on NCD Surveillance and Epidemiology, Imperial College London, London, United Kingdom</w:t>
      </w:r>
    </w:p>
    <w:p w14:paraId="58ABB209" w14:textId="77777777" w:rsidR="008710B9" w:rsidRPr="00A06140" w:rsidRDefault="008710B9" w:rsidP="008710B9">
      <w:pPr>
        <w:spacing w:line="480" w:lineRule="auto"/>
        <w:jc w:val="both"/>
        <w:rPr>
          <w:color w:val="000000" w:themeColor="text1"/>
          <w:lang w:val="en-GB"/>
        </w:rPr>
      </w:pPr>
    </w:p>
    <w:p w14:paraId="36AECE60" w14:textId="4DD9F5E9" w:rsidR="007C2862" w:rsidRPr="00A06140" w:rsidRDefault="008710B9" w:rsidP="008710B9">
      <w:pPr>
        <w:spacing w:line="480" w:lineRule="auto"/>
        <w:jc w:val="both"/>
        <w:rPr>
          <w:szCs w:val="24"/>
          <w:lang w:val="en-GB"/>
        </w:rPr>
      </w:pPr>
      <w:r w:rsidRPr="00A06140">
        <w:rPr>
          <w:lang w:val="en-GB"/>
        </w:rPr>
        <w:t xml:space="preserve">* Correspondence to: </w:t>
      </w:r>
      <w:hyperlink r:id="rId8" w:history="1">
        <w:r w:rsidRPr="00A06140">
          <w:rPr>
            <w:rStyle w:val="Hyperlink"/>
            <w:lang w:val="en-GB"/>
          </w:rPr>
          <w:t>majid.ezzati@imperial.ac.uk</w:t>
        </w:r>
      </w:hyperlink>
      <w:r w:rsidR="007C2862" w:rsidRPr="00A06140">
        <w:rPr>
          <w:lang w:val="en-GB"/>
        </w:rPr>
        <w:br w:type="page"/>
      </w:r>
    </w:p>
    <w:p w14:paraId="397F8585" w14:textId="56F102D9" w:rsidR="00F7368F" w:rsidRPr="00A06140" w:rsidRDefault="00855B52" w:rsidP="00601D49">
      <w:pPr>
        <w:pStyle w:val="Heading1"/>
        <w:spacing w:line="480" w:lineRule="auto"/>
        <w:rPr>
          <w:lang w:val="en-GB"/>
        </w:rPr>
      </w:pPr>
      <w:r>
        <w:rPr>
          <w:lang w:val="en-GB"/>
        </w:rPr>
        <w:lastRenderedPageBreak/>
        <w:t>Supplementary</w:t>
      </w:r>
      <w:r w:rsidR="003B7C71" w:rsidRPr="00A06140">
        <w:rPr>
          <w:lang w:val="en-GB"/>
        </w:rPr>
        <w:t xml:space="preserve"> </w:t>
      </w:r>
      <w:r w:rsidR="0015062B" w:rsidRPr="00A06140">
        <w:rPr>
          <w:lang w:val="en-GB"/>
        </w:rPr>
        <w:t>Table 1</w:t>
      </w:r>
      <w:r w:rsidR="00732676" w:rsidRPr="00A06140">
        <w:rPr>
          <w:lang w:val="en-GB"/>
        </w:rPr>
        <w:t xml:space="preserve">. </w:t>
      </w:r>
      <w:r w:rsidR="00732676" w:rsidRPr="00A06140">
        <w:rPr>
          <w:b w:val="0"/>
          <w:lang w:val="en-GB"/>
        </w:rPr>
        <w:t>Injury groups used in the analysis with ICD-9 and ICD-10 codes.</w:t>
      </w:r>
    </w:p>
    <w:tbl>
      <w:tblPr>
        <w:tblpPr w:leftFromText="180" w:rightFromText="180" w:vertAnchor="page" w:horzAnchor="margin" w:tblpXSpec="center" w:tblpY="2012"/>
        <w:tblW w:w="10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47"/>
        <w:gridCol w:w="2410"/>
        <w:gridCol w:w="2905"/>
        <w:gridCol w:w="2906"/>
      </w:tblGrid>
      <w:tr w:rsidR="00F3299F" w:rsidRPr="00A06140" w14:paraId="769DE415" w14:textId="77777777" w:rsidTr="00F3299F">
        <w:trPr>
          <w:trHeight w:val="320"/>
        </w:trPr>
        <w:tc>
          <w:tcPr>
            <w:tcW w:w="4957" w:type="dxa"/>
            <w:gridSpan w:val="2"/>
            <w:tcBorders>
              <w:bottom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D27C76B" w14:textId="77777777" w:rsidR="00F3299F" w:rsidRPr="00A06140" w:rsidRDefault="00F3299F" w:rsidP="00F3299F">
            <w:pPr>
              <w:jc w:val="center"/>
              <w:rPr>
                <w:b/>
                <w:bCs/>
                <w:color w:val="000000"/>
                <w:lang w:val="en-GB"/>
              </w:rPr>
            </w:pPr>
            <w:r w:rsidRPr="00A06140">
              <w:rPr>
                <w:b/>
                <w:bCs/>
                <w:color w:val="000000"/>
                <w:lang w:val="en-GB"/>
              </w:rPr>
              <w:t>Injury type</w:t>
            </w:r>
          </w:p>
        </w:tc>
        <w:tc>
          <w:tcPr>
            <w:tcW w:w="2905" w:type="dxa"/>
            <w:tcBorders>
              <w:bottom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A1A5E1C" w14:textId="77777777" w:rsidR="00F3299F" w:rsidRPr="00A06140" w:rsidRDefault="00F3299F" w:rsidP="00F3299F">
            <w:pPr>
              <w:jc w:val="center"/>
              <w:rPr>
                <w:b/>
                <w:bCs/>
                <w:color w:val="000000"/>
                <w:lang w:val="en-GB"/>
              </w:rPr>
            </w:pPr>
            <w:r w:rsidRPr="00A06140">
              <w:rPr>
                <w:b/>
                <w:bCs/>
                <w:color w:val="000000"/>
                <w:lang w:val="en-GB"/>
              </w:rPr>
              <w:t>ICD-9</w:t>
            </w:r>
          </w:p>
        </w:tc>
        <w:tc>
          <w:tcPr>
            <w:tcW w:w="2906" w:type="dxa"/>
            <w:tcBorders>
              <w:bottom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0995D51" w14:textId="77777777" w:rsidR="00F3299F" w:rsidRPr="00A06140" w:rsidRDefault="00F3299F" w:rsidP="00F3299F">
            <w:pPr>
              <w:jc w:val="center"/>
              <w:rPr>
                <w:b/>
                <w:bCs/>
                <w:color w:val="000000"/>
                <w:lang w:val="en-GB"/>
              </w:rPr>
            </w:pPr>
            <w:r w:rsidRPr="00A06140">
              <w:rPr>
                <w:b/>
                <w:bCs/>
                <w:color w:val="000000"/>
                <w:lang w:val="en-GB"/>
              </w:rPr>
              <w:t>ICD-10</w:t>
            </w:r>
          </w:p>
        </w:tc>
      </w:tr>
      <w:tr w:rsidR="00F3299F" w:rsidRPr="00A06140" w14:paraId="203A76B9" w14:textId="77777777" w:rsidTr="00F3299F">
        <w:trPr>
          <w:trHeight w:val="851"/>
        </w:trPr>
        <w:tc>
          <w:tcPr>
            <w:tcW w:w="2547" w:type="dxa"/>
            <w:vMerge w:val="restart"/>
            <w:tcBorders>
              <w:top w:val="single" w:sz="6" w:space="0" w:color="auto"/>
              <w:lef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243FCE8" w14:textId="77777777" w:rsidR="00F3299F" w:rsidRPr="00A06140" w:rsidRDefault="00F3299F" w:rsidP="00F3299F">
            <w:pPr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Unintentional</w:t>
            </w:r>
          </w:p>
        </w:tc>
        <w:tc>
          <w:tcPr>
            <w:tcW w:w="241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54A0CC0" w14:textId="77777777" w:rsidR="00F3299F" w:rsidRPr="00A06140" w:rsidRDefault="00F3299F" w:rsidP="00F3299F">
            <w:pPr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Transport</w:t>
            </w:r>
          </w:p>
        </w:tc>
        <w:tc>
          <w:tcPr>
            <w:tcW w:w="2905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noWrap/>
            <w:vAlign w:val="center"/>
            <w:hideMark/>
          </w:tcPr>
          <w:p w14:paraId="24D7EBA2" w14:textId="77777777" w:rsidR="00F3299F" w:rsidRPr="00A06140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E800-E84</w:t>
            </w:r>
            <w:r w:rsidRPr="00A06140">
              <w:rPr>
                <w:lang w:val="en-GB"/>
              </w:rPr>
              <w:t>9</w:t>
            </w:r>
          </w:p>
        </w:tc>
        <w:tc>
          <w:tcPr>
            <w:tcW w:w="2906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A775D14" w14:textId="77777777" w:rsidR="00F3299F" w:rsidRPr="00A06140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V01-V99</w:t>
            </w:r>
          </w:p>
        </w:tc>
      </w:tr>
      <w:tr w:rsidR="00F3299F" w:rsidRPr="00A06140" w14:paraId="69503CD2" w14:textId="77777777" w:rsidTr="00F3299F">
        <w:trPr>
          <w:trHeight w:val="851"/>
        </w:trPr>
        <w:tc>
          <w:tcPr>
            <w:tcW w:w="2547" w:type="dxa"/>
            <w:vMerge/>
            <w:tcBorders>
              <w:lef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DE9625B" w14:textId="77777777" w:rsidR="00F3299F" w:rsidRPr="00A06140" w:rsidRDefault="00F3299F" w:rsidP="00F3299F">
            <w:pPr>
              <w:rPr>
                <w:color w:val="000000"/>
                <w:lang w:val="en-GB"/>
              </w:rPr>
            </w:pPr>
          </w:p>
        </w:tc>
        <w:tc>
          <w:tcPr>
            <w:tcW w:w="241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D6F4460" w14:textId="77777777" w:rsidR="00F3299F" w:rsidRPr="00A06140" w:rsidRDefault="00F3299F" w:rsidP="00F3299F">
            <w:pPr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Falls</w:t>
            </w:r>
          </w:p>
        </w:tc>
        <w:tc>
          <w:tcPr>
            <w:tcW w:w="2905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noWrap/>
            <w:vAlign w:val="center"/>
            <w:hideMark/>
          </w:tcPr>
          <w:p w14:paraId="309F18E0" w14:textId="77777777" w:rsidR="00F3299F" w:rsidRPr="00A06140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E880-E888</w:t>
            </w:r>
          </w:p>
        </w:tc>
        <w:tc>
          <w:tcPr>
            <w:tcW w:w="2906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28A28E8" w14:textId="77777777" w:rsidR="00F3299F" w:rsidRPr="00A06140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W00-W19</w:t>
            </w:r>
          </w:p>
        </w:tc>
      </w:tr>
      <w:tr w:rsidR="00F3299F" w:rsidRPr="00A06140" w14:paraId="31A9345B" w14:textId="77777777" w:rsidTr="00F3299F">
        <w:trPr>
          <w:trHeight w:val="851"/>
        </w:trPr>
        <w:tc>
          <w:tcPr>
            <w:tcW w:w="2547" w:type="dxa"/>
            <w:vMerge/>
            <w:tcBorders>
              <w:lef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63A3DBF" w14:textId="77777777" w:rsidR="00F3299F" w:rsidRPr="00A06140" w:rsidRDefault="00F3299F" w:rsidP="00F3299F">
            <w:pPr>
              <w:rPr>
                <w:color w:val="000000"/>
                <w:lang w:val="en-GB"/>
              </w:rPr>
            </w:pPr>
          </w:p>
        </w:tc>
        <w:tc>
          <w:tcPr>
            <w:tcW w:w="241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35FB316" w14:textId="143DF1F6" w:rsidR="00F3299F" w:rsidRPr="00A06140" w:rsidRDefault="00F3299F" w:rsidP="00F3299F">
            <w:pPr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Drowning</w:t>
            </w:r>
            <w:r w:rsidR="001720A9" w:rsidRPr="00A06140">
              <w:rPr>
                <w:color w:val="000000"/>
                <w:lang w:val="en-GB"/>
              </w:rPr>
              <w:t>s</w:t>
            </w:r>
          </w:p>
        </w:tc>
        <w:tc>
          <w:tcPr>
            <w:tcW w:w="2905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noWrap/>
            <w:vAlign w:val="center"/>
            <w:hideMark/>
          </w:tcPr>
          <w:p w14:paraId="49661FA5" w14:textId="77777777" w:rsidR="00F3299F" w:rsidRPr="00A06140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E910</w:t>
            </w:r>
          </w:p>
        </w:tc>
        <w:tc>
          <w:tcPr>
            <w:tcW w:w="2906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DD8CFCF" w14:textId="77777777" w:rsidR="00F3299F" w:rsidRPr="00A06140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W65-W74</w:t>
            </w:r>
          </w:p>
        </w:tc>
      </w:tr>
      <w:tr w:rsidR="00F3299F" w:rsidRPr="00A06140" w14:paraId="36B5F4DF" w14:textId="77777777" w:rsidTr="00F3299F">
        <w:trPr>
          <w:trHeight w:val="851"/>
        </w:trPr>
        <w:tc>
          <w:tcPr>
            <w:tcW w:w="2547" w:type="dxa"/>
            <w:vMerge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noWrap/>
            <w:vAlign w:val="center"/>
          </w:tcPr>
          <w:p w14:paraId="434A6026" w14:textId="77777777" w:rsidR="00F3299F" w:rsidRPr="00A06140" w:rsidRDefault="00F3299F" w:rsidP="00F3299F">
            <w:pPr>
              <w:rPr>
                <w:color w:val="000000"/>
                <w:lang w:val="en-GB"/>
              </w:rPr>
            </w:pPr>
          </w:p>
        </w:tc>
        <w:tc>
          <w:tcPr>
            <w:tcW w:w="2410" w:type="dxa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17576A86" w14:textId="77777777" w:rsidR="00F3299F" w:rsidRPr="00A06140" w:rsidRDefault="00F3299F" w:rsidP="00F3299F">
            <w:pPr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Other unintentional</w:t>
            </w:r>
          </w:p>
          <w:p w14:paraId="0F9E4C8E" w14:textId="77777777" w:rsidR="00F3299F" w:rsidRPr="00A06140" w:rsidRDefault="00F3299F" w:rsidP="00F3299F">
            <w:pPr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(not analysed)</w:t>
            </w:r>
          </w:p>
        </w:tc>
        <w:tc>
          <w:tcPr>
            <w:tcW w:w="2905" w:type="dxa"/>
            <w:tcBorders>
              <w:top w:val="single" w:sz="6" w:space="0" w:color="auto"/>
              <w:bottom w:val="single" w:sz="12" w:space="0" w:color="auto"/>
            </w:tcBorders>
            <w:shd w:val="clear" w:color="auto" w:fill="auto"/>
            <w:noWrap/>
            <w:vAlign w:val="center"/>
          </w:tcPr>
          <w:p w14:paraId="46EBAE11" w14:textId="77777777" w:rsidR="00F3299F" w:rsidRPr="00A06140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E850-E869, E890-E909, E911-E928</w:t>
            </w:r>
          </w:p>
        </w:tc>
        <w:tc>
          <w:tcPr>
            <w:tcW w:w="2906" w:type="dxa"/>
            <w:tcBorders>
              <w:top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5A818AC8" w14:textId="77777777" w:rsidR="00F3299F" w:rsidRPr="00A06140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W20-W64, W75-X59</w:t>
            </w:r>
          </w:p>
        </w:tc>
      </w:tr>
      <w:tr w:rsidR="00F3299F" w:rsidRPr="00A06140" w14:paraId="573AB4E4" w14:textId="77777777" w:rsidTr="00F3299F">
        <w:trPr>
          <w:trHeight w:val="851"/>
        </w:trPr>
        <w:tc>
          <w:tcPr>
            <w:tcW w:w="2547" w:type="dxa"/>
            <w:vMerge w:val="restart"/>
            <w:tcBorders>
              <w:top w:val="single" w:sz="6" w:space="0" w:color="auto"/>
              <w:lef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D7FDD29" w14:textId="77777777" w:rsidR="00F3299F" w:rsidRPr="00A06140" w:rsidRDefault="00F3299F" w:rsidP="00F3299F">
            <w:pPr>
              <w:rPr>
                <w:lang w:val="en-GB"/>
              </w:rPr>
            </w:pPr>
            <w:r w:rsidRPr="00A06140">
              <w:rPr>
                <w:color w:val="000000"/>
                <w:lang w:val="en-GB"/>
              </w:rPr>
              <w:t>Intentional</w:t>
            </w:r>
          </w:p>
        </w:tc>
        <w:tc>
          <w:tcPr>
            <w:tcW w:w="241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D54590B" w14:textId="77777777" w:rsidR="00F3299F" w:rsidRPr="00A06140" w:rsidRDefault="00F3299F" w:rsidP="00F3299F">
            <w:pPr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Suicide</w:t>
            </w:r>
          </w:p>
        </w:tc>
        <w:tc>
          <w:tcPr>
            <w:tcW w:w="2905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noWrap/>
            <w:vAlign w:val="center"/>
            <w:hideMark/>
          </w:tcPr>
          <w:p w14:paraId="17E8CB3F" w14:textId="77777777" w:rsidR="00F3299F" w:rsidRPr="00A06140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E950-E959</w:t>
            </w:r>
          </w:p>
        </w:tc>
        <w:tc>
          <w:tcPr>
            <w:tcW w:w="2906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8C9F7F7" w14:textId="77777777" w:rsidR="00F3299F" w:rsidRPr="00A06140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X60-X84</w:t>
            </w:r>
          </w:p>
        </w:tc>
      </w:tr>
      <w:tr w:rsidR="00F3299F" w:rsidRPr="00A06140" w14:paraId="5653AF19" w14:textId="77777777" w:rsidTr="00F3299F">
        <w:trPr>
          <w:trHeight w:val="993"/>
        </w:trPr>
        <w:tc>
          <w:tcPr>
            <w:tcW w:w="2547" w:type="dxa"/>
            <w:vMerge/>
            <w:tcBorders>
              <w:lef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23A79D4" w14:textId="77777777" w:rsidR="00F3299F" w:rsidRPr="00A06140" w:rsidRDefault="00F3299F" w:rsidP="00F3299F">
            <w:pPr>
              <w:rPr>
                <w:color w:val="000000"/>
                <w:lang w:val="en-GB"/>
              </w:rPr>
            </w:pPr>
          </w:p>
        </w:tc>
        <w:tc>
          <w:tcPr>
            <w:tcW w:w="2410" w:type="dxa"/>
            <w:tcBorders>
              <w:top w:val="single" w:sz="6" w:space="0" w:color="auto"/>
            </w:tcBorders>
            <w:vAlign w:val="center"/>
          </w:tcPr>
          <w:p w14:paraId="18607C2E" w14:textId="77777777" w:rsidR="00F3299F" w:rsidRPr="00A06140" w:rsidRDefault="00F3299F" w:rsidP="00F3299F">
            <w:pPr>
              <w:rPr>
                <w:color w:val="000000"/>
                <w:highlight w:val="yellow"/>
                <w:lang w:val="en-GB"/>
              </w:rPr>
            </w:pPr>
            <w:r w:rsidRPr="00A06140">
              <w:rPr>
                <w:color w:val="000000"/>
                <w:lang w:val="en-GB"/>
              </w:rPr>
              <w:t>Assault</w:t>
            </w:r>
          </w:p>
        </w:tc>
        <w:tc>
          <w:tcPr>
            <w:tcW w:w="2905" w:type="dxa"/>
            <w:tcBorders>
              <w:top w:val="single" w:sz="6" w:space="0" w:color="auto"/>
            </w:tcBorders>
            <w:shd w:val="clear" w:color="auto" w:fill="auto"/>
            <w:noWrap/>
            <w:vAlign w:val="center"/>
            <w:hideMark/>
          </w:tcPr>
          <w:p w14:paraId="4888B319" w14:textId="77777777" w:rsidR="00F3299F" w:rsidRPr="00A06140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E960-E969</w:t>
            </w:r>
          </w:p>
        </w:tc>
        <w:tc>
          <w:tcPr>
            <w:tcW w:w="2906" w:type="dxa"/>
            <w:tcBorders>
              <w:top w:val="single" w:sz="6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3F4BB460" w14:textId="77777777" w:rsidR="00F3299F" w:rsidRPr="00A06140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X85-Y09</w:t>
            </w:r>
          </w:p>
        </w:tc>
      </w:tr>
      <w:tr w:rsidR="00F3299F" w:rsidRPr="00A06140" w14:paraId="32E25076" w14:textId="77777777" w:rsidTr="00F3299F">
        <w:trPr>
          <w:trHeight w:val="851"/>
        </w:trPr>
        <w:tc>
          <w:tcPr>
            <w:tcW w:w="495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noWrap/>
            <w:vAlign w:val="center"/>
          </w:tcPr>
          <w:p w14:paraId="63714552" w14:textId="77777777" w:rsidR="00F3299F" w:rsidRPr="00A06140" w:rsidRDefault="00F3299F" w:rsidP="00F3299F">
            <w:pPr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Intention undetermined</w:t>
            </w:r>
          </w:p>
          <w:p w14:paraId="0B7D4291" w14:textId="77777777" w:rsidR="00F3299F" w:rsidRPr="00A06140" w:rsidRDefault="00F3299F" w:rsidP="00F3299F">
            <w:pPr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(not analysed)</w:t>
            </w:r>
          </w:p>
        </w:tc>
        <w:tc>
          <w:tcPr>
            <w:tcW w:w="290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noWrap/>
            <w:vAlign w:val="center"/>
          </w:tcPr>
          <w:p w14:paraId="5F6F7E1B" w14:textId="77777777" w:rsidR="00F3299F" w:rsidRPr="00A06140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E980-E989</w:t>
            </w:r>
          </w:p>
        </w:tc>
        <w:tc>
          <w:tcPr>
            <w:tcW w:w="290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5345ABF2" w14:textId="77777777" w:rsidR="00F3299F" w:rsidRPr="00A06140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Y10-Y34</w:t>
            </w:r>
          </w:p>
        </w:tc>
      </w:tr>
      <w:tr w:rsidR="00F3299F" w:rsidRPr="00A06140" w14:paraId="4AA8AC13" w14:textId="77777777" w:rsidTr="00F3299F">
        <w:trPr>
          <w:trHeight w:val="851"/>
        </w:trPr>
        <w:tc>
          <w:tcPr>
            <w:tcW w:w="495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noWrap/>
            <w:vAlign w:val="center"/>
          </w:tcPr>
          <w:p w14:paraId="2F3587C6" w14:textId="77777777" w:rsidR="00F3299F" w:rsidRPr="00A06140" w:rsidRDefault="00F3299F" w:rsidP="00F3299F">
            <w:pPr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Legal intervention and operations of war</w:t>
            </w:r>
          </w:p>
          <w:p w14:paraId="33A686A8" w14:textId="77777777" w:rsidR="00F3299F" w:rsidRPr="00A06140" w:rsidRDefault="00F3299F" w:rsidP="00F3299F">
            <w:pPr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(not analysed)</w:t>
            </w:r>
          </w:p>
        </w:tc>
        <w:tc>
          <w:tcPr>
            <w:tcW w:w="290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noWrap/>
            <w:vAlign w:val="center"/>
          </w:tcPr>
          <w:p w14:paraId="168898B3" w14:textId="77777777" w:rsidR="00F3299F" w:rsidRPr="00A06140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E970-E979, E990-E999</w:t>
            </w:r>
          </w:p>
        </w:tc>
        <w:tc>
          <w:tcPr>
            <w:tcW w:w="290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1156D150" w14:textId="77777777" w:rsidR="00F3299F" w:rsidRPr="00A06140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Y35-Y36</w:t>
            </w:r>
          </w:p>
        </w:tc>
      </w:tr>
      <w:tr w:rsidR="00F3299F" w:rsidRPr="00A06140" w14:paraId="4A71D99D" w14:textId="77777777" w:rsidTr="00F3299F">
        <w:trPr>
          <w:trHeight w:val="851"/>
        </w:trPr>
        <w:tc>
          <w:tcPr>
            <w:tcW w:w="495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noWrap/>
            <w:vAlign w:val="center"/>
          </w:tcPr>
          <w:p w14:paraId="43DE2FB7" w14:textId="77777777" w:rsidR="00F3299F" w:rsidRPr="00A06140" w:rsidRDefault="00F3299F" w:rsidP="00F3299F">
            <w:pPr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Complications of medical and surgical care</w:t>
            </w:r>
          </w:p>
          <w:p w14:paraId="3DD95F04" w14:textId="77777777" w:rsidR="00F3299F" w:rsidRPr="00A06140" w:rsidRDefault="00F3299F" w:rsidP="00F3299F">
            <w:pPr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(not analysed)</w:t>
            </w:r>
          </w:p>
        </w:tc>
        <w:tc>
          <w:tcPr>
            <w:tcW w:w="290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noWrap/>
            <w:vAlign w:val="center"/>
          </w:tcPr>
          <w:p w14:paraId="571EE6A2" w14:textId="77777777" w:rsidR="00F3299F" w:rsidRPr="00A06140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E870-E879, E930-E949</w:t>
            </w:r>
          </w:p>
        </w:tc>
        <w:tc>
          <w:tcPr>
            <w:tcW w:w="290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5782A7F2" w14:textId="77777777" w:rsidR="00F3299F" w:rsidRPr="00A06140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Y40-Y84</w:t>
            </w:r>
          </w:p>
        </w:tc>
      </w:tr>
      <w:tr w:rsidR="00F3299F" w:rsidRPr="00A06140" w14:paraId="6E2F59A1" w14:textId="77777777" w:rsidTr="00F3299F">
        <w:trPr>
          <w:trHeight w:val="851"/>
        </w:trPr>
        <w:tc>
          <w:tcPr>
            <w:tcW w:w="495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noWrap/>
            <w:vAlign w:val="center"/>
          </w:tcPr>
          <w:p w14:paraId="0CB628B1" w14:textId="77777777" w:rsidR="00F3299F" w:rsidRPr="00A06140" w:rsidRDefault="00F3299F" w:rsidP="00F3299F">
            <w:pPr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Sequelae of external causes</w:t>
            </w:r>
          </w:p>
          <w:p w14:paraId="4343BACF" w14:textId="77777777" w:rsidR="00F3299F" w:rsidRPr="00A06140" w:rsidRDefault="00F3299F" w:rsidP="00F3299F">
            <w:pPr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(not analysed)</w:t>
            </w:r>
          </w:p>
        </w:tc>
        <w:tc>
          <w:tcPr>
            <w:tcW w:w="290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noWrap/>
            <w:vAlign w:val="center"/>
          </w:tcPr>
          <w:p w14:paraId="18626CFF" w14:textId="77777777" w:rsidR="00F3299F" w:rsidRPr="00A06140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E929</w:t>
            </w:r>
          </w:p>
        </w:tc>
        <w:tc>
          <w:tcPr>
            <w:tcW w:w="290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12FC254B" w14:textId="77777777" w:rsidR="00F3299F" w:rsidRPr="00A06140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Y85-Y89</w:t>
            </w:r>
          </w:p>
        </w:tc>
      </w:tr>
    </w:tbl>
    <w:p w14:paraId="73BD39A5" w14:textId="119F87E2" w:rsidR="00F3299F" w:rsidRPr="00A06140" w:rsidRDefault="00F3299F" w:rsidP="00C10F29">
      <w:pPr>
        <w:suppressLineNumbers/>
        <w:spacing w:after="160" w:line="259" w:lineRule="auto"/>
        <w:rPr>
          <w:b/>
          <w:bCs/>
          <w:kern w:val="32"/>
          <w:szCs w:val="24"/>
          <w:lang w:val="en-GB"/>
        </w:rPr>
      </w:pPr>
      <w:r w:rsidRPr="00A06140">
        <w:rPr>
          <w:lang w:val="en-GB"/>
        </w:rPr>
        <w:br w:type="page"/>
      </w:r>
    </w:p>
    <w:p w14:paraId="409CE698" w14:textId="1122AA13" w:rsidR="00800032" w:rsidRPr="00A06140" w:rsidRDefault="00855B52">
      <w:pPr>
        <w:spacing w:after="160" w:line="259" w:lineRule="auto"/>
        <w:rPr>
          <w:lang w:val="en-GB"/>
        </w:rPr>
      </w:pPr>
      <w:r>
        <w:rPr>
          <w:b/>
          <w:lang w:val="en-GB"/>
        </w:rPr>
        <w:lastRenderedPageBreak/>
        <w:t>Supplementary</w:t>
      </w:r>
      <w:r w:rsidR="003B7C71" w:rsidRPr="00A06140">
        <w:rPr>
          <w:b/>
          <w:lang w:val="en-GB"/>
        </w:rPr>
        <w:t xml:space="preserve"> </w:t>
      </w:r>
      <w:r w:rsidR="00BE5967" w:rsidRPr="00A06140">
        <w:rPr>
          <w:b/>
          <w:lang w:val="en-GB"/>
        </w:rPr>
        <w:t xml:space="preserve">Table 2. </w:t>
      </w:r>
      <w:r w:rsidR="007652CC" w:rsidRPr="00A06140">
        <w:rPr>
          <w:lang w:val="en-GB"/>
        </w:rPr>
        <w:t xml:space="preserve">Number of </w:t>
      </w:r>
      <w:r w:rsidR="00880B6F" w:rsidRPr="00A06140">
        <w:rPr>
          <w:lang w:val="en-GB"/>
        </w:rPr>
        <w:t>deaths</w:t>
      </w:r>
      <w:r w:rsidR="00E96C50" w:rsidRPr="00A06140">
        <w:rPr>
          <w:lang w:val="en-GB"/>
        </w:rPr>
        <w:t xml:space="preserve"> </w:t>
      </w:r>
      <w:r w:rsidR="00880B6F" w:rsidRPr="00A06140">
        <w:rPr>
          <w:lang w:val="en-GB"/>
        </w:rPr>
        <w:t>and population</w:t>
      </w:r>
      <w:r w:rsidR="00D75CAF" w:rsidRPr="00A06140">
        <w:rPr>
          <w:lang w:val="en-GB"/>
        </w:rPr>
        <w:t xml:space="preserve"> </w:t>
      </w:r>
      <w:r w:rsidR="007652CC" w:rsidRPr="00A06140">
        <w:rPr>
          <w:lang w:val="en-GB"/>
        </w:rPr>
        <w:t xml:space="preserve">over the </w:t>
      </w:r>
      <w:r w:rsidR="00D75CAF" w:rsidRPr="00A06140">
        <w:rPr>
          <w:lang w:val="en-GB"/>
        </w:rPr>
        <w:t>study period (1980-2017)</w:t>
      </w:r>
      <w:r w:rsidR="00880B6F" w:rsidRPr="00A06140">
        <w:rPr>
          <w:lang w:val="en-GB"/>
        </w:rPr>
        <w:t xml:space="preserve"> </w:t>
      </w:r>
      <w:r w:rsidR="00E96C50" w:rsidRPr="00A06140">
        <w:rPr>
          <w:lang w:val="en-GB"/>
        </w:rPr>
        <w:t xml:space="preserve">for </w:t>
      </w:r>
      <w:r w:rsidR="002234EC" w:rsidRPr="00A06140">
        <w:rPr>
          <w:lang w:val="en-GB"/>
        </w:rPr>
        <w:t>injuries</w:t>
      </w:r>
      <w:r w:rsidR="00FD3365" w:rsidRPr="00A06140">
        <w:rPr>
          <w:lang w:val="en-GB"/>
        </w:rPr>
        <w:t xml:space="preserve"> included</w:t>
      </w:r>
      <w:r w:rsidR="002234EC" w:rsidRPr="00A06140">
        <w:rPr>
          <w:lang w:val="en-GB"/>
        </w:rPr>
        <w:t xml:space="preserve"> in </w:t>
      </w:r>
      <w:r w:rsidR="00FD3365" w:rsidRPr="00A06140">
        <w:rPr>
          <w:lang w:val="en-GB"/>
        </w:rPr>
        <w:t xml:space="preserve">the </w:t>
      </w:r>
      <w:r w:rsidR="002234EC" w:rsidRPr="00A06140">
        <w:rPr>
          <w:lang w:val="en-GB"/>
        </w:rPr>
        <w:t>analys</w:t>
      </w:r>
      <w:r w:rsidR="00FD3365" w:rsidRPr="00A06140">
        <w:rPr>
          <w:lang w:val="en-GB"/>
        </w:rPr>
        <w:t>i</w:t>
      </w:r>
      <w:r w:rsidR="002234EC" w:rsidRPr="00A06140">
        <w:rPr>
          <w:lang w:val="en-GB"/>
        </w:rPr>
        <w:t>s</w:t>
      </w:r>
      <w:r w:rsidR="00800032" w:rsidRPr="00A06140">
        <w:rPr>
          <w:lang w:val="en-GB"/>
        </w:rPr>
        <w:t>.</w:t>
      </w:r>
    </w:p>
    <w:tbl>
      <w:tblPr>
        <w:tblStyle w:val="TableGrid"/>
        <w:tblW w:w="10040" w:type="dxa"/>
        <w:tblInd w:w="-509" w:type="dxa"/>
        <w:tblLayout w:type="fixed"/>
        <w:tblLook w:val="04A0" w:firstRow="1" w:lastRow="0" w:firstColumn="1" w:lastColumn="0" w:noHBand="0" w:noVBand="1"/>
      </w:tblPr>
      <w:tblGrid>
        <w:gridCol w:w="1012"/>
        <w:gridCol w:w="1012"/>
        <w:gridCol w:w="1336"/>
        <w:gridCol w:w="1336"/>
        <w:gridCol w:w="1336"/>
        <w:gridCol w:w="1336"/>
        <w:gridCol w:w="1336"/>
        <w:gridCol w:w="1336"/>
      </w:tblGrid>
      <w:tr w:rsidR="007D5D15" w:rsidRPr="00A06140" w14:paraId="4DA3B467" w14:textId="36D66DAD" w:rsidTr="001F30D9">
        <w:tc>
          <w:tcPr>
            <w:tcW w:w="1012" w:type="dxa"/>
            <w:vAlign w:val="center"/>
          </w:tcPr>
          <w:p w14:paraId="1AF1F16D" w14:textId="37FEF911" w:rsidR="003E4950" w:rsidRPr="00A06140" w:rsidRDefault="003E4950" w:rsidP="00165887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b/>
                <w:bCs/>
                <w:color w:val="000000"/>
                <w:sz w:val="20"/>
                <w:lang w:val="en-GB"/>
              </w:rPr>
              <w:t>Sex</w:t>
            </w:r>
          </w:p>
        </w:tc>
        <w:tc>
          <w:tcPr>
            <w:tcW w:w="1012" w:type="dxa"/>
            <w:vAlign w:val="center"/>
          </w:tcPr>
          <w:p w14:paraId="4EC79D31" w14:textId="4BD41BD0" w:rsidR="003E4950" w:rsidRPr="00A06140" w:rsidRDefault="003E4950" w:rsidP="00165887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b/>
                <w:bCs/>
                <w:color w:val="000000"/>
                <w:sz w:val="20"/>
                <w:lang w:val="en-GB"/>
              </w:rPr>
              <w:t>Age group (years)</w:t>
            </w:r>
          </w:p>
        </w:tc>
        <w:tc>
          <w:tcPr>
            <w:tcW w:w="1336" w:type="dxa"/>
          </w:tcPr>
          <w:p w14:paraId="5AE63C49" w14:textId="5423C2FA" w:rsidR="003E4950" w:rsidRPr="00A06140" w:rsidRDefault="003E4950" w:rsidP="00165887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b/>
                <w:bCs/>
                <w:color w:val="000000"/>
                <w:sz w:val="20"/>
                <w:lang w:val="en-GB"/>
              </w:rPr>
              <w:t>Transport</w:t>
            </w:r>
          </w:p>
        </w:tc>
        <w:tc>
          <w:tcPr>
            <w:tcW w:w="1336" w:type="dxa"/>
          </w:tcPr>
          <w:p w14:paraId="2645811F" w14:textId="29D17AF4" w:rsidR="003E4950" w:rsidRPr="00A06140" w:rsidRDefault="003E4950" w:rsidP="00165887">
            <w:pPr>
              <w:spacing w:after="160" w:line="259" w:lineRule="auto"/>
              <w:jc w:val="center"/>
              <w:rPr>
                <w:b/>
                <w:bCs/>
                <w:color w:val="000000"/>
                <w:sz w:val="20"/>
                <w:lang w:val="en-GB"/>
              </w:rPr>
            </w:pPr>
            <w:r w:rsidRPr="00A06140">
              <w:rPr>
                <w:b/>
                <w:bCs/>
                <w:color w:val="000000"/>
                <w:sz w:val="20"/>
                <w:lang w:val="en-GB"/>
              </w:rPr>
              <w:t>Falls</w:t>
            </w:r>
          </w:p>
        </w:tc>
        <w:tc>
          <w:tcPr>
            <w:tcW w:w="1336" w:type="dxa"/>
          </w:tcPr>
          <w:p w14:paraId="10D0C7B6" w14:textId="4EC720E8" w:rsidR="003E4950" w:rsidRPr="00A06140" w:rsidRDefault="003E4950" w:rsidP="00165887">
            <w:pPr>
              <w:spacing w:after="160" w:line="259" w:lineRule="auto"/>
              <w:jc w:val="center"/>
              <w:rPr>
                <w:b/>
                <w:bCs/>
                <w:color w:val="000000"/>
                <w:sz w:val="20"/>
                <w:lang w:val="en-GB"/>
              </w:rPr>
            </w:pPr>
            <w:r w:rsidRPr="00A06140">
              <w:rPr>
                <w:b/>
                <w:bCs/>
                <w:color w:val="000000"/>
                <w:sz w:val="20"/>
                <w:lang w:val="en-GB"/>
              </w:rPr>
              <w:t>Drowning</w:t>
            </w:r>
          </w:p>
        </w:tc>
        <w:tc>
          <w:tcPr>
            <w:tcW w:w="1336" w:type="dxa"/>
          </w:tcPr>
          <w:p w14:paraId="6FBE3A33" w14:textId="5A6C518C" w:rsidR="003E4950" w:rsidRPr="00A06140" w:rsidRDefault="003E4950" w:rsidP="00165887">
            <w:pPr>
              <w:spacing w:after="160" w:line="259" w:lineRule="auto"/>
              <w:jc w:val="center"/>
              <w:rPr>
                <w:b/>
                <w:bCs/>
                <w:color w:val="000000"/>
                <w:sz w:val="20"/>
                <w:lang w:val="en-GB"/>
              </w:rPr>
            </w:pPr>
            <w:r w:rsidRPr="00A06140">
              <w:rPr>
                <w:b/>
                <w:bCs/>
                <w:color w:val="000000"/>
                <w:sz w:val="20"/>
                <w:lang w:val="en-GB"/>
              </w:rPr>
              <w:t>Suicide</w:t>
            </w:r>
          </w:p>
        </w:tc>
        <w:tc>
          <w:tcPr>
            <w:tcW w:w="1336" w:type="dxa"/>
          </w:tcPr>
          <w:p w14:paraId="09D9A199" w14:textId="68457837" w:rsidR="003E4950" w:rsidRPr="00A06140" w:rsidRDefault="003E4950" w:rsidP="00165887">
            <w:pPr>
              <w:spacing w:after="160" w:line="259" w:lineRule="auto"/>
              <w:jc w:val="center"/>
              <w:rPr>
                <w:b/>
                <w:bCs/>
                <w:color w:val="000000"/>
                <w:sz w:val="20"/>
                <w:lang w:val="en-GB"/>
              </w:rPr>
            </w:pPr>
            <w:r w:rsidRPr="00A06140">
              <w:rPr>
                <w:b/>
                <w:bCs/>
                <w:color w:val="000000"/>
                <w:sz w:val="20"/>
                <w:lang w:val="en-GB"/>
              </w:rPr>
              <w:t>Assault</w:t>
            </w:r>
          </w:p>
        </w:tc>
        <w:tc>
          <w:tcPr>
            <w:tcW w:w="1336" w:type="dxa"/>
          </w:tcPr>
          <w:p w14:paraId="5B3A46A9" w14:textId="18F5753B" w:rsidR="003E4950" w:rsidRPr="00A06140" w:rsidRDefault="003E4950" w:rsidP="003E4950">
            <w:pPr>
              <w:spacing w:after="160" w:line="259" w:lineRule="auto"/>
              <w:jc w:val="center"/>
              <w:rPr>
                <w:b/>
                <w:bCs/>
                <w:color w:val="000000"/>
                <w:sz w:val="20"/>
                <w:lang w:val="en-GB"/>
              </w:rPr>
            </w:pPr>
            <w:r w:rsidRPr="00A06140">
              <w:rPr>
                <w:b/>
                <w:bCs/>
                <w:color w:val="000000"/>
                <w:sz w:val="20"/>
                <w:lang w:val="en-GB"/>
              </w:rPr>
              <w:t>Populat</w:t>
            </w:r>
            <w:r w:rsidR="007D5D15" w:rsidRPr="00A06140">
              <w:rPr>
                <w:b/>
                <w:bCs/>
                <w:color w:val="000000"/>
                <w:sz w:val="20"/>
                <w:lang w:val="en-GB"/>
              </w:rPr>
              <w:t>io</w:t>
            </w:r>
            <w:r w:rsidRPr="00A06140">
              <w:rPr>
                <w:b/>
                <w:bCs/>
                <w:color w:val="000000"/>
                <w:sz w:val="20"/>
                <w:lang w:val="en-GB"/>
              </w:rPr>
              <w:t>n</w:t>
            </w:r>
            <w:r w:rsidR="007813FE" w:rsidRPr="00A06140">
              <w:rPr>
                <w:b/>
                <w:bCs/>
                <w:color w:val="000000"/>
                <w:sz w:val="20"/>
                <w:lang w:val="en-GB"/>
              </w:rPr>
              <w:t xml:space="preserve"> </w:t>
            </w:r>
            <w:r w:rsidR="00213719" w:rsidRPr="00A06140">
              <w:rPr>
                <w:b/>
                <w:bCs/>
                <w:color w:val="000000"/>
                <w:sz w:val="20"/>
                <w:lang w:val="en-GB"/>
              </w:rPr>
              <w:t>(millions)</w:t>
            </w:r>
          </w:p>
        </w:tc>
      </w:tr>
      <w:tr w:rsidR="00F12C99" w:rsidRPr="00A06140" w14:paraId="4FD26EC6" w14:textId="65B59FCD" w:rsidTr="001F30D9">
        <w:tc>
          <w:tcPr>
            <w:tcW w:w="1012" w:type="dxa"/>
            <w:vMerge w:val="restart"/>
            <w:vAlign w:val="center"/>
          </w:tcPr>
          <w:p w14:paraId="1C4CC53D" w14:textId="489DC87D" w:rsidR="00F12C99" w:rsidRPr="00A06140" w:rsidRDefault="00F12C99" w:rsidP="00F12C99">
            <w:pPr>
              <w:spacing w:after="160" w:line="259" w:lineRule="auto"/>
              <w:rPr>
                <w:sz w:val="20"/>
                <w:lang w:val="en-GB"/>
              </w:rPr>
            </w:pPr>
            <w:r w:rsidRPr="00A06140">
              <w:rPr>
                <w:sz w:val="20"/>
                <w:lang w:val="en-GB"/>
              </w:rPr>
              <w:t>Male</w:t>
            </w:r>
          </w:p>
        </w:tc>
        <w:tc>
          <w:tcPr>
            <w:tcW w:w="1012" w:type="dxa"/>
          </w:tcPr>
          <w:p w14:paraId="48376544" w14:textId="1EE9FE98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sz w:val="20"/>
                <w:lang w:val="en-GB"/>
              </w:rPr>
              <w:t>0-4</w:t>
            </w:r>
          </w:p>
        </w:tc>
        <w:tc>
          <w:tcPr>
            <w:tcW w:w="1336" w:type="dxa"/>
          </w:tcPr>
          <w:p w14:paraId="1034ACB6" w14:textId="011F7167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19,263</w:t>
            </w:r>
          </w:p>
        </w:tc>
        <w:tc>
          <w:tcPr>
            <w:tcW w:w="1336" w:type="dxa"/>
          </w:tcPr>
          <w:p w14:paraId="22A83F0E" w14:textId="59B57792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1,828</w:t>
            </w:r>
          </w:p>
        </w:tc>
        <w:tc>
          <w:tcPr>
            <w:tcW w:w="1336" w:type="dxa"/>
          </w:tcPr>
          <w:p w14:paraId="39AF7349" w14:textId="4CF14E33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14,110</w:t>
            </w:r>
          </w:p>
        </w:tc>
        <w:tc>
          <w:tcPr>
            <w:tcW w:w="1336" w:type="dxa"/>
          </w:tcPr>
          <w:p w14:paraId="73CC6582" w14:textId="68C9B380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0</w:t>
            </w:r>
          </w:p>
        </w:tc>
        <w:tc>
          <w:tcPr>
            <w:tcW w:w="1336" w:type="dxa"/>
          </w:tcPr>
          <w:p w14:paraId="4621C873" w14:textId="3B7B9802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14,137</w:t>
            </w:r>
          </w:p>
        </w:tc>
        <w:tc>
          <w:tcPr>
            <w:tcW w:w="1336" w:type="dxa"/>
          </w:tcPr>
          <w:p w14:paraId="03C07695" w14:textId="3C0200D8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379</w:t>
            </w:r>
            <w:r w:rsidR="00424B22" w:rsidRPr="00A06140">
              <w:rPr>
                <w:color w:val="000000"/>
                <w:sz w:val="20"/>
                <w:lang w:val="en-GB"/>
              </w:rPr>
              <w:t>.</w:t>
            </w:r>
            <w:r w:rsidRPr="00A06140">
              <w:rPr>
                <w:color w:val="000000"/>
                <w:sz w:val="20"/>
                <w:lang w:val="en-GB"/>
              </w:rPr>
              <w:t>6</w:t>
            </w:r>
          </w:p>
        </w:tc>
      </w:tr>
      <w:tr w:rsidR="00F12C99" w:rsidRPr="00A06140" w14:paraId="5C49E936" w14:textId="0991F651" w:rsidTr="001F30D9">
        <w:tc>
          <w:tcPr>
            <w:tcW w:w="1012" w:type="dxa"/>
            <w:vMerge/>
          </w:tcPr>
          <w:p w14:paraId="56F085A8" w14:textId="77777777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</w:p>
        </w:tc>
        <w:tc>
          <w:tcPr>
            <w:tcW w:w="1012" w:type="dxa"/>
          </w:tcPr>
          <w:p w14:paraId="6444752A" w14:textId="75DFF691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sz w:val="20"/>
                <w:lang w:val="en-GB"/>
              </w:rPr>
              <w:t>5-14</w:t>
            </w:r>
          </w:p>
        </w:tc>
        <w:tc>
          <w:tcPr>
            <w:tcW w:w="1336" w:type="dxa"/>
          </w:tcPr>
          <w:p w14:paraId="314FC51E" w14:textId="18F449C4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42,669</w:t>
            </w:r>
          </w:p>
        </w:tc>
        <w:tc>
          <w:tcPr>
            <w:tcW w:w="1336" w:type="dxa"/>
          </w:tcPr>
          <w:p w14:paraId="1080AC50" w14:textId="21B8FB93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1,324</w:t>
            </w:r>
          </w:p>
        </w:tc>
        <w:tc>
          <w:tcPr>
            <w:tcW w:w="1336" w:type="dxa"/>
          </w:tcPr>
          <w:p w14:paraId="18C55AB8" w14:textId="6051CDB2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11,158</w:t>
            </w:r>
          </w:p>
        </w:tc>
        <w:tc>
          <w:tcPr>
            <w:tcW w:w="1336" w:type="dxa"/>
          </w:tcPr>
          <w:p w14:paraId="76633C41" w14:textId="2E6DB9D8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7,748</w:t>
            </w:r>
          </w:p>
        </w:tc>
        <w:tc>
          <w:tcPr>
            <w:tcW w:w="1336" w:type="dxa"/>
          </w:tcPr>
          <w:p w14:paraId="27918EB9" w14:textId="0F8348D7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8,974</w:t>
            </w:r>
          </w:p>
        </w:tc>
        <w:tc>
          <w:tcPr>
            <w:tcW w:w="1336" w:type="dxa"/>
          </w:tcPr>
          <w:p w14:paraId="3FA34024" w14:textId="40FBCD7E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759</w:t>
            </w:r>
            <w:r w:rsidR="00424B22" w:rsidRPr="00A06140">
              <w:rPr>
                <w:color w:val="000000"/>
                <w:sz w:val="20"/>
                <w:lang w:val="en-GB"/>
              </w:rPr>
              <w:t>.</w:t>
            </w:r>
            <w:r w:rsidRPr="00A06140">
              <w:rPr>
                <w:color w:val="000000"/>
                <w:sz w:val="20"/>
                <w:lang w:val="en-GB"/>
              </w:rPr>
              <w:t>5</w:t>
            </w:r>
          </w:p>
        </w:tc>
      </w:tr>
      <w:tr w:rsidR="00F12C99" w:rsidRPr="00A06140" w14:paraId="5571497D" w14:textId="74E08030" w:rsidTr="001F30D9">
        <w:tc>
          <w:tcPr>
            <w:tcW w:w="1012" w:type="dxa"/>
            <w:vMerge/>
          </w:tcPr>
          <w:p w14:paraId="1A84AA3D" w14:textId="77777777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</w:p>
        </w:tc>
        <w:tc>
          <w:tcPr>
            <w:tcW w:w="1012" w:type="dxa"/>
          </w:tcPr>
          <w:p w14:paraId="6E83B608" w14:textId="4DEF5363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sz w:val="20"/>
                <w:lang w:val="en-GB"/>
              </w:rPr>
              <w:t>15-24</w:t>
            </w:r>
          </w:p>
        </w:tc>
        <w:tc>
          <w:tcPr>
            <w:tcW w:w="1336" w:type="dxa"/>
          </w:tcPr>
          <w:p w14:paraId="4DEB42DF" w14:textId="52A4FC29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316,862</w:t>
            </w:r>
          </w:p>
        </w:tc>
        <w:tc>
          <w:tcPr>
            <w:tcW w:w="1336" w:type="dxa"/>
          </w:tcPr>
          <w:p w14:paraId="67E2DD48" w14:textId="50980095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8,801</w:t>
            </w:r>
          </w:p>
        </w:tc>
        <w:tc>
          <w:tcPr>
            <w:tcW w:w="1336" w:type="dxa"/>
          </w:tcPr>
          <w:p w14:paraId="4224D533" w14:textId="3D4D1755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26,335</w:t>
            </w:r>
          </w:p>
        </w:tc>
        <w:tc>
          <w:tcPr>
            <w:tcW w:w="1336" w:type="dxa"/>
          </w:tcPr>
          <w:p w14:paraId="4DB008E0" w14:textId="427F6465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147,423</w:t>
            </w:r>
          </w:p>
        </w:tc>
        <w:tc>
          <w:tcPr>
            <w:tcW w:w="1336" w:type="dxa"/>
          </w:tcPr>
          <w:p w14:paraId="775AC76D" w14:textId="3A8E17DA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180,145</w:t>
            </w:r>
          </w:p>
        </w:tc>
        <w:tc>
          <w:tcPr>
            <w:tcW w:w="1336" w:type="dxa"/>
          </w:tcPr>
          <w:p w14:paraId="63A2ACD8" w14:textId="7C59345D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801</w:t>
            </w:r>
            <w:r w:rsidR="00424B22" w:rsidRPr="00A06140">
              <w:rPr>
                <w:color w:val="000000"/>
                <w:sz w:val="20"/>
                <w:lang w:val="en-GB"/>
              </w:rPr>
              <w:t>.</w:t>
            </w:r>
            <w:r w:rsidRPr="00A06140">
              <w:rPr>
                <w:color w:val="000000"/>
                <w:sz w:val="20"/>
                <w:lang w:val="en-GB"/>
              </w:rPr>
              <w:t>9</w:t>
            </w:r>
          </w:p>
        </w:tc>
      </w:tr>
      <w:tr w:rsidR="00F12C99" w:rsidRPr="00A06140" w14:paraId="578CAAF1" w14:textId="72CDBA99" w:rsidTr="001F30D9">
        <w:tc>
          <w:tcPr>
            <w:tcW w:w="1012" w:type="dxa"/>
            <w:vMerge/>
          </w:tcPr>
          <w:p w14:paraId="761D3080" w14:textId="77777777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</w:p>
        </w:tc>
        <w:tc>
          <w:tcPr>
            <w:tcW w:w="1012" w:type="dxa"/>
          </w:tcPr>
          <w:p w14:paraId="58DA9483" w14:textId="0B476330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sz w:val="20"/>
                <w:lang w:val="en-GB"/>
              </w:rPr>
              <w:t>25-24</w:t>
            </w:r>
          </w:p>
        </w:tc>
        <w:tc>
          <w:tcPr>
            <w:tcW w:w="1336" w:type="dxa"/>
          </w:tcPr>
          <w:p w14:paraId="548042BA" w14:textId="1E6A81AB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243,115</w:t>
            </w:r>
          </w:p>
        </w:tc>
        <w:tc>
          <w:tcPr>
            <w:tcW w:w="1336" w:type="dxa"/>
          </w:tcPr>
          <w:p w14:paraId="69ECDA25" w14:textId="725B2739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12,592</w:t>
            </w:r>
          </w:p>
        </w:tc>
        <w:tc>
          <w:tcPr>
            <w:tcW w:w="1336" w:type="dxa"/>
          </w:tcPr>
          <w:p w14:paraId="069274A7" w14:textId="5184E069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18,433</w:t>
            </w:r>
          </w:p>
        </w:tc>
        <w:tc>
          <w:tcPr>
            <w:tcW w:w="1336" w:type="dxa"/>
          </w:tcPr>
          <w:p w14:paraId="4E95B843" w14:textId="2C3B3C44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183,075</w:t>
            </w:r>
          </w:p>
        </w:tc>
        <w:tc>
          <w:tcPr>
            <w:tcW w:w="1336" w:type="dxa"/>
          </w:tcPr>
          <w:p w14:paraId="0191C205" w14:textId="7835E56D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168,401</w:t>
            </w:r>
          </w:p>
        </w:tc>
        <w:tc>
          <w:tcPr>
            <w:tcW w:w="1336" w:type="dxa"/>
          </w:tcPr>
          <w:p w14:paraId="597C8182" w14:textId="72F76913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806</w:t>
            </w:r>
            <w:r w:rsidR="00424B22" w:rsidRPr="00A06140">
              <w:rPr>
                <w:color w:val="000000"/>
                <w:sz w:val="20"/>
                <w:lang w:val="en-GB"/>
              </w:rPr>
              <w:t>.3</w:t>
            </w:r>
          </w:p>
        </w:tc>
      </w:tr>
      <w:tr w:rsidR="00F12C99" w:rsidRPr="00A06140" w14:paraId="4302F5B9" w14:textId="188130DF" w:rsidTr="001F30D9">
        <w:tc>
          <w:tcPr>
            <w:tcW w:w="1012" w:type="dxa"/>
            <w:vMerge/>
          </w:tcPr>
          <w:p w14:paraId="4A86C36E" w14:textId="77777777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</w:p>
        </w:tc>
        <w:tc>
          <w:tcPr>
            <w:tcW w:w="1012" w:type="dxa"/>
          </w:tcPr>
          <w:p w14:paraId="2F0431AC" w14:textId="1F232852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sz w:val="20"/>
                <w:lang w:val="en-GB"/>
              </w:rPr>
              <w:t>35-34</w:t>
            </w:r>
          </w:p>
        </w:tc>
        <w:tc>
          <w:tcPr>
            <w:tcW w:w="1336" w:type="dxa"/>
          </w:tcPr>
          <w:p w14:paraId="4EF25DBD" w14:textId="76FD4F9D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175,783</w:t>
            </w:r>
          </w:p>
        </w:tc>
        <w:tc>
          <w:tcPr>
            <w:tcW w:w="1336" w:type="dxa"/>
          </w:tcPr>
          <w:p w14:paraId="5F3F36AE" w14:textId="2DFCA068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17,389</w:t>
            </w:r>
          </w:p>
        </w:tc>
        <w:tc>
          <w:tcPr>
            <w:tcW w:w="1336" w:type="dxa"/>
          </w:tcPr>
          <w:p w14:paraId="66E43906" w14:textId="71A1EF63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13,617</w:t>
            </w:r>
          </w:p>
        </w:tc>
        <w:tc>
          <w:tcPr>
            <w:tcW w:w="1336" w:type="dxa"/>
          </w:tcPr>
          <w:p w14:paraId="5B2C5332" w14:textId="7783B618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175,251</w:t>
            </w:r>
          </w:p>
        </w:tc>
        <w:tc>
          <w:tcPr>
            <w:tcW w:w="1336" w:type="dxa"/>
          </w:tcPr>
          <w:p w14:paraId="035C2C10" w14:textId="46AF81A1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98,664</w:t>
            </w:r>
          </w:p>
        </w:tc>
        <w:tc>
          <w:tcPr>
            <w:tcW w:w="1336" w:type="dxa"/>
          </w:tcPr>
          <w:p w14:paraId="2F3C89EB" w14:textId="0B6D2B69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748</w:t>
            </w:r>
            <w:r w:rsidR="00BE4B86" w:rsidRPr="00A06140">
              <w:rPr>
                <w:color w:val="000000"/>
                <w:sz w:val="20"/>
                <w:lang w:val="en-GB"/>
              </w:rPr>
              <w:t>.8</w:t>
            </w:r>
          </w:p>
        </w:tc>
      </w:tr>
      <w:tr w:rsidR="00F12C99" w:rsidRPr="00A06140" w14:paraId="0A67C24F" w14:textId="4083CAF9" w:rsidTr="001F30D9">
        <w:tc>
          <w:tcPr>
            <w:tcW w:w="1012" w:type="dxa"/>
            <w:vMerge/>
          </w:tcPr>
          <w:p w14:paraId="6399A0C8" w14:textId="77777777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</w:p>
        </w:tc>
        <w:tc>
          <w:tcPr>
            <w:tcW w:w="1012" w:type="dxa"/>
          </w:tcPr>
          <w:p w14:paraId="17BA0C0C" w14:textId="5A01410F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sz w:val="20"/>
                <w:lang w:val="en-GB"/>
              </w:rPr>
              <w:t>45-44</w:t>
            </w:r>
          </w:p>
        </w:tc>
        <w:tc>
          <w:tcPr>
            <w:tcW w:w="1336" w:type="dxa"/>
          </w:tcPr>
          <w:p w14:paraId="576CF7B5" w14:textId="6EE439B6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144,482</w:t>
            </w:r>
          </w:p>
        </w:tc>
        <w:tc>
          <w:tcPr>
            <w:tcW w:w="1336" w:type="dxa"/>
          </w:tcPr>
          <w:p w14:paraId="00F0D495" w14:textId="4FA2826F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26,760</w:t>
            </w:r>
          </w:p>
        </w:tc>
        <w:tc>
          <w:tcPr>
            <w:tcW w:w="1336" w:type="dxa"/>
          </w:tcPr>
          <w:p w14:paraId="4B52EA23" w14:textId="6C69A199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10,941</w:t>
            </w:r>
          </w:p>
        </w:tc>
        <w:tc>
          <w:tcPr>
            <w:tcW w:w="1336" w:type="dxa"/>
          </w:tcPr>
          <w:p w14:paraId="32501E24" w14:textId="12EDBC2B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162,956</w:t>
            </w:r>
          </w:p>
        </w:tc>
        <w:tc>
          <w:tcPr>
            <w:tcW w:w="1336" w:type="dxa"/>
          </w:tcPr>
          <w:p w14:paraId="2F8F3BCA" w14:textId="560CE138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56,557</w:t>
            </w:r>
          </w:p>
        </w:tc>
        <w:tc>
          <w:tcPr>
            <w:tcW w:w="1336" w:type="dxa"/>
          </w:tcPr>
          <w:p w14:paraId="1B0E7AB1" w14:textId="566B250D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646</w:t>
            </w:r>
            <w:r w:rsidR="00BE4B86" w:rsidRPr="00A06140">
              <w:rPr>
                <w:color w:val="000000"/>
                <w:sz w:val="20"/>
                <w:lang w:val="en-GB"/>
              </w:rPr>
              <w:t>.</w:t>
            </w:r>
            <w:r w:rsidRPr="00A06140">
              <w:rPr>
                <w:color w:val="000000"/>
                <w:sz w:val="20"/>
                <w:lang w:val="en-GB"/>
              </w:rPr>
              <w:t>6</w:t>
            </w:r>
          </w:p>
        </w:tc>
      </w:tr>
      <w:tr w:rsidR="00F12C99" w:rsidRPr="00A06140" w14:paraId="34A1DB52" w14:textId="15858FAD" w:rsidTr="001F30D9">
        <w:tc>
          <w:tcPr>
            <w:tcW w:w="1012" w:type="dxa"/>
            <w:vMerge/>
          </w:tcPr>
          <w:p w14:paraId="49960539" w14:textId="77777777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</w:p>
        </w:tc>
        <w:tc>
          <w:tcPr>
            <w:tcW w:w="1012" w:type="dxa"/>
          </w:tcPr>
          <w:p w14:paraId="1B534236" w14:textId="67AF8B92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sz w:val="20"/>
                <w:lang w:val="en-GB"/>
              </w:rPr>
              <w:t>55-54</w:t>
            </w:r>
          </w:p>
        </w:tc>
        <w:tc>
          <w:tcPr>
            <w:tcW w:w="1336" w:type="dxa"/>
          </w:tcPr>
          <w:p w14:paraId="641FD7AC" w14:textId="4486E8BD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110,084</w:t>
            </w:r>
          </w:p>
        </w:tc>
        <w:tc>
          <w:tcPr>
            <w:tcW w:w="1336" w:type="dxa"/>
          </w:tcPr>
          <w:p w14:paraId="60178441" w14:textId="2872AF32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36,343</w:t>
            </w:r>
          </w:p>
        </w:tc>
        <w:tc>
          <w:tcPr>
            <w:tcW w:w="1336" w:type="dxa"/>
          </w:tcPr>
          <w:p w14:paraId="13D82BF7" w14:textId="024C309E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8,420</w:t>
            </w:r>
          </w:p>
        </w:tc>
        <w:tc>
          <w:tcPr>
            <w:tcW w:w="1336" w:type="dxa"/>
          </w:tcPr>
          <w:p w14:paraId="2C93F9C1" w14:textId="4558846E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126,006</w:t>
            </w:r>
          </w:p>
        </w:tc>
        <w:tc>
          <w:tcPr>
            <w:tcW w:w="1336" w:type="dxa"/>
          </w:tcPr>
          <w:p w14:paraId="7C246074" w14:textId="4728F21E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29,811</w:t>
            </w:r>
          </w:p>
        </w:tc>
        <w:tc>
          <w:tcPr>
            <w:tcW w:w="1336" w:type="dxa"/>
          </w:tcPr>
          <w:p w14:paraId="3FE59C3D" w14:textId="137B3C9A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50</w:t>
            </w:r>
            <w:r w:rsidR="00BD1F10" w:rsidRPr="00A06140">
              <w:rPr>
                <w:color w:val="000000"/>
                <w:sz w:val="20"/>
                <w:lang w:val="en-GB"/>
              </w:rPr>
              <w:t>8.0</w:t>
            </w:r>
          </w:p>
        </w:tc>
      </w:tr>
      <w:tr w:rsidR="00F12C99" w:rsidRPr="00A06140" w14:paraId="09DFBE69" w14:textId="66A7B96F" w:rsidTr="001F30D9">
        <w:tc>
          <w:tcPr>
            <w:tcW w:w="1012" w:type="dxa"/>
            <w:vMerge/>
          </w:tcPr>
          <w:p w14:paraId="47E4996F" w14:textId="77777777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</w:p>
        </w:tc>
        <w:tc>
          <w:tcPr>
            <w:tcW w:w="1012" w:type="dxa"/>
          </w:tcPr>
          <w:p w14:paraId="27DF07E0" w14:textId="78E2E888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sz w:val="20"/>
                <w:lang w:val="en-GB"/>
              </w:rPr>
              <w:t>65-74</w:t>
            </w:r>
          </w:p>
        </w:tc>
        <w:tc>
          <w:tcPr>
            <w:tcW w:w="1336" w:type="dxa"/>
          </w:tcPr>
          <w:p w14:paraId="323DD9F8" w14:textId="069B6A9D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78,582</w:t>
            </w:r>
          </w:p>
        </w:tc>
        <w:tc>
          <w:tcPr>
            <w:tcW w:w="1336" w:type="dxa"/>
          </w:tcPr>
          <w:p w14:paraId="1BB1145C" w14:textId="52B7E6F5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51,674</w:t>
            </w:r>
          </w:p>
        </w:tc>
        <w:tc>
          <w:tcPr>
            <w:tcW w:w="1336" w:type="dxa"/>
          </w:tcPr>
          <w:p w14:paraId="1EBB8172" w14:textId="3FF1C9D5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6,027</w:t>
            </w:r>
          </w:p>
        </w:tc>
        <w:tc>
          <w:tcPr>
            <w:tcW w:w="1336" w:type="dxa"/>
          </w:tcPr>
          <w:p w14:paraId="31ADFF2D" w14:textId="6FDD3C63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91,763</w:t>
            </w:r>
          </w:p>
        </w:tc>
        <w:tc>
          <w:tcPr>
            <w:tcW w:w="1336" w:type="dxa"/>
          </w:tcPr>
          <w:p w14:paraId="6D132536" w14:textId="08DD3B66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14,365</w:t>
            </w:r>
          </w:p>
        </w:tc>
        <w:tc>
          <w:tcPr>
            <w:tcW w:w="1336" w:type="dxa"/>
          </w:tcPr>
          <w:p w14:paraId="4B81B908" w14:textId="7CDB3A24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342</w:t>
            </w:r>
            <w:r w:rsidR="00BD1F10" w:rsidRPr="00A06140">
              <w:rPr>
                <w:color w:val="000000"/>
                <w:sz w:val="20"/>
                <w:lang w:val="en-GB"/>
              </w:rPr>
              <w:t>.9</w:t>
            </w:r>
          </w:p>
        </w:tc>
      </w:tr>
      <w:tr w:rsidR="00F12C99" w:rsidRPr="00A06140" w14:paraId="30119B3C" w14:textId="4AA43C5A" w:rsidTr="001F30D9">
        <w:tc>
          <w:tcPr>
            <w:tcW w:w="1012" w:type="dxa"/>
            <w:vMerge/>
          </w:tcPr>
          <w:p w14:paraId="1352C233" w14:textId="77777777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</w:p>
        </w:tc>
        <w:tc>
          <w:tcPr>
            <w:tcW w:w="1012" w:type="dxa"/>
          </w:tcPr>
          <w:p w14:paraId="68F0C962" w14:textId="6FEFC2AD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sz w:val="20"/>
                <w:lang w:val="en-GB"/>
              </w:rPr>
              <w:t>75-84</w:t>
            </w:r>
          </w:p>
        </w:tc>
        <w:tc>
          <w:tcPr>
            <w:tcW w:w="1336" w:type="dxa"/>
          </w:tcPr>
          <w:p w14:paraId="786AB0E8" w14:textId="1355B53F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62,262</w:t>
            </w:r>
          </w:p>
        </w:tc>
        <w:tc>
          <w:tcPr>
            <w:tcW w:w="1336" w:type="dxa"/>
          </w:tcPr>
          <w:p w14:paraId="4AA97635" w14:textId="74241E04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95,526</w:t>
            </w:r>
          </w:p>
        </w:tc>
        <w:tc>
          <w:tcPr>
            <w:tcW w:w="1336" w:type="dxa"/>
          </w:tcPr>
          <w:p w14:paraId="318D11D3" w14:textId="39D8D634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4,136</w:t>
            </w:r>
          </w:p>
        </w:tc>
        <w:tc>
          <w:tcPr>
            <w:tcW w:w="1336" w:type="dxa"/>
          </w:tcPr>
          <w:p w14:paraId="11B3B156" w14:textId="1562864C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70,682</w:t>
            </w:r>
          </w:p>
        </w:tc>
        <w:tc>
          <w:tcPr>
            <w:tcW w:w="1336" w:type="dxa"/>
          </w:tcPr>
          <w:p w14:paraId="7199347D" w14:textId="2A3C6B02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6,531</w:t>
            </w:r>
          </w:p>
        </w:tc>
        <w:tc>
          <w:tcPr>
            <w:tcW w:w="1336" w:type="dxa"/>
          </w:tcPr>
          <w:p w14:paraId="19AC175F" w14:textId="4F87D7C8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176</w:t>
            </w:r>
            <w:r w:rsidR="00BD1F10" w:rsidRPr="00A06140">
              <w:rPr>
                <w:color w:val="000000"/>
                <w:sz w:val="20"/>
                <w:lang w:val="en-GB"/>
              </w:rPr>
              <w:t>.4</w:t>
            </w:r>
          </w:p>
        </w:tc>
      </w:tr>
      <w:tr w:rsidR="00F12C99" w:rsidRPr="00A06140" w14:paraId="029D1CCE" w14:textId="7A0966B5" w:rsidTr="001F30D9">
        <w:tc>
          <w:tcPr>
            <w:tcW w:w="1012" w:type="dxa"/>
            <w:vMerge/>
          </w:tcPr>
          <w:p w14:paraId="38C3A8FD" w14:textId="77777777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</w:p>
        </w:tc>
        <w:tc>
          <w:tcPr>
            <w:tcW w:w="1012" w:type="dxa"/>
          </w:tcPr>
          <w:p w14:paraId="4536B712" w14:textId="4917360C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sz w:val="20"/>
                <w:lang w:val="en-GB"/>
              </w:rPr>
              <w:t>85+</w:t>
            </w:r>
          </w:p>
        </w:tc>
        <w:tc>
          <w:tcPr>
            <w:tcW w:w="1336" w:type="dxa"/>
          </w:tcPr>
          <w:p w14:paraId="5F19FA1D" w14:textId="5A16EBCE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23,756</w:t>
            </w:r>
          </w:p>
        </w:tc>
        <w:tc>
          <w:tcPr>
            <w:tcW w:w="1336" w:type="dxa"/>
          </w:tcPr>
          <w:p w14:paraId="4D088E19" w14:textId="28A07791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103,976</w:t>
            </w:r>
          </w:p>
        </w:tc>
        <w:tc>
          <w:tcPr>
            <w:tcW w:w="1336" w:type="dxa"/>
          </w:tcPr>
          <w:p w14:paraId="5066A472" w14:textId="4E9E5551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1,596</w:t>
            </w:r>
          </w:p>
        </w:tc>
        <w:tc>
          <w:tcPr>
            <w:tcW w:w="1336" w:type="dxa"/>
          </w:tcPr>
          <w:p w14:paraId="6074C4C1" w14:textId="7FC6CD79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25,633</w:t>
            </w:r>
          </w:p>
        </w:tc>
        <w:tc>
          <w:tcPr>
            <w:tcW w:w="1336" w:type="dxa"/>
          </w:tcPr>
          <w:p w14:paraId="423551B7" w14:textId="6AE1F2FB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1,861</w:t>
            </w:r>
          </w:p>
        </w:tc>
        <w:tc>
          <w:tcPr>
            <w:tcW w:w="1336" w:type="dxa"/>
          </w:tcPr>
          <w:p w14:paraId="55B62DBB" w14:textId="3C1B943B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49</w:t>
            </w:r>
            <w:r w:rsidR="00BD1F10" w:rsidRPr="00A06140">
              <w:rPr>
                <w:color w:val="000000"/>
                <w:sz w:val="20"/>
                <w:lang w:val="en-GB"/>
              </w:rPr>
              <w:t>.</w:t>
            </w:r>
            <w:r w:rsidRPr="00A06140">
              <w:rPr>
                <w:color w:val="000000"/>
                <w:sz w:val="20"/>
                <w:lang w:val="en-GB"/>
              </w:rPr>
              <w:t>9</w:t>
            </w:r>
          </w:p>
        </w:tc>
      </w:tr>
      <w:tr w:rsidR="00F12C99" w:rsidRPr="00A06140" w14:paraId="1E03A47F" w14:textId="49054210" w:rsidTr="001F30D9">
        <w:tc>
          <w:tcPr>
            <w:tcW w:w="1012" w:type="dxa"/>
            <w:vMerge w:val="restart"/>
            <w:vAlign w:val="center"/>
          </w:tcPr>
          <w:p w14:paraId="1F8C3BAA" w14:textId="39C1D642" w:rsidR="00F12C99" w:rsidRPr="00A06140" w:rsidRDefault="00F12C99" w:rsidP="00F12C99">
            <w:pPr>
              <w:spacing w:after="160" w:line="259" w:lineRule="auto"/>
              <w:rPr>
                <w:sz w:val="20"/>
                <w:lang w:val="en-GB"/>
              </w:rPr>
            </w:pPr>
            <w:r w:rsidRPr="00A06140">
              <w:rPr>
                <w:sz w:val="20"/>
                <w:lang w:val="en-GB"/>
              </w:rPr>
              <w:t>Female</w:t>
            </w:r>
          </w:p>
        </w:tc>
        <w:tc>
          <w:tcPr>
            <w:tcW w:w="1012" w:type="dxa"/>
          </w:tcPr>
          <w:p w14:paraId="61D9B1D0" w14:textId="4B826B2A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sz w:val="20"/>
                <w:lang w:val="en-GB"/>
              </w:rPr>
              <w:t>0-4</w:t>
            </w:r>
          </w:p>
        </w:tc>
        <w:tc>
          <w:tcPr>
            <w:tcW w:w="1336" w:type="dxa"/>
          </w:tcPr>
          <w:p w14:paraId="77875638" w14:textId="3C612756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15,366</w:t>
            </w:r>
          </w:p>
        </w:tc>
        <w:tc>
          <w:tcPr>
            <w:tcW w:w="1336" w:type="dxa"/>
          </w:tcPr>
          <w:p w14:paraId="24D66B19" w14:textId="2F17AFBF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1,040</w:t>
            </w:r>
          </w:p>
        </w:tc>
        <w:tc>
          <w:tcPr>
            <w:tcW w:w="1336" w:type="dxa"/>
          </w:tcPr>
          <w:p w14:paraId="2A09E710" w14:textId="2B3BE8C2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7,499</w:t>
            </w:r>
          </w:p>
        </w:tc>
        <w:tc>
          <w:tcPr>
            <w:tcW w:w="1336" w:type="dxa"/>
          </w:tcPr>
          <w:p w14:paraId="597691E1" w14:textId="2B33F3AE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0</w:t>
            </w:r>
          </w:p>
        </w:tc>
        <w:tc>
          <w:tcPr>
            <w:tcW w:w="1336" w:type="dxa"/>
          </w:tcPr>
          <w:p w14:paraId="37F0E32E" w14:textId="79337D6B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11,357</w:t>
            </w:r>
          </w:p>
        </w:tc>
        <w:tc>
          <w:tcPr>
            <w:tcW w:w="1336" w:type="dxa"/>
          </w:tcPr>
          <w:p w14:paraId="69C44590" w14:textId="6A1566B7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362</w:t>
            </w:r>
            <w:r w:rsidR="00BD1F10" w:rsidRPr="00A06140">
              <w:rPr>
                <w:color w:val="000000"/>
                <w:sz w:val="20"/>
                <w:lang w:val="en-GB"/>
              </w:rPr>
              <w:t>.7</w:t>
            </w:r>
          </w:p>
        </w:tc>
      </w:tr>
      <w:tr w:rsidR="00F12C99" w:rsidRPr="00A06140" w14:paraId="3C14E6EB" w14:textId="29AD98C7" w:rsidTr="001F30D9">
        <w:tc>
          <w:tcPr>
            <w:tcW w:w="1012" w:type="dxa"/>
            <w:vMerge/>
          </w:tcPr>
          <w:p w14:paraId="7ED486CA" w14:textId="77777777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</w:p>
        </w:tc>
        <w:tc>
          <w:tcPr>
            <w:tcW w:w="1012" w:type="dxa"/>
          </w:tcPr>
          <w:p w14:paraId="3A43E38D" w14:textId="6556181A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sz w:val="20"/>
                <w:lang w:val="en-GB"/>
              </w:rPr>
              <w:t>5-14</w:t>
            </w:r>
          </w:p>
        </w:tc>
        <w:tc>
          <w:tcPr>
            <w:tcW w:w="1336" w:type="dxa"/>
          </w:tcPr>
          <w:p w14:paraId="597D6EEA" w14:textId="762EDE7D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25,912</w:t>
            </w:r>
          </w:p>
        </w:tc>
        <w:tc>
          <w:tcPr>
            <w:tcW w:w="1336" w:type="dxa"/>
          </w:tcPr>
          <w:p w14:paraId="737CBD49" w14:textId="5340AD69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489</w:t>
            </w:r>
          </w:p>
        </w:tc>
        <w:tc>
          <w:tcPr>
            <w:tcW w:w="1336" w:type="dxa"/>
          </w:tcPr>
          <w:p w14:paraId="5B3EB2A7" w14:textId="345D1645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3,517</w:t>
            </w:r>
          </w:p>
        </w:tc>
        <w:tc>
          <w:tcPr>
            <w:tcW w:w="1336" w:type="dxa"/>
          </w:tcPr>
          <w:p w14:paraId="5D75E5E1" w14:textId="08C5A02F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2,971</w:t>
            </w:r>
          </w:p>
        </w:tc>
        <w:tc>
          <w:tcPr>
            <w:tcW w:w="1336" w:type="dxa"/>
          </w:tcPr>
          <w:p w14:paraId="012F88E8" w14:textId="475F63FD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5,894</w:t>
            </w:r>
          </w:p>
        </w:tc>
        <w:tc>
          <w:tcPr>
            <w:tcW w:w="1336" w:type="dxa"/>
          </w:tcPr>
          <w:p w14:paraId="03CAE09D" w14:textId="24C1D40E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725</w:t>
            </w:r>
            <w:r w:rsidR="00BD1F10" w:rsidRPr="00A06140">
              <w:rPr>
                <w:color w:val="000000"/>
                <w:sz w:val="20"/>
                <w:lang w:val="en-GB"/>
              </w:rPr>
              <w:t>.1</w:t>
            </w:r>
          </w:p>
        </w:tc>
      </w:tr>
      <w:tr w:rsidR="00F12C99" w:rsidRPr="00A06140" w14:paraId="45AB3CEB" w14:textId="1917A41B" w:rsidTr="001F30D9">
        <w:tc>
          <w:tcPr>
            <w:tcW w:w="1012" w:type="dxa"/>
            <w:vMerge/>
          </w:tcPr>
          <w:p w14:paraId="650795D5" w14:textId="77777777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</w:p>
        </w:tc>
        <w:tc>
          <w:tcPr>
            <w:tcW w:w="1012" w:type="dxa"/>
          </w:tcPr>
          <w:p w14:paraId="6F0C071C" w14:textId="32E7823A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sz w:val="20"/>
                <w:lang w:val="en-GB"/>
              </w:rPr>
              <w:t>15-24</w:t>
            </w:r>
          </w:p>
        </w:tc>
        <w:tc>
          <w:tcPr>
            <w:tcW w:w="1336" w:type="dxa"/>
          </w:tcPr>
          <w:p w14:paraId="3B79AB3E" w14:textId="7F1A4FDA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114,825</w:t>
            </w:r>
          </w:p>
        </w:tc>
        <w:tc>
          <w:tcPr>
            <w:tcW w:w="1336" w:type="dxa"/>
          </w:tcPr>
          <w:p w14:paraId="461135AE" w14:textId="3ABE0376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1,372</w:t>
            </w:r>
          </w:p>
        </w:tc>
        <w:tc>
          <w:tcPr>
            <w:tcW w:w="1336" w:type="dxa"/>
          </w:tcPr>
          <w:p w14:paraId="53D4A2BE" w14:textId="722C2CF4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2,773</w:t>
            </w:r>
          </w:p>
        </w:tc>
        <w:tc>
          <w:tcPr>
            <w:tcW w:w="1336" w:type="dxa"/>
          </w:tcPr>
          <w:p w14:paraId="2FAD85F8" w14:textId="209EDD0E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29,346</w:t>
            </w:r>
          </w:p>
        </w:tc>
        <w:tc>
          <w:tcPr>
            <w:tcW w:w="1336" w:type="dxa"/>
          </w:tcPr>
          <w:p w14:paraId="03FA1098" w14:textId="318BACF7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33,585</w:t>
            </w:r>
          </w:p>
        </w:tc>
        <w:tc>
          <w:tcPr>
            <w:tcW w:w="1336" w:type="dxa"/>
          </w:tcPr>
          <w:p w14:paraId="3AFF54B5" w14:textId="47A58622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768</w:t>
            </w:r>
            <w:r w:rsidR="00BD1F10" w:rsidRPr="00A06140">
              <w:rPr>
                <w:color w:val="000000"/>
                <w:sz w:val="20"/>
                <w:lang w:val="en-GB"/>
              </w:rPr>
              <w:t>.</w:t>
            </w:r>
            <w:r w:rsidRPr="00A06140">
              <w:rPr>
                <w:color w:val="000000"/>
                <w:sz w:val="20"/>
                <w:lang w:val="en-GB"/>
              </w:rPr>
              <w:t>3</w:t>
            </w:r>
          </w:p>
        </w:tc>
      </w:tr>
      <w:tr w:rsidR="00F12C99" w:rsidRPr="00A06140" w14:paraId="0573578D" w14:textId="706186BB" w:rsidTr="001F30D9">
        <w:tc>
          <w:tcPr>
            <w:tcW w:w="1012" w:type="dxa"/>
            <w:vMerge/>
          </w:tcPr>
          <w:p w14:paraId="01585EE5" w14:textId="77777777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</w:p>
        </w:tc>
        <w:tc>
          <w:tcPr>
            <w:tcW w:w="1012" w:type="dxa"/>
          </w:tcPr>
          <w:p w14:paraId="363D3B27" w14:textId="767BAA4F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sz w:val="20"/>
                <w:lang w:val="en-GB"/>
              </w:rPr>
              <w:t>25-24</w:t>
            </w:r>
          </w:p>
        </w:tc>
        <w:tc>
          <w:tcPr>
            <w:tcW w:w="1336" w:type="dxa"/>
          </w:tcPr>
          <w:p w14:paraId="66131757" w14:textId="2F765482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75,607</w:t>
            </w:r>
          </w:p>
        </w:tc>
        <w:tc>
          <w:tcPr>
            <w:tcW w:w="1336" w:type="dxa"/>
          </w:tcPr>
          <w:p w14:paraId="03438C0B" w14:textId="26978DE0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2,096</w:t>
            </w:r>
          </w:p>
        </w:tc>
        <w:tc>
          <w:tcPr>
            <w:tcW w:w="1336" w:type="dxa"/>
          </w:tcPr>
          <w:p w14:paraId="4648F333" w14:textId="23C58F51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2,756</w:t>
            </w:r>
          </w:p>
        </w:tc>
        <w:tc>
          <w:tcPr>
            <w:tcW w:w="1336" w:type="dxa"/>
          </w:tcPr>
          <w:p w14:paraId="29D55932" w14:textId="09931B7C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43,114</w:t>
            </w:r>
          </w:p>
        </w:tc>
        <w:tc>
          <w:tcPr>
            <w:tcW w:w="1336" w:type="dxa"/>
          </w:tcPr>
          <w:p w14:paraId="690C87BC" w14:textId="56774137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39,843</w:t>
            </w:r>
          </w:p>
        </w:tc>
        <w:tc>
          <w:tcPr>
            <w:tcW w:w="1336" w:type="dxa"/>
          </w:tcPr>
          <w:p w14:paraId="687AB21C" w14:textId="159A1F76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797</w:t>
            </w:r>
            <w:r w:rsidR="00BD1F10" w:rsidRPr="00A06140">
              <w:rPr>
                <w:color w:val="000000"/>
                <w:sz w:val="20"/>
                <w:lang w:val="en-GB"/>
              </w:rPr>
              <w:t>.5</w:t>
            </w:r>
          </w:p>
        </w:tc>
      </w:tr>
      <w:tr w:rsidR="00F12C99" w:rsidRPr="00A06140" w14:paraId="112CC400" w14:textId="460FD7E1" w:rsidTr="001F30D9">
        <w:tc>
          <w:tcPr>
            <w:tcW w:w="1012" w:type="dxa"/>
            <w:vMerge/>
          </w:tcPr>
          <w:p w14:paraId="5543FC61" w14:textId="77777777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</w:p>
        </w:tc>
        <w:tc>
          <w:tcPr>
            <w:tcW w:w="1012" w:type="dxa"/>
          </w:tcPr>
          <w:p w14:paraId="2C360A34" w14:textId="01417E3B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sz w:val="20"/>
                <w:lang w:val="en-GB"/>
              </w:rPr>
              <w:t>35-34</w:t>
            </w:r>
          </w:p>
        </w:tc>
        <w:tc>
          <w:tcPr>
            <w:tcW w:w="1336" w:type="dxa"/>
          </w:tcPr>
          <w:p w14:paraId="3032351F" w14:textId="6994D1DF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64,139</w:t>
            </w:r>
          </w:p>
        </w:tc>
        <w:tc>
          <w:tcPr>
            <w:tcW w:w="1336" w:type="dxa"/>
          </w:tcPr>
          <w:p w14:paraId="734F105C" w14:textId="1F2A9335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3,996</w:t>
            </w:r>
          </w:p>
        </w:tc>
        <w:tc>
          <w:tcPr>
            <w:tcW w:w="1336" w:type="dxa"/>
          </w:tcPr>
          <w:p w14:paraId="53F43890" w14:textId="6D17E7DF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2,757</w:t>
            </w:r>
          </w:p>
        </w:tc>
        <w:tc>
          <w:tcPr>
            <w:tcW w:w="1336" w:type="dxa"/>
          </w:tcPr>
          <w:p w14:paraId="3388CCC9" w14:textId="6B921CC4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53,786</w:t>
            </w:r>
          </w:p>
        </w:tc>
        <w:tc>
          <w:tcPr>
            <w:tcW w:w="1336" w:type="dxa"/>
          </w:tcPr>
          <w:p w14:paraId="05599687" w14:textId="380DD1BE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29,759</w:t>
            </w:r>
          </w:p>
        </w:tc>
        <w:tc>
          <w:tcPr>
            <w:tcW w:w="1336" w:type="dxa"/>
          </w:tcPr>
          <w:p w14:paraId="68D9A84E" w14:textId="376732E4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759</w:t>
            </w:r>
            <w:r w:rsidR="00BD1F10" w:rsidRPr="00A06140">
              <w:rPr>
                <w:color w:val="000000"/>
                <w:sz w:val="20"/>
                <w:lang w:val="en-GB"/>
              </w:rPr>
              <w:t>.</w:t>
            </w:r>
            <w:r w:rsidRPr="00A06140">
              <w:rPr>
                <w:color w:val="000000"/>
                <w:sz w:val="20"/>
                <w:lang w:val="en-GB"/>
              </w:rPr>
              <w:t>6</w:t>
            </w:r>
          </w:p>
        </w:tc>
      </w:tr>
      <w:tr w:rsidR="00F12C99" w:rsidRPr="00A06140" w14:paraId="0EB3FAB3" w14:textId="011AA2D0" w:rsidTr="001F30D9">
        <w:tc>
          <w:tcPr>
            <w:tcW w:w="1012" w:type="dxa"/>
            <w:vMerge/>
          </w:tcPr>
          <w:p w14:paraId="001638FD" w14:textId="77777777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</w:p>
        </w:tc>
        <w:tc>
          <w:tcPr>
            <w:tcW w:w="1012" w:type="dxa"/>
          </w:tcPr>
          <w:p w14:paraId="6F94E619" w14:textId="489455B4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sz w:val="20"/>
                <w:lang w:val="en-GB"/>
              </w:rPr>
              <w:t>45-44</w:t>
            </w:r>
          </w:p>
        </w:tc>
        <w:tc>
          <w:tcPr>
            <w:tcW w:w="1336" w:type="dxa"/>
          </w:tcPr>
          <w:p w14:paraId="3E4C4305" w14:textId="0D443F44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55,040</w:t>
            </w:r>
          </w:p>
        </w:tc>
        <w:tc>
          <w:tcPr>
            <w:tcW w:w="1336" w:type="dxa"/>
          </w:tcPr>
          <w:p w14:paraId="45D89E07" w14:textId="3F5E2102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8,301</w:t>
            </w:r>
          </w:p>
        </w:tc>
        <w:tc>
          <w:tcPr>
            <w:tcW w:w="1336" w:type="dxa"/>
          </w:tcPr>
          <w:p w14:paraId="11B326D8" w14:textId="492740DC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2,737</w:t>
            </w:r>
          </w:p>
        </w:tc>
        <w:tc>
          <w:tcPr>
            <w:tcW w:w="1336" w:type="dxa"/>
          </w:tcPr>
          <w:p w14:paraId="016AA6F2" w14:textId="5F66784C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56,141</w:t>
            </w:r>
          </w:p>
        </w:tc>
        <w:tc>
          <w:tcPr>
            <w:tcW w:w="1336" w:type="dxa"/>
          </w:tcPr>
          <w:p w14:paraId="1A240021" w14:textId="05343C0C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17,900</w:t>
            </w:r>
          </w:p>
        </w:tc>
        <w:tc>
          <w:tcPr>
            <w:tcW w:w="1336" w:type="dxa"/>
          </w:tcPr>
          <w:p w14:paraId="75E4BD4E" w14:textId="4660CDE1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672</w:t>
            </w:r>
            <w:r w:rsidR="00BD1F10" w:rsidRPr="00A06140">
              <w:rPr>
                <w:color w:val="000000"/>
                <w:sz w:val="20"/>
                <w:lang w:val="en-GB"/>
              </w:rPr>
              <w:t>.5</w:t>
            </w:r>
          </w:p>
        </w:tc>
      </w:tr>
      <w:tr w:rsidR="00F12C99" w:rsidRPr="00A06140" w14:paraId="1C2B46E3" w14:textId="633F5EEF" w:rsidTr="001F30D9">
        <w:tc>
          <w:tcPr>
            <w:tcW w:w="1012" w:type="dxa"/>
            <w:vMerge/>
          </w:tcPr>
          <w:p w14:paraId="28401B4D" w14:textId="77777777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</w:p>
        </w:tc>
        <w:tc>
          <w:tcPr>
            <w:tcW w:w="1012" w:type="dxa"/>
          </w:tcPr>
          <w:p w14:paraId="3E642600" w14:textId="7DA8C40A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sz w:val="20"/>
                <w:lang w:val="en-GB"/>
              </w:rPr>
              <w:t>55-54</w:t>
            </w:r>
          </w:p>
        </w:tc>
        <w:tc>
          <w:tcPr>
            <w:tcW w:w="1336" w:type="dxa"/>
          </w:tcPr>
          <w:p w14:paraId="23129D5A" w14:textId="0E3BD2B9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47,243</w:t>
            </w:r>
          </w:p>
        </w:tc>
        <w:tc>
          <w:tcPr>
            <w:tcW w:w="1336" w:type="dxa"/>
          </w:tcPr>
          <w:p w14:paraId="23E98A14" w14:textId="192531E1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15,337</w:t>
            </w:r>
          </w:p>
        </w:tc>
        <w:tc>
          <w:tcPr>
            <w:tcW w:w="1336" w:type="dxa"/>
          </w:tcPr>
          <w:p w14:paraId="30623AD8" w14:textId="01F012AA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2,443</w:t>
            </w:r>
          </w:p>
        </w:tc>
        <w:tc>
          <w:tcPr>
            <w:tcW w:w="1336" w:type="dxa"/>
          </w:tcPr>
          <w:p w14:paraId="74191C27" w14:textId="7921E76E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40,004</w:t>
            </w:r>
          </w:p>
        </w:tc>
        <w:tc>
          <w:tcPr>
            <w:tcW w:w="1336" w:type="dxa"/>
          </w:tcPr>
          <w:p w14:paraId="2BBC3BB6" w14:textId="3FF0398E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10,302</w:t>
            </w:r>
          </w:p>
        </w:tc>
        <w:tc>
          <w:tcPr>
            <w:tcW w:w="1336" w:type="dxa"/>
          </w:tcPr>
          <w:p w14:paraId="1129D71C" w14:textId="16CC79CE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555</w:t>
            </w:r>
            <w:r w:rsidR="00BD1F10" w:rsidRPr="00A06140">
              <w:rPr>
                <w:color w:val="000000"/>
                <w:sz w:val="20"/>
                <w:lang w:val="en-GB"/>
              </w:rPr>
              <w:t>.</w:t>
            </w:r>
            <w:r w:rsidRPr="00A06140">
              <w:rPr>
                <w:color w:val="000000"/>
                <w:sz w:val="20"/>
                <w:lang w:val="en-GB"/>
              </w:rPr>
              <w:t>5</w:t>
            </w:r>
          </w:p>
        </w:tc>
      </w:tr>
      <w:tr w:rsidR="00F12C99" w:rsidRPr="00A06140" w14:paraId="4A550EF1" w14:textId="0D2E1050" w:rsidTr="001F30D9">
        <w:tc>
          <w:tcPr>
            <w:tcW w:w="1012" w:type="dxa"/>
            <w:vMerge/>
          </w:tcPr>
          <w:p w14:paraId="1C18A426" w14:textId="77777777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</w:p>
        </w:tc>
        <w:tc>
          <w:tcPr>
            <w:tcW w:w="1012" w:type="dxa"/>
          </w:tcPr>
          <w:p w14:paraId="785E069D" w14:textId="4E759D48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sz w:val="20"/>
                <w:lang w:val="en-GB"/>
              </w:rPr>
              <w:t>65-74</w:t>
            </w:r>
          </w:p>
        </w:tc>
        <w:tc>
          <w:tcPr>
            <w:tcW w:w="1336" w:type="dxa"/>
          </w:tcPr>
          <w:p w14:paraId="4A30B9CF" w14:textId="280FAD78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47,478</w:t>
            </w:r>
          </w:p>
        </w:tc>
        <w:tc>
          <w:tcPr>
            <w:tcW w:w="1336" w:type="dxa"/>
          </w:tcPr>
          <w:p w14:paraId="5B1D4570" w14:textId="42F74AA6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34,426</w:t>
            </w:r>
          </w:p>
        </w:tc>
        <w:tc>
          <w:tcPr>
            <w:tcW w:w="1336" w:type="dxa"/>
          </w:tcPr>
          <w:p w14:paraId="74A5B9F6" w14:textId="7208B5F5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2,213</w:t>
            </w:r>
          </w:p>
        </w:tc>
        <w:tc>
          <w:tcPr>
            <w:tcW w:w="1336" w:type="dxa"/>
          </w:tcPr>
          <w:p w14:paraId="51F9472C" w14:textId="24B84F6A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22,261</w:t>
            </w:r>
          </w:p>
        </w:tc>
        <w:tc>
          <w:tcPr>
            <w:tcW w:w="1336" w:type="dxa"/>
          </w:tcPr>
          <w:p w14:paraId="3E3FBB21" w14:textId="7DDCC1F7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7,572</w:t>
            </w:r>
          </w:p>
        </w:tc>
        <w:tc>
          <w:tcPr>
            <w:tcW w:w="1336" w:type="dxa"/>
          </w:tcPr>
          <w:p w14:paraId="3B3476F3" w14:textId="00341C75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41</w:t>
            </w:r>
            <w:r w:rsidR="00BD1F10" w:rsidRPr="00A06140">
              <w:rPr>
                <w:color w:val="000000"/>
                <w:sz w:val="20"/>
                <w:lang w:val="en-GB"/>
              </w:rPr>
              <w:t>7.0</w:t>
            </w:r>
          </w:p>
        </w:tc>
      </w:tr>
      <w:tr w:rsidR="00F12C99" w:rsidRPr="00A06140" w14:paraId="62EFF974" w14:textId="66C4105B" w:rsidTr="001F30D9">
        <w:tc>
          <w:tcPr>
            <w:tcW w:w="1012" w:type="dxa"/>
            <w:vMerge/>
          </w:tcPr>
          <w:p w14:paraId="3E607BC5" w14:textId="77777777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</w:p>
        </w:tc>
        <w:tc>
          <w:tcPr>
            <w:tcW w:w="1012" w:type="dxa"/>
          </w:tcPr>
          <w:p w14:paraId="167914A1" w14:textId="111FB17F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sz w:val="20"/>
                <w:lang w:val="en-GB"/>
              </w:rPr>
              <w:t>75-84</w:t>
            </w:r>
          </w:p>
        </w:tc>
        <w:tc>
          <w:tcPr>
            <w:tcW w:w="1336" w:type="dxa"/>
          </w:tcPr>
          <w:p w14:paraId="3E1912B8" w14:textId="7C7E9926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46,699</w:t>
            </w:r>
          </w:p>
        </w:tc>
        <w:tc>
          <w:tcPr>
            <w:tcW w:w="1336" w:type="dxa"/>
          </w:tcPr>
          <w:p w14:paraId="0001C3FF" w14:textId="23F787D7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96,857</w:t>
            </w:r>
          </w:p>
        </w:tc>
        <w:tc>
          <w:tcPr>
            <w:tcW w:w="1336" w:type="dxa"/>
          </w:tcPr>
          <w:p w14:paraId="56FE1C99" w14:textId="53396CAB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2,270</w:t>
            </w:r>
          </w:p>
        </w:tc>
        <w:tc>
          <w:tcPr>
            <w:tcW w:w="1336" w:type="dxa"/>
          </w:tcPr>
          <w:p w14:paraId="349922A5" w14:textId="4DCB5113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12,705</w:t>
            </w:r>
          </w:p>
        </w:tc>
        <w:tc>
          <w:tcPr>
            <w:tcW w:w="1336" w:type="dxa"/>
          </w:tcPr>
          <w:p w14:paraId="04B64186" w14:textId="190A2894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6,086</w:t>
            </w:r>
          </w:p>
        </w:tc>
        <w:tc>
          <w:tcPr>
            <w:tcW w:w="1336" w:type="dxa"/>
          </w:tcPr>
          <w:p w14:paraId="0AB46939" w14:textId="79070886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266</w:t>
            </w:r>
            <w:r w:rsidR="00BD1F10" w:rsidRPr="00A06140">
              <w:rPr>
                <w:color w:val="000000"/>
                <w:sz w:val="20"/>
                <w:lang w:val="en-GB"/>
              </w:rPr>
              <w:t>.</w:t>
            </w:r>
            <w:r w:rsidRPr="00A06140">
              <w:rPr>
                <w:color w:val="000000"/>
                <w:sz w:val="20"/>
                <w:lang w:val="en-GB"/>
              </w:rPr>
              <w:t>9</w:t>
            </w:r>
          </w:p>
        </w:tc>
      </w:tr>
      <w:tr w:rsidR="00F12C99" w:rsidRPr="00A06140" w14:paraId="3C8648CA" w14:textId="46357457" w:rsidTr="001F30D9">
        <w:tc>
          <w:tcPr>
            <w:tcW w:w="1012" w:type="dxa"/>
            <w:vMerge/>
          </w:tcPr>
          <w:p w14:paraId="7D1C3D38" w14:textId="77777777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</w:p>
        </w:tc>
        <w:tc>
          <w:tcPr>
            <w:tcW w:w="1012" w:type="dxa"/>
          </w:tcPr>
          <w:p w14:paraId="3F65848E" w14:textId="07E8FC8E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sz w:val="20"/>
                <w:lang w:val="en-GB"/>
              </w:rPr>
              <w:t>85+</w:t>
            </w:r>
          </w:p>
        </w:tc>
        <w:tc>
          <w:tcPr>
            <w:tcW w:w="1336" w:type="dxa"/>
          </w:tcPr>
          <w:p w14:paraId="349B1520" w14:textId="1FC64EBA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18,243</w:t>
            </w:r>
          </w:p>
        </w:tc>
        <w:tc>
          <w:tcPr>
            <w:tcW w:w="1336" w:type="dxa"/>
          </w:tcPr>
          <w:p w14:paraId="58A7D00F" w14:textId="6A230C29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176,591</w:t>
            </w:r>
          </w:p>
        </w:tc>
        <w:tc>
          <w:tcPr>
            <w:tcW w:w="1336" w:type="dxa"/>
          </w:tcPr>
          <w:p w14:paraId="16430077" w14:textId="5D0AC5D8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1,171</w:t>
            </w:r>
          </w:p>
        </w:tc>
        <w:tc>
          <w:tcPr>
            <w:tcW w:w="1336" w:type="dxa"/>
          </w:tcPr>
          <w:p w14:paraId="435DAA50" w14:textId="4E93D032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4,573</w:t>
            </w:r>
          </w:p>
        </w:tc>
        <w:tc>
          <w:tcPr>
            <w:tcW w:w="1336" w:type="dxa"/>
          </w:tcPr>
          <w:p w14:paraId="11885AD0" w14:textId="35C37561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2,620</w:t>
            </w:r>
          </w:p>
        </w:tc>
        <w:tc>
          <w:tcPr>
            <w:tcW w:w="1336" w:type="dxa"/>
          </w:tcPr>
          <w:p w14:paraId="0BBD1622" w14:textId="1CD635F1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112</w:t>
            </w:r>
            <w:r w:rsidR="00BD1F10" w:rsidRPr="00A06140">
              <w:rPr>
                <w:color w:val="000000"/>
                <w:sz w:val="20"/>
                <w:lang w:val="en-GB"/>
              </w:rPr>
              <w:t>.</w:t>
            </w:r>
            <w:r w:rsidRPr="00A06140">
              <w:rPr>
                <w:color w:val="000000"/>
                <w:sz w:val="20"/>
                <w:lang w:val="en-GB"/>
              </w:rPr>
              <w:t>0</w:t>
            </w:r>
          </w:p>
        </w:tc>
      </w:tr>
    </w:tbl>
    <w:p w14:paraId="1F445360" w14:textId="5E9360A2" w:rsidR="00BE5967" w:rsidRPr="00A06140" w:rsidRDefault="00BE5967">
      <w:pPr>
        <w:spacing w:after="160" w:line="259" w:lineRule="auto"/>
        <w:rPr>
          <w:b/>
          <w:bCs/>
          <w:kern w:val="32"/>
          <w:szCs w:val="24"/>
          <w:lang w:val="en-GB"/>
        </w:rPr>
      </w:pPr>
      <w:r w:rsidRPr="00A06140">
        <w:rPr>
          <w:lang w:val="en-GB"/>
        </w:rPr>
        <w:br w:type="page"/>
      </w:r>
    </w:p>
    <w:p w14:paraId="09994C46" w14:textId="54A6084A" w:rsidR="00732676" w:rsidRPr="00A06140" w:rsidRDefault="00855B52" w:rsidP="00C762A3">
      <w:pPr>
        <w:pStyle w:val="Heading1"/>
        <w:spacing w:line="480" w:lineRule="auto"/>
        <w:jc w:val="both"/>
        <w:rPr>
          <w:b w:val="0"/>
          <w:lang w:val="en-GB"/>
        </w:rPr>
      </w:pPr>
      <w:r>
        <w:rPr>
          <w:lang w:val="en-GB"/>
        </w:rPr>
        <w:lastRenderedPageBreak/>
        <w:t>Supplementary</w:t>
      </w:r>
      <w:r w:rsidR="0015062B" w:rsidRPr="00A06140">
        <w:rPr>
          <w:lang w:val="en-GB"/>
        </w:rPr>
        <w:t xml:space="preserve"> Table </w:t>
      </w:r>
      <w:r w:rsidR="00BE5967" w:rsidRPr="00A06140">
        <w:rPr>
          <w:lang w:val="en-GB"/>
        </w:rPr>
        <w:t>3</w:t>
      </w:r>
      <w:r w:rsidR="0015062B" w:rsidRPr="00A06140">
        <w:rPr>
          <w:lang w:val="en-GB"/>
        </w:rPr>
        <w:t xml:space="preserve">. </w:t>
      </w:r>
      <w:ins w:id="0" w:author="Robbie Parks" w:date="2019-11-19T11:58:00Z">
        <w:r w:rsidR="00A43897" w:rsidRPr="00D6525A">
          <w:rPr>
            <w:b w:val="0"/>
            <w:lang w:val="en-GB"/>
          </w:rPr>
          <w:t>Pearson</w:t>
        </w:r>
      </w:ins>
      <w:ins w:id="1" w:author="Robbie Parks" w:date="2019-11-19T13:25:00Z">
        <w:r w:rsidR="00A319B8">
          <w:rPr>
            <w:b w:val="0"/>
            <w:lang w:val="en-GB"/>
          </w:rPr>
          <w:t>’s</w:t>
        </w:r>
      </w:ins>
      <w:ins w:id="2" w:author="Robbie Parks" w:date="2019-11-19T11:58:00Z">
        <w:r w:rsidR="00A43897" w:rsidRPr="00D6525A">
          <w:rPr>
            <w:b w:val="0"/>
            <w:lang w:val="en-GB"/>
          </w:rPr>
          <w:t xml:space="preserve"> </w:t>
        </w:r>
        <w:r w:rsidR="00A43897" w:rsidRPr="00A43897">
          <w:rPr>
            <w:b w:val="0"/>
            <w:lang w:val="en-GB"/>
          </w:rPr>
          <w:t>c</w:t>
        </w:r>
      </w:ins>
      <w:del w:id="3" w:author="Robbie Parks" w:date="2019-11-19T11:58:00Z">
        <w:r w:rsidR="00732676" w:rsidRPr="00E2081D" w:rsidDel="00A43897">
          <w:rPr>
            <w:b w:val="0"/>
            <w:lang w:val="en-GB"/>
          </w:rPr>
          <w:delText>C</w:delText>
        </w:r>
      </w:del>
      <w:r w:rsidR="00732676" w:rsidRPr="00E2081D">
        <w:rPr>
          <w:b w:val="0"/>
          <w:lang w:val="en-GB"/>
        </w:rPr>
        <w:t xml:space="preserve">orrelation </w:t>
      </w:r>
      <w:r w:rsidR="00732676" w:rsidRPr="00A06140">
        <w:rPr>
          <w:b w:val="0"/>
          <w:lang w:val="en-GB"/>
        </w:rPr>
        <w:t>coefficients between monthly anomalies generated from daily mean temperature and daily maximum and minimum temperatures. Each correlation coefficient was calculated in each state for each month for 1980-201</w:t>
      </w:r>
      <w:r w:rsidR="001B694B" w:rsidRPr="00A06140">
        <w:rPr>
          <w:b w:val="0"/>
          <w:lang w:val="en-GB"/>
        </w:rPr>
        <w:t>7</w:t>
      </w:r>
      <w:r w:rsidR="00732676" w:rsidRPr="00A06140">
        <w:rPr>
          <w:b w:val="0"/>
          <w:lang w:val="en-GB"/>
        </w:rPr>
        <w:t>, then averaged over all states for each month.</w:t>
      </w:r>
    </w:p>
    <w:p w14:paraId="590FD48C" w14:textId="77777777" w:rsidR="00732676" w:rsidRPr="00A06140" w:rsidRDefault="00732676" w:rsidP="00732676">
      <w:pPr>
        <w:suppressLineNumbers/>
        <w:jc w:val="both"/>
        <w:rPr>
          <w:b/>
          <w:color w:val="000000" w:themeColor="text1"/>
          <w:lang w:val="en-GB"/>
        </w:rPr>
      </w:pPr>
    </w:p>
    <w:tbl>
      <w:tblPr>
        <w:tblW w:w="8663" w:type="dxa"/>
        <w:jc w:val="center"/>
        <w:tblLook w:val="04A0" w:firstRow="1" w:lastRow="0" w:firstColumn="1" w:lastColumn="0" w:noHBand="0" w:noVBand="1"/>
      </w:tblPr>
      <w:tblGrid>
        <w:gridCol w:w="1243"/>
        <w:gridCol w:w="3740"/>
        <w:gridCol w:w="3680"/>
      </w:tblGrid>
      <w:tr w:rsidR="00732676" w:rsidRPr="00A06140" w14:paraId="52D641E9" w14:textId="77777777" w:rsidTr="00382A3F">
        <w:trPr>
          <w:trHeight w:val="680"/>
          <w:jc w:val="center"/>
        </w:trPr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59E4C3" w14:textId="77777777" w:rsidR="00732676" w:rsidRPr="00A06140" w:rsidRDefault="00732676" w:rsidP="00382A3F">
            <w:pPr>
              <w:jc w:val="center"/>
              <w:rPr>
                <w:b/>
                <w:bCs/>
                <w:color w:val="000000"/>
                <w:lang w:val="en-GB"/>
              </w:rPr>
            </w:pPr>
            <w:r w:rsidRPr="00A06140">
              <w:rPr>
                <w:b/>
                <w:bCs/>
                <w:color w:val="000000"/>
                <w:lang w:val="en-GB"/>
              </w:rPr>
              <w:t>Month</w:t>
            </w:r>
          </w:p>
        </w:tc>
        <w:tc>
          <w:tcPr>
            <w:tcW w:w="3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A9E7E1" w14:textId="77777777" w:rsidR="00732676" w:rsidRPr="00A06140" w:rsidRDefault="00732676" w:rsidP="00382A3F">
            <w:pPr>
              <w:jc w:val="center"/>
              <w:rPr>
                <w:b/>
                <w:bCs/>
                <w:color w:val="000000"/>
                <w:lang w:val="en-GB"/>
              </w:rPr>
            </w:pPr>
            <w:r w:rsidRPr="00A06140">
              <w:rPr>
                <w:b/>
                <w:bCs/>
                <w:color w:val="000000"/>
                <w:lang w:val="en-GB"/>
              </w:rPr>
              <w:t xml:space="preserve">Mean daily temperature </w:t>
            </w:r>
          </w:p>
          <w:p w14:paraId="7F3170CF" w14:textId="77777777" w:rsidR="00732676" w:rsidRPr="00A06140" w:rsidRDefault="00732676" w:rsidP="00382A3F">
            <w:pPr>
              <w:jc w:val="center"/>
              <w:rPr>
                <w:b/>
                <w:bCs/>
                <w:color w:val="000000"/>
                <w:lang w:val="en-GB"/>
              </w:rPr>
            </w:pPr>
            <w:r w:rsidRPr="00A06140">
              <w:rPr>
                <w:b/>
                <w:bCs/>
                <w:color w:val="000000"/>
                <w:lang w:val="en-GB"/>
              </w:rPr>
              <w:t>and</w:t>
            </w:r>
          </w:p>
          <w:p w14:paraId="26C1BFBE" w14:textId="77777777" w:rsidR="00732676" w:rsidRPr="00A06140" w:rsidRDefault="00732676" w:rsidP="00382A3F">
            <w:pPr>
              <w:jc w:val="center"/>
              <w:rPr>
                <w:b/>
                <w:bCs/>
                <w:color w:val="000000"/>
                <w:lang w:val="en-GB"/>
              </w:rPr>
            </w:pPr>
            <w:r w:rsidRPr="00A06140">
              <w:rPr>
                <w:b/>
                <w:bCs/>
                <w:color w:val="000000"/>
                <w:lang w:val="en-GB"/>
              </w:rPr>
              <w:t>maximum daily temperature</w:t>
            </w:r>
          </w:p>
        </w:tc>
        <w:tc>
          <w:tcPr>
            <w:tcW w:w="3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E5B051" w14:textId="77777777" w:rsidR="00732676" w:rsidRPr="00A06140" w:rsidRDefault="00732676" w:rsidP="00382A3F">
            <w:pPr>
              <w:jc w:val="center"/>
              <w:rPr>
                <w:b/>
                <w:bCs/>
                <w:color w:val="000000"/>
                <w:lang w:val="en-GB"/>
              </w:rPr>
            </w:pPr>
            <w:r w:rsidRPr="00A06140">
              <w:rPr>
                <w:b/>
                <w:bCs/>
                <w:color w:val="000000"/>
                <w:lang w:val="en-GB"/>
              </w:rPr>
              <w:t xml:space="preserve">Mean daily temperature </w:t>
            </w:r>
          </w:p>
          <w:p w14:paraId="13A9FA88" w14:textId="77777777" w:rsidR="00732676" w:rsidRPr="00A06140" w:rsidRDefault="00732676" w:rsidP="00382A3F">
            <w:pPr>
              <w:jc w:val="center"/>
              <w:rPr>
                <w:b/>
                <w:bCs/>
                <w:color w:val="000000"/>
                <w:lang w:val="en-GB"/>
              </w:rPr>
            </w:pPr>
            <w:r w:rsidRPr="00A06140">
              <w:rPr>
                <w:b/>
                <w:bCs/>
                <w:color w:val="000000"/>
                <w:lang w:val="en-GB"/>
              </w:rPr>
              <w:t>and</w:t>
            </w:r>
          </w:p>
          <w:p w14:paraId="7AFCE47B" w14:textId="77777777" w:rsidR="00732676" w:rsidRPr="00A06140" w:rsidRDefault="00732676" w:rsidP="00382A3F">
            <w:pPr>
              <w:jc w:val="center"/>
              <w:rPr>
                <w:b/>
                <w:bCs/>
                <w:color w:val="000000"/>
                <w:lang w:val="en-GB"/>
              </w:rPr>
            </w:pPr>
            <w:r w:rsidRPr="00A06140">
              <w:rPr>
                <w:b/>
                <w:bCs/>
                <w:color w:val="000000"/>
                <w:lang w:val="en-GB"/>
              </w:rPr>
              <w:t>minimum daily temperature</w:t>
            </w:r>
            <w:r w:rsidRPr="00A06140" w:rsidDel="00E66F72">
              <w:rPr>
                <w:b/>
                <w:bCs/>
                <w:color w:val="000000"/>
                <w:lang w:val="en-GB"/>
              </w:rPr>
              <w:t xml:space="preserve"> </w:t>
            </w:r>
          </w:p>
        </w:tc>
      </w:tr>
      <w:tr w:rsidR="00732676" w:rsidRPr="00A06140" w14:paraId="3C77FB18" w14:textId="77777777" w:rsidTr="00382A3F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AB71F9" w14:textId="77777777" w:rsidR="00732676" w:rsidRPr="00A06140" w:rsidRDefault="00732676" w:rsidP="00382A3F">
            <w:pPr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January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400744" w14:textId="77777777" w:rsidR="00732676" w:rsidRPr="00A06140" w:rsidRDefault="00732676" w:rsidP="00382A3F">
            <w:pPr>
              <w:jc w:val="center"/>
              <w:rPr>
                <w:color w:val="2F2F2F"/>
                <w:lang w:val="en-GB"/>
              </w:rPr>
            </w:pPr>
            <w:r w:rsidRPr="00A06140">
              <w:rPr>
                <w:color w:val="2F2F2F"/>
                <w:lang w:val="en-GB"/>
              </w:rPr>
              <w:t>0.98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63A32E" w14:textId="77777777" w:rsidR="00732676" w:rsidRPr="00A06140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0.98</w:t>
            </w:r>
          </w:p>
        </w:tc>
      </w:tr>
      <w:tr w:rsidR="00732676" w:rsidRPr="00A06140" w14:paraId="5CADC31E" w14:textId="77777777" w:rsidTr="00382A3F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E8AA53" w14:textId="77777777" w:rsidR="00732676" w:rsidRPr="00A06140" w:rsidRDefault="00732676" w:rsidP="00382A3F">
            <w:pPr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February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DB0D7E" w14:textId="77777777" w:rsidR="00732676" w:rsidRPr="00A06140" w:rsidRDefault="00732676" w:rsidP="00382A3F">
            <w:pPr>
              <w:jc w:val="center"/>
              <w:rPr>
                <w:color w:val="2F2F2F"/>
                <w:lang w:val="en-GB"/>
              </w:rPr>
            </w:pPr>
            <w:r w:rsidRPr="00A06140">
              <w:rPr>
                <w:color w:val="2F2F2F"/>
                <w:lang w:val="en-GB"/>
              </w:rPr>
              <w:t>0.98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A15E5C" w14:textId="77777777" w:rsidR="00732676" w:rsidRPr="00A06140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0.98</w:t>
            </w:r>
          </w:p>
        </w:tc>
      </w:tr>
      <w:tr w:rsidR="00732676" w:rsidRPr="00A06140" w14:paraId="288A9724" w14:textId="77777777" w:rsidTr="00382A3F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232B9F" w14:textId="77777777" w:rsidR="00732676" w:rsidRPr="00A06140" w:rsidRDefault="00732676" w:rsidP="00382A3F">
            <w:pPr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March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4D1E73" w14:textId="77777777" w:rsidR="00732676" w:rsidRPr="00A06140" w:rsidRDefault="00732676" w:rsidP="00382A3F">
            <w:pPr>
              <w:jc w:val="center"/>
              <w:rPr>
                <w:color w:val="2F2F2F"/>
                <w:lang w:val="en-GB"/>
              </w:rPr>
            </w:pPr>
            <w:r w:rsidRPr="00A06140">
              <w:rPr>
                <w:color w:val="2F2F2F"/>
                <w:lang w:val="en-GB"/>
              </w:rPr>
              <w:t xml:space="preserve">0.97 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95D148" w14:textId="77777777" w:rsidR="00732676" w:rsidRPr="00A06140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0.97</w:t>
            </w:r>
          </w:p>
        </w:tc>
      </w:tr>
      <w:tr w:rsidR="00732676" w:rsidRPr="00A06140" w14:paraId="20B0444B" w14:textId="77777777" w:rsidTr="00382A3F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D50DB4" w14:textId="77777777" w:rsidR="00732676" w:rsidRPr="00A06140" w:rsidRDefault="00732676" w:rsidP="00382A3F">
            <w:pPr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April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7B931F" w14:textId="77777777" w:rsidR="00732676" w:rsidRPr="00A06140" w:rsidRDefault="00732676" w:rsidP="00382A3F">
            <w:pPr>
              <w:jc w:val="center"/>
              <w:rPr>
                <w:color w:val="2F2F2F"/>
                <w:lang w:val="en-GB"/>
              </w:rPr>
            </w:pPr>
            <w:r w:rsidRPr="00A06140">
              <w:rPr>
                <w:color w:val="2F2F2F"/>
                <w:lang w:val="en-GB"/>
              </w:rPr>
              <w:t xml:space="preserve">0.97 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C7F935" w14:textId="77777777" w:rsidR="00732676" w:rsidRPr="00A06140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0.96</w:t>
            </w:r>
          </w:p>
        </w:tc>
      </w:tr>
      <w:tr w:rsidR="00732676" w:rsidRPr="00A06140" w14:paraId="7C3166F4" w14:textId="77777777" w:rsidTr="00382A3F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38A326" w14:textId="77777777" w:rsidR="00732676" w:rsidRPr="00A06140" w:rsidRDefault="00732676" w:rsidP="00382A3F">
            <w:pPr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May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D7C199" w14:textId="77777777" w:rsidR="00732676" w:rsidRPr="00A06140" w:rsidRDefault="00732676" w:rsidP="00382A3F">
            <w:pPr>
              <w:jc w:val="center"/>
              <w:rPr>
                <w:color w:val="2F2F2F"/>
                <w:lang w:val="en-GB"/>
              </w:rPr>
            </w:pPr>
            <w:r w:rsidRPr="00A06140">
              <w:rPr>
                <w:color w:val="2F2F2F"/>
                <w:lang w:val="en-GB"/>
              </w:rPr>
              <w:t>0.96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2AC76C" w14:textId="77777777" w:rsidR="00732676" w:rsidRPr="00A06140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0.94</w:t>
            </w:r>
          </w:p>
        </w:tc>
      </w:tr>
      <w:tr w:rsidR="00732676" w:rsidRPr="00A06140" w14:paraId="142E6BFB" w14:textId="77777777" w:rsidTr="00382A3F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478DFD" w14:textId="77777777" w:rsidR="00732676" w:rsidRPr="00A06140" w:rsidRDefault="00732676" w:rsidP="00382A3F">
            <w:pPr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June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1ED363" w14:textId="77777777" w:rsidR="00732676" w:rsidRPr="00A06140" w:rsidRDefault="00732676" w:rsidP="00382A3F">
            <w:pPr>
              <w:jc w:val="center"/>
              <w:rPr>
                <w:color w:val="2F2F2F"/>
                <w:lang w:val="en-GB"/>
              </w:rPr>
            </w:pPr>
            <w:r w:rsidRPr="00A06140">
              <w:rPr>
                <w:color w:val="2F2F2F"/>
                <w:lang w:val="en-GB"/>
              </w:rPr>
              <w:t>0.95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A06ACF" w14:textId="77777777" w:rsidR="00732676" w:rsidRPr="00A06140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0.92</w:t>
            </w:r>
          </w:p>
        </w:tc>
      </w:tr>
      <w:tr w:rsidR="00732676" w:rsidRPr="00A06140" w14:paraId="213761BD" w14:textId="77777777" w:rsidTr="00382A3F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F13B6C" w14:textId="77777777" w:rsidR="00732676" w:rsidRPr="00A06140" w:rsidRDefault="00732676" w:rsidP="00382A3F">
            <w:pPr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July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8183C3" w14:textId="77777777" w:rsidR="00732676" w:rsidRPr="00A06140" w:rsidRDefault="00732676" w:rsidP="00382A3F">
            <w:pPr>
              <w:jc w:val="center"/>
              <w:rPr>
                <w:color w:val="2F2F2F"/>
                <w:lang w:val="en-GB"/>
              </w:rPr>
            </w:pPr>
            <w:r w:rsidRPr="00A06140">
              <w:rPr>
                <w:color w:val="2F2F2F"/>
                <w:lang w:val="en-GB"/>
              </w:rPr>
              <w:t>0.97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A8AE66" w14:textId="77777777" w:rsidR="00732676" w:rsidRPr="00A06140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0.94</w:t>
            </w:r>
          </w:p>
        </w:tc>
      </w:tr>
      <w:tr w:rsidR="00732676" w:rsidRPr="00A06140" w14:paraId="188B4A33" w14:textId="77777777" w:rsidTr="00382A3F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AD4B9A" w14:textId="77777777" w:rsidR="00732676" w:rsidRPr="00A06140" w:rsidRDefault="00732676" w:rsidP="00382A3F">
            <w:pPr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August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3A38C5" w14:textId="77777777" w:rsidR="00732676" w:rsidRPr="00A06140" w:rsidRDefault="00732676" w:rsidP="00382A3F">
            <w:pPr>
              <w:jc w:val="center"/>
              <w:rPr>
                <w:color w:val="2F2F2F"/>
                <w:lang w:val="en-GB"/>
              </w:rPr>
            </w:pPr>
            <w:r w:rsidRPr="00A06140">
              <w:rPr>
                <w:color w:val="2F2F2F"/>
                <w:lang w:val="en-GB"/>
              </w:rPr>
              <w:t>0.96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A0D800" w14:textId="77777777" w:rsidR="00732676" w:rsidRPr="00A06140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0.93</w:t>
            </w:r>
          </w:p>
        </w:tc>
      </w:tr>
      <w:tr w:rsidR="00732676" w:rsidRPr="00A06140" w14:paraId="6249D096" w14:textId="77777777" w:rsidTr="00382A3F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AA43F8" w14:textId="77777777" w:rsidR="00732676" w:rsidRPr="00A06140" w:rsidRDefault="00732676" w:rsidP="00382A3F">
            <w:pPr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September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FE58D6" w14:textId="77777777" w:rsidR="00732676" w:rsidRPr="00A06140" w:rsidRDefault="00732676" w:rsidP="00382A3F">
            <w:pPr>
              <w:jc w:val="center"/>
              <w:rPr>
                <w:color w:val="2F2F2F"/>
                <w:lang w:val="en-GB"/>
              </w:rPr>
            </w:pPr>
            <w:r w:rsidRPr="00A06140">
              <w:rPr>
                <w:color w:val="2F2F2F"/>
                <w:lang w:val="en-GB"/>
              </w:rPr>
              <w:t>0.93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A2D81E" w14:textId="77777777" w:rsidR="00732676" w:rsidRPr="00A06140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0.91</w:t>
            </w:r>
          </w:p>
        </w:tc>
      </w:tr>
      <w:tr w:rsidR="00732676" w:rsidRPr="00A06140" w14:paraId="32721543" w14:textId="77777777" w:rsidTr="00382A3F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D3F497" w14:textId="77777777" w:rsidR="00732676" w:rsidRPr="00A06140" w:rsidRDefault="00732676" w:rsidP="00382A3F">
            <w:pPr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October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5B267D" w14:textId="77777777" w:rsidR="00732676" w:rsidRPr="00A06140" w:rsidRDefault="00732676" w:rsidP="00382A3F">
            <w:pPr>
              <w:jc w:val="center"/>
              <w:rPr>
                <w:color w:val="2F2F2F"/>
                <w:lang w:val="en-GB"/>
              </w:rPr>
            </w:pPr>
            <w:r w:rsidRPr="00A06140">
              <w:rPr>
                <w:color w:val="2F2F2F"/>
                <w:lang w:val="en-GB"/>
              </w:rPr>
              <w:t>0.91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E056E3" w14:textId="77777777" w:rsidR="00732676" w:rsidRPr="00A06140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0.93</w:t>
            </w:r>
          </w:p>
        </w:tc>
      </w:tr>
      <w:tr w:rsidR="00732676" w:rsidRPr="00A06140" w14:paraId="4A91B7B1" w14:textId="77777777" w:rsidTr="00382A3F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A67A2A" w14:textId="77777777" w:rsidR="00732676" w:rsidRPr="00A06140" w:rsidRDefault="00732676" w:rsidP="00382A3F">
            <w:pPr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November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A97A65" w14:textId="77777777" w:rsidR="00732676" w:rsidRPr="00A06140" w:rsidRDefault="00732676" w:rsidP="00382A3F">
            <w:pPr>
              <w:jc w:val="center"/>
              <w:rPr>
                <w:color w:val="2F2F2F"/>
                <w:lang w:val="en-GB"/>
              </w:rPr>
            </w:pPr>
            <w:r w:rsidRPr="00A06140">
              <w:rPr>
                <w:color w:val="2F2F2F"/>
                <w:lang w:val="en-GB"/>
              </w:rPr>
              <w:t>0.96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C94610" w14:textId="77777777" w:rsidR="00732676" w:rsidRPr="00A06140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0.97</w:t>
            </w:r>
          </w:p>
        </w:tc>
      </w:tr>
      <w:tr w:rsidR="00732676" w:rsidRPr="00A06140" w14:paraId="46B200A2" w14:textId="77777777" w:rsidTr="00382A3F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40E002" w14:textId="77777777" w:rsidR="00732676" w:rsidRPr="00A06140" w:rsidRDefault="00732676" w:rsidP="00382A3F">
            <w:pPr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December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DE9D57" w14:textId="77777777" w:rsidR="00732676" w:rsidRPr="00A06140" w:rsidRDefault="00732676" w:rsidP="00382A3F">
            <w:pPr>
              <w:jc w:val="center"/>
              <w:rPr>
                <w:color w:val="2F2F2F"/>
                <w:lang w:val="en-GB"/>
              </w:rPr>
            </w:pPr>
            <w:r w:rsidRPr="00A06140">
              <w:rPr>
                <w:color w:val="2F2F2F"/>
                <w:lang w:val="en-GB"/>
              </w:rPr>
              <w:t>0.97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471308" w14:textId="77777777" w:rsidR="00732676" w:rsidRPr="00A06140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0.98</w:t>
            </w:r>
          </w:p>
        </w:tc>
      </w:tr>
    </w:tbl>
    <w:p w14:paraId="35CF21D1" w14:textId="77777777" w:rsidR="00732676" w:rsidRPr="00A06140" w:rsidRDefault="00732676" w:rsidP="00732676">
      <w:pPr>
        <w:suppressLineNumbers/>
        <w:rPr>
          <w:b/>
          <w:color w:val="000000" w:themeColor="text1"/>
          <w:lang w:val="en-GB"/>
        </w:rPr>
      </w:pPr>
      <w:r w:rsidRPr="00A06140">
        <w:rPr>
          <w:b/>
          <w:color w:val="000000" w:themeColor="text1"/>
          <w:lang w:val="en-GB"/>
        </w:rPr>
        <w:br w:type="page"/>
      </w:r>
    </w:p>
    <w:p w14:paraId="4FC71935" w14:textId="379B4009" w:rsidR="00732676" w:rsidRPr="00A06140" w:rsidRDefault="00855B52" w:rsidP="00B73E6D">
      <w:pPr>
        <w:pStyle w:val="Heading1"/>
        <w:spacing w:line="480" w:lineRule="auto"/>
        <w:jc w:val="both"/>
        <w:rPr>
          <w:b w:val="0"/>
          <w:color w:val="000000" w:themeColor="text1"/>
          <w:lang w:val="en-GB"/>
        </w:rPr>
      </w:pPr>
      <w:r>
        <w:rPr>
          <w:lang w:val="en-GB"/>
        </w:rPr>
        <w:lastRenderedPageBreak/>
        <w:t>Supplementary</w:t>
      </w:r>
      <w:r w:rsidR="0015062B" w:rsidRPr="00A06140">
        <w:rPr>
          <w:lang w:val="en-GB"/>
        </w:rPr>
        <w:t xml:space="preserve"> Ta</w:t>
      </w:r>
      <w:bookmarkStart w:id="4" w:name="_GoBack"/>
      <w:bookmarkEnd w:id="4"/>
      <w:r w:rsidR="0015062B" w:rsidRPr="00A06140">
        <w:rPr>
          <w:lang w:val="en-GB"/>
        </w:rPr>
        <w:t xml:space="preserve">ble </w:t>
      </w:r>
      <w:r w:rsidR="00BE5967" w:rsidRPr="00A06140">
        <w:rPr>
          <w:lang w:val="en-GB"/>
        </w:rPr>
        <w:t>4</w:t>
      </w:r>
      <w:r w:rsidR="00732676" w:rsidRPr="00A06140">
        <w:rPr>
          <w:lang w:val="en-GB"/>
        </w:rPr>
        <w:t xml:space="preserve">. </w:t>
      </w:r>
      <w:ins w:id="5" w:author="Robbie Parks" w:date="2019-11-19T11:59:00Z">
        <w:r w:rsidR="00A43897" w:rsidRPr="00A43897">
          <w:rPr>
            <w:b w:val="0"/>
            <w:lang w:val="en-GB"/>
          </w:rPr>
          <w:t>Pearson</w:t>
        </w:r>
      </w:ins>
      <w:ins w:id="6" w:author="Robbie Parks" w:date="2019-11-19T13:25:00Z">
        <w:r w:rsidR="00A319B8">
          <w:rPr>
            <w:b w:val="0"/>
            <w:lang w:val="en-GB"/>
          </w:rPr>
          <w:t>’s</w:t>
        </w:r>
      </w:ins>
      <w:ins w:id="7" w:author="Robbie Parks" w:date="2019-11-19T11:59:00Z">
        <w:r w:rsidR="00A43897" w:rsidRPr="00A43897">
          <w:rPr>
            <w:b w:val="0"/>
            <w:lang w:val="en-GB"/>
          </w:rPr>
          <w:t xml:space="preserve"> c</w:t>
        </w:r>
      </w:ins>
      <w:del w:id="8" w:author="Robbie Parks" w:date="2019-11-19T11:59:00Z">
        <w:r w:rsidR="00732676" w:rsidRPr="00A43897" w:rsidDel="00A43897">
          <w:rPr>
            <w:b w:val="0"/>
            <w:lang w:val="en-GB"/>
          </w:rPr>
          <w:delText>C</w:delText>
        </w:r>
      </w:del>
      <w:r w:rsidR="00732676" w:rsidRPr="00A43897">
        <w:rPr>
          <w:b w:val="0"/>
          <w:lang w:val="en-GB"/>
        </w:rPr>
        <w:t>orrelation</w:t>
      </w:r>
      <w:r w:rsidR="00732676" w:rsidRPr="00A06140">
        <w:rPr>
          <w:b w:val="0"/>
          <w:lang w:val="en-GB"/>
        </w:rPr>
        <w:t xml:space="preserve"> coefficients between anomaly of mean daily temperature and measures of extreme anomalous temperature described in Methods. Each correlation coefficient was calculated in each state for each month for 1980-201</w:t>
      </w:r>
      <w:r w:rsidR="001B694B" w:rsidRPr="00A06140">
        <w:rPr>
          <w:b w:val="0"/>
          <w:lang w:val="en-GB"/>
        </w:rPr>
        <w:t>7</w:t>
      </w:r>
      <w:r w:rsidR="00732676" w:rsidRPr="00A06140">
        <w:rPr>
          <w:b w:val="0"/>
          <w:lang w:val="en-GB"/>
        </w:rPr>
        <w:t>, then averaged over all states for each month.</w:t>
      </w:r>
      <w:r w:rsidR="00B73E6D" w:rsidRPr="00A06140">
        <w:rPr>
          <w:b w:val="0"/>
          <w:color w:val="000000" w:themeColor="text1"/>
          <w:lang w:val="en-GB"/>
        </w:rPr>
        <w:t xml:space="preserve"> </w:t>
      </w:r>
    </w:p>
    <w:tbl>
      <w:tblPr>
        <w:tblW w:w="9010" w:type="dxa"/>
        <w:jc w:val="center"/>
        <w:tblLayout w:type="fixed"/>
        <w:tblLook w:val="04A0" w:firstRow="1" w:lastRow="0" w:firstColumn="1" w:lastColumn="0" w:noHBand="0" w:noVBand="1"/>
      </w:tblPr>
      <w:tblGrid>
        <w:gridCol w:w="1802"/>
        <w:gridCol w:w="1802"/>
        <w:gridCol w:w="1802"/>
        <w:gridCol w:w="1802"/>
        <w:gridCol w:w="1802"/>
      </w:tblGrid>
      <w:tr w:rsidR="00732676" w:rsidRPr="00A06140" w14:paraId="692673E4" w14:textId="77777777" w:rsidTr="00382A3F">
        <w:trPr>
          <w:trHeight w:hRule="exact" w:val="1411"/>
          <w:jc w:val="center"/>
        </w:trPr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1EDA1A" w14:textId="77777777" w:rsidR="00732676" w:rsidRPr="00A06140" w:rsidRDefault="00732676" w:rsidP="00382A3F">
            <w:pPr>
              <w:jc w:val="center"/>
              <w:rPr>
                <w:bCs/>
                <w:color w:val="000000"/>
                <w:lang w:val="en-GB"/>
              </w:rPr>
            </w:pPr>
            <w:r w:rsidRPr="00A06140">
              <w:rPr>
                <w:bCs/>
                <w:color w:val="000000"/>
                <w:lang w:val="en-GB"/>
              </w:rPr>
              <w:t>Temperature variables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A1D4BC" w14:textId="77777777" w:rsidR="00732676" w:rsidRPr="00A06140" w:rsidRDefault="00732676" w:rsidP="00382A3F">
            <w:pPr>
              <w:jc w:val="center"/>
              <w:rPr>
                <w:bCs/>
                <w:color w:val="000000"/>
                <w:lang w:val="en-GB"/>
              </w:rPr>
            </w:pPr>
            <w:r w:rsidRPr="00A06140">
              <w:rPr>
                <w:bCs/>
                <w:color w:val="000000"/>
                <w:lang w:val="en-GB"/>
              </w:rPr>
              <w:t>Anomaly of mean (main analysis)</w:t>
            </w:r>
          </w:p>
        </w:tc>
        <w:tc>
          <w:tcPr>
            <w:tcW w:w="10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6B2077" w14:textId="77777777" w:rsidR="00732676" w:rsidRPr="00A06140" w:rsidRDefault="00732676" w:rsidP="00382A3F">
            <w:pPr>
              <w:jc w:val="center"/>
              <w:rPr>
                <w:color w:val="000000" w:themeColor="text1"/>
                <w:lang w:val="en-GB"/>
              </w:rPr>
            </w:pPr>
            <w:r w:rsidRPr="00A06140">
              <w:rPr>
                <w:color w:val="000000" w:themeColor="text1"/>
                <w:lang w:val="en-GB"/>
              </w:rPr>
              <w:t>Anomaly of</w:t>
            </w:r>
          </w:p>
          <w:p w14:paraId="75C94BD8" w14:textId="77777777" w:rsidR="00732676" w:rsidRPr="00A06140" w:rsidRDefault="00732676" w:rsidP="00382A3F">
            <w:pPr>
              <w:jc w:val="center"/>
              <w:rPr>
                <w:bCs/>
                <w:color w:val="000000"/>
                <w:lang w:val="en-GB"/>
              </w:rPr>
            </w:pPr>
            <w:r w:rsidRPr="00A06140">
              <w:rPr>
                <w:color w:val="000000" w:themeColor="text1"/>
                <w:lang w:val="en-GB"/>
              </w:rPr>
              <w:t>90</w:t>
            </w:r>
            <w:r w:rsidRPr="00A06140">
              <w:rPr>
                <w:color w:val="000000" w:themeColor="text1"/>
                <w:vertAlign w:val="superscript"/>
                <w:lang w:val="en-GB"/>
              </w:rPr>
              <w:t>th</w:t>
            </w:r>
            <w:r w:rsidRPr="00A06140">
              <w:rPr>
                <w:color w:val="000000" w:themeColor="text1"/>
                <w:lang w:val="en-GB"/>
              </w:rPr>
              <w:t xml:space="preserve"> percentile</w:t>
            </w:r>
          </w:p>
        </w:tc>
        <w:tc>
          <w:tcPr>
            <w:tcW w:w="10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6F9CC6" w14:textId="77777777" w:rsidR="00732676" w:rsidRPr="00A06140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Number of days</w:t>
            </w:r>
          </w:p>
          <w:p w14:paraId="42DE22C9" w14:textId="77777777" w:rsidR="00732676" w:rsidRPr="00A06140" w:rsidRDefault="00732676" w:rsidP="00382A3F">
            <w:pPr>
              <w:jc w:val="center"/>
              <w:rPr>
                <w:bCs/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above long-term 90</w:t>
            </w:r>
            <w:r w:rsidRPr="00A06140">
              <w:rPr>
                <w:color w:val="000000"/>
                <w:vertAlign w:val="superscript"/>
                <w:lang w:val="en-GB"/>
              </w:rPr>
              <w:t>th</w:t>
            </w:r>
            <w:r w:rsidRPr="00A06140">
              <w:rPr>
                <w:color w:val="000000"/>
                <w:lang w:val="en-GB"/>
              </w:rPr>
              <w:t xml:space="preserve"> percentile</w:t>
            </w:r>
          </w:p>
        </w:tc>
        <w:tc>
          <w:tcPr>
            <w:tcW w:w="10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00576B" w14:textId="5A6420AA" w:rsidR="00732676" w:rsidRPr="00A06140" w:rsidRDefault="00732676" w:rsidP="00CE2884">
            <w:pPr>
              <w:jc w:val="center"/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Number of 3+ day</w:t>
            </w:r>
            <w:r w:rsidR="00CE2884" w:rsidRPr="00A06140">
              <w:rPr>
                <w:color w:val="000000"/>
                <w:lang w:val="en-GB"/>
              </w:rPr>
              <w:t xml:space="preserve"> </w:t>
            </w:r>
            <w:r w:rsidRPr="00A06140">
              <w:rPr>
                <w:color w:val="000000"/>
                <w:lang w:val="en-GB"/>
              </w:rPr>
              <w:t>episodes above long-term 90</w:t>
            </w:r>
            <w:r w:rsidRPr="00A06140">
              <w:rPr>
                <w:color w:val="000000"/>
                <w:vertAlign w:val="superscript"/>
                <w:lang w:val="en-GB"/>
              </w:rPr>
              <w:t>th</w:t>
            </w:r>
            <w:r w:rsidRPr="00A06140">
              <w:rPr>
                <w:color w:val="000000"/>
                <w:lang w:val="en-GB"/>
              </w:rPr>
              <w:t xml:space="preserve"> percentile</w:t>
            </w:r>
          </w:p>
        </w:tc>
      </w:tr>
      <w:tr w:rsidR="00732676" w:rsidRPr="00A06140" w14:paraId="511CB717" w14:textId="77777777" w:rsidTr="00382A3F">
        <w:trPr>
          <w:trHeight w:hRule="exact" w:val="1275"/>
          <w:jc w:val="center"/>
        </w:trPr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38F1BC" w14:textId="77777777" w:rsidR="00732676" w:rsidRPr="00A06140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A06140">
              <w:rPr>
                <w:bCs/>
                <w:color w:val="000000"/>
                <w:lang w:val="en-GB"/>
              </w:rPr>
              <w:t xml:space="preserve">Anomaly of mean (main analysis) </w:t>
            </w:r>
          </w:p>
        </w:tc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9E6F19" w14:textId="77777777" w:rsidR="00732676" w:rsidRPr="00A06140" w:rsidRDefault="00732676" w:rsidP="00382A3F">
            <w:pPr>
              <w:jc w:val="center"/>
              <w:rPr>
                <w:b/>
                <w:color w:val="000000"/>
                <w:lang w:val="en-GB"/>
              </w:rPr>
            </w:pP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18D598" w14:textId="77777777" w:rsidR="00732676" w:rsidRPr="00A06140" w:rsidRDefault="00732676" w:rsidP="00382A3F">
            <w:pPr>
              <w:jc w:val="center"/>
              <w:rPr>
                <w:color w:val="2F2F2F"/>
                <w:lang w:val="en-GB"/>
              </w:rPr>
            </w:pPr>
            <w:r w:rsidRPr="00A06140">
              <w:rPr>
                <w:color w:val="2F2F2F"/>
                <w:lang w:val="en-GB"/>
              </w:rPr>
              <w:t>0.79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C70BF3" w14:textId="77777777" w:rsidR="00732676" w:rsidRPr="00A06140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0.75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223A21" w14:textId="77777777" w:rsidR="00732676" w:rsidRPr="00A06140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0.6</w:t>
            </w:r>
          </w:p>
        </w:tc>
      </w:tr>
      <w:tr w:rsidR="00732676" w:rsidRPr="00A06140" w14:paraId="311A928E" w14:textId="77777777" w:rsidTr="00382A3F">
        <w:trPr>
          <w:trHeight w:hRule="exact" w:val="1421"/>
          <w:jc w:val="center"/>
        </w:trPr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A8C28C" w14:textId="77777777" w:rsidR="00732676" w:rsidRPr="00A06140" w:rsidRDefault="00732676" w:rsidP="00382A3F">
            <w:pPr>
              <w:jc w:val="center"/>
              <w:rPr>
                <w:color w:val="000000" w:themeColor="text1"/>
                <w:lang w:val="en-GB"/>
              </w:rPr>
            </w:pPr>
            <w:r w:rsidRPr="00A06140">
              <w:rPr>
                <w:color w:val="000000" w:themeColor="text1"/>
                <w:lang w:val="en-GB"/>
              </w:rPr>
              <w:t>Anomaly of</w:t>
            </w:r>
          </w:p>
          <w:p w14:paraId="463C62DB" w14:textId="77777777" w:rsidR="00732676" w:rsidRPr="00A06140" w:rsidRDefault="00732676" w:rsidP="00382A3F">
            <w:pPr>
              <w:jc w:val="center"/>
              <w:rPr>
                <w:color w:val="2F2F2F"/>
                <w:lang w:val="en-GB"/>
              </w:rPr>
            </w:pPr>
            <w:r w:rsidRPr="00A06140">
              <w:rPr>
                <w:color w:val="000000" w:themeColor="text1"/>
                <w:lang w:val="en-GB"/>
              </w:rPr>
              <w:t>90</w:t>
            </w:r>
            <w:r w:rsidRPr="00A06140">
              <w:rPr>
                <w:color w:val="000000" w:themeColor="text1"/>
                <w:vertAlign w:val="superscript"/>
                <w:lang w:val="en-GB"/>
              </w:rPr>
              <w:t>th</w:t>
            </w:r>
            <w:r w:rsidRPr="00A06140">
              <w:rPr>
                <w:color w:val="000000" w:themeColor="text1"/>
                <w:lang w:val="en-GB"/>
              </w:rPr>
              <w:t xml:space="preserve"> percentile</w:t>
            </w:r>
          </w:p>
        </w:tc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A937EA" w14:textId="77777777" w:rsidR="00732676" w:rsidRPr="00A06140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A06140">
              <w:rPr>
                <w:color w:val="2F2F2F"/>
                <w:lang w:val="en-GB"/>
              </w:rPr>
              <w:t>0.79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D2C302" w14:textId="77777777" w:rsidR="00732676" w:rsidRPr="00A06140" w:rsidRDefault="00732676" w:rsidP="00382A3F">
            <w:pPr>
              <w:jc w:val="center"/>
              <w:rPr>
                <w:color w:val="2F2F2F"/>
                <w:lang w:val="en-GB"/>
              </w:rPr>
            </w:pP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8FE3A5" w14:textId="77777777" w:rsidR="00732676" w:rsidRPr="00A06140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0.89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A1CE219" w14:textId="77777777" w:rsidR="00732676" w:rsidRPr="00A06140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0.77</w:t>
            </w:r>
          </w:p>
        </w:tc>
      </w:tr>
      <w:tr w:rsidR="00732676" w:rsidRPr="00A06140" w14:paraId="35E3DFFC" w14:textId="77777777" w:rsidTr="00382A3F">
        <w:trPr>
          <w:trHeight w:hRule="exact" w:val="1407"/>
          <w:jc w:val="center"/>
        </w:trPr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751146" w14:textId="77777777" w:rsidR="00732676" w:rsidRPr="00A06140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Number of days</w:t>
            </w:r>
          </w:p>
          <w:p w14:paraId="1D249368" w14:textId="77777777" w:rsidR="00732676" w:rsidRPr="00A06140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above long-term 90</w:t>
            </w:r>
            <w:r w:rsidRPr="00A06140">
              <w:rPr>
                <w:color w:val="000000"/>
                <w:vertAlign w:val="superscript"/>
                <w:lang w:val="en-GB"/>
              </w:rPr>
              <w:t>th</w:t>
            </w:r>
            <w:r w:rsidRPr="00A06140">
              <w:rPr>
                <w:color w:val="000000"/>
                <w:lang w:val="en-GB"/>
              </w:rPr>
              <w:t xml:space="preserve"> percentile</w:t>
            </w:r>
          </w:p>
        </w:tc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37C29E" w14:textId="77777777" w:rsidR="00732676" w:rsidRPr="00A06140" w:rsidRDefault="00732676" w:rsidP="00382A3F">
            <w:pPr>
              <w:jc w:val="center"/>
              <w:rPr>
                <w:b/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0.75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31E5F7" w14:textId="77777777" w:rsidR="00732676" w:rsidRPr="00A06140" w:rsidRDefault="00732676" w:rsidP="00382A3F">
            <w:pPr>
              <w:jc w:val="center"/>
              <w:rPr>
                <w:color w:val="2F2F2F"/>
                <w:lang w:val="en-GB"/>
              </w:rPr>
            </w:pPr>
            <w:r w:rsidRPr="00A06140">
              <w:rPr>
                <w:color w:val="000000"/>
                <w:lang w:val="en-GB"/>
              </w:rPr>
              <w:t>0.89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5001E8" w14:textId="77777777" w:rsidR="00732676" w:rsidRPr="00A06140" w:rsidRDefault="00732676" w:rsidP="00382A3F">
            <w:pPr>
              <w:jc w:val="center"/>
              <w:rPr>
                <w:color w:val="000000"/>
                <w:lang w:val="en-GB"/>
              </w:rPr>
            </w:pP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A65FE90" w14:textId="77777777" w:rsidR="00732676" w:rsidRPr="00A06140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0.86</w:t>
            </w:r>
          </w:p>
        </w:tc>
      </w:tr>
      <w:tr w:rsidR="00732676" w:rsidRPr="00A06140" w14:paraId="580C53DE" w14:textId="77777777" w:rsidTr="00382A3F">
        <w:trPr>
          <w:trHeight w:hRule="exact" w:val="1427"/>
          <w:jc w:val="center"/>
        </w:trPr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9EC488" w14:textId="2C904CEC" w:rsidR="00732676" w:rsidRPr="00A06140" w:rsidRDefault="00732676" w:rsidP="00CE2884">
            <w:pPr>
              <w:jc w:val="center"/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Number of 3+ day</w:t>
            </w:r>
            <w:r w:rsidR="00CE2884" w:rsidRPr="00A06140">
              <w:rPr>
                <w:color w:val="000000"/>
                <w:lang w:val="en-GB"/>
              </w:rPr>
              <w:t xml:space="preserve"> </w:t>
            </w:r>
            <w:r w:rsidRPr="00A06140">
              <w:rPr>
                <w:color w:val="000000"/>
                <w:lang w:val="en-GB"/>
              </w:rPr>
              <w:t>episodes above long-term 90</w:t>
            </w:r>
            <w:r w:rsidRPr="00A06140">
              <w:rPr>
                <w:color w:val="000000"/>
                <w:vertAlign w:val="superscript"/>
                <w:lang w:val="en-GB"/>
              </w:rPr>
              <w:t>th</w:t>
            </w:r>
            <w:r w:rsidRPr="00A06140">
              <w:rPr>
                <w:color w:val="000000"/>
                <w:lang w:val="en-GB"/>
              </w:rPr>
              <w:t xml:space="preserve"> percentile</w:t>
            </w:r>
          </w:p>
        </w:tc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E67EFC" w14:textId="77777777" w:rsidR="00732676" w:rsidRPr="00A06140" w:rsidRDefault="00732676" w:rsidP="00382A3F">
            <w:pPr>
              <w:jc w:val="center"/>
              <w:rPr>
                <w:b/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0.6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A25168" w14:textId="77777777" w:rsidR="00732676" w:rsidRPr="00A06140" w:rsidRDefault="00732676" w:rsidP="00382A3F">
            <w:pPr>
              <w:jc w:val="center"/>
              <w:rPr>
                <w:color w:val="2F2F2F"/>
                <w:lang w:val="en-GB"/>
              </w:rPr>
            </w:pPr>
            <w:r w:rsidRPr="00A06140">
              <w:rPr>
                <w:color w:val="000000"/>
                <w:lang w:val="en-GB"/>
              </w:rPr>
              <w:t>0.77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19BDAD" w14:textId="77777777" w:rsidR="00732676" w:rsidRPr="00A06140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0.86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E8E66D9" w14:textId="77777777" w:rsidR="00732676" w:rsidRPr="00A06140" w:rsidRDefault="00732676" w:rsidP="00382A3F">
            <w:pPr>
              <w:jc w:val="center"/>
              <w:rPr>
                <w:color w:val="000000"/>
                <w:lang w:val="en-GB"/>
              </w:rPr>
            </w:pPr>
          </w:p>
        </w:tc>
      </w:tr>
    </w:tbl>
    <w:p w14:paraId="6B56F317" w14:textId="6B4D5D87" w:rsidR="0047031B" w:rsidRPr="00A06140" w:rsidRDefault="0047031B" w:rsidP="00570D0B">
      <w:pPr>
        <w:widowControl w:val="0"/>
        <w:suppressLineNumbers/>
        <w:autoSpaceDE w:val="0"/>
        <w:autoSpaceDN w:val="0"/>
        <w:adjustRightInd w:val="0"/>
        <w:jc w:val="both"/>
        <w:rPr>
          <w:b/>
          <w:lang w:val="en-GB"/>
        </w:rPr>
      </w:pPr>
    </w:p>
    <w:sectPr w:rsidR="0047031B" w:rsidRPr="00A06140" w:rsidSect="00B73E6D">
      <w:headerReference w:type="default" r:id="rId9"/>
      <w:footerReference w:type="even" r:id="rId10"/>
      <w:footerReference w:type="default" r:id="rId11"/>
      <w:pgSz w:w="11906" w:h="16838"/>
      <w:pgMar w:top="1440" w:right="1440" w:bottom="1440" w:left="1440" w:header="708" w:footer="708" w:gutter="0"/>
      <w:lnNumType w:countBy="1" w:restart="continuous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C5B8F28" w14:textId="77777777" w:rsidR="00C55D75" w:rsidRDefault="00C55D75">
      <w:r>
        <w:separator/>
      </w:r>
    </w:p>
  </w:endnote>
  <w:endnote w:type="continuationSeparator" w:id="0">
    <w:p w14:paraId="0A5D0E7B" w14:textId="77777777" w:rsidR="00C55D75" w:rsidRDefault="00C55D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1785914748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49A42725" w14:textId="49073998" w:rsidR="00382A3F" w:rsidRDefault="00382A3F" w:rsidP="00382A3F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70C9B07" w14:textId="77777777" w:rsidR="00382A3F" w:rsidRDefault="00382A3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6A470D" w14:textId="104BB083" w:rsidR="00382A3F" w:rsidRDefault="00382A3F">
    <w:pPr>
      <w:pStyle w:val="Footer"/>
      <w:jc w:val="right"/>
    </w:pPr>
  </w:p>
  <w:p w14:paraId="7234AC77" w14:textId="77777777" w:rsidR="00382A3F" w:rsidRDefault="00382A3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AFFFDA5" w14:textId="77777777" w:rsidR="00C55D75" w:rsidRDefault="00C55D75">
      <w:r>
        <w:separator/>
      </w:r>
    </w:p>
  </w:footnote>
  <w:footnote w:type="continuationSeparator" w:id="0">
    <w:p w14:paraId="0F9D9401" w14:textId="77777777" w:rsidR="00C55D75" w:rsidRDefault="00C55D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F3F3418" w14:textId="77777777" w:rsidR="00382A3F" w:rsidRPr="005001AC" w:rsidRDefault="00382A3F" w:rsidP="00382A3F">
    <w:pPr>
      <w:jc w:val="right"/>
      <w:rPr>
        <w:sz w:val="20"/>
      </w:rPr>
    </w:pPr>
  </w:p>
  <w:p w14:paraId="46BE4DB7" w14:textId="77777777" w:rsidR="00382A3F" w:rsidRDefault="00382A3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3E9A098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498CFF00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D94376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C8CF8D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BE508C2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BDA3A4C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F6ED8A8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406D81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8E0500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E4E81E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424AA5"/>
    <w:multiLevelType w:val="hybridMultilevel"/>
    <w:tmpl w:val="DF0A0D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5040010"/>
    <w:multiLevelType w:val="hybridMultilevel"/>
    <w:tmpl w:val="147E93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BC705F"/>
    <w:multiLevelType w:val="hybridMultilevel"/>
    <w:tmpl w:val="8E222FC4"/>
    <w:lvl w:ilvl="0" w:tplc="03ECACFA">
      <w:start w:val="1"/>
      <w:numFmt w:val="bullet"/>
      <w:lvlText w:val=""/>
      <w:lvlJc w:val="left"/>
      <w:pPr>
        <w:ind w:left="357" w:hanging="357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CAD4677"/>
    <w:multiLevelType w:val="hybridMultilevel"/>
    <w:tmpl w:val="0CE4EA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23D4B83"/>
    <w:multiLevelType w:val="hybridMultilevel"/>
    <w:tmpl w:val="57A489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E721CBE"/>
    <w:multiLevelType w:val="hybridMultilevel"/>
    <w:tmpl w:val="CF1E42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1"/>
  </w:num>
  <w:num w:numId="12">
    <w:abstractNumId w:val="14"/>
  </w:num>
  <w:num w:numId="13">
    <w:abstractNumId w:val="15"/>
  </w:num>
  <w:num w:numId="14">
    <w:abstractNumId w:val="10"/>
  </w:num>
  <w:num w:numId="15">
    <w:abstractNumId w:val="12"/>
  </w:num>
  <w:num w:numId="16">
    <w:abstractNumId w:val="1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Robbie Parks">
    <w15:presenceInfo w15:providerId="None" w15:userId="Robbie Parks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2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EN.Layout" w:val="&lt;ENLayout&gt;&lt;Style&gt;New England J Medicine&lt;/Style&gt;&lt;LeftDelim&gt;{&lt;/LeftDelim&gt;&lt;RightDelim&gt;}&lt;/RightDelim&gt;&lt;FontName&gt;Times New Roman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pdr9d5f29d20wqewxabpwf0cs0xwaavp2p5r&quot;&gt;My EndNote Library&lt;record-ids&gt;&lt;item&gt;327&lt;/item&gt;&lt;item&gt;328&lt;/item&gt;&lt;item&gt;330&lt;/item&gt;&lt;item&gt;343&lt;/item&gt;&lt;item&gt;346&lt;/item&gt;&lt;item&gt;354&lt;/item&gt;&lt;item&gt;365&lt;/item&gt;&lt;item&gt;368&lt;/item&gt;&lt;item&gt;378&lt;/item&gt;&lt;item&gt;379&lt;/item&gt;&lt;item&gt;380&lt;/item&gt;&lt;item&gt;385&lt;/item&gt;&lt;item&gt;386&lt;/item&gt;&lt;item&gt;387&lt;/item&gt;&lt;item&gt;408&lt;/item&gt;&lt;item&gt;429&lt;/item&gt;&lt;item&gt;431&lt;/item&gt;&lt;item&gt;433&lt;/item&gt;&lt;item&gt;444&lt;/item&gt;&lt;item&gt;449&lt;/item&gt;&lt;/record-ids&gt;&lt;/item&gt;&lt;/Libraries&gt;"/>
  </w:docVars>
  <w:rsids>
    <w:rsidRoot w:val="0047031B"/>
    <w:rsid w:val="00007EB4"/>
    <w:rsid w:val="00020AA6"/>
    <w:rsid w:val="000347A4"/>
    <w:rsid w:val="00045858"/>
    <w:rsid w:val="0007231A"/>
    <w:rsid w:val="00095DD4"/>
    <w:rsid w:val="000B2A95"/>
    <w:rsid w:val="000D3A2F"/>
    <w:rsid w:val="000D5472"/>
    <w:rsid w:val="000E3107"/>
    <w:rsid w:val="000E4507"/>
    <w:rsid w:val="00104EF6"/>
    <w:rsid w:val="00115D5B"/>
    <w:rsid w:val="001206E0"/>
    <w:rsid w:val="00127FE4"/>
    <w:rsid w:val="001343FA"/>
    <w:rsid w:val="00136216"/>
    <w:rsid w:val="00147DE9"/>
    <w:rsid w:val="0015062B"/>
    <w:rsid w:val="00163AA4"/>
    <w:rsid w:val="00165887"/>
    <w:rsid w:val="001720A9"/>
    <w:rsid w:val="001855C4"/>
    <w:rsid w:val="0018704C"/>
    <w:rsid w:val="001A0C15"/>
    <w:rsid w:val="001B24D1"/>
    <w:rsid w:val="001B694B"/>
    <w:rsid w:val="001C5FB8"/>
    <w:rsid w:val="001D5365"/>
    <w:rsid w:val="001F30D9"/>
    <w:rsid w:val="00213719"/>
    <w:rsid w:val="00217803"/>
    <w:rsid w:val="002234EC"/>
    <w:rsid w:val="00231177"/>
    <w:rsid w:val="00254BFE"/>
    <w:rsid w:val="00272117"/>
    <w:rsid w:val="0029272B"/>
    <w:rsid w:val="002B5C4A"/>
    <w:rsid w:val="0036071B"/>
    <w:rsid w:val="00382A3F"/>
    <w:rsid w:val="0038719B"/>
    <w:rsid w:val="00395439"/>
    <w:rsid w:val="003A3DD2"/>
    <w:rsid w:val="003A5645"/>
    <w:rsid w:val="003B0A88"/>
    <w:rsid w:val="003B25A2"/>
    <w:rsid w:val="003B7C71"/>
    <w:rsid w:val="003D4062"/>
    <w:rsid w:val="003E4950"/>
    <w:rsid w:val="003F6BE2"/>
    <w:rsid w:val="00407850"/>
    <w:rsid w:val="00413BE3"/>
    <w:rsid w:val="00424B22"/>
    <w:rsid w:val="00431E4B"/>
    <w:rsid w:val="00435042"/>
    <w:rsid w:val="00446A57"/>
    <w:rsid w:val="0046056D"/>
    <w:rsid w:val="004642AF"/>
    <w:rsid w:val="0047031B"/>
    <w:rsid w:val="00481E4E"/>
    <w:rsid w:val="004843BF"/>
    <w:rsid w:val="00490A1D"/>
    <w:rsid w:val="004C26F0"/>
    <w:rsid w:val="004F3AEA"/>
    <w:rsid w:val="005313BD"/>
    <w:rsid w:val="00533657"/>
    <w:rsid w:val="0053437D"/>
    <w:rsid w:val="00535128"/>
    <w:rsid w:val="0054329F"/>
    <w:rsid w:val="00551DDB"/>
    <w:rsid w:val="00570D0B"/>
    <w:rsid w:val="0059449F"/>
    <w:rsid w:val="005A5826"/>
    <w:rsid w:val="005C4AC3"/>
    <w:rsid w:val="005D52A1"/>
    <w:rsid w:val="005D54DB"/>
    <w:rsid w:val="005F1E6D"/>
    <w:rsid w:val="005F3CE7"/>
    <w:rsid w:val="00601D49"/>
    <w:rsid w:val="00601DEF"/>
    <w:rsid w:val="00616A65"/>
    <w:rsid w:val="00625E7E"/>
    <w:rsid w:val="006300F4"/>
    <w:rsid w:val="0063151D"/>
    <w:rsid w:val="00632991"/>
    <w:rsid w:val="006503B3"/>
    <w:rsid w:val="00650CBE"/>
    <w:rsid w:val="0065153B"/>
    <w:rsid w:val="00661135"/>
    <w:rsid w:val="0066163A"/>
    <w:rsid w:val="00680089"/>
    <w:rsid w:val="00680F44"/>
    <w:rsid w:val="00685B1E"/>
    <w:rsid w:val="006924AB"/>
    <w:rsid w:val="006B3A70"/>
    <w:rsid w:val="006B3FC0"/>
    <w:rsid w:val="007321BC"/>
    <w:rsid w:val="00732676"/>
    <w:rsid w:val="00736B61"/>
    <w:rsid w:val="00743ECB"/>
    <w:rsid w:val="00751788"/>
    <w:rsid w:val="00763686"/>
    <w:rsid w:val="007652CC"/>
    <w:rsid w:val="007813FE"/>
    <w:rsid w:val="00782F5D"/>
    <w:rsid w:val="00795C72"/>
    <w:rsid w:val="00796FC3"/>
    <w:rsid w:val="007A7681"/>
    <w:rsid w:val="007C02A1"/>
    <w:rsid w:val="007C2862"/>
    <w:rsid w:val="007D5D15"/>
    <w:rsid w:val="007D7204"/>
    <w:rsid w:val="007E6CF4"/>
    <w:rsid w:val="007F3793"/>
    <w:rsid w:val="00800032"/>
    <w:rsid w:val="00800967"/>
    <w:rsid w:val="00805A09"/>
    <w:rsid w:val="00855B52"/>
    <w:rsid w:val="008710B9"/>
    <w:rsid w:val="00880B6F"/>
    <w:rsid w:val="008A6F87"/>
    <w:rsid w:val="008C13DA"/>
    <w:rsid w:val="008D72FF"/>
    <w:rsid w:val="008F191C"/>
    <w:rsid w:val="008F54CB"/>
    <w:rsid w:val="00910C82"/>
    <w:rsid w:val="00923333"/>
    <w:rsid w:val="0092749B"/>
    <w:rsid w:val="00933A7C"/>
    <w:rsid w:val="00934E07"/>
    <w:rsid w:val="0094718E"/>
    <w:rsid w:val="00947C72"/>
    <w:rsid w:val="00952590"/>
    <w:rsid w:val="0098779B"/>
    <w:rsid w:val="00991281"/>
    <w:rsid w:val="009A368B"/>
    <w:rsid w:val="009B2DC4"/>
    <w:rsid w:val="009F4DA1"/>
    <w:rsid w:val="00A00F28"/>
    <w:rsid w:val="00A06140"/>
    <w:rsid w:val="00A319B8"/>
    <w:rsid w:val="00A37141"/>
    <w:rsid w:val="00A373C5"/>
    <w:rsid w:val="00A43897"/>
    <w:rsid w:val="00A53BA8"/>
    <w:rsid w:val="00A75CC0"/>
    <w:rsid w:val="00A8081B"/>
    <w:rsid w:val="00A93B43"/>
    <w:rsid w:val="00AA2EEA"/>
    <w:rsid w:val="00AA38FE"/>
    <w:rsid w:val="00AB1D74"/>
    <w:rsid w:val="00AC32CC"/>
    <w:rsid w:val="00AC49D4"/>
    <w:rsid w:val="00AD2E1B"/>
    <w:rsid w:val="00AD3547"/>
    <w:rsid w:val="00AD4CE5"/>
    <w:rsid w:val="00B20B9D"/>
    <w:rsid w:val="00B27319"/>
    <w:rsid w:val="00B2773C"/>
    <w:rsid w:val="00B45027"/>
    <w:rsid w:val="00B64436"/>
    <w:rsid w:val="00B73E6D"/>
    <w:rsid w:val="00B91D2F"/>
    <w:rsid w:val="00BA52E7"/>
    <w:rsid w:val="00BB285D"/>
    <w:rsid w:val="00BC44AA"/>
    <w:rsid w:val="00BD13CC"/>
    <w:rsid w:val="00BD1F10"/>
    <w:rsid w:val="00BD4DF0"/>
    <w:rsid w:val="00BE4B86"/>
    <w:rsid w:val="00BE5967"/>
    <w:rsid w:val="00BF39FE"/>
    <w:rsid w:val="00C062C9"/>
    <w:rsid w:val="00C10F29"/>
    <w:rsid w:val="00C20FE5"/>
    <w:rsid w:val="00C3326A"/>
    <w:rsid w:val="00C44A70"/>
    <w:rsid w:val="00C51EA1"/>
    <w:rsid w:val="00C55D75"/>
    <w:rsid w:val="00C568C1"/>
    <w:rsid w:val="00C67587"/>
    <w:rsid w:val="00C67D68"/>
    <w:rsid w:val="00C70D65"/>
    <w:rsid w:val="00C762A3"/>
    <w:rsid w:val="00CC0278"/>
    <w:rsid w:val="00CE2884"/>
    <w:rsid w:val="00CE6A86"/>
    <w:rsid w:val="00D2420B"/>
    <w:rsid w:val="00D320E7"/>
    <w:rsid w:val="00D6525A"/>
    <w:rsid w:val="00D75CAF"/>
    <w:rsid w:val="00D93238"/>
    <w:rsid w:val="00D976AC"/>
    <w:rsid w:val="00D97BBC"/>
    <w:rsid w:val="00DA2DC4"/>
    <w:rsid w:val="00DA7D6D"/>
    <w:rsid w:val="00DE6658"/>
    <w:rsid w:val="00DF04F9"/>
    <w:rsid w:val="00DF3C5A"/>
    <w:rsid w:val="00DF67F4"/>
    <w:rsid w:val="00E1350D"/>
    <w:rsid w:val="00E2081D"/>
    <w:rsid w:val="00E265CC"/>
    <w:rsid w:val="00E365C1"/>
    <w:rsid w:val="00E418F8"/>
    <w:rsid w:val="00E440E1"/>
    <w:rsid w:val="00E5216E"/>
    <w:rsid w:val="00E574F8"/>
    <w:rsid w:val="00E72EBE"/>
    <w:rsid w:val="00E75038"/>
    <w:rsid w:val="00E87BAC"/>
    <w:rsid w:val="00E96C50"/>
    <w:rsid w:val="00EB0AA3"/>
    <w:rsid w:val="00EC0F0E"/>
    <w:rsid w:val="00ED462A"/>
    <w:rsid w:val="00EE02EE"/>
    <w:rsid w:val="00F002B6"/>
    <w:rsid w:val="00F12C99"/>
    <w:rsid w:val="00F23842"/>
    <w:rsid w:val="00F30C4A"/>
    <w:rsid w:val="00F3299F"/>
    <w:rsid w:val="00F40152"/>
    <w:rsid w:val="00F406FC"/>
    <w:rsid w:val="00F57C68"/>
    <w:rsid w:val="00F7368F"/>
    <w:rsid w:val="00F91231"/>
    <w:rsid w:val="00FA1029"/>
    <w:rsid w:val="00FA6331"/>
    <w:rsid w:val="00FA772E"/>
    <w:rsid w:val="00FD3365"/>
    <w:rsid w:val="00FD4B69"/>
    <w:rsid w:val="00FD7EB1"/>
    <w:rsid w:val="00FE5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CDB37AF"/>
  <w15:chartTrackingRefBased/>
  <w15:docId w15:val="{6972AC8D-C20A-412E-8139-3B3801C71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iPriority="99" w:unhideWhenUsed="1"/>
    <w:lsdException w:name="page number" w:semiHidden="1" w:uiPriority="99" w:unhideWhenUsed="1"/>
    <w:lsdException w:name="endnote reference" w:semiHidden="1" w:uiPriority="99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iPriority="99" w:unhideWhenUsed="1"/>
    <w:lsdException w:name="HTML Address" w:semiHidden="1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semiHidden="1" w:uiPriority="99" w:unhideWhenUsed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nhideWhenUsed="1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7031B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/>
    <w:rsid w:val="0047031B"/>
    <w:pPr>
      <w:keepNext/>
      <w:spacing w:before="240" w:after="60"/>
      <w:outlineLvl w:val="0"/>
    </w:pPr>
    <w:rPr>
      <w:b/>
      <w:bCs/>
      <w:kern w:val="32"/>
      <w:szCs w:val="24"/>
    </w:rPr>
  </w:style>
  <w:style w:type="paragraph" w:styleId="Heading2">
    <w:name w:val="heading 2"/>
    <w:basedOn w:val="Normal"/>
    <w:next w:val="Normal"/>
    <w:link w:val="Heading2Char"/>
    <w:semiHidden/>
    <w:qFormat/>
    <w:rsid w:val="0047031B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semiHidden/>
    <w:qFormat/>
    <w:rsid w:val="0047031B"/>
    <w:pPr>
      <w:keepNext/>
      <w:spacing w:line="480" w:lineRule="auto"/>
      <w:outlineLvl w:val="2"/>
    </w:pPr>
    <w:rPr>
      <w:rFonts w:ascii="Times" w:eastAsia="Times" w:hAnsi="Times"/>
      <w:b/>
    </w:rPr>
  </w:style>
  <w:style w:type="paragraph" w:styleId="Heading4">
    <w:name w:val="heading 4"/>
    <w:basedOn w:val="Normal"/>
    <w:next w:val="Normal"/>
    <w:link w:val="Heading4Char"/>
    <w:semiHidden/>
    <w:qFormat/>
    <w:rsid w:val="0047031B"/>
    <w:pPr>
      <w:keepNext/>
      <w:spacing w:line="480" w:lineRule="auto"/>
      <w:outlineLvl w:val="3"/>
    </w:pPr>
    <w:rPr>
      <w:rFonts w:ascii="Times" w:hAnsi="Times"/>
      <w:b/>
      <w:color w:val="0000FF"/>
      <w:sz w:val="44"/>
    </w:rPr>
  </w:style>
  <w:style w:type="paragraph" w:styleId="Heading5">
    <w:name w:val="heading 5"/>
    <w:basedOn w:val="Normal"/>
    <w:next w:val="Normal"/>
    <w:link w:val="Heading5Char"/>
    <w:semiHidden/>
    <w:qFormat/>
    <w:rsid w:val="0047031B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qFormat/>
    <w:rsid w:val="0047031B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semiHidden/>
    <w:qFormat/>
    <w:rsid w:val="0047031B"/>
    <w:pPr>
      <w:spacing w:before="240" w:after="60"/>
      <w:outlineLvl w:val="6"/>
    </w:pPr>
    <w:rPr>
      <w:rFonts w:ascii="Calibri" w:hAnsi="Calibri"/>
      <w:szCs w:val="24"/>
    </w:rPr>
  </w:style>
  <w:style w:type="paragraph" w:styleId="Heading8">
    <w:name w:val="heading 8"/>
    <w:basedOn w:val="Normal"/>
    <w:next w:val="Normal"/>
    <w:link w:val="Heading8Char"/>
    <w:semiHidden/>
    <w:qFormat/>
    <w:rsid w:val="0047031B"/>
    <w:pPr>
      <w:spacing w:before="240" w:after="60"/>
      <w:outlineLvl w:val="7"/>
    </w:pPr>
    <w:rPr>
      <w:rFonts w:ascii="Calibri" w:hAnsi="Calibri"/>
      <w:i/>
      <w:iCs/>
      <w:szCs w:val="24"/>
    </w:rPr>
  </w:style>
  <w:style w:type="paragraph" w:styleId="Heading9">
    <w:name w:val="heading 9"/>
    <w:basedOn w:val="Normal"/>
    <w:next w:val="Normal"/>
    <w:link w:val="Heading9Char"/>
    <w:semiHidden/>
    <w:qFormat/>
    <w:rsid w:val="0047031B"/>
    <w:p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47031B"/>
    <w:rPr>
      <w:rFonts w:ascii="Times New Roman" w:eastAsia="Times New Roman" w:hAnsi="Times New Roman" w:cs="Times New Roman"/>
      <w:b/>
      <w:bCs/>
      <w:kern w:val="32"/>
      <w:sz w:val="24"/>
      <w:szCs w:val="24"/>
      <w:lang w:val="en-US"/>
    </w:rPr>
  </w:style>
  <w:style w:type="character" w:customStyle="1" w:styleId="Heading2Char">
    <w:name w:val="Heading 2 Char"/>
    <w:basedOn w:val="DefaultParagraphFont"/>
    <w:link w:val="Heading2"/>
    <w:semiHidden/>
    <w:rsid w:val="0047031B"/>
    <w:rPr>
      <w:rFonts w:ascii="Cambria" w:eastAsia="Times New Roman" w:hAnsi="Cambria" w:cs="Times New Roman"/>
      <w:b/>
      <w:bCs/>
      <w:i/>
      <w:iCs/>
      <w:sz w:val="28"/>
      <w:szCs w:val="28"/>
      <w:lang w:val="en-US"/>
    </w:rPr>
  </w:style>
  <w:style w:type="character" w:customStyle="1" w:styleId="Heading3Char">
    <w:name w:val="Heading 3 Char"/>
    <w:basedOn w:val="DefaultParagraphFont"/>
    <w:link w:val="Heading3"/>
    <w:semiHidden/>
    <w:rsid w:val="0047031B"/>
    <w:rPr>
      <w:rFonts w:ascii="Times" w:eastAsia="Times" w:hAnsi="Times" w:cs="Times New Roman"/>
      <w:b/>
      <w:sz w:val="24"/>
      <w:szCs w:val="20"/>
      <w:lang w:val="en-US"/>
    </w:rPr>
  </w:style>
  <w:style w:type="character" w:customStyle="1" w:styleId="Heading4Char">
    <w:name w:val="Heading 4 Char"/>
    <w:basedOn w:val="DefaultParagraphFont"/>
    <w:link w:val="Heading4"/>
    <w:semiHidden/>
    <w:rsid w:val="0047031B"/>
    <w:rPr>
      <w:rFonts w:ascii="Times" w:eastAsia="Times New Roman" w:hAnsi="Times" w:cs="Times New Roman"/>
      <w:b/>
      <w:color w:val="0000FF"/>
      <w:sz w:val="44"/>
      <w:szCs w:val="20"/>
      <w:lang w:val="en-US"/>
    </w:rPr>
  </w:style>
  <w:style w:type="character" w:customStyle="1" w:styleId="Heading5Char">
    <w:name w:val="Heading 5 Char"/>
    <w:basedOn w:val="DefaultParagraphFont"/>
    <w:link w:val="Heading5"/>
    <w:semiHidden/>
    <w:rsid w:val="0047031B"/>
    <w:rPr>
      <w:rFonts w:ascii="Calibri" w:eastAsia="Times New Roman" w:hAnsi="Calibri" w:cs="Times New Roman"/>
      <w:b/>
      <w:bCs/>
      <w:i/>
      <w:iCs/>
      <w:sz w:val="26"/>
      <w:szCs w:val="26"/>
      <w:lang w:val="en-US"/>
    </w:rPr>
  </w:style>
  <w:style w:type="character" w:customStyle="1" w:styleId="Heading6Char">
    <w:name w:val="Heading 6 Char"/>
    <w:basedOn w:val="DefaultParagraphFont"/>
    <w:link w:val="Heading6"/>
    <w:semiHidden/>
    <w:rsid w:val="0047031B"/>
    <w:rPr>
      <w:rFonts w:ascii="Calibri" w:eastAsia="Times New Roman" w:hAnsi="Calibri" w:cs="Times New Roman"/>
      <w:b/>
      <w:bCs/>
      <w:lang w:val="en-US"/>
    </w:rPr>
  </w:style>
  <w:style w:type="character" w:customStyle="1" w:styleId="Heading7Char">
    <w:name w:val="Heading 7 Char"/>
    <w:basedOn w:val="DefaultParagraphFont"/>
    <w:link w:val="Heading7"/>
    <w:semiHidden/>
    <w:rsid w:val="0047031B"/>
    <w:rPr>
      <w:rFonts w:ascii="Calibri" w:eastAsia="Times New Roman" w:hAnsi="Calibri" w:cs="Times New Roman"/>
      <w:sz w:val="24"/>
      <w:szCs w:val="24"/>
      <w:lang w:val="en-US"/>
    </w:rPr>
  </w:style>
  <w:style w:type="character" w:customStyle="1" w:styleId="Heading8Char">
    <w:name w:val="Heading 8 Char"/>
    <w:basedOn w:val="DefaultParagraphFont"/>
    <w:link w:val="Heading8"/>
    <w:semiHidden/>
    <w:rsid w:val="0047031B"/>
    <w:rPr>
      <w:rFonts w:ascii="Calibri" w:eastAsia="Times New Roman" w:hAnsi="Calibri" w:cs="Times New Roman"/>
      <w:i/>
      <w:iCs/>
      <w:sz w:val="24"/>
      <w:szCs w:val="24"/>
      <w:lang w:val="en-US"/>
    </w:rPr>
  </w:style>
  <w:style w:type="character" w:customStyle="1" w:styleId="Heading9Char">
    <w:name w:val="Heading 9 Char"/>
    <w:basedOn w:val="DefaultParagraphFont"/>
    <w:link w:val="Heading9"/>
    <w:semiHidden/>
    <w:rsid w:val="0047031B"/>
    <w:rPr>
      <w:rFonts w:ascii="Cambria" w:eastAsia="Times New Roman" w:hAnsi="Cambria" w:cs="Times New Roman"/>
      <w:lang w:val="en-US"/>
    </w:rPr>
  </w:style>
  <w:style w:type="character" w:styleId="PageNumber">
    <w:name w:val="page number"/>
    <w:basedOn w:val="DefaultParagraphFont"/>
    <w:uiPriority w:val="99"/>
    <w:semiHidden/>
    <w:rsid w:val="0047031B"/>
  </w:style>
  <w:style w:type="paragraph" w:customStyle="1" w:styleId="SMHeading">
    <w:name w:val="SM Heading"/>
    <w:basedOn w:val="Heading1"/>
    <w:qFormat/>
    <w:rsid w:val="0047031B"/>
  </w:style>
  <w:style w:type="paragraph" w:customStyle="1" w:styleId="SMSubheading">
    <w:name w:val="SM Subheading"/>
    <w:basedOn w:val="Normal"/>
    <w:link w:val="SMSubheadingChar"/>
    <w:qFormat/>
    <w:rsid w:val="0047031B"/>
    <w:rPr>
      <w:u w:val="words"/>
    </w:rPr>
  </w:style>
  <w:style w:type="paragraph" w:customStyle="1" w:styleId="SMText">
    <w:name w:val="SM Text"/>
    <w:basedOn w:val="Normal"/>
    <w:qFormat/>
    <w:rsid w:val="0047031B"/>
    <w:pPr>
      <w:ind w:firstLine="480"/>
    </w:pPr>
  </w:style>
  <w:style w:type="paragraph" w:customStyle="1" w:styleId="SMcaption">
    <w:name w:val="SM caption"/>
    <w:basedOn w:val="SMText"/>
    <w:qFormat/>
    <w:rsid w:val="0047031B"/>
    <w:pPr>
      <w:ind w:firstLine="0"/>
    </w:pPr>
  </w:style>
  <w:style w:type="paragraph" w:styleId="BalloonText">
    <w:name w:val="Balloon Text"/>
    <w:basedOn w:val="Normal"/>
    <w:link w:val="BalloonTextChar"/>
    <w:semiHidden/>
    <w:rsid w:val="0047031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47031B"/>
    <w:rPr>
      <w:rFonts w:ascii="Tahoma" w:eastAsia="Times New Roman" w:hAnsi="Tahoma" w:cs="Tahoma"/>
      <w:sz w:val="16"/>
      <w:szCs w:val="16"/>
      <w:lang w:val="en-US"/>
    </w:rPr>
  </w:style>
  <w:style w:type="paragraph" w:styleId="Bibliography">
    <w:name w:val="Bibliography"/>
    <w:basedOn w:val="Normal"/>
    <w:next w:val="Normal"/>
    <w:uiPriority w:val="37"/>
    <w:semiHidden/>
    <w:rsid w:val="0047031B"/>
  </w:style>
  <w:style w:type="paragraph" w:styleId="BlockText">
    <w:name w:val="Block Text"/>
    <w:basedOn w:val="Normal"/>
    <w:semiHidden/>
    <w:rsid w:val="0047031B"/>
    <w:pPr>
      <w:spacing w:after="120"/>
      <w:ind w:left="1440" w:right="1440"/>
    </w:pPr>
  </w:style>
  <w:style w:type="paragraph" w:styleId="BodyText">
    <w:name w:val="Body Text"/>
    <w:basedOn w:val="Normal"/>
    <w:link w:val="BodyTextChar"/>
    <w:semiHidden/>
    <w:rsid w:val="0047031B"/>
    <w:pPr>
      <w:spacing w:after="120"/>
    </w:pPr>
  </w:style>
  <w:style w:type="character" w:customStyle="1" w:styleId="BodyTextChar">
    <w:name w:val="Body Text Char"/>
    <w:basedOn w:val="DefaultParagraphFont"/>
    <w:link w:val="BodyText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BodyText2">
    <w:name w:val="Body Text 2"/>
    <w:basedOn w:val="Normal"/>
    <w:link w:val="BodyText2Char"/>
    <w:semiHidden/>
    <w:rsid w:val="0047031B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BodyText3">
    <w:name w:val="Body Text 3"/>
    <w:basedOn w:val="Normal"/>
    <w:link w:val="BodyText3Char"/>
    <w:semiHidden/>
    <w:rsid w:val="0047031B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semiHidden/>
    <w:rsid w:val="0047031B"/>
    <w:rPr>
      <w:rFonts w:ascii="Times New Roman" w:eastAsia="Times New Roman" w:hAnsi="Times New Roman" w:cs="Times New Roman"/>
      <w:sz w:val="16"/>
      <w:szCs w:val="16"/>
      <w:lang w:val="en-US"/>
    </w:rPr>
  </w:style>
  <w:style w:type="paragraph" w:styleId="BodyTextFirstIndent">
    <w:name w:val="Body Text First Indent"/>
    <w:basedOn w:val="BodyText"/>
    <w:link w:val="BodyTextFirstIndentChar"/>
    <w:semiHidden/>
    <w:rsid w:val="0047031B"/>
    <w:pPr>
      <w:ind w:firstLine="210"/>
    </w:pPr>
  </w:style>
  <w:style w:type="character" w:customStyle="1" w:styleId="BodyTextFirstIndentChar">
    <w:name w:val="Body Text First Indent Char"/>
    <w:basedOn w:val="BodyTextChar"/>
    <w:link w:val="BodyTextFirstIndent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BodyTextIndent">
    <w:name w:val="Body Text Indent"/>
    <w:basedOn w:val="Normal"/>
    <w:link w:val="BodyTextIndentChar"/>
    <w:semiHidden/>
    <w:rsid w:val="0047031B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BodyTextFirstIndent2">
    <w:name w:val="Body Text First Indent 2"/>
    <w:basedOn w:val="BodyTextIndent"/>
    <w:link w:val="BodyTextFirstIndent2Char"/>
    <w:semiHidden/>
    <w:rsid w:val="0047031B"/>
    <w:pPr>
      <w:ind w:firstLine="210"/>
    </w:pPr>
  </w:style>
  <w:style w:type="character" w:customStyle="1" w:styleId="BodyTextFirstIndent2Char">
    <w:name w:val="Body Text First Indent 2 Char"/>
    <w:basedOn w:val="BodyTextIndentChar"/>
    <w:link w:val="BodyTextFirstIndent2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BodyTextIndent2">
    <w:name w:val="Body Text Indent 2"/>
    <w:basedOn w:val="Normal"/>
    <w:link w:val="BodyTextIndent2Char"/>
    <w:semiHidden/>
    <w:rsid w:val="0047031B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BodyTextIndent3">
    <w:name w:val="Body Text Indent 3"/>
    <w:basedOn w:val="Normal"/>
    <w:link w:val="BodyTextIndent3Char"/>
    <w:semiHidden/>
    <w:rsid w:val="0047031B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47031B"/>
    <w:rPr>
      <w:rFonts w:ascii="Times New Roman" w:eastAsia="Times New Roman" w:hAnsi="Times New Roman" w:cs="Times New Roman"/>
      <w:sz w:val="16"/>
      <w:szCs w:val="16"/>
      <w:lang w:val="en-US"/>
    </w:rPr>
  </w:style>
  <w:style w:type="paragraph" w:styleId="Caption">
    <w:name w:val="caption"/>
    <w:basedOn w:val="Normal"/>
    <w:next w:val="Normal"/>
    <w:semiHidden/>
    <w:qFormat/>
    <w:rsid w:val="0047031B"/>
    <w:rPr>
      <w:b/>
      <w:bCs/>
      <w:sz w:val="20"/>
    </w:rPr>
  </w:style>
  <w:style w:type="paragraph" w:styleId="Closing">
    <w:name w:val="Closing"/>
    <w:basedOn w:val="Normal"/>
    <w:link w:val="ClosingChar"/>
    <w:semiHidden/>
    <w:rsid w:val="0047031B"/>
    <w:pPr>
      <w:ind w:left="4320"/>
    </w:pPr>
  </w:style>
  <w:style w:type="character" w:customStyle="1" w:styleId="ClosingChar">
    <w:name w:val="Closing Char"/>
    <w:basedOn w:val="DefaultParagraphFont"/>
    <w:link w:val="Closing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CommentText">
    <w:name w:val="annotation text"/>
    <w:basedOn w:val="Normal"/>
    <w:link w:val="CommentTextChar"/>
    <w:uiPriority w:val="99"/>
    <w:rsid w:val="0047031B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7031B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47031B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47031B"/>
    <w:rPr>
      <w:rFonts w:ascii="Times New Roman" w:eastAsia="Times New Roman" w:hAnsi="Times New Roman" w:cs="Times New Roman"/>
      <w:b/>
      <w:bCs/>
      <w:sz w:val="20"/>
      <w:szCs w:val="20"/>
      <w:lang w:val="en-US"/>
    </w:rPr>
  </w:style>
  <w:style w:type="paragraph" w:styleId="Date">
    <w:name w:val="Date"/>
    <w:basedOn w:val="Normal"/>
    <w:next w:val="Normal"/>
    <w:link w:val="DateChar"/>
    <w:semiHidden/>
    <w:rsid w:val="0047031B"/>
  </w:style>
  <w:style w:type="character" w:customStyle="1" w:styleId="DateChar">
    <w:name w:val="Date Char"/>
    <w:basedOn w:val="DefaultParagraphFont"/>
    <w:link w:val="Date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DocumentMap">
    <w:name w:val="Document Map"/>
    <w:basedOn w:val="Normal"/>
    <w:link w:val="DocumentMapChar"/>
    <w:semiHidden/>
    <w:rsid w:val="0047031B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semiHidden/>
    <w:rsid w:val="0047031B"/>
    <w:rPr>
      <w:rFonts w:ascii="Tahoma" w:eastAsia="Times New Roman" w:hAnsi="Tahoma" w:cs="Tahoma"/>
      <w:sz w:val="16"/>
      <w:szCs w:val="16"/>
      <w:lang w:val="en-US"/>
    </w:rPr>
  </w:style>
  <w:style w:type="paragraph" w:styleId="E-mailSignature">
    <w:name w:val="E-mail Signature"/>
    <w:basedOn w:val="Normal"/>
    <w:link w:val="E-mailSignatureChar"/>
    <w:semiHidden/>
    <w:rsid w:val="0047031B"/>
  </w:style>
  <w:style w:type="character" w:customStyle="1" w:styleId="E-mailSignatureChar">
    <w:name w:val="E-mail Signature Char"/>
    <w:basedOn w:val="DefaultParagraphFont"/>
    <w:link w:val="E-mailSignature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EndnoteText">
    <w:name w:val="endnote text"/>
    <w:basedOn w:val="Normal"/>
    <w:link w:val="EndnoteTextChar"/>
    <w:semiHidden/>
    <w:rsid w:val="0047031B"/>
    <w:rPr>
      <w:sz w:val="20"/>
    </w:rPr>
  </w:style>
  <w:style w:type="character" w:customStyle="1" w:styleId="EndnoteTextChar">
    <w:name w:val="Endnote Text Char"/>
    <w:basedOn w:val="DefaultParagraphFont"/>
    <w:link w:val="EndnoteText"/>
    <w:semiHidden/>
    <w:rsid w:val="0047031B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EnvelopeAddress">
    <w:name w:val="envelope address"/>
    <w:basedOn w:val="Normal"/>
    <w:semiHidden/>
    <w:rsid w:val="0047031B"/>
    <w:pPr>
      <w:framePr w:w="7920" w:h="1980" w:hRule="exact" w:hSpace="180" w:wrap="auto" w:hAnchor="page" w:xAlign="center" w:yAlign="bottom"/>
      <w:ind w:left="2880"/>
    </w:pPr>
    <w:rPr>
      <w:rFonts w:ascii="Cambria" w:hAnsi="Cambria"/>
      <w:szCs w:val="24"/>
    </w:rPr>
  </w:style>
  <w:style w:type="paragraph" w:styleId="EnvelopeReturn">
    <w:name w:val="envelope return"/>
    <w:basedOn w:val="Normal"/>
    <w:semiHidden/>
    <w:rsid w:val="0047031B"/>
    <w:rPr>
      <w:rFonts w:ascii="Cambria" w:hAnsi="Cambria"/>
      <w:sz w:val="20"/>
    </w:rPr>
  </w:style>
  <w:style w:type="paragraph" w:styleId="Footer">
    <w:name w:val="footer"/>
    <w:basedOn w:val="Normal"/>
    <w:link w:val="FooterChar"/>
    <w:uiPriority w:val="99"/>
    <w:rsid w:val="0047031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FootnoteText">
    <w:name w:val="footnote text"/>
    <w:basedOn w:val="Normal"/>
    <w:link w:val="FootnoteTextChar"/>
    <w:semiHidden/>
    <w:rsid w:val="0047031B"/>
    <w:rPr>
      <w:sz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47031B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Header">
    <w:name w:val="header"/>
    <w:basedOn w:val="Normal"/>
    <w:link w:val="HeaderChar"/>
    <w:semiHidden/>
    <w:rsid w:val="0047031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HTMLAddress">
    <w:name w:val="HTML Address"/>
    <w:basedOn w:val="Normal"/>
    <w:link w:val="HTMLAddressChar"/>
    <w:semiHidden/>
    <w:rsid w:val="0047031B"/>
    <w:rPr>
      <w:i/>
      <w:iCs/>
    </w:rPr>
  </w:style>
  <w:style w:type="character" w:customStyle="1" w:styleId="HTMLAddressChar">
    <w:name w:val="HTML Address Char"/>
    <w:basedOn w:val="DefaultParagraphFont"/>
    <w:link w:val="HTMLAddress"/>
    <w:semiHidden/>
    <w:rsid w:val="0047031B"/>
    <w:rPr>
      <w:rFonts w:ascii="Times New Roman" w:eastAsia="Times New Roman" w:hAnsi="Times New Roman" w:cs="Times New Roman"/>
      <w:i/>
      <w:iCs/>
      <w:sz w:val="24"/>
      <w:szCs w:val="20"/>
      <w:lang w:val="en-US"/>
    </w:rPr>
  </w:style>
  <w:style w:type="paragraph" w:styleId="HTMLPreformatted">
    <w:name w:val="HTML Preformatted"/>
    <w:basedOn w:val="Normal"/>
    <w:link w:val="HTMLPreformattedChar"/>
    <w:uiPriority w:val="99"/>
    <w:semiHidden/>
    <w:rsid w:val="0047031B"/>
    <w:rPr>
      <w:rFonts w:ascii="Courier New" w:hAnsi="Courier New" w:cs="Courier New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7031B"/>
    <w:rPr>
      <w:rFonts w:ascii="Courier New" w:eastAsia="Times New Roman" w:hAnsi="Courier New" w:cs="Courier New"/>
      <w:sz w:val="20"/>
      <w:szCs w:val="20"/>
      <w:lang w:val="en-US"/>
    </w:rPr>
  </w:style>
  <w:style w:type="paragraph" w:styleId="Index1">
    <w:name w:val="index 1"/>
    <w:basedOn w:val="Normal"/>
    <w:next w:val="Normal"/>
    <w:autoRedefine/>
    <w:semiHidden/>
    <w:rsid w:val="0047031B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47031B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47031B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47031B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47031B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47031B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47031B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47031B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47031B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47031B"/>
    <w:rPr>
      <w:rFonts w:ascii="Cambria" w:hAnsi="Cambria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031B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031B"/>
    <w:rPr>
      <w:rFonts w:ascii="Times New Roman" w:eastAsia="Times New Roman" w:hAnsi="Times New Roman" w:cs="Times New Roman"/>
      <w:b/>
      <w:bCs/>
      <w:i/>
      <w:iCs/>
      <w:color w:val="4F81BD"/>
      <w:sz w:val="24"/>
      <w:szCs w:val="20"/>
      <w:lang w:val="en-US"/>
    </w:rPr>
  </w:style>
  <w:style w:type="paragraph" w:styleId="List">
    <w:name w:val="List"/>
    <w:basedOn w:val="Normal"/>
    <w:semiHidden/>
    <w:rsid w:val="0047031B"/>
    <w:pPr>
      <w:ind w:left="360" w:hanging="360"/>
      <w:contextualSpacing/>
    </w:pPr>
  </w:style>
  <w:style w:type="paragraph" w:styleId="List2">
    <w:name w:val="List 2"/>
    <w:basedOn w:val="Normal"/>
    <w:semiHidden/>
    <w:rsid w:val="0047031B"/>
    <w:pPr>
      <w:ind w:left="720" w:hanging="360"/>
      <w:contextualSpacing/>
    </w:pPr>
  </w:style>
  <w:style w:type="paragraph" w:styleId="List3">
    <w:name w:val="List 3"/>
    <w:basedOn w:val="Normal"/>
    <w:semiHidden/>
    <w:rsid w:val="0047031B"/>
    <w:pPr>
      <w:ind w:left="1080" w:hanging="360"/>
      <w:contextualSpacing/>
    </w:pPr>
  </w:style>
  <w:style w:type="paragraph" w:styleId="List4">
    <w:name w:val="List 4"/>
    <w:basedOn w:val="Normal"/>
    <w:semiHidden/>
    <w:rsid w:val="0047031B"/>
    <w:pPr>
      <w:ind w:left="1440" w:hanging="360"/>
      <w:contextualSpacing/>
    </w:pPr>
  </w:style>
  <w:style w:type="paragraph" w:styleId="List5">
    <w:name w:val="List 5"/>
    <w:basedOn w:val="Normal"/>
    <w:semiHidden/>
    <w:rsid w:val="0047031B"/>
    <w:pPr>
      <w:ind w:left="1800" w:hanging="360"/>
      <w:contextualSpacing/>
    </w:pPr>
  </w:style>
  <w:style w:type="paragraph" w:styleId="ListBullet">
    <w:name w:val="List Bullet"/>
    <w:basedOn w:val="Normal"/>
    <w:semiHidden/>
    <w:rsid w:val="0047031B"/>
    <w:pPr>
      <w:numPr>
        <w:numId w:val="1"/>
      </w:numPr>
      <w:contextualSpacing/>
    </w:pPr>
  </w:style>
  <w:style w:type="paragraph" w:styleId="ListBullet2">
    <w:name w:val="List Bullet 2"/>
    <w:basedOn w:val="Normal"/>
    <w:semiHidden/>
    <w:rsid w:val="0047031B"/>
    <w:pPr>
      <w:numPr>
        <w:numId w:val="2"/>
      </w:numPr>
      <w:contextualSpacing/>
    </w:pPr>
  </w:style>
  <w:style w:type="paragraph" w:styleId="ListBullet3">
    <w:name w:val="List Bullet 3"/>
    <w:basedOn w:val="Normal"/>
    <w:semiHidden/>
    <w:rsid w:val="0047031B"/>
    <w:pPr>
      <w:numPr>
        <w:numId w:val="3"/>
      </w:numPr>
      <w:contextualSpacing/>
    </w:pPr>
  </w:style>
  <w:style w:type="paragraph" w:styleId="ListBullet4">
    <w:name w:val="List Bullet 4"/>
    <w:basedOn w:val="Normal"/>
    <w:semiHidden/>
    <w:rsid w:val="0047031B"/>
    <w:pPr>
      <w:numPr>
        <w:numId w:val="4"/>
      </w:numPr>
      <w:contextualSpacing/>
    </w:pPr>
  </w:style>
  <w:style w:type="paragraph" w:styleId="ListBullet5">
    <w:name w:val="List Bullet 5"/>
    <w:basedOn w:val="Normal"/>
    <w:semiHidden/>
    <w:rsid w:val="0047031B"/>
    <w:pPr>
      <w:numPr>
        <w:numId w:val="5"/>
      </w:numPr>
      <w:contextualSpacing/>
    </w:pPr>
  </w:style>
  <w:style w:type="paragraph" w:styleId="ListContinue">
    <w:name w:val="List Continue"/>
    <w:basedOn w:val="Normal"/>
    <w:semiHidden/>
    <w:rsid w:val="0047031B"/>
    <w:pPr>
      <w:spacing w:after="120"/>
      <w:ind w:left="360"/>
      <w:contextualSpacing/>
    </w:pPr>
  </w:style>
  <w:style w:type="paragraph" w:styleId="ListContinue2">
    <w:name w:val="List Continue 2"/>
    <w:basedOn w:val="Normal"/>
    <w:semiHidden/>
    <w:rsid w:val="0047031B"/>
    <w:pPr>
      <w:spacing w:after="120"/>
      <w:ind w:left="720"/>
      <w:contextualSpacing/>
    </w:pPr>
  </w:style>
  <w:style w:type="paragraph" w:styleId="ListContinue3">
    <w:name w:val="List Continue 3"/>
    <w:basedOn w:val="Normal"/>
    <w:semiHidden/>
    <w:rsid w:val="0047031B"/>
    <w:pPr>
      <w:spacing w:after="120"/>
      <w:ind w:left="1080"/>
      <w:contextualSpacing/>
    </w:pPr>
  </w:style>
  <w:style w:type="paragraph" w:styleId="ListContinue4">
    <w:name w:val="List Continue 4"/>
    <w:basedOn w:val="Normal"/>
    <w:semiHidden/>
    <w:rsid w:val="0047031B"/>
    <w:pPr>
      <w:spacing w:after="120"/>
      <w:ind w:left="1440"/>
      <w:contextualSpacing/>
    </w:pPr>
  </w:style>
  <w:style w:type="paragraph" w:styleId="ListContinue5">
    <w:name w:val="List Continue 5"/>
    <w:basedOn w:val="Normal"/>
    <w:semiHidden/>
    <w:rsid w:val="0047031B"/>
    <w:pPr>
      <w:spacing w:after="120"/>
      <w:ind w:left="1800"/>
      <w:contextualSpacing/>
    </w:pPr>
  </w:style>
  <w:style w:type="paragraph" w:styleId="ListNumber">
    <w:name w:val="List Number"/>
    <w:basedOn w:val="Normal"/>
    <w:semiHidden/>
    <w:rsid w:val="0047031B"/>
    <w:pPr>
      <w:numPr>
        <w:numId w:val="6"/>
      </w:numPr>
      <w:contextualSpacing/>
    </w:pPr>
  </w:style>
  <w:style w:type="paragraph" w:styleId="ListNumber2">
    <w:name w:val="List Number 2"/>
    <w:basedOn w:val="Normal"/>
    <w:semiHidden/>
    <w:rsid w:val="0047031B"/>
    <w:pPr>
      <w:numPr>
        <w:numId w:val="7"/>
      </w:numPr>
      <w:contextualSpacing/>
    </w:pPr>
  </w:style>
  <w:style w:type="paragraph" w:styleId="ListNumber3">
    <w:name w:val="List Number 3"/>
    <w:basedOn w:val="Normal"/>
    <w:semiHidden/>
    <w:rsid w:val="0047031B"/>
    <w:pPr>
      <w:numPr>
        <w:numId w:val="8"/>
      </w:numPr>
      <w:contextualSpacing/>
    </w:pPr>
  </w:style>
  <w:style w:type="paragraph" w:styleId="ListNumber4">
    <w:name w:val="List Number 4"/>
    <w:basedOn w:val="Normal"/>
    <w:semiHidden/>
    <w:rsid w:val="0047031B"/>
    <w:pPr>
      <w:numPr>
        <w:numId w:val="9"/>
      </w:numPr>
      <w:contextualSpacing/>
    </w:pPr>
  </w:style>
  <w:style w:type="paragraph" w:styleId="ListNumber5">
    <w:name w:val="List Number 5"/>
    <w:basedOn w:val="Normal"/>
    <w:semiHidden/>
    <w:rsid w:val="0047031B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qFormat/>
    <w:rsid w:val="0047031B"/>
    <w:pPr>
      <w:ind w:left="720"/>
    </w:pPr>
  </w:style>
  <w:style w:type="paragraph" w:styleId="MacroText">
    <w:name w:val="macro"/>
    <w:link w:val="MacroTextChar"/>
    <w:semiHidden/>
    <w:rsid w:val="0047031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MacroTextChar">
    <w:name w:val="Macro Text Char"/>
    <w:basedOn w:val="DefaultParagraphFont"/>
    <w:link w:val="MacroText"/>
    <w:semiHidden/>
    <w:rsid w:val="0047031B"/>
    <w:rPr>
      <w:rFonts w:ascii="Courier New" w:eastAsia="Times New Roman" w:hAnsi="Courier New" w:cs="Courier New"/>
      <w:sz w:val="20"/>
      <w:szCs w:val="20"/>
      <w:lang w:val="en-US"/>
    </w:rPr>
  </w:style>
  <w:style w:type="paragraph" w:styleId="MessageHeader">
    <w:name w:val="Message Header"/>
    <w:basedOn w:val="Normal"/>
    <w:link w:val="MessageHeaderChar"/>
    <w:semiHidden/>
    <w:rsid w:val="0047031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Cambria" w:hAnsi="Cambria"/>
      <w:szCs w:val="24"/>
    </w:rPr>
  </w:style>
  <w:style w:type="character" w:customStyle="1" w:styleId="MessageHeaderChar">
    <w:name w:val="Message Header Char"/>
    <w:basedOn w:val="DefaultParagraphFont"/>
    <w:link w:val="MessageHeader"/>
    <w:semiHidden/>
    <w:rsid w:val="0047031B"/>
    <w:rPr>
      <w:rFonts w:ascii="Cambria" w:eastAsia="Times New Roman" w:hAnsi="Cambria" w:cs="Times New Roman"/>
      <w:sz w:val="24"/>
      <w:szCs w:val="24"/>
      <w:shd w:val="pct20" w:color="auto" w:fill="auto"/>
      <w:lang w:val="en-US"/>
    </w:rPr>
  </w:style>
  <w:style w:type="paragraph" w:styleId="NoSpacing">
    <w:name w:val="No Spacing"/>
    <w:uiPriority w:val="1"/>
    <w:qFormat/>
    <w:rsid w:val="0047031B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NormalWeb">
    <w:name w:val="Normal (Web)"/>
    <w:basedOn w:val="Normal"/>
    <w:uiPriority w:val="99"/>
    <w:semiHidden/>
    <w:rsid w:val="0047031B"/>
    <w:rPr>
      <w:szCs w:val="24"/>
    </w:rPr>
  </w:style>
  <w:style w:type="paragraph" w:styleId="NormalIndent">
    <w:name w:val="Normal Indent"/>
    <w:basedOn w:val="Normal"/>
    <w:semiHidden/>
    <w:rsid w:val="0047031B"/>
    <w:pPr>
      <w:ind w:left="720"/>
    </w:pPr>
  </w:style>
  <w:style w:type="paragraph" w:styleId="NoteHeading">
    <w:name w:val="Note Heading"/>
    <w:basedOn w:val="Normal"/>
    <w:next w:val="Normal"/>
    <w:link w:val="NoteHeadingChar"/>
    <w:semiHidden/>
    <w:rsid w:val="0047031B"/>
  </w:style>
  <w:style w:type="character" w:customStyle="1" w:styleId="NoteHeadingChar">
    <w:name w:val="Note Heading Char"/>
    <w:basedOn w:val="DefaultParagraphFont"/>
    <w:link w:val="NoteHeading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PlainText">
    <w:name w:val="Plain Text"/>
    <w:basedOn w:val="Normal"/>
    <w:link w:val="PlainTextChar"/>
    <w:semiHidden/>
    <w:rsid w:val="0047031B"/>
    <w:rPr>
      <w:rFonts w:ascii="Courier New" w:hAnsi="Courier New" w:cs="Courier New"/>
      <w:sz w:val="20"/>
    </w:rPr>
  </w:style>
  <w:style w:type="character" w:customStyle="1" w:styleId="PlainTextChar">
    <w:name w:val="Plain Text Char"/>
    <w:basedOn w:val="DefaultParagraphFont"/>
    <w:link w:val="PlainText"/>
    <w:semiHidden/>
    <w:rsid w:val="0047031B"/>
    <w:rPr>
      <w:rFonts w:ascii="Courier New" w:eastAsia="Times New Roman" w:hAnsi="Courier New" w:cs="Courier New"/>
      <w:sz w:val="20"/>
      <w:szCs w:val="20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47031B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47031B"/>
    <w:rPr>
      <w:rFonts w:ascii="Times New Roman" w:eastAsia="Times New Roman" w:hAnsi="Times New Roman" w:cs="Times New Roman"/>
      <w:i/>
      <w:iCs/>
      <w:color w:val="000000"/>
      <w:sz w:val="24"/>
      <w:szCs w:val="20"/>
      <w:lang w:val="en-US"/>
    </w:rPr>
  </w:style>
  <w:style w:type="paragraph" w:styleId="Salutation">
    <w:name w:val="Salutation"/>
    <w:basedOn w:val="Normal"/>
    <w:next w:val="Normal"/>
    <w:link w:val="SalutationChar"/>
    <w:semiHidden/>
    <w:rsid w:val="0047031B"/>
  </w:style>
  <w:style w:type="character" w:customStyle="1" w:styleId="SalutationChar">
    <w:name w:val="Salutation Char"/>
    <w:basedOn w:val="DefaultParagraphFont"/>
    <w:link w:val="Salutation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Signature">
    <w:name w:val="Signature"/>
    <w:basedOn w:val="Normal"/>
    <w:link w:val="SignatureChar"/>
    <w:semiHidden/>
    <w:rsid w:val="0047031B"/>
    <w:pPr>
      <w:ind w:left="4320"/>
    </w:pPr>
  </w:style>
  <w:style w:type="character" w:customStyle="1" w:styleId="SignatureChar">
    <w:name w:val="Signature Char"/>
    <w:basedOn w:val="DefaultParagraphFont"/>
    <w:link w:val="Signature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Subtitle">
    <w:name w:val="Subtitle"/>
    <w:basedOn w:val="Normal"/>
    <w:next w:val="Normal"/>
    <w:link w:val="SubtitleChar"/>
    <w:qFormat/>
    <w:rsid w:val="0047031B"/>
    <w:pPr>
      <w:spacing w:after="60"/>
      <w:jc w:val="center"/>
      <w:outlineLvl w:val="1"/>
    </w:pPr>
    <w:rPr>
      <w:rFonts w:ascii="Cambria" w:hAnsi="Cambria"/>
      <w:szCs w:val="24"/>
    </w:rPr>
  </w:style>
  <w:style w:type="character" w:customStyle="1" w:styleId="SubtitleChar">
    <w:name w:val="Subtitle Char"/>
    <w:basedOn w:val="DefaultParagraphFont"/>
    <w:link w:val="Subtitle"/>
    <w:rsid w:val="0047031B"/>
    <w:rPr>
      <w:rFonts w:ascii="Cambria" w:eastAsia="Times New Roman" w:hAnsi="Cambria" w:cs="Times New Roman"/>
      <w:sz w:val="24"/>
      <w:szCs w:val="24"/>
      <w:lang w:val="en-US"/>
    </w:rPr>
  </w:style>
  <w:style w:type="paragraph" w:styleId="TableofAuthorities">
    <w:name w:val="table of authorities"/>
    <w:basedOn w:val="Normal"/>
    <w:next w:val="Normal"/>
    <w:semiHidden/>
    <w:rsid w:val="0047031B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47031B"/>
  </w:style>
  <w:style w:type="paragraph" w:styleId="Title">
    <w:name w:val="Title"/>
    <w:basedOn w:val="Normal"/>
    <w:next w:val="Normal"/>
    <w:link w:val="TitleChar"/>
    <w:qFormat/>
    <w:rsid w:val="0047031B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rsid w:val="0047031B"/>
    <w:rPr>
      <w:rFonts w:ascii="Cambria" w:eastAsia="Times New Roman" w:hAnsi="Cambria" w:cs="Times New Roman"/>
      <w:b/>
      <w:bCs/>
      <w:kern w:val="28"/>
      <w:sz w:val="32"/>
      <w:szCs w:val="32"/>
      <w:lang w:val="en-US"/>
    </w:rPr>
  </w:style>
  <w:style w:type="paragraph" w:styleId="TOAHeading">
    <w:name w:val="toa heading"/>
    <w:basedOn w:val="Normal"/>
    <w:next w:val="Normal"/>
    <w:semiHidden/>
    <w:rsid w:val="0047031B"/>
    <w:pPr>
      <w:spacing w:before="120"/>
    </w:pPr>
    <w:rPr>
      <w:rFonts w:ascii="Cambria" w:hAnsi="Cambria"/>
      <w:b/>
      <w:bCs/>
      <w:szCs w:val="24"/>
    </w:rPr>
  </w:style>
  <w:style w:type="paragraph" w:styleId="TOC1">
    <w:name w:val="toc 1"/>
    <w:basedOn w:val="Normal"/>
    <w:next w:val="Normal"/>
    <w:autoRedefine/>
    <w:uiPriority w:val="39"/>
    <w:rsid w:val="0053437D"/>
    <w:pPr>
      <w:tabs>
        <w:tab w:val="right" w:leader="dot" w:pos="9010"/>
      </w:tabs>
    </w:pPr>
  </w:style>
  <w:style w:type="paragraph" w:styleId="TOC2">
    <w:name w:val="toc 2"/>
    <w:basedOn w:val="Normal"/>
    <w:next w:val="Normal"/>
    <w:autoRedefine/>
    <w:semiHidden/>
    <w:rsid w:val="0047031B"/>
    <w:pPr>
      <w:ind w:left="240"/>
    </w:pPr>
  </w:style>
  <w:style w:type="paragraph" w:styleId="TOC3">
    <w:name w:val="toc 3"/>
    <w:basedOn w:val="Normal"/>
    <w:next w:val="Normal"/>
    <w:autoRedefine/>
    <w:semiHidden/>
    <w:rsid w:val="0047031B"/>
    <w:pPr>
      <w:ind w:left="480"/>
    </w:pPr>
  </w:style>
  <w:style w:type="paragraph" w:styleId="TOC4">
    <w:name w:val="toc 4"/>
    <w:basedOn w:val="Normal"/>
    <w:next w:val="Normal"/>
    <w:autoRedefine/>
    <w:semiHidden/>
    <w:rsid w:val="0047031B"/>
    <w:pPr>
      <w:ind w:left="720"/>
    </w:pPr>
  </w:style>
  <w:style w:type="paragraph" w:styleId="TOC5">
    <w:name w:val="toc 5"/>
    <w:basedOn w:val="Normal"/>
    <w:next w:val="Normal"/>
    <w:autoRedefine/>
    <w:semiHidden/>
    <w:rsid w:val="0047031B"/>
    <w:pPr>
      <w:ind w:left="960"/>
    </w:pPr>
  </w:style>
  <w:style w:type="paragraph" w:styleId="TOC6">
    <w:name w:val="toc 6"/>
    <w:basedOn w:val="Normal"/>
    <w:next w:val="Normal"/>
    <w:autoRedefine/>
    <w:semiHidden/>
    <w:rsid w:val="0047031B"/>
    <w:pPr>
      <w:ind w:left="1200"/>
    </w:pPr>
  </w:style>
  <w:style w:type="paragraph" w:styleId="TOC7">
    <w:name w:val="toc 7"/>
    <w:basedOn w:val="Normal"/>
    <w:next w:val="Normal"/>
    <w:autoRedefine/>
    <w:semiHidden/>
    <w:rsid w:val="0047031B"/>
    <w:pPr>
      <w:ind w:left="1440"/>
    </w:pPr>
  </w:style>
  <w:style w:type="paragraph" w:styleId="TOC8">
    <w:name w:val="toc 8"/>
    <w:basedOn w:val="Normal"/>
    <w:next w:val="Normal"/>
    <w:autoRedefine/>
    <w:semiHidden/>
    <w:rsid w:val="0047031B"/>
    <w:pPr>
      <w:ind w:left="1680"/>
    </w:pPr>
  </w:style>
  <w:style w:type="paragraph" w:styleId="TOC9">
    <w:name w:val="toc 9"/>
    <w:basedOn w:val="Normal"/>
    <w:next w:val="Normal"/>
    <w:autoRedefine/>
    <w:semiHidden/>
    <w:rsid w:val="0047031B"/>
    <w:pPr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47031B"/>
    <w:pPr>
      <w:outlineLvl w:val="9"/>
    </w:pPr>
    <w:rPr>
      <w:rFonts w:ascii="Cambria" w:hAnsi="Cambria"/>
      <w:sz w:val="32"/>
      <w:szCs w:val="32"/>
    </w:rPr>
  </w:style>
  <w:style w:type="character" w:styleId="Hyperlink">
    <w:name w:val="Hyperlink"/>
    <w:uiPriority w:val="99"/>
    <w:rsid w:val="0047031B"/>
    <w:rPr>
      <w:color w:val="0000FF"/>
      <w:u w:val="single"/>
    </w:rPr>
  </w:style>
  <w:style w:type="character" w:styleId="FollowedHyperlink">
    <w:name w:val="FollowedHyperlink"/>
    <w:semiHidden/>
    <w:unhideWhenUsed/>
    <w:rsid w:val="0047031B"/>
    <w:rPr>
      <w:color w:val="800080"/>
      <w:u w:val="single"/>
    </w:rPr>
  </w:style>
  <w:style w:type="character" w:styleId="CommentReference">
    <w:name w:val="annotation reference"/>
    <w:uiPriority w:val="99"/>
    <w:unhideWhenUsed/>
    <w:rsid w:val="0047031B"/>
    <w:rPr>
      <w:sz w:val="16"/>
      <w:szCs w:val="16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7031B"/>
    <w:rPr>
      <w:color w:val="808080"/>
      <w:shd w:val="clear" w:color="auto" w:fill="E6E6E6"/>
    </w:rPr>
  </w:style>
  <w:style w:type="table" w:styleId="TableGrid">
    <w:name w:val="Table Grid"/>
    <w:basedOn w:val="TableNormal"/>
    <w:rsid w:val="0047031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lainTable21">
    <w:name w:val="Plain Table 21"/>
    <w:basedOn w:val="TableNormal"/>
    <w:uiPriority w:val="42"/>
    <w:rsid w:val="0047031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PlaceholderText">
    <w:name w:val="Placeholder Text"/>
    <w:basedOn w:val="DefaultParagraphFont"/>
    <w:uiPriority w:val="99"/>
    <w:semiHidden/>
    <w:rsid w:val="0047031B"/>
    <w:rPr>
      <w:color w:val="808080"/>
    </w:rPr>
  </w:style>
  <w:style w:type="character" w:styleId="FootnoteReference">
    <w:name w:val="footnote reference"/>
    <w:basedOn w:val="DefaultParagraphFont"/>
    <w:semiHidden/>
    <w:unhideWhenUsed/>
    <w:rsid w:val="0047031B"/>
    <w:rPr>
      <w:vertAlign w:val="superscript"/>
    </w:rPr>
  </w:style>
  <w:style w:type="paragraph" w:customStyle="1" w:styleId="Teaser">
    <w:name w:val="Teaser"/>
    <w:basedOn w:val="Normal"/>
    <w:link w:val="TeaserChar"/>
    <w:rsid w:val="0047031B"/>
    <w:pPr>
      <w:spacing w:before="120"/>
    </w:pPr>
    <w:rPr>
      <w:szCs w:val="24"/>
    </w:rPr>
  </w:style>
  <w:style w:type="paragraph" w:customStyle="1" w:styleId="EndNoteBibliographyTitle">
    <w:name w:val="EndNote Bibliography Title"/>
    <w:basedOn w:val="Normal"/>
    <w:link w:val="EndNoteBibliographyTitleChar"/>
    <w:rsid w:val="0047031B"/>
    <w:pPr>
      <w:jc w:val="center"/>
    </w:pPr>
    <w:rPr>
      <w:noProof/>
      <w:u w:val="words"/>
    </w:rPr>
  </w:style>
  <w:style w:type="character" w:customStyle="1" w:styleId="SMSubheadingChar">
    <w:name w:val="SM Subheading Char"/>
    <w:basedOn w:val="DefaultParagraphFont"/>
    <w:link w:val="SMSubheading"/>
    <w:rsid w:val="0047031B"/>
    <w:rPr>
      <w:rFonts w:ascii="Times New Roman" w:eastAsia="Times New Roman" w:hAnsi="Times New Roman" w:cs="Times New Roman"/>
      <w:sz w:val="24"/>
      <w:szCs w:val="20"/>
      <w:u w:val="words"/>
      <w:lang w:val="en-US"/>
    </w:rPr>
  </w:style>
  <w:style w:type="character" w:customStyle="1" w:styleId="EndNoteBibliographyTitleChar">
    <w:name w:val="EndNote Bibliography Title Char"/>
    <w:basedOn w:val="SMSubheadingChar"/>
    <w:link w:val="EndNoteBibliographyTitle"/>
    <w:rsid w:val="0047031B"/>
    <w:rPr>
      <w:rFonts w:ascii="Times New Roman" w:eastAsia="Times New Roman" w:hAnsi="Times New Roman" w:cs="Times New Roman"/>
      <w:noProof/>
      <w:sz w:val="24"/>
      <w:szCs w:val="20"/>
      <w:u w:val="words"/>
      <w:lang w:val="en-US"/>
    </w:rPr>
  </w:style>
  <w:style w:type="paragraph" w:customStyle="1" w:styleId="EndNoteBibliography">
    <w:name w:val="EndNote Bibliography"/>
    <w:basedOn w:val="Normal"/>
    <w:link w:val="EndNoteBibliographyChar"/>
    <w:rsid w:val="0047031B"/>
    <w:rPr>
      <w:noProof/>
      <w:u w:val="words"/>
    </w:rPr>
  </w:style>
  <w:style w:type="character" w:customStyle="1" w:styleId="EndNoteBibliographyChar">
    <w:name w:val="EndNote Bibliography Char"/>
    <w:basedOn w:val="SMSubheadingChar"/>
    <w:link w:val="EndNoteBibliography"/>
    <w:rsid w:val="0047031B"/>
    <w:rPr>
      <w:rFonts w:ascii="Times New Roman" w:eastAsia="Times New Roman" w:hAnsi="Times New Roman" w:cs="Times New Roman"/>
      <w:noProof/>
      <w:sz w:val="24"/>
      <w:szCs w:val="20"/>
      <w:u w:val="words"/>
      <w:lang w:val="en-US"/>
    </w:rPr>
  </w:style>
  <w:style w:type="character" w:customStyle="1" w:styleId="gnkrckgcgsb">
    <w:name w:val="gnkrckgcgsb"/>
    <w:basedOn w:val="DefaultParagraphFont"/>
    <w:rsid w:val="0047031B"/>
  </w:style>
  <w:style w:type="paragraph" w:customStyle="1" w:styleId="Authors">
    <w:name w:val="Authors"/>
    <w:basedOn w:val="Normal"/>
    <w:rsid w:val="0047031B"/>
    <w:pPr>
      <w:spacing w:before="120" w:after="360"/>
      <w:jc w:val="center"/>
    </w:pPr>
    <w:rPr>
      <w:szCs w:val="24"/>
    </w:rPr>
  </w:style>
  <w:style w:type="paragraph" w:customStyle="1" w:styleId="Paragraph">
    <w:name w:val="Paragraph"/>
    <w:basedOn w:val="Normal"/>
    <w:rsid w:val="0047031B"/>
    <w:pPr>
      <w:spacing w:before="120"/>
      <w:ind w:firstLine="720"/>
    </w:pPr>
    <w:rPr>
      <w:szCs w:val="24"/>
    </w:rPr>
  </w:style>
  <w:style w:type="character" w:styleId="Strong">
    <w:name w:val="Strong"/>
    <w:basedOn w:val="DefaultParagraphFont"/>
    <w:uiPriority w:val="22"/>
    <w:qFormat/>
    <w:rsid w:val="0047031B"/>
    <w:rPr>
      <w:b/>
      <w:bCs/>
    </w:rPr>
  </w:style>
  <w:style w:type="paragraph" w:customStyle="1" w:styleId="SOMContent">
    <w:name w:val="SOMContent"/>
    <w:basedOn w:val="Normal"/>
    <w:rsid w:val="0047031B"/>
    <w:pPr>
      <w:spacing w:before="120"/>
    </w:pPr>
    <w:rPr>
      <w:szCs w:val="24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47031B"/>
    <w:rPr>
      <w:color w:val="605E5C"/>
      <w:shd w:val="clear" w:color="auto" w:fill="E1DFDD"/>
    </w:rPr>
  </w:style>
  <w:style w:type="character" w:customStyle="1" w:styleId="TeaserChar">
    <w:name w:val="Teaser Char"/>
    <w:basedOn w:val="DefaultParagraphFont"/>
    <w:link w:val="Teaser"/>
    <w:rsid w:val="0047031B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LineNumber">
    <w:name w:val="line number"/>
    <w:basedOn w:val="DefaultParagraphFont"/>
    <w:uiPriority w:val="99"/>
    <w:semiHidden/>
    <w:unhideWhenUsed/>
    <w:rsid w:val="00B73E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6614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7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13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jid.ezzati@imperial.ac.uk" TargetMode="External"/><Relationship Id="rId13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B.XSL" StyleName="GB7714" Version="2005"/>
</file>

<file path=customXml/itemProps1.xml><?xml version="1.0" encoding="utf-8"?>
<ds:datastoreItem xmlns:ds="http://schemas.openxmlformats.org/officeDocument/2006/customXml" ds:itemID="{4D015436-2DCF-A848-9DB0-FA44AFA22A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638</Words>
  <Characters>3637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Imperial College London</Company>
  <LinksUpToDate>false</LinksUpToDate>
  <CharactersWithSpaces>4267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Tamura-Wicks, Helen M</dc:creator>
  <cp:keywords/>
  <dc:description/>
  <cp:lastModifiedBy>Robbie Parks</cp:lastModifiedBy>
  <cp:revision>13</cp:revision>
  <dcterms:created xsi:type="dcterms:W3CDTF">2019-11-20T17:02:00Z</dcterms:created>
  <dcterms:modified xsi:type="dcterms:W3CDTF">2019-11-22T22:07:00Z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http://www.zotero.org/styles/american-political-science-association</vt:lpwstr>
  </property>
  <property fmtid="{D5CDD505-2E9C-101B-9397-08002B2CF9AE}" pid="3" name="Mendeley Recent Style Name 0_1">
    <vt:lpwstr>American Political Science Association</vt:lpwstr>
  </property>
  <property fmtid="{D5CDD505-2E9C-101B-9397-08002B2CF9AE}" pid="4" name="Mendeley Recent Style Id 1_1">
    <vt:lpwstr>http://www.zotero.org/styles/apa</vt:lpwstr>
  </property>
  <property fmtid="{D5CDD505-2E9C-101B-9397-08002B2CF9AE}" pid="5" name="Mendeley Recent Style Name 1_1">
    <vt:lpwstr>American Psychological Association 6th edition</vt:lpwstr>
  </property>
  <property fmtid="{D5CDD505-2E9C-101B-9397-08002B2CF9AE}" pid="6" name="Mendeley Recent Style Id 2_1">
    <vt:lpwstr>http://www.zotero.org/styles/elsevier-vancouver</vt:lpwstr>
  </property>
  <property fmtid="{D5CDD505-2E9C-101B-9397-08002B2CF9AE}" pid="7" name="Mendeley Recent Style Name 2_1">
    <vt:lpwstr>Elsevier - Vancouver</vt:lpwstr>
  </property>
  <property fmtid="{D5CDD505-2E9C-101B-9397-08002B2CF9AE}" pid="8" name="Mendeley Recent Style Id 3_1">
    <vt:lpwstr>http://www.zotero.org/styles/harvard1</vt:lpwstr>
  </property>
  <property fmtid="{D5CDD505-2E9C-101B-9397-08002B2CF9AE}" pid="9" name="Mendeley Recent Style Name 3_1">
    <vt:lpwstr>Harvard reference format 1 (deprecated)</vt:lpwstr>
  </property>
  <property fmtid="{D5CDD505-2E9C-101B-9397-08002B2CF9AE}" pid="10" name="Mendeley Recent Style Id 4_1">
    <vt:lpwstr>http://www.zotero.org/styles/ieee</vt:lpwstr>
  </property>
  <property fmtid="{D5CDD505-2E9C-101B-9397-08002B2CF9AE}" pid="11" name="Mendeley Recent Style Name 4_1">
    <vt:lpwstr>IEEE</vt:lpwstr>
  </property>
  <property fmtid="{D5CDD505-2E9C-101B-9397-08002B2CF9AE}" pid="12" name="Mendeley Recent Style Id 5_1">
    <vt:lpwstr>http://www.zotero.org/styles/modern-humanities-research-association</vt:lpwstr>
  </property>
  <property fmtid="{D5CDD505-2E9C-101B-9397-08002B2CF9AE}" pid="13" name="Mendeley Recent Style Name 5_1">
    <vt:lpwstr>Modern Humanities Research Association 3rd edition (note with bibliography)</vt:lpwstr>
  </property>
  <property fmtid="{D5CDD505-2E9C-101B-9397-08002B2CF9AE}" pid="14" name="Mendeley Recent Style Id 6_1">
    <vt:lpwstr>http://www.zotero.org/styles/modern-language-association</vt:lpwstr>
  </property>
  <property fmtid="{D5CDD505-2E9C-101B-9397-08002B2CF9AE}" pid="15" name="Mendeley Recent Style Name 6_1">
    <vt:lpwstr>Modern Language Association 8th edition</vt:lpwstr>
  </property>
  <property fmtid="{D5CDD505-2E9C-101B-9397-08002B2CF9AE}" pid="16" name="Mendeley Recent Style Id 7_1">
    <vt:lpwstr>http://www.zotero.org/styles/nature</vt:lpwstr>
  </property>
  <property fmtid="{D5CDD505-2E9C-101B-9397-08002B2CF9AE}" pid="17" name="Mendeley Recent Style Name 7_1">
    <vt:lpwstr>Nature</vt:lpwstr>
  </property>
  <property fmtid="{D5CDD505-2E9C-101B-9397-08002B2CF9AE}" pid="18" name="Mendeley Recent Style Id 8_1">
    <vt:lpwstr>http://www.zotero.org/styles/the-new-england-journal-of-medicine</vt:lpwstr>
  </property>
  <property fmtid="{D5CDD505-2E9C-101B-9397-08002B2CF9AE}" pid="19" name="Mendeley Recent Style Name 8_1">
    <vt:lpwstr>The New England Journal of Medicine</vt:lpwstr>
  </property>
  <property fmtid="{D5CDD505-2E9C-101B-9397-08002B2CF9AE}" pid="20" name="Mendeley Recent Style Id 9_1">
    <vt:lpwstr>http://www.zotero.org/styles/vancouver</vt:lpwstr>
  </property>
  <property fmtid="{D5CDD505-2E9C-101B-9397-08002B2CF9AE}" pid="21" name="Mendeley Recent Style Name 9_1">
    <vt:lpwstr>Vancouver</vt:lpwstr>
  </property>
  <property fmtid="{D5CDD505-2E9C-101B-9397-08002B2CF9AE}" pid="22" name="Mendeley Document_1">
    <vt:lpwstr>True</vt:lpwstr>
  </property>
  <property fmtid="{D5CDD505-2E9C-101B-9397-08002B2CF9AE}" pid="23" name="Mendeley Unique User Id_1">
    <vt:lpwstr>7f47c4ec-e20f-36f7-ae86-130308784d82</vt:lpwstr>
  </property>
  <property fmtid="{D5CDD505-2E9C-101B-9397-08002B2CF9AE}" pid="24" name="Mendeley Citation Style_1">
    <vt:lpwstr>http://www.zotero.org/styles/nature</vt:lpwstr>
  </property>
</Properties>
</file>